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85DC" w14:textId="35D8D54F" w:rsidR="00E33B17" w:rsidRDefault="000F3B91" w:rsidP="00F32331">
      <w:pPr>
        <w:spacing w:before="65" w:line="276" w:lineRule="auto"/>
        <w:ind w:left="6120" w:right="155" w:firstLine="19"/>
        <w:rPr>
          <w:b/>
          <w:sz w:val="24"/>
        </w:rPr>
      </w:pPr>
      <w:r>
        <w:rPr>
          <w:b/>
          <w:sz w:val="24"/>
        </w:rPr>
        <w:t xml:space="preserve">    </w:t>
      </w:r>
      <w:r w:rsidR="00A66250">
        <w:rPr>
          <w:b/>
          <w:sz w:val="24"/>
        </w:rPr>
        <w:t xml:space="preserve">OGSM: </w:t>
      </w:r>
      <w:r w:rsidR="00E33B17">
        <w:rPr>
          <w:b/>
          <w:sz w:val="24"/>
        </w:rPr>
        <w:t>FFE-522-2025</w:t>
      </w:r>
      <w:r w:rsidR="00B87870">
        <w:rPr>
          <w:b/>
          <w:sz w:val="24"/>
        </w:rPr>
        <w:t>/</w:t>
      </w:r>
      <w:r w:rsidR="00E33B17">
        <w:rPr>
          <w:b/>
          <w:sz w:val="24"/>
        </w:rPr>
        <w:t>004-00</w:t>
      </w:r>
      <w:r w:rsidR="001827AC">
        <w:rPr>
          <w:b/>
          <w:sz w:val="24"/>
        </w:rPr>
        <w:t>-A</w:t>
      </w:r>
    </w:p>
    <w:p w14:paraId="6247D7E4" w14:textId="3ABB68D4" w:rsidR="00EB0C0E" w:rsidRPr="00C96463" w:rsidRDefault="000F3B91" w:rsidP="00E33B17">
      <w:pPr>
        <w:pStyle w:val="BodyText"/>
        <w:ind w:left="5400" w:firstLine="720"/>
        <w:rPr>
          <w:b/>
          <w:bCs/>
        </w:rPr>
      </w:pPr>
      <w:r>
        <w:rPr>
          <w:b/>
          <w:bCs/>
        </w:rPr>
        <w:t xml:space="preserve">     </w:t>
      </w:r>
      <w:r w:rsidR="00A66250" w:rsidRPr="00C96463">
        <w:rPr>
          <w:b/>
          <w:bCs/>
        </w:rPr>
        <w:t xml:space="preserve">COUNTRY: </w:t>
      </w:r>
      <w:r w:rsidR="00E33B17" w:rsidRPr="00C96463">
        <w:rPr>
          <w:b/>
          <w:bCs/>
        </w:rPr>
        <w:t>HONDURAS</w:t>
      </w:r>
      <w:r w:rsidR="00A66250" w:rsidRPr="00C96463">
        <w:rPr>
          <w:b/>
          <w:bCs/>
        </w:rPr>
        <w:t xml:space="preserve"> </w:t>
      </w:r>
    </w:p>
    <w:p w14:paraId="6247D7E5" w14:textId="77777777" w:rsidR="00EB0C0E" w:rsidRPr="00C96463" w:rsidRDefault="00EB0C0E" w:rsidP="003850A2">
      <w:pPr>
        <w:pStyle w:val="BodyText"/>
        <w:spacing w:before="2" w:line="276" w:lineRule="auto"/>
        <w:rPr>
          <w:b/>
          <w:bCs/>
          <w:sz w:val="21"/>
        </w:rPr>
      </w:pPr>
    </w:p>
    <w:p w14:paraId="6247D7E6" w14:textId="71CA3FCC" w:rsidR="00EB0C0E" w:rsidRDefault="00B74F73" w:rsidP="003850A2">
      <w:pPr>
        <w:spacing w:line="276" w:lineRule="auto"/>
        <w:ind w:left="1753" w:right="1641"/>
        <w:jc w:val="center"/>
        <w:rPr>
          <w:b/>
          <w:sz w:val="24"/>
        </w:rPr>
      </w:pPr>
      <w:r>
        <w:rPr>
          <w:b/>
          <w:sz w:val="24"/>
        </w:rPr>
        <w:t xml:space="preserve">THE </w:t>
      </w:r>
      <w:r w:rsidR="00A66250">
        <w:rPr>
          <w:b/>
          <w:sz w:val="24"/>
        </w:rPr>
        <w:t>AGREEMENT</w:t>
      </w:r>
      <w:r w:rsidR="00A66250">
        <w:rPr>
          <w:b/>
          <w:spacing w:val="37"/>
          <w:sz w:val="24"/>
        </w:rPr>
        <w:t xml:space="preserve"> </w:t>
      </w:r>
      <w:r w:rsidR="00A66250">
        <w:rPr>
          <w:b/>
          <w:spacing w:val="-2"/>
          <w:sz w:val="24"/>
        </w:rPr>
        <w:t>BETWEEN</w:t>
      </w:r>
    </w:p>
    <w:p w14:paraId="6247D7E7" w14:textId="77777777" w:rsidR="00EB0C0E" w:rsidRDefault="00A66250" w:rsidP="003850A2">
      <w:pPr>
        <w:spacing w:before="6" w:line="276" w:lineRule="auto"/>
        <w:ind w:left="1757" w:right="1641"/>
        <w:jc w:val="center"/>
        <w:rPr>
          <w:b/>
          <w:sz w:val="24"/>
        </w:rPr>
      </w:pPr>
      <w:r>
        <w:rPr>
          <w:b/>
          <w:sz w:val="24"/>
        </w:rPr>
        <w:t xml:space="preserve">THE GOVERNMENT OF THE UNITED STATES OF AMERICA </w:t>
      </w:r>
      <w:r>
        <w:rPr>
          <w:b/>
          <w:spacing w:val="-4"/>
          <w:sz w:val="24"/>
        </w:rPr>
        <w:t>AND</w:t>
      </w:r>
    </w:p>
    <w:p w14:paraId="6247D7E8" w14:textId="35685771" w:rsidR="00EB0C0E" w:rsidRDefault="00C96463" w:rsidP="003850A2">
      <w:pPr>
        <w:spacing w:line="276" w:lineRule="auto"/>
        <w:ind w:left="1741" w:right="1641"/>
        <w:jc w:val="center"/>
        <w:rPr>
          <w:b/>
          <w:sz w:val="24"/>
        </w:rPr>
      </w:pPr>
      <w:r>
        <w:rPr>
          <w:b/>
          <w:sz w:val="24"/>
        </w:rPr>
        <w:t>PARTNERS OF THE AMERICAS</w:t>
      </w:r>
    </w:p>
    <w:p w14:paraId="7B68EB6C" w14:textId="77777777" w:rsidR="003C2DF1" w:rsidRDefault="00A66250" w:rsidP="005464FB">
      <w:pPr>
        <w:spacing w:before="6" w:line="276" w:lineRule="auto"/>
        <w:ind w:left="1810" w:right="1695"/>
        <w:jc w:val="center"/>
        <w:rPr>
          <w:b/>
          <w:bCs/>
          <w:sz w:val="24"/>
        </w:rPr>
      </w:pPr>
      <w:r>
        <w:rPr>
          <w:b/>
          <w:sz w:val="24"/>
        </w:rPr>
        <w:t xml:space="preserve">FOR THE </w:t>
      </w:r>
      <w:r w:rsidR="00934CC4">
        <w:rPr>
          <w:b/>
          <w:sz w:val="24"/>
        </w:rPr>
        <w:t xml:space="preserve">PROVISION OF </w:t>
      </w:r>
      <w:r w:rsidR="005464FB" w:rsidRPr="005464FB">
        <w:rPr>
          <w:b/>
          <w:bCs/>
          <w:sz w:val="24"/>
        </w:rPr>
        <w:t xml:space="preserve">AGRICULTURAL COMMODITIES </w:t>
      </w:r>
      <w:r w:rsidR="00BF57FE">
        <w:rPr>
          <w:b/>
          <w:bCs/>
          <w:sz w:val="24"/>
        </w:rPr>
        <w:t>A</w:t>
      </w:r>
      <w:r w:rsidR="005464FB" w:rsidRPr="005464FB">
        <w:rPr>
          <w:b/>
          <w:bCs/>
          <w:sz w:val="24"/>
        </w:rPr>
        <w:t xml:space="preserve">ND </w:t>
      </w:r>
      <w:r w:rsidR="00BC55F0">
        <w:rPr>
          <w:b/>
          <w:bCs/>
          <w:sz w:val="24"/>
        </w:rPr>
        <w:t xml:space="preserve">FINANCIAL AND TECHNICAL ASSISTANCE THROUGH </w:t>
      </w:r>
      <w:r w:rsidR="00C5731D">
        <w:rPr>
          <w:b/>
          <w:bCs/>
          <w:sz w:val="24"/>
        </w:rPr>
        <w:t xml:space="preserve">THE </w:t>
      </w:r>
      <w:r w:rsidR="005464FB" w:rsidRPr="005464FB">
        <w:rPr>
          <w:b/>
          <w:bCs/>
          <w:sz w:val="24"/>
        </w:rPr>
        <w:t xml:space="preserve">MCGOVERN-DOLE INTERNATIONAL FOOD FOR EDUCATION AND CHILD NUTRITION PROGRAM </w:t>
      </w:r>
    </w:p>
    <w:p w14:paraId="6247D7E9" w14:textId="2F5F706E" w:rsidR="00EB0C0E" w:rsidRDefault="00A66250" w:rsidP="005464FB">
      <w:pPr>
        <w:spacing w:before="6" w:line="276" w:lineRule="auto"/>
        <w:ind w:left="1810" w:right="1695"/>
        <w:jc w:val="center"/>
        <w:rPr>
          <w:b/>
          <w:sz w:val="24"/>
        </w:rPr>
      </w:pPr>
      <w:r>
        <w:rPr>
          <w:b/>
          <w:sz w:val="24"/>
        </w:rPr>
        <w:t xml:space="preserve">AMENDMENT </w:t>
      </w:r>
      <w:r w:rsidR="00374722">
        <w:rPr>
          <w:b/>
          <w:sz w:val="24"/>
        </w:rPr>
        <w:t>I</w:t>
      </w:r>
    </w:p>
    <w:p w14:paraId="6247D7EB" w14:textId="1CB868A8" w:rsidR="00EB0C0E" w:rsidRDefault="00A66250" w:rsidP="001351C5">
      <w:pPr>
        <w:pStyle w:val="BodyText"/>
        <w:spacing w:before="232"/>
        <w:ind w:left="227" w:right="155"/>
      </w:pPr>
      <w:r w:rsidRPr="00882762">
        <w:t>Agreement</w:t>
      </w:r>
      <w:r w:rsidRPr="00882762">
        <w:rPr>
          <w:spacing w:val="-13"/>
        </w:rPr>
        <w:t xml:space="preserve"> </w:t>
      </w:r>
      <w:r w:rsidRPr="00882762">
        <w:t>No.</w:t>
      </w:r>
      <w:r w:rsidRPr="00882762">
        <w:rPr>
          <w:spacing w:val="-13"/>
        </w:rPr>
        <w:t xml:space="preserve"> </w:t>
      </w:r>
      <w:r w:rsidRPr="00882762">
        <w:t>OGSM:</w:t>
      </w:r>
      <w:r w:rsidRPr="00882762">
        <w:rPr>
          <w:spacing w:val="-13"/>
        </w:rPr>
        <w:t xml:space="preserve"> </w:t>
      </w:r>
      <w:r w:rsidRPr="00882762">
        <w:t>F</w:t>
      </w:r>
      <w:r w:rsidR="005464FB">
        <w:t>FE</w:t>
      </w:r>
      <w:r w:rsidRPr="00882762">
        <w:t>-</w:t>
      </w:r>
      <w:r w:rsidR="000F3B91">
        <w:t>522-2025-004-00</w:t>
      </w:r>
      <w:r w:rsidRPr="00882762">
        <w:t>,</w:t>
      </w:r>
      <w:r w:rsidRPr="00882762">
        <w:rPr>
          <w:spacing w:val="-13"/>
        </w:rPr>
        <w:t xml:space="preserve"> </w:t>
      </w:r>
      <w:r w:rsidRPr="00882762">
        <w:t>dated</w:t>
      </w:r>
      <w:r w:rsidRPr="00882762">
        <w:rPr>
          <w:spacing w:val="-14"/>
        </w:rPr>
        <w:t xml:space="preserve"> </w:t>
      </w:r>
      <w:r w:rsidR="005464FB">
        <w:rPr>
          <w:spacing w:val="-14"/>
        </w:rPr>
        <w:t>September</w:t>
      </w:r>
      <w:r w:rsidR="008C0364">
        <w:rPr>
          <w:spacing w:val="-14"/>
        </w:rPr>
        <w:t xml:space="preserve"> </w:t>
      </w:r>
      <w:r w:rsidR="00F0742C">
        <w:rPr>
          <w:spacing w:val="-14"/>
        </w:rPr>
        <w:t>23</w:t>
      </w:r>
      <w:r w:rsidRPr="00882762">
        <w:t>,</w:t>
      </w:r>
      <w:r w:rsidRPr="00882762">
        <w:rPr>
          <w:spacing w:val="-13"/>
        </w:rPr>
        <w:t xml:space="preserve"> </w:t>
      </w:r>
      <w:r w:rsidRPr="00882762">
        <w:t>202</w:t>
      </w:r>
      <w:r w:rsidR="008C0364">
        <w:t>5</w:t>
      </w:r>
      <w:r w:rsidR="00714238">
        <w:t>,</w:t>
      </w:r>
      <w:r w:rsidRPr="00882762">
        <w:rPr>
          <w:spacing w:val="31"/>
        </w:rPr>
        <w:t xml:space="preserve"> </w:t>
      </w:r>
      <w:r w:rsidRPr="00882762">
        <w:t>between</w:t>
      </w:r>
      <w:r w:rsidRPr="00882762">
        <w:rPr>
          <w:spacing w:val="-13"/>
        </w:rPr>
        <w:t xml:space="preserve"> </w:t>
      </w:r>
      <w:r w:rsidRPr="00882762">
        <w:t>the</w:t>
      </w:r>
      <w:r w:rsidRPr="00882762">
        <w:rPr>
          <w:spacing w:val="-13"/>
        </w:rPr>
        <w:t xml:space="preserve"> </w:t>
      </w:r>
      <w:r w:rsidR="005464FB">
        <w:t xml:space="preserve">Foreign </w:t>
      </w:r>
      <w:r w:rsidR="00D44C39">
        <w:t xml:space="preserve">Agricultural Service </w:t>
      </w:r>
      <w:r w:rsidRPr="00882762">
        <w:t xml:space="preserve">and </w:t>
      </w:r>
      <w:r w:rsidR="009A17FE">
        <w:t>Pa</w:t>
      </w:r>
      <w:r w:rsidR="002E7EB5">
        <w:t>rtners of the Americas</w:t>
      </w:r>
      <w:r w:rsidRPr="00882762">
        <w:t>, is hereby amended as follows:</w:t>
      </w:r>
    </w:p>
    <w:p w14:paraId="0D72CE89" w14:textId="35FBA5B2" w:rsidR="00D23EB6" w:rsidRDefault="00D23EB6" w:rsidP="00D23EB6">
      <w:pPr>
        <w:pStyle w:val="BodyText"/>
        <w:numPr>
          <w:ilvl w:val="0"/>
          <w:numId w:val="5"/>
        </w:numPr>
        <w:spacing w:before="232"/>
        <w:ind w:right="155"/>
      </w:pPr>
      <w:r>
        <w:t>By deleting Part III, Item I</w:t>
      </w:r>
      <w:r w:rsidR="00A46559">
        <w:t xml:space="preserve">II, Paragraph </w:t>
      </w:r>
      <w:proofErr w:type="gramStart"/>
      <w:r w:rsidR="00A46559">
        <w:t>C(</w:t>
      </w:r>
      <w:proofErr w:type="gramEnd"/>
      <w:r w:rsidR="00A46559">
        <w:t>1) of the Agreement and replacing it with the following:</w:t>
      </w:r>
    </w:p>
    <w:p w14:paraId="765D81C1" w14:textId="77777777" w:rsidR="007249ED" w:rsidRPr="007249ED" w:rsidRDefault="00A46559" w:rsidP="007249ED">
      <w:pPr>
        <w:widowControl/>
        <w:adjustRightInd w:val="0"/>
        <w:rPr>
          <w:rFonts w:eastAsiaTheme="minorHAnsi"/>
          <w:sz w:val="24"/>
          <w:szCs w:val="24"/>
        </w:rPr>
      </w:pPr>
      <w:r w:rsidRPr="007249ED">
        <w:t>“</w:t>
      </w:r>
      <w:r w:rsidR="007249ED" w:rsidRPr="007249ED">
        <w:rPr>
          <w:rFonts w:eastAsiaTheme="minorHAnsi"/>
          <w:sz w:val="24"/>
          <w:szCs w:val="24"/>
        </w:rPr>
        <w:t>C. (1) The budget approved by FAS for this agreement consists of the Budget Summary, Attachment</w:t>
      </w:r>
    </w:p>
    <w:p w14:paraId="1B557217" w14:textId="08E3713B" w:rsidR="00A46559" w:rsidRDefault="007249ED" w:rsidP="007249ED">
      <w:pPr>
        <w:widowControl/>
        <w:adjustRightInd w:val="0"/>
        <w:rPr>
          <w:rFonts w:eastAsiaTheme="minorHAnsi"/>
          <w:sz w:val="24"/>
          <w:szCs w:val="24"/>
        </w:rPr>
      </w:pPr>
      <w:r w:rsidRPr="007249ED">
        <w:rPr>
          <w:rFonts w:eastAsiaTheme="minorHAnsi"/>
          <w:sz w:val="24"/>
          <w:szCs w:val="24"/>
        </w:rPr>
        <w:t xml:space="preserve">C-1, </w:t>
      </w:r>
      <w:r>
        <w:rPr>
          <w:rFonts w:eastAsiaTheme="minorHAnsi"/>
          <w:sz w:val="24"/>
          <w:szCs w:val="24"/>
        </w:rPr>
        <w:t>and Attachment C-2</w:t>
      </w:r>
      <w:r w:rsidR="002F5EBE">
        <w:rPr>
          <w:rFonts w:eastAsiaTheme="minorHAnsi"/>
          <w:sz w:val="24"/>
          <w:szCs w:val="24"/>
        </w:rPr>
        <w:t xml:space="preserve">, Budget Narrative, </w:t>
      </w:r>
      <w:r w:rsidRPr="007249ED">
        <w:rPr>
          <w:rFonts w:eastAsiaTheme="minorHAnsi"/>
          <w:sz w:val="24"/>
          <w:szCs w:val="24"/>
        </w:rPr>
        <w:t xml:space="preserve">which </w:t>
      </w:r>
      <w:r w:rsidR="002F5EBE">
        <w:rPr>
          <w:rFonts w:eastAsiaTheme="minorHAnsi"/>
          <w:sz w:val="24"/>
          <w:szCs w:val="24"/>
        </w:rPr>
        <w:t>are</w:t>
      </w:r>
      <w:r w:rsidRPr="007249ED">
        <w:rPr>
          <w:rFonts w:eastAsiaTheme="minorHAnsi"/>
          <w:sz w:val="24"/>
          <w:szCs w:val="24"/>
        </w:rPr>
        <w:t xml:space="preserve"> attached hereto and made a part of this agreement. The Recipient will expend any funds generated from a sale of the donated</w:t>
      </w:r>
      <w:r w:rsidR="004E5A9F">
        <w:rPr>
          <w:rFonts w:eastAsiaTheme="minorHAnsi"/>
          <w:sz w:val="24"/>
          <w:szCs w:val="24"/>
        </w:rPr>
        <w:t xml:space="preserve"> </w:t>
      </w:r>
      <w:r w:rsidRPr="007249ED">
        <w:rPr>
          <w:rFonts w:eastAsiaTheme="minorHAnsi"/>
          <w:sz w:val="24"/>
          <w:szCs w:val="24"/>
        </w:rPr>
        <w:t>commodities that is otherwise permitted under this agreement (hereinafter referred to as the "sale</w:t>
      </w:r>
      <w:r w:rsidR="004E5A9F">
        <w:rPr>
          <w:rFonts w:eastAsiaTheme="minorHAnsi"/>
          <w:sz w:val="24"/>
          <w:szCs w:val="24"/>
        </w:rPr>
        <w:t xml:space="preserve"> </w:t>
      </w:r>
      <w:r w:rsidRPr="007249ED">
        <w:rPr>
          <w:rFonts w:eastAsiaTheme="minorHAnsi"/>
          <w:sz w:val="24"/>
          <w:szCs w:val="24"/>
        </w:rPr>
        <w:t>proceeds"), FAS-provided funds, and funds provided as voluntary committed cost sharing or</w:t>
      </w:r>
      <w:r w:rsidR="004E5A9F">
        <w:rPr>
          <w:rFonts w:eastAsiaTheme="minorHAnsi"/>
          <w:sz w:val="24"/>
          <w:szCs w:val="24"/>
        </w:rPr>
        <w:t xml:space="preserve"> </w:t>
      </w:r>
      <w:r w:rsidRPr="007249ED">
        <w:rPr>
          <w:rFonts w:eastAsiaTheme="minorHAnsi"/>
          <w:sz w:val="24"/>
          <w:szCs w:val="24"/>
        </w:rPr>
        <w:t>matching contributions, only for costs as specified in the line items in Attachment C-1. The Recipient</w:t>
      </w:r>
      <w:r w:rsidR="004E5A9F">
        <w:rPr>
          <w:rFonts w:eastAsiaTheme="minorHAnsi"/>
          <w:sz w:val="24"/>
          <w:szCs w:val="24"/>
        </w:rPr>
        <w:t xml:space="preserve"> </w:t>
      </w:r>
      <w:r w:rsidRPr="007249ED">
        <w:rPr>
          <w:rFonts w:eastAsiaTheme="minorHAnsi"/>
          <w:sz w:val="24"/>
          <w:szCs w:val="24"/>
        </w:rPr>
        <w:t>may expend such funds only up to the amounts specified in the line items in Attachment C-1; except</w:t>
      </w:r>
      <w:r w:rsidR="004E5A9F">
        <w:rPr>
          <w:rFonts w:eastAsiaTheme="minorHAnsi"/>
          <w:sz w:val="24"/>
          <w:szCs w:val="24"/>
        </w:rPr>
        <w:t xml:space="preserve"> </w:t>
      </w:r>
      <w:r w:rsidRPr="007249ED">
        <w:rPr>
          <w:rFonts w:eastAsiaTheme="minorHAnsi"/>
          <w:sz w:val="24"/>
          <w:szCs w:val="24"/>
        </w:rPr>
        <w:t>that, in accordance with 7 CFR section 1599.12(h), the Recipient may make adjustments between</w:t>
      </w:r>
      <w:r w:rsidR="004E5A9F">
        <w:rPr>
          <w:rFonts w:eastAsiaTheme="minorHAnsi"/>
          <w:sz w:val="24"/>
          <w:szCs w:val="24"/>
        </w:rPr>
        <w:t xml:space="preserve"> </w:t>
      </w:r>
      <w:r w:rsidRPr="007249ED">
        <w:rPr>
          <w:rFonts w:eastAsiaTheme="minorHAnsi"/>
          <w:sz w:val="24"/>
          <w:szCs w:val="24"/>
        </w:rPr>
        <w:t>direct cost line items in Attachment C-1 without further approval, subject to the limitation in 7 CFR</w:t>
      </w:r>
      <w:r w:rsidR="004E5A9F">
        <w:rPr>
          <w:rFonts w:eastAsiaTheme="minorHAnsi"/>
          <w:sz w:val="24"/>
          <w:szCs w:val="24"/>
        </w:rPr>
        <w:t xml:space="preserve"> </w:t>
      </w:r>
      <w:r w:rsidRPr="007249ED">
        <w:rPr>
          <w:rFonts w:eastAsiaTheme="minorHAnsi"/>
          <w:sz w:val="24"/>
          <w:szCs w:val="24"/>
        </w:rPr>
        <w:t>section 1599.12(h)(2), provided that: (a) the total amount of such adjustments does not exceed ten</w:t>
      </w:r>
      <w:r w:rsidR="004E5A9F">
        <w:rPr>
          <w:rFonts w:eastAsiaTheme="minorHAnsi"/>
          <w:sz w:val="24"/>
          <w:szCs w:val="24"/>
        </w:rPr>
        <w:t xml:space="preserve"> </w:t>
      </w:r>
      <w:r w:rsidRPr="007249ED">
        <w:rPr>
          <w:rFonts w:eastAsiaTheme="minorHAnsi"/>
          <w:sz w:val="24"/>
          <w:szCs w:val="24"/>
        </w:rPr>
        <w:t>percent of the Grand Total Costs, excluding any voluntary committed cost sharing or matching</w:t>
      </w:r>
      <w:r w:rsidR="004E5A9F">
        <w:rPr>
          <w:rFonts w:eastAsiaTheme="minorHAnsi"/>
          <w:sz w:val="24"/>
          <w:szCs w:val="24"/>
        </w:rPr>
        <w:t xml:space="preserve"> </w:t>
      </w:r>
      <w:r w:rsidRPr="007249ED">
        <w:rPr>
          <w:rFonts w:eastAsiaTheme="minorHAnsi"/>
          <w:sz w:val="24"/>
          <w:szCs w:val="24"/>
        </w:rPr>
        <w:t>contributions, in Attachment C-1, and (b) regardless of the total amount of adjustments, the Recipient</w:t>
      </w:r>
      <w:r w:rsidR="004E5A9F">
        <w:rPr>
          <w:rFonts w:eastAsiaTheme="minorHAnsi"/>
          <w:sz w:val="24"/>
          <w:szCs w:val="24"/>
        </w:rPr>
        <w:t xml:space="preserve"> </w:t>
      </w:r>
      <w:r w:rsidRPr="007249ED">
        <w:rPr>
          <w:rFonts w:eastAsiaTheme="minorHAnsi"/>
          <w:sz w:val="24"/>
          <w:szCs w:val="24"/>
        </w:rPr>
        <w:t>must obtain prior approval from FAS for any adjustments that involve actions that require prior approval pursuant to 2 CFR part 200.</w:t>
      </w:r>
      <w:r w:rsidR="004E5A9F">
        <w:rPr>
          <w:rFonts w:eastAsiaTheme="minorHAnsi"/>
          <w:sz w:val="24"/>
          <w:szCs w:val="24"/>
        </w:rPr>
        <w:t>”</w:t>
      </w:r>
    </w:p>
    <w:p w14:paraId="579F6167" w14:textId="77777777" w:rsidR="004E5A9F" w:rsidRDefault="004E5A9F" w:rsidP="007249ED">
      <w:pPr>
        <w:widowControl/>
        <w:adjustRightInd w:val="0"/>
        <w:rPr>
          <w:rFonts w:eastAsiaTheme="minorHAnsi"/>
          <w:sz w:val="24"/>
          <w:szCs w:val="24"/>
        </w:rPr>
      </w:pPr>
    </w:p>
    <w:p w14:paraId="59484A13" w14:textId="20A64857" w:rsidR="003326D1" w:rsidRDefault="0034475E" w:rsidP="00724FD5">
      <w:pPr>
        <w:pStyle w:val="ListParagraph"/>
        <w:numPr>
          <w:ilvl w:val="0"/>
          <w:numId w:val="5"/>
        </w:numPr>
        <w:tabs>
          <w:tab w:val="left" w:pos="464"/>
        </w:tabs>
        <w:spacing w:before="181"/>
        <w:ind w:right="1610"/>
        <w:rPr>
          <w:sz w:val="24"/>
          <w:szCs w:val="24"/>
        </w:rPr>
      </w:pPr>
      <w:r>
        <w:rPr>
          <w:sz w:val="24"/>
          <w:szCs w:val="24"/>
        </w:rPr>
        <w:t>By deleting Attachment C</w:t>
      </w:r>
      <w:r w:rsidR="003326D1">
        <w:rPr>
          <w:sz w:val="24"/>
          <w:szCs w:val="24"/>
        </w:rPr>
        <w:t xml:space="preserve">-1 and replacing it with Attachment C-1 Modification </w:t>
      </w:r>
      <w:r w:rsidR="00D44C39">
        <w:rPr>
          <w:sz w:val="24"/>
          <w:szCs w:val="24"/>
        </w:rPr>
        <w:t>I.</w:t>
      </w:r>
      <w:r w:rsidR="0073784F">
        <w:rPr>
          <w:sz w:val="24"/>
          <w:szCs w:val="24"/>
        </w:rPr>
        <w:t xml:space="preserve"> </w:t>
      </w:r>
    </w:p>
    <w:p w14:paraId="419F13C5" w14:textId="168D2F18" w:rsidR="001351C5" w:rsidRDefault="003326D1" w:rsidP="00724FD5">
      <w:pPr>
        <w:pStyle w:val="ListParagraph"/>
        <w:numPr>
          <w:ilvl w:val="0"/>
          <w:numId w:val="5"/>
        </w:numPr>
        <w:tabs>
          <w:tab w:val="left" w:pos="464"/>
        </w:tabs>
        <w:spacing w:before="181"/>
        <w:ind w:right="1610"/>
        <w:rPr>
          <w:sz w:val="24"/>
          <w:szCs w:val="24"/>
        </w:rPr>
      </w:pPr>
      <w:r w:rsidRPr="001351C5">
        <w:rPr>
          <w:sz w:val="24"/>
          <w:szCs w:val="24"/>
        </w:rPr>
        <w:t xml:space="preserve">By Adding Attachment </w:t>
      </w:r>
      <w:r w:rsidR="00BF607E" w:rsidRPr="001351C5">
        <w:rPr>
          <w:sz w:val="24"/>
          <w:szCs w:val="24"/>
        </w:rPr>
        <w:t xml:space="preserve">C-2 </w:t>
      </w:r>
      <w:r w:rsidR="0096592D" w:rsidRPr="001351C5">
        <w:rPr>
          <w:sz w:val="24"/>
          <w:szCs w:val="24"/>
        </w:rPr>
        <w:t>Budget Narrative</w:t>
      </w:r>
      <w:r w:rsidR="00D44C39">
        <w:rPr>
          <w:sz w:val="24"/>
          <w:szCs w:val="24"/>
        </w:rPr>
        <w:t>.</w:t>
      </w:r>
    </w:p>
    <w:p w14:paraId="6247D80C" w14:textId="2520D97B" w:rsidR="00EB0C0E" w:rsidRDefault="00A66250" w:rsidP="00724FD5">
      <w:pPr>
        <w:pStyle w:val="ListParagraph"/>
        <w:tabs>
          <w:tab w:val="left" w:pos="464"/>
        </w:tabs>
        <w:spacing w:before="181"/>
        <w:ind w:left="0" w:right="1610" w:firstLine="0"/>
        <w:rPr>
          <w:sz w:val="24"/>
          <w:szCs w:val="24"/>
        </w:rPr>
      </w:pPr>
      <w:r w:rsidRPr="00882762">
        <w:rPr>
          <w:sz w:val="24"/>
          <w:szCs w:val="24"/>
        </w:rPr>
        <w:t>All other provisions of the agreement remain the same.</w:t>
      </w:r>
    </w:p>
    <w:p w14:paraId="0C2EBC5F" w14:textId="77777777" w:rsidR="00983A2D" w:rsidRDefault="00983A2D" w:rsidP="008811D2">
      <w:pPr>
        <w:pStyle w:val="BodyText"/>
        <w:ind w:left="227"/>
      </w:pPr>
    </w:p>
    <w:p w14:paraId="61725D1F" w14:textId="77777777" w:rsidR="00723ABC" w:rsidRDefault="00723ABC">
      <w:pPr>
        <w:rPr>
          <w:sz w:val="24"/>
          <w:szCs w:val="24"/>
        </w:rPr>
      </w:pPr>
      <w:r>
        <w:br w:type="page"/>
      </w:r>
    </w:p>
    <w:p w14:paraId="482A252F" w14:textId="0E62054F" w:rsidR="00714238" w:rsidRDefault="00A66250" w:rsidP="00724FD5">
      <w:pPr>
        <w:pStyle w:val="BodyText"/>
      </w:pPr>
      <w:r w:rsidRPr="00882762">
        <w:lastRenderedPageBreak/>
        <w:t>This</w:t>
      </w:r>
      <w:r w:rsidRPr="00882762">
        <w:rPr>
          <w:spacing w:val="-13"/>
        </w:rPr>
        <w:t xml:space="preserve"> </w:t>
      </w:r>
      <w:r w:rsidRPr="00882762">
        <w:t>amendment</w:t>
      </w:r>
      <w:r w:rsidRPr="00882762">
        <w:rPr>
          <w:spacing w:val="-13"/>
        </w:rPr>
        <w:t xml:space="preserve"> </w:t>
      </w:r>
      <w:r w:rsidRPr="00882762">
        <w:t>shall</w:t>
      </w:r>
      <w:r w:rsidRPr="00882762">
        <w:rPr>
          <w:spacing w:val="-13"/>
        </w:rPr>
        <w:t xml:space="preserve"> </w:t>
      </w:r>
      <w:r w:rsidRPr="00882762">
        <w:t>be</w:t>
      </w:r>
      <w:r w:rsidRPr="00882762">
        <w:rPr>
          <w:spacing w:val="-13"/>
        </w:rPr>
        <w:t xml:space="preserve"> </w:t>
      </w:r>
      <w:r w:rsidRPr="00882762">
        <w:t>effective</w:t>
      </w:r>
      <w:r w:rsidRPr="00882762">
        <w:rPr>
          <w:spacing w:val="-13"/>
        </w:rPr>
        <w:t xml:space="preserve"> </w:t>
      </w:r>
      <w:r w:rsidRPr="00882762">
        <w:t>upon</w:t>
      </w:r>
      <w:r w:rsidRPr="00882762">
        <w:rPr>
          <w:spacing w:val="-13"/>
        </w:rPr>
        <w:t xml:space="preserve"> </w:t>
      </w:r>
      <w:r w:rsidRPr="00882762">
        <w:t>signature</w:t>
      </w:r>
      <w:r w:rsidRPr="00882762">
        <w:rPr>
          <w:spacing w:val="-13"/>
        </w:rPr>
        <w:t xml:space="preserve"> </w:t>
      </w:r>
      <w:r w:rsidRPr="00882762">
        <w:t>by</w:t>
      </w:r>
      <w:r w:rsidRPr="00882762">
        <w:rPr>
          <w:spacing w:val="-13"/>
        </w:rPr>
        <w:t xml:space="preserve"> </w:t>
      </w:r>
      <w:r w:rsidRPr="00882762">
        <w:t>both</w:t>
      </w:r>
      <w:r w:rsidRPr="00882762">
        <w:rPr>
          <w:spacing w:val="-13"/>
        </w:rPr>
        <w:t xml:space="preserve"> </w:t>
      </w:r>
      <w:r w:rsidRPr="00882762">
        <w:rPr>
          <w:spacing w:val="-2"/>
        </w:rPr>
        <w:t>parties.</w:t>
      </w:r>
    </w:p>
    <w:p w14:paraId="38200D72" w14:textId="77777777" w:rsidR="006A72FB" w:rsidRDefault="006A72FB" w:rsidP="00B0425F">
      <w:pPr>
        <w:pStyle w:val="BodyText"/>
        <w:spacing w:before="1" w:line="360" w:lineRule="auto"/>
        <w:ind w:left="227" w:right="155"/>
      </w:pPr>
    </w:p>
    <w:p w14:paraId="3DE56BE9" w14:textId="77777777" w:rsidR="00EB0C0E" w:rsidRDefault="00A66250" w:rsidP="00CF2A72">
      <w:pPr>
        <w:pStyle w:val="BodyText"/>
        <w:spacing w:before="1" w:line="360" w:lineRule="auto"/>
        <w:ind w:right="155"/>
        <w:rPr>
          <w:spacing w:val="-2"/>
        </w:rPr>
      </w:pPr>
      <w:r w:rsidRPr="00882762">
        <w:t>In</w:t>
      </w:r>
      <w:r w:rsidRPr="00882762">
        <w:rPr>
          <w:spacing w:val="-10"/>
        </w:rPr>
        <w:t xml:space="preserve"> </w:t>
      </w:r>
      <w:r w:rsidRPr="00882762">
        <w:t>witness</w:t>
      </w:r>
      <w:r w:rsidRPr="00882762">
        <w:rPr>
          <w:spacing w:val="-10"/>
        </w:rPr>
        <w:t xml:space="preserve"> </w:t>
      </w:r>
      <w:r w:rsidRPr="00882762">
        <w:t>whereof,</w:t>
      </w:r>
      <w:r w:rsidRPr="00882762">
        <w:rPr>
          <w:spacing w:val="-10"/>
        </w:rPr>
        <w:t xml:space="preserve"> </w:t>
      </w:r>
      <w:r w:rsidRPr="00882762">
        <w:t>the</w:t>
      </w:r>
      <w:r w:rsidRPr="00882762">
        <w:rPr>
          <w:spacing w:val="-10"/>
        </w:rPr>
        <w:t xml:space="preserve"> </w:t>
      </w:r>
      <w:r w:rsidRPr="00882762">
        <w:t>representatives</w:t>
      </w:r>
      <w:r w:rsidRPr="00882762">
        <w:rPr>
          <w:spacing w:val="-10"/>
        </w:rPr>
        <w:t xml:space="preserve"> </w:t>
      </w:r>
      <w:r w:rsidRPr="00882762">
        <w:t>of</w:t>
      </w:r>
      <w:r w:rsidRPr="00882762">
        <w:rPr>
          <w:spacing w:val="-10"/>
        </w:rPr>
        <w:t xml:space="preserve"> </w:t>
      </w:r>
      <w:r w:rsidRPr="00882762">
        <w:t>the</w:t>
      </w:r>
      <w:r w:rsidRPr="00882762">
        <w:rPr>
          <w:spacing w:val="-10"/>
        </w:rPr>
        <w:t xml:space="preserve"> </w:t>
      </w:r>
      <w:r w:rsidRPr="00882762">
        <w:t>parties,</w:t>
      </w:r>
      <w:r w:rsidRPr="00882762">
        <w:rPr>
          <w:spacing w:val="-10"/>
        </w:rPr>
        <w:t xml:space="preserve"> </w:t>
      </w:r>
      <w:r w:rsidRPr="00882762">
        <w:t>duly</w:t>
      </w:r>
      <w:r w:rsidRPr="00882762">
        <w:rPr>
          <w:spacing w:val="-10"/>
        </w:rPr>
        <w:t xml:space="preserve"> </w:t>
      </w:r>
      <w:r w:rsidRPr="00882762">
        <w:t>authorized</w:t>
      </w:r>
      <w:r w:rsidRPr="00882762">
        <w:rPr>
          <w:spacing w:val="-10"/>
        </w:rPr>
        <w:t xml:space="preserve"> </w:t>
      </w:r>
      <w:r w:rsidRPr="00882762">
        <w:t>for</w:t>
      </w:r>
      <w:r w:rsidRPr="00882762">
        <w:rPr>
          <w:spacing w:val="-10"/>
        </w:rPr>
        <w:t xml:space="preserve"> </w:t>
      </w:r>
      <w:r w:rsidRPr="00882762">
        <w:t>the</w:t>
      </w:r>
      <w:r w:rsidRPr="00882762">
        <w:rPr>
          <w:spacing w:val="-10"/>
        </w:rPr>
        <w:t xml:space="preserve"> </w:t>
      </w:r>
      <w:r w:rsidRPr="00882762">
        <w:t>purpose,</w:t>
      </w:r>
      <w:r w:rsidRPr="00882762">
        <w:rPr>
          <w:spacing w:val="-10"/>
        </w:rPr>
        <w:t xml:space="preserve"> </w:t>
      </w:r>
      <w:r w:rsidRPr="00882762">
        <w:t>have</w:t>
      </w:r>
      <w:r w:rsidRPr="00882762">
        <w:rPr>
          <w:spacing w:val="-10"/>
        </w:rPr>
        <w:t xml:space="preserve"> </w:t>
      </w:r>
      <w:r w:rsidRPr="00882762">
        <w:t>signed</w:t>
      </w:r>
      <w:r w:rsidRPr="00882762">
        <w:rPr>
          <w:spacing w:val="-10"/>
        </w:rPr>
        <w:t xml:space="preserve"> </w:t>
      </w:r>
      <w:r w:rsidRPr="00882762">
        <w:t xml:space="preserve">this </w:t>
      </w:r>
      <w:r w:rsidRPr="00882762">
        <w:rPr>
          <w:spacing w:val="-2"/>
        </w:rPr>
        <w:t>amendment.</w:t>
      </w:r>
    </w:p>
    <w:p w14:paraId="2F632556" w14:textId="77777777" w:rsidR="00CF2A72" w:rsidRDefault="00CF2A72" w:rsidP="00CF2A72">
      <w:pPr>
        <w:pStyle w:val="BodyText"/>
        <w:spacing w:before="1" w:line="360" w:lineRule="auto"/>
        <w:ind w:right="155"/>
        <w:rPr>
          <w:spacing w:val="-2"/>
        </w:rPr>
      </w:pPr>
    </w:p>
    <w:p w14:paraId="71936D91" w14:textId="77777777" w:rsidR="00CF2A72" w:rsidRDefault="00CF2A72" w:rsidP="006E7BF3">
      <w:pPr>
        <w:spacing w:before="73" w:line="276" w:lineRule="auto"/>
        <w:rPr>
          <w:sz w:val="24"/>
          <w:szCs w:val="24"/>
        </w:rPr>
      </w:pPr>
    </w:p>
    <w:tbl>
      <w:tblPr>
        <w:tblW w:w="0" w:type="auto"/>
        <w:tblCellSpacing w:w="15" w:type="dxa"/>
        <w:tblBorders>
          <w:bottom w:val="dashed" w:sz="6" w:space="0" w:color="999999"/>
          <w:right w:val="dashed" w:sz="6" w:space="0" w:color="999999"/>
        </w:tblBorders>
        <w:tblCellMar>
          <w:top w:w="15" w:type="dxa"/>
          <w:left w:w="15" w:type="dxa"/>
          <w:bottom w:w="15" w:type="dxa"/>
          <w:right w:w="15" w:type="dxa"/>
        </w:tblCellMar>
        <w:tblLook w:val="04A0" w:firstRow="1" w:lastRow="0" w:firstColumn="1" w:lastColumn="0" w:noHBand="0" w:noVBand="1"/>
      </w:tblPr>
      <w:tblGrid>
        <w:gridCol w:w="610"/>
        <w:gridCol w:w="81"/>
        <w:gridCol w:w="3675"/>
        <w:gridCol w:w="81"/>
        <w:gridCol w:w="595"/>
        <w:gridCol w:w="3705"/>
      </w:tblGrid>
      <w:tr w:rsidR="00EA4227" w:rsidRPr="00EA4227" w14:paraId="399CB9A4" w14:textId="77777777">
        <w:trPr>
          <w:tblCellSpacing w:w="15" w:type="dxa"/>
        </w:trPr>
        <w:tc>
          <w:tcPr>
            <w:tcW w:w="0" w:type="auto"/>
            <w:gridSpan w:val="3"/>
            <w:tcBorders>
              <w:top w:val="dashed" w:sz="6" w:space="0" w:color="999999"/>
              <w:left w:val="dashed" w:sz="6" w:space="0" w:color="999999"/>
            </w:tcBorders>
            <w:vAlign w:val="center"/>
            <w:hideMark/>
          </w:tcPr>
          <w:p w14:paraId="079636A4" w14:textId="77777777" w:rsidR="00EA4227" w:rsidRPr="00EA4227" w:rsidRDefault="00EA4227" w:rsidP="00EA4227">
            <w:pPr>
              <w:spacing w:before="73" w:line="276" w:lineRule="auto"/>
              <w:rPr>
                <w:sz w:val="24"/>
                <w:szCs w:val="24"/>
              </w:rPr>
            </w:pPr>
            <w:r w:rsidRPr="00EA4227">
              <w:rPr>
                <w:sz w:val="24"/>
                <w:szCs w:val="24"/>
              </w:rPr>
              <w:t>FOR THE GOVERNMENT OF</w:t>
            </w:r>
          </w:p>
        </w:tc>
        <w:tc>
          <w:tcPr>
            <w:tcW w:w="0" w:type="auto"/>
            <w:tcBorders>
              <w:top w:val="dashed" w:sz="6" w:space="0" w:color="999999"/>
              <w:left w:val="dashed" w:sz="6" w:space="0" w:color="999999"/>
            </w:tcBorders>
            <w:vAlign w:val="center"/>
            <w:hideMark/>
          </w:tcPr>
          <w:p w14:paraId="28BAF7B6" w14:textId="77777777" w:rsidR="00EA4227" w:rsidRPr="00EA4227" w:rsidRDefault="00EA4227" w:rsidP="00EA4227">
            <w:pPr>
              <w:spacing w:before="73" w:line="276" w:lineRule="auto"/>
              <w:rPr>
                <w:sz w:val="24"/>
                <w:szCs w:val="24"/>
              </w:rPr>
            </w:pPr>
          </w:p>
        </w:tc>
        <w:tc>
          <w:tcPr>
            <w:tcW w:w="0" w:type="auto"/>
            <w:gridSpan w:val="2"/>
            <w:tcBorders>
              <w:top w:val="dashed" w:sz="6" w:space="0" w:color="999999"/>
              <w:left w:val="dashed" w:sz="6" w:space="0" w:color="999999"/>
            </w:tcBorders>
            <w:vAlign w:val="center"/>
            <w:hideMark/>
          </w:tcPr>
          <w:p w14:paraId="27BDDB8F" w14:textId="77777777" w:rsidR="00EA4227" w:rsidRPr="00EA4227" w:rsidRDefault="00EA4227" w:rsidP="00EA4227">
            <w:pPr>
              <w:spacing w:before="73" w:line="276" w:lineRule="auto"/>
              <w:rPr>
                <w:sz w:val="24"/>
                <w:szCs w:val="24"/>
              </w:rPr>
            </w:pPr>
            <w:r w:rsidRPr="00EA4227">
              <w:rPr>
                <w:sz w:val="24"/>
                <w:szCs w:val="24"/>
              </w:rPr>
              <w:t>FOR</w:t>
            </w:r>
          </w:p>
        </w:tc>
      </w:tr>
      <w:tr w:rsidR="00EA4227" w:rsidRPr="00EA4227" w14:paraId="5FA3AD25" w14:textId="77777777">
        <w:trPr>
          <w:tblCellSpacing w:w="15" w:type="dxa"/>
        </w:trPr>
        <w:tc>
          <w:tcPr>
            <w:tcW w:w="0" w:type="auto"/>
            <w:gridSpan w:val="3"/>
            <w:tcBorders>
              <w:top w:val="dashed" w:sz="6" w:space="0" w:color="999999"/>
              <w:left w:val="dashed" w:sz="6" w:space="0" w:color="999999"/>
            </w:tcBorders>
            <w:vAlign w:val="center"/>
            <w:hideMark/>
          </w:tcPr>
          <w:p w14:paraId="4C8AA75D" w14:textId="77777777" w:rsidR="00EA4227" w:rsidRPr="00EA4227" w:rsidRDefault="00EA4227" w:rsidP="00EA4227">
            <w:pPr>
              <w:spacing w:before="73" w:line="276" w:lineRule="auto"/>
              <w:rPr>
                <w:sz w:val="24"/>
                <w:szCs w:val="24"/>
              </w:rPr>
            </w:pPr>
            <w:r w:rsidRPr="00EA4227">
              <w:rPr>
                <w:sz w:val="24"/>
                <w:szCs w:val="24"/>
              </w:rPr>
              <w:t>THE UNITED STATES OF AMERICA</w:t>
            </w:r>
          </w:p>
        </w:tc>
        <w:tc>
          <w:tcPr>
            <w:tcW w:w="0" w:type="auto"/>
            <w:tcBorders>
              <w:top w:val="dashed" w:sz="6" w:space="0" w:color="999999"/>
              <w:left w:val="dashed" w:sz="6" w:space="0" w:color="999999"/>
            </w:tcBorders>
            <w:vAlign w:val="center"/>
            <w:hideMark/>
          </w:tcPr>
          <w:p w14:paraId="7E436C01" w14:textId="77777777" w:rsidR="00EA4227" w:rsidRPr="00EA4227" w:rsidRDefault="00EA4227" w:rsidP="00EA4227">
            <w:pPr>
              <w:spacing w:before="73" w:line="276" w:lineRule="auto"/>
              <w:rPr>
                <w:sz w:val="24"/>
                <w:szCs w:val="24"/>
              </w:rPr>
            </w:pPr>
          </w:p>
        </w:tc>
        <w:tc>
          <w:tcPr>
            <w:tcW w:w="0" w:type="auto"/>
            <w:gridSpan w:val="2"/>
            <w:tcBorders>
              <w:top w:val="dashed" w:sz="6" w:space="0" w:color="999999"/>
              <w:left w:val="dashed" w:sz="6" w:space="0" w:color="999999"/>
            </w:tcBorders>
            <w:vAlign w:val="center"/>
            <w:hideMark/>
          </w:tcPr>
          <w:p w14:paraId="7B935EAA" w14:textId="77777777" w:rsidR="00EA4227" w:rsidRPr="00EA4227" w:rsidRDefault="00EA4227" w:rsidP="00EA4227">
            <w:pPr>
              <w:spacing w:before="73" w:line="276" w:lineRule="auto"/>
              <w:rPr>
                <w:sz w:val="24"/>
                <w:szCs w:val="24"/>
              </w:rPr>
            </w:pPr>
            <w:r w:rsidRPr="00EA4227">
              <w:rPr>
                <w:sz w:val="24"/>
                <w:szCs w:val="24"/>
              </w:rPr>
              <w:t>Partners of the Americas</w:t>
            </w:r>
          </w:p>
        </w:tc>
      </w:tr>
      <w:tr w:rsidR="00EA4227" w:rsidRPr="00EA4227" w14:paraId="315B6FA7" w14:textId="77777777">
        <w:trPr>
          <w:trHeight w:val="450"/>
          <w:tblCellSpacing w:w="15" w:type="dxa"/>
        </w:trPr>
        <w:tc>
          <w:tcPr>
            <w:tcW w:w="0" w:type="auto"/>
            <w:gridSpan w:val="6"/>
            <w:tcBorders>
              <w:top w:val="dashed" w:sz="6" w:space="0" w:color="999999"/>
              <w:left w:val="dashed" w:sz="6" w:space="0" w:color="999999"/>
            </w:tcBorders>
            <w:vAlign w:val="center"/>
            <w:hideMark/>
          </w:tcPr>
          <w:p w14:paraId="25365B5B" w14:textId="77777777" w:rsidR="00EA4227" w:rsidRPr="00EA4227" w:rsidRDefault="00EA4227" w:rsidP="00EA4227">
            <w:pPr>
              <w:spacing w:before="73" w:line="276" w:lineRule="auto"/>
              <w:rPr>
                <w:sz w:val="24"/>
                <w:szCs w:val="24"/>
              </w:rPr>
            </w:pPr>
          </w:p>
        </w:tc>
      </w:tr>
      <w:tr w:rsidR="00EA4227" w:rsidRPr="00EA4227" w14:paraId="25E641AF" w14:textId="77777777">
        <w:trPr>
          <w:trHeight w:val="450"/>
          <w:tblCellSpacing w:w="15" w:type="dxa"/>
        </w:trPr>
        <w:tc>
          <w:tcPr>
            <w:tcW w:w="0" w:type="auto"/>
            <w:gridSpan w:val="6"/>
            <w:tcBorders>
              <w:top w:val="dashed" w:sz="6" w:space="0" w:color="999999"/>
              <w:left w:val="dashed" w:sz="6" w:space="0" w:color="999999"/>
            </w:tcBorders>
            <w:vAlign w:val="center"/>
            <w:hideMark/>
          </w:tcPr>
          <w:p w14:paraId="1BD718FC" w14:textId="77777777" w:rsidR="00EA4227" w:rsidRPr="00EA4227" w:rsidRDefault="00EA4227" w:rsidP="00EA4227">
            <w:pPr>
              <w:spacing w:before="73" w:line="276" w:lineRule="auto"/>
              <w:rPr>
                <w:sz w:val="24"/>
                <w:szCs w:val="24"/>
              </w:rPr>
            </w:pPr>
          </w:p>
        </w:tc>
      </w:tr>
      <w:tr w:rsidR="00EA4227" w:rsidRPr="00EA4227" w14:paraId="7E3DE55B" w14:textId="77777777">
        <w:trPr>
          <w:trHeight w:val="450"/>
          <w:tblCellSpacing w:w="15" w:type="dxa"/>
        </w:trPr>
        <w:tc>
          <w:tcPr>
            <w:tcW w:w="0" w:type="auto"/>
            <w:gridSpan w:val="6"/>
            <w:tcBorders>
              <w:top w:val="dashed" w:sz="6" w:space="0" w:color="999999"/>
              <w:left w:val="dashed" w:sz="6" w:space="0" w:color="999999"/>
            </w:tcBorders>
            <w:vAlign w:val="center"/>
            <w:hideMark/>
          </w:tcPr>
          <w:p w14:paraId="0D728AA7" w14:textId="77777777" w:rsidR="00EA4227" w:rsidRPr="00EA4227" w:rsidRDefault="00EA4227" w:rsidP="00EA4227">
            <w:pPr>
              <w:spacing w:before="73" w:line="276" w:lineRule="auto"/>
              <w:rPr>
                <w:sz w:val="24"/>
                <w:szCs w:val="24"/>
              </w:rPr>
            </w:pPr>
          </w:p>
        </w:tc>
      </w:tr>
      <w:tr w:rsidR="00EA4227" w:rsidRPr="00EA4227" w14:paraId="145D978E" w14:textId="77777777">
        <w:trPr>
          <w:trHeight w:val="450"/>
          <w:tblCellSpacing w:w="15" w:type="dxa"/>
        </w:trPr>
        <w:tc>
          <w:tcPr>
            <w:tcW w:w="0" w:type="auto"/>
            <w:gridSpan w:val="6"/>
            <w:tcBorders>
              <w:top w:val="dashed" w:sz="6" w:space="0" w:color="999999"/>
              <w:left w:val="dashed" w:sz="6" w:space="0" w:color="999999"/>
            </w:tcBorders>
            <w:vAlign w:val="center"/>
            <w:hideMark/>
          </w:tcPr>
          <w:p w14:paraId="2794D935" w14:textId="77777777" w:rsidR="00EA4227" w:rsidRPr="00EA4227" w:rsidRDefault="00EA4227" w:rsidP="00EA4227">
            <w:pPr>
              <w:spacing w:before="73" w:line="276" w:lineRule="auto"/>
              <w:rPr>
                <w:sz w:val="24"/>
                <w:szCs w:val="24"/>
              </w:rPr>
            </w:pPr>
          </w:p>
        </w:tc>
      </w:tr>
      <w:tr w:rsidR="00EA4227" w:rsidRPr="00EA4227" w14:paraId="4F512008" w14:textId="77777777">
        <w:trPr>
          <w:tblCellSpacing w:w="15" w:type="dxa"/>
        </w:trPr>
        <w:tc>
          <w:tcPr>
            <w:tcW w:w="0" w:type="auto"/>
            <w:tcBorders>
              <w:top w:val="dashed" w:sz="6" w:space="0" w:color="999999"/>
              <w:left w:val="dashed" w:sz="6" w:space="0" w:color="999999"/>
            </w:tcBorders>
            <w:vAlign w:val="center"/>
            <w:hideMark/>
          </w:tcPr>
          <w:p w14:paraId="658BD922" w14:textId="77777777" w:rsidR="00EA4227" w:rsidRPr="00EA4227" w:rsidRDefault="00EA4227" w:rsidP="00EA4227">
            <w:pPr>
              <w:spacing w:before="73" w:line="276" w:lineRule="auto"/>
              <w:rPr>
                <w:sz w:val="24"/>
                <w:szCs w:val="24"/>
              </w:rPr>
            </w:pPr>
            <w:r w:rsidRPr="00EA4227">
              <w:rPr>
                <w:sz w:val="24"/>
                <w:szCs w:val="24"/>
              </w:rPr>
              <w:t>By:</w:t>
            </w:r>
          </w:p>
        </w:tc>
        <w:tc>
          <w:tcPr>
            <w:tcW w:w="0" w:type="auto"/>
            <w:tcBorders>
              <w:top w:val="dashed" w:sz="6" w:space="0" w:color="999999"/>
              <w:left w:val="dashed" w:sz="6" w:space="0" w:color="999999"/>
            </w:tcBorders>
            <w:vAlign w:val="center"/>
            <w:hideMark/>
          </w:tcPr>
          <w:p w14:paraId="4115D02F"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7CE064F3" w14:textId="77777777" w:rsidR="00EA4227" w:rsidRPr="00EA4227" w:rsidRDefault="00EA4227" w:rsidP="00EA4227">
            <w:pPr>
              <w:spacing w:before="73" w:line="276" w:lineRule="auto"/>
              <w:rPr>
                <w:sz w:val="24"/>
                <w:szCs w:val="24"/>
              </w:rPr>
            </w:pPr>
            <w:r w:rsidRPr="00EA4227">
              <w:rPr>
                <w:sz w:val="24"/>
                <w:szCs w:val="24"/>
              </w:rPr>
              <w:t>______________________________</w:t>
            </w:r>
          </w:p>
        </w:tc>
        <w:tc>
          <w:tcPr>
            <w:tcW w:w="0" w:type="auto"/>
            <w:tcBorders>
              <w:top w:val="dashed" w:sz="6" w:space="0" w:color="999999"/>
              <w:left w:val="dashed" w:sz="6" w:space="0" w:color="999999"/>
            </w:tcBorders>
            <w:vAlign w:val="center"/>
            <w:hideMark/>
          </w:tcPr>
          <w:p w14:paraId="478DC23A"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2460FFF7" w14:textId="77777777" w:rsidR="00EA4227" w:rsidRPr="00EA4227" w:rsidRDefault="00EA4227" w:rsidP="00EA4227">
            <w:pPr>
              <w:spacing w:before="73" w:line="276" w:lineRule="auto"/>
              <w:rPr>
                <w:sz w:val="24"/>
                <w:szCs w:val="24"/>
              </w:rPr>
            </w:pPr>
            <w:r w:rsidRPr="00EA4227">
              <w:rPr>
                <w:sz w:val="24"/>
                <w:szCs w:val="24"/>
              </w:rPr>
              <w:t>By:</w:t>
            </w:r>
          </w:p>
        </w:tc>
        <w:tc>
          <w:tcPr>
            <w:tcW w:w="0" w:type="auto"/>
            <w:tcBorders>
              <w:top w:val="dashed" w:sz="6" w:space="0" w:color="999999"/>
              <w:left w:val="dashed" w:sz="6" w:space="0" w:color="999999"/>
            </w:tcBorders>
            <w:vAlign w:val="center"/>
            <w:hideMark/>
          </w:tcPr>
          <w:p w14:paraId="384878DA" w14:textId="77777777" w:rsidR="00EA4227" w:rsidRPr="00EA4227" w:rsidRDefault="00EA4227" w:rsidP="00EA4227">
            <w:pPr>
              <w:spacing w:before="73" w:line="276" w:lineRule="auto"/>
              <w:rPr>
                <w:sz w:val="24"/>
                <w:szCs w:val="24"/>
              </w:rPr>
            </w:pPr>
            <w:r w:rsidRPr="00EA4227">
              <w:rPr>
                <w:sz w:val="24"/>
                <w:szCs w:val="24"/>
              </w:rPr>
              <w:t>______________________________</w:t>
            </w:r>
          </w:p>
        </w:tc>
      </w:tr>
      <w:tr w:rsidR="00EA4227" w:rsidRPr="00EA4227" w14:paraId="1A213271" w14:textId="77777777">
        <w:trPr>
          <w:tblCellSpacing w:w="15" w:type="dxa"/>
        </w:trPr>
        <w:tc>
          <w:tcPr>
            <w:tcW w:w="0" w:type="auto"/>
            <w:tcBorders>
              <w:top w:val="dashed" w:sz="6" w:space="0" w:color="999999"/>
              <w:left w:val="dashed" w:sz="6" w:space="0" w:color="999999"/>
            </w:tcBorders>
            <w:vAlign w:val="center"/>
            <w:hideMark/>
          </w:tcPr>
          <w:p w14:paraId="7646AEC4"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10AB8992"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1FC95CF7" w14:textId="77777777" w:rsidR="00EA4227" w:rsidRPr="00EA4227" w:rsidRDefault="00EA4227" w:rsidP="00EA4227">
            <w:pPr>
              <w:spacing w:before="73" w:line="276" w:lineRule="auto"/>
              <w:rPr>
                <w:sz w:val="24"/>
                <w:szCs w:val="24"/>
              </w:rPr>
            </w:pPr>
            <w:r w:rsidRPr="00EA4227">
              <w:rPr>
                <w:sz w:val="24"/>
                <w:szCs w:val="24"/>
              </w:rPr>
              <w:t>Mark Slupek</w:t>
            </w:r>
          </w:p>
        </w:tc>
        <w:tc>
          <w:tcPr>
            <w:tcW w:w="0" w:type="auto"/>
            <w:tcBorders>
              <w:top w:val="dashed" w:sz="6" w:space="0" w:color="999999"/>
              <w:left w:val="dashed" w:sz="6" w:space="0" w:color="999999"/>
            </w:tcBorders>
            <w:vAlign w:val="center"/>
            <w:hideMark/>
          </w:tcPr>
          <w:p w14:paraId="0B0028AE"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2025507D"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528D8481" w14:textId="77777777" w:rsidR="00EA4227" w:rsidRPr="00EA4227" w:rsidRDefault="00EA4227" w:rsidP="00EA4227">
            <w:pPr>
              <w:spacing w:before="73" w:line="276" w:lineRule="auto"/>
              <w:rPr>
                <w:sz w:val="24"/>
                <w:szCs w:val="24"/>
              </w:rPr>
            </w:pPr>
            <w:r w:rsidRPr="00EA4227">
              <w:rPr>
                <w:sz w:val="24"/>
                <w:szCs w:val="24"/>
              </w:rPr>
              <w:t>John McPhail</w:t>
            </w:r>
          </w:p>
        </w:tc>
      </w:tr>
      <w:tr w:rsidR="00EA4227" w:rsidRPr="00EA4227" w14:paraId="2E868D3E" w14:textId="77777777">
        <w:trPr>
          <w:trHeight w:val="450"/>
          <w:tblCellSpacing w:w="15" w:type="dxa"/>
        </w:trPr>
        <w:tc>
          <w:tcPr>
            <w:tcW w:w="0" w:type="auto"/>
            <w:gridSpan w:val="6"/>
            <w:tcBorders>
              <w:top w:val="dashed" w:sz="6" w:space="0" w:color="999999"/>
              <w:left w:val="dashed" w:sz="6" w:space="0" w:color="999999"/>
            </w:tcBorders>
            <w:vAlign w:val="center"/>
            <w:hideMark/>
          </w:tcPr>
          <w:p w14:paraId="0698C9E8" w14:textId="77777777" w:rsidR="00EA4227" w:rsidRPr="00EA4227" w:rsidRDefault="00EA4227" w:rsidP="00EA4227">
            <w:pPr>
              <w:spacing w:before="73" w:line="276" w:lineRule="auto"/>
              <w:rPr>
                <w:sz w:val="24"/>
                <w:szCs w:val="24"/>
              </w:rPr>
            </w:pPr>
          </w:p>
        </w:tc>
      </w:tr>
      <w:tr w:rsidR="00EA4227" w:rsidRPr="00EA4227" w14:paraId="677FD5E9" w14:textId="77777777">
        <w:trPr>
          <w:tblCellSpacing w:w="15" w:type="dxa"/>
        </w:trPr>
        <w:tc>
          <w:tcPr>
            <w:tcW w:w="0" w:type="auto"/>
            <w:tcBorders>
              <w:top w:val="dashed" w:sz="6" w:space="0" w:color="999999"/>
              <w:left w:val="dashed" w:sz="6" w:space="0" w:color="999999"/>
            </w:tcBorders>
            <w:vAlign w:val="center"/>
            <w:hideMark/>
          </w:tcPr>
          <w:p w14:paraId="7AE553B2" w14:textId="77777777" w:rsidR="00EA4227" w:rsidRPr="00EA4227" w:rsidRDefault="00EA4227" w:rsidP="00EA4227">
            <w:pPr>
              <w:spacing w:before="73" w:line="276" w:lineRule="auto"/>
              <w:rPr>
                <w:sz w:val="24"/>
                <w:szCs w:val="24"/>
              </w:rPr>
            </w:pPr>
            <w:r w:rsidRPr="00EA4227">
              <w:rPr>
                <w:sz w:val="24"/>
                <w:szCs w:val="24"/>
              </w:rPr>
              <w:t>Title:</w:t>
            </w:r>
          </w:p>
        </w:tc>
        <w:tc>
          <w:tcPr>
            <w:tcW w:w="0" w:type="auto"/>
            <w:gridSpan w:val="2"/>
            <w:tcBorders>
              <w:top w:val="dashed" w:sz="6" w:space="0" w:color="999999"/>
              <w:left w:val="dashed" w:sz="6" w:space="0" w:color="999999"/>
            </w:tcBorders>
            <w:vAlign w:val="center"/>
            <w:hideMark/>
          </w:tcPr>
          <w:p w14:paraId="4AC8BB24"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11C02813" w14:textId="77777777" w:rsidR="00EA4227" w:rsidRPr="00EA4227" w:rsidRDefault="00EA4227" w:rsidP="00EA4227">
            <w:pPr>
              <w:spacing w:before="73" w:line="276" w:lineRule="auto"/>
              <w:rPr>
                <w:sz w:val="24"/>
                <w:szCs w:val="24"/>
              </w:rPr>
            </w:pPr>
          </w:p>
        </w:tc>
        <w:tc>
          <w:tcPr>
            <w:tcW w:w="0" w:type="auto"/>
            <w:gridSpan w:val="2"/>
            <w:tcBorders>
              <w:top w:val="dashed" w:sz="6" w:space="0" w:color="999999"/>
              <w:left w:val="dashed" w:sz="6" w:space="0" w:color="999999"/>
            </w:tcBorders>
            <w:vAlign w:val="center"/>
            <w:hideMark/>
          </w:tcPr>
          <w:p w14:paraId="13CE2C22" w14:textId="77777777" w:rsidR="00EA4227" w:rsidRPr="00EA4227" w:rsidRDefault="00EA4227" w:rsidP="00EA4227">
            <w:pPr>
              <w:spacing w:before="73" w:line="276" w:lineRule="auto"/>
              <w:rPr>
                <w:sz w:val="24"/>
                <w:szCs w:val="24"/>
              </w:rPr>
            </w:pPr>
            <w:r w:rsidRPr="00EA4227">
              <w:rPr>
                <w:sz w:val="24"/>
                <w:szCs w:val="24"/>
              </w:rPr>
              <w:t>Title:</w:t>
            </w:r>
          </w:p>
        </w:tc>
      </w:tr>
      <w:tr w:rsidR="00EA4227" w:rsidRPr="00EA4227" w14:paraId="4398FB57" w14:textId="77777777">
        <w:trPr>
          <w:tblCellSpacing w:w="15" w:type="dxa"/>
        </w:trPr>
        <w:tc>
          <w:tcPr>
            <w:tcW w:w="0" w:type="auto"/>
            <w:tcBorders>
              <w:top w:val="dashed" w:sz="6" w:space="0" w:color="999999"/>
              <w:left w:val="dashed" w:sz="6" w:space="0" w:color="999999"/>
            </w:tcBorders>
            <w:vAlign w:val="center"/>
            <w:hideMark/>
          </w:tcPr>
          <w:p w14:paraId="2E3E4960"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2691B9C6"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3F90A8DC" w14:textId="77777777" w:rsidR="00EA4227" w:rsidRPr="00EA4227" w:rsidRDefault="00EA4227" w:rsidP="00EA4227">
            <w:pPr>
              <w:spacing w:before="73" w:line="276" w:lineRule="auto"/>
              <w:rPr>
                <w:sz w:val="24"/>
                <w:szCs w:val="24"/>
              </w:rPr>
            </w:pPr>
            <w:r w:rsidRPr="00EA4227">
              <w:rPr>
                <w:sz w:val="24"/>
                <w:szCs w:val="24"/>
              </w:rPr>
              <w:t>Deputy Administrator</w:t>
            </w:r>
          </w:p>
        </w:tc>
        <w:tc>
          <w:tcPr>
            <w:tcW w:w="0" w:type="auto"/>
            <w:tcBorders>
              <w:top w:val="dashed" w:sz="6" w:space="0" w:color="999999"/>
              <w:left w:val="dashed" w:sz="6" w:space="0" w:color="999999"/>
            </w:tcBorders>
            <w:vAlign w:val="center"/>
            <w:hideMark/>
          </w:tcPr>
          <w:p w14:paraId="2BAAE826"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5698C6AE"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3E0AE8FD" w14:textId="77777777" w:rsidR="00EA4227" w:rsidRPr="00EA4227" w:rsidRDefault="00EA4227" w:rsidP="00EA4227">
            <w:pPr>
              <w:spacing w:before="73" w:line="276" w:lineRule="auto"/>
              <w:rPr>
                <w:sz w:val="24"/>
                <w:szCs w:val="24"/>
              </w:rPr>
            </w:pPr>
            <w:r w:rsidRPr="00EA4227">
              <w:rPr>
                <w:sz w:val="24"/>
                <w:szCs w:val="24"/>
              </w:rPr>
              <w:t>President &amp; CEO</w:t>
            </w:r>
          </w:p>
        </w:tc>
      </w:tr>
      <w:tr w:rsidR="00EA4227" w:rsidRPr="00EA4227" w14:paraId="09B57600" w14:textId="77777777">
        <w:trPr>
          <w:tblCellSpacing w:w="15" w:type="dxa"/>
        </w:trPr>
        <w:tc>
          <w:tcPr>
            <w:tcW w:w="0" w:type="auto"/>
            <w:tcBorders>
              <w:top w:val="dashed" w:sz="6" w:space="0" w:color="999999"/>
              <w:left w:val="dashed" w:sz="6" w:space="0" w:color="999999"/>
            </w:tcBorders>
            <w:vAlign w:val="center"/>
            <w:hideMark/>
          </w:tcPr>
          <w:p w14:paraId="5EEF12BE"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14AEF092"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164FD9F2" w14:textId="77777777" w:rsidR="00EA4227" w:rsidRPr="00EA4227" w:rsidRDefault="00EA4227" w:rsidP="00EA4227">
            <w:pPr>
              <w:spacing w:before="73" w:line="276" w:lineRule="auto"/>
              <w:rPr>
                <w:sz w:val="24"/>
                <w:szCs w:val="24"/>
              </w:rPr>
            </w:pPr>
            <w:r w:rsidRPr="00EA4227">
              <w:rPr>
                <w:sz w:val="24"/>
                <w:szCs w:val="24"/>
              </w:rPr>
              <w:t>Global Programs</w:t>
            </w:r>
          </w:p>
        </w:tc>
        <w:tc>
          <w:tcPr>
            <w:tcW w:w="0" w:type="auto"/>
            <w:tcBorders>
              <w:top w:val="dashed" w:sz="6" w:space="0" w:color="999999"/>
              <w:left w:val="dashed" w:sz="6" w:space="0" w:color="999999"/>
            </w:tcBorders>
            <w:vAlign w:val="center"/>
            <w:hideMark/>
          </w:tcPr>
          <w:p w14:paraId="1068E8A4"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23B1993F"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6F50CC2B" w14:textId="77777777" w:rsidR="00EA4227" w:rsidRPr="00EA4227" w:rsidRDefault="00EA4227" w:rsidP="00EA4227">
            <w:pPr>
              <w:spacing w:before="73" w:line="276" w:lineRule="auto"/>
              <w:rPr>
                <w:sz w:val="24"/>
                <w:szCs w:val="24"/>
              </w:rPr>
            </w:pPr>
          </w:p>
        </w:tc>
      </w:tr>
      <w:tr w:rsidR="00EA4227" w:rsidRPr="00EA4227" w14:paraId="1047996B" w14:textId="77777777">
        <w:trPr>
          <w:tblCellSpacing w:w="15" w:type="dxa"/>
        </w:trPr>
        <w:tc>
          <w:tcPr>
            <w:tcW w:w="0" w:type="auto"/>
            <w:tcBorders>
              <w:top w:val="dashed" w:sz="6" w:space="0" w:color="999999"/>
              <w:left w:val="dashed" w:sz="6" w:space="0" w:color="999999"/>
            </w:tcBorders>
            <w:vAlign w:val="center"/>
            <w:hideMark/>
          </w:tcPr>
          <w:p w14:paraId="117C9287"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730E052E"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7BE9A221" w14:textId="77777777" w:rsidR="00EA4227" w:rsidRPr="00EA4227" w:rsidRDefault="00EA4227" w:rsidP="00EA4227">
            <w:pPr>
              <w:spacing w:before="73" w:line="276" w:lineRule="auto"/>
              <w:rPr>
                <w:sz w:val="24"/>
                <w:szCs w:val="24"/>
              </w:rPr>
            </w:pPr>
            <w:r w:rsidRPr="00EA4227">
              <w:rPr>
                <w:sz w:val="24"/>
                <w:szCs w:val="24"/>
              </w:rPr>
              <w:t>Foreign Agricultural Service,</w:t>
            </w:r>
          </w:p>
        </w:tc>
        <w:tc>
          <w:tcPr>
            <w:tcW w:w="0" w:type="auto"/>
            <w:vAlign w:val="center"/>
            <w:hideMark/>
          </w:tcPr>
          <w:p w14:paraId="4CFDC5E5" w14:textId="77777777" w:rsidR="00EA4227" w:rsidRPr="00EA4227" w:rsidRDefault="00EA4227" w:rsidP="00EA4227">
            <w:pPr>
              <w:spacing w:before="73" w:line="276" w:lineRule="auto"/>
              <w:rPr>
                <w:sz w:val="24"/>
                <w:szCs w:val="24"/>
              </w:rPr>
            </w:pPr>
          </w:p>
        </w:tc>
        <w:tc>
          <w:tcPr>
            <w:tcW w:w="0" w:type="auto"/>
            <w:vAlign w:val="center"/>
            <w:hideMark/>
          </w:tcPr>
          <w:p w14:paraId="3E9DD069" w14:textId="77777777" w:rsidR="00EA4227" w:rsidRPr="00EA4227" w:rsidRDefault="00EA4227" w:rsidP="00EA4227">
            <w:pPr>
              <w:spacing w:before="73" w:line="276" w:lineRule="auto"/>
              <w:rPr>
                <w:sz w:val="24"/>
                <w:szCs w:val="24"/>
              </w:rPr>
            </w:pPr>
          </w:p>
        </w:tc>
        <w:tc>
          <w:tcPr>
            <w:tcW w:w="0" w:type="auto"/>
            <w:vAlign w:val="center"/>
            <w:hideMark/>
          </w:tcPr>
          <w:p w14:paraId="47512D67" w14:textId="77777777" w:rsidR="00EA4227" w:rsidRPr="00EA4227" w:rsidRDefault="00EA4227" w:rsidP="00EA4227">
            <w:pPr>
              <w:spacing w:before="73" w:line="276" w:lineRule="auto"/>
              <w:rPr>
                <w:sz w:val="24"/>
                <w:szCs w:val="24"/>
              </w:rPr>
            </w:pPr>
          </w:p>
        </w:tc>
      </w:tr>
      <w:tr w:rsidR="00EA4227" w:rsidRPr="00EA4227" w14:paraId="52EF8FC9" w14:textId="77777777">
        <w:trPr>
          <w:tblCellSpacing w:w="15" w:type="dxa"/>
        </w:trPr>
        <w:tc>
          <w:tcPr>
            <w:tcW w:w="0" w:type="auto"/>
            <w:tcBorders>
              <w:top w:val="dashed" w:sz="6" w:space="0" w:color="999999"/>
              <w:left w:val="dashed" w:sz="6" w:space="0" w:color="999999"/>
            </w:tcBorders>
            <w:vAlign w:val="center"/>
            <w:hideMark/>
          </w:tcPr>
          <w:p w14:paraId="25D55EE9"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05A6DD9A"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6D8FFEF6" w14:textId="77777777" w:rsidR="00EA4227" w:rsidRPr="00EA4227" w:rsidRDefault="00EA4227" w:rsidP="00EA4227">
            <w:pPr>
              <w:spacing w:before="73" w:line="276" w:lineRule="auto"/>
              <w:rPr>
                <w:sz w:val="24"/>
                <w:szCs w:val="24"/>
              </w:rPr>
            </w:pPr>
            <w:r w:rsidRPr="00EA4227">
              <w:rPr>
                <w:sz w:val="24"/>
                <w:szCs w:val="24"/>
              </w:rPr>
              <w:t>U.S. Department of Agriculture</w:t>
            </w:r>
          </w:p>
        </w:tc>
        <w:tc>
          <w:tcPr>
            <w:tcW w:w="0" w:type="auto"/>
            <w:vAlign w:val="center"/>
            <w:hideMark/>
          </w:tcPr>
          <w:p w14:paraId="48350F0A" w14:textId="77777777" w:rsidR="00EA4227" w:rsidRPr="00EA4227" w:rsidRDefault="00EA4227" w:rsidP="00EA4227">
            <w:pPr>
              <w:spacing w:before="73" w:line="276" w:lineRule="auto"/>
              <w:rPr>
                <w:sz w:val="24"/>
                <w:szCs w:val="24"/>
              </w:rPr>
            </w:pPr>
          </w:p>
        </w:tc>
        <w:tc>
          <w:tcPr>
            <w:tcW w:w="0" w:type="auto"/>
            <w:vAlign w:val="center"/>
            <w:hideMark/>
          </w:tcPr>
          <w:p w14:paraId="368ECD39" w14:textId="77777777" w:rsidR="00EA4227" w:rsidRPr="00EA4227" w:rsidRDefault="00EA4227" w:rsidP="00EA4227">
            <w:pPr>
              <w:spacing w:before="73" w:line="276" w:lineRule="auto"/>
              <w:rPr>
                <w:sz w:val="24"/>
                <w:szCs w:val="24"/>
              </w:rPr>
            </w:pPr>
          </w:p>
        </w:tc>
        <w:tc>
          <w:tcPr>
            <w:tcW w:w="0" w:type="auto"/>
            <w:vAlign w:val="center"/>
            <w:hideMark/>
          </w:tcPr>
          <w:p w14:paraId="1F63CE57" w14:textId="77777777" w:rsidR="00EA4227" w:rsidRPr="00EA4227" w:rsidRDefault="00EA4227" w:rsidP="00EA4227">
            <w:pPr>
              <w:spacing w:before="73" w:line="276" w:lineRule="auto"/>
              <w:rPr>
                <w:sz w:val="24"/>
                <w:szCs w:val="24"/>
              </w:rPr>
            </w:pPr>
          </w:p>
        </w:tc>
      </w:tr>
      <w:tr w:rsidR="00EA4227" w:rsidRPr="00EA4227" w14:paraId="0516562D" w14:textId="77777777">
        <w:trPr>
          <w:trHeight w:val="450"/>
          <w:tblCellSpacing w:w="15" w:type="dxa"/>
        </w:trPr>
        <w:tc>
          <w:tcPr>
            <w:tcW w:w="0" w:type="auto"/>
            <w:gridSpan w:val="6"/>
            <w:tcBorders>
              <w:top w:val="dashed" w:sz="6" w:space="0" w:color="999999"/>
              <w:left w:val="dashed" w:sz="6" w:space="0" w:color="999999"/>
            </w:tcBorders>
            <w:vAlign w:val="center"/>
            <w:hideMark/>
          </w:tcPr>
          <w:p w14:paraId="4B6BE3FE" w14:textId="77777777" w:rsidR="00EA4227" w:rsidRPr="00EA4227" w:rsidRDefault="00EA4227" w:rsidP="00EA4227">
            <w:pPr>
              <w:spacing w:before="73" w:line="276" w:lineRule="auto"/>
              <w:rPr>
                <w:sz w:val="24"/>
                <w:szCs w:val="24"/>
              </w:rPr>
            </w:pPr>
          </w:p>
        </w:tc>
      </w:tr>
      <w:tr w:rsidR="00EA4227" w:rsidRPr="00EA4227" w14:paraId="14B53142" w14:textId="77777777">
        <w:trPr>
          <w:tblCellSpacing w:w="15" w:type="dxa"/>
        </w:trPr>
        <w:tc>
          <w:tcPr>
            <w:tcW w:w="0" w:type="auto"/>
            <w:tcBorders>
              <w:top w:val="dashed" w:sz="6" w:space="0" w:color="999999"/>
              <w:left w:val="dashed" w:sz="6" w:space="0" w:color="999999"/>
            </w:tcBorders>
            <w:vAlign w:val="center"/>
            <w:hideMark/>
          </w:tcPr>
          <w:p w14:paraId="44F4BA17" w14:textId="77777777" w:rsidR="00EA4227" w:rsidRPr="00EA4227" w:rsidRDefault="00EA4227" w:rsidP="00EA4227">
            <w:pPr>
              <w:spacing w:before="73" w:line="276" w:lineRule="auto"/>
              <w:rPr>
                <w:sz w:val="24"/>
                <w:szCs w:val="24"/>
              </w:rPr>
            </w:pPr>
            <w:r w:rsidRPr="00EA4227">
              <w:rPr>
                <w:sz w:val="24"/>
                <w:szCs w:val="24"/>
              </w:rPr>
              <w:t>Date:</w:t>
            </w:r>
          </w:p>
        </w:tc>
        <w:tc>
          <w:tcPr>
            <w:tcW w:w="0" w:type="auto"/>
            <w:gridSpan w:val="2"/>
            <w:tcBorders>
              <w:top w:val="dashed" w:sz="6" w:space="0" w:color="999999"/>
              <w:left w:val="dashed" w:sz="6" w:space="0" w:color="999999"/>
            </w:tcBorders>
            <w:vAlign w:val="center"/>
            <w:hideMark/>
          </w:tcPr>
          <w:p w14:paraId="7B93D19A" w14:textId="77777777" w:rsidR="00EA4227" w:rsidRPr="00EA4227" w:rsidRDefault="00EA4227" w:rsidP="00EA4227">
            <w:pPr>
              <w:spacing w:before="73" w:line="276" w:lineRule="auto"/>
              <w:rPr>
                <w:sz w:val="24"/>
                <w:szCs w:val="24"/>
              </w:rPr>
            </w:pPr>
            <w:r w:rsidRPr="00EA4227">
              <w:rPr>
                <w:sz w:val="24"/>
                <w:szCs w:val="24"/>
              </w:rPr>
              <w:t>______________________________</w:t>
            </w:r>
          </w:p>
        </w:tc>
        <w:tc>
          <w:tcPr>
            <w:tcW w:w="0" w:type="auto"/>
            <w:tcBorders>
              <w:top w:val="dashed" w:sz="6" w:space="0" w:color="999999"/>
              <w:left w:val="dashed" w:sz="6" w:space="0" w:color="999999"/>
            </w:tcBorders>
            <w:vAlign w:val="center"/>
            <w:hideMark/>
          </w:tcPr>
          <w:p w14:paraId="70DD0B8F"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tcBorders>
            <w:vAlign w:val="center"/>
            <w:hideMark/>
          </w:tcPr>
          <w:p w14:paraId="6B116EA6" w14:textId="77777777" w:rsidR="00EA4227" w:rsidRPr="00EA4227" w:rsidRDefault="00EA4227" w:rsidP="00EA4227">
            <w:pPr>
              <w:spacing w:before="73" w:line="276" w:lineRule="auto"/>
              <w:rPr>
                <w:sz w:val="24"/>
                <w:szCs w:val="24"/>
              </w:rPr>
            </w:pPr>
            <w:r w:rsidRPr="00EA4227">
              <w:rPr>
                <w:sz w:val="24"/>
                <w:szCs w:val="24"/>
              </w:rPr>
              <w:t>Date:</w:t>
            </w:r>
          </w:p>
        </w:tc>
        <w:tc>
          <w:tcPr>
            <w:tcW w:w="0" w:type="auto"/>
            <w:tcBorders>
              <w:top w:val="dashed" w:sz="6" w:space="0" w:color="999999"/>
              <w:left w:val="dashed" w:sz="6" w:space="0" w:color="999999"/>
            </w:tcBorders>
            <w:vAlign w:val="center"/>
            <w:hideMark/>
          </w:tcPr>
          <w:p w14:paraId="16CEC055" w14:textId="77777777" w:rsidR="00EA4227" w:rsidRPr="00EA4227" w:rsidRDefault="00EA4227" w:rsidP="00EA4227">
            <w:pPr>
              <w:spacing w:before="73" w:line="276" w:lineRule="auto"/>
              <w:rPr>
                <w:sz w:val="24"/>
                <w:szCs w:val="24"/>
              </w:rPr>
            </w:pPr>
            <w:r w:rsidRPr="00EA4227">
              <w:rPr>
                <w:sz w:val="24"/>
                <w:szCs w:val="24"/>
              </w:rPr>
              <w:t>______________________________</w:t>
            </w:r>
          </w:p>
        </w:tc>
      </w:tr>
    </w:tbl>
    <w:p w14:paraId="7EE3AE6F" w14:textId="77777777" w:rsidR="00EA4227" w:rsidRDefault="00EA4227" w:rsidP="00EA4227">
      <w:pPr>
        <w:spacing w:before="73" w:line="276" w:lineRule="auto"/>
        <w:rPr>
          <w:b/>
          <w:bCs/>
          <w:sz w:val="24"/>
          <w:szCs w:val="24"/>
        </w:rPr>
      </w:pPr>
    </w:p>
    <w:p w14:paraId="649ACB41" w14:textId="77777777" w:rsidR="00EA4227" w:rsidRDefault="00EA4227" w:rsidP="00EA4227">
      <w:pPr>
        <w:spacing w:before="73" w:line="276" w:lineRule="auto"/>
        <w:rPr>
          <w:b/>
          <w:bCs/>
          <w:sz w:val="24"/>
          <w:szCs w:val="24"/>
        </w:rPr>
      </w:pPr>
    </w:p>
    <w:p w14:paraId="0A448DDD" w14:textId="77777777" w:rsidR="00EA4227" w:rsidRDefault="00EA4227" w:rsidP="00EA4227">
      <w:pPr>
        <w:spacing w:before="73" w:line="276" w:lineRule="auto"/>
        <w:rPr>
          <w:b/>
          <w:bCs/>
          <w:sz w:val="24"/>
          <w:szCs w:val="24"/>
        </w:rPr>
      </w:pPr>
    </w:p>
    <w:p w14:paraId="2778A43D" w14:textId="77777777" w:rsidR="00EA4227" w:rsidRDefault="00EA4227" w:rsidP="00EA4227">
      <w:pPr>
        <w:spacing w:before="73" w:line="276" w:lineRule="auto"/>
        <w:rPr>
          <w:b/>
          <w:bCs/>
          <w:sz w:val="24"/>
          <w:szCs w:val="24"/>
        </w:rPr>
      </w:pPr>
    </w:p>
    <w:p w14:paraId="1B71ED64" w14:textId="77777777" w:rsidR="00EA4227" w:rsidRDefault="00EA4227" w:rsidP="00EA4227">
      <w:pPr>
        <w:spacing w:before="73" w:line="276" w:lineRule="auto"/>
        <w:rPr>
          <w:b/>
          <w:bCs/>
          <w:sz w:val="24"/>
          <w:szCs w:val="24"/>
        </w:rPr>
      </w:pPr>
    </w:p>
    <w:p w14:paraId="0E9FD5FB" w14:textId="77777777" w:rsidR="00EA4227" w:rsidRDefault="00EA4227" w:rsidP="00EA4227">
      <w:pPr>
        <w:spacing w:before="73" w:line="276" w:lineRule="auto"/>
        <w:rPr>
          <w:b/>
          <w:bCs/>
          <w:sz w:val="24"/>
          <w:szCs w:val="24"/>
        </w:rPr>
      </w:pPr>
    </w:p>
    <w:p w14:paraId="5CD29DA2" w14:textId="77777777" w:rsidR="00EA4227" w:rsidRDefault="00EA4227" w:rsidP="00EA4227">
      <w:pPr>
        <w:spacing w:before="73" w:line="276" w:lineRule="auto"/>
        <w:rPr>
          <w:b/>
          <w:bCs/>
          <w:sz w:val="24"/>
          <w:szCs w:val="24"/>
        </w:rPr>
      </w:pPr>
    </w:p>
    <w:p w14:paraId="7CC13BEF" w14:textId="77777777" w:rsidR="00EA4227" w:rsidRDefault="00EA4227" w:rsidP="00EA4227">
      <w:pPr>
        <w:spacing w:before="73" w:line="276" w:lineRule="auto"/>
        <w:rPr>
          <w:b/>
          <w:bCs/>
          <w:sz w:val="24"/>
          <w:szCs w:val="24"/>
        </w:rPr>
      </w:pPr>
    </w:p>
    <w:p w14:paraId="062F632F" w14:textId="220D30F2" w:rsidR="00EA4227" w:rsidRPr="00EA4227" w:rsidRDefault="00EA4227" w:rsidP="00EA4227">
      <w:pPr>
        <w:spacing w:before="73" w:line="276" w:lineRule="auto"/>
        <w:jc w:val="center"/>
        <w:rPr>
          <w:sz w:val="24"/>
          <w:szCs w:val="24"/>
        </w:rPr>
      </w:pPr>
      <w:r w:rsidRPr="00EA4227">
        <w:rPr>
          <w:b/>
          <w:bCs/>
          <w:sz w:val="24"/>
          <w:szCs w:val="24"/>
        </w:rPr>
        <w:t>ATTACHMENT C - 1 </w:t>
      </w:r>
      <w:r w:rsidRPr="00EA4227">
        <w:rPr>
          <w:b/>
          <w:bCs/>
          <w:sz w:val="24"/>
          <w:szCs w:val="24"/>
        </w:rPr>
        <w:br/>
        <w:t>Budget Summary</w:t>
      </w:r>
      <w:r w:rsidRPr="00EA4227">
        <w:rPr>
          <w:b/>
          <w:bCs/>
          <w:sz w:val="24"/>
          <w:szCs w:val="24"/>
        </w:rPr>
        <w:br/>
        <w:t>MODIFICATION I</w:t>
      </w:r>
    </w:p>
    <w:p w14:paraId="62FCAA02" w14:textId="0C3CF7C4" w:rsidR="00EA4227" w:rsidRPr="00EA4227" w:rsidRDefault="00EA4227" w:rsidP="00EA4227">
      <w:pPr>
        <w:spacing w:before="73" w:line="276" w:lineRule="auto"/>
        <w:rPr>
          <w:sz w:val="24"/>
          <w:szCs w:val="24"/>
        </w:rPr>
      </w:pPr>
      <w:r w:rsidRPr="00EA4227">
        <w:rPr>
          <w:b/>
          <w:bCs/>
          <w:sz w:val="24"/>
          <w:szCs w:val="24"/>
        </w:rPr>
        <w:t>Program:</w:t>
      </w:r>
      <w:r w:rsidRPr="00EA4227">
        <w:rPr>
          <w:sz w:val="24"/>
          <w:szCs w:val="24"/>
        </w:rPr>
        <w:t>  MGD</w:t>
      </w:r>
      <w:r w:rsidRPr="00EA4227">
        <w:rPr>
          <w:sz w:val="24"/>
          <w:szCs w:val="24"/>
        </w:rPr>
        <w:br/>
      </w:r>
      <w:r w:rsidRPr="00EA4227">
        <w:rPr>
          <w:b/>
          <w:bCs/>
          <w:sz w:val="24"/>
          <w:szCs w:val="24"/>
        </w:rPr>
        <w:t>Country of Operation:</w:t>
      </w:r>
      <w:r w:rsidRPr="00EA4227">
        <w:rPr>
          <w:sz w:val="24"/>
          <w:szCs w:val="24"/>
        </w:rPr>
        <w:t> Honduras</w:t>
      </w:r>
      <w:r w:rsidRPr="00EA4227">
        <w:rPr>
          <w:sz w:val="24"/>
          <w:szCs w:val="24"/>
        </w:rPr>
        <w:br/>
      </w:r>
      <w:r w:rsidRPr="00EA4227">
        <w:rPr>
          <w:b/>
          <w:bCs/>
          <w:sz w:val="24"/>
          <w:szCs w:val="24"/>
        </w:rPr>
        <w:t>Implementing Organization:</w:t>
      </w:r>
      <w:r w:rsidRPr="00EA4227">
        <w:rPr>
          <w:sz w:val="24"/>
          <w:szCs w:val="24"/>
        </w:rPr>
        <w:t> Partners of the Americas</w:t>
      </w:r>
      <w:r w:rsidRPr="00EA4227">
        <w:rPr>
          <w:sz w:val="24"/>
          <w:szCs w:val="24"/>
        </w:rPr>
        <w:br/>
      </w:r>
      <w:r w:rsidRPr="00EA4227">
        <w:rPr>
          <w:b/>
          <w:bCs/>
          <w:sz w:val="24"/>
          <w:szCs w:val="24"/>
        </w:rPr>
        <w:t>Fiscal Year:</w:t>
      </w:r>
      <w:r w:rsidRPr="00EA4227">
        <w:rPr>
          <w:sz w:val="24"/>
          <w:szCs w:val="24"/>
        </w:rPr>
        <w:t> 2025</w:t>
      </w:r>
      <w:r w:rsidRPr="00EA4227">
        <w:rPr>
          <w:sz w:val="24"/>
          <w:szCs w:val="24"/>
        </w:rPr>
        <w:br/>
      </w:r>
      <w:r w:rsidRPr="00EA4227">
        <w:rPr>
          <w:b/>
          <w:bCs/>
          <w:sz w:val="24"/>
          <w:szCs w:val="24"/>
        </w:rPr>
        <w:t>Agreement Number: </w:t>
      </w:r>
      <w:r w:rsidRPr="00EA4227">
        <w:rPr>
          <w:sz w:val="24"/>
          <w:szCs w:val="24"/>
        </w:rPr>
        <w:t>FFE-522-2025/004-00-A</w:t>
      </w:r>
      <w:r w:rsidRPr="00EA4227">
        <w:rPr>
          <w:sz w:val="24"/>
          <w:szCs w:val="24"/>
        </w:rPr>
        <w:br/>
      </w:r>
    </w:p>
    <w:p w14:paraId="121307D0" w14:textId="77777777" w:rsidR="00EA4227" w:rsidRPr="00EA4227" w:rsidRDefault="00EA4227" w:rsidP="00EA4227">
      <w:pPr>
        <w:spacing w:before="73" w:line="276" w:lineRule="auto"/>
        <w:rPr>
          <w:sz w:val="24"/>
          <w:szCs w:val="24"/>
        </w:rPr>
      </w:pPr>
      <w:r w:rsidRPr="00EA4227">
        <w:rPr>
          <w:b/>
          <w:bCs/>
          <w:sz w:val="24"/>
          <w:szCs w:val="24"/>
        </w:rPr>
        <w:t>Total Amount of Federal Funds Obligated</w:t>
      </w:r>
    </w:p>
    <w:tbl>
      <w:tblPr>
        <w:tblW w:w="0" w:type="auto"/>
        <w:tblBorders>
          <w:top w:val="single" w:sz="6" w:space="0" w:color="808080"/>
          <w:left w:val="single" w:sz="6" w:space="0" w:color="808080"/>
          <w:bottom w:val="dashed" w:sz="6" w:space="0" w:color="999999"/>
          <w:right w:val="dashed" w:sz="6" w:space="0" w:color="999999"/>
        </w:tblBorders>
        <w:shd w:val="clear" w:color="auto" w:fill="FFFFFF"/>
        <w:tblCellMar>
          <w:left w:w="0" w:type="dxa"/>
          <w:right w:w="0" w:type="dxa"/>
        </w:tblCellMar>
        <w:tblLook w:val="04A0" w:firstRow="1" w:lastRow="0" w:firstColumn="1" w:lastColumn="0" w:noHBand="0" w:noVBand="1"/>
      </w:tblPr>
      <w:tblGrid>
        <w:gridCol w:w="1655"/>
        <w:gridCol w:w="1054"/>
        <w:gridCol w:w="1826"/>
        <w:gridCol w:w="1773"/>
        <w:gridCol w:w="1914"/>
        <w:gridCol w:w="1842"/>
      </w:tblGrid>
      <w:tr w:rsidR="009F39E8" w:rsidRPr="00EA4227" w14:paraId="01D8AC2E"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F1F7E6A" w14:textId="77777777" w:rsidR="00EA4227" w:rsidRPr="00EA4227" w:rsidRDefault="00EA4227" w:rsidP="00EA4227">
            <w:pPr>
              <w:spacing w:before="73" w:line="276" w:lineRule="auto"/>
              <w:rPr>
                <w:sz w:val="24"/>
                <w:szCs w:val="24"/>
              </w:rPr>
            </w:pPr>
            <w:r w:rsidRPr="00EA4227">
              <w:rPr>
                <w:b/>
                <w:bCs/>
                <w:sz w:val="24"/>
                <w:szCs w:val="24"/>
              </w:rPr>
              <w:t>Funding Source</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641B020" w14:textId="77777777" w:rsidR="00EA4227" w:rsidRPr="00EA4227" w:rsidRDefault="00EA4227" w:rsidP="00EA4227">
            <w:pPr>
              <w:spacing w:before="73" w:line="276" w:lineRule="auto"/>
              <w:rPr>
                <w:sz w:val="24"/>
                <w:szCs w:val="24"/>
              </w:rPr>
            </w:pPr>
            <w:r w:rsidRPr="00EA4227">
              <w:rPr>
                <w:b/>
                <w:bCs/>
                <w:sz w:val="24"/>
                <w:szCs w:val="24"/>
              </w:rPr>
              <w:t>Funding Year</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10EB323" w14:textId="77777777" w:rsidR="00EA4227" w:rsidRPr="00EA4227" w:rsidRDefault="00EA4227" w:rsidP="00EA4227">
            <w:pPr>
              <w:spacing w:before="73" w:line="276" w:lineRule="auto"/>
              <w:rPr>
                <w:sz w:val="24"/>
                <w:szCs w:val="24"/>
              </w:rPr>
            </w:pPr>
            <w:r w:rsidRPr="00EA4227">
              <w:rPr>
                <w:b/>
                <w:bCs/>
                <w:sz w:val="24"/>
                <w:szCs w:val="24"/>
              </w:rPr>
              <w:t>Commodity Cost (</w:t>
            </w:r>
            <w:proofErr w:type="spellStart"/>
            <w:r w:rsidRPr="00EA4227">
              <w:rPr>
                <w:b/>
                <w:bCs/>
                <w:sz w:val="24"/>
                <w:szCs w:val="24"/>
              </w:rPr>
              <w:t>FFPr</w:t>
            </w:r>
            <w:proofErr w:type="spellEnd"/>
            <w:r w:rsidRPr="00EA4227">
              <w:rPr>
                <w:b/>
                <w:bCs/>
                <w:sz w:val="24"/>
                <w:szCs w:val="24"/>
              </w:rPr>
              <w:t xml:space="preserve"> and MGD Only)</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BFB14C4" w14:textId="77777777" w:rsidR="00EA4227" w:rsidRPr="00EA4227" w:rsidRDefault="00EA4227" w:rsidP="00EA4227">
            <w:pPr>
              <w:spacing w:before="73" w:line="276" w:lineRule="auto"/>
              <w:rPr>
                <w:sz w:val="24"/>
                <w:szCs w:val="24"/>
              </w:rPr>
            </w:pPr>
            <w:r w:rsidRPr="00EA4227">
              <w:rPr>
                <w:b/>
                <w:bCs/>
                <w:sz w:val="24"/>
                <w:szCs w:val="24"/>
              </w:rPr>
              <w:t>Freight Cost (</w:t>
            </w:r>
            <w:proofErr w:type="spellStart"/>
            <w:r w:rsidRPr="00EA4227">
              <w:rPr>
                <w:b/>
                <w:bCs/>
                <w:sz w:val="24"/>
                <w:szCs w:val="24"/>
              </w:rPr>
              <w:t>FFPr</w:t>
            </w:r>
            <w:proofErr w:type="spellEnd"/>
            <w:r w:rsidRPr="00EA4227">
              <w:rPr>
                <w:b/>
                <w:bCs/>
                <w:sz w:val="24"/>
                <w:szCs w:val="24"/>
              </w:rPr>
              <w:t xml:space="preserve"> and MGD Only)</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A586EE2" w14:textId="77777777" w:rsidR="00EA4227" w:rsidRPr="00EA4227" w:rsidRDefault="00EA4227" w:rsidP="00EA4227">
            <w:pPr>
              <w:spacing w:before="73" w:line="276" w:lineRule="auto"/>
              <w:rPr>
                <w:sz w:val="24"/>
                <w:szCs w:val="24"/>
              </w:rPr>
            </w:pPr>
            <w:r w:rsidRPr="00EA4227">
              <w:rPr>
                <w:b/>
                <w:bCs/>
                <w:sz w:val="24"/>
                <w:szCs w:val="24"/>
              </w:rPr>
              <w:t>Administrative Costs (cash portion)</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DA2991D" w14:textId="77777777" w:rsidR="00EA4227" w:rsidRPr="00EA4227" w:rsidRDefault="00EA4227" w:rsidP="00EA4227">
            <w:pPr>
              <w:spacing w:before="73" w:line="276" w:lineRule="auto"/>
              <w:rPr>
                <w:sz w:val="24"/>
                <w:szCs w:val="24"/>
              </w:rPr>
            </w:pPr>
            <w:r w:rsidRPr="00EA4227">
              <w:rPr>
                <w:b/>
                <w:bCs/>
                <w:sz w:val="24"/>
                <w:szCs w:val="24"/>
              </w:rPr>
              <w:t>Total Federal Funding Obligated</w:t>
            </w:r>
          </w:p>
        </w:tc>
      </w:tr>
      <w:tr w:rsidR="009F39E8" w:rsidRPr="00EA4227" w14:paraId="008812D9"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0520E7D" w14:textId="77777777" w:rsidR="00EA4227" w:rsidRPr="00EA4227" w:rsidRDefault="00EA4227" w:rsidP="00EA4227">
            <w:pPr>
              <w:spacing w:before="73" w:line="276" w:lineRule="auto"/>
              <w:rPr>
                <w:sz w:val="24"/>
                <w:szCs w:val="24"/>
              </w:rPr>
            </w:pPr>
            <w:r w:rsidRPr="00EA4227">
              <w:rPr>
                <w:sz w:val="24"/>
                <w:szCs w:val="24"/>
              </w:rPr>
              <w:t>Local and Regional Procurement (LRP)</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702D0F1" w14:textId="77777777" w:rsidR="00EA4227" w:rsidRPr="00EA4227" w:rsidRDefault="00EA4227" w:rsidP="00EA4227">
            <w:pPr>
              <w:spacing w:before="73" w:line="276" w:lineRule="auto"/>
              <w:rPr>
                <w:sz w:val="24"/>
                <w:szCs w:val="24"/>
              </w:rPr>
            </w:pPr>
            <w:r w:rsidRPr="00EA4227">
              <w:rPr>
                <w:sz w:val="24"/>
                <w:szCs w:val="24"/>
              </w:rPr>
              <w:t>2025</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2167DF2"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3EAA94C"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C6D902B" w14:textId="77777777" w:rsidR="00EA4227" w:rsidRPr="00EA4227" w:rsidRDefault="00EA4227" w:rsidP="00EA4227">
            <w:pPr>
              <w:spacing w:before="73" w:line="276" w:lineRule="auto"/>
              <w:rPr>
                <w:sz w:val="24"/>
                <w:szCs w:val="24"/>
              </w:rPr>
            </w:pPr>
            <w:r w:rsidRPr="00EA4227">
              <w:rPr>
                <w:sz w:val="24"/>
                <w:szCs w:val="24"/>
              </w:rPr>
              <w:t>$4,000,000.00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2408702" w14:textId="77777777" w:rsidR="00EA4227" w:rsidRPr="00EA4227" w:rsidRDefault="00EA4227" w:rsidP="00EA4227">
            <w:pPr>
              <w:spacing w:before="73" w:line="276" w:lineRule="auto"/>
              <w:rPr>
                <w:sz w:val="24"/>
                <w:szCs w:val="24"/>
              </w:rPr>
            </w:pPr>
            <w:r w:rsidRPr="00EA4227">
              <w:rPr>
                <w:sz w:val="24"/>
                <w:szCs w:val="24"/>
              </w:rPr>
              <w:t>$4,000,000.00</w:t>
            </w:r>
          </w:p>
        </w:tc>
      </w:tr>
      <w:tr w:rsidR="009F39E8" w:rsidRPr="00EA4227" w14:paraId="536358B5"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F47CE5F" w14:textId="77777777" w:rsidR="00EA4227" w:rsidRPr="00EA4227" w:rsidRDefault="00EA4227" w:rsidP="00EA4227">
            <w:pPr>
              <w:spacing w:before="73" w:line="276" w:lineRule="auto"/>
              <w:rPr>
                <w:sz w:val="24"/>
                <w:szCs w:val="24"/>
              </w:rPr>
            </w:pPr>
            <w:r w:rsidRPr="00EA4227">
              <w:rPr>
                <w:sz w:val="24"/>
                <w:szCs w:val="24"/>
              </w:rPr>
              <w:t xml:space="preserve">McGovern - Dole (Food </w:t>
            </w:r>
            <w:proofErr w:type="gramStart"/>
            <w:r w:rsidRPr="00EA4227">
              <w:rPr>
                <w:sz w:val="24"/>
                <w:szCs w:val="24"/>
              </w:rPr>
              <w:t>For</w:t>
            </w:r>
            <w:proofErr w:type="gramEnd"/>
            <w:r w:rsidRPr="00EA4227">
              <w:rPr>
                <w:sz w:val="24"/>
                <w:szCs w:val="24"/>
              </w:rPr>
              <w:t xml:space="preserve"> Education)</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0C5048D" w14:textId="77777777" w:rsidR="00EA4227" w:rsidRPr="00EA4227" w:rsidRDefault="00EA4227" w:rsidP="00EA4227">
            <w:pPr>
              <w:spacing w:before="73" w:line="276" w:lineRule="auto"/>
              <w:rPr>
                <w:sz w:val="24"/>
                <w:szCs w:val="24"/>
              </w:rPr>
            </w:pPr>
            <w:r w:rsidRPr="00EA4227">
              <w:rPr>
                <w:sz w:val="24"/>
                <w:szCs w:val="24"/>
              </w:rPr>
              <w:t>2025</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14C4734" w14:textId="77777777" w:rsidR="00EA4227" w:rsidRPr="00EA4227" w:rsidRDefault="00EA4227" w:rsidP="00EA4227">
            <w:pPr>
              <w:spacing w:before="73" w:line="276" w:lineRule="auto"/>
              <w:rPr>
                <w:sz w:val="24"/>
                <w:szCs w:val="24"/>
              </w:rPr>
            </w:pPr>
            <w:r w:rsidRPr="00EA4227">
              <w:rPr>
                <w:sz w:val="24"/>
                <w:szCs w:val="24"/>
              </w:rPr>
              <w:t>$9,958,720.00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6544F4A" w14:textId="77777777" w:rsidR="00EA4227" w:rsidRPr="00EA4227" w:rsidRDefault="00EA4227" w:rsidP="00EA4227">
            <w:pPr>
              <w:spacing w:before="73" w:line="276" w:lineRule="auto"/>
              <w:rPr>
                <w:sz w:val="24"/>
                <w:szCs w:val="24"/>
              </w:rPr>
            </w:pPr>
            <w:r w:rsidRPr="00EA4227">
              <w:rPr>
                <w:sz w:val="24"/>
                <w:szCs w:val="24"/>
              </w:rPr>
              <w:t>$2,511,080.00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B728E1A" w14:textId="77777777" w:rsidR="00EA4227" w:rsidRPr="00EA4227" w:rsidRDefault="00EA4227" w:rsidP="00EA4227">
            <w:pPr>
              <w:spacing w:before="73" w:line="276" w:lineRule="auto"/>
              <w:rPr>
                <w:sz w:val="24"/>
                <w:szCs w:val="24"/>
              </w:rPr>
            </w:pPr>
            <w:r w:rsidRPr="00EA4227">
              <w:rPr>
                <w:sz w:val="24"/>
                <w:szCs w:val="24"/>
              </w:rPr>
              <w:t>$23,530,200.00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C27731" w14:textId="77777777" w:rsidR="00EA4227" w:rsidRPr="00EA4227" w:rsidRDefault="00EA4227" w:rsidP="00EA4227">
            <w:pPr>
              <w:spacing w:before="73" w:line="276" w:lineRule="auto"/>
              <w:rPr>
                <w:sz w:val="24"/>
                <w:szCs w:val="24"/>
              </w:rPr>
            </w:pPr>
            <w:r w:rsidRPr="00EA4227">
              <w:rPr>
                <w:sz w:val="24"/>
                <w:szCs w:val="24"/>
              </w:rPr>
              <w:t>$36,000,000.00</w:t>
            </w:r>
          </w:p>
        </w:tc>
      </w:tr>
    </w:tbl>
    <w:p w14:paraId="254F03A7" w14:textId="2187C489" w:rsidR="00EA4227" w:rsidRPr="00EA4227" w:rsidRDefault="00EA4227" w:rsidP="00EA4227">
      <w:pPr>
        <w:spacing w:before="73" w:line="276" w:lineRule="auto"/>
        <w:rPr>
          <w:sz w:val="24"/>
          <w:szCs w:val="24"/>
        </w:rPr>
      </w:pPr>
    </w:p>
    <w:p w14:paraId="634BE6B9" w14:textId="77777777" w:rsidR="00EA4227" w:rsidRPr="00EA4227" w:rsidRDefault="00EA4227" w:rsidP="00EA4227">
      <w:pPr>
        <w:spacing w:before="73" w:line="276" w:lineRule="auto"/>
        <w:rPr>
          <w:sz w:val="24"/>
          <w:szCs w:val="24"/>
        </w:rPr>
      </w:pPr>
      <w:r w:rsidRPr="00EA4227">
        <w:rPr>
          <w:b/>
          <w:bCs/>
          <w:sz w:val="24"/>
          <w:szCs w:val="24"/>
        </w:rPr>
        <w:t>Project Operating Budget</w:t>
      </w:r>
    </w:p>
    <w:tbl>
      <w:tblPr>
        <w:tblW w:w="0" w:type="auto"/>
        <w:tblBorders>
          <w:top w:val="single" w:sz="6" w:space="0" w:color="808080"/>
          <w:left w:val="single" w:sz="6" w:space="0" w:color="808080"/>
          <w:bottom w:val="dashed" w:sz="6" w:space="0" w:color="999999"/>
          <w:right w:val="dashed" w:sz="6" w:space="0" w:color="999999"/>
        </w:tblBorders>
        <w:shd w:val="clear" w:color="auto" w:fill="FFFFFF"/>
        <w:tblCellMar>
          <w:left w:w="0" w:type="dxa"/>
          <w:right w:w="0" w:type="dxa"/>
        </w:tblCellMar>
        <w:tblLook w:val="04A0" w:firstRow="1" w:lastRow="0" w:firstColumn="1" w:lastColumn="0" w:noHBand="0" w:noVBand="1"/>
      </w:tblPr>
      <w:tblGrid>
        <w:gridCol w:w="125"/>
        <w:gridCol w:w="2436"/>
        <w:gridCol w:w="1365"/>
        <w:gridCol w:w="1609"/>
        <w:gridCol w:w="1311"/>
        <w:gridCol w:w="1609"/>
        <w:gridCol w:w="1609"/>
      </w:tblGrid>
      <w:tr w:rsidR="009F39E8" w:rsidRPr="00EA4227" w14:paraId="5C7621AA" w14:textId="77777777">
        <w:trPr>
          <w:tblHeader/>
        </w:trPr>
        <w:tc>
          <w:tcPr>
            <w:tcW w:w="0" w:type="auto"/>
            <w:gridSpan w:val="2"/>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71DF24DD" w14:textId="77777777" w:rsidR="00EA4227" w:rsidRPr="00EA4227" w:rsidRDefault="00EA4227" w:rsidP="00EA4227">
            <w:pPr>
              <w:spacing w:before="73" w:line="276" w:lineRule="auto"/>
              <w:rPr>
                <w:b/>
                <w:bCs/>
                <w:sz w:val="24"/>
                <w:szCs w:val="24"/>
              </w:rPr>
            </w:pPr>
            <w:proofErr w:type="spellStart"/>
            <w:r w:rsidRPr="00EA4227">
              <w:rPr>
                <w:b/>
                <w:bCs/>
                <w:sz w:val="24"/>
                <w:szCs w:val="24"/>
              </w:rPr>
              <w:t>ExpenseType</w:t>
            </w:r>
            <w:proofErr w:type="spellEnd"/>
          </w:p>
        </w:tc>
        <w:tc>
          <w:tcPr>
            <w:tcW w:w="0" w:type="auto"/>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18963470" w14:textId="77777777" w:rsidR="00EA4227" w:rsidRPr="00EA4227" w:rsidRDefault="00EA4227" w:rsidP="00EA4227">
            <w:pPr>
              <w:spacing w:before="73" w:line="276" w:lineRule="auto"/>
              <w:rPr>
                <w:b/>
                <w:bCs/>
                <w:sz w:val="24"/>
                <w:szCs w:val="24"/>
              </w:rPr>
            </w:pPr>
            <w:r w:rsidRPr="00EA4227">
              <w:rPr>
                <w:b/>
                <w:bCs/>
                <w:sz w:val="24"/>
                <w:szCs w:val="24"/>
              </w:rPr>
              <w:t>Monetization Proceeds</w:t>
            </w:r>
          </w:p>
        </w:tc>
        <w:tc>
          <w:tcPr>
            <w:tcW w:w="0" w:type="auto"/>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556673CB" w14:textId="77777777" w:rsidR="00EA4227" w:rsidRPr="00EA4227" w:rsidRDefault="00EA4227" w:rsidP="00EA4227">
            <w:pPr>
              <w:spacing w:before="73" w:line="276" w:lineRule="auto"/>
              <w:rPr>
                <w:b/>
                <w:bCs/>
                <w:sz w:val="24"/>
                <w:szCs w:val="24"/>
              </w:rPr>
            </w:pPr>
            <w:r w:rsidRPr="00EA4227">
              <w:rPr>
                <w:b/>
                <w:bCs/>
                <w:sz w:val="24"/>
                <w:szCs w:val="24"/>
              </w:rPr>
              <w:t>FAS Funds</w:t>
            </w:r>
          </w:p>
        </w:tc>
        <w:tc>
          <w:tcPr>
            <w:tcW w:w="0" w:type="auto"/>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56751B0C" w14:textId="77777777" w:rsidR="00EA4227" w:rsidRPr="00EA4227" w:rsidRDefault="00EA4227" w:rsidP="00EA4227">
            <w:pPr>
              <w:spacing w:before="73" w:line="276" w:lineRule="auto"/>
              <w:rPr>
                <w:b/>
                <w:bCs/>
                <w:sz w:val="24"/>
                <w:szCs w:val="24"/>
              </w:rPr>
            </w:pPr>
            <w:r w:rsidRPr="00EA4227">
              <w:rPr>
                <w:b/>
                <w:bCs/>
                <w:sz w:val="24"/>
                <w:szCs w:val="24"/>
              </w:rPr>
              <w:t>Cost Share</w:t>
            </w:r>
          </w:p>
        </w:tc>
        <w:tc>
          <w:tcPr>
            <w:tcW w:w="0" w:type="auto"/>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659B6F34" w14:textId="77777777" w:rsidR="00EA4227" w:rsidRPr="00EA4227" w:rsidRDefault="00EA4227" w:rsidP="00EA4227">
            <w:pPr>
              <w:spacing w:before="73" w:line="276" w:lineRule="auto"/>
              <w:rPr>
                <w:b/>
                <w:bCs/>
                <w:sz w:val="24"/>
                <w:szCs w:val="24"/>
              </w:rPr>
            </w:pPr>
            <w:r w:rsidRPr="00EA4227">
              <w:rPr>
                <w:b/>
                <w:bCs/>
                <w:sz w:val="24"/>
                <w:szCs w:val="24"/>
              </w:rPr>
              <w:t>Total w/out Cost Share</w:t>
            </w:r>
          </w:p>
        </w:tc>
        <w:tc>
          <w:tcPr>
            <w:tcW w:w="0" w:type="auto"/>
            <w:tcBorders>
              <w:top w:val="dashed" w:sz="6" w:space="0" w:color="000000"/>
              <w:left w:val="dashed" w:sz="6" w:space="0" w:color="000000"/>
              <w:bottom w:val="single" w:sz="6" w:space="0" w:color="838594"/>
              <w:right w:val="single" w:sz="6" w:space="0" w:color="838594"/>
            </w:tcBorders>
            <w:shd w:val="clear" w:color="auto" w:fill="D7E6EC"/>
            <w:vAlign w:val="center"/>
            <w:hideMark/>
          </w:tcPr>
          <w:p w14:paraId="1706018C" w14:textId="77777777" w:rsidR="00EA4227" w:rsidRPr="00EA4227" w:rsidRDefault="00EA4227" w:rsidP="00EA4227">
            <w:pPr>
              <w:spacing w:before="73" w:line="276" w:lineRule="auto"/>
              <w:rPr>
                <w:b/>
                <w:bCs/>
                <w:sz w:val="24"/>
                <w:szCs w:val="24"/>
              </w:rPr>
            </w:pPr>
            <w:r w:rsidRPr="00EA4227">
              <w:rPr>
                <w:b/>
                <w:bCs/>
                <w:sz w:val="24"/>
                <w:szCs w:val="24"/>
              </w:rPr>
              <w:t>Total w/Cost Share</w:t>
            </w:r>
          </w:p>
        </w:tc>
      </w:tr>
      <w:tr w:rsidR="00EA4227" w:rsidRPr="00EA4227" w14:paraId="160334D1" w14:textId="77777777">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AF64D60" w14:textId="77777777" w:rsidR="00EA4227" w:rsidRPr="00EA4227" w:rsidRDefault="00EA4227" w:rsidP="00EA4227">
            <w:pPr>
              <w:spacing w:before="73" w:line="276" w:lineRule="auto"/>
              <w:rPr>
                <w:sz w:val="24"/>
                <w:szCs w:val="24"/>
              </w:rPr>
            </w:pPr>
            <w:r w:rsidRPr="00EA4227">
              <w:rPr>
                <w:b/>
                <w:bCs/>
                <w:sz w:val="24"/>
                <w:szCs w:val="24"/>
              </w:rPr>
              <w:t>Administration</w:t>
            </w:r>
          </w:p>
        </w:tc>
      </w:tr>
      <w:tr w:rsidR="009F39E8" w:rsidRPr="00EA4227" w14:paraId="2FF27F25"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40E00B5"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83DDDDE" w14:textId="77777777" w:rsidR="00EA4227" w:rsidRPr="00EA4227" w:rsidRDefault="00EA4227" w:rsidP="00EA4227">
            <w:pPr>
              <w:spacing w:before="73" w:line="276" w:lineRule="auto"/>
              <w:rPr>
                <w:sz w:val="24"/>
                <w:szCs w:val="24"/>
              </w:rPr>
            </w:pPr>
            <w:r w:rsidRPr="00EA4227">
              <w:rPr>
                <w:sz w:val="24"/>
                <w:szCs w:val="24"/>
              </w:rPr>
              <w:t>Supplies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8757DBD"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E65B1AC" w14:textId="77777777" w:rsidR="00EA4227" w:rsidRPr="00EA4227" w:rsidRDefault="00EA4227" w:rsidP="00EA4227">
            <w:pPr>
              <w:spacing w:before="73" w:line="276" w:lineRule="auto"/>
              <w:rPr>
                <w:sz w:val="24"/>
                <w:szCs w:val="24"/>
              </w:rPr>
            </w:pPr>
            <w:r w:rsidRPr="00EA4227">
              <w:rPr>
                <w:sz w:val="24"/>
                <w:szCs w:val="24"/>
              </w:rPr>
              <w:t>$82,190.64</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E5DF09F"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4E4D522" w14:textId="77777777" w:rsidR="00EA4227" w:rsidRPr="00EA4227" w:rsidRDefault="00EA4227" w:rsidP="00EA4227">
            <w:pPr>
              <w:spacing w:before="73" w:line="276" w:lineRule="auto"/>
              <w:rPr>
                <w:sz w:val="24"/>
                <w:szCs w:val="24"/>
              </w:rPr>
            </w:pPr>
            <w:r w:rsidRPr="00EA4227">
              <w:rPr>
                <w:sz w:val="24"/>
                <w:szCs w:val="24"/>
              </w:rPr>
              <w:t>$82,190.64</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9D15D3B" w14:textId="77777777" w:rsidR="00EA4227" w:rsidRPr="00EA4227" w:rsidRDefault="00EA4227" w:rsidP="00EA4227">
            <w:pPr>
              <w:spacing w:before="73" w:line="276" w:lineRule="auto"/>
              <w:rPr>
                <w:sz w:val="24"/>
                <w:szCs w:val="24"/>
              </w:rPr>
            </w:pPr>
            <w:r w:rsidRPr="00EA4227">
              <w:rPr>
                <w:sz w:val="24"/>
                <w:szCs w:val="24"/>
              </w:rPr>
              <w:t>$82,190.64</w:t>
            </w:r>
          </w:p>
        </w:tc>
      </w:tr>
      <w:tr w:rsidR="009F39E8" w:rsidRPr="00EA4227" w14:paraId="46E77D59"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50478B3"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7971EBB" w14:textId="77777777" w:rsidR="00EA4227" w:rsidRPr="00EA4227" w:rsidRDefault="00EA4227" w:rsidP="00EA4227">
            <w:pPr>
              <w:spacing w:before="73" w:line="276" w:lineRule="auto"/>
              <w:rPr>
                <w:sz w:val="24"/>
                <w:szCs w:val="24"/>
              </w:rPr>
            </w:pPr>
            <w:r w:rsidRPr="00EA4227">
              <w:rPr>
                <w:sz w:val="24"/>
                <w:szCs w:val="24"/>
              </w:rPr>
              <w:t>Equipment</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B82AC26"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F12FAD4" w14:textId="77777777" w:rsidR="00EA4227" w:rsidRPr="00EA4227" w:rsidRDefault="00EA4227" w:rsidP="00EA4227">
            <w:pPr>
              <w:spacing w:before="73" w:line="276" w:lineRule="auto"/>
              <w:rPr>
                <w:sz w:val="24"/>
                <w:szCs w:val="24"/>
              </w:rPr>
            </w:pPr>
            <w:r w:rsidRPr="00EA4227">
              <w:rPr>
                <w:sz w:val="24"/>
                <w:szCs w:val="24"/>
              </w:rPr>
              <w:t>$53,000.00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2D8CBB"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C7CA332" w14:textId="77777777" w:rsidR="00EA4227" w:rsidRPr="00EA4227" w:rsidRDefault="00EA4227" w:rsidP="00EA4227">
            <w:pPr>
              <w:spacing w:before="73" w:line="276" w:lineRule="auto"/>
              <w:rPr>
                <w:sz w:val="24"/>
                <w:szCs w:val="24"/>
              </w:rPr>
            </w:pPr>
            <w:r w:rsidRPr="00EA4227">
              <w:rPr>
                <w:sz w:val="24"/>
                <w:szCs w:val="24"/>
              </w:rPr>
              <w:t>$53,000.00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48D9706" w14:textId="77777777" w:rsidR="00EA4227" w:rsidRPr="00EA4227" w:rsidRDefault="00EA4227" w:rsidP="00EA4227">
            <w:pPr>
              <w:spacing w:before="73" w:line="276" w:lineRule="auto"/>
              <w:rPr>
                <w:sz w:val="24"/>
                <w:szCs w:val="24"/>
              </w:rPr>
            </w:pPr>
            <w:r w:rsidRPr="00EA4227">
              <w:rPr>
                <w:sz w:val="24"/>
                <w:szCs w:val="24"/>
              </w:rPr>
              <w:t>$53,000.00</w:t>
            </w:r>
          </w:p>
        </w:tc>
      </w:tr>
      <w:tr w:rsidR="009F39E8" w:rsidRPr="00EA4227" w14:paraId="408902A1"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9C093B4"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BEF2819" w14:textId="77777777" w:rsidR="00EA4227" w:rsidRPr="00EA4227" w:rsidRDefault="00EA4227" w:rsidP="00EA4227">
            <w:pPr>
              <w:spacing w:before="73" w:line="276" w:lineRule="auto"/>
              <w:rPr>
                <w:sz w:val="24"/>
                <w:szCs w:val="24"/>
              </w:rPr>
            </w:pPr>
            <w:r w:rsidRPr="00EA4227">
              <w:rPr>
                <w:sz w:val="24"/>
                <w:szCs w:val="24"/>
              </w:rPr>
              <w:t>Travel</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0E21A6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D1BBAA8" w14:textId="77777777" w:rsidR="00EA4227" w:rsidRPr="00EA4227" w:rsidRDefault="00EA4227" w:rsidP="00EA4227">
            <w:pPr>
              <w:spacing w:before="73" w:line="276" w:lineRule="auto"/>
              <w:rPr>
                <w:sz w:val="24"/>
                <w:szCs w:val="24"/>
              </w:rPr>
            </w:pPr>
            <w:r w:rsidRPr="00EA4227">
              <w:rPr>
                <w:sz w:val="24"/>
                <w:szCs w:val="24"/>
              </w:rPr>
              <w:t>$368,758.30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BD4A5AF"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7E4FE91" w14:textId="77777777" w:rsidR="00EA4227" w:rsidRPr="00EA4227" w:rsidRDefault="00EA4227" w:rsidP="00EA4227">
            <w:pPr>
              <w:spacing w:before="73" w:line="276" w:lineRule="auto"/>
              <w:rPr>
                <w:sz w:val="24"/>
                <w:szCs w:val="24"/>
              </w:rPr>
            </w:pPr>
            <w:r w:rsidRPr="00EA4227">
              <w:rPr>
                <w:sz w:val="24"/>
                <w:szCs w:val="24"/>
              </w:rPr>
              <w:t>$368,758.30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706F244" w14:textId="77777777" w:rsidR="00EA4227" w:rsidRPr="00EA4227" w:rsidRDefault="00EA4227" w:rsidP="00EA4227">
            <w:pPr>
              <w:spacing w:before="73" w:line="276" w:lineRule="auto"/>
              <w:rPr>
                <w:sz w:val="24"/>
                <w:szCs w:val="24"/>
              </w:rPr>
            </w:pPr>
            <w:r w:rsidRPr="00EA4227">
              <w:rPr>
                <w:sz w:val="24"/>
                <w:szCs w:val="24"/>
              </w:rPr>
              <w:t>$368,758.30</w:t>
            </w:r>
          </w:p>
        </w:tc>
      </w:tr>
      <w:tr w:rsidR="009F39E8" w:rsidRPr="00EA4227" w14:paraId="500D99D5"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336B1DA"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451F075" w14:textId="77777777" w:rsidR="00EA4227" w:rsidRPr="00EA4227" w:rsidRDefault="00EA4227" w:rsidP="00EA4227">
            <w:pPr>
              <w:spacing w:before="73" w:line="276" w:lineRule="auto"/>
              <w:rPr>
                <w:sz w:val="24"/>
                <w:szCs w:val="24"/>
              </w:rPr>
            </w:pPr>
            <w:r w:rsidRPr="00EA4227">
              <w:rPr>
                <w:sz w:val="24"/>
                <w:szCs w:val="24"/>
              </w:rPr>
              <w:t>Professional Services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828070"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7860A8D" w14:textId="77777777" w:rsidR="00EA4227" w:rsidRPr="00EA4227" w:rsidRDefault="00EA4227" w:rsidP="00EA4227">
            <w:pPr>
              <w:spacing w:before="73" w:line="276" w:lineRule="auto"/>
              <w:rPr>
                <w:sz w:val="24"/>
                <w:szCs w:val="24"/>
              </w:rPr>
            </w:pPr>
            <w:r w:rsidRPr="00EA4227">
              <w:rPr>
                <w:sz w:val="24"/>
                <w:szCs w:val="24"/>
              </w:rPr>
              <w:t>$1,182,800.00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C4F9019"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357F6DB" w14:textId="77777777" w:rsidR="00EA4227" w:rsidRPr="00EA4227" w:rsidRDefault="00EA4227" w:rsidP="00EA4227">
            <w:pPr>
              <w:spacing w:before="73" w:line="276" w:lineRule="auto"/>
              <w:rPr>
                <w:sz w:val="24"/>
                <w:szCs w:val="24"/>
              </w:rPr>
            </w:pPr>
            <w:r w:rsidRPr="00EA4227">
              <w:rPr>
                <w:sz w:val="24"/>
                <w:szCs w:val="24"/>
              </w:rPr>
              <w:t>$1,182,800.00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0A61F5B" w14:textId="77777777" w:rsidR="00EA4227" w:rsidRPr="00EA4227" w:rsidRDefault="00EA4227" w:rsidP="00EA4227">
            <w:pPr>
              <w:spacing w:before="73" w:line="276" w:lineRule="auto"/>
              <w:rPr>
                <w:sz w:val="24"/>
                <w:szCs w:val="24"/>
              </w:rPr>
            </w:pPr>
            <w:r w:rsidRPr="00EA4227">
              <w:rPr>
                <w:sz w:val="24"/>
                <w:szCs w:val="24"/>
              </w:rPr>
              <w:t>$1,182,800.00</w:t>
            </w:r>
          </w:p>
        </w:tc>
      </w:tr>
      <w:tr w:rsidR="009F39E8" w:rsidRPr="00EA4227" w14:paraId="193882C7"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4D36DED"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E2CE601" w14:textId="77777777" w:rsidR="00EA4227" w:rsidRPr="00EA4227" w:rsidRDefault="00EA4227" w:rsidP="00EA4227">
            <w:pPr>
              <w:spacing w:before="73" w:line="276" w:lineRule="auto"/>
              <w:rPr>
                <w:sz w:val="24"/>
                <w:szCs w:val="24"/>
              </w:rPr>
            </w:pPr>
            <w:r w:rsidRPr="00EA4227">
              <w:rPr>
                <w:sz w:val="24"/>
                <w:szCs w:val="24"/>
              </w:rPr>
              <w:t>Benefits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B80841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C582405" w14:textId="77777777" w:rsidR="00EA4227" w:rsidRPr="00EA4227" w:rsidRDefault="00EA4227" w:rsidP="00EA4227">
            <w:pPr>
              <w:spacing w:before="73" w:line="276" w:lineRule="auto"/>
              <w:rPr>
                <w:sz w:val="24"/>
                <w:szCs w:val="24"/>
              </w:rPr>
            </w:pPr>
            <w:r w:rsidRPr="00EA4227">
              <w:rPr>
                <w:sz w:val="24"/>
                <w:szCs w:val="24"/>
              </w:rPr>
              <w:t>$2,027,170.96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C6AC07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666573E" w14:textId="77777777" w:rsidR="00EA4227" w:rsidRPr="00EA4227" w:rsidRDefault="00EA4227" w:rsidP="00EA4227">
            <w:pPr>
              <w:spacing w:before="73" w:line="276" w:lineRule="auto"/>
              <w:rPr>
                <w:sz w:val="24"/>
                <w:szCs w:val="24"/>
              </w:rPr>
            </w:pPr>
            <w:r w:rsidRPr="00EA4227">
              <w:rPr>
                <w:sz w:val="24"/>
                <w:szCs w:val="24"/>
              </w:rPr>
              <w:t>$2,027,170.96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F2DC055" w14:textId="77777777" w:rsidR="00EA4227" w:rsidRPr="00EA4227" w:rsidRDefault="00EA4227" w:rsidP="00EA4227">
            <w:pPr>
              <w:spacing w:before="73" w:line="276" w:lineRule="auto"/>
              <w:rPr>
                <w:sz w:val="24"/>
                <w:szCs w:val="24"/>
              </w:rPr>
            </w:pPr>
            <w:r w:rsidRPr="00EA4227">
              <w:rPr>
                <w:sz w:val="24"/>
                <w:szCs w:val="24"/>
              </w:rPr>
              <w:t>$2,027,170.96</w:t>
            </w:r>
          </w:p>
        </w:tc>
      </w:tr>
      <w:tr w:rsidR="009F39E8" w:rsidRPr="00EA4227" w14:paraId="020C0C32"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7FDD68C"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01C92EC" w14:textId="77777777" w:rsidR="00EA4227" w:rsidRPr="00EA4227" w:rsidRDefault="00EA4227" w:rsidP="00EA4227">
            <w:pPr>
              <w:spacing w:before="73" w:line="276" w:lineRule="auto"/>
              <w:rPr>
                <w:sz w:val="24"/>
                <w:szCs w:val="24"/>
              </w:rPr>
            </w:pPr>
            <w:r w:rsidRPr="00EA4227">
              <w:rPr>
                <w:sz w:val="24"/>
                <w:szCs w:val="24"/>
              </w:rPr>
              <w:t>Salaries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33D4E4F"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1F22018" w14:textId="77777777" w:rsidR="00EA4227" w:rsidRPr="00EA4227" w:rsidRDefault="00EA4227" w:rsidP="00EA4227">
            <w:pPr>
              <w:spacing w:before="73" w:line="276" w:lineRule="auto"/>
              <w:rPr>
                <w:sz w:val="24"/>
                <w:szCs w:val="24"/>
              </w:rPr>
            </w:pPr>
            <w:r w:rsidRPr="00EA4227">
              <w:rPr>
                <w:sz w:val="24"/>
                <w:szCs w:val="24"/>
              </w:rPr>
              <w:t>$5,286,497.76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0C5E1B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2709DF2" w14:textId="77777777" w:rsidR="00EA4227" w:rsidRPr="00EA4227" w:rsidRDefault="00EA4227" w:rsidP="00EA4227">
            <w:pPr>
              <w:spacing w:before="73" w:line="276" w:lineRule="auto"/>
              <w:rPr>
                <w:sz w:val="24"/>
                <w:szCs w:val="24"/>
              </w:rPr>
            </w:pPr>
            <w:r w:rsidRPr="00EA4227">
              <w:rPr>
                <w:sz w:val="24"/>
                <w:szCs w:val="24"/>
              </w:rPr>
              <w:t>$5,286,497.76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5680171" w14:textId="77777777" w:rsidR="00EA4227" w:rsidRPr="00EA4227" w:rsidRDefault="00EA4227" w:rsidP="00EA4227">
            <w:pPr>
              <w:spacing w:before="73" w:line="276" w:lineRule="auto"/>
              <w:rPr>
                <w:sz w:val="24"/>
                <w:szCs w:val="24"/>
              </w:rPr>
            </w:pPr>
            <w:r w:rsidRPr="00EA4227">
              <w:rPr>
                <w:sz w:val="24"/>
                <w:szCs w:val="24"/>
              </w:rPr>
              <w:t>$5,286,497.76</w:t>
            </w:r>
          </w:p>
        </w:tc>
      </w:tr>
      <w:tr w:rsidR="009F39E8" w:rsidRPr="00EA4227" w14:paraId="6E15506F"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33C79DC"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21BC065" w14:textId="77777777" w:rsidR="00EA4227" w:rsidRPr="00EA4227" w:rsidRDefault="00EA4227" w:rsidP="00EA4227">
            <w:pPr>
              <w:spacing w:before="73" w:line="276" w:lineRule="auto"/>
              <w:rPr>
                <w:sz w:val="24"/>
                <w:szCs w:val="24"/>
              </w:rPr>
            </w:pPr>
            <w:r w:rsidRPr="00EA4227">
              <w:rPr>
                <w:sz w:val="24"/>
                <w:szCs w:val="24"/>
              </w:rPr>
              <w:t>Other</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DB0BA82"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FEFE291" w14:textId="77777777" w:rsidR="00EA4227" w:rsidRPr="00EA4227" w:rsidRDefault="00EA4227" w:rsidP="00EA4227">
            <w:pPr>
              <w:spacing w:before="73" w:line="276" w:lineRule="auto"/>
              <w:rPr>
                <w:sz w:val="24"/>
                <w:szCs w:val="24"/>
              </w:rPr>
            </w:pPr>
            <w:r w:rsidRPr="00EA4227">
              <w:rPr>
                <w:sz w:val="24"/>
                <w:szCs w:val="24"/>
              </w:rPr>
              <w:t>$646,819.51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0D3D09C"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8F6B4C9" w14:textId="77777777" w:rsidR="00EA4227" w:rsidRPr="00EA4227" w:rsidRDefault="00EA4227" w:rsidP="00EA4227">
            <w:pPr>
              <w:spacing w:before="73" w:line="276" w:lineRule="auto"/>
              <w:rPr>
                <w:sz w:val="24"/>
                <w:szCs w:val="24"/>
              </w:rPr>
            </w:pPr>
            <w:r w:rsidRPr="00EA4227">
              <w:rPr>
                <w:sz w:val="24"/>
                <w:szCs w:val="24"/>
              </w:rPr>
              <w:t>$646,819.51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B823AC5" w14:textId="77777777" w:rsidR="00EA4227" w:rsidRPr="00EA4227" w:rsidRDefault="00EA4227" w:rsidP="00EA4227">
            <w:pPr>
              <w:spacing w:before="73" w:line="276" w:lineRule="auto"/>
              <w:rPr>
                <w:sz w:val="24"/>
                <w:szCs w:val="24"/>
              </w:rPr>
            </w:pPr>
            <w:r w:rsidRPr="00EA4227">
              <w:rPr>
                <w:sz w:val="24"/>
                <w:szCs w:val="24"/>
              </w:rPr>
              <w:t>$646,819.51</w:t>
            </w:r>
          </w:p>
        </w:tc>
      </w:tr>
      <w:tr w:rsidR="009F39E8" w:rsidRPr="00EA4227" w14:paraId="57D34C79"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2BBAD5B" w14:textId="77777777" w:rsidR="00EA4227" w:rsidRPr="00EA4227" w:rsidRDefault="00EA4227" w:rsidP="00EA4227">
            <w:pPr>
              <w:spacing w:before="73" w:line="276" w:lineRule="auto"/>
              <w:rPr>
                <w:sz w:val="24"/>
                <w:szCs w:val="24"/>
              </w:rPr>
            </w:pPr>
            <w:r w:rsidRPr="00EA4227">
              <w:rPr>
                <w:b/>
                <w:bCs/>
                <w:sz w:val="24"/>
                <w:szCs w:val="24"/>
              </w:rPr>
              <w:t>Total Administration</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4F65FC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AC59927" w14:textId="77777777" w:rsidR="00EA4227" w:rsidRPr="00EA4227" w:rsidRDefault="00EA4227" w:rsidP="00EA4227">
            <w:pPr>
              <w:spacing w:before="73" w:line="276" w:lineRule="auto"/>
              <w:rPr>
                <w:sz w:val="24"/>
                <w:szCs w:val="24"/>
              </w:rPr>
            </w:pPr>
            <w:r w:rsidRPr="00EA4227">
              <w:rPr>
                <w:sz w:val="24"/>
                <w:szCs w:val="24"/>
              </w:rPr>
              <w:t>$9,647,237.17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991660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A03F3EF" w14:textId="77777777" w:rsidR="00EA4227" w:rsidRPr="00EA4227" w:rsidRDefault="00EA4227" w:rsidP="00EA4227">
            <w:pPr>
              <w:spacing w:before="73" w:line="276" w:lineRule="auto"/>
              <w:rPr>
                <w:sz w:val="24"/>
                <w:szCs w:val="24"/>
              </w:rPr>
            </w:pPr>
            <w:r w:rsidRPr="00EA4227">
              <w:rPr>
                <w:sz w:val="24"/>
                <w:szCs w:val="24"/>
              </w:rPr>
              <w:t>$9,647,237.17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B1E60D" w14:textId="77777777" w:rsidR="00EA4227" w:rsidRPr="00EA4227" w:rsidRDefault="00EA4227" w:rsidP="00EA4227">
            <w:pPr>
              <w:spacing w:before="73" w:line="276" w:lineRule="auto"/>
              <w:rPr>
                <w:sz w:val="24"/>
                <w:szCs w:val="24"/>
              </w:rPr>
            </w:pPr>
            <w:r w:rsidRPr="00EA4227">
              <w:rPr>
                <w:sz w:val="24"/>
                <w:szCs w:val="24"/>
              </w:rPr>
              <w:t>$9,647,237.17</w:t>
            </w:r>
          </w:p>
        </w:tc>
      </w:tr>
      <w:tr w:rsidR="00EA4227" w:rsidRPr="00EA4227" w14:paraId="3A5D347E"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029B04C" w14:textId="77777777" w:rsidR="00EA4227" w:rsidRPr="00EA4227" w:rsidRDefault="00EA4227" w:rsidP="00EA4227">
            <w:pPr>
              <w:spacing w:before="73" w:line="276" w:lineRule="auto"/>
              <w:rPr>
                <w:sz w:val="24"/>
                <w:szCs w:val="24"/>
              </w:rPr>
            </w:pPr>
          </w:p>
        </w:tc>
      </w:tr>
      <w:tr w:rsidR="00EA4227" w:rsidRPr="00EA4227" w14:paraId="193304E4" w14:textId="77777777">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B39A4B" w14:textId="77777777" w:rsidR="00EA4227" w:rsidRPr="00EA4227" w:rsidRDefault="00EA4227" w:rsidP="00EA4227">
            <w:pPr>
              <w:spacing w:before="73" w:line="276" w:lineRule="auto"/>
              <w:rPr>
                <w:sz w:val="24"/>
                <w:szCs w:val="24"/>
              </w:rPr>
            </w:pPr>
            <w:r w:rsidRPr="00EA4227">
              <w:rPr>
                <w:b/>
                <w:bCs/>
                <w:sz w:val="24"/>
                <w:szCs w:val="24"/>
              </w:rPr>
              <w:t>Activities</w:t>
            </w:r>
          </w:p>
        </w:tc>
      </w:tr>
      <w:tr w:rsidR="009F39E8" w:rsidRPr="00EA4227" w14:paraId="586E16DC"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54F69E8"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29EC345" w14:textId="77777777" w:rsidR="00EA4227" w:rsidRPr="00EA4227" w:rsidRDefault="00EA4227" w:rsidP="00EA4227">
            <w:pPr>
              <w:spacing w:before="73" w:line="276" w:lineRule="auto"/>
              <w:rPr>
                <w:sz w:val="24"/>
                <w:szCs w:val="24"/>
              </w:rPr>
            </w:pPr>
            <w:r w:rsidRPr="00EA4227">
              <w:rPr>
                <w:sz w:val="24"/>
                <w:szCs w:val="24"/>
              </w:rPr>
              <w:t>Capacity Building: Local and Regional Level</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FB60DAC"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6377700" w14:textId="77777777" w:rsidR="00EA4227" w:rsidRPr="00EA4227" w:rsidRDefault="00EA4227" w:rsidP="00EA4227">
            <w:pPr>
              <w:spacing w:before="73" w:line="276" w:lineRule="auto"/>
              <w:rPr>
                <w:sz w:val="24"/>
                <w:szCs w:val="24"/>
              </w:rPr>
            </w:pPr>
            <w:r w:rsidRPr="00EA4227">
              <w:rPr>
                <w:sz w:val="24"/>
                <w:szCs w:val="24"/>
              </w:rPr>
              <w:t>$365,869.91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8DCE3B0" w14:textId="77777777" w:rsidR="00EA4227" w:rsidRPr="00EA4227" w:rsidRDefault="00EA4227" w:rsidP="00EA4227">
            <w:pPr>
              <w:spacing w:before="73" w:line="276" w:lineRule="auto"/>
              <w:rPr>
                <w:sz w:val="24"/>
                <w:szCs w:val="24"/>
              </w:rPr>
            </w:pPr>
            <w:r w:rsidRPr="00EA4227">
              <w:rPr>
                <w:sz w:val="24"/>
                <w:szCs w:val="24"/>
              </w:rPr>
              <w:t>$11,500.00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D17A29D" w14:textId="77777777" w:rsidR="00EA4227" w:rsidRPr="00EA4227" w:rsidRDefault="00EA4227" w:rsidP="00EA4227">
            <w:pPr>
              <w:spacing w:before="73" w:line="276" w:lineRule="auto"/>
              <w:rPr>
                <w:sz w:val="24"/>
                <w:szCs w:val="24"/>
              </w:rPr>
            </w:pPr>
            <w:r w:rsidRPr="00EA4227">
              <w:rPr>
                <w:sz w:val="24"/>
                <w:szCs w:val="24"/>
              </w:rPr>
              <w:t>$365,869.91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EC64C68" w14:textId="77777777" w:rsidR="00EA4227" w:rsidRPr="00EA4227" w:rsidRDefault="00EA4227" w:rsidP="00EA4227">
            <w:pPr>
              <w:spacing w:before="73" w:line="276" w:lineRule="auto"/>
              <w:rPr>
                <w:sz w:val="24"/>
                <w:szCs w:val="24"/>
              </w:rPr>
            </w:pPr>
            <w:r w:rsidRPr="00EA4227">
              <w:rPr>
                <w:sz w:val="24"/>
                <w:szCs w:val="24"/>
              </w:rPr>
              <w:t>$377,369.91</w:t>
            </w:r>
          </w:p>
        </w:tc>
      </w:tr>
      <w:tr w:rsidR="009F39E8" w:rsidRPr="00EA4227" w14:paraId="2B934C1B"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26FD10A"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6B31B50" w14:textId="77777777" w:rsidR="00EA4227" w:rsidRPr="00EA4227" w:rsidRDefault="00EA4227" w:rsidP="00EA4227">
            <w:pPr>
              <w:spacing w:before="73" w:line="276" w:lineRule="auto"/>
              <w:rPr>
                <w:sz w:val="24"/>
                <w:szCs w:val="24"/>
              </w:rPr>
            </w:pPr>
            <w:r w:rsidRPr="00EA4227">
              <w:rPr>
                <w:sz w:val="24"/>
                <w:szCs w:val="24"/>
              </w:rPr>
              <w:t>Capacity Building: National Level</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02BAC20"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676F5DC" w14:textId="77777777" w:rsidR="00EA4227" w:rsidRPr="00EA4227" w:rsidRDefault="00EA4227" w:rsidP="00EA4227">
            <w:pPr>
              <w:spacing w:before="73" w:line="276" w:lineRule="auto"/>
              <w:rPr>
                <w:sz w:val="24"/>
                <w:szCs w:val="24"/>
              </w:rPr>
            </w:pPr>
            <w:r w:rsidRPr="00EA4227">
              <w:rPr>
                <w:sz w:val="24"/>
                <w:szCs w:val="24"/>
              </w:rPr>
              <w:t>$425,854.90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CC2AF2C"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3C70055" w14:textId="77777777" w:rsidR="00EA4227" w:rsidRPr="00EA4227" w:rsidRDefault="00EA4227" w:rsidP="00EA4227">
            <w:pPr>
              <w:spacing w:before="73" w:line="276" w:lineRule="auto"/>
              <w:rPr>
                <w:sz w:val="24"/>
                <w:szCs w:val="24"/>
              </w:rPr>
            </w:pPr>
            <w:r w:rsidRPr="00EA4227">
              <w:rPr>
                <w:sz w:val="24"/>
                <w:szCs w:val="24"/>
              </w:rPr>
              <w:t>$425,854.90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4646C15" w14:textId="77777777" w:rsidR="00EA4227" w:rsidRPr="00EA4227" w:rsidRDefault="00EA4227" w:rsidP="00EA4227">
            <w:pPr>
              <w:spacing w:before="73" w:line="276" w:lineRule="auto"/>
              <w:rPr>
                <w:sz w:val="24"/>
                <w:szCs w:val="24"/>
              </w:rPr>
            </w:pPr>
            <w:r w:rsidRPr="00EA4227">
              <w:rPr>
                <w:sz w:val="24"/>
                <w:szCs w:val="24"/>
              </w:rPr>
              <w:t>$425,854.90</w:t>
            </w:r>
          </w:p>
        </w:tc>
      </w:tr>
      <w:tr w:rsidR="009F39E8" w:rsidRPr="00EA4227" w14:paraId="6517BD79"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CDB5F8E"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EDA9D3" w14:textId="77777777" w:rsidR="00EA4227" w:rsidRPr="00EA4227" w:rsidRDefault="00EA4227" w:rsidP="00EA4227">
            <w:pPr>
              <w:spacing w:before="73" w:line="276" w:lineRule="auto"/>
              <w:rPr>
                <w:sz w:val="24"/>
                <w:szCs w:val="24"/>
              </w:rPr>
            </w:pPr>
            <w:proofErr w:type="gramStart"/>
            <w:r w:rsidRPr="00EA4227">
              <w:rPr>
                <w:sz w:val="24"/>
                <w:szCs w:val="24"/>
              </w:rPr>
              <w:t>Develop</w:t>
            </w:r>
            <w:proofErr w:type="gramEnd"/>
            <w:r w:rsidRPr="00EA4227">
              <w:rPr>
                <w:sz w:val="24"/>
                <w:szCs w:val="24"/>
              </w:rPr>
              <w:t xml:space="preserve"> Public-Private Partnerships to Support School Feeding Sustainability</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698B1F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AEFE796" w14:textId="77777777" w:rsidR="00EA4227" w:rsidRPr="00EA4227" w:rsidRDefault="00EA4227" w:rsidP="00EA4227">
            <w:pPr>
              <w:spacing w:before="73" w:line="276" w:lineRule="auto"/>
              <w:rPr>
                <w:sz w:val="24"/>
                <w:szCs w:val="24"/>
              </w:rPr>
            </w:pPr>
            <w:r w:rsidRPr="00EA4227">
              <w:rPr>
                <w:sz w:val="24"/>
                <w:szCs w:val="24"/>
              </w:rPr>
              <w:t>$462,935.92</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0942855" w14:textId="77777777" w:rsidR="00EA4227" w:rsidRPr="00EA4227" w:rsidRDefault="00EA4227" w:rsidP="00EA4227">
            <w:pPr>
              <w:spacing w:before="73" w:line="276" w:lineRule="auto"/>
              <w:rPr>
                <w:sz w:val="24"/>
                <w:szCs w:val="24"/>
              </w:rPr>
            </w:pPr>
            <w:r w:rsidRPr="00EA4227">
              <w:rPr>
                <w:sz w:val="24"/>
                <w:szCs w:val="24"/>
              </w:rPr>
              <w:t>$21,000.00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EDBF941" w14:textId="77777777" w:rsidR="00EA4227" w:rsidRPr="00EA4227" w:rsidRDefault="00EA4227" w:rsidP="00EA4227">
            <w:pPr>
              <w:spacing w:before="73" w:line="276" w:lineRule="auto"/>
              <w:rPr>
                <w:sz w:val="24"/>
                <w:szCs w:val="24"/>
              </w:rPr>
            </w:pPr>
            <w:r w:rsidRPr="00EA4227">
              <w:rPr>
                <w:sz w:val="24"/>
                <w:szCs w:val="24"/>
              </w:rPr>
              <w:t>$462,935.92</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7F60B2D" w14:textId="77777777" w:rsidR="00EA4227" w:rsidRPr="00EA4227" w:rsidRDefault="00EA4227" w:rsidP="00EA4227">
            <w:pPr>
              <w:spacing w:before="73" w:line="276" w:lineRule="auto"/>
              <w:rPr>
                <w:sz w:val="24"/>
                <w:szCs w:val="24"/>
              </w:rPr>
            </w:pPr>
            <w:r w:rsidRPr="00EA4227">
              <w:rPr>
                <w:sz w:val="24"/>
                <w:szCs w:val="24"/>
              </w:rPr>
              <w:t>$483,935.92</w:t>
            </w:r>
          </w:p>
        </w:tc>
      </w:tr>
      <w:tr w:rsidR="009F39E8" w:rsidRPr="00EA4227" w14:paraId="7130E3AB"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ACCBC06"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B560FB0" w14:textId="77777777" w:rsidR="00EA4227" w:rsidRPr="00EA4227" w:rsidRDefault="00EA4227" w:rsidP="00EA4227">
            <w:pPr>
              <w:spacing w:before="73" w:line="276" w:lineRule="auto"/>
              <w:rPr>
                <w:sz w:val="24"/>
                <w:szCs w:val="24"/>
              </w:rPr>
            </w:pPr>
            <w:r w:rsidRPr="00EA4227">
              <w:rPr>
                <w:sz w:val="24"/>
                <w:szCs w:val="24"/>
              </w:rPr>
              <w:t>Expand Use of US Commodities in Honduras School Feeding Program</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FA4C72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F78F284" w14:textId="77777777" w:rsidR="00EA4227" w:rsidRPr="00EA4227" w:rsidRDefault="00EA4227" w:rsidP="00EA4227">
            <w:pPr>
              <w:spacing w:before="73" w:line="276" w:lineRule="auto"/>
              <w:rPr>
                <w:sz w:val="24"/>
                <w:szCs w:val="24"/>
              </w:rPr>
            </w:pPr>
            <w:r w:rsidRPr="00EA4227">
              <w:rPr>
                <w:sz w:val="24"/>
                <w:szCs w:val="24"/>
              </w:rPr>
              <w:t>$89,328.66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DFC9981" w14:textId="77777777" w:rsidR="00EA4227" w:rsidRPr="00EA4227" w:rsidRDefault="00EA4227" w:rsidP="00EA4227">
            <w:pPr>
              <w:spacing w:before="73" w:line="276" w:lineRule="auto"/>
              <w:rPr>
                <w:sz w:val="24"/>
                <w:szCs w:val="24"/>
              </w:rPr>
            </w:pPr>
            <w:r w:rsidRPr="00EA4227">
              <w:rPr>
                <w:sz w:val="24"/>
                <w:szCs w:val="24"/>
              </w:rPr>
              <w:t>$4,980.00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E99C4C1" w14:textId="77777777" w:rsidR="00EA4227" w:rsidRPr="00EA4227" w:rsidRDefault="00EA4227" w:rsidP="00EA4227">
            <w:pPr>
              <w:spacing w:before="73" w:line="276" w:lineRule="auto"/>
              <w:rPr>
                <w:sz w:val="24"/>
                <w:szCs w:val="24"/>
              </w:rPr>
            </w:pPr>
            <w:r w:rsidRPr="00EA4227">
              <w:rPr>
                <w:sz w:val="24"/>
                <w:szCs w:val="24"/>
              </w:rPr>
              <w:t>$89,328.66</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C1DE041" w14:textId="77777777" w:rsidR="00EA4227" w:rsidRPr="00EA4227" w:rsidRDefault="00EA4227" w:rsidP="00EA4227">
            <w:pPr>
              <w:spacing w:before="73" w:line="276" w:lineRule="auto"/>
              <w:rPr>
                <w:sz w:val="24"/>
                <w:szCs w:val="24"/>
              </w:rPr>
            </w:pPr>
            <w:r w:rsidRPr="00EA4227">
              <w:rPr>
                <w:sz w:val="24"/>
                <w:szCs w:val="24"/>
              </w:rPr>
              <w:t>$94,308.66</w:t>
            </w:r>
          </w:p>
        </w:tc>
      </w:tr>
      <w:tr w:rsidR="009F39E8" w:rsidRPr="00EA4227" w14:paraId="20B70CF8"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B9B10F4"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6E647F8" w14:textId="77777777" w:rsidR="00EA4227" w:rsidRPr="00EA4227" w:rsidRDefault="00EA4227" w:rsidP="00EA4227">
            <w:pPr>
              <w:spacing w:before="73" w:line="276" w:lineRule="auto"/>
              <w:rPr>
                <w:sz w:val="24"/>
                <w:szCs w:val="24"/>
              </w:rPr>
            </w:pPr>
            <w:r w:rsidRPr="00EA4227">
              <w:rPr>
                <w:sz w:val="24"/>
                <w:szCs w:val="24"/>
              </w:rPr>
              <w:t>Training: Teachers and Administrators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B63BB2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C0F9AA3" w14:textId="77777777" w:rsidR="00EA4227" w:rsidRPr="00EA4227" w:rsidRDefault="00EA4227" w:rsidP="00EA4227">
            <w:pPr>
              <w:spacing w:before="73" w:line="276" w:lineRule="auto"/>
              <w:rPr>
                <w:sz w:val="24"/>
                <w:szCs w:val="24"/>
              </w:rPr>
            </w:pPr>
            <w:r w:rsidRPr="00EA4227">
              <w:rPr>
                <w:sz w:val="24"/>
                <w:szCs w:val="24"/>
              </w:rPr>
              <w:t>$2,400,715.18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DAC466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51548BD" w14:textId="77777777" w:rsidR="00EA4227" w:rsidRPr="00EA4227" w:rsidRDefault="00EA4227" w:rsidP="00EA4227">
            <w:pPr>
              <w:spacing w:before="73" w:line="276" w:lineRule="auto"/>
              <w:rPr>
                <w:sz w:val="24"/>
                <w:szCs w:val="24"/>
              </w:rPr>
            </w:pPr>
            <w:r w:rsidRPr="00EA4227">
              <w:rPr>
                <w:sz w:val="24"/>
                <w:szCs w:val="24"/>
              </w:rPr>
              <w:t>$2,400,715.18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C944F68" w14:textId="77777777" w:rsidR="00EA4227" w:rsidRPr="00EA4227" w:rsidRDefault="00EA4227" w:rsidP="00EA4227">
            <w:pPr>
              <w:spacing w:before="73" w:line="276" w:lineRule="auto"/>
              <w:rPr>
                <w:sz w:val="24"/>
                <w:szCs w:val="24"/>
              </w:rPr>
            </w:pPr>
            <w:r w:rsidRPr="00EA4227">
              <w:rPr>
                <w:sz w:val="24"/>
                <w:szCs w:val="24"/>
              </w:rPr>
              <w:t>$2,400,715.18</w:t>
            </w:r>
          </w:p>
        </w:tc>
      </w:tr>
      <w:tr w:rsidR="009F39E8" w:rsidRPr="00EA4227" w14:paraId="4FD546D9"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97944CF"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C519450" w14:textId="77777777" w:rsidR="00EA4227" w:rsidRPr="00EA4227" w:rsidRDefault="00EA4227" w:rsidP="00EA4227">
            <w:pPr>
              <w:spacing w:before="73" w:line="276" w:lineRule="auto"/>
              <w:rPr>
                <w:sz w:val="24"/>
                <w:szCs w:val="24"/>
              </w:rPr>
            </w:pPr>
            <w:r w:rsidRPr="00EA4227">
              <w:rPr>
                <w:sz w:val="24"/>
                <w:szCs w:val="24"/>
              </w:rPr>
              <w:t>Building/Rehabilitation: Wells and water stations/systems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0B3961B"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49269DF" w14:textId="77777777" w:rsidR="00EA4227" w:rsidRPr="00EA4227" w:rsidRDefault="00EA4227" w:rsidP="00EA4227">
            <w:pPr>
              <w:spacing w:before="73" w:line="276" w:lineRule="auto"/>
              <w:rPr>
                <w:sz w:val="24"/>
                <w:szCs w:val="24"/>
              </w:rPr>
            </w:pPr>
            <w:r w:rsidRPr="00EA4227">
              <w:rPr>
                <w:sz w:val="24"/>
                <w:szCs w:val="24"/>
              </w:rPr>
              <w:t>$520,716.18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FF43E3E" w14:textId="77777777" w:rsidR="00EA4227" w:rsidRPr="00EA4227" w:rsidRDefault="00EA4227" w:rsidP="00EA4227">
            <w:pPr>
              <w:spacing w:before="73" w:line="276" w:lineRule="auto"/>
              <w:rPr>
                <w:sz w:val="24"/>
                <w:szCs w:val="24"/>
              </w:rPr>
            </w:pPr>
            <w:r w:rsidRPr="00EA4227">
              <w:rPr>
                <w:sz w:val="24"/>
                <w:szCs w:val="24"/>
              </w:rPr>
              <w:t>$182,500.00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804AD22" w14:textId="77777777" w:rsidR="00EA4227" w:rsidRPr="00EA4227" w:rsidRDefault="00EA4227" w:rsidP="00EA4227">
            <w:pPr>
              <w:spacing w:before="73" w:line="276" w:lineRule="auto"/>
              <w:rPr>
                <w:sz w:val="24"/>
                <w:szCs w:val="24"/>
              </w:rPr>
            </w:pPr>
            <w:r w:rsidRPr="00EA4227">
              <w:rPr>
                <w:sz w:val="24"/>
                <w:szCs w:val="24"/>
              </w:rPr>
              <w:t>$520,716.18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72DEAD" w14:textId="77777777" w:rsidR="00EA4227" w:rsidRPr="00EA4227" w:rsidRDefault="00EA4227" w:rsidP="00EA4227">
            <w:pPr>
              <w:spacing w:before="73" w:line="276" w:lineRule="auto"/>
              <w:rPr>
                <w:sz w:val="24"/>
                <w:szCs w:val="24"/>
              </w:rPr>
            </w:pPr>
            <w:r w:rsidRPr="00EA4227">
              <w:rPr>
                <w:sz w:val="24"/>
                <w:szCs w:val="24"/>
              </w:rPr>
              <w:t>$703,216.18</w:t>
            </w:r>
          </w:p>
        </w:tc>
      </w:tr>
      <w:tr w:rsidR="009F39E8" w:rsidRPr="00EA4227" w14:paraId="477FEF9D"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40BCEEB"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40DF048" w14:textId="77777777" w:rsidR="00EA4227" w:rsidRPr="00EA4227" w:rsidRDefault="00EA4227" w:rsidP="00EA4227">
            <w:pPr>
              <w:spacing w:before="73" w:line="276" w:lineRule="auto"/>
              <w:rPr>
                <w:sz w:val="24"/>
                <w:szCs w:val="24"/>
              </w:rPr>
            </w:pPr>
            <w:r w:rsidRPr="00EA4227">
              <w:rPr>
                <w:sz w:val="24"/>
                <w:szCs w:val="24"/>
              </w:rPr>
              <w:t>Distribution: School supplies and materials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5C7A4A3"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704010C" w14:textId="77777777" w:rsidR="00EA4227" w:rsidRPr="00EA4227" w:rsidRDefault="00EA4227" w:rsidP="00EA4227">
            <w:pPr>
              <w:spacing w:before="73" w:line="276" w:lineRule="auto"/>
              <w:rPr>
                <w:sz w:val="24"/>
                <w:szCs w:val="24"/>
              </w:rPr>
            </w:pPr>
            <w:r w:rsidRPr="00EA4227">
              <w:rPr>
                <w:sz w:val="24"/>
                <w:szCs w:val="24"/>
              </w:rPr>
              <w:t>$407,143.18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FA8D85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B80572C" w14:textId="77777777" w:rsidR="00EA4227" w:rsidRPr="00EA4227" w:rsidRDefault="00EA4227" w:rsidP="00EA4227">
            <w:pPr>
              <w:spacing w:before="73" w:line="276" w:lineRule="auto"/>
              <w:rPr>
                <w:sz w:val="24"/>
                <w:szCs w:val="24"/>
              </w:rPr>
            </w:pPr>
            <w:r w:rsidRPr="00EA4227">
              <w:rPr>
                <w:sz w:val="24"/>
                <w:szCs w:val="24"/>
              </w:rPr>
              <w:t>$407,143.18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59D1D76" w14:textId="77777777" w:rsidR="00EA4227" w:rsidRPr="00EA4227" w:rsidRDefault="00EA4227" w:rsidP="00EA4227">
            <w:pPr>
              <w:spacing w:before="73" w:line="276" w:lineRule="auto"/>
              <w:rPr>
                <w:sz w:val="24"/>
                <w:szCs w:val="24"/>
              </w:rPr>
            </w:pPr>
            <w:r w:rsidRPr="00EA4227">
              <w:rPr>
                <w:sz w:val="24"/>
                <w:szCs w:val="24"/>
              </w:rPr>
              <w:t>$407,143.18</w:t>
            </w:r>
          </w:p>
        </w:tc>
      </w:tr>
      <w:tr w:rsidR="009F39E8" w:rsidRPr="00EA4227" w14:paraId="226F5A63"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2183946"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659E0BC" w14:textId="77777777" w:rsidR="00EA4227" w:rsidRPr="00EA4227" w:rsidRDefault="00EA4227" w:rsidP="00EA4227">
            <w:pPr>
              <w:spacing w:before="73" w:line="276" w:lineRule="auto"/>
              <w:rPr>
                <w:sz w:val="24"/>
                <w:szCs w:val="24"/>
              </w:rPr>
            </w:pPr>
            <w:r w:rsidRPr="00EA4227">
              <w:rPr>
                <w:sz w:val="24"/>
                <w:szCs w:val="24"/>
              </w:rPr>
              <w:t>Enrollment campaigns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10F6FE1"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843CD93" w14:textId="77777777" w:rsidR="00EA4227" w:rsidRPr="00EA4227" w:rsidRDefault="00EA4227" w:rsidP="00EA4227">
            <w:pPr>
              <w:spacing w:before="73" w:line="276" w:lineRule="auto"/>
              <w:rPr>
                <w:sz w:val="24"/>
                <w:szCs w:val="24"/>
              </w:rPr>
            </w:pPr>
            <w:r w:rsidRPr="00EA4227">
              <w:rPr>
                <w:sz w:val="24"/>
                <w:szCs w:val="24"/>
              </w:rPr>
              <w:t>$629,594.49</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C325B24"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2DF581B" w14:textId="77777777" w:rsidR="00EA4227" w:rsidRPr="00EA4227" w:rsidRDefault="00EA4227" w:rsidP="00EA4227">
            <w:pPr>
              <w:spacing w:before="73" w:line="276" w:lineRule="auto"/>
              <w:rPr>
                <w:sz w:val="24"/>
                <w:szCs w:val="24"/>
              </w:rPr>
            </w:pPr>
            <w:r w:rsidRPr="00EA4227">
              <w:rPr>
                <w:sz w:val="24"/>
                <w:szCs w:val="24"/>
              </w:rPr>
              <w:t>$629,594.49</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D43F088" w14:textId="77777777" w:rsidR="00EA4227" w:rsidRPr="00EA4227" w:rsidRDefault="00EA4227" w:rsidP="00EA4227">
            <w:pPr>
              <w:spacing w:before="73" w:line="276" w:lineRule="auto"/>
              <w:rPr>
                <w:sz w:val="24"/>
                <w:szCs w:val="24"/>
              </w:rPr>
            </w:pPr>
            <w:r w:rsidRPr="00EA4227">
              <w:rPr>
                <w:sz w:val="24"/>
                <w:szCs w:val="24"/>
              </w:rPr>
              <w:t>$629,594.49</w:t>
            </w:r>
          </w:p>
        </w:tc>
      </w:tr>
      <w:tr w:rsidR="009F39E8" w:rsidRPr="00EA4227" w14:paraId="3EB62C0E"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EB5EA9"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49B32F0" w14:textId="77777777" w:rsidR="00EA4227" w:rsidRPr="00EA4227" w:rsidRDefault="00EA4227" w:rsidP="00EA4227">
            <w:pPr>
              <w:spacing w:before="73" w:line="276" w:lineRule="auto"/>
              <w:rPr>
                <w:sz w:val="24"/>
                <w:szCs w:val="24"/>
              </w:rPr>
            </w:pPr>
            <w:r w:rsidRPr="00EA4227">
              <w:rPr>
                <w:sz w:val="24"/>
                <w:szCs w:val="24"/>
              </w:rPr>
              <w:t>Provide School Meals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0FE0E36"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D73EC2F" w14:textId="77777777" w:rsidR="00EA4227" w:rsidRPr="00EA4227" w:rsidRDefault="00EA4227" w:rsidP="00EA4227">
            <w:pPr>
              <w:spacing w:before="73" w:line="276" w:lineRule="auto"/>
              <w:rPr>
                <w:sz w:val="24"/>
                <w:szCs w:val="24"/>
              </w:rPr>
            </w:pPr>
            <w:r w:rsidRPr="00EA4227">
              <w:rPr>
                <w:sz w:val="24"/>
                <w:szCs w:val="24"/>
              </w:rPr>
              <w:t>$658,976.11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3389440" w14:textId="77777777" w:rsidR="00EA4227" w:rsidRPr="00EA4227" w:rsidRDefault="00EA4227" w:rsidP="00EA4227">
            <w:pPr>
              <w:spacing w:before="73" w:line="276" w:lineRule="auto"/>
              <w:rPr>
                <w:sz w:val="24"/>
                <w:szCs w:val="24"/>
              </w:rPr>
            </w:pPr>
            <w:r w:rsidRPr="00EA4227">
              <w:rPr>
                <w:sz w:val="24"/>
                <w:szCs w:val="24"/>
              </w:rPr>
              <w:t>$187,000.00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C9C440A" w14:textId="77777777" w:rsidR="00EA4227" w:rsidRPr="00EA4227" w:rsidRDefault="00EA4227" w:rsidP="00EA4227">
            <w:pPr>
              <w:spacing w:before="73" w:line="276" w:lineRule="auto"/>
              <w:rPr>
                <w:sz w:val="24"/>
                <w:szCs w:val="24"/>
              </w:rPr>
            </w:pPr>
            <w:r w:rsidRPr="00EA4227">
              <w:rPr>
                <w:sz w:val="24"/>
                <w:szCs w:val="24"/>
              </w:rPr>
              <w:t>$658,976.11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1EAFB43" w14:textId="77777777" w:rsidR="00EA4227" w:rsidRPr="00EA4227" w:rsidRDefault="00EA4227" w:rsidP="00EA4227">
            <w:pPr>
              <w:spacing w:before="73" w:line="276" w:lineRule="auto"/>
              <w:rPr>
                <w:sz w:val="24"/>
                <w:szCs w:val="24"/>
              </w:rPr>
            </w:pPr>
            <w:r w:rsidRPr="00EA4227">
              <w:rPr>
                <w:sz w:val="24"/>
                <w:szCs w:val="24"/>
              </w:rPr>
              <w:t>$845,976.11</w:t>
            </w:r>
          </w:p>
        </w:tc>
      </w:tr>
      <w:tr w:rsidR="009F39E8" w:rsidRPr="00EA4227" w14:paraId="0AE0562F"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DC4F272"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795E5B1" w14:textId="77777777" w:rsidR="00EA4227" w:rsidRPr="00EA4227" w:rsidRDefault="00EA4227" w:rsidP="00EA4227">
            <w:pPr>
              <w:spacing w:before="73" w:line="276" w:lineRule="auto"/>
              <w:rPr>
                <w:sz w:val="24"/>
                <w:szCs w:val="24"/>
              </w:rPr>
            </w:pPr>
            <w:r w:rsidRPr="00EA4227">
              <w:rPr>
                <w:sz w:val="24"/>
                <w:szCs w:val="24"/>
              </w:rPr>
              <w:t>Training: Commodity management</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C998EE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A0BA7A0" w14:textId="77777777" w:rsidR="00EA4227" w:rsidRPr="00EA4227" w:rsidRDefault="00EA4227" w:rsidP="00EA4227">
            <w:pPr>
              <w:spacing w:before="73" w:line="276" w:lineRule="auto"/>
              <w:rPr>
                <w:sz w:val="24"/>
                <w:szCs w:val="24"/>
              </w:rPr>
            </w:pPr>
            <w:r w:rsidRPr="00EA4227">
              <w:rPr>
                <w:sz w:val="24"/>
                <w:szCs w:val="24"/>
              </w:rPr>
              <w:t>$357,568.95</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C2AAD6C"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C4BCB4B" w14:textId="77777777" w:rsidR="00EA4227" w:rsidRPr="00EA4227" w:rsidRDefault="00EA4227" w:rsidP="00EA4227">
            <w:pPr>
              <w:spacing w:before="73" w:line="276" w:lineRule="auto"/>
              <w:rPr>
                <w:sz w:val="24"/>
                <w:szCs w:val="24"/>
              </w:rPr>
            </w:pPr>
            <w:r w:rsidRPr="00EA4227">
              <w:rPr>
                <w:sz w:val="24"/>
                <w:szCs w:val="24"/>
              </w:rPr>
              <w:t>$357,568.95</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2C2EBE5" w14:textId="77777777" w:rsidR="00EA4227" w:rsidRPr="00EA4227" w:rsidRDefault="00EA4227" w:rsidP="00EA4227">
            <w:pPr>
              <w:spacing w:before="73" w:line="276" w:lineRule="auto"/>
              <w:rPr>
                <w:sz w:val="24"/>
                <w:szCs w:val="24"/>
              </w:rPr>
            </w:pPr>
            <w:r w:rsidRPr="00EA4227">
              <w:rPr>
                <w:sz w:val="24"/>
                <w:szCs w:val="24"/>
              </w:rPr>
              <w:t>$357,568.95</w:t>
            </w:r>
          </w:p>
        </w:tc>
      </w:tr>
      <w:tr w:rsidR="009F39E8" w:rsidRPr="00EA4227" w14:paraId="22BCA5AB"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B570013"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3AAAFD0" w14:textId="77777777" w:rsidR="00EA4227" w:rsidRPr="00EA4227" w:rsidRDefault="00EA4227" w:rsidP="00EA4227">
            <w:pPr>
              <w:spacing w:before="73" w:line="276" w:lineRule="auto"/>
              <w:rPr>
                <w:sz w:val="24"/>
                <w:szCs w:val="24"/>
              </w:rPr>
            </w:pPr>
            <w:r w:rsidRPr="00EA4227">
              <w:rPr>
                <w:sz w:val="24"/>
                <w:szCs w:val="24"/>
              </w:rPr>
              <w:t>Training: Good health and nutrition practices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6277DB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0F2722" w14:textId="77777777" w:rsidR="00EA4227" w:rsidRPr="00EA4227" w:rsidRDefault="00EA4227" w:rsidP="00EA4227">
            <w:pPr>
              <w:spacing w:before="73" w:line="276" w:lineRule="auto"/>
              <w:rPr>
                <w:sz w:val="24"/>
                <w:szCs w:val="24"/>
              </w:rPr>
            </w:pPr>
            <w:r w:rsidRPr="00EA4227">
              <w:rPr>
                <w:sz w:val="24"/>
                <w:szCs w:val="24"/>
              </w:rPr>
              <w:t>$1,056,867.11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45CFFA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EC9256E" w14:textId="77777777" w:rsidR="00EA4227" w:rsidRPr="00EA4227" w:rsidRDefault="00EA4227" w:rsidP="00EA4227">
            <w:pPr>
              <w:spacing w:before="73" w:line="276" w:lineRule="auto"/>
              <w:rPr>
                <w:sz w:val="24"/>
                <w:szCs w:val="24"/>
              </w:rPr>
            </w:pPr>
            <w:r w:rsidRPr="00EA4227">
              <w:rPr>
                <w:sz w:val="24"/>
                <w:szCs w:val="24"/>
              </w:rPr>
              <w:t>$1,056,867.11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5ADAC6C" w14:textId="77777777" w:rsidR="00EA4227" w:rsidRPr="00EA4227" w:rsidRDefault="00EA4227" w:rsidP="00EA4227">
            <w:pPr>
              <w:spacing w:before="73" w:line="276" w:lineRule="auto"/>
              <w:rPr>
                <w:sz w:val="24"/>
                <w:szCs w:val="24"/>
              </w:rPr>
            </w:pPr>
            <w:r w:rsidRPr="00EA4227">
              <w:rPr>
                <w:sz w:val="24"/>
                <w:szCs w:val="24"/>
              </w:rPr>
              <w:t>$1,056,867.11</w:t>
            </w:r>
          </w:p>
        </w:tc>
      </w:tr>
      <w:tr w:rsidR="009F39E8" w:rsidRPr="00EA4227" w14:paraId="76C44AD2"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A2C6378" w14:textId="77777777" w:rsidR="00EA4227" w:rsidRPr="00EA4227" w:rsidRDefault="00EA4227" w:rsidP="00EA4227">
            <w:pPr>
              <w:spacing w:before="73" w:line="276" w:lineRule="auto"/>
              <w:rPr>
                <w:sz w:val="24"/>
                <w:szCs w:val="24"/>
              </w:rPr>
            </w:pPr>
            <w:r w:rsidRPr="00EA4227">
              <w:rPr>
                <w:b/>
                <w:bCs/>
                <w:sz w:val="24"/>
                <w:szCs w:val="24"/>
              </w:rPr>
              <w:t>Total Activities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3F0BDF9"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5B4C8F4" w14:textId="77777777" w:rsidR="00EA4227" w:rsidRPr="00EA4227" w:rsidRDefault="00EA4227" w:rsidP="00EA4227">
            <w:pPr>
              <w:spacing w:before="73" w:line="276" w:lineRule="auto"/>
              <w:rPr>
                <w:sz w:val="24"/>
                <w:szCs w:val="24"/>
              </w:rPr>
            </w:pPr>
            <w:r w:rsidRPr="00EA4227">
              <w:rPr>
                <w:sz w:val="24"/>
                <w:szCs w:val="24"/>
              </w:rPr>
              <w:t>$7,375,570.59</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38E2E22" w14:textId="77777777" w:rsidR="00EA4227" w:rsidRPr="00EA4227" w:rsidRDefault="00EA4227" w:rsidP="00EA4227">
            <w:pPr>
              <w:spacing w:before="73" w:line="276" w:lineRule="auto"/>
              <w:rPr>
                <w:sz w:val="24"/>
                <w:szCs w:val="24"/>
              </w:rPr>
            </w:pPr>
            <w:r w:rsidRPr="00EA4227">
              <w:rPr>
                <w:sz w:val="24"/>
                <w:szCs w:val="24"/>
              </w:rPr>
              <w:t>$406,980.00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08C7AA2" w14:textId="77777777" w:rsidR="00EA4227" w:rsidRPr="00EA4227" w:rsidRDefault="00EA4227" w:rsidP="00EA4227">
            <w:pPr>
              <w:spacing w:before="73" w:line="276" w:lineRule="auto"/>
              <w:rPr>
                <w:sz w:val="24"/>
                <w:szCs w:val="24"/>
              </w:rPr>
            </w:pPr>
            <w:r w:rsidRPr="00EA4227">
              <w:rPr>
                <w:sz w:val="24"/>
                <w:szCs w:val="24"/>
              </w:rPr>
              <w:t>$7,375,570.59</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849801B" w14:textId="77777777" w:rsidR="00EA4227" w:rsidRPr="00EA4227" w:rsidRDefault="00EA4227" w:rsidP="00EA4227">
            <w:pPr>
              <w:spacing w:before="73" w:line="276" w:lineRule="auto"/>
              <w:rPr>
                <w:sz w:val="24"/>
                <w:szCs w:val="24"/>
              </w:rPr>
            </w:pPr>
            <w:r w:rsidRPr="00EA4227">
              <w:rPr>
                <w:sz w:val="24"/>
                <w:szCs w:val="24"/>
              </w:rPr>
              <w:t>$7,782,550.59</w:t>
            </w:r>
          </w:p>
        </w:tc>
      </w:tr>
      <w:tr w:rsidR="00EA4227" w:rsidRPr="00EA4227" w14:paraId="7375D559" w14:textId="77777777">
        <w:trPr>
          <w:trHeight w:val="375"/>
        </w:trPr>
        <w:tc>
          <w:tcPr>
            <w:tcW w:w="0" w:type="auto"/>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14:paraId="63775146" w14:textId="1C291519" w:rsidR="00EA4227" w:rsidRPr="00EA4227" w:rsidRDefault="00EA4227" w:rsidP="00EA4227">
            <w:pPr>
              <w:spacing w:before="73" w:line="276" w:lineRule="auto"/>
              <w:rPr>
                <w:sz w:val="24"/>
                <w:szCs w:val="24"/>
              </w:rPr>
            </w:pPr>
          </w:p>
        </w:tc>
      </w:tr>
      <w:tr w:rsidR="00EA4227" w:rsidRPr="00EA4227" w14:paraId="6E63E745" w14:textId="77777777">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A86BF41" w14:textId="77777777" w:rsidR="00EA4227" w:rsidRPr="00EA4227" w:rsidRDefault="00EA4227" w:rsidP="00EA4227">
            <w:pPr>
              <w:spacing w:before="73" w:line="276" w:lineRule="auto"/>
              <w:rPr>
                <w:sz w:val="24"/>
                <w:szCs w:val="24"/>
              </w:rPr>
            </w:pPr>
            <w:r w:rsidRPr="00EA4227">
              <w:rPr>
                <w:b/>
                <w:bCs/>
                <w:sz w:val="24"/>
                <w:szCs w:val="24"/>
              </w:rPr>
              <w:lastRenderedPageBreak/>
              <w:t>Commodity and Food Purchases (LRP only)</w:t>
            </w:r>
          </w:p>
        </w:tc>
      </w:tr>
      <w:tr w:rsidR="009F39E8" w:rsidRPr="00EA4227" w14:paraId="118D1E6C"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9AC26EC" w14:textId="77777777" w:rsidR="00EA4227" w:rsidRPr="00EA4227" w:rsidRDefault="00EA4227" w:rsidP="00EA4227">
            <w:pPr>
              <w:spacing w:before="73" w:line="276" w:lineRule="auto"/>
              <w:rPr>
                <w:sz w:val="24"/>
                <w:szCs w:val="24"/>
              </w:rPr>
            </w:pPr>
            <w:r w:rsidRPr="00EA4227">
              <w:rPr>
                <w:b/>
                <w:bCs/>
                <w:sz w:val="24"/>
                <w:szCs w:val="24"/>
              </w:rPr>
              <w:t>Commodity Procurement</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2C5DF218"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B1D4BB3" w14:textId="77777777" w:rsidR="00EA4227" w:rsidRPr="00EA4227" w:rsidRDefault="00EA4227" w:rsidP="00EA4227">
            <w:pPr>
              <w:spacing w:before="73" w:line="276" w:lineRule="auto"/>
              <w:rPr>
                <w:sz w:val="24"/>
                <w:szCs w:val="24"/>
              </w:rPr>
            </w:pPr>
            <w:r w:rsidRPr="00EA4227">
              <w:rPr>
                <w:sz w:val="24"/>
                <w:szCs w:val="24"/>
              </w:rPr>
              <w:t>$3,282,393.11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DEDE8B9"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B05BAC0" w14:textId="77777777" w:rsidR="00EA4227" w:rsidRPr="00EA4227" w:rsidRDefault="00EA4227" w:rsidP="00EA4227">
            <w:pPr>
              <w:spacing w:before="73" w:line="276" w:lineRule="auto"/>
              <w:rPr>
                <w:sz w:val="24"/>
                <w:szCs w:val="24"/>
              </w:rPr>
            </w:pPr>
            <w:r w:rsidRPr="00EA4227">
              <w:rPr>
                <w:sz w:val="24"/>
                <w:szCs w:val="24"/>
              </w:rPr>
              <w:t>$3,282,393.11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5DA44C6" w14:textId="77777777" w:rsidR="00EA4227" w:rsidRPr="00EA4227" w:rsidRDefault="00EA4227" w:rsidP="00EA4227">
            <w:pPr>
              <w:spacing w:before="73" w:line="276" w:lineRule="auto"/>
              <w:rPr>
                <w:sz w:val="24"/>
                <w:szCs w:val="24"/>
              </w:rPr>
            </w:pPr>
            <w:r w:rsidRPr="00EA4227">
              <w:rPr>
                <w:sz w:val="24"/>
                <w:szCs w:val="24"/>
              </w:rPr>
              <w:t>$3,282,393.11</w:t>
            </w:r>
          </w:p>
        </w:tc>
      </w:tr>
      <w:tr w:rsidR="009F39E8" w:rsidRPr="00EA4227" w14:paraId="498028A2"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DD4DB71" w14:textId="77777777" w:rsidR="00EA4227" w:rsidRPr="00EA4227" w:rsidRDefault="00EA4227" w:rsidP="00EA4227">
            <w:pPr>
              <w:spacing w:before="73" w:line="276" w:lineRule="auto"/>
              <w:rPr>
                <w:sz w:val="24"/>
                <w:szCs w:val="24"/>
              </w:rPr>
            </w:pPr>
            <w:r w:rsidRPr="00EA4227">
              <w:rPr>
                <w:b/>
                <w:bCs/>
                <w:sz w:val="24"/>
                <w:szCs w:val="24"/>
              </w:rPr>
              <w:t>Food Vouchers</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19F35F76"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8A1EA71"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6ABA9D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29FB78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50C41C" w14:textId="77777777" w:rsidR="00EA4227" w:rsidRPr="00EA4227" w:rsidRDefault="00EA4227" w:rsidP="00EA4227">
            <w:pPr>
              <w:spacing w:before="73" w:line="276" w:lineRule="auto"/>
              <w:rPr>
                <w:sz w:val="24"/>
                <w:szCs w:val="24"/>
              </w:rPr>
            </w:pPr>
            <w:r w:rsidRPr="00EA4227">
              <w:rPr>
                <w:sz w:val="24"/>
                <w:szCs w:val="24"/>
              </w:rPr>
              <w:t>$0.00</w:t>
            </w:r>
          </w:p>
        </w:tc>
      </w:tr>
      <w:tr w:rsidR="009F39E8" w:rsidRPr="00EA4227" w14:paraId="76A15A62"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4A3AD1C" w14:textId="77777777" w:rsidR="00EA4227" w:rsidRPr="00EA4227" w:rsidRDefault="00EA4227" w:rsidP="00EA4227">
            <w:pPr>
              <w:spacing w:before="73" w:line="276" w:lineRule="auto"/>
              <w:rPr>
                <w:sz w:val="24"/>
                <w:szCs w:val="24"/>
              </w:rPr>
            </w:pPr>
            <w:r w:rsidRPr="00EA4227">
              <w:rPr>
                <w:b/>
                <w:bCs/>
                <w:sz w:val="24"/>
                <w:szCs w:val="24"/>
              </w:rPr>
              <w:t>Cash Transfers</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2634F858"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928146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1A34B0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081E0F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1A08880" w14:textId="77777777" w:rsidR="00EA4227" w:rsidRPr="00EA4227" w:rsidRDefault="00EA4227" w:rsidP="00EA4227">
            <w:pPr>
              <w:spacing w:before="73" w:line="276" w:lineRule="auto"/>
              <w:rPr>
                <w:sz w:val="24"/>
                <w:szCs w:val="24"/>
              </w:rPr>
            </w:pPr>
            <w:r w:rsidRPr="00EA4227">
              <w:rPr>
                <w:sz w:val="24"/>
                <w:szCs w:val="24"/>
              </w:rPr>
              <w:t>$0.00</w:t>
            </w:r>
          </w:p>
        </w:tc>
      </w:tr>
      <w:tr w:rsidR="009F39E8" w:rsidRPr="00EA4227" w14:paraId="60CE95FA"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715512C" w14:textId="77777777" w:rsidR="00EA4227" w:rsidRPr="00EA4227" w:rsidRDefault="00EA4227" w:rsidP="00EA4227">
            <w:pPr>
              <w:spacing w:before="73" w:line="276" w:lineRule="auto"/>
              <w:rPr>
                <w:sz w:val="24"/>
                <w:szCs w:val="24"/>
              </w:rPr>
            </w:pPr>
            <w:r w:rsidRPr="00EA4227">
              <w:rPr>
                <w:b/>
                <w:bCs/>
                <w:sz w:val="24"/>
                <w:szCs w:val="24"/>
              </w:rPr>
              <w:t>Total Commodity Procurement</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77D7CA4A"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C7879C3" w14:textId="77777777" w:rsidR="00EA4227" w:rsidRPr="00EA4227" w:rsidRDefault="00EA4227" w:rsidP="00EA4227">
            <w:pPr>
              <w:spacing w:before="73" w:line="276" w:lineRule="auto"/>
              <w:rPr>
                <w:sz w:val="24"/>
                <w:szCs w:val="24"/>
              </w:rPr>
            </w:pPr>
            <w:r w:rsidRPr="00EA4227">
              <w:rPr>
                <w:sz w:val="24"/>
                <w:szCs w:val="24"/>
              </w:rPr>
              <w:t>$3,282,393.11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E3F181"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7B4962A" w14:textId="77777777" w:rsidR="00EA4227" w:rsidRPr="00EA4227" w:rsidRDefault="00EA4227" w:rsidP="00EA4227">
            <w:pPr>
              <w:spacing w:before="73" w:line="276" w:lineRule="auto"/>
              <w:rPr>
                <w:sz w:val="24"/>
                <w:szCs w:val="24"/>
              </w:rPr>
            </w:pPr>
            <w:r w:rsidRPr="00EA4227">
              <w:rPr>
                <w:sz w:val="24"/>
                <w:szCs w:val="24"/>
              </w:rPr>
              <w:t>$3,282,393.11</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5F19ADB" w14:textId="77777777" w:rsidR="00EA4227" w:rsidRPr="00EA4227" w:rsidRDefault="00EA4227" w:rsidP="00EA4227">
            <w:pPr>
              <w:spacing w:before="73" w:line="276" w:lineRule="auto"/>
              <w:rPr>
                <w:sz w:val="24"/>
                <w:szCs w:val="24"/>
              </w:rPr>
            </w:pPr>
            <w:r w:rsidRPr="00EA4227">
              <w:rPr>
                <w:sz w:val="24"/>
                <w:szCs w:val="24"/>
              </w:rPr>
              <w:t>$3,282,393.11</w:t>
            </w:r>
          </w:p>
        </w:tc>
      </w:tr>
      <w:tr w:rsidR="00EA4227" w:rsidRPr="00EA4227" w14:paraId="2A217CC9" w14:textId="77777777">
        <w:trPr>
          <w:trHeight w:val="375"/>
        </w:trPr>
        <w:tc>
          <w:tcPr>
            <w:tcW w:w="0" w:type="auto"/>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14:paraId="705C9087" w14:textId="3ECB6687" w:rsidR="00EA4227" w:rsidRPr="00EA4227" w:rsidRDefault="00EA4227" w:rsidP="00EA4227">
            <w:pPr>
              <w:spacing w:before="73" w:line="276" w:lineRule="auto"/>
              <w:rPr>
                <w:sz w:val="24"/>
                <w:szCs w:val="24"/>
              </w:rPr>
            </w:pPr>
          </w:p>
        </w:tc>
      </w:tr>
      <w:tr w:rsidR="00EA4227" w:rsidRPr="00EA4227" w14:paraId="29E94F2F" w14:textId="77777777">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1BCFAAB" w14:textId="77777777" w:rsidR="00EA4227" w:rsidRPr="00EA4227" w:rsidRDefault="00EA4227" w:rsidP="00EA4227">
            <w:pPr>
              <w:spacing w:before="73" w:line="276" w:lineRule="auto"/>
              <w:rPr>
                <w:sz w:val="24"/>
                <w:szCs w:val="24"/>
              </w:rPr>
            </w:pPr>
            <w:r w:rsidRPr="00EA4227">
              <w:rPr>
                <w:b/>
                <w:bCs/>
                <w:sz w:val="24"/>
                <w:szCs w:val="24"/>
              </w:rPr>
              <w:t>ITSH</w:t>
            </w:r>
          </w:p>
        </w:tc>
      </w:tr>
      <w:tr w:rsidR="009F39E8" w:rsidRPr="00EA4227" w14:paraId="729C8ACF"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68F887A"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B739851" w14:textId="77777777" w:rsidR="00EA4227" w:rsidRPr="00EA4227" w:rsidRDefault="00EA4227" w:rsidP="00EA4227">
            <w:pPr>
              <w:spacing w:before="73" w:line="276" w:lineRule="auto"/>
              <w:rPr>
                <w:sz w:val="24"/>
                <w:szCs w:val="24"/>
              </w:rPr>
            </w:pPr>
            <w:r w:rsidRPr="00EA4227">
              <w:rPr>
                <w:sz w:val="24"/>
                <w:szCs w:val="24"/>
              </w:rPr>
              <w:t>Supplies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CA76020"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C1F7979" w14:textId="77777777" w:rsidR="00EA4227" w:rsidRPr="00EA4227" w:rsidRDefault="00EA4227" w:rsidP="00EA4227">
            <w:pPr>
              <w:spacing w:before="73" w:line="276" w:lineRule="auto"/>
              <w:rPr>
                <w:sz w:val="24"/>
                <w:szCs w:val="24"/>
              </w:rPr>
            </w:pPr>
            <w:r w:rsidRPr="00EA4227">
              <w:rPr>
                <w:sz w:val="24"/>
                <w:szCs w:val="24"/>
              </w:rPr>
              <w:t>$2,450.00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E840C9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AE403CD" w14:textId="77777777" w:rsidR="00EA4227" w:rsidRPr="00EA4227" w:rsidRDefault="00EA4227" w:rsidP="00EA4227">
            <w:pPr>
              <w:spacing w:before="73" w:line="276" w:lineRule="auto"/>
              <w:rPr>
                <w:sz w:val="24"/>
                <w:szCs w:val="24"/>
              </w:rPr>
            </w:pPr>
            <w:r w:rsidRPr="00EA4227">
              <w:rPr>
                <w:sz w:val="24"/>
                <w:szCs w:val="24"/>
              </w:rPr>
              <w:t>$2,450.00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872AE7B" w14:textId="77777777" w:rsidR="00EA4227" w:rsidRPr="00EA4227" w:rsidRDefault="00EA4227" w:rsidP="00EA4227">
            <w:pPr>
              <w:spacing w:before="73" w:line="276" w:lineRule="auto"/>
              <w:rPr>
                <w:sz w:val="24"/>
                <w:szCs w:val="24"/>
              </w:rPr>
            </w:pPr>
            <w:r w:rsidRPr="00EA4227">
              <w:rPr>
                <w:sz w:val="24"/>
                <w:szCs w:val="24"/>
              </w:rPr>
              <w:t>$2,450.00</w:t>
            </w:r>
          </w:p>
        </w:tc>
      </w:tr>
      <w:tr w:rsidR="009F39E8" w:rsidRPr="00EA4227" w14:paraId="1DE060D6"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A861724"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532A84F" w14:textId="77777777" w:rsidR="00EA4227" w:rsidRPr="00EA4227" w:rsidRDefault="00EA4227" w:rsidP="00EA4227">
            <w:pPr>
              <w:spacing w:before="73" w:line="276" w:lineRule="auto"/>
              <w:rPr>
                <w:sz w:val="24"/>
                <w:szCs w:val="24"/>
              </w:rPr>
            </w:pPr>
            <w:r w:rsidRPr="00EA4227">
              <w:rPr>
                <w:sz w:val="24"/>
                <w:szCs w:val="24"/>
              </w:rPr>
              <w:t>Internal Transportation</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36F854B"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8593043" w14:textId="77777777" w:rsidR="00EA4227" w:rsidRPr="00EA4227" w:rsidRDefault="00EA4227" w:rsidP="00EA4227">
            <w:pPr>
              <w:spacing w:before="73" w:line="276" w:lineRule="auto"/>
              <w:rPr>
                <w:sz w:val="24"/>
                <w:szCs w:val="24"/>
              </w:rPr>
            </w:pPr>
            <w:r w:rsidRPr="00EA4227">
              <w:rPr>
                <w:sz w:val="24"/>
                <w:szCs w:val="24"/>
              </w:rPr>
              <w:t>$381,450.00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09D6603"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15F5B9A" w14:textId="77777777" w:rsidR="00EA4227" w:rsidRPr="00EA4227" w:rsidRDefault="00EA4227" w:rsidP="00EA4227">
            <w:pPr>
              <w:spacing w:before="73" w:line="276" w:lineRule="auto"/>
              <w:rPr>
                <w:sz w:val="24"/>
                <w:szCs w:val="24"/>
              </w:rPr>
            </w:pPr>
            <w:r w:rsidRPr="00EA4227">
              <w:rPr>
                <w:sz w:val="24"/>
                <w:szCs w:val="24"/>
              </w:rPr>
              <w:t>$381,450.00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24A0CF7" w14:textId="77777777" w:rsidR="00EA4227" w:rsidRPr="00EA4227" w:rsidRDefault="00EA4227" w:rsidP="00EA4227">
            <w:pPr>
              <w:spacing w:before="73" w:line="276" w:lineRule="auto"/>
              <w:rPr>
                <w:sz w:val="24"/>
                <w:szCs w:val="24"/>
              </w:rPr>
            </w:pPr>
            <w:r w:rsidRPr="00EA4227">
              <w:rPr>
                <w:sz w:val="24"/>
                <w:szCs w:val="24"/>
              </w:rPr>
              <w:t>$381,450.00</w:t>
            </w:r>
          </w:p>
        </w:tc>
      </w:tr>
      <w:tr w:rsidR="009F39E8" w:rsidRPr="00EA4227" w14:paraId="31E09E1F"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3EFA405"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B742915" w14:textId="77777777" w:rsidR="00EA4227" w:rsidRPr="00EA4227" w:rsidRDefault="00EA4227" w:rsidP="00EA4227">
            <w:pPr>
              <w:spacing w:before="73" w:line="276" w:lineRule="auto"/>
              <w:rPr>
                <w:sz w:val="24"/>
                <w:szCs w:val="24"/>
              </w:rPr>
            </w:pPr>
            <w:r w:rsidRPr="00EA4227">
              <w:rPr>
                <w:sz w:val="24"/>
                <w:szCs w:val="24"/>
              </w:rPr>
              <w:t>Warehouse</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258FF9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B523272" w14:textId="77777777" w:rsidR="00EA4227" w:rsidRPr="00EA4227" w:rsidRDefault="00EA4227" w:rsidP="00EA4227">
            <w:pPr>
              <w:spacing w:before="73" w:line="276" w:lineRule="auto"/>
              <w:rPr>
                <w:sz w:val="24"/>
                <w:szCs w:val="24"/>
              </w:rPr>
            </w:pPr>
            <w:r w:rsidRPr="00EA4227">
              <w:rPr>
                <w:sz w:val="24"/>
                <w:szCs w:val="24"/>
              </w:rPr>
              <w:t>$588,336.00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B664384"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D38DB6C" w14:textId="77777777" w:rsidR="00EA4227" w:rsidRPr="00EA4227" w:rsidRDefault="00EA4227" w:rsidP="00EA4227">
            <w:pPr>
              <w:spacing w:before="73" w:line="276" w:lineRule="auto"/>
              <w:rPr>
                <w:sz w:val="24"/>
                <w:szCs w:val="24"/>
              </w:rPr>
            </w:pPr>
            <w:r w:rsidRPr="00EA4227">
              <w:rPr>
                <w:sz w:val="24"/>
                <w:szCs w:val="24"/>
              </w:rPr>
              <w:t>$588,336.00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946881D" w14:textId="77777777" w:rsidR="00EA4227" w:rsidRPr="00EA4227" w:rsidRDefault="00EA4227" w:rsidP="00EA4227">
            <w:pPr>
              <w:spacing w:before="73" w:line="276" w:lineRule="auto"/>
              <w:rPr>
                <w:sz w:val="24"/>
                <w:szCs w:val="24"/>
              </w:rPr>
            </w:pPr>
            <w:r w:rsidRPr="00EA4227">
              <w:rPr>
                <w:sz w:val="24"/>
                <w:szCs w:val="24"/>
              </w:rPr>
              <w:t>$588,336.00</w:t>
            </w:r>
          </w:p>
        </w:tc>
      </w:tr>
      <w:tr w:rsidR="009F39E8" w:rsidRPr="00EA4227" w14:paraId="5C149C8F"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11EE015"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88750C8" w14:textId="77777777" w:rsidR="00EA4227" w:rsidRPr="00EA4227" w:rsidRDefault="00EA4227" w:rsidP="00EA4227">
            <w:pPr>
              <w:spacing w:before="73" w:line="276" w:lineRule="auto"/>
              <w:rPr>
                <w:sz w:val="24"/>
                <w:szCs w:val="24"/>
              </w:rPr>
            </w:pPr>
            <w:r w:rsidRPr="00EA4227">
              <w:rPr>
                <w:sz w:val="24"/>
                <w:szCs w:val="24"/>
              </w:rPr>
              <w:t>Travel</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A32E99D"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E390785" w14:textId="77777777" w:rsidR="00EA4227" w:rsidRPr="00EA4227" w:rsidRDefault="00EA4227" w:rsidP="00EA4227">
            <w:pPr>
              <w:spacing w:before="73" w:line="276" w:lineRule="auto"/>
              <w:rPr>
                <w:sz w:val="24"/>
                <w:szCs w:val="24"/>
              </w:rPr>
            </w:pPr>
            <w:r w:rsidRPr="00EA4227">
              <w:rPr>
                <w:sz w:val="24"/>
                <w:szCs w:val="24"/>
              </w:rPr>
              <w:t>$37,600.88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CE27133"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61DA358" w14:textId="77777777" w:rsidR="00EA4227" w:rsidRPr="00EA4227" w:rsidRDefault="00EA4227" w:rsidP="00EA4227">
            <w:pPr>
              <w:spacing w:before="73" w:line="276" w:lineRule="auto"/>
              <w:rPr>
                <w:sz w:val="24"/>
                <w:szCs w:val="24"/>
              </w:rPr>
            </w:pPr>
            <w:r w:rsidRPr="00EA4227">
              <w:rPr>
                <w:sz w:val="24"/>
                <w:szCs w:val="24"/>
              </w:rPr>
              <w:t>$37,600.88</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A103D82" w14:textId="77777777" w:rsidR="00EA4227" w:rsidRPr="00EA4227" w:rsidRDefault="00EA4227" w:rsidP="00EA4227">
            <w:pPr>
              <w:spacing w:before="73" w:line="276" w:lineRule="auto"/>
              <w:rPr>
                <w:sz w:val="24"/>
                <w:szCs w:val="24"/>
              </w:rPr>
            </w:pPr>
            <w:r w:rsidRPr="00EA4227">
              <w:rPr>
                <w:sz w:val="24"/>
                <w:szCs w:val="24"/>
              </w:rPr>
              <w:t>$37,600.88</w:t>
            </w:r>
          </w:p>
        </w:tc>
      </w:tr>
      <w:tr w:rsidR="009F39E8" w:rsidRPr="00EA4227" w14:paraId="4E39A824"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DC70F5D"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8A52E76" w14:textId="77777777" w:rsidR="00EA4227" w:rsidRPr="00EA4227" w:rsidRDefault="00EA4227" w:rsidP="00EA4227">
            <w:pPr>
              <w:spacing w:before="73" w:line="276" w:lineRule="auto"/>
              <w:rPr>
                <w:sz w:val="24"/>
                <w:szCs w:val="24"/>
              </w:rPr>
            </w:pPr>
            <w:r w:rsidRPr="00EA4227">
              <w:rPr>
                <w:sz w:val="24"/>
                <w:szCs w:val="24"/>
              </w:rPr>
              <w:t>Professional Services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3F4503D"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EB7193C" w14:textId="77777777" w:rsidR="00EA4227" w:rsidRPr="00EA4227" w:rsidRDefault="00EA4227" w:rsidP="00EA4227">
            <w:pPr>
              <w:spacing w:before="73" w:line="276" w:lineRule="auto"/>
              <w:rPr>
                <w:sz w:val="24"/>
                <w:szCs w:val="24"/>
              </w:rPr>
            </w:pPr>
            <w:r w:rsidRPr="00EA4227">
              <w:rPr>
                <w:sz w:val="24"/>
                <w:szCs w:val="24"/>
              </w:rPr>
              <w:t>$213,600.00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1501459"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829766C" w14:textId="77777777" w:rsidR="00EA4227" w:rsidRPr="00EA4227" w:rsidRDefault="00EA4227" w:rsidP="00EA4227">
            <w:pPr>
              <w:spacing w:before="73" w:line="276" w:lineRule="auto"/>
              <w:rPr>
                <w:sz w:val="24"/>
                <w:szCs w:val="24"/>
              </w:rPr>
            </w:pPr>
            <w:r w:rsidRPr="00EA4227">
              <w:rPr>
                <w:sz w:val="24"/>
                <w:szCs w:val="24"/>
              </w:rPr>
              <w:t>$213,600.00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9B0C9C7" w14:textId="77777777" w:rsidR="00EA4227" w:rsidRPr="00EA4227" w:rsidRDefault="00EA4227" w:rsidP="00EA4227">
            <w:pPr>
              <w:spacing w:before="73" w:line="276" w:lineRule="auto"/>
              <w:rPr>
                <w:sz w:val="24"/>
                <w:szCs w:val="24"/>
              </w:rPr>
            </w:pPr>
            <w:r w:rsidRPr="00EA4227">
              <w:rPr>
                <w:sz w:val="24"/>
                <w:szCs w:val="24"/>
              </w:rPr>
              <w:t>$213,600.00</w:t>
            </w:r>
          </w:p>
        </w:tc>
      </w:tr>
      <w:tr w:rsidR="009F39E8" w:rsidRPr="00EA4227" w14:paraId="06A0DD2A"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4F4468C"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A4317B0" w14:textId="77777777" w:rsidR="00EA4227" w:rsidRPr="00EA4227" w:rsidRDefault="00EA4227" w:rsidP="00EA4227">
            <w:pPr>
              <w:spacing w:before="73" w:line="276" w:lineRule="auto"/>
              <w:rPr>
                <w:sz w:val="24"/>
                <w:szCs w:val="24"/>
              </w:rPr>
            </w:pPr>
            <w:r w:rsidRPr="00EA4227">
              <w:rPr>
                <w:sz w:val="24"/>
                <w:szCs w:val="24"/>
              </w:rPr>
              <w:t>Benefits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AF0A8EE"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D8DA52C" w14:textId="77777777" w:rsidR="00EA4227" w:rsidRPr="00EA4227" w:rsidRDefault="00EA4227" w:rsidP="00EA4227">
            <w:pPr>
              <w:spacing w:before="73" w:line="276" w:lineRule="auto"/>
              <w:rPr>
                <w:sz w:val="24"/>
                <w:szCs w:val="24"/>
              </w:rPr>
            </w:pPr>
            <w:r w:rsidRPr="00EA4227">
              <w:rPr>
                <w:sz w:val="24"/>
                <w:szCs w:val="24"/>
              </w:rPr>
              <w:t>$460,008.22</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E068CC9"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C53C1FB" w14:textId="77777777" w:rsidR="00EA4227" w:rsidRPr="00EA4227" w:rsidRDefault="00EA4227" w:rsidP="00EA4227">
            <w:pPr>
              <w:spacing w:before="73" w:line="276" w:lineRule="auto"/>
              <w:rPr>
                <w:sz w:val="24"/>
                <w:szCs w:val="24"/>
              </w:rPr>
            </w:pPr>
            <w:r w:rsidRPr="00EA4227">
              <w:rPr>
                <w:sz w:val="24"/>
                <w:szCs w:val="24"/>
              </w:rPr>
              <w:t>$460,008.22</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4456E2F" w14:textId="77777777" w:rsidR="00EA4227" w:rsidRPr="00EA4227" w:rsidRDefault="00EA4227" w:rsidP="00EA4227">
            <w:pPr>
              <w:spacing w:before="73" w:line="276" w:lineRule="auto"/>
              <w:rPr>
                <w:sz w:val="24"/>
                <w:szCs w:val="24"/>
              </w:rPr>
            </w:pPr>
            <w:r w:rsidRPr="00EA4227">
              <w:rPr>
                <w:sz w:val="24"/>
                <w:szCs w:val="24"/>
              </w:rPr>
              <w:t>$460,008.22</w:t>
            </w:r>
          </w:p>
        </w:tc>
      </w:tr>
      <w:tr w:rsidR="009F39E8" w:rsidRPr="00EA4227" w14:paraId="21731FBA" w14:textId="77777777">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45150CC" w14:textId="77777777" w:rsidR="00EA4227" w:rsidRPr="00EA4227" w:rsidRDefault="00EA4227" w:rsidP="00EA4227">
            <w:pPr>
              <w:spacing w:before="73" w:line="276" w:lineRule="auto"/>
              <w:rPr>
                <w:sz w:val="24"/>
                <w:szCs w:val="24"/>
              </w:rPr>
            </w:pPr>
          </w:p>
        </w:tc>
        <w:tc>
          <w:tcPr>
            <w:tcW w:w="0" w:type="auto"/>
            <w:tcBorders>
              <w:top w:val="dashed" w:sz="6" w:space="0" w:color="999999"/>
              <w:left w:val="outset" w:sz="6" w:space="0" w:color="auto"/>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E959953" w14:textId="77777777" w:rsidR="00EA4227" w:rsidRPr="00EA4227" w:rsidRDefault="00EA4227" w:rsidP="00EA4227">
            <w:pPr>
              <w:spacing w:before="73" w:line="276" w:lineRule="auto"/>
              <w:rPr>
                <w:sz w:val="24"/>
                <w:szCs w:val="24"/>
              </w:rPr>
            </w:pPr>
            <w:r w:rsidRPr="00EA4227">
              <w:rPr>
                <w:sz w:val="24"/>
                <w:szCs w:val="24"/>
              </w:rPr>
              <w:t>Salaries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C27B840"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AD46ACE" w14:textId="77777777" w:rsidR="00EA4227" w:rsidRPr="00EA4227" w:rsidRDefault="00EA4227" w:rsidP="00EA4227">
            <w:pPr>
              <w:spacing w:before="73" w:line="276" w:lineRule="auto"/>
              <w:rPr>
                <w:sz w:val="24"/>
                <w:szCs w:val="24"/>
              </w:rPr>
            </w:pPr>
            <w:r w:rsidRPr="00EA4227">
              <w:rPr>
                <w:sz w:val="24"/>
                <w:szCs w:val="24"/>
              </w:rPr>
              <w:t>$953,187.37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2124EE8"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369ED9B" w14:textId="77777777" w:rsidR="00EA4227" w:rsidRPr="00EA4227" w:rsidRDefault="00EA4227" w:rsidP="00EA4227">
            <w:pPr>
              <w:spacing w:before="73" w:line="276" w:lineRule="auto"/>
              <w:rPr>
                <w:sz w:val="24"/>
                <w:szCs w:val="24"/>
              </w:rPr>
            </w:pPr>
            <w:r w:rsidRPr="00EA4227">
              <w:rPr>
                <w:sz w:val="24"/>
                <w:szCs w:val="24"/>
              </w:rPr>
              <w:t>$953,187.37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1CD0630" w14:textId="77777777" w:rsidR="00EA4227" w:rsidRPr="00EA4227" w:rsidRDefault="00EA4227" w:rsidP="00EA4227">
            <w:pPr>
              <w:spacing w:before="73" w:line="276" w:lineRule="auto"/>
              <w:rPr>
                <w:sz w:val="24"/>
                <w:szCs w:val="24"/>
              </w:rPr>
            </w:pPr>
            <w:r w:rsidRPr="00EA4227">
              <w:rPr>
                <w:sz w:val="24"/>
                <w:szCs w:val="24"/>
              </w:rPr>
              <w:t>$953,187.37</w:t>
            </w:r>
          </w:p>
        </w:tc>
      </w:tr>
      <w:tr w:rsidR="009F39E8" w:rsidRPr="00EA4227" w14:paraId="2DB25266"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894F690" w14:textId="77777777" w:rsidR="00EA4227" w:rsidRPr="00EA4227" w:rsidRDefault="00EA4227" w:rsidP="00EA4227">
            <w:pPr>
              <w:spacing w:before="73" w:line="276" w:lineRule="auto"/>
              <w:rPr>
                <w:sz w:val="24"/>
                <w:szCs w:val="24"/>
              </w:rPr>
            </w:pPr>
            <w:r w:rsidRPr="00EA4227">
              <w:rPr>
                <w:b/>
                <w:bCs/>
                <w:sz w:val="24"/>
                <w:szCs w:val="24"/>
              </w:rPr>
              <w:t>Total ITSH</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5C3E3E7"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70AFCD8" w14:textId="77777777" w:rsidR="00EA4227" w:rsidRPr="00EA4227" w:rsidRDefault="00EA4227" w:rsidP="00EA4227">
            <w:pPr>
              <w:spacing w:before="73" w:line="276" w:lineRule="auto"/>
              <w:rPr>
                <w:sz w:val="24"/>
                <w:szCs w:val="24"/>
              </w:rPr>
            </w:pPr>
            <w:r w:rsidRPr="00EA4227">
              <w:rPr>
                <w:sz w:val="24"/>
                <w:szCs w:val="24"/>
              </w:rPr>
              <w:t>$2,636,632.47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B92C1D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82300A3" w14:textId="77777777" w:rsidR="00EA4227" w:rsidRPr="00EA4227" w:rsidRDefault="00EA4227" w:rsidP="00EA4227">
            <w:pPr>
              <w:spacing w:before="73" w:line="276" w:lineRule="auto"/>
              <w:rPr>
                <w:sz w:val="24"/>
                <w:szCs w:val="24"/>
              </w:rPr>
            </w:pPr>
            <w:r w:rsidRPr="00EA4227">
              <w:rPr>
                <w:sz w:val="24"/>
                <w:szCs w:val="24"/>
              </w:rPr>
              <w:t>$2,636,632.47</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1DC5B95" w14:textId="77777777" w:rsidR="00EA4227" w:rsidRPr="00EA4227" w:rsidRDefault="00EA4227" w:rsidP="00EA4227">
            <w:pPr>
              <w:spacing w:before="73" w:line="276" w:lineRule="auto"/>
              <w:rPr>
                <w:sz w:val="24"/>
                <w:szCs w:val="24"/>
              </w:rPr>
            </w:pPr>
            <w:r w:rsidRPr="00EA4227">
              <w:rPr>
                <w:sz w:val="24"/>
                <w:szCs w:val="24"/>
              </w:rPr>
              <w:t>$2,636,632.47</w:t>
            </w:r>
          </w:p>
        </w:tc>
      </w:tr>
      <w:tr w:rsidR="00EA4227" w:rsidRPr="00EA4227" w14:paraId="557EB031"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D0FE2DB" w14:textId="77777777" w:rsidR="00EA4227" w:rsidRPr="00EA4227" w:rsidRDefault="00EA4227" w:rsidP="00EA4227">
            <w:pPr>
              <w:spacing w:before="73" w:line="276" w:lineRule="auto"/>
              <w:rPr>
                <w:sz w:val="24"/>
                <w:szCs w:val="24"/>
              </w:rPr>
            </w:pPr>
          </w:p>
        </w:tc>
      </w:tr>
      <w:tr w:rsidR="009F39E8" w:rsidRPr="00EA4227" w14:paraId="1B7AAE7B"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83A3053" w14:textId="77777777" w:rsidR="00EA4227" w:rsidRPr="00EA4227" w:rsidRDefault="00EA4227" w:rsidP="00EA4227">
            <w:pPr>
              <w:spacing w:before="73" w:line="276" w:lineRule="auto"/>
              <w:rPr>
                <w:sz w:val="24"/>
                <w:szCs w:val="24"/>
              </w:rPr>
            </w:pPr>
            <w:r w:rsidRPr="00EA4227">
              <w:rPr>
                <w:b/>
                <w:bCs/>
                <w:sz w:val="24"/>
                <w:szCs w:val="24"/>
              </w:rPr>
              <w:t>Total Direct Costs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B5CC8E6"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1941D5C" w14:textId="77777777" w:rsidR="00EA4227" w:rsidRPr="00EA4227" w:rsidRDefault="00EA4227" w:rsidP="00EA4227">
            <w:pPr>
              <w:spacing w:before="73" w:line="276" w:lineRule="auto"/>
              <w:rPr>
                <w:sz w:val="24"/>
                <w:szCs w:val="24"/>
              </w:rPr>
            </w:pPr>
            <w:r w:rsidRPr="00EA4227">
              <w:rPr>
                <w:sz w:val="24"/>
                <w:szCs w:val="24"/>
              </w:rPr>
              <w:t>$22,941,833.34</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A372B5E" w14:textId="77777777" w:rsidR="00EA4227" w:rsidRPr="00EA4227" w:rsidRDefault="00EA4227" w:rsidP="00EA4227">
            <w:pPr>
              <w:spacing w:before="73" w:line="276" w:lineRule="auto"/>
              <w:rPr>
                <w:sz w:val="24"/>
                <w:szCs w:val="24"/>
              </w:rPr>
            </w:pPr>
            <w:r w:rsidRPr="00EA4227">
              <w:rPr>
                <w:sz w:val="24"/>
                <w:szCs w:val="24"/>
              </w:rPr>
              <w:t>$406,980.00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1875991" w14:textId="77777777" w:rsidR="00EA4227" w:rsidRPr="00EA4227" w:rsidRDefault="00EA4227" w:rsidP="00EA4227">
            <w:pPr>
              <w:spacing w:before="73" w:line="276" w:lineRule="auto"/>
              <w:rPr>
                <w:sz w:val="24"/>
                <w:szCs w:val="24"/>
              </w:rPr>
            </w:pPr>
            <w:r w:rsidRPr="00EA4227">
              <w:rPr>
                <w:sz w:val="24"/>
                <w:szCs w:val="24"/>
              </w:rPr>
              <w:t>$22,941,833.34</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083CDCB" w14:textId="77777777" w:rsidR="00EA4227" w:rsidRPr="00EA4227" w:rsidRDefault="00EA4227" w:rsidP="00EA4227">
            <w:pPr>
              <w:spacing w:before="73" w:line="276" w:lineRule="auto"/>
              <w:rPr>
                <w:sz w:val="24"/>
                <w:szCs w:val="24"/>
              </w:rPr>
            </w:pPr>
            <w:r w:rsidRPr="00EA4227">
              <w:rPr>
                <w:sz w:val="24"/>
                <w:szCs w:val="24"/>
              </w:rPr>
              <w:t>$23,348,813.34</w:t>
            </w:r>
          </w:p>
        </w:tc>
      </w:tr>
      <w:tr w:rsidR="00EA4227" w:rsidRPr="00EA4227" w14:paraId="0C67CC5F"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C84596F" w14:textId="77777777" w:rsidR="00EA4227" w:rsidRPr="00EA4227" w:rsidRDefault="00EA4227" w:rsidP="00EA4227">
            <w:pPr>
              <w:spacing w:before="73" w:line="276" w:lineRule="auto"/>
              <w:rPr>
                <w:sz w:val="24"/>
                <w:szCs w:val="24"/>
              </w:rPr>
            </w:pPr>
          </w:p>
        </w:tc>
      </w:tr>
      <w:tr w:rsidR="009F39E8" w:rsidRPr="00EA4227" w14:paraId="731510C5"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5181236" w14:textId="77777777" w:rsidR="00EA4227" w:rsidRPr="00EA4227" w:rsidRDefault="00EA4227" w:rsidP="00EA4227">
            <w:pPr>
              <w:spacing w:before="73" w:line="276" w:lineRule="auto"/>
              <w:rPr>
                <w:sz w:val="24"/>
                <w:szCs w:val="24"/>
              </w:rPr>
            </w:pPr>
            <w:r w:rsidRPr="00EA4227">
              <w:rPr>
                <w:b/>
                <w:bCs/>
                <w:sz w:val="24"/>
                <w:szCs w:val="24"/>
              </w:rPr>
              <w:t>ICR on Administration</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77F4FD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A271472" w14:textId="77777777" w:rsidR="00EA4227" w:rsidRPr="00EA4227" w:rsidRDefault="00EA4227" w:rsidP="00EA4227">
            <w:pPr>
              <w:spacing w:before="73" w:line="276" w:lineRule="auto"/>
              <w:rPr>
                <w:sz w:val="24"/>
                <w:szCs w:val="24"/>
              </w:rPr>
            </w:pPr>
            <w:r w:rsidRPr="00EA4227">
              <w:rPr>
                <w:sz w:val="24"/>
                <w:szCs w:val="24"/>
              </w:rPr>
              <w:t>$1,929,447.43</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08482060"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20EB6E0" w14:textId="77777777" w:rsidR="00EA4227" w:rsidRPr="00EA4227" w:rsidRDefault="00EA4227" w:rsidP="00EA4227">
            <w:pPr>
              <w:spacing w:before="73" w:line="276" w:lineRule="auto"/>
              <w:rPr>
                <w:sz w:val="24"/>
                <w:szCs w:val="24"/>
              </w:rPr>
            </w:pPr>
            <w:r w:rsidRPr="00EA4227">
              <w:rPr>
                <w:sz w:val="24"/>
                <w:szCs w:val="24"/>
              </w:rPr>
              <w:t>$1,929,447.43</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198A8B77" w14:textId="77777777" w:rsidR="00EA4227" w:rsidRPr="00EA4227" w:rsidRDefault="00EA4227" w:rsidP="00EA4227">
            <w:pPr>
              <w:spacing w:before="73" w:line="276" w:lineRule="auto"/>
              <w:rPr>
                <w:sz w:val="24"/>
                <w:szCs w:val="24"/>
              </w:rPr>
            </w:pPr>
          </w:p>
        </w:tc>
      </w:tr>
      <w:tr w:rsidR="009F39E8" w:rsidRPr="00EA4227" w14:paraId="6259A8DB"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A314CC8" w14:textId="77777777" w:rsidR="00EA4227" w:rsidRPr="00EA4227" w:rsidRDefault="00EA4227" w:rsidP="00EA4227">
            <w:pPr>
              <w:spacing w:before="73" w:line="276" w:lineRule="auto"/>
              <w:rPr>
                <w:sz w:val="24"/>
                <w:szCs w:val="24"/>
              </w:rPr>
            </w:pPr>
            <w:r w:rsidRPr="00EA4227">
              <w:rPr>
                <w:b/>
                <w:bCs/>
                <w:sz w:val="24"/>
                <w:szCs w:val="24"/>
              </w:rPr>
              <w:t>ICR on Commodity Procurement</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05B47D6"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8DF928A" w14:textId="77777777" w:rsidR="00EA4227" w:rsidRPr="00EA4227" w:rsidRDefault="00EA4227" w:rsidP="00EA4227">
            <w:pPr>
              <w:spacing w:before="73" w:line="276" w:lineRule="auto"/>
              <w:rPr>
                <w:sz w:val="24"/>
                <w:szCs w:val="24"/>
              </w:rPr>
            </w:pPr>
            <w:r w:rsidRPr="00EA4227">
              <w:rPr>
                <w:sz w:val="24"/>
                <w:szCs w:val="24"/>
              </w:rPr>
              <w:t>$656,478.62</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6405A201"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724F374" w14:textId="77777777" w:rsidR="00EA4227" w:rsidRPr="00EA4227" w:rsidRDefault="00EA4227" w:rsidP="00EA4227">
            <w:pPr>
              <w:spacing w:before="73" w:line="276" w:lineRule="auto"/>
              <w:rPr>
                <w:sz w:val="24"/>
                <w:szCs w:val="24"/>
              </w:rPr>
            </w:pPr>
            <w:r w:rsidRPr="00EA4227">
              <w:rPr>
                <w:sz w:val="24"/>
                <w:szCs w:val="24"/>
              </w:rPr>
              <w:t>$656,478.62</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6F9C82FA" w14:textId="77777777" w:rsidR="00EA4227" w:rsidRPr="00EA4227" w:rsidRDefault="00EA4227" w:rsidP="00EA4227">
            <w:pPr>
              <w:spacing w:before="73" w:line="276" w:lineRule="auto"/>
              <w:rPr>
                <w:sz w:val="24"/>
                <w:szCs w:val="24"/>
              </w:rPr>
            </w:pPr>
          </w:p>
        </w:tc>
      </w:tr>
      <w:tr w:rsidR="009F39E8" w:rsidRPr="00EA4227" w14:paraId="12696C97"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4AFB31A" w14:textId="77777777" w:rsidR="00EA4227" w:rsidRPr="00EA4227" w:rsidRDefault="00EA4227" w:rsidP="00EA4227">
            <w:pPr>
              <w:spacing w:before="73" w:line="276" w:lineRule="auto"/>
              <w:rPr>
                <w:sz w:val="24"/>
                <w:szCs w:val="24"/>
              </w:rPr>
            </w:pPr>
            <w:r w:rsidRPr="00EA4227">
              <w:rPr>
                <w:b/>
                <w:bCs/>
                <w:sz w:val="24"/>
                <w:szCs w:val="24"/>
              </w:rPr>
              <w:t>ICR on Activities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0376A23F"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93B0E65" w14:textId="77777777" w:rsidR="00EA4227" w:rsidRPr="00EA4227" w:rsidRDefault="00EA4227" w:rsidP="00EA4227">
            <w:pPr>
              <w:spacing w:before="73" w:line="276" w:lineRule="auto"/>
              <w:rPr>
                <w:sz w:val="24"/>
                <w:szCs w:val="24"/>
              </w:rPr>
            </w:pPr>
            <w:r w:rsidRPr="00EA4227">
              <w:rPr>
                <w:sz w:val="24"/>
                <w:szCs w:val="24"/>
              </w:rPr>
              <w:t>$1,475,114.12</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69A42BC7"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A30717E" w14:textId="77777777" w:rsidR="00EA4227" w:rsidRPr="00EA4227" w:rsidRDefault="00EA4227" w:rsidP="00EA4227">
            <w:pPr>
              <w:spacing w:before="73" w:line="276" w:lineRule="auto"/>
              <w:rPr>
                <w:sz w:val="24"/>
                <w:szCs w:val="24"/>
              </w:rPr>
            </w:pPr>
            <w:r w:rsidRPr="00EA4227">
              <w:rPr>
                <w:sz w:val="24"/>
                <w:szCs w:val="24"/>
              </w:rPr>
              <w:t>$1,475,114.12</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0F7EE6D0" w14:textId="77777777" w:rsidR="00EA4227" w:rsidRPr="00EA4227" w:rsidRDefault="00EA4227" w:rsidP="00EA4227">
            <w:pPr>
              <w:spacing w:before="73" w:line="276" w:lineRule="auto"/>
              <w:rPr>
                <w:sz w:val="24"/>
                <w:szCs w:val="24"/>
              </w:rPr>
            </w:pPr>
          </w:p>
        </w:tc>
      </w:tr>
      <w:tr w:rsidR="009F39E8" w:rsidRPr="00EA4227" w14:paraId="487F160F"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177AB14" w14:textId="77777777" w:rsidR="00EA4227" w:rsidRPr="00EA4227" w:rsidRDefault="00EA4227" w:rsidP="00EA4227">
            <w:pPr>
              <w:spacing w:before="73" w:line="276" w:lineRule="auto"/>
              <w:rPr>
                <w:sz w:val="24"/>
                <w:szCs w:val="24"/>
              </w:rPr>
            </w:pPr>
            <w:r w:rsidRPr="00EA4227">
              <w:rPr>
                <w:b/>
                <w:bCs/>
                <w:sz w:val="24"/>
                <w:szCs w:val="24"/>
              </w:rPr>
              <w:t>ICR on ITSH</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EB1062"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2E04BA7" w14:textId="77777777" w:rsidR="00EA4227" w:rsidRPr="00EA4227" w:rsidRDefault="00EA4227" w:rsidP="00EA4227">
            <w:pPr>
              <w:spacing w:before="73" w:line="276" w:lineRule="auto"/>
              <w:rPr>
                <w:sz w:val="24"/>
                <w:szCs w:val="24"/>
              </w:rPr>
            </w:pPr>
            <w:r w:rsidRPr="00EA4227">
              <w:rPr>
                <w:sz w:val="24"/>
                <w:szCs w:val="24"/>
              </w:rPr>
              <w:t>$527,326.49</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01C32D86"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7B617B7" w14:textId="77777777" w:rsidR="00EA4227" w:rsidRPr="00EA4227" w:rsidRDefault="00EA4227" w:rsidP="00EA4227">
            <w:pPr>
              <w:spacing w:before="73" w:line="276" w:lineRule="auto"/>
              <w:rPr>
                <w:sz w:val="24"/>
                <w:szCs w:val="24"/>
              </w:rPr>
            </w:pPr>
            <w:r w:rsidRPr="00EA4227">
              <w:rPr>
                <w:sz w:val="24"/>
                <w:szCs w:val="24"/>
              </w:rPr>
              <w:t>$527,326.49</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5FB89D80" w14:textId="77777777" w:rsidR="00EA4227" w:rsidRPr="00EA4227" w:rsidRDefault="00EA4227" w:rsidP="00EA4227">
            <w:pPr>
              <w:spacing w:before="73" w:line="276" w:lineRule="auto"/>
              <w:rPr>
                <w:sz w:val="24"/>
                <w:szCs w:val="24"/>
              </w:rPr>
            </w:pPr>
          </w:p>
        </w:tc>
      </w:tr>
      <w:tr w:rsidR="00EA4227" w:rsidRPr="00EA4227" w14:paraId="57A3744B"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E7E2021" w14:textId="77777777" w:rsidR="00EA4227" w:rsidRPr="00EA4227" w:rsidRDefault="00EA4227" w:rsidP="00EA4227">
            <w:pPr>
              <w:spacing w:before="73" w:line="276" w:lineRule="auto"/>
              <w:rPr>
                <w:sz w:val="24"/>
                <w:szCs w:val="24"/>
              </w:rPr>
            </w:pPr>
          </w:p>
        </w:tc>
      </w:tr>
      <w:tr w:rsidR="009F39E8" w:rsidRPr="00EA4227" w14:paraId="7889C61B"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34B14713" w14:textId="77777777" w:rsidR="00EA4227" w:rsidRPr="00EA4227" w:rsidRDefault="00EA4227" w:rsidP="00EA4227">
            <w:pPr>
              <w:spacing w:before="73" w:line="276" w:lineRule="auto"/>
              <w:rPr>
                <w:sz w:val="24"/>
                <w:szCs w:val="24"/>
              </w:rPr>
            </w:pPr>
            <w:r w:rsidRPr="00EA4227">
              <w:rPr>
                <w:b/>
                <w:bCs/>
                <w:sz w:val="24"/>
                <w:szCs w:val="24"/>
              </w:rPr>
              <w:t>Total Indirect Costs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00077FA"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D075DA6" w14:textId="77777777" w:rsidR="00EA4227" w:rsidRPr="00EA4227" w:rsidRDefault="00EA4227" w:rsidP="00EA4227">
            <w:pPr>
              <w:spacing w:before="73" w:line="276" w:lineRule="auto"/>
              <w:rPr>
                <w:sz w:val="24"/>
                <w:szCs w:val="24"/>
              </w:rPr>
            </w:pPr>
            <w:r w:rsidRPr="00EA4227">
              <w:rPr>
                <w:sz w:val="24"/>
                <w:szCs w:val="24"/>
              </w:rPr>
              <w:t>$4,588,366.66</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1EA0B37A"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61200B3" w14:textId="77777777" w:rsidR="00EA4227" w:rsidRPr="00EA4227" w:rsidRDefault="00EA4227" w:rsidP="00EA4227">
            <w:pPr>
              <w:spacing w:before="73" w:line="276" w:lineRule="auto"/>
              <w:rPr>
                <w:sz w:val="24"/>
                <w:szCs w:val="24"/>
              </w:rPr>
            </w:pPr>
            <w:r w:rsidRPr="00EA4227">
              <w:rPr>
                <w:sz w:val="24"/>
                <w:szCs w:val="24"/>
              </w:rPr>
              <w:t>$4,588,366.66</w:t>
            </w:r>
          </w:p>
        </w:tc>
        <w:tc>
          <w:tcPr>
            <w:tcW w:w="0" w:type="auto"/>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4BB1A167" w14:textId="77777777" w:rsidR="00EA4227" w:rsidRPr="00EA4227" w:rsidRDefault="00EA4227" w:rsidP="00EA4227">
            <w:pPr>
              <w:spacing w:before="73" w:line="276" w:lineRule="auto"/>
              <w:rPr>
                <w:sz w:val="24"/>
                <w:szCs w:val="24"/>
              </w:rPr>
            </w:pPr>
          </w:p>
        </w:tc>
      </w:tr>
      <w:tr w:rsidR="00EA4227" w:rsidRPr="00EA4227" w14:paraId="0A111CEB"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881E3E8" w14:textId="77777777" w:rsidR="00EA4227" w:rsidRPr="00EA4227" w:rsidRDefault="00EA4227" w:rsidP="00EA4227">
            <w:pPr>
              <w:spacing w:before="73" w:line="276" w:lineRule="auto"/>
              <w:rPr>
                <w:sz w:val="24"/>
                <w:szCs w:val="24"/>
              </w:rPr>
            </w:pPr>
          </w:p>
        </w:tc>
      </w:tr>
      <w:tr w:rsidR="00EA4227" w:rsidRPr="00EA4227" w14:paraId="047D8463"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D8F0A7C" w14:textId="77777777" w:rsidR="00EA4227" w:rsidRPr="00EA4227" w:rsidRDefault="00EA4227" w:rsidP="00EA4227">
            <w:pPr>
              <w:spacing w:before="73" w:line="276" w:lineRule="auto"/>
              <w:rPr>
                <w:sz w:val="24"/>
                <w:szCs w:val="24"/>
              </w:rPr>
            </w:pPr>
            <w:r w:rsidRPr="00EA4227">
              <w:rPr>
                <w:b/>
                <w:bCs/>
                <w:sz w:val="24"/>
                <w:szCs w:val="24"/>
              </w:rPr>
              <w:t>Anticipated Program Income</w:t>
            </w:r>
          </w:p>
        </w:tc>
        <w:tc>
          <w:tcPr>
            <w:tcW w:w="0" w:type="auto"/>
            <w:gridSpan w:val="4"/>
            <w:tcBorders>
              <w:top w:val="dashed" w:sz="6" w:space="0" w:color="999999"/>
              <w:left w:val="dashed" w:sz="6" w:space="0" w:color="999999"/>
              <w:bottom w:val="single" w:sz="6" w:space="0" w:color="838594"/>
              <w:right w:val="single" w:sz="6" w:space="0" w:color="838594"/>
            </w:tcBorders>
            <w:shd w:val="clear" w:color="auto" w:fill="D3D3D3"/>
            <w:tcMar>
              <w:top w:w="30" w:type="dxa"/>
              <w:left w:w="60" w:type="dxa"/>
              <w:bottom w:w="30" w:type="dxa"/>
              <w:right w:w="60" w:type="dxa"/>
            </w:tcMar>
            <w:vAlign w:val="center"/>
            <w:hideMark/>
          </w:tcPr>
          <w:p w14:paraId="039209D9" w14:textId="77777777" w:rsidR="00EA4227" w:rsidRPr="00EA4227" w:rsidRDefault="00EA4227" w:rsidP="00EA4227">
            <w:pPr>
              <w:spacing w:before="73" w:line="276" w:lineRule="auto"/>
              <w:rPr>
                <w:sz w:val="24"/>
                <w:szCs w:val="24"/>
              </w:rPr>
            </w:pP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1490724C" w14:textId="77777777" w:rsidR="00EA4227" w:rsidRPr="00EA4227" w:rsidRDefault="00EA4227" w:rsidP="00EA4227">
            <w:pPr>
              <w:spacing w:before="73" w:line="276" w:lineRule="auto"/>
              <w:rPr>
                <w:sz w:val="24"/>
                <w:szCs w:val="24"/>
              </w:rPr>
            </w:pPr>
            <w:r w:rsidRPr="00EA4227">
              <w:rPr>
                <w:sz w:val="24"/>
                <w:szCs w:val="24"/>
              </w:rPr>
              <w:t>$0.00</w:t>
            </w:r>
          </w:p>
        </w:tc>
      </w:tr>
      <w:tr w:rsidR="00EA4227" w:rsidRPr="00EA4227" w14:paraId="36305856"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E4C74F9" w14:textId="77777777" w:rsidR="00EA4227" w:rsidRPr="00EA4227" w:rsidRDefault="00EA4227" w:rsidP="00EA4227">
            <w:pPr>
              <w:spacing w:before="73" w:line="276" w:lineRule="auto"/>
              <w:rPr>
                <w:sz w:val="24"/>
                <w:szCs w:val="24"/>
              </w:rPr>
            </w:pPr>
          </w:p>
        </w:tc>
      </w:tr>
      <w:tr w:rsidR="009F39E8" w:rsidRPr="00EA4227" w14:paraId="33723C7D" w14:textId="77777777">
        <w:tc>
          <w:tcPr>
            <w:tcW w:w="0" w:type="auto"/>
            <w:gridSpan w:val="2"/>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7B9B9F3" w14:textId="77777777" w:rsidR="00EA4227" w:rsidRPr="00EA4227" w:rsidRDefault="00EA4227" w:rsidP="00EA4227">
            <w:pPr>
              <w:spacing w:before="73" w:line="276" w:lineRule="auto"/>
              <w:rPr>
                <w:sz w:val="24"/>
                <w:szCs w:val="24"/>
              </w:rPr>
            </w:pPr>
            <w:r w:rsidRPr="00EA4227">
              <w:rPr>
                <w:b/>
                <w:bCs/>
                <w:sz w:val="24"/>
                <w:szCs w:val="24"/>
              </w:rPr>
              <w:t>Grand Total Costs</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2B1F8FE5" w14:textId="77777777" w:rsidR="00EA4227" w:rsidRPr="00EA4227" w:rsidRDefault="00EA4227" w:rsidP="00EA4227">
            <w:pPr>
              <w:spacing w:before="73" w:line="276" w:lineRule="auto"/>
              <w:rPr>
                <w:sz w:val="24"/>
                <w:szCs w:val="24"/>
              </w:rPr>
            </w:pPr>
            <w:r w:rsidRPr="00EA4227">
              <w:rPr>
                <w:sz w:val="24"/>
                <w:szCs w:val="24"/>
              </w:rPr>
              <w:t>$0.00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74E01E54" w14:textId="77777777" w:rsidR="00EA4227" w:rsidRPr="00EA4227" w:rsidRDefault="00EA4227" w:rsidP="00EA4227">
            <w:pPr>
              <w:spacing w:before="73" w:line="276" w:lineRule="auto"/>
              <w:rPr>
                <w:sz w:val="24"/>
                <w:szCs w:val="24"/>
              </w:rPr>
            </w:pPr>
            <w:r w:rsidRPr="00EA4227">
              <w:rPr>
                <w:sz w:val="24"/>
                <w:szCs w:val="24"/>
              </w:rPr>
              <w:t>$27,530,200.00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4F86A0F" w14:textId="77777777" w:rsidR="00EA4227" w:rsidRPr="00EA4227" w:rsidRDefault="00EA4227" w:rsidP="00EA4227">
            <w:pPr>
              <w:spacing w:before="73" w:line="276" w:lineRule="auto"/>
              <w:rPr>
                <w:sz w:val="24"/>
                <w:szCs w:val="24"/>
              </w:rPr>
            </w:pPr>
            <w:r w:rsidRPr="00EA4227">
              <w:rPr>
                <w:sz w:val="24"/>
                <w:szCs w:val="24"/>
              </w:rPr>
              <w:t>$406,980.00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5909B0DE" w14:textId="77777777" w:rsidR="00EA4227" w:rsidRPr="00EA4227" w:rsidRDefault="00EA4227" w:rsidP="00EA4227">
            <w:pPr>
              <w:spacing w:before="73" w:line="276" w:lineRule="auto"/>
              <w:rPr>
                <w:sz w:val="24"/>
                <w:szCs w:val="24"/>
              </w:rPr>
            </w:pPr>
            <w:r w:rsidRPr="00EA4227">
              <w:rPr>
                <w:sz w:val="24"/>
                <w:szCs w:val="24"/>
              </w:rPr>
              <w:t>$27,530,200.00</w:t>
            </w:r>
          </w:p>
        </w:tc>
        <w:tc>
          <w:tcPr>
            <w:tcW w:w="0" w:type="auto"/>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63D3124F" w14:textId="77777777" w:rsidR="00EA4227" w:rsidRPr="00EA4227" w:rsidRDefault="00EA4227" w:rsidP="00EA4227">
            <w:pPr>
              <w:spacing w:before="73" w:line="276" w:lineRule="auto"/>
              <w:rPr>
                <w:sz w:val="24"/>
                <w:szCs w:val="24"/>
              </w:rPr>
            </w:pPr>
            <w:r w:rsidRPr="00EA4227">
              <w:rPr>
                <w:sz w:val="24"/>
                <w:szCs w:val="24"/>
              </w:rPr>
              <w:t>$27,937,180.00</w:t>
            </w:r>
          </w:p>
        </w:tc>
      </w:tr>
      <w:tr w:rsidR="00EA4227" w:rsidRPr="00EA4227" w14:paraId="21D92663" w14:textId="77777777">
        <w:trPr>
          <w:trHeight w:val="375"/>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hideMark/>
          </w:tcPr>
          <w:p w14:paraId="40874E71" w14:textId="77777777" w:rsidR="00EA4227" w:rsidRPr="00EA4227" w:rsidRDefault="00EA4227" w:rsidP="00EA4227">
            <w:pPr>
              <w:spacing w:before="73" w:line="276" w:lineRule="auto"/>
              <w:rPr>
                <w:sz w:val="24"/>
                <w:szCs w:val="24"/>
              </w:rPr>
            </w:pPr>
          </w:p>
        </w:tc>
      </w:tr>
      <w:tr w:rsidR="00EA4227" w:rsidRPr="00EA4227" w14:paraId="48B97EF5" w14:textId="77777777" w:rsidTr="00EA4227">
        <w:tc>
          <w:tcPr>
            <w:tcW w:w="0" w:type="auto"/>
            <w:gridSpan w:val="7"/>
            <w:tcBorders>
              <w:top w:val="dashed" w:sz="6" w:space="0" w:color="999999"/>
              <w:left w:val="dashed" w:sz="6" w:space="0" w:color="999999"/>
              <w:bottom w:val="dashed" w:sz="6" w:space="0" w:color="999999"/>
              <w:right w:val="single" w:sz="6" w:space="0" w:color="838594"/>
            </w:tcBorders>
            <w:shd w:val="clear" w:color="auto" w:fill="FFFFFF"/>
            <w:tcMar>
              <w:top w:w="30" w:type="dxa"/>
              <w:left w:w="60" w:type="dxa"/>
              <w:bottom w:w="30" w:type="dxa"/>
              <w:right w:w="60" w:type="dxa"/>
            </w:tcMar>
            <w:vAlign w:val="center"/>
            <w:hideMark/>
          </w:tcPr>
          <w:p w14:paraId="22A25592" w14:textId="77777777" w:rsidR="00EA4227" w:rsidRPr="00EA4227" w:rsidRDefault="00EA4227" w:rsidP="00EA4227">
            <w:pPr>
              <w:spacing w:before="73" w:line="276" w:lineRule="auto"/>
              <w:rPr>
                <w:sz w:val="24"/>
                <w:szCs w:val="24"/>
              </w:rPr>
            </w:pPr>
            <w:r w:rsidRPr="00EA4227">
              <w:rPr>
                <w:b/>
                <w:bCs/>
                <w:sz w:val="24"/>
                <w:szCs w:val="24"/>
              </w:rPr>
              <w:t>Total Amount of Federal Award (Total Federal Funds Obligated plus Cost Share): $40,406,980.00</w:t>
            </w:r>
          </w:p>
        </w:tc>
      </w:tr>
      <w:tr w:rsidR="00EA4227" w:rsidRPr="00EA4227" w14:paraId="46EB2013" w14:textId="77777777" w:rsidTr="000B0A3C">
        <w:trPr>
          <w:trHeight w:val="198"/>
        </w:trPr>
        <w:tc>
          <w:tcPr>
            <w:tcW w:w="0" w:type="auto"/>
            <w:gridSpan w:val="7"/>
            <w:tcBorders>
              <w:top w:val="dashed" w:sz="6" w:space="0" w:color="999999"/>
              <w:left w:val="dashed" w:sz="6" w:space="0" w:color="999999"/>
              <w:bottom w:val="single" w:sz="6" w:space="0" w:color="838594"/>
              <w:right w:val="single" w:sz="6" w:space="0" w:color="838594"/>
            </w:tcBorders>
            <w:shd w:val="clear" w:color="auto" w:fill="FFFFFF"/>
            <w:tcMar>
              <w:top w:w="30" w:type="dxa"/>
              <w:left w:w="60" w:type="dxa"/>
              <w:bottom w:w="30" w:type="dxa"/>
              <w:right w:w="60" w:type="dxa"/>
            </w:tcMar>
            <w:vAlign w:val="center"/>
          </w:tcPr>
          <w:p w14:paraId="359597BE" w14:textId="77777777" w:rsidR="00EA4227" w:rsidRPr="00EA4227" w:rsidRDefault="00EA4227" w:rsidP="00EA4227">
            <w:pPr>
              <w:spacing w:before="73" w:line="276" w:lineRule="auto"/>
              <w:rPr>
                <w:b/>
                <w:bCs/>
                <w:sz w:val="24"/>
                <w:szCs w:val="24"/>
              </w:rPr>
            </w:pPr>
          </w:p>
        </w:tc>
      </w:tr>
    </w:tbl>
    <w:p w14:paraId="71494275" w14:textId="77777777" w:rsidR="00CF2A72" w:rsidRDefault="00CF2A72" w:rsidP="000B0A3C">
      <w:pPr>
        <w:spacing w:before="73" w:line="276" w:lineRule="auto"/>
        <w:rPr>
          <w:sz w:val="24"/>
          <w:szCs w:val="24"/>
        </w:rPr>
      </w:pPr>
    </w:p>
    <w:p w14:paraId="18FF03FD" w14:textId="77777777" w:rsidR="00E07568" w:rsidRDefault="00E07568" w:rsidP="000B0A3C">
      <w:pPr>
        <w:spacing w:before="73" w:line="276" w:lineRule="auto"/>
        <w:rPr>
          <w:sz w:val="24"/>
          <w:szCs w:val="24"/>
        </w:rPr>
      </w:pPr>
    </w:p>
    <w:p w14:paraId="234E1F5A" w14:textId="77777777" w:rsidR="00E07568" w:rsidRDefault="00E07568" w:rsidP="000B0A3C">
      <w:pPr>
        <w:spacing w:before="73" w:line="276" w:lineRule="auto"/>
        <w:rPr>
          <w:sz w:val="24"/>
          <w:szCs w:val="24"/>
        </w:rPr>
      </w:pPr>
    </w:p>
    <w:p w14:paraId="6170DCCB" w14:textId="77777777" w:rsidR="00E07568" w:rsidRDefault="00E07568" w:rsidP="000B0A3C">
      <w:pPr>
        <w:spacing w:before="73" w:line="276" w:lineRule="auto"/>
        <w:rPr>
          <w:sz w:val="24"/>
          <w:szCs w:val="24"/>
        </w:rPr>
      </w:pPr>
    </w:p>
    <w:p w14:paraId="63607CC4" w14:textId="77777777" w:rsidR="00E07568" w:rsidRDefault="00E07568" w:rsidP="000B0A3C">
      <w:pPr>
        <w:spacing w:before="73" w:line="276" w:lineRule="auto"/>
        <w:rPr>
          <w:sz w:val="24"/>
          <w:szCs w:val="24"/>
        </w:rPr>
      </w:pPr>
    </w:p>
    <w:p w14:paraId="08E2B23A" w14:textId="77777777" w:rsidR="00E07568" w:rsidRDefault="00E07568" w:rsidP="000B0A3C">
      <w:pPr>
        <w:spacing w:before="73" w:line="276" w:lineRule="auto"/>
        <w:rPr>
          <w:sz w:val="24"/>
          <w:szCs w:val="24"/>
        </w:rPr>
      </w:pPr>
    </w:p>
    <w:p w14:paraId="42CB122E" w14:textId="77777777" w:rsidR="00E07568" w:rsidRDefault="00E07568" w:rsidP="000B0A3C">
      <w:pPr>
        <w:spacing w:before="73" w:line="276" w:lineRule="auto"/>
        <w:rPr>
          <w:sz w:val="24"/>
          <w:szCs w:val="24"/>
        </w:rPr>
      </w:pPr>
    </w:p>
    <w:p w14:paraId="2B2BDBAC" w14:textId="77777777" w:rsidR="00E07568" w:rsidRDefault="00E07568" w:rsidP="000B0A3C">
      <w:pPr>
        <w:spacing w:before="73" w:line="276" w:lineRule="auto"/>
        <w:rPr>
          <w:sz w:val="24"/>
          <w:szCs w:val="24"/>
        </w:rPr>
      </w:pPr>
    </w:p>
    <w:p w14:paraId="5CE2ED23" w14:textId="77777777" w:rsidR="00E07568" w:rsidRDefault="00E07568" w:rsidP="000B0A3C">
      <w:pPr>
        <w:spacing w:before="73" w:line="276" w:lineRule="auto"/>
        <w:rPr>
          <w:sz w:val="24"/>
          <w:szCs w:val="24"/>
        </w:rPr>
      </w:pPr>
    </w:p>
    <w:p w14:paraId="6B781A19" w14:textId="77777777" w:rsidR="00E07568" w:rsidRDefault="00E07568" w:rsidP="000B0A3C">
      <w:pPr>
        <w:spacing w:before="73" w:line="276" w:lineRule="auto"/>
        <w:rPr>
          <w:sz w:val="24"/>
          <w:szCs w:val="24"/>
        </w:rPr>
      </w:pPr>
    </w:p>
    <w:p w14:paraId="5E649682" w14:textId="77777777" w:rsidR="00E07568" w:rsidRDefault="00E07568" w:rsidP="000B0A3C">
      <w:pPr>
        <w:spacing w:before="73" w:line="276" w:lineRule="auto"/>
        <w:rPr>
          <w:sz w:val="24"/>
          <w:szCs w:val="24"/>
        </w:rPr>
      </w:pPr>
    </w:p>
    <w:p w14:paraId="0D37F870" w14:textId="77777777" w:rsidR="00E07568" w:rsidRDefault="00E07568" w:rsidP="000B0A3C">
      <w:pPr>
        <w:spacing w:before="73" w:line="276" w:lineRule="auto"/>
        <w:rPr>
          <w:sz w:val="24"/>
          <w:szCs w:val="24"/>
        </w:rPr>
      </w:pPr>
    </w:p>
    <w:p w14:paraId="47CC8E0E" w14:textId="77777777" w:rsidR="000B0A3C" w:rsidRDefault="000B0A3C" w:rsidP="000B0A3C">
      <w:pPr>
        <w:spacing w:before="73" w:line="276" w:lineRule="auto"/>
        <w:rPr>
          <w:sz w:val="24"/>
          <w:szCs w:val="24"/>
        </w:rPr>
      </w:pPr>
    </w:p>
    <w:p w14:paraId="7E325B4F" w14:textId="77777777" w:rsidR="000B0A3C" w:rsidRDefault="000B0A3C" w:rsidP="000B0A3C">
      <w:pPr>
        <w:spacing w:before="73" w:line="276" w:lineRule="auto"/>
        <w:rPr>
          <w:sz w:val="24"/>
          <w:szCs w:val="24"/>
        </w:rPr>
      </w:pPr>
    </w:p>
    <w:p w14:paraId="1762F20D" w14:textId="08586C75" w:rsidR="00E07568" w:rsidRPr="00165C05" w:rsidRDefault="00E07568" w:rsidP="00E07568">
      <w:pPr>
        <w:rPr>
          <w:b/>
        </w:rPr>
      </w:pPr>
    </w:p>
    <w:p w14:paraId="49EC942B" w14:textId="77777777" w:rsidR="00E07568" w:rsidRPr="00165C05" w:rsidRDefault="00E07568" w:rsidP="00E07568">
      <w:pPr>
        <w:rPr>
          <w:b/>
        </w:rPr>
      </w:pPr>
      <w:bookmarkStart w:id="0" w:name="_Hlk209874984"/>
      <w:bookmarkEnd w:id="0"/>
    </w:p>
    <w:p w14:paraId="13FD1F59" w14:textId="77777777" w:rsidR="00E07568" w:rsidRPr="00165C05" w:rsidRDefault="00E07568" w:rsidP="00E07568">
      <w:pPr>
        <w:jc w:val="center"/>
        <w:rPr>
          <w:b/>
        </w:rPr>
      </w:pPr>
    </w:p>
    <w:p w14:paraId="70A8581F" w14:textId="77777777" w:rsidR="00E07568" w:rsidRPr="00165C05" w:rsidRDefault="00E07568" w:rsidP="00E07568">
      <w:pPr>
        <w:jc w:val="center"/>
        <w:rPr>
          <w:b/>
        </w:rPr>
      </w:pPr>
    </w:p>
    <w:p w14:paraId="05497F59" w14:textId="77777777" w:rsidR="00E07568" w:rsidRPr="00165C05" w:rsidRDefault="00E07568" w:rsidP="00E07568">
      <w:pPr>
        <w:jc w:val="center"/>
        <w:rPr>
          <w:b/>
        </w:rPr>
      </w:pPr>
    </w:p>
    <w:p w14:paraId="6FA723F7" w14:textId="77777777" w:rsidR="00E07568" w:rsidRPr="00165C05" w:rsidRDefault="00E07568" w:rsidP="00E07568">
      <w:pPr>
        <w:jc w:val="center"/>
        <w:rPr>
          <w:b/>
        </w:rPr>
      </w:pPr>
    </w:p>
    <w:p w14:paraId="7A1BA221" w14:textId="77777777" w:rsidR="00E07568" w:rsidRPr="00165C05" w:rsidRDefault="00E07568" w:rsidP="00E07568">
      <w:pPr>
        <w:jc w:val="center"/>
        <w:rPr>
          <w:b/>
        </w:rPr>
      </w:pPr>
    </w:p>
    <w:p w14:paraId="1127BF4E" w14:textId="77777777" w:rsidR="00E07568" w:rsidRPr="00165C05" w:rsidRDefault="00E07568" w:rsidP="00E07568">
      <w:pPr>
        <w:jc w:val="center"/>
        <w:rPr>
          <w:b/>
        </w:rPr>
      </w:pPr>
    </w:p>
    <w:p w14:paraId="47431C3B" w14:textId="77777777" w:rsidR="008F4F6D" w:rsidRDefault="008F4F6D" w:rsidP="008F4F6D">
      <w:pPr>
        <w:tabs>
          <w:tab w:val="left" w:pos="719"/>
        </w:tabs>
        <w:spacing w:before="120"/>
        <w:rPr>
          <w:b/>
        </w:rPr>
      </w:pPr>
    </w:p>
    <w:p w14:paraId="7934CFCF" w14:textId="527756A0" w:rsidR="00E07568" w:rsidRPr="00B04E29" w:rsidRDefault="00027517" w:rsidP="008F4F6D">
      <w:pPr>
        <w:tabs>
          <w:tab w:val="left" w:pos="719"/>
        </w:tabs>
        <w:spacing w:before="120"/>
        <w:jc w:val="center"/>
        <w:rPr>
          <w:b/>
          <w:color w:val="002C72"/>
          <w:spacing w:val="-2"/>
          <w:sz w:val="28"/>
          <w:szCs w:val="24"/>
        </w:rPr>
      </w:pPr>
      <w:r w:rsidRPr="00B04E29">
        <w:rPr>
          <w:b/>
          <w:color w:val="002C72"/>
          <w:spacing w:val="-2"/>
          <w:sz w:val="28"/>
          <w:szCs w:val="24"/>
        </w:rPr>
        <w:lastRenderedPageBreak/>
        <w:t>C-2 Budget Narrative</w:t>
      </w:r>
    </w:p>
    <w:p w14:paraId="189DB623" w14:textId="4B7E3243" w:rsidR="00E07568" w:rsidRPr="00B04E29" w:rsidRDefault="00027517" w:rsidP="00B04E29">
      <w:pPr>
        <w:tabs>
          <w:tab w:val="left" w:pos="719"/>
        </w:tabs>
        <w:spacing w:before="120"/>
        <w:ind w:left="720" w:hanging="605"/>
        <w:jc w:val="center"/>
        <w:rPr>
          <w:b/>
          <w:color w:val="002C72"/>
          <w:spacing w:val="-2"/>
          <w:sz w:val="28"/>
          <w:szCs w:val="24"/>
        </w:rPr>
      </w:pPr>
      <w:r w:rsidRPr="00B04E29">
        <w:rPr>
          <w:b/>
          <w:color w:val="002C72"/>
          <w:spacing w:val="-2"/>
          <w:sz w:val="28"/>
          <w:szCs w:val="24"/>
        </w:rPr>
        <w:t>Agreement Number: FFE-522-2025/004-00</w:t>
      </w:r>
    </w:p>
    <w:p w14:paraId="197D9264" w14:textId="77777777" w:rsidR="00027517" w:rsidRPr="00027517" w:rsidRDefault="00027517" w:rsidP="00027517">
      <w:pPr>
        <w:tabs>
          <w:tab w:val="left" w:pos="719"/>
        </w:tabs>
        <w:ind w:left="720" w:hanging="605"/>
        <w:jc w:val="center"/>
        <w:rPr>
          <w:b/>
          <w:color w:val="002C72"/>
          <w:spacing w:val="-2"/>
          <w:sz w:val="24"/>
        </w:rPr>
      </w:pPr>
    </w:p>
    <w:tbl>
      <w:tblPr>
        <w:tblW w:w="0" w:type="auto"/>
        <w:tblInd w:w="380"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2160"/>
        <w:gridCol w:w="7181"/>
      </w:tblGrid>
      <w:tr w:rsidR="00E07568" w14:paraId="628F1360" w14:textId="77777777" w:rsidTr="0075611A">
        <w:trPr>
          <w:trHeight w:val="277"/>
        </w:trPr>
        <w:tc>
          <w:tcPr>
            <w:tcW w:w="2160" w:type="dxa"/>
            <w:shd w:val="clear" w:color="auto" w:fill="F2F2F2"/>
          </w:tcPr>
          <w:p w14:paraId="7561192E" w14:textId="77777777" w:rsidR="00E07568" w:rsidRDefault="00E07568" w:rsidP="0075611A">
            <w:pPr>
              <w:pStyle w:val="TableParagraph"/>
              <w:spacing w:before="1" w:line="256" w:lineRule="exact"/>
              <w:ind w:left="153"/>
              <w:rPr>
                <w:b/>
                <w:sz w:val="24"/>
              </w:rPr>
            </w:pPr>
            <w:r>
              <w:rPr>
                <w:b/>
                <w:color w:val="002C72"/>
                <w:spacing w:val="-2"/>
                <w:sz w:val="24"/>
              </w:rPr>
              <w:t>Program</w:t>
            </w:r>
          </w:p>
        </w:tc>
        <w:tc>
          <w:tcPr>
            <w:tcW w:w="7181" w:type="dxa"/>
            <w:shd w:val="clear" w:color="auto" w:fill="F2F2F2"/>
          </w:tcPr>
          <w:p w14:paraId="290FE9F5" w14:textId="77777777" w:rsidR="00E07568" w:rsidRDefault="00E07568" w:rsidP="0075611A">
            <w:pPr>
              <w:pStyle w:val="TableParagraph"/>
              <w:spacing w:before="1" w:line="256" w:lineRule="exact"/>
              <w:ind w:left="153"/>
              <w:rPr>
                <w:sz w:val="24"/>
              </w:rPr>
            </w:pPr>
            <w:r>
              <w:rPr>
                <w:color w:val="002C72"/>
                <w:sz w:val="24"/>
              </w:rPr>
              <w:t>McGovern</w:t>
            </w:r>
            <w:r>
              <w:rPr>
                <w:color w:val="002C72"/>
                <w:spacing w:val="-2"/>
                <w:sz w:val="24"/>
              </w:rPr>
              <w:t xml:space="preserve"> </w:t>
            </w:r>
            <w:r>
              <w:rPr>
                <w:color w:val="002C72"/>
                <w:spacing w:val="-4"/>
                <w:sz w:val="24"/>
              </w:rPr>
              <w:t>Dole</w:t>
            </w:r>
          </w:p>
        </w:tc>
      </w:tr>
      <w:tr w:rsidR="00E07568" w14:paraId="38F1EB8C" w14:textId="77777777" w:rsidTr="0075611A">
        <w:trPr>
          <w:trHeight w:val="277"/>
        </w:trPr>
        <w:tc>
          <w:tcPr>
            <w:tcW w:w="2160" w:type="dxa"/>
          </w:tcPr>
          <w:p w14:paraId="25E72CA2" w14:textId="77777777" w:rsidR="00E07568" w:rsidRDefault="00E07568" w:rsidP="0075611A">
            <w:pPr>
              <w:pStyle w:val="TableParagraph"/>
              <w:spacing w:line="258" w:lineRule="exact"/>
              <w:ind w:left="153"/>
              <w:rPr>
                <w:b/>
                <w:sz w:val="24"/>
              </w:rPr>
            </w:pPr>
            <w:r>
              <w:rPr>
                <w:b/>
                <w:color w:val="002C72"/>
                <w:spacing w:val="-2"/>
                <w:sz w:val="24"/>
              </w:rPr>
              <w:t>Country</w:t>
            </w:r>
          </w:p>
        </w:tc>
        <w:tc>
          <w:tcPr>
            <w:tcW w:w="7181" w:type="dxa"/>
          </w:tcPr>
          <w:p w14:paraId="30A805C4" w14:textId="77777777" w:rsidR="00E07568" w:rsidRDefault="00E07568" w:rsidP="0075611A">
            <w:pPr>
              <w:pStyle w:val="TableParagraph"/>
              <w:spacing w:line="258" w:lineRule="exact"/>
              <w:ind w:left="153"/>
              <w:rPr>
                <w:sz w:val="24"/>
              </w:rPr>
            </w:pPr>
            <w:r>
              <w:rPr>
                <w:color w:val="002C72"/>
                <w:spacing w:val="-2"/>
                <w:sz w:val="24"/>
              </w:rPr>
              <w:t>Honduras</w:t>
            </w:r>
          </w:p>
        </w:tc>
      </w:tr>
      <w:tr w:rsidR="00E07568" w14:paraId="177D834B" w14:textId="77777777" w:rsidTr="0075611A">
        <w:trPr>
          <w:trHeight w:val="272"/>
        </w:trPr>
        <w:tc>
          <w:tcPr>
            <w:tcW w:w="2160" w:type="dxa"/>
            <w:shd w:val="clear" w:color="auto" w:fill="F2F2F2"/>
          </w:tcPr>
          <w:p w14:paraId="33E62E4E" w14:textId="77777777" w:rsidR="00E07568" w:rsidRDefault="00E07568" w:rsidP="0075611A">
            <w:pPr>
              <w:pStyle w:val="TableParagraph"/>
              <w:spacing w:line="253" w:lineRule="exact"/>
              <w:ind w:left="153"/>
              <w:rPr>
                <w:b/>
                <w:sz w:val="24"/>
              </w:rPr>
            </w:pPr>
            <w:r>
              <w:rPr>
                <w:b/>
                <w:color w:val="002C72"/>
                <w:sz w:val="24"/>
              </w:rPr>
              <w:t>Fiscal</w:t>
            </w:r>
            <w:r>
              <w:rPr>
                <w:b/>
                <w:color w:val="002C72"/>
                <w:spacing w:val="-3"/>
                <w:sz w:val="24"/>
              </w:rPr>
              <w:t xml:space="preserve"> </w:t>
            </w:r>
            <w:r>
              <w:rPr>
                <w:b/>
                <w:color w:val="002C72"/>
                <w:spacing w:val="-4"/>
                <w:sz w:val="24"/>
              </w:rPr>
              <w:t>Year</w:t>
            </w:r>
          </w:p>
        </w:tc>
        <w:tc>
          <w:tcPr>
            <w:tcW w:w="7181" w:type="dxa"/>
            <w:shd w:val="clear" w:color="auto" w:fill="F2F2F2"/>
          </w:tcPr>
          <w:p w14:paraId="208B3503" w14:textId="77777777" w:rsidR="00E07568" w:rsidRDefault="00E07568" w:rsidP="0075611A">
            <w:pPr>
              <w:pStyle w:val="TableParagraph"/>
              <w:spacing w:line="253" w:lineRule="exact"/>
              <w:ind w:left="153"/>
              <w:rPr>
                <w:sz w:val="24"/>
              </w:rPr>
            </w:pPr>
            <w:r>
              <w:rPr>
                <w:color w:val="002C72"/>
                <w:spacing w:val="-4"/>
                <w:sz w:val="24"/>
              </w:rPr>
              <w:t>2025</w:t>
            </w:r>
          </w:p>
        </w:tc>
      </w:tr>
      <w:tr w:rsidR="00E07568" w14:paraId="31587475" w14:textId="77777777" w:rsidTr="0075611A">
        <w:trPr>
          <w:trHeight w:val="277"/>
        </w:trPr>
        <w:tc>
          <w:tcPr>
            <w:tcW w:w="2160" w:type="dxa"/>
          </w:tcPr>
          <w:p w14:paraId="4522877F" w14:textId="77777777" w:rsidR="00E07568" w:rsidRDefault="00E07568" w:rsidP="0075611A">
            <w:pPr>
              <w:pStyle w:val="TableParagraph"/>
              <w:spacing w:before="1" w:line="256" w:lineRule="exact"/>
              <w:ind w:left="153"/>
              <w:rPr>
                <w:b/>
                <w:sz w:val="24"/>
              </w:rPr>
            </w:pPr>
            <w:r>
              <w:rPr>
                <w:b/>
                <w:color w:val="002C72"/>
                <w:spacing w:val="-2"/>
                <w:sz w:val="24"/>
              </w:rPr>
              <w:t>Organization</w:t>
            </w:r>
          </w:p>
        </w:tc>
        <w:tc>
          <w:tcPr>
            <w:tcW w:w="7181" w:type="dxa"/>
          </w:tcPr>
          <w:p w14:paraId="58B4F644" w14:textId="77777777" w:rsidR="00E07568" w:rsidRDefault="00E07568" w:rsidP="0075611A">
            <w:pPr>
              <w:pStyle w:val="TableParagraph"/>
              <w:spacing w:before="1" w:line="256" w:lineRule="exact"/>
              <w:ind w:left="153"/>
              <w:rPr>
                <w:sz w:val="24"/>
              </w:rPr>
            </w:pPr>
            <w:r>
              <w:rPr>
                <w:color w:val="002C72"/>
                <w:sz w:val="24"/>
              </w:rPr>
              <w:t>Partners</w:t>
            </w:r>
            <w:r>
              <w:rPr>
                <w:color w:val="002C72"/>
                <w:spacing w:val="-4"/>
                <w:sz w:val="24"/>
              </w:rPr>
              <w:t xml:space="preserve"> </w:t>
            </w:r>
            <w:r>
              <w:rPr>
                <w:color w:val="002C72"/>
                <w:sz w:val="24"/>
              </w:rPr>
              <w:t>of</w:t>
            </w:r>
            <w:r>
              <w:rPr>
                <w:color w:val="002C72"/>
                <w:spacing w:val="-1"/>
                <w:sz w:val="24"/>
              </w:rPr>
              <w:t xml:space="preserve"> </w:t>
            </w:r>
            <w:r>
              <w:rPr>
                <w:color w:val="002C72"/>
                <w:sz w:val="24"/>
              </w:rPr>
              <w:t>the</w:t>
            </w:r>
            <w:r>
              <w:rPr>
                <w:color w:val="002C72"/>
                <w:spacing w:val="-2"/>
                <w:sz w:val="24"/>
              </w:rPr>
              <w:t xml:space="preserve"> </w:t>
            </w:r>
            <w:r>
              <w:rPr>
                <w:color w:val="002C72"/>
                <w:sz w:val="24"/>
              </w:rPr>
              <w:t>Americas,</w:t>
            </w:r>
            <w:r>
              <w:rPr>
                <w:color w:val="002C72"/>
                <w:spacing w:val="-2"/>
                <w:sz w:val="24"/>
              </w:rPr>
              <w:t xml:space="preserve"> </w:t>
            </w:r>
            <w:r>
              <w:rPr>
                <w:color w:val="002C72"/>
                <w:sz w:val="24"/>
              </w:rPr>
              <w:t>Inc.</w:t>
            </w:r>
            <w:r>
              <w:rPr>
                <w:color w:val="002C72"/>
                <w:spacing w:val="-2"/>
                <w:sz w:val="24"/>
              </w:rPr>
              <w:t xml:space="preserve"> </w:t>
            </w:r>
            <w:r>
              <w:rPr>
                <w:color w:val="002C72"/>
                <w:sz w:val="24"/>
              </w:rPr>
              <w:t>(UEI:</w:t>
            </w:r>
            <w:r>
              <w:rPr>
                <w:color w:val="002C72"/>
                <w:spacing w:val="-1"/>
                <w:sz w:val="24"/>
              </w:rPr>
              <w:t xml:space="preserve"> </w:t>
            </w:r>
            <w:r>
              <w:rPr>
                <w:color w:val="002C72"/>
                <w:spacing w:val="-2"/>
                <w:sz w:val="24"/>
              </w:rPr>
              <w:t>DD5WNYRUYFE5)</w:t>
            </w:r>
          </w:p>
        </w:tc>
      </w:tr>
      <w:tr w:rsidR="00E07568" w:rsidRPr="00BE5AFB" w14:paraId="198AAE8F" w14:textId="77777777" w:rsidTr="0075611A">
        <w:trPr>
          <w:trHeight w:val="277"/>
        </w:trPr>
        <w:tc>
          <w:tcPr>
            <w:tcW w:w="2160" w:type="dxa"/>
            <w:shd w:val="clear" w:color="auto" w:fill="F2F2F2"/>
          </w:tcPr>
          <w:p w14:paraId="2978799B" w14:textId="77777777" w:rsidR="00E07568" w:rsidRDefault="00E07568" w:rsidP="0075611A">
            <w:pPr>
              <w:pStyle w:val="TableParagraph"/>
              <w:spacing w:line="258" w:lineRule="exact"/>
              <w:ind w:left="153"/>
              <w:rPr>
                <w:b/>
                <w:sz w:val="24"/>
              </w:rPr>
            </w:pPr>
            <w:r>
              <w:rPr>
                <w:b/>
                <w:color w:val="002C72"/>
                <w:sz w:val="24"/>
              </w:rPr>
              <w:t xml:space="preserve">Point of </w:t>
            </w:r>
            <w:r>
              <w:rPr>
                <w:b/>
                <w:color w:val="002C72"/>
                <w:spacing w:val="-2"/>
                <w:sz w:val="24"/>
              </w:rPr>
              <w:t>Contact</w:t>
            </w:r>
          </w:p>
        </w:tc>
        <w:tc>
          <w:tcPr>
            <w:tcW w:w="7181" w:type="dxa"/>
            <w:shd w:val="clear" w:color="auto" w:fill="F2F2F2"/>
          </w:tcPr>
          <w:p w14:paraId="0DDE05A1" w14:textId="77777777" w:rsidR="00E07568" w:rsidRPr="00AF31E5" w:rsidRDefault="00E07568" w:rsidP="0075611A">
            <w:pPr>
              <w:pStyle w:val="TableParagraph"/>
              <w:spacing w:line="258" w:lineRule="exact"/>
              <w:ind w:left="153"/>
              <w:rPr>
                <w:sz w:val="24"/>
                <w:lang w:val="es-CL"/>
              </w:rPr>
            </w:pPr>
            <w:r w:rsidRPr="007E7740">
              <w:rPr>
                <w:color w:val="002C72"/>
                <w:sz w:val="24"/>
                <w:lang w:val="es-CL"/>
              </w:rPr>
              <w:t>Carmen Peña,</w:t>
            </w:r>
            <w:r w:rsidRPr="007E7740">
              <w:rPr>
                <w:color w:val="002C72"/>
                <w:spacing w:val="-3"/>
                <w:sz w:val="24"/>
                <w:lang w:val="es-CL"/>
              </w:rPr>
              <w:t xml:space="preserve"> </w:t>
            </w:r>
            <w:r w:rsidRPr="007E7740">
              <w:rPr>
                <w:color w:val="002C72"/>
                <w:spacing w:val="-2"/>
                <w:sz w:val="24"/>
                <w:lang w:val="es-CL"/>
              </w:rPr>
              <w:t>cpena@partners.net</w:t>
            </w:r>
          </w:p>
        </w:tc>
      </w:tr>
    </w:tbl>
    <w:p w14:paraId="44A96575" w14:textId="77777777" w:rsidR="009F39E8" w:rsidRPr="009F39E8" w:rsidRDefault="009F39E8" w:rsidP="009F39E8">
      <w:pPr>
        <w:numPr>
          <w:ilvl w:val="1"/>
          <w:numId w:val="26"/>
        </w:numPr>
        <w:tabs>
          <w:tab w:val="left" w:pos="720"/>
        </w:tabs>
        <w:spacing w:before="272"/>
        <w:jc w:val="both"/>
        <w:rPr>
          <w:b/>
          <w:sz w:val="24"/>
        </w:rPr>
      </w:pPr>
      <w:r w:rsidRPr="009F39E8">
        <w:rPr>
          <w:b/>
          <w:color w:val="002D72"/>
          <w:sz w:val="24"/>
        </w:rPr>
        <w:t>General</w:t>
      </w:r>
      <w:r w:rsidRPr="009F39E8">
        <w:rPr>
          <w:b/>
          <w:color w:val="002D72"/>
          <w:spacing w:val="-4"/>
          <w:sz w:val="24"/>
        </w:rPr>
        <w:t xml:space="preserve"> </w:t>
      </w:r>
      <w:r w:rsidRPr="009F39E8">
        <w:rPr>
          <w:b/>
          <w:color w:val="002D72"/>
          <w:sz w:val="24"/>
        </w:rPr>
        <w:t>Explanatory</w:t>
      </w:r>
      <w:r w:rsidRPr="009F39E8">
        <w:rPr>
          <w:b/>
          <w:color w:val="002D72"/>
          <w:spacing w:val="-3"/>
          <w:sz w:val="24"/>
        </w:rPr>
        <w:t xml:space="preserve"> </w:t>
      </w:r>
      <w:r w:rsidRPr="009F39E8">
        <w:rPr>
          <w:b/>
          <w:color w:val="002D72"/>
          <w:spacing w:val="-2"/>
          <w:sz w:val="24"/>
        </w:rPr>
        <w:t>Comments</w:t>
      </w:r>
    </w:p>
    <w:p w14:paraId="31A62254" w14:textId="77777777" w:rsidR="009F39E8" w:rsidRPr="009F39E8" w:rsidRDefault="009F39E8" w:rsidP="009F39E8">
      <w:pPr>
        <w:spacing w:before="3"/>
        <w:ind w:left="360" w:right="357"/>
        <w:jc w:val="both"/>
        <w:rPr>
          <w:sz w:val="24"/>
          <w:szCs w:val="24"/>
        </w:rPr>
      </w:pPr>
      <w:r w:rsidRPr="009F39E8">
        <w:rPr>
          <w:sz w:val="24"/>
          <w:szCs w:val="24"/>
        </w:rPr>
        <w:t>Partners</w:t>
      </w:r>
      <w:r w:rsidRPr="009F39E8">
        <w:rPr>
          <w:spacing w:val="-7"/>
          <w:sz w:val="24"/>
          <w:szCs w:val="24"/>
        </w:rPr>
        <w:t xml:space="preserve"> </w:t>
      </w:r>
      <w:r w:rsidRPr="009F39E8">
        <w:rPr>
          <w:sz w:val="24"/>
          <w:szCs w:val="24"/>
        </w:rPr>
        <w:t>of</w:t>
      </w:r>
      <w:r w:rsidRPr="009F39E8">
        <w:rPr>
          <w:spacing w:val="-7"/>
          <w:sz w:val="24"/>
          <w:szCs w:val="24"/>
        </w:rPr>
        <w:t xml:space="preserve"> </w:t>
      </w:r>
      <w:r w:rsidRPr="009F39E8">
        <w:rPr>
          <w:sz w:val="24"/>
          <w:szCs w:val="24"/>
        </w:rPr>
        <w:t>the</w:t>
      </w:r>
      <w:r w:rsidRPr="009F39E8">
        <w:rPr>
          <w:spacing w:val="-7"/>
          <w:sz w:val="24"/>
          <w:szCs w:val="24"/>
        </w:rPr>
        <w:t xml:space="preserve"> </w:t>
      </w:r>
      <w:r w:rsidRPr="009F39E8">
        <w:rPr>
          <w:sz w:val="24"/>
          <w:szCs w:val="24"/>
        </w:rPr>
        <w:t>Americas</w:t>
      </w:r>
      <w:r w:rsidRPr="009F39E8">
        <w:rPr>
          <w:spacing w:val="-7"/>
          <w:sz w:val="24"/>
          <w:szCs w:val="24"/>
        </w:rPr>
        <w:t xml:space="preserve"> </w:t>
      </w:r>
      <w:r w:rsidRPr="009F39E8">
        <w:rPr>
          <w:sz w:val="24"/>
          <w:szCs w:val="24"/>
        </w:rPr>
        <w:t>Inc.</w:t>
      </w:r>
      <w:r w:rsidRPr="009F39E8">
        <w:rPr>
          <w:spacing w:val="-7"/>
          <w:sz w:val="24"/>
          <w:szCs w:val="24"/>
        </w:rPr>
        <w:t xml:space="preserve"> </w:t>
      </w:r>
      <w:r w:rsidRPr="009F39E8">
        <w:rPr>
          <w:sz w:val="24"/>
          <w:szCs w:val="24"/>
        </w:rPr>
        <w:t>(POA)</w:t>
      </w:r>
      <w:r w:rsidRPr="009F39E8">
        <w:rPr>
          <w:spacing w:val="-7"/>
          <w:sz w:val="24"/>
          <w:szCs w:val="24"/>
        </w:rPr>
        <w:t xml:space="preserve"> </w:t>
      </w:r>
      <w:r w:rsidRPr="009F39E8">
        <w:rPr>
          <w:sz w:val="24"/>
          <w:szCs w:val="24"/>
        </w:rPr>
        <w:t>will</w:t>
      </w:r>
      <w:r w:rsidRPr="009F39E8">
        <w:rPr>
          <w:spacing w:val="-7"/>
          <w:sz w:val="24"/>
          <w:szCs w:val="24"/>
        </w:rPr>
        <w:t xml:space="preserve"> </w:t>
      </w:r>
      <w:r w:rsidRPr="009F39E8">
        <w:rPr>
          <w:sz w:val="24"/>
          <w:szCs w:val="24"/>
        </w:rPr>
        <w:t>implement</w:t>
      </w:r>
      <w:r w:rsidRPr="009F39E8">
        <w:rPr>
          <w:spacing w:val="-7"/>
          <w:sz w:val="24"/>
          <w:szCs w:val="24"/>
        </w:rPr>
        <w:t xml:space="preserve"> </w:t>
      </w:r>
      <w:r w:rsidRPr="009F39E8">
        <w:rPr>
          <w:sz w:val="24"/>
          <w:szCs w:val="24"/>
        </w:rPr>
        <w:t>a</w:t>
      </w:r>
      <w:r w:rsidRPr="009F39E8">
        <w:rPr>
          <w:spacing w:val="-7"/>
          <w:sz w:val="24"/>
          <w:szCs w:val="24"/>
        </w:rPr>
        <w:t xml:space="preserve"> </w:t>
      </w:r>
      <w:r w:rsidRPr="009F39E8">
        <w:rPr>
          <w:sz w:val="24"/>
          <w:szCs w:val="24"/>
        </w:rPr>
        <w:t>six-year</w:t>
      </w:r>
      <w:r w:rsidRPr="009F39E8">
        <w:rPr>
          <w:spacing w:val="-7"/>
          <w:sz w:val="24"/>
          <w:szCs w:val="24"/>
        </w:rPr>
        <w:t xml:space="preserve"> </w:t>
      </w:r>
      <w:r w:rsidRPr="009F39E8">
        <w:rPr>
          <w:sz w:val="24"/>
          <w:szCs w:val="24"/>
        </w:rPr>
        <w:t>McGovern</w:t>
      </w:r>
      <w:r w:rsidRPr="009F39E8">
        <w:rPr>
          <w:spacing w:val="-7"/>
          <w:sz w:val="24"/>
          <w:szCs w:val="24"/>
        </w:rPr>
        <w:t xml:space="preserve"> </w:t>
      </w:r>
      <w:r w:rsidRPr="009F39E8">
        <w:rPr>
          <w:sz w:val="24"/>
          <w:szCs w:val="24"/>
        </w:rPr>
        <w:t>Dole</w:t>
      </w:r>
      <w:r w:rsidRPr="009F39E8">
        <w:rPr>
          <w:spacing w:val="-7"/>
          <w:sz w:val="24"/>
          <w:szCs w:val="24"/>
        </w:rPr>
        <w:t xml:space="preserve"> </w:t>
      </w:r>
      <w:r w:rsidRPr="009F39E8">
        <w:rPr>
          <w:sz w:val="24"/>
          <w:szCs w:val="24"/>
        </w:rPr>
        <w:t>(MGD)</w:t>
      </w:r>
      <w:r w:rsidRPr="009F39E8">
        <w:rPr>
          <w:spacing w:val="-7"/>
          <w:sz w:val="24"/>
          <w:szCs w:val="24"/>
        </w:rPr>
        <w:t xml:space="preserve"> </w:t>
      </w:r>
      <w:r w:rsidRPr="009F39E8">
        <w:rPr>
          <w:sz w:val="24"/>
          <w:szCs w:val="24"/>
        </w:rPr>
        <w:t xml:space="preserve">Program project in Honduras. The total federal award amount is $40,000,000. This includes </w:t>
      </w:r>
      <w:proofErr w:type="gramStart"/>
      <w:r w:rsidRPr="009F39E8">
        <w:rPr>
          <w:sz w:val="24"/>
          <w:szCs w:val="24"/>
        </w:rPr>
        <w:t>commodity</w:t>
      </w:r>
      <w:proofErr w:type="gramEnd"/>
      <w:r w:rsidRPr="009F39E8">
        <w:rPr>
          <w:sz w:val="24"/>
          <w:szCs w:val="24"/>
        </w:rPr>
        <w:t xml:space="preserve"> ($9,958,720), freight ($2,511,080), and operating budget ($27,530,200). The total project operating budget includes $406,980 in cost share. The following budget narrative describes the operating budget and does not describe the commodity and freight portions of Federal funding.</w:t>
      </w:r>
    </w:p>
    <w:p w14:paraId="4D7FCEC6" w14:textId="77777777" w:rsidR="009F39E8" w:rsidRPr="009F39E8" w:rsidRDefault="009F39E8" w:rsidP="009F39E8">
      <w:pPr>
        <w:numPr>
          <w:ilvl w:val="0"/>
          <w:numId w:val="24"/>
        </w:numPr>
        <w:tabs>
          <w:tab w:val="left" w:pos="1079"/>
          <w:tab w:val="left" w:pos="4821"/>
        </w:tabs>
        <w:spacing w:line="294" w:lineRule="exact"/>
        <w:ind w:left="1079" w:hanging="359"/>
        <w:rPr>
          <w:rFonts w:ascii="Symbol" w:hAnsi="Symbol"/>
          <w:sz w:val="24"/>
        </w:rPr>
      </w:pPr>
      <w:r w:rsidRPr="009F39E8">
        <w:rPr>
          <w:sz w:val="24"/>
        </w:rPr>
        <w:t>USDA/FAS</w:t>
      </w:r>
      <w:r w:rsidRPr="009F39E8">
        <w:rPr>
          <w:spacing w:val="-1"/>
          <w:sz w:val="24"/>
        </w:rPr>
        <w:t xml:space="preserve"> </w:t>
      </w:r>
      <w:r w:rsidRPr="009F39E8">
        <w:rPr>
          <w:spacing w:val="-2"/>
          <w:sz w:val="24"/>
        </w:rPr>
        <w:t>Funding:</w:t>
      </w:r>
      <w:r w:rsidRPr="009F39E8">
        <w:rPr>
          <w:sz w:val="24"/>
        </w:rPr>
        <w:tab/>
      </w:r>
      <w:r w:rsidRPr="009F39E8">
        <w:rPr>
          <w:spacing w:val="-2"/>
          <w:sz w:val="24"/>
        </w:rPr>
        <w:t>$27,530,200</w:t>
      </w:r>
    </w:p>
    <w:p w14:paraId="3B2C6F1A" w14:textId="77777777" w:rsidR="009F39E8" w:rsidRPr="009F39E8" w:rsidRDefault="009F39E8" w:rsidP="009F39E8">
      <w:pPr>
        <w:numPr>
          <w:ilvl w:val="0"/>
          <w:numId w:val="24"/>
        </w:numPr>
        <w:tabs>
          <w:tab w:val="left" w:pos="1079"/>
          <w:tab w:val="left" w:pos="3772"/>
          <w:tab w:val="left" w:pos="5010"/>
        </w:tabs>
        <w:spacing w:before="3" w:line="293" w:lineRule="exact"/>
        <w:ind w:left="1079" w:hanging="359"/>
        <w:rPr>
          <w:rFonts w:ascii="Symbol" w:hAnsi="Symbol"/>
          <w:sz w:val="24"/>
        </w:rPr>
      </w:pPr>
      <w:r w:rsidRPr="009F39E8">
        <w:rPr>
          <w:sz w:val="24"/>
          <w:u w:val="single"/>
        </w:rPr>
        <w:t>Total</w:t>
      </w:r>
      <w:r w:rsidRPr="009F39E8">
        <w:rPr>
          <w:spacing w:val="-5"/>
          <w:sz w:val="24"/>
          <w:u w:val="single"/>
        </w:rPr>
        <w:t xml:space="preserve"> </w:t>
      </w:r>
      <w:r w:rsidRPr="009F39E8">
        <w:rPr>
          <w:sz w:val="24"/>
          <w:u w:val="single"/>
        </w:rPr>
        <w:t>Cost</w:t>
      </w:r>
      <w:r w:rsidRPr="009F39E8">
        <w:rPr>
          <w:spacing w:val="-1"/>
          <w:sz w:val="24"/>
          <w:u w:val="single"/>
        </w:rPr>
        <w:t xml:space="preserve"> </w:t>
      </w:r>
      <w:r w:rsidRPr="009F39E8">
        <w:rPr>
          <w:spacing w:val="-2"/>
          <w:sz w:val="24"/>
          <w:u w:val="single"/>
        </w:rPr>
        <w:t>Share</w:t>
      </w:r>
      <w:r w:rsidRPr="009F39E8">
        <w:rPr>
          <w:sz w:val="24"/>
          <w:u w:val="single"/>
        </w:rPr>
        <w:tab/>
        <w:t xml:space="preserve">                 </w:t>
      </w:r>
      <w:r w:rsidRPr="009F39E8">
        <w:rPr>
          <w:spacing w:val="-10"/>
          <w:sz w:val="24"/>
          <w:u w:val="single"/>
        </w:rPr>
        <w:t>$</w:t>
      </w:r>
      <w:r w:rsidRPr="009F39E8">
        <w:rPr>
          <w:spacing w:val="-2"/>
          <w:sz w:val="24"/>
          <w:u w:val="single"/>
        </w:rPr>
        <w:t>406,980</w:t>
      </w:r>
    </w:p>
    <w:p w14:paraId="32AF04E0" w14:textId="77777777" w:rsidR="009F39E8" w:rsidRPr="009F39E8" w:rsidRDefault="009F39E8" w:rsidP="009F39E8">
      <w:pPr>
        <w:numPr>
          <w:ilvl w:val="0"/>
          <w:numId w:val="24"/>
        </w:numPr>
        <w:tabs>
          <w:tab w:val="left" w:pos="1079"/>
          <w:tab w:val="left" w:pos="4783"/>
        </w:tabs>
        <w:spacing w:line="293" w:lineRule="exact"/>
        <w:ind w:left="1079" w:hanging="359"/>
        <w:rPr>
          <w:rFonts w:ascii="Symbol" w:hAnsi="Symbol"/>
          <w:color w:val="005440"/>
          <w:sz w:val="24"/>
        </w:rPr>
      </w:pPr>
      <w:r w:rsidRPr="009F39E8">
        <w:rPr>
          <w:b/>
          <w:color w:val="005440"/>
          <w:sz w:val="24"/>
        </w:rPr>
        <w:t>Total</w:t>
      </w:r>
      <w:r w:rsidRPr="009F39E8">
        <w:rPr>
          <w:b/>
          <w:color w:val="005440"/>
          <w:spacing w:val="-3"/>
          <w:sz w:val="24"/>
        </w:rPr>
        <w:t xml:space="preserve"> </w:t>
      </w:r>
      <w:r w:rsidRPr="009F39E8">
        <w:rPr>
          <w:b/>
          <w:color w:val="005440"/>
          <w:sz w:val="24"/>
        </w:rPr>
        <w:t>Project</w:t>
      </w:r>
      <w:r w:rsidRPr="009F39E8">
        <w:rPr>
          <w:b/>
          <w:color w:val="005440"/>
          <w:spacing w:val="-3"/>
          <w:sz w:val="24"/>
        </w:rPr>
        <w:t xml:space="preserve"> </w:t>
      </w:r>
      <w:r w:rsidRPr="009F39E8">
        <w:rPr>
          <w:b/>
          <w:color w:val="005440"/>
          <w:sz w:val="24"/>
        </w:rPr>
        <w:t>Operating</w:t>
      </w:r>
      <w:r w:rsidRPr="009F39E8">
        <w:rPr>
          <w:b/>
          <w:color w:val="005440"/>
          <w:spacing w:val="-1"/>
          <w:sz w:val="24"/>
        </w:rPr>
        <w:t xml:space="preserve"> </w:t>
      </w:r>
      <w:r w:rsidRPr="009F39E8">
        <w:rPr>
          <w:b/>
          <w:color w:val="005440"/>
          <w:spacing w:val="-2"/>
          <w:sz w:val="24"/>
        </w:rPr>
        <w:t>Budget</w:t>
      </w:r>
      <w:r w:rsidRPr="009F39E8">
        <w:rPr>
          <w:b/>
          <w:color w:val="005440"/>
          <w:sz w:val="24"/>
        </w:rPr>
        <w:tab/>
      </w:r>
      <w:r w:rsidRPr="009F39E8">
        <w:rPr>
          <w:b/>
          <w:color w:val="005440"/>
          <w:spacing w:val="-2"/>
          <w:sz w:val="24"/>
        </w:rPr>
        <w:t>$27,937,180</w:t>
      </w:r>
    </w:p>
    <w:p w14:paraId="7F5AC356" w14:textId="77777777" w:rsidR="009F39E8" w:rsidRPr="009F39E8" w:rsidRDefault="009F39E8" w:rsidP="009F39E8">
      <w:pPr>
        <w:spacing w:before="44"/>
        <w:rPr>
          <w:b/>
          <w:sz w:val="20"/>
          <w:szCs w:val="24"/>
        </w:rPr>
      </w:pPr>
    </w:p>
    <w:tbl>
      <w:tblPr>
        <w:tblW w:w="0" w:type="auto"/>
        <w:tblInd w:w="1527"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3590"/>
        <w:gridCol w:w="3451"/>
      </w:tblGrid>
      <w:tr w:rsidR="009F39E8" w:rsidRPr="009F39E8" w14:paraId="49B08AE1" w14:textId="77777777" w:rsidTr="565A61D0">
        <w:trPr>
          <w:trHeight w:val="229"/>
        </w:trPr>
        <w:tc>
          <w:tcPr>
            <w:tcW w:w="7041" w:type="dxa"/>
            <w:gridSpan w:val="2"/>
            <w:shd w:val="clear" w:color="auto" w:fill="D9D9D9" w:themeFill="background1" w:themeFillShade="D9"/>
          </w:tcPr>
          <w:p w14:paraId="5804C2C3" w14:textId="77777777" w:rsidR="009F39E8" w:rsidRPr="009F39E8" w:rsidRDefault="009F39E8" w:rsidP="009F39E8">
            <w:pPr>
              <w:spacing w:line="210" w:lineRule="exact"/>
              <w:ind w:left="14"/>
              <w:rPr>
                <w:b/>
                <w:sz w:val="20"/>
              </w:rPr>
            </w:pPr>
            <w:r w:rsidRPr="009F39E8">
              <w:rPr>
                <w:b/>
                <w:color w:val="002C72"/>
                <w:sz w:val="20"/>
              </w:rPr>
              <w:t>Summary</w:t>
            </w:r>
            <w:r w:rsidRPr="009F39E8">
              <w:rPr>
                <w:b/>
                <w:color w:val="002C72"/>
                <w:spacing w:val="-7"/>
                <w:sz w:val="20"/>
              </w:rPr>
              <w:t xml:space="preserve"> </w:t>
            </w:r>
            <w:r w:rsidRPr="009F39E8">
              <w:rPr>
                <w:b/>
                <w:color w:val="002C72"/>
                <w:sz w:val="20"/>
              </w:rPr>
              <w:t>of</w:t>
            </w:r>
            <w:r w:rsidRPr="009F39E8">
              <w:rPr>
                <w:b/>
                <w:color w:val="002C72"/>
                <w:spacing w:val="-7"/>
                <w:sz w:val="20"/>
              </w:rPr>
              <w:t xml:space="preserve"> </w:t>
            </w:r>
            <w:r w:rsidRPr="009F39E8">
              <w:rPr>
                <w:b/>
                <w:color w:val="002C72"/>
                <w:sz w:val="20"/>
              </w:rPr>
              <w:t>Total</w:t>
            </w:r>
            <w:r w:rsidRPr="009F39E8">
              <w:rPr>
                <w:b/>
                <w:color w:val="002C72"/>
                <w:spacing w:val="-7"/>
                <w:sz w:val="20"/>
              </w:rPr>
              <w:t xml:space="preserve"> </w:t>
            </w:r>
            <w:r w:rsidRPr="009F39E8">
              <w:rPr>
                <w:b/>
                <w:color w:val="002C72"/>
                <w:sz w:val="20"/>
              </w:rPr>
              <w:t>Project</w:t>
            </w:r>
            <w:r w:rsidRPr="009F39E8">
              <w:rPr>
                <w:b/>
                <w:color w:val="002C72"/>
                <w:spacing w:val="-7"/>
                <w:sz w:val="20"/>
              </w:rPr>
              <w:t xml:space="preserve"> </w:t>
            </w:r>
            <w:r w:rsidRPr="009F39E8">
              <w:rPr>
                <w:b/>
                <w:color w:val="002C72"/>
                <w:sz w:val="20"/>
              </w:rPr>
              <w:t>Operating</w:t>
            </w:r>
            <w:r w:rsidRPr="009F39E8">
              <w:rPr>
                <w:b/>
                <w:color w:val="002C72"/>
                <w:spacing w:val="-7"/>
                <w:sz w:val="20"/>
              </w:rPr>
              <w:t xml:space="preserve"> </w:t>
            </w:r>
            <w:r w:rsidRPr="009F39E8">
              <w:rPr>
                <w:b/>
                <w:color w:val="002C72"/>
                <w:sz w:val="20"/>
              </w:rPr>
              <w:t>Budget</w:t>
            </w:r>
            <w:r w:rsidRPr="009F39E8">
              <w:rPr>
                <w:b/>
                <w:color w:val="002C72"/>
                <w:spacing w:val="-7"/>
                <w:sz w:val="20"/>
              </w:rPr>
              <w:t xml:space="preserve"> </w:t>
            </w:r>
            <w:r w:rsidRPr="009F39E8">
              <w:rPr>
                <w:b/>
                <w:color w:val="002C72"/>
                <w:sz w:val="20"/>
              </w:rPr>
              <w:t>(Includes</w:t>
            </w:r>
            <w:r w:rsidRPr="009F39E8">
              <w:rPr>
                <w:b/>
                <w:color w:val="002C72"/>
                <w:spacing w:val="-7"/>
                <w:sz w:val="20"/>
              </w:rPr>
              <w:t xml:space="preserve"> </w:t>
            </w:r>
            <w:r w:rsidRPr="009F39E8">
              <w:rPr>
                <w:b/>
                <w:color w:val="002C72"/>
                <w:sz w:val="20"/>
              </w:rPr>
              <w:t>Cost</w:t>
            </w:r>
            <w:r w:rsidRPr="009F39E8">
              <w:rPr>
                <w:b/>
                <w:color w:val="002C72"/>
                <w:spacing w:val="-7"/>
                <w:sz w:val="20"/>
              </w:rPr>
              <w:t xml:space="preserve"> </w:t>
            </w:r>
            <w:r w:rsidRPr="009F39E8">
              <w:rPr>
                <w:b/>
                <w:color w:val="002C72"/>
                <w:spacing w:val="-2"/>
                <w:sz w:val="20"/>
              </w:rPr>
              <w:t>Share)</w:t>
            </w:r>
          </w:p>
        </w:tc>
      </w:tr>
      <w:tr w:rsidR="009F39E8" w:rsidRPr="009F39E8" w14:paraId="00CA6623" w14:textId="77777777" w:rsidTr="565A61D0">
        <w:trPr>
          <w:trHeight w:val="229"/>
        </w:trPr>
        <w:tc>
          <w:tcPr>
            <w:tcW w:w="3590" w:type="dxa"/>
          </w:tcPr>
          <w:p w14:paraId="14CCC3FD" w14:textId="77777777" w:rsidR="009F39E8" w:rsidRPr="009F39E8" w:rsidRDefault="009F39E8" w:rsidP="009F39E8">
            <w:pPr>
              <w:spacing w:line="210" w:lineRule="exact"/>
              <w:ind w:left="14"/>
              <w:rPr>
                <w:sz w:val="20"/>
              </w:rPr>
            </w:pPr>
            <w:r w:rsidRPr="009F39E8">
              <w:rPr>
                <w:color w:val="002C72"/>
                <w:spacing w:val="-2"/>
                <w:sz w:val="20"/>
              </w:rPr>
              <w:t>Administration</w:t>
            </w:r>
          </w:p>
        </w:tc>
        <w:tc>
          <w:tcPr>
            <w:tcW w:w="3451" w:type="dxa"/>
          </w:tcPr>
          <w:p w14:paraId="0E878A1E" w14:textId="285BB9EA" w:rsidR="009F39E8" w:rsidRPr="009F39E8" w:rsidRDefault="009F39E8" w:rsidP="565A61D0">
            <w:pPr>
              <w:spacing w:line="210" w:lineRule="exact"/>
              <w:ind w:left="28" w:right="1"/>
              <w:jc w:val="center"/>
              <w:rPr>
                <w:sz w:val="20"/>
                <w:szCs w:val="20"/>
              </w:rPr>
            </w:pPr>
            <w:r w:rsidRPr="565A61D0">
              <w:rPr>
                <w:color w:val="002C72"/>
                <w:spacing w:val="-2"/>
                <w:sz w:val="20"/>
                <w:szCs w:val="20"/>
              </w:rPr>
              <w:t>$9,</w:t>
            </w:r>
            <w:r w:rsidR="006D69E9" w:rsidRPr="565A61D0">
              <w:rPr>
                <w:color w:val="002C72"/>
                <w:spacing w:val="-2"/>
                <w:sz w:val="20"/>
                <w:szCs w:val="20"/>
              </w:rPr>
              <w:t>5</w:t>
            </w:r>
            <w:r w:rsidR="003F534B" w:rsidRPr="565A61D0">
              <w:rPr>
                <w:color w:val="002C72"/>
                <w:spacing w:val="-2"/>
                <w:sz w:val="20"/>
                <w:szCs w:val="20"/>
              </w:rPr>
              <w:t>81,237.17</w:t>
            </w:r>
            <w:r w:rsidRPr="565A61D0">
              <w:rPr>
                <w:color w:val="002C72"/>
                <w:spacing w:val="-2"/>
                <w:sz w:val="20"/>
                <w:szCs w:val="20"/>
              </w:rPr>
              <w:t xml:space="preserve"> </w:t>
            </w:r>
            <w:r w:rsidRPr="565A61D0" w:rsidDel="005274CC">
              <w:rPr>
                <w:color w:val="002C72"/>
                <w:spacing w:val="-2"/>
                <w:sz w:val="20"/>
                <w:szCs w:val="20"/>
              </w:rPr>
              <w:t xml:space="preserve"> </w:t>
            </w:r>
          </w:p>
        </w:tc>
      </w:tr>
      <w:tr w:rsidR="009F39E8" w:rsidRPr="009F39E8" w14:paraId="04D22D13" w14:textId="77777777" w:rsidTr="565A61D0">
        <w:trPr>
          <w:trHeight w:val="229"/>
        </w:trPr>
        <w:tc>
          <w:tcPr>
            <w:tcW w:w="3590" w:type="dxa"/>
            <w:shd w:val="clear" w:color="auto" w:fill="F2F2F2" w:themeFill="background1" w:themeFillShade="F2"/>
          </w:tcPr>
          <w:p w14:paraId="6FBCF9E5" w14:textId="77777777" w:rsidR="009F39E8" w:rsidRPr="009F39E8" w:rsidRDefault="009F39E8" w:rsidP="009F39E8">
            <w:pPr>
              <w:spacing w:line="210" w:lineRule="exact"/>
              <w:ind w:left="14"/>
              <w:rPr>
                <w:sz w:val="20"/>
              </w:rPr>
            </w:pPr>
            <w:r w:rsidRPr="009F39E8">
              <w:rPr>
                <w:color w:val="002C72"/>
                <w:spacing w:val="-2"/>
                <w:sz w:val="20"/>
              </w:rPr>
              <w:t>Activities</w:t>
            </w:r>
          </w:p>
        </w:tc>
        <w:tc>
          <w:tcPr>
            <w:tcW w:w="3451" w:type="dxa"/>
          </w:tcPr>
          <w:p w14:paraId="3FCBB456" w14:textId="77777777" w:rsidR="009F39E8" w:rsidRPr="009F39E8" w:rsidRDefault="009F39E8" w:rsidP="009F39E8">
            <w:pPr>
              <w:spacing w:line="210" w:lineRule="exact"/>
              <w:ind w:left="28" w:right="1"/>
              <w:jc w:val="center"/>
              <w:rPr>
                <w:sz w:val="20"/>
              </w:rPr>
            </w:pPr>
            <w:r w:rsidRPr="009F39E8">
              <w:rPr>
                <w:color w:val="002C72"/>
                <w:spacing w:val="-2"/>
                <w:sz w:val="20"/>
              </w:rPr>
              <w:t xml:space="preserve">$7,782,550.59 </w:t>
            </w:r>
            <w:r w:rsidRPr="009F39E8" w:rsidDel="00103B5F">
              <w:rPr>
                <w:color w:val="002C72"/>
                <w:spacing w:val="-2"/>
                <w:sz w:val="20"/>
              </w:rPr>
              <w:t xml:space="preserve"> </w:t>
            </w:r>
          </w:p>
        </w:tc>
      </w:tr>
      <w:tr w:rsidR="009F39E8" w:rsidRPr="009F39E8" w14:paraId="68216973" w14:textId="77777777" w:rsidTr="565A61D0">
        <w:trPr>
          <w:trHeight w:val="234"/>
        </w:trPr>
        <w:tc>
          <w:tcPr>
            <w:tcW w:w="3590" w:type="dxa"/>
            <w:shd w:val="clear" w:color="auto" w:fill="F2F2F2" w:themeFill="background1" w:themeFillShade="F2"/>
          </w:tcPr>
          <w:p w14:paraId="0E17DF9D" w14:textId="77777777" w:rsidR="009F39E8" w:rsidRPr="009F39E8" w:rsidRDefault="009F39E8" w:rsidP="009F39E8">
            <w:pPr>
              <w:spacing w:before="5" w:line="210" w:lineRule="exact"/>
              <w:ind w:left="14"/>
              <w:rPr>
                <w:sz w:val="20"/>
              </w:rPr>
            </w:pPr>
            <w:r w:rsidRPr="009F39E8">
              <w:rPr>
                <w:color w:val="002C72"/>
                <w:sz w:val="20"/>
              </w:rPr>
              <w:t>Commodity</w:t>
            </w:r>
            <w:r w:rsidRPr="009F39E8">
              <w:rPr>
                <w:color w:val="002C72"/>
                <w:spacing w:val="-12"/>
                <w:sz w:val="20"/>
              </w:rPr>
              <w:t xml:space="preserve"> </w:t>
            </w:r>
            <w:r w:rsidRPr="009F39E8">
              <w:rPr>
                <w:color w:val="002C72"/>
                <w:spacing w:val="-2"/>
                <w:sz w:val="20"/>
              </w:rPr>
              <w:t>Procurement</w:t>
            </w:r>
          </w:p>
        </w:tc>
        <w:tc>
          <w:tcPr>
            <w:tcW w:w="3451" w:type="dxa"/>
          </w:tcPr>
          <w:p w14:paraId="44EA35DE" w14:textId="77777777" w:rsidR="009F39E8" w:rsidRPr="009F39E8" w:rsidRDefault="009F39E8" w:rsidP="009F39E8">
            <w:pPr>
              <w:spacing w:before="5" w:line="210" w:lineRule="exact"/>
              <w:ind w:left="28" w:right="1"/>
              <w:jc w:val="center"/>
              <w:rPr>
                <w:sz w:val="20"/>
              </w:rPr>
            </w:pPr>
            <w:r w:rsidRPr="009F39E8">
              <w:rPr>
                <w:color w:val="002C72"/>
                <w:spacing w:val="-2"/>
                <w:sz w:val="20"/>
              </w:rPr>
              <w:t>$3,282,393.11</w:t>
            </w:r>
          </w:p>
        </w:tc>
      </w:tr>
      <w:tr w:rsidR="009F39E8" w:rsidRPr="009F39E8" w14:paraId="381A6C03" w14:textId="77777777" w:rsidTr="565A61D0">
        <w:trPr>
          <w:trHeight w:val="229"/>
        </w:trPr>
        <w:tc>
          <w:tcPr>
            <w:tcW w:w="3590" w:type="dxa"/>
            <w:shd w:val="clear" w:color="auto" w:fill="F2F2F2" w:themeFill="background1" w:themeFillShade="F2"/>
          </w:tcPr>
          <w:p w14:paraId="64D75EE1" w14:textId="77777777" w:rsidR="009F39E8" w:rsidRPr="009F39E8" w:rsidRDefault="009F39E8" w:rsidP="009F39E8">
            <w:pPr>
              <w:spacing w:line="210" w:lineRule="exact"/>
              <w:ind w:left="14"/>
              <w:rPr>
                <w:sz w:val="20"/>
              </w:rPr>
            </w:pPr>
            <w:r w:rsidRPr="009F39E8">
              <w:rPr>
                <w:color w:val="002C72"/>
                <w:spacing w:val="-4"/>
                <w:sz w:val="20"/>
              </w:rPr>
              <w:t>ITSH</w:t>
            </w:r>
          </w:p>
        </w:tc>
        <w:tc>
          <w:tcPr>
            <w:tcW w:w="3451" w:type="dxa"/>
          </w:tcPr>
          <w:p w14:paraId="355FD27A" w14:textId="7503ECEC" w:rsidR="009F39E8" w:rsidRPr="009F39E8" w:rsidRDefault="009F39E8" w:rsidP="565A61D0">
            <w:pPr>
              <w:spacing w:line="210" w:lineRule="exact"/>
              <w:ind w:left="28" w:right="1"/>
              <w:jc w:val="center"/>
              <w:rPr>
                <w:sz w:val="20"/>
                <w:szCs w:val="20"/>
              </w:rPr>
            </w:pPr>
            <w:r w:rsidRPr="565A61D0">
              <w:rPr>
                <w:color w:val="002C72"/>
                <w:spacing w:val="-2"/>
                <w:sz w:val="20"/>
                <w:szCs w:val="20"/>
              </w:rPr>
              <w:t>$2,</w:t>
            </w:r>
            <w:r w:rsidR="003F534B" w:rsidRPr="565A61D0">
              <w:rPr>
                <w:color w:val="002C72"/>
                <w:spacing w:val="-2"/>
                <w:sz w:val="20"/>
                <w:szCs w:val="20"/>
              </w:rPr>
              <w:t>702</w:t>
            </w:r>
            <w:r w:rsidR="00D42D79" w:rsidRPr="565A61D0">
              <w:rPr>
                <w:color w:val="002C72"/>
                <w:spacing w:val="-2"/>
                <w:sz w:val="20"/>
                <w:szCs w:val="20"/>
              </w:rPr>
              <w:t>,632.</w:t>
            </w:r>
            <w:r w:rsidR="00E71151" w:rsidRPr="565A61D0">
              <w:rPr>
                <w:color w:val="002C72"/>
                <w:spacing w:val="-2"/>
                <w:sz w:val="20"/>
                <w:szCs w:val="20"/>
              </w:rPr>
              <w:t>47</w:t>
            </w:r>
            <w:r w:rsidRPr="565A61D0">
              <w:rPr>
                <w:color w:val="002C72"/>
                <w:spacing w:val="-2"/>
                <w:sz w:val="20"/>
                <w:szCs w:val="20"/>
              </w:rPr>
              <w:t xml:space="preserve"> </w:t>
            </w:r>
          </w:p>
        </w:tc>
      </w:tr>
      <w:tr w:rsidR="009F39E8" w:rsidRPr="009F39E8" w14:paraId="1E63BFFF" w14:textId="77777777" w:rsidTr="565A61D0">
        <w:trPr>
          <w:trHeight w:val="229"/>
        </w:trPr>
        <w:tc>
          <w:tcPr>
            <w:tcW w:w="3590" w:type="dxa"/>
          </w:tcPr>
          <w:p w14:paraId="68AE72D3"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4"/>
                <w:sz w:val="20"/>
              </w:rPr>
              <w:t xml:space="preserve"> </w:t>
            </w:r>
            <w:r w:rsidRPr="009F39E8">
              <w:rPr>
                <w:color w:val="002C72"/>
                <w:sz w:val="20"/>
              </w:rPr>
              <w:t>on</w:t>
            </w:r>
            <w:r w:rsidRPr="009F39E8">
              <w:rPr>
                <w:color w:val="002C72"/>
                <w:spacing w:val="-3"/>
                <w:sz w:val="20"/>
              </w:rPr>
              <w:t xml:space="preserve"> </w:t>
            </w:r>
            <w:r w:rsidRPr="009F39E8">
              <w:rPr>
                <w:color w:val="002C72"/>
                <w:spacing w:val="-2"/>
                <w:sz w:val="20"/>
              </w:rPr>
              <w:t>Administration</w:t>
            </w:r>
          </w:p>
        </w:tc>
        <w:tc>
          <w:tcPr>
            <w:tcW w:w="3451" w:type="dxa"/>
          </w:tcPr>
          <w:p w14:paraId="0777EA4A" w14:textId="3118010D" w:rsidR="009F39E8" w:rsidRPr="009F39E8" w:rsidRDefault="009F39E8" w:rsidP="565A61D0">
            <w:pPr>
              <w:spacing w:line="210" w:lineRule="exact"/>
              <w:ind w:left="28" w:right="1"/>
              <w:jc w:val="center"/>
              <w:rPr>
                <w:sz w:val="20"/>
                <w:szCs w:val="20"/>
              </w:rPr>
            </w:pPr>
            <w:r w:rsidRPr="565A61D0">
              <w:rPr>
                <w:color w:val="002C72"/>
                <w:spacing w:val="-2"/>
                <w:sz w:val="20"/>
                <w:szCs w:val="20"/>
              </w:rPr>
              <w:t>$1,9</w:t>
            </w:r>
            <w:r w:rsidR="00640816" w:rsidRPr="565A61D0">
              <w:rPr>
                <w:color w:val="002C72"/>
                <w:spacing w:val="-2"/>
                <w:sz w:val="20"/>
                <w:szCs w:val="20"/>
              </w:rPr>
              <w:t>16,</w:t>
            </w:r>
            <w:r w:rsidR="00DE42D1" w:rsidRPr="565A61D0">
              <w:rPr>
                <w:color w:val="002C72"/>
                <w:spacing w:val="-2"/>
                <w:sz w:val="20"/>
                <w:szCs w:val="20"/>
              </w:rPr>
              <w:t>247.43</w:t>
            </w:r>
            <w:r w:rsidRPr="565A61D0">
              <w:rPr>
                <w:color w:val="002C72"/>
                <w:spacing w:val="-2"/>
                <w:sz w:val="20"/>
                <w:szCs w:val="20"/>
              </w:rPr>
              <w:t xml:space="preserve"> </w:t>
            </w:r>
          </w:p>
        </w:tc>
      </w:tr>
      <w:tr w:rsidR="009F39E8" w:rsidRPr="009F39E8" w14:paraId="056C67F2" w14:textId="77777777" w:rsidTr="565A61D0">
        <w:trPr>
          <w:trHeight w:val="229"/>
        </w:trPr>
        <w:tc>
          <w:tcPr>
            <w:tcW w:w="3590" w:type="dxa"/>
            <w:shd w:val="clear" w:color="auto" w:fill="F2F2F2" w:themeFill="background1" w:themeFillShade="F2"/>
          </w:tcPr>
          <w:p w14:paraId="73C96C6E"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4"/>
                <w:sz w:val="20"/>
              </w:rPr>
              <w:t xml:space="preserve"> </w:t>
            </w:r>
            <w:r w:rsidRPr="009F39E8">
              <w:rPr>
                <w:color w:val="002C72"/>
                <w:sz w:val="20"/>
              </w:rPr>
              <w:t>on</w:t>
            </w:r>
            <w:r w:rsidRPr="009F39E8">
              <w:rPr>
                <w:color w:val="002C72"/>
                <w:spacing w:val="-3"/>
                <w:sz w:val="20"/>
              </w:rPr>
              <w:t xml:space="preserve"> </w:t>
            </w:r>
            <w:r w:rsidRPr="009F39E8">
              <w:rPr>
                <w:color w:val="002C72"/>
                <w:spacing w:val="-2"/>
                <w:sz w:val="20"/>
              </w:rPr>
              <w:t>Activities</w:t>
            </w:r>
          </w:p>
        </w:tc>
        <w:tc>
          <w:tcPr>
            <w:tcW w:w="3451" w:type="dxa"/>
          </w:tcPr>
          <w:p w14:paraId="1151AD27" w14:textId="77777777" w:rsidR="009F39E8" w:rsidRPr="009F39E8" w:rsidRDefault="009F39E8" w:rsidP="009F39E8">
            <w:pPr>
              <w:spacing w:line="210" w:lineRule="exact"/>
              <w:ind w:left="28"/>
              <w:jc w:val="center"/>
              <w:rPr>
                <w:sz w:val="20"/>
              </w:rPr>
            </w:pPr>
            <w:r w:rsidRPr="009F39E8">
              <w:rPr>
                <w:color w:val="002C72"/>
                <w:spacing w:val="-2"/>
                <w:sz w:val="20"/>
              </w:rPr>
              <w:t>$1,475,114.12</w:t>
            </w:r>
          </w:p>
        </w:tc>
      </w:tr>
      <w:tr w:rsidR="009F39E8" w:rsidRPr="009F39E8" w14:paraId="6108E3BE" w14:textId="77777777" w:rsidTr="565A61D0">
        <w:trPr>
          <w:trHeight w:val="229"/>
        </w:trPr>
        <w:tc>
          <w:tcPr>
            <w:tcW w:w="3590" w:type="dxa"/>
            <w:shd w:val="clear" w:color="auto" w:fill="F2F2F2" w:themeFill="background1" w:themeFillShade="F2"/>
          </w:tcPr>
          <w:p w14:paraId="2ADC59ED"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7"/>
                <w:sz w:val="20"/>
              </w:rPr>
              <w:t xml:space="preserve"> </w:t>
            </w:r>
            <w:r w:rsidRPr="009F39E8">
              <w:rPr>
                <w:color w:val="002C72"/>
                <w:sz w:val="20"/>
              </w:rPr>
              <w:t>on</w:t>
            </w:r>
            <w:r w:rsidRPr="009F39E8">
              <w:rPr>
                <w:color w:val="002C72"/>
                <w:spacing w:val="-6"/>
                <w:sz w:val="20"/>
              </w:rPr>
              <w:t xml:space="preserve"> </w:t>
            </w:r>
            <w:r w:rsidRPr="009F39E8">
              <w:rPr>
                <w:color w:val="002C72"/>
                <w:sz w:val="20"/>
              </w:rPr>
              <w:t>Commodity</w:t>
            </w:r>
            <w:r w:rsidRPr="009F39E8">
              <w:rPr>
                <w:color w:val="002C72"/>
                <w:spacing w:val="-6"/>
                <w:sz w:val="20"/>
              </w:rPr>
              <w:t xml:space="preserve"> </w:t>
            </w:r>
            <w:r w:rsidRPr="009F39E8">
              <w:rPr>
                <w:color w:val="002C72"/>
                <w:spacing w:val="-2"/>
                <w:sz w:val="20"/>
              </w:rPr>
              <w:t>Procurement</w:t>
            </w:r>
          </w:p>
        </w:tc>
        <w:tc>
          <w:tcPr>
            <w:tcW w:w="3451" w:type="dxa"/>
          </w:tcPr>
          <w:p w14:paraId="6272969D" w14:textId="77777777" w:rsidR="009F39E8" w:rsidRPr="009F39E8" w:rsidRDefault="009F39E8" w:rsidP="009F39E8">
            <w:pPr>
              <w:spacing w:line="210" w:lineRule="exact"/>
              <w:ind w:left="28" w:right="1"/>
              <w:jc w:val="center"/>
              <w:rPr>
                <w:sz w:val="20"/>
              </w:rPr>
            </w:pPr>
            <w:r w:rsidRPr="009F39E8">
              <w:rPr>
                <w:color w:val="002C72"/>
                <w:spacing w:val="-2"/>
                <w:sz w:val="20"/>
              </w:rPr>
              <w:t>$656,478.62</w:t>
            </w:r>
          </w:p>
        </w:tc>
      </w:tr>
      <w:tr w:rsidR="009F39E8" w:rsidRPr="009F39E8" w14:paraId="3278F328" w14:textId="77777777" w:rsidTr="565A61D0">
        <w:trPr>
          <w:trHeight w:val="229"/>
        </w:trPr>
        <w:tc>
          <w:tcPr>
            <w:tcW w:w="3590" w:type="dxa"/>
            <w:shd w:val="clear" w:color="auto" w:fill="F2F2F2" w:themeFill="background1" w:themeFillShade="F2"/>
          </w:tcPr>
          <w:p w14:paraId="2D15E0A4"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6"/>
                <w:sz w:val="20"/>
              </w:rPr>
              <w:t xml:space="preserve"> </w:t>
            </w:r>
            <w:r w:rsidRPr="009F39E8">
              <w:rPr>
                <w:color w:val="002C72"/>
                <w:sz w:val="20"/>
              </w:rPr>
              <w:t>on</w:t>
            </w:r>
            <w:r w:rsidRPr="009F39E8">
              <w:rPr>
                <w:color w:val="002C72"/>
                <w:spacing w:val="-3"/>
                <w:sz w:val="20"/>
              </w:rPr>
              <w:t xml:space="preserve"> </w:t>
            </w:r>
            <w:r w:rsidRPr="009F39E8">
              <w:rPr>
                <w:color w:val="002C72"/>
                <w:spacing w:val="-4"/>
                <w:sz w:val="20"/>
              </w:rPr>
              <w:t>ITSH</w:t>
            </w:r>
          </w:p>
        </w:tc>
        <w:tc>
          <w:tcPr>
            <w:tcW w:w="3451" w:type="dxa"/>
          </w:tcPr>
          <w:p w14:paraId="3B57CDA4" w14:textId="3551BCBB" w:rsidR="009F39E8" w:rsidRPr="009F39E8" w:rsidRDefault="009F39E8" w:rsidP="565A61D0">
            <w:pPr>
              <w:spacing w:line="210" w:lineRule="exact"/>
              <w:ind w:left="28" w:right="1"/>
              <w:jc w:val="center"/>
              <w:rPr>
                <w:sz w:val="20"/>
                <w:szCs w:val="20"/>
              </w:rPr>
            </w:pPr>
            <w:r w:rsidRPr="565A61D0">
              <w:rPr>
                <w:color w:val="002C72"/>
                <w:spacing w:val="-2"/>
                <w:sz w:val="20"/>
                <w:szCs w:val="20"/>
              </w:rPr>
              <w:t>$5</w:t>
            </w:r>
            <w:r w:rsidR="00DF5CF8" w:rsidRPr="565A61D0">
              <w:rPr>
                <w:color w:val="002C72"/>
                <w:spacing w:val="-2"/>
                <w:sz w:val="20"/>
                <w:szCs w:val="20"/>
              </w:rPr>
              <w:t>40,</w:t>
            </w:r>
            <w:r w:rsidR="00E41BD2" w:rsidRPr="565A61D0">
              <w:rPr>
                <w:color w:val="002C72"/>
                <w:spacing w:val="-2"/>
                <w:sz w:val="20"/>
                <w:szCs w:val="20"/>
              </w:rPr>
              <w:t>526.49</w:t>
            </w:r>
          </w:p>
        </w:tc>
      </w:tr>
      <w:tr w:rsidR="009F39E8" w:rsidRPr="009F39E8" w14:paraId="656B9629" w14:textId="77777777" w:rsidTr="565A61D0">
        <w:trPr>
          <w:trHeight w:val="46"/>
        </w:trPr>
        <w:tc>
          <w:tcPr>
            <w:tcW w:w="3590" w:type="dxa"/>
          </w:tcPr>
          <w:p w14:paraId="6515128E" w14:textId="77777777" w:rsidR="009F39E8" w:rsidRPr="009F39E8" w:rsidRDefault="009F39E8" w:rsidP="009F39E8">
            <w:pPr>
              <w:spacing w:line="210" w:lineRule="exact"/>
              <w:ind w:left="14"/>
              <w:rPr>
                <w:b/>
                <w:sz w:val="20"/>
              </w:rPr>
            </w:pPr>
            <w:r w:rsidRPr="009F39E8">
              <w:rPr>
                <w:b/>
                <w:color w:val="002C72"/>
                <w:spacing w:val="-2"/>
                <w:sz w:val="20"/>
              </w:rPr>
              <w:t>Total</w:t>
            </w:r>
          </w:p>
        </w:tc>
        <w:tc>
          <w:tcPr>
            <w:tcW w:w="3451" w:type="dxa"/>
          </w:tcPr>
          <w:p w14:paraId="7475C74C" w14:textId="77777777" w:rsidR="009F39E8" w:rsidRPr="009F39E8" w:rsidRDefault="009F39E8" w:rsidP="009F39E8">
            <w:pPr>
              <w:spacing w:line="210" w:lineRule="exact"/>
              <w:ind w:left="28" w:right="1"/>
              <w:jc w:val="center"/>
              <w:rPr>
                <w:b/>
                <w:sz w:val="20"/>
                <w:highlight w:val="yellow"/>
              </w:rPr>
            </w:pPr>
            <w:r w:rsidRPr="009F39E8">
              <w:rPr>
                <w:b/>
                <w:color w:val="002C72"/>
                <w:spacing w:val="-2"/>
                <w:sz w:val="20"/>
              </w:rPr>
              <w:t>$27,937,180</w:t>
            </w:r>
          </w:p>
        </w:tc>
      </w:tr>
    </w:tbl>
    <w:p w14:paraId="6B6C7DEE" w14:textId="77777777" w:rsidR="009F39E8" w:rsidRPr="009F39E8" w:rsidRDefault="009F39E8" w:rsidP="009F39E8">
      <w:pPr>
        <w:spacing w:before="4"/>
        <w:rPr>
          <w:b/>
          <w:sz w:val="24"/>
          <w:szCs w:val="24"/>
        </w:rPr>
      </w:pPr>
    </w:p>
    <w:p w14:paraId="3C2807E6" w14:textId="77777777" w:rsidR="009F39E8" w:rsidRPr="009F39E8" w:rsidRDefault="009F39E8" w:rsidP="009F39E8">
      <w:pPr>
        <w:spacing w:line="275" w:lineRule="exact"/>
        <w:ind w:left="360"/>
        <w:jc w:val="both"/>
        <w:rPr>
          <w:b/>
          <w:sz w:val="24"/>
        </w:rPr>
      </w:pPr>
      <w:r w:rsidRPr="009F39E8">
        <w:rPr>
          <w:b/>
          <w:color w:val="005440"/>
          <w:sz w:val="24"/>
        </w:rPr>
        <w:t>Cost</w:t>
      </w:r>
      <w:r w:rsidRPr="009F39E8">
        <w:rPr>
          <w:b/>
          <w:color w:val="005440"/>
          <w:spacing w:val="-2"/>
          <w:sz w:val="24"/>
        </w:rPr>
        <w:t xml:space="preserve"> </w:t>
      </w:r>
      <w:r w:rsidRPr="009F39E8">
        <w:rPr>
          <w:b/>
          <w:color w:val="005440"/>
          <w:sz w:val="24"/>
        </w:rPr>
        <w:t>Escalations</w:t>
      </w:r>
      <w:r w:rsidRPr="009F39E8">
        <w:rPr>
          <w:b/>
          <w:color w:val="005440"/>
          <w:spacing w:val="-2"/>
          <w:sz w:val="24"/>
        </w:rPr>
        <w:t xml:space="preserve"> </w:t>
      </w:r>
      <w:r w:rsidRPr="009F39E8">
        <w:rPr>
          <w:b/>
          <w:color w:val="005440"/>
          <w:sz w:val="24"/>
        </w:rPr>
        <w:t>(Including</w:t>
      </w:r>
      <w:r w:rsidRPr="009F39E8">
        <w:rPr>
          <w:b/>
          <w:color w:val="005440"/>
          <w:spacing w:val="-2"/>
          <w:sz w:val="24"/>
        </w:rPr>
        <w:t xml:space="preserve"> </w:t>
      </w:r>
      <w:r w:rsidRPr="009F39E8">
        <w:rPr>
          <w:b/>
          <w:color w:val="005440"/>
          <w:sz w:val="24"/>
        </w:rPr>
        <w:t>Salary</w:t>
      </w:r>
      <w:r w:rsidRPr="009F39E8">
        <w:rPr>
          <w:b/>
          <w:color w:val="005440"/>
          <w:spacing w:val="-1"/>
          <w:sz w:val="24"/>
        </w:rPr>
        <w:t xml:space="preserve"> </w:t>
      </w:r>
      <w:r w:rsidRPr="009F39E8">
        <w:rPr>
          <w:b/>
          <w:color w:val="005440"/>
          <w:spacing w:val="-2"/>
          <w:sz w:val="24"/>
        </w:rPr>
        <w:t>Increases)</w:t>
      </w:r>
    </w:p>
    <w:p w14:paraId="66C3E6E2" w14:textId="77777777" w:rsidR="009F39E8" w:rsidRPr="009F39E8" w:rsidRDefault="009F39E8" w:rsidP="009F39E8">
      <w:pPr>
        <w:ind w:left="360" w:right="357"/>
        <w:jc w:val="both"/>
        <w:rPr>
          <w:sz w:val="24"/>
          <w:szCs w:val="24"/>
        </w:rPr>
      </w:pPr>
      <w:r w:rsidRPr="009F39E8">
        <w:rPr>
          <w:sz w:val="24"/>
          <w:szCs w:val="24"/>
        </w:rPr>
        <w:t>POA has applied a 5% increase to account for inflation and a 5% increase for merit-based salary increases for all Headquarters (HQ), and Cooperating Country National (CCN) staff after Year 1 (Y1), in accordance with POA policy. Actual annual increases will range from 1%-5% and are based</w:t>
      </w:r>
      <w:r w:rsidRPr="009F39E8">
        <w:rPr>
          <w:spacing w:val="-12"/>
          <w:sz w:val="24"/>
          <w:szCs w:val="24"/>
        </w:rPr>
        <w:t xml:space="preserve"> </w:t>
      </w:r>
      <w:r w:rsidRPr="009F39E8">
        <w:rPr>
          <w:sz w:val="24"/>
          <w:szCs w:val="24"/>
        </w:rPr>
        <w:t>on</w:t>
      </w:r>
      <w:r w:rsidRPr="009F39E8">
        <w:rPr>
          <w:spacing w:val="-12"/>
          <w:sz w:val="24"/>
          <w:szCs w:val="24"/>
        </w:rPr>
        <w:t xml:space="preserve"> </w:t>
      </w:r>
      <w:r w:rsidRPr="009F39E8">
        <w:rPr>
          <w:sz w:val="24"/>
          <w:szCs w:val="24"/>
        </w:rPr>
        <w:t>an</w:t>
      </w:r>
      <w:r w:rsidRPr="009F39E8">
        <w:rPr>
          <w:spacing w:val="-12"/>
          <w:sz w:val="24"/>
          <w:szCs w:val="24"/>
        </w:rPr>
        <w:t xml:space="preserve"> </w:t>
      </w:r>
      <w:r w:rsidRPr="009F39E8">
        <w:rPr>
          <w:sz w:val="24"/>
          <w:szCs w:val="24"/>
        </w:rPr>
        <w:t>annual</w:t>
      </w:r>
      <w:r w:rsidRPr="009F39E8">
        <w:rPr>
          <w:spacing w:val="-12"/>
          <w:sz w:val="24"/>
          <w:szCs w:val="24"/>
        </w:rPr>
        <w:t xml:space="preserve"> </w:t>
      </w:r>
      <w:r w:rsidRPr="009F39E8">
        <w:rPr>
          <w:sz w:val="24"/>
          <w:szCs w:val="24"/>
        </w:rPr>
        <w:t>performance</w:t>
      </w:r>
      <w:r w:rsidRPr="009F39E8">
        <w:rPr>
          <w:spacing w:val="-12"/>
          <w:sz w:val="24"/>
          <w:szCs w:val="24"/>
        </w:rPr>
        <w:t xml:space="preserve"> </w:t>
      </w:r>
      <w:r w:rsidRPr="009F39E8">
        <w:rPr>
          <w:sz w:val="24"/>
          <w:szCs w:val="24"/>
        </w:rPr>
        <w:t>review.</w:t>
      </w:r>
      <w:r w:rsidRPr="009F39E8">
        <w:rPr>
          <w:spacing w:val="-13"/>
          <w:sz w:val="24"/>
          <w:szCs w:val="24"/>
        </w:rPr>
        <w:t xml:space="preserve"> </w:t>
      </w:r>
      <w:r w:rsidRPr="009F39E8">
        <w:rPr>
          <w:sz w:val="24"/>
          <w:szCs w:val="24"/>
        </w:rPr>
        <w:t>Expenses</w:t>
      </w:r>
      <w:r w:rsidRPr="009F39E8">
        <w:rPr>
          <w:spacing w:val="-12"/>
          <w:sz w:val="24"/>
          <w:szCs w:val="24"/>
        </w:rPr>
        <w:t xml:space="preserve"> </w:t>
      </w:r>
      <w:r w:rsidRPr="009F39E8">
        <w:rPr>
          <w:sz w:val="24"/>
          <w:szCs w:val="24"/>
        </w:rPr>
        <w:t>for</w:t>
      </w:r>
      <w:r w:rsidRPr="009F39E8">
        <w:rPr>
          <w:spacing w:val="-12"/>
          <w:sz w:val="24"/>
          <w:szCs w:val="24"/>
        </w:rPr>
        <w:t xml:space="preserve"> </w:t>
      </w:r>
      <w:r w:rsidRPr="009F39E8">
        <w:rPr>
          <w:sz w:val="24"/>
          <w:szCs w:val="24"/>
        </w:rPr>
        <w:t>travel,</w:t>
      </w:r>
      <w:r w:rsidRPr="009F39E8">
        <w:rPr>
          <w:spacing w:val="-12"/>
          <w:sz w:val="24"/>
          <w:szCs w:val="24"/>
        </w:rPr>
        <w:t xml:space="preserve"> </w:t>
      </w:r>
      <w:r w:rsidRPr="009F39E8">
        <w:rPr>
          <w:sz w:val="24"/>
          <w:szCs w:val="24"/>
        </w:rPr>
        <w:t>supplies,</w:t>
      </w:r>
      <w:r w:rsidRPr="009F39E8">
        <w:rPr>
          <w:spacing w:val="-12"/>
          <w:sz w:val="24"/>
          <w:szCs w:val="24"/>
        </w:rPr>
        <w:t xml:space="preserve"> </w:t>
      </w:r>
      <w:r w:rsidRPr="009F39E8">
        <w:rPr>
          <w:sz w:val="24"/>
          <w:szCs w:val="24"/>
        </w:rPr>
        <w:t>and</w:t>
      </w:r>
      <w:r w:rsidRPr="009F39E8">
        <w:rPr>
          <w:spacing w:val="-12"/>
          <w:sz w:val="24"/>
          <w:szCs w:val="24"/>
        </w:rPr>
        <w:t xml:space="preserve"> </w:t>
      </w:r>
      <w:r w:rsidRPr="009F39E8">
        <w:rPr>
          <w:sz w:val="24"/>
          <w:szCs w:val="24"/>
        </w:rPr>
        <w:t>office</w:t>
      </w:r>
      <w:r w:rsidRPr="009F39E8">
        <w:rPr>
          <w:spacing w:val="-12"/>
          <w:sz w:val="24"/>
          <w:szCs w:val="24"/>
        </w:rPr>
        <w:t xml:space="preserve"> </w:t>
      </w:r>
      <w:r w:rsidRPr="009F39E8">
        <w:rPr>
          <w:sz w:val="24"/>
          <w:szCs w:val="24"/>
        </w:rPr>
        <w:t>expenses</w:t>
      </w:r>
      <w:r w:rsidRPr="009F39E8">
        <w:rPr>
          <w:spacing w:val="-12"/>
          <w:sz w:val="24"/>
          <w:szCs w:val="24"/>
        </w:rPr>
        <w:t xml:space="preserve"> </w:t>
      </w:r>
      <w:r w:rsidRPr="009F39E8">
        <w:rPr>
          <w:sz w:val="24"/>
          <w:szCs w:val="24"/>
        </w:rPr>
        <w:t>include a yearly escalation of inflation after Y1. Inflation is estimated at 5% annually after Y1.</w:t>
      </w:r>
    </w:p>
    <w:p w14:paraId="047D4E43" w14:textId="77777777" w:rsidR="009F39E8" w:rsidRPr="009F39E8" w:rsidRDefault="009F39E8" w:rsidP="009F39E8">
      <w:pPr>
        <w:spacing w:before="275"/>
        <w:ind w:left="360"/>
        <w:jc w:val="both"/>
        <w:rPr>
          <w:b/>
          <w:sz w:val="24"/>
        </w:rPr>
      </w:pPr>
      <w:r w:rsidRPr="009F39E8">
        <w:rPr>
          <w:b/>
          <w:color w:val="005440"/>
          <w:sz w:val="24"/>
        </w:rPr>
        <w:t>Cost</w:t>
      </w:r>
      <w:r w:rsidRPr="009F39E8">
        <w:rPr>
          <w:b/>
          <w:color w:val="005440"/>
          <w:spacing w:val="-1"/>
          <w:sz w:val="24"/>
        </w:rPr>
        <w:t xml:space="preserve"> </w:t>
      </w:r>
      <w:r w:rsidRPr="009F39E8">
        <w:rPr>
          <w:b/>
          <w:color w:val="005440"/>
          <w:spacing w:val="-2"/>
          <w:sz w:val="24"/>
        </w:rPr>
        <w:t>Share</w:t>
      </w:r>
    </w:p>
    <w:p w14:paraId="563011DE" w14:textId="77777777" w:rsidR="009F39E8" w:rsidRPr="009F39E8" w:rsidRDefault="009F39E8" w:rsidP="009F39E8">
      <w:pPr>
        <w:spacing w:before="2"/>
        <w:ind w:left="360" w:right="357"/>
        <w:jc w:val="both"/>
        <w:rPr>
          <w:sz w:val="24"/>
          <w:szCs w:val="24"/>
        </w:rPr>
      </w:pPr>
      <w:r w:rsidRPr="009F39E8">
        <w:rPr>
          <w:sz w:val="24"/>
          <w:szCs w:val="24"/>
        </w:rPr>
        <w:t>Cost</w:t>
      </w:r>
      <w:r w:rsidRPr="009F39E8">
        <w:rPr>
          <w:spacing w:val="-15"/>
          <w:sz w:val="24"/>
          <w:szCs w:val="24"/>
        </w:rPr>
        <w:t xml:space="preserve"> </w:t>
      </w:r>
      <w:r w:rsidRPr="009F39E8">
        <w:rPr>
          <w:sz w:val="24"/>
          <w:szCs w:val="24"/>
        </w:rPr>
        <w:t>share</w:t>
      </w:r>
      <w:r w:rsidRPr="009F39E8">
        <w:rPr>
          <w:spacing w:val="-15"/>
          <w:sz w:val="24"/>
          <w:szCs w:val="24"/>
        </w:rPr>
        <w:t xml:space="preserve"> </w:t>
      </w:r>
      <w:r w:rsidRPr="009F39E8">
        <w:rPr>
          <w:sz w:val="24"/>
          <w:szCs w:val="24"/>
        </w:rPr>
        <w:t>for</w:t>
      </w:r>
      <w:r w:rsidRPr="009F39E8">
        <w:rPr>
          <w:spacing w:val="-15"/>
          <w:sz w:val="24"/>
          <w:szCs w:val="24"/>
        </w:rPr>
        <w:t xml:space="preserve"> </w:t>
      </w:r>
      <w:r w:rsidRPr="009F39E8">
        <w:rPr>
          <w:sz w:val="24"/>
          <w:szCs w:val="24"/>
        </w:rPr>
        <w:t>the</w:t>
      </w:r>
      <w:r w:rsidRPr="009F39E8">
        <w:rPr>
          <w:spacing w:val="-15"/>
          <w:sz w:val="24"/>
          <w:szCs w:val="24"/>
        </w:rPr>
        <w:t xml:space="preserve"> </w:t>
      </w:r>
      <w:r w:rsidRPr="009F39E8">
        <w:rPr>
          <w:sz w:val="24"/>
          <w:szCs w:val="24"/>
        </w:rPr>
        <w:t>award</w:t>
      </w:r>
      <w:r w:rsidRPr="009F39E8">
        <w:rPr>
          <w:spacing w:val="-15"/>
          <w:sz w:val="24"/>
          <w:szCs w:val="24"/>
        </w:rPr>
        <w:t xml:space="preserve"> </w:t>
      </w:r>
      <w:r w:rsidRPr="009F39E8">
        <w:rPr>
          <w:sz w:val="24"/>
          <w:szCs w:val="24"/>
        </w:rPr>
        <w:t>is</w:t>
      </w:r>
      <w:r w:rsidRPr="009F39E8">
        <w:rPr>
          <w:spacing w:val="-15"/>
          <w:sz w:val="24"/>
          <w:szCs w:val="24"/>
        </w:rPr>
        <w:t xml:space="preserve"> </w:t>
      </w:r>
      <w:r w:rsidRPr="009F39E8">
        <w:rPr>
          <w:sz w:val="24"/>
          <w:szCs w:val="24"/>
        </w:rPr>
        <w:t>$406,980</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includes</w:t>
      </w:r>
      <w:r w:rsidRPr="009F39E8">
        <w:rPr>
          <w:spacing w:val="-15"/>
          <w:sz w:val="24"/>
          <w:szCs w:val="24"/>
        </w:rPr>
        <w:t xml:space="preserve"> </w:t>
      </w:r>
      <w:r w:rsidRPr="009F39E8">
        <w:rPr>
          <w:sz w:val="24"/>
          <w:szCs w:val="24"/>
        </w:rPr>
        <w:t>warehouses</w:t>
      </w:r>
      <w:r w:rsidRPr="009F39E8">
        <w:rPr>
          <w:spacing w:val="-15"/>
          <w:sz w:val="24"/>
          <w:szCs w:val="24"/>
        </w:rPr>
        <w:t xml:space="preserve">, </w:t>
      </w:r>
      <w:r w:rsidRPr="009F39E8">
        <w:rPr>
          <w:sz w:val="24"/>
          <w:szCs w:val="24"/>
        </w:rPr>
        <w:t>parent</w:t>
      </w:r>
      <w:r w:rsidRPr="009F39E8">
        <w:rPr>
          <w:spacing w:val="-15"/>
          <w:sz w:val="24"/>
          <w:szCs w:val="24"/>
        </w:rPr>
        <w:t xml:space="preserve"> </w:t>
      </w:r>
      <w:r w:rsidRPr="009F39E8">
        <w:rPr>
          <w:sz w:val="24"/>
          <w:szCs w:val="24"/>
        </w:rPr>
        <w:t>contributions,</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 xml:space="preserve">community stakeholder contributions for the sustainability of WASH stations under Activities 1, 5,8, 10 and 11 which aim to expand investments in school feeding and education. A detailed breakdown of the </w:t>
      </w:r>
      <w:proofErr w:type="gramStart"/>
      <w:r w:rsidRPr="009F39E8">
        <w:rPr>
          <w:sz w:val="24"/>
          <w:szCs w:val="24"/>
        </w:rPr>
        <w:t>cost share</w:t>
      </w:r>
      <w:proofErr w:type="gramEnd"/>
      <w:r w:rsidRPr="009F39E8">
        <w:rPr>
          <w:sz w:val="24"/>
          <w:szCs w:val="24"/>
        </w:rPr>
        <w:t xml:space="preserve"> is as follows:</w:t>
      </w:r>
    </w:p>
    <w:p w14:paraId="0D2A4DF7"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Warehouse Fees total $162,000</w:t>
      </w:r>
    </w:p>
    <w:p w14:paraId="2AFDA7D1" w14:textId="77777777" w:rsidR="009F39E8" w:rsidRPr="009F39E8" w:rsidRDefault="009F39E8" w:rsidP="009F39E8">
      <w:pPr>
        <w:numPr>
          <w:ilvl w:val="1"/>
          <w:numId w:val="33"/>
        </w:numPr>
        <w:spacing w:before="2"/>
        <w:ind w:right="357"/>
        <w:jc w:val="both"/>
        <w:rPr>
          <w:sz w:val="24"/>
          <w:szCs w:val="24"/>
        </w:rPr>
      </w:pPr>
      <w:r w:rsidRPr="009F39E8">
        <w:rPr>
          <w:sz w:val="24"/>
          <w:szCs w:val="24"/>
        </w:rPr>
        <w:t>36 warehouses * $100/month * 9 months * 5 years = $162,000</w:t>
      </w:r>
    </w:p>
    <w:p w14:paraId="601BC169"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Volunteer Parent Labor total $25,000</w:t>
      </w:r>
    </w:p>
    <w:p w14:paraId="23D7B3BC" w14:textId="77777777" w:rsidR="009F39E8" w:rsidRPr="009F39E8" w:rsidRDefault="009F39E8" w:rsidP="009F39E8">
      <w:pPr>
        <w:numPr>
          <w:ilvl w:val="1"/>
          <w:numId w:val="33"/>
        </w:numPr>
        <w:spacing w:before="2"/>
        <w:ind w:right="357"/>
        <w:jc w:val="both"/>
        <w:rPr>
          <w:sz w:val="24"/>
          <w:szCs w:val="24"/>
        </w:rPr>
      </w:pPr>
      <w:r w:rsidRPr="009F39E8">
        <w:rPr>
          <w:sz w:val="24"/>
          <w:szCs w:val="24"/>
        </w:rPr>
        <w:t>Valued at $50 per parent ($25 per hour * 2 hours) * 100 parents * 5 years = $25,000</w:t>
      </w:r>
    </w:p>
    <w:p w14:paraId="2516FDED"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lastRenderedPageBreak/>
        <w:t xml:space="preserve">Public &amp; Private Sector Material Contributions for WASH Stations total $132,500 </w:t>
      </w:r>
    </w:p>
    <w:p w14:paraId="7E1843A3" w14:textId="77777777" w:rsidR="009F39E8" w:rsidRPr="009F39E8" w:rsidRDefault="009F39E8" w:rsidP="009F39E8">
      <w:pPr>
        <w:numPr>
          <w:ilvl w:val="1"/>
          <w:numId w:val="33"/>
        </w:numPr>
        <w:spacing w:before="2"/>
        <w:ind w:right="357"/>
        <w:jc w:val="both"/>
        <w:rPr>
          <w:sz w:val="24"/>
          <w:szCs w:val="24"/>
        </w:rPr>
      </w:pPr>
      <w:r w:rsidRPr="009F39E8">
        <w:rPr>
          <w:sz w:val="24"/>
          <w:szCs w:val="24"/>
        </w:rPr>
        <w:t>$265 in donated materials per WASH station * 500 schools = $132,500</w:t>
      </w:r>
    </w:p>
    <w:p w14:paraId="03E7BC8E"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Volunteer Time for Maintenance of WASH Stations total $50,000</w:t>
      </w:r>
    </w:p>
    <w:p w14:paraId="6C393C45" w14:textId="77777777" w:rsidR="009F39E8" w:rsidRPr="009F39E8" w:rsidRDefault="009F39E8" w:rsidP="009F39E8">
      <w:pPr>
        <w:numPr>
          <w:ilvl w:val="1"/>
          <w:numId w:val="33"/>
        </w:numPr>
        <w:spacing w:before="2"/>
        <w:ind w:right="357"/>
        <w:jc w:val="both"/>
        <w:rPr>
          <w:sz w:val="24"/>
          <w:szCs w:val="24"/>
        </w:rPr>
      </w:pPr>
      <w:r w:rsidRPr="009F39E8">
        <w:rPr>
          <w:sz w:val="24"/>
          <w:szCs w:val="24"/>
        </w:rPr>
        <w:t>100 community members * 4 hours/year * 5 years * $25/hour = $50,000</w:t>
      </w:r>
    </w:p>
    <w:p w14:paraId="6ACA151B"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Annual Volunteer Recognition Events total $11,500</w:t>
      </w:r>
    </w:p>
    <w:p w14:paraId="65989854" w14:textId="77777777" w:rsidR="009F39E8" w:rsidRPr="009F39E8" w:rsidRDefault="009F39E8" w:rsidP="009F39E8">
      <w:pPr>
        <w:numPr>
          <w:ilvl w:val="1"/>
          <w:numId w:val="33"/>
        </w:numPr>
        <w:spacing w:before="2"/>
        <w:ind w:right="357"/>
        <w:jc w:val="both"/>
        <w:rPr>
          <w:sz w:val="24"/>
          <w:szCs w:val="24"/>
        </w:rPr>
      </w:pPr>
      <w:r w:rsidRPr="009F39E8">
        <w:rPr>
          <w:sz w:val="24"/>
          <w:szCs w:val="24"/>
        </w:rPr>
        <w:t>$</w:t>
      </w:r>
      <w:proofErr w:type="gramStart"/>
      <w:r w:rsidRPr="009F39E8">
        <w:rPr>
          <w:sz w:val="24"/>
          <w:szCs w:val="24"/>
        </w:rPr>
        <w:t>2,300  per</w:t>
      </w:r>
      <w:proofErr w:type="gramEnd"/>
      <w:r w:rsidRPr="009F39E8">
        <w:rPr>
          <w:sz w:val="24"/>
          <w:szCs w:val="24"/>
        </w:rPr>
        <w:t xml:space="preserve"> event * 5 annual events = $11,500</w:t>
      </w:r>
    </w:p>
    <w:p w14:paraId="2A18C188"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Venue &amp; A/V Equipment for Validation Workshops total $6,000</w:t>
      </w:r>
    </w:p>
    <w:p w14:paraId="12C55148" w14:textId="77777777" w:rsidR="009F39E8" w:rsidRPr="009F39E8" w:rsidRDefault="009F39E8" w:rsidP="009F39E8">
      <w:pPr>
        <w:numPr>
          <w:ilvl w:val="1"/>
          <w:numId w:val="33"/>
        </w:numPr>
        <w:spacing w:before="2"/>
        <w:ind w:right="357"/>
        <w:jc w:val="both"/>
        <w:rPr>
          <w:sz w:val="24"/>
          <w:szCs w:val="24"/>
        </w:rPr>
      </w:pPr>
      <w:r w:rsidRPr="009F39E8">
        <w:rPr>
          <w:sz w:val="24"/>
          <w:szCs w:val="24"/>
        </w:rPr>
        <w:t>$1,500 per workshop * 2 workshops/year in Y2 and Y3 * 2 years = $6,000.</w:t>
      </w:r>
    </w:p>
    <w:p w14:paraId="36CBE696" w14:textId="77777777" w:rsidR="009F39E8" w:rsidRPr="009F39E8" w:rsidRDefault="009F39E8" w:rsidP="009F39E8">
      <w:pPr>
        <w:numPr>
          <w:ilvl w:val="0"/>
          <w:numId w:val="33"/>
        </w:numPr>
        <w:spacing w:before="2"/>
        <w:ind w:right="357"/>
        <w:jc w:val="both"/>
        <w:rPr>
          <w:sz w:val="24"/>
          <w:szCs w:val="24"/>
        </w:rPr>
      </w:pPr>
      <w:r w:rsidRPr="009F39E8">
        <w:rPr>
          <w:sz w:val="24"/>
          <w:szCs w:val="24"/>
          <w:u w:val="single"/>
        </w:rPr>
        <w:t>Venue &amp; A/V Equipment Meetings on CSR Activation Platform total $15,000</w:t>
      </w:r>
    </w:p>
    <w:p w14:paraId="4759E182" w14:textId="77777777" w:rsidR="009F39E8" w:rsidRPr="009F39E8" w:rsidRDefault="009F39E8" w:rsidP="009F39E8">
      <w:pPr>
        <w:numPr>
          <w:ilvl w:val="1"/>
          <w:numId w:val="33"/>
        </w:numPr>
        <w:spacing w:before="2"/>
        <w:ind w:right="357"/>
        <w:jc w:val="both"/>
        <w:rPr>
          <w:sz w:val="24"/>
          <w:szCs w:val="24"/>
        </w:rPr>
      </w:pPr>
      <w:r w:rsidRPr="009F39E8">
        <w:rPr>
          <w:sz w:val="24"/>
          <w:szCs w:val="24"/>
        </w:rPr>
        <w:t>$250/meeting * 12 meetings * 5 years = $15,000</w:t>
      </w:r>
    </w:p>
    <w:p w14:paraId="5E2D09F9" w14:textId="77777777" w:rsidR="009F39E8" w:rsidRPr="009F39E8" w:rsidRDefault="009F39E8" w:rsidP="009F39E8">
      <w:pPr>
        <w:numPr>
          <w:ilvl w:val="0"/>
          <w:numId w:val="33"/>
        </w:numPr>
        <w:spacing w:before="2"/>
        <w:ind w:right="357"/>
        <w:jc w:val="both"/>
        <w:rPr>
          <w:sz w:val="24"/>
          <w:szCs w:val="24"/>
          <w:u w:val="single"/>
        </w:rPr>
      </w:pPr>
      <w:r w:rsidRPr="009F39E8">
        <w:rPr>
          <w:sz w:val="24"/>
          <w:szCs w:val="24"/>
          <w:u w:val="single"/>
        </w:rPr>
        <w:t>Workshop to Present Study Findings total $4,980</w:t>
      </w:r>
    </w:p>
    <w:p w14:paraId="00E475D2" w14:textId="77777777" w:rsidR="009F39E8" w:rsidRPr="009F39E8" w:rsidRDefault="009F39E8" w:rsidP="009F39E8">
      <w:pPr>
        <w:numPr>
          <w:ilvl w:val="1"/>
          <w:numId w:val="33"/>
        </w:numPr>
        <w:spacing w:before="2"/>
        <w:ind w:right="357"/>
        <w:jc w:val="both"/>
        <w:rPr>
          <w:sz w:val="24"/>
          <w:szCs w:val="24"/>
        </w:rPr>
      </w:pPr>
      <w:r w:rsidRPr="009F39E8">
        <w:rPr>
          <w:sz w:val="24"/>
          <w:szCs w:val="24"/>
        </w:rPr>
        <w:t>$2,490/event * 2 events total = $4,980</w:t>
      </w:r>
    </w:p>
    <w:p w14:paraId="57889D07" w14:textId="77777777" w:rsidR="009F39E8" w:rsidRPr="009F39E8" w:rsidRDefault="009F39E8" w:rsidP="009F39E8">
      <w:pPr>
        <w:spacing w:before="2"/>
        <w:ind w:left="360" w:right="357"/>
        <w:jc w:val="both"/>
        <w:rPr>
          <w:sz w:val="24"/>
          <w:szCs w:val="24"/>
        </w:rPr>
      </w:pPr>
    </w:p>
    <w:p w14:paraId="2EFD0809" w14:textId="77777777" w:rsidR="009F39E8" w:rsidRPr="009F39E8" w:rsidRDefault="009F39E8" w:rsidP="009F39E8">
      <w:pPr>
        <w:spacing w:before="2"/>
        <w:ind w:left="360" w:right="357"/>
        <w:jc w:val="both"/>
        <w:rPr>
          <w:sz w:val="24"/>
          <w:szCs w:val="24"/>
        </w:rPr>
      </w:pPr>
      <w:r w:rsidRPr="009F39E8">
        <w:rPr>
          <w:sz w:val="24"/>
          <w:szCs w:val="24"/>
        </w:rPr>
        <w:t xml:space="preserve">By including cost share POA seeks to stimulate shared investment in the project to maximize impacts and generate sustainability. </w:t>
      </w:r>
    </w:p>
    <w:p w14:paraId="3C2A1531" w14:textId="77777777" w:rsidR="009F39E8" w:rsidRPr="009F39E8" w:rsidRDefault="009F39E8" w:rsidP="009F39E8">
      <w:pPr>
        <w:spacing w:before="274"/>
        <w:ind w:left="360"/>
        <w:jc w:val="both"/>
        <w:rPr>
          <w:b/>
          <w:sz w:val="24"/>
        </w:rPr>
      </w:pPr>
      <w:r w:rsidRPr="009F39E8">
        <w:rPr>
          <w:b/>
          <w:color w:val="005440"/>
          <w:sz w:val="24"/>
        </w:rPr>
        <w:t>Program</w:t>
      </w:r>
      <w:r w:rsidRPr="009F39E8">
        <w:rPr>
          <w:b/>
          <w:color w:val="005440"/>
          <w:spacing w:val="-2"/>
          <w:sz w:val="24"/>
        </w:rPr>
        <w:t xml:space="preserve"> </w:t>
      </w:r>
      <w:r w:rsidRPr="009F39E8">
        <w:rPr>
          <w:b/>
          <w:color w:val="005440"/>
          <w:sz w:val="24"/>
        </w:rPr>
        <w:t>Income</w:t>
      </w:r>
      <w:r w:rsidRPr="009F39E8">
        <w:rPr>
          <w:b/>
          <w:color w:val="005440"/>
          <w:spacing w:val="-2"/>
          <w:sz w:val="24"/>
        </w:rPr>
        <w:t xml:space="preserve"> Summary</w:t>
      </w:r>
    </w:p>
    <w:p w14:paraId="357BBD10" w14:textId="77777777" w:rsidR="009F39E8" w:rsidRPr="009F39E8" w:rsidRDefault="009F39E8" w:rsidP="009F39E8">
      <w:pPr>
        <w:spacing w:before="2"/>
        <w:ind w:left="360"/>
        <w:jc w:val="both"/>
        <w:rPr>
          <w:sz w:val="24"/>
          <w:szCs w:val="24"/>
        </w:rPr>
      </w:pPr>
      <w:r w:rsidRPr="009F39E8">
        <w:rPr>
          <w:sz w:val="24"/>
          <w:szCs w:val="24"/>
        </w:rPr>
        <w:t>MGD</w:t>
      </w:r>
      <w:r w:rsidRPr="009F39E8">
        <w:rPr>
          <w:spacing w:val="-1"/>
          <w:sz w:val="24"/>
          <w:szCs w:val="24"/>
        </w:rPr>
        <w:t xml:space="preserve"> </w:t>
      </w:r>
      <w:r w:rsidRPr="009F39E8">
        <w:rPr>
          <w:sz w:val="24"/>
          <w:szCs w:val="24"/>
        </w:rPr>
        <w:t>Honduras</w:t>
      </w:r>
      <w:r w:rsidRPr="009F39E8">
        <w:rPr>
          <w:spacing w:val="-1"/>
          <w:sz w:val="24"/>
          <w:szCs w:val="24"/>
        </w:rPr>
        <w:t xml:space="preserve"> </w:t>
      </w:r>
      <w:r w:rsidRPr="009F39E8">
        <w:rPr>
          <w:sz w:val="24"/>
          <w:szCs w:val="24"/>
        </w:rPr>
        <w:t>does</w:t>
      </w:r>
      <w:r w:rsidRPr="009F39E8">
        <w:rPr>
          <w:spacing w:val="-2"/>
          <w:sz w:val="24"/>
          <w:szCs w:val="24"/>
        </w:rPr>
        <w:t xml:space="preserve"> </w:t>
      </w:r>
      <w:r w:rsidRPr="009F39E8">
        <w:rPr>
          <w:sz w:val="24"/>
          <w:szCs w:val="24"/>
        </w:rPr>
        <w:t>not</w:t>
      </w:r>
      <w:r w:rsidRPr="009F39E8">
        <w:rPr>
          <w:spacing w:val="-1"/>
          <w:sz w:val="24"/>
          <w:szCs w:val="24"/>
        </w:rPr>
        <w:t xml:space="preserve"> </w:t>
      </w:r>
      <w:r w:rsidRPr="009F39E8">
        <w:rPr>
          <w:sz w:val="24"/>
          <w:szCs w:val="24"/>
        </w:rPr>
        <w:t>expect</w:t>
      </w:r>
      <w:r w:rsidRPr="009F39E8">
        <w:rPr>
          <w:spacing w:val="-1"/>
          <w:sz w:val="24"/>
          <w:szCs w:val="24"/>
        </w:rPr>
        <w:t xml:space="preserve"> </w:t>
      </w:r>
      <w:r w:rsidRPr="009F39E8">
        <w:rPr>
          <w:sz w:val="24"/>
          <w:szCs w:val="24"/>
        </w:rPr>
        <w:t>to</w:t>
      </w:r>
      <w:r w:rsidRPr="009F39E8">
        <w:rPr>
          <w:spacing w:val="-1"/>
          <w:sz w:val="24"/>
          <w:szCs w:val="24"/>
        </w:rPr>
        <w:t xml:space="preserve"> </w:t>
      </w:r>
      <w:r w:rsidRPr="009F39E8">
        <w:rPr>
          <w:sz w:val="24"/>
          <w:szCs w:val="24"/>
        </w:rPr>
        <w:t>generate</w:t>
      </w:r>
      <w:r w:rsidRPr="009F39E8">
        <w:rPr>
          <w:spacing w:val="-2"/>
          <w:sz w:val="24"/>
          <w:szCs w:val="24"/>
        </w:rPr>
        <w:t xml:space="preserve"> </w:t>
      </w:r>
      <w:r w:rsidRPr="009F39E8">
        <w:rPr>
          <w:sz w:val="24"/>
          <w:szCs w:val="24"/>
        </w:rPr>
        <w:t>Program</w:t>
      </w:r>
      <w:r w:rsidRPr="009F39E8">
        <w:rPr>
          <w:spacing w:val="-1"/>
          <w:sz w:val="24"/>
          <w:szCs w:val="24"/>
        </w:rPr>
        <w:t xml:space="preserve"> </w:t>
      </w:r>
      <w:r w:rsidRPr="009F39E8">
        <w:rPr>
          <w:sz w:val="24"/>
          <w:szCs w:val="24"/>
        </w:rPr>
        <w:t>Income</w:t>
      </w:r>
      <w:r w:rsidRPr="009F39E8">
        <w:rPr>
          <w:spacing w:val="-1"/>
          <w:sz w:val="24"/>
          <w:szCs w:val="24"/>
        </w:rPr>
        <w:t xml:space="preserve"> </w:t>
      </w:r>
      <w:r w:rsidRPr="009F39E8">
        <w:rPr>
          <w:sz w:val="24"/>
          <w:szCs w:val="24"/>
        </w:rPr>
        <w:t>under</w:t>
      </w:r>
      <w:r w:rsidRPr="009F39E8">
        <w:rPr>
          <w:spacing w:val="-2"/>
          <w:sz w:val="24"/>
          <w:szCs w:val="24"/>
        </w:rPr>
        <w:t xml:space="preserve"> </w:t>
      </w:r>
      <w:r w:rsidRPr="009F39E8">
        <w:rPr>
          <w:sz w:val="24"/>
          <w:szCs w:val="24"/>
        </w:rPr>
        <w:t>the</w:t>
      </w:r>
      <w:r w:rsidRPr="009F39E8">
        <w:rPr>
          <w:spacing w:val="-1"/>
          <w:sz w:val="24"/>
          <w:szCs w:val="24"/>
        </w:rPr>
        <w:t xml:space="preserve"> </w:t>
      </w:r>
      <w:r w:rsidRPr="009F39E8">
        <w:rPr>
          <w:spacing w:val="-2"/>
          <w:sz w:val="24"/>
          <w:szCs w:val="24"/>
        </w:rPr>
        <w:t>project.</w:t>
      </w:r>
    </w:p>
    <w:p w14:paraId="6710D47E" w14:textId="77777777" w:rsidR="009F39E8" w:rsidRPr="009F39E8" w:rsidRDefault="009F39E8" w:rsidP="009F39E8">
      <w:pPr>
        <w:spacing w:before="76"/>
        <w:ind w:left="360"/>
        <w:jc w:val="both"/>
        <w:rPr>
          <w:b/>
          <w:color w:val="005440"/>
          <w:sz w:val="24"/>
        </w:rPr>
      </w:pPr>
    </w:p>
    <w:p w14:paraId="0BB4E322" w14:textId="77777777" w:rsidR="009F39E8" w:rsidRPr="009F39E8" w:rsidRDefault="009F39E8" w:rsidP="009F39E8">
      <w:pPr>
        <w:spacing w:before="76"/>
        <w:ind w:left="360"/>
        <w:jc w:val="both"/>
        <w:rPr>
          <w:b/>
          <w:sz w:val="24"/>
        </w:rPr>
      </w:pPr>
      <w:r w:rsidRPr="009F39E8">
        <w:rPr>
          <w:b/>
          <w:color w:val="005440"/>
          <w:sz w:val="24"/>
        </w:rPr>
        <w:t>Summary</w:t>
      </w:r>
      <w:r w:rsidRPr="009F39E8">
        <w:rPr>
          <w:b/>
          <w:color w:val="005440"/>
          <w:spacing w:val="-2"/>
          <w:sz w:val="24"/>
        </w:rPr>
        <w:t xml:space="preserve"> </w:t>
      </w:r>
      <w:r w:rsidRPr="009F39E8">
        <w:rPr>
          <w:b/>
          <w:color w:val="005440"/>
          <w:sz w:val="24"/>
        </w:rPr>
        <w:t>of</w:t>
      </w:r>
      <w:r w:rsidRPr="009F39E8">
        <w:rPr>
          <w:b/>
          <w:color w:val="005440"/>
          <w:spacing w:val="-1"/>
          <w:sz w:val="24"/>
        </w:rPr>
        <w:t xml:space="preserve"> </w:t>
      </w:r>
      <w:r w:rsidRPr="009F39E8">
        <w:rPr>
          <w:b/>
          <w:color w:val="005440"/>
          <w:sz w:val="24"/>
        </w:rPr>
        <w:t>Indirect</w:t>
      </w:r>
      <w:r w:rsidRPr="009F39E8">
        <w:rPr>
          <w:b/>
          <w:color w:val="005440"/>
          <w:spacing w:val="-1"/>
          <w:sz w:val="24"/>
        </w:rPr>
        <w:t xml:space="preserve"> </w:t>
      </w:r>
      <w:r w:rsidRPr="009F39E8">
        <w:rPr>
          <w:b/>
          <w:color w:val="005440"/>
          <w:sz w:val="24"/>
        </w:rPr>
        <w:t>Rates</w:t>
      </w:r>
      <w:r w:rsidRPr="009F39E8">
        <w:rPr>
          <w:b/>
          <w:color w:val="005440"/>
          <w:spacing w:val="-1"/>
          <w:sz w:val="24"/>
        </w:rPr>
        <w:t xml:space="preserve"> </w:t>
      </w:r>
      <w:r w:rsidRPr="009F39E8">
        <w:rPr>
          <w:b/>
          <w:color w:val="005440"/>
          <w:spacing w:val="-2"/>
          <w:sz w:val="24"/>
        </w:rPr>
        <w:t>Applied</w:t>
      </w:r>
    </w:p>
    <w:tbl>
      <w:tblPr>
        <w:tblpPr w:leftFromText="180" w:rightFromText="180" w:vertAnchor="text" w:horzAnchor="margin" w:tblpXSpec="center" w:tblpY="218"/>
        <w:tblW w:w="0" w:type="auto"/>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2891"/>
        <w:gridCol w:w="2328"/>
        <w:gridCol w:w="1831"/>
      </w:tblGrid>
      <w:tr w:rsidR="009F39E8" w:rsidRPr="009F39E8" w14:paraId="27EBADC8" w14:textId="77777777" w:rsidTr="565A61D0">
        <w:trPr>
          <w:trHeight w:val="214"/>
        </w:trPr>
        <w:tc>
          <w:tcPr>
            <w:tcW w:w="2891" w:type="dxa"/>
            <w:shd w:val="clear" w:color="auto" w:fill="D9D9D9" w:themeFill="background1" w:themeFillShade="D9"/>
          </w:tcPr>
          <w:p w14:paraId="357A3E68" w14:textId="77777777" w:rsidR="009F39E8" w:rsidRPr="009F39E8" w:rsidRDefault="009F39E8" w:rsidP="009F39E8">
            <w:pPr>
              <w:spacing w:before="5" w:line="210" w:lineRule="exact"/>
              <w:ind w:left="14"/>
              <w:rPr>
                <w:b/>
                <w:sz w:val="20"/>
              </w:rPr>
            </w:pPr>
            <w:r w:rsidRPr="009F39E8">
              <w:rPr>
                <w:b/>
                <w:color w:val="002C72"/>
                <w:sz w:val="20"/>
              </w:rPr>
              <w:t>ICR</w:t>
            </w:r>
            <w:r w:rsidRPr="009F39E8">
              <w:rPr>
                <w:b/>
                <w:color w:val="002C72"/>
                <w:spacing w:val="-5"/>
                <w:sz w:val="20"/>
              </w:rPr>
              <w:t xml:space="preserve"> </w:t>
            </w:r>
            <w:r w:rsidRPr="009F39E8">
              <w:rPr>
                <w:b/>
                <w:color w:val="002C72"/>
                <w:spacing w:val="-2"/>
                <w:sz w:val="20"/>
              </w:rPr>
              <w:t>Category</w:t>
            </w:r>
          </w:p>
        </w:tc>
        <w:tc>
          <w:tcPr>
            <w:tcW w:w="2328" w:type="dxa"/>
            <w:shd w:val="clear" w:color="auto" w:fill="D9D9D9" w:themeFill="background1" w:themeFillShade="D9"/>
          </w:tcPr>
          <w:p w14:paraId="2DB8F852" w14:textId="77777777" w:rsidR="009F39E8" w:rsidRPr="009F39E8" w:rsidRDefault="009F39E8" w:rsidP="009F39E8">
            <w:pPr>
              <w:spacing w:before="5" w:line="210" w:lineRule="exact"/>
              <w:ind w:left="9" w:right="-15"/>
              <w:jc w:val="center"/>
              <w:rPr>
                <w:b/>
                <w:sz w:val="20"/>
              </w:rPr>
            </w:pPr>
            <w:r w:rsidRPr="009F39E8">
              <w:rPr>
                <w:b/>
                <w:color w:val="002C72"/>
                <w:sz w:val="20"/>
              </w:rPr>
              <w:t>Direct</w:t>
            </w:r>
            <w:r w:rsidRPr="009F39E8">
              <w:rPr>
                <w:b/>
                <w:color w:val="002C72"/>
                <w:spacing w:val="-8"/>
                <w:sz w:val="20"/>
              </w:rPr>
              <w:t xml:space="preserve"> </w:t>
            </w:r>
            <w:r w:rsidRPr="009F39E8">
              <w:rPr>
                <w:b/>
                <w:color w:val="002C72"/>
                <w:sz w:val="20"/>
              </w:rPr>
              <w:t>Category</w:t>
            </w:r>
            <w:r w:rsidRPr="009F39E8">
              <w:rPr>
                <w:b/>
                <w:color w:val="002C72"/>
                <w:spacing w:val="-8"/>
                <w:sz w:val="20"/>
              </w:rPr>
              <w:t xml:space="preserve"> </w:t>
            </w:r>
            <w:r w:rsidRPr="009F39E8">
              <w:rPr>
                <w:b/>
                <w:color w:val="002C72"/>
                <w:spacing w:val="-2"/>
                <w:sz w:val="20"/>
              </w:rPr>
              <w:t>Subtotal</w:t>
            </w:r>
          </w:p>
        </w:tc>
        <w:tc>
          <w:tcPr>
            <w:tcW w:w="1831" w:type="dxa"/>
            <w:shd w:val="clear" w:color="auto" w:fill="D9D9D9" w:themeFill="background1" w:themeFillShade="D9"/>
          </w:tcPr>
          <w:p w14:paraId="2C1B21C8" w14:textId="77777777" w:rsidR="009F39E8" w:rsidRPr="009F39E8" w:rsidRDefault="009F39E8" w:rsidP="009F39E8">
            <w:pPr>
              <w:spacing w:before="5" w:line="210" w:lineRule="exact"/>
              <w:ind w:left="14" w:right="-15"/>
              <w:jc w:val="center"/>
              <w:rPr>
                <w:b/>
                <w:sz w:val="20"/>
              </w:rPr>
            </w:pPr>
            <w:r w:rsidRPr="009F39E8">
              <w:rPr>
                <w:b/>
                <w:color w:val="002C72"/>
                <w:sz w:val="20"/>
              </w:rPr>
              <w:t>ICR</w:t>
            </w:r>
            <w:r w:rsidRPr="009F39E8">
              <w:rPr>
                <w:b/>
                <w:color w:val="002C72"/>
                <w:spacing w:val="-7"/>
                <w:sz w:val="20"/>
              </w:rPr>
              <w:t xml:space="preserve"> </w:t>
            </w:r>
            <w:r w:rsidRPr="009F39E8">
              <w:rPr>
                <w:b/>
                <w:color w:val="002C72"/>
                <w:sz w:val="20"/>
              </w:rPr>
              <w:t>Applied</w:t>
            </w:r>
            <w:r w:rsidRPr="009F39E8">
              <w:rPr>
                <w:b/>
                <w:color w:val="002C72"/>
                <w:spacing w:val="-6"/>
                <w:sz w:val="20"/>
              </w:rPr>
              <w:t xml:space="preserve"> </w:t>
            </w:r>
            <w:r w:rsidRPr="009F39E8">
              <w:rPr>
                <w:b/>
                <w:color w:val="002C72"/>
                <w:spacing w:val="-4"/>
                <w:sz w:val="20"/>
              </w:rPr>
              <w:t>(20%)</w:t>
            </w:r>
          </w:p>
        </w:tc>
      </w:tr>
      <w:tr w:rsidR="009F39E8" w:rsidRPr="009F39E8" w14:paraId="08FA3A56" w14:textId="77777777" w:rsidTr="565A61D0">
        <w:trPr>
          <w:trHeight w:val="210"/>
        </w:trPr>
        <w:tc>
          <w:tcPr>
            <w:tcW w:w="2891" w:type="dxa"/>
          </w:tcPr>
          <w:p w14:paraId="17768702"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4"/>
                <w:sz w:val="20"/>
              </w:rPr>
              <w:t xml:space="preserve"> </w:t>
            </w:r>
            <w:r w:rsidRPr="009F39E8">
              <w:rPr>
                <w:color w:val="002C72"/>
                <w:sz w:val="20"/>
              </w:rPr>
              <w:t>on</w:t>
            </w:r>
            <w:r w:rsidRPr="009F39E8">
              <w:rPr>
                <w:color w:val="002C72"/>
                <w:spacing w:val="-3"/>
                <w:sz w:val="20"/>
              </w:rPr>
              <w:t xml:space="preserve"> </w:t>
            </w:r>
            <w:r w:rsidRPr="009F39E8">
              <w:rPr>
                <w:color w:val="002C72"/>
                <w:spacing w:val="-2"/>
                <w:sz w:val="20"/>
              </w:rPr>
              <w:t>Administration</w:t>
            </w:r>
          </w:p>
        </w:tc>
        <w:tc>
          <w:tcPr>
            <w:tcW w:w="2328" w:type="dxa"/>
          </w:tcPr>
          <w:p w14:paraId="392617CA" w14:textId="7576DF30" w:rsidR="009F39E8" w:rsidRPr="009F39E8" w:rsidRDefault="009F39E8" w:rsidP="565A61D0">
            <w:pPr>
              <w:spacing w:line="210" w:lineRule="exact"/>
              <w:ind w:left="23"/>
              <w:jc w:val="center"/>
              <w:rPr>
                <w:sz w:val="20"/>
                <w:szCs w:val="20"/>
              </w:rPr>
            </w:pPr>
            <w:r w:rsidRPr="565A61D0">
              <w:rPr>
                <w:color w:val="002C72"/>
                <w:spacing w:val="-2"/>
                <w:sz w:val="20"/>
                <w:szCs w:val="20"/>
              </w:rPr>
              <w:t>$9,</w:t>
            </w:r>
            <w:r w:rsidR="00982285" w:rsidRPr="565A61D0">
              <w:rPr>
                <w:color w:val="002C72"/>
                <w:spacing w:val="-2"/>
                <w:sz w:val="20"/>
                <w:szCs w:val="20"/>
              </w:rPr>
              <w:t>581,</w:t>
            </w:r>
            <w:r w:rsidR="00CC406D" w:rsidRPr="565A61D0">
              <w:rPr>
                <w:color w:val="002C72"/>
                <w:spacing w:val="-2"/>
                <w:sz w:val="20"/>
                <w:szCs w:val="20"/>
              </w:rPr>
              <w:t>237.17</w:t>
            </w:r>
          </w:p>
        </w:tc>
        <w:tc>
          <w:tcPr>
            <w:tcW w:w="1831" w:type="dxa"/>
          </w:tcPr>
          <w:p w14:paraId="056B85D7" w14:textId="45B66AE6" w:rsidR="009F39E8" w:rsidRPr="009F39E8" w:rsidRDefault="009F39E8" w:rsidP="565A61D0">
            <w:pPr>
              <w:spacing w:line="210" w:lineRule="exact"/>
              <w:ind w:left="27"/>
              <w:jc w:val="center"/>
              <w:rPr>
                <w:sz w:val="20"/>
                <w:szCs w:val="20"/>
              </w:rPr>
            </w:pPr>
            <w:r w:rsidRPr="565A61D0">
              <w:rPr>
                <w:color w:val="002C72"/>
                <w:spacing w:val="-2"/>
                <w:sz w:val="20"/>
                <w:szCs w:val="20"/>
              </w:rPr>
              <w:t>$1,9</w:t>
            </w:r>
            <w:r w:rsidR="00725A96" w:rsidRPr="565A61D0">
              <w:rPr>
                <w:color w:val="002C72"/>
                <w:spacing w:val="-2"/>
                <w:sz w:val="20"/>
                <w:szCs w:val="20"/>
              </w:rPr>
              <w:t>16,247.43</w:t>
            </w:r>
          </w:p>
        </w:tc>
      </w:tr>
      <w:tr w:rsidR="009F39E8" w:rsidRPr="009F39E8" w14:paraId="31469147" w14:textId="77777777" w:rsidTr="565A61D0">
        <w:trPr>
          <w:trHeight w:val="210"/>
        </w:trPr>
        <w:tc>
          <w:tcPr>
            <w:tcW w:w="2891" w:type="dxa"/>
            <w:shd w:val="clear" w:color="auto" w:fill="F2F2F2" w:themeFill="background1" w:themeFillShade="F2"/>
          </w:tcPr>
          <w:p w14:paraId="029CB5AF"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4"/>
                <w:sz w:val="20"/>
              </w:rPr>
              <w:t xml:space="preserve"> </w:t>
            </w:r>
            <w:r w:rsidRPr="009F39E8">
              <w:rPr>
                <w:color w:val="002C72"/>
                <w:sz w:val="20"/>
              </w:rPr>
              <w:t>on</w:t>
            </w:r>
            <w:r w:rsidRPr="009F39E8">
              <w:rPr>
                <w:color w:val="002C72"/>
                <w:spacing w:val="-3"/>
                <w:sz w:val="20"/>
              </w:rPr>
              <w:t xml:space="preserve"> </w:t>
            </w:r>
            <w:r w:rsidRPr="009F39E8">
              <w:rPr>
                <w:color w:val="002C72"/>
                <w:spacing w:val="-2"/>
                <w:sz w:val="20"/>
              </w:rPr>
              <w:t>Activities</w:t>
            </w:r>
          </w:p>
        </w:tc>
        <w:tc>
          <w:tcPr>
            <w:tcW w:w="2328" w:type="dxa"/>
            <w:shd w:val="clear" w:color="auto" w:fill="F2F2F2" w:themeFill="background1" w:themeFillShade="F2"/>
          </w:tcPr>
          <w:p w14:paraId="50F2B624" w14:textId="77777777" w:rsidR="009F39E8" w:rsidRPr="009F39E8" w:rsidRDefault="009F39E8" w:rsidP="009F39E8">
            <w:pPr>
              <w:spacing w:line="210" w:lineRule="exact"/>
              <w:ind w:left="23" w:right="1"/>
              <w:jc w:val="center"/>
              <w:rPr>
                <w:sz w:val="20"/>
              </w:rPr>
            </w:pPr>
            <w:r w:rsidRPr="009F39E8">
              <w:rPr>
                <w:color w:val="002C72"/>
                <w:spacing w:val="-2"/>
                <w:sz w:val="20"/>
              </w:rPr>
              <w:t>$7,375,570.59</w:t>
            </w:r>
          </w:p>
        </w:tc>
        <w:tc>
          <w:tcPr>
            <w:tcW w:w="1831" w:type="dxa"/>
            <w:shd w:val="clear" w:color="auto" w:fill="F2F2F2" w:themeFill="background1" w:themeFillShade="F2"/>
          </w:tcPr>
          <w:p w14:paraId="0A426C6F" w14:textId="77777777" w:rsidR="009F39E8" w:rsidRPr="009F39E8" w:rsidRDefault="009F39E8" w:rsidP="009F39E8">
            <w:pPr>
              <w:spacing w:line="210" w:lineRule="exact"/>
              <w:ind w:left="27"/>
              <w:jc w:val="center"/>
              <w:rPr>
                <w:sz w:val="20"/>
              </w:rPr>
            </w:pPr>
            <w:r w:rsidRPr="009F39E8">
              <w:rPr>
                <w:color w:val="002C72"/>
                <w:spacing w:val="-2"/>
                <w:sz w:val="20"/>
              </w:rPr>
              <w:t xml:space="preserve">$1,475,114.12 </w:t>
            </w:r>
          </w:p>
        </w:tc>
      </w:tr>
      <w:tr w:rsidR="009F39E8" w:rsidRPr="009F39E8" w14:paraId="695AAE38" w14:textId="77777777" w:rsidTr="565A61D0">
        <w:trPr>
          <w:trHeight w:val="210"/>
        </w:trPr>
        <w:tc>
          <w:tcPr>
            <w:tcW w:w="2891" w:type="dxa"/>
          </w:tcPr>
          <w:p w14:paraId="7B40180C" w14:textId="77777777" w:rsidR="009F39E8" w:rsidRPr="009F39E8" w:rsidRDefault="009F39E8" w:rsidP="009F39E8">
            <w:pPr>
              <w:spacing w:line="210" w:lineRule="exact"/>
              <w:ind w:left="14" w:right="-15"/>
              <w:rPr>
                <w:sz w:val="20"/>
              </w:rPr>
            </w:pPr>
            <w:r w:rsidRPr="009F39E8">
              <w:rPr>
                <w:color w:val="002C72"/>
                <w:sz w:val="20"/>
              </w:rPr>
              <w:t>ICR</w:t>
            </w:r>
            <w:r w:rsidRPr="009F39E8">
              <w:rPr>
                <w:color w:val="002C72"/>
                <w:spacing w:val="-7"/>
                <w:sz w:val="20"/>
              </w:rPr>
              <w:t xml:space="preserve"> </w:t>
            </w:r>
            <w:r w:rsidRPr="009F39E8">
              <w:rPr>
                <w:color w:val="002C72"/>
                <w:sz w:val="20"/>
              </w:rPr>
              <w:t>on</w:t>
            </w:r>
            <w:r w:rsidRPr="009F39E8">
              <w:rPr>
                <w:color w:val="002C72"/>
                <w:spacing w:val="-6"/>
                <w:sz w:val="20"/>
              </w:rPr>
              <w:t xml:space="preserve"> </w:t>
            </w:r>
            <w:r w:rsidRPr="009F39E8">
              <w:rPr>
                <w:color w:val="002C72"/>
                <w:sz w:val="20"/>
              </w:rPr>
              <w:t>Commodity</w:t>
            </w:r>
            <w:r w:rsidRPr="009F39E8">
              <w:rPr>
                <w:color w:val="002C72"/>
                <w:spacing w:val="-6"/>
                <w:sz w:val="20"/>
              </w:rPr>
              <w:t xml:space="preserve"> </w:t>
            </w:r>
            <w:r w:rsidRPr="009F39E8">
              <w:rPr>
                <w:color w:val="002C72"/>
                <w:spacing w:val="-2"/>
                <w:sz w:val="20"/>
              </w:rPr>
              <w:t>Procurement</w:t>
            </w:r>
          </w:p>
        </w:tc>
        <w:tc>
          <w:tcPr>
            <w:tcW w:w="2328" w:type="dxa"/>
          </w:tcPr>
          <w:p w14:paraId="64E77A98" w14:textId="77777777" w:rsidR="009F39E8" w:rsidRPr="009F39E8" w:rsidRDefault="009F39E8" w:rsidP="009F39E8">
            <w:pPr>
              <w:spacing w:line="210" w:lineRule="exact"/>
              <w:ind w:left="23"/>
              <w:jc w:val="center"/>
              <w:rPr>
                <w:sz w:val="20"/>
              </w:rPr>
            </w:pPr>
            <w:r w:rsidRPr="009F39E8">
              <w:rPr>
                <w:color w:val="002C72"/>
                <w:spacing w:val="-2"/>
                <w:sz w:val="20"/>
              </w:rPr>
              <w:t>$3,282,393.11</w:t>
            </w:r>
          </w:p>
        </w:tc>
        <w:tc>
          <w:tcPr>
            <w:tcW w:w="1831" w:type="dxa"/>
          </w:tcPr>
          <w:p w14:paraId="1F570B56" w14:textId="77777777" w:rsidR="009F39E8" w:rsidRPr="009F39E8" w:rsidRDefault="009F39E8" w:rsidP="009F39E8">
            <w:pPr>
              <w:spacing w:line="210" w:lineRule="exact"/>
              <w:ind w:left="27"/>
              <w:jc w:val="center"/>
              <w:rPr>
                <w:sz w:val="20"/>
              </w:rPr>
            </w:pPr>
            <w:r w:rsidRPr="009F39E8">
              <w:rPr>
                <w:color w:val="002C72"/>
                <w:spacing w:val="-2"/>
                <w:sz w:val="20"/>
              </w:rPr>
              <w:t>$656,478.62</w:t>
            </w:r>
          </w:p>
        </w:tc>
      </w:tr>
      <w:tr w:rsidR="009F39E8" w:rsidRPr="009F39E8" w14:paraId="5FF8AB94" w14:textId="77777777" w:rsidTr="565A61D0">
        <w:trPr>
          <w:trHeight w:val="210"/>
        </w:trPr>
        <w:tc>
          <w:tcPr>
            <w:tcW w:w="2891" w:type="dxa"/>
            <w:shd w:val="clear" w:color="auto" w:fill="F2F2F2" w:themeFill="background1" w:themeFillShade="F2"/>
          </w:tcPr>
          <w:p w14:paraId="56DA7B3A" w14:textId="77777777" w:rsidR="009F39E8" w:rsidRPr="009F39E8" w:rsidRDefault="009F39E8" w:rsidP="009F39E8">
            <w:pPr>
              <w:spacing w:line="210" w:lineRule="exact"/>
              <w:ind w:left="14"/>
              <w:rPr>
                <w:sz w:val="20"/>
              </w:rPr>
            </w:pPr>
            <w:r w:rsidRPr="009F39E8">
              <w:rPr>
                <w:color w:val="002C72"/>
                <w:sz w:val="20"/>
              </w:rPr>
              <w:t>ICR</w:t>
            </w:r>
            <w:r w:rsidRPr="009F39E8">
              <w:rPr>
                <w:color w:val="002C72"/>
                <w:spacing w:val="-6"/>
                <w:sz w:val="20"/>
              </w:rPr>
              <w:t xml:space="preserve"> </w:t>
            </w:r>
            <w:r w:rsidRPr="009F39E8">
              <w:rPr>
                <w:color w:val="002C72"/>
                <w:sz w:val="20"/>
              </w:rPr>
              <w:t>on</w:t>
            </w:r>
            <w:r w:rsidRPr="009F39E8">
              <w:rPr>
                <w:color w:val="002C72"/>
                <w:spacing w:val="-3"/>
                <w:sz w:val="20"/>
              </w:rPr>
              <w:t xml:space="preserve"> </w:t>
            </w:r>
            <w:r w:rsidRPr="009F39E8">
              <w:rPr>
                <w:color w:val="002C72"/>
                <w:spacing w:val="-4"/>
                <w:sz w:val="20"/>
              </w:rPr>
              <w:t>ITSH</w:t>
            </w:r>
          </w:p>
        </w:tc>
        <w:tc>
          <w:tcPr>
            <w:tcW w:w="2328" w:type="dxa"/>
            <w:shd w:val="clear" w:color="auto" w:fill="F2F2F2" w:themeFill="background1" w:themeFillShade="F2"/>
          </w:tcPr>
          <w:p w14:paraId="16B63498" w14:textId="6A8733CE" w:rsidR="009F39E8" w:rsidRPr="009F39E8" w:rsidRDefault="009F39E8" w:rsidP="565A61D0">
            <w:pPr>
              <w:spacing w:line="210" w:lineRule="exact"/>
              <w:ind w:left="23" w:right="1"/>
              <w:jc w:val="center"/>
              <w:rPr>
                <w:sz w:val="20"/>
                <w:szCs w:val="20"/>
              </w:rPr>
            </w:pPr>
            <w:r w:rsidRPr="565A61D0">
              <w:rPr>
                <w:color w:val="002C72"/>
                <w:spacing w:val="-2"/>
                <w:sz w:val="20"/>
                <w:szCs w:val="20"/>
              </w:rPr>
              <w:t>$2,</w:t>
            </w:r>
            <w:r w:rsidR="00BE2904" w:rsidRPr="565A61D0">
              <w:rPr>
                <w:color w:val="002C72"/>
                <w:spacing w:val="-2"/>
                <w:sz w:val="20"/>
                <w:szCs w:val="20"/>
              </w:rPr>
              <w:t>702,</w:t>
            </w:r>
            <w:r w:rsidR="00AA4C1D" w:rsidRPr="565A61D0">
              <w:rPr>
                <w:color w:val="002C72"/>
                <w:spacing w:val="-2"/>
                <w:sz w:val="20"/>
                <w:szCs w:val="20"/>
              </w:rPr>
              <w:t>632.47</w:t>
            </w:r>
            <w:r w:rsidRPr="565A61D0">
              <w:rPr>
                <w:color w:val="002C72"/>
                <w:spacing w:val="-2"/>
                <w:sz w:val="20"/>
                <w:szCs w:val="20"/>
              </w:rPr>
              <w:t xml:space="preserve"> </w:t>
            </w:r>
          </w:p>
        </w:tc>
        <w:tc>
          <w:tcPr>
            <w:tcW w:w="1831" w:type="dxa"/>
            <w:shd w:val="clear" w:color="auto" w:fill="F2F2F2" w:themeFill="background1" w:themeFillShade="F2"/>
          </w:tcPr>
          <w:p w14:paraId="670C5A7F" w14:textId="1763E65D" w:rsidR="009F39E8" w:rsidRPr="009F39E8" w:rsidRDefault="009F39E8" w:rsidP="565A61D0">
            <w:pPr>
              <w:spacing w:line="210" w:lineRule="exact"/>
              <w:ind w:left="27"/>
              <w:jc w:val="center"/>
              <w:rPr>
                <w:sz w:val="20"/>
                <w:szCs w:val="20"/>
              </w:rPr>
            </w:pPr>
            <w:r w:rsidRPr="565A61D0">
              <w:rPr>
                <w:color w:val="002C72"/>
                <w:spacing w:val="-2"/>
                <w:sz w:val="20"/>
                <w:szCs w:val="20"/>
              </w:rPr>
              <w:t>$5</w:t>
            </w:r>
            <w:r w:rsidR="00725A96" w:rsidRPr="565A61D0">
              <w:rPr>
                <w:color w:val="002C72"/>
                <w:spacing w:val="-2"/>
                <w:sz w:val="20"/>
                <w:szCs w:val="20"/>
              </w:rPr>
              <w:t>40,</w:t>
            </w:r>
            <w:r w:rsidR="00A622AA" w:rsidRPr="565A61D0">
              <w:rPr>
                <w:color w:val="002C72"/>
                <w:spacing w:val="-2"/>
                <w:sz w:val="20"/>
                <w:szCs w:val="20"/>
              </w:rPr>
              <w:t>526.49</w:t>
            </w:r>
          </w:p>
        </w:tc>
      </w:tr>
      <w:tr w:rsidR="009F39E8" w:rsidRPr="009F39E8" w14:paraId="11F7B509" w14:textId="77777777" w:rsidTr="565A61D0">
        <w:trPr>
          <w:trHeight w:val="210"/>
        </w:trPr>
        <w:tc>
          <w:tcPr>
            <w:tcW w:w="2891" w:type="dxa"/>
          </w:tcPr>
          <w:p w14:paraId="61DB26C1" w14:textId="77777777" w:rsidR="009F39E8" w:rsidRPr="009F39E8" w:rsidRDefault="009F39E8" w:rsidP="009F39E8">
            <w:pPr>
              <w:spacing w:line="210" w:lineRule="exact"/>
              <w:ind w:left="14"/>
              <w:rPr>
                <w:b/>
                <w:sz w:val="20"/>
              </w:rPr>
            </w:pPr>
            <w:r w:rsidRPr="009F39E8">
              <w:rPr>
                <w:b/>
                <w:color w:val="002D72"/>
                <w:sz w:val="20"/>
              </w:rPr>
              <w:t>Total</w:t>
            </w:r>
            <w:r w:rsidRPr="009F39E8">
              <w:rPr>
                <w:b/>
                <w:color w:val="002D72"/>
                <w:spacing w:val="-6"/>
                <w:sz w:val="20"/>
              </w:rPr>
              <w:t xml:space="preserve"> </w:t>
            </w:r>
            <w:r w:rsidRPr="009F39E8">
              <w:rPr>
                <w:b/>
                <w:color w:val="002D72"/>
                <w:spacing w:val="-2"/>
                <w:sz w:val="20"/>
              </w:rPr>
              <w:t>Costs</w:t>
            </w:r>
          </w:p>
        </w:tc>
        <w:tc>
          <w:tcPr>
            <w:tcW w:w="2328" w:type="dxa"/>
          </w:tcPr>
          <w:p w14:paraId="2F6A99B9" w14:textId="77777777" w:rsidR="009F39E8" w:rsidRPr="009F39E8" w:rsidRDefault="009F39E8" w:rsidP="009F39E8">
            <w:pPr>
              <w:spacing w:line="210" w:lineRule="exact"/>
              <w:ind w:left="23"/>
              <w:jc w:val="center"/>
              <w:rPr>
                <w:b/>
                <w:sz w:val="20"/>
              </w:rPr>
            </w:pPr>
            <w:r w:rsidRPr="009F39E8">
              <w:rPr>
                <w:b/>
                <w:color w:val="002D72"/>
                <w:spacing w:val="-2"/>
                <w:sz w:val="20"/>
              </w:rPr>
              <w:t>$22,941,833.33</w:t>
            </w:r>
          </w:p>
        </w:tc>
        <w:tc>
          <w:tcPr>
            <w:tcW w:w="1831" w:type="dxa"/>
          </w:tcPr>
          <w:p w14:paraId="27981F5B" w14:textId="77777777" w:rsidR="009F39E8" w:rsidRPr="009F39E8" w:rsidRDefault="009F39E8" w:rsidP="009F39E8">
            <w:pPr>
              <w:spacing w:line="210" w:lineRule="exact"/>
              <w:ind w:left="27"/>
              <w:jc w:val="center"/>
              <w:rPr>
                <w:b/>
                <w:sz w:val="20"/>
              </w:rPr>
            </w:pPr>
            <w:r w:rsidRPr="009F39E8">
              <w:rPr>
                <w:b/>
                <w:color w:val="002D72"/>
                <w:spacing w:val="-2"/>
                <w:sz w:val="20"/>
              </w:rPr>
              <w:t>$4,588,366.66</w:t>
            </w:r>
          </w:p>
        </w:tc>
      </w:tr>
    </w:tbl>
    <w:p w14:paraId="7CACCF4F" w14:textId="47DB7C24" w:rsidR="009F39E8" w:rsidRPr="009F39E8" w:rsidRDefault="009F39E8" w:rsidP="565A61D0">
      <w:pPr>
        <w:spacing w:before="1" w:line="275" w:lineRule="exact"/>
        <w:rPr>
          <w:b/>
          <w:bCs/>
          <w:sz w:val="24"/>
          <w:szCs w:val="24"/>
        </w:rPr>
      </w:pPr>
    </w:p>
    <w:p w14:paraId="0C99F36D" w14:textId="77777777" w:rsidR="009F39E8" w:rsidRPr="009F39E8" w:rsidRDefault="009F39E8" w:rsidP="009F39E8">
      <w:pPr>
        <w:spacing w:line="275" w:lineRule="exact"/>
        <w:ind w:left="360"/>
        <w:jc w:val="both"/>
        <w:rPr>
          <w:b/>
          <w:color w:val="005440"/>
          <w:sz w:val="24"/>
        </w:rPr>
      </w:pPr>
    </w:p>
    <w:p w14:paraId="4A028839" w14:textId="77777777" w:rsidR="0075611A" w:rsidRDefault="0075611A" w:rsidP="009F39E8">
      <w:pPr>
        <w:spacing w:line="275" w:lineRule="exact"/>
        <w:ind w:left="360"/>
        <w:jc w:val="both"/>
        <w:rPr>
          <w:b/>
          <w:color w:val="005440"/>
          <w:sz w:val="24"/>
        </w:rPr>
      </w:pPr>
    </w:p>
    <w:p w14:paraId="05951CEA" w14:textId="77777777" w:rsidR="0075611A" w:rsidRDefault="0075611A" w:rsidP="009F39E8">
      <w:pPr>
        <w:spacing w:line="275" w:lineRule="exact"/>
        <w:ind w:left="360"/>
        <w:jc w:val="both"/>
        <w:rPr>
          <w:b/>
          <w:color w:val="005440"/>
          <w:sz w:val="24"/>
        </w:rPr>
      </w:pPr>
    </w:p>
    <w:p w14:paraId="6DD2DB00" w14:textId="77777777" w:rsidR="0075611A" w:rsidRDefault="0075611A" w:rsidP="009F39E8">
      <w:pPr>
        <w:spacing w:line="275" w:lineRule="exact"/>
        <w:ind w:left="360"/>
        <w:jc w:val="both"/>
        <w:rPr>
          <w:b/>
          <w:color w:val="005440"/>
          <w:sz w:val="24"/>
        </w:rPr>
      </w:pPr>
    </w:p>
    <w:p w14:paraId="453DFF86" w14:textId="77777777" w:rsidR="0075611A" w:rsidRDefault="0075611A" w:rsidP="009F39E8">
      <w:pPr>
        <w:spacing w:line="275" w:lineRule="exact"/>
        <w:ind w:left="360"/>
        <w:jc w:val="both"/>
        <w:rPr>
          <w:b/>
          <w:color w:val="005440"/>
          <w:sz w:val="24"/>
        </w:rPr>
      </w:pPr>
    </w:p>
    <w:p w14:paraId="3EF95A5E" w14:textId="77777777" w:rsidR="0075611A" w:rsidRDefault="0075611A" w:rsidP="009F39E8">
      <w:pPr>
        <w:spacing w:line="275" w:lineRule="exact"/>
        <w:ind w:left="360"/>
        <w:jc w:val="both"/>
        <w:rPr>
          <w:b/>
          <w:color w:val="005440"/>
          <w:sz w:val="24"/>
        </w:rPr>
      </w:pPr>
    </w:p>
    <w:p w14:paraId="091C5B77" w14:textId="77777777" w:rsidR="009F39E8" w:rsidRPr="009F39E8" w:rsidRDefault="009F39E8" w:rsidP="009F39E8">
      <w:pPr>
        <w:spacing w:line="275" w:lineRule="exact"/>
        <w:ind w:left="360"/>
        <w:jc w:val="both"/>
        <w:rPr>
          <w:b/>
          <w:sz w:val="24"/>
        </w:rPr>
      </w:pPr>
      <w:r w:rsidRPr="009F39E8">
        <w:rPr>
          <w:b/>
          <w:color w:val="005440"/>
          <w:sz w:val="24"/>
        </w:rPr>
        <w:t>Prevention</w:t>
      </w:r>
      <w:r w:rsidRPr="009F39E8">
        <w:rPr>
          <w:b/>
          <w:color w:val="005440"/>
          <w:spacing w:val="-4"/>
          <w:sz w:val="24"/>
        </w:rPr>
        <w:t xml:space="preserve"> </w:t>
      </w:r>
      <w:r w:rsidRPr="009F39E8">
        <w:rPr>
          <w:b/>
          <w:color w:val="005440"/>
          <w:sz w:val="24"/>
        </w:rPr>
        <w:t>of</w:t>
      </w:r>
      <w:r w:rsidRPr="009F39E8">
        <w:rPr>
          <w:b/>
          <w:color w:val="005440"/>
          <w:spacing w:val="-2"/>
          <w:sz w:val="24"/>
        </w:rPr>
        <w:t xml:space="preserve"> </w:t>
      </w:r>
      <w:r w:rsidRPr="009F39E8">
        <w:rPr>
          <w:b/>
          <w:color w:val="005440"/>
          <w:sz w:val="24"/>
        </w:rPr>
        <w:t>Fraud,</w:t>
      </w:r>
      <w:r w:rsidRPr="009F39E8">
        <w:rPr>
          <w:b/>
          <w:color w:val="005440"/>
          <w:spacing w:val="-2"/>
          <w:sz w:val="24"/>
        </w:rPr>
        <w:t xml:space="preserve"> </w:t>
      </w:r>
      <w:r w:rsidRPr="009F39E8">
        <w:rPr>
          <w:b/>
          <w:color w:val="005440"/>
          <w:sz w:val="24"/>
        </w:rPr>
        <w:t>Waste,</w:t>
      </w:r>
      <w:r w:rsidRPr="009F39E8">
        <w:rPr>
          <w:b/>
          <w:color w:val="005440"/>
          <w:spacing w:val="-2"/>
          <w:sz w:val="24"/>
        </w:rPr>
        <w:t xml:space="preserve"> </w:t>
      </w:r>
      <w:r w:rsidRPr="009F39E8">
        <w:rPr>
          <w:b/>
          <w:color w:val="005440"/>
          <w:sz w:val="24"/>
        </w:rPr>
        <w:t>and</w:t>
      </w:r>
      <w:r w:rsidRPr="009F39E8">
        <w:rPr>
          <w:b/>
          <w:color w:val="005440"/>
          <w:spacing w:val="-2"/>
          <w:sz w:val="24"/>
        </w:rPr>
        <w:t xml:space="preserve"> Abuse</w:t>
      </w:r>
    </w:p>
    <w:p w14:paraId="1FEDA6EB" w14:textId="1FEC1866" w:rsidR="009F39E8" w:rsidRPr="009F39E8" w:rsidRDefault="009F39E8" w:rsidP="565A61D0">
      <w:pPr>
        <w:ind w:left="360" w:right="357"/>
        <w:jc w:val="both"/>
        <w:rPr>
          <w:sz w:val="24"/>
          <w:szCs w:val="24"/>
        </w:rPr>
      </w:pPr>
      <w:r w:rsidRPr="009F39E8">
        <w:rPr>
          <w:sz w:val="24"/>
          <w:szCs w:val="24"/>
        </w:rPr>
        <w:t>POA has implemented rigorous financial management and internal control systems specifically designed to support the detection and prevention of fraud, waste, and abuse of U.S. Government resources.</w:t>
      </w:r>
      <w:r w:rsidRPr="009F39E8">
        <w:rPr>
          <w:spacing w:val="-15"/>
          <w:sz w:val="24"/>
          <w:szCs w:val="24"/>
        </w:rPr>
        <w:t xml:space="preserve"> </w:t>
      </w:r>
      <w:r w:rsidRPr="009F39E8">
        <w:rPr>
          <w:sz w:val="24"/>
          <w:szCs w:val="24"/>
        </w:rPr>
        <w:t>These</w:t>
      </w:r>
      <w:r w:rsidRPr="009F39E8">
        <w:rPr>
          <w:spacing w:val="-15"/>
          <w:sz w:val="24"/>
          <w:szCs w:val="24"/>
        </w:rPr>
        <w:t xml:space="preserve"> </w:t>
      </w:r>
      <w:r w:rsidRPr="009F39E8">
        <w:rPr>
          <w:sz w:val="24"/>
          <w:szCs w:val="24"/>
        </w:rPr>
        <w:t>systems</w:t>
      </w:r>
      <w:r w:rsidRPr="009F39E8">
        <w:rPr>
          <w:spacing w:val="-15"/>
          <w:sz w:val="24"/>
          <w:szCs w:val="24"/>
        </w:rPr>
        <w:t xml:space="preserve"> </w:t>
      </w:r>
      <w:r w:rsidRPr="009F39E8">
        <w:rPr>
          <w:sz w:val="24"/>
          <w:szCs w:val="24"/>
        </w:rPr>
        <w:t>include</w:t>
      </w:r>
      <w:r w:rsidRPr="009F39E8">
        <w:rPr>
          <w:spacing w:val="-15"/>
          <w:sz w:val="24"/>
          <w:szCs w:val="24"/>
        </w:rPr>
        <w:t xml:space="preserve"> </w:t>
      </w:r>
      <w:r w:rsidRPr="009F39E8">
        <w:rPr>
          <w:sz w:val="24"/>
          <w:szCs w:val="24"/>
        </w:rPr>
        <w:t>segregation</w:t>
      </w:r>
      <w:r w:rsidRPr="009F39E8">
        <w:rPr>
          <w:spacing w:val="-15"/>
          <w:sz w:val="24"/>
          <w:szCs w:val="24"/>
        </w:rPr>
        <w:t xml:space="preserve"> </w:t>
      </w:r>
      <w:r w:rsidRPr="009F39E8">
        <w:rPr>
          <w:sz w:val="24"/>
          <w:szCs w:val="24"/>
        </w:rPr>
        <w:t>of</w:t>
      </w:r>
      <w:r w:rsidRPr="009F39E8">
        <w:rPr>
          <w:spacing w:val="-15"/>
          <w:sz w:val="24"/>
          <w:szCs w:val="24"/>
        </w:rPr>
        <w:t xml:space="preserve"> </w:t>
      </w:r>
      <w:r w:rsidRPr="009F39E8">
        <w:rPr>
          <w:sz w:val="24"/>
          <w:szCs w:val="24"/>
        </w:rPr>
        <w:t>duties,</w:t>
      </w:r>
      <w:r w:rsidRPr="009F39E8">
        <w:rPr>
          <w:spacing w:val="-15"/>
          <w:sz w:val="24"/>
          <w:szCs w:val="24"/>
        </w:rPr>
        <w:t xml:space="preserve"> </w:t>
      </w:r>
      <w:r w:rsidRPr="009F39E8">
        <w:rPr>
          <w:sz w:val="24"/>
          <w:szCs w:val="24"/>
        </w:rPr>
        <w:t>multi-level</w:t>
      </w:r>
      <w:r w:rsidRPr="009F39E8">
        <w:rPr>
          <w:spacing w:val="-15"/>
          <w:sz w:val="24"/>
          <w:szCs w:val="24"/>
        </w:rPr>
        <w:t xml:space="preserve"> </w:t>
      </w:r>
      <w:r w:rsidRPr="009F39E8">
        <w:rPr>
          <w:sz w:val="24"/>
          <w:szCs w:val="24"/>
        </w:rPr>
        <w:t>review</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approval</w:t>
      </w:r>
      <w:r w:rsidRPr="009F39E8">
        <w:rPr>
          <w:spacing w:val="-15"/>
          <w:sz w:val="24"/>
          <w:szCs w:val="24"/>
        </w:rPr>
        <w:t xml:space="preserve"> </w:t>
      </w:r>
      <w:r w:rsidRPr="009F39E8">
        <w:rPr>
          <w:sz w:val="24"/>
          <w:szCs w:val="24"/>
        </w:rPr>
        <w:t>processes, real-time expenditure tracking, automated alerts for irregularities, and periodic internal checks. POA uses Sage Intacct, a secure, cloud-based accounting platform that ensures transparent, auditable, and timely financial reporting. This enables automated workflows, role-based access controls, and detailed documentation of all transactions, which together help identify anomalies, enforce</w:t>
      </w:r>
      <w:r w:rsidRPr="009F39E8">
        <w:rPr>
          <w:spacing w:val="-12"/>
          <w:sz w:val="24"/>
          <w:szCs w:val="24"/>
        </w:rPr>
        <w:t xml:space="preserve"> </w:t>
      </w:r>
      <w:r w:rsidRPr="009F39E8">
        <w:rPr>
          <w:sz w:val="24"/>
          <w:szCs w:val="24"/>
        </w:rPr>
        <w:t>compliance,</w:t>
      </w:r>
      <w:r w:rsidRPr="009F39E8">
        <w:rPr>
          <w:spacing w:val="-12"/>
          <w:sz w:val="24"/>
          <w:szCs w:val="24"/>
        </w:rPr>
        <w:t xml:space="preserve"> </w:t>
      </w:r>
      <w:r w:rsidRPr="009F39E8">
        <w:rPr>
          <w:sz w:val="24"/>
          <w:szCs w:val="24"/>
        </w:rPr>
        <w:t>and</w:t>
      </w:r>
      <w:r w:rsidRPr="009F39E8">
        <w:rPr>
          <w:spacing w:val="-12"/>
          <w:sz w:val="24"/>
          <w:szCs w:val="24"/>
        </w:rPr>
        <w:t xml:space="preserve"> </w:t>
      </w:r>
      <w:r w:rsidRPr="009F39E8">
        <w:rPr>
          <w:sz w:val="24"/>
          <w:szCs w:val="24"/>
        </w:rPr>
        <w:t>deter</w:t>
      </w:r>
      <w:r w:rsidRPr="009F39E8">
        <w:rPr>
          <w:spacing w:val="-12"/>
          <w:sz w:val="24"/>
          <w:szCs w:val="24"/>
        </w:rPr>
        <w:t xml:space="preserve"> </w:t>
      </w:r>
      <w:r w:rsidRPr="009F39E8">
        <w:rPr>
          <w:sz w:val="24"/>
          <w:szCs w:val="24"/>
        </w:rPr>
        <w:t>misuse</w:t>
      </w:r>
      <w:r w:rsidRPr="009F39E8">
        <w:rPr>
          <w:spacing w:val="-12"/>
          <w:sz w:val="24"/>
          <w:szCs w:val="24"/>
        </w:rPr>
        <w:t xml:space="preserve"> </w:t>
      </w:r>
      <w:r w:rsidRPr="009F39E8">
        <w:rPr>
          <w:sz w:val="24"/>
          <w:szCs w:val="24"/>
        </w:rPr>
        <w:t>of</w:t>
      </w:r>
      <w:r w:rsidRPr="009F39E8">
        <w:rPr>
          <w:spacing w:val="-12"/>
          <w:sz w:val="24"/>
          <w:szCs w:val="24"/>
        </w:rPr>
        <w:t xml:space="preserve"> </w:t>
      </w:r>
      <w:r w:rsidRPr="009F39E8">
        <w:rPr>
          <w:sz w:val="24"/>
          <w:szCs w:val="24"/>
        </w:rPr>
        <w:t>funds.</w:t>
      </w:r>
      <w:r w:rsidRPr="009F39E8">
        <w:rPr>
          <w:spacing w:val="-12"/>
          <w:sz w:val="24"/>
          <w:szCs w:val="24"/>
        </w:rPr>
        <w:t xml:space="preserve"> </w:t>
      </w:r>
      <w:r w:rsidRPr="009F39E8">
        <w:rPr>
          <w:sz w:val="24"/>
          <w:szCs w:val="24"/>
        </w:rPr>
        <w:t>To</w:t>
      </w:r>
      <w:r w:rsidRPr="009F39E8">
        <w:rPr>
          <w:spacing w:val="-12"/>
          <w:sz w:val="24"/>
          <w:szCs w:val="24"/>
        </w:rPr>
        <w:t xml:space="preserve"> </w:t>
      </w:r>
      <w:r w:rsidRPr="009F39E8">
        <w:rPr>
          <w:sz w:val="24"/>
          <w:szCs w:val="24"/>
        </w:rPr>
        <w:t>further</w:t>
      </w:r>
      <w:r w:rsidRPr="009F39E8">
        <w:rPr>
          <w:spacing w:val="-12"/>
          <w:sz w:val="24"/>
          <w:szCs w:val="24"/>
        </w:rPr>
        <w:t xml:space="preserve"> </w:t>
      </w:r>
      <w:r w:rsidRPr="009F39E8">
        <w:rPr>
          <w:sz w:val="24"/>
          <w:szCs w:val="24"/>
        </w:rPr>
        <w:t>reinforce</w:t>
      </w:r>
      <w:r w:rsidRPr="009F39E8">
        <w:rPr>
          <w:spacing w:val="-12"/>
          <w:sz w:val="24"/>
          <w:szCs w:val="24"/>
        </w:rPr>
        <w:t xml:space="preserve"> </w:t>
      </w:r>
      <w:r w:rsidRPr="009F39E8">
        <w:rPr>
          <w:sz w:val="24"/>
          <w:szCs w:val="24"/>
        </w:rPr>
        <w:t>accountability,</w:t>
      </w:r>
      <w:r w:rsidRPr="009F39E8">
        <w:rPr>
          <w:spacing w:val="-12"/>
          <w:sz w:val="24"/>
          <w:szCs w:val="24"/>
        </w:rPr>
        <w:t xml:space="preserve"> </w:t>
      </w:r>
      <w:r w:rsidRPr="009F39E8">
        <w:rPr>
          <w:sz w:val="24"/>
          <w:szCs w:val="24"/>
        </w:rPr>
        <w:t>POA</w:t>
      </w:r>
      <w:r w:rsidRPr="009F39E8">
        <w:rPr>
          <w:spacing w:val="-12"/>
          <w:sz w:val="24"/>
          <w:szCs w:val="24"/>
        </w:rPr>
        <w:t xml:space="preserve"> </w:t>
      </w:r>
      <w:r w:rsidRPr="009F39E8">
        <w:rPr>
          <w:sz w:val="24"/>
          <w:szCs w:val="24"/>
        </w:rPr>
        <w:t>is</w:t>
      </w:r>
      <w:r w:rsidRPr="009F39E8">
        <w:rPr>
          <w:spacing w:val="-12"/>
          <w:sz w:val="24"/>
          <w:szCs w:val="24"/>
        </w:rPr>
        <w:t xml:space="preserve"> </w:t>
      </w:r>
      <w:r w:rsidRPr="009F39E8">
        <w:rPr>
          <w:sz w:val="24"/>
          <w:szCs w:val="24"/>
        </w:rPr>
        <w:t xml:space="preserve">subject to an annual Single Audit under 2 CFR 200 Subpart </w:t>
      </w:r>
      <w:proofErr w:type="gramStart"/>
      <w:r w:rsidRPr="009F39E8">
        <w:rPr>
          <w:sz w:val="24"/>
          <w:szCs w:val="24"/>
        </w:rPr>
        <w:t>F, and</w:t>
      </w:r>
      <w:proofErr w:type="gramEnd"/>
      <w:r w:rsidRPr="009F39E8">
        <w:rPr>
          <w:sz w:val="24"/>
          <w:szCs w:val="24"/>
        </w:rPr>
        <w:t xml:space="preserve"> conducts routine internal reviews and spot checks at both headquarters and field levels. All staff with financial responsibilities receive </w:t>
      </w:r>
      <w:r w:rsidRPr="009F39E8">
        <w:rPr>
          <w:spacing w:val="-2"/>
          <w:sz w:val="24"/>
          <w:szCs w:val="24"/>
        </w:rPr>
        <w:t>regular</w:t>
      </w:r>
      <w:r w:rsidRPr="009F39E8">
        <w:rPr>
          <w:spacing w:val="-4"/>
          <w:sz w:val="24"/>
          <w:szCs w:val="24"/>
        </w:rPr>
        <w:t xml:space="preserve"> </w:t>
      </w:r>
      <w:r w:rsidRPr="009F39E8">
        <w:rPr>
          <w:spacing w:val="-2"/>
          <w:sz w:val="24"/>
          <w:szCs w:val="24"/>
        </w:rPr>
        <w:t>training</w:t>
      </w:r>
      <w:r w:rsidRPr="009F39E8">
        <w:rPr>
          <w:spacing w:val="-4"/>
          <w:sz w:val="24"/>
          <w:szCs w:val="24"/>
        </w:rPr>
        <w:t xml:space="preserve"> </w:t>
      </w:r>
      <w:r w:rsidRPr="009F39E8">
        <w:rPr>
          <w:spacing w:val="-2"/>
          <w:sz w:val="24"/>
          <w:szCs w:val="24"/>
        </w:rPr>
        <w:t>on</w:t>
      </w:r>
      <w:r w:rsidRPr="009F39E8">
        <w:rPr>
          <w:spacing w:val="-4"/>
          <w:sz w:val="24"/>
          <w:szCs w:val="24"/>
        </w:rPr>
        <w:t xml:space="preserve"> </w:t>
      </w:r>
      <w:r w:rsidRPr="009F39E8">
        <w:rPr>
          <w:spacing w:val="-2"/>
          <w:sz w:val="24"/>
          <w:szCs w:val="24"/>
        </w:rPr>
        <w:t>fraud</w:t>
      </w:r>
      <w:r w:rsidRPr="009F39E8">
        <w:rPr>
          <w:spacing w:val="-4"/>
          <w:sz w:val="24"/>
          <w:szCs w:val="24"/>
        </w:rPr>
        <w:t xml:space="preserve"> </w:t>
      </w:r>
      <w:r w:rsidRPr="009F39E8">
        <w:rPr>
          <w:spacing w:val="-2"/>
          <w:sz w:val="24"/>
          <w:szCs w:val="24"/>
        </w:rPr>
        <w:t>prevention,</w:t>
      </w:r>
      <w:r w:rsidRPr="009F39E8">
        <w:rPr>
          <w:spacing w:val="-4"/>
          <w:sz w:val="24"/>
          <w:szCs w:val="24"/>
        </w:rPr>
        <w:t xml:space="preserve"> </w:t>
      </w:r>
      <w:r w:rsidRPr="009F39E8">
        <w:rPr>
          <w:spacing w:val="-2"/>
          <w:sz w:val="24"/>
          <w:szCs w:val="24"/>
        </w:rPr>
        <w:t>U.S.</w:t>
      </w:r>
      <w:r w:rsidRPr="009F39E8">
        <w:rPr>
          <w:spacing w:val="-4"/>
          <w:sz w:val="24"/>
          <w:szCs w:val="24"/>
        </w:rPr>
        <w:t xml:space="preserve"> </w:t>
      </w:r>
      <w:r w:rsidRPr="009F39E8">
        <w:rPr>
          <w:spacing w:val="-2"/>
          <w:sz w:val="24"/>
          <w:szCs w:val="24"/>
        </w:rPr>
        <w:t>Government</w:t>
      </w:r>
      <w:r w:rsidRPr="009F39E8">
        <w:rPr>
          <w:spacing w:val="-4"/>
          <w:sz w:val="24"/>
          <w:szCs w:val="24"/>
        </w:rPr>
        <w:t xml:space="preserve"> </w:t>
      </w:r>
      <w:r w:rsidRPr="009F39E8">
        <w:rPr>
          <w:spacing w:val="-2"/>
          <w:sz w:val="24"/>
          <w:szCs w:val="24"/>
        </w:rPr>
        <w:t>cost</w:t>
      </w:r>
      <w:r w:rsidRPr="009F39E8">
        <w:rPr>
          <w:spacing w:val="-4"/>
          <w:sz w:val="24"/>
          <w:szCs w:val="24"/>
        </w:rPr>
        <w:t xml:space="preserve"> </w:t>
      </w:r>
      <w:r w:rsidRPr="009F39E8">
        <w:rPr>
          <w:spacing w:val="-2"/>
          <w:sz w:val="24"/>
          <w:szCs w:val="24"/>
        </w:rPr>
        <w:t>principles,</w:t>
      </w:r>
      <w:r w:rsidRPr="009F39E8">
        <w:rPr>
          <w:spacing w:val="-4"/>
          <w:sz w:val="24"/>
          <w:szCs w:val="24"/>
        </w:rPr>
        <w:t xml:space="preserve"> </w:t>
      </w:r>
      <w:r w:rsidRPr="009F39E8">
        <w:rPr>
          <w:spacing w:val="-2"/>
          <w:sz w:val="24"/>
          <w:szCs w:val="24"/>
        </w:rPr>
        <w:t>and</w:t>
      </w:r>
      <w:r w:rsidRPr="009F39E8">
        <w:rPr>
          <w:spacing w:val="-4"/>
          <w:sz w:val="24"/>
          <w:szCs w:val="24"/>
        </w:rPr>
        <w:t xml:space="preserve"> </w:t>
      </w:r>
      <w:r w:rsidRPr="009F39E8">
        <w:rPr>
          <w:spacing w:val="-2"/>
          <w:sz w:val="24"/>
          <w:szCs w:val="24"/>
        </w:rPr>
        <w:t>POA’s</w:t>
      </w:r>
      <w:r w:rsidRPr="009F39E8">
        <w:rPr>
          <w:spacing w:val="-4"/>
          <w:sz w:val="24"/>
          <w:szCs w:val="24"/>
        </w:rPr>
        <w:t xml:space="preserve"> </w:t>
      </w:r>
      <w:r w:rsidRPr="009F39E8">
        <w:rPr>
          <w:spacing w:val="-2"/>
          <w:sz w:val="24"/>
          <w:szCs w:val="24"/>
        </w:rPr>
        <w:t>internal</w:t>
      </w:r>
      <w:r w:rsidRPr="009F39E8">
        <w:rPr>
          <w:spacing w:val="-4"/>
          <w:sz w:val="24"/>
          <w:szCs w:val="24"/>
        </w:rPr>
        <w:t xml:space="preserve"> </w:t>
      </w:r>
      <w:r w:rsidRPr="009F39E8">
        <w:rPr>
          <w:spacing w:val="-2"/>
          <w:sz w:val="24"/>
          <w:szCs w:val="24"/>
        </w:rPr>
        <w:t xml:space="preserve">policies. </w:t>
      </w:r>
      <w:r w:rsidRPr="009F39E8">
        <w:rPr>
          <w:sz w:val="24"/>
          <w:szCs w:val="24"/>
        </w:rPr>
        <w:t>Preventive measures include monthly financial reviews with project directors, oversight of procurement and subawards, ongoing reconciliation of accounts, and detailed documentation of all expenditures. These processes create multiple checkpoints that enable early detection of discrepancies or noncompliance. The Finance and Administration (F&amp;A) department, staffed by experienced</w:t>
      </w:r>
      <w:r w:rsidRPr="009F39E8">
        <w:rPr>
          <w:spacing w:val="-14"/>
          <w:sz w:val="24"/>
          <w:szCs w:val="24"/>
        </w:rPr>
        <w:t xml:space="preserve"> </w:t>
      </w:r>
      <w:r w:rsidRPr="009F39E8">
        <w:rPr>
          <w:sz w:val="24"/>
          <w:szCs w:val="24"/>
        </w:rPr>
        <w:t>professionals</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over</w:t>
      </w:r>
      <w:r w:rsidRPr="009F39E8">
        <w:rPr>
          <w:spacing w:val="-14"/>
          <w:sz w:val="24"/>
          <w:szCs w:val="24"/>
        </w:rPr>
        <w:t xml:space="preserve"> </w:t>
      </w:r>
      <w:r w:rsidRPr="009F39E8">
        <w:rPr>
          <w:sz w:val="24"/>
          <w:szCs w:val="24"/>
        </w:rPr>
        <w:t>50</w:t>
      </w:r>
      <w:r w:rsidRPr="009F39E8">
        <w:rPr>
          <w:spacing w:val="-14"/>
          <w:sz w:val="24"/>
          <w:szCs w:val="24"/>
        </w:rPr>
        <w:t xml:space="preserve"> </w:t>
      </w:r>
      <w:r w:rsidRPr="009F39E8">
        <w:rPr>
          <w:sz w:val="24"/>
          <w:szCs w:val="24"/>
        </w:rPr>
        <w:t>years</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experience</w:t>
      </w:r>
      <w:r w:rsidRPr="009F39E8">
        <w:rPr>
          <w:spacing w:val="-14"/>
          <w:sz w:val="24"/>
          <w:szCs w:val="24"/>
        </w:rPr>
        <w:t xml:space="preserve"> </w:t>
      </w:r>
      <w:r w:rsidRPr="009F39E8">
        <w:rPr>
          <w:sz w:val="24"/>
          <w:szCs w:val="24"/>
        </w:rPr>
        <w:t>in</w:t>
      </w:r>
      <w:r w:rsidRPr="009F39E8">
        <w:rPr>
          <w:spacing w:val="-14"/>
          <w:sz w:val="24"/>
          <w:szCs w:val="24"/>
        </w:rPr>
        <w:t xml:space="preserve"> </w:t>
      </w:r>
      <w:r w:rsidRPr="009F39E8">
        <w:rPr>
          <w:sz w:val="24"/>
          <w:szCs w:val="24"/>
        </w:rPr>
        <w:t>financial</w:t>
      </w:r>
      <w:r w:rsidRPr="009F39E8">
        <w:rPr>
          <w:spacing w:val="-14"/>
          <w:sz w:val="24"/>
          <w:szCs w:val="24"/>
        </w:rPr>
        <w:t xml:space="preserve"> </w:t>
      </w:r>
      <w:r w:rsidRPr="009F39E8">
        <w:rPr>
          <w:sz w:val="24"/>
          <w:szCs w:val="24"/>
        </w:rPr>
        <w:t>oversight.</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team</w:t>
      </w:r>
      <w:r w:rsidRPr="009F39E8">
        <w:rPr>
          <w:spacing w:val="-14"/>
          <w:sz w:val="24"/>
          <w:szCs w:val="24"/>
        </w:rPr>
        <w:t xml:space="preserve"> </w:t>
      </w:r>
      <w:r w:rsidRPr="009F39E8">
        <w:rPr>
          <w:sz w:val="24"/>
          <w:szCs w:val="24"/>
        </w:rPr>
        <w:t>works with</w:t>
      </w:r>
      <w:r w:rsidRPr="009F39E8">
        <w:rPr>
          <w:spacing w:val="-11"/>
          <w:sz w:val="24"/>
          <w:szCs w:val="24"/>
        </w:rPr>
        <w:t xml:space="preserve"> </w:t>
      </w:r>
      <w:r w:rsidRPr="009F39E8">
        <w:rPr>
          <w:sz w:val="24"/>
          <w:szCs w:val="24"/>
        </w:rPr>
        <w:t>project</w:t>
      </w:r>
      <w:r w:rsidRPr="009F39E8">
        <w:rPr>
          <w:spacing w:val="-11"/>
          <w:sz w:val="24"/>
          <w:szCs w:val="24"/>
        </w:rPr>
        <w:t xml:space="preserve"> </w:t>
      </w:r>
      <w:r w:rsidRPr="009F39E8">
        <w:rPr>
          <w:sz w:val="24"/>
          <w:szCs w:val="24"/>
        </w:rPr>
        <w:t>and</w:t>
      </w:r>
      <w:r w:rsidRPr="009F39E8">
        <w:rPr>
          <w:spacing w:val="-11"/>
          <w:sz w:val="24"/>
          <w:szCs w:val="24"/>
        </w:rPr>
        <w:t xml:space="preserve"> </w:t>
      </w:r>
      <w:r w:rsidRPr="009F39E8">
        <w:rPr>
          <w:sz w:val="24"/>
          <w:szCs w:val="24"/>
        </w:rPr>
        <w:t>country</w:t>
      </w:r>
      <w:r w:rsidRPr="009F39E8">
        <w:rPr>
          <w:spacing w:val="-11"/>
          <w:sz w:val="24"/>
          <w:szCs w:val="24"/>
        </w:rPr>
        <w:t xml:space="preserve"> </w:t>
      </w:r>
      <w:r w:rsidRPr="009F39E8">
        <w:rPr>
          <w:sz w:val="24"/>
          <w:szCs w:val="24"/>
        </w:rPr>
        <w:t>teams</w:t>
      </w:r>
      <w:r w:rsidRPr="009F39E8">
        <w:rPr>
          <w:spacing w:val="-11"/>
          <w:sz w:val="24"/>
          <w:szCs w:val="24"/>
        </w:rPr>
        <w:t xml:space="preserve"> </w:t>
      </w:r>
      <w:r w:rsidRPr="009F39E8">
        <w:rPr>
          <w:sz w:val="24"/>
          <w:szCs w:val="24"/>
        </w:rPr>
        <w:t>to</w:t>
      </w:r>
      <w:r w:rsidRPr="009F39E8">
        <w:rPr>
          <w:spacing w:val="-11"/>
          <w:sz w:val="24"/>
          <w:szCs w:val="24"/>
        </w:rPr>
        <w:t xml:space="preserve"> </w:t>
      </w:r>
      <w:r w:rsidRPr="009F39E8">
        <w:rPr>
          <w:sz w:val="24"/>
          <w:szCs w:val="24"/>
        </w:rPr>
        <w:t>monitor</w:t>
      </w:r>
      <w:r w:rsidRPr="009F39E8">
        <w:rPr>
          <w:spacing w:val="-11"/>
          <w:sz w:val="24"/>
          <w:szCs w:val="24"/>
        </w:rPr>
        <w:t xml:space="preserve"> </w:t>
      </w:r>
      <w:r w:rsidRPr="009F39E8">
        <w:rPr>
          <w:sz w:val="24"/>
          <w:szCs w:val="24"/>
        </w:rPr>
        <w:t>spending,</w:t>
      </w:r>
      <w:r w:rsidRPr="009F39E8">
        <w:rPr>
          <w:spacing w:val="-11"/>
          <w:sz w:val="24"/>
          <w:szCs w:val="24"/>
        </w:rPr>
        <w:t xml:space="preserve"> </w:t>
      </w:r>
      <w:r w:rsidRPr="009F39E8">
        <w:rPr>
          <w:sz w:val="24"/>
          <w:szCs w:val="24"/>
        </w:rPr>
        <w:t>confirm</w:t>
      </w:r>
      <w:r w:rsidRPr="009F39E8">
        <w:rPr>
          <w:spacing w:val="-11"/>
          <w:sz w:val="24"/>
          <w:szCs w:val="24"/>
        </w:rPr>
        <w:t xml:space="preserve"> </w:t>
      </w:r>
      <w:r w:rsidRPr="009F39E8">
        <w:rPr>
          <w:sz w:val="24"/>
          <w:szCs w:val="24"/>
        </w:rPr>
        <w:t>allowability</w:t>
      </w:r>
      <w:r w:rsidRPr="009F39E8">
        <w:rPr>
          <w:spacing w:val="-11"/>
          <w:sz w:val="24"/>
          <w:szCs w:val="24"/>
        </w:rPr>
        <w:t xml:space="preserve"> </w:t>
      </w:r>
      <w:r w:rsidRPr="009F39E8">
        <w:rPr>
          <w:sz w:val="24"/>
          <w:szCs w:val="24"/>
        </w:rPr>
        <w:t>and</w:t>
      </w:r>
      <w:r w:rsidRPr="009F39E8">
        <w:rPr>
          <w:spacing w:val="-11"/>
          <w:sz w:val="24"/>
          <w:szCs w:val="24"/>
        </w:rPr>
        <w:t xml:space="preserve"> </w:t>
      </w:r>
      <w:r w:rsidRPr="009F39E8">
        <w:rPr>
          <w:sz w:val="24"/>
          <w:szCs w:val="24"/>
        </w:rPr>
        <w:t>allocability</w:t>
      </w:r>
      <w:r w:rsidRPr="009F39E8">
        <w:rPr>
          <w:spacing w:val="-11"/>
          <w:sz w:val="24"/>
          <w:szCs w:val="24"/>
        </w:rPr>
        <w:t xml:space="preserve"> </w:t>
      </w:r>
      <w:r w:rsidRPr="009F39E8">
        <w:rPr>
          <w:sz w:val="24"/>
          <w:szCs w:val="24"/>
        </w:rPr>
        <w:t>of</w:t>
      </w:r>
      <w:r w:rsidRPr="009F39E8">
        <w:rPr>
          <w:spacing w:val="-11"/>
          <w:sz w:val="24"/>
          <w:szCs w:val="24"/>
        </w:rPr>
        <w:t xml:space="preserve"> </w:t>
      </w:r>
      <w:r w:rsidRPr="009F39E8">
        <w:rPr>
          <w:sz w:val="24"/>
          <w:szCs w:val="24"/>
        </w:rPr>
        <w:t>costs, and</w:t>
      </w:r>
      <w:r w:rsidRPr="009F39E8">
        <w:rPr>
          <w:spacing w:val="-6"/>
          <w:sz w:val="24"/>
          <w:szCs w:val="24"/>
        </w:rPr>
        <w:t xml:space="preserve"> </w:t>
      </w:r>
      <w:r w:rsidRPr="009F39E8">
        <w:rPr>
          <w:sz w:val="24"/>
          <w:szCs w:val="24"/>
        </w:rPr>
        <w:t>ensure</w:t>
      </w:r>
      <w:r w:rsidRPr="009F39E8">
        <w:rPr>
          <w:spacing w:val="-6"/>
          <w:sz w:val="24"/>
          <w:szCs w:val="24"/>
        </w:rPr>
        <w:t xml:space="preserve"> </w:t>
      </w:r>
      <w:r w:rsidRPr="009F39E8">
        <w:rPr>
          <w:sz w:val="24"/>
          <w:szCs w:val="24"/>
        </w:rPr>
        <w:t>full</w:t>
      </w:r>
      <w:r w:rsidRPr="009F39E8">
        <w:rPr>
          <w:spacing w:val="-6"/>
          <w:sz w:val="24"/>
          <w:szCs w:val="24"/>
        </w:rPr>
        <w:t xml:space="preserve"> </w:t>
      </w:r>
      <w:r w:rsidRPr="009F39E8">
        <w:rPr>
          <w:sz w:val="24"/>
          <w:szCs w:val="24"/>
        </w:rPr>
        <w:t>compliance</w:t>
      </w:r>
      <w:r w:rsidRPr="009F39E8">
        <w:rPr>
          <w:spacing w:val="-6"/>
          <w:sz w:val="24"/>
          <w:szCs w:val="24"/>
        </w:rPr>
        <w:t xml:space="preserve"> </w:t>
      </w:r>
      <w:r w:rsidRPr="009F39E8">
        <w:rPr>
          <w:sz w:val="24"/>
          <w:szCs w:val="24"/>
        </w:rPr>
        <w:t>with</w:t>
      </w:r>
      <w:r w:rsidRPr="009F39E8">
        <w:rPr>
          <w:spacing w:val="-6"/>
          <w:sz w:val="24"/>
          <w:szCs w:val="24"/>
        </w:rPr>
        <w:t xml:space="preserve"> </w:t>
      </w:r>
      <w:r w:rsidRPr="009F39E8">
        <w:rPr>
          <w:sz w:val="24"/>
          <w:szCs w:val="24"/>
        </w:rPr>
        <w:t>2</w:t>
      </w:r>
      <w:r w:rsidRPr="009F39E8">
        <w:rPr>
          <w:spacing w:val="-6"/>
          <w:sz w:val="24"/>
          <w:szCs w:val="24"/>
        </w:rPr>
        <w:t xml:space="preserve"> </w:t>
      </w:r>
      <w:r w:rsidRPr="009F39E8">
        <w:rPr>
          <w:sz w:val="24"/>
          <w:szCs w:val="24"/>
        </w:rPr>
        <w:t>CFR</w:t>
      </w:r>
      <w:r w:rsidRPr="009F39E8">
        <w:rPr>
          <w:spacing w:val="-6"/>
          <w:sz w:val="24"/>
          <w:szCs w:val="24"/>
        </w:rPr>
        <w:t xml:space="preserve"> </w:t>
      </w:r>
      <w:r w:rsidRPr="009F39E8">
        <w:rPr>
          <w:sz w:val="24"/>
          <w:szCs w:val="24"/>
        </w:rPr>
        <w:t>200,</w:t>
      </w:r>
      <w:r w:rsidRPr="009F39E8">
        <w:rPr>
          <w:spacing w:val="-6"/>
          <w:sz w:val="24"/>
          <w:szCs w:val="24"/>
        </w:rPr>
        <w:t xml:space="preserve"> </w:t>
      </w:r>
      <w:r w:rsidRPr="009F39E8">
        <w:rPr>
          <w:sz w:val="24"/>
          <w:szCs w:val="24"/>
        </w:rPr>
        <w:t>local</w:t>
      </w:r>
      <w:r w:rsidRPr="009F39E8">
        <w:rPr>
          <w:spacing w:val="-6"/>
          <w:sz w:val="24"/>
          <w:szCs w:val="24"/>
        </w:rPr>
        <w:t xml:space="preserve"> </w:t>
      </w:r>
      <w:r w:rsidRPr="009F39E8">
        <w:rPr>
          <w:sz w:val="24"/>
          <w:szCs w:val="24"/>
        </w:rPr>
        <w:t>regulations,</w:t>
      </w:r>
      <w:r w:rsidRPr="009F39E8">
        <w:rPr>
          <w:spacing w:val="-6"/>
          <w:sz w:val="24"/>
          <w:szCs w:val="24"/>
        </w:rPr>
        <w:t xml:space="preserve"> </w:t>
      </w:r>
      <w:r w:rsidRPr="009F39E8">
        <w:rPr>
          <w:sz w:val="24"/>
          <w:szCs w:val="24"/>
        </w:rPr>
        <w:t>and</w:t>
      </w:r>
      <w:r w:rsidRPr="009F39E8">
        <w:rPr>
          <w:spacing w:val="-6"/>
          <w:sz w:val="24"/>
          <w:szCs w:val="24"/>
        </w:rPr>
        <w:t xml:space="preserve"> </w:t>
      </w:r>
      <w:r w:rsidRPr="009F39E8">
        <w:rPr>
          <w:sz w:val="24"/>
          <w:szCs w:val="24"/>
        </w:rPr>
        <w:t>POA’s</w:t>
      </w:r>
      <w:r w:rsidRPr="009F39E8">
        <w:rPr>
          <w:spacing w:val="-6"/>
          <w:sz w:val="24"/>
          <w:szCs w:val="24"/>
        </w:rPr>
        <w:t xml:space="preserve"> </w:t>
      </w:r>
      <w:r w:rsidRPr="009F39E8">
        <w:rPr>
          <w:sz w:val="24"/>
          <w:szCs w:val="24"/>
        </w:rPr>
        <w:t>policies.</w:t>
      </w:r>
      <w:r w:rsidRPr="009F39E8">
        <w:rPr>
          <w:spacing w:val="-6"/>
          <w:sz w:val="24"/>
          <w:szCs w:val="24"/>
        </w:rPr>
        <w:t xml:space="preserve"> </w:t>
      </w:r>
      <w:r w:rsidRPr="009F39E8">
        <w:rPr>
          <w:sz w:val="24"/>
          <w:szCs w:val="24"/>
        </w:rPr>
        <w:t>POA’s</w:t>
      </w:r>
      <w:r w:rsidRPr="009F39E8">
        <w:rPr>
          <w:spacing w:val="-6"/>
          <w:sz w:val="24"/>
          <w:szCs w:val="24"/>
        </w:rPr>
        <w:t xml:space="preserve"> </w:t>
      </w:r>
      <w:r w:rsidRPr="009F39E8">
        <w:rPr>
          <w:sz w:val="24"/>
          <w:szCs w:val="24"/>
        </w:rPr>
        <w:t xml:space="preserve">current </w:t>
      </w:r>
      <w:r w:rsidRPr="009F39E8">
        <w:rPr>
          <w:sz w:val="24"/>
          <w:szCs w:val="24"/>
        </w:rPr>
        <w:lastRenderedPageBreak/>
        <w:t xml:space="preserve">NICRA, approved by USAID, sets an indirect cost rate of 28.28%. </w:t>
      </w:r>
      <w:r w:rsidR="1C972C4B" w:rsidRPr="565A61D0">
        <w:rPr>
          <w:sz w:val="24"/>
          <w:szCs w:val="24"/>
        </w:rPr>
        <w:t xml:space="preserve">For this Agreement, POA is voluntarily committing to a reduced indirect cost rate of 20% to maximize direct program funding. POA affirms that the decision to charge a reduced rate is made solely by POA and that FAS/USDA did not encourage </w:t>
      </w:r>
      <w:proofErr w:type="gramStart"/>
      <w:r w:rsidR="1C972C4B" w:rsidRPr="565A61D0">
        <w:rPr>
          <w:sz w:val="24"/>
          <w:szCs w:val="24"/>
        </w:rPr>
        <w:t>or otherwise</w:t>
      </w:r>
      <w:proofErr w:type="gramEnd"/>
      <w:r w:rsidR="1C972C4B" w:rsidRPr="565A61D0">
        <w:rPr>
          <w:sz w:val="24"/>
          <w:szCs w:val="24"/>
        </w:rPr>
        <w:t xml:space="preserve"> influence POA’s decision to charge a reduced rate. POA acknowledges that 20% is the </w:t>
      </w:r>
      <w:proofErr w:type="gramStart"/>
      <w:r w:rsidR="1C972C4B" w:rsidRPr="565A61D0">
        <w:rPr>
          <w:sz w:val="24"/>
          <w:szCs w:val="24"/>
        </w:rPr>
        <w:t>indirect cost</w:t>
      </w:r>
      <w:proofErr w:type="gramEnd"/>
      <w:r w:rsidR="1C972C4B" w:rsidRPr="565A61D0">
        <w:rPr>
          <w:sz w:val="24"/>
          <w:szCs w:val="24"/>
        </w:rPr>
        <w:t xml:space="preserve"> billing rate currently applicable under this award, unless modified by mutual agreement </w:t>
      </w:r>
      <w:proofErr w:type="gramStart"/>
      <w:r w:rsidR="1C972C4B" w:rsidRPr="565A61D0">
        <w:rPr>
          <w:sz w:val="24"/>
          <w:szCs w:val="24"/>
        </w:rPr>
        <w:t>in the event that</w:t>
      </w:r>
      <w:proofErr w:type="gramEnd"/>
      <w:r w:rsidR="1C972C4B" w:rsidRPr="565A61D0">
        <w:rPr>
          <w:sz w:val="24"/>
          <w:szCs w:val="24"/>
        </w:rPr>
        <w:t xml:space="preserve"> POA receives a revised NICRA approved by its Cognizant Agency.</w:t>
      </w:r>
    </w:p>
    <w:p w14:paraId="7B29522B" w14:textId="77777777" w:rsidR="009F39E8" w:rsidRPr="009F39E8" w:rsidRDefault="009F39E8" w:rsidP="009F39E8">
      <w:pPr>
        <w:rPr>
          <w:sz w:val="24"/>
          <w:szCs w:val="24"/>
        </w:rPr>
      </w:pPr>
    </w:p>
    <w:p w14:paraId="7B4242CA" w14:textId="77777777" w:rsidR="009F39E8" w:rsidRPr="009F39E8" w:rsidRDefault="009F39E8" w:rsidP="009F39E8">
      <w:pPr>
        <w:spacing w:after="6"/>
        <w:ind w:left="360"/>
        <w:jc w:val="both"/>
        <w:rPr>
          <w:b/>
          <w:color w:val="005440"/>
          <w:spacing w:val="-2"/>
          <w:sz w:val="24"/>
        </w:rPr>
      </w:pPr>
      <w:r w:rsidRPr="009F39E8">
        <w:rPr>
          <w:b/>
          <w:color w:val="005440"/>
          <w:sz w:val="24"/>
        </w:rPr>
        <w:t>Summary</w:t>
      </w:r>
      <w:r w:rsidRPr="009F39E8">
        <w:rPr>
          <w:b/>
          <w:color w:val="005440"/>
          <w:spacing w:val="-1"/>
          <w:sz w:val="24"/>
        </w:rPr>
        <w:t xml:space="preserve"> </w:t>
      </w:r>
      <w:r w:rsidRPr="009F39E8">
        <w:rPr>
          <w:b/>
          <w:color w:val="005440"/>
          <w:sz w:val="24"/>
        </w:rPr>
        <w:t>of</w:t>
      </w:r>
      <w:r w:rsidRPr="009F39E8">
        <w:rPr>
          <w:b/>
          <w:color w:val="005440"/>
          <w:spacing w:val="-1"/>
          <w:sz w:val="24"/>
        </w:rPr>
        <w:t xml:space="preserve"> </w:t>
      </w:r>
      <w:r w:rsidRPr="009F39E8">
        <w:rPr>
          <w:b/>
          <w:color w:val="005440"/>
          <w:sz w:val="24"/>
        </w:rPr>
        <w:t>Monitoring</w:t>
      </w:r>
      <w:r w:rsidRPr="009F39E8">
        <w:rPr>
          <w:b/>
          <w:color w:val="005440"/>
          <w:spacing w:val="-2"/>
          <w:sz w:val="24"/>
        </w:rPr>
        <w:t xml:space="preserve"> </w:t>
      </w:r>
      <w:r w:rsidRPr="009F39E8">
        <w:rPr>
          <w:b/>
          <w:color w:val="005440"/>
          <w:sz w:val="24"/>
        </w:rPr>
        <w:t>&amp;</w:t>
      </w:r>
      <w:r w:rsidRPr="009F39E8">
        <w:rPr>
          <w:b/>
          <w:color w:val="005440"/>
          <w:spacing w:val="-1"/>
          <w:sz w:val="24"/>
        </w:rPr>
        <w:t xml:space="preserve"> </w:t>
      </w:r>
      <w:r w:rsidRPr="009F39E8">
        <w:rPr>
          <w:b/>
          <w:color w:val="005440"/>
          <w:sz w:val="24"/>
        </w:rPr>
        <w:t>Evaluation</w:t>
      </w:r>
      <w:r w:rsidRPr="009F39E8">
        <w:rPr>
          <w:b/>
          <w:color w:val="005440"/>
          <w:spacing w:val="-1"/>
          <w:sz w:val="24"/>
        </w:rPr>
        <w:t xml:space="preserve"> </w:t>
      </w:r>
      <w:r w:rsidRPr="009F39E8">
        <w:rPr>
          <w:b/>
          <w:color w:val="005440"/>
          <w:spacing w:val="-2"/>
          <w:sz w:val="24"/>
        </w:rPr>
        <w:t>Budget</w:t>
      </w:r>
    </w:p>
    <w:p w14:paraId="3809334C" w14:textId="77777777" w:rsidR="009F39E8" w:rsidRPr="009F39E8" w:rsidRDefault="009F39E8" w:rsidP="009F39E8">
      <w:pPr>
        <w:spacing w:after="6"/>
        <w:ind w:left="360"/>
        <w:jc w:val="both"/>
        <w:rPr>
          <w:b/>
          <w:sz w:val="24"/>
        </w:rPr>
      </w:pPr>
    </w:p>
    <w:tbl>
      <w:tblPr>
        <w:tblW w:w="0" w:type="auto"/>
        <w:tblInd w:w="1071"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7118"/>
        <w:gridCol w:w="840"/>
      </w:tblGrid>
      <w:tr w:rsidR="009F39E8" w:rsidRPr="009F39E8" w14:paraId="62DA4173" w14:textId="77777777" w:rsidTr="0075611A">
        <w:trPr>
          <w:trHeight w:val="229"/>
        </w:trPr>
        <w:tc>
          <w:tcPr>
            <w:tcW w:w="7958" w:type="dxa"/>
            <w:gridSpan w:val="2"/>
            <w:shd w:val="clear" w:color="auto" w:fill="D9D9D9" w:themeFill="background1" w:themeFillShade="D9"/>
          </w:tcPr>
          <w:p w14:paraId="5401C473" w14:textId="77777777" w:rsidR="009F39E8" w:rsidRPr="009F39E8" w:rsidRDefault="009F39E8" w:rsidP="009F39E8">
            <w:pPr>
              <w:spacing w:line="210" w:lineRule="exact"/>
              <w:ind w:left="9" w:right="-15"/>
              <w:rPr>
                <w:b/>
                <w:sz w:val="20"/>
              </w:rPr>
            </w:pPr>
            <w:r w:rsidRPr="009F39E8">
              <w:rPr>
                <w:b/>
                <w:color w:val="002D72"/>
                <w:sz w:val="20"/>
              </w:rPr>
              <w:t>Summary</w:t>
            </w:r>
            <w:r w:rsidRPr="009F39E8">
              <w:rPr>
                <w:b/>
                <w:color w:val="002D72"/>
                <w:spacing w:val="-9"/>
                <w:sz w:val="20"/>
              </w:rPr>
              <w:t xml:space="preserve"> </w:t>
            </w:r>
            <w:r w:rsidRPr="009F39E8">
              <w:rPr>
                <w:b/>
                <w:color w:val="002D72"/>
                <w:sz w:val="20"/>
              </w:rPr>
              <w:t>of</w:t>
            </w:r>
            <w:r w:rsidRPr="009F39E8">
              <w:rPr>
                <w:b/>
                <w:color w:val="002D72"/>
                <w:spacing w:val="-7"/>
                <w:sz w:val="20"/>
              </w:rPr>
              <w:t xml:space="preserve"> </w:t>
            </w:r>
            <w:r w:rsidRPr="009F39E8">
              <w:rPr>
                <w:b/>
                <w:color w:val="002D72"/>
                <w:sz w:val="20"/>
              </w:rPr>
              <w:t>M&amp;E</w:t>
            </w:r>
            <w:r w:rsidRPr="009F39E8">
              <w:rPr>
                <w:b/>
                <w:color w:val="002D72"/>
                <w:spacing w:val="-8"/>
                <w:sz w:val="20"/>
              </w:rPr>
              <w:t xml:space="preserve"> </w:t>
            </w:r>
            <w:r w:rsidRPr="009F39E8">
              <w:rPr>
                <w:b/>
                <w:color w:val="002D72"/>
                <w:sz w:val="20"/>
              </w:rPr>
              <w:t>(Monitoring</w:t>
            </w:r>
            <w:r w:rsidRPr="009F39E8">
              <w:rPr>
                <w:b/>
                <w:color w:val="002D72"/>
                <w:spacing w:val="-7"/>
                <w:sz w:val="20"/>
              </w:rPr>
              <w:t xml:space="preserve"> </w:t>
            </w:r>
            <w:r w:rsidRPr="009F39E8">
              <w:rPr>
                <w:b/>
                <w:color w:val="002D72"/>
                <w:sz w:val="20"/>
              </w:rPr>
              <w:t>&amp;</w:t>
            </w:r>
            <w:r w:rsidRPr="009F39E8">
              <w:rPr>
                <w:b/>
                <w:color w:val="002D72"/>
                <w:spacing w:val="-8"/>
                <w:sz w:val="20"/>
              </w:rPr>
              <w:t xml:space="preserve"> </w:t>
            </w:r>
            <w:r w:rsidRPr="009F39E8">
              <w:rPr>
                <w:b/>
                <w:color w:val="002D72"/>
                <w:sz w:val="20"/>
              </w:rPr>
              <w:t>Evaluation)</w:t>
            </w:r>
            <w:r w:rsidRPr="009F39E8">
              <w:rPr>
                <w:b/>
                <w:color w:val="002D72"/>
                <w:spacing w:val="-6"/>
                <w:sz w:val="20"/>
              </w:rPr>
              <w:t xml:space="preserve"> </w:t>
            </w:r>
            <w:r w:rsidRPr="009F39E8">
              <w:rPr>
                <w:b/>
                <w:color w:val="002D72"/>
                <w:sz w:val="20"/>
              </w:rPr>
              <w:t>Budget</w:t>
            </w:r>
            <w:r w:rsidRPr="009F39E8">
              <w:rPr>
                <w:b/>
                <w:color w:val="002D72"/>
                <w:spacing w:val="-7"/>
                <w:sz w:val="20"/>
              </w:rPr>
              <w:t xml:space="preserve"> </w:t>
            </w:r>
            <w:r w:rsidRPr="009F39E8">
              <w:rPr>
                <w:b/>
                <w:color w:val="002D72"/>
                <w:sz w:val="20"/>
              </w:rPr>
              <w:t>(Excluding</w:t>
            </w:r>
            <w:r w:rsidRPr="009F39E8">
              <w:rPr>
                <w:b/>
                <w:color w:val="002D72"/>
                <w:spacing w:val="-7"/>
                <w:sz w:val="20"/>
              </w:rPr>
              <w:t xml:space="preserve"> </w:t>
            </w:r>
            <w:r w:rsidRPr="009F39E8">
              <w:rPr>
                <w:b/>
                <w:color w:val="002D72"/>
                <w:sz w:val="20"/>
              </w:rPr>
              <w:t>M&amp;E</w:t>
            </w:r>
            <w:r w:rsidRPr="009F39E8">
              <w:rPr>
                <w:b/>
                <w:color w:val="002D72"/>
                <w:spacing w:val="-8"/>
                <w:sz w:val="20"/>
              </w:rPr>
              <w:t xml:space="preserve"> </w:t>
            </w:r>
            <w:r w:rsidRPr="009F39E8">
              <w:rPr>
                <w:b/>
                <w:color w:val="002D72"/>
                <w:sz w:val="20"/>
              </w:rPr>
              <w:t>Personnel</w:t>
            </w:r>
            <w:r w:rsidRPr="009F39E8">
              <w:rPr>
                <w:b/>
                <w:color w:val="002D72"/>
                <w:spacing w:val="-7"/>
                <w:sz w:val="20"/>
              </w:rPr>
              <w:t xml:space="preserve"> </w:t>
            </w:r>
            <w:r w:rsidRPr="009F39E8">
              <w:rPr>
                <w:b/>
                <w:color w:val="002D72"/>
                <w:sz w:val="20"/>
              </w:rPr>
              <w:t>&amp;</w:t>
            </w:r>
            <w:r w:rsidRPr="009F39E8">
              <w:rPr>
                <w:b/>
                <w:color w:val="002D72"/>
                <w:spacing w:val="-7"/>
                <w:sz w:val="20"/>
              </w:rPr>
              <w:t xml:space="preserve"> </w:t>
            </w:r>
            <w:r w:rsidRPr="009F39E8">
              <w:rPr>
                <w:b/>
                <w:color w:val="002D72"/>
                <w:spacing w:val="-2"/>
                <w:sz w:val="20"/>
              </w:rPr>
              <w:t>Travel)</w:t>
            </w:r>
          </w:p>
        </w:tc>
      </w:tr>
      <w:tr w:rsidR="009F39E8" w:rsidRPr="009F39E8" w14:paraId="7BAFF595" w14:textId="77777777" w:rsidTr="0075611A">
        <w:trPr>
          <w:trHeight w:val="229"/>
        </w:trPr>
        <w:tc>
          <w:tcPr>
            <w:tcW w:w="7118" w:type="dxa"/>
          </w:tcPr>
          <w:p w14:paraId="6A0DB22A" w14:textId="77777777" w:rsidR="009F39E8" w:rsidRPr="009F39E8" w:rsidRDefault="009F39E8" w:rsidP="009F39E8">
            <w:pPr>
              <w:spacing w:line="210" w:lineRule="exact"/>
              <w:ind w:left="9"/>
              <w:rPr>
                <w:sz w:val="20"/>
              </w:rPr>
            </w:pPr>
            <w:r w:rsidRPr="009F39E8">
              <w:rPr>
                <w:color w:val="002D72"/>
                <w:sz w:val="20"/>
              </w:rPr>
              <w:t>Evaluations</w:t>
            </w:r>
            <w:r w:rsidRPr="009F39E8">
              <w:rPr>
                <w:color w:val="002D72"/>
                <w:spacing w:val="-9"/>
                <w:sz w:val="20"/>
              </w:rPr>
              <w:t xml:space="preserve"> </w:t>
            </w:r>
            <w:r w:rsidRPr="009F39E8">
              <w:rPr>
                <w:color w:val="002D72"/>
                <w:sz w:val="20"/>
              </w:rPr>
              <w:t>(Baseline,</w:t>
            </w:r>
            <w:r w:rsidRPr="009F39E8">
              <w:rPr>
                <w:color w:val="002D72"/>
                <w:spacing w:val="-8"/>
                <w:sz w:val="20"/>
              </w:rPr>
              <w:t xml:space="preserve"> </w:t>
            </w:r>
            <w:r w:rsidRPr="009F39E8">
              <w:rPr>
                <w:color w:val="002D72"/>
                <w:sz w:val="20"/>
              </w:rPr>
              <w:t>Midterm,</w:t>
            </w:r>
            <w:r w:rsidRPr="009F39E8">
              <w:rPr>
                <w:color w:val="002D72"/>
                <w:spacing w:val="-8"/>
                <w:sz w:val="20"/>
              </w:rPr>
              <w:t xml:space="preserve"> </w:t>
            </w:r>
            <w:r w:rsidRPr="009F39E8">
              <w:rPr>
                <w:color w:val="002D72"/>
                <w:sz w:val="20"/>
              </w:rPr>
              <w:t>&amp;</w:t>
            </w:r>
            <w:r w:rsidRPr="009F39E8">
              <w:rPr>
                <w:color w:val="002D72"/>
                <w:spacing w:val="-8"/>
                <w:sz w:val="20"/>
              </w:rPr>
              <w:t xml:space="preserve"> </w:t>
            </w:r>
            <w:r w:rsidRPr="009F39E8">
              <w:rPr>
                <w:color w:val="002D72"/>
                <w:spacing w:val="-2"/>
                <w:sz w:val="20"/>
              </w:rPr>
              <w:t>Final)</w:t>
            </w:r>
          </w:p>
        </w:tc>
        <w:tc>
          <w:tcPr>
            <w:tcW w:w="840" w:type="dxa"/>
          </w:tcPr>
          <w:p w14:paraId="2A78E9D9" w14:textId="77777777" w:rsidR="009F39E8" w:rsidRPr="009F39E8" w:rsidRDefault="009F39E8" w:rsidP="009F39E8">
            <w:pPr>
              <w:spacing w:line="210" w:lineRule="exact"/>
              <w:ind w:left="20" w:right="1"/>
              <w:jc w:val="center"/>
              <w:rPr>
                <w:sz w:val="20"/>
              </w:rPr>
            </w:pPr>
            <w:r w:rsidRPr="009F39E8">
              <w:rPr>
                <w:color w:val="002D72"/>
                <w:spacing w:val="-2"/>
                <w:sz w:val="20"/>
              </w:rPr>
              <w:t>$485,000</w:t>
            </w:r>
          </w:p>
        </w:tc>
      </w:tr>
      <w:tr w:rsidR="009F39E8" w:rsidRPr="009F39E8" w14:paraId="6E3A8794" w14:textId="77777777" w:rsidTr="0075611A">
        <w:trPr>
          <w:trHeight w:val="229"/>
        </w:trPr>
        <w:tc>
          <w:tcPr>
            <w:tcW w:w="7118" w:type="dxa"/>
            <w:shd w:val="clear" w:color="auto" w:fill="F2F2F2" w:themeFill="background1" w:themeFillShade="F2"/>
          </w:tcPr>
          <w:p w14:paraId="286D4779" w14:textId="77777777" w:rsidR="009F39E8" w:rsidRPr="009F39E8" w:rsidRDefault="009F39E8" w:rsidP="009F39E8">
            <w:pPr>
              <w:spacing w:line="210" w:lineRule="exact"/>
              <w:ind w:left="9"/>
              <w:rPr>
                <w:color w:val="002D72"/>
                <w:sz w:val="20"/>
                <w:szCs w:val="20"/>
              </w:rPr>
            </w:pPr>
            <w:r w:rsidRPr="009F39E8">
              <w:rPr>
                <w:color w:val="002D72"/>
                <w:sz w:val="20"/>
                <w:szCs w:val="20"/>
              </w:rPr>
              <w:t xml:space="preserve">2 Special Studies: (1) Feasibility of Integrating CSB+ into the National Feeding </w:t>
            </w:r>
            <w:proofErr w:type="gramStart"/>
            <w:r w:rsidRPr="009F39E8">
              <w:rPr>
                <w:color w:val="002D72"/>
                <w:sz w:val="20"/>
                <w:szCs w:val="20"/>
              </w:rPr>
              <w:t>Program  &amp;</w:t>
            </w:r>
            <w:proofErr w:type="gramEnd"/>
            <w:r w:rsidRPr="009F39E8">
              <w:rPr>
                <w:color w:val="002D72"/>
                <w:sz w:val="20"/>
                <w:szCs w:val="20"/>
              </w:rPr>
              <w:t xml:space="preserve"> (2) Sustainability &amp; Institutional Readiness Study =</w:t>
            </w:r>
          </w:p>
        </w:tc>
        <w:tc>
          <w:tcPr>
            <w:tcW w:w="840" w:type="dxa"/>
            <w:shd w:val="clear" w:color="auto" w:fill="F2F2F2" w:themeFill="background1" w:themeFillShade="F2"/>
          </w:tcPr>
          <w:p w14:paraId="035BA7A1" w14:textId="77777777" w:rsidR="009F39E8" w:rsidRPr="009F39E8" w:rsidRDefault="009F39E8" w:rsidP="009F39E8">
            <w:pPr>
              <w:spacing w:line="210" w:lineRule="exact"/>
              <w:ind w:left="20" w:right="1"/>
              <w:jc w:val="center"/>
              <w:rPr>
                <w:sz w:val="20"/>
              </w:rPr>
            </w:pPr>
            <w:r w:rsidRPr="009F39E8">
              <w:rPr>
                <w:color w:val="002D72"/>
                <w:spacing w:val="-2"/>
                <w:sz w:val="20"/>
              </w:rPr>
              <w:t>$250,000</w:t>
            </w:r>
          </w:p>
        </w:tc>
      </w:tr>
      <w:tr w:rsidR="009F39E8" w:rsidRPr="009F39E8" w14:paraId="6562959C" w14:textId="77777777" w:rsidTr="0075611A">
        <w:trPr>
          <w:trHeight w:val="229"/>
        </w:trPr>
        <w:tc>
          <w:tcPr>
            <w:tcW w:w="7118" w:type="dxa"/>
            <w:shd w:val="clear" w:color="auto" w:fill="F2F2F2" w:themeFill="background1" w:themeFillShade="F2"/>
          </w:tcPr>
          <w:p w14:paraId="56702C87" w14:textId="77777777" w:rsidR="009F39E8" w:rsidRPr="009F39E8" w:rsidRDefault="009F39E8" w:rsidP="009F39E8">
            <w:pPr>
              <w:spacing w:line="210" w:lineRule="exact"/>
              <w:ind w:left="9"/>
              <w:rPr>
                <w:sz w:val="20"/>
              </w:rPr>
            </w:pPr>
            <w:r w:rsidRPr="009F39E8">
              <w:rPr>
                <w:color w:val="002D72"/>
                <w:sz w:val="20"/>
              </w:rPr>
              <w:t>Monitoring</w:t>
            </w:r>
            <w:r w:rsidRPr="009F39E8">
              <w:rPr>
                <w:color w:val="002D72"/>
                <w:spacing w:val="-9"/>
                <w:sz w:val="20"/>
              </w:rPr>
              <w:t xml:space="preserve"> </w:t>
            </w:r>
            <w:r w:rsidRPr="009F39E8">
              <w:rPr>
                <w:color w:val="002D72"/>
                <w:sz w:val="20"/>
              </w:rPr>
              <w:t>Guidelines</w:t>
            </w:r>
            <w:r w:rsidRPr="009F39E8">
              <w:rPr>
                <w:color w:val="002D72"/>
                <w:spacing w:val="-9"/>
                <w:sz w:val="20"/>
              </w:rPr>
              <w:t xml:space="preserve"> </w:t>
            </w:r>
            <w:r w:rsidRPr="009F39E8">
              <w:rPr>
                <w:color w:val="002D72"/>
                <w:sz w:val="20"/>
              </w:rPr>
              <w:t>Creation,</w:t>
            </w:r>
            <w:r w:rsidRPr="009F39E8">
              <w:rPr>
                <w:color w:val="002D72"/>
                <w:spacing w:val="-8"/>
                <w:sz w:val="20"/>
              </w:rPr>
              <w:t xml:space="preserve"> </w:t>
            </w:r>
            <w:r w:rsidRPr="009F39E8">
              <w:rPr>
                <w:color w:val="002D72"/>
                <w:sz w:val="20"/>
              </w:rPr>
              <w:t>Translation</w:t>
            </w:r>
            <w:r w:rsidRPr="009F39E8">
              <w:rPr>
                <w:color w:val="002D72"/>
                <w:spacing w:val="-9"/>
                <w:sz w:val="20"/>
              </w:rPr>
              <w:t xml:space="preserve"> </w:t>
            </w:r>
            <w:r w:rsidRPr="009F39E8">
              <w:rPr>
                <w:color w:val="002D72"/>
                <w:sz w:val="20"/>
              </w:rPr>
              <w:t>&amp;</w:t>
            </w:r>
            <w:r w:rsidRPr="009F39E8">
              <w:rPr>
                <w:color w:val="002D72"/>
                <w:spacing w:val="-9"/>
                <w:sz w:val="20"/>
              </w:rPr>
              <w:t xml:space="preserve"> </w:t>
            </w:r>
            <w:r w:rsidRPr="009F39E8">
              <w:rPr>
                <w:color w:val="002D72"/>
                <w:spacing w:val="-2"/>
                <w:sz w:val="20"/>
              </w:rPr>
              <w:t>Printing</w:t>
            </w:r>
          </w:p>
        </w:tc>
        <w:tc>
          <w:tcPr>
            <w:tcW w:w="840" w:type="dxa"/>
            <w:shd w:val="clear" w:color="auto" w:fill="F2F2F2" w:themeFill="background1" w:themeFillShade="F2"/>
          </w:tcPr>
          <w:p w14:paraId="2869294F" w14:textId="77777777" w:rsidR="009F39E8" w:rsidRPr="009F39E8" w:rsidRDefault="009F39E8" w:rsidP="009F39E8">
            <w:pPr>
              <w:spacing w:line="210" w:lineRule="exact"/>
              <w:ind w:left="20" w:right="1"/>
              <w:jc w:val="center"/>
              <w:rPr>
                <w:sz w:val="20"/>
              </w:rPr>
            </w:pPr>
            <w:r w:rsidRPr="009F39E8">
              <w:rPr>
                <w:color w:val="002D72"/>
                <w:spacing w:val="-2"/>
                <w:sz w:val="20"/>
              </w:rPr>
              <w:t>$10,000</w:t>
            </w:r>
          </w:p>
        </w:tc>
      </w:tr>
      <w:tr w:rsidR="009F39E8" w:rsidRPr="009F39E8" w14:paraId="11F84780" w14:textId="77777777" w:rsidTr="0075611A">
        <w:trPr>
          <w:trHeight w:val="225"/>
        </w:trPr>
        <w:tc>
          <w:tcPr>
            <w:tcW w:w="7118" w:type="dxa"/>
          </w:tcPr>
          <w:p w14:paraId="121280AE" w14:textId="77777777" w:rsidR="009F39E8" w:rsidRPr="009F39E8" w:rsidRDefault="009F39E8" w:rsidP="009F39E8">
            <w:pPr>
              <w:spacing w:line="210" w:lineRule="exact"/>
              <w:ind w:left="9"/>
              <w:rPr>
                <w:sz w:val="20"/>
              </w:rPr>
            </w:pPr>
            <w:r w:rsidRPr="009F39E8">
              <w:rPr>
                <w:color w:val="002D72"/>
                <w:sz w:val="20"/>
              </w:rPr>
              <w:t>Monitoring</w:t>
            </w:r>
            <w:r w:rsidRPr="009F39E8">
              <w:rPr>
                <w:color w:val="002D72"/>
                <w:spacing w:val="-9"/>
                <w:sz w:val="20"/>
              </w:rPr>
              <w:t xml:space="preserve"> </w:t>
            </w:r>
            <w:r w:rsidRPr="009F39E8">
              <w:rPr>
                <w:color w:val="002D72"/>
                <w:sz w:val="20"/>
              </w:rPr>
              <w:t>Guidelines</w:t>
            </w:r>
            <w:r w:rsidRPr="009F39E8">
              <w:rPr>
                <w:color w:val="002D72"/>
                <w:spacing w:val="-9"/>
                <w:sz w:val="20"/>
              </w:rPr>
              <w:t xml:space="preserve"> </w:t>
            </w:r>
            <w:r w:rsidRPr="009F39E8">
              <w:rPr>
                <w:color w:val="002D72"/>
                <w:sz w:val="20"/>
              </w:rPr>
              <w:t>Revision,</w:t>
            </w:r>
            <w:r w:rsidRPr="009F39E8">
              <w:rPr>
                <w:color w:val="002D72"/>
                <w:spacing w:val="-8"/>
                <w:sz w:val="20"/>
              </w:rPr>
              <w:t xml:space="preserve"> </w:t>
            </w:r>
            <w:r w:rsidRPr="009F39E8">
              <w:rPr>
                <w:color w:val="002D72"/>
                <w:sz w:val="20"/>
              </w:rPr>
              <w:t>Translation</w:t>
            </w:r>
            <w:r w:rsidRPr="009F39E8">
              <w:rPr>
                <w:color w:val="002D72"/>
                <w:spacing w:val="-9"/>
                <w:sz w:val="20"/>
              </w:rPr>
              <w:t xml:space="preserve"> </w:t>
            </w:r>
            <w:r w:rsidRPr="009F39E8">
              <w:rPr>
                <w:color w:val="002D72"/>
                <w:sz w:val="20"/>
              </w:rPr>
              <w:t>&amp;</w:t>
            </w:r>
            <w:r w:rsidRPr="009F39E8">
              <w:rPr>
                <w:color w:val="002D72"/>
                <w:spacing w:val="-9"/>
                <w:sz w:val="20"/>
              </w:rPr>
              <w:t xml:space="preserve"> </w:t>
            </w:r>
            <w:r w:rsidRPr="009F39E8">
              <w:rPr>
                <w:color w:val="002D72"/>
                <w:spacing w:val="-2"/>
                <w:sz w:val="20"/>
              </w:rPr>
              <w:t>Printing</w:t>
            </w:r>
          </w:p>
        </w:tc>
        <w:tc>
          <w:tcPr>
            <w:tcW w:w="840" w:type="dxa"/>
          </w:tcPr>
          <w:p w14:paraId="6ADF421D" w14:textId="77777777" w:rsidR="009F39E8" w:rsidRPr="009F39E8" w:rsidRDefault="009F39E8" w:rsidP="009F39E8">
            <w:pPr>
              <w:spacing w:line="210" w:lineRule="exact"/>
              <w:ind w:left="20" w:right="1"/>
              <w:jc w:val="center"/>
              <w:rPr>
                <w:sz w:val="20"/>
              </w:rPr>
            </w:pPr>
            <w:r w:rsidRPr="009F39E8">
              <w:rPr>
                <w:color w:val="002D72"/>
                <w:spacing w:val="-2"/>
                <w:sz w:val="20"/>
              </w:rPr>
              <w:t>$10,000</w:t>
            </w:r>
          </w:p>
        </w:tc>
      </w:tr>
      <w:tr w:rsidR="009F39E8" w:rsidRPr="009F39E8" w14:paraId="3E00ECC5" w14:textId="77777777" w:rsidTr="0075611A">
        <w:trPr>
          <w:trHeight w:val="229"/>
        </w:trPr>
        <w:tc>
          <w:tcPr>
            <w:tcW w:w="7118" w:type="dxa"/>
            <w:shd w:val="clear" w:color="auto" w:fill="F2F2F2" w:themeFill="background1" w:themeFillShade="F2"/>
          </w:tcPr>
          <w:p w14:paraId="7CDBC1CD" w14:textId="77777777" w:rsidR="009F39E8" w:rsidRPr="009F39E8" w:rsidRDefault="009F39E8" w:rsidP="009F39E8">
            <w:pPr>
              <w:spacing w:line="210" w:lineRule="exact"/>
              <w:ind w:left="9"/>
              <w:rPr>
                <w:sz w:val="20"/>
              </w:rPr>
            </w:pPr>
            <w:r w:rsidRPr="009F39E8">
              <w:rPr>
                <w:color w:val="002D72"/>
                <w:sz w:val="20"/>
              </w:rPr>
              <w:t>Monitoring</w:t>
            </w:r>
            <w:r w:rsidRPr="009F39E8">
              <w:rPr>
                <w:color w:val="002D72"/>
                <w:spacing w:val="-9"/>
                <w:sz w:val="20"/>
              </w:rPr>
              <w:t xml:space="preserve"> </w:t>
            </w:r>
            <w:r w:rsidRPr="009F39E8">
              <w:rPr>
                <w:color w:val="002D72"/>
                <w:sz w:val="20"/>
              </w:rPr>
              <w:t>Guidelines</w:t>
            </w:r>
            <w:r w:rsidRPr="009F39E8">
              <w:rPr>
                <w:color w:val="002D72"/>
                <w:spacing w:val="-7"/>
                <w:sz w:val="20"/>
              </w:rPr>
              <w:t xml:space="preserve"> </w:t>
            </w:r>
            <w:r w:rsidRPr="009F39E8">
              <w:rPr>
                <w:color w:val="002D72"/>
                <w:sz w:val="20"/>
              </w:rPr>
              <w:t>Staff</w:t>
            </w:r>
            <w:r w:rsidRPr="009F39E8">
              <w:rPr>
                <w:color w:val="002D72"/>
                <w:spacing w:val="-8"/>
                <w:sz w:val="20"/>
              </w:rPr>
              <w:t xml:space="preserve"> </w:t>
            </w:r>
            <w:r w:rsidRPr="009F39E8">
              <w:rPr>
                <w:color w:val="002D72"/>
                <w:sz w:val="20"/>
              </w:rPr>
              <w:t>Training</w:t>
            </w:r>
            <w:r w:rsidRPr="009F39E8">
              <w:rPr>
                <w:color w:val="002D72"/>
                <w:spacing w:val="-7"/>
                <w:sz w:val="20"/>
              </w:rPr>
              <w:t xml:space="preserve"> </w:t>
            </w:r>
            <w:r w:rsidRPr="009F39E8">
              <w:rPr>
                <w:color w:val="002D72"/>
                <w:sz w:val="20"/>
              </w:rPr>
              <w:t>on</w:t>
            </w:r>
            <w:r w:rsidRPr="009F39E8">
              <w:rPr>
                <w:color w:val="002D72"/>
                <w:spacing w:val="-7"/>
                <w:sz w:val="20"/>
              </w:rPr>
              <w:t xml:space="preserve"> </w:t>
            </w:r>
            <w:r w:rsidRPr="009F39E8">
              <w:rPr>
                <w:color w:val="002D72"/>
                <w:sz w:val="20"/>
              </w:rPr>
              <w:t>Indicators</w:t>
            </w:r>
            <w:r w:rsidRPr="009F39E8">
              <w:rPr>
                <w:color w:val="002D72"/>
                <w:spacing w:val="-7"/>
                <w:sz w:val="20"/>
              </w:rPr>
              <w:t xml:space="preserve"> </w:t>
            </w:r>
            <w:r w:rsidRPr="009F39E8">
              <w:rPr>
                <w:color w:val="002D72"/>
                <w:sz w:val="20"/>
              </w:rPr>
              <w:t>and</w:t>
            </w:r>
            <w:r w:rsidRPr="009F39E8">
              <w:rPr>
                <w:color w:val="002D72"/>
                <w:spacing w:val="-7"/>
                <w:sz w:val="20"/>
              </w:rPr>
              <w:t xml:space="preserve"> </w:t>
            </w:r>
            <w:r w:rsidRPr="009F39E8">
              <w:rPr>
                <w:color w:val="002D72"/>
                <w:sz w:val="20"/>
              </w:rPr>
              <w:t>Data</w:t>
            </w:r>
            <w:r w:rsidRPr="009F39E8">
              <w:rPr>
                <w:color w:val="002D72"/>
                <w:spacing w:val="-6"/>
                <w:sz w:val="20"/>
              </w:rPr>
              <w:t xml:space="preserve"> </w:t>
            </w:r>
            <w:r w:rsidRPr="009F39E8">
              <w:rPr>
                <w:color w:val="002D72"/>
                <w:spacing w:val="-2"/>
                <w:sz w:val="20"/>
              </w:rPr>
              <w:t>Collection/Analysis</w:t>
            </w:r>
          </w:p>
        </w:tc>
        <w:tc>
          <w:tcPr>
            <w:tcW w:w="840" w:type="dxa"/>
            <w:shd w:val="clear" w:color="auto" w:fill="F2F2F2" w:themeFill="background1" w:themeFillShade="F2"/>
          </w:tcPr>
          <w:p w14:paraId="15A6E08B" w14:textId="77777777" w:rsidR="009F39E8" w:rsidRPr="009F39E8" w:rsidRDefault="009F39E8" w:rsidP="009F39E8">
            <w:pPr>
              <w:spacing w:line="210" w:lineRule="exact"/>
              <w:ind w:left="20" w:right="1"/>
              <w:jc w:val="center"/>
              <w:rPr>
                <w:sz w:val="20"/>
              </w:rPr>
            </w:pPr>
            <w:r w:rsidRPr="009F39E8">
              <w:rPr>
                <w:color w:val="002D72"/>
                <w:spacing w:val="-2"/>
                <w:sz w:val="20"/>
              </w:rPr>
              <w:t>$36,000</w:t>
            </w:r>
          </w:p>
        </w:tc>
      </w:tr>
      <w:tr w:rsidR="009F39E8" w:rsidRPr="009F39E8" w14:paraId="72BB5870" w14:textId="77777777" w:rsidTr="0075611A">
        <w:trPr>
          <w:trHeight w:val="229"/>
        </w:trPr>
        <w:tc>
          <w:tcPr>
            <w:tcW w:w="7118" w:type="dxa"/>
          </w:tcPr>
          <w:p w14:paraId="448804DA" w14:textId="77777777" w:rsidR="009F39E8" w:rsidRPr="009F39E8" w:rsidRDefault="009F39E8" w:rsidP="009F39E8">
            <w:pPr>
              <w:spacing w:line="210" w:lineRule="exact"/>
              <w:ind w:left="9"/>
              <w:rPr>
                <w:sz w:val="20"/>
              </w:rPr>
            </w:pPr>
            <w:r w:rsidRPr="009F39E8">
              <w:rPr>
                <w:color w:val="002D72"/>
                <w:sz w:val="20"/>
              </w:rPr>
              <w:t>M&amp;E</w:t>
            </w:r>
            <w:r w:rsidRPr="009F39E8">
              <w:rPr>
                <w:color w:val="002D72"/>
                <w:spacing w:val="-9"/>
                <w:sz w:val="20"/>
              </w:rPr>
              <w:t xml:space="preserve"> </w:t>
            </w:r>
            <w:r w:rsidRPr="009F39E8">
              <w:rPr>
                <w:color w:val="002D72"/>
                <w:sz w:val="20"/>
              </w:rPr>
              <w:t>Database</w:t>
            </w:r>
            <w:r w:rsidRPr="009F39E8">
              <w:rPr>
                <w:color w:val="002D72"/>
                <w:spacing w:val="-9"/>
                <w:sz w:val="20"/>
              </w:rPr>
              <w:t xml:space="preserve"> </w:t>
            </w:r>
            <w:r w:rsidRPr="009F39E8">
              <w:rPr>
                <w:color w:val="002D72"/>
                <w:sz w:val="20"/>
              </w:rPr>
              <w:t>Platform</w:t>
            </w:r>
            <w:r w:rsidRPr="009F39E8">
              <w:rPr>
                <w:color w:val="002D72"/>
                <w:spacing w:val="-9"/>
                <w:sz w:val="20"/>
              </w:rPr>
              <w:t xml:space="preserve"> </w:t>
            </w:r>
            <w:r w:rsidRPr="009F39E8">
              <w:rPr>
                <w:color w:val="002D72"/>
                <w:sz w:val="20"/>
              </w:rPr>
              <w:t>Subscription</w:t>
            </w:r>
            <w:r w:rsidRPr="009F39E8">
              <w:rPr>
                <w:color w:val="002D72"/>
                <w:spacing w:val="-9"/>
                <w:sz w:val="20"/>
              </w:rPr>
              <w:t xml:space="preserve"> </w:t>
            </w:r>
            <w:r w:rsidRPr="009F39E8">
              <w:rPr>
                <w:color w:val="002D72"/>
                <w:sz w:val="20"/>
              </w:rPr>
              <w:t>(includes</w:t>
            </w:r>
            <w:r w:rsidRPr="009F39E8">
              <w:rPr>
                <w:color w:val="002D72"/>
                <w:spacing w:val="-8"/>
                <w:sz w:val="20"/>
              </w:rPr>
              <w:t xml:space="preserve"> </w:t>
            </w:r>
            <w:r w:rsidRPr="009F39E8">
              <w:rPr>
                <w:color w:val="002D72"/>
                <w:spacing w:val="-2"/>
                <w:sz w:val="20"/>
              </w:rPr>
              <w:t>training)</w:t>
            </w:r>
          </w:p>
        </w:tc>
        <w:tc>
          <w:tcPr>
            <w:tcW w:w="840" w:type="dxa"/>
          </w:tcPr>
          <w:p w14:paraId="312EFD62" w14:textId="77777777" w:rsidR="009F39E8" w:rsidRPr="009F39E8" w:rsidRDefault="009F39E8" w:rsidP="009F39E8">
            <w:pPr>
              <w:spacing w:line="210" w:lineRule="exact"/>
              <w:ind w:left="20" w:right="1"/>
              <w:jc w:val="center"/>
              <w:rPr>
                <w:sz w:val="20"/>
              </w:rPr>
            </w:pPr>
            <w:r w:rsidRPr="009F39E8">
              <w:rPr>
                <w:color w:val="002D72"/>
                <w:spacing w:val="-2"/>
                <w:sz w:val="20"/>
              </w:rPr>
              <w:t>$39,000</w:t>
            </w:r>
          </w:p>
        </w:tc>
      </w:tr>
      <w:tr w:rsidR="009F39E8" w:rsidRPr="009F39E8" w14:paraId="2BF3E952" w14:textId="77777777" w:rsidTr="0075611A">
        <w:trPr>
          <w:trHeight w:val="229"/>
        </w:trPr>
        <w:tc>
          <w:tcPr>
            <w:tcW w:w="7118" w:type="dxa"/>
            <w:shd w:val="clear" w:color="auto" w:fill="F2F2F2" w:themeFill="background1" w:themeFillShade="F2"/>
          </w:tcPr>
          <w:p w14:paraId="183CB79A" w14:textId="77777777" w:rsidR="009F39E8" w:rsidRPr="009F39E8" w:rsidRDefault="009F39E8" w:rsidP="009F39E8">
            <w:pPr>
              <w:spacing w:line="210" w:lineRule="exact"/>
              <w:ind w:left="9"/>
              <w:rPr>
                <w:b/>
                <w:sz w:val="20"/>
              </w:rPr>
            </w:pPr>
            <w:r w:rsidRPr="009F39E8">
              <w:rPr>
                <w:b/>
                <w:color w:val="002D72"/>
                <w:sz w:val="20"/>
              </w:rPr>
              <w:t>Total</w:t>
            </w:r>
            <w:r w:rsidRPr="009F39E8">
              <w:rPr>
                <w:b/>
                <w:color w:val="002D72"/>
                <w:spacing w:val="-6"/>
                <w:sz w:val="20"/>
              </w:rPr>
              <w:t xml:space="preserve"> </w:t>
            </w:r>
            <w:r w:rsidRPr="009F39E8">
              <w:rPr>
                <w:b/>
                <w:color w:val="002D72"/>
                <w:sz w:val="20"/>
              </w:rPr>
              <w:t>M&amp;E</w:t>
            </w:r>
            <w:r w:rsidRPr="009F39E8">
              <w:rPr>
                <w:b/>
                <w:color w:val="002D72"/>
                <w:spacing w:val="-6"/>
                <w:sz w:val="20"/>
              </w:rPr>
              <w:t xml:space="preserve"> </w:t>
            </w:r>
            <w:r w:rsidRPr="009F39E8">
              <w:rPr>
                <w:b/>
                <w:color w:val="002D72"/>
                <w:spacing w:val="-2"/>
                <w:sz w:val="20"/>
              </w:rPr>
              <w:t>Budget</w:t>
            </w:r>
          </w:p>
        </w:tc>
        <w:tc>
          <w:tcPr>
            <w:tcW w:w="840" w:type="dxa"/>
            <w:shd w:val="clear" w:color="auto" w:fill="F2F2F2" w:themeFill="background1" w:themeFillShade="F2"/>
          </w:tcPr>
          <w:p w14:paraId="6C5C4C9C" w14:textId="77777777" w:rsidR="009F39E8" w:rsidRPr="009F39E8" w:rsidRDefault="009F39E8" w:rsidP="009F39E8">
            <w:pPr>
              <w:spacing w:line="210" w:lineRule="exact"/>
              <w:ind w:left="20" w:right="1"/>
              <w:jc w:val="center"/>
              <w:rPr>
                <w:b/>
                <w:sz w:val="20"/>
              </w:rPr>
            </w:pPr>
            <w:r w:rsidRPr="009F39E8">
              <w:rPr>
                <w:b/>
                <w:color w:val="002D72"/>
                <w:spacing w:val="-2"/>
                <w:sz w:val="20"/>
              </w:rPr>
              <w:t>$830,000</w:t>
            </w:r>
          </w:p>
        </w:tc>
      </w:tr>
      <w:tr w:rsidR="009F39E8" w:rsidRPr="009F39E8" w14:paraId="3BDF3AD6" w14:textId="77777777" w:rsidTr="0075611A">
        <w:trPr>
          <w:trHeight w:val="229"/>
        </w:trPr>
        <w:tc>
          <w:tcPr>
            <w:tcW w:w="7118" w:type="dxa"/>
          </w:tcPr>
          <w:p w14:paraId="474AB0F3" w14:textId="77777777" w:rsidR="009F39E8" w:rsidRPr="009F39E8" w:rsidRDefault="009F39E8" w:rsidP="009F39E8">
            <w:pPr>
              <w:spacing w:line="210" w:lineRule="exact"/>
              <w:ind w:left="9"/>
              <w:rPr>
                <w:b/>
                <w:sz w:val="20"/>
              </w:rPr>
            </w:pPr>
            <w:r w:rsidRPr="009F39E8">
              <w:rPr>
                <w:b/>
                <w:color w:val="002D72"/>
                <w:sz w:val="20"/>
              </w:rPr>
              <w:t>Total</w:t>
            </w:r>
            <w:r w:rsidRPr="009F39E8">
              <w:rPr>
                <w:b/>
                <w:color w:val="002D72"/>
                <w:spacing w:val="-6"/>
                <w:sz w:val="20"/>
              </w:rPr>
              <w:t xml:space="preserve"> </w:t>
            </w:r>
            <w:r w:rsidRPr="009F39E8">
              <w:rPr>
                <w:b/>
                <w:color w:val="002D72"/>
                <w:sz w:val="20"/>
              </w:rPr>
              <w:t>Budget</w:t>
            </w:r>
            <w:r w:rsidRPr="009F39E8">
              <w:rPr>
                <w:b/>
                <w:color w:val="002D72"/>
                <w:spacing w:val="-6"/>
                <w:sz w:val="20"/>
              </w:rPr>
              <w:t xml:space="preserve"> </w:t>
            </w:r>
            <w:r w:rsidRPr="009F39E8">
              <w:rPr>
                <w:b/>
                <w:color w:val="002D72"/>
                <w:sz w:val="20"/>
              </w:rPr>
              <w:t>%</w:t>
            </w:r>
            <w:r w:rsidRPr="009F39E8">
              <w:rPr>
                <w:b/>
                <w:color w:val="002D72"/>
                <w:spacing w:val="-7"/>
                <w:sz w:val="20"/>
              </w:rPr>
              <w:t xml:space="preserve"> </w:t>
            </w:r>
            <w:r w:rsidRPr="009F39E8">
              <w:rPr>
                <w:b/>
                <w:color w:val="002D72"/>
                <w:sz w:val="20"/>
              </w:rPr>
              <w:t>Dedicated</w:t>
            </w:r>
            <w:r w:rsidRPr="009F39E8">
              <w:rPr>
                <w:b/>
                <w:color w:val="002D72"/>
                <w:spacing w:val="-6"/>
                <w:sz w:val="20"/>
              </w:rPr>
              <w:t xml:space="preserve"> </w:t>
            </w:r>
            <w:r w:rsidRPr="009F39E8">
              <w:rPr>
                <w:b/>
                <w:color w:val="002D72"/>
                <w:sz w:val="20"/>
              </w:rPr>
              <w:t>to</w:t>
            </w:r>
            <w:r w:rsidRPr="009F39E8">
              <w:rPr>
                <w:b/>
                <w:color w:val="002D72"/>
                <w:spacing w:val="-6"/>
                <w:sz w:val="20"/>
              </w:rPr>
              <w:t xml:space="preserve"> </w:t>
            </w:r>
            <w:r w:rsidRPr="009F39E8">
              <w:rPr>
                <w:b/>
                <w:color w:val="002D72"/>
                <w:sz w:val="20"/>
              </w:rPr>
              <w:t>M&amp;E</w:t>
            </w:r>
            <w:r w:rsidRPr="009F39E8">
              <w:rPr>
                <w:b/>
                <w:color w:val="002D72"/>
                <w:spacing w:val="-7"/>
                <w:sz w:val="20"/>
              </w:rPr>
              <w:t xml:space="preserve"> </w:t>
            </w:r>
            <w:r w:rsidRPr="009F39E8">
              <w:rPr>
                <w:b/>
                <w:color w:val="002D72"/>
                <w:sz w:val="20"/>
              </w:rPr>
              <w:t>(Excluding</w:t>
            </w:r>
            <w:r w:rsidRPr="009F39E8">
              <w:rPr>
                <w:b/>
                <w:color w:val="002D72"/>
                <w:spacing w:val="-6"/>
                <w:sz w:val="20"/>
              </w:rPr>
              <w:t xml:space="preserve"> </w:t>
            </w:r>
            <w:r w:rsidRPr="009F39E8">
              <w:rPr>
                <w:b/>
                <w:color w:val="002D72"/>
                <w:sz w:val="20"/>
              </w:rPr>
              <w:t>Cost</w:t>
            </w:r>
            <w:r w:rsidRPr="009F39E8">
              <w:rPr>
                <w:b/>
                <w:color w:val="002D72"/>
                <w:spacing w:val="-5"/>
                <w:sz w:val="20"/>
              </w:rPr>
              <w:t xml:space="preserve"> </w:t>
            </w:r>
            <w:r w:rsidRPr="009F39E8">
              <w:rPr>
                <w:b/>
                <w:color w:val="002D72"/>
                <w:spacing w:val="-2"/>
                <w:sz w:val="20"/>
              </w:rPr>
              <w:t>Share)</w:t>
            </w:r>
          </w:p>
        </w:tc>
        <w:tc>
          <w:tcPr>
            <w:tcW w:w="840" w:type="dxa"/>
          </w:tcPr>
          <w:p w14:paraId="17734308" w14:textId="77777777" w:rsidR="009F39E8" w:rsidRPr="009F39E8" w:rsidRDefault="009F39E8" w:rsidP="009F39E8">
            <w:pPr>
              <w:spacing w:line="210" w:lineRule="exact"/>
              <w:ind w:left="20"/>
              <w:jc w:val="center"/>
              <w:rPr>
                <w:b/>
                <w:sz w:val="20"/>
              </w:rPr>
            </w:pPr>
            <w:r w:rsidRPr="009F39E8">
              <w:rPr>
                <w:b/>
                <w:color w:val="002D72"/>
                <w:spacing w:val="-2"/>
                <w:sz w:val="20"/>
              </w:rPr>
              <w:t>3.01%</w:t>
            </w:r>
          </w:p>
        </w:tc>
      </w:tr>
    </w:tbl>
    <w:p w14:paraId="7DE0EEAB" w14:textId="77777777" w:rsidR="009F39E8" w:rsidRPr="009F39E8" w:rsidRDefault="009F39E8" w:rsidP="009F39E8">
      <w:pPr>
        <w:spacing w:before="3"/>
        <w:rPr>
          <w:b/>
          <w:sz w:val="24"/>
          <w:szCs w:val="24"/>
        </w:rPr>
      </w:pPr>
    </w:p>
    <w:p w14:paraId="3931088A" w14:textId="77777777" w:rsidR="009F39E8" w:rsidRPr="009F39E8" w:rsidRDefault="009F39E8" w:rsidP="009F39E8">
      <w:pPr>
        <w:spacing w:line="275" w:lineRule="exact"/>
        <w:ind w:left="360"/>
        <w:jc w:val="both"/>
        <w:rPr>
          <w:b/>
          <w:sz w:val="24"/>
        </w:rPr>
      </w:pPr>
      <w:r w:rsidRPr="009F39E8">
        <w:rPr>
          <w:b/>
          <w:color w:val="005440"/>
          <w:sz w:val="24"/>
        </w:rPr>
        <w:t>Summary</w:t>
      </w:r>
      <w:r w:rsidRPr="009F39E8">
        <w:rPr>
          <w:b/>
          <w:color w:val="005440"/>
          <w:spacing w:val="-4"/>
          <w:sz w:val="24"/>
        </w:rPr>
        <w:t xml:space="preserve"> </w:t>
      </w:r>
      <w:r w:rsidRPr="009F39E8">
        <w:rPr>
          <w:b/>
          <w:color w:val="005440"/>
          <w:sz w:val="24"/>
        </w:rPr>
        <w:t>of</w:t>
      </w:r>
      <w:r w:rsidRPr="009F39E8">
        <w:rPr>
          <w:b/>
          <w:color w:val="005440"/>
          <w:spacing w:val="-2"/>
          <w:sz w:val="24"/>
        </w:rPr>
        <w:t xml:space="preserve"> </w:t>
      </w:r>
      <w:r w:rsidRPr="009F39E8">
        <w:rPr>
          <w:b/>
          <w:color w:val="005440"/>
          <w:sz w:val="24"/>
        </w:rPr>
        <w:t>the</w:t>
      </w:r>
      <w:r w:rsidRPr="009F39E8">
        <w:rPr>
          <w:b/>
          <w:color w:val="005440"/>
          <w:spacing w:val="-2"/>
          <w:sz w:val="24"/>
        </w:rPr>
        <w:t xml:space="preserve"> </w:t>
      </w:r>
      <w:r w:rsidRPr="009F39E8">
        <w:rPr>
          <w:b/>
          <w:color w:val="005440"/>
          <w:sz w:val="24"/>
        </w:rPr>
        <w:t>Local</w:t>
      </w:r>
      <w:r w:rsidRPr="009F39E8">
        <w:rPr>
          <w:b/>
          <w:color w:val="005440"/>
          <w:spacing w:val="-2"/>
          <w:sz w:val="24"/>
        </w:rPr>
        <w:t xml:space="preserve"> </w:t>
      </w:r>
      <w:r w:rsidRPr="009F39E8">
        <w:rPr>
          <w:b/>
          <w:color w:val="005440"/>
          <w:sz w:val="24"/>
        </w:rPr>
        <w:t>and</w:t>
      </w:r>
      <w:r w:rsidRPr="009F39E8">
        <w:rPr>
          <w:b/>
          <w:color w:val="005440"/>
          <w:spacing w:val="-2"/>
          <w:sz w:val="24"/>
        </w:rPr>
        <w:t xml:space="preserve"> </w:t>
      </w:r>
      <w:r w:rsidRPr="009F39E8">
        <w:rPr>
          <w:b/>
          <w:color w:val="005440"/>
          <w:sz w:val="24"/>
        </w:rPr>
        <w:t>Regional</w:t>
      </w:r>
      <w:r w:rsidRPr="009F39E8">
        <w:rPr>
          <w:b/>
          <w:color w:val="005440"/>
          <w:spacing w:val="-2"/>
          <w:sz w:val="24"/>
        </w:rPr>
        <w:t xml:space="preserve"> </w:t>
      </w:r>
      <w:r w:rsidRPr="009F39E8">
        <w:rPr>
          <w:b/>
          <w:color w:val="005440"/>
          <w:sz w:val="24"/>
        </w:rPr>
        <w:t>Procurement</w:t>
      </w:r>
      <w:r w:rsidRPr="009F39E8">
        <w:rPr>
          <w:b/>
          <w:color w:val="005440"/>
          <w:spacing w:val="-2"/>
          <w:sz w:val="24"/>
        </w:rPr>
        <w:t xml:space="preserve"> </w:t>
      </w:r>
      <w:r w:rsidRPr="009F39E8">
        <w:rPr>
          <w:b/>
          <w:color w:val="005440"/>
          <w:sz w:val="24"/>
        </w:rPr>
        <w:t>(LRP)</w:t>
      </w:r>
      <w:r w:rsidRPr="009F39E8">
        <w:rPr>
          <w:b/>
          <w:color w:val="005440"/>
          <w:spacing w:val="-1"/>
          <w:sz w:val="24"/>
        </w:rPr>
        <w:t xml:space="preserve"> </w:t>
      </w:r>
      <w:r w:rsidRPr="009F39E8">
        <w:rPr>
          <w:b/>
          <w:color w:val="005440"/>
          <w:spacing w:val="-2"/>
          <w:sz w:val="24"/>
        </w:rPr>
        <w:t>Budget</w:t>
      </w:r>
    </w:p>
    <w:p w14:paraId="292157B2" w14:textId="77777777" w:rsidR="009F39E8" w:rsidRPr="009F39E8" w:rsidRDefault="009F39E8" w:rsidP="009F39E8">
      <w:pPr>
        <w:spacing w:before="14"/>
        <w:ind w:left="360"/>
        <w:rPr>
          <w:sz w:val="24"/>
          <w:szCs w:val="24"/>
        </w:rPr>
      </w:pPr>
      <w:r w:rsidRPr="009F39E8">
        <w:rPr>
          <w:sz w:val="24"/>
          <w:szCs w:val="24"/>
        </w:rPr>
        <w:t>POA’s</w:t>
      </w:r>
      <w:r w:rsidRPr="009F39E8">
        <w:rPr>
          <w:spacing w:val="-6"/>
          <w:sz w:val="24"/>
          <w:szCs w:val="24"/>
        </w:rPr>
        <w:t xml:space="preserve"> </w:t>
      </w:r>
      <w:r w:rsidRPr="009F39E8">
        <w:rPr>
          <w:sz w:val="24"/>
          <w:szCs w:val="24"/>
        </w:rPr>
        <w:t>Local</w:t>
      </w:r>
      <w:r w:rsidRPr="009F39E8">
        <w:rPr>
          <w:spacing w:val="-6"/>
          <w:sz w:val="24"/>
          <w:szCs w:val="24"/>
        </w:rPr>
        <w:t xml:space="preserve"> </w:t>
      </w:r>
      <w:r w:rsidRPr="009F39E8">
        <w:rPr>
          <w:sz w:val="24"/>
          <w:szCs w:val="24"/>
        </w:rPr>
        <w:t>and</w:t>
      </w:r>
      <w:r w:rsidRPr="009F39E8">
        <w:rPr>
          <w:spacing w:val="-6"/>
          <w:sz w:val="24"/>
          <w:szCs w:val="24"/>
        </w:rPr>
        <w:t xml:space="preserve"> </w:t>
      </w:r>
      <w:r w:rsidRPr="009F39E8">
        <w:rPr>
          <w:sz w:val="24"/>
          <w:szCs w:val="24"/>
        </w:rPr>
        <w:t>Regional</w:t>
      </w:r>
      <w:r w:rsidRPr="009F39E8">
        <w:rPr>
          <w:spacing w:val="-6"/>
          <w:sz w:val="24"/>
          <w:szCs w:val="24"/>
        </w:rPr>
        <w:t xml:space="preserve"> </w:t>
      </w:r>
      <w:r w:rsidRPr="009F39E8">
        <w:rPr>
          <w:sz w:val="24"/>
          <w:szCs w:val="24"/>
        </w:rPr>
        <w:t>Procurement</w:t>
      </w:r>
      <w:r w:rsidRPr="009F39E8">
        <w:rPr>
          <w:spacing w:val="-6"/>
          <w:sz w:val="24"/>
          <w:szCs w:val="24"/>
        </w:rPr>
        <w:t xml:space="preserve"> </w:t>
      </w:r>
      <w:r w:rsidRPr="009F39E8">
        <w:rPr>
          <w:sz w:val="24"/>
          <w:szCs w:val="24"/>
        </w:rPr>
        <w:t>(LRP)</w:t>
      </w:r>
      <w:r w:rsidRPr="009F39E8">
        <w:rPr>
          <w:spacing w:val="-6"/>
          <w:sz w:val="24"/>
          <w:szCs w:val="24"/>
        </w:rPr>
        <w:t xml:space="preserve"> </w:t>
      </w:r>
      <w:r w:rsidRPr="009F39E8">
        <w:rPr>
          <w:sz w:val="24"/>
          <w:szCs w:val="24"/>
        </w:rPr>
        <w:t>budget</w:t>
      </w:r>
      <w:r w:rsidRPr="009F39E8">
        <w:rPr>
          <w:spacing w:val="-6"/>
          <w:sz w:val="24"/>
          <w:szCs w:val="24"/>
        </w:rPr>
        <w:t xml:space="preserve"> </w:t>
      </w:r>
      <w:r w:rsidRPr="009F39E8">
        <w:rPr>
          <w:sz w:val="24"/>
          <w:szCs w:val="24"/>
        </w:rPr>
        <w:t>is</w:t>
      </w:r>
      <w:r w:rsidRPr="009F39E8">
        <w:rPr>
          <w:spacing w:val="-6"/>
          <w:sz w:val="24"/>
          <w:szCs w:val="24"/>
        </w:rPr>
        <w:t xml:space="preserve"> </w:t>
      </w:r>
      <w:r w:rsidRPr="009F39E8">
        <w:rPr>
          <w:sz w:val="24"/>
          <w:szCs w:val="24"/>
        </w:rPr>
        <w:t>$4,000,000</w:t>
      </w:r>
      <w:r w:rsidRPr="009F39E8">
        <w:rPr>
          <w:spacing w:val="-6"/>
          <w:sz w:val="24"/>
          <w:szCs w:val="24"/>
        </w:rPr>
        <w:t xml:space="preserve"> </w:t>
      </w:r>
      <w:r w:rsidRPr="009F39E8">
        <w:rPr>
          <w:sz w:val="24"/>
          <w:szCs w:val="24"/>
        </w:rPr>
        <w:t>or</w:t>
      </w:r>
      <w:r w:rsidRPr="009F39E8">
        <w:rPr>
          <w:spacing w:val="-6"/>
          <w:sz w:val="24"/>
          <w:szCs w:val="24"/>
        </w:rPr>
        <w:t xml:space="preserve"> </w:t>
      </w:r>
      <w:r w:rsidRPr="009F39E8">
        <w:rPr>
          <w:sz w:val="24"/>
          <w:szCs w:val="24"/>
        </w:rPr>
        <w:t>approximately</w:t>
      </w:r>
      <w:r w:rsidRPr="009F39E8">
        <w:rPr>
          <w:spacing w:val="-6"/>
          <w:sz w:val="24"/>
          <w:szCs w:val="24"/>
        </w:rPr>
        <w:t xml:space="preserve"> </w:t>
      </w:r>
      <w:r w:rsidRPr="009F39E8">
        <w:rPr>
          <w:sz w:val="24"/>
          <w:szCs w:val="24"/>
        </w:rPr>
        <w:t>10</w:t>
      </w:r>
      <w:r w:rsidRPr="009F39E8">
        <w:rPr>
          <w:spacing w:val="-6"/>
          <w:sz w:val="24"/>
          <w:szCs w:val="24"/>
        </w:rPr>
        <w:t xml:space="preserve"> </w:t>
      </w:r>
      <w:r w:rsidRPr="009F39E8">
        <w:rPr>
          <w:sz w:val="24"/>
          <w:szCs w:val="24"/>
        </w:rPr>
        <w:t xml:space="preserve">percent of the federal obligation of $40,000,000. The table below provides a summary of the costs that contribute to the LRP portion of the award. </w:t>
      </w:r>
    </w:p>
    <w:tbl>
      <w:tblPr>
        <w:tblpPr w:leftFromText="180" w:rightFromText="180" w:vertAnchor="text" w:horzAnchor="margin" w:tblpXSpec="center" w:tblpY="179"/>
        <w:tblW w:w="0" w:type="auto"/>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4629"/>
        <w:gridCol w:w="1513"/>
      </w:tblGrid>
      <w:tr w:rsidR="009F39E8" w:rsidRPr="009F39E8" w14:paraId="276947CE" w14:textId="77777777" w:rsidTr="0075611A">
        <w:trPr>
          <w:trHeight w:val="219"/>
        </w:trPr>
        <w:tc>
          <w:tcPr>
            <w:tcW w:w="6142" w:type="dxa"/>
            <w:gridSpan w:val="2"/>
            <w:shd w:val="clear" w:color="auto" w:fill="D9D9D9"/>
          </w:tcPr>
          <w:p w14:paraId="7F2E1F07" w14:textId="77777777" w:rsidR="009F39E8" w:rsidRPr="009F39E8" w:rsidRDefault="009F39E8" w:rsidP="009F39E8">
            <w:pPr>
              <w:spacing w:before="5" w:line="210" w:lineRule="exact"/>
              <w:ind w:left="9" w:right="-15"/>
              <w:rPr>
                <w:b/>
                <w:sz w:val="20"/>
              </w:rPr>
            </w:pPr>
            <w:r w:rsidRPr="009F39E8">
              <w:rPr>
                <w:b/>
                <w:color w:val="002D72"/>
                <w:sz w:val="20"/>
              </w:rPr>
              <w:t>Summary</w:t>
            </w:r>
            <w:r w:rsidRPr="009F39E8">
              <w:rPr>
                <w:b/>
                <w:color w:val="002D72"/>
                <w:spacing w:val="-9"/>
                <w:sz w:val="20"/>
              </w:rPr>
              <w:t xml:space="preserve"> </w:t>
            </w:r>
            <w:r w:rsidRPr="009F39E8">
              <w:rPr>
                <w:b/>
                <w:color w:val="002D72"/>
                <w:sz w:val="20"/>
              </w:rPr>
              <w:t>of</w:t>
            </w:r>
            <w:r w:rsidRPr="009F39E8">
              <w:rPr>
                <w:b/>
                <w:color w:val="002D72"/>
                <w:spacing w:val="-7"/>
                <w:sz w:val="20"/>
              </w:rPr>
              <w:t xml:space="preserve"> </w:t>
            </w:r>
            <w:r w:rsidRPr="009F39E8">
              <w:rPr>
                <w:b/>
                <w:color w:val="002D72"/>
                <w:sz w:val="20"/>
              </w:rPr>
              <w:t>Local</w:t>
            </w:r>
            <w:r w:rsidRPr="009F39E8">
              <w:rPr>
                <w:b/>
                <w:color w:val="002D72"/>
                <w:spacing w:val="-7"/>
                <w:sz w:val="20"/>
              </w:rPr>
              <w:t xml:space="preserve"> </w:t>
            </w:r>
            <w:r w:rsidRPr="009F39E8">
              <w:rPr>
                <w:b/>
                <w:color w:val="002D72"/>
                <w:sz w:val="20"/>
              </w:rPr>
              <w:t>and</w:t>
            </w:r>
            <w:r w:rsidRPr="009F39E8">
              <w:rPr>
                <w:b/>
                <w:color w:val="002D72"/>
                <w:spacing w:val="-7"/>
                <w:sz w:val="20"/>
              </w:rPr>
              <w:t xml:space="preserve"> </w:t>
            </w:r>
            <w:r w:rsidRPr="009F39E8">
              <w:rPr>
                <w:b/>
                <w:color w:val="002D72"/>
                <w:sz w:val="20"/>
              </w:rPr>
              <w:t>Regional</w:t>
            </w:r>
            <w:r w:rsidRPr="009F39E8">
              <w:rPr>
                <w:b/>
                <w:color w:val="002D72"/>
                <w:spacing w:val="-7"/>
                <w:sz w:val="20"/>
              </w:rPr>
              <w:t xml:space="preserve"> </w:t>
            </w:r>
            <w:r w:rsidRPr="009F39E8">
              <w:rPr>
                <w:b/>
                <w:color w:val="002D72"/>
                <w:sz w:val="20"/>
              </w:rPr>
              <w:t>Procurement</w:t>
            </w:r>
            <w:r w:rsidRPr="009F39E8">
              <w:rPr>
                <w:b/>
                <w:color w:val="002D72"/>
                <w:spacing w:val="-7"/>
                <w:sz w:val="20"/>
              </w:rPr>
              <w:t xml:space="preserve"> </w:t>
            </w:r>
            <w:r w:rsidRPr="009F39E8">
              <w:rPr>
                <w:b/>
                <w:color w:val="002D72"/>
                <w:spacing w:val="-2"/>
                <w:sz w:val="20"/>
              </w:rPr>
              <w:t>Budget</w:t>
            </w:r>
          </w:p>
        </w:tc>
      </w:tr>
      <w:tr w:rsidR="009F39E8" w:rsidRPr="009F39E8" w14:paraId="20A336BB" w14:textId="77777777" w:rsidTr="0075611A">
        <w:trPr>
          <w:trHeight w:val="214"/>
        </w:trPr>
        <w:tc>
          <w:tcPr>
            <w:tcW w:w="4629" w:type="dxa"/>
          </w:tcPr>
          <w:p w14:paraId="0CF471D8" w14:textId="77777777" w:rsidR="009F39E8" w:rsidRPr="009F39E8" w:rsidRDefault="009F39E8" w:rsidP="009F39E8">
            <w:pPr>
              <w:spacing w:line="210" w:lineRule="exact"/>
              <w:ind w:left="9"/>
              <w:rPr>
                <w:sz w:val="20"/>
              </w:rPr>
            </w:pPr>
            <w:r w:rsidRPr="009F39E8">
              <w:rPr>
                <w:color w:val="002C72"/>
                <w:sz w:val="20"/>
              </w:rPr>
              <w:t>Salaries/Personnel</w:t>
            </w:r>
            <w:r w:rsidRPr="009F39E8">
              <w:rPr>
                <w:color w:val="002C72"/>
                <w:spacing w:val="-12"/>
                <w:sz w:val="20"/>
              </w:rPr>
              <w:t xml:space="preserve"> </w:t>
            </w:r>
            <w:r w:rsidRPr="009F39E8">
              <w:rPr>
                <w:color w:val="002C72"/>
                <w:sz w:val="20"/>
              </w:rPr>
              <w:t>(from</w:t>
            </w:r>
            <w:r w:rsidRPr="009F39E8">
              <w:rPr>
                <w:color w:val="002C72"/>
                <w:spacing w:val="-12"/>
                <w:sz w:val="20"/>
              </w:rPr>
              <w:t xml:space="preserve"> </w:t>
            </w:r>
            <w:r w:rsidRPr="009F39E8">
              <w:rPr>
                <w:color w:val="002C72"/>
                <w:spacing w:val="-2"/>
                <w:sz w:val="20"/>
              </w:rPr>
              <w:t>Administration)</w:t>
            </w:r>
          </w:p>
        </w:tc>
        <w:tc>
          <w:tcPr>
            <w:tcW w:w="1513" w:type="dxa"/>
          </w:tcPr>
          <w:p w14:paraId="18C0344D" w14:textId="77777777" w:rsidR="009F39E8" w:rsidRPr="009F39E8" w:rsidRDefault="009F39E8" w:rsidP="009F39E8">
            <w:pPr>
              <w:spacing w:line="210" w:lineRule="exact"/>
              <w:ind w:left="17"/>
              <w:jc w:val="center"/>
              <w:rPr>
                <w:sz w:val="20"/>
              </w:rPr>
            </w:pPr>
            <w:r w:rsidRPr="009F39E8">
              <w:rPr>
                <w:color w:val="002C72"/>
                <w:spacing w:val="-5"/>
                <w:sz w:val="20"/>
              </w:rPr>
              <w:t>$0</w:t>
            </w:r>
          </w:p>
        </w:tc>
      </w:tr>
      <w:tr w:rsidR="009F39E8" w:rsidRPr="009F39E8" w14:paraId="09F0B46F" w14:textId="77777777" w:rsidTr="0075611A">
        <w:trPr>
          <w:trHeight w:val="214"/>
        </w:trPr>
        <w:tc>
          <w:tcPr>
            <w:tcW w:w="4629" w:type="dxa"/>
            <w:shd w:val="clear" w:color="auto" w:fill="F2F2F2"/>
          </w:tcPr>
          <w:p w14:paraId="307765B9" w14:textId="77777777" w:rsidR="009F39E8" w:rsidRPr="009F39E8" w:rsidRDefault="009F39E8" w:rsidP="009F39E8">
            <w:pPr>
              <w:spacing w:line="210" w:lineRule="exact"/>
              <w:ind w:left="9"/>
              <w:rPr>
                <w:sz w:val="20"/>
              </w:rPr>
            </w:pPr>
            <w:r w:rsidRPr="009F39E8">
              <w:rPr>
                <w:color w:val="002C72"/>
                <w:sz w:val="20"/>
              </w:rPr>
              <w:t>Benefits</w:t>
            </w:r>
            <w:r w:rsidRPr="009F39E8">
              <w:rPr>
                <w:color w:val="002C72"/>
                <w:spacing w:val="-8"/>
                <w:sz w:val="20"/>
              </w:rPr>
              <w:t xml:space="preserve"> </w:t>
            </w:r>
            <w:r w:rsidRPr="009F39E8">
              <w:rPr>
                <w:color w:val="002C72"/>
                <w:sz w:val="20"/>
              </w:rPr>
              <w:t>(from</w:t>
            </w:r>
            <w:r w:rsidRPr="009F39E8">
              <w:rPr>
                <w:color w:val="002C72"/>
                <w:spacing w:val="-7"/>
                <w:sz w:val="20"/>
              </w:rPr>
              <w:t xml:space="preserve"> </w:t>
            </w:r>
            <w:r w:rsidRPr="009F39E8">
              <w:rPr>
                <w:color w:val="002C72"/>
                <w:spacing w:val="-2"/>
                <w:sz w:val="20"/>
              </w:rPr>
              <w:t>Administration)</w:t>
            </w:r>
          </w:p>
        </w:tc>
        <w:tc>
          <w:tcPr>
            <w:tcW w:w="1513" w:type="dxa"/>
            <w:shd w:val="clear" w:color="auto" w:fill="F2F2F2"/>
          </w:tcPr>
          <w:p w14:paraId="6F86301D" w14:textId="77777777" w:rsidR="009F39E8" w:rsidRPr="009F39E8" w:rsidRDefault="009F39E8" w:rsidP="009F39E8">
            <w:pPr>
              <w:spacing w:line="210" w:lineRule="exact"/>
              <w:ind w:left="17"/>
              <w:jc w:val="center"/>
              <w:rPr>
                <w:sz w:val="20"/>
              </w:rPr>
            </w:pPr>
            <w:r w:rsidRPr="009F39E8">
              <w:rPr>
                <w:color w:val="002C72"/>
                <w:spacing w:val="-5"/>
                <w:sz w:val="20"/>
              </w:rPr>
              <w:t>$0</w:t>
            </w:r>
          </w:p>
        </w:tc>
      </w:tr>
      <w:tr w:rsidR="009F39E8" w:rsidRPr="009F39E8" w14:paraId="76B2E87D" w14:textId="77777777" w:rsidTr="0075611A">
        <w:trPr>
          <w:trHeight w:val="214"/>
        </w:trPr>
        <w:tc>
          <w:tcPr>
            <w:tcW w:w="4629" w:type="dxa"/>
          </w:tcPr>
          <w:p w14:paraId="7246CF60" w14:textId="77777777" w:rsidR="009F39E8" w:rsidRPr="009F39E8" w:rsidRDefault="009F39E8" w:rsidP="009F39E8">
            <w:pPr>
              <w:spacing w:line="210" w:lineRule="exact"/>
              <w:ind w:left="9"/>
              <w:rPr>
                <w:sz w:val="20"/>
              </w:rPr>
            </w:pPr>
            <w:r w:rsidRPr="009F39E8">
              <w:rPr>
                <w:color w:val="002C72"/>
                <w:sz w:val="20"/>
              </w:rPr>
              <w:t>Salaries/Personnel</w:t>
            </w:r>
            <w:r w:rsidRPr="009F39E8">
              <w:rPr>
                <w:color w:val="002C72"/>
                <w:spacing w:val="-12"/>
                <w:sz w:val="20"/>
              </w:rPr>
              <w:t xml:space="preserve"> </w:t>
            </w:r>
            <w:r w:rsidRPr="009F39E8">
              <w:rPr>
                <w:color w:val="002C72"/>
                <w:sz w:val="20"/>
              </w:rPr>
              <w:t>(from</w:t>
            </w:r>
            <w:r w:rsidRPr="009F39E8">
              <w:rPr>
                <w:color w:val="002C72"/>
                <w:spacing w:val="-12"/>
                <w:sz w:val="20"/>
              </w:rPr>
              <w:t xml:space="preserve"> </w:t>
            </w:r>
            <w:r w:rsidRPr="009F39E8">
              <w:rPr>
                <w:color w:val="002C72"/>
                <w:spacing w:val="-4"/>
                <w:sz w:val="20"/>
              </w:rPr>
              <w:t>ITSH)</w:t>
            </w:r>
          </w:p>
        </w:tc>
        <w:tc>
          <w:tcPr>
            <w:tcW w:w="1513" w:type="dxa"/>
            <w:tcBorders>
              <w:right w:val="single" w:sz="4" w:space="0" w:color="000000"/>
            </w:tcBorders>
          </w:tcPr>
          <w:p w14:paraId="218E99E7" w14:textId="77777777" w:rsidR="009F39E8" w:rsidRPr="009F39E8" w:rsidRDefault="009F39E8" w:rsidP="009F39E8">
            <w:pPr>
              <w:spacing w:line="210" w:lineRule="exact"/>
              <w:ind w:left="7" w:right="1"/>
              <w:jc w:val="center"/>
              <w:rPr>
                <w:sz w:val="20"/>
              </w:rPr>
            </w:pPr>
            <w:r w:rsidRPr="009F39E8">
              <w:rPr>
                <w:color w:val="002D72"/>
                <w:spacing w:val="-2"/>
                <w:sz w:val="20"/>
              </w:rPr>
              <w:t>$34,358.71</w:t>
            </w:r>
          </w:p>
        </w:tc>
      </w:tr>
      <w:tr w:rsidR="009F39E8" w:rsidRPr="009F39E8" w14:paraId="694828FD" w14:textId="77777777" w:rsidTr="0075611A">
        <w:trPr>
          <w:trHeight w:val="214"/>
        </w:trPr>
        <w:tc>
          <w:tcPr>
            <w:tcW w:w="4629" w:type="dxa"/>
            <w:shd w:val="clear" w:color="auto" w:fill="F2F2F2"/>
          </w:tcPr>
          <w:p w14:paraId="488DFEBE" w14:textId="77777777" w:rsidR="009F39E8" w:rsidRPr="009F39E8" w:rsidRDefault="009F39E8" w:rsidP="009F39E8">
            <w:pPr>
              <w:spacing w:line="210" w:lineRule="exact"/>
              <w:ind w:left="9"/>
              <w:rPr>
                <w:sz w:val="20"/>
              </w:rPr>
            </w:pPr>
            <w:r w:rsidRPr="009F39E8">
              <w:rPr>
                <w:color w:val="002D72"/>
                <w:sz w:val="20"/>
              </w:rPr>
              <w:t>Benefits</w:t>
            </w:r>
            <w:r w:rsidRPr="009F39E8">
              <w:rPr>
                <w:color w:val="002D72"/>
                <w:spacing w:val="-8"/>
                <w:sz w:val="20"/>
              </w:rPr>
              <w:t xml:space="preserve"> </w:t>
            </w:r>
            <w:r w:rsidRPr="009F39E8">
              <w:rPr>
                <w:color w:val="002D72"/>
                <w:sz w:val="20"/>
              </w:rPr>
              <w:t>(from</w:t>
            </w:r>
            <w:r w:rsidRPr="009F39E8">
              <w:rPr>
                <w:color w:val="002D72"/>
                <w:spacing w:val="-7"/>
                <w:sz w:val="20"/>
              </w:rPr>
              <w:t xml:space="preserve"> </w:t>
            </w:r>
            <w:r w:rsidRPr="009F39E8">
              <w:rPr>
                <w:color w:val="002D72"/>
                <w:spacing w:val="-2"/>
                <w:sz w:val="20"/>
              </w:rPr>
              <w:t>ITSH)</w:t>
            </w:r>
          </w:p>
        </w:tc>
        <w:tc>
          <w:tcPr>
            <w:tcW w:w="1513" w:type="dxa"/>
            <w:tcBorders>
              <w:right w:val="single" w:sz="4" w:space="0" w:color="000000"/>
            </w:tcBorders>
            <w:shd w:val="clear" w:color="auto" w:fill="F2F2F2"/>
          </w:tcPr>
          <w:p w14:paraId="0A729844" w14:textId="77777777" w:rsidR="009F39E8" w:rsidRPr="009F39E8" w:rsidRDefault="009F39E8" w:rsidP="009F39E8">
            <w:pPr>
              <w:spacing w:line="210" w:lineRule="exact"/>
              <w:ind w:left="7"/>
              <w:jc w:val="center"/>
              <w:rPr>
                <w:sz w:val="20"/>
              </w:rPr>
            </w:pPr>
            <w:r w:rsidRPr="009F39E8">
              <w:rPr>
                <w:color w:val="002D72"/>
                <w:spacing w:val="-2"/>
                <w:sz w:val="20"/>
              </w:rPr>
              <w:t>$16,581.52</w:t>
            </w:r>
          </w:p>
        </w:tc>
      </w:tr>
      <w:tr w:rsidR="009F39E8" w:rsidRPr="009F39E8" w14:paraId="507D4B2C" w14:textId="77777777" w:rsidTr="0075611A">
        <w:trPr>
          <w:trHeight w:val="214"/>
        </w:trPr>
        <w:tc>
          <w:tcPr>
            <w:tcW w:w="4629" w:type="dxa"/>
          </w:tcPr>
          <w:p w14:paraId="10596C45" w14:textId="77777777" w:rsidR="009F39E8" w:rsidRPr="009F39E8" w:rsidRDefault="009F39E8" w:rsidP="009F39E8">
            <w:pPr>
              <w:spacing w:line="210" w:lineRule="exact"/>
              <w:ind w:left="9"/>
              <w:rPr>
                <w:sz w:val="20"/>
              </w:rPr>
            </w:pPr>
            <w:r w:rsidRPr="009F39E8">
              <w:rPr>
                <w:color w:val="002C72"/>
                <w:sz w:val="20"/>
              </w:rPr>
              <w:t>Internal</w:t>
            </w:r>
            <w:r w:rsidRPr="009F39E8">
              <w:rPr>
                <w:color w:val="002C72"/>
                <w:spacing w:val="-8"/>
                <w:sz w:val="20"/>
              </w:rPr>
              <w:t xml:space="preserve"> </w:t>
            </w:r>
            <w:r w:rsidRPr="009F39E8">
              <w:rPr>
                <w:color w:val="002C72"/>
                <w:spacing w:val="-2"/>
                <w:sz w:val="20"/>
              </w:rPr>
              <w:t>Transportation</w:t>
            </w:r>
          </w:p>
        </w:tc>
        <w:tc>
          <w:tcPr>
            <w:tcW w:w="1513" w:type="dxa"/>
            <w:tcBorders>
              <w:right w:val="single" w:sz="4" w:space="0" w:color="000000"/>
            </w:tcBorders>
          </w:tcPr>
          <w:p w14:paraId="519B5E4B" w14:textId="77777777" w:rsidR="009F39E8" w:rsidRPr="009F39E8" w:rsidRDefault="009F39E8" w:rsidP="009F39E8">
            <w:pPr>
              <w:spacing w:line="210" w:lineRule="exact"/>
              <w:ind w:left="7"/>
              <w:jc w:val="center"/>
              <w:rPr>
                <w:sz w:val="20"/>
              </w:rPr>
            </w:pPr>
            <w:r w:rsidRPr="009F39E8">
              <w:rPr>
                <w:color w:val="002D72"/>
                <w:spacing w:val="-5"/>
                <w:sz w:val="20"/>
              </w:rPr>
              <w:t>$0</w:t>
            </w:r>
          </w:p>
        </w:tc>
      </w:tr>
      <w:tr w:rsidR="009F39E8" w:rsidRPr="009F39E8" w14:paraId="0D85833A" w14:textId="77777777" w:rsidTr="0075611A">
        <w:trPr>
          <w:trHeight w:val="214"/>
        </w:trPr>
        <w:tc>
          <w:tcPr>
            <w:tcW w:w="4629" w:type="dxa"/>
            <w:shd w:val="clear" w:color="auto" w:fill="F2F2F2"/>
          </w:tcPr>
          <w:p w14:paraId="71B9AE59" w14:textId="77777777" w:rsidR="009F39E8" w:rsidRPr="009F39E8" w:rsidRDefault="009F39E8" w:rsidP="009F39E8">
            <w:pPr>
              <w:spacing w:line="210" w:lineRule="exact"/>
              <w:ind w:left="9"/>
              <w:rPr>
                <w:sz w:val="20"/>
              </w:rPr>
            </w:pPr>
            <w:r w:rsidRPr="009F39E8">
              <w:rPr>
                <w:color w:val="002C72"/>
                <w:spacing w:val="-2"/>
                <w:sz w:val="20"/>
              </w:rPr>
              <w:t>Warehouse</w:t>
            </w:r>
          </w:p>
        </w:tc>
        <w:tc>
          <w:tcPr>
            <w:tcW w:w="1513" w:type="dxa"/>
            <w:tcBorders>
              <w:right w:val="single" w:sz="4" w:space="0" w:color="000000"/>
            </w:tcBorders>
            <w:shd w:val="clear" w:color="auto" w:fill="F2F2F2"/>
          </w:tcPr>
          <w:p w14:paraId="7B628497" w14:textId="77777777" w:rsidR="009F39E8" w:rsidRPr="009F39E8" w:rsidRDefault="009F39E8" w:rsidP="009F39E8">
            <w:pPr>
              <w:spacing w:line="210" w:lineRule="exact"/>
              <w:ind w:left="7"/>
              <w:jc w:val="center"/>
              <w:rPr>
                <w:sz w:val="20"/>
              </w:rPr>
            </w:pPr>
            <w:r w:rsidRPr="009F39E8">
              <w:rPr>
                <w:color w:val="002D72"/>
                <w:spacing w:val="-5"/>
                <w:sz w:val="20"/>
              </w:rPr>
              <w:t>$0</w:t>
            </w:r>
          </w:p>
        </w:tc>
      </w:tr>
      <w:tr w:rsidR="009F39E8" w:rsidRPr="009F39E8" w14:paraId="62EDB686" w14:textId="77777777" w:rsidTr="0075611A">
        <w:trPr>
          <w:trHeight w:val="214"/>
        </w:trPr>
        <w:tc>
          <w:tcPr>
            <w:tcW w:w="4629" w:type="dxa"/>
          </w:tcPr>
          <w:p w14:paraId="560810F9" w14:textId="77777777" w:rsidR="009F39E8" w:rsidRPr="009F39E8" w:rsidRDefault="009F39E8" w:rsidP="009F39E8">
            <w:pPr>
              <w:spacing w:line="210" w:lineRule="exact"/>
              <w:ind w:left="9"/>
              <w:rPr>
                <w:sz w:val="20"/>
              </w:rPr>
            </w:pPr>
            <w:r w:rsidRPr="009F39E8">
              <w:rPr>
                <w:color w:val="002D72"/>
                <w:sz w:val="20"/>
              </w:rPr>
              <w:t>Commodity</w:t>
            </w:r>
            <w:r w:rsidRPr="009F39E8">
              <w:rPr>
                <w:color w:val="002D72"/>
                <w:spacing w:val="-12"/>
                <w:sz w:val="20"/>
              </w:rPr>
              <w:t xml:space="preserve"> </w:t>
            </w:r>
            <w:r w:rsidRPr="009F39E8">
              <w:rPr>
                <w:color w:val="002D72"/>
                <w:spacing w:val="-2"/>
                <w:sz w:val="20"/>
              </w:rPr>
              <w:t>Procurement</w:t>
            </w:r>
          </w:p>
        </w:tc>
        <w:tc>
          <w:tcPr>
            <w:tcW w:w="1513" w:type="dxa"/>
            <w:tcBorders>
              <w:right w:val="single" w:sz="4" w:space="0" w:color="000000"/>
            </w:tcBorders>
          </w:tcPr>
          <w:p w14:paraId="0E80168C" w14:textId="77777777" w:rsidR="009F39E8" w:rsidRPr="009F39E8" w:rsidRDefault="009F39E8" w:rsidP="009F39E8">
            <w:pPr>
              <w:spacing w:line="210" w:lineRule="exact"/>
              <w:ind w:left="7" w:right="1"/>
              <w:jc w:val="center"/>
              <w:rPr>
                <w:sz w:val="20"/>
              </w:rPr>
            </w:pPr>
            <w:r w:rsidRPr="009F39E8">
              <w:rPr>
                <w:color w:val="002D72"/>
                <w:spacing w:val="-2"/>
                <w:sz w:val="20"/>
              </w:rPr>
              <w:t>$3,282,393.11</w:t>
            </w:r>
          </w:p>
        </w:tc>
      </w:tr>
      <w:tr w:rsidR="009F39E8" w:rsidRPr="009F39E8" w14:paraId="46E164DB" w14:textId="77777777" w:rsidTr="0075611A">
        <w:trPr>
          <w:trHeight w:val="214"/>
        </w:trPr>
        <w:tc>
          <w:tcPr>
            <w:tcW w:w="4629" w:type="dxa"/>
            <w:shd w:val="clear" w:color="auto" w:fill="F2F2F2"/>
          </w:tcPr>
          <w:p w14:paraId="54801F53" w14:textId="77777777" w:rsidR="009F39E8" w:rsidRPr="009F39E8" w:rsidRDefault="009F39E8" w:rsidP="009F39E8">
            <w:pPr>
              <w:spacing w:line="210" w:lineRule="exact"/>
              <w:ind w:left="9"/>
              <w:rPr>
                <w:sz w:val="20"/>
              </w:rPr>
            </w:pPr>
            <w:r w:rsidRPr="009F39E8">
              <w:rPr>
                <w:color w:val="002D72"/>
                <w:sz w:val="20"/>
              </w:rPr>
              <w:t>ICR</w:t>
            </w:r>
            <w:r w:rsidRPr="009F39E8">
              <w:rPr>
                <w:color w:val="002D72"/>
                <w:spacing w:val="-4"/>
                <w:sz w:val="20"/>
              </w:rPr>
              <w:t xml:space="preserve"> </w:t>
            </w:r>
            <w:r w:rsidRPr="009F39E8">
              <w:rPr>
                <w:color w:val="002D72"/>
                <w:sz w:val="20"/>
              </w:rPr>
              <w:t>on</w:t>
            </w:r>
            <w:r w:rsidRPr="009F39E8">
              <w:rPr>
                <w:color w:val="002D72"/>
                <w:spacing w:val="-3"/>
                <w:sz w:val="20"/>
              </w:rPr>
              <w:t xml:space="preserve"> </w:t>
            </w:r>
            <w:r w:rsidRPr="009F39E8">
              <w:rPr>
                <w:color w:val="002D72"/>
                <w:spacing w:val="-2"/>
                <w:sz w:val="20"/>
              </w:rPr>
              <w:t>Administration</w:t>
            </w:r>
          </w:p>
        </w:tc>
        <w:tc>
          <w:tcPr>
            <w:tcW w:w="1513" w:type="dxa"/>
            <w:tcBorders>
              <w:right w:val="single" w:sz="4" w:space="0" w:color="000000"/>
            </w:tcBorders>
            <w:shd w:val="clear" w:color="auto" w:fill="F2F2F2"/>
          </w:tcPr>
          <w:p w14:paraId="523E9B87" w14:textId="77777777" w:rsidR="009F39E8" w:rsidRPr="009F39E8" w:rsidRDefault="009F39E8" w:rsidP="009F39E8">
            <w:pPr>
              <w:spacing w:line="210" w:lineRule="exact"/>
              <w:ind w:left="7"/>
              <w:jc w:val="center"/>
              <w:rPr>
                <w:sz w:val="20"/>
              </w:rPr>
            </w:pPr>
            <w:r w:rsidRPr="009F39E8">
              <w:rPr>
                <w:color w:val="002D72"/>
                <w:spacing w:val="-5"/>
                <w:sz w:val="20"/>
              </w:rPr>
              <w:t>$0</w:t>
            </w:r>
          </w:p>
        </w:tc>
      </w:tr>
      <w:tr w:rsidR="009F39E8" w:rsidRPr="009F39E8" w14:paraId="64C2D1A6" w14:textId="77777777" w:rsidTr="0075611A">
        <w:trPr>
          <w:trHeight w:val="214"/>
        </w:trPr>
        <w:tc>
          <w:tcPr>
            <w:tcW w:w="4629" w:type="dxa"/>
          </w:tcPr>
          <w:p w14:paraId="4FE70517" w14:textId="77777777" w:rsidR="009F39E8" w:rsidRPr="009F39E8" w:rsidRDefault="009F39E8" w:rsidP="009F39E8">
            <w:pPr>
              <w:spacing w:line="210" w:lineRule="exact"/>
              <w:ind w:left="9"/>
              <w:rPr>
                <w:sz w:val="20"/>
              </w:rPr>
            </w:pPr>
            <w:r w:rsidRPr="009F39E8">
              <w:rPr>
                <w:color w:val="002D72"/>
                <w:sz w:val="20"/>
              </w:rPr>
              <w:t>ICR</w:t>
            </w:r>
            <w:r w:rsidRPr="009F39E8">
              <w:rPr>
                <w:color w:val="002D72"/>
                <w:spacing w:val="-6"/>
                <w:sz w:val="20"/>
              </w:rPr>
              <w:t xml:space="preserve"> </w:t>
            </w:r>
            <w:r w:rsidRPr="009F39E8">
              <w:rPr>
                <w:color w:val="002D72"/>
                <w:sz w:val="20"/>
              </w:rPr>
              <w:t>on</w:t>
            </w:r>
            <w:r w:rsidRPr="009F39E8">
              <w:rPr>
                <w:color w:val="002D72"/>
                <w:spacing w:val="-3"/>
                <w:sz w:val="20"/>
              </w:rPr>
              <w:t xml:space="preserve"> </w:t>
            </w:r>
            <w:r w:rsidRPr="009F39E8">
              <w:rPr>
                <w:color w:val="002D72"/>
                <w:spacing w:val="-4"/>
                <w:sz w:val="20"/>
              </w:rPr>
              <w:t>ITSH</w:t>
            </w:r>
          </w:p>
        </w:tc>
        <w:tc>
          <w:tcPr>
            <w:tcW w:w="1513" w:type="dxa"/>
            <w:tcBorders>
              <w:right w:val="single" w:sz="4" w:space="0" w:color="000000"/>
            </w:tcBorders>
          </w:tcPr>
          <w:p w14:paraId="6CBB33E5" w14:textId="77777777" w:rsidR="009F39E8" w:rsidRPr="009F39E8" w:rsidRDefault="009F39E8" w:rsidP="009F39E8">
            <w:pPr>
              <w:spacing w:line="210" w:lineRule="exact"/>
              <w:ind w:left="7"/>
              <w:jc w:val="center"/>
              <w:rPr>
                <w:sz w:val="20"/>
              </w:rPr>
            </w:pPr>
            <w:r w:rsidRPr="009F39E8">
              <w:rPr>
                <w:color w:val="002D72"/>
                <w:spacing w:val="-2"/>
                <w:sz w:val="20"/>
              </w:rPr>
              <w:t>$10,188.05</w:t>
            </w:r>
          </w:p>
        </w:tc>
      </w:tr>
      <w:tr w:rsidR="009F39E8" w:rsidRPr="009F39E8" w14:paraId="63BB9536" w14:textId="77777777" w:rsidTr="0075611A">
        <w:trPr>
          <w:trHeight w:val="214"/>
        </w:trPr>
        <w:tc>
          <w:tcPr>
            <w:tcW w:w="4629" w:type="dxa"/>
            <w:shd w:val="clear" w:color="auto" w:fill="F2F2F2"/>
          </w:tcPr>
          <w:p w14:paraId="20F1B814" w14:textId="77777777" w:rsidR="009F39E8" w:rsidRPr="009F39E8" w:rsidRDefault="009F39E8" w:rsidP="009F39E8">
            <w:pPr>
              <w:spacing w:line="210" w:lineRule="exact"/>
              <w:ind w:left="9"/>
              <w:rPr>
                <w:sz w:val="20"/>
              </w:rPr>
            </w:pPr>
            <w:r w:rsidRPr="009F39E8">
              <w:rPr>
                <w:color w:val="002D72"/>
                <w:sz w:val="20"/>
              </w:rPr>
              <w:t>ICR</w:t>
            </w:r>
            <w:r w:rsidRPr="009F39E8">
              <w:rPr>
                <w:color w:val="002D72"/>
                <w:spacing w:val="-6"/>
                <w:sz w:val="20"/>
              </w:rPr>
              <w:t xml:space="preserve"> </w:t>
            </w:r>
            <w:r w:rsidRPr="009F39E8">
              <w:rPr>
                <w:color w:val="002D72"/>
                <w:sz w:val="20"/>
              </w:rPr>
              <w:t>on</w:t>
            </w:r>
            <w:r w:rsidRPr="009F39E8">
              <w:rPr>
                <w:color w:val="002D72"/>
                <w:spacing w:val="-5"/>
                <w:sz w:val="20"/>
              </w:rPr>
              <w:t xml:space="preserve"> </w:t>
            </w:r>
            <w:r w:rsidRPr="009F39E8">
              <w:rPr>
                <w:color w:val="002D72"/>
                <w:sz w:val="20"/>
              </w:rPr>
              <w:t>Commodity</w:t>
            </w:r>
            <w:r w:rsidRPr="009F39E8">
              <w:rPr>
                <w:color w:val="002D72"/>
                <w:spacing w:val="-5"/>
                <w:sz w:val="20"/>
              </w:rPr>
              <w:t xml:space="preserve"> </w:t>
            </w:r>
            <w:r w:rsidRPr="009F39E8">
              <w:rPr>
                <w:color w:val="002D72"/>
                <w:sz w:val="20"/>
              </w:rPr>
              <w:t>and</w:t>
            </w:r>
            <w:r w:rsidRPr="009F39E8">
              <w:rPr>
                <w:color w:val="002D72"/>
                <w:spacing w:val="-5"/>
                <w:sz w:val="20"/>
              </w:rPr>
              <w:t xml:space="preserve"> </w:t>
            </w:r>
            <w:r w:rsidRPr="009F39E8">
              <w:rPr>
                <w:color w:val="002D72"/>
                <w:sz w:val="20"/>
              </w:rPr>
              <w:t>Food</w:t>
            </w:r>
            <w:r w:rsidRPr="009F39E8">
              <w:rPr>
                <w:color w:val="002D72"/>
                <w:spacing w:val="-5"/>
                <w:sz w:val="20"/>
              </w:rPr>
              <w:t xml:space="preserve"> </w:t>
            </w:r>
            <w:r w:rsidRPr="009F39E8">
              <w:rPr>
                <w:color w:val="002D72"/>
                <w:spacing w:val="-2"/>
                <w:sz w:val="20"/>
              </w:rPr>
              <w:t>Purchases</w:t>
            </w:r>
          </w:p>
        </w:tc>
        <w:tc>
          <w:tcPr>
            <w:tcW w:w="1513" w:type="dxa"/>
            <w:tcBorders>
              <w:right w:val="single" w:sz="4" w:space="0" w:color="000000"/>
            </w:tcBorders>
            <w:shd w:val="clear" w:color="auto" w:fill="F2F2F2"/>
          </w:tcPr>
          <w:p w14:paraId="742FAAE2" w14:textId="77777777" w:rsidR="009F39E8" w:rsidRPr="009F39E8" w:rsidRDefault="009F39E8" w:rsidP="009F39E8">
            <w:pPr>
              <w:spacing w:line="210" w:lineRule="exact"/>
              <w:ind w:left="7" w:right="1"/>
              <w:jc w:val="center"/>
              <w:rPr>
                <w:sz w:val="20"/>
              </w:rPr>
            </w:pPr>
            <w:r w:rsidRPr="009F39E8">
              <w:rPr>
                <w:color w:val="002D72"/>
                <w:spacing w:val="-2"/>
                <w:sz w:val="20"/>
              </w:rPr>
              <w:t xml:space="preserve">$656,478.62 </w:t>
            </w:r>
          </w:p>
        </w:tc>
      </w:tr>
      <w:tr w:rsidR="009F39E8" w:rsidRPr="009F39E8" w14:paraId="2C865902" w14:textId="77777777" w:rsidTr="0075611A">
        <w:trPr>
          <w:trHeight w:val="203"/>
        </w:trPr>
        <w:tc>
          <w:tcPr>
            <w:tcW w:w="4629" w:type="dxa"/>
          </w:tcPr>
          <w:p w14:paraId="2E583539" w14:textId="77777777" w:rsidR="009F39E8" w:rsidRPr="009F39E8" w:rsidRDefault="009F39E8" w:rsidP="009F39E8">
            <w:pPr>
              <w:spacing w:line="197" w:lineRule="exact"/>
              <w:ind w:left="9"/>
              <w:rPr>
                <w:b/>
                <w:sz w:val="20"/>
              </w:rPr>
            </w:pPr>
            <w:r w:rsidRPr="009F39E8">
              <w:rPr>
                <w:b/>
                <w:color w:val="002D72"/>
                <w:sz w:val="20"/>
              </w:rPr>
              <w:t>Total</w:t>
            </w:r>
            <w:r w:rsidRPr="009F39E8">
              <w:rPr>
                <w:b/>
                <w:color w:val="002D72"/>
                <w:spacing w:val="-6"/>
                <w:sz w:val="20"/>
              </w:rPr>
              <w:t xml:space="preserve"> </w:t>
            </w:r>
            <w:r w:rsidRPr="009F39E8">
              <w:rPr>
                <w:b/>
                <w:color w:val="002D72"/>
                <w:sz w:val="20"/>
              </w:rPr>
              <w:t>LRP</w:t>
            </w:r>
            <w:r w:rsidRPr="009F39E8">
              <w:rPr>
                <w:b/>
                <w:color w:val="002D72"/>
                <w:spacing w:val="-6"/>
                <w:sz w:val="20"/>
              </w:rPr>
              <w:t xml:space="preserve"> </w:t>
            </w:r>
            <w:r w:rsidRPr="009F39E8">
              <w:rPr>
                <w:b/>
                <w:color w:val="002D72"/>
                <w:spacing w:val="-2"/>
                <w:sz w:val="20"/>
              </w:rPr>
              <w:t>Budget</w:t>
            </w:r>
          </w:p>
        </w:tc>
        <w:tc>
          <w:tcPr>
            <w:tcW w:w="1513" w:type="dxa"/>
            <w:tcBorders>
              <w:bottom w:val="double" w:sz="6" w:space="0" w:color="000000"/>
              <w:right w:val="single" w:sz="4" w:space="0" w:color="000000"/>
            </w:tcBorders>
          </w:tcPr>
          <w:p w14:paraId="08FEA82C" w14:textId="77777777" w:rsidR="009F39E8" w:rsidRPr="009F39E8" w:rsidRDefault="009F39E8" w:rsidP="009F39E8">
            <w:pPr>
              <w:spacing w:line="197" w:lineRule="exact"/>
              <w:ind w:left="7"/>
              <w:jc w:val="center"/>
              <w:rPr>
                <w:b/>
                <w:sz w:val="20"/>
              </w:rPr>
            </w:pPr>
            <w:r w:rsidRPr="009F39E8">
              <w:rPr>
                <w:b/>
                <w:color w:val="002D72"/>
                <w:spacing w:val="-2"/>
                <w:sz w:val="20"/>
              </w:rPr>
              <w:t>$4,000,000</w:t>
            </w:r>
          </w:p>
        </w:tc>
      </w:tr>
      <w:tr w:rsidR="009F39E8" w:rsidRPr="009F39E8" w14:paraId="6C523BE8" w14:textId="77777777" w:rsidTr="0075611A">
        <w:trPr>
          <w:trHeight w:val="229"/>
        </w:trPr>
        <w:tc>
          <w:tcPr>
            <w:tcW w:w="4629" w:type="dxa"/>
            <w:shd w:val="clear" w:color="auto" w:fill="F2F2F2"/>
          </w:tcPr>
          <w:p w14:paraId="39115DF8" w14:textId="77777777" w:rsidR="009F39E8" w:rsidRPr="009F39E8" w:rsidRDefault="009F39E8" w:rsidP="009F39E8">
            <w:pPr>
              <w:spacing w:before="16" w:line="210" w:lineRule="exact"/>
              <w:ind w:left="9"/>
              <w:rPr>
                <w:b/>
                <w:sz w:val="20"/>
              </w:rPr>
            </w:pPr>
            <w:r w:rsidRPr="009F39E8">
              <w:rPr>
                <w:b/>
                <w:color w:val="002D72"/>
                <w:sz w:val="20"/>
              </w:rPr>
              <w:t>Total</w:t>
            </w:r>
            <w:r w:rsidRPr="009F39E8">
              <w:rPr>
                <w:b/>
                <w:color w:val="002D72"/>
                <w:spacing w:val="-6"/>
                <w:sz w:val="20"/>
              </w:rPr>
              <w:t xml:space="preserve"> </w:t>
            </w:r>
            <w:r w:rsidRPr="009F39E8">
              <w:rPr>
                <w:b/>
                <w:color w:val="002D72"/>
                <w:sz w:val="20"/>
              </w:rPr>
              <w:t>Budget</w:t>
            </w:r>
            <w:r w:rsidRPr="009F39E8">
              <w:rPr>
                <w:b/>
                <w:color w:val="002D72"/>
                <w:spacing w:val="-5"/>
                <w:sz w:val="20"/>
              </w:rPr>
              <w:t xml:space="preserve"> </w:t>
            </w:r>
            <w:r w:rsidRPr="009F39E8">
              <w:rPr>
                <w:b/>
                <w:color w:val="002D72"/>
                <w:sz w:val="20"/>
              </w:rPr>
              <w:t>%</w:t>
            </w:r>
            <w:r w:rsidRPr="009F39E8">
              <w:rPr>
                <w:b/>
                <w:color w:val="002D72"/>
                <w:spacing w:val="-6"/>
                <w:sz w:val="20"/>
              </w:rPr>
              <w:t xml:space="preserve"> </w:t>
            </w:r>
            <w:r w:rsidRPr="009F39E8">
              <w:rPr>
                <w:b/>
                <w:color w:val="002D72"/>
                <w:sz w:val="20"/>
              </w:rPr>
              <w:t>Dedicated</w:t>
            </w:r>
            <w:r w:rsidRPr="009F39E8">
              <w:rPr>
                <w:b/>
                <w:color w:val="002D72"/>
                <w:spacing w:val="-5"/>
                <w:sz w:val="20"/>
              </w:rPr>
              <w:t xml:space="preserve"> </w:t>
            </w:r>
            <w:r w:rsidRPr="009F39E8">
              <w:rPr>
                <w:b/>
                <w:color w:val="002D72"/>
                <w:sz w:val="20"/>
              </w:rPr>
              <w:t>to</w:t>
            </w:r>
            <w:r w:rsidRPr="009F39E8">
              <w:rPr>
                <w:b/>
                <w:color w:val="002D72"/>
                <w:spacing w:val="-5"/>
                <w:sz w:val="20"/>
              </w:rPr>
              <w:t xml:space="preserve"> LRP</w:t>
            </w:r>
          </w:p>
        </w:tc>
        <w:tc>
          <w:tcPr>
            <w:tcW w:w="1513" w:type="dxa"/>
            <w:tcBorders>
              <w:top w:val="double" w:sz="6" w:space="0" w:color="000000"/>
            </w:tcBorders>
            <w:shd w:val="clear" w:color="auto" w:fill="F2F2F2"/>
          </w:tcPr>
          <w:p w14:paraId="6A4ECE6E" w14:textId="77777777" w:rsidR="009F39E8" w:rsidRPr="009F39E8" w:rsidRDefault="009F39E8" w:rsidP="009F39E8">
            <w:pPr>
              <w:spacing w:before="16" w:line="210" w:lineRule="exact"/>
              <w:ind w:left="17"/>
              <w:jc w:val="center"/>
              <w:rPr>
                <w:b/>
                <w:sz w:val="20"/>
              </w:rPr>
            </w:pPr>
            <w:r w:rsidRPr="009F39E8">
              <w:rPr>
                <w:b/>
                <w:color w:val="002D72"/>
                <w:spacing w:val="-5"/>
                <w:sz w:val="20"/>
              </w:rPr>
              <w:t>10%</w:t>
            </w:r>
          </w:p>
        </w:tc>
      </w:tr>
    </w:tbl>
    <w:p w14:paraId="29D12D57" w14:textId="77777777" w:rsidR="009F39E8" w:rsidRPr="009F39E8" w:rsidRDefault="009F39E8" w:rsidP="009F39E8">
      <w:pPr>
        <w:spacing w:before="14"/>
        <w:rPr>
          <w:sz w:val="24"/>
          <w:szCs w:val="24"/>
        </w:rPr>
      </w:pPr>
    </w:p>
    <w:p w14:paraId="58C53866" w14:textId="77777777" w:rsidR="009F39E8" w:rsidRPr="009F39E8" w:rsidRDefault="009F39E8" w:rsidP="009F39E8">
      <w:pPr>
        <w:spacing w:before="14"/>
        <w:rPr>
          <w:sz w:val="24"/>
          <w:szCs w:val="24"/>
        </w:rPr>
      </w:pPr>
    </w:p>
    <w:p w14:paraId="21117A12" w14:textId="77777777" w:rsidR="009F39E8" w:rsidRPr="009F39E8" w:rsidRDefault="009F39E8" w:rsidP="009F39E8">
      <w:pPr>
        <w:spacing w:before="14"/>
        <w:rPr>
          <w:sz w:val="24"/>
          <w:szCs w:val="24"/>
        </w:rPr>
      </w:pPr>
    </w:p>
    <w:p w14:paraId="3684D649" w14:textId="77777777" w:rsidR="009F39E8" w:rsidRPr="009F39E8" w:rsidRDefault="009F39E8" w:rsidP="009F39E8">
      <w:pPr>
        <w:spacing w:before="14"/>
        <w:rPr>
          <w:sz w:val="24"/>
          <w:szCs w:val="24"/>
        </w:rPr>
      </w:pPr>
    </w:p>
    <w:p w14:paraId="211D8EE1" w14:textId="77777777" w:rsidR="009F39E8" w:rsidRPr="009F39E8" w:rsidRDefault="009F39E8" w:rsidP="009F39E8">
      <w:pPr>
        <w:spacing w:before="14"/>
        <w:rPr>
          <w:sz w:val="24"/>
          <w:szCs w:val="24"/>
        </w:rPr>
      </w:pPr>
    </w:p>
    <w:p w14:paraId="05FF17D9" w14:textId="77777777" w:rsidR="009F39E8" w:rsidRPr="009F39E8" w:rsidRDefault="009F39E8" w:rsidP="009F39E8">
      <w:pPr>
        <w:spacing w:before="14"/>
        <w:rPr>
          <w:sz w:val="24"/>
          <w:szCs w:val="24"/>
        </w:rPr>
      </w:pPr>
    </w:p>
    <w:p w14:paraId="26428599" w14:textId="77777777" w:rsidR="009F39E8" w:rsidRPr="009F39E8" w:rsidRDefault="009F39E8" w:rsidP="009F39E8">
      <w:pPr>
        <w:spacing w:before="14"/>
        <w:rPr>
          <w:sz w:val="24"/>
          <w:szCs w:val="24"/>
        </w:rPr>
      </w:pPr>
    </w:p>
    <w:p w14:paraId="610C0709" w14:textId="77777777" w:rsidR="009F39E8" w:rsidRPr="009F39E8" w:rsidRDefault="009F39E8" w:rsidP="009F39E8">
      <w:pPr>
        <w:spacing w:before="14"/>
        <w:rPr>
          <w:sz w:val="24"/>
          <w:szCs w:val="24"/>
        </w:rPr>
      </w:pPr>
    </w:p>
    <w:p w14:paraId="2576D6E9" w14:textId="77777777" w:rsidR="009F39E8" w:rsidRPr="009F39E8" w:rsidRDefault="009F39E8" w:rsidP="009F39E8">
      <w:pPr>
        <w:spacing w:before="14"/>
        <w:rPr>
          <w:sz w:val="24"/>
          <w:szCs w:val="24"/>
        </w:rPr>
      </w:pPr>
    </w:p>
    <w:p w14:paraId="5B1F7F09" w14:textId="77777777" w:rsidR="009F39E8" w:rsidRPr="009F39E8" w:rsidRDefault="009F39E8" w:rsidP="009F39E8">
      <w:pPr>
        <w:spacing w:before="14"/>
        <w:rPr>
          <w:sz w:val="24"/>
          <w:szCs w:val="24"/>
        </w:rPr>
      </w:pPr>
    </w:p>
    <w:p w14:paraId="625966AA" w14:textId="77777777" w:rsidR="009F39E8" w:rsidRPr="009F39E8" w:rsidRDefault="009F39E8" w:rsidP="009F39E8">
      <w:pPr>
        <w:spacing w:before="14"/>
        <w:rPr>
          <w:sz w:val="24"/>
          <w:szCs w:val="24"/>
        </w:rPr>
      </w:pPr>
    </w:p>
    <w:p w14:paraId="1AC48544" w14:textId="77777777" w:rsidR="009F39E8" w:rsidRPr="009F39E8" w:rsidRDefault="009F39E8" w:rsidP="009F39E8">
      <w:pPr>
        <w:spacing w:before="14"/>
        <w:rPr>
          <w:sz w:val="24"/>
          <w:szCs w:val="24"/>
        </w:rPr>
      </w:pPr>
    </w:p>
    <w:p w14:paraId="00393EB3" w14:textId="77777777" w:rsidR="009F39E8" w:rsidRPr="009F39E8" w:rsidRDefault="009F39E8" w:rsidP="009F39E8">
      <w:pPr>
        <w:ind w:left="360"/>
        <w:jc w:val="both"/>
        <w:rPr>
          <w:b/>
          <w:sz w:val="24"/>
        </w:rPr>
      </w:pPr>
      <w:r w:rsidRPr="009F39E8">
        <w:rPr>
          <w:b/>
          <w:color w:val="005440"/>
          <w:sz w:val="24"/>
        </w:rPr>
        <w:t>Cost</w:t>
      </w:r>
      <w:r w:rsidRPr="009F39E8">
        <w:rPr>
          <w:b/>
          <w:color w:val="005440"/>
          <w:spacing w:val="-1"/>
          <w:sz w:val="24"/>
        </w:rPr>
        <w:t xml:space="preserve"> </w:t>
      </w:r>
      <w:r w:rsidRPr="009F39E8">
        <w:rPr>
          <w:b/>
          <w:color w:val="005440"/>
          <w:spacing w:val="-2"/>
          <w:sz w:val="24"/>
        </w:rPr>
        <w:t>Effectiveness</w:t>
      </w:r>
    </w:p>
    <w:p w14:paraId="2F2706F6" w14:textId="77777777" w:rsidR="009F39E8" w:rsidRPr="009F39E8" w:rsidRDefault="009F39E8" w:rsidP="009F39E8">
      <w:pPr>
        <w:spacing w:before="3"/>
        <w:ind w:left="360" w:right="357"/>
        <w:jc w:val="both"/>
        <w:rPr>
          <w:sz w:val="24"/>
          <w:szCs w:val="24"/>
        </w:rPr>
      </w:pPr>
      <w:r w:rsidRPr="009F39E8">
        <w:rPr>
          <w:sz w:val="24"/>
          <w:szCs w:val="24"/>
        </w:rPr>
        <w:t>POA's budget has been developed considering cost-effectiveness to support and achieve key objectives.</w:t>
      </w:r>
      <w:r w:rsidRPr="009F39E8">
        <w:rPr>
          <w:spacing w:val="-4"/>
          <w:sz w:val="24"/>
          <w:szCs w:val="24"/>
        </w:rPr>
        <w:t xml:space="preserve"> </w:t>
      </w:r>
      <w:r w:rsidRPr="009F39E8">
        <w:rPr>
          <w:sz w:val="24"/>
          <w:szCs w:val="24"/>
        </w:rPr>
        <w:t>The</w:t>
      </w:r>
      <w:r w:rsidRPr="009F39E8">
        <w:rPr>
          <w:spacing w:val="-4"/>
          <w:sz w:val="24"/>
          <w:szCs w:val="24"/>
        </w:rPr>
        <w:t xml:space="preserve"> </w:t>
      </w:r>
      <w:r w:rsidRPr="009F39E8">
        <w:rPr>
          <w:sz w:val="24"/>
          <w:szCs w:val="24"/>
        </w:rPr>
        <w:t>project’s</w:t>
      </w:r>
      <w:r w:rsidRPr="009F39E8">
        <w:rPr>
          <w:spacing w:val="-4"/>
          <w:sz w:val="24"/>
          <w:szCs w:val="24"/>
        </w:rPr>
        <w:t xml:space="preserve"> </w:t>
      </w:r>
      <w:r w:rsidRPr="009F39E8">
        <w:rPr>
          <w:sz w:val="24"/>
          <w:szCs w:val="24"/>
        </w:rPr>
        <w:t>budget</w:t>
      </w:r>
      <w:r w:rsidRPr="009F39E8">
        <w:rPr>
          <w:spacing w:val="-4"/>
          <w:sz w:val="24"/>
          <w:szCs w:val="24"/>
        </w:rPr>
        <w:t xml:space="preserve"> </w:t>
      </w:r>
      <w:r w:rsidRPr="009F39E8">
        <w:rPr>
          <w:sz w:val="24"/>
          <w:szCs w:val="24"/>
        </w:rPr>
        <w:t>components</w:t>
      </w:r>
      <w:r w:rsidRPr="009F39E8">
        <w:rPr>
          <w:spacing w:val="-4"/>
          <w:sz w:val="24"/>
          <w:szCs w:val="24"/>
        </w:rPr>
        <w:t xml:space="preserve"> </w:t>
      </w:r>
      <w:r w:rsidRPr="009F39E8">
        <w:rPr>
          <w:sz w:val="24"/>
          <w:szCs w:val="24"/>
        </w:rPr>
        <w:t>were</w:t>
      </w:r>
      <w:r w:rsidRPr="009F39E8">
        <w:rPr>
          <w:spacing w:val="-4"/>
          <w:sz w:val="24"/>
          <w:szCs w:val="24"/>
        </w:rPr>
        <w:t xml:space="preserve"> </w:t>
      </w:r>
      <w:r w:rsidRPr="009F39E8">
        <w:rPr>
          <w:sz w:val="24"/>
          <w:szCs w:val="24"/>
        </w:rPr>
        <w:t>designed</w:t>
      </w:r>
      <w:r w:rsidRPr="009F39E8">
        <w:rPr>
          <w:spacing w:val="-4"/>
          <w:sz w:val="24"/>
          <w:szCs w:val="24"/>
        </w:rPr>
        <w:t xml:space="preserve"> </w:t>
      </w:r>
      <w:r w:rsidRPr="009F39E8">
        <w:rPr>
          <w:sz w:val="24"/>
          <w:szCs w:val="24"/>
        </w:rPr>
        <w:t>to</w:t>
      </w:r>
      <w:r w:rsidRPr="009F39E8">
        <w:rPr>
          <w:spacing w:val="-4"/>
          <w:sz w:val="24"/>
          <w:szCs w:val="24"/>
        </w:rPr>
        <w:t xml:space="preserve"> </w:t>
      </w:r>
      <w:r w:rsidRPr="009F39E8">
        <w:rPr>
          <w:sz w:val="24"/>
          <w:szCs w:val="24"/>
        </w:rPr>
        <w:t>build</w:t>
      </w:r>
      <w:r w:rsidRPr="009F39E8">
        <w:rPr>
          <w:spacing w:val="-4"/>
          <w:sz w:val="24"/>
          <w:szCs w:val="24"/>
        </w:rPr>
        <w:t xml:space="preserve"> </w:t>
      </w:r>
      <w:r w:rsidRPr="009F39E8">
        <w:rPr>
          <w:sz w:val="24"/>
          <w:szCs w:val="24"/>
        </w:rPr>
        <w:t>long-term</w:t>
      </w:r>
      <w:r w:rsidRPr="009F39E8">
        <w:rPr>
          <w:spacing w:val="-4"/>
          <w:sz w:val="24"/>
          <w:szCs w:val="24"/>
        </w:rPr>
        <w:t xml:space="preserve"> </w:t>
      </w:r>
      <w:r w:rsidRPr="009F39E8">
        <w:rPr>
          <w:sz w:val="24"/>
          <w:szCs w:val="24"/>
        </w:rPr>
        <w:t>human</w:t>
      </w:r>
      <w:r w:rsidRPr="009F39E8">
        <w:rPr>
          <w:spacing w:val="-4"/>
          <w:sz w:val="24"/>
          <w:szCs w:val="24"/>
        </w:rPr>
        <w:t xml:space="preserve"> </w:t>
      </w:r>
      <w:r w:rsidRPr="009F39E8">
        <w:rPr>
          <w:sz w:val="24"/>
          <w:szCs w:val="24"/>
        </w:rPr>
        <w:t>capital</w:t>
      </w:r>
      <w:r w:rsidRPr="009F39E8">
        <w:rPr>
          <w:spacing w:val="-4"/>
          <w:sz w:val="24"/>
          <w:szCs w:val="24"/>
        </w:rPr>
        <w:t xml:space="preserve"> </w:t>
      </w:r>
      <w:r w:rsidRPr="009F39E8">
        <w:rPr>
          <w:sz w:val="24"/>
          <w:szCs w:val="24"/>
        </w:rPr>
        <w:t>and leverage private sector resources. The project is cost-effective, namely because of the demand- based nature of activities and interest from the government and private sector, in support of activities. All costs within the budget are deemed reasonable, allocable, and necessary to project implementation</w:t>
      </w:r>
      <w:r w:rsidRPr="009F39E8">
        <w:rPr>
          <w:spacing w:val="-7"/>
          <w:sz w:val="24"/>
          <w:szCs w:val="24"/>
        </w:rPr>
        <w:t xml:space="preserve"> </w:t>
      </w:r>
      <w:r w:rsidRPr="009F39E8">
        <w:rPr>
          <w:sz w:val="24"/>
          <w:szCs w:val="24"/>
        </w:rPr>
        <w:t>for</w:t>
      </w:r>
      <w:r w:rsidRPr="009F39E8">
        <w:rPr>
          <w:spacing w:val="-7"/>
          <w:sz w:val="24"/>
          <w:szCs w:val="24"/>
        </w:rPr>
        <w:t xml:space="preserve"> </w:t>
      </w:r>
      <w:r w:rsidRPr="009F39E8">
        <w:rPr>
          <w:sz w:val="24"/>
          <w:szCs w:val="24"/>
        </w:rPr>
        <w:t>MGD</w:t>
      </w:r>
      <w:r w:rsidRPr="009F39E8">
        <w:rPr>
          <w:spacing w:val="-7"/>
          <w:sz w:val="24"/>
          <w:szCs w:val="24"/>
        </w:rPr>
        <w:t xml:space="preserve"> </w:t>
      </w:r>
      <w:r w:rsidRPr="009F39E8">
        <w:rPr>
          <w:sz w:val="24"/>
          <w:szCs w:val="24"/>
        </w:rPr>
        <w:t>Honduras</w:t>
      </w:r>
      <w:r w:rsidRPr="009F39E8">
        <w:rPr>
          <w:spacing w:val="-8"/>
          <w:sz w:val="24"/>
          <w:szCs w:val="24"/>
        </w:rPr>
        <w:t xml:space="preserve"> </w:t>
      </w:r>
      <w:r w:rsidRPr="009F39E8">
        <w:rPr>
          <w:sz w:val="24"/>
          <w:szCs w:val="24"/>
        </w:rPr>
        <w:t>as</w:t>
      </w:r>
      <w:r w:rsidRPr="009F39E8">
        <w:rPr>
          <w:spacing w:val="-7"/>
          <w:sz w:val="24"/>
          <w:szCs w:val="24"/>
        </w:rPr>
        <w:t xml:space="preserve"> </w:t>
      </w:r>
      <w:r w:rsidRPr="009F39E8">
        <w:rPr>
          <w:sz w:val="24"/>
          <w:szCs w:val="24"/>
        </w:rPr>
        <w:t>they</w:t>
      </w:r>
      <w:r w:rsidRPr="009F39E8">
        <w:rPr>
          <w:spacing w:val="-7"/>
          <w:sz w:val="24"/>
          <w:szCs w:val="24"/>
        </w:rPr>
        <w:t xml:space="preserve"> </w:t>
      </w:r>
      <w:r w:rsidRPr="009F39E8">
        <w:rPr>
          <w:sz w:val="24"/>
          <w:szCs w:val="24"/>
        </w:rPr>
        <w:t>directly</w:t>
      </w:r>
      <w:r w:rsidRPr="009F39E8">
        <w:rPr>
          <w:spacing w:val="-7"/>
          <w:sz w:val="24"/>
          <w:szCs w:val="24"/>
        </w:rPr>
        <w:t xml:space="preserve"> </w:t>
      </w:r>
      <w:r w:rsidRPr="009F39E8">
        <w:rPr>
          <w:sz w:val="24"/>
          <w:szCs w:val="24"/>
        </w:rPr>
        <w:t>related</w:t>
      </w:r>
      <w:r w:rsidRPr="009F39E8">
        <w:rPr>
          <w:spacing w:val="-7"/>
          <w:sz w:val="24"/>
          <w:szCs w:val="24"/>
        </w:rPr>
        <w:t xml:space="preserve"> </w:t>
      </w:r>
      <w:r w:rsidRPr="009F39E8">
        <w:rPr>
          <w:sz w:val="24"/>
          <w:szCs w:val="24"/>
        </w:rPr>
        <w:t>to</w:t>
      </w:r>
      <w:r w:rsidRPr="009F39E8">
        <w:rPr>
          <w:spacing w:val="-7"/>
          <w:sz w:val="24"/>
          <w:szCs w:val="24"/>
        </w:rPr>
        <w:t xml:space="preserve"> </w:t>
      </w:r>
      <w:r w:rsidRPr="009F39E8">
        <w:rPr>
          <w:sz w:val="24"/>
          <w:szCs w:val="24"/>
        </w:rPr>
        <w:t>the</w:t>
      </w:r>
      <w:r w:rsidRPr="009F39E8">
        <w:rPr>
          <w:spacing w:val="-7"/>
          <w:sz w:val="24"/>
          <w:szCs w:val="24"/>
        </w:rPr>
        <w:t xml:space="preserve"> </w:t>
      </w:r>
      <w:r w:rsidRPr="009F39E8">
        <w:rPr>
          <w:sz w:val="24"/>
          <w:szCs w:val="24"/>
        </w:rPr>
        <w:t>activities</w:t>
      </w:r>
      <w:r w:rsidRPr="009F39E8">
        <w:rPr>
          <w:spacing w:val="-7"/>
          <w:sz w:val="24"/>
          <w:szCs w:val="24"/>
        </w:rPr>
        <w:t xml:space="preserve"> </w:t>
      </w:r>
      <w:r w:rsidRPr="009F39E8">
        <w:rPr>
          <w:sz w:val="24"/>
          <w:szCs w:val="24"/>
        </w:rPr>
        <w:t>outlined</w:t>
      </w:r>
      <w:r w:rsidRPr="009F39E8">
        <w:rPr>
          <w:spacing w:val="-7"/>
          <w:sz w:val="24"/>
          <w:szCs w:val="24"/>
        </w:rPr>
        <w:t xml:space="preserve"> </w:t>
      </w:r>
      <w:r w:rsidRPr="009F39E8">
        <w:rPr>
          <w:sz w:val="24"/>
          <w:szCs w:val="24"/>
        </w:rPr>
        <w:t>in</w:t>
      </w:r>
      <w:r w:rsidRPr="009F39E8">
        <w:rPr>
          <w:spacing w:val="-7"/>
          <w:sz w:val="24"/>
          <w:szCs w:val="24"/>
        </w:rPr>
        <w:t xml:space="preserve"> </w:t>
      </w:r>
      <w:r w:rsidRPr="009F39E8">
        <w:rPr>
          <w:sz w:val="24"/>
          <w:szCs w:val="24"/>
        </w:rPr>
        <w:t>the</w:t>
      </w:r>
      <w:r w:rsidRPr="009F39E8">
        <w:rPr>
          <w:spacing w:val="-7"/>
          <w:sz w:val="24"/>
          <w:szCs w:val="24"/>
        </w:rPr>
        <w:t xml:space="preserve"> </w:t>
      </w:r>
      <w:r w:rsidRPr="009F39E8">
        <w:rPr>
          <w:sz w:val="24"/>
          <w:szCs w:val="24"/>
        </w:rPr>
        <w:t>Plan</w:t>
      </w:r>
      <w:r w:rsidRPr="009F39E8">
        <w:rPr>
          <w:spacing w:val="-7"/>
          <w:sz w:val="24"/>
          <w:szCs w:val="24"/>
        </w:rPr>
        <w:t xml:space="preserve"> </w:t>
      </w:r>
      <w:r w:rsidRPr="009F39E8">
        <w:rPr>
          <w:sz w:val="24"/>
          <w:szCs w:val="24"/>
        </w:rPr>
        <w:t>of Operations</w:t>
      </w:r>
      <w:r w:rsidRPr="009F39E8">
        <w:rPr>
          <w:spacing w:val="-9"/>
          <w:sz w:val="24"/>
          <w:szCs w:val="24"/>
        </w:rPr>
        <w:t xml:space="preserve"> </w:t>
      </w:r>
      <w:r w:rsidRPr="009F39E8">
        <w:rPr>
          <w:sz w:val="24"/>
          <w:szCs w:val="24"/>
        </w:rPr>
        <w:t>and</w:t>
      </w:r>
      <w:r w:rsidRPr="009F39E8">
        <w:rPr>
          <w:spacing w:val="-9"/>
          <w:sz w:val="24"/>
          <w:szCs w:val="24"/>
        </w:rPr>
        <w:t xml:space="preserve"> </w:t>
      </w:r>
      <w:r w:rsidRPr="009F39E8">
        <w:rPr>
          <w:sz w:val="24"/>
          <w:szCs w:val="24"/>
        </w:rPr>
        <w:t>contribute</w:t>
      </w:r>
      <w:r w:rsidRPr="009F39E8">
        <w:rPr>
          <w:spacing w:val="-9"/>
          <w:sz w:val="24"/>
          <w:szCs w:val="24"/>
        </w:rPr>
        <w:t xml:space="preserve"> </w:t>
      </w:r>
      <w:r w:rsidRPr="009F39E8">
        <w:rPr>
          <w:sz w:val="24"/>
          <w:szCs w:val="24"/>
        </w:rPr>
        <w:t>to</w:t>
      </w:r>
      <w:r w:rsidRPr="009F39E8">
        <w:rPr>
          <w:spacing w:val="-9"/>
          <w:sz w:val="24"/>
          <w:szCs w:val="24"/>
        </w:rPr>
        <w:t xml:space="preserve"> </w:t>
      </w:r>
      <w:r w:rsidRPr="009F39E8">
        <w:rPr>
          <w:sz w:val="24"/>
          <w:szCs w:val="24"/>
        </w:rPr>
        <w:t>achieving</w:t>
      </w:r>
      <w:r w:rsidRPr="009F39E8">
        <w:rPr>
          <w:spacing w:val="-9"/>
          <w:sz w:val="24"/>
          <w:szCs w:val="24"/>
        </w:rPr>
        <w:t xml:space="preserve"> </w:t>
      </w:r>
      <w:r w:rsidRPr="009F39E8">
        <w:rPr>
          <w:sz w:val="24"/>
          <w:szCs w:val="24"/>
        </w:rPr>
        <w:t>the</w:t>
      </w:r>
      <w:r w:rsidRPr="009F39E8">
        <w:rPr>
          <w:spacing w:val="-9"/>
          <w:sz w:val="24"/>
          <w:szCs w:val="24"/>
        </w:rPr>
        <w:t xml:space="preserve"> </w:t>
      </w:r>
      <w:r w:rsidRPr="009F39E8">
        <w:rPr>
          <w:sz w:val="24"/>
          <w:szCs w:val="24"/>
        </w:rPr>
        <w:t>project's</w:t>
      </w:r>
      <w:r w:rsidRPr="009F39E8">
        <w:rPr>
          <w:spacing w:val="-10"/>
          <w:sz w:val="24"/>
          <w:szCs w:val="24"/>
        </w:rPr>
        <w:t xml:space="preserve"> </w:t>
      </w:r>
      <w:r w:rsidRPr="009F39E8">
        <w:rPr>
          <w:sz w:val="24"/>
          <w:szCs w:val="24"/>
        </w:rPr>
        <w:t>components</w:t>
      </w:r>
      <w:r w:rsidRPr="009F39E8">
        <w:rPr>
          <w:spacing w:val="-9"/>
          <w:sz w:val="24"/>
          <w:szCs w:val="24"/>
        </w:rPr>
        <w:t xml:space="preserve"> </w:t>
      </w:r>
      <w:r w:rsidRPr="009F39E8">
        <w:rPr>
          <w:sz w:val="24"/>
          <w:szCs w:val="24"/>
        </w:rPr>
        <w:t>efficiently</w:t>
      </w:r>
      <w:r w:rsidRPr="009F39E8">
        <w:rPr>
          <w:spacing w:val="-9"/>
          <w:sz w:val="24"/>
          <w:szCs w:val="24"/>
        </w:rPr>
        <w:t xml:space="preserve"> </w:t>
      </w:r>
      <w:r w:rsidRPr="009F39E8">
        <w:rPr>
          <w:sz w:val="24"/>
          <w:szCs w:val="24"/>
        </w:rPr>
        <w:t>and</w:t>
      </w:r>
      <w:r w:rsidRPr="009F39E8">
        <w:rPr>
          <w:spacing w:val="-9"/>
          <w:sz w:val="24"/>
          <w:szCs w:val="24"/>
        </w:rPr>
        <w:t xml:space="preserve"> </w:t>
      </w:r>
      <w:r w:rsidRPr="009F39E8">
        <w:rPr>
          <w:sz w:val="24"/>
          <w:szCs w:val="24"/>
        </w:rPr>
        <w:t>effectively.</w:t>
      </w:r>
      <w:r w:rsidRPr="009F39E8">
        <w:rPr>
          <w:spacing w:val="-9"/>
          <w:sz w:val="24"/>
          <w:szCs w:val="24"/>
        </w:rPr>
        <w:t xml:space="preserve"> </w:t>
      </w:r>
      <w:r w:rsidRPr="009F39E8">
        <w:rPr>
          <w:sz w:val="24"/>
          <w:szCs w:val="24"/>
        </w:rPr>
        <w:t>Prices are based on quotes, research, and POA experience to determine their fair market value. This ensures that resources are utilized responsibly, promoting transparency and accountability.</w:t>
      </w:r>
    </w:p>
    <w:p w14:paraId="0742CC1C" w14:textId="77777777" w:rsidR="009F39E8" w:rsidRPr="009F39E8" w:rsidRDefault="009F39E8" w:rsidP="009F39E8">
      <w:pPr>
        <w:rPr>
          <w:sz w:val="24"/>
          <w:szCs w:val="24"/>
        </w:rPr>
      </w:pPr>
    </w:p>
    <w:p w14:paraId="289D0DA3" w14:textId="77777777" w:rsidR="009F39E8" w:rsidRPr="009F39E8" w:rsidRDefault="009F39E8" w:rsidP="009F39E8">
      <w:pPr>
        <w:numPr>
          <w:ilvl w:val="1"/>
          <w:numId w:val="26"/>
        </w:numPr>
        <w:tabs>
          <w:tab w:val="left" w:pos="720"/>
        </w:tabs>
        <w:spacing w:line="275" w:lineRule="exact"/>
        <w:jc w:val="both"/>
        <w:rPr>
          <w:b/>
          <w:sz w:val="24"/>
        </w:rPr>
      </w:pPr>
      <w:r w:rsidRPr="009F39E8">
        <w:rPr>
          <w:b/>
          <w:color w:val="002D72"/>
          <w:spacing w:val="-2"/>
          <w:sz w:val="24"/>
        </w:rPr>
        <w:t>Administration</w:t>
      </w:r>
    </w:p>
    <w:p w14:paraId="2C20FA49" w14:textId="6169B188" w:rsidR="009F39E8" w:rsidRPr="009F39E8" w:rsidRDefault="009F39E8" w:rsidP="565A61D0">
      <w:pPr>
        <w:spacing w:line="275" w:lineRule="exact"/>
        <w:ind w:left="360"/>
        <w:rPr>
          <w:b/>
          <w:bCs/>
          <w:sz w:val="24"/>
          <w:szCs w:val="24"/>
        </w:rPr>
      </w:pPr>
      <w:r w:rsidRPr="565A61D0">
        <w:rPr>
          <w:b/>
          <w:bCs/>
          <w:color w:val="005440"/>
          <w:sz w:val="24"/>
          <w:szCs w:val="24"/>
        </w:rPr>
        <w:t>Administration</w:t>
      </w:r>
      <w:r w:rsidRPr="565A61D0">
        <w:rPr>
          <w:b/>
          <w:bCs/>
          <w:color w:val="005440"/>
          <w:spacing w:val="-1"/>
          <w:sz w:val="24"/>
          <w:szCs w:val="24"/>
        </w:rPr>
        <w:t xml:space="preserve"> </w:t>
      </w:r>
      <w:r w:rsidRPr="565A61D0">
        <w:rPr>
          <w:b/>
          <w:bCs/>
          <w:color w:val="005440"/>
          <w:sz w:val="24"/>
          <w:szCs w:val="24"/>
        </w:rPr>
        <w:t>Costs:</w:t>
      </w:r>
      <w:r w:rsidRPr="565A61D0">
        <w:rPr>
          <w:b/>
          <w:bCs/>
          <w:color w:val="005440"/>
          <w:spacing w:val="-1"/>
          <w:sz w:val="24"/>
          <w:szCs w:val="24"/>
        </w:rPr>
        <w:t xml:space="preserve"> </w:t>
      </w:r>
      <w:r w:rsidRPr="565A61D0">
        <w:rPr>
          <w:b/>
          <w:bCs/>
          <w:color w:val="005440"/>
          <w:sz w:val="24"/>
          <w:szCs w:val="24"/>
        </w:rPr>
        <w:t>$11,</w:t>
      </w:r>
      <w:r w:rsidR="009F483C" w:rsidRPr="565A61D0">
        <w:rPr>
          <w:b/>
          <w:bCs/>
          <w:color w:val="005440"/>
          <w:sz w:val="24"/>
          <w:szCs w:val="24"/>
        </w:rPr>
        <w:t>497</w:t>
      </w:r>
      <w:r w:rsidR="004E1D1F" w:rsidRPr="565A61D0">
        <w:rPr>
          <w:b/>
          <w:bCs/>
          <w:color w:val="005440"/>
          <w:sz w:val="24"/>
          <w:szCs w:val="24"/>
        </w:rPr>
        <w:t>,484.61</w:t>
      </w:r>
      <w:r w:rsidRPr="565A61D0">
        <w:rPr>
          <w:b/>
          <w:bCs/>
          <w:color w:val="005440"/>
          <w:sz w:val="24"/>
          <w:szCs w:val="24"/>
        </w:rPr>
        <w:t xml:space="preserve"> ($</w:t>
      </w:r>
      <w:r w:rsidR="004E1D1F" w:rsidRPr="565A61D0">
        <w:rPr>
          <w:b/>
          <w:bCs/>
          <w:color w:val="005440"/>
          <w:sz w:val="24"/>
          <w:szCs w:val="24"/>
        </w:rPr>
        <w:t>11,</w:t>
      </w:r>
      <w:r w:rsidR="00466A9A" w:rsidRPr="565A61D0">
        <w:rPr>
          <w:b/>
          <w:bCs/>
          <w:color w:val="005440"/>
          <w:sz w:val="24"/>
          <w:szCs w:val="24"/>
        </w:rPr>
        <w:t>497,</w:t>
      </w:r>
      <w:r w:rsidR="005D668B" w:rsidRPr="565A61D0">
        <w:rPr>
          <w:b/>
          <w:bCs/>
          <w:color w:val="005440"/>
          <w:sz w:val="24"/>
          <w:szCs w:val="24"/>
        </w:rPr>
        <w:t>484.61</w:t>
      </w:r>
      <w:r w:rsidRPr="565A61D0">
        <w:rPr>
          <w:b/>
          <w:bCs/>
          <w:color w:val="005440"/>
          <w:sz w:val="24"/>
          <w:szCs w:val="24"/>
        </w:rPr>
        <w:t xml:space="preserve"> in</w:t>
      </w:r>
      <w:r w:rsidRPr="565A61D0">
        <w:rPr>
          <w:b/>
          <w:bCs/>
          <w:color w:val="005440"/>
          <w:spacing w:val="-1"/>
          <w:sz w:val="24"/>
          <w:szCs w:val="24"/>
        </w:rPr>
        <w:t xml:space="preserve"> </w:t>
      </w:r>
      <w:r w:rsidRPr="565A61D0">
        <w:rPr>
          <w:b/>
          <w:bCs/>
          <w:color w:val="005440"/>
          <w:sz w:val="24"/>
          <w:szCs w:val="24"/>
        </w:rPr>
        <w:t>USDA/FAS</w:t>
      </w:r>
      <w:r w:rsidRPr="565A61D0">
        <w:rPr>
          <w:b/>
          <w:bCs/>
          <w:color w:val="005440"/>
          <w:spacing w:val="-2"/>
          <w:sz w:val="24"/>
          <w:szCs w:val="24"/>
        </w:rPr>
        <w:t xml:space="preserve"> </w:t>
      </w:r>
      <w:r w:rsidRPr="565A61D0">
        <w:rPr>
          <w:b/>
          <w:bCs/>
          <w:color w:val="005440"/>
          <w:sz w:val="24"/>
          <w:szCs w:val="24"/>
        </w:rPr>
        <w:t>funds,</w:t>
      </w:r>
      <w:r w:rsidRPr="565A61D0">
        <w:rPr>
          <w:b/>
          <w:bCs/>
          <w:color w:val="005440"/>
          <w:spacing w:val="-1"/>
          <w:sz w:val="24"/>
          <w:szCs w:val="24"/>
        </w:rPr>
        <w:t xml:space="preserve"> </w:t>
      </w:r>
      <w:r w:rsidRPr="565A61D0">
        <w:rPr>
          <w:b/>
          <w:bCs/>
          <w:color w:val="005440"/>
          <w:sz w:val="24"/>
          <w:szCs w:val="24"/>
        </w:rPr>
        <w:t>$0</w:t>
      </w:r>
      <w:r w:rsidRPr="565A61D0">
        <w:rPr>
          <w:b/>
          <w:bCs/>
          <w:color w:val="005440"/>
          <w:spacing w:val="-1"/>
          <w:sz w:val="24"/>
          <w:szCs w:val="24"/>
        </w:rPr>
        <w:t xml:space="preserve"> </w:t>
      </w:r>
      <w:r w:rsidRPr="565A61D0">
        <w:rPr>
          <w:b/>
          <w:bCs/>
          <w:color w:val="005440"/>
          <w:sz w:val="24"/>
          <w:szCs w:val="24"/>
        </w:rPr>
        <w:t>in</w:t>
      </w:r>
      <w:r w:rsidRPr="565A61D0">
        <w:rPr>
          <w:b/>
          <w:bCs/>
          <w:color w:val="005440"/>
          <w:spacing w:val="-1"/>
          <w:sz w:val="24"/>
          <w:szCs w:val="24"/>
        </w:rPr>
        <w:t xml:space="preserve"> </w:t>
      </w:r>
      <w:r w:rsidRPr="565A61D0">
        <w:rPr>
          <w:b/>
          <w:bCs/>
          <w:color w:val="005440"/>
          <w:sz w:val="24"/>
          <w:szCs w:val="24"/>
        </w:rPr>
        <w:t xml:space="preserve">cost </w:t>
      </w:r>
      <w:r w:rsidRPr="565A61D0">
        <w:rPr>
          <w:b/>
          <w:bCs/>
          <w:color w:val="005440"/>
          <w:spacing w:val="-2"/>
          <w:sz w:val="24"/>
          <w:szCs w:val="24"/>
        </w:rPr>
        <w:t>share)</w:t>
      </w:r>
    </w:p>
    <w:p w14:paraId="082E94B8" w14:textId="2B15EA7C" w:rsidR="009F39E8" w:rsidRPr="009F39E8" w:rsidRDefault="009F39E8" w:rsidP="565A61D0">
      <w:pPr>
        <w:numPr>
          <w:ilvl w:val="0"/>
          <w:numId w:val="25"/>
        </w:numPr>
        <w:tabs>
          <w:tab w:val="left" w:pos="719"/>
        </w:tabs>
        <w:spacing w:before="4" w:line="293" w:lineRule="exact"/>
        <w:ind w:left="719" w:hanging="359"/>
        <w:rPr>
          <w:rFonts w:ascii="Symbol" w:hAnsi="Symbol"/>
          <w:sz w:val="24"/>
          <w:szCs w:val="24"/>
        </w:rPr>
      </w:pPr>
      <w:r w:rsidRPr="565A61D0">
        <w:rPr>
          <w:b/>
          <w:bCs/>
          <w:sz w:val="24"/>
          <w:szCs w:val="24"/>
        </w:rPr>
        <w:t>Direct</w:t>
      </w:r>
      <w:r w:rsidRPr="565A61D0">
        <w:rPr>
          <w:b/>
          <w:bCs/>
          <w:spacing w:val="-7"/>
          <w:sz w:val="24"/>
          <w:szCs w:val="24"/>
        </w:rPr>
        <w:t xml:space="preserve"> </w:t>
      </w:r>
      <w:r w:rsidRPr="565A61D0">
        <w:rPr>
          <w:b/>
          <w:bCs/>
          <w:sz w:val="24"/>
          <w:szCs w:val="24"/>
        </w:rPr>
        <w:t>Costs:</w:t>
      </w:r>
      <w:r w:rsidRPr="565A61D0">
        <w:rPr>
          <w:b/>
          <w:bCs/>
          <w:spacing w:val="-6"/>
          <w:sz w:val="24"/>
          <w:szCs w:val="24"/>
        </w:rPr>
        <w:t xml:space="preserve"> </w:t>
      </w:r>
      <w:r w:rsidRPr="565A61D0">
        <w:rPr>
          <w:b/>
          <w:bCs/>
          <w:sz w:val="24"/>
          <w:szCs w:val="24"/>
        </w:rPr>
        <w:t>$9,</w:t>
      </w:r>
      <w:r w:rsidR="00910C5B" w:rsidRPr="565A61D0">
        <w:rPr>
          <w:b/>
          <w:bCs/>
          <w:sz w:val="24"/>
          <w:szCs w:val="24"/>
        </w:rPr>
        <w:t>581,</w:t>
      </w:r>
      <w:r w:rsidR="002F74E0" w:rsidRPr="565A61D0">
        <w:rPr>
          <w:b/>
          <w:bCs/>
          <w:sz w:val="24"/>
          <w:szCs w:val="24"/>
        </w:rPr>
        <w:t>237.17</w:t>
      </w:r>
      <w:r w:rsidRPr="565A61D0">
        <w:rPr>
          <w:b/>
          <w:bCs/>
          <w:spacing w:val="-1"/>
          <w:sz w:val="24"/>
          <w:szCs w:val="24"/>
        </w:rPr>
        <w:t xml:space="preserve"> </w:t>
      </w:r>
      <w:r w:rsidRPr="565A61D0">
        <w:rPr>
          <w:sz w:val="24"/>
          <w:szCs w:val="24"/>
        </w:rPr>
        <w:t>($9,</w:t>
      </w:r>
      <w:r w:rsidR="002F74E0" w:rsidRPr="565A61D0">
        <w:rPr>
          <w:sz w:val="24"/>
          <w:szCs w:val="24"/>
        </w:rPr>
        <w:t>581,</w:t>
      </w:r>
      <w:r w:rsidR="0082371E" w:rsidRPr="565A61D0">
        <w:rPr>
          <w:sz w:val="24"/>
          <w:szCs w:val="24"/>
        </w:rPr>
        <w:t>237.17</w:t>
      </w:r>
      <w:r w:rsidRPr="565A61D0">
        <w:rPr>
          <w:b/>
          <w:bCs/>
          <w:sz w:val="24"/>
          <w:szCs w:val="24"/>
        </w:rPr>
        <w:t xml:space="preserve"> </w:t>
      </w:r>
      <w:r w:rsidRPr="565A61D0">
        <w:rPr>
          <w:sz w:val="24"/>
          <w:szCs w:val="24"/>
        </w:rPr>
        <w:t>in</w:t>
      </w:r>
      <w:r w:rsidRPr="565A61D0">
        <w:rPr>
          <w:spacing w:val="-7"/>
          <w:sz w:val="24"/>
          <w:szCs w:val="24"/>
        </w:rPr>
        <w:t xml:space="preserve"> </w:t>
      </w:r>
      <w:r w:rsidRPr="565A61D0">
        <w:rPr>
          <w:sz w:val="24"/>
          <w:szCs w:val="24"/>
        </w:rPr>
        <w:t>USDA/FAS</w:t>
      </w:r>
      <w:r w:rsidRPr="565A61D0">
        <w:rPr>
          <w:spacing w:val="-1"/>
          <w:sz w:val="24"/>
          <w:szCs w:val="24"/>
        </w:rPr>
        <w:t xml:space="preserve"> </w:t>
      </w:r>
      <w:r w:rsidRPr="565A61D0">
        <w:rPr>
          <w:sz w:val="24"/>
          <w:szCs w:val="24"/>
        </w:rPr>
        <w:t>funds,</w:t>
      </w:r>
      <w:r w:rsidRPr="565A61D0">
        <w:rPr>
          <w:spacing w:val="-5"/>
          <w:sz w:val="24"/>
          <w:szCs w:val="24"/>
        </w:rPr>
        <w:t xml:space="preserve"> </w:t>
      </w:r>
      <w:r w:rsidRPr="565A61D0">
        <w:rPr>
          <w:sz w:val="24"/>
          <w:szCs w:val="24"/>
        </w:rPr>
        <w:t>$0</w:t>
      </w:r>
      <w:r w:rsidRPr="565A61D0">
        <w:rPr>
          <w:spacing w:val="-2"/>
          <w:sz w:val="24"/>
          <w:szCs w:val="24"/>
        </w:rPr>
        <w:t xml:space="preserve"> </w:t>
      </w:r>
      <w:r w:rsidRPr="565A61D0">
        <w:rPr>
          <w:sz w:val="24"/>
          <w:szCs w:val="24"/>
        </w:rPr>
        <w:t>in</w:t>
      </w:r>
      <w:r w:rsidRPr="565A61D0">
        <w:rPr>
          <w:spacing w:val="-6"/>
          <w:sz w:val="24"/>
          <w:szCs w:val="24"/>
        </w:rPr>
        <w:t xml:space="preserve"> </w:t>
      </w:r>
      <w:r w:rsidRPr="565A61D0">
        <w:rPr>
          <w:sz w:val="24"/>
          <w:szCs w:val="24"/>
        </w:rPr>
        <w:t>cost</w:t>
      </w:r>
      <w:r w:rsidRPr="565A61D0">
        <w:rPr>
          <w:spacing w:val="-1"/>
          <w:sz w:val="24"/>
          <w:szCs w:val="24"/>
        </w:rPr>
        <w:t xml:space="preserve"> </w:t>
      </w:r>
      <w:r w:rsidRPr="565A61D0">
        <w:rPr>
          <w:spacing w:val="-2"/>
          <w:sz w:val="24"/>
          <w:szCs w:val="24"/>
        </w:rPr>
        <w:t>share)</w:t>
      </w:r>
    </w:p>
    <w:p w14:paraId="7E0C1448" w14:textId="05EB61C3" w:rsidR="009F39E8" w:rsidRPr="009F39E8" w:rsidRDefault="009F39E8" w:rsidP="565A61D0">
      <w:pPr>
        <w:numPr>
          <w:ilvl w:val="0"/>
          <w:numId w:val="25"/>
        </w:numPr>
        <w:tabs>
          <w:tab w:val="left" w:pos="719"/>
        </w:tabs>
        <w:spacing w:line="293" w:lineRule="exact"/>
        <w:ind w:left="719" w:hanging="359"/>
        <w:rPr>
          <w:rFonts w:ascii="Symbol" w:hAnsi="Symbol"/>
          <w:sz w:val="24"/>
          <w:szCs w:val="24"/>
        </w:rPr>
      </w:pPr>
      <w:r w:rsidRPr="565A61D0">
        <w:rPr>
          <w:b/>
          <w:bCs/>
          <w:sz w:val="24"/>
          <w:szCs w:val="24"/>
        </w:rPr>
        <w:t>Indirect</w:t>
      </w:r>
      <w:r w:rsidRPr="565A61D0">
        <w:rPr>
          <w:b/>
          <w:bCs/>
          <w:spacing w:val="-4"/>
          <w:sz w:val="24"/>
          <w:szCs w:val="24"/>
        </w:rPr>
        <w:t xml:space="preserve"> </w:t>
      </w:r>
      <w:r w:rsidRPr="565A61D0">
        <w:rPr>
          <w:b/>
          <w:bCs/>
          <w:sz w:val="24"/>
          <w:szCs w:val="24"/>
        </w:rPr>
        <w:t>Costs:</w:t>
      </w:r>
      <w:r w:rsidRPr="565A61D0">
        <w:rPr>
          <w:b/>
          <w:bCs/>
          <w:spacing w:val="-1"/>
          <w:sz w:val="24"/>
          <w:szCs w:val="24"/>
        </w:rPr>
        <w:t xml:space="preserve"> </w:t>
      </w:r>
      <w:r w:rsidRPr="565A61D0">
        <w:rPr>
          <w:b/>
          <w:bCs/>
          <w:spacing w:val="-2"/>
          <w:sz w:val="24"/>
          <w:szCs w:val="24"/>
        </w:rPr>
        <w:t>$1,9</w:t>
      </w:r>
      <w:r w:rsidR="00D91840" w:rsidRPr="565A61D0">
        <w:rPr>
          <w:b/>
          <w:bCs/>
          <w:spacing w:val="-2"/>
          <w:sz w:val="24"/>
          <w:szCs w:val="24"/>
        </w:rPr>
        <w:t>16,247.43</w:t>
      </w:r>
    </w:p>
    <w:p w14:paraId="30730C43" w14:textId="77777777" w:rsidR="009F39E8" w:rsidRPr="009F39E8" w:rsidRDefault="009F39E8" w:rsidP="009F39E8">
      <w:pPr>
        <w:numPr>
          <w:ilvl w:val="2"/>
          <w:numId w:val="26"/>
        </w:numPr>
        <w:tabs>
          <w:tab w:val="left" w:pos="720"/>
        </w:tabs>
        <w:spacing w:before="271" w:after="6"/>
        <w:jc w:val="both"/>
        <w:rPr>
          <w:b/>
          <w:color w:val="005440"/>
          <w:sz w:val="24"/>
          <w:szCs w:val="24"/>
        </w:rPr>
      </w:pPr>
      <w:r w:rsidRPr="009F39E8">
        <w:rPr>
          <w:b/>
          <w:color w:val="005440"/>
          <w:sz w:val="24"/>
          <w:szCs w:val="24"/>
        </w:rPr>
        <w:t>Salaries/Personnel</w:t>
      </w:r>
      <w:r w:rsidRPr="009F39E8">
        <w:rPr>
          <w:b/>
          <w:color w:val="005440"/>
          <w:spacing w:val="-3"/>
          <w:sz w:val="24"/>
          <w:szCs w:val="24"/>
        </w:rPr>
        <w:t xml:space="preserve"> </w:t>
      </w:r>
      <w:r w:rsidRPr="009F39E8">
        <w:rPr>
          <w:b/>
          <w:color w:val="005440"/>
          <w:sz w:val="24"/>
          <w:szCs w:val="24"/>
        </w:rPr>
        <w:t>-</w:t>
      </w:r>
      <w:r w:rsidRPr="009F39E8">
        <w:rPr>
          <w:b/>
          <w:color w:val="005440"/>
          <w:spacing w:val="-2"/>
          <w:sz w:val="24"/>
          <w:szCs w:val="24"/>
        </w:rPr>
        <w:t xml:space="preserve"> </w:t>
      </w:r>
      <w:r w:rsidRPr="009F39E8">
        <w:rPr>
          <w:b/>
          <w:color w:val="005440"/>
          <w:sz w:val="24"/>
          <w:szCs w:val="24"/>
        </w:rPr>
        <w:t>Subtotal</w:t>
      </w:r>
      <w:r w:rsidRPr="009F39E8">
        <w:rPr>
          <w:b/>
          <w:color w:val="005440"/>
          <w:spacing w:val="-2"/>
          <w:sz w:val="24"/>
          <w:szCs w:val="24"/>
        </w:rPr>
        <w:t xml:space="preserve"> $5,286,497.76</w:t>
      </w:r>
      <w:r w:rsidRPr="009F39E8">
        <w:rPr>
          <w:b/>
          <w:bCs/>
          <w:color w:val="005440"/>
          <w:sz w:val="24"/>
          <w:szCs w:val="24"/>
        </w:rPr>
        <w:t xml:space="preserve"> </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9"/>
        <w:gridCol w:w="1003"/>
        <w:gridCol w:w="811"/>
        <w:gridCol w:w="1166"/>
        <w:gridCol w:w="1166"/>
        <w:gridCol w:w="1344"/>
      </w:tblGrid>
      <w:tr w:rsidR="009F39E8" w:rsidRPr="009F39E8" w14:paraId="0C329D2D" w14:textId="77777777" w:rsidTr="0075611A">
        <w:trPr>
          <w:cantSplit/>
          <w:trHeight w:val="690"/>
        </w:trPr>
        <w:tc>
          <w:tcPr>
            <w:tcW w:w="3859" w:type="dxa"/>
          </w:tcPr>
          <w:p w14:paraId="48AA34CA" w14:textId="77777777" w:rsidR="009F39E8" w:rsidRPr="009F39E8" w:rsidRDefault="009F39E8" w:rsidP="009F39E8">
            <w:pPr>
              <w:spacing w:before="125"/>
              <w:ind w:left="16"/>
              <w:jc w:val="center"/>
              <w:rPr>
                <w:b/>
                <w:sz w:val="20"/>
              </w:rPr>
            </w:pPr>
            <w:r w:rsidRPr="009F39E8">
              <w:rPr>
                <w:b/>
                <w:spacing w:val="-2"/>
                <w:sz w:val="20"/>
              </w:rPr>
              <w:t>Position</w:t>
            </w:r>
          </w:p>
          <w:p w14:paraId="44B80A0A" w14:textId="77777777" w:rsidR="009F39E8" w:rsidRPr="009F39E8" w:rsidRDefault="009F39E8" w:rsidP="009F39E8">
            <w:pPr>
              <w:ind w:left="16" w:right="2516"/>
              <w:jc w:val="center"/>
              <w:rPr>
                <w:i/>
                <w:sz w:val="18"/>
              </w:rPr>
            </w:pPr>
            <w:r w:rsidRPr="009F39E8">
              <w:rPr>
                <w:i/>
                <w:sz w:val="18"/>
              </w:rPr>
              <w:t>*Key</w:t>
            </w:r>
            <w:r w:rsidRPr="009F39E8">
              <w:rPr>
                <w:i/>
                <w:spacing w:val="-4"/>
                <w:sz w:val="18"/>
              </w:rPr>
              <w:t xml:space="preserve"> </w:t>
            </w:r>
            <w:r w:rsidRPr="009F39E8">
              <w:rPr>
                <w:i/>
                <w:spacing w:val="-2"/>
                <w:sz w:val="18"/>
              </w:rPr>
              <w:t>personnel</w:t>
            </w:r>
          </w:p>
        </w:tc>
        <w:tc>
          <w:tcPr>
            <w:tcW w:w="1003" w:type="dxa"/>
            <w:shd w:val="clear" w:color="auto" w:fill="F2F2F2"/>
          </w:tcPr>
          <w:p w14:paraId="6366079C" w14:textId="77777777" w:rsidR="009F39E8" w:rsidRPr="009F39E8" w:rsidRDefault="009F39E8" w:rsidP="009F39E8">
            <w:pPr>
              <w:rPr>
                <w:b/>
                <w:sz w:val="20"/>
              </w:rPr>
            </w:pPr>
          </w:p>
          <w:p w14:paraId="5C3ECDAD" w14:textId="77777777" w:rsidR="009F39E8" w:rsidRPr="009F39E8" w:rsidRDefault="009F39E8" w:rsidP="009F39E8">
            <w:pPr>
              <w:ind w:left="15"/>
              <w:jc w:val="center"/>
              <w:rPr>
                <w:b/>
                <w:sz w:val="20"/>
              </w:rPr>
            </w:pPr>
            <w:r w:rsidRPr="009F39E8">
              <w:rPr>
                <w:b/>
                <w:spacing w:val="-2"/>
                <w:sz w:val="20"/>
              </w:rPr>
              <w:t>Months</w:t>
            </w:r>
          </w:p>
        </w:tc>
        <w:tc>
          <w:tcPr>
            <w:tcW w:w="811" w:type="dxa"/>
          </w:tcPr>
          <w:p w14:paraId="7065562A" w14:textId="77777777" w:rsidR="009F39E8" w:rsidRPr="009F39E8" w:rsidRDefault="009F39E8" w:rsidP="009F39E8">
            <w:pPr>
              <w:rPr>
                <w:b/>
                <w:sz w:val="20"/>
              </w:rPr>
            </w:pPr>
          </w:p>
          <w:p w14:paraId="7AA76DCF" w14:textId="77777777" w:rsidR="009F39E8" w:rsidRPr="009F39E8" w:rsidRDefault="009F39E8" w:rsidP="009F39E8">
            <w:pPr>
              <w:ind w:left="14"/>
              <w:jc w:val="center"/>
              <w:rPr>
                <w:b/>
                <w:sz w:val="20"/>
              </w:rPr>
            </w:pPr>
            <w:r w:rsidRPr="009F39E8">
              <w:rPr>
                <w:b/>
                <w:spacing w:val="-5"/>
                <w:sz w:val="20"/>
              </w:rPr>
              <w:t>LOE</w:t>
            </w:r>
          </w:p>
        </w:tc>
        <w:tc>
          <w:tcPr>
            <w:tcW w:w="1166" w:type="dxa"/>
            <w:shd w:val="clear" w:color="auto" w:fill="F2F2F2"/>
          </w:tcPr>
          <w:p w14:paraId="042C956A" w14:textId="77777777" w:rsidR="009F39E8" w:rsidRPr="009F39E8" w:rsidRDefault="009F39E8" w:rsidP="009F39E8">
            <w:pPr>
              <w:spacing w:line="230" w:lineRule="atLeast"/>
              <w:ind w:left="214" w:right="205" w:hanging="1"/>
              <w:jc w:val="center"/>
              <w:rPr>
                <w:b/>
                <w:sz w:val="20"/>
              </w:rPr>
            </w:pPr>
            <w:r w:rsidRPr="009F39E8">
              <w:rPr>
                <w:b/>
                <w:spacing w:val="-4"/>
                <w:sz w:val="20"/>
              </w:rPr>
              <w:t xml:space="preserve">Base </w:t>
            </w:r>
            <w:r w:rsidRPr="009F39E8">
              <w:rPr>
                <w:b/>
                <w:spacing w:val="-2"/>
                <w:sz w:val="20"/>
              </w:rPr>
              <w:t>Monthly Salary</w:t>
            </w:r>
          </w:p>
        </w:tc>
        <w:tc>
          <w:tcPr>
            <w:tcW w:w="1166" w:type="dxa"/>
          </w:tcPr>
          <w:p w14:paraId="3D6CB6AF" w14:textId="77777777" w:rsidR="009F39E8" w:rsidRPr="009F39E8" w:rsidRDefault="009F39E8" w:rsidP="009F39E8">
            <w:pPr>
              <w:spacing w:line="230" w:lineRule="atLeast"/>
              <w:ind w:left="204" w:right="193" w:firstLine="22"/>
              <w:jc w:val="center"/>
              <w:rPr>
                <w:b/>
                <w:sz w:val="20"/>
              </w:rPr>
            </w:pPr>
            <w:r w:rsidRPr="009F39E8">
              <w:rPr>
                <w:b/>
                <w:spacing w:val="-2"/>
                <w:sz w:val="20"/>
              </w:rPr>
              <w:t>Average Monthly Salary</w:t>
            </w:r>
          </w:p>
        </w:tc>
        <w:tc>
          <w:tcPr>
            <w:tcW w:w="1344" w:type="dxa"/>
          </w:tcPr>
          <w:p w14:paraId="0EA933BD" w14:textId="77777777" w:rsidR="009F39E8" w:rsidRPr="009F39E8" w:rsidRDefault="009F39E8" w:rsidP="009F39E8">
            <w:pPr>
              <w:spacing w:before="115"/>
              <w:ind w:left="313" w:right="294" w:firstLine="83"/>
              <w:rPr>
                <w:b/>
                <w:sz w:val="20"/>
              </w:rPr>
            </w:pPr>
            <w:r w:rsidRPr="009F39E8">
              <w:rPr>
                <w:b/>
                <w:spacing w:val="-2"/>
                <w:sz w:val="20"/>
              </w:rPr>
              <w:t>Salary Subtotal</w:t>
            </w:r>
          </w:p>
        </w:tc>
      </w:tr>
      <w:tr w:rsidR="009F39E8" w:rsidRPr="009F39E8" w14:paraId="5F3E1BD2" w14:textId="77777777" w:rsidTr="0075611A">
        <w:trPr>
          <w:cantSplit/>
          <w:trHeight w:val="230"/>
        </w:trPr>
        <w:tc>
          <w:tcPr>
            <w:tcW w:w="3859" w:type="dxa"/>
          </w:tcPr>
          <w:p w14:paraId="0CC46DB7" w14:textId="77777777" w:rsidR="009F39E8" w:rsidRPr="009F39E8" w:rsidRDefault="009F39E8" w:rsidP="009F39E8">
            <w:pPr>
              <w:spacing w:line="210" w:lineRule="exact"/>
              <w:ind w:left="110"/>
              <w:rPr>
                <w:sz w:val="20"/>
              </w:rPr>
            </w:pPr>
            <w:r w:rsidRPr="009F39E8">
              <w:rPr>
                <w:sz w:val="20"/>
              </w:rPr>
              <w:t>Chief</w:t>
            </w:r>
            <w:r w:rsidRPr="009F39E8">
              <w:rPr>
                <w:spacing w:val="-5"/>
                <w:sz w:val="20"/>
              </w:rPr>
              <w:t xml:space="preserve"> </w:t>
            </w:r>
            <w:r w:rsidRPr="009F39E8">
              <w:rPr>
                <w:sz w:val="20"/>
              </w:rPr>
              <w:t>of</w:t>
            </w:r>
            <w:r w:rsidRPr="009F39E8">
              <w:rPr>
                <w:spacing w:val="-5"/>
                <w:sz w:val="20"/>
              </w:rPr>
              <w:t xml:space="preserve"> </w:t>
            </w:r>
            <w:r w:rsidRPr="009F39E8">
              <w:rPr>
                <w:sz w:val="20"/>
              </w:rPr>
              <w:t>Party*</w:t>
            </w:r>
            <w:r w:rsidRPr="009F39E8">
              <w:rPr>
                <w:spacing w:val="-4"/>
                <w:sz w:val="20"/>
              </w:rPr>
              <w:t xml:space="preserve"> </w:t>
            </w:r>
            <w:r w:rsidRPr="009F39E8">
              <w:rPr>
                <w:spacing w:val="-2"/>
                <w:sz w:val="20"/>
              </w:rPr>
              <w:t>(CCN)</w:t>
            </w:r>
          </w:p>
        </w:tc>
        <w:tc>
          <w:tcPr>
            <w:tcW w:w="1003" w:type="dxa"/>
          </w:tcPr>
          <w:p w14:paraId="66B1B8F4" w14:textId="77777777" w:rsidR="009F39E8" w:rsidRPr="009F39E8" w:rsidRDefault="009F39E8" w:rsidP="009F39E8">
            <w:pPr>
              <w:spacing w:line="210" w:lineRule="exact"/>
              <w:ind w:left="15" w:right="1"/>
              <w:jc w:val="center"/>
              <w:rPr>
                <w:sz w:val="20"/>
              </w:rPr>
            </w:pPr>
            <w:r w:rsidRPr="009F39E8">
              <w:rPr>
                <w:spacing w:val="-5"/>
                <w:sz w:val="20"/>
              </w:rPr>
              <w:t>71</w:t>
            </w:r>
          </w:p>
        </w:tc>
        <w:tc>
          <w:tcPr>
            <w:tcW w:w="811" w:type="dxa"/>
          </w:tcPr>
          <w:p w14:paraId="4B1160AD" w14:textId="77777777" w:rsidR="009F39E8" w:rsidRPr="009F39E8" w:rsidRDefault="009F39E8" w:rsidP="009F39E8">
            <w:pPr>
              <w:spacing w:line="210" w:lineRule="exact"/>
              <w:ind w:left="14"/>
              <w:jc w:val="center"/>
              <w:rPr>
                <w:sz w:val="20"/>
              </w:rPr>
            </w:pPr>
            <w:r w:rsidRPr="009F39E8">
              <w:rPr>
                <w:spacing w:val="-5"/>
                <w:sz w:val="20"/>
              </w:rPr>
              <w:t>100%</w:t>
            </w:r>
          </w:p>
        </w:tc>
        <w:tc>
          <w:tcPr>
            <w:tcW w:w="1166" w:type="dxa"/>
          </w:tcPr>
          <w:p w14:paraId="74B6A63C" w14:textId="77777777" w:rsidR="009F39E8" w:rsidRPr="009F39E8" w:rsidRDefault="009F39E8" w:rsidP="009F39E8">
            <w:pPr>
              <w:spacing w:line="210" w:lineRule="exact"/>
              <w:ind w:left="63" w:right="57"/>
              <w:jc w:val="center"/>
              <w:rPr>
                <w:sz w:val="20"/>
              </w:rPr>
            </w:pPr>
            <w:r w:rsidRPr="009F39E8">
              <w:rPr>
                <w:spacing w:val="-2"/>
                <w:sz w:val="20"/>
              </w:rPr>
              <w:t>$9,583</w:t>
            </w:r>
          </w:p>
        </w:tc>
        <w:tc>
          <w:tcPr>
            <w:tcW w:w="1166" w:type="dxa"/>
          </w:tcPr>
          <w:p w14:paraId="1E144063" w14:textId="77777777" w:rsidR="009F39E8" w:rsidRPr="009F39E8" w:rsidRDefault="009F39E8" w:rsidP="009F39E8">
            <w:pPr>
              <w:spacing w:line="210" w:lineRule="exact"/>
              <w:ind w:left="63" w:right="54"/>
              <w:jc w:val="center"/>
              <w:rPr>
                <w:sz w:val="20"/>
              </w:rPr>
            </w:pPr>
            <w:r w:rsidRPr="009F39E8">
              <w:rPr>
                <w:spacing w:val="-2"/>
                <w:sz w:val="20"/>
              </w:rPr>
              <w:t>$10,882</w:t>
            </w:r>
          </w:p>
        </w:tc>
        <w:tc>
          <w:tcPr>
            <w:tcW w:w="1344" w:type="dxa"/>
          </w:tcPr>
          <w:p w14:paraId="09F6E1B9" w14:textId="77777777" w:rsidR="009F39E8" w:rsidRPr="009F39E8" w:rsidRDefault="009F39E8" w:rsidP="009F39E8">
            <w:pPr>
              <w:spacing w:line="210" w:lineRule="exact"/>
              <w:ind w:left="16"/>
              <w:jc w:val="center"/>
              <w:rPr>
                <w:sz w:val="20"/>
                <w:highlight w:val="yellow"/>
              </w:rPr>
            </w:pPr>
            <w:r w:rsidRPr="009F39E8">
              <w:rPr>
                <w:spacing w:val="-2"/>
                <w:sz w:val="20"/>
              </w:rPr>
              <w:t>$772,637.64</w:t>
            </w:r>
          </w:p>
        </w:tc>
      </w:tr>
      <w:tr w:rsidR="009F39E8" w:rsidRPr="009F39E8" w14:paraId="559F76C4" w14:textId="77777777" w:rsidTr="0075611A">
        <w:trPr>
          <w:cantSplit/>
          <w:trHeight w:val="230"/>
        </w:trPr>
        <w:tc>
          <w:tcPr>
            <w:tcW w:w="3859" w:type="dxa"/>
          </w:tcPr>
          <w:p w14:paraId="6CBE282B" w14:textId="77777777" w:rsidR="009F39E8" w:rsidRPr="009F39E8" w:rsidRDefault="009F39E8" w:rsidP="009F39E8">
            <w:pPr>
              <w:spacing w:line="210" w:lineRule="exact"/>
              <w:ind w:left="110"/>
              <w:rPr>
                <w:sz w:val="20"/>
                <w:highlight w:val="yellow"/>
              </w:rPr>
            </w:pPr>
            <w:r w:rsidRPr="009F39E8">
              <w:rPr>
                <w:sz w:val="20"/>
              </w:rPr>
              <w:t>Deputy</w:t>
            </w:r>
            <w:r w:rsidRPr="009F39E8">
              <w:rPr>
                <w:spacing w:val="-6"/>
                <w:sz w:val="20"/>
              </w:rPr>
              <w:t xml:space="preserve"> </w:t>
            </w:r>
            <w:r w:rsidRPr="009F39E8">
              <w:rPr>
                <w:sz w:val="20"/>
              </w:rPr>
              <w:t>Chief</w:t>
            </w:r>
            <w:r w:rsidRPr="009F39E8">
              <w:rPr>
                <w:spacing w:val="-5"/>
                <w:sz w:val="20"/>
              </w:rPr>
              <w:t xml:space="preserve"> </w:t>
            </w:r>
            <w:r w:rsidRPr="009F39E8">
              <w:rPr>
                <w:sz w:val="20"/>
              </w:rPr>
              <w:t>of</w:t>
            </w:r>
            <w:r w:rsidRPr="009F39E8">
              <w:rPr>
                <w:spacing w:val="-5"/>
                <w:sz w:val="20"/>
              </w:rPr>
              <w:t xml:space="preserve"> </w:t>
            </w:r>
            <w:r w:rsidRPr="009F39E8">
              <w:rPr>
                <w:sz w:val="20"/>
              </w:rPr>
              <w:t>Party*</w:t>
            </w:r>
            <w:r w:rsidRPr="009F39E8">
              <w:rPr>
                <w:spacing w:val="-6"/>
                <w:sz w:val="20"/>
              </w:rPr>
              <w:t xml:space="preserve"> </w:t>
            </w:r>
            <w:r w:rsidRPr="009F39E8">
              <w:rPr>
                <w:spacing w:val="-4"/>
                <w:sz w:val="20"/>
              </w:rPr>
              <w:t>(CCN)</w:t>
            </w:r>
          </w:p>
        </w:tc>
        <w:tc>
          <w:tcPr>
            <w:tcW w:w="1003" w:type="dxa"/>
            <w:shd w:val="clear" w:color="auto" w:fill="F2F2F2"/>
          </w:tcPr>
          <w:p w14:paraId="5617F481" w14:textId="77777777" w:rsidR="009F39E8" w:rsidRPr="009F39E8" w:rsidRDefault="009F39E8" w:rsidP="009F39E8">
            <w:pPr>
              <w:spacing w:line="210" w:lineRule="exact"/>
              <w:ind w:left="15" w:right="1"/>
              <w:jc w:val="center"/>
              <w:rPr>
                <w:sz w:val="20"/>
              </w:rPr>
            </w:pPr>
            <w:r w:rsidRPr="009F39E8">
              <w:rPr>
                <w:spacing w:val="-5"/>
                <w:sz w:val="20"/>
              </w:rPr>
              <w:t>71</w:t>
            </w:r>
          </w:p>
        </w:tc>
        <w:tc>
          <w:tcPr>
            <w:tcW w:w="811" w:type="dxa"/>
          </w:tcPr>
          <w:p w14:paraId="700BCE81"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shd w:val="clear" w:color="auto" w:fill="F2F2F2"/>
          </w:tcPr>
          <w:p w14:paraId="0FFE1C4F" w14:textId="77777777" w:rsidR="009F39E8" w:rsidRPr="009F39E8" w:rsidRDefault="009F39E8" w:rsidP="009F39E8">
            <w:pPr>
              <w:spacing w:line="210" w:lineRule="exact"/>
              <w:ind w:left="63" w:right="57"/>
              <w:jc w:val="center"/>
              <w:rPr>
                <w:sz w:val="20"/>
              </w:rPr>
            </w:pPr>
            <w:r w:rsidRPr="009F39E8">
              <w:rPr>
                <w:spacing w:val="-2"/>
                <w:sz w:val="20"/>
              </w:rPr>
              <w:t>$6,500</w:t>
            </w:r>
          </w:p>
        </w:tc>
        <w:tc>
          <w:tcPr>
            <w:tcW w:w="1166" w:type="dxa"/>
          </w:tcPr>
          <w:p w14:paraId="2290B67A" w14:textId="77777777" w:rsidR="009F39E8" w:rsidRPr="009F39E8" w:rsidRDefault="009F39E8" w:rsidP="009F39E8">
            <w:pPr>
              <w:spacing w:line="210" w:lineRule="exact"/>
              <w:ind w:left="63" w:right="55"/>
              <w:jc w:val="center"/>
              <w:rPr>
                <w:sz w:val="20"/>
              </w:rPr>
            </w:pPr>
            <w:r w:rsidRPr="009F39E8">
              <w:rPr>
                <w:spacing w:val="-2"/>
                <w:sz w:val="20"/>
              </w:rPr>
              <w:t>$7,381</w:t>
            </w:r>
          </w:p>
        </w:tc>
        <w:tc>
          <w:tcPr>
            <w:tcW w:w="1344" w:type="dxa"/>
          </w:tcPr>
          <w:p w14:paraId="24B52D81" w14:textId="77777777" w:rsidR="009F39E8" w:rsidRPr="009F39E8" w:rsidRDefault="009F39E8" w:rsidP="009F39E8">
            <w:pPr>
              <w:spacing w:line="210" w:lineRule="exact"/>
              <w:ind w:left="16"/>
              <w:jc w:val="center"/>
              <w:rPr>
                <w:sz w:val="20"/>
                <w:highlight w:val="yellow"/>
              </w:rPr>
            </w:pPr>
            <w:r w:rsidRPr="009F39E8">
              <w:rPr>
                <w:spacing w:val="-2"/>
                <w:sz w:val="20"/>
              </w:rPr>
              <w:t xml:space="preserve">$524,049.20 </w:t>
            </w:r>
          </w:p>
        </w:tc>
      </w:tr>
      <w:tr w:rsidR="009F39E8" w:rsidRPr="009F39E8" w14:paraId="0510328E" w14:textId="77777777" w:rsidTr="0075611A">
        <w:trPr>
          <w:cantSplit/>
          <w:trHeight w:val="230"/>
        </w:trPr>
        <w:tc>
          <w:tcPr>
            <w:tcW w:w="3859" w:type="dxa"/>
          </w:tcPr>
          <w:p w14:paraId="619C334A" w14:textId="77777777" w:rsidR="009F39E8" w:rsidRPr="009F39E8" w:rsidRDefault="009F39E8" w:rsidP="009F39E8">
            <w:pPr>
              <w:tabs>
                <w:tab w:val="right" w:pos="3849"/>
              </w:tabs>
              <w:spacing w:line="210" w:lineRule="exact"/>
              <w:ind w:left="110"/>
              <w:rPr>
                <w:sz w:val="20"/>
              </w:rPr>
            </w:pPr>
            <w:r w:rsidRPr="009F39E8">
              <w:rPr>
                <w:sz w:val="20"/>
              </w:rPr>
              <w:t>Communications Specialist (CCN)</w:t>
            </w:r>
            <w:r w:rsidRPr="009F39E8">
              <w:rPr>
                <w:sz w:val="20"/>
              </w:rPr>
              <w:tab/>
            </w:r>
          </w:p>
        </w:tc>
        <w:tc>
          <w:tcPr>
            <w:tcW w:w="1003" w:type="dxa"/>
          </w:tcPr>
          <w:p w14:paraId="406881EA" w14:textId="77777777" w:rsidR="009F39E8" w:rsidRPr="009F39E8" w:rsidRDefault="009F39E8" w:rsidP="009F39E8">
            <w:pPr>
              <w:spacing w:line="210" w:lineRule="exact"/>
              <w:ind w:left="15" w:right="1"/>
              <w:jc w:val="center"/>
              <w:rPr>
                <w:spacing w:val="-5"/>
                <w:sz w:val="20"/>
              </w:rPr>
            </w:pPr>
            <w:r w:rsidRPr="009F39E8">
              <w:rPr>
                <w:spacing w:val="-5"/>
                <w:sz w:val="20"/>
              </w:rPr>
              <w:t xml:space="preserve">64 </w:t>
            </w:r>
          </w:p>
        </w:tc>
        <w:tc>
          <w:tcPr>
            <w:tcW w:w="811" w:type="dxa"/>
          </w:tcPr>
          <w:p w14:paraId="044CB44B" w14:textId="77777777" w:rsidR="009F39E8" w:rsidRPr="009F39E8" w:rsidRDefault="009F39E8" w:rsidP="009F39E8">
            <w:pPr>
              <w:spacing w:line="210" w:lineRule="exact"/>
              <w:ind w:left="14" w:right="1"/>
              <w:jc w:val="center"/>
              <w:rPr>
                <w:spacing w:val="-5"/>
                <w:sz w:val="20"/>
              </w:rPr>
            </w:pPr>
            <w:r w:rsidRPr="009F39E8">
              <w:rPr>
                <w:spacing w:val="-5"/>
                <w:sz w:val="20"/>
              </w:rPr>
              <w:t>50%</w:t>
            </w:r>
          </w:p>
        </w:tc>
        <w:tc>
          <w:tcPr>
            <w:tcW w:w="1166" w:type="dxa"/>
          </w:tcPr>
          <w:p w14:paraId="0DAD6343" w14:textId="77777777" w:rsidR="009F39E8" w:rsidRPr="009F39E8" w:rsidRDefault="009F39E8" w:rsidP="009F39E8">
            <w:pPr>
              <w:spacing w:line="210" w:lineRule="exact"/>
              <w:ind w:left="63" w:right="57"/>
              <w:jc w:val="center"/>
              <w:rPr>
                <w:spacing w:val="-2"/>
                <w:sz w:val="20"/>
              </w:rPr>
            </w:pPr>
            <w:r w:rsidRPr="009F39E8">
              <w:rPr>
                <w:spacing w:val="-2"/>
                <w:sz w:val="20"/>
              </w:rPr>
              <w:t>$1,500</w:t>
            </w:r>
          </w:p>
        </w:tc>
        <w:tc>
          <w:tcPr>
            <w:tcW w:w="1166" w:type="dxa"/>
          </w:tcPr>
          <w:p w14:paraId="4FC5B5CA" w14:textId="77777777" w:rsidR="009F39E8" w:rsidRPr="009F39E8" w:rsidRDefault="009F39E8" w:rsidP="009F39E8">
            <w:pPr>
              <w:spacing w:line="210" w:lineRule="exact"/>
              <w:ind w:left="63" w:right="54"/>
              <w:jc w:val="center"/>
              <w:rPr>
                <w:spacing w:val="-2"/>
                <w:sz w:val="20"/>
                <w:highlight w:val="yellow"/>
              </w:rPr>
            </w:pPr>
            <w:r w:rsidRPr="009F39E8">
              <w:rPr>
                <w:spacing w:val="-2"/>
                <w:sz w:val="20"/>
              </w:rPr>
              <w:t>$1,700</w:t>
            </w:r>
          </w:p>
        </w:tc>
        <w:tc>
          <w:tcPr>
            <w:tcW w:w="1344" w:type="dxa"/>
          </w:tcPr>
          <w:p w14:paraId="6EDBE5EA" w14:textId="77777777" w:rsidR="009F39E8" w:rsidRPr="009F39E8" w:rsidRDefault="009F39E8" w:rsidP="009F39E8">
            <w:pPr>
              <w:spacing w:line="210" w:lineRule="exact"/>
              <w:ind w:left="16"/>
              <w:jc w:val="center"/>
              <w:rPr>
                <w:spacing w:val="-2"/>
                <w:sz w:val="20"/>
                <w:highlight w:val="yellow"/>
              </w:rPr>
            </w:pPr>
            <w:r w:rsidRPr="009F39E8">
              <w:rPr>
                <w:spacing w:val="-2"/>
                <w:sz w:val="20"/>
              </w:rPr>
              <w:t xml:space="preserve">$54,388.37 </w:t>
            </w:r>
          </w:p>
        </w:tc>
      </w:tr>
      <w:tr w:rsidR="009F39E8" w:rsidRPr="009F39E8" w14:paraId="38119937" w14:textId="77777777" w:rsidTr="0075611A">
        <w:trPr>
          <w:cantSplit/>
          <w:trHeight w:val="230"/>
        </w:trPr>
        <w:tc>
          <w:tcPr>
            <w:tcW w:w="3859" w:type="dxa"/>
          </w:tcPr>
          <w:p w14:paraId="59701E77" w14:textId="77777777" w:rsidR="009F39E8" w:rsidRPr="009F39E8" w:rsidRDefault="009F39E8" w:rsidP="009F39E8">
            <w:pPr>
              <w:spacing w:line="210" w:lineRule="exact"/>
              <w:ind w:left="110"/>
              <w:rPr>
                <w:sz w:val="20"/>
                <w:highlight w:val="yellow"/>
              </w:rPr>
            </w:pPr>
            <w:r w:rsidRPr="009F39E8">
              <w:rPr>
                <w:sz w:val="20"/>
              </w:rPr>
              <w:t>M&amp;E</w:t>
            </w:r>
            <w:r w:rsidRPr="009F39E8">
              <w:rPr>
                <w:spacing w:val="-7"/>
                <w:sz w:val="20"/>
              </w:rPr>
              <w:t xml:space="preserve"> </w:t>
            </w:r>
            <w:r w:rsidRPr="009F39E8">
              <w:rPr>
                <w:sz w:val="20"/>
              </w:rPr>
              <w:t>Director</w:t>
            </w:r>
            <w:r w:rsidRPr="009F39E8">
              <w:rPr>
                <w:spacing w:val="-7"/>
                <w:sz w:val="20"/>
              </w:rPr>
              <w:t xml:space="preserve"> </w:t>
            </w:r>
            <w:r w:rsidRPr="009F39E8">
              <w:rPr>
                <w:spacing w:val="-2"/>
                <w:sz w:val="20"/>
              </w:rPr>
              <w:t>(CCN)</w:t>
            </w:r>
          </w:p>
        </w:tc>
        <w:tc>
          <w:tcPr>
            <w:tcW w:w="1003" w:type="dxa"/>
          </w:tcPr>
          <w:p w14:paraId="3D4DB3DE" w14:textId="77777777" w:rsidR="009F39E8" w:rsidRPr="009F39E8" w:rsidRDefault="009F39E8" w:rsidP="009F39E8">
            <w:pPr>
              <w:spacing w:line="210" w:lineRule="exact"/>
              <w:ind w:left="15" w:right="1"/>
              <w:jc w:val="center"/>
              <w:rPr>
                <w:sz w:val="20"/>
              </w:rPr>
            </w:pPr>
            <w:r w:rsidRPr="009F39E8">
              <w:rPr>
                <w:spacing w:val="-5"/>
                <w:sz w:val="20"/>
              </w:rPr>
              <w:t>69</w:t>
            </w:r>
          </w:p>
        </w:tc>
        <w:tc>
          <w:tcPr>
            <w:tcW w:w="811" w:type="dxa"/>
          </w:tcPr>
          <w:p w14:paraId="68FA100E"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tcPr>
          <w:p w14:paraId="5C46E311" w14:textId="77777777" w:rsidR="009F39E8" w:rsidRPr="009F39E8" w:rsidRDefault="009F39E8" w:rsidP="009F39E8">
            <w:pPr>
              <w:spacing w:line="210" w:lineRule="exact"/>
              <w:ind w:left="63" w:right="57"/>
              <w:jc w:val="center"/>
              <w:rPr>
                <w:sz w:val="20"/>
              </w:rPr>
            </w:pPr>
            <w:r w:rsidRPr="009F39E8">
              <w:rPr>
                <w:spacing w:val="-2"/>
                <w:sz w:val="20"/>
              </w:rPr>
              <w:t>$4,583</w:t>
            </w:r>
          </w:p>
        </w:tc>
        <w:tc>
          <w:tcPr>
            <w:tcW w:w="1166" w:type="dxa"/>
          </w:tcPr>
          <w:p w14:paraId="2681F84A" w14:textId="77777777" w:rsidR="009F39E8" w:rsidRPr="009F39E8" w:rsidRDefault="009F39E8" w:rsidP="009F39E8">
            <w:pPr>
              <w:spacing w:line="210" w:lineRule="exact"/>
              <w:ind w:left="63" w:right="54"/>
              <w:jc w:val="center"/>
              <w:rPr>
                <w:sz w:val="20"/>
              </w:rPr>
            </w:pPr>
            <w:r w:rsidRPr="009F39E8">
              <w:rPr>
                <w:spacing w:val="-2"/>
                <w:sz w:val="20"/>
              </w:rPr>
              <w:t>$5,205</w:t>
            </w:r>
          </w:p>
        </w:tc>
        <w:tc>
          <w:tcPr>
            <w:tcW w:w="1344" w:type="dxa"/>
          </w:tcPr>
          <w:p w14:paraId="631F050C" w14:textId="77777777" w:rsidR="009F39E8" w:rsidRPr="009F39E8" w:rsidRDefault="009F39E8" w:rsidP="009F39E8">
            <w:pPr>
              <w:spacing w:line="210" w:lineRule="exact"/>
              <w:ind w:left="16"/>
              <w:jc w:val="center"/>
              <w:rPr>
                <w:sz w:val="20"/>
              </w:rPr>
            </w:pPr>
            <w:r w:rsidRPr="009F39E8">
              <w:rPr>
                <w:spacing w:val="-2"/>
                <w:sz w:val="20"/>
              </w:rPr>
              <w:t xml:space="preserve">$369,521.87 </w:t>
            </w:r>
          </w:p>
        </w:tc>
      </w:tr>
      <w:tr w:rsidR="009F39E8" w:rsidRPr="009F39E8" w14:paraId="39745CC1" w14:textId="77777777" w:rsidTr="0075611A">
        <w:trPr>
          <w:cantSplit/>
          <w:trHeight w:val="230"/>
        </w:trPr>
        <w:tc>
          <w:tcPr>
            <w:tcW w:w="3859" w:type="dxa"/>
          </w:tcPr>
          <w:p w14:paraId="162FB67D" w14:textId="77777777" w:rsidR="009F39E8" w:rsidRPr="009F39E8" w:rsidRDefault="009F39E8" w:rsidP="009F39E8">
            <w:pPr>
              <w:spacing w:line="210" w:lineRule="exact"/>
              <w:ind w:left="110"/>
              <w:rPr>
                <w:sz w:val="20"/>
                <w:highlight w:val="yellow"/>
              </w:rPr>
            </w:pPr>
            <w:r w:rsidRPr="009F39E8">
              <w:rPr>
                <w:sz w:val="20"/>
              </w:rPr>
              <w:t>M&amp;E</w:t>
            </w:r>
            <w:r w:rsidRPr="009F39E8">
              <w:rPr>
                <w:spacing w:val="-11"/>
                <w:sz w:val="20"/>
              </w:rPr>
              <w:t xml:space="preserve"> </w:t>
            </w:r>
            <w:r w:rsidRPr="009F39E8">
              <w:rPr>
                <w:sz w:val="20"/>
              </w:rPr>
              <w:t>Specialist</w:t>
            </w:r>
            <w:r w:rsidRPr="009F39E8">
              <w:rPr>
                <w:spacing w:val="-7"/>
                <w:sz w:val="20"/>
              </w:rPr>
              <w:t xml:space="preserve"> </w:t>
            </w:r>
            <w:r w:rsidRPr="009F39E8">
              <w:rPr>
                <w:spacing w:val="-4"/>
                <w:sz w:val="20"/>
              </w:rPr>
              <w:t>(CCN)</w:t>
            </w:r>
          </w:p>
        </w:tc>
        <w:tc>
          <w:tcPr>
            <w:tcW w:w="1003" w:type="dxa"/>
            <w:shd w:val="clear" w:color="auto" w:fill="F2F2F2"/>
          </w:tcPr>
          <w:p w14:paraId="3F789547" w14:textId="77777777" w:rsidR="009F39E8" w:rsidRPr="009F39E8" w:rsidRDefault="009F39E8" w:rsidP="009F39E8">
            <w:pPr>
              <w:spacing w:line="210" w:lineRule="exact"/>
              <w:ind w:left="15" w:right="1"/>
              <w:jc w:val="center"/>
              <w:rPr>
                <w:sz w:val="20"/>
              </w:rPr>
            </w:pPr>
            <w:r w:rsidRPr="009F39E8">
              <w:rPr>
                <w:spacing w:val="-5"/>
                <w:sz w:val="20"/>
              </w:rPr>
              <w:t>65</w:t>
            </w:r>
          </w:p>
        </w:tc>
        <w:tc>
          <w:tcPr>
            <w:tcW w:w="811" w:type="dxa"/>
          </w:tcPr>
          <w:p w14:paraId="1003A3A8" w14:textId="77777777" w:rsidR="009F39E8" w:rsidRPr="009F39E8" w:rsidRDefault="009F39E8" w:rsidP="009F39E8">
            <w:pPr>
              <w:spacing w:line="210" w:lineRule="exact"/>
              <w:ind w:left="14" w:right="1"/>
              <w:jc w:val="center"/>
              <w:rPr>
                <w:sz w:val="20"/>
              </w:rPr>
            </w:pPr>
            <w:r w:rsidRPr="009F39E8">
              <w:rPr>
                <w:spacing w:val="-5"/>
                <w:sz w:val="20"/>
              </w:rPr>
              <w:t xml:space="preserve"> 100%</w:t>
            </w:r>
          </w:p>
        </w:tc>
        <w:tc>
          <w:tcPr>
            <w:tcW w:w="1166" w:type="dxa"/>
            <w:shd w:val="clear" w:color="auto" w:fill="F2F2F2"/>
          </w:tcPr>
          <w:p w14:paraId="76AA15DB" w14:textId="77777777" w:rsidR="009F39E8" w:rsidRPr="009F39E8" w:rsidRDefault="009F39E8" w:rsidP="009F39E8">
            <w:pPr>
              <w:spacing w:line="210" w:lineRule="exact"/>
              <w:ind w:left="63" w:right="56"/>
              <w:jc w:val="center"/>
              <w:rPr>
                <w:sz w:val="20"/>
              </w:rPr>
            </w:pPr>
            <w:r w:rsidRPr="009F39E8">
              <w:rPr>
                <w:spacing w:val="-2"/>
                <w:sz w:val="20"/>
              </w:rPr>
              <w:t>$2,000</w:t>
            </w:r>
          </w:p>
        </w:tc>
        <w:tc>
          <w:tcPr>
            <w:tcW w:w="1166" w:type="dxa"/>
          </w:tcPr>
          <w:p w14:paraId="76156ABE" w14:textId="77777777" w:rsidR="009F39E8" w:rsidRPr="009F39E8" w:rsidRDefault="009F39E8" w:rsidP="009F39E8">
            <w:pPr>
              <w:spacing w:line="210" w:lineRule="exact"/>
              <w:ind w:left="63" w:right="55"/>
              <w:jc w:val="center"/>
              <w:rPr>
                <w:sz w:val="20"/>
              </w:rPr>
            </w:pPr>
            <w:r w:rsidRPr="009F39E8">
              <w:rPr>
                <w:spacing w:val="-2"/>
                <w:sz w:val="20"/>
              </w:rPr>
              <w:t>$2,288</w:t>
            </w:r>
          </w:p>
        </w:tc>
        <w:tc>
          <w:tcPr>
            <w:tcW w:w="1344" w:type="dxa"/>
          </w:tcPr>
          <w:p w14:paraId="2EACE25A" w14:textId="77777777" w:rsidR="009F39E8" w:rsidRPr="009F39E8" w:rsidRDefault="009F39E8" w:rsidP="009F39E8">
            <w:pPr>
              <w:spacing w:line="210" w:lineRule="exact"/>
              <w:ind w:left="16"/>
              <w:jc w:val="center"/>
              <w:rPr>
                <w:sz w:val="20"/>
              </w:rPr>
            </w:pPr>
            <w:r w:rsidRPr="009F39E8">
              <w:rPr>
                <w:spacing w:val="-2"/>
                <w:sz w:val="20"/>
              </w:rPr>
              <w:t xml:space="preserve">$148,693.34 </w:t>
            </w:r>
          </w:p>
        </w:tc>
      </w:tr>
      <w:tr w:rsidR="009F39E8" w:rsidRPr="009F39E8" w14:paraId="4C8D5BF2" w14:textId="77777777" w:rsidTr="0075611A">
        <w:trPr>
          <w:cantSplit/>
          <w:trHeight w:val="230"/>
        </w:trPr>
        <w:tc>
          <w:tcPr>
            <w:tcW w:w="3859" w:type="dxa"/>
            <w:shd w:val="clear" w:color="auto" w:fill="F2F2F2"/>
          </w:tcPr>
          <w:p w14:paraId="40172B95" w14:textId="77777777" w:rsidR="009F39E8" w:rsidRPr="009F39E8" w:rsidRDefault="009F39E8" w:rsidP="009F39E8">
            <w:pPr>
              <w:spacing w:line="210" w:lineRule="exact"/>
              <w:ind w:left="110"/>
              <w:rPr>
                <w:sz w:val="20"/>
                <w:highlight w:val="yellow"/>
              </w:rPr>
            </w:pPr>
            <w:r w:rsidRPr="009F39E8">
              <w:rPr>
                <w:sz w:val="20"/>
              </w:rPr>
              <w:t>M&amp;E Officer (CCN)</w:t>
            </w:r>
          </w:p>
        </w:tc>
        <w:tc>
          <w:tcPr>
            <w:tcW w:w="1003" w:type="dxa"/>
            <w:shd w:val="clear" w:color="auto" w:fill="F2F2F2"/>
          </w:tcPr>
          <w:p w14:paraId="53EFDA4E" w14:textId="77777777" w:rsidR="009F39E8" w:rsidRPr="009F39E8" w:rsidRDefault="009F39E8" w:rsidP="009F39E8">
            <w:pPr>
              <w:spacing w:line="210" w:lineRule="exact"/>
              <w:ind w:left="15" w:right="1"/>
              <w:jc w:val="center"/>
              <w:rPr>
                <w:spacing w:val="-5"/>
                <w:sz w:val="20"/>
              </w:rPr>
            </w:pPr>
            <w:r w:rsidRPr="009F39E8">
              <w:rPr>
                <w:spacing w:val="-5"/>
                <w:sz w:val="20"/>
              </w:rPr>
              <w:t xml:space="preserve">54 </w:t>
            </w:r>
          </w:p>
        </w:tc>
        <w:tc>
          <w:tcPr>
            <w:tcW w:w="811" w:type="dxa"/>
            <w:shd w:val="clear" w:color="auto" w:fill="F2F2F2"/>
          </w:tcPr>
          <w:p w14:paraId="3396C0BF" w14:textId="77777777" w:rsidR="009F39E8" w:rsidRPr="009F39E8" w:rsidRDefault="009F39E8" w:rsidP="009F39E8">
            <w:pPr>
              <w:spacing w:line="210" w:lineRule="exact"/>
              <w:ind w:left="14" w:right="1"/>
              <w:jc w:val="center"/>
              <w:rPr>
                <w:spacing w:val="-5"/>
                <w:sz w:val="20"/>
              </w:rPr>
            </w:pPr>
            <w:r w:rsidRPr="009F39E8">
              <w:rPr>
                <w:spacing w:val="-5"/>
                <w:sz w:val="20"/>
              </w:rPr>
              <w:t xml:space="preserve"> 100%</w:t>
            </w:r>
          </w:p>
        </w:tc>
        <w:tc>
          <w:tcPr>
            <w:tcW w:w="1166" w:type="dxa"/>
            <w:shd w:val="clear" w:color="auto" w:fill="F2F2F2"/>
          </w:tcPr>
          <w:p w14:paraId="396D3422" w14:textId="77777777" w:rsidR="009F39E8" w:rsidRPr="009F39E8" w:rsidRDefault="009F39E8" w:rsidP="009F39E8">
            <w:pPr>
              <w:spacing w:line="210" w:lineRule="exact"/>
              <w:ind w:left="63" w:right="57"/>
              <w:jc w:val="center"/>
              <w:rPr>
                <w:spacing w:val="-2"/>
                <w:sz w:val="20"/>
              </w:rPr>
            </w:pPr>
            <w:r w:rsidRPr="009F39E8">
              <w:rPr>
                <w:spacing w:val="-2"/>
                <w:sz w:val="20"/>
              </w:rPr>
              <w:t>$1,250</w:t>
            </w:r>
          </w:p>
        </w:tc>
        <w:tc>
          <w:tcPr>
            <w:tcW w:w="1166" w:type="dxa"/>
            <w:shd w:val="clear" w:color="auto" w:fill="F2F2F2"/>
          </w:tcPr>
          <w:p w14:paraId="2D75C08A" w14:textId="77777777" w:rsidR="009F39E8" w:rsidRPr="009F39E8" w:rsidRDefault="009F39E8" w:rsidP="009F39E8">
            <w:pPr>
              <w:spacing w:line="210" w:lineRule="exact"/>
              <w:ind w:left="63" w:right="54"/>
              <w:jc w:val="center"/>
              <w:rPr>
                <w:spacing w:val="-2"/>
                <w:sz w:val="20"/>
              </w:rPr>
            </w:pPr>
            <w:r w:rsidRPr="009F39E8">
              <w:rPr>
                <w:spacing w:val="-2"/>
                <w:sz w:val="20"/>
              </w:rPr>
              <w:t xml:space="preserve">$1,418 </w:t>
            </w:r>
          </w:p>
        </w:tc>
        <w:tc>
          <w:tcPr>
            <w:tcW w:w="1344" w:type="dxa"/>
            <w:shd w:val="clear" w:color="auto" w:fill="F2F2F2"/>
          </w:tcPr>
          <w:p w14:paraId="19682CDA" w14:textId="77777777" w:rsidR="009F39E8" w:rsidRPr="009F39E8" w:rsidRDefault="009F39E8" w:rsidP="009F39E8">
            <w:pPr>
              <w:spacing w:line="210" w:lineRule="exact"/>
              <w:ind w:left="16"/>
              <w:jc w:val="center"/>
              <w:rPr>
                <w:spacing w:val="-2"/>
                <w:sz w:val="20"/>
              </w:rPr>
            </w:pPr>
            <w:r w:rsidRPr="009F39E8">
              <w:rPr>
                <w:spacing w:val="-2"/>
                <w:sz w:val="20"/>
              </w:rPr>
              <w:t xml:space="preserve">$75,170.52 </w:t>
            </w:r>
          </w:p>
        </w:tc>
      </w:tr>
      <w:tr w:rsidR="009F39E8" w:rsidRPr="009F39E8" w14:paraId="1E8E2D36" w14:textId="77777777" w:rsidTr="0075611A">
        <w:trPr>
          <w:cantSplit/>
          <w:trHeight w:val="230"/>
        </w:trPr>
        <w:tc>
          <w:tcPr>
            <w:tcW w:w="3859" w:type="dxa"/>
          </w:tcPr>
          <w:p w14:paraId="660D27F5" w14:textId="77777777" w:rsidR="009F39E8" w:rsidRPr="009F39E8" w:rsidRDefault="009F39E8" w:rsidP="009F39E8">
            <w:pPr>
              <w:spacing w:line="210" w:lineRule="exact"/>
              <w:ind w:left="110"/>
              <w:rPr>
                <w:sz w:val="20"/>
                <w:highlight w:val="yellow"/>
              </w:rPr>
            </w:pPr>
            <w:r w:rsidRPr="009F39E8">
              <w:rPr>
                <w:sz w:val="20"/>
              </w:rPr>
              <w:t>Finance</w:t>
            </w:r>
            <w:r w:rsidRPr="009F39E8">
              <w:rPr>
                <w:spacing w:val="-9"/>
                <w:sz w:val="20"/>
              </w:rPr>
              <w:t xml:space="preserve"> </w:t>
            </w:r>
            <w:r w:rsidRPr="009F39E8">
              <w:rPr>
                <w:sz w:val="20"/>
              </w:rPr>
              <w:t>&amp;</w:t>
            </w:r>
            <w:r w:rsidRPr="009F39E8">
              <w:rPr>
                <w:spacing w:val="-9"/>
                <w:sz w:val="20"/>
              </w:rPr>
              <w:t xml:space="preserve"> </w:t>
            </w:r>
            <w:r w:rsidRPr="009F39E8">
              <w:rPr>
                <w:sz w:val="20"/>
              </w:rPr>
              <w:t>Administration</w:t>
            </w:r>
            <w:r w:rsidRPr="009F39E8">
              <w:rPr>
                <w:spacing w:val="-8"/>
                <w:sz w:val="20"/>
              </w:rPr>
              <w:t xml:space="preserve"> </w:t>
            </w:r>
            <w:r w:rsidRPr="009F39E8">
              <w:rPr>
                <w:sz w:val="20"/>
              </w:rPr>
              <w:t>Director</w:t>
            </w:r>
            <w:r w:rsidRPr="009F39E8">
              <w:rPr>
                <w:spacing w:val="-8"/>
                <w:sz w:val="20"/>
              </w:rPr>
              <w:t xml:space="preserve"> </w:t>
            </w:r>
            <w:r w:rsidRPr="009F39E8">
              <w:rPr>
                <w:spacing w:val="-4"/>
                <w:sz w:val="20"/>
              </w:rPr>
              <w:t>(CCN)</w:t>
            </w:r>
          </w:p>
        </w:tc>
        <w:tc>
          <w:tcPr>
            <w:tcW w:w="1003" w:type="dxa"/>
          </w:tcPr>
          <w:p w14:paraId="21C2C210" w14:textId="77777777" w:rsidR="009F39E8" w:rsidRPr="009F39E8" w:rsidRDefault="009F39E8" w:rsidP="009F39E8">
            <w:pPr>
              <w:spacing w:line="210" w:lineRule="exact"/>
              <w:ind w:left="15" w:right="1"/>
              <w:jc w:val="center"/>
              <w:rPr>
                <w:sz w:val="20"/>
              </w:rPr>
            </w:pPr>
            <w:r w:rsidRPr="009F39E8">
              <w:rPr>
                <w:spacing w:val="-5"/>
                <w:sz w:val="20"/>
              </w:rPr>
              <w:t>69</w:t>
            </w:r>
          </w:p>
        </w:tc>
        <w:tc>
          <w:tcPr>
            <w:tcW w:w="811" w:type="dxa"/>
          </w:tcPr>
          <w:p w14:paraId="479BB468" w14:textId="77777777" w:rsidR="009F39E8" w:rsidRPr="009F39E8" w:rsidRDefault="009F39E8" w:rsidP="009F39E8">
            <w:pPr>
              <w:spacing w:line="210" w:lineRule="exact"/>
              <w:ind w:left="14" w:right="1"/>
              <w:jc w:val="center"/>
              <w:rPr>
                <w:sz w:val="20"/>
              </w:rPr>
            </w:pPr>
            <w:r w:rsidRPr="009F39E8">
              <w:rPr>
                <w:spacing w:val="-5"/>
                <w:sz w:val="20"/>
              </w:rPr>
              <w:t xml:space="preserve"> 100%</w:t>
            </w:r>
          </w:p>
        </w:tc>
        <w:tc>
          <w:tcPr>
            <w:tcW w:w="1166" w:type="dxa"/>
          </w:tcPr>
          <w:p w14:paraId="3B64D665" w14:textId="77777777" w:rsidR="009F39E8" w:rsidRPr="009F39E8" w:rsidRDefault="009F39E8" w:rsidP="009F39E8">
            <w:pPr>
              <w:spacing w:line="210" w:lineRule="exact"/>
              <w:ind w:left="63" w:right="57"/>
              <w:jc w:val="center"/>
              <w:rPr>
                <w:sz w:val="20"/>
              </w:rPr>
            </w:pPr>
            <w:r w:rsidRPr="009F39E8">
              <w:rPr>
                <w:spacing w:val="-2"/>
                <w:sz w:val="20"/>
              </w:rPr>
              <w:t>$5,000</w:t>
            </w:r>
          </w:p>
        </w:tc>
        <w:tc>
          <w:tcPr>
            <w:tcW w:w="1166" w:type="dxa"/>
          </w:tcPr>
          <w:p w14:paraId="2681A7A6" w14:textId="77777777" w:rsidR="009F39E8" w:rsidRPr="009F39E8" w:rsidRDefault="009F39E8" w:rsidP="009F39E8">
            <w:pPr>
              <w:spacing w:line="210" w:lineRule="exact"/>
              <w:ind w:left="63" w:right="54"/>
              <w:jc w:val="center"/>
              <w:rPr>
                <w:sz w:val="20"/>
              </w:rPr>
            </w:pPr>
            <w:r w:rsidRPr="009F39E8">
              <w:rPr>
                <w:spacing w:val="-2"/>
                <w:sz w:val="20"/>
              </w:rPr>
              <w:t>$5,697</w:t>
            </w:r>
          </w:p>
        </w:tc>
        <w:tc>
          <w:tcPr>
            <w:tcW w:w="1344" w:type="dxa"/>
          </w:tcPr>
          <w:p w14:paraId="570965AB" w14:textId="77777777" w:rsidR="009F39E8" w:rsidRPr="009F39E8" w:rsidRDefault="009F39E8" w:rsidP="009F39E8">
            <w:pPr>
              <w:spacing w:line="210" w:lineRule="exact"/>
              <w:ind w:left="16"/>
              <w:jc w:val="center"/>
              <w:rPr>
                <w:sz w:val="20"/>
                <w:highlight w:val="yellow"/>
              </w:rPr>
            </w:pPr>
            <w:r w:rsidRPr="009F39E8">
              <w:rPr>
                <w:spacing w:val="-2"/>
                <w:sz w:val="20"/>
              </w:rPr>
              <w:t xml:space="preserve">$393,114.77 </w:t>
            </w:r>
          </w:p>
        </w:tc>
      </w:tr>
      <w:tr w:rsidR="009F39E8" w:rsidRPr="009F39E8" w14:paraId="67B1E147" w14:textId="77777777" w:rsidTr="0075611A">
        <w:trPr>
          <w:cantSplit/>
          <w:trHeight w:val="460"/>
        </w:trPr>
        <w:tc>
          <w:tcPr>
            <w:tcW w:w="3859" w:type="dxa"/>
          </w:tcPr>
          <w:p w14:paraId="4F692D29" w14:textId="77777777" w:rsidR="009F39E8" w:rsidRPr="009F39E8" w:rsidRDefault="009F39E8" w:rsidP="009F39E8">
            <w:pPr>
              <w:spacing w:line="230" w:lineRule="atLeast"/>
              <w:ind w:left="110" w:right="513"/>
              <w:rPr>
                <w:sz w:val="20"/>
                <w:highlight w:val="yellow"/>
              </w:rPr>
            </w:pPr>
            <w:r w:rsidRPr="009F39E8">
              <w:rPr>
                <w:sz w:val="20"/>
              </w:rPr>
              <w:t>Contracts</w:t>
            </w:r>
            <w:r w:rsidRPr="009F39E8">
              <w:rPr>
                <w:spacing w:val="-13"/>
                <w:sz w:val="20"/>
              </w:rPr>
              <w:t xml:space="preserve"> </w:t>
            </w:r>
            <w:r w:rsidRPr="009F39E8">
              <w:rPr>
                <w:sz w:val="20"/>
              </w:rPr>
              <w:t>&amp;</w:t>
            </w:r>
            <w:r w:rsidRPr="009F39E8">
              <w:rPr>
                <w:spacing w:val="-12"/>
                <w:sz w:val="20"/>
              </w:rPr>
              <w:t xml:space="preserve"> </w:t>
            </w:r>
            <w:r w:rsidRPr="009F39E8">
              <w:rPr>
                <w:sz w:val="20"/>
              </w:rPr>
              <w:t>Compliance</w:t>
            </w:r>
            <w:r w:rsidRPr="009F39E8">
              <w:rPr>
                <w:spacing w:val="-13"/>
                <w:sz w:val="20"/>
              </w:rPr>
              <w:t xml:space="preserve"> </w:t>
            </w:r>
            <w:r w:rsidRPr="009F39E8">
              <w:rPr>
                <w:sz w:val="20"/>
              </w:rPr>
              <w:t>Manager (</w:t>
            </w:r>
            <w:r w:rsidRPr="009F39E8">
              <w:rPr>
                <w:spacing w:val="-2"/>
                <w:sz w:val="20"/>
              </w:rPr>
              <w:t>CCN)</w:t>
            </w:r>
          </w:p>
        </w:tc>
        <w:tc>
          <w:tcPr>
            <w:tcW w:w="1003" w:type="dxa"/>
            <w:shd w:val="clear" w:color="auto" w:fill="F2F2F2"/>
          </w:tcPr>
          <w:p w14:paraId="10F64EBF" w14:textId="77777777" w:rsidR="009F39E8" w:rsidRPr="009F39E8" w:rsidRDefault="009F39E8" w:rsidP="009F39E8">
            <w:pPr>
              <w:spacing w:before="115"/>
              <w:ind w:left="15" w:right="1"/>
              <w:jc w:val="center"/>
              <w:rPr>
                <w:sz w:val="20"/>
              </w:rPr>
            </w:pPr>
            <w:r w:rsidRPr="009F39E8">
              <w:rPr>
                <w:spacing w:val="-5"/>
                <w:sz w:val="20"/>
              </w:rPr>
              <w:t>68</w:t>
            </w:r>
          </w:p>
        </w:tc>
        <w:tc>
          <w:tcPr>
            <w:tcW w:w="811" w:type="dxa"/>
          </w:tcPr>
          <w:p w14:paraId="5437A87D" w14:textId="77777777" w:rsidR="009F39E8" w:rsidRPr="009F39E8" w:rsidRDefault="009F39E8" w:rsidP="009F39E8">
            <w:pPr>
              <w:spacing w:before="115"/>
              <w:ind w:left="14" w:right="1"/>
              <w:jc w:val="center"/>
              <w:rPr>
                <w:sz w:val="20"/>
              </w:rPr>
            </w:pPr>
            <w:r w:rsidRPr="009F39E8">
              <w:rPr>
                <w:spacing w:val="-5"/>
                <w:sz w:val="20"/>
              </w:rPr>
              <w:t>100%</w:t>
            </w:r>
          </w:p>
        </w:tc>
        <w:tc>
          <w:tcPr>
            <w:tcW w:w="1166" w:type="dxa"/>
            <w:shd w:val="clear" w:color="auto" w:fill="F2F2F2"/>
          </w:tcPr>
          <w:p w14:paraId="7647989A" w14:textId="77777777" w:rsidR="009F39E8" w:rsidRPr="009F39E8" w:rsidRDefault="009F39E8" w:rsidP="009F39E8">
            <w:pPr>
              <w:spacing w:before="115"/>
              <w:ind w:left="63" w:right="57"/>
              <w:jc w:val="center"/>
              <w:rPr>
                <w:sz w:val="20"/>
              </w:rPr>
            </w:pPr>
            <w:r w:rsidRPr="009F39E8">
              <w:rPr>
                <w:spacing w:val="-2"/>
                <w:sz w:val="20"/>
              </w:rPr>
              <w:t>$2,633</w:t>
            </w:r>
          </w:p>
        </w:tc>
        <w:tc>
          <w:tcPr>
            <w:tcW w:w="1166" w:type="dxa"/>
          </w:tcPr>
          <w:p w14:paraId="33B639F1" w14:textId="77777777" w:rsidR="009F39E8" w:rsidRPr="009F39E8" w:rsidRDefault="009F39E8" w:rsidP="009F39E8">
            <w:pPr>
              <w:spacing w:before="115"/>
              <w:ind w:left="63" w:right="55"/>
              <w:jc w:val="center"/>
              <w:rPr>
                <w:sz w:val="20"/>
              </w:rPr>
            </w:pPr>
            <w:r w:rsidRPr="009F39E8">
              <w:rPr>
                <w:spacing w:val="-2"/>
                <w:sz w:val="20"/>
              </w:rPr>
              <w:t xml:space="preserve">$2,995 </w:t>
            </w:r>
          </w:p>
        </w:tc>
        <w:tc>
          <w:tcPr>
            <w:tcW w:w="1344" w:type="dxa"/>
          </w:tcPr>
          <w:p w14:paraId="70D99EE6" w14:textId="77777777" w:rsidR="009F39E8" w:rsidRPr="009F39E8" w:rsidRDefault="009F39E8" w:rsidP="009F39E8">
            <w:pPr>
              <w:spacing w:before="115"/>
              <w:ind w:left="16"/>
              <w:jc w:val="center"/>
              <w:rPr>
                <w:sz w:val="20"/>
              </w:rPr>
            </w:pPr>
            <w:r w:rsidRPr="009F39E8">
              <w:rPr>
                <w:spacing w:val="-2"/>
                <w:sz w:val="20"/>
              </w:rPr>
              <w:t xml:space="preserve">$203,679.57 </w:t>
            </w:r>
          </w:p>
        </w:tc>
      </w:tr>
      <w:tr w:rsidR="009F39E8" w:rsidRPr="009F39E8" w14:paraId="70007C03" w14:textId="77777777" w:rsidTr="0075611A">
        <w:trPr>
          <w:cantSplit/>
          <w:trHeight w:val="230"/>
        </w:trPr>
        <w:tc>
          <w:tcPr>
            <w:tcW w:w="3859" w:type="dxa"/>
            <w:shd w:val="clear" w:color="auto" w:fill="F2F2F2"/>
          </w:tcPr>
          <w:p w14:paraId="2E1C4739" w14:textId="77777777" w:rsidR="009F39E8" w:rsidRPr="009F39E8" w:rsidRDefault="009F39E8" w:rsidP="009F39E8">
            <w:pPr>
              <w:spacing w:line="210" w:lineRule="exact"/>
              <w:ind w:left="110"/>
              <w:rPr>
                <w:sz w:val="20"/>
                <w:highlight w:val="yellow"/>
              </w:rPr>
            </w:pPr>
            <w:r w:rsidRPr="009F39E8">
              <w:rPr>
                <w:sz w:val="20"/>
              </w:rPr>
              <w:t>Grants</w:t>
            </w:r>
            <w:r w:rsidRPr="009F39E8">
              <w:rPr>
                <w:spacing w:val="-8"/>
                <w:sz w:val="20"/>
              </w:rPr>
              <w:t xml:space="preserve"> </w:t>
            </w:r>
            <w:r w:rsidRPr="009F39E8">
              <w:rPr>
                <w:sz w:val="20"/>
              </w:rPr>
              <w:t>&amp;</w:t>
            </w:r>
            <w:r w:rsidRPr="009F39E8">
              <w:rPr>
                <w:spacing w:val="-7"/>
                <w:sz w:val="20"/>
              </w:rPr>
              <w:t xml:space="preserve"> </w:t>
            </w:r>
            <w:r w:rsidRPr="009F39E8">
              <w:rPr>
                <w:sz w:val="20"/>
              </w:rPr>
              <w:t>Procurement</w:t>
            </w:r>
            <w:r w:rsidRPr="009F39E8">
              <w:rPr>
                <w:spacing w:val="-8"/>
                <w:sz w:val="20"/>
              </w:rPr>
              <w:t xml:space="preserve"> </w:t>
            </w:r>
            <w:r w:rsidRPr="009F39E8">
              <w:rPr>
                <w:sz w:val="20"/>
              </w:rPr>
              <w:t>Specialist</w:t>
            </w:r>
            <w:r w:rsidRPr="009F39E8">
              <w:rPr>
                <w:spacing w:val="-7"/>
                <w:sz w:val="20"/>
              </w:rPr>
              <w:t xml:space="preserve"> </w:t>
            </w:r>
            <w:r w:rsidRPr="009F39E8">
              <w:rPr>
                <w:spacing w:val="-4"/>
                <w:sz w:val="20"/>
              </w:rPr>
              <w:t>(CCN)</w:t>
            </w:r>
          </w:p>
        </w:tc>
        <w:tc>
          <w:tcPr>
            <w:tcW w:w="1003" w:type="dxa"/>
            <w:shd w:val="clear" w:color="auto" w:fill="F2F2F2"/>
          </w:tcPr>
          <w:p w14:paraId="0DE514CD" w14:textId="77777777" w:rsidR="009F39E8" w:rsidRPr="009F39E8" w:rsidRDefault="009F39E8" w:rsidP="009F39E8">
            <w:pPr>
              <w:spacing w:line="210" w:lineRule="exact"/>
              <w:ind w:left="15" w:right="1"/>
              <w:jc w:val="center"/>
              <w:rPr>
                <w:sz w:val="20"/>
              </w:rPr>
            </w:pPr>
            <w:r w:rsidRPr="009F39E8">
              <w:rPr>
                <w:spacing w:val="-5"/>
                <w:sz w:val="20"/>
              </w:rPr>
              <w:t>60</w:t>
            </w:r>
          </w:p>
        </w:tc>
        <w:tc>
          <w:tcPr>
            <w:tcW w:w="811" w:type="dxa"/>
            <w:shd w:val="clear" w:color="auto" w:fill="F2F2F2"/>
          </w:tcPr>
          <w:p w14:paraId="285BADB4"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shd w:val="clear" w:color="auto" w:fill="F2F2F2"/>
          </w:tcPr>
          <w:p w14:paraId="602392D4" w14:textId="77777777" w:rsidR="009F39E8" w:rsidRPr="009F39E8" w:rsidRDefault="009F39E8" w:rsidP="009F39E8">
            <w:pPr>
              <w:spacing w:line="210" w:lineRule="exact"/>
              <w:ind w:left="63" w:right="57"/>
              <w:jc w:val="center"/>
              <w:rPr>
                <w:sz w:val="20"/>
                <w:highlight w:val="yellow"/>
              </w:rPr>
            </w:pPr>
            <w:r w:rsidRPr="009F39E8">
              <w:rPr>
                <w:spacing w:val="-2"/>
                <w:sz w:val="20"/>
              </w:rPr>
              <w:t>$1,500</w:t>
            </w:r>
          </w:p>
        </w:tc>
        <w:tc>
          <w:tcPr>
            <w:tcW w:w="1166" w:type="dxa"/>
            <w:shd w:val="clear" w:color="auto" w:fill="F2F2F2"/>
          </w:tcPr>
          <w:p w14:paraId="4FC4B0F2" w14:textId="77777777" w:rsidR="009F39E8" w:rsidRPr="009F39E8" w:rsidRDefault="009F39E8" w:rsidP="009F39E8">
            <w:pPr>
              <w:spacing w:line="210" w:lineRule="exact"/>
              <w:ind w:left="63" w:right="55"/>
              <w:jc w:val="center"/>
              <w:rPr>
                <w:sz w:val="20"/>
              </w:rPr>
            </w:pPr>
            <w:r w:rsidRPr="009F39E8">
              <w:rPr>
                <w:spacing w:val="-2"/>
                <w:sz w:val="20"/>
              </w:rPr>
              <w:t>$1,699</w:t>
            </w:r>
          </w:p>
        </w:tc>
        <w:tc>
          <w:tcPr>
            <w:tcW w:w="1344" w:type="dxa"/>
            <w:shd w:val="clear" w:color="auto" w:fill="F2F2F2"/>
          </w:tcPr>
          <w:p w14:paraId="47C51D43" w14:textId="77777777" w:rsidR="009F39E8" w:rsidRPr="009F39E8" w:rsidRDefault="009F39E8" w:rsidP="009F39E8">
            <w:pPr>
              <w:spacing w:line="210" w:lineRule="exact"/>
              <w:ind w:left="16"/>
              <w:jc w:val="center"/>
              <w:rPr>
                <w:sz w:val="20"/>
              </w:rPr>
            </w:pPr>
            <w:r w:rsidRPr="009F39E8">
              <w:rPr>
                <w:spacing w:val="-2"/>
                <w:sz w:val="20"/>
              </w:rPr>
              <w:t xml:space="preserve">$101,947.90 </w:t>
            </w:r>
          </w:p>
        </w:tc>
      </w:tr>
      <w:tr w:rsidR="009F39E8" w:rsidRPr="009F39E8" w14:paraId="2ECA12F5" w14:textId="77777777" w:rsidTr="0075611A">
        <w:trPr>
          <w:cantSplit/>
          <w:trHeight w:val="230"/>
        </w:trPr>
        <w:tc>
          <w:tcPr>
            <w:tcW w:w="3859" w:type="dxa"/>
          </w:tcPr>
          <w:p w14:paraId="5DA275C6" w14:textId="77777777" w:rsidR="009F39E8" w:rsidRPr="009F39E8" w:rsidRDefault="009F39E8" w:rsidP="009F39E8">
            <w:pPr>
              <w:spacing w:line="210" w:lineRule="exact"/>
              <w:ind w:left="110"/>
              <w:rPr>
                <w:sz w:val="20"/>
                <w:highlight w:val="yellow"/>
              </w:rPr>
            </w:pPr>
            <w:r w:rsidRPr="009F39E8">
              <w:rPr>
                <w:sz w:val="20"/>
              </w:rPr>
              <w:t>Grants &amp; Procurement Officer (CCN)</w:t>
            </w:r>
          </w:p>
        </w:tc>
        <w:tc>
          <w:tcPr>
            <w:tcW w:w="1003" w:type="dxa"/>
            <w:shd w:val="clear" w:color="auto" w:fill="F2F2F2"/>
          </w:tcPr>
          <w:p w14:paraId="3C8D2258" w14:textId="77777777" w:rsidR="009F39E8" w:rsidRPr="009F39E8" w:rsidRDefault="009F39E8" w:rsidP="009F39E8">
            <w:pPr>
              <w:spacing w:line="210" w:lineRule="exact"/>
              <w:ind w:left="15" w:right="1"/>
              <w:jc w:val="center"/>
              <w:rPr>
                <w:spacing w:val="-5"/>
                <w:sz w:val="20"/>
              </w:rPr>
            </w:pPr>
            <w:r w:rsidRPr="009F39E8">
              <w:rPr>
                <w:spacing w:val="-5"/>
                <w:sz w:val="20"/>
              </w:rPr>
              <w:t>53</w:t>
            </w:r>
          </w:p>
        </w:tc>
        <w:tc>
          <w:tcPr>
            <w:tcW w:w="811" w:type="dxa"/>
          </w:tcPr>
          <w:p w14:paraId="0D6B55A6" w14:textId="77777777" w:rsidR="009F39E8" w:rsidRPr="009F39E8" w:rsidRDefault="009F39E8" w:rsidP="009F39E8">
            <w:pPr>
              <w:spacing w:line="210" w:lineRule="exact"/>
              <w:ind w:left="14" w:right="1"/>
              <w:jc w:val="center"/>
              <w:rPr>
                <w:spacing w:val="-5"/>
                <w:sz w:val="20"/>
              </w:rPr>
            </w:pPr>
            <w:r w:rsidRPr="009F39E8">
              <w:rPr>
                <w:spacing w:val="-5"/>
                <w:sz w:val="20"/>
              </w:rPr>
              <w:t>100%</w:t>
            </w:r>
          </w:p>
        </w:tc>
        <w:tc>
          <w:tcPr>
            <w:tcW w:w="1166" w:type="dxa"/>
            <w:shd w:val="clear" w:color="auto" w:fill="F2F2F2"/>
          </w:tcPr>
          <w:p w14:paraId="69C18650" w14:textId="77777777" w:rsidR="009F39E8" w:rsidRPr="009F39E8" w:rsidRDefault="009F39E8" w:rsidP="009F39E8">
            <w:pPr>
              <w:spacing w:line="210" w:lineRule="exact"/>
              <w:ind w:left="63" w:right="57"/>
              <w:jc w:val="center"/>
              <w:rPr>
                <w:spacing w:val="-2"/>
                <w:sz w:val="20"/>
                <w:highlight w:val="yellow"/>
              </w:rPr>
            </w:pPr>
            <w:r w:rsidRPr="009F39E8">
              <w:rPr>
                <w:spacing w:val="-2"/>
                <w:sz w:val="20"/>
              </w:rPr>
              <w:t>$1,000</w:t>
            </w:r>
          </w:p>
        </w:tc>
        <w:tc>
          <w:tcPr>
            <w:tcW w:w="1166" w:type="dxa"/>
          </w:tcPr>
          <w:p w14:paraId="404A9011" w14:textId="77777777" w:rsidR="009F39E8" w:rsidRPr="009F39E8" w:rsidRDefault="009F39E8" w:rsidP="009F39E8">
            <w:pPr>
              <w:spacing w:line="210" w:lineRule="exact"/>
              <w:ind w:left="63" w:right="54"/>
              <w:jc w:val="center"/>
              <w:rPr>
                <w:spacing w:val="-2"/>
                <w:sz w:val="20"/>
              </w:rPr>
            </w:pPr>
            <w:r w:rsidRPr="009F39E8">
              <w:rPr>
                <w:spacing w:val="-2"/>
                <w:sz w:val="20"/>
              </w:rPr>
              <w:t>$1,135</w:t>
            </w:r>
          </w:p>
        </w:tc>
        <w:tc>
          <w:tcPr>
            <w:tcW w:w="1344" w:type="dxa"/>
          </w:tcPr>
          <w:p w14:paraId="0785B053" w14:textId="77777777" w:rsidR="009F39E8" w:rsidRPr="009F39E8" w:rsidRDefault="009F39E8" w:rsidP="009F39E8">
            <w:pPr>
              <w:spacing w:line="210" w:lineRule="exact"/>
              <w:ind w:left="16"/>
              <w:jc w:val="center"/>
              <w:rPr>
                <w:spacing w:val="-2"/>
                <w:sz w:val="20"/>
              </w:rPr>
            </w:pPr>
            <w:r w:rsidRPr="009F39E8">
              <w:rPr>
                <w:spacing w:val="-2"/>
                <w:sz w:val="20"/>
              </w:rPr>
              <w:t xml:space="preserve">$60,136.42 </w:t>
            </w:r>
          </w:p>
        </w:tc>
      </w:tr>
      <w:tr w:rsidR="009F39E8" w:rsidRPr="009F39E8" w14:paraId="0285644F" w14:textId="77777777" w:rsidTr="0075611A">
        <w:trPr>
          <w:cantSplit/>
          <w:trHeight w:val="230"/>
        </w:trPr>
        <w:tc>
          <w:tcPr>
            <w:tcW w:w="3859" w:type="dxa"/>
          </w:tcPr>
          <w:p w14:paraId="1945FA54" w14:textId="77777777" w:rsidR="009F39E8" w:rsidRPr="009F39E8" w:rsidRDefault="009F39E8" w:rsidP="009F39E8">
            <w:pPr>
              <w:spacing w:line="210" w:lineRule="exact"/>
              <w:ind w:left="110"/>
              <w:rPr>
                <w:sz w:val="20"/>
              </w:rPr>
            </w:pPr>
            <w:r w:rsidRPr="009F39E8">
              <w:rPr>
                <w:sz w:val="20"/>
              </w:rPr>
              <w:t>Finance</w:t>
            </w:r>
            <w:r w:rsidRPr="009F39E8">
              <w:rPr>
                <w:spacing w:val="-10"/>
                <w:sz w:val="20"/>
              </w:rPr>
              <w:t xml:space="preserve"> </w:t>
            </w:r>
            <w:r w:rsidRPr="009F39E8">
              <w:rPr>
                <w:sz w:val="20"/>
              </w:rPr>
              <w:t>Officer</w:t>
            </w:r>
            <w:r w:rsidRPr="009F39E8">
              <w:rPr>
                <w:spacing w:val="-8"/>
                <w:sz w:val="20"/>
              </w:rPr>
              <w:t xml:space="preserve"> </w:t>
            </w:r>
            <w:r w:rsidRPr="009F39E8">
              <w:rPr>
                <w:spacing w:val="-4"/>
                <w:sz w:val="20"/>
              </w:rPr>
              <w:t>(CCN)</w:t>
            </w:r>
          </w:p>
        </w:tc>
        <w:tc>
          <w:tcPr>
            <w:tcW w:w="1003" w:type="dxa"/>
          </w:tcPr>
          <w:p w14:paraId="2CA11A45" w14:textId="77777777" w:rsidR="009F39E8" w:rsidRPr="009F39E8" w:rsidRDefault="009F39E8" w:rsidP="009F39E8">
            <w:pPr>
              <w:spacing w:line="210" w:lineRule="exact"/>
              <w:ind w:left="15" w:right="1"/>
              <w:jc w:val="center"/>
              <w:rPr>
                <w:sz w:val="20"/>
                <w:highlight w:val="yellow"/>
              </w:rPr>
            </w:pPr>
            <w:r w:rsidRPr="009F39E8">
              <w:rPr>
                <w:spacing w:val="-5"/>
                <w:sz w:val="20"/>
              </w:rPr>
              <w:t>68</w:t>
            </w:r>
          </w:p>
        </w:tc>
        <w:tc>
          <w:tcPr>
            <w:tcW w:w="811" w:type="dxa"/>
          </w:tcPr>
          <w:p w14:paraId="3B7993EC"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tcPr>
          <w:p w14:paraId="422C89D2" w14:textId="77777777" w:rsidR="009F39E8" w:rsidRPr="009F39E8" w:rsidRDefault="009F39E8" w:rsidP="009F39E8">
            <w:pPr>
              <w:spacing w:line="210" w:lineRule="exact"/>
              <w:ind w:left="63" w:right="57"/>
              <w:jc w:val="center"/>
              <w:rPr>
                <w:sz w:val="20"/>
                <w:highlight w:val="yellow"/>
              </w:rPr>
            </w:pPr>
            <w:r w:rsidRPr="009F39E8">
              <w:rPr>
                <w:spacing w:val="-2"/>
                <w:sz w:val="20"/>
              </w:rPr>
              <w:t>$1,250</w:t>
            </w:r>
          </w:p>
        </w:tc>
        <w:tc>
          <w:tcPr>
            <w:tcW w:w="1166" w:type="dxa"/>
          </w:tcPr>
          <w:p w14:paraId="41B002E6" w14:textId="77777777" w:rsidR="009F39E8" w:rsidRPr="009F39E8" w:rsidRDefault="009F39E8" w:rsidP="009F39E8">
            <w:pPr>
              <w:spacing w:line="210" w:lineRule="exact"/>
              <w:ind w:left="63" w:right="54"/>
              <w:jc w:val="center"/>
              <w:rPr>
                <w:sz w:val="20"/>
                <w:highlight w:val="yellow"/>
              </w:rPr>
            </w:pPr>
            <w:r w:rsidRPr="009F39E8">
              <w:rPr>
                <w:spacing w:val="-2"/>
                <w:sz w:val="20"/>
              </w:rPr>
              <w:t>$1,422</w:t>
            </w:r>
          </w:p>
        </w:tc>
        <w:tc>
          <w:tcPr>
            <w:tcW w:w="1344" w:type="dxa"/>
          </w:tcPr>
          <w:p w14:paraId="186C0195" w14:textId="77777777" w:rsidR="009F39E8" w:rsidRPr="009F39E8" w:rsidRDefault="009F39E8" w:rsidP="009F39E8">
            <w:pPr>
              <w:spacing w:line="210" w:lineRule="exact"/>
              <w:ind w:left="16"/>
              <w:jc w:val="center"/>
              <w:rPr>
                <w:sz w:val="20"/>
                <w:highlight w:val="yellow"/>
              </w:rPr>
            </w:pPr>
            <w:r w:rsidRPr="009F39E8">
              <w:rPr>
                <w:spacing w:val="-2"/>
                <w:sz w:val="20"/>
              </w:rPr>
              <w:t xml:space="preserve">$96,683.34 </w:t>
            </w:r>
          </w:p>
        </w:tc>
      </w:tr>
      <w:tr w:rsidR="009F39E8" w:rsidRPr="009F39E8" w14:paraId="2010D5B7" w14:textId="77777777" w:rsidTr="0075611A">
        <w:trPr>
          <w:cantSplit/>
          <w:trHeight w:val="230"/>
        </w:trPr>
        <w:tc>
          <w:tcPr>
            <w:tcW w:w="3859" w:type="dxa"/>
            <w:shd w:val="clear" w:color="auto" w:fill="F2F2F2"/>
          </w:tcPr>
          <w:p w14:paraId="5265E07F" w14:textId="77777777" w:rsidR="009F39E8" w:rsidRPr="009F39E8" w:rsidRDefault="009F39E8" w:rsidP="009F39E8">
            <w:pPr>
              <w:spacing w:line="210" w:lineRule="exact"/>
              <w:ind w:left="110"/>
              <w:rPr>
                <w:sz w:val="20"/>
              </w:rPr>
            </w:pPr>
            <w:r w:rsidRPr="009F39E8">
              <w:rPr>
                <w:sz w:val="20"/>
              </w:rPr>
              <w:t>Accountant</w:t>
            </w:r>
            <w:r w:rsidRPr="009F39E8">
              <w:rPr>
                <w:spacing w:val="-11"/>
                <w:sz w:val="20"/>
              </w:rPr>
              <w:t xml:space="preserve"> </w:t>
            </w:r>
            <w:r w:rsidRPr="009F39E8">
              <w:rPr>
                <w:spacing w:val="-2"/>
                <w:sz w:val="20"/>
              </w:rPr>
              <w:t>(CCN)</w:t>
            </w:r>
          </w:p>
        </w:tc>
        <w:tc>
          <w:tcPr>
            <w:tcW w:w="1003" w:type="dxa"/>
            <w:shd w:val="clear" w:color="auto" w:fill="F2F2F2"/>
          </w:tcPr>
          <w:p w14:paraId="29625204" w14:textId="77777777" w:rsidR="009F39E8" w:rsidRPr="009F39E8" w:rsidRDefault="009F39E8" w:rsidP="009F39E8">
            <w:pPr>
              <w:spacing w:line="210" w:lineRule="exact"/>
              <w:ind w:left="15" w:right="1"/>
              <w:jc w:val="center"/>
              <w:rPr>
                <w:sz w:val="20"/>
              </w:rPr>
            </w:pPr>
            <w:r w:rsidRPr="009F39E8">
              <w:rPr>
                <w:spacing w:val="-5"/>
                <w:sz w:val="20"/>
              </w:rPr>
              <w:t>60</w:t>
            </w:r>
          </w:p>
        </w:tc>
        <w:tc>
          <w:tcPr>
            <w:tcW w:w="811" w:type="dxa"/>
            <w:shd w:val="clear" w:color="auto" w:fill="F2F2F2"/>
          </w:tcPr>
          <w:p w14:paraId="3BF120D2"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shd w:val="clear" w:color="auto" w:fill="F2F2F2"/>
          </w:tcPr>
          <w:p w14:paraId="2C84E910" w14:textId="77777777" w:rsidR="009F39E8" w:rsidRPr="009F39E8" w:rsidRDefault="009F39E8" w:rsidP="009F39E8">
            <w:pPr>
              <w:spacing w:line="210" w:lineRule="exact"/>
              <w:ind w:left="63" w:right="57"/>
              <w:jc w:val="center"/>
              <w:rPr>
                <w:sz w:val="20"/>
              </w:rPr>
            </w:pPr>
            <w:r w:rsidRPr="009F39E8">
              <w:rPr>
                <w:spacing w:val="-2"/>
                <w:sz w:val="20"/>
              </w:rPr>
              <w:t>$1,000</w:t>
            </w:r>
          </w:p>
        </w:tc>
        <w:tc>
          <w:tcPr>
            <w:tcW w:w="1166" w:type="dxa"/>
            <w:shd w:val="clear" w:color="auto" w:fill="F2F2F2"/>
          </w:tcPr>
          <w:p w14:paraId="01EDDD50" w14:textId="77777777" w:rsidR="009F39E8" w:rsidRPr="009F39E8" w:rsidRDefault="009F39E8" w:rsidP="009F39E8">
            <w:pPr>
              <w:spacing w:line="210" w:lineRule="exact"/>
              <w:ind w:left="63" w:right="55"/>
              <w:jc w:val="center"/>
              <w:rPr>
                <w:sz w:val="20"/>
              </w:rPr>
            </w:pPr>
            <w:r w:rsidRPr="009F39E8">
              <w:rPr>
                <w:spacing w:val="-2"/>
                <w:sz w:val="20"/>
              </w:rPr>
              <w:t>$1,147</w:t>
            </w:r>
          </w:p>
        </w:tc>
        <w:tc>
          <w:tcPr>
            <w:tcW w:w="1344" w:type="dxa"/>
            <w:shd w:val="clear" w:color="auto" w:fill="F2F2F2"/>
          </w:tcPr>
          <w:p w14:paraId="1D4FF904" w14:textId="77777777" w:rsidR="009F39E8" w:rsidRPr="009F39E8" w:rsidRDefault="009F39E8" w:rsidP="009F39E8">
            <w:pPr>
              <w:spacing w:line="210" w:lineRule="exact"/>
              <w:ind w:left="16"/>
              <w:jc w:val="center"/>
              <w:rPr>
                <w:sz w:val="20"/>
                <w:highlight w:val="yellow"/>
              </w:rPr>
            </w:pPr>
            <w:r w:rsidRPr="009F39E8">
              <w:rPr>
                <w:spacing w:val="-2"/>
                <w:sz w:val="20"/>
              </w:rPr>
              <w:t xml:space="preserve">$68,794.11 </w:t>
            </w:r>
          </w:p>
        </w:tc>
      </w:tr>
      <w:tr w:rsidR="009F39E8" w:rsidRPr="009F39E8" w14:paraId="41819B40" w14:textId="77777777" w:rsidTr="0075611A">
        <w:trPr>
          <w:cantSplit/>
          <w:trHeight w:val="230"/>
        </w:trPr>
        <w:tc>
          <w:tcPr>
            <w:tcW w:w="3859" w:type="dxa"/>
          </w:tcPr>
          <w:p w14:paraId="40E38DFE" w14:textId="77777777" w:rsidR="009F39E8" w:rsidRPr="009F39E8" w:rsidRDefault="009F39E8" w:rsidP="009F39E8">
            <w:pPr>
              <w:spacing w:line="210" w:lineRule="exact"/>
              <w:ind w:left="110"/>
              <w:rPr>
                <w:sz w:val="20"/>
              </w:rPr>
            </w:pPr>
            <w:r w:rsidRPr="009F39E8">
              <w:rPr>
                <w:sz w:val="20"/>
              </w:rPr>
              <w:t>Operation</w:t>
            </w:r>
            <w:r w:rsidRPr="009F39E8">
              <w:rPr>
                <w:spacing w:val="-6"/>
                <w:sz w:val="20"/>
              </w:rPr>
              <w:t xml:space="preserve"> </w:t>
            </w:r>
            <w:r w:rsidRPr="009F39E8">
              <w:rPr>
                <w:sz w:val="20"/>
              </w:rPr>
              <w:t>&amp;</w:t>
            </w:r>
            <w:r w:rsidRPr="009F39E8">
              <w:rPr>
                <w:spacing w:val="-7"/>
                <w:sz w:val="20"/>
              </w:rPr>
              <w:t xml:space="preserve"> </w:t>
            </w:r>
            <w:r w:rsidRPr="009F39E8">
              <w:rPr>
                <w:sz w:val="20"/>
              </w:rPr>
              <w:t>HR</w:t>
            </w:r>
            <w:r w:rsidRPr="009F39E8">
              <w:rPr>
                <w:spacing w:val="-6"/>
                <w:sz w:val="20"/>
              </w:rPr>
              <w:t xml:space="preserve"> </w:t>
            </w:r>
            <w:r w:rsidRPr="009F39E8">
              <w:rPr>
                <w:sz w:val="20"/>
              </w:rPr>
              <w:t>Manager</w:t>
            </w:r>
            <w:r w:rsidRPr="009F39E8">
              <w:rPr>
                <w:spacing w:val="-6"/>
                <w:sz w:val="20"/>
              </w:rPr>
              <w:t xml:space="preserve"> </w:t>
            </w:r>
            <w:r w:rsidRPr="009F39E8">
              <w:rPr>
                <w:spacing w:val="-4"/>
                <w:sz w:val="20"/>
              </w:rPr>
              <w:t>(CCN)</w:t>
            </w:r>
          </w:p>
        </w:tc>
        <w:tc>
          <w:tcPr>
            <w:tcW w:w="1003" w:type="dxa"/>
            <w:shd w:val="clear" w:color="auto" w:fill="F2F2F2"/>
          </w:tcPr>
          <w:p w14:paraId="74CB322C" w14:textId="77777777" w:rsidR="009F39E8" w:rsidRPr="009F39E8" w:rsidRDefault="009F39E8" w:rsidP="009F39E8">
            <w:pPr>
              <w:spacing w:line="210" w:lineRule="exact"/>
              <w:ind w:left="15" w:right="1"/>
              <w:jc w:val="center"/>
              <w:rPr>
                <w:sz w:val="20"/>
              </w:rPr>
            </w:pPr>
            <w:r w:rsidRPr="009F39E8">
              <w:rPr>
                <w:spacing w:val="-5"/>
                <w:sz w:val="20"/>
              </w:rPr>
              <w:t>68</w:t>
            </w:r>
          </w:p>
        </w:tc>
        <w:tc>
          <w:tcPr>
            <w:tcW w:w="811" w:type="dxa"/>
          </w:tcPr>
          <w:p w14:paraId="3250A737" w14:textId="77777777" w:rsidR="009F39E8" w:rsidRPr="009F39E8" w:rsidRDefault="009F39E8" w:rsidP="009F39E8">
            <w:pPr>
              <w:spacing w:line="210" w:lineRule="exact"/>
              <w:ind w:left="14" w:right="1"/>
              <w:jc w:val="center"/>
              <w:rPr>
                <w:sz w:val="20"/>
              </w:rPr>
            </w:pPr>
            <w:r w:rsidRPr="009F39E8">
              <w:rPr>
                <w:spacing w:val="-5"/>
                <w:sz w:val="20"/>
              </w:rPr>
              <w:t>100 %</w:t>
            </w:r>
          </w:p>
        </w:tc>
        <w:tc>
          <w:tcPr>
            <w:tcW w:w="1166" w:type="dxa"/>
            <w:shd w:val="clear" w:color="auto" w:fill="F2F2F2"/>
          </w:tcPr>
          <w:p w14:paraId="5B2BABBE" w14:textId="77777777" w:rsidR="009F39E8" w:rsidRPr="009F39E8" w:rsidRDefault="009F39E8" w:rsidP="009F39E8">
            <w:pPr>
              <w:spacing w:line="210" w:lineRule="exact"/>
              <w:ind w:left="63" w:right="57"/>
              <w:jc w:val="center"/>
              <w:rPr>
                <w:sz w:val="20"/>
              </w:rPr>
            </w:pPr>
            <w:r w:rsidRPr="009F39E8">
              <w:rPr>
                <w:spacing w:val="-2"/>
                <w:sz w:val="20"/>
              </w:rPr>
              <w:t>$1,800</w:t>
            </w:r>
          </w:p>
        </w:tc>
        <w:tc>
          <w:tcPr>
            <w:tcW w:w="1166" w:type="dxa"/>
          </w:tcPr>
          <w:p w14:paraId="35686BCB" w14:textId="77777777" w:rsidR="009F39E8" w:rsidRPr="009F39E8" w:rsidRDefault="009F39E8" w:rsidP="009F39E8">
            <w:pPr>
              <w:spacing w:line="210" w:lineRule="exact"/>
              <w:ind w:left="63" w:right="55"/>
              <w:jc w:val="center"/>
              <w:rPr>
                <w:sz w:val="20"/>
              </w:rPr>
            </w:pPr>
            <w:r w:rsidRPr="009F39E8">
              <w:rPr>
                <w:spacing w:val="-2"/>
                <w:sz w:val="20"/>
              </w:rPr>
              <w:t>$2,047</w:t>
            </w:r>
          </w:p>
        </w:tc>
        <w:tc>
          <w:tcPr>
            <w:tcW w:w="1344" w:type="dxa"/>
          </w:tcPr>
          <w:p w14:paraId="01FC2770" w14:textId="77777777" w:rsidR="009F39E8" w:rsidRPr="009F39E8" w:rsidRDefault="009F39E8" w:rsidP="009F39E8">
            <w:pPr>
              <w:spacing w:line="210" w:lineRule="exact"/>
              <w:ind w:left="16"/>
              <w:jc w:val="center"/>
              <w:rPr>
                <w:sz w:val="20"/>
              </w:rPr>
            </w:pPr>
            <w:r w:rsidRPr="009F39E8">
              <w:rPr>
                <w:spacing w:val="-2"/>
                <w:sz w:val="20"/>
              </w:rPr>
              <w:t xml:space="preserve">$139,224.01 </w:t>
            </w:r>
          </w:p>
        </w:tc>
      </w:tr>
      <w:tr w:rsidR="009F39E8" w:rsidRPr="009F39E8" w14:paraId="3F0EAF6E" w14:textId="77777777" w:rsidTr="0075611A">
        <w:trPr>
          <w:cantSplit/>
          <w:trHeight w:val="460"/>
        </w:trPr>
        <w:tc>
          <w:tcPr>
            <w:tcW w:w="3859" w:type="dxa"/>
            <w:shd w:val="clear" w:color="auto" w:fill="F2F2F2"/>
          </w:tcPr>
          <w:p w14:paraId="242DBC7F" w14:textId="77777777" w:rsidR="009F39E8" w:rsidRPr="009F39E8" w:rsidRDefault="009F39E8" w:rsidP="009F39E8">
            <w:pPr>
              <w:spacing w:line="230" w:lineRule="atLeast"/>
              <w:ind w:left="110"/>
              <w:rPr>
                <w:sz w:val="20"/>
              </w:rPr>
            </w:pPr>
            <w:r w:rsidRPr="009F39E8">
              <w:rPr>
                <w:sz w:val="20"/>
              </w:rPr>
              <w:t>Administrative</w:t>
            </w:r>
            <w:r w:rsidRPr="009F39E8">
              <w:rPr>
                <w:spacing w:val="-10"/>
                <w:sz w:val="20"/>
              </w:rPr>
              <w:t xml:space="preserve"> </w:t>
            </w:r>
            <w:r w:rsidRPr="009F39E8">
              <w:rPr>
                <w:sz w:val="20"/>
              </w:rPr>
              <w:t>Assistant</w:t>
            </w:r>
            <w:r w:rsidRPr="009F39E8">
              <w:rPr>
                <w:spacing w:val="-10"/>
                <w:sz w:val="20"/>
              </w:rPr>
              <w:t xml:space="preserve"> </w:t>
            </w:r>
            <w:r w:rsidRPr="009F39E8">
              <w:rPr>
                <w:sz w:val="20"/>
              </w:rPr>
              <w:t xml:space="preserve">(1) </w:t>
            </w:r>
            <w:r w:rsidRPr="009F39E8">
              <w:rPr>
                <w:spacing w:val="-2"/>
                <w:sz w:val="20"/>
              </w:rPr>
              <w:t>(CCN)</w:t>
            </w:r>
          </w:p>
        </w:tc>
        <w:tc>
          <w:tcPr>
            <w:tcW w:w="1003" w:type="dxa"/>
            <w:shd w:val="clear" w:color="auto" w:fill="F2F2F2"/>
          </w:tcPr>
          <w:p w14:paraId="09A5213E" w14:textId="77777777" w:rsidR="009F39E8" w:rsidRPr="009F39E8" w:rsidRDefault="009F39E8" w:rsidP="009F39E8">
            <w:pPr>
              <w:spacing w:before="115"/>
              <w:ind w:left="15" w:right="1"/>
              <w:jc w:val="center"/>
              <w:rPr>
                <w:sz w:val="20"/>
              </w:rPr>
            </w:pPr>
            <w:r w:rsidRPr="009F39E8">
              <w:rPr>
                <w:spacing w:val="-5"/>
                <w:sz w:val="20"/>
              </w:rPr>
              <w:t>56</w:t>
            </w:r>
          </w:p>
        </w:tc>
        <w:tc>
          <w:tcPr>
            <w:tcW w:w="811" w:type="dxa"/>
            <w:shd w:val="clear" w:color="auto" w:fill="F2F2F2"/>
          </w:tcPr>
          <w:p w14:paraId="1EF8F77B" w14:textId="77777777" w:rsidR="009F39E8" w:rsidRPr="009F39E8" w:rsidRDefault="009F39E8" w:rsidP="009F39E8">
            <w:pPr>
              <w:spacing w:before="115"/>
              <w:ind w:left="14" w:right="1"/>
              <w:jc w:val="center"/>
              <w:rPr>
                <w:sz w:val="20"/>
              </w:rPr>
            </w:pPr>
            <w:r w:rsidRPr="009F39E8">
              <w:rPr>
                <w:spacing w:val="-5"/>
                <w:sz w:val="20"/>
              </w:rPr>
              <w:t>100%</w:t>
            </w:r>
          </w:p>
        </w:tc>
        <w:tc>
          <w:tcPr>
            <w:tcW w:w="1166" w:type="dxa"/>
            <w:shd w:val="clear" w:color="auto" w:fill="F2F2F2"/>
          </w:tcPr>
          <w:p w14:paraId="503AE6C0" w14:textId="77777777" w:rsidR="009F39E8" w:rsidRPr="009F39E8" w:rsidRDefault="009F39E8" w:rsidP="009F39E8">
            <w:pPr>
              <w:spacing w:before="115"/>
              <w:ind w:left="63" w:right="57"/>
              <w:jc w:val="center"/>
              <w:rPr>
                <w:sz w:val="20"/>
              </w:rPr>
            </w:pPr>
            <w:r w:rsidRPr="009F39E8">
              <w:rPr>
                <w:spacing w:val="-4"/>
                <w:sz w:val="20"/>
              </w:rPr>
              <w:t>$750</w:t>
            </w:r>
          </w:p>
        </w:tc>
        <w:tc>
          <w:tcPr>
            <w:tcW w:w="1166" w:type="dxa"/>
            <w:shd w:val="clear" w:color="auto" w:fill="F2F2F2"/>
          </w:tcPr>
          <w:p w14:paraId="7EB32F02" w14:textId="77777777" w:rsidR="009F39E8" w:rsidRPr="009F39E8" w:rsidRDefault="009F39E8" w:rsidP="009F39E8">
            <w:pPr>
              <w:spacing w:before="115"/>
              <w:ind w:left="63" w:right="54"/>
              <w:jc w:val="center"/>
              <w:rPr>
                <w:sz w:val="20"/>
              </w:rPr>
            </w:pPr>
            <w:r w:rsidRPr="009F39E8">
              <w:rPr>
                <w:spacing w:val="-2"/>
                <w:sz w:val="20"/>
              </w:rPr>
              <w:t>$853</w:t>
            </w:r>
          </w:p>
        </w:tc>
        <w:tc>
          <w:tcPr>
            <w:tcW w:w="1344" w:type="dxa"/>
            <w:shd w:val="clear" w:color="auto" w:fill="F2F2F2"/>
          </w:tcPr>
          <w:p w14:paraId="3B1F6912" w14:textId="77777777" w:rsidR="009F39E8" w:rsidRPr="009F39E8" w:rsidRDefault="009F39E8" w:rsidP="009F39E8">
            <w:pPr>
              <w:spacing w:before="115"/>
              <w:ind w:left="16"/>
              <w:jc w:val="center"/>
              <w:rPr>
                <w:sz w:val="20"/>
              </w:rPr>
            </w:pPr>
            <w:r w:rsidRPr="009F39E8">
              <w:rPr>
                <w:spacing w:val="-2"/>
                <w:sz w:val="20"/>
              </w:rPr>
              <w:t xml:space="preserve">$47,766.74 </w:t>
            </w:r>
          </w:p>
        </w:tc>
      </w:tr>
      <w:tr w:rsidR="009F39E8" w:rsidRPr="009F39E8" w14:paraId="17108341" w14:textId="77777777" w:rsidTr="0075611A">
        <w:trPr>
          <w:cantSplit/>
          <w:trHeight w:val="460"/>
        </w:trPr>
        <w:tc>
          <w:tcPr>
            <w:tcW w:w="3859" w:type="dxa"/>
            <w:shd w:val="clear" w:color="auto" w:fill="F2F2F2"/>
          </w:tcPr>
          <w:p w14:paraId="316CEB46" w14:textId="77777777" w:rsidR="009F39E8" w:rsidRPr="009F39E8" w:rsidRDefault="009F39E8" w:rsidP="009F39E8">
            <w:pPr>
              <w:spacing w:line="230" w:lineRule="atLeast"/>
              <w:ind w:left="110"/>
              <w:rPr>
                <w:sz w:val="20"/>
              </w:rPr>
            </w:pPr>
            <w:r w:rsidRPr="009F39E8">
              <w:rPr>
                <w:sz w:val="20"/>
              </w:rPr>
              <w:t>Administrative</w:t>
            </w:r>
            <w:r w:rsidRPr="009F39E8">
              <w:rPr>
                <w:spacing w:val="-10"/>
                <w:sz w:val="20"/>
              </w:rPr>
              <w:t xml:space="preserve"> </w:t>
            </w:r>
            <w:r w:rsidRPr="009F39E8">
              <w:rPr>
                <w:sz w:val="20"/>
              </w:rPr>
              <w:t>Assistant</w:t>
            </w:r>
            <w:r w:rsidRPr="009F39E8">
              <w:rPr>
                <w:spacing w:val="-10"/>
                <w:sz w:val="20"/>
              </w:rPr>
              <w:t xml:space="preserve"> </w:t>
            </w:r>
            <w:r w:rsidRPr="009F39E8">
              <w:rPr>
                <w:sz w:val="20"/>
              </w:rPr>
              <w:t xml:space="preserve">(2) </w:t>
            </w:r>
            <w:r w:rsidRPr="009F39E8">
              <w:rPr>
                <w:spacing w:val="-2"/>
                <w:sz w:val="20"/>
              </w:rPr>
              <w:t>(CCN)</w:t>
            </w:r>
          </w:p>
        </w:tc>
        <w:tc>
          <w:tcPr>
            <w:tcW w:w="1003" w:type="dxa"/>
            <w:shd w:val="clear" w:color="auto" w:fill="F2F2F2"/>
          </w:tcPr>
          <w:p w14:paraId="3A8AADE1" w14:textId="77777777" w:rsidR="009F39E8" w:rsidRPr="009F39E8" w:rsidRDefault="009F39E8" w:rsidP="009F39E8">
            <w:pPr>
              <w:spacing w:before="115"/>
              <w:ind w:left="15" w:right="1"/>
              <w:jc w:val="center"/>
              <w:rPr>
                <w:spacing w:val="-5"/>
                <w:sz w:val="20"/>
              </w:rPr>
            </w:pPr>
            <w:r w:rsidRPr="009F39E8">
              <w:rPr>
                <w:spacing w:val="-5"/>
                <w:sz w:val="20"/>
              </w:rPr>
              <w:t>56</w:t>
            </w:r>
          </w:p>
        </w:tc>
        <w:tc>
          <w:tcPr>
            <w:tcW w:w="811" w:type="dxa"/>
            <w:shd w:val="clear" w:color="auto" w:fill="F2F2F2"/>
          </w:tcPr>
          <w:p w14:paraId="753D5538" w14:textId="77777777" w:rsidR="009F39E8" w:rsidRPr="009F39E8" w:rsidRDefault="009F39E8" w:rsidP="009F39E8">
            <w:pPr>
              <w:spacing w:before="115"/>
              <w:ind w:left="14" w:right="1"/>
              <w:jc w:val="center"/>
              <w:rPr>
                <w:spacing w:val="-5"/>
                <w:sz w:val="20"/>
              </w:rPr>
            </w:pPr>
            <w:r w:rsidRPr="009F39E8">
              <w:rPr>
                <w:spacing w:val="-5"/>
                <w:sz w:val="20"/>
              </w:rPr>
              <w:t>100%</w:t>
            </w:r>
          </w:p>
        </w:tc>
        <w:tc>
          <w:tcPr>
            <w:tcW w:w="1166" w:type="dxa"/>
            <w:shd w:val="clear" w:color="auto" w:fill="F2F2F2"/>
          </w:tcPr>
          <w:p w14:paraId="4CFB464B" w14:textId="77777777" w:rsidR="009F39E8" w:rsidRPr="009F39E8" w:rsidRDefault="009F39E8" w:rsidP="009F39E8">
            <w:pPr>
              <w:spacing w:before="115"/>
              <w:ind w:left="63" w:right="57"/>
              <w:jc w:val="center"/>
              <w:rPr>
                <w:spacing w:val="-4"/>
                <w:sz w:val="20"/>
              </w:rPr>
            </w:pPr>
            <w:r w:rsidRPr="009F39E8">
              <w:rPr>
                <w:spacing w:val="-4"/>
                <w:sz w:val="20"/>
              </w:rPr>
              <w:t>$750</w:t>
            </w:r>
          </w:p>
        </w:tc>
        <w:tc>
          <w:tcPr>
            <w:tcW w:w="1166" w:type="dxa"/>
            <w:shd w:val="clear" w:color="auto" w:fill="F2F2F2"/>
          </w:tcPr>
          <w:p w14:paraId="5EC49C50" w14:textId="77777777" w:rsidR="009F39E8" w:rsidRPr="009F39E8" w:rsidRDefault="009F39E8" w:rsidP="009F39E8">
            <w:pPr>
              <w:spacing w:before="115"/>
              <w:ind w:left="63" w:right="54"/>
              <w:jc w:val="center"/>
              <w:rPr>
                <w:spacing w:val="-2"/>
                <w:sz w:val="20"/>
              </w:rPr>
            </w:pPr>
            <w:r w:rsidRPr="009F39E8">
              <w:rPr>
                <w:spacing w:val="-2"/>
                <w:sz w:val="20"/>
              </w:rPr>
              <w:t>$853</w:t>
            </w:r>
          </w:p>
        </w:tc>
        <w:tc>
          <w:tcPr>
            <w:tcW w:w="1344" w:type="dxa"/>
            <w:shd w:val="clear" w:color="auto" w:fill="F2F2F2"/>
          </w:tcPr>
          <w:p w14:paraId="37AD8693" w14:textId="77777777" w:rsidR="009F39E8" w:rsidRPr="009F39E8" w:rsidRDefault="009F39E8" w:rsidP="009F39E8">
            <w:pPr>
              <w:spacing w:before="115"/>
              <w:ind w:left="16"/>
              <w:jc w:val="center"/>
              <w:rPr>
                <w:spacing w:val="-2"/>
                <w:sz w:val="20"/>
              </w:rPr>
            </w:pPr>
            <w:r w:rsidRPr="009F39E8">
              <w:rPr>
                <w:spacing w:val="-2"/>
                <w:sz w:val="20"/>
              </w:rPr>
              <w:t xml:space="preserve">$47,767.74 </w:t>
            </w:r>
          </w:p>
        </w:tc>
      </w:tr>
      <w:tr w:rsidR="009F39E8" w:rsidRPr="009F39E8" w14:paraId="0454D32B" w14:textId="77777777" w:rsidTr="0075611A">
        <w:trPr>
          <w:cantSplit/>
          <w:trHeight w:val="229"/>
        </w:trPr>
        <w:tc>
          <w:tcPr>
            <w:tcW w:w="3859" w:type="dxa"/>
          </w:tcPr>
          <w:p w14:paraId="6F8823E3" w14:textId="77777777" w:rsidR="009F39E8" w:rsidRPr="009F39E8" w:rsidRDefault="009F39E8" w:rsidP="009F39E8">
            <w:pPr>
              <w:spacing w:line="210" w:lineRule="exact"/>
              <w:ind w:left="110"/>
              <w:rPr>
                <w:sz w:val="20"/>
              </w:rPr>
            </w:pPr>
            <w:r w:rsidRPr="009F39E8">
              <w:rPr>
                <w:sz w:val="20"/>
              </w:rPr>
              <w:t>Driver</w:t>
            </w:r>
            <w:r w:rsidRPr="009F39E8">
              <w:rPr>
                <w:spacing w:val="-6"/>
                <w:sz w:val="20"/>
              </w:rPr>
              <w:t xml:space="preserve"> </w:t>
            </w:r>
            <w:r w:rsidRPr="009F39E8">
              <w:rPr>
                <w:sz w:val="20"/>
              </w:rPr>
              <w:t>–</w:t>
            </w:r>
            <w:r w:rsidRPr="009F39E8">
              <w:rPr>
                <w:spacing w:val="-5"/>
                <w:sz w:val="20"/>
              </w:rPr>
              <w:t xml:space="preserve"> </w:t>
            </w:r>
            <w:r w:rsidRPr="009F39E8">
              <w:rPr>
                <w:sz w:val="20"/>
              </w:rPr>
              <w:t>(1)</w:t>
            </w:r>
            <w:r w:rsidRPr="009F39E8">
              <w:rPr>
                <w:spacing w:val="-5"/>
                <w:sz w:val="20"/>
              </w:rPr>
              <w:t xml:space="preserve"> </w:t>
            </w:r>
            <w:r w:rsidRPr="009F39E8">
              <w:rPr>
                <w:spacing w:val="-4"/>
                <w:sz w:val="20"/>
              </w:rPr>
              <w:t>(CCN)</w:t>
            </w:r>
          </w:p>
        </w:tc>
        <w:tc>
          <w:tcPr>
            <w:tcW w:w="1003" w:type="dxa"/>
            <w:shd w:val="clear" w:color="auto" w:fill="F2F2F2"/>
          </w:tcPr>
          <w:p w14:paraId="54D59C0C" w14:textId="77777777" w:rsidR="009F39E8" w:rsidRPr="009F39E8" w:rsidRDefault="009F39E8" w:rsidP="009F39E8">
            <w:pPr>
              <w:spacing w:line="210" w:lineRule="exact"/>
              <w:ind w:left="15" w:right="1"/>
              <w:jc w:val="center"/>
              <w:rPr>
                <w:sz w:val="20"/>
              </w:rPr>
            </w:pPr>
            <w:r w:rsidRPr="009F39E8">
              <w:rPr>
                <w:spacing w:val="-5"/>
                <w:sz w:val="20"/>
              </w:rPr>
              <w:t>60</w:t>
            </w:r>
          </w:p>
        </w:tc>
        <w:tc>
          <w:tcPr>
            <w:tcW w:w="811" w:type="dxa"/>
          </w:tcPr>
          <w:p w14:paraId="21D05772" w14:textId="77777777" w:rsidR="009F39E8" w:rsidRPr="009F39E8" w:rsidRDefault="009F39E8" w:rsidP="009F39E8">
            <w:pPr>
              <w:spacing w:line="210" w:lineRule="exact"/>
              <w:ind w:left="14" w:right="1"/>
              <w:jc w:val="center"/>
              <w:rPr>
                <w:sz w:val="20"/>
              </w:rPr>
            </w:pPr>
            <w:r w:rsidRPr="009F39E8">
              <w:rPr>
                <w:spacing w:val="-5"/>
                <w:sz w:val="20"/>
              </w:rPr>
              <w:t>100%</w:t>
            </w:r>
          </w:p>
        </w:tc>
        <w:tc>
          <w:tcPr>
            <w:tcW w:w="1166" w:type="dxa"/>
            <w:shd w:val="clear" w:color="auto" w:fill="F2F2F2"/>
          </w:tcPr>
          <w:p w14:paraId="50B77725" w14:textId="77777777" w:rsidR="009F39E8" w:rsidRPr="009F39E8" w:rsidRDefault="009F39E8" w:rsidP="009F39E8">
            <w:pPr>
              <w:spacing w:line="210" w:lineRule="exact"/>
              <w:ind w:left="63" w:right="57"/>
              <w:jc w:val="center"/>
              <w:rPr>
                <w:sz w:val="20"/>
                <w:highlight w:val="yellow"/>
              </w:rPr>
            </w:pPr>
            <w:r w:rsidRPr="009F39E8">
              <w:rPr>
                <w:spacing w:val="-4"/>
                <w:sz w:val="20"/>
              </w:rPr>
              <w:t>$500</w:t>
            </w:r>
          </w:p>
        </w:tc>
        <w:tc>
          <w:tcPr>
            <w:tcW w:w="1166" w:type="dxa"/>
          </w:tcPr>
          <w:p w14:paraId="2962B244" w14:textId="77777777" w:rsidR="009F39E8" w:rsidRPr="009F39E8" w:rsidRDefault="009F39E8" w:rsidP="009F39E8">
            <w:pPr>
              <w:spacing w:line="210" w:lineRule="exact"/>
              <w:ind w:left="63" w:right="55"/>
              <w:jc w:val="center"/>
              <w:rPr>
                <w:sz w:val="20"/>
              </w:rPr>
            </w:pPr>
            <w:r w:rsidRPr="009F39E8">
              <w:rPr>
                <w:spacing w:val="-2"/>
                <w:sz w:val="20"/>
              </w:rPr>
              <w:t>$573</w:t>
            </w:r>
          </w:p>
        </w:tc>
        <w:tc>
          <w:tcPr>
            <w:tcW w:w="1344" w:type="dxa"/>
          </w:tcPr>
          <w:p w14:paraId="4A5D9CCA" w14:textId="77777777" w:rsidR="009F39E8" w:rsidRPr="009F39E8" w:rsidRDefault="009F39E8" w:rsidP="009F39E8">
            <w:pPr>
              <w:spacing w:line="210" w:lineRule="exact"/>
              <w:ind w:left="16"/>
              <w:jc w:val="center"/>
              <w:rPr>
                <w:sz w:val="20"/>
              </w:rPr>
            </w:pPr>
            <w:r w:rsidRPr="009F39E8">
              <w:rPr>
                <w:spacing w:val="-2"/>
                <w:sz w:val="20"/>
              </w:rPr>
              <w:t>$34,397.05</w:t>
            </w:r>
          </w:p>
        </w:tc>
      </w:tr>
      <w:tr w:rsidR="009F39E8" w:rsidRPr="009F39E8" w14:paraId="319909EF" w14:textId="77777777" w:rsidTr="0075611A">
        <w:trPr>
          <w:cantSplit/>
          <w:trHeight w:val="229"/>
        </w:trPr>
        <w:tc>
          <w:tcPr>
            <w:tcW w:w="3859" w:type="dxa"/>
          </w:tcPr>
          <w:p w14:paraId="4535CDAC" w14:textId="77777777" w:rsidR="009F39E8" w:rsidRPr="009F39E8" w:rsidRDefault="009F39E8" w:rsidP="009F39E8">
            <w:pPr>
              <w:spacing w:line="210" w:lineRule="exact"/>
              <w:ind w:left="110"/>
              <w:rPr>
                <w:sz w:val="20"/>
              </w:rPr>
            </w:pPr>
            <w:r w:rsidRPr="009F39E8">
              <w:rPr>
                <w:sz w:val="20"/>
              </w:rPr>
              <w:t>Driver</w:t>
            </w:r>
            <w:r w:rsidRPr="009F39E8">
              <w:rPr>
                <w:spacing w:val="-6"/>
                <w:sz w:val="20"/>
              </w:rPr>
              <w:t xml:space="preserve"> </w:t>
            </w:r>
            <w:r w:rsidRPr="009F39E8">
              <w:rPr>
                <w:sz w:val="20"/>
              </w:rPr>
              <w:t>–</w:t>
            </w:r>
            <w:r w:rsidRPr="009F39E8">
              <w:rPr>
                <w:spacing w:val="-5"/>
                <w:sz w:val="20"/>
              </w:rPr>
              <w:t xml:space="preserve"> </w:t>
            </w:r>
            <w:r w:rsidRPr="009F39E8">
              <w:rPr>
                <w:sz w:val="20"/>
              </w:rPr>
              <w:t>(2)</w:t>
            </w:r>
            <w:r w:rsidRPr="009F39E8">
              <w:rPr>
                <w:spacing w:val="-5"/>
                <w:sz w:val="20"/>
              </w:rPr>
              <w:t xml:space="preserve"> </w:t>
            </w:r>
            <w:r w:rsidRPr="009F39E8">
              <w:rPr>
                <w:spacing w:val="-4"/>
                <w:sz w:val="20"/>
              </w:rPr>
              <w:t>(CCN)</w:t>
            </w:r>
          </w:p>
        </w:tc>
        <w:tc>
          <w:tcPr>
            <w:tcW w:w="1003" w:type="dxa"/>
            <w:shd w:val="clear" w:color="auto" w:fill="F2F2F2"/>
          </w:tcPr>
          <w:p w14:paraId="3C200A0A" w14:textId="77777777" w:rsidR="009F39E8" w:rsidRPr="009F39E8" w:rsidRDefault="009F39E8" w:rsidP="009F39E8">
            <w:pPr>
              <w:spacing w:line="210" w:lineRule="exact"/>
              <w:ind w:left="15" w:right="1"/>
              <w:jc w:val="center"/>
              <w:rPr>
                <w:spacing w:val="-5"/>
                <w:sz w:val="20"/>
              </w:rPr>
            </w:pPr>
            <w:r w:rsidRPr="009F39E8">
              <w:rPr>
                <w:spacing w:val="-5"/>
                <w:sz w:val="20"/>
              </w:rPr>
              <w:t>60</w:t>
            </w:r>
          </w:p>
        </w:tc>
        <w:tc>
          <w:tcPr>
            <w:tcW w:w="811" w:type="dxa"/>
          </w:tcPr>
          <w:p w14:paraId="342DF135" w14:textId="77777777" w:rsidR="009F39E8" w:rsidRPr="009F39E8" w:rsidRDefault="009F39E8" w:rsidP="009F39E8">
            <w:pPr>
              <w:spacing w:line="210" w:lineRule="exact"/>
              <w:ind w:left="14" w:right="1"/>
              <w:jc w:val="center"/>
              <w:rPr>
                <w:spacing w:val="-5"/>
                <w:sz w:val="20"/>
              </w:rPr>
            </w:pPr>
            <w:r w:rsidRPr="009F39E8">
              <w:rPr>
                <w:spacing w:val="-5"/>
                <w:sz w:val="20"/>
              </w:rPr>
              <w:t>100%</w:t>
            </w:r>
          </w:p>
        </w:tc>
        <w:tc>
          <w:tcPr>
            <w:tcW w:w="1166" w:type="dxa"/>
            <w:shd w:val="clear" w:color="auto" w:fill="F2F2F2"/>
          </w:tcPr>
          <w:p w14:paraId="618B5458" w14:textId="77777777" w:rsidR="009F39E8" w:rsidRPr="009F39E8" w:rsidRDefault="009F39E8" w:rsidP="009F39E8">
            <w:pPr>
              <w:spacing w:line="210" w:lineRule="exact"/>
              <w:ind w:left="63" w:right="57"/>
              <w:jc w:val="center"/>
              <w:rPr>
                <w:spacing w:val="-4"/>
                <w:sz w:val="20"/>
              </w:rPr>
            </w:pPr>
            <w:r w:rsidRPr="009F39E8">
              <w:rPr>
                <w:spacing w:val="-4"/>
                <w:sz w:val="20"/>
              </w:rPr>
              <w:t>$500</w:t>
            </w:r>
          </w:p>
        </w:tc>
        <w:tc>
          <w:tcPr>
            <w:tcW w:w="1166" w:type="dxa"/>
          </w:tcPr>
          <w:p w14:paraId="392FA8DC" w14:textId="77777777" w:rsidR="009F39E8" w:rsidRPr="009F39E8" w:rsidRDefault="009F39E8" w:rsidP="009F39E8">
            <w:pPr>
              <w:spacing w:line="210" w:lineRule="exact"/>
              <w:ind w:left="63" w:right="55"/>
              <w:jc w:val="center"/>
              <w:rPr>
                <w:spacing w:val="-2"/>
                <w:sz w:val="20"/>
              </w:rPr>
            </w:pPr>
            <w:r w:rsidRPr="009F39E8">
              <w:rPr>
                <w:spacing w:val="-2"/>
                <w:sz w:val="20"/>
              </w:rPr>
              <w:t>$573</w:t>
            </w:r>
          </w:p>
        </w:tc>
        <w:tc>
          <w:tcPr>
            <w:tcW w:w="1344" w:type="dxa"/>
          </w:tcPr>
          <w:p w14:paraId="746DC12E" w14:textId="77777777" w:rsidR="009F39E8" w:rsidRPr="009F39E8" w:rsidRDefault="009F39E8" w:rsidP="009F39E8">
            <w:pPr>
              <w:spacing w:line="210" w:lineRule="exact"/>
              <w:ind w:left="16"/>
              <w:jc w:val="center"/>
              <w:rPr>
                <w:spacing w:val="-2"/>
                <w:sz w:val="20"/>
              </w:rPr>
            </w:pPr>
            <w:r w:rsidRPr="009F39E8">
              <w:rPr>
                <w:spacing w:val="-2"/>
                <w:sz w:val="20"/>
              </w:rPr>
              <w:t>$34,397.05</w:t>
            </w:r>
          </w:p>
        </w:tc>
      </w:tr>
    </w:tbl>
    <w:tbl>
      <w:tblPr>
        <w:tblpPr w:leftFromText="180" w:rightFromText="180" w:vertAnchor="text" w:horzAnchor="margin" w:tblpXSpec="center" w:tblpY="2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9"/>
        <w:gridCol w:w="1003"/>
        <w:gridCol w:w="811"/>
        <w:gridCol w:w="1166"/>
        <w:gridCol w:w="1166"/>
        <w:gridCol w:w="1344"/>
      </w:tblGrid>
      <w:tr w:rsidR="009F39E8" w:rsidRPr="009F39E8" w14:paraId="67CB52AE" w14:textId="77777777" w:rsidTr="0075611A">
        <w:trPr>
          <w:trHeight w:val="230"/>
        </w:trPr>
        <w:tc>
          <w:tcPr>
            <w:tcW w:w="3859" w:type="dxa"/>
          </w:tcPr>
          <w:p w14:paraId="571ED1FE" w14:textId="77777777" w:rsidR="009F39E8" w:rsidRPr="009F39E8" w:rsidRDefault="009F39E8" w:rsidP="009F39E8">
            <w:pPr>
              <w:spacing w:line="210" w:lineRule="exact"/>
              <w:ind w:left="110"/>
              <w:rPr>
                <w:sz w:val="20"/>
              </w:rPr>
            </w:pPr>
            <w:r w:rsidRPr="009F39E8">
              <w:rPr>
                <w:sz w:val="20"/>
              </w:rPr>
              <w:t>Vice President of Programs (USN)</w:t>
            </w:r>
          </w:p>
        </w:tc>
        <w:tc>
          <w:tcPr>
            <w:tcW w:w="1003" w:type="dxa"/>
            <w:shd w:val="clear" w:color="auto" w:fill="F2F2F2"/>
          </w:tcPr>
          <w:p w14:paraId="546AD1A4" w14:textId="77777777" w:rsidR="009F39E8" w:rsidRPr="009F39E8" w:rsidRDefault="009F39E8" w:rsidP="009F39E8">
            <w:pPr>
              <w:spacing w:line="210" w:lineRule="exact"/>
              <w:ind w:left="15" w:right="1"/>
              <w:jc w:val="center"/>
              <w:rPr>
                <w:spacing w:val="-5"/>
                <w:sz w:val="20"/>
              </w:rPr>
            </w:pPr>
            <w:r w:rsidRPr="009F39E8">
              <w:rPr>
                <w:spacing w:val="-5"/>
                <w:sz w:val="20"/>
              </w:rPr>
              <w:t>72</w:t>
            </w:r>
          </w:p>
        </w:tc>
        <w:tc>
          <w:tcPr>
            <w:tcW w:w="811" w:type="dxa"/>
          </w:tcPr>
          <w:p w14:paraId="20F96EA6" w14:textId="77777777" w:rsidR="009F39E8" w:rsidRPr="009F39E8" w:rsidRDefault="009F39E8" w:rsidP="009F39E8">
            <w:pPr>
              <w:spacing w:line="210" w:lineRule="exact"/>
              <w:ind w:left="173"/>
              <w:rPr>
                <w:spacing w:val="-4"/>
                <w:sz w:val="20"/>
              </w:rPr>
            </w:pPr>
            <w:r w:rsidRPr="009F39E8">
              <w:rPr>
                <w:spacing w:val="-4"/>
                <w:sz w:val="20"/>
              </w:rPr>
              <w:t>35%</w:t>
            </w:r>
          </w:p>
        </w:tc>
        <w:tc>
          <w:tcPr>
            <w:tcW w:w="1166" w:type="dxa"/>
            <w:shd w:val="clear" w:color="auto" w:fill="F2F2F2"/>
          </w:tcPr>
          <w:p w14:paraId="1C16A9A1" w14:textId="77777777" w:rsidR="009F39E8" w:rsidRPr="009F39E8" w:rsidRDefault="009F39E8" w:rsidP="009F39E8">
            <w:pPr>
              <w:spacing w:line="210" w:lineRule="exact"/>
              <w:ind w:left="306"/>
              <w:rPr>
                <w:spacing w:val="-2"/>
                <w:sz w:val="20"/>
              </w:rPr>
            </w:pPr>
            <w:r w:rsidRPr="009F39E8">
              <w:rPr>
                <w:spacing w:val="-2"/>
                <w:sz w:val="20"/>
              </w:rPr>
              <w:t>$13,500</w:t>
            </w:r>
          </w:p>
        </w:tc>
        <w:tc>
          <w:tcPr>
            <w:tcW w:w="1166" w:type="dxa"/>
          </w:tcPr>
          <w:p w14:paraId="2C76385E" w14:textId="77777777" w:rsidR="009F39E8" w:rsidRPr="009F39E8" w:rsidRDefault="009F39E8" w:rsidP="009F39E8">
            <w:pPr>
              <w:spacing w:line="210" w:lineRule="exact"/>
              <w:ind w:left="307"/>
              <w:rPr>
                <w:spacing w:val="-2"/>
                <w:sz w:val="20"/>
              </w:rPr>
            </w:pPr>
            <w:r w:rsidRPr="009F39E8">
              <w:rPr>
                <w:spacing w:val="-2"/>
                <w:sz w:val="20"/>
              </w:rPr>
              <w:t xml:space="preserve">$15,304 </w:t>
            </w:r>
          </w:p>
        </w:tc>
        <w:tc>
          <w:tcPr>
            <w:tcW w:w="1344" w:type="dxa"/>
          </w:tcPr>
          <w:p w14:paraId="4E5D2E70" w14:textId="77777777" w:rsidR="009F39E8" w:rsidRPr="009F39E8" w:rsidRDefault="009F39E8" w:rsidP="009F39E8">
            <w:pPr>
              <w:spacing w:line="210" w:lineRule="exact"/>
              <w:ind w:left="16"/>
              <w:jc w:val="center"/>
              <w:rPr>
                <w:spacing w:val="-2"/>
                <w:sz w:val="20"/>
              </w:rPr>
            </w:pPr>
            <w:r w:rsidRPr="009F39E8">
              <w:rPr>
                <w:spacing w:val="-2"/>
                <w:sz w:val="20"/>
              </w:rPr>
              <w:t>$385,668.46</w:t>
            </w:r>
          </w:p>
        </w:tc>
      </w:tr>
      <w:tr w:rsidR="009F39E8" w:rsidRPr="009F39E8" w14:paraId="43A69801" w14:textId="77777777" w:rsidTr="0075611A">
        <w:trPr>
          <w:trHeight w:val="230"/>
        </w:trPr>
        <w:tc>
          <w:tcPr>
            <w:tcW w:w="3859" w:type="dxa"/>
          </w:tcPr>
          <w:p w14:paraId="7E2FCECC" w14:textId="77777777" w:rsidR="009F39E8" w:rsidRPr="009F39E8" w:rsidRDefault="009F39E8" w:rsidP="009F39E8">
            <w:pPr>
              <w:spacing w:line="210" w:lineRule="exact"/>
              <w:ind w:left="110"/>
              <w:rPr>
                <w:sz w:val="20"/>
                <w:highlight w:val="yellow"/>
              </w:rPr>
            </w:pPr>
            <w:r w:rsidRPr="009F39E8">
              <w:rPr>
                <w:sz w:val="20"/>
              </w:rPr>
              <w:t>Program Director (USN)</w:t>
            </w:r>
          </w:p>
        </w:tc>
        <w:tc>
          <w:tcPr>
            <w:tcW w:w="1003" w:type="dxa"/>
            <w:shd w:val="clear" w:color="auto" w:fill="F2F2F2"/>
          </w:tcPr>
          <w:p w14:paraId="0B1D7667" w14:textId="77777777" w:rsidR="009F39E8" w:rsidRPr="009F39E8" w:rsidRDefault="009F39E8" w:rsidP="009F39E8">
            <w:pPr>
              <w:spacing w:line="210" w:lineRule="exact"/>
              <w:ind w:left="15" w:right="1"/>
              <w:jc w:val="center"/>
              <w:rPr>
                <w:spacing w:val="-5"/>
                <w:sz w:val="20"/>
              </w:rPr>
            </w:pPr>
            <w:r w:rsidRPr="009F39E8">
              <w:rPr>
                <w:spacing w:val="-5"/>
                <w:sz w:val="20"/>
              </w:rPr>
              <w:t>72</w:t>
            </w:r>
          </w:p>
        </w:tc>
        <w:tc>
          <w:tcPr>
            <w:tcW w:w="811" w:type="dxa"/>
          </w:tcPr>
          <w:p w14:paraId="0453FE80" w14:textId="77777777" w:rsidR="009F39E8" w:rsidRPr="009F39E8" w:rsidRDefault="009F39E8" w:rsidP="009F39E8">
            <w:pPr>
              <w:spacing w:line="210" w:lineRule="exact"/>
              <w:ind w:left="173"/>
              <w:rPr>
                <w:spacing w:val="-4"/>
                <w:sz w:val="20"/>
              </w:rPr>
            </w:pPr>
            <w:r w:rsidRPr="009F39E8">
              <w:rPr>
                <w:spacing w:val="-4"/>
                <w:sz w:val="20"/>
              </w:rPr>
              <w:t>90%</w:t>
            </w:r>
          </w:p>
        </w:tc>
        <w:tc>
          <w:tcPr>
            <w:tcW w:w="1166" w:type="dxa"/>
            <w:shd w:val="clear" w:color="auto" w:fill="F2F2F2"/>
          </w:tcPr>
          <w:p w14:paraId="25572701" w14:textId="77777777" w:rsidR="009F39E8" w:rsidRPr="009F39E8" w:rsidRDefault="009F39E8" w:rsidP="009F39E8">
            <w:pPr>
              <w:spacing w:line="210" w:lineRule="exact"/>
              <w:ind w:left="306"/>
              <w:rPr>
                <w:spacing w:val="-2"/>
                <w:sz w:val="20"/>
              </w:rPr>
            </w:pPr>
            <w:r w:rsidRPr="009F39E8">
              <w:rPr>
                <w:spacing w:val="-2"/>
                <w:sz w:val="20"/>
              </w:rPr>
              <w:t>$12,500</w:t>
            </w:r>
          </w:p>
        </w:tc>
        <w:tc>
          <w:tcPr>
            <w:tcW w:w="1166" w:type="dxa"/>
          </w:tcPr>
          <w:p w14:paraId="1B80152D" w14:textId="77777777" w:rsidR="009F39E8" w:rsidRPr="009F39E8" w:rsidRDefault="009F39E8" w:rsidP="009F39E8">
            <w:pPr>
              <w:spacing w:line="210" w:lineRule="exact"/>
              <w:ind w:left="307"/>
              <w:rPr>
                <w:spacing w:val="-2"/>
                <w:sz w:val="20"/>
              </w:rPr>
            </w:pPr>
            <w:r w:rsidRPr="009F39E8">
              <w:rPr>
                <w:spacing w:val="-2"/>
                <w:sz w:val="20"/>
              </w:rPr>
              <w:t>$ 14,171</w:t>
            </w:r>
          </w:p>
          <w:p w14:paraId="1BB92196" w14:textId="77777777" w:rsidR="009F39E8" w:rsidRPr="009F39E8" w:rsidRDefault="009F39E8" w:rsidP="009F39E8">
            <w:pPr>
              <w:spacing w:line="210" w:lineRule="exact"/>
              <w:ind w:left="307"/>
              <w:rPr>
                <w:spacing w:val="-2"/>
                <w:sz w:val="20"/>
              </w:rPr>
            </w:pPr>
          </w:p>
        </w:tc>
        <w:tc>
          <w:tcPr>
            <w:tcW w:w="1344" w:type="dxa"/>
          </w:tcPr>
          <w:p w14:paraId="284A40D9" w14:textId="77777777" w:rsidR="009F39E8" w:rsidRPr="009F39E8" w:rsidRDefault="009F39E8" w:rsidP="009F39E8">
            <w:pPr>
              <w:spacing w:line="210" w:lineRule="exact"/>
              <w:ind w:left="16"/>
              <w:jc w:val="center"/>
              <w:rPr>
                <w:spacing w:val="-2"/>
                <w:sz w:val="20"/>
              </w:rPr>
            </w:pPr>
            <w:r w:rsidRPr="009F39E8">
              <w:rPr>
                <w:spacing w:val="-2"/>
                <w:sz w:val="20"/>
              </w:rPr>
              <w:t>$918,258.23</w:t>
            </w:r>
          </w:p>
        </w:tc>
      </w:tr>
      <w:tr w:rsidR="009F39E8" w:rsidRPr="009F39E8" w14:paraId="1535CA98" w14:textId="77777777" w:rsidTr="0075611A">
        <w:trPr>
          <w:trHeight w:val="230"/>
        </w:trPr>
        <w:tc>
          <w:tcPr>
            <w:tcW w:w="3859" w:type="dxa"/>
          </w:tcPr>
          <w:p w14:paraId="692229AA" w14:textId="77777777" w:rsidR="009F39E8" w:rsidRPr="009F39E8" w:rsidRDefault="009F39E8" w:rsidP="009F39E8">
            <w:pPr>
              <w:spacing w:line="210" w:lineRule="exact"/>
              <w:ind w:left="110"/>
              <w:rPr>
                <w:sz w:val="20"/>
                <w:highlight w:val="yellow"/>
              </w:rPr>
            </w:pPr>
            <w:r w:rsidRPr="009F39E8">
              <w:rPr>
                <w:sz w:val="20"/>
              </w:rPr>
              <w:t>Compliance &amp; Contracts Director (USN)</w:t>
            </w:r>
          </w:p>
        </w:tc>
        <w:tc>
          <w:tcPr>
            <w:tcW w:w="1003" w:type="dxa"/>
            <w:shd w:val="clear" w:color="auto" w:fill="F2F2F2"/>
          </w:tcPr>
          <w:p w14:paraId="5EA54DA6" w14:textId="77777777" w:rsidR="009F39E8" w:rsidRPr="009F39E8" w:rsidRDefault="009F39E8" w:rsidP="009F39E8">
            <w:pPr>
              <w:spacing w:line="210" w:lineRule="exact"/>
              <w:ind w:left="15" w:right="1"/>
              <w:jc w:val="center"/>
              <w:rPr>
                <w:spacing w:val="-5"/>
                <w:sz w:val="20"/>
              </w:rPr>
            </w:pPr>
            <w:r w:rsidRPr="009F39E8">
              <w:rPr>
                <w:spacing w:val="-5"/>
                <w:sz w:val="20"/>
              </w:rPr>
              <w:t>72</w:t>
            </w:r>
          </w:p>
        </w:tc>
        <w:tc>
          <w:tcPr>
            <w:tcW w:w="811" w:type="dxa"/>
          </w:tcPr>
          <w:p w14:paraId="06A0D2EB" w14:textId="77777777" w:rsidR="009F39E8" w:rsidRPr="009F39E8" w:rsidRDefault="009F39E8" w:rsidP="009F39E8">
            <w:pPr>
              <w:spacing w:line="210" w:lineRule="exact"/>
              <w:ind w:left="173"/>
              <w:rPr>
                <w:spacing w:val="-4"/>
                <w:sz w:val="20"/>
              </w:rPr>
            </w:pPr>
            <w:r w:rsidRPr="009F39E8">
              <w:rPr>
                <w:spacing w:val="-4"/>
                <w:sz w:val="20"/>
              </w:rPr>
              <w:t>20%</w:t>
            </w:r>
          </w:p>
        </w:tc>
        <w:tc>
          <w:tcPr>
            <w:tcW w:w="1166" w:type="dxa"/>
            <w:shd w:val="clear" w:color="auto" w:fill="F2F2F2"/>
          </w:tcPr>
          <w:p w14:paraId="62C82D47" w14:textId="77777777" w:rsidR="009F39E8" w:rsidRPr="009F39E8" w:rsidRDefault="009F39E8" w:rsidP="009F39E8">
            <w:pPr>
              <w:spacing w:line="210" w:lineRule="exact"/>
              <w:ind w:left="306"/>
              <w:rPr>
                <w:spacing w:val="-2"/>
                <w:sz w:val="20"/>
              </w:rPr>
            </w:pPr>
            <w:r w:rsidRPr="009F39E8">
              <w:rPr>
                <w:spacing w:val="-2"/>
                <w:sz w:val="20"/>
              </w:rPr>
              <w:t>$9,167</w:t>
            </w:r>
          </w:p>
        </w:tc>
        <w:tc>
          <w:tcPr>
            <w:tcW w:w="1166" w:type="dxa"/>
          </w:tcPr>
          <w:p w14:paraId="347DE791" w14:textId="77777777" w:rsidR="009F39E8" w:rsidRPr="009F39E8" w:rsidRDefault="009F39E8" w:rsidP="009F39E8">
            <w:pPr>
              <w:spacing w:line="210" w:lineRule="exact"/>
              <w:ind w:left="307"/>
              <w:rPr>
                <w:spacing w:val="-2"/>
                <w:sz w:val="20"/>
              </w:rPr>
            </w:pPr>
            <w:r w:rsidRPr="009F39E8">
              <w:rPr>
                <w:spacing w:val="-2"/>
                <w:sz w:val="20"/>
              </w:rPr>
              <w:t>$10,392</w:t>
            </w:r>
          </w:p>
          <w:p w14:paraId="5D29794B" w14:textId="77777777" w:rsidR="009F39E8" w:rsidRPr="009F39E8" w:rsidRDefault="009F39E8" w:rsidP="009F39E8">
            <w:pPr>
              <w:spacing w:line="210" w:lineRule="exact"/>
              <w:ind w:left="307"/>
              <w:rPr>
                <w:spacing w:val="-2"/>
                <w:sz w:val="20"/>
              </w:rPr>
            </w:pPr>
          </w:p>
        </w:tc>
        <w:tc>
          <w:tcPr>
            <w:tcW w:w="1344" w:type="dxa"/>
          </w:tcPr>
          <w:p w14:paraId="1B1F275D" w14:textId="77777777" w:rsidR="009F39E8" w:rsidRPr="009F39E8" w:rsidRDefault="009F39E8" w:rsidP="009F39E8">
            <w:pPr>
              <w:spacing w:line="210" w:lineRule="exact"/>
              <w:ind w:left="16"/>
              <w:jc w:val="center"/>
              <w:rPr>
                <w:spacing w:val="-2"/>
                <w:sz w:val="20"/>
              </w:rPr>
            </w:pPr>
            <w:r w:rsidRPr="009F39E8">
              <w:rPr>
                <w:spacing w:val="-2"/>
                <w:sz w:val="20"/>
              </w:rPr>
              <w:t>$149,642.08</w:t>
            </w:r>
          </w:p>
        </w:tc>
      </w:tr>
      <w:tr w:rsidR="009F39E8" w:rsidRPr="009F39E8" w14:paraId="3080ACAC" w14:textId="77777777" w:rsidTr="0075611A">
        <w:trPr>
          <w:trHeight w:val="230"/>
        </w:trPr>
        <w:tc>
          <w:tcPr>
            <w:tcW w:w="3859" w:type="dxa"/>
          </w:tcPr>
          <w:p w14:paraId="4BA9D859" w14:textId="77777777" w:rsidR="009F39E8" w:rsidRPr="009F39E8" w:rsidRDefault="009F39E8" w:rsidP="009F39E8">
            <w:pPr>
              <w:spacing w:line="210" w:lineRule="exact"/>
              <w:ind w:left="110"/>
              <w:rPr>
                <w:sz w:val="20"/>
              </w:rPr>
            </w:pPr>
            <w:r w:rsidRPr="009F39E8">
              <w:rPr>
                <w:sz w:val="20"/>
              </w:rPr>
              <w:t>Associate</w:t>
            </w:r>
            <w:r w:rsidRPr="009F39E8">
              <w:rPr>
                <w:spacing w:val="-12"/>
                <w:sz w:val="20"/>
              </w:rPr>
              <w:t xml:space="preserve"> </w:t>
            </w:r>
            <w:r w:rsidRPr="009F39E8">
              <w:rPr>
                <w:sz w:val="20"/>
              </w:rPr>
              <w:t>Director</w:t>
            </w:r>
            <w:r w:rsidRPr="009F39E8">
              <w:rPr>
                <w:spacing w:val="-9"/>
                <w:sz w:val="20"/>
              </w:rPr>
              <w:t xml:space="preserve"> </w:t>
            </w:r>
            <w:r w:rsidRPr="009F39E8">
              <w:rPr>
                <w:spacing w:val="-4"/>
                <w:sz w:val="20"/>
              </w:rPr>
              <w:t>(USN)</w:t>
            </w:r>
          </w:p>
        </w:tc>
        <w:tc>
          <w:tcPr>
            <w:tcW w:w="1003" w:type="dxa"/>
            <w:shd w:val="clear" w:color="auto" w:fill="F2F2F2"/>
          </w:tcPr>
          <w:p w14:paraId="4DDDB1D6" w14:textId="77777777" w:rsidR="009F39E8" w:rsidRPr="009F39E8" w:rsidRDefault="009F39E8" w:rsidP="009F39E8">
            <w:pPr>
              <w:spacing w:line="210" w:lineRule="exact"/>
              <w:ind w:left="15" w:right="1"/>
              <w:jc w:val="center"/>
              <w:rPr>
                <w:sz w:val="20"/>
              </w:rPr>
            </w:pPr>
            <w:r w:rsidRPr="009F39E8">
              <w:rPr>
                <w:spacing w:val="-5"/>
                <w:sz w:val="20"/>
              </w:rPr>
              <w:t>72</w:t>
            </w:r>
          </w:p>
        </w:tc>
        <w:tc>
          <w:tcPr>
            <w:tcW w:w="811" w:type="dxa"/>
          </w:tcPr>
          <w:p w14:paraId="4CFC40F9" w14:textId="77777777" w:rsidR="009F39E8" w:rsidRPr="009F39E8" w:rsidRDefault="009F39E8" w:rsidP="009F39E8">
            <w:pPr>
              <w:spacing w:line="210" w:lineRule="exact"/>
              <w:ind w:left="173"/>
              <w:rPr>
                <w:sz w:val="20"/>
              </w:rPr>
            </w:pPr>
            <w:r w:rsidRPr="009F39E8">
              <w:rPr>
                <w:spacing w:val="-4"/>
                <w:sz w:val="20"/>
              </w:rPr>
              <w:t>100%</w:t>
            </w:r>
          </w:p>
        </w:tc>
        <w:tc>
          <w:tcPr>
            <w:tcW w:w="1166" w:type="dxa"/>
            <w:shd w:val="clear" w:color="auto" w:fill="F2F2F2"/>
          </w:tcPr>
          <w:p w14:paraId="04556F52" w14:textId="77777777" w:rsidR="009F39E8" w:rsidRPr="009F39E8" w:rsidRDefault="009F39E8" w:rsidP="009F39E8">
            <w:pPr>
              <w:spacing w:line="210" w:lineRule="exact"/>
              <w:ind w:left="306"/>
              <w:rPr>
                <w:sz w:val="20"/>
              </w:rPr>
            </w:pPr>
            <w:r w:rsidRPr="009F39E8">
              <w:rPr>
                <w:spacing w:val="-2"/>
                <w:sz w:val="20"/>
              </w:rPr>
              <w:t>$7,500</w:t>
            </w:r>
          </w:p>
        </w:tc>
        <w:tc>
          <w:tcPr>
            <w:tcW w:w="1166" w:type="dxa"/>
          </w:tcPr>
          <w:p w14:paraId="5C9C4E9D" w14:textId="77777777" w:rsidR="009F39E8" w:rsidRPr="009F39E8" w:rsidRDefault="009F39E8" w:rsidP="009F39E8">
            <w:pPr>
              <w:spacing w:line="210" w:lineRule="exact"/>
              <w:ind w:left="307"/>
              <w:rPr>
                <w:sz w:val="20"/>
              </w:rPr>
            </w:pPr>
            <w:r w:rsidRPr="009F39E8">
              <w:rPr>
                <w:spacing w:val="-2"/>
                <w:sz w:val="20"/>
              </w:rPr>
              <w:t>$8,502</w:t>
            </w:r>
          </w:p>
        </w:tc>
        <w:tc>
          <w:tcPr>
            <w:tcW w:w="1344" w:type="dxa"/>
          </w:tcPr>
          <w:p w14:paraId="7380D538" w14:textId="77777777" w:rsidR="009F39E8" w:rsidRPr="009F39E8" w:rsidRDefault="009F39E8" w:rsidP="009F39E8">
            <w:pPr>
              <w:spacing w:line="210" w:lineRule="exact"/>
              <w:ind w:left="16"/>
              <w:jc w:val="center"/>
              <w:rPr>
                <w:sz w:val="20"/>
              </w:rPr>
            </w:pPr>
            <w:r w:rsidRPr="009F39E8">
              <w:rPr>
                <w:spacing w:val="-2"/>
                <w:sz w:val="20"/>
              </w:rPr>
              <w:t>$612,172.15</w:t>
            </w:r>
          </w:p>
        </w:tc>
      </w:tr>
      <w:tr w:rsidR="009F39E8" w:rsidRPr="009F39E8" w14:paraId="69F6C983" w14:textId="77777777" w:rsidTr="0075611A">
        <w:trPr>
          <w:trHeight w:val="56"/>
        </w:trPr>
        <w:tc>
          <w:tcPr>
            <w:tcW w:w="3859" w:type="dxa"/>
          </w:tcPr>
          <w:p w14:paraId="536D088B" w14:textId="77777777" w:rsidR="009F39E8" w:rsidRPr="009F39E8" w:rsidRDefault="009F39E8" w:rsidP="009F39E8">
            <w:pPr>
              <w:spacing w:line="210" w:lineRule="exact"/>
              <w:ind w:left="110"/>
              <w:rPr>
                <w:sz w:val="20"/>
              </w:rPr>
            </w:pPr>
            <w:r w:rsidRPr="009F39E8">
              <w:rPr>
                <w:sz w:val="20"/>
              </w:rPr>
              <w:t>Senior Program Officer</w:t>
            </w:r>
          </w:p>
        </w:tc>
        <w:tc>
          <w:tcPr>
            <w:tcW w:w="1003" w:type="dxa"/>
            <w:shd w:val="clear" w:color="auto" w:fill="F2F2F2"/>
          </w:tcPr>
          <w:p w14:paraId="18ED8FF8" w14:textId="77777777" w:rsidR="009F39E8" w:rsidRPr="009F39E8" w:rsidRDefault="009F39E8" w:rsidP="009F39E8">
            <w:pPr>
              <w:spacing w:line="210" w:lineRule="exact"/>
              <w:ind w:left="15" w:right="1"/>
              <w:jc w:val="center"/>
              <w:rPr>
                <w:spacing w:val="-5"/>
                <w:sz w:val="20"/>
              </w:rPr>
            </w:pPr>
            <w:r w:rsidRPr="009F39E8">
              <w:rPr>
                <w:spacing w:val="-5"/>
                <w:sz w:val="20"/>
              </w:rPr>
              <w:t xml:space="preserve">72 </w:t>
            </w:r>
          </w:p>
        </w:tc>
        <w:tc>
          <w:tcPr>
            <w:tcW w:w="811" w:type="dxa"/>
          </w:tcPr>
          <w:p w14:paraId="6CB8DDE8" w14:textId="77777777" w:rsidR="009F39E8" w:rsidRPr="009F39E8" w:rsidRDefault="009F39E8" w:rsidP="009F39E8">
            <w:pPr>
              <w:spacing w:line="210" w:lineRule="exact"/>
              <w:ind w:left="173"/>
              <w:rPr>
                <w:spacing w:val="-4"/>
                <w:sz w:val="20"/>
              </w:rPr>
            </w:pPr>
            <w:r w:rsidRPr="009F39E8">
              <w:rPr>
                <w:spacing w:val="-4"/>
                <w:sz w:val="20"/>
              </w:rPr>
              <w:t>5%*</w:t>
            </w:r>
          </w:p>
        </w:tc>
        <w:tc>
          <w:tcPr>
            <w:tcW w:w="1166" w:type="dxa"/>
            <w:shd w:val="clear" w:color="auto" w:fill="F2F2F2"/>
          </w:tcPr>
          <w:p w14:paraId="0B25EBB2" w14:textId="77777777" w:rsidR="009F39E8" w:rsidRPr="009F39E8" w:rsidRDefault="009F39E8" w:rsidP="009F39E8">
            <w:pPr>
              <w:spacing w:line="210" w:lineRule="exact"/>
              <w:ind w:left="306"/>
              <w:rPr>
                <w:spacing w:val="-2"/>
                <w:sz w:val="20"/>
              </w:rPr>
            </w:pPr>
            <w:r w:rsidRPr="009F39E8">
              <w:rPr>
                <w:spacing w:val="-2"/>
                <w:sz w:val="20"/>
              </w:rPr>
              <w:t>$5,917</w:t>
            </w:r>
          </w:p>
        </w:tc>
        <w:tc>
          <w:tcPr>
            <w:tcW w:w="1166" w:type="dxa"/>
          </w:tcPr>
          <w:p w14:paraId="48CFBA0B" w14:textId="77777777" w:rsidR="009F39E8" w:rsidRPr="009F39E8" w:rsidRDefault="009F39E8" w:rsidP="009F39E8">
            <w:pPr>
              <w:spacing w:line="210" w:lineRule="exact"/>
              <w:ind w:left="307"/>
              <w:rPr>
                <w:spacing w:val="-2"/>
                <w:sz w:val="20"/>
              </w:rPr>
            </w:pPr>
            <w:r w:rsidRPr="009F39E8">
              <w:rPr>
                <w:spacing w:val="-2"/>
                <w:sz w:val="20"/>
              </w:rPr>
              <w:t>$672</w:t>
            </w:r>
          </w:p>
          <w:p w14:paraId="6421228B" w14:textId="77777777" w:rsidR="009F39E8" w:rsidRPr="009F39E8" w:rsidRDefault="009F39E8" w:rsidP="009F39E8">
            <w:pPr>
              <w:spacing w:line="210" w:lineRule="exact"/>
              <w:ind w:left="307"/>
              <w:rPr>
                <w:spacing w:val="-2"/>
                <w:sz w:val="20"/>
                <w:highlight w:val="yellow"/>
              </w:rPr>
            </w:pPr>
          </w:p>
        </w:tc>
        <w:tc>
          <w:tcPr>
            <w:tcW w:w="1344" w:type="dxa"/>
          </w:tcPr>
          <w:p w14:paraId="66371393" w14:textId="77777777" w:rsidR="009F39E8" w:rsidRPr="009F39E8" w:rsidRDefault="009F39E8" w:rsidP="009F39E8">
            <w:pPr>
              <w:spacing w:line="210" w:lineRule="exact"/>
              <w:ind w:left="16"/>
              <w:jc w:val="center"/>
              <w:rPr>
                <w:spacing w:val="-2"/>
                <w:sz w:val="20"/>
              </w:rPr>
            </w:pPr>
            <w:r w:rsidRPr="009F39E8">
              <w:rPr>
                <w:spacing w:val="-2"/>
                <w:sz w:val="20"/>
              </w:rPr>
              <w:t xml:space="preserve">$48,389.19 </w:t>
            </w:r>
          </w:p>
        </w:tc>
      </w:tr>
      <w:tr w:rsidR="009F39E8" w:rsidRPr="009F39E8" w14:paraId="5F9AE842" w14:textId="77777777" w:rsidTr="0075611A">
        <w:trPr>
          <w:trHeight w:val="230"/>
        </w:trPr>
        <w:tc>
          <w:tcPr>
            <w:tcW w:w="8005" w:type="dxa"/>
            <w:gridSpan w:val="5"/>
          </w:tcPr>
          <w:p w14:paraId="3B9DA1FF" w14:textId="77777777" w:rsidR="009F39E8" w:rsidRPr="009F39E8" w:rsidRDefault="009F39E8" w:rsidP="009F39E8">
            <w:pPr>
              <w:spacing w:line="210" w:lineRule="exact"/>
              <w:ind w:left="110"/>
              <w:rPr>
                <w:b/>
                <w:sz w:val="20"/>
              </w:rPr>
            </w:pPr>
            <w:r w:rsidRPr="009F39E8">
              <w:rPr>
                <w:b/>
                <w:spacing w:val="-2"/>
                <w:sz w:val="20"/>
              </w:rPr>
              <w:t>Subtotal</w:t>
            </w:r>
          </w:p>
        </w:tc>
        <w:tc>
          <w:tcPr>
            <w:tcW w:w="1344" w:type="dxa"/>
          </w:tcPr>
          <w:p w14:paraId="295C93B2" w14:textId="77777777" w:rsidR="009F39E8" w:rsidRPr="009F39E8" w:rsidRDefault="009F39E8" w:rsidP="009F39E8">
            <w:pPr>
              <w:spacing w:line="210" w:lineRule="exact"/>
              <w:ind w:left="16"/>
              <w:jc w:val="center"/>
              <w:rPr>
                <w:b/>
                <w:sz w:val="20"/>
              </w:rPr>
            </w:pPr>
            <w:r w:rsidRPr="009F39E8">
              <w:rPr>
                <w:b/>
                <w:spacing w:val="-2"/>
                <w:sz w:val="20"/>
              </w:rPr>
              <w:t xml:space="preserve">$5,286,497.76 </w:t>
            </w:r>
          </w:p>
        </w:tc>
      </w:tr>
    </w:tbl>
    <w:p w14:paraId="54CD0896" w14:textId="77777777" w:rsidR="009F39E8" w:rsidRPr="009F39E8" w:rsidRDefault="009F39E8" w:rsidP="009F39E8">
      <w:pPr>
        <w:spacing w:line="210" w:lineRule="exact"/>
        <w:rPr>
          <w:sz w:val="20"/>
        </w:rPr>
      </w:pPr>
    </w:p>
    <w:p w14:paraId="58CF4FD0" w14:textId="77777777" w:rsidR="009F39E8" w:rsidRPr="009F39E8" w:rsidRDefault="009F39E8" w:rsidP="009F39E8">
      <w:pPr>
        <w:numPr>
          <w:ilvl w:val="2"/>
          <w:numId w:val="26"/>
        </w:numPr>
        <w:tabs>
          <w:tab w:val="left" w:pos="720"/>
        </w:tabs>
        <w:spacing w:before="198" w:line="275" w:lineRule="exact"/>
        <w:jc w:val="both"/>
        <w:rPr>
          <w:b/>
          <w:color w:val="005440"/>
          <w:sz w:val="24"/>
        </w:rPr>
      </w:pPr>
      <w:r w:rsidRPr="009F39E8">
        <w:rPr>
          <w:b/>
          <w:color w:val="005440"/>
          <w:sz w:val="24"/>
        </w:rPr>
        <w:t>Fringe</w:t>
      </w:r>
      <w:r w:rsidRPr="009F39E8">
        <w:rPr>
          <w:b/>
          <w:color w:val="005440"/>
          <w:spacing w:val="-3"/>
          <w:sz w:val="24"/>
        </w:rPr>
        <w:t xml:space="preserve"> </w:t>
      </w:r>
      <w:r w:rsidRPr="009F39E8">
        <w:rPr>
          <w:b/>
          <w:color w:val="005440"/>
          <w:sz w:val="24"/>
        </w:rPr>
        <w:t>Benefits</w:t>
      </w:r>
      <w:r w:rsidRPr="009F39E8">
        <w:rPr>
          <w:b/>
          <w:color w:val="005440"/>
          <w:spacing w:val="-2"/>
          <w:sz w:val="24"/>
        </w:rPr>
        <w:t xml:space="preserve"> </w:t>
      </w:r>
      <w:r w:rsidRPr="009F39E8">
        <w:rPr>
          <w:b/>
          <w:color w:val="005440"/>
          <w:sz w:val="24"/>
        </w:rPr>
        <w:t>&amp;</w:t>
      </w:r>
      <w:r w:rsidRPr="009F39E8">
        <w:rPr>
          <w:b/>
          <w:color w:val="005440"/>
          <w:spacing w:val="-2"/>
          <w:sz w:val="24"/>
        </w:rPr>
        <w:t xml:space="preserve"> </w:t>
      </w:r>
      <w:r w:rsidRPr="009F39E8">
        <w:rPr>
          <w:b/>
          <w:color w:val="005440"/>
          <w:sz w:val="24"/>
        </w:rPr>
        <w:t>Allowances</w:t>
      </w:r>
      <w:r w:rsidRPr="009F39E8">
        <w:rPr>
          <w:b/>
          <w:color w:val="005440"/>
          <w:spacing w:val="-1"/>
          <w:sz w:val="24"/>
        </w:rPr>
        <w:t xml:space="preserve"> </w:t>
      </w:r>
      <w:r w:rsidRPr="009F39E8">
        <w:rPr>
          <w:b/>
          <w:color w:val="005440"/>
          <w:sz w:val="24"/>
        </w:rPr>
        <w:t>–</w:t>
      </w:r>
      <w:r w:rsidRPr="009F39E8">
        <w:rPr>
          <w:b/>
          <w:color w:val="005440"/>
          <w:spacing w:val="-2"/>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$2,027,170.96</w:t>
      </w:r>
    </w:p>
    <w:p w14:paraId="2435B8EE" w14:textId="77777777" w:rsidR="009F39E8" w:rsidRPr="009F39E8" w:rsidRDefault="009F39E8" w:rsidP="009F39E8">
      <w:pPr>
        <w:ind w:left="360" w:right="357"/>
        <w:jc w:val="both"/>
        <w:rPr>
          <w:sz w:val="24"/>
          <w:szCs w:val="24"/>
        </w:rPr>
      </w:pPr>
      <w:r w:rsidRPr="009F39E8">
        <w:rPr>
          <w:sz w:val="24"/>
          <w:szCs w:val="24"/>
        </w:rPr>
        <w:t>According</w:t>
      </w:r>
      <w:r w:rsidRPr="009F39E8">
        <w:rPr>
          <w:spacing w:val="-1"/>
          <w:sz w:val="24"/>
          <w:szCs w:val="24"/>
        </w:rPr>
        <w:t xml:space="preserve"> </w:t>
      </w:r>
      <w:r w:rsidRPr="009F39E8">
        <w:rPr>
          <w:sz w:val="24"/>
          <w:szCs w:val="24"/>
        </w:rPr>
        <w:t>to</w:t>
      </w:r>
      <w:r w:rsidRPr="009F39E8">
        <w:rPr>
          <w:spacing w:val="-1"/>
          <w:sz w:val="24"/>
          <w:szCs w:val="24"/>
        </w:rPr>
        <w:t xml:space="preserve"> </w:t>
      </w:r>
      <w:r w:rsidRPr="009F39E8">
        <w:rPr>
          <w:sz w:val="24"/>
          <w:szCs w:val="24"/>
        </w:rPr>
        <w:t>POA’s</w:t>
      </w:r>
      <w:r w:rsidRPr="009F39E8">
        <w:rPr>
          <w:spacing w:val="-1"/>
          <w:sz w:val="24"/>
          <w:szCs w:val="24"/>
        </w:rPr>
        <w:t xml:space="preserve"> </w:t>
      </w:r>
      <w:r w:rsidRPr="009F39E8">
        <w:rPr>
          <w:sz w:val="24"/>
          <w:szCs w:val="24"/>
        </w:rPr>
        <w:t>internal</w:t>
      </w:r>
      <w:r w:rsidRPr="009F39E8">
        <w:rPr>
          <w:spacing w:val="-1"/>
          <w:sz w:val="24"/>
          <w:szCs w:val="24"/>
        </w:rPr>
        <w:t xml:space="preserve"> </w:t>
      </w:r>
      <w:r w:rsidRPr="009F39E8">
        <w:rPr>
          <w:sz w:val="24"/>
          <w:szCs w:val="24"/>
        </w:rPr>
        <w:t>organization</w:t>
      </w:r>
      <w:r w:rsidRPr="009F39E8">
        <w:rPr>
          <w:spacing w:val="-1"/>
          <w:sz w:val="24"/>
          <w:szCs w:val="24"/>
        </w:rPr>
        <w:t xml:space="preserve"> </w:t>
      </w:r>
      <w:r w:rsidRPr="009F39E8">
        <w:rPr>
          <w:sz w:val="24"/>
          <w:szCs w:val="24"/>
        </w:rPr>
        <w:t>policies,</w:t>
      </w:r>
      <w:r w:rsidRPr="009F39E8">
        <w:rPr>
          <w:spacing w:val="-1"/>
          <w:sz w:val="24"/>
          <w:szCs w:val="24"/>
        </w:rPr>
        <w:t xml:space="preserve"> </w:t>
      </w:r>
      <w:r w:rsidRPr="009F39E8">
        <w:rPr>
          <w:sz w:val="24"/>
          <w:szCs w:val="24"/>
        </w:rPr>
        <w:t>CCN</w:t>
      </w:r>
      <w:r w:rsidRPr="009F39E8">
        <w:rPr>
          <w:spacing w:val="-1"/>
          <w:sz w:val="24"/>
          <w:szCs w:val="24"/>
        </w:rPr>
        <w:t xml:space="preserve"> </w:t>
      </w:r>
      <w:r w:rsidRPr="009F39E8">
        <w:rPr>
          <w:sz w:val="24"/>
          <w:szCs w:val="24"/>
        </w:rPr>
        <w:t>is</w:t>
      </w:r>
      <w:r w:rsidRPr="009F39E8">
        <w:rPr>
          <w:spacing w:val="-1"/>
          <w:sz w:val="24"/>
          <w:szCs w:val="24"/>
        </w:rPr>
        <w:t xml:space="preserve"> </w:t>
      </w:r>
      <w:r w:rsidRPr="009F39E8">
        <w:rPr>
          <w:sz w:val="24"/>
          <w:szCs w:val="24"/>
        </w:rPr>
        <w:t>defined</w:t>
      </w:r>
      <w:r w:rsidRPr="009F39E8">
        <w:rPr>
          <w:spacing w:val="-1"/>
          <w:sz w:val="24"/>
          <w:szCs w:val="24"/>
        </w:rPr>
        <w:t xml:space="preserve"> </w:t>
      </w:r>
      <w:r w:rsidRPr="009F39E8">
        <w:rPr>
          <w:sz w:val="24"/>
          <w:szCs w:val="24"/>
        </w:rPr>
        <w:t>as</w:t>
      </w:r>
      <w:r w:rsidRPr="009F39E8">
        <w:rPr>
          <w:spacing w:val="-1"/>
          <w:sz w:val="24"/>
          <w:szCs w:val="24"/>
        </w:rPr>
        <w:t xml:space="preserve"> </w:t>
      </w:r>
      <w:r w:rsidRPr="009F39E8">
        <w:rPr>
          <w:sz w:val="24"/>
          <w:szCs w:val="24"/>
        </w:rPr>
        <w:t>“An</w:t>
      </w:r>
      <w:r w:rsidRPr="009F39E8">
        <w:rPr>
          <w:spacing w:val="-1"/>
          <w:sz w:val="24"/>
          <w:szCs w:val="24"/>
        </w:rPr>
        <w:t xml:space="preserve"> </w:t>
      </w:r>
      <w:r w:rsidRPr="009F39E8">
        <w:rPr>
          <w:sz w:val="24"/>
          <w:szCs w:val="24"/>
        </w:rPr>
        <w:t>individual</w:t>
      </w:r>
      <w:r w:rsidRPr="009F39E8">
        <w:rPr>
          <w:spacing w:val="-1"/>
          <w:sz w:val="24"/>
          <w:szCs w:val="24"/>
        </w:rPr>
        <w:t xml:space="preserve"> </w:t>
      </w:r>
      <w:r w:rsidRPr="009F39E8">
        <w:rPr>
          <w:sz w:val="24"/>
          <w:szCs w:val="24"/>
        </w:rPr>
        <w:t>-</w:t>
      </w:r>
      <w:r w:rsidRPr="009F39E8">
        <w:rPr>
          <w:spacing w:val="-1"/>
          <w:sz w:val="24"/>
          <w:szCs w:val="24"/>
        </w:rPr>
        <w:t xml:space="preserve"> </w:t>
      </w:r>
      <w:r w:rsidRPr="009F39E8">
        <w:rPr>
          <w:sz w:val="24"/>
          <w:szCs w:val="24"/>
        </w:rPr>
        <w:t>employee who is a cooperating country citizen, or a non-cooperating country citizen lawfully admitted for permanent residence in the cooperating country.”</w:t>
      </w:r>
    </w:p>
    <w:p w14:paraId="3C04382F" w14:textId="77777777" w:rsidR="009F39E8" w:rsidRPr="009F39E8" w:rsidRDefault="009F39E8" w:rsidP="009F39E8">
      <w:pPr>
        <w:spacing w:before="62"/>
        <w:rPr>
          <w:sz w:val="24"/>
          <w:szCs w:val="24"/>
        </w:rPr>
      </w:pPr>
    </w:p>
    <w:p w14:paraId="08EC45FC" w14:textId="77777777" w:rsidR="009F39E8" w:rsidRPr="009F39E8" w:rsidRDefault="009F39E8" w:rsidP="009F39E8">
      <w:pPr>
        <w:spacing w:line="275" w:lineRule="exact"/>
        <w:ind w:left="360"/>
        <w:rPr>
          <w:b/>
          <w:sz w:val="24"/>
        </w:rPr>
      </w:pPr>
      <w:r w:rsidRPr="009F39E8">
        <w:rPr>
          <w:b/>
          <w:sz w:val="24"/>
        </w:rPr>
        <w:t>Fringe</w:t>
      </w:r>
      <w:r w:rsidRPr="009F39E8">
        <w:rPr>
          <w:b/>
          <w:spacing w:val="-3"/>
          <w:sz w:val="24"/>
        </w:rPr>
        <w:t xml:space="preserve"> </w:t>
      </w:r>
      <w:r w:rsidRPr="009F39E8">
        <w:rPr>
          <w:b/>
          <w:sz w:val="24"/>
        </w:rPr>
        <w:t>Benefits</w:t>
      </w:r>
      <w:r w:rsidRPr="009F39E8">
        <w:rPr>
          <w:b/>
          <w:spacing w:val="-2"/>
          <w:sz w:val="24"/>
        </w:rPr>
        <w:t xml:space="preserve"> </w:t>
      </w:r>
      <w:r w:rsidRPr="009F39E8">
        <w:rPr>
          <w:b/>
          <w:sz w:val="24"/>
        </w:rPr>
        <w:t>CCN</w:t>
      </w:r>
      <w:r w:rsidRPr="009F39E8">
        <w:rPr>
          <w:b/>
          <w:spacing w:val="-3"/>
          <w:sz w:val="24"/>
        </w:rPr>
        <w:t xml:space="preserve"> </w:t>
      </w:r>
      <w:r w:rsidRPr="009F39E8">
        <w:rPr>
          <w:b/>
          <w:sz w:val="24"/>
        </w:rPr>
        <w:t>–</w:t>
      </w:r>
      <w:r w:rsidRPr="009F39E8">
        <w:rPr>
          <w:b/>
          <w:spacing w:val="-1"/>
          <w:sz w:val="24"/>
        </w:rPr>
        <w:t xml:space="preserve"> </w:t>
      </w:r>
      <w:r w:rsidRPr="009F39E8">
        <w:rPr>
          <w:b/>
          <w:sz w:val="24"/>
        </w:rPr>
        <w:t>Honduras</w:t>
      </w:r>
      <w:r w:rsidRPr="009F39E8">
        <w:rPr>
          <w:b/>
          <w:spacing w:val="-1"/>
          <w:sz w:val="24"/>
        </w:rPr>
        <w:t xml:space="preserve"> </w:t>
      </w:r>
      <w:r w:rsidRPr="009F39E8">
        <w:rPr>
          <w:b/>
          <w:spacing w:val="-2"/>
          <w:sz w:val="24"/>
        </w:rPr>
        <w:t>($1,530,984.63)</w:t>
      </w:r>
    </w:p>
    <w:p w14:paraId="6B457F07" w14:textId="77777777" w:rsidR="009F39E8" w:rsidRPr="009F39E8" w:rsidRDefault="009F39E8" w:rsidP="009F39E8">
      <w:pPr>
        <w:spacing w:line="242" w:lineRule="auto"/>
        <w:ind w:left="360" w:right="59"/>
        <w:rPr>
          <w:sz w:val="24"/>
          <w:szCs w:val="24"/>
        </w:rPr>
      </w:pPr>
      <w:r w:rsidRPr="009F39E8">
        <w:rPr>
          <w:sz w:val="24"/>
          <w:szCs w:val="24"/>
        </w:rPr>
        <w:t>Fringe benefits for CCN staff are budgeted at 48.26% of their total salary and are based on local labor law, in-country required benefits, and POA’s fringe benefit policy. This includes:</w:t>
      </w:r>
    </w:p>
    <w:p w14:paraId="64272F5E" w14:textId="77777777" w:rsidR="009F39E8" w:rsidRPr="009F39E8" w:rsidRDefault="009F39E8" w:rsidP="009F39E8">
      <w:pPr>
        <w:numPr>
          <w:ilvl w:val="3"/>
          <w:numId w:val="26"/>
        </w:numPr>
        <w:tabs>
          <w:tab w:val="left" w:pos="719"/>
        </w:tabs>
        <w:spacing w:line="290" w:lineRule="exact"/>
        <w:ind w:left="719" w:hanging="359"/>
        <w:rPr>
          <w:sz w:val="24"/>
        </w:rPr>
      </w:pPr>
      <w:r w:rsidRPr="009F39E8">
        <w:rPr>
          <w:sz w:val="24"/>
        </w:rPr>
        <w:t>8.50%</w:t>
      </w:r>
      <w:r w:rsidRPr="009F39E8">
        <w:rPr>
          <w:spacing w:val="-2"/>
          <w:sz w:val="24"/>
        </w:rPr>
        <w:t xml:space="preserve"> </w:t>
      </w:r>
      <w:r w:rsidRPr="009F39E8">
        <w:rPr>
          <w:sz w:val="24"/>
        </w:rPr>
        <w:t>-</w:t>
      </w:r>
      <w:r w:rsidRPr="009F39E8">
        <w:rPr>
          <w:spacing w:val="-1"/>
          <w:sz w:val="24"/>
        </w:rPr>
        <w:t xml:space="preserve"> </w:t>
      </w:r>
      <w:r w:rsidRPr="009F39E8">
        <w:rPr>
          <w:sz w:val="24"/>
        </w:rPr>
        <w:t>Honduran</w:t>
      </w:r>
      <w:r w:rsidRPr="009F39E8">
        <w:rPr>
          <w:spacing w:val="-1"/>
          <w:sz w:val="24"/>
        </w:rPr>
        <w:t xml:space="preserve"> </w:t>
      </w:r>
      <w:r w:rsidRPr="009F39E8">
        <w:rPr>
          <w:sz w:val="24"/>
        </w:rPr>
        <w:t>Social</w:t>
      </w:r>
      <w:r w:rsidRPr="009F39E8">
        <w:rPr>
          <w:spacing w:val="-1"/>
          <w:sz w:val="24"/>
        </w:rPr>
        <w:t xml:space="preserve"> </w:t>
      </w:r>
      <w:r w:rsidRPr="009F39E8">
        <w:rPr>
          <w:sz w:val="24"/>
        </w:rPr>
        <w:t>Security</w:t>
      </w:r>
      <w:r w:rsidRPr="009F39E8">
        <w:rPr>
          <w:spacing w:val="-1"/>
          <w:sz w:val="24"/>
        </w:rPr>
        <w:t xml:space="preserve"> </w:t>
      </w:r>
      <w:r w:rsidRPr="009F39E8">
        <w:rPr>
          <w:sz w:val="24"/>
        </w:rPr>
        <w:t>Institute</w:t>
      </w:r>
      <w:r w:rsidRPr="009F39E8">
        <w:rPr>
          <w:spacing w:val="-2"/>
          <w:sz w:val="24"/>
        </w:rPr>
        <w:t xml:space="preserve"> (IHSS)</w:t>
      </w:r>
    </w:p>
    <w:p w14:paraId="4E5124DB"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1.00%</w:t>
      </w:r>
      <w:r w:rsidRPr="009F39E8">
        <w:rPr>
          <w:spacing w:val="-2"/>
          <w:sz w:val="24"/>
        </w:rPr>
        <w:t xml:space="preserve"> </w:t>
      </w:r>
      <w:r w:rsidRPr="009F39E8">
        <w:rPr>
          <w:sz w:val="24"/>
        </w:rPr>
        <w:t>-</w:t>
      </w:r>
      <w:r w:rsidRPr="009F39E8">
        <w:rPr>
          <w:spacing w:val="-1"/>
          <w:sz w:val="24"/>
        </w:rPr>
        <w:t xml:space="preserve"> </w:t>
      </w:r>
      <w:r w:rsidRPr="009F39E8">
        <w:rPr>
          <w:sz w:val="24"/>
        </w:rPr>
        <w:t>Vocational</w:t>
      </w:r>
      <w:r w:rsidRPr="009F39E8">
        <w:rPr>
          <w:spacing w:val="-1"/>
          <w:sz w:val="24"/>
        </w:rPr>
        <w:t xml:space="preserve"> </w:t>
      </w:r>
      <w:r w:rsidRPr="009F39E8">
        <w:rPr>
          <w:sz w:val="24"/>
        </w:rPr>
        <w:t>Training</w:t>
      </w:r>
      <w:r w:rsidRPr="009F39E8">
        <w:rPr>
          <w:spacing w:val="-1"/>
          <w:sz w:val="24"/>
        </w:rPr>
        <w:t xml:space="preserve"> </w:t>
      </w:r>
      <w:r w:rsidRPr="009F39E8">
        <w:rPr>
          <w:sz w:val="24"/>
        </w:rPr>
        <w:t>Institute</w:t>
      </w:r>
      <w:r w:rsidRPr="009F39E8">
        <w:rPr>
          <w:spacing w:val="-2"/>
          <w:sz w:val="24"/>
        </w:rPr>
        <w:t xml:space="preserve"> (INFOP)</w:t>
      </w:r>
    </w:p>
    <w:p w14:paraId="19FFBB21" w14:textId="77777777" w:rsidR="009F39E8" w:rsidRPr="009F39E8" w:rsidRDefault="009F39E8" w:rsidP="009F39E8">
      <w:pPr>
        <w:numPr>
          <w:ilvl w:val="3"/>
          <w:numId w:val="26"/>
        </w:numPr>
        <w:tabs>
          <w:tab w:val="left" w:pos="719"/>
        </w:tabs>
        <w:spacing w:line="293" w:lineRule="exact"/>
        <w:ind w:left="719" w:hanging="359"/>
        <w:rPr>
          <w:sz w:val="24"/>
          <w:lang w:val="es-CL"/>
        </w:rPr>
      </w:pPr>
      <w:r w:rsidRPr="009F39E8">
        <w:rPr>
          <w:sz w:val="24"/>
          <w:lang w:val="es-CL"/>
        </w:rPr>
        <w:lastRenderedPageBreak/>
        <w:t>1.50%</w:t>
      </w:r>
      <w:r w:rsidRPr="009F39E8">
        <w:rPr>
          <w:spacing w:val="-2"/>
          <w:sz w:val="24"/>
          <w:lang w:val="es-CL"/>
        </w:rPr>
        <w:t xml:space="preserve"> </w:t>
      </w:r>
      <w:r w:rsidRPr="009F39E8">
        <w:rPr>
          <w:sz w:val="24"/>
          <w:lang w:val="es-CL"/>
        </w:rPr>
        <w:t>-</w:t>
      </w:r>
      <w:r w:rsidRPr="009F39E8">
        <w:rPr>
          <w:spacing w:val="-1"/>
          <w:sz w:val="24"/>
          <w:lang w:val="es-CL"/>
        </w:rPr>
        <w:t xml:space="preserve"> </w:t>
      </w:r>
      <w:r w:rsidRPr="009F39E8">
        <w:rPr>
          <w:sz w:val="24"/>
          <w:lang w:val="es-CL"/>
        </w:rPr>
        <w:t>Pensión</w:t>
      </w:r>
      <w:r w:rsidRPr="009F39E8">
        <w:rPr>
          <w:spacing w:val="-1"/>
          <w:sz w:val="24"/>
          <w:lang w:val="es-CL"/>
        </w:rPr>
        <w:t xml:space="preserve"> </w:t>
      </w:r>
      <w:r w:rsidRPr="009F39E8">
        <w:rPr>
          <w:sz w:val="24"/>
          <w:lang w:val="es-CL"/>
        </w:rPr>
        <w:t>Régimen</w:t>
      </w:r>
      <w:r w:rsidRPr="009F39E8">
        <w:rPr>
          <w:spacing w:val="-3"/>
          <w:sz w:val="24"/>
          <w:lang w:val="es-CL"/>
        </w:rPr>
        <w:t xml:space="preserve"> </w:t>
      </w:r>
      <w:r w:rsidRPr="009F39E8">
        <w:rPr>
          <w:sz w:val="24"/>
          <w:lang w:val="es-CL"/>
        </w:rPr>
        <w:t>de</w:t>
      </w:r>
      <w:r w:rsidRPr="009F39E8">
        <w:rPr>
          <w:spacing w:val="-2"/>
          <w:sz w:val="24"/>
          <w:lang w:val="es-CL"/>
        </w:rPr>
        <w:t xml:space="preserve"> </w:t>
      </w:r>
      <w:r w:rsidRPr="009F39E8">
        <w:rPr>
          <w:sz w:val="24"/>
          <w:lang w:val="es-CL"/>
        </w:rPr>
        <w:t>Aportaciones</w:t>
      </w:r>
      <w:r w:rsidRPr="009F39E8">
        <w:rPr>
          <w:spacing w:val="-1"/>
          <w:sz w:val="24"/>
          <w:lang w:val="es-CL"/>
        </w:rPr>
        <w:t xml:space="preserve"> </w:t>
      </w:r>
      <w:r w:rsidRPr="009F39E8">
        <w:rPr>
          <w:sz w:val="24"/>
          <w:lang w:val="es-CL"/>
        </w:rPr>
        <w:t>Privadas</w:t>
      </w:r>
      <w:r w:rsidRPr="009F39E8">
        <w:rPr>
          <w:spacing w:val="-1"/>
          <w:sz w:val="24"/>
          <w:lang w:val="es-CL"/>
        </w:rPr>
        <w:t xml:space="preserve"> </w:t>
      </w:r>
      <w:r w:rsidRPr="009F39E8">
        <w:rPr>
          <w:spacing w:val="-2"/>
          <w:sz w:val="24"/>
          <w:lang w:val="es-CL"/>
        </w:rPr>
        <w:t>(RAP)</w:t>
      </w:r>
    </w:p>
    <w:p w14:paraId="02BAA51A"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5.77%</w:t>
      </w:r>
      <w:r w:rsidRPr="009F39E8">
        <w:rPr>
          <w:spacing w:val="-1"/>
          <w:sz w:val="24"/>
        </w:rPr>
        <w:t xml:space="preserve"> </w:t>
      </w:r>
      <w:r w:rsidRPr="009F39E8">
        <w:rPr>
          <w:sz w:val="24"/>
        </w:rPr>
        <w:t>-</w:t>
      </w:r>
      <w:r w:rsidRPr="009F39E8">
        <w:rPr>
          <w:spacing w:val="-1"/>
          <w:sz w:val="24"/>
        </w:rPr>
        <w:t xml:space="preserve"> </w:t>
      </w:r>
      <w:r w:rsidRPr="009F39E8">
        <w:rPr>
          <w:sz w:val="24"/>
        </w:rPr>
        <w:t>15</w:t>
      </w:r>
      <w:r w:rsidRPr="009F39E8">
        <w:rPr>
          <w:spacing w:val="-1"/>
          <w:sz w:val="24"/>
        </w:rPr>
        <w:t xml:space="preserve"> </w:t>
      </w:r>
      <w:r w:rsidRPr="009F39E8">
        <w:rPr>
          <w:sz w:val="24"/>
        </w:rPr>
        <w:t>days</w:t>
      </w:r>
      <w:r w:rsidRPr="009F39E8">
        <w:rPr>
          <w:spacing w:val="-1"/>
          <w:sz w:val="24"/>
        </w:rPr>
        <w:t xml:space="preserve"> </w:t>
      </w:r>
      <w:r w:rsidRPr="009F39E8">
        <w:rPr>
          <w:sz w:val="24"/>
        </w:rPr>
        <w:t>of annual</w:t>
      </w:r>
      <w:r w:rsidRPr="009F39E8">
        <w:rPr>
          <w:spacing w:val="-1"/>
          <w:sz w:val="24"/>
        </w:rPr>
        <w:t xml:space="preserve"> </w:t>
      </w:r>
      <w:r w:rsidRPr="009F39E8">
        <w:rPr>
          <w:sz w:val="24"/>
        </w:rPr>
        <w:t>leave</w:t>
      </w:r>
      <w:r w:rsidRPr="009F39E8">
        <w:rPr>
          <w:spacing w:val="-2"/>
          <w:sz w:val="24"/>
        </w:rPr>
        <w:t xml:space="preserve"> </w:t>
      </w:r>
      <w:r w:rsidRPr="009F39E8">
        <w:rPr>
          <w:sz w:val="24"/>
        </w:rPr>
        <w:t>a</w:t>
      </w:r>
      <w:r w:rsidRPr="009F39E8">
        <w:rPr>
          <w:spacing w:val="-1"/>
          <w:sz w:val="24"/>
        </w:rPr>
        <w:t xml:space="preserve"> </w:t>
      </w:r>
      <w:r w:rsidRPr="009F39E8">
        <w:rPr>
          <w:spacing w:val="-4"/>
          <w:sz w:val="24"/>
        </w:rPr>
        <w:t>year</w:t>
      </w:r>
    </w:p>
    <w:p w14:paraId="4D5C8E31"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8.33%</w:t>
      </w:r>
      <w:r w:rsidRPr="009F39E8">
        <w:rPr>
          <w:spacing w:val="-1"/>
          <w:sz w:val="24"/>
        </w:rPr>
        <w:t xml:space="preserve"> </w:t>
      </w:r>
      <w:r w:rsidRPr="009F39E8">
        <w:rPr>
          <w:sz w:val="24"/>
        </w:rPr>
        <w:t>-</w:t>
      </w:r>
      <w:r w:rsidRPr="009F39E8">
        <w:rPr>
          <w:spacing w:val="-1"/>
          <w:sz w:val="24"/>
        </w:rPr>
        <w:t xml:space="preserve"> </w:t>
      </w:r>
      <w:r w:rsidRPr="009F39E8">
        <w:rPr>
          <w:sz w:val="24"/>
        </w:rPr>
        <w:t>1</w:t>
      </w:r>
      <w:r w:rsidRPr="009F39E8">
        <w:rPr>
          <w:spacing w:val="-1"/>
          <w:sz w:val="24"/>
        </w:rPr>
        <w:t xml:space="preserve"> </w:t>
      </w:r>
      <w:r w:rsidRPr="009F39E8">
        <w:rPr>
          <w:sz w:val="24"/>
        </w:rPr>
        <w:t>month</w:t>
      </w:r>
      <w:r w:rsidRPr="009F39E8">
        <w:rPr>
          <w:spacing w:val="-1"/>
          <w:sz w:val="24"/>
        </w:rPr>
        <w:t xml:space="preserve"> </w:t>
      </w:r>
      <w:r w:rsidRPr="009F39E8">
        <w:rPr>
          <w:sz w:val="24"/>
        </w:rPr>
        <w:t>of severance</w:t>
      </w:r>
      <w:r w:rsidRPr="009F39E8">
        <w:rPr>
          <w:spacing w:val="-2"/>
          <w:sz w:val="24"/>
        </w:rPr>
        <w:t xml:space="preserve"> </w:t>
      </w:r>
      <w:r w:rsidRPr="009F39E8">
        <w:rPr>
          <w:sz w:val="24"/>
        </w:rPr>
        <w:t>for</w:t>
      </w:r>
      <w:r w:rsidRPr="009F39E8">
        <w:rPr>
          <w:spacing w:val="-1"/>
          <w:sz w:val="24"/>
        </w:rPr>
        <w:t xml:space="preserve"> </w:t>
      </w:r>
      <w:r w:rsidRPr="009F39E8">
        <w:rPr>
          <w:sz w:val="24"/>
        </w:rPr>
        <w:t>every</w:t>
      </w:r>
      <w:r w:rsidRPr="009F39E8">
        <w:rPr>
          <w:spacing w:val="-1"/>
          <w:sz w:val="24"/>
        </w:rPr>
        <w:t xml:space="preserve"> </w:t>
      </w:r>
      <w:r w:rsidRPr="009F39E8">
        <w:rPr>
          <w:sz w:val="24"/>
        </w:rPr>
        <w:t>year</w:t>
      </w:r>
      <w:r w:rsidRPr="009F39E8">
        <w:rPr>
          <w:spacing w:val="-1"/>
          <w:sz w:val="24"/>
        </w:rPr>
        <w:t xml:space="preserve"> </w:t>
      </w:r>
      <w:r w:rsidRPr="009F39E8">
        <w:rPr>
          <w:sz w:val="24"/>
        </w:rPr>
        <w:t xml:space="preserve">of </w:t>
      </w:r>
      <w:r w:rsidRPr="009F39E8">
        <w:rPr>
          <w:spacing w:val="-2"/>
          <w:sz w:val="24"/>
        </w:rPr>
        <w:t>service</w:t>
      </w:r>
    </w:p>
    <w:p w14:paraId="72C7CD09"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 xml:space="preserve">8.33% - 13th </w:t>
      </w:r>
      <w:r w:rsidRPr="009F39E8">
        <w:rPr>
          <w:spacing w:val="-2"/>
          <w:sz w:val="24"/>
        </w:rPr>
        <w:t>Month</w:t>
      </w:r>
    </w:p>
    <w:p w14:paraId="7611BDF0" w14:textId="77777777" w:rsidR="009F39E8" w:rsidRPr="009F39E8" w:rsidRDefault="009F39E8" w:rsidP="009F39E8">
      <w:pPr>
        <w:numPr>
          <w:ilvl w:val="3"/>
          <w:numId w:val="26"/>
        </w:numPr>
        <w:tabs>
          <w:tab w:val="left" w:pos="719"/>
        </w:tabs>
        <w:spacing w:before="2" w:line="293" w:lineRule="exact"/>
        <w:ind w:left="719" w:hanging="359"/>
        <w:rPr>
          <w:sz w:val="24"/>
        </w:rPr>
      </w:pPr>
      <w:r w:rsidRPr="009F39E8">
        <w:rPr>
          <w:sz w:val="24"/>
        </w:rPr>
        <w:t xml:space="preserve">8.33% - 14th </w:t>
      </w:r>
      <w:r w:rsidRPr="009F39E8">
        <w:rPr>
          <w:spacing w:val="-2"/>
          <w:sz w:val="24"/>
        </w:rPr>
        <w:t>Month</w:t>
      </w:r>
    </w:p>
    <w:p w14:paraId="21B0A124"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0.5% - Life</w:t>
      </w:r>
      <w:r w:rsidRPr="009F39E8">
        <w:rPr>
          <w:spacing w:val="-1"/>
          <w:sz w:val="24"/>
        </w:rPr>
        <w:t xml:space="preserve"> </w:t>
      </w:r>
      <w:r w:rsidRPr="009F39E8">
        <w:rPr>
          <w:spacing w:val="-2"/>
          <w:sz w:val="24"/>
        </w:rPr>
        <w:t>insurance</w:t>
      </w:r>
    </w:p>
    <w:p w14:paraId="1022ACC9"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6%</w:t>
      </w:r>
      <w:r w:rsidRPr="009F39E8">
        <w:rPr>
          <w:spacing w:val="-1"/>
          <w:sz w:val="24"/>
        </w:rPr>
        <w:t xml:space="preserve"> </w:t>
      </w:r>
      <w:r w:rsidRPr="009F39E8">
        <w:rPr>
          <w:sz w:val="24"/>
        </w:rPr>
        <w:t>-</w:t>
      </w:r>
      <w:r w:rsidRPr="009F39E8">
        <w:rPr>
          <w:spacing w:val="-1"/>
          <w:sz w:val="24"/>
        </w:rPr>
        <w:t xml:space="preserve"> </w:t>
      </w:r>
      <w:r w:rsidRPr="009F39E8">
        <w:rPr>
          <w:sz w:val="24"/>
        </w:rPr>
        <w:t>Private</w:t>
      </w:r>
      <w:r w:rsidRPr="009F39E8">
        <w:rPr>
          <w:spacing w:val="-2"/>
          <w:sz w:val="24"/>
        </w:rPr>
        <w:t xml:space="preserve"> </w:t>
      </w:r>
      <w:r w:rsidRPr="009F39E8">
        <w:rPr>
          <w:sz w:val="24"/>
        </w:rPr>
        <w:t xml:space="preserve">health </w:t>
      </w:r>
      <w:r w:rsidRPr="009F39E8">
        <w:rPr>
          <w:spacing w:val="-2"/>
          <w:sz w:val="24"/>
        </w:rPr>
        <w:t>insurance</w:t>
      </w:r>
    </w:p>
    <w:p w14:paraId="1D4B522B" w14:textId="77777777" w:rsidR="009F39E8" w:rsidRPr="009F39E8" w:rsidRDefault="009F39E8" w:rsidP="009F39E8">
      <w:pPr>
        <w:spacing w:before="271"/>
        <w:ind w:left="360"/>
        <w:jc w:val="both"/>
        <w:rPr>
          <w:b/>
          <w:sz w:val="24"/>
        </w:rPr>
      </w:pPr>
      <w:r w:rsidRPr="009F39E8">
        <w:rPr>
          <w:b/>
          <w:sz w:val="24"/>
        </w:rPr>
        <w:t>Fringe</w:t>
      </w:r>
      <w:r w:rsidRPr="009F39E8">
        <w:rPr>
          <w:b/>
          <w:spacing w:val="-12"/>
          <w:sz w:val="24"/>
        </w:rPr>
        <w:t xml:space="preserve"> </w:t>
      </w:r>
      <w:r w:rsidRPr="009F39E8">
        <w:rPr>
          <w:b/>
          <w:sz w:val="24"/>
        </w:rPr>
        <w:t>Benefits</w:t>
      </w:r>
      <w:r w:rsidRPr="009F39E8">
        <w:rPr>
          <w:b/>
          <w:spacing w:val="-9"/>
          <w:sz w:val="24"/>
        </w:rPr>
        <w:t xml:space="preserve"> </w:t>
      </w:r>
      <w:r w:rsidRPr="009F39E8">
        <w:rPr>
          <w:b/>
          <w:sz w:val="24"/>
        </w:rPr>
        <w:t>–</w:t>
      </w:r>
      <w:r w:rsidRPr="009F39E8">
        <w:rPr>
          <w:b/>
          <w:spacing w:val="-1"/>
          <w:sz w:val="24"/>
        </w:rPr>
        <w:t xml:space="preserve"> </w:t>
      </w:r>
      <w:r w:rsidRPr="009F39E8">
        <w:rPr>
          <w:b/>
          <w:sz w:val="24"/>
        </w:rPr>
        <w:t>HQ</w:t>
      </w:r>
      <w:r w:rsidRPr="009F39E8">
        <w:rPr>
          <w:b/>
          <w:spacing w:val="-1"/>
          <w:sz w:val="24"/>
        </w:rPr>
        <w:t xml:space="preserve"> </w:t>
      </w:r>
      <w:r w:rsidRPr="009F39E8">
        <w:rPr>
          <w:b/>
          <w:spacing w:val="-2"/>
          <w:sz w:val="24"/>
        </w:rPr>
        <w:t>($496,186.34)</w:t>
      </w:r>
    </w:p>
    <w:p w14:paraId="6D9C0978" w14:textId="77777777" w:rsidR="009F39E8" w:rsidRPr="009F39E8" w:rsidRDefault="009F39E8" w:rsidP="009F39E8">
      <w:pPr>
        <w:spacing w:before="2"/>
        <w:ind w:left="360" w:right="357"/>
        <w:jc w:val="both"/>
        <w:rPr>
          <w:sz w:val="24"/>
          <w:szCs w:val="24"/>
        </w:rPr>
      </w:pPr>
      <w:r w:rsidRPr="009F39E8">
        <w:rPr>
          <w:sz w:val="24"/>
          <w:szCs w:val="24"/>
        </w:rPr>
        <w:t>POA</w:t>
      </w:r>
      <w:r w:rsidRPr="009F39E8">
        <w:rPr>
          <w:spacing w:val="-15"/>
          <w:sz w:val="24"/>
          <w:szCs w:val="24"/>
        </w:rPr>
        <w:t xml:space="preserve"> </w:t>
      </w:r>
      <w:r w:rsidRPr="009F39E8">
        <w:rPr>
          <w:sz w:val="24"/>
          <w:szCs w:val="24"/>
        </w:rPr>
        <w:t>charges</w:t>
      </w:r>
      <w:r w:rsidRPr="009F39E8">
        <w:rPr>
          <w:spacing w:val="-15"/>
          <w:sz w:val="24"/>
          <w:szCs w:val="24"/>
        </w:rPr>
        <w:t xml:space="preserve"> </w:t>
      </w:r>
      <w:r w:rsidRPr="009F39E8">
        <w:rPr>
          <w:sz w:val="24"/>
          <w:szCs w:val="24"/>
        </w:rPr>
        <w:t>fringe</w:t>
      </w:r>
      <w:r w:rsidRPr="009F39E8">
        <w:rPr>
          <w:spacing w:val="-15"/>
          <w:sz w:val="24"/>
          <w:szCs w:val="24"/>
        </w:rPr>
        <w:t xml:space="preserve"> </w:t>
      </w:r>
      <w:r w:rsidRPr="009F39E8">
        <w:rPr>
          <w:sz w:val="24"/>
          <w:szCs w:val="24"/>
        </w:rPr>
        <w:t>benefit</w:t>
      </w:r>
      <w:r w:rsidRPr="009F39E8">
        <w:rPr>
          <w:spacing w:val="-15"/>
          <w:sz w:val="24"/>
          <w:szCs w:val="24"/>
        </w:rPr>
        <w:t xml:space="preserve"> </w:t>
      </w:r>
      <w:r w:rsidRPr="009F39E8">
        <w:rPr>
          <w:sz w:val="24"/>
          <w:szCs w:val="24"/>
        </w:rPr>
        <w:t>costs</w:t>
      </w:r>
      <w:r w:rsidRPr="009F39E8">
        <w:rPr>
          <w:spacing w:val="-15"/>
          <w:sz w:val="24"/>
          <w:szCs w:val="24"/>
        </w:rPr>
        <w:t xml:space="preserve"> </w:t>
      </w:r>
      <w:r w:rsidRPr="009F39E8">
        <w:rPr>
          <w:sz w:val="24"/>
          <w:szCs w:val="24"/>
        </w:rPr>
        <w:t>in</w:t>
      </w:r>
      <w:r w:rsidRPr="009F39E8">
        <w:rPr>
          <w:spacing w:val="-15"/>
          <w:sz w:val="24"/>
          <w:szCs w:val="24"/>
        </w:rPr>
        <w:t xml:space="preserve"> </w:t>
      </w:r>
      <w:r w:rsidRPr="009F39E8">
        <w:rPr>
          <w:sz w:val="24"/>
          <w:szCs w:val="24"/>
        </w:rPr>
        <w:t>accordance</w:t>
      </w:r>
      <w:r w:rsidRPr="009F39E8">
        <w:rPr>
          <w:spacing w:val="-15"/>
          <w:sz w:val="24"/>
          <w:szCs w:val="24"/>
        </w:rPr>
        <w:t xml:space="preserve"> </w:t>
      </w:r>
      <w:r w:rsidRPr="009F39E8">
        <w:rPr>
          <w:sz w:val="24"/>
          <w:szCs w:val="24"/>
        </w:rPr>
        <w:t>with</w:t>
      </w:r>
      <w:r w:rsidRPr="009F39E8">
        <w:rPr>
          <w:spacing w:val="-15"/>
          <w:sz w:val="24"/>
          <w:szCs w:val="24"/>
        </w:rPr>
        <w:t xml:space="preserve"> </w:t>
      </w:r>
      <w:r w:rsidRPr="009F39E8">
        <w:rPr>
          <w:sz w:val="24"/>
          <w:szCs w:val="24"/>
        </w:rPr>
        <w:t>POA’s</w:t>
      </w:r>
      <w:r w:rsidRPr="009F39E8">
        <w:rPr>
          <w:spacing w:val="-15"/>
          <w:sz w:val="24"/>
          <w:szCs w:val="24"/>
        </w:rPr>
        <w:t xml:space="preserve"> </w:t>
      </w:r>
      <w:r w:rsidRPr="009F39E8">
        <w:rPr>
          <w:sz w:val="24"/>
          <w:szCs w:val="24"/>
        </w:rPr>
        <w:t>personnel</w:t>
      </w:r>
      <w:r w:rsidRPr="009F39E8">
        <w:rPr>
          <w:spacing w:val="-15"/>
          <w:sz w:val="24"/>
          <w:szCs w:val="24"/>
        </w:rPr>
        <w:t xml:space="preserve"> </w:t>
      </w:r>
      <w:r w:rsidRPr="009F39E8">
        <w:rPr>
          <w:sz w:val="24"/>
          <w:szCs w:val="24"/>
        </w:rPr>
        <w:t>policy</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its</w:t>
      </w:r>
      <w:r w:rsidRPr="009F39E8">
        <w:rPr>
          <w:spacing w:val="-15"/>
          <w:sz w:val="24"/>
          <w:szCs w:val="24"/>
        </w:rPr>
        <w:t xml:space="preserve"> </w:t>
      </w:r>
      <w:r w:rsidRPr="009F39E8">
        <w:rPr>
          <w:sz w:val="24"/>
          <w:szCs w:val="24"/>
        </w:rPr>
        <w:t>NICRA</w:t>
      </w:r>
      <w:r w:rsidRPr="009F39E8">
        <w:rPr>
          <w:spacing w:val="-15"/>
          <w:sz w:val="24"/>
          <w:szCs w:val="24"/>
        </w:rPr>
        <w:t xml:space="preserve"> </w:t>
      </w:r>
      <w:r w:rsidRPr="009F39E8">
        <w:rPr>
          <w:sz w:val="24"/>
          <w:szCs w:val="24"/>
        </w:rPr>
        <w:t>letter. POA has charged a 23.47% fringe rate on HQ salaries. Fringe benefits include insurance, mandatory taxes, pension, and other employee benefits.</w:t>
      </w:r>
    </w:p>
    <w:p w14:paraId="1624363C" w14:textId="77777777" w:rsidR="009F39E8" w:rsidRPr="009F39E8" w:rsidRDefault="009F39E8" w:rsidP="009F39E8">
      <w:pPr>
        <w:rPr>
          <w:sz w:val="24"/>
          <w:szCs w:val="24"/>
        </w:rPr>
      </w:pPr>
    </w:p>
    <w:p w14:paraId="0641562B" w14:textId="77777777" w:rsidR="009F39E8" w:rsidRPr="009F39E8" w:rsidRDefault="009F39E8" w:rsidP="009F39E8">
      <w:pPr>
        <w:numPr>
          <w:ilvl w:val="2"/>
          <w:numId w:val="26"/>
        </w:numPr>
        <w:tabs>
          <w:tab w:val="left" w:pos="720"/>
        </w:tabs>
        <w:spacing w:line="275" w:lineRule="exact"/>
        <w:jc w:val="both"/>
        <w:rPr>
          <w:b/>
          <w:color w:val="005440"/>
          <w:sz w:val="24"/>
        </w:rPr>
      </w:pPr>
      <w:r w:rsidRPr="009F39E8">
        <w:rPr>
          <w:b/>
          <w:color w:val="005440"/>
          <w:sz w:val="24"/>
        </w:rPr>
        <w:t>Travel</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$368,758.30</w:t>
      </w:r>
    </w:p>
    <w:p w14:paraId="13937635" w14:textId="77777777" w:rsidR="009F39E8" w:rsidRPr="009F39E8" w:rsidRDefault="009F39E8" w:rsidP="009F39E8">
      <w:pPr>
        <w:ind w:left="360" w:right="357"/>
        <w:jc w:val="both"/>
        <w:rPr>
          <w:sz w:val="24"/>
          <w:szCs w:val="24"/>
        </w:rPr>
      </w:pPr>
      <w:r w:rsidRPr="009F39E8">
        <w:rPr>
          <w:sz w:val="24"/>
          <w:szCs w:val="24"/>
        </w:rPr>
        <w:t>According to POA’s organizational policy, POA provides a reduced per diem based on the applicable</w:t>
      </w:r>
      <w:r w:rsidRPr="009F39E8">
        <w:rPr>
          <w:spacing w:val="-7"/>
          <w:sz w:val="24"/>
          <w:szCs w:val="24"/>
        </w:rPr>
        <w:t xml:space="preserve"> </w:t>
      </w:r>
      <w:r w:rsidRPr="009F39E8">
        <w:rPr>
          <w:sz w:val="24"/>
          <w:szCs w:val="24"/>
        </w:rPr>
        <w:t>U.S.</w:t>
      </w:r>
      <w:r w:rsidRPr="009F39E8">
        <w:rPr>
          <w:spacing w:val="-7"/>
          <w:sz w:val="24"/>
          <w:szCs w:val="24"/>
        </w:rPr>
        <w:t xml:space="preserve"> </w:t>
      </w:r>
      <w:r w:rsidRPr="009F39E8">
        <w:rPr>
          <w:sz w:val="24"/>
          <w:szCs w:val="24"/>
        </w:rPr>
        <w:t>State</w:t>
      </w:r>
      <w:r w:rsidRPr="009F39E8">
        <w:rPr>
          <w:spacing w:val="-7"/>
          <w:sz w:val="24"/>
          <w:szCs w:val="24"/>
        </w:rPr>
        <w:t xml:space="preserve"> </w:t>
      </w:r>
      <w:r w:rsidRPr="009F39E8">
        <w:rPr>
          <w:sz w:val="24"/>
          <w:szCs w:val="24"/>
        </w:rPr>
        <w:t>Department</w:t>
      </w:r>
      <w:r w:rsidRPr="009F39E8">
        <w:rPr>
          <w:spacing w:val="-7"/>
          <w:sz w:val="24"/>
          <w:szCs w:val="24"/>
        </w:rPr>
        <w:t xml:space="preserve"> </w:t>
      </w:r>
      <w:r w:rsidRPr="009F39E8">
        <w:rPr>
          <w:sz w:val="24"/>
          <w:szCs w:val="24"/>
        </w:rPr>
        <w:t>and</w:t>
      </w:r>
      <w:r w:rsidRPr="009F39E8">
        <w:rPr>
          <w:spacing w:val="-7"/>
          <w:sz w:val="24"/>
          <w:szCs w:val="24"/>
        </w:rPr>
        <w:t xml:space="preserve"> </w:t>
      </w:r>
      <w:r w:rsidRPr="009F39E8">
        <w:rPr>
          <w:sz w:val="24"/>
          <w:szCs w:val="24"/>
        </w:rPr>
        <w:t>General</w:t>
      </w:r>
      <w:r w:rsidRPr="009F39E8">
        <w:rPr>
          <w:spacing w:val="-7"/>
          <w:sz w:val="24"/>
          <w:szCs w:val="24"/>
        </w:rPr>
        <w:t xml:space="preserve"> </w:t>
      </w:r>
      <w:r w:rsidRPr="009F39E8">
        <w:rPr>
          <w:sz w:val="24"/>
          <w:szCs w:val="24"/>
        </w:rPr>
        <w:t>Services</w:t>
      </w:r>
      <w:r w:rsidRPr="009F39E8">
        <w:rPr>
          <w:spacing w:val="-7"/>
          <w:sz w:val="24"/>
          <w:szCs w:val="24"/>
        </w:rPr>
        <w:t xml:space="preserve"> </w:t>
      </w:r>
      <w:r w:rsidRPr="009F39E8">
        <w:rPr>
          <w:sz w:val="24"/>
          <w:szCs w:val="24"/>
        </w:rPr>
        <w:t>Administration</w:t>
      </w:r>
      <w:r w:rsidRPr="009F39E8">
        <w:rPr>
          <w:spacing w:val="-7"/>
          <w:sz w:val="24"/>
          <w:szCs w:val="24"/>
        </w:rPr>
        <w:t xml:space="preserve"> </w:t>
      </w:r>
      <w:r w:rsidRPr="009F39E8">
        <w:rPr>
          <w:sz w:val="24"/>
          <w:szCs w:val="24"/>
        </w:rPr>
        <w:t>rates</w:t>
      </w:r>
      <w:r w:rsidRPr="009F39E8">
        <w:rPr>
          <w:spacing w:val="-7"/>
          <w:sz w:val="24"/>
          <w:szCs w:val="24"/>
        </w:rPr>
        <w:t xml:space="preserve"> </w:t>
      </w:r>
      <w:r w:rsidRPr="009F39E8">
        <w:rPr>
          <w:sz w:val="24"/>
          <w:szCs w:val="24"/>
        </w:rPr>
        <w:t>as</w:t>
      </w:r>
      <w:r w:rsidRPr="009F39E8">
        <w:rPr>
          <w:spacing w:val="-7"/>
          <w:sz w:val="24"/>
          <w:szCs w:val="24"/>
        </w:rPr>
        <w:t xml:space="preserve"> </w:t>
      </w:r>
      <w:r w:rsidRPr="009F39E8">
        <w:rPr>
          <w:sz w:val="24"/>
          <w:szCs w:val="24"/>
        </w:rPr>
        <w:t>stated</w:t>
      </w:r>
      <w:r w:rsidRPr="009F39E8">
        <w:rPr>
          <w:spacing w:val="-7"/>
          <w:sz w:val="24"/>
          <w:szCs w:val="24"/>
        </w:rPr>
        <w:t xml:space="preserve"> </w:t>
      </w:r>
      <w:r w:rsidRPr="009F39E8">
        <w:rPr>
          <w:sz w:val="24"/>
          <w:szCs w:val="24"/>
        </w:rPr>
        <w:t>below.</w:t>
      </w:r>
      <w:r w:rsidRPr="009F39E8">
        <w:rPr>
          <w:spacing w:val="-7"/>
          <w:sz w:val="24"/>
          <w:szCs w:val="24"/>
        </w:rPr>
        <w:t xml:space="preserve"> </w:t>
      </w:r>
      <w:r w:rsidRPr="009F39E8">
        <w:rPr>
          <w:sz w:val="24"/>
          <w:szCs w:val="24"/>
        </w:rPr>
        <w:t>This does not include any necessary deductions or exclusions. The reduction for international travel is 90% reduced per diem and local travel 50% reduced per diem.</w:t>
      </w:r>
    </w:p>
    <w:p w14:paraId="1B2A86C7" w14:textId="77777777" w:rsidR="009F39E8" w:rsidRPr="009F39E8" w:rsidRDefault="009F39E8" w:rsidP="009F39E8">
      <w:pPr>
        <w:spacing w:before="273" w:line="275" w:lineRule="exact"/>
        <w:ind w:left="360"/>
        <w:jc w:val="both"/>
        <w:rPr>
          <w:b/>
          <w:sz w:val="24"/>
        </w:rPr>
      </w:pPr>
      <w:r w:rsidRPr="009F39E8">
        <w:rPr>
          <w:b/>
          <w:sz w:val="24"/>
        </w:rPr>
        <w:t>International</w:t>
      </w:r>
      <w:r w:rsidRPr="009F39E8">
        <w:rPr>
          <w:b/>
          <w:spacing w:val="-4"/>
          <w:sz w:val="24"/>
        </w:rPr>
        <w:t xml:space="preserve"> </w:t>
      </w:r>
      <w:r w:rsidRPr="009F39E8">
        <w:rPr>
          <w:b/>
          <w:sz w:val="24"/>
        </w:rPr>
        <w:t>Travel</w:t>
      </w:r>
      <w:r w:rsidRPr="009F39E8">
        <w:rPr>
          <w:b/>
          <w:spacing w:val="-3"/>
          <w:sz w:val="24"/>
        </w:rPr>
        <w:t xml:space="preserve"> </w:t>
      </w:r>
      <w:r w:rsidRPr="009F39E8">
        <w:rPr>
          <w:b/>
          <w:spacing w:val="-2"/>
          <w:sz w:val="24"/>
        </w:rPr>
        <w:t>($110,133.85)</w:t>
      </w:r>
    </w:p>
    <w:p w14:paraId="49814A9F" w14:textId="77777777" w:rsidR="009F39E8" w:rsidRPr="009F39E8" w:rsidRDefault="009F39E8" w:rsidP="009F39E8">
      <w:pPr>
        <w:ind w:left="360" w:right="357"/>
        <w:jc w:val="both"/>
        <w:rPr>
          <w:sz w:val="24"/>
          <w:szCs w:val="24"/>
        </w:rPr>
      </w:pPr>
      <w:r w:rsidRPr="009F39E8">
        <w:rPr>
          <w:sz w:val="24"/>
          <w:szCs w:val="24"/>
          <w:u w:val="single"/>
        </w:rPr>
        <w:t>HQ Staff Travel – International ($71,232.35):</w:t>
      </w:r>
      <w:r w:rsidRPr="009F39E8">
        <w:rPr>
          <w:sz w:val="24"/>
          <w:szCs w:val="24"/>
        </w:rPr>
        <w:t xml:space="preserve"> POA HQ staff will make 24 international trips during the LOP from Washington, DC to Honduras during the period of performance. The purpose of the trips will be to provide monitoring, oversight, and technical guidance. This includes airfare tickets (24 trips * $800 per trip + $2,566 for inflation in Y2-Y6 = $21,766), lodging and M&amp;IE ($78.30 M&amp;IE per day + $150 lodging per day) * 7 days per trip * 24 trips +$5,126.60 for inflation in Y2-Y6 = $43,481), local transportation ($120 per trip * 24 trips + $385 for inflation in  Y2-Y6 = $3,265), and other related travel expenses to cover items such as travel visas ($100 per trip * 24 trips + 321 for inflation in Y2-Y6 = $2,721).</w:t>
      </w:r>
    </w:p>
    <w:p w14:paraId="001896CC" w14:textId="77777777" w:rsidR="009F39E8" w:rsidRPr="009F39E8" w:rsidRDefault="009F39E8" w:rsidP="009F39E8">
      <w:pPr>
        <w:spacing w:before="272"/>
        <w:ind w:left="360" w:right="357"/>
        <w:jc w:val="both"/>
        <w:rPr>
          <w:sz w:val="24"/>
          <w:szCs w:val="24"/>
        </w:rPr>
      </w:pPr>
      <w:r w:rsidRPr="009F39E8">
        <w:rPr>
          <w:sz w:val="24"/>
          <w:szCs w:val="24"/>
          <w:u w:val="single"/>
        </w:rPr>
        <w:t>Honduras</w:t>
      </w:r>
      <w:r w:rsidRPr="009F39E8">
        <w:rPr>
          <w:spacing w:val="-10"/>
          <w:sz w:val="24"/>
          <w:szCs w:val="24"/>
          <w:u w:val="single"/>
        </w:rPr>
        <w:t xml:space="preserve"> </w:t>
      </w:r>
      <w:r w:rsidRPr="009F39E8">
        <w:rPr>
          <w:sz w:val="24"/>
          <w:szCs w:val="24"/>
          <w:u w:val="single"/>
        </w:rPr>
        <w:t>Staff</w:t>
      </w:r>
      <w:r w:rsidRPr="009F39E8">
        <w:rPr>
          <w:spacing w:val="-11"/>
          <w:sz w:val="24"/>
          <w:szCs w:val="24"/>
          <w:u w:val="single"/>
        </w:rPr>
        <w:t xml:space="preserve"> </w:t>
      </w:r>
      <w:r w:rsidRPr="009F39E8">
        <w:rPr>
          <w:sz w:val="24"/>
          <w:szCs w:val="24"/>
          <w:u w:val="single"/>
        </w:rPr>
        <w:t>Travel</w:t>
      </w:r>
      <w:r w:rsidRPr="009F39E8">
        <w:rPr>
          <w:spacing w:val="-11"/>
          <w:sz w:val="24"/>
          <w:szCs w:val="24"/>
          <w:u w:val="single"/>
        </w:rPr>
        <w:t xml:space="preserve"> </w:t>
      </w:r>
      <w:r w:rsidRPr="009F39E8">
        <w:rPr>
          <w:sz w:val="24"/>
          <w:szCs w:val="24"/>
          <w:u w:val="single"/>
        </w:rPr>
        <w:t>–</w:t>
      </w:r>
      <w:r w:rsidRPr="009F39E8">
        <w:rPr>
          <w:spacing w:val="-11"/>
          <w:sz w:val="24"/>
          <w:szCs w:val="24"/>
          <w:u w:val="single"/>
        </w:rPr>
        <w:t xml:space="preserve"> </w:t>
      </w:r>
      <w:r w:rsidRPr="009F39E8">
        <w:rPr>
          <w:sz w:val="24"/>
          <w:szCs w:val="24"/>
          <w:u w:val="single"/>
        </w:rPr>
        <w:t>International</w:t>
      </w:r>
      <w:r w:rsidRPr="009F39E8">
        <w:rPr>
          <w:spacing w:val="-11"/>
          <w:sz w:val="24"/>
          <w:szCs w:val="24"/>
          <w:u w:val="single"/>
        </w:rPr>
        <w:t xml:space="preserve"> </w:t>
      </w:r>
      <w:r w:rsidRPr="009F39E8">
        <w:rPr>
          <w:sz w:val="24"/>
          <w:szCs w:val="24"/>
          <w:u w:val="single"/>
        </w:rPr>
        <w:t>($38,901.50):</w:t>
      </w:r>
      <w:r w:rsidRPr="009F39E8">
        <w:rPr>
          <w:spacing w:val="-11"/>
          <w:sz w:val="24"/>
          <w:szCs w:val="24"/>
        </w:rPr>
        <w:t xml:space="preserve"> </w:t>
      </w:r>
      <w:r w:rsidRPr="009F39E8">
        <w:rPr>
          <w:sz w:val="24"/>
          <w:szCs w:val="24"/>
        </w:rPr>
        <w:t>Honduras</w:t>
      </w:r>
      <w:r w:rsidRPr="009F39E8">
        <w:rPr>
          <w:spacing w:val="-11"/>
          <w:sz w:val="24"/>
          <w:szCs w:val="24"/>
        </w:rPr>
        <w:t xml:space="preserve"> </w:t>
      </w:r>
      <w:r w:rsidRPr="009F39E8">
        <w:rPr>
          <w:sz w:val="24"/>
          <w:szCs w:val="24"/>
        </w:rPr>
        <w:t>staff,</w:t>
      </w:r>
      <w:r w:rsidRPr="009F39E8">
        <w:rPr>
          <w:spacing w:val="-11"/>
          <w:sz w:val="24"/>
          <w:szCs w:val="24"/>
        </w:rPr>
        <w:t xml:space="preserve"> </w:t>
      </w:r>
      <w:r w:rsidRPr="009F39E8">
        <w:rPr>
          <w:sz w:val="24"/>
          <w:szCs w:val="24"/>
        </w:rPr>
        <w:t>mainly</w:t>
      </w:r>
      <w:r w:rsidRPr="009F39E8">
        <w:rPr>
          <w:spacing w:val="-11"/>
          <w:sz w:val="24"/>
          <w:szCs w:val="24"/>
        </w:rPr>
        <w:t xml:space="preserve"> </w:t>
      </w:r>
      <w:r w:rsidRPr="009F39E8">
        <w:rPr>
          <w:sz w:val="24"/>
          <w:szCs w:val="24"/>
        </w:rPr>
        <w:t>the</w:t>
      </w:r>
      <w:r w:rsidRPr="009F39E8">
        <w:rPr>
          <w:spacing w:val="-11"/>
          <w:sz w:val="24"/>
          <w:szCs w:val="24"/>
        </w:rPr>
        <w:t xml:space="preserve"> </w:t>
      </w:r>
      <w:r w:rsidRPr="009F39E8">
        <w:rPr>
          <w:sz w:val="24"/>
          <w:szCs w:val="24"/>
        </w:rPr>
        <w:t>Chief</w:t>
      </w:r>
      <w:r w:rsidRPr="009F39E8">
        <w:rPr>
          <w:spacing w:val="-11"/>
          <w:sz w:val="24"/>
          <w:szCs w:val="24"/>
        </w:rPr>
        <w:t xml:space="preserve"> </w:t>
      </w:r>
      <w:r w:rsidRPr="009F39E8">
        <w:rPr>
          <w:sz w:val="24"/>
          <w:szCs w:val="24"/>
        </w:rPr>
        <w:t>of</w:t>
      </w:r>
      <w:r w:rsidRPr="009F39E8">
        <w:rPr>
          <w:spacing w:val="-11"/>
          <w:sz w:val="24"/>
          <w:szCs w:val="24"/>
        </w:rPr>
        <w:t xml:space="preserve"> </w:t>
      </w:r>
      <w:r w:rsidRPr="009F39E8">
        <w:rPr>
          <w:sz w:val="24"/>
          <w:szCs w:val="24"/>
        </w:rPr>
        <w:t>Party</w:t>
      </w:r>
      <w:r w:rsidRPr="009F39E8">
        <w:rPr>
          <w:spacing w:val="-11"/>
          <w:sz w:val="24"/>
          <w:szCs w:val="24"/>
        </w:rPr>
        <w:t xml:space="preserve"> </w:t>
      </w:r>
      <w:r w:rsidRPr="009F39E8">
        <w:rPr>
          <w:sz w:val="24"/>
          <w:szCs w:val="24"/>
        </w:rPr>
        <w:t>(COP) and Deputy Chief of Party (DCOP), will</w:t>
      </w:r>
      <w:r w:rsidRPr="009F39E8">
        <w:rPr>
          <w:spacing w:val="-7"/>
          <w:sz w:val="24"/>
          <w:szCs w:val="24"/>
        </w:rPr>
        <w:t xml:space="preserve"> </w:t>
      </w:r>
      <w:r w:rsidRPr="009F39E8">
        <w:rPr>
          <w:sz w:val="24"/>
          <w:szCs w:val="24"/>
        </w:rPr>
        <w:t>make</w:t>
      </w:r>
      <w:r w:rsidRPr="009F39E8">
        <w:rPr>
          <w:spacing w:val="-7"/>
          <w:sz w:val="24"/>
          <w:szCs w:val="24"/>
        </w:rPr>
        <w:t xml:space="preserve"> </w:t>
      </w:r>
      <w:r w:rsidRPr="009F39E8">
        <w:rPr>
          <w:sz w:val="24"/>
          <w:szCs w:val="24"/>
        </w:rPr>
        <w:t>12</w:t>
      </w:r>
      <w:r w:rsidRPr="009F39E8">
        <w:rPr>
          <w:spacing w:val="-7"/>
          <w:sz w:val="24"/>
          <w:szCs w:val="24"/>
        </w:rPr>
        <w:t xml:space="preserve"> </w:t>
      </w:r>
      <w:r w:rsidRPr="009F39E8">
        <w:rPr>
          <w:sz w:val="24"/>
          <w:szCs w:val="24"/>
        </w:rPr>
        <w:t>international</w:t>
      </w:r>
      <w:r w:rsidRPr="009F39E8">
        <w:rPr>
          <w:spacing w:val="-7"/>
          <w:sz w:val="24"/>
          <w:szCs w:val="24"/>
        </w:rPr>
        <w:t xml:space="preserve"> </w:t>
      </w:r>
      <w:r w:rsidRPr="009F39E8">
        <w:rPr>
          <w:sz w:val="24"/>
          <w:szCs w:val="24"/>
        </w:rPr>
        <w:t>trips</w:t>
      </w:r>
      <w:r w:rsidRPr="009F39E8">
        <w:rPr>
          <w:spacing w:val="-7"/>
          <w:sz w:val="24"/>
          <w:szCs w:val="24"/>
        </w:rPr>
        <w:t xml:space="preserve"> during the LOP </w:t>
      </w:r>
      <w:r w:rsidRPr="009F39E8">
        <w:rPr>
          <w:sz w:val="24"/>
          <w:szCs w:val="24"/>
        </w:rPr>
        <w:t>from</w:t>
      </w:r>
      <w:r w:rsidRPr="009F39E8">
        <w:rPr>
          <w:spacing w:val="-7"/>
          <w:sz w:val="24"/>
          <w:szCs w:val="24"/>
        </w:rPr>
        <w:t xml:space="preserve"> </w:t>
      </w:r>
      <w:r w:rsidRPr="009F39E8">
        <w:rPr>
          <w:sz w:val="24"/>
          <w:szCs w:val="24"/>
        </w:rPr>
        <w:t>Honduras</w:t>
      </w:r>
      <w:r w:rsidRPr="009F39E8">
        <w:rPr>
          <w:spacing w:val="-7"/>
          <w:sz w:val="24"/>
          <w:szCs w:val="24"/>
        </w:rPr>
        <w:t xml:space="preserve"> </w:t>
      </w:r>
      <w:r w:rsidRPr="009F39E8">
        <w:rPr>
          <w:sz w:val="24"/>
          <w:szCs w:val="24"/>
        </w:rPr>
        <w:t>to</w:t>
      </w:r>
      <w:r w:rsidRPr="009F39E8">
        <w:rPr>
          <w:spacing w:val="-7"/>
          <w:sz w:val="24"/>
          <w:szCs w:val="24"/>
        </w:rPr>
        <w:t xml:space="preserve"> </w:t>
      </w:r>
      <w:r w:rsidRPr="009F39E8">
        <w:rPr>
          <w:sz w:val="24"/>
          <w:szCs w:val="24"/>
        </w:rPr>
        <w:t>Washington,</w:t>
      </w:r>
      <w:r w:rsidRPr="009F39E8">
        <w:rPr>
          <w:spacing w:val="-7"/>
          <w:sz w:val="24"/>
          <w:szCs w:val="24"/>
        </w:rPr>
        <w:t xml:space="preserve"> </w:t>
      </w:r>
      <w:r w:rsidRPr="009F39E8">
        <w:rPr>
          <w:sz w:val="24"/>
          <w:szCs w:val="24"/>
        </w:rPr>
        <w:t>DC.</w:t>
      </w:r>
      <w:r w:rsidRPr="009F39E8">
        <w:rPr>
          <w:spacing w:val="-7"/>
          <w:sz w:val="24"/>
          <w:szCs w:val="24"/>
        </w:rPr>
        <w:t xml:space="preserve"> </w:t>
      </w:r>
      <w:r w:rsidRPr="009F39E8">
        <w:rPr>
          <w:sz w:val="24"/>
          <w:szCs w:val="24"/>
        </w:rPr>
        <w:t>This</w:t>
      </w:r>
      <w:r w:rsidRPr="009F39E8">
        <w:rPr>
          <w:spacing w:val="-7"/>
          <w:sz w:val="24"/>
          <w:szCs w:val="24"/>
        </w:rPr>
        <w:t xml:space="preserve"> </w:t>
      </w:r>
      <w:r w:rsidRPr="009F39E8">
        <w:rPr>
          <w:sz w:val="24"/>
          <w:szCs w:val="24"/>
        </w:rPr>
        <w:t>includes</w:t>
      </w:r>
      <w:r w:rsidRPr="009F39E8">
        <w:rPr>
          <w:spacing w:val="-7"/>
          <w:sz w:val="24"/>
          <w:szCs w:val="24"/>
        </w:rPr>
        <w:t xml:space="preserve"> airfare </w:t>
      </w:r>
      <w:r w:rsidRPr="009F39E8">
        <w:rPr>
          <w:sz w:val="24"/>
          <w:szCs w:val="24"/>
        </w:rPr>
        <w:t>tickets</w:t>
      </w:r>
      <w:r w:rsidRPr="009F39E8">
        <w:rPr>
          <w:spacing w:val="-7"/>
          <w:sz w:val="24"/>
          <w:szCs w:val="24"/>
        </w:rPr>
        <w:t xml:space="preserve"> </w:t>
      </w:r>
      <w:r w:rsidRPr="009F39E8">
        <w:rPr>
          <w:sz w:val="24"/>
          <w:szCs w:val="24"/>
        </w:rPr>
        <w:t>(12</w:t>
      </w:r>
      <w:r w:rsidRPr="009F39E8">
        <w:rPr>
          <w:spacing w:val="-7"/>
          <w:sz w:val="24"/>
          <w:szCs w:val="24"/>
        </w:rPr>
        <w:t xml:space="preserve"> </w:t>
      </w:r>
      <w:r w:rsidRPr="009F39E8">
        <w:rPr>
          <w:sz w:val="24"/>
          <w:szCs w:val="24"/>
        </w:rPr>
        <w:t xml:space="preserve">trips * $800 per trip +$1,283 for inflation in Y2-Y6 = $10,883), lodging and M&amp;IE (($82.80 M&amp;IE per day + $180 lodging per day) * 7 days per trip * 12 trips + $2,950.80 for inflation in Y2-Y6= $25,026), local transportation ($120 per trip * 12 trips +$192 for inflation in Y2-Y6 = $1,632), and </w:t>
      </w:r>
      <w:r w:rsidRPr="009F39E8">
        <w:rPr>
          <w:spacing w:val="-2"/>
          <w:sz w:val="24"/>
          <w:szCs w:val="24"/>
        </w:rPr>
        <w:t>other</w:t>
      </w:r>
      <w:r w:rsidRPr="009F39E8">
        <w:rPr>
          <w:spacing w:val="-10"/>
          <w:sz w:val="24"/>
          <w:szCs w:val="24"/>
        </w:rPr>
        <w:t xml:space="preserve"> </w:t>
      </w:r>
      <w:r w:rsidRPr="009F39E8">
        <w:rPr>
          <w:spacing w:val="-2"/>
          <w:sz w:val="24"/>
          <w:szCs w:val="24"/>
        </w:rPr>
        <w:t>related</w:t>
      </w:r>
      <w:r w:rsidRPr="009F39E8">
        <w:rPr>
          <w:spacing w:val="-7"/>
          <w:sz w:val="24"/>
          <w:szCs w:val="24"/>
        </w:rPr>
        <w:t xml:space="preserve"> </w:t>
      </w:r>
      <w:r w:rsidRPr="009F39E8">
        <w:rPr>
          <w:spacing w:val="-2"/>
          <w:sz w:val="24"/>
          <w:szCs w:val="24"/>
        </w:rPr>
        <w:t>travel</w:t>
      </w:r>
      <w:r w:rsidRPr="009F39E8">
        <w:rPr>
          <w:spacing w:val="-8"/>
          <w:sz w:val="24"/>
          <w:szCs w:val="24"/>
        </w:rPr>
        <w:t xml:space="preserve"> </w:t>
      </w:r>
      <w:r w:rsidRPr="009F39E8">
        <w:rPr>
          <w:spacing w:val="-2"/>
          <w:sz w:val="24"/>
          <w:szCs w:val="24"/>
        </w:rPr>
        <w:t>expenses</w:t>
      </w:r>
      <w:r w:rsidRPr="009F39E8">
        <w:rPr>
          <w:spacing w:val="-7"/>
          <w:sz w:val="24"/>
          <w:szCs w:val="24"/>
        </w:rPr>
        <w:t xml:space="preserve"> </w:t>
      </w:r>
      <w:r w:rsidRPr="009F39E8">
        <w:rPr>
          <w:spacing w:val="-2"/>
          <w:sz w:val="24"/>
          <w:szCs w:val="24"/>
        </w:rPr>
        <w:t>to</w:t>
      </w:r>
      <w:r w:rsidRPr="009F39E8">
        <w:rPr>
          <w:spacing w:val="-8"/>
          <w:sz w:val="24"/>
          <w:szCs w:val="24"/>
        </w:rPr>
        <w:t xml:space="preserve"> </w:t>
      </w:r>
      <w:r w:rsidRPr="009F39E8">
        <w:rPr>
          <w:spacing w:val="-2"/>
          <w:sz w:val="24"/>
          <w:szCs w:val="24"/>
        </w:rPr>
        <w:t>cover</w:t>
      </w:r>
      <w:r w:rsidRPr="009F39E8">
        <w:rPr>
          <w:spacing w:val="-7"/>
          <w:sz w:val="24"/>
          <w:szCs w:val="24"/>
        </w:rPr>
        <w:t xml:space="preserve"> </w:t>
      </w:r>
      <w:r w:rsidRPr="009F39E8">
        <w:rPr>
          <w:spacing w:val="-2"/>
          <w:sz w:val="24"/>
          <w:szCs w:val="24"/>
        </w:rPr>
        <w:t>items</w:t>
      </w:r>
      <w:r w:rsidRPr="009F39E8">
        <w:rPr>
          <w:spacing w:val="-8"/>
          <w:sz w:val="24"/>
          <w:szCs w:val="24"/>
        </w:rPr>
        <w:t xml:space="preserve"> </w:t>
      </w:r>
      <w:r w:rsidRPr="009F39E8">
        <w:rPr>
          <w:spacing w:val="-2"/>
          <w:sz w:val="24"/>
          <w:szCs w:val="24"/>
        </w:rPr>
        <w:t>such</w:t>
      </w:r>
      <w:r w:rsidRPr="009F39E8">
        <w:rPr>
          <w:spacing w:val="-7"/>
          <w:sz w:val="24"/>
          <w:szCs w:val="24"/>
        </w:rPr>
        <w:t xml:space="preserve"> </w:t>
      </w:r>
      <w:r w:rsidRPr="009F39E8">
        <w:rPr>
          <w:spacing w:val="-2"/>
          <w:sz w:val="24"/>
          <w:szCs w:val="24"/>
        </w:rPr>
        <w:t>as</w:t>
      </w:r>
      <w:r w:rsidRPr="009F39E8">
        <w:rPr>
          <w:spacing w:val="-7"/>
          <w:sz w:val="24"/>
          <w:szCs w:val="24"/>
        </w:rPr>
        <w:t xml:space="preserve"> </w:t>
      </w:r>
      <w:r w:rsidRPr="009F39E8">
        <w:rPr>
          <w:spacing w:val="-2"/>
          <w:sz w:val="24"/>
          <w:szCs w:val="24"/>
        </w:rPr>
        <w:t>travel</w:t>
      </w:r>
      <w:r w:rsidRPr="009F39E8">
        <w:rPr>
          <w:spacing w:val="-8"/>
          <w:sz w:val="24"/>
          <w:szCs w:val="24"/>
        </w:rPr>
        <w:t xml:space="preserve"> </w:t>
      </w:r>
      <w:r w:rsidRPr="009F39E8">
        <w:rPr>
          <w:spacing w:val="-2"/>
          <w:sz w:val="24"/>
          <w:szCs w:val="24"/>
        </w:rPr>
        <w:t>visas</w:t>
      </w:r>
      <w:r w:rsidRPr="009F39E8">
        <w:rPr>
          <w:spacing w:val="-7"/>
          <w:sz w:val="24"/>
          <w:szCs w:val="24"/>
        </w:rPr>
        <w:t xml:space="preserve"> </w:t>
      </w:r>
      <w:r w:rsidRPr="009F39E8">
        <w:rPr>
          <w:spacing w:val="-2"/>
          <w:sz w:val="24"/>
          <w:szCs w:val="24"/>
        </w:rPr>
        <w:t>($100</w:t>
      </w:r>
      <w:r w:rsidRPr="009F39E8">
        <w:rPr>
          <w:spacing w:val="-8"/>
          <w:sz w:val="24"/>
          <w:szCs w:val="24"/>
        </w:rPr>
        <w:t xml:space="preserve"> </w:t>
      </w:r>
      <w:r w:rsidRPr="009F39E8">
        <w:rPr>
          <w:spacing w:val="-2"/>
          <w:sz w:val="24"/>
          <w:szCs w:val="24"/>
        </w:rPr>
        <w:t>per</w:t>
      </w:r>
      <w:r w:rsidRPr="009F39E8">
        <w:rPr>
          <w:spacing w:val="-7"/>
          <w:sz w:val="24"/>
          <w:szCs w:val="24"/>
        </w:rPr>
        <w:t xml:space="preserve"> </w:t>
      </w:r>
      <w:r w:rsidRPr="009F39E8">
        <w:rPr>
          <w:spacing w:val="-2"/>
          <w:sz w:val="24"/>
          <w:szCs w:val="24"/>
        </w:rPr>
        <w:t>trip</w:t>
      </w:r>
      <w:r w:rsidRPr="009F39E8">
        <w:rPr>
          <w:spacing w:val="-8"/>
          <w:sz w:val="24"/>
          <w:szCs w:val="24"/>
        </w:rPr>
        <w:t xml:space="preserve"> *</w:t>
      </w:r>
      <w:r w:rsidRPr="009F39E8">
        <w:rPr>
          <w:spacing w:val="-2"/>
          <w:sz w:val="24"/>
          <w:szCs w:val="24"/>
        </w:rPr>
        <w:t>12</w:t>
      </w:r>
      <w:r w:rsidRPr="009F39E8">
        <w:rPr>
          <w:spacing w:val="-8"/>
          <w:sz w:val="24"/>
          <w:szCs w:val="24"/>
        </w:rPr>
        <w:t xml:space="preserve"> </w:t>
      </w:r>
      <w:r w:rsidRPr="009F39E8">
        <w:rPr>
          <w:spacing w:val="-2"/>
          <w:sz w:val="24"/>
          <w:szCs w:val="24"/>
        </w:rPr>
        <w:t>trips</w:t>
      </w:r>
      <w:r w:rsidRPr="009F39E8">
        <w:rPr>
          <w:spacing w:val="-7"/>
          <w:sz w:val="24"/>
          <w:szCs w:val="24"/>
        </w:rPr>
        <w:t xml:space="preserve"> + $160 for inflation in Y2-Y6 </w:t>
      </w:r>
      <w:r w:rsidRPr="009F39E8">
        <w:rPr>
          <w:spacing w:val="-2"/>
          <w:sz w:val="24"/>
          <w:szCs w:val="24"/>
        </w:rPr>
        <w:t>=</w:t>
      </w:r>
      <w:r w:rsidRPr="009F39E8">
        <w:rPr>
          <w:spacing w:val="-7"/>
          <w:sz w:val="24"/>
          <w:szCs w:val="24"/>
        </w:rPr>
        <w:t xml:space="preserve"> </w:t>
      </w:r>
      <w:r w:rsidRPr="009F39E8">
        <w:rPr>
          <w:spacing w:val="-2"/>
          <w:sz w:val="24"/>
          <w:szCs w:val="24"/>
        </w:rPr>
        <w:t>$1,360).</w:t>
      </w:r>
    </w:p>
    <w:p w14:paraId="4A5DCC34" w14:textId="77777777" w:rsidR="009F39E8" w:rsidRPr="009F39E8" w:rsidRDefault="009F39E8" w:rsidP="009F39E8">
      <w:pPr>
        <w:spacing w:before="76" w:line="275" w:lineRule="exact"/>
        <w:ind w:left="360"/>
        <w:jc w:val="both"/>
        <w:rPr>
          <w:b/>
          <w:sz w:val="24"/>
        </w:rPr>
      </w:pPr>
    </w:p>
    <w:p w14:paraId="0B6FB44C" w14:textId="77777777" w:rsidR="009F39E8" w:rsidRPr="009F39E8" w:rsidRDefault="009F39E8" w:rsidP="009F39E8">
      <w:pPr>
        <w:spacing w:before="76" w:line="275" w:lineRule="exact"/>
        <w:ind w:left="360"/>
        <w:jc w:val="both"/>
        <w:rPr>
          <w:b/>
          <w:sz w:val="24"/>
        </w:rPr>
      </w:pPr>
      <w:r w:rsidRPr="009F39E8">
        <w:rPr>
          <w:b/>
          <w:sz w:val="24"/>
        </w:rPr>
        <w:t>Local</w:t>
      </w:r>
      <w:r w:rsidRPr="009F39E8">
        <w:rPr>
          <w:b/>
          <w:spacing w:val="-2"/>
          <w:sz w:val="24"/>
        </w:rPr>
        <w:t xml:space="preserve"> </w:t>
      </w:r>
      <w:r w:rsidRPr="009F39E8">
        <w:rPr>
          <w:b/>
          <w:sz w:val="24"/>
        </w:rPr>
        <w:t>Travel</w:t>
      </w:r>
      <w:r w:rsidRPr="009F39E8">
        <w:rPr>
          <w:b/>
          <w:spacing w:val="-2"/>
          <w:sz w:val="24"/>
        </w:rPr>
        <w:t xml:space="preserve"> ($258,624.45)</w:t>
      </w:r>
    </w:p>
    <w:p w14:paraId="57647AB6" w14:textId="77777777" w:rsidR="009F39E8" w:rsidRPr="009F39E8" w:rsidRDefault="009F39E8" w:rsidP="009F39E8">
      <w:pPr>
        <w:ind w:left="360" w:right="357"/>
        <w:jc w:val="both"/>
        <w:rPr>
          <w:sz w:val="24"/>
          <w:szCs w:val="24"/>
        </w:rPr>
      </w:pPr>
      <w:r w:rsidRPr="009F39E8">
        <w:rPr>
          <w:sz w:val="24"/>
          <w:szCs w:val="24"/>
          <w:u w:val="single"/>
        </w:rPr>
        <w:t>Honduras Staff Travel – Domestic (Tegucigalpa-Intibucá) ($129,159.07):</w:t>
      </w:r>
      <w:r w:rsidRPr="009F39E8">
        <w:rPr>
          <w:sz w:val="24"/>
          <w:szCs w:val="24"/>
        </w:rPr>
        <w:t xml:space="preserve"> POA estimates staff will need to complete 36 total trips per year, or 3 trips per month, for program oversight, to attend trainings and meetings/events, as well as perform M&amp;E and data collection. This estimates about 216 trips for 4 nights and 4 days over the life of the program. The estimate includes vehicle fuel expenses</w:t>
      </w:r>
      <w:r w:rsidRPr="009F39E8">
        <w:rPr>
          <w:spacing w:val="1"/>
          <w:sz w:val="24"/>
          <w:szCs w:val="24"/>
        </w:rPr>
        <w:t xml:space="preserve"> </w:t>
      </w:r>
      <w:r w:rsidRPr="009F39E8">
        <w:rPr>
          <w:sz w:val="24"/>
          <w:szCs w:val="24"/>
        </w:rPr>
        <w:t>($120</w:t>
      </w:r>
      <w:r w:rsidRPr="009F39E8">
        <w:rPr>
          <w:spacing w:val="3"/>
          <w:sz w:val="24"/>
          <w:szCs w:val="24"/>
        </w:rPr>
        <w:t xml:space="preserve"> </w:t>
      </w:r>
      <w:r w:rsidRPr="009F39E8">
        <w:rPr>
          <w:sz w:val="24"/>
          <w:szCs w:val="24"/>
        </w:rPr>
        <w:t>per</w:t>
      </w:r>
      <w:r w:rsidRPr="009F39E8">
        <w:rPr>
          <w:spacing w:val="3"/>
          <w:sz w:val="24"/>
          <w:szCs w:val="24"/>
        </w:rPr>
        <w:t xml:space="preserve"> </w:t>
      </w:r>
      <w:r w:rsidRPr="009F39E8">
        <w:rPr>
          <w:sz w:val="24"/>
          <w:szCs w:val="24"/>
        </w:rPr>
        <w:t>month</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58</w:t>
      </w:r>
      <w:r w:rsidRPr="009F39E8">
        <w:rPr>
          <w:spacing w:val="3"/>
          <w:sz w:val="24"/>
          <w:szCs w:val="24"/>
        </w:rPr>
        <w:t xml:space="preserve"> </w:t>
      </w:r>
      <w:r w:rsidRPr="009F39E8">
        <w:rPr>
          <w:sz w:val="24"/>
          <w:szCs w:val="24"/>
        </w:rPr>
        <w:t>months + $989 for inflation in Y2-Y6</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$7,949),</w:t>
      </w:r>
      <w:r w:rsidRPr="009F39E8">
        <w:rPr>
          <w:spacing w:val="4"/>
          <w:sz w:val="24"/>
          <w:szCs w:val="24"/>
        </w:rPr>
        <w:t xml:space="preserve"> </w:t>
      </w:r>
      <w:r w:rsidRPr="009F39E8">
        <w:rPr>
          <w:sz w:val="24"/>
          <w:szCs w:val="24"/>
        </w:rPr>
        <w:t>local</w:t>
      </w:r>
      <w:r w:rsidRPr="009F39E8">
        <w:rPr>
          <w:spacing w:val="3"/>
          <w:sz w:val="24"/>
          <w:szCs w:val="24"/>
        </w:rPr>
        <w:t xml:space="preserve"> </w:t>
      </w:r>
      <w:r w:rsidRPr="009F39E8">
        <w:rPr>
          <w:sz w:val="24"/>
          <w:szCs w:val="24"/>
        </w:rPr>
        <w:t>transportation</w:t>
      </w:r>
      <w:r w:rsidRPr="009F39E8">
        <w:rPr>
          <w:spacing w:val="3"/>
          <w:sz w:val="24"/>
          <w:szCs w:val="24"/>
        </w:rPr>
        <w:t xml:space="preserve"> </w:t>
      </w:r>
      <w:r w:rsidRPr="009F39E8">
        <w:rPr>
          <w:sz w:val="24"/>
          <w:szCs w:val="24"/>
        </w:rPr>
        <w:t>($55</w:t>
      </w:r>
      <w:r w:rsidRPr="009F39E8">
        <w:rPr>
          <w:spacing w:val="3"/>
          <w:sz w:val="24"/>
          <w:szCs w:val="24"/>
        </w:rPr>
        <w:t xml:space="preserve"> </w:t>
      </w:r>
      <w:r w:rsidRPr="009F39E8">
        <w:rPr>
          <w:sz w:val="24"/>
          <w:szCs w:val="24"/>
        </w:rPr>
        <w:t>per</w:t>
      </w:r>
      <w:r w:rsidRPr="009F39E8">
        <w:rPr>
          <w:spacing w:val="3"/>
          <w:sz w:val="24"/>
          <w:szCs w:val="24"/>
        </w:rPr>
        <w:t xml:space="preserve"> </w:t>
      </w:r>
      <w:r w:rsidRPr="009F39E8">
        <w:rPr>
          <w:sz w:val="24"/>
          <w:szCs w:val="24"/>
        </w:rPr>
        <w:t>trip</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216</w:t>
      </w:r>
      <w:r w:rsidRPr="009F39E8">
        <w:rPr>
          <w:spacing w:val="3"/>
          <w:sz w:val="24"/>
          <w:szCs w:val="24"/>
        </w:rPr>
        <w:t xml:space="preserve"> </w:t>
      </w:r>
      <w:r w:rsidRPr="009F39E8">
        <w:rPr>
          <w:sz w:val="24"/>
          <w:szCs w:val="24"/>
        </w:rPr>
        <w:t>trips + $1,588 for inflation in Y2-Y6</w:t>
      </w:r>
      <w:r w:rsidRPr="009F39E8">
        <w:rPr>
          <w:spacing w:val="4"/>
          <w:sz w:val="24"/>
          <w:szCs w:val="24"/>
        </w:rPr>
        <w:t xml:space="preserve"> </w:t>
      </w:r>
      <w:r w:rsidRPr="009F39E8">
        <w:rPr>
          <w:spacing w:val="-10"/>
          <w:sz w:val="24"/>
          <w:szCs w:val="24"/>
        </w:rPr>
        <w:t>=</w:t>
      </w:r>
      <w:r w:rsidRPr="009F39E8">
        <w:rPr>
          <w:sz w:val="24"/>
          <w:szCs w:val="24"/>
        </w:rPr>
        <w:t xml:space="preserve"> $13,468),</w:t>
      </w:r>
      <w:r w:rsidRPr="009F39E8">
        <w:rPr>
          <w:spacing w:val="16"/>
          <w:sz w:val="24"/>
          <w:szCs w:val="24"/>
        </w:rPr>
        <w:t xml:space="preserve"> </w:t>
      </w:r>
      <w:r w:rsidRPr="009F39E8">
        <w:rPr>
          <w:sz w:val="24"/>
          <w:szCs w:val="24"/>
        </w:rPr>
        <w:t>and</w:t>
      </w:r>
      <w:r w:rsidRPr="009F39E8">
        <w:rPr>
          <w:spacing w:val="17"/>
          <w:sz w:val="24"/>
          <w:szCs w:val="24"/>
        </w:rPr>
        <w:t xml:space="preserve"> </w:t>
      </w:r>
      <w:r w:rsidRPr="009F39E8">
        <w:rPr>
          <w:sz w:val="24"/>
          <w:szCs w:val="24"/>
        </w:rPr>
        <w:t>lodging</w:t>
      </w:r>
      <w:r w:rsidRPr="009F39E8">
        <w:rPr>
          <w:spacing w:val="16"/>
          <w:sz w:val="24"/>
          <w:szCs w:val="24"/>
        </w:rPr>
        <w:t xml:space="preserve"> </w:t>
      </w:r>
      <w:r w:rsidRPr="009F39E8">
        <w:rPr>
          <w:sz w:val="24"/>
          <w:szCs w:val="24"/>
        </w:rPr>
        <w:t>and</w:t>
      </w:r>
      <w:r w:rsidRPr="009F39E8">
        <w:rPr>
          <w:spacing w:val="17"/>
          <w:sz w:val="24"/>
          <w:szCs w:val="24"/>
        </w:rPr>
        <w:t xml:space="preserve"> </w:t>
      </w:r>
      <w:r w:rsidRPr="009F39E8">
        <w:rPr>
          <w:sz w:val="24"/>
          <w:szCs w:val="24"/>
        </w:rPr>
        <w:t>M&amp;IE</w:t>
      </w:r>
      <w:r w:rsidRPr="009F39E8">
        <w:rPr>
          <w:spacing w:val="15"/>
          <w:sz w:val="24"/>
          <w:szCs w:val="24"/>
        </w:rPr>
        <w:t xml:space="preserve"> </w:t>
      </w:r>
      <w:r w:rsidRPr="009F39E8">
        <w:rPr>
          <w:sz w:val="24"/>
          <w:szCs w:val="24"/>
        </w:rPr>
        <w:t>($40</w:t>
      </w:r>
      <w:r w:rsidRPr="009F39E8">
        <w:rPr>
          <w:spacing w:val="17"/>
          <w:sz w:val="24"/>
          <w:szCs w:val="24"/>
        </w:rPr>
        <w:t xml:space="preserve"> </w:t>
      </w:r>
      <w:r w:rsidRPr="009F39E8">
        <w:rPr>
          <w:sz w:val="24"/>
          <w:szCs w:val="24"/>
        </w:rPr>
        <w:t>M&amp;IE</w:t>
      </w:r>
      <w:r w:rsidRPr="009F39E8">
        <w:rPr>
          <w:spacing w:val="16"/>
          <w:sz w:val="24"/>
          <w:szCs w:val="24"/>
        </w:rPr>
        <w:t xml:space="preserve"> </w:t>
      </w:r>
      <w:r w:rsidRPr="009F39E8">
        <w:rPr>
          <w:sz w:val="24"/>
          <w:szCs w:val="24"/>
        </w:rPr>
        <w:t>per</w:t>
      </w:r>
      <w:r w:rsidRPr="009F39E8">
        <w:rPr>
          <w:spacing w:val="17"/>
          <w:sz w:val="24"/>
          <w:szCs w:val="24"/>
        </w:rPr>
        <w:t xml:space="preserve"> </w:t>
      </w:r>
      <w:r w:rsidRPr="009F39E8">
        <w:rPr>
          <w:sz w:val="24"/>
          <w:szCs w:val="24"/>
        </w:rPr>
        <w:t>day</w:t>
      </w:r>
      <w:r w:rsidRPr="009F39E8">
        <w:rPr>
          <w:spacing w:val="15"/>
          <w:sz w:val="24"/>
          <w:szCs w:val="24"/>
        </w:rPr>
        <w:t xml:space="preserve"> </w:t>
      </w:r>
      <w:r w:rsidRPr="009F39E8">
        <w:rPr>
          <w:sz w:val="24"/>
          <w:szCs w:val="24"/>
        </w:rPr>
        <w:t>+</w:t>
      </w:r>
      <w:r w:rsidRPr="009F39E8">
        <w:rPr>
          <w:spacing w:val="17"/>
          <w:sz w:val="24"/>
          <w:szCs w:val="24"/>
        </w:rPr>
        <w:t xml:space="preserve"> </w:t>
      </w:r>
      <w:r w:rsidRPr="009F39E8">
        <w:rPr>
          <w:sz w:val="24"/>
          <w:szCs w:val="24"/>
        </w:rPr>
        <w:t>$70</w:t>
      </w:r>
      <w:r w:rsidRPr="009F39E8">
        <w:rPr>
          <w:spacing w:val="16"/>
          <w:sz w:val="24"/>
          <w:szCs w:val="24"/>
        </w:rPr>
        <w:t xml:space="preserve"> </w:t>
      </w:r>
      <w:r w:rsidRPr="009F39E8">
        <w:rPr>
          <w:sz w:val="24"/>
          <w:szCs w:val="24"/>
        </w:rPr>
        <w:t>lodging</w:t>
      </w:r>
      <w:r w:rsidRPr="009F39E8">
        <w:rPr>
          <w:spacing w:val="17"/>
          <w:sz w:val="24"/>
          <w:szCs w:val="24"/>
        </w:rPr>
        <w:t xml:space="preserve"> </w:t>
      </w:r>
      <w:r w:rsidRPr="009F39E8">
        <w:rPr>
          <w:sz w:val="24"/>
          <w:szCs w:val="24"/>
        </w:rPr>
        <w:t>per</w:t>
      </w:r>
      <w:r w:rsidRPr="009F39E8">
        <w:rPr>
          <w:spacing w:val="16"/>
          <w:sz w:val="24"/>
          <w:szCs w:val="24"/>
        </w:rPr>
        <w:t xml:space="preserve"> </w:t>
      </w:r>
      <w:r w:rsidRPr="009F39E8">
        <w:rPr>
          <w:sz w:val="24"/>
          <w:szCs w:val="24"/>
        </w:rPr>
        <w:t>day)</w:t>
      </w:r>
      <w:r w:rsidRPr="009F39E8">
        <w:rPr>
          <w:spacing w:val="17"/>
          <w:sz w:val="24"/>
          <w:szCs w:val="24"/>
        </w:rPr>
        <w:t xml:space="preserve"> </w:t>
      </w:r>
      <w:r w:rsidRPr="009F39E8">
        <w:rPr>
          <w:sz w:val="24"/>
          <w:szCs w:val="24"/>
        </w:rPr>
        <w:t>*</w:t>
      </w:r>
      <w:r w:rsidRPr="009F39E8">
        <w:rPr>
          <w:spacing w:val="15"/>
          <w:sz w:val="24"/>
          <w:szCs w:val="24"/>
        </w:rPr>
        <w:t xml:space="preserve"> </w:t>
      </w:r>
      <w:r w:rsidRPr="009F39E8">
        <w:rPr>
          <w:sz w:val="24"/>
          <w:szCs w:val="24"/>
        </w:rPr>
        <w:t>4</w:t>
      </w:r>
      <w:r w:rsidRPr="009F39E8">
        <w:rPr>
          <w:spacing w:val="17"/>
          <w:sz w:val="24"/>
          <w:szCs w:val="24"/>
        </w:rPr>
        <w:t xml:space="preserve"> </w:t>
      </w:r>
      <w:r w:rsidRPr="009F39E8">
        <w:rPr>
          <w:sz w:val="24"/>
          <w:szCs w:val="24"/>
        </w:rPr>
        <w:t>days</w:t>
      </w:r>
      <w:r w:rsidRPr="009F39E8">
        <w:rPr>
          <w:spacing w:val="16"/>
          <w:sz w:val="24"/>
          <w:szCs w:val="24"/>
        </w:rPr>
        <w:t xml:space="preserve"> </w:t>
      </w:r>
      <w:r w:rsidRPr="009F39E8">
        <w:rPr>
          <w:sz w:val="24"/>
          <w:szCs w:val="24"/>
        </w:rPr>
        <w:t>per</w:t>
      </w:r>
      <w:r w:rsidRPr="009F39E8">
        <w:rPr>
          <w:spacing w:val="17"/>
          <w:sz w:val="24"/>
          <w:szCs w:val="24"/>
        </w:rPr>
        <w:t xml:space="preserve"> </w:t>
      </w:r>
      <w:r w:rsidRPr="009F39E8">
        <w:rPr>
          <w:spacing w:val="-4"/>
          <w:sz w:val="24"/>
          <w:szCs w:val="24"/>
        </w:rPr>
        <w:t>trip</w:t>
      </w:r>
      <w:r w:rsidRPr="009F39E8">
        <w:rPr>
          <w:sz w:val="24"/>
          <w:szCs w:val="24"/>
        </w:rPr>
        <w:t xml:space="preserve"> *216</w:t>
      </w:r>
      <w:r w:rsidRPr="009F39E8">
        <w:rPr>
          <w:spacing w:val="-3"/>
          <w:sz w:val="24"/>
          <w:szCs w:val="24"/>
        </w:rPr>
        <w:t xml:space="preserve"> </w:t>
      </w:r>
      <w:r w:rsidRPr="009F39E8">
        <w:rPr>
          <w:sz w:val="24"/>
          <w:szCs w:val="24"/>
        </w:rPr>
        <w:t xml:space="preserve">trips +$12,702 for inflation in Y2-Y6 = </w:t>
      </w:r>
      <w:r w:rsidRPr="009F39E8">
        <w:rPr>
          <w:spacing w:val="-2"/>
          <w:sz w:val="24"/>
          <w:szCs w:val="24"/>
        </w:rPr>
        <w:t>$107,742).</w:t>
      </w:r>
    </w:p>
    <w:p w14:paraId="44C46D50" w14:textId="77777777" w:rsidR="009F39E8" w:rsidRPr="009F39E8" w:rsidRDefault="009F39E8" w:rsidP="009F39E8">
      <w:pPr>
        <w:rPr>
          <w:sz w:val="24"/>
          <w:szCs w:val="24"/>
        </w:rPr>
      </w:pPr>
    </w:p>
    <w:p w14:paraId="3EA25DB2" w14:textId="77777777" w:rsidR="009F39E8" w:rsidRPr="009F39E8" w:rsidRDefault="009F39E8" w:rsidP="009F39E8">
      <w:pPr>
        <w:ind w:left="360" w:right="357"/>
        <w:jc w:val="both"/>
        <w:rPr>
          <w:sz w:val="24"/>
          <w:szCs w:val="24"/>
        </w:rPr>
      </w:pPr>
      <w:r w:rsidRPr="009F39E8">
        <w:rPr>
          <w:sz w:val="24"/>
          <w:szCs w:val="24"/>
          <w:u w:val="single"/>
        </w:rPr>
        <w:t>Honduras Staff Travel – Domestic (Tegucigalpa-La Paz) ($129,465.38):</w:t>
      </w:r>
      <w:r w:rsidRPr="009F39E8">
        <w:rPr>
          <w:sz w:val="24"/>
          <w:szCs w:val="24"/>
        </w:rPr>
        <w:t xml:space="preserve"> POA estimates staff will need to complete 36 total trips per year, or 3 trips per month, for program oversight, to attend trainings and meetings/events, as well as perform M&amp;E and data collection. This estimates about 216 trips for 4 nights and 4 days over the life of the program. The estimate includes vehicle fuel expenses</w:t>
      </w:r>
      <w:r w:rsidRPr="009F39E8">
        <w:rPr>
          <w:spacing w:val="1"/>
          <w:sz w:val="24"/>
          <w:szCs w:val="24"/>
        </w:rPr>
        <w:t xml:space="preserve"> </w:t>
      </w:r>
      <w:r w:rsidRPr="009F39E8">
        <w:rPr>
          <w:sz w:val="24"/>
          <w:szCs w:val="24"/>
        </w:rPr>
        <w:t>($120</w:t>
      </w:r>
      <w:r w:rsidRPr="009F39E8">
        <w:rPr>
          <w:spacing w:val="3"/>
          <w:sz w:val="24"/>
          <w:szCs w:val="24"/>
        </w:rPr>
        <w:t xml:space="preserve"> </w:t>
      </w:r>
      <w:r w:rsidRPr="009F39E8">
        <w:rPr>
          <w:sz w:val="24"/>
          <w:szCs w:val="24"/>
        </w:rPr>
        <w:t>per</w:t>
      </w:r>
      <w:r w:rsidRPr="009F39E8">
        <w:rPr>
          <w:spacing w:val="3"/>
          <w:sz w:val="24"/>
          <w:szCs w:val="24"/>
        </w:rPr>
        <w:t xml:space="preserve"> </w:t>
      </w:r>
      <w:r w:rsidRPr="009F39E8">
        <w:rPr>
          <w:sz w:val="24"/>
          <w:szCs w:val="24"/>
        </w:rPr>
        <w:t>month</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60</w:t>
      </w:r>
      <w:r w:rsidRPr="009F39E8">
        <w:rPr>
          <w:spacing w:val="4"/>
          <w:sz w:val="24"/>
          <w:szCs w:val="24"/>
        </w:rPr>
        <w:t xml:space="preserve"> </w:t>
      </w:r>
      <w:r w:rsidRPr="009F39E8">
        <w:rPr>
          <w:sz w:val="24"/>
          <w:szCs w:val="24"/>
        </w:rPr>
        <w:t>months + $1,055 for inflation in Y2-Y6</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$8,255),</w:t>
      </w:r>
      <w:r w:rsidRPr="009F39E8">
        <w:rPr>
          <w:spacing w:val="3"/>
          <w:sz w:val="24"/>
          <w:szCs w:val="24"/>
        </w:rPr>
        <w:t xml:space="preserve"> </w:t>
      </w:r>
      <w:r w:rsidRPr="009F39E8">
        <w:rPr>
          <w:sz w:val="24"/>
          <w:szCs w:val="24"/>
        </w:rPr>
        <w:t>local</w:t>
      </w:r>
      <w:r w:rsidRPr="009F39E8">
        <w:rPr>
          <w:spacing w:val="3"/>
          <w:sz w:val="24"/>
          <w:szCs w:val="24"/>
        </w:rPr>
        <w:t xml:space="preserve"> </w:t>
      </w:r>
      <w:r w:rsidRPr="009F39E8">
        <w:rPr>
          <w:sz w:val="24"/>
          <w:szCs w:val="24"/>
        </w:rPr>
        <w:t>transportation</w:t>
      </w:r>
      <w:r w:rsidRPr="009F39E8">
        <w:rPr>
          <w:spacing w:val="3"/>
          <w:sz w:val="24"/>
          <w:szCs w:val="24"/>
        </w:rPr>
        <w:t xml:space="preserve"> </w:t>
      </w:r>
      <w:r w:rsidRPr="009F39E8">
        <w:rPr>
          <w:sz w:val="24"/>
          <w:szCs w:val="24"/>
        </w:rPr>
        <w:t>($35</w:t>
      </w:r>
      <w:r w:rsidRPr="009F39E8">
        <w:rPr>
          <w:spacing w:val="4"/>
          <w:sz w:val="24"/>
          <w:szCs w:val="24"/>
        </w:rPr>
        <w:t xml:space="preserve"> </w:t>
      </w:r>
      <w:r w:rsidRPr="009F39E8">
        <w:rPr>
          <w:sz w:val="24"/>
          <w:szCs w:val="24"/>
        </w:rPr>
        <w:t>per</w:t>
      </w:r>
      <w:r w:rsidRPr="009F39E8">
        <w:rPr>
          <w:spacing w:val="3"/>
          <w:sz w:val="24"/>
          <w:szCs w:val="24"/>
        </w:rPr>
        <w:t xml:space="preserve"> </w:t>
      </w:r>
      <w:r w:rsidRPr="009F39E8">
        <w:rPr>
          <w:sz w:val="24"/>
          <w:szCs w:val="24"/>
        </w:rPr>
        <w:t>trip</w:t>
      </w:r>
      <w:r w:rsidRPr="009F39E8">
        <w:rPr>
          <w:spacing w:val="3"/>
          <w:sz w:val="24"/>
          <w:szCs w:val="24"/>
        </w:rPr>
        <w:t xml:space="preserve"> </w:t>
      </w:r>
      <w:r w:rsidRPr="009F39E8">
        <w:rPr>
          <w:sz w:val="24"/>
          <w:szCs w:val="24"/>
        </w:rPr>
        <w:t>*</w:t>
      </w:r>
      <w:r w:rsidRPr="009F39E8">
        <w:rPr>
          <w:spacing w:val="3"/>
          <w:sz w:val="24"/>
          <w:szCs w:val="24"/>
        </w:rPr>
        <w:t xml:space="preserve"> </w:t>
      </w:r>
      <w:r w:rsidRPr="009F39E8">
        <w:rPr>
          <w:sz w:val="24"/>
          <w:szCs w:val="24"/>
        </w:rPr>
        <w:t>216</w:t>
      </w:r>
      <w:r w:rsidRPr="009F39E8">
        <w:rPr>
          <w:spacing w:val="3"/>
          <w:sz w:val="24"/>
          <w:szCs w:val="24"/>
        </w:rPr>
        <w:t xml:space="preserve"> </w:t>
      </w:r>
      <w:r w:rsidRPr="009F39E8">
        <w:rPr>
          <w:sz w:val="24"/>
          <w:szCs w:val="24"/>
        </w:rPr>
        <w:t>trips +$1,010 for inflation in Y2-Y6</w:t>
      </w:r>
      <w:r w:rsidRPr="009F39E8">
        <w:rPr>
          <w:spacing w:val="4"/>
          <w:sz w:val="24"/>
          <w:szCs w:val="24"/>
        </w:rPr>
        <w:t xml:space="preserve"> </w:t>
      </w:r>
      <w:r w:rsidRPr="009F39E8">
        <w:rPr>
          <w:spacing w:val="-10"/>
          <w:sz w:val="24"/>
          <w:szCs w:val="24"/>
        </w:rPr>
        <w:t>=</w:t>
      </w:r>
      <w:r w:rsidRPr="009F39E8">
        <w:rPr>
          <w:sz w:val="24"/>
          <w:szCs w:val="24"/>
        </w:rPr>
        <w:t xml:space="preserve"> $8,570), and lodging and M&amp;IE ($40 M&amp;IE per day + $75 lodging per day) * 4 days per trip * 216 trips + $13,280 for inflation in Y2-Y6 = $112,640).</w:t>
      </w:r>
    </w:p>
    <w:p w14:paraId="75F14203" w14:textId="77777777" w:rsidR="009F39E8" w:rsidRPr="009F39E8" w:rsidRDefault="009F39E8" w:rsidP="009F39E8">
      <w:pPr>
        <w:rPr>
          <w:sz w:val="24"/>
          <w:szCs w:val="24"/>
        </w:rPr>
      </w:pPr>
    </w:p>
    <w:p w14:paraId="437E70D0" w14:textId="7409232B" w:rsidR="009F39E8" w:rsidRPr="009F39E8" w:rsidRDefault="009F39E8" w:rsidP="565A61D0">
      <w:pPr>
        <w:numPr>
          <w:ilvl w:val="2"/>
          <w:numId w:val="26"/>
        </w:numPr>
        <w:tabs>
          <w:tab w:val="left" w:pos="720"/>
        </w:tabs>
        <w:spacing w:before="1"/>
        <w:jc w:val="both"/>
        <w:rPr>
          <w:b/>
          <w:bCs/>
          <w:color w:val="005440"/>
          <w:sz w:val="24"/>
          <w:szCs w:val="24"/>
        </w:rPr>
      </w:pPr>
      <w:r w:rsidRPr="565A61D0">
        <w:rPr>
          <w:b/>
          <w:bCs/>
          <w:color w:val="005440"/>
          <w:sz w:val="24"/>
          <w:szCs w:val="24"/>
        </w:rPr>
        <w:t>Professional</w:t>
      </w:r>
      <w:r w:rsidRPr="565A61D0">
        <w:rPr>
          <w:b/>
          <w:bCs/>
          <w:color w:val="005440"/>
          <w:spacing w:val="-6"/>
          <w:sz w:val="24"/>
          <w:szCs w:val="24"/>
        </w:rPr>
        <w:t xml:space="preserve"> </w:t>
      </w:r>
      <w:r w:rsidRPr="565A61D0">
        <w:rPr>
          <w:b/>
          <w:bCs/>
          <w:color w:val="005440"/>
          <w:sz w:val="24"/>
          <w:szCs w:val="24"/>
        </w:rPr>
        <w:t>Services/Contractual</w:t>
      </w:r>
      <w:r w:rsidRPr="565A61D0">
        <w:rPr>
          <w:b/>
          <w:bCs/>
          <w:color w:val="005440"/>
          <w:spacing w:val="-3"/>
          <w:sz w:val="24"/>
          <w:szCs w:val="24"/>
        </w:rPr>
        <w:t xml:space="preserve"> </w:t>
      </w:r>
      <w:r w:rsidRPr="565A61D0">
        <w:rPr>
          <w:b/>
          <w:bCs/>
          <w:color w:val="005440"/>
          <w:sz w:val="24"/>
          <w:szCs w:val="24"/>
        </w:rPr>
        <w:t>–</w:t>
      </w:r>
      <w:r w:rsidRPr="565A61D0">
        <w:rPr>
          <w:b/>
          <w:bCs/>
          <w:color w:val="005440"/>
          <w:spacing w:val="-3"/>
          <w:sz w:val="24"/>
          <w:szCs w:val="24"/>
        </w:rPr>
        <w:t xml:space="preserve"> </w:t>
      </w:r>
      <w:r w:rsidRPr="565A61D0">
        <w:rPr>
          <w:b/>
          <w:bCs/>
          <w:color w:val="005440"/>
          <w:sz w:val="24"/>
          <w:szCs w:val="24"/>
        </w:rPr>
        <w:t>Subtotal</w:t>
      </w:r>
      <w:r w:rsidRPr="565A61D0">
        <w:rPr>
          <w:b/>
          <w:bCs/>
          <w:color w:val="005440"/>
          <w:spacing w:val="-3"/>
          <w:sz w:val="24"/>
          <w:szCs w:val="24"/>
        </w:rPr>
        <w:t xml:space="preserve"> </w:t>
      </w:r>
      <w:r w:rsidRPr="565A61D0">
        <w:rPr>
          <w:b/>
          <w:bCs/>
          <w:color w:val="005440"/>
          <w:spacing w:val="-2"/>
          <w:sz w:val="24"/>
          <w:szCs w:val="24"/>
        </w:rPr>
        <w:t>$1,1</w:t>
      </w:r>
      <w:r w:rsidR="00AF1F34" w:rsidRPr="565A61D0">
        <w:rPr>
          <w:b/>
          <w:bCs/>
          <w:color w:val="005440"/>
          <w:spacing w:val="-2"/>
          <w:sz w:val="24"/>
          <w:szCs w:val="24"/>
        </w:rPr>
        <w:t>16</w:t>
      </w:r>
      <w:r w:rsidR="0020095D" w:rsidRPr="565A61D0">
        <w:rPr>
          <w:b/>
          <w:bCs/>
          <w:color w:val="005440"/>
          <w:spacing w:val="-2"/>
          <w:sz w:val="24"/>
          <w:szCs w:val="24"/>
        </w:rPr>
        <w:t>,800.00</w:t>
      </w:r>
    </w:p>
    <w:p w14:paraId="64BAC1FD" w14:textId="132FC6B9" w:rsidR="009F39E8" w:rsidRPr="009F39E8" w:rsidRDefault="009F39E8" w:rsidP="565A61D0">
      <w:pPr>
        <w:spacing w:before="4" w:line="237" w:lineRule="auto"/>
        <w:ind w:left="360"/>
        <w:rPr>
          <w:sz w:val="24"/>
          <w:szCs w:val="24"/>
        </w:rPr>
      </w:pPr>
      <w:r w:rsidRPr="565A61D0">
        <w:rPr>
          <w:b/>
          <w:bCs/>
          <w:sz w:val="24"/>
          <w:szCs w:val="24"/>
        </w:rPr>
        <w:t>Professional Services ($</w:t>
      </w:r>
      <w:r w:rsidR="009D6BC5" w:rsidRPr="565A61D0">
        <w:rPr>
          <w:b/>
          <w:bCs/>
          <w:sz w:val="24"/>
          <w:szCs w:val="24"/>
        </w:rPr>
        <w:t>286</w:t>
      </w:r>
      <w:r w:rsidRPr="565A61D0">
        <w:rPr>
          <w:b/>
          <w:bCs/>
          <w:sz w:val="24"/>
          <w:szCs w:val="24"/>
        </w:rPr>
        <w:t xml:space="preserve">,800.00): </w:t>
      </w:r>
      <w:r w:rsidRPr="565A61D0">
        <w:rPr>
          <w:sz w:val="24"/>
          <w:szCs w:val="24"/>
        </w:rPr>
        <w:t>POA has included the following expenses related to support services over the life of the program:</w:t>
      </w:r>
    </w:p>
    <w:p w14:paraId="6BB0EC5C" w14:textId="77777777" w:rsidR="009F39E8" w:rsidRPr="009F39E8" w:rsidRDefault="009F39E8" w:rsidP="009F39E8">
      <w:pPr>
        <w:numPr>
          <w:ilvl w:val="3"/>
          <w:numId w:val="26"/>
        </w:numPr>
        <w:tabs>
          <w:tab w:val="left" w:pos="720"/>
        </w:tabs>
        <w:spacing w:before="8" w:line="237" w:lineRule="auto"/>
        <w:ind w:right="357"/>
        <w:rPr>
          <w:sz w:val="24"/>
        </w:rPr>
      </w:pPr>
      <w:r w:rsidRPr="009F39E8">
        <w:rPr>
          <w:sz w:val="24"/>
        </w:rPr>
        <w:t>Audit</w:t>
      </w:r>
      <w:r w:rsidRPr="009F39E8">
        <w:rPr>
          <w:spacing w:val="-11"/>
          <w:sz w:val="24"/>
        </w:rPr>
        <w:t xml:space="preserve"> </w:t>
      </w:r>
      <w:r w:rsidRPr="009F39E8">
        <w:rPr>
          <w:sz w:val="24"/>
        </w:rPr>
        <w:t>Costs</w:t>
      </w:r>
      <w:r w:rsidRPr="009F39E8">
        <w:rPr>
          <w:spacing w:val="-10"/>
          <w:sz w:val="24"/>
        </w:rPr>
        <w:t xml:space="preserve"> </w:t>
      </w:r>
      <w:r w:rsidRPr="009F39E8">
        <w:rPr>
          <w:sz w:val="24"/>
        </w:rPr>
        <w:t>($30,000):</w:t>
      </w:r>
      <w:r w:rsidRPr="009F39E8">
        <w:rPr>
          <w:spacing w:val="-11"/>
          <w:sz w:val="24"/>
        </w:rPr>
        <w:t xml:space="preserve"> </w:t>
      </w:r>
      <w:r w:rsidRPr="009F39E8">
        <w:rPr>
          <w:sz w:val="24"/>
        </w:rPr>
        <w:t>The</w:t>
      </w:r>
      <w:r w:rsidRPr="009F39E8">
        <w:rPr>
          <w:spacing w:val="-11"/>
          <w:sz w:val="24"/>
        </w:rPr>
        <w:t xml:space="preserve"> </w:t>
      </w:r>
      <w:r w:rsidRPr="009F39E8">
        <w:rPr>
          <w:sz w:val="24"/>
        </w:rPr>
        <w:t>cost</w:t>
      </w:r>
      <w:r w:rsidRPr="009F39E8">
        <w:rPr>
          <w:spacing w:val="-11"/>
          <w:sz w:val="24"/>
        </w:rPr>
        <w:t xml:space="preserve"> </w:t>
      </w:r>
      <w:r w:rsidRPr="009F39E8">
        <w:rPr>
          <w:sz w:val="24"/>
        </w:rPr>
        <w:t>of</w:t>
      </w:r>
      <w:r w:rsidRPr="009F39E8">
        <w:rPr>
          <w:spacing w:val="-10"/>
          <w:sz w:val="24"/>
        </w:rPr>
        <w:t xml:space="preserve"> </w:t>
      </w:r>
      <w:r w:rsidRPr="009F39E8">
        <w:rPr>
          <w:sz w:val="24"/>
        </w:rPr>
        <w:t>local</w:t>
      </w:r>
      <w:r w:rsidRPr="009F39E8">
        <w:rPr>
          <w:spacing w:val="-11"/>
          <w:sz w:val="24"/>
        </w:rPr>
        <w:t xml:space="preserve"> </w:t>
      </w:r>
      <w:r w:rsidRPr="009F39E8">
        <w:rPr>
          <w:sz w:val="24"/>
        </w:rPr>
        <w:t>program-specific</w:t>
      </w:r>
      <w:r w:rsidRPr="009F39E8">
        <w:rPr>
          <w:spacing w:val="-11"/>
          <w:sz w:val="24"/>
        </w:rPr>
        <w:t xml:space="preserve"> </w:t>
      </w:r>
      <w:r w:rsidRPr="009F39E8">
        <w:rPr>
          <w:sz w:val="24"/>
        </w:rPr>
        <w:t>audit</w:t>
      </w:r>
      <w:r w:rsidRPr="009F39E8">
        <w:rPr>
          <w:spacing w:val="-11"/>
          <w:sz w:val="24"/>
        </w:rPr>
        <w:t xml:space="preserve"> </w:t>
      </w:r>
      <w:r w:rsidRPr="009F39E8">
        <w:rPr>
          <w:sz w:val="24"/>
        </w:rPr>
        <w:t>costs</w:t>
      </w:r>
      <w:r w:rsidRPr="009F39E8">
        <w:rPr>
          <w:spacing w:val="-11"/>
          <w:sz w:val="24"/>
        </w:rPr>
        <w:t xml:space="preserve"> </w:t>
      </w:r>
      <w:r w:rsidRPr="009F39E8">
        <w:rPr>
          <w:sz w:val="24"/>
        </w:rPr>
        <w:t>as</w:t>
      </w:r>
      <w:r w:rsidRPr="009F39E8">
        <w:rPr>
          <w:spacing w:val="-10"/>
          <w:sz w:val="24"/>
        </w:rPr>
        <w:t xml:space="preserve"> </w:t>
      </w:r>
      <w:r w:rsidRPr="009F39E8">
        <w:rPr>
          <w:sz w:val="24"/>
        </w:rPr>
        <w:t>required</w:t>
      </w:r>
      <w:r w:rsidRPr="009F39E8">
        <w:rPr>
          <w:spacing w:val="-10"/>
          <w:sz w:val="24"/>
        </w:rPr>
        <w:t xml:space="preserve"> </w:t>
      </w:r>
      <w:r w:rsidRPr="009F39E8">
        <w:rPr>
          <w:sz w:val="24"/>
        </w:rPr>
        <w:t>by</w:t>
      </w:r>
      <w:r w:rsidRPr="009F39E8">
        <w:rPr>
          <w:spacing w:val="-10"/>
          <w:sz w:val="24"/>
        </w:rPr>
        <w:t xml:space="preserve"> </w:t>
      </w:r>
      <w:r w:rsidRPr="009F39E8">
        <w:rPr>
          <w:sz w:val="24"/>
        </w:rPr>
        <w:t>Honduran law, estimated at $5,000 per year for 6 years ($5,000/year * 6 years = $30,000).</w:t>
      </w:r>
    </w:p>
    <w:p w14:paraId="7D68835F" w14:textId="77777777" w:rsidR="009F39E8" w:rsidRPr="009F39E8" w:rsidRDefault="009F39E8" w:rsidP="009F39E8">
      <w:pPr>
        <w:numPr>
          <w:ilvl w:val="3"/>
          <w:numId w:val="26"/>
        </w:numPr>
        <w:tabs>
          <w:tab w:val="left" w:pos="720"/>
        </w:tabs>
        <w:ind w:right="357"/>
        <w:rPr>
          <w:sz w:val="24"/>
        </w:rPr>
      </w:pPr>
      <w:r w:rsidRPr="009F39E8">
        <w:rPr>
          <w:sz w:val="24"/>
        </w:rPr>
        <w:t>Legal</w:t>
      </w:r>
      <w:r w:rsidRPr="009F39E8">
        <w:rPr>
          <w:spacing w:val="-7"/>
          <w:sz w:val="24"/>
        </w:rPr>
        <w:t xml:space="preserve"> </w:t>
      </w:r>
      <w:r w:rsidRPr="009F39E8">
        <w:rPr>
          <w:sz w:val="24"/>
        </w:rPr>
        <w:t>Fees</w:t>
      </w:r>
      <w:r w:rsidRPr="009F39E8">
        <w:rPr>
          <w:spacing w:val="-7"/>
          <w:sz w:val="24"/>
        </w:rPr>
        <w:t xml:space="preserve"> </w:t>
      </w:r>
      <w:r w:rsidRPr="009F39E8">
        <w:rPr>
          <w:sz w:val="24"/>
        </w:rPr>
        <w:t>($42,000):</w:t>
      </w:r>
      <w:r w:rsidRPr="009F39E8">
        <w:rPr>
          <w:spacing w:val="-7"/>
          <w:sz w:val="24"/>
        </w:rPr>
        <w:t xml:space="preserve"> </w:t>
      </w:r>
      <w:r w:rsidRPr="009F39E8">
        <w:rPr>
          <w:sz w:val="24"/>
        </w:rPr>
        <w:t>POA</w:t>
      </w:r>
      <w:r w:rsidRPr="009F39E8">
        <w:rPr>
          <w:spacing w:val="-7"/>
          <w:sz w:val="24"/>
        </w:rPr>
        <w:t xml:space="preserve"> </w:t>
      </w:r>
      <w:r w:rsidRPr="009F39E8">
        <w:rPr>
          <w:sz w:val="24"/>
        </w:rPr>
        <w:t>will</w:t>
      </w:r>
      <w:r w:rsidRPr="009F39E8">
        <w:rPr>
          <w:spacing w:val="-7"/>
          <w:sz w:val="24"/>
        </w:rPr>
        <w:t xml:space="preserve"> </w:t>
      </w:r>
      <w:r w:rsidRPr="009F39E8">
        <w:rPr>
          <w:sz w:val="24"/>
        </w:rPr>
        <w:t>use</w:t>
      </w:r>
      <w:r w:rsidRPr="009F39E8">
        <w:rPr>
          <w:spacing w:val="-7"/>
          <w:sz w:val="24"/>
        </w:rPr>
        <w:t xml:space="preserve"> </w:t>
      </w:r>
      <w:r w:rsidRPr="009F39E8">
        <w:rPr>
          <w:sz w:val="24"/>
        </w:rPr>
        <w:t>legal</w:t>
      </w:r>
      <w:r w:rsidRPr="009F39E8">
        <w:rPr>
          <w:spacing w:val="-7"/>
          <w:sz w:val="24"/>
        </w:rPr>
        <w:t xml:space="preserve"> </w:t>
      </w:r>
      <w:r w:rsidRPr="009F39E8">
        <w:rPr>
          <w:sz w:val="24"/>
        </w:rPr>
        <w:t>services</w:t>
      </w:r>
      <w:r w:rsidRPr="009F39E8">
        <w:rPr>
          <w:spacing w:val="-7"/>
          <w:sz w:val="24"/>
        </w:rPr>
        <w:t xml:space="preserve"> </w:t>
      </w:r>
      <w:r w:rsidRPr="009F39E8">
        <w:rPr>
          <w:sz w:val="24"/>
        </w:rPr>
        <w:t>to</w:t>
      </w:r>
      <w:r w:rsidRPr="009F39E8">
        <w:rPr>
          <w:spacing w:val="-7"/>
          <w:sz w:val="24"/>
        </w:rPr>
        <w:t xml:space="preserve"> </w:t>
      </w:r>
      <w:r w:rsidRPr="009F39E8">
        <w:rPr>
          <w:sz w:val="24"/>
        </w:rPr>
        <w:t>negotiate</w:t>
      </w:r>
      <w:r w:rsidRPr="009F39E8">
        <w:rPr>
          <w:spacing w:val="-7"/>
          <w:sz w:val="24"/>
        </w:rPr>
        <w:t xml:space="preserve"> </w:t>
      </w:r>
      <w:r w:rsidRPr="009F39E8">
        <w:rPr>
          <w:sz w:val="24"/>
        </w:rPr>
        <w:t>contracts,</w:t>
      </w:r>
      <w:r w:rsidRPr="009F39E8">
        <w:rPr>
          <w:spacing w:val="-7"/>
          <w:sz w:val="24"/>
        </w:rPr>
        <w:t xml:space="preserve"> </w:t>
      </w:r>
      <w:r w:rsidRPr="009F39E8">
        <w:rPr>
          <w:sz w:val="24"/>
        </w:rPr>
        <w:t>obtain</w:t>
      </w:r>
      <w:r w:rsidRPr="009F39E8">
        <w:rPr>
          <w:spacing w:val="-7"/>
          <w:sz w:val="24"/>
        </w:rPr>
        <w:t xml:space="preserve"> </w:t>
      </w:r>
      <w:r w:rsidRPr="009F39E8">
        <w:rPr>
          <w:sz w:val="24"/>
        </w:rPr>
        <w:t>labor</w:t>
      </w:r>
      <w:r w:rsidRPr="009F39E8">
        <w:rPr>
          <w:spacing w:val="-7"/>
          <w:sz w:val="24"/>
        </w:rPr>
        <w:t xml:space="preserve"> </w:t>
      </w:r>
      <w:r w:rsidRPr="009F39E8">
        <w:rPr>
          <w:sz w:val="24"/>
        </w:rPr>
        <w:t>contract council, and other legal services as needed, estimated at $7,000 per year for 6 years ($7,000/year * 6 years = 42,000).</w:t>
      </w:r>
    </w:p>
    <w:p w14:paraId="2D84E0C1" w14:textId="77777777" w:rsidR="009F39E8" w:rsidRPr="009F39E8" w:rsidRDefault="009F39E8" w:rsidP="009F39E8">
      <w:pPr>
        <w:numPr>
          <w:ilvl w:val="3"/>
          <w:numId w:val="26"/>
        </w:numPr>
        <w:tabs>
          <w:tab w:val="left" w:pos="720"/>
        </w:tabs>
        <w:spacing w:before="3" w:line="237" w:lineRule="auto"/>
        <w:ind w:right="357"/>
        <w:rPr>
          <w:sz w:val="24"/>
          <w:szCs w:val="24"/>
        </w:rPr>
      </w:pPr>
      <w:r w:rsidRPr="009F39E8">
        <w:rPr>
          <w:sz w:val="24"/>
          <w:szCs w:val="24"/>
        </w:rPr>
        <w:t>Security</w:t>
      </w:r>
      <w:r w:rsidRPr="009F39E8">
        <w:rPr>
          <w:spacing w:val="40"/>
          <w:sz w:val="24"/>
          <w:szCs w:val="24"/>
        </w:rPr>
        <w:t xml:space="preserve"> </w:t>
      </w:r>
      <w:r w:rsidRPr="009F39E8">
        <w:rPr>
          <w:sz w:val="24"/>
          <w:szCs w:val="24"/>
        </w:rPr>
        <w:t>Services,</w:t>
      </w:r>
      <w:r w:rsidRPr="009F39E8">
        <w:rPr>
          <w:spacing w:val="40"/>
          <w:sz w:val="24"/>
          <w:szCs w:val="24"/>
        </w:rPr>
        <w:t xml:space="preserve"> </w:t>
      </w:r>
      <w:r w:rsidRPr="009F39E8">
        <w:rPr>
          <w:sz w:val="24"/>
          <w:szCs w:val="24"/>
        </w:rPr>
        <w:t>Risk</w:t>
      </w:r>
      <w:r w:rsidRPr="009F39E8">
        <w:rPr>
          <w:spacing w:val="40"/>
          <w:sz w:val="24"/>
          <w:szCs w:val="24"/>
        </w:rPr>
        <w:t xml:space="preserve"> </w:t>
      </w:r>
      <w:r w:rsidRPr="009F39E8">
        <w:rPr>
          <w:sz w:val="24"/>
          <w:szCs w:val="24"/>
        </w:rPr>
        <w:t>Assessments,</w:t>
      </w:r>
      <w:r w:rsidRPr="009F39E8">
        <w:rPr>
          <w:spacing w:val="40"/>
          <w:sz w:val="24"/>
          <w:szCs w:val="24"/>
        </w:rPr>
        <w:t xml:space="preserve"> </w:t>
      </w:r>
      <w:r w:rsidRPr="009F39E8">
        <w:rPr>
          <w:sz w:val="24"/>
          <w:szCs w:val="24"/>
        </w:rPr>
        <w:t>and</w:t>
      </w:r>
      <w:r w:rsidRPr="009F39E8">
        <w:rPr>
          <w:spacing w:val="40"/>
          <w:sz w:val="24"/>
          <w:szCs w:val="24"/>
        </w:rPr>
        <w:t xml:space="preserve"> </w:t>
      </w:r>
      <w:r w:rsidRPr="009F39E8">
        <w:rPr>
          <w:sz w:val="24"/>
          <w:szCs w:val="24"/>
        </w:rPr>
        <w:t>Security</w:t>
      </w:r>
      <w:r w:rsidRPr="009F39E8">
        <w:rPr>
          <w:spacing w:val="40"/>
          <w:sz w:val="24"/>
          <w:szCs w:val="24"/>
        </w:rPr>
        <w:t xml:space="preserve"> </w:t>
      </w:r>
      <w:r w:rsidRPr="009F39E8">
        <w:rPr>
          <w:sz w:val="24"/>
          <w:szCs w:val="24"/>
        </w:rPr>
        <w:t>Assessments</w:t>
      </w:r>
      <w:r w:rsidRPr="009F39E8">
        <w:rPr>
          <w:spacing w:val="40"/>
          <w:sz w:val="24"/>
          <w:szCs w:val="24"/>
        </w:rPr>
        <w:t xml:space="preserve"> </w:t>
      </w:r>
      <w:r w:rsidRPr="009F39E8">
        <w:rPr>
          <w:sz w:val="24"/>
          <w:szCs w:val="24"/>
        </w:rPr>
        <w:t>($120,000):</w:t>
      </w:r>
      <w:r w:rsidRPr="009F39E8">
        <w:rPr>
          <w:spacing w:val="40"/>
          <w:sz w:val="24"/>
          <w:szCs w:val="24"/>
        </w:rPr>
        <w:t xml:space="preserve"> </w:t>
      </w:r>
      <w:r w:rsidRPr="009F39E8">
        <w:rPr>
          <w:sz w:val="24"/>
          <w:szCs w:val="24"/>
        </w:rPr>
        <w:t>The</w:t>
      </w:r>
      <w:r w:rsidRPr="009F39E8">
        <w:rPr>
          <w:spacing w:val="40"/>
          <w:sz w:val="24"/>
          <w:szCs w:val="24"/>
        </w:rPr>
        <w:t xml:space="preserve"> </w:t>
      </w:r>
      <w:r w:rsidRPr="009F39E8">
        <w:rPr>
          <w:sz w:val="24"/>
          <w:szCs w:val="24"/>
        </w:rPr>
        <w:t>cost</w:t>
      </w:r>
      <w:r w:rsidRPr="009F39E8">
        <w:rPr>
          <w:spacing w:val="40"/>
          <w:sz w:val="24"/>
          <w:szCs w:val="24"/>
        </w:rPr>
        <w:t xml:space="preserve"> </w:t>
      </w:r>
      <w:r w:rsidRPr="009F39E8">
        <w:rPr>
          <w:sz w:val="24"/>
          <w:szCs w:val="24"/>
        </w:rPr>
        <w:t>of security</w:t>
      </w:r>
      <w:r w:rsidRPr="009F39E8">
        <w:rPr>
          <w:spacing w:val="-8"/>
          <w:sz w:val="24"/>
          <w:szCs w:val="24"/>
        </w:rPr>
        <w:t xml:space="preserve"> </w:t>
      </w:r>
      <w:r w:rsidRPr="009F39E8">
        <w:rPr>
          <w:sz w:val="24"/>
          <w:szCs w:val="24"/>
        </w:rPr>
        <w:t>services</w:t>
      </w:r>
      <w:r w:rsidRPr="009F39E8">
        <w:rPr>
          <w:spacing w:val="-8"/>
          <w:sz w:val="24"/>
          <w:szCs w:val="24"/>
        </w:rPr>
        <w:t xml:space="preserve"> </w:t>
      </w:r>
      <w:r w:rsidRPr="009F39E8">
        <w:rPr>
          <w:sz w:val="24"/>
          <w:szCs w:val="24"/>
        </w:rPr>
        <w:t>for</w:t>
      </w:r>
      <w:r w:rsidRPr="009F39E8">
        <w:rPr>
          <w:spacing w:val="-8"/>
          <w:sz w:val="24"/>
          <w:szCs w:val="24"/>
        </w:rPr>
        <w:t xml:space="preserve"> </w:t>
      </w:r>
      <w:r w:rsidRPr="009F39E8">
        <w:rPr>
          <w:sz w:val="24"/>
          <w:szCs w:val="24"/>
        </w:rPr>
        <w:t>in-country</w:t>
      </w:r>
      <w:r w:rsidRPr="009F39E8">
        <w:rPr>
          <w:spacing w:val="-8"/>
          <w:sz w:val="24"/>
          <w:szCs w:val="24"/>
        </w:rPr>
        <w:t xml:space="preserve"> </w:t>
      </w:r>
      <w:r w:rsidRPr="009F39E8">
        <w:rPr>
          <w:sz w:val="24"/>
          <w:szCs w:val="24"/>
        </w:rPr>
        <w:t>staff</w:t>
      </w:r>
      <w:r w:rsidRPr="009F39E8">
        <w:rPr>
          <w:spacing w:val="-8"/>
          <w:sz w:val="24"/>
          <w:szCs w:val="24"/>
        </w:rPr>
        <w:t xml:space="preserve"> </w:t>
      </w:r>
      <w:r w:rsidRPr="009F39E8">
        <w:rPr>
          <w:sz w:val="24"/>
          <w:szCs w:val="24"/>
        </w:rPr>
        <w:t>and</w:t>
      </w:r>
      <w:r w:rsidRPr="009F39E8">
        <w:rPr>
          <w:spacing w:val="-8"/>
          <w:sz w:val="24"/>
          <w:szCs w:val="24"/>
        </w:rPr>
        <w:t xml:space="preserve"> </w:t>
      </w:r>
      <w:r w:rsidRPr="009F39E8">
        <w:rPr>
          <w:sz w:val="24"/>
          <w:szCs w:val="24"/>
        </w:rPr>
        <w:t>activities</w:t>
      </w:r>
      <w:r w:rsidRPr="009F39E8">
        <w:rPr>
          <w:spacing w:val="-8"/>
          <w:sz w:val="24"/>
          <w:szCs w:val="24"/>
        </w:rPr>
        <w:t xml:space="preserve"> </w:t>
      </w:r>
      <w:r w:rsidRPr="009F39E8">
        <w:rPr>
          <w:sz w:val="24"/>
          <w:szCs w:val="24"/>
        </w:rPr>
        <w:t>is</w:t>
      </w:r>
      <w:r w:rsidRPr="009F39E8">
        <w:rPr>
          <w:spacing w:val="-8"/>
          <w:sz w:val="24"/>
          <w:szCs w:val="24"/>
        </w:rPr>
        <w:t xml:space="preserve"> </w:t>
      </w:r>
      <w:r w:rsidRPr="009F39E8">
        <w:rPr>
          <w:sz w:val="24"/>
          <w:szCs w:val="24"/>
        </w:rPr>
        <w:t>estimated</w:t>
      </w:r>
      <w:r w:rsidRPr="009F39E8">
        <w:rPr>
          <w:spacing w:val="-8"/>
          <w:sz w:val="24"/>
          <w:szCs w:val="24"/>
        </w:rPr>
        <w:t xml:space="preserve"> </w:t>
      </w:r>
      <w:r w:rsidRPr="009F39E8">
        <w:rPr>
          <w:sz w:val="24"/>
          <w:szCs w:val="24"/>
        </w:rPr>
        <w:t>at</w:t>
      </w:r>
      <w:r w:rsidRPr="009F39E8">
        <w:rPr>
          <w:spacing w:val="-8"/>
          <w:sz w:val="24"/>
          <w:szCs w:val="24"/>
        </w:rPr>
        <w:t xml:space="preserve"> </w:t>
      </w:r>
      <w:r w:rsidRPr="009F39E8">
        <w:rPr>
          <w:sz w:val="24"/>
          <w:szCs w:val="24"/>
        </w:rPr>
        <w:t>$20,000</w:t>
      </w:r>
      <w:r w:rsidRPr="009F39E8">
        <w:rPr>
          <w:spacing w:val="-8"/>
          <w:sz w:val="24"/>
          <w:szCs w:val="24"/>
        </w:rPr>
        <w:t xml:space="preserve"> </w:t>
      </w:r>
      <w:r w:rsidRPr="009F39E8">
        <w:rPr>
          <w:sz w:val="24"/>
          <w:szCs w:val="24"/>
        </w:rPr>
        <w:t>per</w:t>
      </w:r>
      <w:r w:rsidRPr="009F39E8">
        <w:rPr>
          <w:spacing w:val="-8"/>
          <w:sz w:val="24"/>
          <w:szCs w:val="24"/>
        </w:rPr>
        <w:t xml:space="preserve"> </w:t>
      </w:r>
      <w:r w:rsidRPr="009F39E8">
        <w:rPr>
          <w:sz w:val="24"/>
          <w:szCs w:val="24"/>
        </w:rPr>
        <w:t>year</w:t>
      </w:r>
      <w:r w:rsidRPr="009F39E8">
        <w:rPr>
          <w:spacing w:val="-8"/>
          <w:sz w:val="24"/>
          <w:szCs w:val="24"/>
        </w:rPr>
        <w:t xml:space="preserve"> </w:t>
      </w:r>
      <w:r w:rsidRPr="009F39E8">
        <w:rPr>
          <w:sz w:val="24"/>
          <w:szCs w:val="24"/>
        </w:rPr>
        <w:t>for</w:t>
      </w:r>
      <w:r w:rsidRPr="009F39E8">
        <w:rPr>
          <w:spacing w:val="-8"/>
          <w:sz w:val="24"/>
          <w:szCs w:val="24"/>
        </w:rPr>
        <w:t xml:space="preserve"> </w:t>
      </w:r>
      <w:r w:rsidRPr="009F39E8">
        <w:rPr>
          <w:sz w:val="24"/>
          <w:szCs w:val="24"/>
        </w:rPr>
        <w:t>6</w:t>
      </w:r>
      <w:r w:rsidRPr="009F39E8">
        <w:rPr>
          <w:spacing w:val="-8"/>
          <w:sz w:val="24"/>
          <w:szCs w:val="24"/>
        </w:rPr>
        <w:t xml:space="preserve"> </w:t>
      </w:r>
      <w:r w:rsidRPr="009F39E8">
        <w:rPr>
          <w:sz w:val="24"/>
          <w:szCs w:val="24"/>
        </w:rPr>
        <w:t>years ($20,000/year * 6 years = $120,000).</w:t>
      </w:r>
    </w:p>
    <w:p w14:paraId="5DAF0EB9" w14:textId="77777777" w:rsidR="009F39E8" w:rsidRPr="009F39E8" w:rsidRDefault="009F39E8" w:rsidP="009F39E8">
      <w:pPr>
        <w:numPr>
          <w:ilvl w:val="3"/>
          <w:numId w:val="26"/>
        </w:numPr>
        <w:tabs>
          <w:tab w:val="left" w:pos="720"/>
        </w:tabs>
        <w:spacing w:before="7" w:line="237" w:lineRule="auto"/>
        <w:ind w:right="357"/>
        <w:rPr>
          <w:sz w:val="24"/>
          <w:szCs w:val="24"/>
        </w:rPr>
      </w:pPr>
      <w:r w:rsidRPr="009F39E8">
        <w:rPr>
          <w:sz w:val="24"/>
          <w:szCs w:val="24"/>
        </w:rPr>
        <w:t>Start-up</w:t>
      </w:r>
      <w:r w:rsidRPr="009F39E8">
        <w:rPr>
          <w:spacing w:val="-8"/>
          <w:sz w:val="24"/>
          <w:szCs w:val="24"/>
        </w:rPr>
        <w:t xml:space="preserve"> </w:t>
      </w:r>
      <w:r w:rsidRPr="009F39E8">
        <w:rPr>
          <w:sz w:val="24"/>
          <w:szCs w:val="24"/>
        </w:rPr>
        <w:t>Consultant ($64,800): POA will contract start-up consultants to ensure the rapid start of the project, supporting the operational start of the project. POA is estimating a daily rate of $600 per day for a total of 108 days during Y1 ($600/day * 108 days = $64,800). Given their technical expertise, the consultants will be highly qualified with 5+ years of specialized experience in technical topics.</w:t>
      </w:r>
      <w:r w:rsidRPr="009F39E8">
        <w:rPr>
          <w:spacing w:val="-6"/>
          <w:sz w:val="24"/>
          <w:szCs w:val="24"/>
        </w:rPr>
        <w:t xml:space="preserve"> </w:t>
      </w:r>
      <w:r w:rsidRPr="009F39E8">
        <w:rPr>
          <w:sz w:val="24"/>
          <w:szCs w:val="24"/>
        </w:rPr>
        <w:t>The</w:t>
      </w:r>
      <w:r w:rsidRPr="009F39E8">
        <w:rPr>
          <w:spacing w:val="-6"/>
          <w:sz w:val="24"/>
          <w:szCs w:val="24"/>
        </w:rPr>
        <w:t xml:space="preserve"> </w:t>
      </w:r>
      <w:r w:rsidRPr="009F39E8">
        <w:rPr>
          <w:sz w:val="24"/>
          <w:szCs w:val="24"/>
        </w:rPr>
        <w:t>rate</w:t>
      </w:r>
      <w:r w:rsidRPr="009F39E8">
        <w:rPr>
          <w:spacing w:val="-6"/>
          <w:sz w:val="24"/>
          <w:szCs w:val="24"/>
        </w:rPr>
        <w:t xml:space="preserve"> </w:t>
      </w:r>
      <w:r w:rsidRPr="009F39E8">
        <w:rPr>
          <w:sz w:val="24"/>
          <w:szCs w:val="24"/>
        </w:rPr>
        <w:t xml:space="preserve">is in line with market rates for these types of consultants based either in the U.S. or other international locations and is consistent with prior rates paid for similar consultants, with the specialized experience required by the deliverable. The start-up consultants will </w:t>
      </w:r>
      <w:proofErr w:type="gramStart"/>
      <w:r w:rsidRPr="009F39E8">
        <w:rPr>
          <w:sz w:val="24"/>
          <w:szCs w:val="24"/>
        </w:rPr>
        <w:t>support with</w:t>
      </w:r>
      <w:proofErr w:type="gramEnd"/>
      <w:r w:rsidRPr="009F39E8">
        <w:rPr>
          <w:sz w:val="24"/>
          <w:szCs w:val="24"/>
        </w:rPr>
        <w:t xml:space="preserve"> developing key USDA deliverables, such as the Work Plan, Evaluation Plan, Performance Monitoring Plan, Revised Budget, Commodity Procurement &amp; Delivery Plan, Terms of Reference for the Baseline and Market Studies, and Communications &amp; Marketing Plan. They will also support the development of scopes of work for staffing positions, staff recruitment, and the operational start-up of POA’s Honduras Country Office. </w:t>
      </w:r>
    </w:p>
    <w:p w14:paraId="39F27A82" w14:textId="60444F20" w:rsidR="009F39E8" w:rsidRPr="009F39E8" w:rsidRDefault="009F39E8" w:rsidP="009F39E8">
      <w:pPr>
        <w:numPr>
          <w:ilvl w:val="3"/>
          <w:numId w:val="26"/>
        </w:numPr>
        <w:tabs>
          <w:tab w:val="left" w:pos="720"/>
        </w:tabs>
        <w:spacing w:before="7" w:line="237" w:lineRule="auto"/>
        <w:ind w:right="357"/>
        <w:rPr>
          <w:sz w:val="24"/>
          <w:szCs w:val="24"/>
        </w:rPr>
      </w:pPr>
      <w:r w:rsidRPr="565A61D0">
        <w:rPr>
          <w:sz w:val="24"/>
          <w:szCs w:val="24"/>
        </w:rPr>
        <w:t>Market Study ($30,000): POA is budgeting for an external consultant to lead the project’s initial market study and establish the framework for the annual market study updates, at a rate of $400 per day for 75 days in Y1 ($400/day * 75 days = $30,000).</w:t>
      </w:r>
    </w:p>
    <w:p w14:paraId="2652AA84" w14:textId="77777777" w:rsidR="009F39E8" w:rsidRPr="009F39E8" w:rsidRDefault="009F39E8" w:rsidP="009F39E8">
      <w:pPr>
        <w:spacing w:before="274"/>
        <w:ind w:left="360" w:right="357"/>
        <w:jc w:val="both"/>
        <w:rPr>
          <w:sz w:val="24"/>
          <w:szCs w:val="24"/>
        </w:rPr>
      </w:pPr>
      <w:r w:rsidRPr="009F39E8">
        <w:rPr>
          <w:b/>
          <w:sz w:val="24"/>
          <w:szCs w:val="24"/>
        </w:rPr>
        <w:t>Evaluations</w:t>
      </w:r>
      <w:r w:rsidRPr="009F39E8">
        <w:rPr>
          <w:b/>
          <w:spacing w:val="-6"/>
          <w:sz w:val="24"/>
          <w:szCs w:val="24"/>
        </w:rPr>
        <w:t xml:space="preserve"> </w:t>
      </w:r>
      <w:r w:rsidRPr="009F39E8">
        <w:rPr>
          <w:b/>
          <w:sz w:val="24"/>
          <w:szCs w:val="24"/>
        </w:rPr>
        <w:t>and</w:t>
      </w:r>
      <w:r w:rsidRPr="009F39E8">
        <w:rPr>
          <w:b/>
          <w:spacing w:val="-6"/>
          <w:sz w:val="24"/>
          <w:szCs w:val="24"/>
        </w:rPr>
        <w:t xml:space="preserve"> </w:t>
      </w:r>
      <w:r w:rsidRPr="009F39E8">
        <w:rPr>
          <w:b/>
          <w:sz w:val="24"/>
          <w:szCs w:val="24"/>
        </w:rPr>
        <w:t>Other</w:t>
      </w:r>
      <w:r w:rsidRPr="009F39E8">
        <w:rPr>
          <w:b/>
          <w:spacing w:val="-6"/>
          <w:sz w:val="24"/>
          <w:szCs w:val="24"/>
        </w:rPr>
        <w:t xml:space="preserve"> </w:t>
      </w:r>
      <w:r w:rsidRPr="009F39E8">
        <w:rPr>
          <w:b/>
          <w:sz w:val="24"/>
          <w:szCs w:val="24"/>
        </w:rPr>
        <w:t>Assessments</w:t>
      </w:r>
      <w:r w:rsidRPr="009F39E8">
        <w:rPr>
          <w:b/>
          <w:spacing w:val="-6"/>
          <w:sz w:val="24"/>
          <w:szCs w:val="24"/>
        </w:rPr>
        <w:t xml:space="preserve"> </w:t>
      </w:r>
      <w:r w:rsidRPr="009F39E8">
        <w:rPr>
          <w:b/>
          <w:sz w:val="24"/>
          <w:szCs w:val="24"/>
        </w:rPr>
        <w:t>($735,000.00):</w:t>
      </w:r>
      <w:r w:rsidRPr="009F39E8">
        <w:rPr>
          <w:b/>
          <w:spacing w:val="-6"/>
          <w:sz w:val="24"/>
          <w:szCs w:val="24"/>
        </w:rPr>
        <w:t xml:space="preserve"> </w:t>
      </w:r>
      <w:r w:rsidRPr="009F39E8">
        <w:rPr>
          <w:sz w:val="24"/>
          <w:szCs w:val="24"/>
        </w:rPr>
        <w:t>POA</w:t>
      </w:r>
      <w:r w:rsidRPr="009F39E8">
        <w:rPr>
          <w:spacing w:val="-6"/>
          <w:sz w:val="24"/>
          <w:szCs w:val="24"/>
        </w:rPr>
        <w:t xml:space="preserve"> </w:t>
      </w:r>
      <w:r w:rsidRPr="009F39E8">
        <w:rPr>
          <w:sz w:val="24"/>
          <w:szCs w:val="24"/>
        </w:rPr>
        <w:t>estimates</w:t>
      </w:r>
      <w:r w:rsidRPr="009F39E8">
        <w:rPr>
          <w:spacing w:val="-6"/>
          <w:sz w:val="24"/>
          <w:szCs w:val="24"/>
        </w:rPr>
        <w:t xml:space="preserve"> </w:t>
      </w:r>
      <w:r w:rsidRPr="009F39E8">
        <w:rPr>
          <w:sz w:val="24"/>
          <w:szCs w:val="24"/>
        </w:rPr>
        <w:t>external</w:t>
      </w:r>
      <w:r w:rsidRPr="009F39E8">
        <w:rPr>
          <w:spacing w:val="-6"/>
          <w:sz w:val="24"/>
          <w:szCs w:val="24"/>
        </w:rPr>
        <w:t xml:space="preserve"> </w:t>
      </w:r>
      <w:r w:rsidRPr="009F39E8">
        <w:rPr>
          <w:sz w:val="24"/>
          <w:szCs w:val="24"/>
        </w:rPr>
        <w:t>evaluation</w:t>
      </w:r>
      <w:r w:rsidRPr="009F39E8">
        <w:rPr>
          <w:spacing w:val="-6"/>
          <w:sz w:val="24"/>
          <w:szCs w:val="24"/>
        </w:rPr>
        <w:t xml:space="preserve"> </w:t>
      </w:r>
      <w:r w:rsidRPr="009F39E8">
        <w:rPr>
          <w:sz w:val="24"/>
          <w:szCs w:val="24"/>
        </w:rPr>
        <w:t>fees</w:t>
      </w:r>
      <w:r w:rsidRPr="009F39E8">
        <w:rPr>
          <w:spacing w:val="-6"/>
          <w:sz w:val="24"/>
          <w:szCs w:val="24"/>
        </w:rPr>
        <w:t xml:space="preserve"> </w:t>
      </w:r>
      <w:r w:rsidRPr="009F39E8">
        <w:rPr>
          <w:sz w:val="24"/>
          <w:szCs w:val="24"/>
        </w:rPr>
        <w:t>for</w:t>
      </w:r>
      <w:r w:rsidRPr="009F39E8">
        <w:rPr>
          <w:spacing w:val="-6"/>
          <w:sz w:val="24"/>
          <w:szCs w:val="24"/>
        </w:rPr>
        <w:t xml:space="preserve"> </w:t>
      </w:r>
      <w:r w:rsidRPr="009F39E8">
        <w:rPr>
          <w:sz w:val="24"/>
          <w:szCs w:val="24"/>
        </w:rPr>
        <w:t>the Baseline, Midterm, and Final Evaluations to be $150,000, $160,000, and $175,000, respectively. POA will host an open procurement to select an external evaluator for the evaluations. POA will consider factors such as the soundness of the proposal, unique capabilities, cost, schedule, technical</w:t>
      </w:r>
      <w:r w:rsidRPr="009F39E8">
        <w:rPr>
          <w:spacing w:val="-9"/>
          <w:sz w:val="24"/>
          <w:szCs w:val="24"/>
        </w:rPr>
        <w:t xml:space="preserve"> </w:t>
      </w:r>
      <w:r w:rsidRPr="009F39E8">
        <w:rPr>
          <w:sz w:val="24"/>
          <w:szCs w:val="24"/>
        </w:rPr>
        <w:t>competency,</w:t>
      </w:r>
      <w:r w:rsidRPr="009F39E8">
        <w:rPr>
          <w:spacing w:val="-9"/>
          <w:sz w:val="24"/>
          <w:szCs w:val="24"/>
        </w:rPr>
        <w:t xml:space="preserve"> </w:t>
      </w:r>
      <w:r w:rsidRPr="009F39E8">
        <w:rPr>
          <w:sz w:val="24"/>
          <w:szCs w:val="24"/>
        </w:rPr>
        <w:t>and</w:t>
      </w:r>
      <w:r w:rsidRPr="009F39E8">
        <w:rPr>
          <w:spacing w:val="-9"/>
          <w:sz w:val="24"/>
          <w:szCs w:val="24"/>
        </w:rPr>
        <w:t xml:space="preserve"> </w:t>
      </w:r>
      <w:r w:rsidRPr="009F39E8">
        <w:rPr>
          <w:sz w:val="24"/>
          <w:szCs w:val="24"/>
        </w:rPr>
        <w:t>experience</w:t>
      </w:r>
      <w:r w:rsidRPr="009F39E8">
        <w:rPr>
          <w:spacing w:val="-9"/>
          <w:sz w:val="24"/>
          <w:szCs w:val="24"/>
        </w:rPr>
        <w:t xml:space="preserve"> </w:t>
      </w:r>
      <w:r w:rsidRPr="009F39E8">
        <w:rPr>
          <w:sz w:val="24"/>
          <w:szCs w:val="24"/>
        </w:rPr>
        <w:t>in</w:t>
      </w:r>
      <w:r w:rsidRPr="009F39E8">
        <w:rPr>
          <w:spacing w:val="-10"/>
          <w:sz w:val="24"/>
          <w:szCs w:val="24"/>
        </w:rPr>
        <w:t xml:space="preserve"> </w:t>
      </w:r>
      <w:r w:rsidRPr="009F39E8">
        <w:rPr>
          <w:sz w:val="24"/>
          <w:szCs w:val="24"/>
        </w:rPr>
        <w:t>Honduras POA will conduct two separate special studies:</w:t>
      </w:r>
      <w:r w:rsidRPr="009F39E8">
        <w:rPr>
          <w:spacing w:val="-9"/>
          <w:sz w:val="24"/>
          <w:szCs w:val="24"/>
        </w:rPr>
        <w:t xml:space="preserve"> </w:t>
      </w:r>
      <w:r w:rsidRPr="009F39E8">
        <w:rPr>
          <w:sz w:val="24"/>
          <w:szCs w:val="24"/>
        </w:rPr>
        <w:t>In</w:t>
      </w:r>
      <w:r w:rsidRPr="009F39E8">
        <w:rPr>
          <w:spacing w:val="-9"/>
          <w:sz w:val="24"/>
          <w:szCs w:val="24"/>
        </w:rPr>
        <w:t xml:space="preserve"> </w:t>
      </w:r>
      <w:r w:rsidRPr="009F39E8">
        <w:rPr>
          <w:sz w:val="24"/>
          <w:szCs w:val="24"/>
        </w:rPr>
        <w:t>Y1</w:t>
      </w:r>
      <w:r w:rsidRPr="009F39E8">
        <w:rPr>
          <w:spacing w:val="-9"/>
          <w:sz w:val="24"/>
          <w:szCs w:val="24"/>
        </w:rPr>
        <w:t xml:space="preserve"> </w:t>
      </w:r>
      <w:r w:rsidRPr="009F39E8">
        <w:rPr>
          <w:sz w:val="24"/>
          <w:szCs w:val="24"/>
        </w:rPr>
        <w:t>and</w:t>
      </w:r>
      <w:r w:rsidRPr="009F39E8">
        <w:rPr>
          <w:spacing w:val="-9"/>
          <w:sz w:val="24"/>
          <w:szCs w:val="24"/>
        </w:rPr>
        <w:t xml:space="preserve"> </w:t>
      </w:r>
      <w:r w:rsidRPr="009F39E8">
        <w:rPr>
          <w:sz w:val="24"/>
          <w:szCs w:val="24"/>
        </w:rPr>
        <w:t>Y3,</w:t>
      </w:r>
      <w:r w:rsidRPr="009F39E8">
        <w:rPr>
          <w:spacing w:val="-9"/>
          <w:sz w:val="24"/>
          <w:szCs w:val="24"/>
        </w:rPr>
        <w:t xml:space="preserve"> </w:t>
      </w:r>
      <w:r w:rsidRPr="009F39E8">
        <w:rPr>
          <w:sz w:val="24"/>
          <w:szCs w:val="24"/>
        </w:rPr>
        <w:t>POA</w:t>
      </w:r>
      <w:r w:rsidRPr="009F39E8">
        <w:rPr>
          <w:spacing w:val="-9"/>
          <w:sz w:val="24"/>
          <w:szCs w:val="24"/>
        </w:rPr>
        <w:t xml:space="preserve"> </w:t>
      </w:r>
      <w:r w:rsidRPr="009F39E8">
        <w:rPr>
          <w:sz w:val="24"/>
          <w:szCs w:val="24"/>
        </w:rPr>
        <w:t>will</w:t>
      </w:r>
      <w:r w:rsidRPr="009F39E8">
        <w:rPr>
          <w:spacing w:val="-9"/>
          <w:sz w:val="24"/>
          <w:szCs w:val="24"/>
        </w:rPr>
        <w:t xml:space="preserve"> </w:t>
      </w:r>
      <w:r w:rsidRPr="009F39E8">
        <w:rPr>
          <w:sz w:val="24"/>
          <w:szCs w:val="24"/>
        </w:rPr>
        <w:t>conduct</w:t>
      </w:r>
      <w:r w:rsidRPr="009F39E8">
        <w:rPr>
          <w:spacing w:val="-10"/>
          <w:sz w:val="24"/>
          <w:szCs w:val="24"/>
        </w:rPr>
        <w:t xml:space="preserve"> </w:t>
      </w:r>
      <w:r w:rsidRPr="009F39E8">
        <w:rPr>
          <w:sz w:val="24"/>
          <w:szCs w:val="24"/>
        </w:rPr>
        <w:t xml:space="preserve">a two-phased special study on Sustainability &amp; Institutional Readiness. In Y3 and Y4, POA will conduct a special study on Feasibility of Integrating CSB+ into the National School Feeding Program. POA estimates $125,000 for each special study ($125,000 per study * 2 studies = $250,000.)  </w:t>
      </w:r>
    </w:p>
    <w:p w14:paraId="4C6442E6" w14:textId="77777777" w:rsidR="009F39E8" w:rsidRPr="009F39E8" w:rsidRDefault="009F39E8" w:rsidP="009F39E8">
      <w:pPr>
        <w:spacing w:before="62"/>
        <w:rPr>
          <w:sz w:val="24"/>
          <w:szCs w:val="24"/>
        </w:rPr>
      </w:pPr>
    </w:p>
    <w:p w14:paraId="3D674D31" w14:textId="77777777" w:rsidR="009F39E8" w:rsidRPr="009F39E8" w:rsidRDefault="009F39E8" w:rsidP="009F39E8">
      <w:pPr>
        <w:spacing w:before="1"/>
        <w:ind w:left="360" w:right="357"/>
        <w:jc w:val="both"/>
        <w:rPr>
          <w:sz w:val="24"/>
          <w:szCs w:val="24"/>
        </w:rPr>
      </w:pPr>
      <w:r w:rsidRPr="009F39E8">
        <w:rPr>
          <w:b/>
          <w:sz w:val="24"/>
          <w:szCs w:val="24"/>
        </w:rPr>
        <w:t xml:space="preserve">Monitoring Guidelines Development ($56,000.00): </w:t>
      </w:r>
      <w:r w:rsidRPr="009F39E8">
        <w:rPr>
          <w:sz w:val="24"/>
          <w:szCs w:val="24"/>
        </w:rPr>
        <w:t>POA will develop M&amp;E guidelines, including the cost of creating, translating, and printing at a one-time rate of $10,000 in Y1. As part of its adapting</w:t>
      </w:r>
      <w:r w:rsidRPr="009F39E8">
        <w:rPr>
          <w:spacing w:val="-10"/>
          <w:sz w:val="24"/>
          <w:szCs w:val="24"/>
        </w:rPr>
        <w:t xml:space="preserve"> </w:t>
      </w:r>
      <w:r w:rsidRPr="009F39E8">
        <w:rPr>
          <w:sz w:val="24"/>
          <w:szCs w:val="24"/>
        </w:rPr>
        <w:t>and</w:t>
      </w:r>
      <w:r w:rsidRPr="009F39E8">
        <w:rPr>
          <w:spacing w:val="-10"/>
          <w:sz w:val="24"/>
          <w:szCs w:val="24"/>
        </w:rPr>
        <w:t xml:space="preserve"> </w:t>
      </w:r>
      <w:r w:rsidRPr="009F39E8">
        <w:rPr>
          <w:sz w:val="24"/>
          <w:szCs w:val="24"/>
        </w:rPr>
        <w:t>learning</w:t>
      </w:r>
      <w:r w:rsidRPr="009F39E8">
        <w:rPr>
          <w:spacing w:val="-10"/>
          <w:sz w:val="24"/>
          <w:szCs w:val="24"/>
        </w:rPr>
        <w:t xml:space="preserve"> </w:t>
      </w:r>
      <w:r w:rsidRPr="009F39E8">
        <w:rPr>
          <w:sz w:val="24"/>
          <w:szCs w:val="24"/>
        </w:rPr>
        <w:t>process,</w:t>
      </w:r>
      <w:r w:rsidRPr="009F39E8">
        <w:rPr>
          <w:spacing w:val="-10"/>
          <w:sz w:val="24"/>
          <w:szCs w:val="24"/>
        </w:rPr>
        <w:t xml:space="preserve"> </w:t>
      </w:r>
      <w:r w:rsidRPr="009F39E8">
        <w:rPr>
          <w:sz w:val="24"/>
          <w:szCs w:val="24"/>
        </w:rPr>
        <w:t>POA</w:t>
      </w:r>
      <w:r w:rsidRPr="009F39E8">
        <w:rPr>
          <w:spacing w:val="-10"/>
          <w:sz w:val="24"/>
          <w:szCs w:val="24"/>
        </w:rPr>
        <w:t xml:space="preserve"> </w:t>
      </w:r>
      <w:r w:rsidRPr="009F39E8">
        <w:rPr>
          <w:sz w:val="24"/>
          <w:szCs w:val="24"/>
        </w:rPr>
        <w:t>also</w:t>
      </w:r>
      <w:r w:rsidRPr="009F39E8">
        <w:rPr>
          <w:spacing w:val="-10"/>
          <w:sz w:val="24"/>
          <w:szCs w:val="24"/>
        </w:rPr>
        <w:t xml:space="preserve"> </w:t>
      </w:r>
      <w:r w:rsidRPr="009F39E8">
        <w:rPr>
          <w:sz w:val="24"/>
          <w:szCs w:val="24"/>
        </w:rPr>
        <w:t>estimates</w:t>
      </w:r>
      <w:r w:rsidRPr="009F39E8">
        <w:rPr>
          <w:spacing w:val="-10"/>
          <w:sz w:val="24"/>
          <w:szCs w:val="24"/>
        </w:rPr>
        <w:t xml:space="preserve"> </w:t>
      </w:r>
      <w:r w:rsidRPr="009F39E8">
        <w:rPr>
          <w:sz w:val="24"/>
          <w:szCs w:val="24"/>
        </w:rPr>
        <w:t>$2,000</w:t>
      </w:r>
      <w:r w:rsidRPr="009F39E8">
        <w:rPr>
          <w:spacing w:val="-10"/>
          <w:sz w:val="24"/>
          <w:szCs w:val="24"/>
        </w:rPr>
        <w:t xml:space="preserve"> </w:t>
      </w:r>
      <w:r w:rsidRPr="009F39E8">
        <w:rPr>
          <w:sz w:val="24"/>
          <w:szCs w:val="24"/>
        </w:rPr>
        <w:t>per</w:t>
      </w:r>
      <w:r w:rsidRPr="009F39E8">
        <w:rPr>
          <w:spacing w:val="-10"/>
          <w:sz w:val="24"/>
          <w:szCs w:val="24"/>
        </w:rPr>
        <w:t xml:space="preserve"> </w:t>
      </w:r>
      <w:r w:rsidRPr="009F39E8">
        <w:rPr>
          <w:sz w:val="24"/>
          <w:szCs w:val="24"/>
        </w:rPr>
        <w:t>year</w:t>
      </w:r>
      <w:r w:rsidRPr="009F39E8">
        <w:rPr>
          <w:spacing w:val="-10"/>
          <w:sz w:val="24"/>
          <w:szCs w:val="24"/>
        </w:rPr>
        <w:t xml:space="preserve"> </w:t>
      </w:r>
      <w:r w:rsidRPr="009F39E8">
        <w:rPr>
          <w:sz w:val="24"/>
          <w:szCs w:val="24"/>
        </w:rPr>
        <w:t>starting</w:t>
      </w:r>
      <w:r w:rsidRPr="009F39E8">
        <w:rPr>
          <w:spacing w:val="-10"/>
          <w:sz w:val="24"/>
          <w:szCs w:val="24"/>
        </w:rPr>
        <w:t xml:space="preserve"> </w:t>
      </w:r>
      <w:r w:rsidRPr="009F39E8">
        <w:rPr>
          <w:sz w:val="24"/>
          <w:szCs w:val="24"/>
        </w:rPr>
        <w:t>in</w:t>
      </w:r>
      <w:r w:rsidRPr="009F39E8">
        <w:rPr>
          <w:spacing w:val="-10"/>
          <w:sz w:val="24"/>
          <w:szCs w:val="24"/>
        </w:rPr>
        <w:t xml:space="preserve"> </w:t>
      </w:r>
      <w:r w:rsidRPr="009F39E8">
        <w:rPr>
          <w:sz w:val="24"/>
          <w:szCs w:val="24"/>
        </w:rPr>
        <w:t>Y2</w:t>
      </w:r>
      <w:r w:rsidRPr="009F39E8">
        <w:rPr>
          <w:spacing w:val="-10"/>
          <w:sz w:val="24"/>
          <w:szCs w:val="24"/>
        </w:rPr>
        <w:t xml:space="preserve"> </w:t>
      </w:r>
      <w:r w:rsidRPr="009F39E8">
        <w:rPr>
          <w:sz w:val="24"/>
          <w:szCs w:val="24"/>
        </w:rPr>
        <w:t>($2,000 for Y2 – Y6 estimated $10,000) for</w:t>
      </w:r>
      <w:r w:rsidRPr="009F39E8">
        <w:rPr>
          <w:spacing w:val="-10"/>
          <w:sz w:val="24"/>
          <w:szCs w:val="24"/>
        </w:rPr>
        <w:t xml:space="preserve"> </w:t>
      </w:r>
      <w:r w:rsidRPr="009F39E8">
        <w:rPr>
          <w:sz w:val="24"/>
          <w:szCs w:val="24"/>
        </w:rPr>
        <w:t>any</w:t>
      </w:r>
      <w:r w:rsidRPr="009F39E8">
        <w:rPr>
          <w:spacing w:val="-10"/>
          <w:sz w:val="24"/>
          <w:szCs w:val="24"/>
        </w:rPr>
        <w:t xml:space="preserve"> </w:t>
      </w:r>
      <w:r w:rsidRPr="009F39E8">
        <w:rPr>
          <w:sz w:val="24"/>
          <w:szCs w:val="24"/>
        </w:rPr>
        <w:t>revisions to</w:t>
      </w:r>
      <w:r w:rsidRPr="009F39E8">
        <w:rPr>
          <w:spacing w:val="24"/>
          <w:sz w:val="24"/>
          <w:szCs w:val="24"/>
        </w:rPr>
        <w:t xml:space="preserve"> </w:t>
      </w:r>
      <w:r w:rsidRPr="009F39E8">
        <w:rPr>
          <w:sz w:val="24"/>
          <w:szCs w:val="24"/>
        </w:rPr>
        <w:t>the</w:t>
      </w:r>
      <w:r w:rsidRPr="009F39E8">
        <w:rPr>
          <w:spacing w:val="25"/>
          <w:sz w:val="24"/>
          <w:szCs w:val="24"/>
        </w:rPr>
        <w:t xml:space="preserve"> </w:t>
      </w:r>
      <w:r w:rsidRPr="009F39E8">
        <w:rPr>
          <w:sz w:val="24"/>
          <w:szCs w:val="24"/>
        </w:rPr>
        <w:t>guidelines,</w:t>
      </w:r>
      <w:r w:rsidRPr="009F39E8">
        <w:rPr>
          <w:spacing w:val="25"/>
          <w:sz w:val="24"/>
          <w:szCs w:val="24"/>
        </w:rPr>
        <w:t xml:space="preserve"> </w:t>
      </w:r>
      <w:r w:rsidRPr="009F39E8">
        <w:rPr>
          <w:sz w:val="24"/>
          <w:szCs w:val="24"/>
        </w:rPr>
        <w:t>including</w:t>
      </w:r>
      <w:r w:rsidRPr="009F39E8">
        <w:rPr>
          <w:spacing w:val="25"/>
          <w:sz w:val="24"/>
          <w:szCs w:val="24"/>
        </w:rPr>
        <w:t xml:space="preserve"> </w:t>
      </w:r>
      <w:r w:rsidRPr="009F39E8">
        <w:rPr>
          <w:sz w:val="24"/>
          <w:szCs w:val="24"/>
        </w:rPr>
        <w:t>translation</w:t>
      </w:r>
      <w:r w:rsidRPr="009F39E8">
        <w:rPr>
          <w:spacing w:val="25"/>
          <w:sz w:val="24"/>
          <w:szCs w:val="24"/>
        </w:rPr>
        <w:t xml:space="preserve"> </w:t>
      </w:r>
      <w:r w:rsidRPr="009F39E8">
        <w:rPr>
          <w:sz w:val="24"/>
          <w:szCs w:val="24"/>
        </w:rPr>
        <w:t>and</w:t>
      </w:r>
      <w:r w:rsidRPr="009F39E8">
        <w:rPr>
          <w:spacing w:val="25"/>
          <w:sz w:val="24"/>
          <w:szCs w:val="24"/>
        </w:rPr>
        <w:t xml:space="preserve"> </w:t>
      </w:r>
      <w:r w:rsidRPr="009F39E8">
        <w:rPr>
          <w:sz w:val="24"/>
          <w:szCs w:val="24"/>
        </w:rPr>
        <w:t>printing</w:t>
      </w:r>
      <w:r w:rsidRPr="009F39E8">
        <w:rPr>
          <w:spacing w:val="25"/>
          <w:sz w:val="24"/>
          <w:szCs w:val="24"/>
        </w:rPr>
        <w:t xml:space="preserve"> </w:t>
      </w:r>
      <w:r w:rsidRPr="009F39E8">
        <w:rPr>
          <w:sz w:val="24"/>
          <w:szCs w:val="24"/>
        </w:rPr>
        <w:t>over</w:t>
      </w:r>
      <w:r w:rsidRPr="009F39E8">
        <w:rPr>
          <w:spacing w:val="25"/>
          <w:sz w:val="24"/>
          <w:szCs w:val="24"/>
        </w:rPr>
        <w:t xml:space="preserve"> </w:t>
      </w:r>
      <w:r w:rsidRPr="009F39E8">
        <w:rPr>
          <w:sz w:val="24"/>
          <w:szCs w:val="24"/>
        </w:rPr>
        <w:t>LOP.</w:t>
      </w:r>
      <w:r w:rsidRPr="009F39E8">
        <w:rPr>
          <w:spacing w:val="25"/>
          <w:sz w:val="24"/>
          <w:szCs w:val="24"/>
        </w:rPr>
        <w:t xml:space="preserve"> </w:t>
      </w:r>
      <w:r w:rsidRPr="009F39E8">
        <w:rPr>
          <w:sz w:val="24"/>
          <w:szCs w:val="24"/>
        </w:rPr>
        <w:t>Once</w:t>
      </w:r>
      <w:r w:rsidRPr="009F39E8">
        <w:rPr>
          <w:spacing w:val="25"/>
          <w:sz w:val="24"/>
          <w:szCs w:val="24"/>
        </w:rPr>
        <w:t xml:space="preserve"> </w:t>
      </w:r>
      <w:r w:rsidRPr="009F39E8">
        <w:rPr>
          <w:sz w:val="24"/>
          <w:szCs w:val="24"/>
        </w:rPr>
        <w:t>the</w:t>
      </w:r>
      <w:r w:rsidRPr="009F39E8">
        <w:rPr>
          <w:spacing w:val="25"/>
          <w:sz w:val="24"/>
          <w:szCs w:val="24"/>
        </w:rPr>
        <w:t xml:space="preserve"> </w:t>
      </w:r>
      <w:r w:rsidRPr="009F39E8">
        <w:rPr>
          <w:sz w:val="24"/>
          <w:szCs w:val="24"/>
        </w:rPr>
        <w:t>Guidelines</w:t>
      </w:r>
      <w:r w:rsidRPr="009F39E8">
        <w:rPr>
          <w:spacing w:val="25"/>
          <w:sz w:val="24"/>
          <w:szCs w:val="24"/>
        </w:rPr>
        <w:t xml:space="preserve"> </w:t>
      </w:r>
      <w:r w:rsidRPr="009F39E8">
        <w:rPr>
          <w:sz w:val="24"/>
          <w:szCs w:val="24"/>
        </w:rPr>
        <w:t>have</w:t>
      </w:r>
      <w:r w:rsidRPr="009F39E8">
        <w:rPr>
          <w:spacing w:val="25"/>
          <w:sz w:val="24"/>
          <w:szCs w:val="24"/>
        </w:rPr>
        <w:t xml:space="preserve"> </w:t>
      </w:r>
      <w:r w:rsidRPr="009F39E8">
        <w:rPr>
          <w:spacing w:val="-4"/>
          <w:sz w:val="24"/>
          <w:szCs w:val="24"/>
        </w:rPr>
        <w:t>been</w:t>
      </w:r>
      <w:r w:rsidRPr="009F39E8">
        <w:rPr>
          <w:sz w:val="24"/>
          <w:szCs w:val="24"/>
        </w:rPr>
        <w:t xml:space="preserve"> developed, POA will provide training to all staff on indicators and data collection/analysis, including ongoing training for existing and updated guidelines, for a total of $36,000 ($6,000 per year * 6 years = $36,000). </w:t>
      </w:r>
    </w:p>
    <w:p w14:paraId="3F093043" w14:textId="77777777" w:rsidR="009F39E8" w:rsidRPr="009F39E8" w:rsidRDefault="009F39E8" w:rsidP="009F39E8">
      <w:pPr>
        <w:rPr>
          <w:sz w:val="24"/>
          <w:szCs w:val="24"/>
        </w:rPr>
      </w:pPr>
    </w:p>
    <w:p w14:paraId="5E8D3D8D" w14:textId="77777777" w:rsidR="009F39E8" w:rsidRPr="009F39E8" w:rsidRDefault="009F39E8" w:rsidP="009F39E8">
      <w:pPr>
        <w:spacing w:before="1"/>
        <w:ind w:left="360" w:right="357"/>
        <w:jc w:val="both"/>
        <w:rPr>
          <w:sz w:val="24"/>
          <w:szCs w:val="24"/>
        </w:rPr>
      </w:pPr>
      <w:r w:rsidRPr="009F39E8">
        <w:rPr>
          <w:b/>
          <w:sz w:val="24"/>
          <w:szCs w:val="24"/>
        </w:rPr>
        <w:t xml:space="preserve">M&amp;E Database ($39,000.00): </w:t>
      </w:r>
      <w:r w:rsidRPr="009F39E8">
        <w:rPr>
          <w:sz w:val="24"/>
          <w:szCs w:val="24"/>
        </w:rPr>
        <w:t>POA is budgeting for a cloud-based M&amp;E database/platform subscription fee, including training, to accurately track project data and M&amp;E across regions and activities. The M&amp;E database and training cost is estimated at $6,500 per year in Y1-Y6, for a total of $39,000 ($6,500/year * 6 years = $39,000).</w:t>
      </w:r>
    </w:p>
    <w:p w14:paraId="6B7F2170" w14:textId="77777777" w:rsidR="009F39E8" w:rsidRPr="009F39E8" w:rsidRDefault="009F39E8" w:rsidP="009F39E8">
      <w:pPr>
        <w:rPr>
          <w:sz w:val="24"/>
          <w:szCs w:val="24"/>
        </w:rPr>
      </w:pPr>
    </w:p>
    <w:p w14:paraId="0732B004" w14:textId="77777777" w:rsidR="009F39E8" w:rsidRPr="009F39E8" w:rsidRDefault="009F39E8" w:rsidP="009F39E8">
      <w:pPr>
        <w:numPr>
          <w:ilvl w:val="2"/>
          <w:numId w:val="26"/>
        </w:numPr>
        <w:tabs>
          <w:tab w:val="left" w:pos="720"/>
        </w:tabs>
        <w:jc w:val="both"/>
        <w:rPr>
          <w:b/>
          <w:color w:val="005440"/>
          <w:sz w:val="24"/>
        </w:rPr>
      </w:pPr>
      <w:r w:rsidRPr="009F39E8">
        <w:rPr>
          <w:b/>
          <w:color w:val="005440"/>
          <w:sz w:val="24"/>
        </w:rPr>
        <w:t>Equipment</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$53,000.00</w:t>
      </w:r>
    </w:p>
    <w:p w14:paraId="3E973357" w14:textId="77777777" w:rsidR="009F39E8" w:rsidRPr="009F39E8" w:rsidRDefault="009F39E8" w:rsidP="009F39E8">
      <w:pPr>
        <w:spacing w:before="2"/>
        <w:ind w:left="360" w:right="357"/>
        <w:jc w:val="both"/>
        <w:rPr>
          <w:sz w:val="24"/>
          <w:szCs w:val="24"/>
        </w:rPr>
      </w:pPr>
      <w:r w:rsidRPr="009F39E8">
        <w:rPr>
          <w:sz w:val="24"/>
          <w:szCs w:val="24"/>
        </w:rPr>
        <w:t>POA</w:t>
      </w:r>
      <w:r w:rsidRPr="009F39E8">
        <w:rPr>
          <w:spacing w:val="-7"/>
          <w:sz w:val="24"/>
          <w:szCs w:val="24"/>
        </w:rPr>
        <w:t xml:space="preserve"> </w:t>
      </w:r>
      <w:r w:rsidRPr="009F39E8">
        <w:rPr>
          <w:sz w:val="24"/>
          <w:szCs w:val="24"/>
        </w:rPr>
        <w:t>plans</w:t>
      </w:r>
      <w:r w:rsidRPr="009F39E8">
        <w:rPr>
          <w:spacing w:val="-7"/>
          <w:sz w:val="24"/>
          <w:szCs w:val="24"/>
        </w:rPr>
        <w:t xml:space="preserve"> </w:t>
      </w:r>
      <w:r w:rsidRPr="009F39E8">
        <w:rPr>
          <w:sz w:val="24"/>
          <w:szCs w:val="24"/>
        </w:rPr>
        <w:t>to</w:t>
      </w:r>
      <w:r w:rsidRPr="009F39E8">
        <w:rPr>
          <w:spacing w:val="-7"/>
          <w:sz w:val="24"/>
          <w:szCs w:val="24"/>
        </w:rPr>
        <w:t xml:space="preserve"> </w:t>
      </w:r>
      <w:r w:rsidRPr="009F39E8">
        <w:rPr>
          <w:sz w:val="24"/>
          <w:szCs w:val="24"/>
        </w:rPr>
        <w:t>purchase</w:t>
      </w:r>
      <w:r w:rsidRPr="009F39E8">
        <w:rPr>
          <w:spacing w:val="-7"/>
          <w:sz w:val="24"/>
          <w:szCs w:val="24"/>
        </w:rPr>
        <w:t xml:space="preserve"> </w:t>
      </w:r>
      <w:r w:rsidRPr="009F39E8">
        <w:rPr>
          <w:sz w:val="24"/>
          <w:szCs w:val="24"/>
        </w:rPr>
        <w:t>one</w:t>
      </w:r>
      <w:r w:rsidRPr="009F39E8">
        <w:rPr>
          <w:spacing w:val="-7"/>
          <w:sz w:val="24"/>
          <w:szCs w:val="24"/>
        </w:rPr>
        <w:t xml:space="preserve"> </w:t>
      </w:r>
      <w:r w:rsidRPr="009F39E8">
        <w:rPr>
          <w:sz w:val="24"/>
          <w:szCs w:val="24"/>
        </w:rPr>
        <w:t>4x4</w:t>
      </w:r>
      <w:r w:rsidRPr="009F39E8">
        <w:rPr>
          <w:spacing w:val="-7"/>
          <w:sz w:val="24"/>
          <w:szCs w:val="24"/>
        </w:rPr>
        <w:t xml:space="preserve"> </w:t>
      </w:r>
      <w:r w:rsidRPr="009F39E8">
        <w:rPr>
          <w:sz w:val="24"/>
          <w:szCs w:val="24"/>
        </w:rPr>
        <w:t>specialized</w:t>
      </w:r>
      <w:r w:rsidRPr="009F39E8">
        <w:rPr>
          <w:spacing w:val="-7"/>
          <w:sz w:val="24"/>
          <w:szCs w:val="24"/>
        </w:rPr>
        <w:t xml:space="preserve"> </w:t>
      </w:r>
      <w:r w:rsidRPr="009F39E8">
        <w:rPr>
          <w:sz w:val="24"/>
          <w:szCs w:val="24"/>
        </w:rPr>
        <w:t>vehicle</w:t>
      </w:r>
      <w:r w:rsidRPr="009F39E8">
        <w:rPr>
          <w:spacing w:val="-7"/>
          <w:sz w:val="24"/>
          <w:szCs w:val="24"/>
        </w:rPr>
        <w:t xml:space="preserve"> </w:t>
      </w:r>
      <w:r w:rsidRPr="009F39E8">
        <w:rPr>
          <w:sz w:val="24"/>
          <w:szCs w:val="24"/>
        </w:rPr>
        <w:t>ready</w:t>
      </w:r>
      <w:r w:rsidRPr="009F39E8">
        <w:rPr>
          <w:spacing w:val="-7"/>
          <w:sz w:val="24"/>
          <w:szCs w:val="24"/>
        </w:rPr>
        <w:t xml:space="preserve"> </w:t>
      </w:r>
      <w:r w:rsidRPr="009F39E8">
        <w:rPr>
          <w:sz w:val="24"/>
          <w:szCs w:val="24"/>
        </w:rPr>
        <w:t>for</w:t>
      </w:r>
      <w:r w:rsidRPr="009F39E8">
        <w:rPr>
          <w:spacing w:val="-7"/>
          <w:sz w:val="24"/>
          <w:szCs w:val="24"/>
        </w:rPr>
        <w:t xml:space="preserve"> </w:t>
      </w:r>
      <w:r w:rsidRPr="009F39E8">
        <w:rPr>
          <w:sz w:val="24"/>
          <w:szCs w:val="24"/>
        </w:rPr>
        <w:t>rural</w:t>
      </w:r>
      <w:r w:rsidRPr="009F39E8">
        <w:rPr>
          <w:spacing w:val="-7"/>
          <w:sz w:val="24"/>
          <w:szCs w:val="24"/>
        </w:rPr>
        <w:t xml:space="preserve"> </w:t>
      </w:r>
      <w:r w:rsidRPr="009F39E8">
        <w:rPr>
          <w:sz w:val="24"/>
          <w:szCs w:val="24"/>
        </w:rPr>
        <w:t>areas.</w:t>
      </w:r>
      <w:r w:rsidRPr="009F39E8">
        <w:rPr>
          <w:spacing w:val="-7"/>
          <w:sz w:val="24"/>
          <w:szCs w:val="24"/>
        </w:rPr>
        <w:t xml:space="preserve"> </w:t>
      </w:r>
      <w:r w:rsidRPr="009F39E8">
        <w:rPr>
          <w:sz w:val="24"/>
          <w:szCs w:val="24"/>
        </w:rPr>
        <w:t>Based</w:t>
      </w:r>
      <w:r w:rsidRPr="009F39E8">
        <w:rPr>
          <w:spacing w:val="-7"/>
          <w:sz w:val="24"/>
          <w:szCs w:val="24"/>
        </w:rPr>
        <w:t xml:space="preserve"> </w:t>
      </w:r>
      <w:r w:rsidRPr="009F39E8">
        <w:rPr>
          <w:sz w:val="24"/>
          <w:szCs w:val="24"/>
        </w:rPr>
        <w:t>on</w:t>
      </w:r>
      <w:r w:rsidRPr="009F39E8">
        <w:rPr>
          <w:spacing w:val="-7"/>
          <w:sz w:val="24"/>
          <w:szCs w:val="24"/>
        </w:rPr>
        <w:t xml:space="preserve"> </w:t>
      </w:r>
      <w:r w:rsidRPr="009F39E8">
        <w:rPr>
          <w:sz w:val="24"/>
          <w:szCs w:val="24"/>
        </w:rPr>
        <w:t>local</w:t>
      </w:r>
      <w:r w:rsidRPr="009F39E8">
        <w:rPr>
          <w:spacing w:val="-7"/>
          <w:sz w:val="24"/>
          <w:szCs w:val="24"/>
        </w:rPr>
        <w:t xml:space="preserve"> </w:t>
      </w:r>
      <w:r w:rsidRPr="009F39E8">
        <w:rPr>
          <w:sz w:val="24"/>
          <w:szCs w:val="24"/>
        </w:rPr>
        <w:t xml:space="preserve">quotes, POA estimates the cost at $53,000/vehicle, including customs, taxes, and import fees. POA will follow USDA procurement guidelines. POA conducted a buy vs. lease analysis and found it more cost-effective to purchase vehicles given the frequent travel for data collection, </w:t>
      </w:r>
      <w:proofErr w:type="gramStart"/>
      <w:r w:rsidRPr="009F39E8">
        <w:rPr>
          <w:sz w:val="24"/>
          <w:szCs w:val="24"/>
        </w:rPr>
        <w:t>trainings</w:t>
      </w:r>
      <w:proofErr w:type="gramEnd"/>
      <w:r w:rsidRPr="009F39E8">
        <w:rPr>
          <w:sz w:val="24"/>
          <w:szCs w:val="24"/>
        </w:rPr>
        <w:t>, and site visits to locations 4+ hours from the capital city.</w:t>
      </w:r>
    </w:p>
    <w:p w14:paraId="499958B0" w14:textId="77777777" w:rsidR="009F39E8" w:rsidRPr="009F39E8" w:rsidRDefault="009F39E8" w:rsidP="009F39E8">
      <w:pPr>
        <w:rPr>
          <w:sz w:val="24"/>
          <w:szCs w:val="24"/>
        </w:rPr>
      </w:pPr>
    </w:p>
    <w:p w14:paraId="1AEC27BD" w14:textId="77777777" w:rsidR="009F39E8" w:rsidRPr="009F39E8" w:rsidRDefault="009F39E8" w:rsidP="009F39E8">
      <w:pPr>
        <w:numPr>
          <w:ilvl w:val="2"/>
          <w:numId w:val="26"/>
        </w:numPr>
        <w:tabs>
          <w:tab w:val="left" w:pos="720"/>
        </w:tabs>
        <w:spacing w:line="275" w:lineRule="exact"/>
        <w:jc w:val="both"/>
        <w:rPr>
          <w:b/>
          <w:color w:val="005440"/>
          <w:sz w:val="24"/>
        </w:rPr>
      </w:pPr>
      <w:r w:rsidRPr="009F39E8">
        <w:rPr>
          <w:b/>
          <w:color w:val="005440"/>
          <w:sz w:val="24"/>
        </w:rPr>
        <w:t>Office</w:t>
      </w:r>
      <w:r w:rsidRPr="009F39E8">
        <w:rPr>
          <w:b/>
          <w:color w:val="005440"/>
          <w:spacing w:val="-2"/>
          <w:sz w:val="24"/>
        </w:rPr>
        <w:t xml:space="preserve"> </w:t>
      </w:r>
      <w:r w:rsidRPr="009F39E8">
        <w:rPr>
          <w:b/>
          <w:color w:val="005440"/>
          <w:sz w:val="24"/>
        </w:rPr>
        <w:t>Supplies</w:t>
      </w:r>
      <w:r w:rsidRPr="009F39E8">
        <w:rPr>
          <w:b/>
          <w:color w:val="005440"/>
          <w:spacing w:val="-1"/>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 xml:space="preserve">$82,190.64 </w:t>
      </w:r>
    </w:p>
    <w:p w14:paraId="70BD424B" w14:textId="77777777" w:rsidR="009F39E8" w:rsidRPr="009F39E8" w:rsidRDefault="009F39E8" w:rsidP="009F39E8">
      <w:pPr>
        <w:ind w:left="360" w:right="357"/>
        <w:jc w:val="both"/>
        <w:rPr>
          <w:sz w:val="24"/>
          <w:szCs w:val="24"/>
        </w:rPr>
      </w:pPr>
      <w:r w:rsidRPr="009F39E8">
        <w:rPr>
          <w:b/>
          <w:sz w:val="24"/>
          <w:szCs w:val="24"/>
        </w:rPr>
        <w:t>Furniture</w:t>
      </w:r>
      <w:r w:rsidRPr="009F39E8">
        <w:rPr>
          <w:b/>
          <w:spacing w:val="-5"/>
          <w:sz w:val="24"/>
          <w:szCs w:val="24"/>
        </w:rPr>
        <w:t xml:space="preserve"> </w:t>
      </w:r>
      <w:r w:rsidRPr="009F39E8">
        <w:rPr>
          <w:b/>
          <w:sz w:val="24"/>
          <w:szCs w:val="24"/>
        </w:rPr>
        <w:t>and</w:t>
      </w:r>
      <w:r w:rsidRPr="009F39E8">
        <w:rPr>
          <w:b/>
          <w:spacing w:val="-4"/>
          <w:sz w:val="24"/>
          <w:szCs w:val="24"/>
        </w:rPr>
        <w:t xml:space="preserve"> </w:t>
      </w:r>
      <w:r w:rsidRPr="009F39E8">
        <w:rPr>
          <w:b/>
          <w:sz w:val="24"/>
          <w:szCs w:val="24"/>
        </w:rPr>
        <w:t>Hardware</w:t>
      </w:r>
      <w:r w:rsidRPr="009F39E8">
        <w:rPr>
          <w:b/>
          <w:spacing w:val="-4"/>
          <w:sz w:val="24"/>
          <w:szCs w:val="24"/>
        </w:rPr>
        <w:t xml:space="preserve"> </w:t>
      </w:r>
      <w:r w:rsidRPr="009F39E8">
        <w:rPr>
          <w:b/>
          <w:sz w:val="24"/>
          <w:szCs w:val="24"/>
        </w:rPr>
        <w:t>($60,498.37):</w:t>
      </w:r>
      <w:r w:rsidRPr="009F39E8">
        <w:rPr>
          <w:b/>
          <w:spacing w:val="-4"/>
          <w:sz w:val="24"/>
          <w:szCs w:val="24"/>
        </w:rPr>
        <w:t xml:space="preserve"> </w:t>
      </w:r>
      <w:r w:rsidRPr="009F39E8">
        <w:rPr>
          <w:sz w:val="24"/>
          <w:szCs w:val="24"/>
        </w:rPr>
        <w:t>POA</w:t>
      </w:r>
      <w:r w:rsidRPr="009F39E8">
        <w:rPr>
          <w:spacing w:val="-4"/>
          <w:sz w:val="24"/>
          <w:szCs w:val="24"/>
        </w:rPr>
        <w:t xml:space="preserve"> </w:t>
      </w:r>
      <w:r w:rsidRPr="009F39E8">
        <w:rPr>
          <w:sz w:val="24"/>
          <w:szCs w:val="24"/>
        </w:rPr>
        <w:t>plans</w:t>
      </w:r>
      <w:r w:rsidRPr="009F39E8">
        <w:rPr>
          <w:spacing w:val="-4"/>
          <w:sz w:val="24"/>
          <w:szCs w:val="24"/>
        </w:rPr>
        <w:t xml:space="preserve"> </w:t>
      </w:r>
      <w:r w:rsidRPr="009F39E8">
        <w:rPr>
          <w:sz w:val="24"/>
          <w:szCs w:val="24"/>
        </w:rPr>
        <w:t>to</w:t>
      </w:r>
      <w:r w:rsidRPr="009F39E8">
        <w:rPr>
          <w:spacing w:val="-4"/>
          <w:sz w:val="24"/>
          <w:szCs w:val="24"/>
        </w:rPr>
        <w:t xml:space="preserve"> </w:t>
      </w:r>
      <w:r w:rsidRPr="009F39E8">
        <w:rPr>
          <w:sz w:val="24"/>
          <w:szCs w:val="24"/>
        </w:rPr>
        <w:t>purchase</w:t>
      </w:r>
      <w:r w:rsidRPr="009F39E8">
        <w:rPr>
          <w:spacing w:val="-5"/>
          <w:sz w:val="24"/>
          <w:szCs w:val="24"/>
        </w:rPr>
        <w:t xml:space="preserve"> </w:t>
      </w:r>
      <w:r w:rsidRPr="009F39E8">
        <w:rPr>
          <w:sz w:val="24"/>
          <w:szCs w:val="24"/>
        </w:rPr>
        <w:t>37</w:t>
      </w:r>
      <w:r w:rsidRPr="009F39E8">
        <w:rPr>
          <w:spacing w:val="-4"/>
          <w:sz w:val="24"/>
          <w:szCs w:val="24"/>
        </w:rPr>
        <w:t xml:space="preserve"> </w:t>
      </w:r>
      <w:r w:rsidRPr="009F39E8">
        <w:rPr>
          <w:sz w:val="24"/>
          <w:szCs w:val="24"/>
        </w:rPr>
        <w:t>desktop/laptop</w:t>
      </w:r>
      <w:r w:rsidRPr="009F39E8">
        <w:rPr>
          <w:spacing w:val="-4"/>
          <w:sz w:val="24"/>
          <w:szCs w:val="24"/>
        </w:rPr>
        <w:t xml:space="preserve"> </w:t>
      </w:r>
      <w:r w:rsidRPr="009F39E8">
        <w:rPr>
          <w:sz w:val="24"/>
          <w:szCs w:val="24"/>
        </w:rPr>
        <w:t>computers (estimated at $1,280/computer for a total of $47,360.00),</w:t>
      </w:r>
      <w:r w:rsidRPr="009F39E8">
        <w:rPr>
          <w:spacing w:val="-4"/>
          <w:sz w:val="24"/>
          <w:szCs w:val="24"/>
        </w:rPr>
        <w:t xml:space="preserve"> </w:t>
      </w:r>
      <w:r w:rsidRPr="009F39E8">
        <w:rPr>
          <w:sz w:val="24"/>
          <w:szCs w:val="24"/>
        </w:rPr>
        <w:t>2</w:t>
      </w:r>
      <w:r w:rsidRPr="009F39E8">
        <w:rPr>
          <w:spacing w:val="-5"/>
          <w:sz w:val="24"/>
          <w:szCs w:val="24"/>
        </w:rPr>
        <w:t xml:space="preserve"> </w:t>
      </w:r>
      <w:r w:rsidRPr="009F39E8">
        <w:rPr>
          <w:sz w:val="24"/>
          <w:szCs w:val="24"/>
        </w:rPr>
        <w:t>all-in-one</w:t>
      </w:r>
      <w:r w:rsidRPr="009F39E8">
        <w:rPr>
          <w:spacing w:val="-12"/>
          <w:sz w:val="24"/>
          <w:szCs w:val="24"/>
        </w:rPr>
        <w:t xml:space="preserve"> </w:t>
      </w:r>
      <w:r w:rsidRPr="009F39E8">
        <w:rPr>
          <w:sz w:val="24"/>
          <w:szCs w:val="24"/>
        </w:rPr>
        <w:t>printer/photocopier/scanner (estimated at $350 per unit for a total of $700.00), 1 projector (estimated at $738.37),</w:t>
      </w:r>
      <w:r w:rsidRPr="009F39E8">
        <w:rPr>
          <w:spacing w:val="-12"/>
          <w:sz w:val="24"/>
          <w:szCs w:val="24"/>
        </w:rPr>
        <w:t xml:space="preserve"> </w:t>
      </w:r>
      <w:r w:rsidRPr="009F39E8">
        <w:rPr>
          <w:sz w:val="24"/>
          <w:szCs w:val="24"/>
        </w:rPr>
        <w:t>39</w:t>
      </w:r>
      <w:r w:rsidRPr="009F39E8">
        <w:rPr>
          <w:spacing w:val="-12"/>
          <w:sz w:val="24"/>
          <w:szCs w:val="24"/>
        </w:rPr>
        <w:t xml:space="preserve"> </w:t>
      </w:r>
      <w:r w:rsidRPr="009F39E8">
        <w:rPr>
          <w:sz w:val="24"/>
          <w:szCs w:val="24"/>
        </w:rPr>
        <w:t>desks (estimated at $150 per desk for a total of $5,850.00),</w:t>
      </w:r>
      <w:r w:rsidRPr="009F39E8">
        <w:rPr>
          <w:spacing w:val="-12"/>
          <w:sz w:val="24"/>
          <w:szCs w:val="24"/>
        </w:rPr>
        <w:t xml:space="preserve"> </w:t>
      </w:r>
      <w:r w:rsidRPr="009F39E8">
        <w:rPr>
          <w:sz w:val="24"/>
          <w:szCs w:val="24"/>
        </w:rPr>
        <w:t>39</w:t>
      </w:r>
      <w:r w:rsidRPr="009F39E8">
        <w:rPr>
          <w:spacing w:val="-12"/>
          <w:sz w:val="24"/>
          <w:szCs w:val="24"/>
        </w:rPr>
        <w:t xml:space="preserve"> </w:t>
      </w:r>
      <w:r w:rsidRPr="009F39E8">
        <w:rPr>
          <w:sz w:val="24"/>
          <w:szCs w:val="24"/>
        </w:rPr>
        <w:t>chairs (estimated at $50 per chair for a total of $1,950.00),</w:t>
      </w:r>
      <w:r w:rsidRPr="009F39E8">
        <w:rPr>
          <w:spacing w:val="-12"/>
          <w:sz w:val="24"/>
          <w:szCs w:val="24"/>
        </w:rPr>
        <w:t xml:space="preserve"> </w:t>
      </w:r>
      <w:r w:rsidRPr="009F39E8">
        <w:rPr>
          <w:sz w:val="24"/>
          <w:szCs w:val="24"/>
        </w:rPr>
        <w:t>2</w:t>
      </w:r>
      <w:r w:rsidRPr="009F39E8">
        <w:rPr>
          <w:spacing w:val="-12"/>
          <w:sz w:val="24"/>
          <w:szCs w:val="24"/>
        </w:rPr>
        <w:t xml:space="preserve"> </w:t>
      </w:r>
      <w:r w:rsidRPr="009F39E8">
        <w:rPr>
          <w:sz w:val="24"/>
          <w:szCs w:val="24"/>
        </w:rPr>
        <w:t>meeting</w:t>
      </w:r>
      <w:r w:rsidRPr="009F39E8">
        <w:rPr>
          <w:spacing w:val="-12"/>
          <w:sz w:val="24"/>
          <w:szCs w:val="24"/>
        </w:rPr>
        <w:t xml:space="preserve"> </w:t>
      </w:r>
      <w:r w:rsidRPr="009F39E8">
        <w:rPr>
          <w:sz w:val="24"/>
          <w:szCs w:val="24"/>
        </w:rPr>
        <w:t>tables (estimated at $250 per table for a total of $500.00),</w:t>
      </w:r>
      <w:r w:rsidRPr="009F39E8">
        <w:rPr>
          <w:spacing w:val="-12"/>
          <w:sz w:val="24"/>
          <w:szCs w:val="24"/>
        </w:rPr>
        <w:t xml:space="preserve"> </w:t>
      </w:r>
      <w:r w:rsidRPr="009F39E8">
        <w:rPr>
          <w:sz w:val="24"/>
          <w:szCs w:val="24"/>
        </w:rPr>
        <w:t>3</w:t>
      </w:r>
      <w:r w:rsidRPr="009F39E8">
        <w:rPr>
          <w:spacing w:val="-12"/>
          <w:sz w:val="24"/>
          <w:szCs w:val="24"/>
        </w:rPr>
        <w:t xml:space="preserve"> </w:t>
      </w:r>
      <w:r w:rsidRPr="009F39E8">
        <w:rPr>
          <w:sz w:val="24"/>
          <w:szCs w:val="24"/>
        </w:rPr>
        <w:t>shelves</w:t>
      </w:r>
      <w:r w:rsidRPr="009F39E8">
        <w:rPr>
          <w:spacing w:val="-12"/>
          <w:sz w:val="24"/>
          <w:szCs w:val="24"/>
        </w:rPr>
        <w:t xml:space="preserve"> </w:t>
      </w:r>
      <w:r w:rsidRPr="009F39E8">
        <w:rPr>
          <w:sz w:val="24"/>
          <w:szCs w:val="24"/>
        </w:rPr>
        <w:t>for office</w:t>
      </w:r>
      <w:r w:rsidRPr="009F39E8">
        <w:rPr>
          <w:spacing w:val="-2"/>
          <w:sz w:val="24"/>
          <w:szCs w:val="24"/>
        </w:rPr>
        <w:t xml:space="preserve"> </w:t>
      </w:r>
      <w:r w:rsidRPr="009F39E8">
        <w:rPr>
          <w:sz w:val="24"/>
          <w:szCs w:val="24"/>
        </w:rPr>
        <w:t>storage (estimated at $100 per shelf for a total of $300.00),</w:t>
      </w:r>
      <w:r w:rsidRPr="009F39E8">
        <w:rPr>
          <w:spacing w:val="-3"/>
          <w:sz w:val="24"/>
          <w:szCs w:val="24"/>
        </w:rPr>
        <w:t xml:space="preserve"> </w:t>
      </w:r>
      <w:r w:rsidRPr="009F39E8">
        <w:rPr>
          <w:sz w:val="24"/>
          <w:szCs w:val="24"/>
        </w:rPr>
        <w:t>5</w:t>
      </w:r>
      <w:r w:rsidRPr="009F39E8">
        <w:rPr>
          <w:spacing w:val="-2"/>
          <w:sz w:val="24"/>
          <w:szCs w:val="24"/>
        </w:rPr>
        <w:t xml:space="preserve"> </w:t>
      </w:r>
      <w:r w:rsidRPr="009F39E8">
        <w:rPr>
          <w:sz w:val="24"/>
          <w:szCs w:val="24"/>
        </w:rPr>
        <w:t>filing</w:t>
      </w:r>
      <w:r w:rsidRPr="009F39E8">
        <w:rPr>
          <w:spacing w:val="-2"/>
          <w:sz w:val="24"/>
          <w:szCs w:val="24"/>
        </w:rPr>
        <w:t xml:space="preserve"> </w:t>
      </w:r>
      <w:r w:rsidRPr="009F39E8">
        <w:rPr>
          <w:sz w:val="24"/>
          <w:szCs w:val="24"/>
        </w:rPr>
        <w:t>cabinets (estimated at $250 per cabinet for a total of $1,250.00),</w:t>
      </w:r>
      <w:r w:rsidRPr="009F39E8">
        <w:rPr>
          <w:spacing w:val="-3"/>
          <w:sz w:val="24"/>
          <w:szCs w:val="24"/>
        </w:rPr>
        <w:t xml:space="preserve"> </w:t>
      </w:r>
      <w:r w:rsidRPr="009F39E8">
        <w:rPr>
          <w:sz w:val="24"/>
          <w:szCs w:val="24"/>
        </w:rPr>
        <w:t>2</w:t>
      </w:r>
      <w:r w:rsidRPr="009F39E8">
        <w:rPr>
          <w:spacing w:val="-2"/>
          <w:sz w:val="24"/>
          <w:szCs w:val="24"/>
        </w:rPr>
        <w:t xml:space="preserve"> </w:t>
      </w:r>
      <w:r w:rsidRPr="009F39E8">
        <w:rPr>
          <w:sz w:val="24"/>
          <w:szCs w:val="24"/>
        </w:rPr>
        <w:t>fireproof</w:t>
      </w:r>
      <w:r w:rsidRPr="009F39E8">
        <w:rPr>
          <w:spacing w:val="-2"/>
          <w:sz w:val="24"/>
          <w:szCs w:val="24"/>
        </w:rPr>
        <w:t xml:space="preserve"> </w:t>
      </w:r>
      <w:r w:rsidRPr="009F39E8">
        <w:rPr>
          <w:sz w:val="24"/>
          <w:szCs w:val="24"/>
        </w:rPr>
        <w:t>safes (estimated at $225 per safe for a total of $450.00),</w:t>
      </w:r>
      <w:r w:rsidRPr="009F39E8">
        <w:rPr>
          <w:spacing w:val="-2"/>
          <w:sz w:val="24"/>
          <w:szCs w:val="24"/>
        </w:rPr>
        <w:t xml:space="preserve"> </w:t>
      </w:r>
      <w:r w:rsidRPr="009F39E8">
        <w:rPr>
          <w:sz w:val="24"/>
          <w:szCs w:val="24"/>
        </w:rPr>
        <w:t>and</w:t>
      </w:r>
      <w:r w:rsidRPr="009F39E8">
        <w:rPr>
          <w:spacing w:val="-2"/>
          <w:sz w:val="24"/>
          <w:szCs w:val="24"/>
        </w:rPr>
        <w:t xml:space="preserve"> </w:t>
      </w:r>
      <w:r w:rsidRPr="009F39E8">
        <w:rPr>
          <w:sz w:val="24"/>
          <w:szCs w:val="24"/>
        </w:rPr>
        <w:t>2</w:t>
      </w:r>
      <w:r w:rsidRPr="009F39E8">
        <w:rPr>
          <w:spacing w:val="-2"/>
          <w:sz w:val="24"/>
          <w:szCs w:val="24"/>
        </w:rPr>
        <w:t xml:space="preserve"> </w:t>
      </w:r>
      <w:r w:rsidRPr="009F39E8">
        <w:rPr>
          <w:sz w:val="24"/>
          <w:szCs w:val="24"/>
        </w:rPr>
        <w:t>A/C</w:t>
      </w:r>
      <w:r w:rsidRPr="009F39E8">
        <w:rPr>
          <w:spacing w:val="-2"/>
          <w:sz w:val="24"/>
          <w:szCs w:val="24"/>
        </w:rPr>
        <w:t xml:space="preserve"> </w:t>
      </w:r>
      <w:r w:rsidRPr="009F39E8">
        <w:rPr>
          <w:sz w:val="24"/>
          <w:szCs w:val="24"/>
        </w:rPr>
        <w:t>units</w:t>
      </w:r>
      <w:r w:rsidRPr="009F39E8">
        <w:rPr>
          <w:spacing w:val="-2"/>
          <w:sz w:val="24"/>
          <w:szCs w:val="24"/>
        </w:rPr>
        <w:t xml:space="preserve"> </w:t>
      </w:r>
      <w:r w:rsidRPr="009F39E8">
        <w:rPr>
          <w:sz w:val="24"/>
          <w:szCs w:val="24"/>
        </w:rPr>
        <w:t>for</w:t>
      </w:r>
      <w:r w:rsidRPr="009F39E8">
        <w:rPr>
          <w:spacing w:val="-2"/>
          <w:sz w:val="24"/>
          <w:szCs w:val="24"/>
        </w:rPr>
        <w:t xml:space="preserve"> </w:t>
      </w:r>
      <w:r w:rsidRPr="009F39E8">
        <w:rPr>
          <w:sz w:val="24"/>
          <w:szCs w:val="24"/>
        </w:rPr>
        <w:t>the</w:t>
      </w:r>
      <w:r w:rsidRPr="009F39E8">
        <w:rPr>
          <w:spacing w:val="-2"/>
          <w:sz w:val="24"/>
          <w:szCs w:val="24"/>
        </w:rPr>
        <w:t xml:space="preserve"> </w:t>
      </w:r>
      <w:r w:rsidRPr="009F39E8">
        <w:rPr>
          <w:sz w:val="24"/>
          <w:szCs w:val="24"/>
        </w:rPr>
        <w:t>office (estimated at $700 per unit for a total of $1,400.00).</w:t>
      </w:r>
      <w:r w:rsidRPr="009F39E8">
        <w:rPr>
          <w:spacing w:val="-3"/>
          <w:sz w:val="24"/>
          <w:szCs w:val="24"/>
        </w:rPr>
        <w:t xml:space="preserve"> </w:t>
      </w:r>
      <w:r w:rsidRPr="009F39E8">
        <w:rPr>
          <w:sz w:val="24"/>
          <w:szCs w:val="24"/>
        </w:rPr>
        <w:t>Estimated</w:t>
      </w:r>
      <w:r w:rsidRPr="009F39E8">
        <w:rPr>
          <w:spacing w:val="-2"/>
          <w:sz w:val="24"/>
          <w:szCs w:val="24"/>
        </w:rPr>
        <w:t xml:space="preserve"> </w:t>
      </w:r>
      <w:r w:rsidRPr="009F39E8">
        <w:rPr>
          <w:sz w:val="24"/>
          <w:szCs w:val="24"/>
        </w:rPr>
        <w:t>costs are based on market prices in Honduras for a total of $60,498.37.</w:t>
      </w:r>
    </w:p>
    <w:p w14:paraId="27A51FC6" w14:textId="77777777" w:rsidR="009F39E8" w:rsidRPr="009F39E8" w:rsidRDefault="009F39E8" w:rsidP="009F39E8">
      <w:pPr>
        <w:spacing w:before="1"/>
        <w:rPr>
          <w:sz w:val="24"/>
          <w:szCs w:val="24"/>
        </w:rPr>
      </w:pPr>
    </w:p>
    <w:p w14:paraId="04C0B165" w14:textId="77777777" w:rsidR="009F39E8" w:rsidRPr="009F39E8" w:rsidRDefault="009F39E8" w:rsidP="009F39E8">
      <w:pPr>
        <w:spacing w:before="1"/>
        <w:ind w:left="360" w:right="357"/>
        <w:jc w:val="both"/>
        <w:rPr>
          <w:sz w:val="24"/>
          <w:szCs w:val="24"/>
        </w:rPr>
      </w:pPr>
      <w:r w:rsidRPr="009F39E8">
        <w:rPr>
          <w:b/>
          <w:sz w:val="24"/>
          <w:szCs w:val="24"/>
        </w:rPr>
        <w:t>General</w:t>
      </w:r>
      <w:r w:rsidRPr="009F39E8">
        <w:rPr>
          <w:b/>
          <w:spacing w:val="-6"/>
          <w:sz w:val="24"/>
          <w:szCs w:val="24"/>
        </w:rPr>
        <w:t xml:space="preserve"> </w:t>
      </w:r>
      <w:r w:rsidRPr="009F39E8">
        <w:rPr>
          <w:b/>
          <w:sz w:val="24"/>
          <w:szCs w:val="24"/>
        </w:rPr>
        <w:t>Supplies</w:t>
      </w:r>
      <w:r w:rsidRPr="009F39E8">
        <w:rPr>
          <w:b/>
          <w:spacing w:val="-6"/>
          <w:sz w:val="24"/>
          <w:szCs w:val="24"/>
        </w:rPr>
        <w:t xml:space="preserve"> </w:t>
      </w:r>
      <w:r w:rsidRPr="009F39E8">
        <w:rPr>
          <w:b/>
          <w:sz w:val="24"/>
          <w:szCs w:val="24"/>
        </w:rPr>
        <w:t>($21,692.27):</w:t>
      </w:r>
      <w:r w:rsidRPr="009F39E8">
        <w:rPr>
          <w:b/>
          <w:spacing w:val="-6"/>
          <w:sz w:val="24"/>
          <w:szCs w:val="24"/>
        </w:rPr>
        <w:t xml:space="preserve"> </w:t>
      </w:r>
      <w:r w:rsidRPr="009F39E8">
        <w:rPr>
          <w:sz w:val="24"/>
          <w:szCs w:val="24"/>
        </w:rPr>
        <w:t>The</w:t>
      </w:r>
      <w:r w:rsidRPr="009F39E8">
        <w:rPr>
          <w:spacing w:val="-6"/>
          <w:sz w:val="24"/>
          <w:szCs w:val="24"/>
        </w:rPr>
        <w:t xml:space="preserve"> </w:t>
      </w:r>
      <w:r w:rsidRPr="009F39E8">
        <w:rPr>
          <w:sz w:val="24"/>
          <w:szCs w:val="24"/>
        </w:rPr>
        <w:t>budgeted</w:t>
      </w:r>
      <w:r w:rsidRPr="009F39E8">
        <w:rPr>
          <w:spacing w:val="-6"/>
          <w:sz w:val="24"/>
          <w:szCs w:val="24"/>
        </w:rPr>
        <w:t xml:space="preserve"> </w:t>
      </w:r>
      <w:r w:rsidRPr="009F39E8">
        <w:rPr>
          <w:sz w:val="24"/>
          <w:szCs w:val="24"/>
        </w:rPr>
        <w:t>monthly</w:t>
      </w:r>
      <w:r w:rsidRPr="009F39E8">
        <w:rPr>
          <w:spacing w:val="-6"/>
          <w:sz w:val="24"/>
          <w:szCs w:val="24"/>
        </w:rPr>
        <w:t xml:space="preserve"> </w:t>
      </w:r>
      <w:r w:rsidRPr="009F39E8">
        <w:rPr>
          <w:sz w:val="24"/>
          <w:szCs w:val="24"/>
        </w:rPr>
        <w:t>office</w:t>
      </w:r>
      <w:r w:rsidRPr="009F39E8">
        <w:rPr>
          <w:spacing w:val="-6"/>
          <w:sz w:val="24"/>
          <w:szCs w:val="24"/>
        </w:rPr>
        <w:t xml:space="preserve"> </w:t>
      </w:r>
      <w:r w:rsidRPr="009F39E8">
        <w:rPr>
          <w:sz w:val="24"/>
          <w:szCs w:val="24"/>
        </w:rPr>
        <w:t>supply</w:t>
      </w:r>
      <w:r w:rsidRPr="009F39E8">
        <w:rPr>
          <w:spacing w:val="-6"/>
          <w:sz w:val="24"/>
          <w:szCs w:val="24"/>
        </w:rPr>
        <w:t xml:space="preserve"> </w:t>
      </w:r>
      <w:r w:rsidRPr="009F39E8">
        <w:rPr>
          <w:sz w:val="24"/>
          <w:szCs w:val="24"/>
        </w:rPr>
        <w:t>costs</w:t>
      </w:r>
      <w:r w:rsidRPr="009F39E8">
        <w:rPr>
          <w:spacing w:val="-6"/>
          <w:sz w:val="24"/>
          <w:szCs w:val="24"/>
        </w:rPr>
        <w:t xml:space="preserve"> </w:t>
      </w:r>
      <w:r w:rsidRPr="009F39E8">
        <w:rPr>
          <w:sz w:val="24"/>
          <w:szCs w:val="24"/>
        </w:rPr>
        <w:t>are</w:t>
      </w:r>
      <w:r w:rsidRPr="009F39E8">
        <w:rPr>
          <w:spacing w:val="-6"/>
          <w:sz w:val="24"/>
          <w:szCs w:val="24"/>
        </w:rPr>
        <w:t xml:space="preserve"> </w:t>
      </w:r>
      <w:r w:rsidRPr="009F39E8">
        <w:rPr>
          <w:sz w:val="24"/>
          <w:szCs w:val="24"/>
        </w:rPr>
        <w:t>estimated</w:t>
      </w:r>
      <w:r w:rsidRPr="009F39E8">
        <w:rPr>
          <w:spacing w:val="-6"/>
          <w:sz w:val="24"/>
          <w:szCs w:val="24"/>
        </w:rPr>
        <w:t xml:space="preserve"> </w:t>
      </w:r>
      <w:r w:rsidRPr="009F39E8">
        <w:rPr>
          <w:sz w:val="24"/>
          <w:szCs w:val="24"/>
        </w:rPr>
        <w:t>at</w:t>
      </w:r>
      <w:r w:rsidRPr="009F39E8">
        <w:rPr>
          <w:spacing w:val="-6"/>
          <w:sz w:val="24"/>
          <w:szCs w:val="24"/>
        </w:rPr>
        <w:t xml:space="preserve"> </w:t>
      </w:r>
      <w:r w:rsidRPr="009F39E8">
        <w:rPr>
          <w:sz w:val="24"/>
          <w:szCs w:val="24"/>
        </w:rPr>
        <w:t>$300</w:t>
      </w:r>
      <w:r w:rsidRPr="009F39E8">
        <w:rPr>
          <w:spacing w:val="-6"/>
          <w:sz w:val="24"/>
          <w:szCs w:val="24"/>
        </w:rPr>
        <w:t xml:space="preserve"> </w:t>
      </w:r>
      <w:r w:rsidRPr="009F39E8">
        <w:rPr>
          <w:sz w:val="24"/>
          <w:szCs w:val="24"/>
        </w:rPr>
        <w:t xml:space="preserve">per month for 66 months, plus $1,892 for inflation in Y2-Y6. The costs cover all necessary office supplies such as notebooks, pens, calculators, office bags, clip files, registers, photocopy paper, flip chart paper, markers, transparency paper, flip chart boards, etc. POA estimates are based on </w:t>
      </w:r>
      <w:proofErr w:type="gramStart"/>
      <w:r w:rsidRPr="009F39E8">
        <w:rPr>
          <w:sz w:val="24"/>
          <w:szCs w:val="24"/>
        </w:rPr>
        <w:t>past experience</w:t>
      </w:r>
      <w:proofErr w:type="gramEnd"/>
      <w:r w:rsidRPr="009F39E8">
        <w:rPr>
          <w:sz w:val="24"/>
          <w:szCs w:val="24"/>
        </w:rPr>
        <w:t xml:space="preserve"> with projects of similar </w:t>
      </w:r>
      <w:proofErr w:type="gramStart"/>
      <w:r w:rsidRPr="009F39E8">
        <w:rPr>
          <w:sz w:val="24"/>
          <w:szCs w:val="24"/>
        </w:rPr>
        <w:t>size</w:t>
      </w:r>
      <w:proofErr w:type="gramEnd"/>
      <w:r w:rsidRPr="009F39E8">
        <w:rPr>
          <w:sz w:val="24"/>
          <w:szCs w:val="24"/>
        </w:rPr>
        <w:t xml:space="preserve"> and market research.</w:t>
      </w:r>
    </w:p>
    <w:p w14:paraId="6F622796" w14:textId="77777777" w:rsidR="009F39E8" w:rsidRPr="009F39E8" w:rsidRDefault="009F39E8" w:rsidP="009F39E8">
      <w:pPr>
        <w:rPr>
          <w:sz w:val="24"/>
          <w:szCs w:val="24"/>
        </w:rPr>
      </w:pPr>
    </w:p>
    <w:p w14:paraId="239592AA" w14:textId="77777777" w:rsidR="009F39E8" w:rsidRPr="009F39E8" w:rsidRDefault="009F39E8" w:rsidP="009F39E8">
      <w:pPr>
        <w:numPr>
          <w:ilvl w:val="2"/>
          <w:numId w:val="26"/>
        </w:numPr>
        <w:tabs>
          <w:tab w:val="left" w:pos="720"/>
        </w:tabs>
        <w:spacing w:line="275" w:lineRule="exact"/>
        <w:jc w:val="both"/>
        <w:rPr>
          <w:b/>
          <w:color w:val="005440"/>
          <w:sz w:val="24"/>
        </w:rPr>
      </w:pPr>
      <w:r w:rsidRPr="009F39E8">
        <w:rPr>
          <w:b/>
          <w:color w:val="005440"/>
          <w:sz w:val="24"/>
        </w:rPr>
        <w:t>Other</w:t>
      </w:r>
      <w:r w:rsidRPr="009F39E8">
        <w:rPr>
          <w:b/>
          <w:color w:val="005440"/>
          <w:spacing w:val="-4"/>
          <w:sz w:val="24"/>
        </w:rPr>
        <w:t xml:space="preserve"> </w:t>
      </w:r>
      <w:r w:rsidRPr="009F39E8">
        <w:rPr>
          <w:b/>
          <w:color w:val="005440"/>
          <w:sz w:val="24"/>
        </w:rPr>
        <w:t>Direct</w:t>
      </w:r>
      <w:r w:rsidRPr="009F39E8">
        <w:rPr>
          <w:b/>
          <w:color w:val="005440"/>
          <w:spacing w:val="-2"/>
          <w:sz w:val="24"/>
        </w:rPr>
        <w:t xml:space="preserve"> </w:t>
      </w:r>
      <w:r w:rsidRPr="009F39E8">
        <w:rPr>
          <w:b/>
          <w:color w:val="005440"/>
          <w:sz w:val="24"/>
        </w:rPr>
        <w:t>Costs</w:t>
      </w:r>
      <w:r w:rsidRPr="009F39E8">
        <w:rPr>
          <w:b/>
          <w:color w:val="005440"/>
          <w:spacing w:val="-1"/>
          <w:sz w:val="24"/>
        </w:rPr>
        <w:t xml:space="preserve"> </w:t>
      </w:r>
      <w:r w:rsidRPr="009F39E8">
        <w:rPr>
          <w:b/>
          <w:color w:val="005440"/>
          <w:sz w:val="24"/>
        </w:rPr>
        <w:t>–</w:t>
      </w:r>
      <w:r w:rsidRPr="009F39E8">
        <w:rPr>
          <w:b/>
          <w:color w:val="005440"/>
          <w:spacing w:val="-2"/>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$646,819.51</w:t>
      </w:r>
    </w:p>
    <w:p w14:paraId="3C285043" w14:textId="77777777" w:rsidR="009F39E8" w:rsidRPr="009F39E8" w:rsidRDefault="009F39E8" w:rsidP="009F39E8">
      <w:pPr>
        <w:ind w:left="360" w:right="357"/>
        <w:jc w:val="both"/>
        <w:rPr>
          <w:sz w:val="24"/>
          <w:szCs w:val="24"/>
        </w:rPr>
      </w:pPr>
      <w:r w:rsidRPr="009F39E8">
        <w:rPr>
          <w:b/>
          <w:sz w:val="24"/>
          <w:szCs w:val="24"/>
        </w:rPr>
        <w:t xml:space="preserve">Office in Tegucigalpa ($284,217.61): </w:t>
      </w:r>
      <w:r w:rsidRPr="009F39E8">
        <w:rPr>
          <w:sz w:val="24"/>
          <w:szCs w:val="24"/>
        </w:rPr>
        <w:t>The estimated subtotal cost of the capital city project office for</w:t>
      </w:r>
      <w:r w:rsidRPr="009F39E8">
        <w:rPr>
          <w:spacing w:val="-8"/>
          <w:sz w:val="24"/>
          <w:szCs w:val="24"/>
        </w:rPr>
        <w:t xml:space="preserve"> </w:t>
      </w:r>
      <w:r w:rsidRPr="009F39E8">
        <w:rPr>
          <w:sz w:val="24"/>
          <w:szCs w:val="24"/>
        </w:rPr>
        <w:t>Y1-Y6.</w:t>
      </w:r>
      <w:r w:rsidRPr="009F39E8">
        <w:rPr>
          <w:spacing w:val="-8"/>
          <w:sz w:val="24"/>
          <w:szCs w:val="24"/>
        </w:rPr>
        <w:t xml:space="preserve"> </w:t>
      </w:r>
      <w:r w:rsidRPr="009F39E8">
        <w:rPr>
          <w:sz w:val="24"/>
          <w:szCs w:val="24"/>
        </w:rPr>
        <w:t>The</w:t>
      </w:r>
      <w:r w:rsidRPr="009F39E8">
        <w:rPr>
          <w:spacing w:val="-8"/>
          <w:sz w:val="24"/>
          <w:szCs w:val="24"/>
        </w:rPr>
        <w:t xml:space="preserve"> </w:t>
      </w:r>
      <w:r w:rsidRPr="009F39E8">
        <w:rPr>
          <w:sz w:val="24"/>
          <w:szCs w:val="24"/>
        </w:rPr>
        <w:t>costs</w:t>
      </w:r>
      <w:r w:rsidRPr="009F39E8">
        <w:rPr>
          <w:spacing w:val="-8"/>
          <w:sz w:val="24"/>
          <w:szCs w:val="24"/>
        </w:rPr>
        <w:t xml:space="preserve"> </w:t>
      </w:r>
      <w:r w:rsidRPr="009F39E8">
        <w:rPr>
          <w:sz w:val="24"/>
          <w:szCs w:val="24"/>
        </w:rPr>
        <w:t>for</w:t>
      </w:r>
      <w:r w:rsidRPr="009F39E8">
        <w:rPr>
          <w:spacing w:val="-8"/>
          <w:sz w:val="24"/>
          <w:szCs w:val="24"/>
        </w:rPr>
        <w:t xml:space="preserve"> </w:t>
      </w:r>
      <w:r w:rsidRPr="009F39E8">
        <w:rPr>
          <w:sz w:val="24"/>
          <w:szCs w:val="24"/>
        </w:rPr>
        <w:t>the</w:t>
      </w:r>
      <w:r w:rsidRPr="009F39E8">
        <w:rPr>
          <w:spacing w:val="-8"/>
          <w:sz w:val="24"/>
          <w:szCs w:val="24"/>
        </w:rPr>
        <w:t xml:space="preserve"> </w:t>
      </w:r>
      <w:r w:rsidRPr="009F39E8">
        <w:rPr>
          <w:sz w:val="24"/>
          <w:szCs w:val="24"/>
        </w:rPr>
        <w:t>office,</w:t>
      </w:r>
      <w:r w:rsidRPr="009F39E8">
        <w:rPr>
          <w:spacing w:val="-8"/>
          <w:sz w:val="24"/>
          <w:szCs w:val="24"/>
        </w:rPr>
        <w:t xml:space="preserve"> </w:t>
      </w:r>
      <w:r w:rsidRPr="009F39E8">
        <w:rPr>
          <w:sz w:val="24"/>
          <w:szCs w:val="24"/>
        </w:rPr>
        <w:t>rented</w:t>
      </w:r>
      <w:r w:rsidRPr="009F39E8">
        <w:rPr>
          <w:spacing w:val="-8"/>
          <w:sz w:val="24"/>
          <w:szCs w:val="24"/>
        </w:rPr>
        <w:t xml:space="preserve"> </w:t>
      </w:r>
      <w:r w:rsidRPr="009F39E8">
        <w:rPr>
          <w:sz w:val="24"/>
          <w:szCs w:val="24"/>
        </w:rPr>
        <w:t>solely</w:t>
      </w:r>
      <w:r w:rsidRPr="009F39E8">
        <w:rPr>
          <w:spacing w:val="-8"/>
          <w:sz w:val="24"/>
          <w:szCs w:val="24"/>
        </w:rPr>
        <w:t xml:space="preserve"> </w:t>
      </w:r>
      <w:r w:rsidRPr="009F39E8">
        <w:rPr>
          <w:sz w:val="24"/>
          <w:szCs w:val="24"/>
        </w:rPr>
        <w:t>for</w:t>
      </w:r>
      <w:r w:rsidRPr="009F39E8">
        <w:rPr>
          <w:spacing w:val="-8"/>
          <w:sz w:val="24"/>
          <w:szCs w:val="24"/>
        </w:rPr>
        <w:t xml:space="preserve"> </w:t>
      </w:r>
      <w:r w:rsidRPr="009F39E8">
        <w:rPr>
          <w:sz w:val="24"/>
          <w:szCs w:val="24"/>
        </w:rPr>
        <w:t>the</w:t>
      </w:r>
      <w:r w:rsidRPr="009F39E8">
        <w:rPr>
          <w:spacing w:val="-8"/>
          <w:sz w:val="24"/>
          <w:szCs w:val="24"/>
        </w:rPr>
        <w:t xml:space="preserve"> </w:t>
      </w:r>
      <w:r w:rsidRPr="009F39E8">
        <w:rPr>
          <w:sz w:val="24"/>
          <w:szCs w:val="24"/>
        </w:rPr>
        <w:t>proposed</w:t>
      </w:r>
      <w:r w:rsidRPr="009F39E8">
        <w:rPr>
          <w:spacing w:val="-8"/>
          <w:sz w:val="24"/>
          <w:szCs w:val="24"/>
        </w:rPr>
        <w:t xml:space="preserve"> </w:t>
      </w:r>
      <w:r w:rsidRPr="009F39E8">
        <w:rPr>
          <w:sz w:val="24"/>
          <w:szCs w:val="24"/>
        </w:rPr>
        <w:t>project,</w:t>
      </w:r>
      <w:r w:rsidRPr="009F39E8">
        <w:rPr>
          <w:spacing w:val="-8"/>
          <w:sz w:val="24"/>
          <w:szCs w:val="24"/>
        </w:rPr>
        <w:t xml:space="preserve"> </w:t>
      </w:r>
      <w:r w:rsidRPr="009F39E8">
        <w:rPr>
          <w:sz w:val="24"/>
          <w:szCs w:val="24"/>
        </w:rPr>
        <w:t>including</w:t>
      </w:r>
      <w:r w:rsidRPr="009F39E8">
        <w:rPr>
          <w:spacing w:val="-8"/>
          <w:sz w:val="24"/>
          <w:szCs w:val="24"/>
        </w:rPr>
        <w:t xml:space="preserve"> </w:t>
      </w:r>
      <w:r w:rsidRPr="009F39E8">
        <w:rPr>
          <w:sz w:val="24"/>
          <w:szCs w:val="24"/>
        </w:rPr>
        <w:t>the</w:t>
      </w:r>
      <w:r w:rsidRPr="009F39E8">
        <w:rPr>
          <w:spacing w:val="-8"/>
          <w:sz w:val="24"/>
          <w:szCs w:val="24"/>
        </w:rPr>
        <w:t xml:space="preserve"> </w:t>
      </w:r>
      <w:r w:rsidRPr="009F39E8">
        <w:rPr>
          <w:sz w:val="24"/>
          <w:szCs w:val="24"/>
        </w:rPr>
        <w:t>following costs for 6 years:</w:t>
      </w:r>
    </w:p>
    <w:p w14:paraId="719BDF45" w14:textId="77777777" w:rsidR="009F39E8" w:rsidRPr="009F39E8" w:rsidRDefault="009F39E8" w:rsidP="009F39E8">
      <w:pPr>
        <w:numPr>
          <w:ilvl w:val="3"/>
          <w:numId w:val="26"/>
        </w:numPr>
        <w:tabs>
          <w:tab w:val="left" w:pos="719"/>
        </w:tabs>
        <w:spacing w:before="3" w:line="293" w:lineRule="exact"/>
        <w:ind w:left="719" w:hanging="359"/>
        <w:rPr>
          <w:sz w:val="24"/>
        </w:rPr>
      </w:pPr>
      <w:r w:rsidRPr="009F39E8">
        <w:rPr>
          <w:sz w:val="24"/>
        </w:rPr>
        <w:t>Communications</w:t>
      </w:r>
      <w:r w:rsidRPr="009F39E8">
        <w:rPr>
          <w:spacing w:val="-4"/>
          <w:sz w:val="24"/>
        </w:rPr>
        <w:t xml:space="preserve"> </w:t>
      </w:r>
      <w:r w:rsidRPr="009F39E8">
        <w:rPr>
          <w:sz w:val="24"/>
        </w:rPr>
        <w:t>Costs</w:t>
      </w:r>
      <w:r w:rsidRPr="009F39E8">
        <w:rPr>
          <w:spacing w:val="-1"/>
          <w:sz w:val="24"/>
        </w:rPr>
        <w:t xml:space="preserve"> </w:t>
      </w:r>
      <w:r w:rsidRPr="009F39E8">
        <w:rPr>
          <w:sz w:val="24"/>
        </w:rPr>
        <w:t>(Internet,</w:t>
      </w:r>
      <w:r w:rsidRPr="009F39E8">
        <w:rPr>
          <w:spacing w:val="-2"/>
          <w:sz w:val="24"/>
        </w:rPr>
        <w:t xml:space="preserve"> </w:t>
      </w:r>
      <w:r w:rsidRPr="009F39E8">
        <w:rPr>
          <w:sz w:val="24"/>
        </w:rPr>
        <w:t>Phone,</w:t>
      </w:r>
      <w:r w:rsidRPr="009F39E8">
        <w:rPr>
          <w:spacing w:val="-1"/>
          <w:sz w:val="24"/>
        </w:rPr>
        <w:t xml:space="preserve"> </w:t>
      </w:r>
      <w:r w:rsidRPr="009F39E8">
        <w:rPr>
          <w:sz w:val="24"/>
        </w:rPr>
        <w:t>Data):</w:t>
      </w:r>
      <w:r w:rsidRPr="009F39E8">
        <w:rPr>
          <w:spacing w:val="-2"/>
          <w:sz w:val="24"/>
        </w:rPr>
        <w:t xml:space="preserve"> </w:t>
      </w:r>
      <w:r w:rsidRPr="009F39E8">
        <w:rPr>
          <w:sz w:val="24"/>
        </w:rPr>
        <w:t>$300</w:t>
      </w:r>
      <w:r w:rsidRPr="009F39E8">
        <w:rPr>
          <w:spacing w:val="-1"/>
          <w:sz w:val="24"/>
        </w:rPr>
        <w:t xml:space="preserve"> </w:t>
      </w:r>
      <w:r w:rsidRPr="009F39E8">
        <w:rPr>
          <w:sz w:val="24"/>
        </w:rPr>
        <w:t>per</w:t>
      </w:r>
      <w:r w:rsidRPr="009F39E8">
        <w:rPr>
          <w:spacing w:val="-2"/>
          <w:sz w:val="24"/>
        </w:rPr>
        <w:t xml:space="preserve"> </w:t>
      </w:r>
      <w:r w:rsidRPr="009F39E8">
        <w:rPr>
          <w:sz w:val="24"/>
        </w:rPr>
        <w:t>month * 66 months + $2,638 for inflation in Y2-Y6 =</w:t>
      </w:r>
      <w:r w:rsidRPr="009F39E8">
        <w:rPr>
          <w:spacing w:val="-2"/>
          <w:sz w:val="24"/>
        </w:rPr>
        <w:t xml:space="preserve"> </w:t>
      </w:r>
      <w:r w:rsidRPr="009F39E8">
        <w:rPr>
          <w:sz w:val="24"/>
        </w:rPr>
        <w:t>$22,438.23</w:t>
      </w:r>
      <w:r w:rsidRPr="009F39E8">
        <w:rPr>
          <w:spacing w:val="-2"/>
          <w:sz w:val="24"/>
        </w:rPr>
        <w:t>.</w:t>
      </w:r>
    </w:p>
    <w:p w14:paraId="03D15E78"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Office</w:t>
      </w:r>
      <w:r w:rsidRPr="009F39E8">
        <w:rPr>
          <w:spacing w:val="-2"/>
          <w:sz w:val="24"/>
        </w:rPr>
        <w:t xml:space="preserve"> </w:t>
      </w:r>
      <w:r w:rsidRPr="009F39E8">
        <w:rPr>
          <w:sz w:val="24"/>
        </w:rPr>
        <w:t>Rent:</w:t>
      </w:r>
      <w:r w:rsidRPr="009F39E8">
        <w:rPr>
          <w:spacing w:val="-1"/>
          <w:sz w:val="24"/>
        </w:rPr>
        <w:t xml:space="preserve"> </w:t>
      </w:r>
      <w:r w:rsidRPr="009F39E8">
        <w:rPr>
          <w:sz w:val="24"/>
        </w:rPr>
        <w:t>$</w:t>
      </w:r>
      <w:proofErr w:type="gramStart"/>
      <w:r w:rsidRPr="009F39E8">
        <w:rPr>
          <w:sz w:val="24"/>
        </w:rPr>
        <w:t xml:space="preserve">2,500 </w:t>
      </w:r>
      <w:r w:rsidRPr="009F39E8">
        <w:rPr>
          <w:spacing w:val="-1"/>
          <w:sz w:val="24"/>
        </w:rPr>
        <w:t xml:space="preserve"> </w:t>
      </w:r>
      <w:r w:rsidRPr="009F39E8">
        <w:rPr>
          <w:sz w:val="24"/>
        </w:rPr>
        <w:t>per</w:t>
      </w:r>
      <w:proofErr w:type="gramEnd"/>
      <w:r w:rsidRPr="009F39E8">
        <w:rPr>
          <w:spacing w:val="-1"/>
          <w:sz w:val="24"/>
        </w:rPr>
        <w:t xml:space="preserve"> </w:t>
      </w:r>
      <w:r w:rsidRPr="009F39E8">
        <w:rPr>
          <w:sz w:val="24"/>
        </w:rPr>
        <w:t>month * 66 months + $21,985 for inflation in Y2-Y6 =</w:t>
      </w:r>
      <w:r w:rsidRPr="009F39E8">
        <w:rPr>
          <w:spacing w:val="-1"/>
          <w:sz w:val="24"/>
        </w:rPr>
        <w:t xml:space="preserve"> $186,985.27</w:t>
      </w:r>
      <w:r w:rsidRPr="009F39E8">
        <w:rPr>
          <w:spacing w:val="-2"/>
          <w:sz w:val="24"/>
        </w:rPr>
        <w:t>.</w:t>
      </w:r>
    </w:p>
    <w:p w14:paraId="1221D393"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Office</w:t>
      </w:r>
      <w:r w:rsidRPr="009F39E8">
        <w:rPr>
          <w:spacing w:val="-5"/>
          <w:sz w:val="24"/>
        </w:rPr>
        <w:t xml:space="preserve"> </w:t>
      </w:r>
      <w:r w:rsidRPr="009F39E8">
        <w:rPr>
          <w:sz w:val="24"/>
        </w:rPr>
        <w:t>Utilities</w:t>
      </w:r>
      <w:r w:rsidRPr="009F39E8">
        <w:rPr>
          <w:spacing w:val="-1"/>
          <w:sz w:val="24"/>
        </w:rPr>
        <w:t xml:space="preserve"> </w:t>
      </w:r>
      <w:r w:rsidRPr="009F39E8">
        <w:rPr>
          <w:sz w:val="24"/>
        </w:rPr>
        <w:t>(Electricity</w:t>
      </w:r>
      <w:r w:rsidRPr="009F39E8">
        <w:rPr>
          <w:spacing w:val="-1"/>
          <w:sz w:val="24"/>
        </w:rPr>
        <w:t xml:space="preserve"> </w:t>
      </w:r>
      <w:r w:rsidRPr="009F39E8">
        <w:rPr>
          <w:sz w:val="24"/>
        </w:rPr>
        <w:t>and</w:t>
      </w:r>
      <w:r w:rsidRPr="009F39E8">
        <w:rPr>
          <w:spacing w:val="-1"/>
          <w:sz w:val="24"/>
        </w:rPr>
        <w:t xml:space="preserve"> </w:t>
      </w:r>
      <w:r w:rsidRPr="009F39E8">
        <w:rPr>
          <w:sz w:val="24"/>
        </w:rPr>
        <w:t>Water):</w:t>
      </w:r>
      <w:r w:rsidRPr="009F39E8">
        <w:rPr>
          <w:spacing w:val="-2"/>
          <w:sz w:val="24"/>
        </w:rPr>
        <w:t xml:space="preserve"> </w:t>
      </w:r>
      <w:r w:rsidRPr="009F39E8">
        <w:rPr>
          <w:sz w:val="24"/>
        </w:rPr>
        <w:t>$350</w:t>
      </w:r>
      <w:r w:rsidRPr="009F39E8">
        <w:rPr>
          <w:spacing w:val="-1"/>
          <w:sz w:val="24"/>
        </w:rPr>
        <w:t xml:space="preserve"> </w:t>
      </w:r>
      <w:r w:rsidRPr="009F39E8">
        <w:rPr>
          <w:sz w:val="24"/>
        </w:rPr>
        <w:t>per</w:t>
      </w:r>
      <w:r w:rsidRPr="009F39E8">
        <w:rPr>
          <w:spacing w:val="-1"/>
          <w:sz w:val="24"/>
        </w:rPr>
        <w:t xml:space="preserve"> </w:t>
      </w:r>
      <w:r w:rsidRPr="009F39E8">
        <w:rPr>
          <w:sz w:val="24"/>
        </w:rPr>
        <w:t xml:space="preserve">month * 66 months + $3,078 for inflation in Y2-Y6 = $26,177.94. </w:t>
      </w:r>
    </w:p>
    <w:p w14:paraId="36BE67CC"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lastRenderedPageBreak/>
        <w:t>Office</w:t>
      </w:r>
      <w:r w:rsidRPr="009F39E8">
        <w:rPr>
          <w:spacing w:val="-2"/>
          <w:sz w:val="24"/>
        </w:rPr>
        <w:t xml:space="preserve"> </w:t>
      </w:r>
      <w:r w:rsidRPr="009F39E8">
        <w:rPr>
          <w:sz w:val="24"/>
        </w:rPr>
        <w:t>Cleaning:</w:t>
      </w:r>
      <w:r w:rsidRPr="009F39E8">
        <w:rPr>
          <w:spacing w:val="-1"/>
          <w:sz w:val="24"/>
        </w:rPr>
        <w:t xml:space="preserve"> </w:t>
      </w:r>
      <w:r w:rsidRPr="009F39E8">
        <w:rPr>
          <w:sz w:val="24"/>
        </w:rPr>
        <w:t>$50</w:t>
      </w:r>
      <w:r w:rsidRPr="009F39E8">
        <w:rPr>
          <w:spacing w:val="-1"/>
          <w:sz w:val="24"/>
        </w:rPr>
        <w:t xml:space="preserve"> </w:t>
      </w:r>
      <w:r w:rsidRPr="009F39E8">
        <w:rPr>
          <w:sz w:val="24"/>
        </w:rPr>
        <w:t>per</w:t>
      </w:r>
      <w:r w:rsidRPr="009F39E8">
        <w:rPr>
          <w:spacing w:val="-1"/>
          <w:sz w:val="24"/>
        </w:rPr>
        <w:t xml:space="preserve"> </w:t>
      </w:r>
      <w:r w:rsidRPr="009F39E8">
        <w:rPr>
          <w:sz w:val="24"/>
        </w:rPr>
        <w:t>month * 66 months + $440 for inflation in Y2-Y6 = $3,739.71</w:t>
      </w:r>
      <w:r w:rsidRPr="009F39E8">
        <w:rPr>
          <w:spacing w:val="-2"/>
          <w:sz w:val="24"/>
        </w:rPr>
        <w:t>.</w:t>
      </w:r>
    </w:p>
    <w:p w14:paraId="41A0DC32"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Security</w:t>
      </w:r>
      <w:r w:rsidRPr="009F39E8">
        <w:rPr>
          <w:spacing w:val="-2"/>
          <w:sz w:val="24"/>
        </w:rPr>
        <w:t xml:space="preserve"> </w:t>
      </w:r>
      <w:r w:rsidRPr="009F39E8">
        <w:rPr>
          <w:sz w:val="24"/>
        </w:rPr>
        <w:t>Services:</w:t>
      </w:r>
      <w:r w:rsidRPr="009F39E8">
        <w:rPr>
          <w:spacing w:val="-1"/>
          <w:sz w:val="24"/>
        </w:rPr>
        <w:t xml:space="preserve"> </w:t>
      </w:r>
      <w:r w:rsidRPr="009F39E8">
        <w:rPr>
          <w:sz w:val="24"/>
        </w:rPr>
        <w:t>$600</w:t>
      </w:r>
      <w:r w:rsidRPr="009F39E8">
        <w:rPr>
          <w:spacing w:val="-1"/>
          <w:sz w:val="24"/>
        </w:rPr>
        <w:t xml:space="preserve"> </w:t>
      </w:r>
      <w:r w:rsidRPr="009F39E8">
        <w:rPr>
          <w:sz w:val="24"/>
        </w:rPr>
        <w:t>per</w:t>
      </w:r>
      <w:r w:rsidRPr="009F39E8">
        <w:rPr>
          <w:spacing w:val="-1"/>
          <w:sz w:val="24"/>
        </w:rPr>
        <w:t xml:space="preserve"> </w:t>
      </w:r>
      <w:r w:rsidRPr="009F39E8">
        <w:rPr>
          <w:sz w:val="24"/>
        </w:rPr>
        <w:t xml:space="preserve">month * 66 months + $5,276 for inflation in Y2-Y6 = $44,876.47. </w:t>
      </w:r>
    </w:p>
    <w:p w14:paraId="532C30E5" w14:textId="77777777" w:rsidR="009F39E8" w:rsidRPr="009F39E8" w:rsidRDefault="009F39E8" w:rsidP="009F39E8">
      <w:pPr>
        <w:spacing w:before="1"/>
        <w:rPr>
          <w:sz w:val="24"/>
          <w:szCs w:val="24"/>
        </w:rPr>
      </w:pPr>
    </w:p>
    <w:p w14:paraId="615CAD03" w14:textId="77777777" w:rsidR="009F39E8" w:rsidRPr="009F39E8" w:rsidRDefault="009F39E8" w:rsidP="009F39E8">
      <w:pPr>
        <w:spacing w:line="237" w:lineRule="auto"/>
        <w:ind w:left="360" w:right="357"/>
        <w:jc w:val="both"/>
      </w:pPr>
      <w:r w:rsidRPr="009F39E8">
        <w:rPr>
          <w:b/>
          <w:sz w:val="24"/>
        </w:rPr>
        <w:t>Satellite</w:t>
      </w:r>
      <w:r w:rsidRPr="009F39E8">
        <w:rPr>
          <w:b/>
          <w:spacing w:val="-11"/>
          <w:sz w:val="24"/>
        </w:rPr>
        <w:t xml:space="preserve"> </w:t>
      </w:r>
      <w:r w:rsidRPr="009F39E8">
        <w:rPr>
          <w:b/>
          <w:sz w:val="24"/>
        </w:rPr>
        <w:t>Office</w:t>
      </w:r>
      <w:r w:rsidRPr="009F39E8">
        <w:rPr>
          <w:b/>
          <w:spacing w:val="-11"/>
          <w:sz w:val="24"/>
        </w:rPr>
        <w:t xml:space="preserve"> </w:t>
      </w:r>
      <w:r w:rsidRPr="009F39E8">
        <w:rPr>
          <w:b/>
          <w:sz w:val="24"/>
        </w:rPr>
        <w:t>in</w:t>
      </w:r>
      <w:r w:rsidRPr="009F39E8">
        <w:rPr>
          <w:b/>
          <w:spacing w:val="-11"/>
          <w:sz w:val="24"/>
        </w:rPr>
        <w:t xml:space="preserve"> </w:t>
      </w:r>
      <w:r w:rsidRPr="009F39E8">
        <w:rPr>
          <w:b/>
          <w:sz w:val="24"/>
        </w:rPr>
        <w:t>Intibucá</w:t>
      </w:r>
      <w:r w:rsidRPr="009F39E8">
        <w:rPr>
          <w:b/>
          <w:spacing w:val="-10"/>
          <w:sz w:val="24"/>
        </w:rPr>
        <w:t xml:space="preserve"> </w:t>
      </w:r>
      <w:r w:rsidRPr="009F39E8">
        <w:rPr>
          <w:b/>
          <w:sz w:val="24"/>
        </w:rPr>
        <w:t>($19,072.50):</w:t>
      </w:r>
      <w:r w:rsidRPr="009F39E8">
        <w:rPr>
          <w:b/>
          <w:spacing w:val="-10"/>
          <w:sz w:val="24"/>
        </w:rPr>
        <w:t xml:space="preserve"> </w:t>
      </w:r>
      <w:r w:rsidRPr="009F39E8">
        <w:rPr>
          <w:sz w:val="24"/>
        </w:rPr>
        <w:t>The</w:t>
      </w:r>
      <w:r w:rsidRPr="009F39E8">
        <w:rPr>
          <w:spacing w:val="-11"/>
          <w:sz w:val="24"/>
        </w:rPr>
        <w:t xml:space="preserve"> </w:t>
      </w:r>
      <w:r w:rsidRPr="009F39E8">
        <w:rPr>
          <w:sz w:val="24"/>
        </w:rPr>
        <w:t>estimated</w:t>
      </w:r>
      <w:r w:rsidRPr="009F39E8">
        <w:rPr>
          <w:spacing w:val="-10"/>
          <w:sz w:val="24"/>
        </w:rPr>
        <w:t xml:space="preserve"> </w:t>
      </w:r>
      <w:r w:rsidRPr="009F39E8">
        <w:rPr>
          <w:sz w:val="24"/>
        </w:rPr>
        <w:t>subtotal</w:t>
      </w:r>
      <w:r w:rsidRPr="009F39E8">
        <w:rPr>
          <w:spacing w:val="-11"/>
          <w:sz w:val="24"/>
        </w:rPr>
        <w:t xml:space="preserve"> </w:t>
      </w:r>
      <w:r w:rsidRPr="009F39E8">
        <w:rPr>
          <w:sz w:val="24"/>
        </w:rPr>
        <w:t>cost</w:t>
      </w:r>
      <w:r w:rsidRPr="009F39E8">
        <w:rPr>
          <w:spacing w:val="-11"/>
          <w:sz w:val="24"/>
        </w:rPr>
        <w:t xml:space="preserve"> </w:t>
      </w:r>
      <w:r w:rsidRPr="009F39E8">
        <w:rPr>
          <w:sz w:val="24"/>
        </w:rPr>
        <w:t>of</w:t>
      </w:r>
      <w:r w:rsidRPr="009F39E8">
        <w:rPr>
          <w:spacing w:val="-10"/>
          <w:sz w:val="24"/>
        </w:rPr>
        <w:t xml:space="preserve"> </w:t>
      </w:r>
      <w:r w:rsidRPr="009F39E8">
        <w:rPr>
          <w:sz w:val="24"/>
        </w:rPr>
        <w:t>the</w:t>
      </w:r>
      <w:r w:rsidRPr="009F39E8">
        <w:rPr>
          <w:spacing w:val="-11"/>
          <w:sz w:val="24"/>
        </w:rPr>
        <w:t xml:space="preserve"> </w:t>
      </w:r>
      <w:r w:rsidRPr="009F39E8">
        <w:rPr>
          <w:sz w:val="24"/>
        </w:rPr>
        <w:t>Intibucá</w:t>
      </w:r>
      <w:r w:rsidRPr="009F39E8">
        <w:rPr>
          <w:spacing w:val="-11"/>
          <w:sz w:val="24"/>
        </w:rPr>
        <w:t xml:space="preserve"> </w:t>
      </w:r>
      <w:r w:rsidRPr="009F39E8">
        <w:rPr>
          <w:sz w:val="24"/>
        </w:rPr>
        <w:t>satellite</w:t>
      </w:r>
      <w:r w:rsidRPr="009F39E8">
        <w:rPr>
          <w:spacing w:val="-11"/>
          <w:sz w:val="24"/>
        </w:rPr>
        <w:t xml:space="preserve"> </w:t>
      </w:r>
      <w:r w:rsidRPr="009F39E8">
        <w:rPr>
          <w:sz w:val="24"/>
        </w:rPr>
        <w:t>project office</w:t>
      </w:r>
      <w:r w:rsidRPr="009F39E8">
        <w:rPr>
          <w:spacing w:val="9"/>
          <w:sz w:val="24"/>
        </w:rPr>
        <w:t xml:space="preserve"> </w:t>
      </w:r>
      <w:r w:rsidRPr="009F39E8">
        <w:rPr>
          <w:sz w:val="24"/>
        </w:rPr>
        <w:t>for</w:t>
      </w:r>
      <w:r w:rsidRPr="009F39E8">
        <w:rPr>
          <w:spacing w:val="12"/>
          <w:sz w:val="24"/>
        </w:rPr>
        <w:t xml:space="preserve"> </w:t>
      </w:r>
      <w:r w:rsidRPr="009F39E8">
        <w:rPr>
          <w:sz w:val="24"/>
        </w:rPr>
        <w:t>Y1-Y6</w:t>
      </w:r>
      <w:r w:rsidRPr="009F39E8">
        <w:rPr>
          <w:spacing w:val="11"/>
          <w:sz w:val="24"/>
        </w:rPr>
        <w:t xml:space="preserve"> </w:t>
      </w:r>
      <w:r w:rsidRPr="009F39E8">
        <w:rPr>
          <w:sz w:val="24"/>
        </w:rPr>
        <w:t>is</w:t>
      </w:r>
      <w:r w:rsidRPr="009F39E8">
        <w:rPr>
          <w:spacing w:val="12"/>
          <w:sz w:val="24"/>
        </w:rPr>
        <w:t xml:space="preserve"> </w:t>
      </w:r>
      <w:r w:rsidRPr="009F39E8">
        <w:rPr>
          <w:sz w:val="24"/>
        </w:rPr>
        <w:t>based</w:t>
      </w:r>
      <w:r w:rsidRPr="009F39E8">
        <w:rPr>
          <w:spacing w:val="12"/>
          <w:sz w:val="24"/>
        </w:rPr>
        <w:t xml:space="preserve"> </w:t>
      </w:r>
      <w:r w:rsidRPr="009F39E8">
        <w:rPr>
          <w:sz w:val="24"/>
        </w:rPr>
        <w:t>solely</w:t>
      </w:r>
      <w:r w:rsidRPr="009F39E8">
        <w:rPr>
          <w:spacing w:val="11"/>
          <w:sz w:val="24"/>
        </w:rPr>
        <w:t xml:space="preserve"> </w:t>
      </w:r>
      <w:r w:rsidRPr="009F39E8">
        <w:rPr>
          <w:sz w:val="24"/>
        </w:rPr>
        <w:t>on</w:t>
      </w:r>
      <w:r w:rsidRPr="009F39E8">
        <w:rPr>
          <w:spacing w:val="12"/>
          <w:sz w:val="24"/>
        </w:rPr>
        <w:t xml:space="preserve"> </w:t>
      </w:r>
      <w:r w:rsidRPr="009F39E8">
        <w:rPr>
          <w:sz w:val="24"/>
        </w:rPr>
        <w:t>communications</w:t>
      </w:r>
      <w:r w:rsidRPr="009F39E8">
        <w:rPr>
          <w:spacing w:val="12"/>
          <w:sz w:val="24"/>
        </w:rPr>
        <w:t xml:space="preserve"> </w:t>
      </w:r>
      <w:r w:rsidRPr="009F39E8">
        <w:rPr>
          <w:sz w:val="24"/>
        </w:rPr>
        <w:t>costs</w:t>
      </w:r>
      <w:r w:rsidRPr="009F39E8">
        <w:rPr>
          <w:spacing w:val="11"/>
          <w:sz w:val="24"/>
        </w:rPr>
        <w:t xml:space="preserve"> </w:t>
      </w:r>
      <w:r w:rsidRPr="009F39E8">
        <w:rPr>
          <w:sz w:val="24"/>
        </w:rPr>
        <w:t>(internet,</w:t>
      </w:r>
      <w:r w:rsidRPr="009F39E8">
        <w:rPr>
          <w:spacing w:val="12"/>
          <w:sz w:val="24"/>
        </w:rPr>
        <w:t xml:space="preserve"> </w:t>
      </w:r>
      <w:r w:rsidRPr="009F39E8">
        <w:rPr>
          <w:sz w:val="24"/>
        </w:rPr>
        <w:t>phone,</w:t>
      </w:r>
      <w:r w:rsidRPr="009F39E8">
        <w:rPr>
          <w:spacing w:val="12"/>
          <w:sz w:val="24"/>
        </w:rPr>
        <w:t xml:space="preserve"> </w:t>
      </w:r>
      <w:r w:rsidRPr="009F39E8">
        <w:rPr>
          <w:sz w:val="24"/>
        </w:rPr>
        <w:t>data)</w:t>
      </w:r>
      <w:r w:rsidRPr="009F39E8">
        <w:rPr>
          <w:spacing w:val="11"/>
          <w:sz w:val="24"/>
        </w:rPr>
        <w:t xml:space="preserve"> </w:t>
      </w:r>
      <w:r w:rsidRPr="009F39E8">
        <w:rPr>
          <w:sz w:val="24"/>
        </w:rPr>
        <w:t>for</w:t>
      </w:r>
      <w:r w:rsidRPr="009F39E8">
        <w:rPr>
          <w:spacing w:val="12"/>
          <w:sz w:val="24"/>
        </w:rPr>
        <w:t xml:space="preserve"> </w:t>
      </w:r>
      <w:r w:rsidRPr="009F39E8">
        <w:rPr>
          <w:sz w:val="24"/>
        </w:rPr>
        <w:t>local</w:t>
      </w:r>
      <w:r w:rsidRPr="009F39E8">
        <w:rPr>
          <w:spacing w:val="12"/>
          <w:sz w:val="24"/>
        </w:rPr>
        <w:t xml:space="preserve"> </w:t>
      </w:r>
      <w:r w:rsidRPr="009F39E8">
        <w:rPr>
          <w:spacing w:val="-2"/>
          <w:sz w:val="24"/>
        </w:rPr>
        <w:t>staff</w:t>
      </w:r>
      <w:r w:rsidRPr="009F39E8">
        <w:rPr>
          <w:spacing w:val="12"/>
          <w:sz w:val="24"/>
        </w:rPr>
        <w:t>: $255 per month * 66 months + $2,242 for inflation in Y2-Y6 = $19,072.50.</w:t>
      </w:r>
      <w:r w:rsidRPr="009F39E8" w:rsidDel="00D46DDA">
        <w:t xml:space="preserve"> </w:t>
      </w:r>
    </w:p>
    <w:p w14:paraId="3B66348A" w14:textId="77777777" w:rsidR="009F39E8" w:rsidRPr="009F39E8" w:rsidRDefault="009F39E8" w:rsidP="009F39E8">
      <w:pPr>
        <w:spacing w:before="2"/>
        <w:rPr>
          <w:sz w:val="24"/>
          <w:szCs w:val="24"/>
        </w:rPr>
      </w:pPr>
    </w:p>
    <w:p w14:paraId="5AFA73EA" w14:textId="77777777" w:rsidR="009F39E8" w:rsidRPr="009F39E8" w:rsidRDefault="009F39E8" w:rsidP="009F39E8">
      <w:pPr>
        <w:spacing w:line="237" w:lineRule="auto"/>
        <w:ind w:left="360" w:right="357"/>
        <w:jc w:val="both"/>
        <w:rPr>
          <w:sz w:val="24"/>
          <w:szCs w:val="24"/>
        </w:rPr>
      </w:pPr>
      <w:r w:rsidRPr="009F39E8">
        <w:rPr>
          <w:b/>
          <w:sz w:val="24"/>
          <w:szCs w:val="24"/>
        </w:rPr>
        <w:t xml:space="preserve">Satellite Office in La Paz ($19,072.50): </w:t>
      </w:r>
      <w:r w:rsidRPr="009F39E8">
        <w:rPr>
          <w:sz w:val="24"/>
          <w:szCs w:val="24"/>
        </w:rPr>
        <w:t>The estimated subtotal cost of the La Paz satellite project office</w:t>
      </w:r>
      <w:r w:rsidRPr="009F39E8">
        <w:rPr>
          <w:spacing w:val="9"/>
          <w:sz w:val="24"/>
          <w:szCs w:val="24"/>
        </w:rPr>
        <w:t xml:space="preserve"> </w:t>
      </w:r>
      <w:r w:rsidRPr="009F39E8">
        <w:rPr>
          <w:sz w:val="24"/>
          <w:szCs w:val="24"/>
        </w:rPr>
        <w:t>for</w:t>
      </w:r>
      <w:r w:rsidRPr="009F39E8">
        <w:rPr>
          <w:spacing w:val="12"/>
          <w:sz w:val="24"/>
          <w:szCs w:val="24"/>
        </w:rPr>
        <w:t xml:space="preserve"> </w:t>
      </w:r>
      <w:r w:rsidRPr="009F39E8">
        <w:rPr>
          <w:sz w:val="24"/>
          <w:szCs w:val="24"/>
        </w:rPr>
        <w:t>Y1-Y6</w:t>
      </w:r>
      <w:r w:rsidRPr="009F39E8">
        <w:rPr>
          <w:spacing w:val="11"/>
          <w:sz w:val="24"/>
          <w:szCs w:val="24"/>
        </w:rPr>
        <w:t xml:space="preserve"> </w:t>
      </w:r>
      <w:r w:rsidRPr="009F39E8">
        <w:rPr>
          <w:sz w:val="24"/>
          <w:szCs w:val="24"/>
        </w:rPr>
        <w:t>is</w:t>
      </w:r>
      <w:r w:rsidRPr="009F39E8">
        <w:rPr>
          <w:spacing w:val="12"/>
          <w:sz w:val="24"/>
          <w:szCs w:val="24"/>
        </w:rPr>
        <w:t xml:space="preserve"> </w:t>
      </w:r>
      <w:r w:rsidRPr="009F39E8">
        <w:rPr>
          <w:sz w:val="24"/>
          <w:szCs w:val="24"/>
        </w:rPr>
        <w:t>based</w:t>
      </w:r>
      <w:r w:rsidRPr="009F39E8">
        <w:rPr>
          <w:spacing w:val="12"/>
          <w:sz w:val="24"/>
          <w:szCs w:val="24"/>
        </w:rPr>
        <w:t xml:space="preserve"> </w:t>
      </w:r>
      <w:r w:rsidRPr="009F39E8">
        <w:rPr>
          <w:sz w:val="24"/>
          <w:szCs w:val="24"/>
        </w:rPr>
        <w:t>solely</w:t>
      </w:r>
      <w:r w:rsidRPr="009F39E8">
        <w:rPr>
          <w:spacing w:val="11"/>
          <w:sz w:val="24"/>
          <w:szCs w:val="24"/>
        </w:rPr>
        <w:t xml:space="preserve"> </w:t>
      </w:r>
      <w:r w:rsidRPr="009F39E8">
        <w:rPr>
          <w:sz w:val="24"/>
          <w:szCs w:val="24"/>
        </w:rPr>
        <w:t>on</w:t>
      </w:r>
      <w:r w:rsidRPr="009F39E8">
        <w:rPr>
          <w:spacing w:val="12"/>
          <w:sz w:val="24"/>
          <w:szCs w:val="24"/>
        </w:rPr>
        <w:t xml:space="preserve"> </w:t>
      </w:r>
      <w:r w:rsidRPr="009F39E8">
        <w:rPr>
          <w:sz w:val="24"/>
          <w:szCs w:val="24"/>
        </w:rPr>
        <w:t>communications</w:t>
      </w:r>
      <w:r w:rsidRPr="009F39E8">
        <w:rPr>
          <w:spacing w:val="12"/>
          <w:sz w:val="24"/>
          <w:szCs w:val="24"/>
        </w:rPr>
        <w:t xml:space="preserve"> </w:t>
      </w:r>
      <w:r w:rsidRPr="009F39E8">
        <w:rPr>
          <w:sz w:val="24"/>
          <w:szCs w:val="24"/>
        </w:rPr>
        <w:t>costs</w:t>
      </w:r>
      <w:r w:rsidRPr="009F39E8">
        <w:rPr>
          <w:spacing w:val="11"/>
          <w:sz w:val="24"/>
          <w:szCs w:val="24"/>
        </w:rPr>
        <w:t xml:space="preserve"> </w:t>
      </w:r>
      <w:r w:rsidRPr="009F39E8">
        <w:rPr>
          <w:sz w:val="24"/>
          <w:szCs w:val="24"/>
        </w:rPr>
        <w:t>(internet,</w:t>
      </w:r>
      <w:r w:rsidRPr="009F39E8">
        <w:rPr>
          <w:spacing w:val="12"/>
          <w:sz w:val="24"/>
          <w:szCs w:val="24"/>
        </w:rPr>
        <w:t xml:space="preserve"> </w:t>
      </w:r>
      <w:r w:rsidRPr="009F39E8">
        <w:rPr>
          <w:sz w:val="24"/>
          <w:szCs w:val="24"/>
        </w:rPr>
        <w:t>phone,</w:t>
      </w:r>
      <w:r w:rsidRPr="009F39E8">
        <w:rPr>
          <w:spacing w:val="12"/>
          <w:sz w:val="24"/>
          <w:szCs w:val="24"/>
        </w:rPr>
        <w:t xml:space="preserve"> </w:t>
      </w:r>
      <w:r w:rsidRPr="009F39E8">
        <w:rPr>
          <w:sz w:val="24"/>
          <w:szCs w:val="24"/>
        </w:rPr>
        <w:t>data)</w:t>
      </w:r>
      <w:r w:rsidRPr="009F39E8">
        <w:rPr>
          <w:spacing w:val="11"/>
          <w:sz w:val="24"/>
          <w:szCs w:val="24"/>
        </w:rPr>
        <w:t xml:space="preserve"> </w:t>
      </w:r>
      <w:r w:rsidRPr="009F39E8">
        <w:rPr>
          <w:sz w:val="24"/>
          <w:szCs w:val="24"/>
        </w:rPr>
        <w:t>for</w:t>
      </w:r>
      <w:r w:rsidRPr="009F39E8">
        <w:rPr>
          <w:spacing w:val="12"/>
          <w:sz w:val="24"/>
          <w:szCs w:val="24"/>
        </w:rPr>
        <w:t xml:space="preserve"> </w:t>
      </w:r>
      <w:r w:rsidRPr="009F39E8">
        <w:rPr>
          <w:sz w:val="24"/>
          <w:szCs w:val="24"/>
        </w:rPr>
        <w:t>local</w:t>
      </w:r>
      <w:r w:rsidRPr="009F39E8">
        <w:rPr>
          <w:spacing w:val="12"/>
          <w:sz w:val="24"/>
          <w:szCs w:val="24"/>
        </w:rPr>
        <w:t xml:space="preserve"> </w:t>
      </w:r>
      <w:r w:rsidRPr="009F39E8">
        <w:rPr>
          <w:spacing w:val="-2"/>
          <w:sz w:val="24"/>
          <w:szCs w:val="24"/>
        </w:rPr>
        <w:t>staff:</w:t>
      </w:r>
      <w:r w:rsidRPr="009F39E8">
        <w:rPr>
          <w:sz w:val="24"/>
          <w:szCs w:val="24"/>
        </w:rPr>
        <w:t xml:space="preserve"> $255</w:t>
      </w:r>
      <w:r w:rsidRPr="009F39E8">
        <w:rPr>
          <w:spacing w:val="-1"/>
          <w:sz w:val="24"/>
          <w:szCs w:val="24"/>
        </w:rPr>
        <w:t xml:space="preserve"> </w:t>
      </w:r>
      <w:r w:rsidRPr="009F39E8">
        <w:rPr>
          <w:sz w:val="24"/>
          <w:szCs w:val="24"/>
        </w:rPr>
        <w:t>per month * 66 months + $2,242 for inflation in Y2-Y6 = $19,072.50</w:t>
      </w:r>
      <w:r w:rsidRPr="009F39E8">
        <w:rPr>
          <w:spacing w:val="-2"/>
          <w:sz w:val="24"/>
          <w:szCs w:val="24"/>
        </w:rPr>
        <w:t>.</w:t>
      </w:r>
    </w:p>
    <w:p w14:paraId="553DB36B" w14:textId="77777777" w:rsidR="009F39E8" w:rsidRPr="009F39E8" w:rsidRDefault="009F39E8" w:rsidP="009F39E8">
      <w:pPr>
        <w:spacing w:before="3"/>
        <w:rPr>
          <w:sz w:val="24"/>
          <w:szCs w:val="24"/>
        </w:rPr>
      </w:pPr>
    </w:p>
    <w:p w14:paraId="3B1900CA" w14:textId="77777777" w:rsidR="009F39E8" w:rsidRPr="009F39E8" w:rsidRDefault="009F39E8" w:rsidP="009F39E8">
      <w:pPr>
        <w:spacing w:line="237" w:lineRule="auto"/>
        <w:ind w:left="360" w:right="357"/>
        <w:jc w:val="both"/>
        <w:rPr>
          <w:sz w:val="24"/>
        </w:rPr>
      </w:pPr>
      <w:r w:rsidRPr="009F39E8">
        <w:rPr>
          <w:b/>
          <w:sz w:val="24"/>
        </w:rPr>
        <w:t xml:space="preserve">General Local Office Costs ($257,730.14): </w:t>
      </w:r>
      <w:r w:rsidRPr="009F39E8">
        <w:rPr>
          <w:sz w:val="24"/>
        </w:rPr>
        <w:t>The estimated subtotal general costs of the project offices for Y1-Y6. This includes the following costs for 6 years:</w:t>
      </w:r>
    </w:p>
    <w:p w14:paraId="494014F5" w14:textId="77777777" w:rsidR="009F39E8" w:rsidRPr="009F39E8" w:rsidRDefault="009F39E8" w:rsidP="009F39E8">
      <w:pPr>
        <w:numPr>
          <w:ilvl w:val="3"/>
          <w:numId w:val="26"/>
        </w:numPr>
        <w:tabs>
          <w:tab w:val="left" w:pos="719"/>
        </w:tabs>
        <w:spacing w:before="78" w:line="293" w:lineRule="exact"/>
        <w:ind w:left="719" w:hanging="359"/>
        <w:rPr>
          <w:sz w:val="24"/>
          <w:szCs w:val="24"/>
        </w:rPr>
      </w:pPr>
      <w:r w:rsidRPr="009F39E8">
        <w:rPr>
          <w:sz w:val="24"/>
          <w:szCs w:val="24"/>
        </w:rPr>
        <w:t>Banking</w:t>
      </w:r>
      <w:r w:rsidRPr="009F39E8">
        <w:rPr>
          <w:spacing w:val="-3"/>
          <w:sz w:val="24"/>
          <w:szCs w:val="24"/>
        </w:rPr>
        <w:t xml:space="preserve"> </w:t>
      </w:r>
      <w:r w:rsidRPr="009F39E8">
        <w:rPr>
          <w:sz w:val="24"/>
          <w:szCs w:val="24"/>
        </w:rPr>
        <w:t>and</w:t>
      </w:r>
      <w:r w:rsidRPr="009F39E8">
        <w:rPr>
          <w:spacing w:val="-1"/>
          <w:sz w:val="24"/>
          <w:szCs w:val="24"/>
        </w:rPr>
        <w:t xml:space="preserve"> </w:t>
      </w:r>
      <w:r w:rsidRPr="009F39E8">
        <w:rPr>
          <w:sz w:val="24"/>
          <w:szCs w:val="24"/>
        </w:rPr>
        <w:t>Cash</w:t>
      </w:r>
      <w:r w:rsidRPr="009F39E8">
        <w:rPr>
          <w:spacing w:val="-1"/>
          <w:sz w:val="24"/>
          <w:szCs w:val="24"/>
        </w:rPr>
        <w:t xml:space="preserve"> </w:t>
      </w:r>
      <w:r w:rsidRPr="009F39E8">
        <w:rPr>
          <w:sz w:val="24"/>
          <w:szCs w:val="24"/>
        </w:rPr>
        <w:t>Handling</w:t>
      </w:r>
      <w:r w:rsidRPr="009F39E8">
        <w:rPr>
          <w:spacing w:val="-1"/>
          <w:sz w:val="24"/>
          <w:szCs w:val="24"/>
        </w:rPr>
        <w:t xml:space="preserve"> </w:t>
      </w:r>
      <w:r w:rsidRPr="009F39E8">
        <w:rPr>
          <w:sz w:val="24"/>
          <w:szCs w:val="24"/>
        </w:rPr>
        <w:t>Fees:</w:t>
      </w:r>
      <w:r w:rsidRPr="009F39E8">
        <w:rPr>
          <w:spacing w:val="-1"/>
          <w:sz w:val="24"/>
          <w:szCs w:val="24"/>
        </w:rPr>
        <w:t xml:space="preserve"> </w:t>
      </w:r>
      <w:r w:rsidRPr="009F39E8">
        <w:rPr>
          <w:sz w:val="24"/>
          <w:szCs w:val="24"/>
        </w:rPr>
        <w:t>$125</w:t>
      </w:r>
      <w:r w:rsidRPr="009F39E8">
        <w:rPr>
          <w:spacing w:val="-1"/>
          <w:sz w:val="24"/>
          <w:szCs w:val="24"/>
        </w:rPr>
        <w:t xml:space="preserve"> </w:t>
      </w:r>
      <w:r w:rsidRPr="009F39E8">
        <w:rPr>
          <w:sz w:val="24"/>
          <w:szCs w:val="24"/>
        </w:rPr>
        <w:t>per</w:t>
      </w:r>
      <w:r w:rsidRPr="009F39E8">
        <w:rPr>
          <w:spacing w:val="-1"/>
          <w:sz w:val="24"/>
          <w:szCs w:val="24"/>
        </w:rPr>
        <w:t xml:space="preserve"> </w:t>
      </w:r>
      <w:r w:rsidRPr="009F39E8">
        <w:rPr>
          <w:sz w:val="24"/>
          <w:szCs w:val="24"/>
        </w:rPr>
        <w:t>month * 66 months + $1,099 for inflation in Y2-Y6</w:t>
      </w:r>
      <w:r w:rsidRPr="009F39E8">
        <w:rPr>
          <w:spacing w:val="-1"/>
          <w:sz w:val="24"/>
          <w:szCs w:val="24"/>
        </w:rPr>
        <w:t xml:space="preserve"> </w:t>
      </w:r>
      <w:r w:rsidRPr="009F39E8">
        <w:rPr>
          <w:sz w:val="24"/>
          <w:szCs w:val="24"/>
        </w:rPr>
        <w:t>= $9,349.26</w:t>
      </w:r>
      <w:r w:rsidRPr="009F39E8">
        <w:rPr>
          <w:spacing w:val="-2"/>
          <w:sz w:val="24"/>
          <w:szCs w:val="24"/>
        </w:rPr>
        <w:t>.</w:t>
      </w:r>
    </w:p>
    <w:p w14:paraId="3A70D119"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Courier</w:t>
      </w:r>
      <w:r w:rsidRPr="009F39E8">
        <w:rPr>
          <w:spacing w:val="-4"/>
          <w:sz w:val="24"/>
        </w:rPr>
        <w:t xml:space="preserve"> </w:t>
      </w:r>
      <w:r w:rsidRPr="009F39E8">
        <w:rPr>
          <w:sz w:val="24"/>
        </w:rPr>
        <w:t>fees/services/Postage:</w:t>
      </w:r>
      <w:r w:rsidRPr="009F39E8">
        <w:rPr>
          <w:spacing w:val="-2"/>
          <w:sz w:val="24"/>
        </w:rPr>
        <w:t xml:space="preserve"> </w:t>
      </w:r>
      <w:r w:rsidRPr="009F39E8">
        <w:rPr>
          <w:sz w:val="24"/>
        </w:rPr>
        <w:t>$10</w:t>
      </w:r>
      <w:r w:rsidRPr="009F39E8">
        <w:rPr>
          <w:spacing w:val="-1"/>
          <w:sz w:val="24"/>
        </w:rPr>
        <w:t xml:space="preserve"> </w:t>
      </w:r>
      <w:r w:rsidRPr="009F39E8">
        <w:rPr>
          <w:sz w:val="24"/>
        </w:rPr>
        <w:t>per</w:t>
      </w:r>
      <w:r w:rsidRPr="009F39E8">
        <w:rPr>
          <w:spacing w:val="-2"/>
          <w:sz w:val="24"/>
        </w:rPr>
        <w:t xml:space="preserve"> </w:t>
      </w:r>
      <w:r w:rsidRPr="009F39E8">
        <w:rPr>
          <w:sz w:val="24"/>
        </w:rPr>
        <w:t>month, * 66 months + $88 for inflation in Y2-Y6 =</w:t>
      </w:r>
      <w:r w:rsidRPr="009F39E8">
        <w:rPr>
          <w:spacing w:val="-2"/>
          <w:sz w:val="24"/>
        </w:rPr>
        <w:t xml:space="preserve"> </w:t>
      </w:r>
      <w:r w:rsidRPr="009F39E8">
        <w:rPr>
          <w:sz w:val="24"/>
        </w:rPr>
        <w:t>$747.94</w:t>
      </w:r>
      <w:r w:rsidRPr="009F39E8">
        <w:rPr>
          <w:spacing w:val="-2"/>
          <w:sz w:val="24"/>
        </w:rPr>
        <w:t>.</w:t>
      </w:r>
    </w:p>
    <w:p w14:paraId="15127A9C"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Recruitment/Procurement</w:t>
      </w:r>
      <w:r w:rsidRPr="009F39E8">
        <w:rPr>
          <w:spacing w:val="-4"/>
          <w:sz w:val="24"/>
        </w:rPr>
        <w:t xml:space="preserve"> </w:t>
      </w:r>
      <w:r w:rsidRPr="009F39E8">
        <w:rPr>
          <w:sz w:val="24"/>
        </w:rPr>
        <w:t>Advertising:</w:t>
      </w:r>
      <w:r w:rsidRPr="009F39E8">
        <w:rPr>
          <w:spacing w:val="-2"/>
          <w:sz w:val="24"/>
        </w:rPr>
        <w:t xml:space="preserve"> </w:t>
      </w:r>
      <w:r w:rsidRPr="009F39E8">
        <w:rPr>
          <w:sz w:val="24"/>
        </w:rPr>
        <w:t>$400</w:t>
      </w:r>
      <w:r w:rsidRPr="009F39E8">
        <w:rPr>
          <w:spacing w:val="-2"/>
          <w:sz w:val="24"/>
        </w:rPr>
        <w:t xml:space="preserve"> </w:t>
      </w:r>
      <w:r w:rsidRPr="009F39E8">
        <w:rPr>
          <w:sz w:val="24"/>
        </w:rPr>
        <w:t>per</w:t>
      </w:r>
      <w:r w:rsidRPr="009F39E8">
        <w:rPr>
          <w:spacing w:val="-2"/>
          <w:sz w:val="24"/>
        </w:rPr>
        <w:t xml:space="preserve"> </w:t>
      </w:r>
      <w:r w:rsidRPr="009F39E8">
        <w:rPr>
          <w:sz w:val="24"/>
        </w:rPr>
        <w:t>year * 6 years + $321 for inflation in Y2-Y6 =</w:t>
      </w:r>
      <w:r w:rsidRPr="009F39E8">
        <w:rPr>
          <w:spacing w:val="-2"/>
          <w:sz w:val="24"/>
        </w:rPr>
        <w:t xml:space="preserve"> </w:t>
      </w:r>
      <w:r w:rsidRPr="009F39E8">
        <w:rPr>
          <w:sz w:val="24"/>
        </w:rPr>
        <w:t>$2,720.77</w:t>
      </w:r>
      <w:r w:rsidRPr="009F39E8">
        <w:rPr>
          <w:spacing w:val="-2"/>
          <w:sz w:val="24"/>
        </w:rPr>
        <w:t>.</w:t>
      </w:r>
    </w:p>
    <w:p w14:paraId="00F673F0" w14:textId="0355EBBD" w:rsidR="009F39E8" w:rsidRPr="009F39E8" w:rsidRDefault="009F39E8" w:rsidP="565A61D0">
      <w:pPr>
        <w:numPr>
          <w:ilvl w:val="3"/>
          <w:numId w:val="26"/>
        </w:numPr>
        <w:tabs>
          <w:tab w:val="left" w:pos="719"/>
        </w:tabs>
        <w:spacing w:line="293" w:lineRule="exact"/>
        <w:ind w:left="719" w:hanging="359"/>
        <w:rPr>
          <w:sz w:val="24"/>
          <w:szCs w:val="24"/>
        </w:rPr>
      </w:pPr>
      <w:r w:rsidRPr="565A61D0">
        <w:rPr>
          <w:sz w:val="24"/>
          <w:szCs w:val="24"/>
        </w:rPr>
        <w:t>Meeting</w:t>
      </w:r>
      <w:r w:rsidRPr="565A61D0">
        <w:rPr>
          <w:spacing w:val="-1"/>
          <w:sz w:val="24"/>
          <w:szCs w:val="24"/>
        </w:rPr>
        <w:t xml:space="preserve"> </w:t>
      </w:r>
      <w:r w:rsidRPr="565A61D0">
        <w:rPr>
          <w:sz w:val="24"/>
          <w:szCs w:val="24"/>
        </w:rPr>
        <w:t>Expenses:</w:t>
      </w:r>
      <w:r w:rsidRPr="565A61D0">
        <w:rPr>
          <w:spacing w:val="-1"/>
          <w:sz w:val="24"/>
          <w:szCs w:val="24"/>
        </w:rPr>
        <w:t xml:space="preserve"> </w:t>
      </w:r>
      <w:r w:rsidRPr="565A61D0">
        <w:rPr>
          <w:sz w:val="24"/>
          <w:szCs w:val="24"/>
        </w:rPr>
        <w:t>$375</w:t>
      </w:r>
      <w:r w:rsidRPr="565A61D0">
        <w:rPr>
          <w:spacing w:val="-1"/>
          <w:sz w:val="24"/>
          <w:szCs w:val="24"/>
        </w:rPr>
        <w:t xml:space="preserve"> </w:t>
      </w:r>
      <w:r w:rsidRPr="565A61D0">
        <w:rPr>
          <w:sz w:val="24"/>
          <w:szCs w:val="24"/>
        </w:rPr>
        <w:t>per</w:t>
      </w:r>
      <w:r w:rsidRPr="565A61D0">
        <w:rPr>
          <w:spacing w:val="-1"/>
          <w:sz w:val="24"/>
          <w:szCs w:val="24"/>
        </w:rPr>
        <w:t xml:space="preserve"> </w:t>
      </w:r>
      <w:r w:rsidRPr="565A61D0">
        <w:rPr>
          <w:sz w:val="24"/>
          <w:szCs w:val="24"/>
        </w:rPr>
        <w:t>month * 66 months + $3,298 for inflation in Y2-Y6 =</w:t>
      </w:r>
      <w:r w:rsidRPr="565A61D0">
        <w:rPr>
          <w:spacing w:val="-1"/>
          <w:sz w:val="24"/>
          <w:szCs w:val="24"/>
        </w:rPr>
        <w:t xml:space="preserve"> </w:t>
      </w:r>
      <w:r w:rsidRPr="565A61D0">
        <w:rPr>
          <w:sz w:val="24"/>
          <w:szCs w:val="24"/>
        </w:rPr>
        <w:t>$</w:t>
      </w:r>
      <w:proofErr w:type="gramStart"/>
      <w:r w:rsidRPr="565A61D0">
        <w:rPr>
          <w:sz w:val="24"/>
          <w:szCs w:val="24"/>
        </w:rPr>
        <w:t>28,047.79</w:t>
      </w:r>
      <w:r w:rsidRPr="565A61D0">
        <w:rPr>
          <w:spacing w:val="-2"/>
          <w:sz w:val="24"/>
          <w:szCs w:val="24"/>
        </w:rPr>
        <w:t>.The</w:t>
      </w:r>
      <w:proofErr w:type="gramEnd"/>
      <w:r w:rsidRPr="565A61D0">
        <w:rPr>
          <w:spacing w:val="-2"/>
          <w:sz w:val="24"/>
          <w:szCs w:val="24"/>
        </w:rPr>
        <w:t xml:space="preserve"> meeting room rental space based on an hourly rate of $25/hour for up to 15 hours a month. The hourly rate may include the room rental, A/V </w:t>
      </w:r>
      <w:proofErr w:type="gramStart"/>
      <w:r w:rsidRPr="565A61D0">
        <w:rPr>
          <w:spacing w:val="-2"/>
          <w:sz w:val="24"/>
          <w:szCs w:val="24"/>
        </w:rPr>
        <w:t>equipment,  and</w:t>
      </w:r>
      <w:proofErr w:type="gramEnd"/>
      <w:r w:rsidRPr="565A61D0">
        <w:rPr>
          <w:spacing w:val="-2"/>
          <w:sz w:val="24"/>
          <w:szCs w:val="24"/>
        </w:rPr>
        <w:t xml:space="preserve"> other material costs. </w:t>
      </w:r>
    </w:p>
    <w:p w14:paraId="09CA79AF"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Payroll</w:t>
      </w:r>
      <w:r w:rsidRPr="009F39E8">
        <w:rPr>
          <w:spacing w:val="-2"/>
          <w:sz w:val="24"/>
        </w:rPr>
        <w:t xml:space="preserve"> </w:t>
      </w:r>
      <w:r w:rsidRPr="009F39E8">
        <w:rPr>
          <w:sz w:val="24"/>
        </w:rPr>
        <w:t>Processing</w:t>
      </w:r>
      <w:r w:rsidRPr="009F39E8">
        <w:rPr>
          <w:spacing w:val="-2"/>
          <w:sz w:val="24"/>
        </w:rPr>
        <w:t xml:space="preserve"> </w:t>
      </w:r>
      <w:r w:rsidRPr="009F39E8">
        <w:rPr>
          <w:sz w:val="24"/>
        </w:rPr>
        <w:t>and</w:t>
      </w:r>
      <w:r w:rsidRPr="009F39E8">
        <w:rPr>
          <w:spacing w:val="-2"/>
          <w:sz w:val="24"/>
        </w:rPr>
        <w:t xml:space="preserve"> </w:t>
      </w:r>
      <w:r w:rsidRPr="009F39E8">
        <w:rPr>
          <w:sz w:val="24"/>
        </w:rPr>
        <w:t>Local</w:t>
      </w:r>
      <w:r w:rsidRPr="009F39E8">
        <w:rPr>
          <w:spacing w:val="-1"/>
          <w:sz w:val="24"/>
        </w:rPr>
        <w:t xml:space="preserve"> </w:t>
      </w:r>
      <w:r w:rsidRPr="009F39E8">
        <w:rPr>
          <w:sz w:val="24"/>
        </w:rPr>
        <w:t>Accounting</w:t>
      </w:r>
      <w:r w:rsidRPr="009F39E8">
        <w:rPr>
          <w:spacing w:val="-2"/>
          <w:sz w:val="24"/>
        </w:rPr>
        <w:t xml:space="preserve"> </w:t>
      </w:r>
      <w:r w:rsidRPr="009F39E8">
        <w:rPr>
          <w:sz w:val="24"/>
        </w:rPr>
        <w:t>Books</w:t>
      </w:r>
      <w:r w:rsidRPr="009F39E8">
        <w:rPr>
          <w:spacing w:val="-2"/>
          <w:sz w:val="24"/>
        </w:rPr>
        <w:t xml:space="preserve"> </w:t>
      </w:r>
      <w:r w:rsidRPr="009F39E8">
        <w:rPr>
          <w:sz w:val="24"/>
        </w:rPr>
        <w:t>Preparation:</w:t>
      </w:r>
      <w:r w:rsidRPr="009F39E8">
        <w:rPr>
          <w:spacing w:val="-1"/>
          <w:sz w:val="24"/>
        </w:rPr>
        <w:t xml:space="preserve"> </w:t>
      </w:r>
      <w:r w:rsidRPr="009F39E8">
        <w:rPr>
          <w:sz w:val="24"/>
        </w:rPr>
        <w:t>$400</w:t>
      </w:r>
      <w:r w:rsidRPr="009F39E8">
        <w:rPr>
          <w:spacing w:val="-2"/>
          <w:sz w:val="24"/>
        </w:rPr>
        <w:t xml:space="preserve"> </w:t>
      </w:r>
      <w:r w:rsidRPr="009F39E8">
        <w:rPr>
          <w:sz w:val="24"/>
        </w:rPr>
        <w:t>per</w:t>
      </w:r>
      <w:r w:rsidRPr="009F39E8">
        <w:rPr>
          <w:spacing w:val="-2"/>
          <w:sz w:val="24"/>
        </w:rPr>
        <w:t xml:space="preserve"> </w:t>
      </w:r>
      <w:r w:rsidRPr="009F39E8">
        <w:rPr>
          <w:sz w:val="24"/>
        </w:rPr>
        <w:t>month * 66 months + $3,518 for inflation in Y2 – Y6 =</w:t>
      </w:r>
      <w:r w:rsidRPr="009F39E8">
        <w:rPr>
          <w:spacing w:val="-1"/>
          <w:sz w:val="24"/>
        </w:rPr>
        <w:t xml:space="preserve"> </w:t>
      </w:r>
      <w:r w:rsidRPr="009F39E8">
        <w:rPr>
          <w:spacing w:val="-2"/>
          <w:sz w:val="24"/>
        </w:rPr>
        <w:t>$29,917.64.</w:t>
      </w:r>
    </w:p>
    <w:p w14:paraId="48D679EB" w14:textId="1CB0A6BC" w:rsidR="009F39E8" w:rsidRPr="009F39E8" w:rsidRDefault="009F39E8" w:rsidP="565A61D0">
      <w:pPr>
        <w:numPr>
          <w:ilvl w:val="3"/>
          <w:numId w:val="26"/>
        </w:numPr>
        <w:tabs>
          <w:tab w:val="left" w:pos="719"/>
        </w:tabs>
        <w:spacing w:line="293" w:lineRule="exact"/>
        <w:ind w:left="719" w:hanging="359"/>
        <w:rPr>
          <w:sz w:val="24"/>
          <w:szCs w:val="24"/>
        </w:rPr>
      </w:pPr>
      <w:r w:rsidRPr="565A61D0">
        <w:rPr>
          <w:sz w:val="24"/>
          <w:szCs w:val="24"/>
        </w:rPr>
        <w:t>Licenses</w:t>
      </w:r>
      <w:r w:rsidRPr="565A61D0">
        <w:rPr>
          <w:spacing w:val="-5"/>
          <w:sz w:val="24"/>
          <w:szCs w:val="24"/>
        </w:rPr>
        <w:t xml:space="preserve"> </w:t>
      </w:r>
      <w:r w:rsidRPr="565A61D0">
        <w:rPr>
          <w:sz w:val="24"/>
          <w:szCs w:val="24"/>
        </w:rPr>
        <w:t>&amp;</w:t>
      </w:r>
      <w:r w:rsidRPr="565A61D0">
        <w:rPr>
          <w:spacing w:val="-5"/>
          <w:sz w:val="24"/>
          <w:szCs w:val="24"/>
        </w:rPr>
        <w:t xml:space="preserve"> </w:t>
      </w:r>
      <w:r w:rsidRPr="565A61D0">
        <w:rPr>
          <w:sz w:val="24"/>
          <w:szCs w:val="24"/>
        </w:rPr>
        <w:t>Subscriptions</w:t>
      </w:r>
      <w:r w:rsidRPr="565A61D0">
        <w:rPr>
          <w:spacing w:val="-5"/>
          <w:sz w:val="24"/>
          <w:szCs w:val="24"/>
        </w:rPr>
        <w:t xml:space="preserve"> </w:t>
      </w:r>
      <w:r w:rsidRPr="565A61D0">
        <w:rPr>
          <w:sz w:val="24"/>
          <w:szCs w:val="24"/>
        </w:rPr>
        <w:t>(Microsoft</w:t>
      </w:r>
      <w:r w:rsidRPr="565A61D0">
        <w:rPr>
          <w:spacing w:val="-5"/>
          <w:sz w:val="24"/>
          <w:szCs w:val="24"/>
        </w:rPr>
        <w:t xml:space="preserve"> </w:t>
      </w:r>
      <w:r w:rsidRPr="565A61D0">
        <w:rPr>
          <w:sz w:val="24"/>
          <w:szCs w:val="24"/>
        </w:rPr>
        <w:t>365,</w:t>
      </w:r>
      <w:r w:rsidRPr="565A61D0">
        <w:rPr>
          <w:spacing w:val="-5"/>
          <w:sz w:val="24"/>
          <w:szCs w:val="24"/>
        </w:rPr>
        <w:t xml:space="preserve"> </w:t>
      </w:r>
      <w:r w:rsidRPr="565A61D0">
        <w:rPr>
          <w:sz w:val="24"/>
          <w:szCs w:val="24"/>
        </w:rPr>
        <w:t>Adobe,</w:t>
      </w:r>
      <w:r w:rsidRPr="565A61D0">
        <w:rPr>
          <w:spacing w:val="-4"/>
          <w:sz w:val="24"/>
          <w:szCs w:val="24"/>
        </w:rPr>
        <w:t xml:space="preserve"> </w:t>
      </w:r>
      <w:r w:rsidRPr="565A61D0">
        <w:rPr>
          <w:sz w:val="24"/>
          <w:szCs w:val="24"/>
        </w:rPr>
        <w:t>Replicon,</w:t>
      </w:r>
      <w:r w:rsidRPr="565A61D0">
        <w:rPr>
          <w:spacing w:val="-5"/>
          <w:sz w:val="24"/>
          <w:szCs w:val="24"/>
        </w:rPr>
        <w:t xml:space="preserve"> </w:t>
      </w:r>
      <w:r w:rsidRPr="565A61D0">
        <w:rPr>
          <w:sz w:val="24"/>
          <w:szCs w:val="24"/>
        </w:rPr>
        <w:t>&amp;</w:t>
      </w:r>
      <w:r w:rsidRPr="565A61D0">
        <w:rPr>
          <w:spacing w:val="-5"/>
          <w:sz w:val="24"/>
          <w:szCs w:val="24"/>
        </w:rPr>
        <w:t xml:space="preserve"> </w:t>
      </w:r>
      <w:proofErr w:type="spellStart"/>
      <w:r w:rsidRPr="565A61D0">
        <w:rPr>
          <w:sz w:val="24"/>
          <w:szCs w:val="24"/>
        </w:rPr>
        <w:t>PandaDoc</w:t>
      </w:r>
      <w:proofErr w:type="spellEnd"/>
      <w:r w:rsidRPr="565A61D0">
        <w:rPr>
          <w:sz w:val="24"/>
          <w:szCs w:val="24"/>
        </w:rPr>
        <w:t>):</w:t>
      </w:r>
      <w:r w:rsidRPr="565A61D0">
        <w:rPr>
          <w:spacing w:val="-5"/>
          <w:sz w:val="24"/>
          <w:szCs w:val="24"/>
        </w:rPr>
        <w:t xml:space="preserve"> </w:t>
      </w:r>
      <w:r w:rsidRPr="565A61D0">
        <w:rPr>
          <w:sz w:val="24"/>
          <w:szCs w:val="24"/>
        </w:rPr>
        <w:t>$1,996</w:t>
      </w:r>
      <w:r w:rsidRPr="565A61D0">
        <w:rPr>
          <w:spacing w:val="-5"/>
          <w:sz w:val="24"/>
          <w:szCs w:val="24"/>
        </w:rPr>
        <w:t xml:space="preserve"> </w:t>
      </w:r>
      <w:r w:rsidRPr="565A61D0">
        <w:rPr>
          <w:sz w:val="24"/>
          <w:szCs w:val="24"/>
        </w:rPr>
        <w:t>per</w:t>
      </w:r>
      <w:r w:rsidRPr="565A61D0">
        <w:rPr>
          <w:spacing w:val="-4"/>
          <w:sz w:val="24"/>
          <w:szCs w:val="24"/>
        </w:rPr>
        <w:t xml:space="preserve"> </w:t>
      </w:r>
      <w:r w:rsidRPr="565A61D0">
        <w:rPr>
          <w:spacing w:val="-2"/>
          <w:sz w:val="24"/>
          <w:szCs w:val="24"/>
        </w:rPr>
        <w:t>month * 66 months + $17,553 for inflation in Y2-Y6 = $149,289.04.</w:t>
      </w:r>
    </w:p>
    <w:p w14:paraId="00D35A08" w14:textId="09811028" w:rsidR="009F39E8" w:rsidRPr="00B556CF" w:rsidDel="00525BD8" w:rsidRDefault="009F39E8" w:rsidP="565A61D0">
      <w:pPr>
        <w:numPr>
          <w:ilvl w:val="3"/>
          <w:numId w:val="26"/>
        </w:numPr>
        <w:tabs>
          <w:tab w:val="left" w:pos="719"/>
        </w:tabs>
        <w:spacing w:line="293" w:lineRule="exact"/>
        <w:ind w:left="719" w:hanging="359"/>
        <w:rPr>
          <w:sz w:val="24"/>
          <w:szCs w:val="24"/>
        </w:rPr>
      </w:pPr>
      <w:r w:rsidRPr="565A61D0">
        <w:rPr>
          <w:sz w:val="24"/>
          <w:szCs w:val="24"/>
        </w:rPr>
        <w:t>Training,</w:t>
      </w:r>
      <w:r w:rsidRPr="565A61D0">
        <w:rPr>
          <w:spacing w:val="-4"/>
          <w:sz w:val="24"/>
          <w:szCs w:val="24"/>
        </w:rPr>
        <w:t xml:space="preserve"> </w:t>
      </w:r>
      <w:r w:rsidRPr="565A61D0">
        <w:rPr>
          <w:sz w:val="24"/>
          <w:szCs w:val="24"/>
        </w:rPr>
        <w:t>Workshops,</w:t>
      </w:r>
      <w:r w:rsidRPr="565A61D0">
        <w:rPr>
          <w:spacing w:val="-2"/>
          <w:sz w:val="24"/>
          <w:szCs w:val="24"/>
        </w:rPr>
        <w:t xml:space="preserve"> </w:t>
      </w:r>
      <w:r w:rsidRPr="565A61D0">
        <w:rPr>
          <w:sz w:val="24"/>
          <w:szCs w:val="24"/>
        </w:rPr>
        <w:t>Conference</w:t>
      </w:r>
      <w:r w:rsidRPr="565A61D0">
        <w:rPr>
          <w:spacing w:val="-3"/>
          <w:sz w:val="24"/>
          <w:szCs w:val="24"/>
        </w:rPr>
        <w:t xml:space="preserve"> </w:t>
      </w:r>
      <w:r w:rsidRPr="565A61D0">
        <w:rPr>
          <w:sz w:val="24"/>
          <w:szCs w:val="24"/>
        </w:rPr>
        <w:t>and</w:t>
      </w:r>
      <w:r w:rsidRPr="565A61D0">
        <w:rPr>
          <w:spacing w:val="-2"/>
          <w:sz w:val="24"/>
          <w:szCs w:val="24"/>
        </w:rPr>
        <w:t xml:space="preserve"> </w:t>
      </w:r>
      <w:r w:rsidRPr="565A61D0">
        <w:rPr>
          <w:sz w:val="24"/>
          <w:szCs w:val="24"/>
        </w:rPr>
        <w:t>Registration</w:t>
      </w:r>
      <w:r w:rsidRPr="565A61D0">
        <w:rPr>
          <w:spacing w:val="-2"/>
          <w:sz w:val="24"/>
          <w:szCs w:val="24"/>
        </w:rPr>
        <w:t xml:space="preserve"> </w:t>
      </w:r>
      <w:r w:rsidRPr="565A61D0">
        <w:rPr>
          <w:sz w:val="24"/>
          <w:szCs w:val="24"/>
        </w:rPr>
        <w:t>Fees:</w:t>
      </w:r>
      <w:r w:rsidRPr="565A61D0">
        <w:rPr>
          <w:spacing w:val="-2"/>
          <w:sz w:val="24"/>
          <w:szCs w:val="24"/>
        </w:rPr>
        <w:t xml:space="preserve"> </w:t>
      </w:r>
      <w:r w:rsidRPr="565A61D0">
        <w:rPr>
          <w:sz w:val="24"/>
          <w:szCs w:val="24"/>
        </w:rPr>
        <w:t>$6,000</w:t>
      </w:r>
      <w:r w:rsidRPr="565A61D0">
        <w:rPr>
          <w:spacing w:val="-2"/>
          <w:sz w:val="24"/>
          <w:szCs w:val="24"/>
        </w:rPr>
        <w:t xml:space="preserve"> </w:t>
      </w:r>
      <w:r w:rsidRPr="565A61D0">
        <w:rPr>
          <w:sz w:val="24"/>
          <w:szCs w:val="24"/>
        </w:rPr>
        <w:t>per</w:t>
      </w:r>
      <w:r w:rsidRPr="565A61D0">
        <w:rPr>
          <w:spacing w:val="-2"/>
          <w:sz w:val="24"/>
          <w:szCs w:val="24"/>
        </w:rPr>
        <w:t xml:space="preserve"> </w:t>
      </w:r>
      <w:r w:rsidRPr="565A61D0">
        <w:rPr>
          <w:sz w:val="24"/>
          <w:szCs w:val="24"/>
        </w:rPr>
        <w:t>year * 6 years + $1,658 for inflation in Y2 – Y6 =</w:t>
      </w:r>
      <w:r w:rsidRPr="565A61D0">
        <w:rPr>
          <w:spacing w:val="-2"/>
          <w:sz w:val="24"/>
          <w:szCs w:val="24"/>
        </w:rPr>
        <w:t xml:space="preserve"> </w:t>
      </w:r>
      <w:r w:rsidRPr="565A61D0">
        <w:rPr>
          <w:sz w:val="24"/>
          <w:szCs w:val="24"/>
        </w:rPr>
        <w:t>$37,657.69</w:t>
      </w:r>
      <w:r w:rsidRPr="565A61D0">
        <w:rPr>
          <w:spacing w:val="-2"/>
          <w:sz w:val="24"/>
          <w:szCs w:val="24"/>
        </w:rPr>
        <w:t>.</w:t>
      </w:r>
      <w:r w:rsidR="00525BD8" w:rsidRPr="565A61D0">
        <w:rPr>
          <w:spacing w:val="-2"/>
          <w:sz w:val="24"/>
          <w:szCs w:val="24"/>
        </w:rPr>
        <w:t xml:space="preserve"> </w:t>
      </w:r>
      <w:r w:rsidR="00525BD8" w:rsidRPr="00042478">
        <w:t>POA staf</w:t>
      </w:r>
      <w:r w:rsidR="00525BD8" w:rsidRPr="000A1F6A">
        <w:t xml:space="preserve">f will </w:t>
      </w:r>
      <w:r w:rsidR="00525BD8">
        <w:t>participate</w:t>
      </w:r>
      <w:r w:rsidR="00525BD8" w:rsidRPr="00042478">
        <w:t xml:space="preserve"> in global or regional school feeding</w:t>
      </w:r>
      <w:r w:rsidR="00525BD8" w:rsidRPr="000A1F6A">
        <w:t xml:space="preserve"> and education events</w:t>
      </w:r>
      <w:r w:rsidR="00525BD8">
        <w:t xml:space="preserve"> </w:t>
      </w:r>
      <w:r w:rsidR="00525BD8" w:rsidRPr="000A1F6A">
        <w:t xml:space="preserve">such as the Global Child Nutrition Forum or the Annual Conference of the Comparative and International Education Society. </w:t>
      </w:r>
    </w:p>
    <w:p w14:paraId="39AB05BA" w14:textId="77777777" w:rsidR="009F39E8" w:rsidRPr="00525BD8" w:rsidRDefault="009F39E8" w:rsidP="565A61D0">
      <w:pPr>
        <w:tabs>
          <w:tab w:val="left" w:pos="719"/>
        </w:tabs>
        <w:spacing w:line="293" w:lineRule="exact"/>
        <w:ind w:left="719"/>
        <w:jc w:val="right"/>
        <w:rPr>
          <w:sz w:val="24"/>
          <w:szCs w:val="24"/>
        </w:rPr>
      </w:pPr>
    </w:p>
    <w:p w14:paraId="71079340" w14:textId="77777777" w:rsidR="009F39E8" w:rsidRPr="009F39E8" w:rsidRDefault="009F39E8" w:rsidP="009F39E8">
      <w:pPr>
        <w:spacing w:line="242" w:lineRule="auto"/>
        <w:ind w:left="360" w:right="59"/>
        <w:rPr>
          <w:sz w:val="24"/>
        </w:rPr>
      </w:pPr>
      <w:r w:rsidRPr="009F39E8">
        <w:rPr>
          <w:b/>
          <w:sz w:val="24"/>
        </w:rPr>
        <w:t>Repair</w:t>
      </w:r>
      <w:r w:rsidRPr="009F39E8">
        <w:rPr>
          <w:b/>
          <w:spacing w:val="-5"/>
          <w:sz w:val="24"/>
        </w:rPr>
        <w:t xml:space="preserve"> </w:t>
      </w:r>
      <w:r w:rsidRPr="009F39E8">
        <w:rPr>
          <w:b/>
          <w:sz w:val="24"/>
        </w:rPr>
        <w:t>&amp;</w:t>
      </w:r>
      <w:r w:rsidRPr="009F39E8">
        <w:rPr>
          <w:b/>
          <w:spacing w:val="-5"/>
          <w:sz w:val="24"/>
        </w:rPr>
        <w:t xml:space="preserve"> </w:t>
      </w:r>
      <w:r w:rsidRPr="009F39E8">
        <w:rPr>
          <w:b/>
          <w:sz w:val="24"/>
        </w:rPr>
        <w:t>Maintenance</w:t>
      </w:r>
      <w:r w:rsidRPr="009F39E8">
        <w:rPr>
          <w:b/>
          <w:spacing w:val="-5"/>
          <w:sz w:val="24"/>
        </w:rPr>
        <w:t xml:space="preserve"> </w:t>
      </w:r>
      <w:r w:rsidRPr="009F39E8">
        <w:rPr>
          <w:b/>
          <w:sz w:val="24"/>
        </w:rPr>
        <w:t>($26,935.57):</w:t>
      </w:r>
      <w:r w:rsidRPr="009F39E8">
        <w:rPr>
          <w:b/>
          <w:spacing w:val="-5"/>
          <w:sz w:val="24"/>
        </w:rPr>
        <w:t xml:space="preserve"> </w:t>
      </w:r>
      <w:r w:rsidRPr="009F39E8">
        <w:rPr>
          <w:sz w:val="24"/>
        </w:rPr>
        <w:t>POA</w:t>
      </w:r>
      <w:r w:rsidRPr="009F39E8">
        <w:rPr>
          <w:spacing w:val="-5"/>
          <w:sz w:val="24"/>
        </w:rPr>
        <w:t xml:space="preserve"> </w:t>
      </w:r>
      <w:r w:rsidRPr="009F39E8">
        <w:rPr>
          <w:sz w:val="24"/>
        </w:rPr>
        <w:t>estimates</w:t>
      </w:r>
      <w:r w:rsidRPr="009F39E8">
        <w:rPr>
          <w:spacing w:val="-5"/>
          <w:sz w:val="24"/>
        </w:rPr>
        <w:t xml:space="preserve"> </w:t>
      </w:r>
      <w:r w:rsidRPr="009F39E8">
        <w:rPr>
          <w:sz w:val="24"/>
        </w:rPr>
        <w:t>equipment</w:t>
      </w:r>
      <w:r w:rsidRPr="009F39E8">
        <w:rPr>
          <w:spacing w:val="-5"/>
          <w:sz w:val="24"/>
        </w:rPr>
        <w:t xml:space="preserve"> </w:t>
      </w:r>
      <w:r w:rsidRPr="009F39E8">
        <w:rPr>
          <w:sz w:val="24"/>
        </w:rPr>
        <w:t>and</w:t>
      </w:r>
      <w:r w:rsidRPr="009F39E8">
        <w:rPr>
          <w:spacing w:val="-5"/>
          <w:sz w:val="24"/>
        </w:rPr>
        <w:t xml:space="preserve"> </w:t>
      </w:r>
      <w:r w:rsidRPr="009F39E8">
        <w:rPr>
          <w:sz w:val="24"/>
        </w:rPr>
        <w:t>office</w:t>
      </w:r>
      <w:r w:rsidRPr="009F39E8">
        <w:rPr>
          <w:spacing w:val="-5"/>
          <w:sz w:val="24"/>
        </w:rPr>
        <w:t xml:space="preserve"> </w:t>
      </w:r>
      <w:r w:rsidRPr="009F39E8">
        <w:rPr>
          <w:sz w:val="24"/>
        </w:rPr>
        <w:t>repair</w:t>
      </w:r>
      <w:r w:rsidRPr="009F39E8">
        <w:rPr>
          <w:spacing w:val="-5"/>
          <w:sz w:val="24"/>
        </w:rPr>
        <w:t xml:space="preserve"> </w:t>
      </w:r>
      <w:r w:rsidRPr="009F39E8">
        <w:rPr>
          <w:sz w:val="24"/>
        </w:rPr>
        <w:t>costs</w:t>
      </w:r>
      <w:r w:rsidRPr="009F39E8">
        <w:rPr>
          <w:spacing w:val="-5"/>
          <w:sz w:val="24"/>
        </w:rPr>
        <w:t xml:space="preserve"> </w:t>
      </w:r>
      <w:r w:rsidRPr="009F39E8">
        <w:rPr>
          <w:sz w:val="24"/>
        </w:rPr>
        <w:t>for</w:t>
      </w:r>
      <w:r w:rsidRPr="009F39E8">
        <w:rPr>
          <w:spacing w:val="-5"/>
          <w:sz w:val="24"/>
        </w:rPr>
        <w:t xml:space="preserve"> </w:t>
      </w:r>
      <w:r w:rsidRPr="009F39E8">
        <w:rPr>
          <w:sz w:val="24"/>
        </w:rPr>
        <w:t>Y1-Y6 including the following:</w:t>
      </w:r>
    </w:p>
    <w:p w14:paraId="4AA8E08E" w14:textId="77777777" w:rsidR="009F39E8" w:rsidRPr="009F39E8" w:rsidRDefault="009F39E8" w:rsidP="009F39E8">
      <w:pPr>
        <w:numPr>
          <w:ilvl w:val="3"/>
          <w:numId w:val="26"/>
        </w:numPr>
        <w:tabs>
          <w:tab w:val="left" w:pos="719"/>
        </w:tabs>
        <w:spacing w:line="290" w:lineRule="exact"/>
        <w:ind w:left="719" w:hanging="359"/>
        <w:rPr>
          <w:sz w:val="24"/>
        </w:rPr>
      </w:pPr>
      <w:r w:rsidRPr="009F39E8">
        <w:rPr>
          <w:sz w:val="24"/>
        </w:rPr>
        <w:t>Equipment</w:t>
      </w:r>
      <w:r w:rsidRPr="009F39E8">
        <w:rPr>
          <w:spacing w:val="-5"/>
          <w:sz w:val="24"/>
        </w:rPr>
        <w:t xml:space="preserve"> </w:t>
      </w:r>
      <w:r w:rsidRPr="009F39E8">
        <w:rPr>
          <w:sz w:val="24"/>
        </w:rPr>
        <w:t>and</w:t>
      </w:r>
      <w:r w:rsidRPr="009F39E8">
        <w:rPr>
          <w:spacing w:val="-2"/>
          <w:sz w:val="24"/>
        </w:rPr>
        <w:t xml:space="preserve"> </w:t>
      </w:r>
      <w:r w:rsidRPr="009F39E8">
        <w:rPr>
          <w:sz w:val="24"/>
        </w:rPr>
        <w:t>Office</w:t>
      </w:r>
      <w:r w:rsidRPr="009F39E8">
        <w:rPr>
          <w:spacing w:val="-3"/>
          <w:sz w:val="24"/>
        </w:rPr>
        <w:t xml:space="preserve"> </w:t>
      </w:r>
      <w:r w:rsidRPr="009F39E8">
        <w:rPr>
          <w:sz w:val="24"/>
        </w:rPr>
        <w:t>Repairs</w:t>
      </w:r>
      <w:r w:rsidRPr="009F39E8">
        <w:rPr>
          <w:spacing w:val="-2"/>
          <w:sz w:val="24"/>
        </w:rPr>
        <w:t xml:space="preserve"> </w:t>
      </w:r>
      <w:r w:rsidRPr="009F39E8">
        <w:rPr>
          <w:sz w:val="24"/>
        </w:rPr>
        <w:t>and</w:t>
      </w:r>
      <w:r w:rsidRPr="009F39E8">
        <w:rPr>
          <w:spacing w:val="-2"/>
          <w:sz w:val="24"/>
        </w:rPr>
        <w:t xml:space="preserve"> </w:t>
      </w:r>
      <w:r w:rsidRPr="009F39E8">
        <w:rPr>
          <w:sz w:val="24"/>
        </w:rPr>
        <w:t>Maintenance:</w:t>
      </w:r>
      <w:r w:rsidRPr="009F39E8">
        <w:rPr>
          <w:spacing w:val="-3"/>
          <w:sz w:val="24"/>
        </w:rPr>
        <w:t xml:space="preserve"> </w:t>
      </w:r>
      <w:r w:rsidRPr="009F39E8">
        <w:rPr>
          <w:sz w:val="24"/>
        </w:rPr>
        <w:t>$1,500</w:t>
      </w:r>
      <w:r w:rsidRPr="009F39E8">
        <w:rPr>
          <w:spacing w:val="-2"/>
          <w:sz w:val="24"/>
        </w:rPr>
        <w:t xml:space="preserve"> </w:t>
      </w:r>
      <w:r w:rsidRPr="009F39E8">
        <w:rPr>
          <w:sz w:val="24"/>
        </w:rPr>
        <w:t>per</w:t>
      </w:r>
      <w:r w:rsidRPr="009F39E8">
        <w:rPr>
          <w:spacing w:val="-3"/>
          <w:sz w:val="24"/>
        </w:rPr>
        <w:t xml:space="preserve"> </w:t>
      </w:r>
      <w:r w:rsidRPr="009F39E8">
        <w:rPr>
          <w:sz w:val="24"/>
        </w:rPr>
        <w:t>year</w:t>
      </w:r>
      <w:r w:rsidRPr="009F39E8">
        <w:rPr>
          <w:spacing w:val="-2"/>
          <w:sz w:val="24"/>
        </w:rPr>
        <w:t xml:space="preserve"> </w:t>
      </w:r>
      <w:r w:rsidRPr="009F39E8">
        <w:rPr>
          <w:sz w:val="24"/>
        </w:rPr>
        <w:t>for</w:t>
      </w:r>
      <w:r w:rsidRPr="009F39E8">
        <w:rPr>
          <w:spacing w:val="-2"/>
          <w:sz w:val="24"/>
        </w:rPr>
        <w:t xml:space="preserve"> </w:t>
      </w:r>
      <w:r w:rsidRPr="009F39E8">
        <w:rPr>
          <w:sz w:val="24"/>
        </w:rPr>
        <w:t>6</w:t>
      </w:r>
      <w:r w:rsidRPr="009F39E8">
        <w:rPr>
          <w:spacing w:val="-3"/>
          <w:sz w:val="24"/>
        </w:rPr>
        <w:t xml:space="preserve"> </w:t>
      </w:r>
      <w:r w:rsidRPr="009F39E8">
        <w:rPr>
          <w:sz w:val="24"/>
        </w:rPr>
        <w:t xml:space="preserve">years ($1,500 per year * 6 years + $1,203 </w:t>
      </w:r>
      <w:proofErr w:type="gramStart"/>
      <w:r w:rsidRPr="009F39E8">
        <w:rPr>
          <w:sz w:val="24"/>
        </w:rPr>
        <w:t xml:space="preserve">= </w:t>
      </w:r>
      <w:r w:rsidRPr="009F39E8">
        <w:rPr>
          <w:spacing w:val="-2"/>
          <w:sz w:val="24"/>
        </w:rPr>
        <w:t xml:space="preserve"> </w:t>
      </w:r>
      <w:r w:rsidRPr="009F39E8">
        <w:rPr>
          <w:sz w:val="24"/>
        </w:rPr>
        <w:t>$</w:t>
      </w:r>
      <w:proofErr w:type="gramEnd"/>
      <w:r w:rsidRPr="009F39E8">
        <w:rPr>
          <w:sz w:val="24"/>
        </w:rPr>
        <w:t>10,202.87</w:t>
      </w:r>
      <w:proofErr w:type="gramStart"/>
      <w:r w:rsidRPr="009F39E8">
        <w:rPr>
          <w:sz w:val="24"/>
        </w:rPr>
        <w:t>)</w:t>
      </w:r>
      <w:r w:rsidRPr="009F39E8">
        <w:rPr>
          <w:spacing w:val="-2"/>
          <w:sz w:val="24"/>
        </w:rPr>
        <w:t xml:space="preserve"> .</w:t>
      </w:r>
      <w:proofErr w:type="gramEnd"/>
    </w:p>
    <w:p w14:paraId="4BBB8D6A" w14:textId="77777777" w:rsidR="009F39E8" w:rsidRPr="009F39E8" w:rsidRDefault="009F39E8" w:rsidP="009F39E8">
      <w:pPr>
        <w:numPr>
          <w:ilvl w:val="3"/>
          <w:numId w:val="26"/>
        </w:numPr>
        <w:tabs>
          <w:tab w:val="left" w:pos="720"/>
        </w:tabs>
        <w:spacing w:before="2" w:line="237" w:lineRule="auto"/>
        <w:ind w:right="359"/>
        <w:jc w:val="both"/>
        <w:rPr>
          <w:sz w:val="24"/>
        </w:rPr>
      </w:pPr>
      <w:r w:rsidRPr="009F39E8">
        <w:rPr>
          <w:sz w:val="24"/>
        </w:rPr>
        <w:t>Vehicle</w:t>
      </w:r>
      <w:r w:rsidRPr="009F39E8">
        <w:rPr>
          <w:spacing w:val="40"/>
          <w:sz w:val="24"/>
        </w:rPr>
        <w:t xml:space="preserve"> </w:t>
      </w:r>
      <w:r w:rsidRPr="009F39E8">
        <w:rPr>
          <w:sz w:val="24"/>
        </w:rPr>
        <w:t>Maintenance/repairs/spare parts: $830 per vehicle per year (3 vehicles) for 6 years ($830/year * 3 vehicles * 6 years + $1,972.71 for inflation in Y2-Y6 = $16,732.71 subtotal.</w:t>
      </w:r>
    </w:p>
    <w:p w14:paraId="752CEF93" w14:textId="77777777" w:rsidR="009F39E8" w:rsidRPr="009F39E8" w:rsidRDefault="009F39E8" w:rsidP="009F39E8">
      <w:pPr>
        <w:rPr>
          <w:sz w:val="24"/>
          <w:szCs w:val="24"/>
        </w:rPr>
      </w:pPr>
    </w:p>
    <w:p w14:paraId="57EFD2F6" w14:textId="77777777" w:rsidR="009F39E8" w:rsidRPr="009F39E8" w:rsidRDefault="009F39E8" w:rsidP="009F39E8">
      <w:pPr>
        <w:ind w:left="360"/>
        <w:rPr>
          <w:sz w:val="24"/>
        </w:rPr>
      </w:pPr>
      <w:r w:rsidRPr="009F39E8">
        <w:rPr>
          <w:b/>
          <w:sz w:val="24"/>
        </w:rPr>
        <w:t>Insurance</w:t>
      </w:r>
      <w:r w:rsidRPr="009F39E8">
        <w:rPr>
          <w:b/>
          <w:spacing w:val="-15"/>
          <w:sz w:val="24"/>
        </w:rPr>
        <w:t xml:space="preserve"> </w:t>
      </w:r>
      <w:r w:rsidRPr="009F39E8">
        <w:rPr>
          <w:b/>
          <w:sz w:val="24"/>
        </w:rPr>
        <w:t>and</w:t>
      </w:r>
      <w:r w:rsidRPr="009F39E8">
        <w:rPr>
          <w:b/>
          <w:spacing w:val="-15"/>
          <w:sz w:val="24"/>
        </w:rPr>
        <w:t xml:space="preserve"> </w:t>
      </w:r>
      <w:r w:rsidRPr="009F39E8">
        <w:rPr>
          <w:b/>
          <w:sz w:val="24"/>
        </w:rPr>
        <w:t>Fees</w:t>
      </w:r>
      <w:r w:rsidRPr="009F39E8">
        <w:rPr>
          <w:b/>
          <w:spacing w:val="-15"/>
          <w:sz w:val="24"/>
        </w:rPr>
        <w:t xml:space="preserve"> </w:t>
      </w:r>
      <w:r w:rsidRPr="009F39E8">
        <w:rPr>
          <w:b/>
          <w:sz w:val="24"/>
        </w:rPr>
        <w:t>($39,791.19):</w:t>
      </w:r>
      <w:r w:rsidRPr="009F39E8">
        <w:rPr>
          <w:b/>
          <w:spacing w:val="-15"/>
          <w:sz w:val="24"/>
        </w:rPr>
        <w:t xml:space="preserve"> </w:t>
      </w:r>
      <w:r w:rsidRPr="009F39E8">
        <w:rPr>
          <w:sz w:val="24"/>
        </w:rPr>
        <w:t>POA</w:t>
      </w:r>
      <w:r w:rsidRPr="009F39E8">
        <w:rPr>
          <w:spacing w:val="-15"/>
          <w:sz w:val="24"/>
        </w:rPr>
        <w:t xml:space="preserve"> </w:t>
      </w:r>
      <w:r w:rsidRPr="009F39E8">
        <w:rPr>
          <w:sz w:val="24"/>
        </w:rPr>
        <w:t>estimates</w:t>
      </w:r>
      <w:r w:rsidRPr="009F39E8">
        <w:rPr>
          <w:spacing w:val="-15"/>
          <w:sz w:val="24"/>
        </w:rPr>
        <w:t xml:space="preserve"> </w:t>
      </w:r>
      <w:r w:rsidRPr="009F39E8">
        <w:rPr>
          <w:sz w:val="24"/>
        </w:rPr>
        <w:t>insurance</w:t>
      </w:r>
      <w:r w:rsidRPr="009F39E8">
        <w:rPr>
          <w:spacing w:val="-15"/>
          <w:sz w:val="24"/>
        </w:rPr>
        <w:t xml:space="preserve"> </w:t>
      </w:r>
      <w:r w:rsidRPr="009F39E8">
        <w:rPr>
          <w:sz w:val="24"/>
        </w:rPr>
        <w:t>costs</w:t>
      </w:r>
      <w:r w:rsidRPr="009F39E8">
        <w:rPr>
          <w:spacing w:val="-15"/>
          <w:sz w:val="24"/>
        </w:rPr>
        <w:t xml:space="preserve"> </w:t>
      </w:r>
      <w:r w:rsidRPr="009F39E8">
        <w:rPr>
          <w:sz w:val="24"/>
        </w:rPr>
        <w:t>for</w:t>
      </w:r>
      <w:r w:rsidRPr="009F39E8">
        <w:rPr>
          <w:spacing w:val="-15"/>
          <w:sz w:val="24"/>
        </w:rPr>
        <w:t xml:space="preserve"> </w:t>
      </w:r>
      <w:r w:rsidRPr="009F39E8">
        <w:rPr>
          <w:sz w:val="24"/>
        </w:rPr>
        <w:t>Y1-Y6</w:t>
      </w:r>
      <w:r w:rsidRPr="009F39E8">
        <w:rPr>
          <w:spacing w:val="-15"/>
          <w:sz w:val="24"/>
        </w:rPr>
        <w:t xml:space="preserve"> </w:t>
      </w:r>
      <w:r w:rsidRPr="009F39E8">
        <w:rPr>
          <w:sz w:val="24"/>
        </w:rPr>
        <w:t>including</w:t>
      </w:r>
      <w:r w:rsidRPr="009F39E8">
        <w:rPr>
          <w:spacing w:val="-15"/>
          <w:sz w:val="24"/>
        </w:rPr>
        <w:t xml:space="preserve"> </w:t>
      </w:r>
      <w:r w:rsidRPr="009F39E8">
        <w:rPr>
          <w:sz w:val="24"/>
        </w:rPr>
        <w:t>the</w:t>
      </w:r>
      <w:r w:rsidRPr="009F39E8">
        <w:rPr>
          <w:spacing w:val="-15"/>
          <w:sz w:val="24"/>
        </w:rPr>
        <w:t xml:space="preserve"> </w:t>
      </w:r>
      <w:r w:rsidRPr="009F39E8">
        <w:rPr>
          <w:spacing w:val="-2"/>
          <w:sz w:val="24"/>
        </w:rPr>
        <w:t>following:</w:t>
      </w:r>
    </w:p>
    <w:p w14:paraId="267D0B40" w14:textId="77777777" w:rsidR="009F39E8" w:rsidRPr="009F39E8" w:rsidRDefault="009F39E8" w:rsidP="009F39E8">
      <w:pPr>
        <w:numPr>
          <w:ilvl w:val="3"/>
          <w:numId w:val="26"/>
        </w:numPr>
        <w:tabs>
          <w:tab w:val="left" w:pos="719"/>
        </w:tabs>
        <w:spacing w:before="4" w:line="293" w:lineRule="exact"/>
        <w:ind w:left="719" w:hanging="359"/>
        <w:rPr>
          <w:sz w:val="24"/>
        </w:rPr>
      </w:pPr>
      <w:r w:rsidRPr="009F39E8">
        <w:rPr>
          <w:sz w:val="24"/>
        </w:rPr>
        <w:t>Vehicle</w:t>
      </w:r>
      <w:r w:rsidRPr="009F39E8">
        <w:rPr>
          <w:spacing w:val="-3"/>
          <w:sz w:val="24"/>
        </w:rPr>
        <w:t xml:space="preserve"> </w:t>
      </w:r>
      <w:r w:rsidRPr="009F39E8">
        <w:rPr>
          <w:sz w:val="24"/>
        </w:rPr>
        <w:t>Registration</w:t>
      </w:r>
      <w:r w:rsidRPr="009F39E8">
        <w:rPr>
          <w:spacing w:val="-1"/>
          <w:sz w:val="24"/>
        </w:rPr>
        <w:t xml:space="preserve"> </w:t>
      </w:r>
      <w:r w:rsidRPr="009F39E8">
        <w:rPr>
          <w:sz w:val="24"/>
        </w:rPr>
        <w:t>Fee:</w:t>
      </w:r>
      <w:r w:rsidRPr="009F39E8">
        <w:rPr>
          <w:spacing w:val="-2"/>
          <w:sz w:val="24"/>
        </w:rPr>
        <w:t xml:space="preserve"> </w:t>
      </w:r>
      <w:r w:rsidRPr="009F39E8">
        <w:rPr>
          <w:sz w:val="24"/>
        </w:rPr>
        <w:t>$1,150</w:t>
      </w:r>
      <w:r w:rsidRPr="009F39E8">
        <w:rPr>
          <w:spacing w:val="-1"/>
          <w:sz w:val="24"/>
        </w:rPr>
        <w:t xml:space="preserve"> </w:t>
      </w:r>
      <w:r w:rsidRPr="009F39E8">
        <w:rPr>
          <w:sz w:val="24"/>
        </w:rPr>
        <w:t>per</w:t>
      </w:r>
      <w:r w:rsidRPr="009F39E8">
        <w:rPr>
          <w:spacing w:val="-3"/>
          <w:sz w:val="24"/>
        </w:rPr>
        <w:t xml:space="preserve"> </w:t>
      </w:r>
      <w:r w:rsidRPr="009F39E8">
        <w:rPr>
          <w:sz w:val="24"/>
        </w:rPr>
        <w:t>vehicle</w:t>
      </w:r>
      <w:r w:rsidRPr="009F39E8">
        <w:rPr>
          <w:spacing w:val="-2"/>
          <w:sz w:val="24"/>
        </w:rPr>
        <w:t xml:space="preserve"> </w:t>
      </w:r>
      <w:r w:rsidRPr="009F39E8">
        <w:rPr>
          <w:sz w:val="24"/>
        </w:rPr>
        <w:t>per</w:t>
      </w:r>
      <w:r w:rsidRPr="009F39E8">
        <w:rPr>
          <w:spacing w:val="-2"/>
          <w:sz w:val="24"/>
        </w:rPr>
        <w:t xml:space="preserve"> </w:t>
      </w:r>
      <w:r w:rsidRPr="009F39E8">
        <w:rPr>
          <w:sz w:val="24"/>
        </w:rPr>
        <w:t>year ($1,150 * 3 vehicles * 6 years + $</w:t>
      </w:r>
      <w:proofErr w:type="gramStart"/>
      <w:r w:rsidRPr="009F39E8">
        <w:rPr>
          <w:sz w:val="24"/>
        </w:rPr>
        <w:t>2,766.60</w:t>
      </w:r>
      <w:proofErr w:type="gramEnd"/>
      <w:r w:rsidRPr="009F39E8">
        <w:rPr>
          <w:sz w:val="24"/>
        </w:rPr>
        <w:t xml:space="preserve"> for inflation in Y2-Y6 = $23,466.60). </w:t>
      </w:r>
    </w:p>
    <w:p w14:paraId="26254E99" w14:textId="77777777" w:rsidR="009F39E8" w:rsidRPr="009F39E8" w:rsidRDefault="009F39E8" w:rsidP="009F39E8">
      <w:pPr>
        <w:numPr>
          <w:ilvl w:val="3"/>
          <w:numId w:val="26"/>
        </w:numPr>
        <w:tabs>
          <w:tab w:val="left" w:pos="719"/>
        </w:tabs>
        <w:spacing w:line="293" w:lineRule="exact"/>
        <w:ind w:left="719" w:hanging="359"/>
        <w:rPr>
          <w:sz w:val="24"/>
        </w:rPr>
      </w:pPr>
      <w:r w:rsidRPr="009F39E8">
        <w:rPr>
          <w:sz w:val="24"/>
        </w:rPr>
        <w:t>Vehicle</w:t>
      </w:r>
      <w:r w:rsidRPr="009F39E8">
        <w:rPr>
          <w:spacing w:val="-5"/>
          <w:sz w:val="24"/>
        </w:rPr>
        <w:t xml:space="preserve"> </w:t>
      </w:r>
      <w:r w:rsidRPr="009F39E8">
        <w:rPr>
          <w:sz w:val="24"/>
        </w:rPr>
        <w:t>Insurance:</w:t>
      </w:r>
      <w:r w:rsidRPr="009F39E8">
        <w:rPr>
          <w:spacing w:val="-2"/>
          <w:sz w:val="24"/>
        </w:rPr>
        <w:t xml:space="preserve"> </w:t>
      </w:r>
      <w:r w:rsidRPr="009F39E8">
        <w:rPr>
          <w:sz w:val="24"/>
        </w:rPr>
        <w:t>$800</w:t>
      </w:r>
      <w:r w:rsidRPr="009F39E8">
        <w:rPr>
          <w:spacing w:val="-1"/>
          <w:sz w:val="24"/>
        </w:rPr>
        <w:t xml:space="preserve"> </w:t>
      </w:r>
      <w:r w:rsidRPr="009F39E8">
        <w:rPr>
          <w:sz w:val="24"/>
        </w:rPr>
        <w:t>per</w:t>
      </w:r>
      <w:r w:rsidRPr="009F39E8">
        <w:rPr>
          <w:spacing w:val="-2"/>
          <w:sz w:val="24"/>
        </w:rPr>
        <w:t xml:space="preserve"> </w:t>
      </w:r>
      <w:r w:rsidRPr="009F39E8">
        <w:rPr>
          <w:sz w:val="24"/>
        </w:rPr>
        <w:t>vehicle</w:t>
      </w:r>
      <w:r w:rsidRPr="009F39E8">
        <w:rPr>
          <w:spacing w:val="-2"/>
          <w:sz w:val="24"/>
        </w:rPr>
        <w:t xml:space="preserve"> </w:t>
      </w:r>
      <w:r w:rsidRPr="009F39E8">
        <w:rPr>
          <w:sz w:val="24"/>
        </w:rPr>
        <w:t>per</w:t>
      </w:r>
      <w:r w:rsidRPr="009F39E8">
        <w:rPr>
          <w:spacing w:val="-3"/>
          <w:sz w:val="24"/>
        </w:rPr>
        <w:t xml:space="preserve"> </w:t>
      </w:r>
      <w:r w:rsidRPr="009F39E8">
        <w:rPr>
          <w:sz w:val="24"/>
        </w:rPr>
        <w:t>year</w:t>
      </w:r>
      <w:r w:rsidRPr="009F39E8">
        <w:rPr>
          <w:spacing w:val="-2"/>
          <w:sz w:val="24"/>
        </w:rPr>
        <w:t xml:space="preserve"> ($800 * 3 vehicles * 6 years + $1,924.59 for inflation in Y2-Y6 = $16,324.59). </w:t>
      </w:r>
    </w:p>
    <w:p w14:paraId="00450DD7" w14:textId="4A3F18AD" w:rsidR="009F39E8" w:rsidRPr="009F39E8" w:rsidRDefault="009F39E8" w:rsidP="565A61D0">
      <w:pPr>
        <w:spacing w:before="271"/>
        <w:ind w:left="360"/>
        <w:rPr>
          <w:b/>
          <w:bCs/>
          <w:sz w:val="24"/>
          <w:szCs w:val="24"/>
        </w:rPr>
      </w:pPr>
      <w:r w:rsidRPr="565A61D0">
        <w:rPr>
          <w:b/>
          <w:bCs/>
          <w:color w:val="005440"/>
          <w:sz w:val="24"/>
          <w:szCs w:val="24"/>
        </w:rPr>
        <w:t>2.9</w:t>
      </w:r>
      <w:r w:rsidRPr="565A61D0">
        <w:rPr>
          <w:b/>
          <w:bCs/>
          <w:color w:val="005440"/>
          <w:spacing w:val="-4"/>
          <w:sz w:val="24"/>
          <w:szCs w:val="24"/>
        </w:rPr>
        <w:t xml:space="preserve"> </w:t>
      </w:r>
      <w:r w:rsidRPr="565A61D0">
        <w:rPr>
          <w:b/>
          <w:bCs/>
          <w:color w:val="005440"/>
          <w:sz w:val="24"/>
          <w:szCs w:val="24"/>
        </w:rPr>
        <w:t>Indirect</w:t>
      </w:r>
      <w:r w:rsidRPr="565A61D0">
        <w:rPr>
          <w:b/>
          <w:bCs/>
          <w:color w:val="005440"/>
          <w:spacing w:val="-1"/>
          <w:sz w:val="24"/>
          <w:szCs w:val="24"/>
        </w:rPr>
        <w:t xml:space="preserve"> </w:t>
      </w:r>
      <w:r w:rsidRPr="565A61D0">
        <w:rPr>
          <w:b/>
          <w:bCs/>
          <w:color w:val="005440"/>
          <w:sz w:val="24"/>
          <w:szCs w:val="24"/>
        </w:rPr>
        <w:t>Costs</w:t>
      </w:r>
      <w:r w:rsidRPr="565A61D0">
        <w:rPr>
          <w:b/>
          <w:bCs/>
          <w:color w:val="005440"/>
          <w:spacing w:val="-1"/>
          <w:sz w:val="24"/>
          <w:szCs w:val="24"/>
        </w:rPr>
        <w:t xml:space="preserve"> </w:t>
      </w:r>
      <w:r w:rsidRPr="565A61D0">
        <w:rPr>
          <w:b/>
          <w:bCs/>
          <w:color w:val="005440"/>
          <w:sz w:val="24"/>
          <w:szCs w:val="24"/>
        </w:rPr>
        <w:t>–</w:t>
      </w:r>
      <w:r w:rsidRPr="565A61D0">
        <w:rPr>
          <w:b/>
          <w:bCs/>
          <w:color w:val="005440"/>
          <w:spacing w:val="-1"/>
          <w:sz w:val="24"/>
          <w:szCs w:val="24"/>
        </w:rPr>
        <w:t xml:space="preserve"> </w:t>
      </w:r>
      <w:r w:rsidRPr="565A61D0">
        <w:rPr>
          <w:b/>
          <w:bCs/>
          <w:color w:val="005440"/>
          <w:sz w:val="24"/>
          <w:szCs w:val="24"/>
        </w:rPr>
        <w:t>Administration</w:t>
      </w:r>
      <w:r w:rsidRPr="565A61D0">
        <w:rPr>
          <w:b/>
          <w:bCs/>
          <w:color w:val="005440"/>
          <w:spacing w:val="-2"/>
          <w:sz w:val="24"/>
          <w:szCs w:val="24"/>
        </w:rPr>
        <w:t xml:space="preserve"> </w:t>
      </w:r>
      <w:r w:rsidRPr="565A61D0">
        <w:rPr>
          <w:b/>
          <w:bCs/>
          <w:color w:val="005440"/>
          <w:sz w:val="24"/>
          <w:szCs w:val="24"/>
        </w:rPr>
        <w:t>–</w:t>
      </w:r>
      <w:r w:rsidRPr="565A61D0">
        <w:rPr>
          <w:b/>
          <w:bCs/>
          <w:color w:val="005440"/>
          <w:spacing w:val="-1"/>
          <w:sz w:val="24"/>
          <w:szCs w:val="24"/>
        </w:rPr>
        <w:t xml:space="preserve"> </w:t>
      </w:r>
      <w:r w:rsidRPr="565A61D0">
        <w:rPr>
          <w:b/>
          <w:bCs/>
          <w:color w:val="005440"/>
          <w:sz w:val="24"/>
          <w:szCs w:val="24"/>
        </w:rPr>
        <w:t>Subtotal</w:t>
      </w:r>
      <w:r w:rsidRPr="565A61D0">
        <w:rPr>
          <w:b/>
          <w:bCs/>
          <w:color w:val="005440"/>
          <w:spacing w:val="-1"/>
          <w:sz w:val="24"/>
          <w:szCs w:val="24"/>
        </w:rPr>
        <w:t xml:space="preserve"> </w:t>
      </w:r>
      <w:r w:rsidRPr="565A61D0">
        <w:rPr>
          <w:b/>
          <w:bCs/>
          <w:color w:val="005440"/>
          <w:spacing w:val="-2"/>
          <w:sz w:val="24"/>
          <w:szCs w:val="24"/>
        </w:rPr>
        <w:t>$1,9</w:t>
      </w:r>
      <w:r w:rsidR="00430072" w:rsidRPr="565A61D0">
        <w:rPr>
          <w:b/>
          <w:bCs/>
          <w:color w:val="005440"/>
          <w:spacing w:val="-2"/>
          <w:sz w:val="24"/>
          <w:szCs w:val="24"/>
        </w:rPr>
        <w:t>16,247</w:t>
      </w:r>
      <w:r w:rsidR="001973D3" w:rsidRPr="565A61D0">
        <w:rPr>
          <w:b/>
          <w:bCs/>
          <w:color w:val="005440"/>
          <w:spacing w:val="-2"/>
          <w:sz w:val="24"/>
          <w:szCs w:val="24"/>
        </w:rPr>
        <w:t>.43</w:t>
      </w:r>
    </w:p>
    <w:p w14:paraId="7430A4CE" w14:textId="39F1FD41" w:rsidR="009F39E8" w:rsidRPr="009F39E8" w:rsidRDefault="009F39E8" w:rsidP="009F39E8">
      <w:pPr>
        <w:spacing w:before="4" w:line="237" w:lineRule="auto"/>
        <w:ind w:left="360" w:right="329"/>
        <w:rPr>
          <w:sz w:val="24"/>
          <w:szCs w:val="24"/>
        </w:rPr>
      </w:pPr>
      <w:r w:rsidRPr="009F39E8">
        <w:rPr>
          <w:sz w:val="24"/>
          <w:szCs w:val="24"/>
        </w:rPr>
        <w:lastRenderedPageBreak/>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 xml:space="preserve">costs are estimated at </w:t>
      </w:r>
      <w:r w:rsidRPr="565A61D0">
        <w:rPr>
          <w:b/>
          <w:bCs/>
          <w:color w:val="005440"/>
          <w:spacing w:val="-2"/>
          <w:sz w:val="24"/>
          <w:szCs w:val="24"/>
        </w:rPr>
        <w:t>$1,9</w:t>
      </w:r>
      <w:r w:rsidR="001973D3" w:rsidRPr="565A61D0">
        <w:rPr>
          <w:b/>
          <w:bCs/>
          <w:color w:val="005440"/>
          <w:spacing w:val="-2"/>
          <w:sz w:val="24"/>
          <w:szCs w:val="24"/>
        </w:rPr>
        <w:t>16,</w:t>
      </w:r>
      <w:r w:rsidR="00184042" w:rsidRPr="565A61D0">
        <w:rPr>
          <w:b/>
          <w:bCs/>
          <w:color w:val="005440"/>
          <w:spacing w:val="-2"/>
          <w:sz w:val="24"/>
          <w:szCs w:val="24"/>
        </w:rPr>
        <w:t>247.43</w:t>
      </w:r>
      <w:r w:rsidRPr="009F39E8">
        <w:rPr>
          <w:sz w:val="24"/>
          <w:szCs w:val="24"/>
        </w:rPr>
        <w:t>.</w:t>
      </w:r>
    </w:p>
    <w:p w14:paraId="092F596B" w14:textId="77777777" w:rsidR="009F39E8" w:rsidRPr="009F39E8" w:rsidRDefault="009F39E8" w:rsidP="009F39E8">
      <w:pPr>
        <w:spacing w:before="1"/>
        <w:rPr>
          <w:sz w:val="24"/>
          <w:szCs w:val="24"/>
        </w:rPr>
      </w:pPr>
    </w:p>
    <w:p w14:paraId="788612FE" w14:textId="77777777" w:rsidR="009F39E8" w:rsidRPr="009F39E8" w:rsidRDefault="009F39E8" w:rsidP="009F39E8">
      <w:pPr>
        <w:numPr>
          <w:ilvl w:val="1"/>
          <w:numId w:val="26"/>
        </w:numPr>
        <w:tabs>
          <w:tab w:val="left" w:pos="720"/>
        </w:tabs>
        <w:jc w:val="both"/>
        <w:rPr>
          <w:b/>
          <w:sz w:val="24"/>
        </w:rPr>
      </w:pPr>
      <w:r w:rsidRPr="009F39E8">
        <w:rPr>
          <w:b/>
          <w:color w:val="002D72"/>
          <w:spacing w:val="-2"/>
          <w:sz w:val="24"/>
        </w:rPr>
        <w:t>Activities</w:t>
      </w:r>
    </w:p>
    <w:p w14:paraId="4A939229" w14:textId="77777777" w:rsidR="009F39E8" w:rsidRPr="009F39E8" w:rsidRDefault="009F39E8" w:rsidP="009F39E8">
      <w:pPr>
        <w:spacing w:before="3" w:line="276" w:lineRule="exact"/>
        <w:ind w:left="360"/>
        <w:rPr>
          <w:b/>
          <w:sz w:val="24"/>
          <w:highlight w:val="yellow"/>
        </w:rPr>
      </w:pPr>
      <w:r w:rsidRPr="009F39E8">
        <w:rPr>
          <w:b/>
          <w:color w:val="005440"/>
          <w:sz w:val="24"/>
        </w:rPr>
        <w:t>Subtotal:</w:t>
      </w:r>
      <w:r w:rsidRPr="009F39E8">
        <w:rPr>
          <w:b/>
          <w:color w:val="005440"/>
          <w:spacing w:val="-1"/>
          <w:sz w:val="24"/>
        </w:rPr>
        <w:t xml:space="preserve"> </w:t>
      </w:r>
      <w:r w:rsidRPr="009F39E8">
        <w:rPr>
          <w:b/>
          <w:color w:val="005440"/>
          <w:sz w:val="24"/>
        </w:rPr>
        <w:t>$9,257,664.71 ($8,850,684.71 in USDA/FAS</w:t>
      </w:r>
      <w:r w:rsidRPr="009F39E8">
        <w:rPr>
          <w:b/>
          <w:color w:val="005440"/>
          <w:spacing w:val="-2"/>
          <w:sz w:val="24"/>
        </w:rPr>
        <w:t xml:space="preserve"> </w:t>
      </w:r>
      <w:r w:rsidRPr="009F39E8">
        <w:rPr>
          <w:b/>
          <w:color w:val="005440"/>
          <w:sz w:val="24"/>
        </w:rPr>
        <w:t>funds</w:t>
      </w:r>
      <w:r w:rsidRPr="009F39E8">
        <w:rPr>
          <w:b/>
          <w:color w:val="005440"/>
          <w:spacing w:val="-1"/>
          <w:sz w:val="24"/>
        </w:rPr>
        <w:t xml:space="preserve"> </w:t>
      </w:r>
      <w:r w:rsidRPr="009F39E8">
        <w:rPr>
          <w:b/>
          <w:color w:val="005440"/>
          <w:sz w:val="24"/>
        </w:rPr>
        <w:t>and $406,980.00</w:t>
      </w:r>
      <w:r w:rsidRPr="009F39E8">
        <w:rPr>
          <w:b/>
          <w:color w:val="005440"/>
          <w:spacing w:val="-1"/>
          <w:sz w:val="24"/>
        </w:rPr>
        <w:t xml:space="preserve"> </w:t>
      </w:r>
      <w:r w:rsidRPr="009F39E8">
        <w:rPr>
          <w:b/>
          <w:color w:val="005440"/>
          <w:sz w:val="24"/>
        </w:rPr>
        <w:t>in</w:t>
      </w:r>
      <w:r w:rsidRPr="009F39E8">
        <w:rPr>
          <w:b/>
          <w:color w:val="005440"/>
          <w:spacing w:val="-1"/>
          <w:sz w:val="24"/>
        </w:rPr>
        <w:t xml:space="preserve"> </w:t>
      </w:r>
      <w:r w:rsidRPr="009F39E8">
        <w:rPr>
          <w:b/>
          <w:color w:val="005440"/>
          <w:sz w:val="24"/>
        </w:rPr>
        <w:t xml:space="preserve">cost </w:t>
      </w:r>
      <w:r w:rsidRPr="009F39E8">
        <w:rPr>
          <w:b/>
          <w:color w:val="005440"/>
          <w:spacing w:val="-2"/>
          <w:sz w:val="24"/>
        </w:rPr>
        <w:t>share)</w:t>
      </w:r>
    </w:p>
    <w:p w14:paraId="1A5AFA5A" w14:textId="77777777" w:rsidR="009F39E8" w:rsidRPr="009F39E8" w:rsidRDefault="009F39E8" w:rsidP="009F39E8">
      <w:pPr>
        <w:numPr>
          <w:ilvl w:val="0"/>
          <w:numId w:val="23"/>
        </w:numPr>
        <w:tabs>
          <w:tab w:val="left" w:pos="720"/>
        </w:tabs>
        <w:spacing w:before="2" w:line="237" w:lineRule="auto"/>
        <w:ind w:right="357"/>
        <w:rPr>
          <w:sz w:val="24"/>
        </w:rPr>
      </w:pPr>
      <w:r w:rsidRPr="009F39E8">
        <w:rPr>
          <w:b/>
          <w:sz w:val="24"/>
        </w:rPr>
        <w:t xml:space="preserve">Subtotal Direct Costs: $7,782,550.59 </w:t>
      </w:r>
      <w:r w:rsidRPr="009F39E8">
        <w:rPr>
          <w:sz w:val="24"/>
        </w:rPr>
        <w:t>($7,375,570.59 in USDA/FAS funds and $406,980.00 in cost</w:t>
      </w:r>
      <w:r w:rsidRPr="009F39E8">
        <w:rPr>
          <w:spacing w:val="40"/>
          <w:sz w:val="24"/>
        </w:rPr>
        <w:t xml:space="preserve"> </w:t>
      </w:r>
      <w:r w:rsidRPr="009F39E8">
        <w:rPr>
          <w:spacing w:val="-2"/>
          <w:sz w:val="24"/>
        </w:rPr>
        <w:t>share)</w:t>
      </w:r>
    </w:p>
    <w:p w14:paraId="2F42FECD" w14:textId="77777777" w:rsidR="009F39E8" w:rsidRPr="009F39E8" w:rsidRDefault="009F39E8" w:rsidP="009F39E8">
      <w:pPr>
        <w:numPr>
          <w:ilvl w:val="0"/>
          <w:numId w:val="23"/>
        </w:numPr>
        <w:tabs>
          <w:tab w:val="left" w:pos="719"/>
        </w:tabs>
        <w:spacing w:before="4"/>
        <w:ind w:left="719" w:hanging="359"/>
        <w:rPr>
          <w:b/>
          <w:sz w:val="24"/>
        </w:rPr>
      </w:pPr>
      <w:r w:rsidRPr="009F39E8">
        <w:rPr>
          <w:b/>
          <w:sz w:val="24"/>
        </w:rPr>
        <w:t>Subtotal</w:t>
      </w:r>
      <w:r w:rsidRPr="009F39E8">
        <w:rPr>
          <w:b/>
          <w:spacing w:val="-2"/>
          <w:sz w:val="24"/>
        </w:rPr>
        <w:t xml:space="preserve"> </w:t>
      </w:r>
      <w:r w:rsidRPr="009F39E8">
        <w:rPr>
          <w:b/>
          <w:sz w:val="24"/>
        </w:rPr>
        <w:t>Indirect</w:t>
      </w:r>
      <w:r w:rsidRPr="009F39E8">
        <w:rPr>
          <w:b/>
          <w:spacing w:val="-2"/>
          <w:sz w:val="24"/>
        </w:rPr>
        <w:t xml:space="preserve"> </w:t>
      </w:r>
      <w:r w:rsidRPr="009F39E8">
        <w:rPr>
          <w:b/>
          <w:sz w:val="24"/>
        </w:rPr>
        <w:t>Costs:</w:t>
      </w:r>
      <w:r w:rsidRPr="009F39E8">
        <w:rPr>
          <w:b/>
          <w:spacing w:val="-2"/>
          <w:sz w:val="24"/>
        </w:rPr>
        <w:t xml:space="preserve"> $1,475,114.12</w:t>
      </w:r>
    </w:p>
    <w:p w14:paraId="3835C97A" w14:textId="77777777" w:rsidR="009F39E8" w:rsidRPr="009F39E8" w:rsidRDefault="009F39E8" w:rsidP="565A61D0">
      <w:pPr>
        <w:spacing w:before="276" w:line="275" w:lineRule="exact"/>
        <w:ind w:left="360"/>
        <w:rPr>
          <w:b/>
          <w:bCs/>
          <w:i/>
          <w:iCs/>
          <w:color w:val="005440"/>
          <w:spacing w:val="-2"/>
          <w:sz w:val="24"/>
          <w:szCs w:val="24"/>
        </w:rPr>
      </w:pPr>
      <w:r w:rsidRPr="565A61D0">
        <w:rPr>
          <w:b/>
          <w:bCs/>
          <w:color w:val="005440"/>
          <w:sz w:val="24"/>
          <w:szCs w:val="24"/>
        </w:rPr>
        <w:t>Activity</w:t>
      </w:r>
      <w:r w:rsidRPr="565A61D0">
        <w:rPr>
          <w:b/>
          <w:bCs/>
          <w:color w:val="005440"/>
          <w:spacing w:val="-4"/>
          <w:sz w:val="24"/>
          <w:szCs w:val="24"/>
        </w:rPr>
        <w:t xml:space="preserve"> </w:t>
      </w:r>
      <w:r w:rsidRPr="565A61D0">
        <w:rPr>
          <w:b/>
          <w:bCs/>
          <w:color w:val="005440"/>
          <w:sz w:val="24"/>
          <w:szCs w:val="24"/>
        </w:rPr>
        <w:t>1:</w:t>
      </w:r>
      <w:r w:rsidRPr="565A61D0">
        <w:rPr>
          <w:b/>
          <w:bCs/>
          <w:color w:val="005440"/>
          <w:spacing w:val="-1"/>
          <w:sz w:val="24"/>
          <w:szCs w:val="24"/>
        </w:rPr>
        <w:t xml:space="preserve"> </w:t>
      </w:r>
      <w:r w:rsidRPr="565A61D0">
        <w:rPr>
          <w:b/>
          <w:bCs/>
          <w:color w:val="005440"/>
          <w:sz w:val="24"/>
          <w:szCs w:val="24"/>
        </w:rPr>
        <w:t>Provide</w:t>
      </w:r>
      <w:r w:rsidRPr="565A61D0">
        <w:rPr>
          <w:b/>
          <w:bCs/>
          <w:color w:val="005440"/>
          <w:spacing w:val="-2"/>
          <w:sz w:val="24"/>
          <w:szCs w:val="24"/>
        </w:rPr>
        <w:t xml:space="preserve"> </w:t>
      </w:r>
      <w:r w:rsidRPr="565A61D0">
        <w:rPr>
          <w:b/>
          <w:bCs/>
          <w:color w:val="005440"/>
          <w:sz w:val="24"/>
          <w:szCs w:val="24"/>
        </w:rPr>
        <w:t>School</w:t>
      </w:r>
      <w:r w:rsidRPr="565A61D0">
        <w:rPr>
          <w:b/>
          <w:bCs/>
          <w:color w:val="005440"/>
          <w:spacing w:val="-1"/>
          <w:sz w:val="24"/>
          <w:szCs w:val="24"/>
        </w:rPr>
        <w:t xml:space="preserve"> </w:t>
      </w:r>
      <w:r w:rsidRPr="565A61D0">
        <w:rPr>
          <w:b/>
          <w:bCs/>
          <w:color w:val="005440"/>
          <w:sz w:val="24"/>
          <w:szCs w:val="24"/>
        </w:rPr>
        <w:t>Meals</w:t>
      </w:r>
      <w:r w:rsidRPr="565A61D0">
        <w:rPr>
          <w:b/>
          <w:bCs/>
          <w:color w:val="005440"/>
          <w:spacing w:val="-2"/>
          <w:sz w:val="24"/>
          <w:szCs w:val="24"/>
        </w:rPr>
        <w:t xml:space="preserve"> </w:t>
      </w:r>
      <w:r w:rsidRPr="565A61D0">
        <w:rPr>
          <w:b/>
          <w:bCs/>
          <w:color w:val="005440"/>
          <w:sz w:val="24"/>
          <w:szCs w:val="24"/>
        </w:rPr>
        <w:t>–</w:t>
      </w:r>
      <w:r w:rsidRPr="565A61D0">
        <w:rPr>
          <w:b/>
          <w:bCs/>
          <w:color w:val="005440"/>
          <w:spacing w:val="-1"/>
          <w:sz w:val="24"/>
          <w:szCs w:val="24"/>
        </w:rPr>
        <w:t xml:space="preserve"> </w:t>
      </w:r>
      <w:r w:rsidRPr="565A61D0">
        <w:rPr>
          <w:b/>
          <w:bCs/>
          <w:color w:val="005440"/>
          <w:sz w:val="24"/>
          <w:szCs w:val="24"/>
        </w:rPr>
        <w:t>Subtotal</w:t>
      </w:r>
      <w:r w:rsidRPr="565A61D0">
        <w:rPr>
          <w:b/>
          <w:bCs/>
          <w:color w:val="005440"/>
          <w:spacing w:val="-1"/>
          <w:sz w:val="24"/>
          <w:szCs w:val="24"/>
        </w:rPr>
        <w:t xml:space="preserve"> </w:t>
      </w:r>
      <w:r w:rsidRPr="565A61D0">
        <w:rPr>
          <w:b/>
          <w:bCs/>
          <w:color w:val="005440"/>
          <w:spacing w:val="-2"/>
          <w:sz w:val="24"/>
          <w:szCs w:val="24"/>
        </w:rPr>
        <w:t xml:space="preserve">$658,976.11 </w:t>
      </w:r>
      <w:r w:rsidRPr="565A61D0">
        <w:rPr>
          <w:b/>
          <w:bCs/>
          <w:i/>
          <w:iCs/>
          <w:color w:val="005440"/>
          <w:spacing w:val="-2"/>
          <w:sz w:val="24"/>
          <w:szCs w:val="24"/>
        </w:rPr>
        <w:t xml:space="preserve">($845,976.11 with $187,000 in cost share) </w:t>
      </w:r>
    </w:p>
    <w:p w14:paraId="027F2058" w14:textId="77777777" w:rsidR="009F39E8" w:rsidRPr="009F39E8" w:rsidRDefault="009F39E8" w:rsidP="009F39E8">
      <w:pPr>
        <w:numPr>
          <w:ilvl w:val="2"/>
          <w:numId w:val="22"/>
        </w:numPr>
        <w:tabs>
          <w:tab w:val="left" w:pos="900"/>
        </w:tabs>
        <w:spacing w:after="6" w:line="275"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7"/>
          <w:sz w:val="24"/>
          <w:szCs w:val="24"/>
        </w:rPr>
        <w:t xml:space="preserve"> </w:t>
      </w:r>
      <w:r w:rsidRPr="009F39E8">
        <w:rPr>
          <w:b/>
          <w:bCs/>
          <w:i/>
          <w:iCs/>
          <w:color w:val="002C72"/>
          <w:sz w:val="24"/>
          <w:szCs w:val="24"/>
        </w:rPr>
        <w:t>–</w:t>
      </w:r>
      <w:r w:rsidRPr="009F39E8">
        <w:rPr>
          <w:b/>
          <w:bCs/>
          <w:i/>
          <w:iCs/>
          <w:color w:val="002C72"/>
          <w:spacing w:val="-8"/>
          <w:sz w:val="24"/>
          <w:szCs w:val="24"/>
        </w:rPr>
        <w:t xml:space="preserve"> </w:t>
      </w:r>
      <w:r w:rsidRPr="009F39E8">
        <w:rPr>
          <w:b/>
          <w:bCs/>
          <w:i/>
          <w:iCs/>
          <w:color w:val="002C72"/>
          <w:sz w:val="24"/>
          <w:szCs w:val="24"/>
        </w:rPr>
        <w:t>Subtotal</w:t>
      </w:r>
      <w:r w:rsidRPr="009F39E8">
        <w:rPr>
          <w:b/>
          <w:bCs/>
          <w:i/>
          <w:iCs/>
          <w:color w:val="002C72"/>
          <w:spacing w:val="-11"/>
          <w:sz w:val="24"/>
          <w:szCs w:val="24"/>
        </w:rPr>
        <w:t xml:space="preserve"> </w:t>
      </w:r>
      <w:r w:rsidRPr="009F39E8">
        <w:rPr>
          <w:b/>
          <w:bCs/>
          <w:i/>
          <w:iCs/>
          <w:color w:val="002C72"/>
          <w:spacing w:val="-2"/>
          <w:sz w:val="24"/>
          <w:szCs w:val="24"/>
        </w:rPr>
        <w:t xml:space="preserve">$295,496.60 </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2"/>
        <w:gridCol w:w="1003"/>
        <w:gridCol w:w="811"/>
        <w:gridCol w:w="1169"/>
        <w:gridCol w:w="1169"/>
        <w:gridCol w:w="1167"/>
      </w:tblGrid>
      <w:tr w:rsidR="009F39E8" w:rsidRPr="009F39E8" w14:paraId="38DA017D" w14:textId="77777777" w:rsidTr="0075611A">
        <w:trPr>
          <w:trHeight w:val="686"/>
        </w:trPr>
        <w:tc>
          <w:tcPr>
            <w:tcW w:w="4032" w:type="dxa"/>
          </w:tcPr>
          <w:p w14:paraId="62088D55" w14:textId="77777777" w:rsidR="009F39E8" w:rsidRPr="009F39E8" w:rsidRDefault="009F39E8" w:rsidP="009F39E8">
            <w:pPr>
              <w:spacing w:before="125"/>
              <w:ind w:left="1212"/>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7D22ED04"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3" w:type="dxa"/>
            <w:shd w:val="clear" w:color="auto" w:fill="F2F2F2"/>
          </w:tcPr>
          <w:p w14:paraId="3FEB9BF4" w14:textId="77777777" w:rsidR="009F39E8" w:rsidRPr="009F39E8" w:rsidRDefault="009F39E8" w:rsidP="009F39E8">
            <w:pPr>
              <w:spacing w:before="226"/>
              <w:ind w:left="15" w:right="1"/>
              <w:jc w:val="center"/>
              <w:rPr>
                <w:b/>
                <w:sz w:val="20"/>
              </w:rPr>
            </w:pPr>
            <w:r w:rsidRPr="009F39E8">
              <w:rPr>
                <w:b/>
                <w:spacing w:val="-2"/>
                <w:sz w:val="20"/>
              </w:rPr>
              <w:t>Months</w:t>
            </w:r>
          </w:p>
        </w:tc>
        <w:tc>
          <w:tcPr>
            <w:tcW w:w="811" w:type="dxa"/>
          </w:tcPr>
          <w:p w14:paraId="4CCAAFE3" w14:textId="77777777" w:rsidR="009F39E8" w:rsidRPr="009F39E8" w:rsidRDefault="009F39E8" w:rsidP="009F39E8">
            <w:pPr>
              <w:spacing w:before="226"/>
              <w:ind w:left="14" w:right="9"/>
              <w:jc w:val="center"/>
              <w:rPr>
                <w:b/>
                <w:sz w:val="20"/>
              </w:rPr>
            </w:pPr>
            <w:r w:rsidRPr="009F39E8">
              <w:rPr>
                <w:b/>
                <w:spacing w:val="-5"/>
                <w:sz w:val="20"/>
              </w:rPr>
              <w:t>LOE</w:t>
            </w:r>
          </w:p>
        </w:tc>
        <w:tc>
          <w:tcPr>
            <w:tcW w:w="1169" w:type="dxa"/>
            <w:shd w:val="clear" w:color="auto" w:fill="F2F2F2"/>
          </w:tcPr>
          <w:p w14:paraId="16CA85E9" w14:textId="77777777" w:rsidR="009F39E8" w:rsidRPr="009F39E8" w:rsidRDefault="009F39E8" w:rsidP="009F39E8">
            <w:pPr>
              <w:spacing w:line="225" w:lineRule="exact"/>
              <w:ind w:left="216" w:firstLine="166"/>
              <w:rPr>
                <w:b/>
                <w:sz w:val="20"/>
              </w:rPr>
            </w:pPr>
            <w:r w:rsidRPr="009F39E8">
              <w:rPr>
                <w:b/>
                <w:spacing w:val="-4"/>
                <w:sz w:val="20"/>
              </w:rPr>
              <w:t>Base</w:t>
            </w:r>
          </w:p>
          <w:p w14:paraId="72800B71" w14:textId="77777777" w:rsidR="009F39E8" w:rsidRPr="009F39E8" w:rsidRDefault="009F39E8" w:rsidP="009F39E8">
            <w:pPr>
              <w:spacing w:line="230" w:lineRule="atLeast"/>
              <w:ind w:left="305" w:right="203" w:hanging="89"/>
              <w:rPr>
                <w:b/>
                <w:sz w:val="20"/>
              </w:rPr>
            </w:pPr>
            <w:r w:rsidRPr="009F39E8">
              <w:rPr>
                <w:b/>
                <w:spacing w:val="-2"/>
                <w:sz w:val="20"/>
              </w:rPr>
              <w:t>Monthly Salary</w:t>
            </w:r>
          </w:p>
        </w:tc>
        <w:tc>
          <w:tcPr>
            <w:tcW w:w="1169" w:type="dxa"/>
          </w:tcPr>
          <w:p w14:paraId="3543D90D" w14:textId="77777777" w:rsidR="009F39E8" w:rsidRPr="009F39E8" w:rsidRDefault="009F39E8" w:rsidP="009F39E8">
            <w:pPr>
              <w:spacing w:line="225" w:lineRule="exact"/>
              <w:ind w:left="218" w:firstLine="11"/>
              <w:rPr>
                <w:b/>
                <w:sz w:val="20"/>
              </w:rPr>
            </w:pPr>
            <w:r w:rsidRPr="009F39E8">
              <w:rPr>
                <w:b/>
                <w:spacing w:val="-2"/>
                <w:sz w:val="20"/>
              </w:rPr>
              <w:t>Average</w:t>
            </w:r>
          </w:p>
          <w:p w14:paraId="06EA89E3" w14:textId="77777777" w:rsidR="009F39E8" w:rsidRPr="009F39E8" w:rsidRDefault="009F39E8" w:rsidP="009F39E8">
            <w:pPr>
              <w:spacing w:line="230" w:lineRule="atLeast"/>
              <w:ind w:left="207" w:right="192" w:firstLine="11"/>
              <w:rPr>
                <w:b/>
                <w:sz w:val="20"/>
              </w:rPr>
            </w:pPr>
            <w:r w:rsidRPr="009F39E8">
              <w:rPr>
                <w:b/>
                <w:spacing w:val="-2"/>
                <w:sz w:val="20"/>
              </w:rPr>
              <w:t>Monthly Salary**</w:t>
            </w:r>
          </w:p>
        </w:tc>
        <w:tc>
          <w:tcPr>
            <w:tcW w:w="1167" w:type="dxa"/>
          </w:tcPr>
          <w:p w14:paraId="6EB88BD9" w14:textId="77777777" w:rsidR="009F39E8" w:rsidRPr="009F39E8" w:rsidRDefault="009F39E8" w:rsidP="009F39E8">
            <w:pPr>
              <w:spacing w:before="110"/>
              <w:ind w:left="223" w:right="207" w:firstLine="83"/>
              <w:rPr>
                <w:b/>
                <w:sz w:val="20"/>
              </w:rPr>
            </w:pPr>
            <w:r w:rsidRPr="009F39E8">
              <w:rPr>
                <w:b/>
                <w:spacing w:val="-2"/>
                <w:sz w:val="20"/>
              </w:rPr>
              <w:t>Salary Subtotal</w:t>
            </w:r>
          </w:p>
        </w:tc>
      </w:tr>
      <w:tr w:rsidR="009F39E8" w:rsidRPr="009F39E8" w14:paraId="4A4FDA6A" w14:textId="77777777" w:rsidTr="0075611A">
        <w:trPr>
          <w:trHeight w:val="230"/>
        </w:trPr>
        <w:tc>
          <w:tcPr>
            <w:tcW w:w="4032" w:type="dxa"/>
          </w:tcPr>
          <w:p w14:paraId="1E77E36A"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7"/>
                <w:sz w:val="20"/>
              </w:rPr>
              <w:t xml:space="preserve"> </w:t>
            </w:r>
            <w:r w:rsidRPr="009F39E8">
              <w:rPr>
                <w:spacing w:val="-2"/>
                <w:sz w:val="20"/>
              </w:rPr>
              <w:t>Specialist</w:t>
            </w:r>
          </w:p>
        </w:tc>
        <w:tc>
          <w:tcPr>
            <w:tcW w:w="1003" w:type="dxa"/>
          </w:tcPr>
          <w:p w14:paraId="785C2C86" w14:textId="77777777" w:rsidR="009F39E8" w:rsidRPr="009F39E8" w:rsidRDefault="009F39E8" w:rsidP="009F39E8">
            <w:pPr>
              <w:spacing w:line="210" w:lineRule="exact"/>
              <w:ind w:left="15" w:right="1"/>
              <w:jc w:val="center"/>
              <w:rPr>
                <w:sz w:val="20"/>
                <w:highlight w:val="yellow"/>
              </w:rPr>
            </w:pPr>
            <w:r w:rsidRPr="009F39E8">
              <w:rPr>
                <w:spacing w:val="-5"/>
                <w:sz w:val="20"/>
              </w:rPr>
              <w:t>63</w:t>
            </w:r>
          </w:p>
        </w:tc>
        <w:tc>
          <w:tcPr>
            <w:tcW w:w="811" w:type="dxa"/>
          </w:tcPr>
          <w:p w14:paraId="03251AC7" w14:textId="77777777" w:rsidR="009F39E8" w:rsidRPr="009F39E8" w:rsidRDefault="009F39E8" w:rsidP="009F39E8">
            <w:pPr>
              <w:spacing w:line="210" w:lineRule="exact"/>
              <w:ind w:left="14" w:right="10"/>
              <w:jc w:val="center"/>
              <w:rPr>
                <w:sz w:val="20"/>
                <w:highlight w:val="yellow"/>
              </w:rPr>
            </w:pPr>
            <w:r w:rsidRPr="009F39E8">
              <w:rPr>
                <w:spacing w:val="-5"/>
                <w:sz w:val="20"/>
              </w:rPr>
              <w:t>25%</w:t>
            </w:r>
          </w:p>
        </w:tc>
        <w:tc>
          <w:tcPr>
            <w:tcW w:w="1169" w:type="dxa"/>
          </w:tcPr>
          <w:p w14:paraId="4180EEC7" w14:textId="77777777" w:rsidR="009F39E8" w:rsidRPr="009F39E8" w:rsidRDefault="009F39E8" w:rsidP="009F39E8">
            <w:pPr>
              <w:spacing w:line="210" w:lineRule="exact"/>
              <w:ind w:left="11" w:right="5"/>
              <w:jc w:val="center"/>
              <w:rPr>
                <w:sz w:val="20"/>
              </w:rPr>
            </w:pPr>
            <w:r w:rsidRPr="009F39E8">
              <w:rPr>
                <w:spacing w:val="-2"/>
                <w:sz w:val="20"/>
              </w:rPr>
              <w:t>$1,500</w:t>
            </w:r>
          </w:p>
        </w:tc>
        <w:tc>
          <w:tcPr>
            <w:tcW w:w="1169" w:type="dxa"/>
          </w:tcPr>
          <w:p w14:paraId="0A5521C3" w14:textId="77777777" w:rsidR="009F39E8" w:rsidRPr="009F39E8" w:rsidRDefault="009F39E8" w:rsidP="009F39E8">
            <w:pPr>
              <w:spacing w:line="210" w:lineRule="exact"/>
              <w:ind w:left="11" w:right="1"/>
              <w:jc w:val="center"/>
              <w:rPr>
                <w:sz w:val="20"/>
                <w:highlight w:val="yellow"/>
              </w:rPr>
            </w:pPr>
            <w:r w:rsidRPr="009F39E8">
              <w:rPr>
                <w:spacing w:val="-2"/>
                <w:sz w:val="20"/>
              </w:rPr>
              <w:t xml:space="preserve">$1,690 </w:t>
            </w:r>
          </w:p>
        </w:tc>
        <w:tc>
          <w:tcPr>
            <w:tcW w:w="1167" w:type="dxa"/>
          </w:tcPr>
          <w:p w14:paraId="7EFCFBAB" w14:textId="77777777" w:rsidR="009F39E8" w:rsidRPr="009F39E8" w:rsidRDefault="009F39E8" w:rsidP="009F39E8">
            <w:pPr>
              <w:spacing w:line="210" w:lineRule="exact"/>
              <w:ind w:left="13" w:right="1"/>
              <w:jc w:val="center"/>
              <w:rPr>
                <w:sz w:val="20"/>
                <w:highlight w:val="yellow"/>
              </w:rPr>
            </w:pPr>
            <w:r w:rsidRPr="009F39E8">
              <w:rPr>
                <w:spacing w:val="-2"/>
                <w:sz w:val="20"/>
              </w:rPr>
              <w:t xml:space="preserve">$26,611.97 </w:t>
            </w:r>
          </w:p>
        </w:tc>
      </w:tr>
      <w:tr w:rsidR="009F39E8" w:rsidRPr="009F39E8" w14:paraId="755D33B9" w14:textId="77777777" w:rsidTr="0075611A">
        <w:trPr>
          <w:trHeight w:val="230"/>
        </w:trPr>
        <w:tc>
          <w:tcPr>
            <w:tcW w:w="4032" w:type="dxa"/>
          </w:tcPr>
          <w:p w14:paraId="747AE1C2" w14:textId="77777777" w:rsidR="009F39E8" w:rsidRPr="009F39E8" w:rsidRDefault="009F39E8" w:rsidP="009F39E8">
            <w:pPr>
              <w:spacing w:line="210" w:lineRule="exact"/>
              <w:ind w:left="110"/>
              <w:rPr>
                <w:sz w:val="20"/>
              </w:rPr>
            </w:pPr>
            <w:r w:rsidRPr="009F39E8">
              <w:rPr>
                <w:sz w:val="20"/>
              </w:rPr>
              <w:t>Nutrition</w:t>
            </w:r>
            <w:r w:rsidRPr="009F39E8">
              <w:rPr>
                <w:spacing w:val="-10"/>
                <w:sz w:val="20"/>
              </w:rPr>
              <w:t xml:space="preserve"> </w:t>
            </w:r>
            <w:r w:rsidRPr="009F39E8">
              <w:rPr>
                <w:spacing w:val="-2"/>
                <w:sz w:val="20"/>
              </w:rPr>
              <w:t>Officer (1)</w:t>
            </w:r>
          </w:p>
        </w:tc>
        <w:tc>
          <w:tcPr>
            <w:tcW w:w="1003" w:type="dxa"/>
          </w:tcPr>
          <w:p w14:paraId="2933B3BB" w14:textId="77777777" w:rsidR="009F39E8" w:rsidRPr="009F39E8" w:rsidRDefault="009F39E8" w:rsidP="009F39E8">
            <w:pPr>
              <w:spacing w:line="210" w:lineRule="exact"/>
              <w:ind w:left="15" w:right="1"/>
              <w:jc w:val="center"/>
              <w:rPr>
                <w:sz w:val="20"/>
                <w:highlight w:val="yellow"/>
              </w:rPr>
            </w:pPr>
            <w:r w:rsidRPr="009F39E8">
              <w:rPr>
                <w:spacing w:val="-5"/>
                <w:sz w:val="20"/>
              </w:rPr>
              <w:t>54</w:t>
            </w:r>
          </w:p>
        </w:tc>
        <w:tc>
          <w:tcPr>
            <w:tcW w:w="811" w:type="dxa"/>
          </w:tcPr>
          <w:p w14:paraId="3F82E846" w14:textId="77777777" w:rsidR="009F39E8" w:rsidRPr="009F39E8" w:rsidRDefault="009F39E8" w:rsidP="009F39E8">
            <w:pPr>
              <w:spacing w:line="210" w:lineRule="exact"/>
              <w:ind w:left="14" w:right="10"/>
              <w:jc w:val="center"/>
              <w:rPr>
                <w:sz w:val="20"/>
                <w:highlight w:val="yellow"/>
              </w:rPr>
            </w:pPr>
            <w:r w:rsidRPr="009F39E8">
              <w:rPr>
                <w:spacing w:val="-4"/>
                <w:sz w:val="20"/>
              </w:rPr>
              <w:t>85%</w:t>
            </w:r>
          </w:p>
        </w:tc>
        <w:tc>
          <w:tcPr>
            <w:tcW w:w="1169" w:type="dxa"/>
          </w:tcPr>
          <w:p w14:paraId="1C158904" w14:textId="77777777" w:rsidR="009F39E8" w:rsidRPr="009F39E8" w:rsidRDefault="009F39E8" w:rsidP="009F39E8">
            <w:pPr>
              <w:spacing w:line="210" w:lineRule="exact"/>
              <w:ind w:left="11" w:right="5"/>
              <w:jc w:val="center"/>
              <w:rPr>
                <w:sz w:val="20"/>
              </w:rPr>
            </w:pPr>
            <w:r w:rsidRPr="009F39E8">
              <w:rPr>
                <w:spacing w:val="-2"/>
                <w:sz w:val="20"/>
              </w:rPr>
              <w:t>$1,000</w:t>
            </w:r>
          </w:p>
        </w:tc>
        <w:tc>
          <w:tcPr>
            <w:tcW w:w="1169" w:type="dxa"/>
          </w:tcPr>
          <w:p w14:paraId="01363227" w14:textId="77777777" w:rsidR="009F39E8" w:rsidRPr="009F39E8" w:rsidRDefault="009F39E8" w:rsidP="009F39E8">
            <w:pPr>
              <w:spacing w:line="210" w:lineRule="exact"/>
              <w:ind w:left="11" w:right="1"/>
              <w:jc w:val="center"/>
              <w:rPr>
                <w:sz w:val="20"/>
                <w:highlight w:val="yellow"/>
              </w:rPr>
            </w:pPr>
            <w:r w:rsidRPr="009F39E8">
              <w:rPr>
                <w:spacing w:val="-2"/>
                <w:sz w:val="20"/>
              </w:rPr>
              <w:t>$1,132</w:t>
            </w:r>
          </w:p>
        </w:tc>
        <w:tc>
          <w:tcPr>
            <w:tcW w:w="1167" w:type="dxa"/>
          </w:tcPr>
          <w:p w14:paraId="172EB187" w14:textId="77777777" w:rsidR="009F39E8" w:rsidRPr="009F39E8" w:rsidRDefault="009F39E8" w:rsidP="009F39E8">
            <w:pPr>
              <w:spacing w:line="210" w:lineRule="exact"/>
              <w:ind w:left="13" w:right="1"/>
              <w:jc w:val="center"/>
              <w:rPr>
                <w:sz w:val="20"/>
                <w:highlight w:val="yellow"/>
              </w:rPr>
            </w:pPr>
            <w:r w:rsidRPr="009F39E8">
              <w:rPr>
                <w:spacing w:val="-2"/>
                <w:sz w:val="20"/>
              </w:rPr>
              <w:t>$51,965.96</w:t>
            </w:r>
          </w:p>
        </w:tc>
      </w:tr>
      <w:tr w:rsidR="009F39E8" w:rsidRPr="009F39E8" w14:paraId="423A337A" w14:textId="77777777" w:rsidTr="0075611A">
        <w:trPr>
          <w:trHeight w:val="230"/>
        </w:trPr>
        <w:tc>
          <w:tcPr>
            <w:tcW w:w="4032" w:type="dxa"/>
          </w:tcPr>
          <w:p w14:paraId="139647F1" w14:textId="77777777" w:rsidR="009F39E8" w:rsidRPr="009F39E8" w:rsidRDefault="009F39E8" w:rsidP="009F39E8">
            <w:pPr>
              <w:spacing w:line="210" w:lineRule="exact"/>
              <w:ind w:left="110"/>
              <w:rPr>
                <w:sz w:val="20"/>
              </w:rPr>
            </w:pPr>
            <w:r w:rsidRPr="009F39E8">
              <w:rPr>
                <w:sz w:val="20"/>
              </w:rPr>
              <w:t>Nutrition</w:t>
            </w:r>
            <w:r w:rsidRPr="009F39E8">
              <w:rPr>
                <w:spacing w:val="-10"/>
                <w:sz w:val="20"/>
              </w:rPr>
              <w:t xml:space="preserve"> </w:t>
            </w:r>
            <w:r w:rsidRPr="009F39E8">
              <w:rPr>
                <w:spacing w:val="-2"/>
                <w:sz w:val="20"/>
              </w:rPr>
              <w:t>Officer (2)</w:t>
            </w:r>
          </w:p>
        </w:tc>
        <w:tc>
          <w:tcPr>
            <w:tcW w:w="1003" w:type="dxa"/>
          </w:tcPr>
          <w:p w14:paraId="0752B0DC" w14:textId="77777777" w:rsidR="009F39E8" w:rsidRPr="009F39E8" w:rsidRDefault="009F39E8" w:rsidP="009F39E8">
            <w:pPr>
              <w:spacing w:line="210" w:lineRule="exact"/>
              <w:ind w:left="15" w:right="1"/>
              <w:jc w:val="center"/>
              <w:rPr>
                <w:spacing w:val="-5"/>
                <w:sz w:val="20"/>
              </w:rPr>
            </w:pPr>
            <w:r w:rsidRPr="009F39E8">
              <w:rPr>
                <w:spacing w:val="-5"/>
                <w:sz w:val="20"/>
              </w:rPr>
              <w:t>54</w:t>
            </w:r>
          </w:p>
        </w:tc>
        <w:tc>
          <w:tcPr>
            <w:tcW w:w="811" w:type="dxa"/>
          </w:tcPr>
          <w:p w14:paraId="0A57A644" w14:textId="77777777" w:rsidR="009F39E8" w:rsidRPr="009F39E8" w:rsidRDefault="009F39E8" w:rsidP="009F39E8">
            <w:pPr>
              <w:spacing w:line="210" w:lineRule="exact"/>
              <w:ind w:left="14" w:right="10"/>
              <w:jc w:val="center"/>
              <w:rPr>
                <w:spacing w:val="-4"/>
                <w:sz w:val="20"/>
              </w:rPr>
            </w:pPr>
            <w:r w:rsidRPr="009F39E8">
              <w:rPr>
                <w:spacing w:val="-4"/>
                <w:sz w:val="20"/>
              </w:rPr>
              <w:t>85%</w:t>
            </w:r>
          </w:p>
        </w:tc>
        <w:tc>
          <w:tcPr>
            <w:tcW w:w="1169" w:type="dxa"/>
          </w:tcPr>
          <w:p w14:paraId="5F9236F9" w14:textId="77777777" w:rsidR="009F39E8" w:rsidRPr="009F39E8" w:rsidRDefault="009F39E8" w:rsidP="009F39E8">
            <w:pPr>
              <w:spacing w:line="210" w:lineRule="exact"/>
              <w:ind w:left="11" w:right="5"/>
              <w:jc w:val="center"/>
              <w:rPr>
                <w:spacing w:val="-2"/>
                <w:sz w:val="20"/>
              </w:rPr>
            </w:pPr>
            <w:r w:rsidRPr="009F39E8">
              <w:rPr>
                <w:spacing w:val="-2"/>
                <w:sz w:val="20"/>
              </w:rPr>
              <w:t>$1,000</w:t>
            </w:r>
          </w:p>
        </w:tc>
        <w:tc>
          <w:tcPr>
            <w:tcW w:w="1169" w:type="dxa"/>
          </w:tcPr>
          <w:p w14:paraId="0753D81C" w14:textId="77777777" w:rsidR="009F39E8" w:rsidRPr="009F39E8" w:rsidRDefault="009F39E8" w:rsidP="009F39E8">
            <w:pPr>
              <w:spacing w:line="210" w:lineRule="exact"/>
              <w:ind w:left="11" w:right="1"/>
              <w:jc w:val="center"/>
              <w:rPr>
                <w:spacing w:val="-2"/>
                <w:sz w:val="20"/>
              </w:rPr>
            </w:pPr>
            <w:r w:rsidRPr="009F39E8">
              <w:rPr>
                <w:spacing w:val="-2"/>
                <w:sz w:val="20"/>
              </w:rPr>
              <w:t>$1,132</w:t>
            </w:r>
          </w:p>
        </w:tc>
        <w:tc>
          <w:tcPr>
            <w:tcW w:w="1167" w:type="dxa"/>
          </w:tcPr>
          <w:p w14:paraId="369661FF" w14:textId="77777777" w:rsidR="009F39E8" w:rsidRPr="009F39E8" w:rsidRDefault="009F39E8" w:rsidP="009F39E8">
            <w:pPr>
              <w:spacing w:line="210" w:lineRule="exact"/>
              <w:ind w:left="13" w:right="1"/>
              <w:jc w:val="center"/>
              <w:rPr>
                <w:spacing w:val="-2"/>
                <w:sz w:val="20"/>
              </w:rPr>
            </w:pPr>
            <w:r w:rsidRPr="009F39E8">
              <w:rPr>
                <w:spacing w:val="-2"/>
                <w:sz w:val="20"/>
              </w:rPr>
              <w:t>$51,965.96</w:t>
            </w:r>
          </w:p>
        </w:tc>
      </w:tr>
      <w:tr w:rsidR="009F39E8" w:rsidRPr="009F39E8" w14:paraId="4F61CA3F" w14:textId="77777777" w:rsidTr="0075611A">
        <w:trPr>
          <w:trHeight w:val="230"/>
        </w:trPr>
        <w:tc>
          <w:tcPr>
            <w:tcW w:w="4032" w:type="dxa"/>
          </w:tcPr>
          <w:p w14:paraId="4DD59FDE"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3" w:type="dxa"/>
          </w:tcPr>
          <w:p w14:paraId="1762EB9B" w14:textId="77777777" w:rsidR="009F39E8" w:rsidRPr="009F39E8" w:rsidRDefault="009F39E8" w:rsidP="009F39E8">
            <w:pPr>
              <w:spacing w:line="210" w:lineRule="exact"/>
              <w:ind w:left="15" w:right="1"/>
              <w:jc w:val="center"/>
              <w:rPr>
                <w:sz w:val="20"/>
                <w:highlight w:val="yellow"/>
              </w:rPr>
            </w:pPr>
            <w:r w:rsidRPr="009F39E8">
              <w:rPr>
                <w:spacing w:val="-5"/>
                <w:sz w:val="20"/>
              </w:rPr>
              <w:t xml:space="preserve"> 57</w:t>
            </w:r>
          </w:p>
        </w:tc>
        <w:tc>
          <w:tcPr>
            <w:tcW w:w="811" w:type="dxa"/>
          </w:tcPr>
          <w:p w14:paraId="48F5589F" w14:textId="77777777" w:rsidR="009F39E8" w:rsidRPr="009F39E8" w:rsidRDefault="009F39E8" w:rsidP="009F39E8">
            <w:pPr>
              <w:spacing w:line="210" w:lineRule="exact"/>
              <w:ind w:left="14" w:right="10"/>
              <w:jc w:val="center"/>
              <w:rPr>
                <w:sz w:val="20"/>
                <w:highlight w:val="yellow"/>
              </w:rPr>
            </w:pPr>
            <w:r w:rsidRPr="009F39E8">
              <w:rPr>
                <w:spacing w:val="-5"/>
                <w:sz w:val="20"/>
              </w:rPr>
              <w:t>40%</w:t>
            </w:r>
          </w:p>
        </w:tc>
        <w:tc>
          <w:tcPr>
            <w:tcW w:w="1169" w:type="dxa"/>
          </w:tcPr>
          <w:p w14:paraId="0755B843" w14:textId="77777777" w:rsidR="009F39E8" w:rsidRPr="009F39E8" w:rsidRDefault="009F39E8" w:rsidP="009F39E8">
            <w:pPr>
              <w:spacing w:line="210" w:lineRule="exact"/>
              <w:ind w:left="11" w:right="5"/>
              <w:jc w:val="center"/>
              <w:rPr>
                <w:sz w:val="20"/>
              </w:rPr>
            </w:pPr>
            <w:r w:rsidRPr="009F39E8">
              <w:rPr>
                <w:spacing w:val="-2"/>
                <w:sz w:val="20"/>
              </w:rPr>
              <w:t>$1,500</w:t>
            </w:r>
          </w:p>
        </w:tc>
        <w:tc>
          <w:tcPr>
            <w:tcW w:w="1169" w:type="dxa"/>
          </w:tcPr>
          <w:p w14:paraId="7E8A9669" w14:textId="77777777" w:rsidR="009F39E8" w:rsidRPr="009F39E8" w:rsidRDefault="009F39E8" w:rsidP="009F39E8">
            <w:pPr>
              <w:spacing w:line="210" w:lineRule="exact"/>
              <w:ind w:left="11"/>
              <w:jc w:val="center"/>
              <w:rPr>
                <w:sz w:val="20"/>
                <w:highlight w:val="yellow"/>
              </w:rPr>
            </w:pPr>
            <w:r w:rsidRPr="009F39E8">
              <w:rPr>
                <w:spacing w:val="-2"/>
                <w:sz w:val="20"/>
              </w:rPr>
              <w:t xml:space="preserve">$1,676 </w:t>
            </w:r>
          </w:p>
        </w:tc>
        <w:tc>
          <w:tcPr>
            <w:tcW w:w="1167" w:type="dxa"/>
          </w:tcPr>
          <w:p w14:paraId="25B94391" w14:textId="77777777" w:rsidR="009F39E8" w:rsidRPr="009F39E8" w:rsidRDefault="009F39E8" w:rsidP="009F39E8">
            <w:pPr>
              <w:spacing w:line="210" w:lineRule="exact"/>
              <w:ind w:left="13" w:right="1"/>
              <w:jc w:val="center"/>
              <w:rPr>
                <w:sz w:val="20"/>
                <w:highlight w:val="yellow"/>
              </w:rPr>
            </w:pPr>
            <w:r w:rsidRPr="009F39E8">
              <w:rPr>
                <w:spacing w:val="-2"/>
                <w:sz w:val="20"/>
              </w:rPr>
              <w:t xml:space="preserve">$38,203.34 </w:t>
            </w:r>
          </w:p>
        </w:tc>
      </w:tr>
      <w:tr w:rsidR="009F39E8" w:rsidRPr="009F39E8" w14:paraId="43A9E2D7" w14:textId="77777777" w:rsidTr="0075611A">
        <w:trPr>
          <w:trHeight w:val="230"/>
        </w:trPr>
        <w:tc>
          <w:tcPr>
            <w:tcW w:w="4032" w:type="dxa"/>
            <w:shd w:val="clear" w:color="auto" w:fill="F2F2F2"/>
          </w:tcPr>
          <w:p w14:paraId="7598B20B" w14:textId="77777777" w:rsidR="009F39E8" w:rsidRPr="009F39E8" w:rsidRDefault="009F39E8" w:rsidP="009F39E8">
            <w:pPr>
              <w:shd w:val="clear" w:color="auto" w:fill="FFFFFF" w:themeFill="background1"/>
              <w:spacing w:line="210" w:lineRule="exact"/>
              <w:ind w:left="110"/>
              <w:rPr>
                <w:sz w:val="20"/>
              </w:rPr>
            </w:pPr>
            <w:r w:rsidRPr="009F39E8">
              <w:rPr>
                <w:sz w:val="20"/>
              </w:rPr>
              <w:t>Food</w:t>
            </w:r>
            <w:r w:rsidRPr="009F39E8">
              <w:rPr>
                <w:spacing w:val="-4"/>
                <w:sz w:val="20"/>
              </w:rPr>
              <w:t xml:space="preserve"> </w:t>
            </w:r>
            <w:r w:rsidRPr="009F39E8">
              <w:rPr>
                <w:sz w:val="20"/>
              </w:rPr>
              <w:t>Aid</w:t>
            </w:r>
            <w:r w:rsidRPr="009F39E8">
              <w:rPr>
                <w:spacing w:val="-4"/>
                <w:sz w:val="20"/>
              </w:rPr>
              <w:t xml:space="preserve"> </w:t>
            </w:r>
            <w:r w:rsidRPr="009F39E8">
              <w:rPr>
                <w:sz w:val="20"/>
              </w:rPr>
              <w:t>Monitors</w:t>
            </w:r>
            <w:r w:rsidRPr="009F39E8">
              <w:rPr>
                <w:spacing w:val="-4"/>
                <w:sz w:val="20"/>
              </w:rPr>
              <w:t xml:space="preserve"> </w:t>
            </w:r>
            <w:r w:rsidRPr="009F39E8">
              <w:rPr>
                <w:sz w:val="20"/>
              </w:rPr>
              <w:t>(1</w:t>
            </w:r>
            <w:r w:rsidRPr="009F39E8">
              <w:rPr>
                <w:spacing w:val="-2"/>
                <w:sz w:val="20"/>
              </w:rPr>
              <w:t>)</w:t>
            </w:r>
          </w:p>
        </w:tc>
        <w:tc>
          <w:tcPr>
            <w:tcW w:w="1003" w:type="dxa"/>
            <w:shd w:val="clear" w:color="auto" w:fill="F2F2F2"/>
          </w:tcPr>
          <w:p w14:paraId="7DF3440E" w14:textId="77777777" w:rsidR="009F39E8" w:rsidRPr="009F39E8" w:rsidRDefault="009F39E8" w:rsidP="009F39E8">
            <w:pPr>
              <w:shd w:val="clear" w:color="auto" w:fill="FFFFFF" w:themeFill="background1"/>
              <w:spacing w:line="210" w:lineRule="exact"/>
              <w:ind w:left="15" w:right="1"/>
              <w:jc w:val="center"/>
              <w:rPr>
                <w:sz w:val="20"/>
                <w:highlight w:val="yellow"/>
              </w:rPr>
            </w:pPr>
            <w:r w:rsidRPr="009F39E8">
              <w:rPr>
                <w:spacing w:val="-5"/>
                <w:sz w:val="20"/>
              </w:rPr>
              <w:t>57</w:t>
            </w:r>
          </w:p>
        </w:tc>
        <w:tc>
          <w:tcPr>
            <w:tcW w:w="811" w:type="dxa"/>
            <w:shd w:val="clear" w:color="auto" w:fill="F2F2F2"/>
          </w:tcPr>
          <w:p w14:paraId="7886DB39" w14:textId="77777777" w:rsidR="009F39E8" w:rsidRPr="009F39E8" w:rsidRDefault="009F39E8" w:rsidP="009F39E8">
            <w:pPr>
              <w:shd w:val="clear" w:color="auto" w:fill="FFFFFF" w:themeFill="background1"/>
              <w:spacing w:line="210" w:lineRule="exact"/>
              <w:ind w:left="14" w:right="10"/>
              <w:jc w:val="center"/>
              <w:rPr>
                <w:sz w:val="20"/>
                <w:highlight w:val="yellow"/>
              </w:rPr>
            </w:pPr>
            <w:r w:rsidRPr="009F39E8">
              <w:rPr>
                <w:spacing w:val="-5"/>
                <w:sz w:val="20"/>
              </w:rPr>
              <w:t>85%</w:t>
            </w:r>
          </w:p>
        </w:tc>
        <w:tc>
          <w:tcPr>
            <w:tcW w:w="1169" w:type="dxa"/>
            <w:shd w:val="clear" w:color="auto" w:fill="F2F2F2"/>
          </w:tcPr>
          <w:p w14:paraId="68950993" w14:textId="77777777" w:rsidR="009F39E8" w:rsidRPr="009F39E8" w:rsidRDefault="009F39E8" w:rsidP="009F39E8">
            <w:pPr>
              <w:shd w:val="clear" w:color="auto" w:fill="FFFFFF" w:themeFill="background1"/>
              <w:spacing w:line="210" w:lineRule="exact"/>
              <w:ind w:left="11" w:right="5"/>
              <w:jc w:val="center"/>
              <w:rPr>
                <w:sz w:val="20"/>
              </w:rPr>
            </w:pPr>
            <w:r w:rsidRPr="009F39E8">
              <w:rPr>
                <w:spacing w:val="-2"/>
                <w:sz w:val="20"/>
              </w:rPr>
              <w:t>$1,000</w:t>
            </w:r>
          </w:p>
        </w:tc>
        <w:tc>
          <w:tcPr>
            <w:tcW w:w="1169" w:type="dxa"/>
            <w:shd w:val="clear" w:color="auto" w:fill="F2F2F2"/>
          </w:tcPr>
          <w:p w14:paraId="389D2D96" w14:textId="77777777" w:rsidR="009F39E8" w:rsidRPr="009F39E8" w:rsidRDefault="009F39E8" w:rsidP="009F39E8">
            <w:pPr>
              <w:shd w:val="clear" w:color="auto" w:fill="FFFFFF" w:themeFill="background1"/>
              <w:spacing w:line="210" w:lineRule="exact"/>
              <w:ind w:left="11" w:right="1"/>
              <w:jc w:val="center"/>
              <w:rPr>
                <w:sz w:val="20"/>
                <w:highlight w:val="yellow"/>
              </w:rPr>
            </w:pPr>
            <w:r w:rsidRPr="009F39E8">
              <w:rPr>
                <w:spacing w:val="-2"/>
                <w:sz w:val="20"/>
              </w:rPr>
              <w:t xml:space="preserve">$1,140 </w:t>
            </w:r>
          </w:p>
        </w:tc>
        <w:tc>
          <w:tcPr>
            <w:tcW w:w="1167" w:type="dxa"/>
            <w:shd w:val="clear" w:color="auto" w:fill="F2F2F2"/>
          </w:tcPr>
          <w:p w14:paraId="00EA9D87" w14:textId="77777777" w:rsidR="009F39E8" w:rsidRPr="009F39E8" w:rsidRDefault="009F39E8" w:rsidP="009F39E8">
            <w:pPr>
              <w:shd w:val="clear" w:color="auto" w:fill="FFFFFF" w:themeFill="background1"/>
              <w:spacing w:line="210" w:lineRule="exact"/>
              <w:ind w:left="13"/>
              <w:jc w:val="center"/>
              <w:rPr>
                <w:sz w:val="20"/>
                <w:highlight w:val="yellow"/>
              </w:rPr>
            </w:pPr>
            <w:r w:rsidRPr="009F39E8">
              <w:rPr>
                <w:spacing w:val="-2"/>
                <w:sz w:val="20"/>
              </w:rPr>
              <w:t xml:space="preserve">$55,220.47 </w:t>
            </w:r>
          </w:p>
        </w:tc>
      </w:tr>
      <w:tr w:rsidR="009F39E8" w:rsidRPr="009F39E8" w14:paraId="41FB143A" w14:textId="77777777" w:rsidTr="0075611A">
        <w:trPr>
          <w:trHeight w:val="230"/>
        </w:trPr>
        <w:tc>
          <w:tcPr>
            <w:tcW w:w="4032" w:type="dxa"/>
            <w:shd w:val="clear" w:color="auto" w:fill="F2F2F2"/>
          </w:tcPr>
          <w:p w14:paraId="67701EAE" w14:textId="77777777" w:rsidR="009F39E8" w:rsidRPr="009F39E8" w:rsidRDefault="009F39E8" w:rsidP="009F39E8">
            <w:pPr>
              <w:shd w:val="clear" w:color="auto" w:fill="FFFFFF" w:themeFill="background1"/>
              <w:spacing w:line="210" w:lineRule="exact"/>
              <w:ind w:left="110"/>
              <w:rPr>
                <w:sz w:val="20"/>
              </w:rPr>
            </w:pPr>
            <w:r w:rsidRPr="009F39E8">
              <w:rPr>
                <w:sz w:val="20"/>
              </w:rPr>
              <w:t>Food Aid Monitors (2)</w:t>
            </w:r>
          </w:p>
        </w:tc>
        <w:tc>
          <w:tcPr>
            <w:tcW w:w="1003" w:type="dxa"/>
            <w:shd w:val="clear" w:color="auto" w:fill="F2F2F2"/>
          </w:tcPr>
          <w:p w14:paraId="5355F6F1" w14:textId="77777777" w:rsidR="009F39E8" w:rsidRPr="009F39E8" w:rsidRDefault="009F39E8" w:rsidP="009F39E8">
            <w:pPr>
              <w:shd w:val="clear" w:color="auto" w:fill="FFFFFF" w:themeFill="background1"/>
              <w:spacing w:line="210" w:lineRule="exact"/>
              <w:ind w:left="15" w:right="1"/>
              <w:jc w:val="center"/>
              <w:rPr>
                <w:spacing w:val="-5"/>
                <w:sz w:val="20"/>
              </w:rPr>
            </w:pPr>
            <w:r w:rsidRPr="009F39E8">
              <w:rPr>
                <w:spacing w:val="-5"/>
                <w:sz w:val="20"/>
              </w:rPr>
              <w:t>57</w:t>
            </w:r>
          </w:p>
        </w:tc>
        <w:tc>
          <w:tcPr>
            <w:tcW w:w="811" w:type="dxa"/>
            <w:shd w:val="clear" w:color="auto" w:fill="F2F2F2"/>
          </w:tcPr>
          <w:p w14:paraId="23EF4D73" w14:textId="77777777" w:rsidR="009F39E8" w:rsidRPr="009F39E8" w:rsidRDefault="009F39E8" w:rsidP="009F39E8">
            <w:pPr>
              <w:shd w:val="clear" w:color="auto" w:fill="FFFFFF" w:themeFill="background1"/>
              <w:spacing w:line="210" w:lineRule="exact"/>
              <w:ind w:left="14" w:right="10"/>
              <w:jc w:val="center"/>
              <w:rPr>
                <w:spacing w:val="-5"/>
                <w:sz w:val="20"/>
              </w:rPr>
            </w:pPr>
            <w:r w:rsidRPr="009F39E8">
              <w:rPr>
                <w:spacing w:val="-5"/>
                <w:sz w:val="20"/>
              </w:rPr>
              <w:t>85%</w:t>
            </w:r>
          </w:p>
        </w:tc>
        <w:tc>
          <w:tcPr>
            <w:tcW w:w="1169" w:type="dxa"/>
            <w:shd w:val="clear" w:color="auto" w:fill="F2F2F2"/>
          </w:tcPr>
          <w:p w14:paraId="2E7AFCB6" w14:textId="77777777" w:rsidR="009F39E8" w:rsidRPr="009F39E8" w:rsidRDefault="009F39E8" w:rsidP="009F39E8">
            <w:pPr>
              <w:shd w:val="clear" w:color="auto" w:fill="FFFFFF" w:themeFill="background1"/>
              <w:spacing w:line="210" w:lineRule="exact"/>
              <w:ind w:left="11" w:right="5"/>
              <w:jc w:val="center"/>
              <w:rPr>
                <w:spacing w:val="-2"/>
                <w:sz w:val="20"/>
              </w:rPr>
            </w:pPr>
            <w:r w:rsidRPr="009F39E8">
              <w:rPr>
                <w:spacing w:val="-2"/>
                <w:sz w:val="20"/>
              </w:rPr>
              <w:t>$1,000</w:t>
            </w:r>
          </w:p>
        </w:tc>
        <w:tc>
          <w:tcPr>
            <w:tcW w:w="1169" w:type="dxa"/>
            <w:shd w:val="clear" w:color="auto" w:fill="F2F2F2"/>
          </w:tcPr>
          <w:p w14:paraId="3F3D93FB" w14:textId="77777777" w:rsidR="009F39E8" w:rsidRPr="009F39E8" w:rsidRDefault="009F39E8" w:rsidP="009F39E8">
            <w:pPr>
              <w:shd w:val="clear" w:color="auto" w:fill="FFFFFF" w:themeFill="background1"/>
              <w:spacing w:line="210" w:lineRule="exact"/>
              <w:ind w:left="11" w:right="1"/>
              <w:jc w:val="center"/>
              <w:rPr>
                <w:spacing w:val="-2"/>
                <w:sz w:val="20"/>
              </w:rPr>
            </w:pPr>
            <w:r w:rsidRPr="009F39E8">
              <w:rPr>
                <w:spacing w:val="-2"/>
                <w:sz w:val="20"/>
              </w:rPr>
              <w:t>$1,140</w:t>
            </w:r>
          </w:p>
        </w:tc>
        <w:tc>
          <w:tcPr>
            <w:tcW w:w="1167" w:type="dxa"/>
            <w:shd w:val="clear" w:color="auto" w:fill="F2F2F2"/>
          </w:tcPr>
          <w:p w14:paraId="3862D110" w14:textId="77777777" w:rsidR="009F39E8" w:rsidRPr="009F39E8" w:rsidRDefault="009F39E8" w:rsidP="009F39E8">
            <w:pPr>
              <w:shd w:val="clear" w:color="auto" w:fill="FFFFFF" w:themeFill="background1"/>
              <w:spacing w:line="210" w:lineRule="exact"/>
              <w:ind w:left="13"/>
              <w:jc w:val="center"/>
              <w:rPr>
                <w:spacing w:val="-2"/>
                <w:sz w:val="20"/>
              </w:rPr>
            </w:pPr>
            <w:r w:rsidRPr="009F39E8">
              <w:rPr>
                <w:spacing w:val="-2"/>
                <w:sz w:val="20"/>
              </w:rPr>
              <w:t>$55,220.47</w:t>
            </w:r>
          </w:p>
        </w:tc>
      </w:tr>
      <w:tr w:rsidR="009F39E8" w:rsidRPr="009F39E8" w14:paraId="42DC2B40" w14:textId="77777777" w:rsidTr="0075611A">
        <w:trPr>
          <w:trHeight w:val="460"/>
        </w:trPr>
        <w:tc>
          <w:tcPr>
            <w:tcW w:w="4032" w:type="dxa"/>
            <w:shd w:val="clear" w:color="auto" w:fill="F2F2F2"/>
          </w:tcPr>
          <w:p w14:paraId="5843BE80" w14:textId="77777777" w:rsidR="009F39E8" w:rsidRPr="009F39E8" w:rsidRDefault="009F39E8" w:rsidP="009F39E8">
            <w:pPr>
              <w:shd w:val="clear" w:color="auto" w:fill="FFFFFF" w:themeFill="background1"/>
              <w:spacing w:line="230" w:lineRule="atLeast"/>
              <w:ind w:left="110" w:right="139"/>
              <w:rPr>
                <w:sz w:val="20"/>
              </w:rPr>
            </w:pPr>
            <w:r w:rsidRPr="009F39E8">
              <w:rPr>
                <w:sz w:val="20"/>
              </w:rPr>
              <w:t>Education</w:t>
            </w:r>
            <w:r w:rsidRPr="009F39E8">
              <w:rPr>
                <w:spacing w:val="-13"/>
                <w:sz w:val="20"/>
              </w:rPr>
              <w:t xml:space="preserve"> </w:t>
            </w:r>
            <w:r w:rsidRPr="009F39E8">
              <w:rPr>
                <w:sz w:val="20"/>
              </w:rPr>
              <w:t>&amp;</w:t>
            </w:r>
            <w:r w:rsidRPr="009F39E8">
              <w:rPr>
                <w:spacing w:val="-12"/>
                <w:sz w:val="20"/>
              </w:rPr>
              <w:t xml:space="preserve"> </w:t>
            </w:r>
            <w:r w:rsidRPr="009F39E8">
              <w:rPr>
                <w:sz w:val="20"/>
              </w:rPr>
              <w:t>Community</w:t>
            </w:r>
            <w:r w:rsidRPr="009F39E8">
              <w:rPr>
                <w:spacing w:val="-12"/>
                <w:sz w:val="20"/>
              </w:rPr>
              <w:t xml:space="preserve"> </w:t>
            </w:r>
            <w:r w:rsidRPr="009F39E8">
              <w:rPr>
                <w:sz w:val="20"/>
              </w:rPr>
              <w:t xml:space="preserve">Engagement </w:t>
            </w:r>
            <w:r w:rsidRPr="009F39E8">
              <w:rPr>
                <w:spacing w:val="-2"/>
                <w:sz w:val="20"/>
              </w:rPr>
              <w:t>Specialist</w:t>
            </w:r>
          </w:p>
        </w:tc>
        <w:tc>
          <w:tcPr>
            <w:tcW w:w="1003" w:type="dxa"/>
            <w:shd w:val="clear" w:color="auto" w:fill="F2F2F2"/>
          </w:tcPr>
          <w:p w14:paraId="39F00EA4" w14:textId="77777777" w:rsidR="009F39E8" w:rsidRPr="009F39E8" w:rsidRDefault="009F39E8" w:rsidP="009F39E8">
            <w:pPr>
              <w:shd w:val="clear" w:color="auto" w:fill="FFFFFF" w:themeFill="background1"/>
              <w:spacing w:before="115"/>
              <w:ind w:left="15" w:right="1"/>
              <w:jc w:val="center"/>
              <w:rPr>
                <w:sz w:val="20"/>
              </w:rPr>
            </w:pPr>
            <w:r w:rsidRPr="009F39E8">
              <w:rPr>
                <w:spacing w:val="-5"/>
                <w:sz w:val="20"/>
              </w:rPr>
              <w:t xml:space="preserve"> 63 </w:t>
            </w:r>
          </w:p>
        </w:tc>
        <w:tc>
          <w:tcPr>
            <w:tcW w:w="811" w:type="dxa"/>
            <w:shd w:val="clear" w:color="auto" w:fill="F2F2F2"/>
          </w:tcPr>
          <w:p w14:paraId="496E70C2" w14:textId="77777777" w:rsidR="009F39E8" w:rsidRPr="009F39E8" w:rsidRDefault="009F39E8" w:rsidP="009F39E8">
            <w:pPr>
              <w:shd w:val="clear" w:color="auto" w:fill="FFFFFF" w:themeFill="background1"/>
              <w:spacing w:before="115"/>
              <w:ind w:left="14" w:right="10"/>
              <w:jc w:val="center"/>
              <w:rPr>
                <w:sz w:val="20"/>
              </w:rPr>
            </w:pPr>
            <w:r w:rsidRPr="009F39E8">
              <w:rPr>
                <w:spacing w:val="-5"/>
                <w:sz w:val="20"/>
              </w:rPr>
              <w:t>10%</w:t>
            </w:r>
          </w:p>
        </w:tc>
        <w:tc>
          <w:tcPr>
            <w:tcW w:w="1169" w:type="dxa"/>
            <w:shd w:val="clear" w:color="auto" w:fill="F2F2F2"/>
          </w:tcPr>
          <w:p w14:paraId="2CE8B1BF" w14:textId="77777777" w:rsidR="009F39E8" w:rsidRPr="009F39E8" w:rsidRDefault="009F39E8" w:rsidP="009F39E8">
            <w:pPr>
              <w:shd w:val="clear" w:color="auto" w:fill="FFFFFF" w:themeFill="background1"/>
              <w:spacing w:before="115"/>
              <w:ind w:left="11" w:right="5"/>
              <w:jc w:val="center"/>
              <w:rPr>
                <w:sz w:val="20"/>
              </w:rPr>
            </w:pPr>
            <w:r w:rsidRPr="009F39E8">
              <w:rPr>
                <w:spacing w:val="-2"/>
                <w:sz w:val="20"/>
              </w:rPr>
              <w:t>$1,500</w:t>
            </w:r>
          </w:p>
        </w:tc>
        <w:tc>
          <w:tcPr>
            <w:tcW w:w="1169" w:type="dxa"/>
            <w:shd w:val="clear" w:color="auto" w:fill="F2F2F2"/>
          </w:tcPr>
          <w:p w14:paraId="75F7BC1C" w14:textId="77777777" w:rsidR="009F39E8" w:rsidRPr="009F39E8" w:rsidRDefault="009F39E8" w:rsidP="009F39E8">
            <w:pPr>
              <w:shd w:val="clear" w:color="auto" w:fill="FFFFFF" w:themeFill="background1"/>
              <w:spacing w:before="115"/>
              <w:ind w:left="11"/>
              <w:jc w:val="center"/>
              <w:rPr>
                <w:sz w:val="20"/>
              </w:rPr>
            </w:pPr>
            <w:r w:rsidRPr="009F39E8">
              <w:rPr>
                <w:spacing w:val="-2"/>
                <w:sz w:val="20"/>
              </w:rPr>
              <w:t xml:space="preserve">$1,703 </w:t>
            </w:r>
          </w:p>
        </w:tc>
        <w:tc>
          <w:tcPr>
            <w:tcW w:w="1167" w:type="dxa"/>
            <w:shd w:val="clear" w:color="auto" w:fill="F2F2F2"/>
          </w:tcPr>
          <w:p w14:paraId="3BF86234" w14:textId="77777777" w:rsidR="009F39E8" w:rsidRPr="009F39E8" w:rsidRDefault="009F39E8" w:rsidP="009F39E8">
            <w:pPr>
              <w:shd w:val="clear" w:color="auto" w:fill="FFFFFF" w:themeFill="background1"/>
              <w:spacing w:before="115"/>
              <w:ind w:left="13" w:right="1"/>
              <w:jc w:val="center"/>
              <w:rPr>
                <w:sz w:val="20"/>
              </w:rPr>
            </w:pPr>
            <w:r w:rsidRPr="009F39E8">
              <w:rPr>
                <w:spacing w:val="-2"/>
                <w:sz w:val="20"/>
              </w:rPr>
              <w:t xml:space="preserve">$10,577.67 </w:t>
            </w:r>
          </w:p>
        </w:tc>
      </w:tr>
      <w:tr w:rsidR="009F39E8" w:rsidRPr="009F39E8" w14:paraId="61F167BD" w14:textId="77777777" w:rsidTr="0075611A">
        <w:trPr>
          <w:trHeight w:val="39"/>
        </w:trPr>
        <w:tc>
          <w:tcPr>
            <w:tcW w:w="4032" w:type="dxa"/>
            <w:shd w:val="clear" w:color="auto" w:fill="FFFFFF" w:themeFill="background1"/>
          </w:tcPr>
          <w:p w14:paraId="1373FF3C" w14:textId="77777777" w:rsidR="009F39E8" w:rsidRPr="009F39E8" w:rsidRDefault="009F39E8" w:rsidP="009F39E8">
            <w:pPr>
              <w:shd w:val="clear" w:color="auto" w:fill="FFFFFF" w:themeFill="background1"/>
              <w:spacing w:line="230" w:lineRule="atLeast"/>
              <w:ind w:left="110" w:right="139"/>
              <w:rPr>
                <w:sz w:val="20"/>
              </w:rPr>
            </w:pPr>
            <w:r w:rsidRPr="009F39E8">
              <w:rPr>
                <w:sz w:val="20"/>
              </w:rPr>
              <w:t>Education &amp; Community Engagement Officer</w:t>
            </w:r>
          </w:p>
        </w:tc>
        <w:tc>
          <w:tcPr>
            <w:tcW w:w="1003" w:type="dxa"/>
            <w:shd w:val="clear" w:color="auto" w:fill="FFFFFF" w:themeFill="background1"/>
            <w:vAlign w:val="center"/>
          </w:tcPr>
          <w:p w14:paraId="64135120" w14:textId="77777777" w:rsidR="009F39E8" w:rsidRPr="009F39E8" w:rsidRDefault="009F39E8" w:rsidP="009F39E8">
            <w:pPr>
              <w:shd w:val="clear" w:color="auto" w:fill="FFFFFF" w:themeFill="background1"/>
              <w:ind w:left="15" w:right="1"/>
              <w:jc w:val="center"/>
              <w:rPr>
                <w:spacing w:val="-5"/>
                <w:sz w:val="20"/>
              </w:rPr>
            </w:pPr>
            <w:r w:rsidRPr="009F39E8">
              <w:rPr>
                <w:spacing w:val="-5"/>
                <w:sz w:val="20"/>
              </w:rPr>
              <w:t xml:space="preserve">51 </w:t>
            </w:r>
          </w:p>
        </w:tc>
        <w:tc>
          <w:tcPr>
            <w:tcW w:w="811" w:type="dxa"/>
            <w:shd w:val="clear" w:color="auto" w:fill="FFFFFF" w:themeFill="background1"/>
            <w:vAlign w:val="center"/>
          </w:tcPr>
          <w:p w14:paraId="541C1888" w14:textId="77777777" w:rsidR="009F39E8" w:rsidRPr="009F39E8" w:rsidRDefault="009F39E8" w:rsidP="009F39E8">
            <w:pPr>
              <w:shd w:val="clear" w:color="auto" w:fill="FFFFFF" w:themeFill="background1"/>
              <w:ind w:left="14" w:right="10"/>
              <w:jc w:val="center"/>
              <w:rPr>
                <w:spacing w:val="-5"/>
                <w:sz w:val="20"/>
              </w:rPr>
            </w:pPr>
            <w:r w:rsidRPr="009F39E8">
              <w:rPr>
                <w:spacing w:val="-5"/>
                <w:sz w:val="20"/>
              </w:rPr>
              <w:t>10%</w:t>
            </w:r>
          </w:p>
        </w:tc>
        <w:tc>
          <w:tcPr>
            <w:tcW w:w="1169" w:type="dxa"/>
            <w:shd w:val="clear" w:color="auto" w:fill="FFFFFF" w:themeFill="background1"/>
            <w:vAlign w:val="center"/>
          </w:tcPr>
          <w:p w14:paraId="54E6066D" w14:textId="77777777" w:rsidR="009F39E8" w:rsidRPr="009F39E8" w:rsidRDefault="009F39E8" w:rsidP="009F39E8">
            <w:pPr>
              <w:shd w:val="clear" w:color="auto" w:fill="FFFFFF" w:themeFill="background1"/>
              <w:ind w:left="11" w:right="5"/>
              <w:jc w:val="center"/>
              <w:rPr>
                <w:spacing w:val="-2"/>
                <w:sz w:val="20"/>
              </w:rPr>
            </w:pPr>
            <w:r w:rsidRPr="009F39E8">
              <w:rPr>
                <w:spacing w:val="-2"/>
                <w:sz w:val="20"/>
              </w:rPr>
              <w:t>$1,000</w:t>
            </w:r>
          </w:p>
        </w:tc>
        <w:tc>
          <w:tcPr>
            <w:tcW w:w="1169" w:type="dxa"/>
            <w:shd w:val="clear" w:color="auto" w:fill="FFFFFF" w:themeFill="background1"/>
            <w:vAlign w:val="center"/>
          </w:tcPr>
          <w:p w14:paraId="17916874" w14:textId="77777777" w:rsidR="009F39E8" w:rsidRPr="009F39E8" w:rsidRDefault="009F39E8" w:rsidP="009F39E8">
            <w:pPr>
              <w:shd w:val="clear" w:color="auto" w:fill="FFFFFF" w:themeFill="background1"/>
              <w:spacing w:before="115"/>
              <w:ind w:left="11"/>
              <w:jc w:val="center"/>
              <w:rPr>
                <w:spacing w:val="-2"/>
                <w:sz w:val="20"/>
              </w:rPr>
            </w:pPr>
            <w:r w:rsidRPr="009F39E8">
              <w:rPr>
                <w:spacing w:val="-2"/>
                <w:sz w:val="20"/>
              </w:rPr>
              <w:t xml:space="preserve">$1,124 </w:t>
            </w:r>
          </w:p>
        </w:tc>
        <w:tc>
          <w:tcPr>
            <w:tcW w:w="1167" w:type="dxa"/>
            <w:shd w:val="clear" w:color="auto" w:fill="FFFFFF" w:themeFill="background1"/>
            <w:vAlign w:val="center"/>
          </w:tcPr>
          <w:p w14:paraId="4060F059" w14:textId="77777777" w:rsidR="009F39E8" w:rsidRPr="009F39E8" w:rsidRDefault="009F39E8" w:rsidP="009F39E8">
            <w:pPr>
              <w:shd w:val="clear" w:color="auto" w:fill="FFFFFF" w:themeFill="background1"/>
              <w:spacing w:before="115"/>
              <w:ind w:left="13" w:right="1"/>
              <w:jc w:val="center"/>
              <w:rPr>
                <w:spacing w:val="-2"/>
                <w:sz w:val="20"/>
              </w:rPr>
            </w:pPr>
            <w:r w:rsidRPr="009F39E8">
              <w:rPr>
                <w:spacing w:val="-2"/>
                <w:sz w:val="20"/>
              </w:rPr>
              <w:t xml:space="preserve">$5,730.76 </w:t>
            </w:r>
          </w:p>
        </w:tc>
      </w:tr>
    </w:tbl>
    <w:p w14:paraId="05259C99" w14:textId="77777777" w:rsidR="009F39E8" w:rsidRPr="009F39E8" w:rsidRDefault="009F39E8" w:rsidP="009F39E8">
      <w:pPr>
        <w:shd w:val="clear" w:color="auto" w:fill="FFFFFF" w:themeFill="background1"/>
        <w:spacing w:line="210" w:lineRule="exact"/>
        <w:rPr>
          <w:sz w:val="20"/>
        </w:rPr>
        <w:sectPr w:rsidR="009F39E8" w:rsidRPr="009F39E8" w:rsidSect="009F39E8">
          <w:footerReference w:type="default" r:id="rId10"/>
          <w:pgSz w:w="12240" w:h="15840"/>
          <w:pgMar w:top="1360" w:right="1080" w:bottom="1388" w:left="1080" w:header="0" w:footer="787"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4"/>
        <w:gridCol w:w="1167"/>
      </w:tblGrid>
      <w:tr w:rsidR="009F39E8" w:rsidRPr="009F39E8" w14:paraId="0D0A7EE4" w14:textId="77777777" w:rsidTr="0075611A">
        <w:trPr>
          <w:trHeight w:val="230"/>
        </w:trPr>
        <w:tc>
          <w:tcPr>
            <w:tcW w:w="8184" w:type="dxa"/>
          </w:tcPr>
          <w:p w14:paraId="0EF55262" w14:textId="77777777" w:rsidR="009F39E8" w:rsidRPr="009F39E8" w:rsidRDefault="009F39E8" w:rsidP="009F39E8">
            <w:pPr>
              <w:shd w:val="clear" w:color="auto" w:fill="FFFFFF" w:themeFill="background1"/>
              <w:spacing w:line="210" w:lineRule="exact"/>
              <w:ind w:left="110"/>
              <w:rPr>
                <w:b/>
                <w:sz w:val="20"/>
              </w:rPr>
            </w:pPr>
            <w:r w:rsidRPr="009F39E8">
              <w:rPr>
                <w:b/>
                <w:spacing w:val="-2"/>
                <w:sz w:val="20"/>
              </w:rPr>
              <w:t>Subtotal</w:t>
            </w:r>
          </w:p>
        </w:tc>
        <w:tc>
          <w:tcPr>
            <w:tcW w:w="1167" w:type="dxa"/>
          </w:tcPr>
          <w:p w14:paraId="746620F0" w14:textId="77777777" w:rsidR="009F39E8" w:rsidRPr="009F39E8" w:rsidRDefault="009F39E8" w:rsidP="009F39E8">
            <w:pPr>
              <w:shd w:val="clear" w:color="auto" w:fill="FFFFFF" w:themeFill="background1"/>
              <w:spacing w:line="210" w:lineRule="exact"/>
              <w:ind w:left="13"/>
              <w:jc w:val="center"/>
              <w:rPr>
                <w:b/>
                <w:sz w:val="20"/>
              </w:rPr>
            </w:pPr>
            <w:r w:rsidRPr="009F39E8">
              <w:rPr>
                <w:b/>
                <w:spacing w:val="-2"/>
                <w:sz w:val="20"/>
              </w:rPr>
              <w:t xml:space="preserve">$295,496.60 </w:t>
            </w:r>
          </w:p>
        </w:tc>
      </w:tr>
    </w:tbl>
    <w:p w14:paraId="66B2B34A" w14:textId="77777777" w:rsidR="009F39E8" w:rsidRPr="009F39E8" w:rsidRDefault="009F39E8" w:rsidP="009F39E8">
      <w:pPr>
        <w:ind w:left="360" w:right="357"/>
        <w:jc w:val="both"/>
        <w:rPr>
          <w:b/>
          <w:bCs/>
          <w:sz w:val="24"/>
          <w:szCs w:val="24"/>
        </w:rPr>
      </w:pPr>
    </w:p>
    <w:p w14:paraId="7094FC24" w14:textId="77777777" w:rsidR="009F39E8" w:rsidRPr="009F39E8" w:rsidRDefault="009F39E8" w:rsidP="009F39E8">
      <w:pPr>
        <w:numPr>
          <w:ilvl w:val="2"/>
          <w:numId w:val="22"/>
        </w:numPr>
        <w:tabs>
          <w:tab w:val="left" w:pos="900"/>
        </w:tabs>
        <w:spacing w:line="275" w:lineRule="exact"/>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1"/>
          <w:sz w:val="24"/>
        </w:rPr>
        <w:t xml:space="preserve"> </w:t>
      </w:r>
      <w:r w:rsidRPr="009F39E8">
        <w:rPr>
          <w:b/>
          <w:i/>
          <w:color w:val="002C72"/>
          <w:spacing w:val="-2"/>
          <w:sz w:val="24"/>
        </w:rPr>
        <w:t>$142,606.66</w:t>
      </w:r>
    </w:p>
    <w:p w14:paraId="1E99DE40" w14:textId="77777777" w:rsidR="009F39E8" w:rsidRPr="009F39E8" w:rsidRDefault="009F39E8" w:rsidP="009F39E8">
      <w:pPr>
        <w:spacing w:line="242" w:lineRule="auto"/>
        <w:ind w:left="360"/>
        <w:rPr>
          <w:sz w:val="24"/>
          <w:szCs w:val="24"/>
        </w:rPr>
      </w:pPr>
      <w:r w:rsidRPr="009F39E8">
        <w:rPr>
          <w:sz w:val="24"/>
          <w:szCs w:val="24"/>
        </w:rPr>
        <w:t>POA calculated benefits for CCN staff at 48.26% of the employees’ base salary. See the detailed breakdown in Section 2.2. Fringe Benefits CCN Staff: $295,496.60 * 48.26% = $142,606.66.</w:t>
      </w:r>
    </w:p>
    <w:p w14:paraId="0FF009C1" w14:textId="77777777" w:rsidR="009F39E8" w:rsidRPr="009F39E8" w:rsidRDefault="009F39E8" w:rsidP="009F39E8">
      <w:pPr>
        <w:numPr>
          <w:ilvl w:val="2"/>
          <w:numId w:val="22"/>
        </w:numPr>
        <w:tabs>
          <w:tab w:val="left" w:pos="900"/>
        </w:tabs>
        <w:spacing w:before="272"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$20,872.84</w:t>
      </w:r>
    </w:p>
    <w:p w14:paraId="06B2F60D" w14:textId="77777777" w:rsidR="009F39E8" w:rsidRPr="009F39E8" w:rsidRDefault="009F39E8" w:rsidP="009F39E8">
      <w:pPr>
        <w:numPr>
          <w:ilvl w:val="3"/>
          <w:numId w:val="22"/>
        </w:numPr>
        <w:tabs>
          <w:tab w:val="left" w:pos="720"/>
        </w:tabs>
        <w:ind w:right="357"/>
        <w:jc w:val="both"/>
        <w:rPr>
          <w:sz w:val="24"/>
          <w:szCs w:val="24"/>
        </w:rPr>
      </w:pPr>
      <w:r w:rsidRPr="009F39E8">
        <w:rPr>
          <w:b/>
          <w:sz w:val="24"/>
          <w:szCs w:val="24"/>
        </w:rPr>
        <w:t xml:space="preserve">Vehicle Fuel ($8,255.29): </w:t>
      </w:r>
      <w:r w:rsidRPr="009F39E8">
        <w:rPr>
          <w:sz w:val="24"/>
          <w:szCs w:val="24"/>
        </w:rPr>
        <w:t>POA estimates vehicle fuel for the 2 vehicles to cost $120 per month for</w:t>
      </w:r>
      <w:r w:rsidRPr="009F39E8">
        <w:rPr>
          <w:spacing w:val="-12"/>
          <w:sz w:val="24"/>
          <w:szCs w:val="24"/>
        </w:rPr>
        <w:t xml:space="preserve"> </w:t>
      </w:r>
      <w:r w:rsidRPr="009F39E8">
        <w:rPr>
          <w:sz w:val="24"/>
          <w:szCs w:val="24"/>
        </w:rPr>
        <w:t>60</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1 The total amount for vehicle fuel is calculated at $120 per month * 60 months + $1,055 for inflation in Y2-Y6 - $8,255.</w:t>
      </w:r>
    </w:p>
    <w:p w14:paraId="1A960866" w14:textId="77777777" w:rsidR="009F39E8" w:rsidRPr="009F39E8" w:rsidRDefault="009F39E8" w:rsidP="009F39E8">
      <w:pPr>
        <w:tabs>
          <w:tab w:val="left" w:pos="720"/>
        </w:tabs>
        <w:ind w:left="720" w:right="357"/>
        <w:jc w:val="both"/>
        <w:rPr>
          <w:sz w:val="24"/>
          <w:szCs w:val="24"/>
        </w:rPr>
      </w:pPr>
    </w:p>
    <w:p w14:paraId="08CCE2F6" w14:textId="77777777" w:rsidR="009F39E8" w:rsidRPr="009F39E8" w:rsidRDefault="009F39E8" w:rsidP="009F39E8">
      <w:pPr>
        <w:numPr>
          <w:ilvl w:val="3"/>
          <w:numId w:val="22"/>
        </w:numPr>
        <w:tabs>
          <w:tab w:val="left" w:pos="720"/>
        </w:tabs>
        <w:ind w:right="357"/>
        <w:jc w:val="both"/>
        <w:rPr>
          <w:sz w:val="24"/>
        </w:rPr>
      </w:pPr>
      <w:r w:rsidRPr="009F39E8">
        <w:rPr>
          <w:b/>
          <w:sz w:val="24"/>
        </w:rPr>
        <w:t xml:space="preserve">Local Travel ($12,617.55): </w:t>
      </w:r>
      <w:r w:rsidRPr="009F39E8">
        <w:rPr>
          <w:bCs/>
          <w:sz w:val="24"/>
        </w:rPr>
        <w:t>POA estimates additional general expenses for project staff implementing and overseeing interventions under Activity 1. This includes local transportation ($35 per trip * 12 trips + $56 for inflation in Y2-Y6 = $476.13), and lodging and M&amp;</w:t>
      </w:r>
      <w:proofErr w:type="gramStart"/>
      <w:r w:rsidRPr="009F39E8">
        <w:rPr>
          <w:bCs/>
          <w:sz w:val="24"/>
        </w:rPr>
        <w:t>IE ((</w:t>
      </w:r>
      <w:proofErr w:type="gramEnd"/>
      <w:r w:rsidRPr="009F39E8">
        <w:rPr>
          <w:bCs/>
          <w:sz w:val="24"/>
        </w:rPr>
        <w:t xml:space="preserve">$40 M&amp;IE per day + 75 lodging per day) * 2 days per trip *12 trips +369 for inflation in Y2-Y6 = $3,128.88). </w:t>
      </w:r>
      <w:r w:rsidRPr="009F39E8">
        <w:rPr>
          <w:sz w:val="24"/>
        </w:rPr>
        <w:t xml:space="preserve">POA estimates staff will need to complete 30 total trips during the LOP for the School Feeding Manager to check storerooms and monitor </w:t>
      </w:r>
      <w:proofErr w:type="gramStart"/>
      <w:r w:rsidRPr="009F39E8">
        <w:rPr>
          <w:sz w:val="24"/>
        </w:rPr>
        <w:t>trainings</w:t>
      </w:r>
      <w:proofErr w:type="gramEnd"/>
      <w:r w:rsidRPr="009F39E8">
        <w:rPr>
          <w:sz w:val="24"/>
        </w:rPr>
        <w:t xml:space="preserve">. This estimates 2 nights and 2 days per trip. The estimate includes local transportation ($35 per trip * 30 </w:t>
      </w:r>
      <w:proofErr w:type="gramStart"/>
      <w:r w:rsidRPr="009F39E8">
        <w:rPr>
          <w:sz w:val="24"/>
        </w:rPr>
        <w:t>trips  +</w:t>
      </w:r>
      <w:proofErr w:type="gramEnd"/>
      <w:r w:rsidRPr="009F39E8">
        <w:rPr>
          <w:sz w:val="24"/>
        </w:rPr>
        <w:t xml:space="preserve"> $140 for inflation in Y2-Y6 = $1,190.33), and lodging and M&amp;</w:t>
      </w:r>
      <w:proofErr w:type="gramStart"/>
      <w:r w:rsidRPr="009F39E8">
        <w:rPr>
          <w:sz w:val="24"/>
        </w:rPr>
        <w:t>IE ((</w:t>
      </w:r>
      <w:proofErr w:type="gramEnd"/>
      <w:r w:rsidRPr="009F39E8">
        <w:rPr>
          <w:sz w:val="24"/>
        </w:rPr>
        <w:t>$40 M&amp;IE per day + $75 lodging per day) * 2 days per trip * 30 trips +$922 for inflation in Y2-Y6 = $7,822.20</w:t>
      </w:r>
      <w:r w:rsidRPr="009F39E8">
        <w:t>).</w:t>
      </w:r>
    </w:p>
    <w:p w14:paraId="372BA9CB" w14:textId="77777777" w:rsidR="009F39E8" w:rsidRPr="009F39E8" w:rsidRDefault="009F39E8" w:rsidP="009F39E8">
      <w:pPr>
        <w:tabs>
          <w:tab w:val="left" w:pos="720"/>
        </w:tabs>
        <w:ind w:left="720" w:right="357"/>
        <w:jc w:val="both"/>
        <w:rPr>
          <w:sz w:val="24"/>
        </w:rPr>
      </w:pPr>
    </w:p>
    <w:p w14:paraId="211DB3F4" w14:textId="77777777" w:rsidR="009F39E8" w:rsidRPr="009F39E8" w:rsidRDefault="009F39E8" w:rsidP="009F39E8">
      <w:pPr>
        <w:numPr>
          <w:ilvl w:val="2"/>
          <w:numId w:val="22"/>
        </w:numPr>
        <w:tabs>
          <w:tab w:val="left" w:pos="720"/>
        </w:tabs>
        <w:ind w:right="357"/>
        <w:jc w:val="both"/>
        <w:rPr>
          <w:b/>
          <w:bCs/>
          <w:color w:val="1F497D" w:themeColor="text2"/>
          <w:sz w:val="24"/>
        </w:rPr>
      </w:pPr>
      <w:r w:rsidRPr="009F39E8">
        <w:rPr>
          <w:b/>
          <w:bCs/>
          <w:i/>
          <w:iCs/>
          <w:color w:val="1F497D" w:themeColor="text2"/>
          <w:sz w:val="24"/>
        </w:rPr>
        <w:t xml:space="preserve">Professional Services / Contractual – Subtotal $200,000.00 </w:t>
      </w:r>
    </w:p>
    <w:p w14:paraId="0B8D5E00" w14:textId="5B95E0D7" w:rsidR="009F39E8" w:rsidRPr="009F39E8" w:rsidRDefault="009F39E8" w:rsidP="565A61D0">
      <w:pPr>
        <w:numPr>
          <w:ilvl w:val="0"/>
          <w:numId w:val="32"/>
        </w:numPr>
        <w:jc w:val="both"/>
        <w:rPr>
          <w:b/>
          <w:bCs/>
          <w:sz w:val="24"/>
          <w:szCs w:val="24"/>
        </w:rPr>
      </w:pPr>
      <w:r w:rsidRPr="565A61D0">
        <w:rPr>
          <w:b/>
          <w:bCs/>
          <w:sz w:val="24"/>
          <w:szCs w:val="24"/>
        </w:rPr>
        <w:lastRenderedPageBreak/>
        <w:t xml:space="preserve">Contract for </w:t>
      </w:r>
      <w:proofErr w:type="spellStart"/>
      <w:r w:rsidRPr="565A61D0">
        <w:rPr>
          <w:b/>
          <w:bCs/>
          <w:sz w:val="24"/>
          <w:szCs w:val="24"/>
        </w:rPr>
        <w:t>Mancomunidad</w:t>
      </w:r>
      <w:proofErr w:type="spellEnd"/>
      <w:r w:rsidRPr="565A61D0">
        <w:rPr>
          <w:b/>
          <w:bCs/>
          <w:sz w:val="24"/>
          <w:szCs w:val="24"/>
        </w:rPr>
        <w:t xml:space="preserve"> Assistance Support ($200,000.00): </w:t>
      </w:r>
      <w:r w:rsidRPr="565A61D0">
        <w:rPr>
          <w:sz w:val="24"/>
          <w:szCs w:val="24"/>
        </w:rPr>
        <w:t xml:space="preserve">POA will issue </w:t>
      </w:r>
      <w:proofErr w:type="gramStart"/>
      <w:r w:rsidRPr="565A61D0">
        <w:rPr>
          <w:sz w:val="24"/>
          <w:szCs w:val="24"/>
        </w:rPr>
        <w:t>limited service</w:t>
      </w:r>
      <w:proofErr w:type="gramEnd"/>
      <w:r w:rsidRPr="565A61D0">
        <w:rPr>
          <w:sz w:val="24"/>
          <w:szCs w:val="24"/>
        </w:rPr>
        <w:t xml:space="preserve"> contracts to </w:t>
      </w:r>
      <w:proofErr w:type="spellStart"/>
      <w:r w:rsidRPr="565A61D0">
        <w:rPr>
          <w:i/>
          <w:iCs/>
          <w:sz w:val="24"/>
          <w:szCs w:val="24"/>
        </w:rPr>
        <w:t>mancomunidades</w:t>
      </w:r>
      <w:proofErr w:type="spellEnd"/>
      <w:r w:rsidRPr="565A61D0">
        <w:rPr>
          <w:sz w:val="24"/>
          <w:szCs w:val="24"/>
        </w:rPr>
        <w:t xml:space="preserve"> to finance technical assistance and staff time for mentoring producer groups and coordinating deliveries. Under these contracts, </w:t>
      </w:r>
      <w:proofErr w:type="spellStart"/>
      <w:r w:rsidRPr="565A61D0">
        <w:rPr>
          <w:i/>
          <w:iCs/>
          <w:sz w:val="24"/>
          <w:szCs w:val="24"/>
        </w:rPr>
        <w:t>mancomunidades</w:t>
      </w:r>
      <w:proofErr w:type="spellEnd"/>
      <w:r w:rsidRPr="565A61D0">
        <w:rPr>
          <w:sz w:val="24"/>
          <w:szCs w:val="24"/>
        </w:rPr>
        <w:t xml:space="preserve"> will identify and </w:t>
      </w:r>
      <w:r w:rsidR="00903791" w:rsidRPr="565A61D0">
        <w:rPr>
          <w:sz w:val="24"/>
          <w:szCs w:val="24"/>
        </w:rPr>
        <w:t>prepare</w:t>
      </w:r>
      <w:r w:rsidRPr="565A61D0">
        <w:rPr>
          <w:sz w:val="24"/>
          <w:szCs w:val="24"/>
        </w:rPr>
        <w:t xml:space="preserve"> local producer organizations and cooperatives </w:t>
      </w:r>
      <w:r w:rsidR="00903791" w:rsidRPr="565A61D0">
        <w:rPr>
          <w:sz w:val="24"/>
          <w:szCs w:val="24"/>
        </w:rPr>
        <w:t xml:space="preserve">to </w:t>
      </w:r>
      <w:r w:rsidRPr="565A61D0">
        <w:rPr>
          <w:sz w:val="24"/>
          <w:szCs w:val="24"/>
        </w:rPr>
        <w:t xml:space="preserve">supply eggs, fruits, and vegetables to schools. POA is budgeting for a total of 20 contracts (2 in Y1, 4 in Y2-Y5, and 2 in Y6) valued at $10,000 each. $10,000/contract * 20 contracts = $200,000.00. </w:t>
      </w:r>
    </w:p>
    <w:p w14:paraId="495BEEFB" w14:textId="77777777" w:rsidR="009F39E8" w:rsidRPr="009F39E8" w:rsidRDefault="009F39E8" w:rsidP="009F39E8">
      <w:pPr>
        <w:numPr>
          <w:ilvl w:val="2"/>
          <w:numId w:val="22"/>
        </w:numPr>
        <w:tabs>
          <w:tab w:val="left" w:pos="900"/>
        </w:tabs>
        <w:spacing w:before="269"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 xml:space="preserve">$131,795.22 </w:t>
      </w:r>
    </w:p>
    <w:p w14:paraId="66EBE9E0" w14:textId="77777777" w:rsidR="009F39E8" w:rsidRPr="009F39E8" w:rsidRDefault="009F39E8" w:rsidP="009F39E8">
      <w:pPr>
        <w:spacing w:line="242"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131,795.22</w:t>
      </w:r>
      <w:r w:rsidRPr="009F39E8">
        <w:rPr>
          <w:sz w:val="24"/>
          <w:szCs w:val="24"/>
        </w:rPr>
        <w:t>.</w:t>
      </w:r>
    </w:p>
    <w:p w14:paraId="0378164A" w14:textId="77777777" w:rsidR="009F39E8" w:rsidRPr="009F39E8" w:rsidRDefault="009F39E8" w:rsidP="009F39E8">
      <w:pPr>
        <w:numPr>
          <w:ilvl w:val="2"/>
          <w:numId w:val="22"/>
        </w:numPr>
        <w:tabs>
          <w:tab w:val="left" w:pos="900"/>
        </w:tabs>
        <w:spacing w:before="271" w:line="275" w:lineRule="exact"/>
        <w:jc w:val="both"/>
        <w:outlineLvl w:val="0"/>
        <w:rPr>
          <w:b/>
          <w:bCs/>
          <w:i/>
          <w:iCs/>
          <w:sz w:val="24"/>
          <w:szCs w:val="24"/>
        </w:rPr>
      </w:pPr>
      <w:r w:rsidRPr="009F39E8">
        <w:rPr>
          <w:b/>
          <w:bCs/>
          <w:i/>
          <w:iCs/>
          <w:color w:val="002C72"/>
          <w:sz w:val="24"/>
          <w:szCs w:val="24"/>
        </w:rPr>
        <w:t>Cost-Share</w:t>
      </w:r>
      <w:r w:rsidRPr="009F39E8">
        <w:rPr>
          <w:b/>
          <w:bCs/>
          <w:i/>
          <w:iCs/>
          <w:color w:val="002C72"/>
          <w:spacing w:val="-4"/>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$187,000.00</w:t>
      </w:r>
    </w:p>
    <w:p w14:paraId="30FBB52E" w14:textId="77777777" w:rsidR="009F39E8" w:rsidRPr="009F39E8" w:rsidRDefault="009F39E8" w:rsidP="009F39E8">
      <w:pPr>
        <w:spacing w:line="242" w:lineRule="auto"/>
        <w:ind w:left="360"/>
        <w:rPr>
          <w:sz w:val="24"/>
          <w:szCs w:val="24"/>
        </w:rPr>
      </w:pPr>
      <w:r w:rsidRPr="009F39E8">
        <w:rPr>
          <w:b/>
          <w:bCs/>
          <w:sz w:val="24"/>
          <w:szCs w:val="24"/>
        </w:rPr>
        <w:t>Warehouse</w:t>
      </w:r>
      <w:r w:rsidRPr="009F39E8">
        <w:rPr>
          <w:b/>
          <w:bCs/>
          <w:spacing w:val="-4"/>
          <w:sz w:val="24"/>
          <w:szCs w:val="24"/>
        </w:rPr>
        <w:t xml:space="preserve"> </w:t>
      </w:r>
      <w:r w:rsidRPr="009F39E8">
        <w:rPr>
          <w:b/>
          <w:bCs/>
          <w:sz w:val="24"/>
          <w:szCs w:val="24"/>
        </w:rPr>
        <w:t>Fees</w:t>
      </w:r>
      <w:r w:rsidRPr="009F39E8">
        <w:rPr>
          <w:b/>
          <w:bCs/>
          <w:spacing w:val="-4"/>
          <w:sz w:val="24"/>
          <w:szCs w:val="24"/>
        </w:rPr>
        <w:t xml:space="preserve"> </w:t>
      </w:r>
      <w:r w:rsidRPr="009F39E8">
        <w:rPr>
          <w:b/>
          <w:bCs/>
          <w:sz w:val="24"/>
          <w:szCs w:val="24"/>
        </w:rPr>
        <w:t>($162,000.00):</w:t>
      </w:r>
      <w:r w:rsidRPr="009F39E8">
        <w:rPr>
          <w:b/>
          <w:bCs/>
          <w:spacing w:val="-4"/>
          <w:sz w:val="24"/>
          <w:szCs w:val="24"/>
        </w:rPr>
        <w:t xml:space="preserve"> </w:t>
      </w:r>
      <w:r w:rsidRPr="009F39E8">
        <w:rPr>
          <w:sz w:val="24"/>
          <w:szCs w:val="24"/>
        </w:rPr>
        <w:t>Commodities will be transported from the central warehouse to the 36 municipal warehouses, after which they will be distributed to the corresponding school warehouses as needed. The rent of each warehouse is valued at $100 per month. Each municipality will contribute by covering warehouse rental during the school year for 9 months per year, totaling $32,400 annually (36 warehouses * $100/month * 9 months/year * 5 years = $162,000). Over five years, this amounts to $162,000.</w:t>
      </w:r>
    </w:p>
    <w:p w14:paraId="43626434" w14:textId="77777777" w:rsidR="009F39E8" w:rsidRPr="009F39E8" w:rsidRDefault="009F39E8" w:rsidP="009F39E8">
      <w:pPr>
        <w:spacing w:before="242"/>
        <w:ind w:left="360" w:right="357"/>
        <w:jc w:val="both"/>
        <w:rPr>
          <w:sz w:val="24"/>
        </w:rPr>
      </w:pPr>
      <w:r w:rsidRPr="009F39E8">
        <w:rPr>
          <w:b/>
          <w:sz w:val="24"/>
        </w:rPr>
        <w:t>Volunteer Parent Labor - Receive</w:t>
      </w:r>
      <w:r w:rsidRPr="009F39E8">
        <w:rPr>
          <w:b/>
          <w:spacing w:val="-15"/>
          <w:sz w:val="24"/>
        </w:rPr>
        <w:t xml:space="preserve"> </w:t>
      </w:r>
      <w:r w:rsidRPr="009F39E8">
        <w:rPr>
          <w:b/>
          <w:sz w:val="24"/>
        </w:rPr>
        <w:t>&amp;</w:t>
      </w:r>
      <w:r w:rsidRPr="009F39E8">
        <w:rPr>
          <w:b/>
          <w:spacing w:val="-15"/>
          <w:sz w:val="24"/>
        </w:rPr>
        <w:t xml:space="preserve"> </w:t>
      </w:r>
      <w:r w:rsidRPr="009F39E8">
        <w:rPr>
          <w:b/>
          <w:sz w:val="24"/>
        </w:rPr>
        <w:t>Transport</w:t>
      </w:r>
      <w:r w:rsidRPr="009F39E8">
        <w:rPr>
          <w:b/>
          <w:spacing w:val="-15"/>
          <w:sz w:val="24"/>
        </w:rPr>
        <w:t xml:space="preserve"> </w:t>
      </w:r>
      <w:r w:rsidRPr="009F39E8">
        <w:rPr>
          <w:b/>
          <w:sz w:val="24"/>
        </w:rPr>
        <w:t>Commodities</w:t>
      </w:r>
      <w:r w:rsidRPr="009F39E8">
        <w:rPr>
          <w:b/>
          <w:spacing w:val="-15"/>
          <w:sz w:val="24"/>
        </w:rPr>
        <w:t xml:space="preserve"> </w:t>
      </w:r>
      <w:r w:rsidRPr="009F39E8">
        <w:rPr>
          <w:b/>
          <w:sz w:val="24"/>
        </w:rPr>
        <w:t>-</w:t>
      </w:r>
      <w:r w:rsidRPr="009F39E8">
        <w:rPr>
          <w:b/>
          <w:spacing w:val="-15"/>
          <w:sz w:val="24"/>
        </w:rPr>
        <w:t xml:space="preserve"> </w:t>
      </w:r>
      <w:r w:rsidRPr="009F39E8">
        <w:rPr>
          <w:b/>
          <w:sz w:val="24"/>
        </w:rPr>
        <w:t>Parents’</w:t>
      </w:r>
      <w:r w:rsidRPr="009F39E8">
        <w:rPr>
          <w:b/>
          <w:spacing w:val="-15"/>
          <w:sz w:val="24"/>
        </w:rPr>
        <w:t xml:space="preserve"> </w:t>
      </w:r>
      <w:r w:rsidRPr="009F39E8">
        <w:rPr>
          <w:b/>
          <w:sz w:val="24"/>
        </w:rPr>
        <w:t>Time</w:t>
      </w:r>
      <w:r w:rsidRPr="009F39E8">
        <w:rPr>
          <w:b/>
          <w:spacing w:val="-15"/>
          <w:sz w:val="24"/>
        </w:rPr>
        <w:t xml:space="preserve"> </w:t>
      </w:r>
      <w:r w:rsidRPr="009F39E8">
        <w:rPr>
          <w:b/>
          <w:sz w:val="24"/>
        </w:rPr>
        <w:t>on</w:t>
      </w:r>
      <w:r w:rsidRPr="009F39E8">
        <w:rPr>
          <w:b/>
          <w:spacing w:val="-15"/>
          <w:sz w:val="24"/>
        </w:rPr>
        <w:t xml:space="preserve"> </w:t>
      </w:r>
      <w:r w:rsidRPr="009F39E8">
        <w:rPr>
          <w:b/>
          <w:sz w:val="24"/>
        </w:rPr>
        <w:t>Transportation</w:t>
      </w:r>
      <w:r w:rsidRPr="009F39E8">
        <w:rPr>
          <w:b/>
          <w:spacing w:val="-15"/>
          <w:sz w:val="24"/>
        </w:rPr>
        <w:t xml:space="preserve"> </w:t>
      </w:r>
      <w:r w:rsidRPr="009F39E8">
        <w:rPr>
          <w:b/>
          <w:sz w:val="24"/>
        </w:rPr>
        <w:t>and</w:t>
      </w:r>
      <w:r w:rsidRPr="009F39E8">
        <w:rPr>
          <w:b/>
          <w:spacing w:val="-15"/>
          <w:sz w:val="24"/>
        </w:rPr>
        <w:t xml:space="preserve"> </w:t>
      </w:r>
      <w:r w:rsidRPr="009F39E8">
        <w:rPr>
          <w:b/>
          <w:sz w:val="24"/>
        </w:rPr>
        <w:t>Food</w:t>
      </w:r>
      <w:r w:rsidRPr="009F39E8">
        <w:rPr>
          <w:b/>
          <w:spacing w:val="-15"/>
          <w:sz w:val="24"/>
        </w:rPr>
        <w:t xml:space="preserve"> </w:t>
      </w:r>
      <w:r w:rsidRPr="009F39E8">
        <w:rPr>
          <w:b/>
          <w:sz w:val="24"/>
        </w:rPr>
        <w:t xml:space="preserve">Preparation ($25,000.00): </w:t>
      </w:r>
      <w:r w:rsidRPr="009F39E8">
        <w:rPr>
          <w:sz w:val="24"/>
        </w:rPr>
        <w:t>Each year from Y2-Y6, 100 parents will volunteer to deliver commodities from municipalities to schools. Valued at $50 per parent ($25 per hour * 2 hours) * 100 parents * 5 years = $25,000. Their involvement</w:t>
      </w:r>
      <w:r w:rsidRPr="009F39E8">
        <w:rPr>
          <w:spacing w:val="-6"/>
          <w:sz w:val="24"/>
        </w:rPr>
        <w:t xml:space="preserve"> </w:t>
      </w:r>
      <w:r w:rsidRPr="009F39E8">
        <w:rPr>
          <w:sz w:val="24"/>
        </w:rPr>
        <w:t>reduces</w:t>
      </w:r>
      <w:r w:rsidRPr="009F39E8">
        <w:rPr>
          <w:spacing w:val="-6"/>
          <w:sz w:val="24"/>
        </w:rPr>
        <w:t xml:space="preserve"> </w:t>
      </w:r>
      <w:r w:rsidRPr="009F39E8">
        <w:rPr>
          <w:sz w:val="24"/>
        </w:rPr>
        <w:t>transport</w:t>
      </w:r>
      <w:r w:rsidRPr="009F39E8">
        <w:rPr>
          <w:spacing w:val="-6"/>
          <w:sz w:val="24"/>
        </w:rPr>
        <w:t xml:space="preserve"> </w:t>
      </w:r>
      <w:r w:rsidRPr="009F39E8">
        <w:rPr>
          <w:sz w:val="24"/>
        </w:rPr>
        <w:t>costs</w:t>
      </w:r>
      <w:r w:rsidRPr="009F39E8">
        <w:rPr>
          <w:spacing w:val="-6"/>
          <w:sz w:val="24"/>
        </w:rPr>
        <w:t xml:space="preserve"> </w:t>
      </w:r>
      <w:r w:rsidRPr="009F39E8">
        <w:rPr>
          <w:sz w:val="24"/>
        </w:rPr>
        <w:t>and</w:t>
      </w:r>
      <w:r w:rsidRPr="009F39E8">
        <w:rPr>
          <w:spacing w:val="-6"/>
          <w:sz w:val="24"/>
        </w:rPr>
        <w:t xml:space="preserve"> </w:t>
      </w:r>
      <w:r w:rsidRPr="009F39E8">
        <w:rPr>
          <w:sz w:val="24"/>
        </w:rPr>
        <w:t>fosters</w:t>
      </w:r>
      <w:r w:rsidRPr="009F39E8">
        <w:rPr>
          <w:spacing w:val="-6"/>
          <w:sz w:val="24"/>
        </w:rPr>
        <w:t xml:space="preserve"> </w:t>
      </w:r>
      <w:r w:rsidRPr="009F39E8">
        <w:rPr>
          <w:sz w:val="24"/>
        </w:rPr>
        <w:t>community</w:t>
      </w:r>
      <w:r w:rsidRPr="009F39E8">
        <w:rPr>
          <w:spacing w:val="-6"/>
          <w:sz w:val="24"/>
        </w:rPr>
        <w:t xml:space="preserve"> </w:t>
      </w:r>
      <w:r w:rsidRPr="009F39E8">
        <w:rPr>
          <w:sz w:val="24"/>
        </w:rPr>
        <w:t>ownership,</w:t>
      </w:r>
      <w:r w:rsidRPr="009F39E8">
        <w:rPr>
          <w:spacing w:val="-6"/>
          <w:sz w:val="24"/>
        </w:rPr>
        <w:t xml:space="preserve"> </w:t>
      </w:r>
      <w:r w:rsidRPr="009F39E8">
        <w:rPr>
          <w:sz w:val="24"/>
        </w:rPr>
        <w:t>making</w:t>
      </w:r>
      <w:r w:rsidRPr="009F39E8">
        <w:rPr>
          <w:spacing w:val="-6"/>
          <w:sz w:val="24"/>
        </w:rPr>
        <w:t xml:space="preserve"> </w:t>
      </w:r>
      <w:r w:rsidRPr="009F39E8">
        <w:rPr>
          <w:sz w:val="24"/>
        </w:rPr>
        <w:t>the</w:t>
      </w:r>
      <w:r w:rsidRPr="009F39E8">
        <w:rPr>
          <w:spacing w:val="-6"/>
          <w:sz w:val="24"/>
        </w:rPr>
        <w:t xml:space="preserve"> </w:t>
      </w:r>
      <w:r w:rsidRPr="009F39E8">
        <w:rPr>
          <w:sz w:val="24"/>
        </w:rPr>
        <w:t>program</w:t>
      </w:r>
      <w:r w:rsidRPr="009F39E8">
        <w:rPr>
          <w:spacing w:val="-6"/>
          <w:sz w:val="24"/>
        </w:rPr>
        <w:t xml:space="preserve"> </w:t>
      </w:r>
      <w:r w:rsidRPr="009F39E8">
        <w:rPr>
          <w:sz w:val="24"/>
        </w:rPr>
        <w:t xml:space="preserve">more </w:t>
      </w:r>
      <w:r w:rsidRPr="009F39E8">
        <w:rPr>
          <w:spacing w:val="-2"/>
          <w:sz w:val="24"/>
        </w:rPr>
        <w:t>sustainable.</w:t>
      </w:r>
    </w:p>
    <w:p w14:paraId="30AAE51A" w14:textId="77777777" w:rsidR="009F39E8" w:rsidRPr="009F39E8" w:rsidRDefault="009F39E8" w:rsidP="009F39E8">
      <w:pPr>
        <w:rPr>
          <w:sz w:val="24"/>
          <w:szCs w:val="24"/>
        </w:rPr>
      </w:pPr>
    </w:p>
    <w:p w14:paraId="2723D17E" w14:textId="77777777" w:rsidR="009F39E8" w:rsidRPr="009F39E8" w:rsidRDefault="009F39E8" w:rsidP="009F39E8">
      <w:pPr>
        <w:spacing w:line="275" w:lineRule="exact"/>
        <w:ind w:left="360"/>
        <w:rPr>
          <w:b/>
          <w:color w:val="005440"/>
          <w:spacing w:val="-2"/>
          <w:sz w:val="24"/>
        </w:rPr>
      </w:pPr>
      <w:r w:rsidRPr="009F39E8">
        <w:rPr>
          <w:b/>
          <w:color w:val="005440"/>
          <w:sz w:val="24"/>
        </w:rPr>
        <w:t>Activity</w:t>
      </w:r>
      <w:r w:rsidRPr="009F39E8">
        <w:rPr>
          <w:b/>
          <w:color w:val="005440"/>
          <w:spacing w:val="-2"/>
          <w:sz w:val="24"/>
        </w:rPr>
        <w:t xml:space="preserve"> </w:t>
      </w:r>
      <w:r w:rsidRPr="009F39E8">
        <w:rPr>
          <w:b/>
          <w:color w:val="005440"/>
          <w:sz w:val="24"/>
        </w:rPr>
        <w:t>2:</w:t>
      </w:r>
      <w:r w:rsidRPr="009F39E8">
        <w:rPr>
          <w:b/>
          <w:color w:val="005440"/>
          <w:spacing w:val="-2"/>
          <w:sz w:val="24"/>
        </w:rPr>
        <w:t xml:space="preserve"> </w:t>
      </w:r>
      <w:r w:rsidRPr="009F39E8">
        <w:rPr>
          <w:b/>
          <w:color w:val="005440"/>
          <w:sz w:val="24"/>
        </w:rPr>
        <w:t>Distribution</w:t>
      </w:r>
      <w:r w:rsidRPr="009F39E8">
        <w:rPr>
          <w:b/>
          <w:color w:val="005440"/>
          <w:spacing w:val="-1"/>
          <w:sz w:val="24"/>
        </w:rPr>
        <w:t xml:space="preserve">: School Supplies and Materials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1"/>
          <w:sz w:val="24"/>
        </w:rPr>
        <w:t xml:space="preserve"> </w:t>
      </w:r>
      <w:r w:rsidRPr="009F39E8">
        <w:rPr>
          <w:b/>
          <w:color w:val="005440"/>
          <w:spacing w:val="-2"/>
          <w:sz w:val="24"/>
        </w:rPr>
        <w:t xml:space="preserve">$407,143.18 </w:t>
      </w:r>
    </w:p>
    <w:p w14:paraId="24288759" w14:textId="77777777" w:rsidR="009F39E8" w:rsidRPr="009F39E8" w:rsidRDefault="009F39E8" w:rsidP="009F39E8">
      <w:pPr>
        <w:spacing w:line="275" w:lineRule="exact"/>
        <w:ind w:left="360"/>
        <w:rPr>
          <w:b/>
          <w:sz w:val="24"/>
        </w:rPr>
      </w:pPr>
    </w:p>
    <w:p w14:paraId="41DD1A21" w14:textId="77777777" w:rsidR="009F39E8" w:rsidRPr="009F39E8" w:rsidRDefault="009F39E8" w:rsidP="009F39E8">
      <w:pPr>
        <w:numPr>
          <w:ilvl w:val="2"/>
          <w:numId w:val="21"/>
        </w:numPr>
        <w:tabs>
          <w:tab w:val="left" w:pos="900"/>
        </w:tabs>
        <w:spacing w:after="6" w:line="275"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4"/>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$80,048.38 </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004"/>
        <w:gridCol w:w="807"/>
        <w:gridCol w:w="1167"/>
        <w:gridCol w:w="1172"/>
        <w:gridCol w:w="1162"/>
      </w:tblGrid>
      <w:tr w:rsidR="009F39E8" w:rsidRPr="009F39E8" w14:paraId="6C98109B" w14:textId="77777777" w:rsidTr="0075611A">
        <w:trPr>
          <w:trHeight w:val="686"/>
        </w:trPr>
        <w:tc>
          <w:tcPr>
            <w:tcW w:w="4042" w:type="dxa"/>
          </w:tcPr>
          <w:p w14:paraId="5A4031B0" w14:textId="77777777" w:rsidR="009F39E8" w:rsidRPr="009F39E8" w:rsidRDefault="009F39E8" w:rsidP="009F39E8">
            <w:pPr>
              <w:spacing w:before="125"/>
              <w:ind w:left="1218"/>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6BBF14A3"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4" w:type="dxa"/>
            <w:shd w:val="clear" w:color="auto" w:fill="F2F2F2"/>
          </w:tcPr>
          <w:p w14:paraId="1C879A0B" w14:textId="77777777" w:rsidR="009F39E8" w:rsidRPr="009F39E8" w:rsidRDefault="009F39E8" w:rsidP="009F39E8">
            <w:pPr>
              <w:spacing w:before="226"/>
              <w:ind w:left="13"/>
              <w:jc w:val="center"/>
              <w:rPr>
                <w:b/>
                <w:sz w:val="20"/>
              </w:rPr>
            </w:pPr>
            <w:r w:rsidRPr="009F39E8">
              <w:rPr>
                <w:b/>
                <w:spacing w:val="-2"/>
                <w:sz w:val="20"/>
              </w:rPr>
              <w:t>Months</w:t>
            </w:r>
          </w:p>
        </w:tc>
        <w:tc>
          <w:tcPr>
            <w:tcW w:w="807" w:type="dxa"/>
          </w:tcPr>
          <w:p w14:paraId="192D4FF8" w14:textId="77777777" w:rsidR="009F39E8" w:rsidRPr="009F39E8" w:rsidRDefault="009F39E8" w:rsidP="009F39E8">
            <w:pPr>
              <w:spacing w:before="226"/>
              <w:ind w:left="12"/>
              <w:jc w:val="center"/>
              <w:rPr>
                <w:b/>
                <w:sz w:val="20"/>
              </w:rPr>
            </w:pPr>
            <w:r w:rsidRPr="009F39E8">
              <w:rPr>
                <w:b/>
                <w:spacing w:val="-5"/>
                <w:sz w:val="20"/>
              </w:rPr>
              <w:t>LOE</w:t>
            </w:r>
          </w:p>
        </w:tc>
        <w:tc>
          <w:tcPr>
            <w:tcW w:w="1167" w:type="dxa"/>
            <w:shd w:val="clear" w:color="auto" w:fill="F2F2F2"/>
          </w:tcPr>
          <w:p w14:paraId="7A61AADE" w14:textId="77777777" w:rsidR="009F39E8" w:rsidRPr="009F39E8" w:rsidRDefault="009F39E8" w:rsidP="009F39E8">
            <w:pPr>
              <w:spacing w:before="4" w:line="235" w:lineRule="auto"/>
              <w:ind w:left="217" w:right="200" w:firstLine="166"/>
              <w:rPr>
                <w:b/>
                <w:sz w:val="20"/>
              </w:rPr>
            </w:pPr>
            <w:r w:rsidRPr="009F39E8">
              <w:rPr>
                <w:b/>
                <w:spacing w:val="-4"/>
                <w:sz w:val="20"/>
              </w:rPr>
              <w:t xml:space="preserve">Base </w:t>
            </w:r>
            <w:r w:rsidRPr="009F39E8">
              <w:rPr>
                <w:b/>
                <w:spacing w:val="-2"/>
                <w:sz w:val="20"/>
              </w:rPr>
              <w:t>Monthly</w:t>
            </w:r>
          </w:p>
          <w:p w14:paraId="0FE4F552" w14:textId="77777777" w:rsidR="009F39E8" w:rsidRPr="009F39E8" w:rsidRDefault="009F39E8" w:rsidP="009F39E8">
            <w:pPr>
              <w:spacing w:before="1" w:line="210" w:lineRule="exact"/>
              <w:ind w:left="306"/>
              <w:rPr>
                <w:b/>
                <w:sz w:val="20"/>
              </w:rPr>
            </w:pPr>
            <w:r w:rsidRPr="009F39E8">
              <w:rPr>
                <w:b/>
                <w:spacing w:val="-2"/>
                <w:sz w:val="20"/>
              </w:rPr>
              <w:t>Salary</w:t>
            </w:r>
          </w:p>
        </w:tc>
        <w:tc>
          <w:tcPr>
            <w:tcW w:w="1172" w:type="dxa"/>
          </w:tcPr>
          <w:p w14:paraId="5DA40934" w14:textId="77777777" w:rsidR="009F39E8" w:rsidRPr="009F39E8" w:rsidRDefault="009F39E8" w:rsidP="009F39E8">
            <w:pPr>
              <w:spacing w:before="4" w:line="235" w:lineRule="auto"/>
              <w:ind w:left="217" w:right="205" w:firstLine="11"/>
              <w:rPr>
                <w:b/>
                <w:sz w:val="20"/>
              </w:rPr>
            </w:pPr>
            <w:r w:rsidRPr="009F39E8">
              <w:rPr>
                <w:b/>
                <w:spacing w:val="-2"/>
                <w:sz w:val="20"/>
              </w:rPr>
              <w:t>Average Monthly</w:t>
            </w:r>
          </w:p>
          <w:p w14:paraId="7901F57D" w14:textId="77777777" w:rsidR="009F39E8" w:rsidRPr="009F39E8" w:rsidRDefault="009F39E8" w:rsidP="009F39E8">
            <w:pPr>
              <w:spacing w:before="1" w:line="210" w:lineRule="exact"/>
              <w:ind w:left="206"/>
              <w:rPr>
                <w:b/>
                <w:sz w:val="20"/>
              </w:rPr>
            </w:pPr>
            <w:r w:rsidRPr="009F39E8">
              <w:rPr>
                <w:b/>
                <w:spacing w:val="-2"/>
                <w:sz w:val="20"/>
              </w:rPr>
              <w:t>Salary**</w:t>
            </w:r>
          </w:p>
        </w:tc>
        <w:tc>
          <w:tcPr>
            <w:tcW w:w="1162" w:type="dxa"/>
          </w:tcPr>
          <w:p w14:paraId="5B33C84D" w14:textId="77777777" w:rsidR="009F39E8" w:rsidRPr="009F39E8" w:rsidRDefault="009F39E8" w:rsidP="009F39E8">
            <w:pPr>
              <w:spacing w:before="119" w:line="235" w:lineRule="auto"/>
              <w:ind w:left="214" w:right="211" w:firstLine="83"/>
              <w:rPr>
                <w:b/>
                <w:sz w:val="20"/>
              </w:rPr>
            </w:pPr>
            <w:r w:rsidRPr="009F39E8">
              <w:rPr>
                <w:b/>
                <w:spacing w:val="-2"/>
                <w:sz w:val="20"/>
              </w:rPr>
              <w:t>Salary Subtotal</w:t>
            </w:r>
          </w:p>
        </w:tc>
      </w:tr>
      <w:tr w:rsidR="009F39E8" w:rsidRPr="009F39E8" w14:paraId="3AC6165C" w14:textId="77777777" w:rsidTr="0075611A">
        <w:trPr>
          <w:trHeight w:val="230"/>
        </w:trPr>
        <w:tc>
          <w:tcPr>
            <w:tcW w:w="4042" w:type="dxa"/>
          </w:tcPr>
          <w:p w14:paraId="20C1F3F6" w14:textId="77777777" w:rsidR="009F39E8" w:rsidRPr="009F39E8" w:rsidRDefault="009F39E8" w:rsidP="009F39E8">
            <w:pPr>
              <w:spacing w:line="210" w:lineRule="exact"/>
              <w:ind w:left="110"/>
              <w:rPr>
                <w:sz w:val="20"/>
              </w:rPr>
            </w:pPr>
            <w:r w:rsidRPr="009F39E8">
              <w:rPr>
                <w:sz w:val="20"/>
              </w:rPr>
              <w:t>Education Director</w:t>
            </w:r>
          </w:p>
        </w:tc>
        <w:tc>
          <w:tcPr>
            <w:tcW w:w="1004" w:type="dxa"/>
          </w:tcPr>
          <w:p w14:paraId="4BB8DC57" w14:textId="77777777" w:rsidR="009F39E8" w:rsidRPr="009F39E8" w:rsidRDefault="009F39E8" w:rsidP="009F39E8">
            <w:pPr>
              <w:spacing w:line="210" w:lineRule="exact"/>
              <w:ind w:left="13" w:right="1"/>
              <w:jc w:val="center"/>
              <w:rPr>
                <w:spacing w:val="-5"/>
                <w:sz w:val="20"/>
              </w:rPr>
            </w:pPr>
            <w:r w:rsidRPr="009F39E8">
              <w:rPr>
                <w:spacing w:val="-5"/>
                <w:sz w:val="20"/>
              </w:rPr>
              <w:t>65</w:t>
            </w:r>
          </w:p>
        </w:tc>
        <w:tc>
          <w:tcPr>
            <w:tcW w:w="807" w:type="dxa"/>
          </w:tcPr>
          <w:p w14:paraId="0DE9C362" w14:textId="77777777" w:rsidR="009F39E8" w:rsidRPr="009F39E8" w:rsidRDefault="009F39E8" w:rsidP="009F39E8">
            <w:pPr>
              <w:spacing w:line="210" w:lineRule="exact"/>
              <w:ind w:left="12" w:right="1"/>
              <w:jc w:val="center"/>
              <w:rPr>
                <w:spacing w:val="-5"/>
                <w:sz w:val="20"/>
              </w:rPr>
            </w:pPr>
            <w:r w:rsidRPr="009F39E8">
              <w:rPr>
                <w:spacing w:val="-5"/>
                <w:sz w:val="20"/>
              </w:rPr>
              <w:t>10%</w:t>
            </w:r>
          </w:p>
        </w:tc>
        <w:tc>
          <w:tcPr>
            <w:tcW w:w="1167" w:type="dxa"/>
          </w:tcPr>
          <w:p w14:paraId="5BF94EE8" w14:textId="77777777" w:rsidR="009F39E8" w:rsidRPr="009F39E8" w:rsidRDefault="009F39E8" w:rsidP="009F39E8">
            <w:pPr>
              <w:spacing w:line="210" w:lineRule="exact"/>
              <w:ind w:left="13" w:right="3"/>
              <w:jc w:val="center"/>
              <w:rPr>
                <w:spacing w:val="-2"/>
                <w:sz w:val="20"/>
              </w:rPr>
            </w:pPr>
            <w:r w:rsidRPr="009F39E8">
              <w:rPr>
                <w:spacing w:val="-2"/>
                <w:sz w:val="20"/>
              </w:rPr>
              <w:t>$4,583</w:t>
            </w:r>
          </w:p>
        </w:tc>
        <w:tc>
          <w:tcPr>
            <w:tcW w:w="1172" w:type="dxa"/>
          </w:tcPr>
          <w:p w14:paraId="0654FEFD" w14:textId="77777777" w:rsidR="009F39E8" w:rsidRPr="009F39E8" w:rsidRDefault="009F39E8" w:rsidP="009F39E8">
            <w:pPr>
              <w:spacing w:line="210" w:lineRule="exact"/>
              <w:ind w:left="6" w:right="1"/>
              <w:jc w:val="center"/>
              <w:rPr>
                <w:spacing w:val="-2"/>
                <w:sz w:val="20"/>
              </w:rPr>
            </w:pPr>
            <w:r w:rsidRPr="009F39E8">
              <w:rPr>
                <w:spacing w:val="-2"/>
                <w:sz w:val="20"/>
              </w:rPr>
              <w:t>$5,184</w:t>
            </w:r>
          </w:p>
        </w:tc>
        <w:tc>
          <w:tcPr>
            <w:tcW w:w="1162" w:type="dxa"/>
          </w:tcPr>
          <w:p w14:paraId="05C6E82F" w14:textId="77777777" w:rsidR="009F39E8" w:rsidRPr="009F39E8" w:rsidRDefault="009F39E8" w:rsidP="009F39E8">
            <w:pPr>
              <w:spacing w:line="210" w:lineRule="exact"/>
              <w:jc w:val="center"/>
              <w:rPr>
                <w:spacing w:val="-2"/>
                <w:sz w:val="20"/>
              </w:rPr>
            </w:pPr>
            <w:r w:rsidRPr="009F39E8">
              <w:rPr>
                <w:spacing w:val="-2"/>
                <w:sz w:val="20"/>
              </w:rPr>
              <w:t>$33,695.67</w:t>
            </w:r>
          </w:p>
        </w:tc>
      </w:tr>
      <w:tr w:rsidR="009F39E8" w:rsidRPr="009F39E8" w14:paraId="5E2C9487" w14:textId="77777777" w:rsidTr="0075611A">
        <w:trPr>
          <w:trHeight w:val="230"/>
        </w:trPr>
        <w:tc>
          <w:tcPr>
            <w:tcW w:w="4042" w:type="dxa"/>
          </w:tcPr>
          <w:p w14:paraId="5C54A59B"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4" w:type="dxa"/>
          </w:tcPr>
          <w:p w14:paraId="36621183" w14:textId="77777777" w:rsidR="009F39E8" w:rsidRPr="009F39E8" w:rsidRDefault="009F39E8" w:rsidP="009F39E8">
            <w:pPr>
              <w:spacing w:line="210" w:lineRule="exact"/>
              <w:ind w:left="13" w:right="1"/>
              <w:jc w:val="center"/>
              <w:rPr>
                <w:sz w:val="20"/>
              </w:rPr>
            </w:pPr>
            <w:r w:rsidRPr="009F39E8">
              <w:rPr>
                <w:spacing w:val="-5"/>
                <w:sz w:val="20"/>
              </w:rPr>
              <w:t>59</w:t>
            </w:r>
          </w:p>
        </w:tc>
        <w:tc>
          <w:tcPr>
            <w:tcW w:w="807" w:type="dxa"/>
          </w:tcPr>
          <w:p w14:paraId="6B469F23" w14:textId="77777777" w:rsidR="009F39E8" w:rsidRPr="009F39E8" w:rsidRDefault="009F39E8" w:rsidP="009F39E8">
            <w:pPr>
              <w:spacing w:line="210" w:lineRule="exact"/>
              <w:ind w:left="12" w:right="1"/>
              <w:jc w:val="center"/>
              <w:rPr>
                <w:sz w:val="20"/>
              </w:rPr>
            </w:pPr>
            <w:r w:rsidRPr="009F39E8">
              <w:rPr>
                <w:spacing w:val="-5"/>
                <w:sz w:val="20"/>
              </w:rPr>
              <w:t>10%</w:t>
            </w:r>
          </w:p>
        </w:tc>
        <w:tc>
          <w:tcPr>
            <w:tcW w:w="1167" w:type="dxa"/>
          </w:tcPr>
          <w:p w14:paraId="0F53E5AC" w14:textId="77777777" w:rsidR="009F39E8" w:rsidRPr="009F39E8" w:rsidRDefault="009F39E8" w:rsidP="009F39E8">
            <w:pPr>
              <w:spacing w:line="210" w:lineRule="exact"/>
              <w:ind w:left="13" w:right="3"/>
              <w:jc w:val="center"/>
              <w:rPr>
                <w:sz w:val="20"/>
                <w:highlight w:val="yellow"/>
              </w:rPr>
            </w:pPr>
            <w:r w:rsidRPr="009F39E8">
              <w:rPr>
                <w:spacing w:val="-2"/>
                <w:sz w:val="20"/>
              </w:rPr>
              <w:t xml:space="preserve">$2,500 </w:t>
            </w:r>
          </w:p>
        </w:tc>
        <w:tc>
          <w:tcPr>
            <w:tcW w:w="1172" w:type="dxa"/>
          </w:tcPr>
          <w:p w14:paraId="209EB6F3" w14:textId="77777777" w:rsidR="009F39E8" w:rsidRPr="009F39E8" w:rsidRDefault="009F39E8" w:rsidP="009F39E8">
            <w:pPr>
              <w:spacing w:line="210" w:lineRule="exact"/>
              <w:ind w:left="6" w:right="1"/>
              <w:jc w:val="center"/>
              <w:rPr>
                <w:sz w:val="20"/>
              </w:rPr>
            </w:pPr>
            <w:r w:rsidRPr="009F39E8">
              <w:rPr>
                <w:spacing w:val="-2"/>
                <w:sz w:val="20"/>
              </w:rPr>
              <w:t>$2,802</w:t>
            </w:r>
          </w:p>
        </w:tc>
        <w:tc>
          <w:tcPr>
            <w:tcW w:w="1162" w:type="dxa"/>
          </w:tcPr>
          <w:p w14:paraId="03DD5C5A" w14:textId="77777777" w:rsidR="009F39E8" w:rsidRPr="009F39E8" w:rsidRDefault="009F39E8" w:rsidP="009F39E8">
            <w:pPr>
              <w:spacing w:line="210" w:lineRule="exact"/>
              <w:jc w:val="center"/>
              <w:rPr>
                <w:sz w:val="20"/>
              </w:rPr>
            </w:pPr>
            <w:r w:rsidRPr="009F39E8">
              <w:rPr>
                <w:spacing w:val="-2"/>
                <w:sz w:val="20"/>
              </w:rPr>
              <w:t xml:space="preserve">$16,534.10 </w:t>
            </w:r>
          </w:p>
        </w:tc>
      </w:tr>
      <w:tr w:rsidR="009F39E8" w:rsidRPr="009F39E8" w14:paraId="74B95602" w14:textId="77777777" w:rsidTr="0075611A">
        <w:trPr>
          <w:trHeight w:val="230"/>
        </w:trPr>
        <w:tc>
          <w:tcPr>
            <w:tcW w:w="4042" w:type="dxa"/>
          </w:tcPr>
          <w:p w14:paraId="6F4AE2D8" w14:textId="77777777" w:rsidR="009F39E8" w:rsidRPr="009F39E8" w:rsidRDefault="009F39E8" w:rsidP="009F39E8">
            <w:pPr>
              <w:spacing w:line="210" w:lineRule="exact"/>
              <w:ind w:left="110"/>
              <w:rPr>
                <w:sz w:val="20"/>
              </w:rPr>
            </w:pPr>
            <w:r w:rsidRPr="009F39E8">
              <w:rPr>
                <w:sz w:val="20"/>
              </w:rPr>
              <w:t>Education Officer</w:t>
            </w:r>
          </w:p>
        </w:tc>
        <w:tc>
          <w:tcPr>
            <w:tcW w:w="1004" w:type="dxa"/>
          </w:tcPr>
          <w:p w14:paraId="26ED7693" w14:textId="77777777" w:rsidR="009F39E8" w:rsidRPr="009F39E8" w:rsidRDefault="009F39E8" w:rsidP="009F39E8">
            <w:pPr>
              <w:spacing w:line="210" w:lineRule="exact"/>
              <w:ind w:left="13" w:right="1"/>
              <w:jc w:val="center"/>
              <w:rPr>
                <w:spacing w:val="-5"/>
                <w:sz w:val="20"/>
              </w:rPr>
            </w:pPr>
            <w:r w:rsidRPr="009F39E8">
              <w:rPr>
                <w:spacing w:val="-5"/>
                <w:sz w:val="20"/>
              </w:rPr>
              <w:t>57</w:t>
            </w:r>
          </w:p>
        </w:tc>
        <w:tc>
          <w:tcPr>
            <w:tcW w:w="807" w:type="dxa"/>
          </w:tcPr>
          <w:p w14:paraId="7EEAB3D9" w14:textId="77777777" w:rsidR="009F39E8" w:rsidRPr="009F39E8" w:rsidRDefault="009F39E8" w:rsidP="009F39E8">
            <w:pPr>
              <w:spacing w:line="210" w:lineRule="exact"/>
              <w:ind w:left="12" w:right="1"/>
              <w:jc w:val="center"/>
              <w:rPr>
                <w:spacing w:val="-5"/>
                <w:sz w:val="20"/>
              </w:rPr>
            </w:pPr>
            <w:r w:rsidRPr="009F39E8">
              <w:rPr>
                <w:spacing w:val="-5"/>
                <w:sz w:val="20"/>
              </w:rPr>
              <w:t>10%</w:t>
            </w:r>
          </w:p>
        </w:tc>
        <w:tc>
          <w:tcPr>
            <w:tcW w:w="1167" w:type="dxa"/>
          </w:tcPr>
          <w:p w14:paraId="0D0292DB" w14:textId="77777777" w:rsidR="009F39E8" w:rsidRPr="009F39E8" w:rsidRDefault="009F39E8" w:rsidP="009F39E8">
            <w:pPr>
              <w:spacing w:line="210" w:lineRule="exact"/>
              <w:ind w:left="13" w:right="3"/>
              <w:jc w:val="center"/>
              <w:rPr>
                <w:spacing w:val="-2"/>
                <w:sz w:val="20"/>
                <w:highlight w:val="yellow"/>
              </w:rPr>
            </w:pPr>
            <w:r w:rsidRPr="009F39E8">
              <w:rPr>
                <w:spacing w:val="-2"/>
                <w:sz w:val="20"/>
              </w:rPr>
              <w:t>$1,000</w:t>
            </w:r>
          </w:p>
        </w:tc>
        <w:tc>
          <w:tcPr>
            <w:tcW w:w="1172" w:type="dxa"/>
          </w:tcPr>
          <w:p w14:paraId="36C89B53" w14:textId="77777777" w:rsidR="009F39E8" w:rsidRPr="009F39E8" w:rsidRDefault="009F39E8" w:rsidP="009F39E8">
            <w:pPr>
              <w:spacing w:line="210" w:lineRule="exact"/>
              <w:ind w:left="6" w:right="1"/>
              <w:jc w:val="center"/>
              <w:rPr>
                <w:spacing w:val="-2"/>
                <w:sz w:val="20"/>
              </w:rPr>
            </w:pPr>
            <w:r w:rsidRPr="009F39E8">
              <w:rPr>
                <w:spacing w:val="-2"/>
                <w:sz w:val="20"/>
              </w:rPr>
              <w:t>$1,125</w:t>
            </w:r>
          </w:p>
        </w:tc>
        <w:tc>
          <w:tcPr>
            <w:tcW w:w="1162" w:type="dxa"/>
          </w:tcPr>
          <w:p w14:paraId="48FB88BB" w14:textId="77777777" w:rsidR="009F39E8" w:rsidRPr="009F39E8" w:rsidRDefault="009F39E8" w:rsidP="009F39E8">
            <w:pPr>
              <w:spacing w:line="210" w:lineRule="exact"/>
              <w:jc w:val="center"/>
              <w:rPr>
                <w:spacing w:val="-2"/>
                <w:sz w:val="20"/>
              </w:rPr>
            </w:pPr>
            <w:r w:rsidRPr="009F39E8">
              <w:rPr>
                <w:spacing w:val="-2"/>
                <w:sz w:val="20"/>
              </w:rPr>
              <w:t>$6,413.64</w:t>
            </w:r>
          </w:p>
        </w:tc>
      </w:tr>
      <w:tr w:rsidR="009F39E8" w:rsidRPr="009F39E8" w14:paraId="68EB8209" w14:textId="77777777" w:rsidTr="0075611A">
        <w:trPr>
          <w:trHeight w:val="460"/>
        </w:trPr>
        <w:tc>
          <w:tcPr>
            <w:tcW w:w="4042" w:type="dxa"/>
          </w:tcPr>
          <w:p w14:paraId="05257009" w14:textId="77777777" w:rsidR="009F39E8" w:rsidRPr="009F39E8" w:rsidRDefault="009F39E8" w:rsidP="009F39E8">
            <w:pPr>
              <w:spacing w:line="230" w:lineRule="atLeast"/>
              <w:ind w:left="110" w:right="149"/>
              <w:rPr>
                <w:sz w:val="20"/>
              </w:rPr>
            </w:pPr>
            <w:r w:rsidRPr="009F39E8">
              <w:rPr>
                <w:sz w:val="20"/>
              </w:rPr>
              <w:t>Education</w:t>
            </w:r>
            <w:r w:rsidRPr="009F39E8">
              <w:rPr>
                <w:spacing w:val="-13"/>
                <w:sz w:val="20"/>
              </w:rPr>
              <w:t xml:space="preserve"> </w:t>
            </w:r>
            <w:r w:rsidRPr="009F39E8">
              <w:rPr>
                <w:sz w:val="20"/>
              </w:rPr>
              <w:t>&amp;</w:t>
            </w:r>
            <w:r w:rsidRPr="009F39E8">
              <w:rPr>
                <w:spacing w:val="-12"/>
                <w:sz w:val="20"/>
              </w:rPr>
              <w:t xml:space="preserve"> </w:t>
            </w:r>
            <w:r w:rsidRPr="009F39E8">
              <w:rPr>
                <w:sz w:val="20"/>
              </w:rPr>
              <w:t>Community</w:t>
            </w:r>
            <w:r w:rsidRPr="009F39E8">
              <w:rPr>
                <w:spacing w:val="-12"/>
                <w:sz w:val="20"/>
              </w:rPr>
              <w:t xml:space="preserve"> </w:t>
            </w:r>
            <w:r w:rsidRPr="009F39E8">
              <w:rPr>
                <w:sz w:val="20"/>
              </w:rPr>
              <w:t xml:space="preserve">Engagement </w:t>
            </w:r>
            <w:r w:rsidRPr="009F39E8">
              <w:rPr>
                <w:spacing w:val="-2"/>
                <w:sz w:val="20"/>
              </w:rPr>
              <w:t>Specialist</w:t>
            </w:r>
          </w:p>
        </w:tc>
        <w:tc>
          <w:tcPr>
            <w:tcW w:w="1004" w:type="dxa"/>
          </w:tcPr>
          <w:p w14:paraId="0847AC91" w14:textId="77777777" w:rsidR="009F39E8" w:rsidRPr="009F39E8" w:rsidRDefault="009F39E8" w:rsidP="009F39E8">
            <w:pPr>
              <w:spacing w:before="115"/>
              <w:ind w:left="13" w:right="1"/>
              <w:jc w:val="center"/>
              <w:rPr>
                <w:sz w:val="20"/>
              </w:rPr>
            </w:pPr>
            <w:r w:rsidRPr="009F39E8">
              <w:rPr>
                <w:spacing w:val="-5"/>
                <w:sz w:val="20"/>
              </w:rPr>
              <w:t>62</w:t>
            </w:r>
          </w:p>
        </w:tc>
        <w:tc>
          <w:tcPr>
            <w:tcW w:w="807" w:type="dxa"/>
          </w:tcPr>
          <w:p w14:paraId="40B3D8FE" w14:textId="77777777" w:rsidR="009F39E8" w:rsidRPr="009F39E8" w:rsidRDefault="009F39E8" w:rsidP="009F39E8">
            <w:pPr>
              <w:spacing w:before="115"/>
              <w:ind w:left="12" w:right="1"/>
              <w:jc w:val="center"/>
              <w:rPr>
                <w:sz w:val="20"/>
              </w:rPr>
            </w:pPr>
            <w:r w:rsidRPr="009F39E8">
              <w:rPr>
                <w:spacing w:val="-5"/>
                <w:sz w:val="20"/>
              </w:rPr>
              <w:t>10%</w:t>
            </w:r>
          </w:p>
        </w:tc>
        <w:tc>
          <w:tcPr>
            <w:tcW w:w="1167" w:type="dxa"/>
          </w:tcPr>
          <w:p w14:paraId="4E986974" w14:textId="77777777" w:rsidR="009F39E8" w:rsidRPr="009F39E8" w:rsidRDefault="009F39E8" w:rsidP="009F39E8">
            <w:pPr>
              <w:spacing w:before="115"/>
              <w:ind w:left="13" w:right="3"/>
              <w:jc w:val="center"/>
              <w:rPr>
                <w:sz w:val="20"/>
              </w:rPr>
            </w:pPr>
            <w:r w:rsidRPr="009F39E8">
              <w:rPr>
                <w:spacing w:val="-2"/>
                <w:sz w:val="20"/>
              </w:rPr>
              <w:t>$1,500</w:t>
            </w:r>
          </w:p>
        </w:tc>
        <w:tc>
          <w:tcPr>
            <w:tcW w:w="1172" w:type="dxa"/>
          </w:tcPr>
          <w:p w14:paraId="48127788" w14:textId="77777777" w:rsidR="009F39E8" w:rsidRPr="009F39E8" w:rsidRDefault="009F39E8" w:rsidP="009F39E8">
            <w:pPr>
              <w:spacing w:before="115"/>
              <w:ind w:left="6" w:right="1"/>
              <w:jc w:val="center"/>
              <w:rPr>
                <w:sz w:val="20"/>
              </w:rPr>
            </w:pPr>
            <w:r w:rsidRPr="009F39E8">
              <w:rPr>
                <w:spacing w:val="-2"/>
                <w:sz w:val="20"/>
              </w:rPr>
              <w:t>$1,706</w:t>
            </w:r>
          </w:p>
        </w:tc>
        <w:tc>
          <w:tcPr>
            <w:tcW w:w="1162" w:type="dxa"/>
          </w:tcPr>
          <w:p w14:paraId="078087EF" w14:textId="77777777" w:rsidR="009F39E8" w:rsidRPr="009F39E8" w:rsidRDefault="009F39E8" w:rsidP="009F39E8">
            <w:pPr>
              <w:spacing w:before="115"/>
              <w:jc w:val="center"/>
              <w:rPr>
                <w:sz w:val="20"/>
              </w:rPr>
            </w:pPr>
            <w:r w:rsidRPr="009F39E8">
              <w:rPr>
                <w:spacing w:val="-2"/>
                <w:sz w:val="20"/>
              </w:rPr>
              <w:t>$10,577.67</w:t>
            </w:r>
          </w:p>
        </w:tc>
      </w:tr>
      <w:tr w:rsidR="009F39E8" w:rsidRPr="009F39E8" w14:paraId="3C252255" w14:textId="77777777" w:rsidTr="0075611A">
        <w:trPr>
          <w:trHeight w:val="60"/>
        </w:trPr>
        <w:tc>
          <w:tcPr>
            <w:tcW w:w="4042" w:type="dxa"/>
          </w:tcPr>
          <w:p w14:paraId="2DE88589" w14:textId="77777777" w:rsidR="009F39E8" w:rsidRPr="009F39E8" w:rsidRDefault="009F39E8" w:rsidP="009F39E8">
            <w:pPr>
              <w:spacing w:line="230" w:lineRule="atLeast"/>
              <w:ind w:left="110" w:right="149"/>
              <w:rPr>
                <w:sz w:val="20"/>
              </w:rPr>
            </w:pPr>
            <w:r w:rsidRPr="009F39E8">
              <w:rPr>
                <w:sz w:val="20"/>
              </w:rPr>
              <w:t>Education &amp; Community Engagement Officer</w:t>
            </w:r>
          </w:p>
        </w:tc>
        <w:tc>
          <w:tcPr>
            <w:tcW w:w="1004" w:type="dxa"/>
          </w:tcPr>
          <w:p w14:paraId="4C57B2AF" w14:textId="77777777" w:rsidR="009F39E8" w:rsidRPr="009F39E8" w:rsidRDefault="009F39E8" w:rsidP="009F39E8">
            <w:pPr>
              <w:spacing w:before="115"/>
              <w:ind w:left="13" w:right="1"/>
              <w:jc w:val="center"/>
              <w:rPr>
                <w:spacing w:val="-5"/>
                <w:sz w:val="20"/>
              </w:rPr>
            </w:pPr>
            <w:r w:rsidRPr="009F39E8">
              <w:rPr>
                <w:spacing w:val="-5"/>
                <w:sz w:val="20"/>
              </w:rPr>
              <w:t>51</w:t>
            </w:r>
          </w:p>
        </w:tc>
        <w:tc>
          <w:tcPr>
            <w:tcW w:w="807" w:type="dxa"/>
          </w:tcPr>
          <w:p w14:paraId="5B6EBC37" w14:textId="77777777" w:rsidR="009F39E8" w:rsidRPr="009F39E8" w:rsidRDefault="009F39E8" w:rsidP="009F39E8">
            <w:pPr>
              <w:spacing w:before="115"/>
              <w:ind w:left="12" w:right="1"/>
              <w:jc w:val="center"/>
              <w:rPr>
                <w:spacing w:val="-5"/>
                <w:sz w:val="20"/>
              </w:rPr>
            </w:pPr>
            <w:r w:rsidRPr="009F39E8">
              <w:rPr>
                <w:spacing w:val="-5"/>
                <w:sz w:val="20"/>
              </w:rPr>
              <w:t>10%</w:t>
            </w:r>
          </w:p>
        </w:tc>
        <w:tc>
          <w:tcPr>
            <w:tcW w:w="1167" w:type="dxa"/>
          </w:tcPr>
          <w:p w14:paraId="42375F40" w14:textId="77777777" w:rsidR="009F39E8" w:rsidRPr="009F39E8" w:rsidRDefault="009F39E8" w:rsidP="009F39E8">
            <w:pPr>
              <w:spacing w:before="115"/>
              <w:ind w:left="13" w:right="3"/>
              <w:jc w:val="center"/>
              <w:rPr>
                <w:spacing w:val="-2"/>
                <w:sz w:val="20"/>
              </w:rPr>
            </w:pPr>
            <w:r w:rsidRPr="009F39E8">
              <w:rPr>
                <w:spacing w:val="-2"/>
                <w:sz w:val="20"/>
              </w:rPr>
              <w:t>$1,000</w:t>
            </w:r>
          </w:p>
        </w:tc>
        <w:tc>
          <w:tcPr>
            <w:tcW w:w="1172" w:type="dxa"/>
          </w:tcPr>
          <w:p w14:paraId="614DE8D9" w14:textId="77777777" w:rsidR="009F39E8" w:rsidRPr="009F39E8" w:rsidRDefault="009F39E8" w:rsidP="009F39E8">
            <w:pPr>
              <w:spacing w:before="115"/>
              <w:ind w:left="6" w:right="1"/>
              <w:jc w:val="center"/>
              <w:rPr>
                <w:spacing w:val="-2"/>
                <w:sz w:val="20"/>
              </w:rPr>
            </w:pPr>
            <w:r w:rsidRPr="009F39E8">
              <w:rPr>
                <w:spacing w:val="-2"/>
                <w:sz w:val="20"/>
              </w:rPr>
              <w:t xml:space="preserve">$1,124 </w:t>
            </w:r>
          </w:p>
        </w:tc>
        <w:tc>
          <w:tcPr>
            <w:tcW w:w="1162" w:type="dxa"/>
          </w:tcPr>
          <w:p w14:paraId="04EABB6E" w14:textId="77777777" w:rsidR="009F39E8" w:rsidRPr="009F39E8" w:rsidRDefault="009F39E8" w:rsidP="009F39E8">
            <w:pPr>
              <w:spacing w:before="115"/>
              <w:jc w:val="center"/>
              <w:rPr>
                <w:spacing w:val="-2"/>
                <w:sz w:val="20"/>
              </w:rPr>
            </w:pPr>
            <w:r w:rsidRPr="009F39E8">
              <w:rPr>
                <w:spacing w:val="-2"/>
                <w:sz w:val="20"/>
              </w:rPr>
              <w:t>$5,730.30</w:t>
            </w:r>
          </w:p>
        </w:tc>
      </w:tr>
      <w:tr w:rsidR="009F39E8" w:rsidRPr="009F39E8" w14:paraId="2B3033F7" w14:textId="77777777" w:rsidTr="0075611A">
        <w:trPr>
          <w:trHeight w:val="60"/>
        </w:trPr>
        <w:tc>
          <w:tcPr>
            <w:tcW w:w="4042" w:type="dxa"/>
            <w:shd w:val="clear" w:color="auto" w:fill="F2F2F2"/>
          </w:tcPr>
          <w:p w14:paraId="77A2F9A2" w14:textId="77777777" w:rsidR="009F39E8" w:rsidRPr="009F39E8" w:rsidRDefault="009F39E8" w:rsidP="009F39E8">
            <w:pPr>
              <w:spacing w:line="230" w:lineRule="atLeast"/>
              <w:ind w:left="110" w:right="149"/>
              <w:rPr>
                <w:sz w:val="20"/>
                <w:szCs w:val="16"/>
              </w:rPr>
            </w:pPr>
            <w:r w:rsidRPr="009F39E8">
              <w:rPr>
                <w:sz w:val="20"/>
                <w:szCs w:val="16"/>
              </w:rPr>
              <w:t>Private Sector Specialist</w:t>
            </w:r>
          </w:p>
        </w:tc>
        <w:tc>
          <w:tcPr>
            <w:tcW w:w="1004" w:type="dxa"/>
            <w:shd w:val="clear" w:color="auto" w:fill="F2F2F2"/>
          </w:tcPr>
          <w:p w14:paraId="424FA520" w14:textId="77777777" w:rsidR="009F39E8" w:rsidRPr="009F39E8" w:rsidRDefault="009F39E8" w:rsidP="009F39E8">
            <w:pPr>
              <w:spacing w:before="115"/>
              <w:ind w:left="13" w:right="1"/>
              <w:jc w:val="center"/>
              <w:rPr>
                <w:spacing w:val="-5"/>
                <w:sz w:val="20"/>
              </w:rPr>
            </w:pPr>
            <w:r w:rsidRPr="009F39E8">
              <w:rPr>
                <w:spacing w:val="-5"/>
                <w:sz w:val="20"/>
              </w:rPr>
              <w:t>63</w:t>
            </w:r>
          </w:p>
        </w:tc>
        <w:tc>
          <w:tcPr>
            <w:tcW w:w="807" w:type="dxa"/>
            <w:shd w:val="clear" w:color="auto" w:fill="F2F2F2"/>
          </w:tcPr>
          <w:p w14:paraId="047E9E69" w14:textId="77777777" w:rsidR="009F39E8" w:rsidRPr="009F39E8" w:rsidRDefault="009F39E8" w:rsidP="009F39E8">
            <w:pPr>
              <w:spacing w:before="115"/>
              <w:ind w:left="12" w:right="1"/>
              <w:jc w:val="center"/>
              <w:rPr>
                <w:spacing w:val="-5"/>
                <w:sz w:val="20"/>
              </w:rPr>
            </w:pPr>
            <w:r w:rsidRPr="009F39E8">
              <w:rPr>
                <w:spacing w:val="-5"/>
                <w:sz w:val="20"/>
              </w:rPr>
              <w:t>5%</w:t>
            </w:r>
          </w:p>
        </w:tc>
        <w:tc>
          <w:tcPr>
            <w:tcW w:w="1167" w:type="dxa"/>
            <w:shd w:val="clear" w:color="auto" w:fill="F2F2F2"/>
          </w:tcPr>
          <w:p w14:paraId="088FD733" w14:textId="77777777" w:rsidR="009F39E8" w:rsidRPr="009F39E8" w:rsidRDefault="009F39E8" w:rsidP="009F39E8">
            <w:pPr>
              <w:spacing w:before="115"/>
              <w:ind w:left="13" w:right="3"/>
              <w:jc w:val="center"/>
              <w:rPr>
                <w:spacing w:val="-2"/>
                <w:sz w:val="20"/>
              </w:rPr>
            </w:pPr>
            <w:r w:rsidRPr="009F39E8">
              <w:rPr>
                <w:spacing w:val="-2"/>
                <w:sz w:val="20"/>
              </w:rPr>
              <w:t>$1,500</w:t>
            </w:r>
          </w:p>
        </w:tc>
        <w:tc>
          <w:tcPr>
            <w:tcW w:w="1172" w:type="dxa"/>
            <w:shd w:val="clear" w:color="auto" w:fill="F2F2F2"/>
          </w:tcPr>
          <w:p w14:paraId="113F63B9" w14:textId="77777777" w:rsidR="009F39E8" w:rsidRPr="009F39E8" w:rsidRDefault="009F39E8" w:rsidP="009F39E8">
            <w:pPr>
              <w:spacing w:before="115"/>
              <w:ind w:left="6" w:right="1"/>
              <w:jc w:val="center"/>
              <w:rPr>
                <w:spacing w:val="-2"/>
                <w:sz w:val="20"/>
              </w:rPr>
            </w:pPr>
            <w:r w:rsidRPr="009F39E8">
              <w:rPr>
                <w:spacing w:val="-2"/>
                <w:sz w:val="20"/>
              </w:rPr>
              <w:t>$1,690</w:t>
            </w:r>
          </w:p>
        </w:tc>
        <w:tc>
          <w:tcPr>
            <w:tcW w:w="1162" w:type="dxa"/>
            <w:shd w:val="clear" w:color="auto" w:fill="F2F2F2"/>
          </w:tcPr>
          <w:p w14:paraId="47E1596B" w14:textId="77777777" w:rsidR="009F39E8" w:rsidRPr="009F39E8" w:rsidRDefault="009F39E8" w:rsidP="009F39E8">
            <w:pPr>
              <w:spacing w:before="115"/>
              <w:jc w:val="center"/>
              <w:rPr>
                <w:spacing w:val="-2"/>
                <w:sz w:val="20"/>
              </w:rPr>
            </w:pPr>
            <w:r w:rsidRPr="009F39E8">
              <w:rPr>
                <w:spacing w:val="-2"/>
                <w:sz w:val="20"/>
              </w:rPr>
              <w:t>$7097.00</w:t>
            </w:r>
          </w:p>
        </w:tc>
      </w:tr>
      <w:tr w:rsidR="009F39E8" w:rsidRPr="009F39E8" w14:paraId="27F34AC1" w14:textId="77777777" w:rsidTr="0075611A">
        <w:trPr>
          <w:trHeight w:val="60"/>
        </w:trPr>
        <w:tc>
          <w:tcPr>
            <w:tcW w:w="4042" w:type="dxa"/>
            <w:shd w:val="clear" w:color="auto" w:fill="F2F2F2"/>
          </w:tcPr>
          <w:p w14:paraId="73465941" w14:textId="77777777" w:rsidR="009F39E8" w:rsidRPr="009F39E8" w:rsidRDefault="009F39E8" w:rsidP="009F39E8">
            <w:pPr>
              <w:spacing w:line="230" w:lineRule="atLeast"/>
              <w:ind w:left="110" w:right="149"/>
              <w:rPr>
                <w:sz w:val="20"/>
                <w:szCs w:val="16"/>
              </w:rPr>
            </w:pPr>
            <w:r w:rsidRPr="009F39E8">
              <w:rPr>
                <w:b/>
                <w:spacing w:val="-2"/>
                <w:sz w:val="20"/>
              </w:rPr>
              <w:t>Subtotal</w:t>
            </w:r>
          </w:p>
        </w:tc>
        <w:tc>
          <w:tcPr>
            <w:tcW w:w="1004" w:type="dxa"/>
            <w:shd w:val="clear" w:color="auto" w:fill="F2F2F2"/>
          </w:tcPr>
          <w:p w14:paraId="6CDAFA3D" w14:textId="77777777" w:rsidR="009F39E8" w:rsidRPr="009F39E8" w:rsidRDefault="009F39E8" w:rsidP="009F39E8">
            <w:pPr>
              <w:spacing w:before="115"/>
              <w:ind w:left="13" w:right="1"/>
              <w:jc w:val="center"/>
              <w:rPr>
                <w:spacing w:val="-5"/>
                <w:sz w:val="20"/>
              </w:rPr>
            </w:pPr>
          </w:p>
        </w:tc>
        <w:tc>
          <w:tcPr>
            <w:tcW w:w="807" w:type="dxa"/>
            <w:shd w:val="clear" w:color="auto" w:fill="F2F2F2"/>
          </w:tcPr>
          <w:p w14:paraId="27BED818" w14:textId="77777777" w:rsidR="009F39E8" w:rsidRPr="009F39E8" w:rsidRDefault="009F39E8" w:rsidP="009F39E8">
            <w:pPr>
              <w:spacing w:before="115"/>
              <w:ind w:left="12" w:right="1"/>
              <w:jc w:val="center"/>
              <w:rPr>
                <w:spacing w:val="-5"/>
                <w:sz w:val="20"/>
              </w:rPr>
            </w:pPr>
          </w:p>
        </w:tc>
        <w:tc>
          <w:tcPr>
            <w:tcW w:w="1167" w:type="dxa"/>
            <w:shd w:val="clear" w:color="auto" w:fill="F2F2F2"/>
          </w:tcPr>
          <w:p w14:paraId="5F74D3C7" w14:textId="77777777" w:rsidR="009F39E8" w:rsidRPr="009F39E8" w:rsidRDefault="009F39E8" w:rsidP="009F39E8">
            <w:pPr>
              <w:spacing w:before="115"/>
              <w:ind w:left="13" w:right="3"/>
              <w:jc w:val="center"/>
              <w:rPr>
                <w:spacing w:val="-2"/>
                <w:sz w:val="20"/>
              </w:rPr>
            </w:pPr>
          </w:p>
        </w:tc>
        <w:tc>
          <w:tcPr>
            <w:tcW w:w="1172" w:type="dxa"/>
            <w:shd w:val="clear" w:color="auto" w:fill="F2F2F2"/>
          </w:tcPr>
          <w:p w14:paraId="1FED68F0" w14:textId="77777777" w:rsidR="009F39E8" w:rsidRPr="009F39E8" w:rsidRDefault="009F39E8" w:rsidP="009F39E8">
            <w:pPr>
              <w:spacing w:before="115"/>
              <w:ind w:left="6" w:right="1"/>
              <w:jc w:val="center"/>
              <w:rPr>
                <w:spacing w:val="-2"/>
                <w:sz w:val="20"/>
              </w:rPr>
            </w:pPr>
          </w:p>
        </w:tc>
        <w:tc>
          <w:tcPr>
            <w:tcW w:w="1162" w:type="dxa"/>
            <w:shd w:val="clear" w:color="auto" w:fill="F2F2F2"/>
          </w:tcPr>
          <w:p w14:paraId="71DF8B63" w14:textId="77777777" w:rsidR="009F39E8" w:rsidRPr="009F39E8" w:rsidRDefault="009F39E8" w:rsidP="009F39E8">
            <w:pPr>
              <w:spacing w:before="115"/>
              <w:jc w:val="center"/>
              <w:rPr>
                <w:spacing w:val="-2"/>
                <w:sz w:val="20"/>
              </w:rPr>
            </w:pPr>
            <w:r w:rsidRPr="009F39E8">
              <w:rPr>
                <w:b/>
                <w:spacing w:val="-2"/>
                <w:sz w:val="20"/>
              </w:rPr>
              <w:t>$80,048.38</w:t>
            </w:r>
          </w:p>
        </w:tc>
      </w:tr>
    </w:tbl>
    <w:p w14:paraId="3B879645" w14:textId="77777777" w:rsidR="009F39E8" w:rsidRPr="009F39E8" w:rsidRDefault="009F39E8" w:rsidP="009F39E8">
      <w:pPr>
        <w:spacing w:line="210" w:lineRule="exact"/>
        <w:rPr>
          <w:sz w:val="20"/>
        </w:rPr>
        <w:sectPr w:rsidR="009F39E8" w:rsidRPr="009F39E8" w:rsidSect="009F39E8">
          <w:type w:val="continuous"/>
          <w:pgSz w:w="12240" w:h="15840"/>
          <w:pgMar w:top="1420" w:right="1080" w:bottom="1387" w:left="1080" w:header="0" w:footer="787" w:gutter="0"/>
          <w:cols w:space="720"/>
        </w:sectPr>
      </w:pPr>
    </w:p>
    <w:p w14:paraId="5B9CABD5" w14:textId="77777777" w:rsidR="009F39E8" w:rsidRPr="009F39E8" w:rsidRDefault="009F39E8" w:rsidP="009F39E8">
      <w:pPr>
        <w:spacing w:before="18"/>
        <w:rPr>
          <w:b/>
          <w:i/>
          <w:sz w:val="24"/>
          <w:szCs w:val="24"/>
        </w:rPr>
      </w:pPr>
    </w:p>
    <w:p w14:paraId="2478F142" w14:textId="77777777" w:rsidR="009F39E8" w:rsidRPr="009F39E8" w:rsidRDefault="009F39E8" w:rsidP="009F39E8">
      <w:pPr>
        <w:numPr>
          <w:ilvl w:val="2"/>
          <w:numId w:val="21"/>
        </w:numPr>
        <w:tabs>
          <w:tab w:val="left" w:pos="900"/>
        </w:tabs>
        <w:spacing w:line="275" w:lineRule="exact"/>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Total </w:t>
      </w:r>
      <w:r w:rsidRPr="009F39E8">
        <w:rPr>
          <w:b/>
          <w:i/>
          <w:color w:val="002C72"/>
          <w:spacing w:val="-2"/>
          <w:sz w:val="24"/>
        </w:rPr>
        <w:t>$38,631.35</w:t>
      </w:r>
    </w:p>
    <w:p w14:paraId="4ECC3383" w14:textId="77777777" w:rsidR="009F39E8" w:rsidRPr="009F39E8" w:rsidRDefault="009F39E8" w:rsidP="009F39E8">
      <w:pPr>
        <w:spacing w:line="242" w:lineRule="auto"/>
        <w:ind w:left="360"/>
        <w:rPr>
          <w:sz w:val="24"/>
          <w:szCs w:val="24"/>
        </w:rPr>
      </w:pPr>
      <w:r w:rsidRPr="009F39E8">
        <w:rPr>
          <w:sz w:val="24"/>
          <w:szCs w:val="24"/>
        </w:rPr>
        <w:t xml:space="preserve">POA calculated benefits for CCN staff at 48.26% of the employees’ base salary. See the detailed breakdown in Section 2.2. Fringe Benefits CCN Staff: $80,048.38 * 48.26% = $38,631.35. </w:t>
      </w:r>
    </w:p>
    <w:p w14:paraId="0AE10DD2" w14:textId="77777777" w:rsidR="009F39E8" w:rsidRPr="009F39E8" w:rsidRDefault="009F39E8" w:rsidP="009F39E8">
      <w:pPr>
        <w:numPr>
          <w:ilvl w:val="2"/>
          <w:numId w:val="21"/>
        </w:numPr>
        <w:tabs>
          <w:tab w:val="left" w:pos="900"/>
        </w:tabs>
        <w:spacing w:before="272"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Total </w:t>
      </w:r>
      <w:r w:rsidRPr="009F39E8">
        <w:rPr>
          <w:b/>
          <w:bCs/>
          <w:i/>
          <w:iCs/>
          <w:color w:val="002C72"/>
          <w:spacing w:val="-2"/>
          <w:sz w:val="24"/>
          <w:szCs w:val="24"/>
        </w:rPr>
        <w:t>$10,245.45</w:t>
      </w:r>
    </w:p>
    <w:p w14:paraId="76DBF3F9" w14:textId="77777777" w:rsidR="009F39E8" w:rsidRPr="009F39E8" w:rsidRDefault="009F39E8" w:rsidP="009F39E8">
      <w:pPr>
        <w:numPr>
          <w:ilvl w:val="3"/>
          <w:numId w:val="21"/>
        </w:numPr>
        <w:tabs>
          <w:tab w:val="left" w:pos="720"/>
        </w:tabs>
        <w:ind w:right="357"/>
        <w:jc w:val="both"/>
        <w:rPr>
          <w:sz w:val="24"/>
          <w:szCs w:val="24"/>
        </w:rPr>
      </w:pPr>
      <w:r w:rsidRPr="009F39E8">
        <w:rPr>
          <w:b/>
          <w:sz w:val="24"/>
          <w:szCs w:val="24"/>
        </w:rPr>
        <w:t xml:space="preserve">Vehicle Fuel ($4,127.65): </w:t>
      </w:r>
      <w:r w:rsidRPr="009F39E8">
        <w:rPr>
          <w:sz w:val="24"/>
          <w:szCs w:val="24"/>
        </w:rPr>
        <w:t>POA estimates vehicle fuel for the 2 vehicles to cost $60 per month for</w:t>
      </w:r>
      <w:r w:rsidRPr="009F39E8">
        <w:rPr>
          <w:spacing w:val="-12"/>
          <w:sz w:val="24"/>
          <w:szCs w:val="24"/>
        </w:rPr>
        <w:t xml:space="preserve"> </w:t>
      </w:r>
      <w:r w:rsidRPr="009F39E8">
        <w:rPr>
          <w:sz w:val="24"/>
          <w:szCs w:val="24"/>
        </w:rPr>
        <w:t>60</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2. The total amount for vehicle fuel is calculated at $60 per month * 60 months + $528 for inflation in Y2-Y6 - $4,128.</w:t>
      </w:r>
    </w:p>
    <w:p w14:paraId="6F2B8A9F" w14:textId="77777777" w:rsidR="009F39E8" w:rsidRPr="009F39E8" w:rsidRDefault="009F39E8" w:rsidP="009F39E8">
      <w:pPr>
        <w:numPr>
          <w:ilvl w:val="3"/>
          <w:numId w:val="21"/>
        </w:numPr>
        <w:tabs>
          <w:tab w:val="left" w:pos="720"/>
        </w:tabs>
        <w:ind w:right="357"/>
        <w:jc w:val="both"/>
        <w:rPr>
          <w:sz w:val="24"/>
        </w:rPr>
      </w:pPr>
      <w:bookmarkStart w:id="1" w:name="_Hlk210649099"/>
      <w:r w:rsidRPr="009F39E8">
        <w:rPr>
          <w:b/>
          <w:sz w:val="24"/>
        </w:rPr>
        <w:t xml:space="preserve">Local Travel for Implementation of Activity 2 ($3,605.01): </w:t>
      </w:r>
      <w:r w:rsidRPr="009F39E8">
        <w:rPr>
          <w:bCs/>
          <w:sz w:val="24"/>
        </w:rPr>
        <w:t>POA estimates additional general expenses for project staff implementing and overseeing interventions under Activity 2. This includes local transportation ($35 per trip * 12 trips = + $56 for inflation in Y2-Y6 $476.13), and lodging and M&amp;</w:t>
      </w:r>
      <w:proofErr w:type="gramStart"/>
      <w:r w:rsidRPr="009F39E8">
        <w:rPr>
          <w:bCs/>
          <w:sz w:val="24"/>
        </w:rPr>
        <w:t>IE ((</w:t>
      </w:r>
      <w:proofErr w:type="gramEnd"/>
      <w:r w:rsidRPr="009F39E8">
        <w:rPr>
          <w:bCs/>
          <w:sz w:val="24"/>
        </w:rPr>
        <w:t>$40 M&amp;IE per day + 75 lodging per day) * 2 days per trip *12 trips +369 for inflation in Y2-Y6 = $3,128.88).</w:t>
      </w:r>
    </w:p>
    <w:bookmarkEnd w:id="1"/>
    <w:p w14:paraId="7471D6A4" w14:textId="77777777" w:rsidR="009F39E8" w:rsidRPr="009F39E8" w:rsidRDefault="009F39E8" w:rsidP="009F39E8">
      <w:pPr>
        <w:numPr>
          <w:ilvl w:val="3"/>
          <w:numId w:val="21"/>
        </w:numPr>
        <w:tabs>
          <w:tab w:val="left" w:pos="720"/>
        </w:tabs>
        <w:ind w:right="358"/>
        <w:jc w:val="both"/>
        <w:rPr>
          <w:sz w:val="24"/>
        </w:rPr>
      </w:pPr>
      <w:r w:rsidRPr="009F39E8">
        <w:rPr>
          <w:b/>
          <w:sz w:val="24"/>
        </w:rPr>
        <w:t xml:space="preserve">Local Travel for Overseeing Distribution of Materials ($2,512.79): </w:t>
      </w:r>
      <w:r w:rsidRPr="009F39E8">
        <w:rPr>
          <w:sz w:val="24"/>
        </w:rPr>
        <w:t>POA estimates staff will need</w:t>
      </w:r>
      <w:r w:rsidRPr="009F39E8">
        <w:rPr>
          <w:spacing w:val="-3"/>
          <w:sz w:val="24"/>
        </w:rPr>
        <w:t xml:space="preserve"> </w:t>
      </w:r>
      <w:r w:rsidRPr="009F39E8">
        <w:rPr>
          <w:sz w:val="24"/>
        </w:rPr>
        <w:t>to</w:t>
      </w:r>
      <w:r w:rsidRPr="009F39E8">
        <w:rPr>
          <w:spacing w:val="-3"/>
          <w:sz w:val="24"/>
        </w:rPr>
        <w:t xml:space="preserve"> </w:t>
      </w:r>
      <w:r w:rsidRPr="009F39E8">
        <w:rPr>
          <w:sz w:val="24"/>
        </w:rPr>
        <w:t>complete</w:t>
      </w:r>
      <w:r w:rsidRPr="009F39E8">
        <w:rPr>
          <w:spacing w:val="-3"/>
          <w:sz w:val="24"/>
        </w:rPr>
        <w:t xml:space="preserve"> </w:t>
      </w:r>
      <w:r w:rsidRPr="009F39E8">
        <w:rPr>
          <w:sz w:val="24"/>
        </w:rPr>
        <w:t>63</w:t>
      </w:r>
      <w:r w:rsidRPr="009F39E8">
        <w:rPr>
          <w:spacing w:val="-3"/>
          <w:sz w:val="24"/>
        </w:rPr>
        <w:t xml:space="preserve"> </w:t>
      </w:r>
      <w:r w:rsidRPr="009F39E8">
        <w:rPr>
          <w:sz w:val="24"/>
        </w:rPr>
        <w:t>total</w:t>
      </w:r>
      <w:r w:rsidRPr="009F39E8">
        <w:rPr>
          <w:spacing w:val="-3"/>
          <w:sz w:val="24"/>
        </w:rPr>
        <w:t xml:space="preserve"> </w:t>
      </w:r>
      <w:r w:rsidRPr="009F39E8">
        <w:rPr>
          <w:sz w:val="24"/>
        </w:rPr>
        <w:t>trips</w:t>
      </w:r>
      <w:r w:rsidRPr="009F39E8">
        <w:rPr>
          <w:spacing w:val="-3"/>
          <w:sz w:val="24"/>
        </w:rPr>
        <w:t xml:space="preserve"> </w:t>
      </w:r>
      <w:r w:rsidRPr="009F39E8">
        <w:rPr>
          <w:sz w:val="24"/>
        </w:rPr>
        <w:t>for</w:t>
      </w:r>
      <w:r w:rsidRPr="009F39E8">
        <w:rPr>
          <w:spacing w:val="-3"/>
          <w:sz w:val="24"/>
        </w:rPr>
        <w:t xml:space="preserve"> </w:t>
      </w:r>
      <w:r w:rsidRPr="009F39E8">
        <w:rPr>
          <w:sz w:val="24"/>
        </w:rPr>
        <w:t>staff</w:t>
      </w:r>
      <w:r w:rsidRPr="009F39E8">
        <w:rPr>
          <w:spacing w:val="-3"/>
          <w:sz w:val="24"/>
        </w:rPr>
        <w:t xml:space="preserve"> </w:t>
      </w:r>
      <w:r w:rsidRPr="009F39E8">
        <w:rPr>
          <w:sz w:val="24"/>
        </w:rPr>
        <w:t>to</w:t>
      </w:r>
      <w:r w:rsidRPr="009F39E8">
        <w:rPr>
          <w:spacing w:val="-3"/>
          <w:sz w:val="24"/>
        </w:rPr>
        <w:t xml:space="preserve"> </w:t>
      </w:r>
      <w:r w:rsidRPr="009F39E8">
        <w:rPr>
          <w:sz w:val="24"/>
        </w:rPr>
        <w:t>oversee</w:t>
      </w:r>
      <w:r w:rsidRPr="009F39E8">
        <w:rPr>
          <w:spacing w:val="-3"/>
          <w:sz w:val="24"/>
        </w:rPr>
        <w:t xml:space="preserve"> </w:t>
      </w:r>
      <w:r w:rsidRPr="009F39E8">
        <w:rPr>
          <w:sz w:val="24"/>
        </w:rPr>
        <w:t>the</w:t>
      </w:r>
      <w:r w:rsidRPr="009F39E8">
        <w:rPr>
          <w:spacing w:val="-3"/>
          <w:sz w:val="24"/>
        </w:rPr>
        <w:t xml:space="preserve"> </w:t>
      </w:r>
      <w:r w:rsidRPr="009F39E8">
        <w:rPr>
          <w:sz w:val="24"/>
        </w:rPr>
        <w:t>distribution</w:t>
      </w:r>
      <w:r w:rsidRPr="009F39E8">
        <w:rPr>
          <w:spacing w:val="-3"/>
          <w:sz w:val="24"/>
        </w:rPr>
        <w:t xml:space="preserve"> </w:t>
      </w:r>
      <w:r w:rsidRPr="009F39E8">
        <w:rPr>
          <w:sz w:val="24"/>
        </w:rPr>
        <w:t>of</w:t>
      </w:r>
      <w:r w:rsidRPr="009F39E8">
        <w:rPr>
          <w:spacing w:val="-4"/>
          <w:sz w:val="24"/>
        </w:rPr>
        <w:t xml:space="preserve"> </w:t>
      </w:r>
      <w:r w:rsidRPr="009F39E8">
        <w:rPr>
          <w:sz w:val="24"/>
        </w:rPr>
        <w:t>materials.</w:t>
      </w:r>
      <w:r w:rsidRPr="009F39E8">
        <w:rPr>
          <w:spacing w:val="-3"/>
          <w:sz w:val="24"/>
        </w:rPr>
        <w:t xml:space="preserve"> </w:t>
      </w:r>
      <w:r w:rsidRPr="009F39E8">
        <w:rPr>
          <w:sz w:val="24"/>
        </w:rPr>
        <w:t>This</w:t>
      </w:r>
      <w:r w:rsidRPr="009F39E8">
        <w:rPr>
          <w:spacing w:val="-3"/>
          <w:sz w:val="24"/>
        </w:rPr>
        <w:t xml:space="preserve"> </w:t>
      </w:r>
      <w:r w:rsidRPr="009F39E8">
        <w:rPr>
          <w:sz w:val="24"/>
        </w:rPr>
        <w:t>estimates local transportation ($35 per trip * 63 trips + $308 for inflation in Y2-Y6 = $2,512.79).</w:t>
      </w:r>
    </w:p>
    <w:p w14:paraId="4E444C89" w14:textId="77777777" w:rsidR="009F39E8" w:rsidRPr="009F39E8" w:rsidRDefault="009F39E8" w:rsidP="009F39E8">
      <w:pPr>
        <w:numPr>
          <w:ilvl w:val="2"/>
          <w:numId w:val="21"/>
        </w:numPr>
        <w:tabs>
          <w:tab w:val="left" w:pos="900"/>
        </w:tabs>
        <w:spacing w:before="274" w:line="275" w:lineRule="exact"/>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Total </w:t>
      </w:r>
      <w:r w:rsidRPr="009F39E8">
        <w:rPr>
          <w:b/>
          <w:bCs/>
          <w:i/>
          <w:iCs/>
          <w:color w:val="002C72"/>
          <w:spacing w:val="-2"/>
          <w:sz w:val="24"/>
          <w:szCs w:val="24"/>
        </w:rPr>
        <w:t xml:space="preserve">$278,218.00 </w:t>
      </w:r>
    </w:p>
    <w:p w14:paraId="2D390075" w14:textId="77777777" w:rsidR="009F39E8" w:rsidRPr="009F39E8" w:rsidRDefault="009F39E8" w:rsidP="009F39E8">
      <w:pPr>
        <w:spacing w:line="275" w:lineRule="exact"/>
        <w:ind w:left="360"/>
        <w:rPr>
          <w:sz w:val="24"/>
          <w:szCs w:val="24"/>
        </w:rPr>
      </w:pPr>
      <w:r w:rsidRPr="009F39E8">
        <w:rPr>
          <w:sz w:val="24"/>
          <w:szCs w:val="24"/>
        </w:rPr>
        <w:t>POA</w:t>
      </w:r>
      <w:r w:rsidRPr="009F39E8">
        <w:rPr>
          <w:spacing w:val="-3"/>
          <w:sz w:val="24"/>
          <w:szCs w:val="24"/>
        </w:rPr>
        <w:t xml:space="preserve"> </w:t>
      </w:r>
      <w:r w:rsidRPr="009F39E8">
        <w:rPr>
          <w:sz w:val="24"/>
          <w:szCs w:val="24"/>
        </w:rPr>
        <w:t>will</w:t>
      </w:r>
      <w:r w:rsidRPr="009F39E8">
        <w:rPr>
          <w:spacing w:val="-1"/>
          <w:sz w:val="24"/>
          <w:szCs w:val="24"/>
        </w:rPr>
        <w:t xml:space="preserve"> </w:t>
      </w:r>
      <w:r w:rsidRPr="009F39E8">
        <w:rPr>
          <w:sz w:val="24"/>
          <w:szCs w:val="24"/>
        </w:rPr>
        <w:t>print</w:t>
      </w:r>
      <w:r w:rsidRPr="009F39E8">
        <w:rPr>
          <w:spacing w:val="-1"/>
          <w:sz w:val="24"/>
          <w:szCs w:val="24"/>
        </w:rPr>
        <w:t xml:space="preserve"> </w:t>
      </w:r>
      <w:r w:rsidRPr="009F39E8">
        <w:rPr>
          <w:sz w:val="24"/>
          <w:szCs w:val="24"/>
        </w:rPr>
        <w:t>and</w:t>
      </w:r>
      <w:r w:rsidRPr="009F39E8">
        <w:rPr>
          <w:spacing w:val="-2"/>
          <w:sz w:val="24"/>
          <w:szCs w:val="24"/>
        </w:rPr>
        <w:t xml:space="preserve"> </w:t>
      </w:r>
      <w:r w:rsidRPr="009F39E8">
        <w:rPr>
          <w:sz w:val="24"/>
          <w:szCs w:val="24"/>
        </w:rPr>
        <w:t>distribute</w:t>
      </w:r>
      <w:r w:rsidRPr="009F39E8">
        <w:rPr>
          <w:spacing w:val="-2"/>
          <w:sz w:val="24"/>
          <w:szCs w:val="24"/>
        </w:rPr>
        <w:t xml:space="preserve"> </w:t>
      </w:r>
      <w:r w:rsidRPr="009F39E8">
        <w:rPr>
          <w:sz w:val="24"/>
          <w:szCs w:val="24"/>
        </w:rPr>
        <w:t>activity</w:t>
      </w:r>
      <w:r w:rsidRPr="009F39E8">
        <w:rPr>
          <w:spacing w:val="-1"/>
          <w:sz w:val="24"/>
          <w:szCs w:val="24"/>
        </w:rPr>
        <w:t xml:space="preserve"> </w:t>
      </w:r>
      <w:r w:rsidRPr="009F39E8">
        <w:rPr>
          <w:sz w:val="24"/>
          <w:szCs w:val="24"/>
        </w:rPr>
        <w:t>books</w:t>
      </w:r>
      <w:r w:rsidRPr="009F39E8">
        <w:rPr>
          <w:spacing w:val="-1"/>
          <w:sz w:val="24"/>
          <w:szCs w:val="24"/>
        </w:rPr>
        <w:t xml:space="preserve"> </w:t>
      </w:r>
      <w:r w:rsidRPr="009F39E8">
        <w:rPr>
          <w:sz w:val="24"/>
          <w:szCs w:val="24"/>
        </w:rPr>
        <w:t>in</w:t>
      </w:r>
      <w:r w:rsidRPr="009F39E8">
        <w:rPr>
          <w:spacing w:val="-2"/>
          <w:sz w:val="24"/>
          <w:szCs w:val="24"/>
        </w:rPr>
        <w:t xml:space="preserve"> </w:t>
      </w:r>
      <w:r w:rsidRPr="009F39E8">
        <w:rPr>
          <w:sz w:val="24"/>
          <w:szCs w:val="24"/>
        </w:rPr>
        <w:t>local</w:t>
      </w:r>
      <w:r w:rsidRPr="009F39E8">
        <w:rPr>
          <w:spacing w:val="-1"/>
          <w:sz w:val="24"/>
          <w:szCs w:val="24"/>
        </w:rPr>
        <w:t xml:space="preserve"> </w:t>
      </w:r>
      <w:r w:rsidRPr="009F39E8">
        <w:rPr>
          <w:sz w:val="24"/>
          <w:szCs w:val="24"/>
        </w:rPr>
        <w:t>languages</w:t>
      </w:r>
      <w:r w:rsidRPr="009F39E8">
        <w:rPr>
          <w:spacing w:val="-1"/>
          <w:sz w:val="24"/>
          <w:szCs w:val="24"/>
        </w:rPr>
        <w:t xml:space="preserve"> </w:t>
      </w:r>
      <w:r w:rsidRPr="009F39E8">
        <w:rPr>
          <w:sz w:val="24"/>
          <w:szCs w:val="24"/>
        </w:rPr>
        <w:t>to</w:t>
      </w:r>
      <w:r w:rsidRPr="009F39E8">
        <w:rPr>
          <w:spacing w:val="-1"/>
          <w:sz w:val="24"/>
          <w:szCs w:val="24"/>
        </w:rPr>
        <w:t xml:space="preserve"> </w:t>
      </w:r>
      <w:r w:rsidRPr="009F39E8">
        <w:rPr>
          <w:sz w:val="24"/>
          <w:szCs w:val="24"/>
        </w:rPr>
        <w:t>target</w:t>
      </w:r>
      <w:r w:rsidRPr="009F39E8">
        <w:rPr>
          <w:spacing w:val="-2"/>
          <w:sz w:val="24"/>
          <w:szCs w:val="24"/>
        </w:rPr>
        <w:t xml:space="preserve"> </w:t>
      </w:r>
      <w:r w:rsidRPr="009F39E8">
        <w:rPr>
          <w:sz w:val="24"/>
          <w:szCs w:val="24"/>
        </w:rPr>
        <w:t>schools</w:t>
      </w:r>
      <w:r w:rsidRPr="009F39E8">
        <w:rPr>
          <w:spacing w:val="-2"/>
          <w:sz w:val="24"/>
          <w:szCs w:val="24"/>
        </w:rPr>
        <w:t xml:space="preserve"> </w:t>
      </w:r>
      <w:r w:rsidRPr="009F39E8">
        <w:rPr>
          <w:sz w:val="24"/>
          <w:szCs w:val="24"/>
        </w:rPr>
        <w:t>as</w:t>
      </w:r>
      <w:r w:rsidRPr="009F39E8">
        <w:rPr>
          <w:spacing w:val="-1"/>
          <w:sz w:val="24"/>
          <w:szCs w:val="24"/>
        </w:rPr>
        <w:t xml:space="preserve"> </w:t>
      </w:r>
      <w:r w:rsidRPr="009F39E8">
        <w:rPr>
          <w:spacing w:val="-2"/>
          <w:sz w:val="24"/>
          <w:szCs w:val="24"/>
        </w:rPr>
        <w:t>follows:</w:t>
      </w:r>
    </w:p>
    <w:p w14:paraId="7ED3566D" w14:textId="77777777" w:rsidR="009F39E8" w:rsidRPr="009F39E8" w:rsidRDefault="009F39E8" w:rsidP="009F39E8">
      <w:pPr>
        <w:numPr>
          <w:ilvl w:val="3"/>
          <w:numId w:val="21"/>
        </w:numPr>
        <w:tabs>
          <w:tab w:val="left" w:pos="719"/>
        </w:tabs>
        <w:spacing w:before="4" w:line="293" w:lineRule="exact"/>
        <w:ind w:left="719" w:hanging="359"/>
        <w:rPr>
          <w:sz w:val="24"/>
        </w:rPr>
      </w:pPr>
      <w:r w:rsidRPr="009F39E8">
        <w:rPr>
          <w:sz w:val="24"/>
        </w:rPr>
        <w:t>Activity</w:t>
      </w:r>
      <w:r w:rsidRPr="009F39E8">
        <w:rPr>
          <w:spacing w:val="-4"/>
          <w:sz w:val="24"/>
        </w:rPr>
        <w:t xml:space="preserve"> </w:t>
      </w:r>
      <w:r w:rsidRPr="009F39E8">
        <w:rPr>
          <w:sz w:val="24"/>
        </w:rPr>
        <w:t>Books</w:t>
      </w:r>
      <w:r w:rsidRPr="009F39E8">
        <w:rPr>
          <w:spacing w:val="-1"/>
          <w:sz w:val="24"/>
        </w:rPr>
        <w:t xml:space="preserve"> </w:t>
      </w:r>
      <w:r w:rsidRPr="009F39E8">
        <w:rPr>
          <w:sz w:val="24"/>
        </w:rPr>
        <w:t>for</w:t>
      </w:r>
      <w:r w:rsidRPr="009F39E8">
        <w:rPr>
          <w:spacing w:val="-1"/>
          <w:sz w:val="24"/>
        </w:rPr>
        <w:t xml:space="preserve"> </w:t>
      </w:r>
      <w:r w:rsidRPr="009F39E8">
        <w:rPr>
          <w:sz w:val="24"/>
        </w:rPr>
        <w:t>Grades</w:t>
      </w:r>
      <w:r w:rsidRPr="009F39E8">
        <w:rPr>
          <w:spacing w:val="-2"/>
          <w:sz w:val="24"/>
        </w:rPr>
        <w:t xml:space="preserve"> </w:t>
      </w:r>
      <w:r w:rsidRPr="009F39E8">
        <w:rPr>
          <w:sz w:val="24"/>
        </w:rPr>
        <w:t>1-3:</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$4</w:t>
      </w:r>
      <w:r w:rsidRPr="009F39E8">
        <w:rPr>
          <w:spacing w:val="-2"/>
          <w:sz w:val="24"/>
        </w:rPr>
        <w:t xml:space="preserve"> </w:t>
      </w:r>
      <w:r w:rsidRPr="009F39E8">
        <w:rPr>
          <w:sz w:val="24"/>
        </w:rPr>
        <w:t>per</w:t>
      </w:r>
      <w:r w:rsidRPr="009F39E8">
        <w:rPr>
          <w:spacing w:val="-2"/>
          <w:sz w:val="24"/>
        </w:rPr>
        <w:t xml:space="preserve"> </w:t>
      </w:r>
      <w:r w:rsidRPr="009F39E8">
        <w:rPr>
          <w:sz w:val="24"/>
        </w:rPr>
        <w:t>book</w:t>
      </w:r>
      <w:r w:rsidRPr="009F39E8">
        <w:rPr>
          <w:spacing w:val="-1"/>
          <w:sz w:val="24"/>
        </w:rPr>
        <w:t xml:space="preserve"> * </w:t>
      </w:r>
      <w:r w:rsidRPr="009F39E8">
        <w:rPr>
          <w:sz w:val="24"/>
        </w:rPr>
        <w:t>7,787</w:t>
      </w:r>
      <w:r w:rsidRPr="009F39E8">
        <w:rPr>
          <w:spacing w:val="-2"/>
          <w:sz w:val="24"/>
        </w:rPr>
        <w:t xml:space="preserve"> </w:t>
      </w:r>
      <w:r w:rsidRPr="009F39E8">
        <w:rPr>
          <w:sz w:val="24"/>
        </w:rPr>
        <w:t>books</w:t>
      </w:r>
      <w:r w:rsidRPr="009F39E8">
        <w:rPr>
          <w:spacing w:val="-1"/>
          <w:sz w:val="24"/>
        </w:rPr>
        <w:t xml:space="preserve"> </w:t>
      </w:r>
      <w:r w:rsidRPr="009F39E8">
        <w:rPr>
          <w:sz w:val="24"/>
        </w:rPr>
        <w:t>per</w:t>
      </w:r>
      <w:r w:rsidRPr="009F39E8">
        <w:rPr>
          <w:spacing w:val="-1"/>
          <w:sz w:val="24"/>
        </w:rPr>
        <w:t xml:space="preserve"> </w:t>
      </w:r>
      <w:r w:rsidRPr="009F39E8">
        <w:rPr>
          <w:sz w:val="24"/>
        </w:rPr>
        <w:t>year in Y1-Y4 * 4 years</w:t>
      </w:r>
      <w:r w:rsidRPr="009F39E8">
        <w:rPr>
          <w:spacing w:val="-2"/>
          <w:sz w:val="24"/>
        </w:rPr>
        <w:t xml:space="preserve"> = $124,584.00.</w:t>
      </w:r>
    </w:p>
    <w:p w14:paraId="0CA79035" w14:textId="77777777" w:rsidR="009F39E8" w:rsidRPr="009F39E8" w:rsidRDefault="009F39E8" w:rsidP="009F39E8">
      <w:pPr>
        <w:numPr>
          <w:ilvl w:val="3"/>
          <w:numId w:val="21"/>
        </w:numPr>
        <w:tabs>
          <w:tab w:val="left" w:pos="720"/>
        </w:tabs>
        <w:spacing w:before="2" w:line="237" w:lineRule="auto"/>
        <w:ind w:right="1413"/>
        <w:rPr>
          <w:sz w:val="24"/>
        </w:rPr>
      </w:pPr>
      <w:r w:rsidRPr="009F39E8">
        <w:rPr>
          <w:sz w:val="24"/>
        </w:rPr>
        <w:t>Activity</w:t>
      </w:r>
      <w:r w:rsidRPr="009F39E8">
        <w:rPr>
          <w:spacing w:val="-3"/>
          <w:sz w:val="24"/>
        </w:rPr>
        <w:t xml:space="preserve"> </w:t>
      </w:r>
      <w:r w:rsidRPr="009F39E8">
        <w:rPr>
          <w:sz w:val="24"/>
        </w:rPr>
        <w:t>Books</w:t>
      </w:r>
      <w:r w:rsidRPr="009F39E8">
        <w:rPr>
          <w:spacing w:val="-3"/>
          <w:sz w:val="24"/>
        </w:rPr>
        <w:t xml:space="preserve"> </w:t>
      </w:r>
      <w:r w:rsidRPr="009F39E8">
        <w:rPr>
          <w:sz w:val="24"/>
        </w:rPr>
        <w:t>for</w:t>
      </w:r>
      <w:r w:rsidRPr="009F39E8">
        <w:rPr>
          <w:spacing w:val="-3"/>
          <w:sz w:val="24"/>
        </w:rPr>
        <w:t xml:space="preserve"> </w:t>
      </w:r>
      <w:r w:rsidRPr="009F39E8">
        <w:rPr>
          <w:sz w:val="24"/>
        </w:rPr>
        <w:t>Grades</w:t>
      </w:r>
      <w:r w:rsidRPr="009F39E8">
        <w:rPr>
          <w:spacing w:val="-3"/>
          <w:sz w:val="24"/>
        </w:rPr>
        <w:t xml:space="preserve"> </w:t>
      </w:r>
      <w:r w:rsidRPr="009F39E8">
        <w:rPr>
          <w:sz w:val="24"/>
        </w:rPr>
        <w:t>4-6:</w:t>
      </w:r>
      <w:r w:rsidRPr="009F39E8">
        <w:rPr>
          <w:spacing w:val="-3"/>
          <w:sz w:val="24"/>
        </w:rPr>
        <w:t xml:space="preserve"> </w:t>
      </w:r>
      <w:r w:rsidRPr="009F39E8">
        <w:rPr>
          <w:sz w:val="24"/>
        </w:rPr>
        <w:t>estimated</w:t>
      </w:r>
      <w:r w:rsidRPr="009F39E8">
        <w:rPr>
          <w:spacing w:val="-3"/>
          <w:sz w:val="24"/>
        </w:rPr>
        <w:t xml:space="preserve"> </w:t>
      </w:r>
      <w:r w:rsidRPr="009F39E8">
        <w:rPr>
          <w:sz w:val="24"/>
        </w:rPr>
        <w:t>at</w:t>
      </w:r>
      <w:r w:rsidRPr="009F39E8">
        <w:rPr>
          <w:spacing w:val="-3"/>
          <w:sz w:val="24"/>
        </w:rPr>
        <w:t xml:space="preserve"> </w:t>
      </w:r>
      <w:r w:rsidRPr="009F39E8">
        <w:rPr>
          <w:sz w:val="24"/>
        </w:rPr>
        <w:t>$1</w:t>
      </w:r>
      <w:r w:rsidRPr="009F39E8">
        <w:rPr>
          <w:spacing w:val="-3"/>
          <w:sz w:val="24"/>
        </w:rPr>
        <w:t xml:space="preserve"> </w:t>
      </w:r>
      <w:r w:rsidRPr="009F39E8">
        <w:rPr>
          <w:sz w:val="24"/>
        </w:rPr>
        <w:t>per</w:t>
      </w:r>
      <w:r w:rsidRPr="009F39E8">
        <w:rPr>
          <w:spacing w:val="-4"/>
          <w:sz w:val="24"/>
        </w:rPr>
        <w:t xml:space="preserve"> </w:t>
      </w:r>
      <w:r w:rsidRPr="009F39E8">
        <w:rPr>
          <w:sz w:val="24"/>
        </w:rPr>
        <w:t>book</w:t>
      </w:r>
      <w:r w:rsidRPr="009F39E8">
        <w:rPr>
          <w:spacing w:val="-3"/>
          <w:sz w:val="24"/>
        </w:rPr>
        <w:t xml:space="preserve"> </w:t>
      </w:r>
      <w:r w:rsidRPr="009F39E8">
        <w:rPr>
          <w:sz w:val="24"/>
        </w:rPr>
        <w:t xml:space="preserve"> </w:t>
      </w:r>
      <w:r w:rsidRPr="009F39E8">
        <w:rPr>
          <w:spacing w:val="-3"/>
          <w:sz w:val="24"/>
        </w:rPr>
        <w:t xml:space="preserve"> *10,250 books per year in Y1-Y4 * 4 years = </w:t>
      </w:r>
      <w:r w:rsidRPr="009F39E8">
        <w:rPr>
          <w:sz w:val="24"/>
        </w:rPr>
        <w:t xml:space="preserve">$41,000.00. </w:t>
      </w:r>
    </w:p>
    <w:p w14:paraId="1353F76E" w14:textId="77777777" w:rsidR="009F39E8" w:rsidRPr="009F39E8" w:rsidRDefault="009F39E8" w:rsidP="009F39E8">
      <w:pPr>
        <w:numPr>
          <w:ilvl w:val="3"/>
          <w:numId w:val="21"/>
        </w:numPr>
        <w:tabs>
          <w:tab w:val="left" w:pos="719"/>
        </w:tabs>
        <w:spacing w:line="293" w:lineRule="exact"/>
        <w:ind w:left="719" w:hanging="359"/>
        <w:rPr>
          <w:sz w:val="24"/>
        </w:rPr>
      </w:pPr>
      <w:r w:rsidRPr="009F39E8">
        <w:rPr>
          <w:sz w:val="24"/>
        </w:rPr>
        <w:t>Activity</w:t>
      </w:r>
      <w:r w:rsidRPr="009F39E8">
        <w:rPr>
          <w:spacing w:val="-5"/>
          <w:sz w:val="24"/>
        </w:rPr>
        <w:t xml:space="preserve"> </w:t>
      </w:r>
      <w:r w:rsidRPr="009F39E8">
        <w:rPr>
          <w:sz w:val="24"/>
        </w:rPr>
        <w:t>Books</w:t>
      </w:r>
      <w:r w:rsidRPr="009F39E8">
        <w:rPr>
          <w:spacing w:val="-2"/>
          <w:sz w:val="24"/>
        </w:rPr>
        <w:t xml:space="preserve"> </w:t>
      </w:r>
      <w:r w:rsidRPr="009F39E8">
        <w:rPr>
          <w:sz w:val="24"/>
        </w:rPr>
        <w:t>for</w:t>
      </w:r>
      <w:r w:rsidRPr="009F39E8">
        <w:rPr>
          <w:spacing w:val="-2"/>
          <w:sz w:val="24"/>
        </w:rPr>
        <w:t xml:space="preserve"> </w:t>
      </w:r>
      <w:r w:rsidRPr="009F39E8">
        <w:rPr>
          <w:sz w:val="24"/>
        </w:rPr>
        <w:t>Grades</w:t>
      </w:r>
      <w:r w:rsidRPr="009F39E8">
        <w:rPr>
          <w:spacing w:val="-2"/>
          <w:sz w:val="24"/>
        </w:rPr>
        <w:t xml:space="preserve"> </w:t>
      </w:r>
      <w:r w:rsidRPr="009F39E8">
        <w:rPr>
          <w:sz w:val="24"/>
        </w:rPr>
        <w:t>7-9:</w:t>
      </w:r>
      <w:r w:rsidRPr="009F39E8">
        <w:rPr>
          <w:spacing w:val="-2"/>
          <w:sz w:val="24"/>
        </w:rPr>
        <w:t xml:space="preserve"> </w:t>
      </w:r>
      <w:r w:rsidRPr="009F39E8">
        <w:rPr>
          <w:sz w:val="24"/>
        </w:rPr>
        <w:t>estimated</w:t>
      </w:r>
      <w:r w:rsidRPr="009F39E8">
        <w:rPr>
          <w:spacing w:val="-2"/>
          <w:sz w:val="24"/>
        </w:rPr>
        <w:t xml:space="preserve"> </w:t>
      </w:r>
      <w:r w:rsidRPr="009F39E8">
        <w:rPr>
          <w:sz w:val="24"/>
        </w:rPr>
        <w:t>at</w:t>
      </w:r>
      <w:r w:rsidRPr="009F39E8">
        <w:rPr>
          <w:spacing w:val="-2"/>
          <w:sz w:val="24"/>
        </w:rPr>
        <w:t xml:space="preserve"> </w:t>
      </w:r>
      <w:r w:rsidRPr="009F39E8">
        <w:rPr>
          <w:sz w:val="24"/>
        </w:rPr>
        <w:t>$2</w:t>
      </w:r>
      <w:r w:rsidRPr="009F39E8">
        <w:rPr>
          <w:spacing w:val="-2"/>
          <w:sz w:val="24"/>
        </w:rPr>
        <w:t xml:space="preserve"> </w:t>
      </w:r>
      <w:r w:rsidRPr="009F39E8">
        <w:rPr>
          <w:sz w:val="24"/>
        </w:rPr>
        <w:t>per</w:t>
      </w:r>
      <w:r w:rsidRPr="009F39E8">
        <w:rPr>
          <w:spacing w:val="-2"/>
          <w:sz w:val="24"/>
        </w:rPr>
        <w:t xml:space="preserve"> </w:t>
      </w:r>
      <w:r w:rsidRPr="009F39E8">
        <w:rPr>
          <w:sz w:val="24"/>
        </w:rPr>
        <w:t>book</w:t>
      </w:r>
      <w:r w:rsidRPr="009F39E8">
        <w:rPr>
          <w:spacing w:val="-2"/>
          <w:sz w:val="24"/>
        </w:rPr>
        <w:t xml:space="preserve"> * 31,367 books in Y2 = $62,734.00. </w:t>
      </w:r>
    </w:p>
    <w:p w14:paraId="1747F6F4" w14:textId="77777777" w:rsidR="009F39E8" w:rsidRPr="009F39E8" w:rsidRDefault="009F39E8" w:rsidP="009F39E8">
      <w:pPr>
        <w:numPr>
          <w:ilvl w:val="3"/>
          <w:numId w:val="21"/>
        </w:numPr>
        <w:tabs>
          <w:tab w:val="left" w:pos="720"/>
        </w:tabs>
        <w:spacing w:before="2" w:line="237" w:lineRule="auto"/>
        <w:ind w:right="357"/>
        <w:rPr>
          <w:sz w:val="24"/>
        </w:rPr>
      </w:pPr>
      <w:r w:rsidRPr="009F39E8">
        <w:rPr>
          <w:sz w:val="24"/>
        </w:rPr>
        <w:t>Game-Based</w:t>
      </w:r>
      <w:r w:rsidRPr="009F39E8">
        <w:rPr>
          <w:spacing w:val="26"/>
          <w:sz w:val="24"/>
        </w:rPr>
        <w:t xml:space="preserve"> </w:t>
      </w:r>
      <w:r w:rsidRPr="009F39E8">
        <w:rPr>
          <w:sz w:val="24"/>
        </w:rPr>
        <w:t>Guides</w:t>
      </w:r>
      <w:r w:rsidRPr="009F39E8">
        <w:rPr>
          <w:spacing w:val="26"/>
          <w:sz w:val="24"/>
        </w:rPr>
        <w:t xml:space="preserve"> </w:t>
      </w:r>
      <w:r w:rsidRPr="009F39E8">
        <w:rPr>
          <w:sz w:val="24"/>
        </w:rPr>
        <w:t>for</w:t>
      </w:r>
      <w:r w:rsidRPr="009F39E8">
        <w:rPr>
          <w:spacing w:val="26"/>
          <w:sz w:val="24"/>
        </w:rPr>
        <w:t xml:space="preserve"> </w:t>
      </w:r>
      <w:r w:rsidRPr="009F39E8">
        <w:rPr>
          <w:sz w:val="24"/>
        </w:rPr>
        <w:t>Grades</w:t>
      </w:r>
      <w:r w:rsidRPr="009F39E8">
        <w:rPr>
          <w:spacing w:val="26"/>
          <w:sz w:val="24"/>
        </w:rPr>
        <w:t xml:space="preserve"> </w:t>
      </w:r>
      <w:r w:rsidRPr="009F39E8">
        <w:rPr>
          <w:sz w:val="24"/>
        </w:rPr>
        <w:t>3-6:</w:t>
      </w:r>
      <w:r w:rsidRPr="009F39E8">
        <w:rPr>
          <w:spacing w:val="26"/>
          <w:sz w:val="24"/>
        </w:rPr>
        <w:t xml:space="preserve"> </w:t>
      </w:r>
      <w:r w:rsidRPr="009F39E8">
        <w:rPr>
          <w:sz w:val="24"/>
        </w:rPr>
        <w:t>estimated</w:t>
      </w:r>
      <w:r w:rsidRPr="009F39E8">
        <w:rPr>
          <w:spacing w:val="26"/>
          <w:sz w:val="24"/>
        </w:rPr>
        <w:t xml:space="preserve"> </w:t>
      </w:r>
      <w:r w:rsidRPr="009F39E8">
        <w:rPr>
          <w:sz w:val="24"/>
        </w:rPr>
        <w:t>at</w:t>
      </w:r>
      <w:r w:rsidRPr="009F39E8">
        <w:rPr>
          <w:spacing w:val="26"/>
          <w:sz w:val="24"/>
        </w:rPr>
        <w:t xml:space="preserve"> </w:t>
      </w:r>
      <w:r w:rsidRPr="009F39E8">
        <w:rPr>
          <w:sz w:val="24"/>
        </w:rPr>
        <w:t>$1</w:t>
      </w:r>
      <w:r w:rsidRPr="009F39E8">
        <w:rPr>
          <w:spacing w:val="26"/>
          <w:sz w:val="24"/>
        </w:rPr>
        <w:t xml:space="preserve"> </w:t>
      </w:r>
      <w:r w:rsidRPr="009F39E8">
        <w:rPr>
          <w:sz w:val="24"/>
        </w:rPr>
        <w:t>per</w:t>
      </w:r>
      <w:r w:rsidRPr="009F39E8">
        <w:rPr>
          <w:spacing w:val="26"/>
          <w:sz w:val="24"/>
        </w:rPr>
        <w:t xml:space="preserve"> </w:t>
      </w:r>
      <w:r w:rsidRPr="009F39E8">
        <w:rPr>
          <w:sz w:val="24"/>
        </w:rPr>
        <w:t>guide</w:t>
      </w:r>
      <w:r w:rsidRPr="009F39E8">
        <w:rPr>
          <w:spacing w:val="26"/>
          <w:sz w:val="24"/>
        </w:rPr>
        <w:t xml:space="preserve"> </w:t>
      </w:r>
      <w:r w:rsidRPr="009F39E8">
        <w:rPr>
          <w:spacing w:val="-2"/>
          <w:sz w:val="24"/>
        </w:rPr>
        <w:t xml:space="preserve">* 49,900 books total (7,000 books in Y1 and 14,300 books annually in Y2-Y4) = $49,900.00. </w:t>
      </w:r>
    </w:p>
    <w:p w14:paraId="3ED9A6C3" w14:textId="77777777" w:rsidR="009F39E8" w:rsidRPr="009F39E8" w:rsidRDefault="009F39E8" w:rsidP="009F39E8">
      <w:pPr>
        <w:rPr>
          <w:sz w:val="24"/>
          <w:szCs w:val="24"/>
        </w:rPr>
      </w:pPr>
    </w:p>
    <w:p w14:paraId="3EDF628D" w14:textId="77777777" w:rsidR="009F39E8" w:rsidRPr="009F39E8" w:rsidRDefault="009F39E8" w:rsidP="009F39E8">
      <w:pPr>
        <w:numPr>
          <w:ilvl w:val="2"/>
          <w:numId w:val="21"/>
        </w:numPr>
        <w:tabs>
          <w:tab w:val="left" w:pos="900"/>
        </w:tabs>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$81,428.64</w:t>
      </w:r>
    </w:p>
    <w:p w14:paraId="1AD4A1A7" w14:textId="77777777" w:rsidR="009F39E8" w:rsidRPr="009F39E8" w:rsidRDefault="009F39E8" w:rsidP="009F39E8">
      <w:pPr>
        <w:spacing w:before="5" w:line="237"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$81,428.64.</w:t>
      </w:r>
    </w:p>
    <w:p w14:paraId="6A4A42C1" w14:textId="77777777" w:rsidR="009F39E8" w:rsidRPr="009F39E8" w:rsidRDefault="009F39E8" w:rsidP="009F39E8">
      <w:pPr>
        <w:spacing w:line="242" w:lineRule="auto"/>
        <w:ind w:left="360" w:right="329"/>
        <w:rPr>
          <w:b/>
          <w:color w:val="005440"/>
          <w:sz w:val="24"/>
        </w:rPr>
      </w:pPr>
    </w:p>
    <w:p w14:paraId="3DEFE411" w14:textId="77777777" w:rsidR="009F39E8" w:rsidRPr="009F39E8" w:rsidRDefault="009F39E8" w:rsidP="009F39E8">
      <w:pPr>
        <w:spacing w:line="242" w:lineRule="auto"/>
        <w:ind w:left="360" w:right="329"/>
        <w:rPr>
          <w:b/>
          <w:sz w:val="24"/>
        </w:rPr>
      </w:pPr>
      <w:r w:rsidRPr="009F39E8">
        <w:rPr>
          <w:b/>
          <w:color w:val="005440"/>
          <w:sz w:val="24"/>
        </w:rPr>
        <w:t>Activity</w:t>
      </w:r>
      <w:r w:rsidRPr="009F39E8">
        <w:rPr>
          <w:b/>
          <w:color w:val="005440"/>
          <w:spacing w:val="-12"/>
          <w:sz w:val="24"/>
        </w:rPr>
        <w:t xml:space="preserve"> </w:t>
      </w:r>
      <w:r w:rsidRPr="009F39E8">
        <w:rPr>
          <w:b/>
          <w:color w:val="005440"/>
          <w:sz w:val="24"/>
        </w:rPr>
        <w:t>3:</w:t>
      </w:r>
      <w:r w:rsidRPr="009F39E8">
        <w:rPr>
          <w:b/>
          <w:color w:val="005440"/>
          <w:spacing w:val="-12"/>
          <w:sz w:val="24"/>
        </w:rPr>
        <w:t xml:space="preserve"> </w:t>
      </w:r>
      <w:r w:rsidRPr="009F39E8">
        <w:rPr>
          <w:b/>
          <w:color w:val="005440"/>
          <w:sz w:val="24"/>
        </w:rPr>
        <w:t>Training: Teacher and Administrators – Subtotal $2,400,715.18</w:t>
      </w:r>
    </w:p>
    <w:p w14:paraId="370D46FA" w14:textId="77777777" w:rsidR="009F39E8" w:rsidRPr="009F39E8" w:rsidRDefault="009F39E8" w:rsidP="009F39E8">
      <w:pPr>
        <w:numPr>
          <w:ilvl w:val="2"/>
          <w:numId w:val="20"/>
        </w:numPr>
        <w:tabs>
          <w:tab w:val="left" w:pos="900"/>
        </w:tabs>
        <w:spacing w:after="6" w:line="271"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Total</w:t>
      </w:r>
      <w:r w:rsidRPr="009F39E8">
        <w:rPr>
          <w:b/>
          <w:bCs/>
          <w:i/>
          <w:iCs/>
          <w:color w:val="002C72"/>
          <w:spacing w:val="-1"/>
          <w:sz w:val="24"/>
          <w:szCs w:val="24"/>
        </w:rPr>
        <w:t xml:space="preserve"> </w:t>
      </w:r>
      <w:r w:rsidRPr="009F39E8">
        <w:rPr>
          <w:b/>
          <w:bCs/>
          <w:i/>
          <w:iCs/>
          <w:color w:val="002C72"/>
          <w:spacing w:val="-2"/>
          <w:sz w:val="24"/>
          <w:szCs w:val="24"/>
        </w:rPr>
        <w:t>$129,595.27</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7"/>
        <w:gridCol w:w="1008"/>
        <w:gridCol w:w="790"/>
        <w:gridCol w:w="1100"/>
        <w:gridCol w:w="1129"/>
        <w:gridCol w:w="1119"/>
      </w:tblGrid>
      <w:tr w:rsidR="009F39E8" w:rsidRPr="009F39E8" w14:paraId="471D47C4" w14:textId="77777777" w:rsidTr="0075611A">
        <w:trPr>
          <w:cantSplit/>
          <w:trHeight w:val="690"/>
        </w:trPr>
        <w:tc>
          <w:tcPr>
            <w:tcW w:w="4207" w:type="dxa"/>
          </w:tcPr>
          <w:p w14:paraId="1368C6C1" w14:textId="77777777" w:rsidR="009F39E8" w:rsidRPr="009F39E8" w:rsidRDefault="009F39E8" w:rsidP="009F39E8">
            <w:pPr>
              <w:keepNext/>
              <w:keepLines/>
              <w:spacing w:before="125"/>
              <w:ind w:left="130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359D9D1A" w14:textId="77777777" w:rsidR="009F39E8" w:rsidRPr="009F39E8" w:rsidRDefault="009F39E8" w:rsidP="009F39E8">
            <w:pPr>
              <w:keepNext/>
              <w:keepLines/>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tcPr>
          <w:p w14:paraId="7AA0B0C1" w14:textId="77777777" w:rsidR="009F39E8" w:rsidRPr="009F39E8" w:rsidRDefault="009F39E8" w:rsidP="009F39E8">
            <w:pPr>
              <w:keepNext/>
              <w:keepLines/>
              <w:rPr>
                <w:b/>
                <w:i/>
                <w:sz w:val="20"/>
              </w:rPr>
            </w:pPr>
          </w:p>
          <w:p w14:paraId="01A9D2CE" w14:textId="77777777" w:rsidR="009F39E8" w:rsidRPr="009F39E8" w:rsidRDefault="009F39E8" w:rsidP="009F39E8">
            <w:pPr>
              <w:keepNext/>
              <w:keepLines/>
              <w:ind w:left="13" w:right="3"/>
              <w:jc w:val="center"/>
              <w:rPr>
                <w:b/>
                <w:sz w:val="20"/>
              </w:rPr>
            </w:pPr>
            <w:r w:rsidRPr="009F39E8">
              <w:rPr>
                <w:b/>
                <w:spacing w:val="-2"/>
                <w:sz w:val="20"/>
              </w:rPr>
              <w:t>Months</w:t>
            </w:r>
          </w:p>
        </w:tc>
        <w:tc>
          <w:tcPr>
            <w:tcW w:w="790" w:type="dxa"/>
          </w:tcPr>
          <w:p w14:paraId="6B08D185" w14:textId="77777777" w:rsidR="009F39E8" w:rsidRPr="009F39E8" w:rsidRDefault="009F39E8" w:rsidP="009F39E8">
            <w:pPr>
              <w:keepNext/>
              <w:keepLines/>
              <w:rPr>
                <w:b/>
                <w:i/>
                <w:sz w:val="20"/>
              </w:rPr>
            </w:pPr>
          </w:p>
          <w:p w14:paraId="4C5ACD5C" w14:textId="77777777" w:rsidR="009F39E8" w:rsidRPr="009F39E8" w:rsidRDefault="009F39E8" w:rsidP="009F39E8">
            <w:pPr>
              <w:keepNext/>
              <w:keepLines/>
              <w:ind w:left="10"/>
              <w:jc w:val="center"/>
              <w:rPr>
                <w:b/>
                <w:sz w:val="20"/>
              </w:rPr>
            </w:pPr>
            <w:r w:rsidRPr="009F39E8">
              <w:rPr>
                <w:b/>
                <w:spacing w:val="-5"/>
                <w:sz w:val="20"/>
              </w:rPr>
              <w:t>LOE</w:t>
            </w:r>
          </w:p>
        </w:tc>
        <w:tc>
          <w:tcPr>
            <w:tcW w:w="1100" w:type="dxa"/>
          </w:tcPr>
          <w:p w14:paraId="528512F8" w14:textId="77777777" w:rsidR="009F39E8" w:rsidRPr="009F39E8" w:rsidRDefault="009F39E8" w:rsidP="009F39E8">
            <w:pPr>
              <w:keepNext/>
              <w:keepLines/>
              <w:spacing w:line="230" w:lineRule="atLeast"/>
              <w:ind w:left="181" w:right="172" w:hanging="1"/>
              <w:jc w:val="center"/>
              <w:rPr>
                <w:b/>
                <w:sz w:val="20"/>
              </w:rPr>
            </w:pPr>
            <w:r w:rsidRPr="009F39E8">
              <w:rPr>
                <w:b/>
                <w:spacing w:val="-4"/>
                <w:sz w:val="20"/>
              </w:rPr>
              <w:t xml:space="preserve">Base </w:t>
            </w:r>
            <w:r w:rsidRPr="009F39E8">
              <w:rPr>
                <w:b/>
                <w:spacing w:val="-2"/>
                <w:sz w:val="20"/>
              </w:rPr>
              <w:t>Monthly Salary</w:t>
            </w:r>
          </w:p>
        </w:tc>
        <w:tc>
          <w:tcPr>
            <w:tcW w:w="1129" w:type="dxa"/>
          </w:tcPr>
          <w:p w14:paraId="5635980C" w14:textId="77777777" w:rsidR="009F39E8" w:rsidRPr="009F39E8" w:rsidRDefault="009F39E8" w:rsidP="009F39E8">
            <w:pPr>
              <w:keepNext/>
              <w:keepLines/>
              <w:spacing w:line="230" w:lineRule="atLeast"/>
              <w:ind w:left="187" w:right="173" w:firstLine="22"/>
              <w:jc w:val="both"/>
              <w:rPr>
                <w:b/>
                <w:sz w:val="20"/>
              </w:rPr>
            </w:pPr>
            <w:r w:rsidRPr="009F39E8">
              <w:rPr>
                <w:b/>
                <w:spacing w:val="-2"/>
                <w:sz w:val="20"/>
              </w:rPr>
              <w:t>Average Monthly Salary**</w:t>
            </w:r>
          </w:p>
        </w:tc>
        <w:tc>
          <w:tcPr>
            <w:tcW w:w="1119" w:type="dxa"/>
          </w:tcPr>
          <w:p w14:paraId="6116EA09" w14:textId="77777777" w:rsidR="009F39E8" w:rsidRPr="009F39E8" w:rsidRDefault="009F39E8" w:rsidP="009F39E8">
            <w:pPr>
              <w:keepNext/>
              <w:keepLines/>
              <w:spacing w:before="115"/>
              <w:ind w:left="196" w:right="187" w:firstLine="83"/>
              <w:rPr>
                <w:b/>
                <w:sz w:val="20"/>
              </w:rPr>
            </w:pPr>
            <w:r w:rsidRPr="009F39E8">
              <w:rPr>
                <w:b/>
                <w:spacing w:val="-2"/>
                <w:sz w:val="20"/>
              </w:rPr>
              <w:t>Salary Subtotal</w:t>
            </w:r>
          </w:p>
        </w:tc>
      </w:tr>
      <w:tr w:rsidR="009F39E8" w:rsidRPr="009F39E8" w14:paraId="3EF85E8E" w14:textId="77777777" w:rsidTr="0075611A">
        <w:trPr>
          <w:cantSplit/>
          <w:trHeight w:val="230"/>
        </w:trPr>
        <w:tc>
          <w:tcPr>
            <w:tcW w:w="4207" w:type="dxa"/>
          </w:tcPr>
          <w:p w14:paraId="495704A4" w14:textId="77777777" w:rsidR="009F39E8" w:rsidRPr="009F39E8" w:rsidRDefault="009F39E8" w:rsidP="009F39E8">
            <w:pPr>
              <w:keepNext/>
              <w:keepLines/>
              <w:spacing w:line="210" w:lineRule="exact"/>
              <w:ind w:left="110"/>
              <w:rPr>
                <w:sz w:val="20"/>
              </w:rPr>
            </w:pPr>
            <w:r w:rsidRPr="009F39E8">
              <w:rPr>
                <w:sz w:val="20"/>
              </w:rPr>
              <w:t>Education Director</w:t>
            </w:r>
          </w:p>
        </w:tc>
        <w:tc>
          <w:tcPr>
            <w:tcW w:w="1008" w:type="dxa"/>
          </w:tcPr>
          <w:p w14:paraId="2A59EAA3" w14:textId="77777777" w:rsidR="009F39E8" w:rsidRPr="009F39E8" w:rsidRDefault="009F39E8" w:rsidP="009F39E8">
            <w:pPr>
              <w:keepNext/>
              <w:keepLines/>
              <w:spacing w:line="210" w:lineRule="exact"/>
              <w:ind w:left="13" w:right="4"/>
              <w:jc w:val="center"/>
              <w:rPr>
                <w:spacing w:val="-5"/>
                <w:sz w:val="20"/>
              </w:rPr>
            </w:pPr>
            <w:r w:rsidRPr="009F39E8">
              <w:rPr>
                <w:spacing w:val="-5"/>
                <w:sz w:val="20"/>
              </w:rPr>
              <w:t>65</w:t>
            </w:r>
          </w:p>
        </w:tc>
        <w:tc>
          <w:tcPr>
            <w:tcW w:w="790" w:type="dxa"/>
          </w:tcPr>
          <w:p w14:paraId="568B27A3" w14:textId="77777777" w:rsidR="009F39E8" w:rsidRPr="009F39E8" w:rsidRDefault="009F39E8" w:rsidP="009F39E8">
            <w:pPr>
              <w:keepNext/>
              <w:keepLines/>
              <w:spacing w:line="210" w:lineRule="exact"/>
              <w:ind w:left="10" w:right="1"/>
              <w:jc w:val="center"/>
              <w:rPr>
                <w:spacing w:val="-5"/>
                <w:sz w:val="20"/>
              </w:rPr>
            </w:pPr>
            <w:r w:rsidRPr="009F39E8">
              <w:rPr>
                <w:spacing w:val="-5"/>
                <w:sz w:val="20"/>
              </w:rPr>
              <w:t>20%</w:t>
            </w:r>
          </w:p>
        </w:tc>
        <w:tc>
          <w:tcPr>
            <w:tcW w:w="1100" w:type="dxa"/>
          </w:tcPr>
          <w:p w14:paraId="337C6970" w14:textId="77777777" w:rsidR="009F39E8" w:rsidRPr="009F39E8" w:rsidRDefault="009F39E8" w:rsidP="009F39E8">
            <w:pPr>
              <w:keepNext/>
              <w:keepLines/>
              <w:spacing w:line="210" w:lineRule="exact"/>
              <w:ind w:left="6" w:right="1"/>
              <w:jc w:val="center"/>
              <w:rPr>
                <w:spacing w:val="-2"/>
                <w:sz w:val="20"/>
              </w:rPr>
            </w:pPr>
            <w:r w:rsidRPr="009F39E8">
              <w:rPr>
                <w:spacing w:val="-2"/>
                <w:sz w:val="20"/>
              </w:rPr>
              <w:t>$4,583</w:t>
            </w:r>
          </w:p>
        </w:tc>
        <w:tc>
          <w:tcPr>
            <w:tcW w:w="1129" w:type="dxa"/>
          </w:tcPr>
          <w:p w14:paraId="46E5C3A1" w14:textId="77777777" w:rsidR="009F39E8" w:rsidRPr="009F39E8" w:rsidRDefault="009F39E8" w:rsidP="009F39E8">
            <w:pPr>
              <w:keepNext/>
              <w:keepLines/>
              <w:spacing w:line="210" w:lineRule="exact"/>
              <w:ind w:left="13" w:right="1"/>
              <w:jc w:val="center"/>
              <w:rPr>
                <w:spacing w:val="-2"/>
                <w:sz w:val="20"/>
              </w:rPr>
            </w:pPr>
            <w:r w:rsidRPr="009F39E8">
              <w:rPr>
                <w:spacing w:val="-2"/>
                <w:sz w:val="20"/>
              </w:rPr>
              <w:t>$5,184</w:t>
            </w:r>
          </w:p>
        </w:tc>
        <w:tc>
          <w:tcPr>
            <w:tcW w:w="1119" w:type="dxa"/>
          </w:tcPr>
          <w:p w14:paraId="778EDE70" w14:textId="77777777" w:rsidR="009F39E8" w:rsidRPr="009F39E8" w:rsidRDefault="009F39E8" w:rsidP="009F39E8">
            <w:pPr>
              <w:keepNext/>
              <w:keepLines/>
              <w:spacing w:line="210" w:lineRule="exact"/>
              <w:ind w:left="7"/>
              <w:jc w:val="center"/>
              <w:rPr>
                <w:spacing w:val="-2"/>
                <w:sz w:val="20"/>
              </w:rPr>
            </w:pPr>
            <w:r w:rsidRPr="009F39E8">
              <w:rPr>
                <w:spacing w:val="-2"/>
                <w:sz w:val="20"/>
              </w:rPr>
              <w:t>$67,391.34</w:t>
            </w:r>
          </w:p>
        </w:tc>
      </w:tr>
      <w:tr w:rsidR="009F39E8" w:rsidRPr="009F39E8" w14:paraId="3791713B" w14:textId="77777777" w:rsidTr="0075611A">
        <w:trPr>
          <w:cantSplit/>
          <w:trHeight w:val="230"/>
        </w:trPr>
        <w:tc>
          <w:tcPr>
            <w:tcW w:w="4207" w:type="dxa"/>
          </w:tcPr>
          <w:p w14:paraId="59504EC4" w14:textId="77777777" w:rsidR="009F39E8" w:rsidRPr="009F39E8" w:rsidRDefault="009F39E8" w:rsidP="009F39E8">
            <w:pPr>
              <w:keepNext/>
              <w:keepLines/>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8" w:type="dxa"/>
          </w:tcPr>
          <w:p w14:paraId="78EAA598" w14:textId="77777777" w:rsidR="009F39E8" w:rsidRPr="009F39E8" w:rsidRDefault="009F39E8" w:rsidP="009F39E8">
            <w:pPr>
              <w:keepNext/>
              <w:keepLines/>
              <w:spacing w:line="210" w:lineRule="exact"/>
              <w:ind w:left="13" w:right="4"/>
              <w:jc w:val="center"/>
              <w:rPr>
                <w:sz w:val="20"/>
              </w:rPr>
            </w:pPr>
            <w:r w:rsidRPr="009F39E8">
              <w:rPr>
                <w:spacing w:val="-5"/>
                <w:sz w:val="20"/>
              </w:rPr>
              <w:t>59</w:t>
            </w:r>
          </w:p>
        </w:tc>
        <w:tc>
          <w:tcPr>
            <w:tcW w:w="790" w:type="dxa"/>
          </w:tcPr>
          <w:p w14:paraId="5CDFA3BD" w14:textId="77777777" w:rsidR="009F39E8" w:rsidRPr="009F39E8" w:rsidRDefault="009F39E8" w:rsidP="009F39E8">
            <w:pPr>
              <w:keepNext/>
              <w:keepLines/>
              <w:spacing w:line="210" w:lineRule="exact"/>
              <w:ind w:left="10" w:right="1"/>
              <w:jc w:val="center"/>
              <w:rPr>
                <w:sz w:val="20"/>
              </w:rPr>
            </w:pPr>
            <w:r w:rsidRPr="009F39E8">
              <w:rPr>
                <w:spacing w:val="-5"/>
                <w:sz w:val="20"/>
              </w:rPr>
              <w:t>20%</w:t>
            </w:r>
          </w:p>
        </w:tc>
        <w:tc>
          <w:tcPr>
            <w:tcW w:w="1100" w:type="dxa"/>
          </w:tcPr>
          <w:p w14:paraId="0A997CAE" w14:textId="77777777" w:rsidR="009F39E8" w:rsidRPr="009F39E8" w:rsidRDefault="009F39E8" w:rsidP="009F39E8">
            <w:pPr>
              <w:keepNext/>
              <w:keepLines/>
              <w:spacing w:line="210" w:lineRule="exact"/>
              <w:ind w:left="6" w:right="1"/>
              <w:jc w:val="center"/>
              <w:rPr>
                <w:sz w:val="20"/>
              </w:rPr>
            </w:pPr>
            <w:r w:rsidRPr="009F39E8">
              <w:rPr>
                <w:spacing w:val="-2"/>
                <w:sz w:val="20"/>
              </w:rPr>
              <w:t xml:space="preserve">$2,500 </w:t>
            </w:r>
          </w:p>
        </w:tc>
        <w:tc>
          <w:tcPr>
            <w:tcW w:w="1129" w:type="dxa"/>
          </w:tcPr>
          <w:p w14:paraId="3D50CBB8" w14:textId="77777777" w:rsidR="009F39E8" w:rsidRPr="009F39E8" w:rsidRDefault="009F39E8" w:rsidP="009F39E8">
            <w:pPr>
              <w:keepNext/>
              <w:keepLines/>
              <w:spacing w:line="210" w:lineRule="exact"/>
              <w:ind w:left="13" w:right="1"/>
              <w:jc w:val="center"/>
              <w:rPr>
                <w:sz w:val="20"/>
              </w:rPr>
            </w:pPr>
            <w:r w:rsidRPr="009F39E8">
              <w:rPr>
                <w:spacing w:val="-2"/>
                <w:sz w:val="20"/>
              </w:rPr>
              <w:t xml:space="preserve">$2,802 </w:t>
            </w:r>
          </w:p>
        </w:tc>
        <w:tc>
          <w:tcPr>
            <w:tcW w:w="1119" w:type="dxa"/>
          </w:tcPr>
          <w:p w14:paraId="5FA427A3" w14:textId="77777777" w:rsidR="009F39E8" w:rsidRPr="009F39E8" w:rsidRDefault="009F39E8" w:rsidP="009F39E8">
            <w:pPr>
              <w:keepNext/>
              <w:keepLines/>
              <w:spacing w:line="210" w:lineRule="exact"/>
              <w:ind w:left="7"/>
              <w:jc w:val="center"/>
              <w:rPr>
                <w:sz w:val="20"/>
              </w:rPr>
            </w:pPr>
            <w:r w:rsidRPr="009F39E8">
              <w:rPr>
                <w:spacing w:val="-2"/>
                <w:sz w:val="20"/>
              </w:rPr>
              <w:t>$33,068.21</w:t>
            </w:r>
          </w:p>
        </w:tc>
      </w:tr>
      <w:tr w:rsidR="009F39E8" w:rsidRPr="009F39E8" w14:paraId="59B0BC9A" w14:textId="77777777" w:rsidTr="0075611A">
        <w:trPr>
          <w:cantSplit/>
          <w:trHeight w:val="230"/>
        </w:trPr>
        <w:tc>
          <w:tcPr>
            <w:tcW w:w="4207" w:type="dxa"/>
          </w:tcPr>
          <w:p w14:paraId="61B1B62E" w14:textId="77777777" w:rsidR="009F39E8" w:rsidRPr="009F39E8" w:rsidRDefault="009F39E8" w:rsidP="009F39E8">
            <w:pPr>
              <w:keepNext/>
              <w:keepLines/>
              <w:spacing w:line="210" w:lineRule="exact"/>
              <w:ind w:left="110"/>
              <w:rPr>
                <w:sz w:val="20"/>
              </w:rPr>
            </w:pPr>
            <w:r w:rsidRPr="009F39E8">
              <w:rPr>
                <w:sz w:val="20"/>
              </w:rPr>
              <w:t>Education Officer</w:t>
            </w:r>
          </w:p>
        </w:tc>
        <w:tc>
          <w:tcPr>
            <w:tcW w:w="1008" w:type="dxa"/>
          </w:tcPr>
          <w:p w14:paraId="79A6E311" w14:textId="77777777" w:rsidR="009F39E8" w:rsidRPr="009F39E8" w:rsidRDefault="009F39E8" w:rsidP="009F39E8">
            <w:pPr>
              <w:keepNext/>
              <w:keepLines/>
              <w:spacing w:line="210" w:lineRule="exact"/>
              <w:ind w:left="13" w:right="4"/>
              <w:jc w:val="center"/>
              <w:rPr>
                <w:spacing w:val="-5"/>
                <w:sz w:val="20"/>
              </w:rPr>
            </w:pPr>
            <w:r w:rsidRPr="009F39E8">
              <w:rPr>
                <w:spacing w:val="-5"/>
                <w:sz w:val="20"/>
              </w:rPr>
              <w:t>57</w:t>
            </w:r>
          </w:p>
        </w:tc>
        <w:tc>
          <w:tcPr>
            <w:tcW w:w="790" w:type="dxa"/>
          </w:tcPr>
          <w:p w14:paraId="1261F3A5" w14:textId="77777777" w:rsidR="009F39E8" w:rsidRPr="009F39E8" w:rsidRDefault="009F39E8" w:rsidP="009F39E8">
            <w:pPr>
              <w:keepNext/>
              <w:keepLines/>
              <w:spacing w:line="210" w:lineRule="exact"/>
              <w:ind w:left="10" w:right="1"/>
              <w:jc w:val="center"/>
              <w:rPr>
                <w:spacing w:val="-5"/>
                <w:sz w:val="20"/>
              </w:rPr>
            </w:pPr>
            <w:r w:rsidRPr="009F39E8">
              <w:rPr>
                <w:spacing w:val="-5"/>
                <w:sz w:val="20"/>
              </w:rPr>
              <w:t>20%</w:t>
            </w:r>
          </w:p>
        </w:tc>
        <w:tc>
          <w:tcPr>
            <w:tcW w:w="1100" w:type="dxa"/>
          </w:tcPr>
          <w:p w14:paraId="52CCCD25" w14:textId="77777777" w:rsidR="009F39E8" w:rsidRPr="009F39E8" w:rsidRDefault="009F39E8" w:rsidP="009F39E8">
            <w:pPr>
              <w:keepNext/>
              <w:keepLines/>
              <w:spacing w:line="210" w:lineRule="exact"/>
              <w:ind w:left="6" w:right="1"/>
              <w:jc w:val="center"/>
              <w:rPr>
                <w:spacing w:val="-2"/>
                <w:sz w:val="20"/>
              </w:rPr>
            </w:pPr>
            <w:r w:rsidRPr="009F39E8">
              <w:rPr>
                <w:spacing w:val="-2"/>
                <w:sz w:val="20"/>
              </w:rPr>
              <w:t>$1,000</w:t>
            </w:r>
          </w:p>
        </w:tc>
        <w:tc>
          <w:tcPr>
            <w:tcW w:w="1129" w:type="dxa"/>
          </w:tcPr>
          <w:p w14:paraId="15E6D3DE" w14:textId="77777777" w:rsidR="009F39E8" w:rsidRPr="009F39E8" w:rsidRDefault="009F39E8" w:rsidP="009F39E8">
            <w:pPr>
              <w:keepNext/>
              <w:keepLines/>
              <w:spacing w:line="210" w:lineRule="exact"/>
              <w:ind w:left="13" w:right="1"/>
              <w:jc w:val="center"/>
              <w:rPr>
                <w:spacing w:val="-2"/>
                <w:sz w:val="20"/>
              </w:rPr>
            </w:pPr>
            <w:r w:rsidRPr="009F39E8">
              <w:rPr>
                <w:spacing w:val="-2"/>
                <w:sz w:val="20"/>
              </w:rPr>
              <w:t>$1,125</w:t>
            </w:r>
          </w:p>
        </w:tc>
        <w:tc>
          <w:tcPr>
            <w:tcW w:w="1119" w:type="dxa"/>
          </w:tcPr>
          <w:p w14:paraId="535AB3CE" w14:textId="77777777" w:rsidR="009F39E8" w:rsidRPr="009F39E8" w:rsidRDefault="009F39E8" w:rsidP="009F39E8">
            <w:pPr>
              <w:keepNext/>
              <w:keepLines/>
              <w:spacing w:line="210" w:lineRule="exact"/>
              <w:ind w:left="7"/>
              <w:jc w:val="center"/>
              <w:rPr>
                <w:spacing w:val="-2"/>
                <w:sz w:val="20"/>
              </w:rPr>
            </w:pPr>
            <w:r w:rsidRPr="009F39E8">
              <w:rPr>
                <w:spacing w:val="-2"/>
                <w:sz w:val="20"/>
              </w:rPr>
              <w:t>$12,827.28</w:t>
            </w:r>
          </w:p>
        </w:tc>
      </w:tr>
      <w:tr w:rsidR="009F39E8" w:rsidRPr="009F39E8" w14:paraId="49E5A7B2" w14:textId="77777777" w:rsidTr="0075611A">
        <w:trPr>
          <w:cantSplit/>
          <w:trHeight w:val="229"/>
        </w:trPr>
        <w:tc>
          <w:tcPr>
            <w:tcW w:w="4207" w:type="dxa"/>
          </w:tcPr>
          <w:p w14:paraId="6C4046D2" w14:textId="77777777" w:rsidR="009F39E8" w:rsidRPr="009F39E8" w:rsidRDefault="009F39E8" w:rsidP="009F39E8">
            <w:pPr>
              <w:keepNext/>
              <w:keepLines/>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78E9CF2F" w14:textId="77777777" w:rsidR="009F39E8" w:rsidRPr="009F39E8" w:rsidRDefault="009F39E8" w:rsidP="009F39E8">
            <w:pPr>
              <w:keepNext/>
              <w:keepLines/>
              <w:spacing w:line="210" w:lineRule="exact"/>
              <w:ind w:left="13" w:right="4"/>
              <w:jc w:val="center"/>
              <w:rPr>
                <w:sz w:val="20"/>
              </w:rPr>
            </w:pPr>
            <w:r w:rsidRPr="009F39E8">
              <w:rPr>
                <w:spacing w:val="-5"/>
                <w:sz w:val="20"/>
              </w:rPr>
              <w:t>62</w:t>
            </w:r>
          </w:p>
        </w:tc>
        <w:tc>
          <w:tcPr>
            <w:tcW w:w="790" w:type="dxa"/>
          </w:tcPr>
          <w:p w14:paraId="3CBE49AB" w14:textId="77777777" w:rsidR="009F39E8" w:rsidRPr="009F39E8" w:rsidRDefault="009F39E8" w:rsidP="009F39E8">
            <w:pPr>
              <w:keepNext/>
              <w:keepLines/>
              <w:spacing w:line="210" w:lineRule="exact"/>
              <w:ind w:left="10" w:right="1"/>
              <w:jc w:val="center"/>
              <w:rPr>
                <w:sz w:val="20"/>
              </w:rPr>
            </w:pPr>
            <w:r w:rsidRPr="009F39E8">
              <w:rPr>
                <w:spacing w:val="-5"/>
                <w:sz w:val="20"/>
              </w:rPr>
              <w:t>10%</w:t>
            </w:r>
          </w:p>
        </w:tc>
        <w:tc>
          <w:tcPr>
            <w:tcW w:w="1100" w:type="dxa"/>
          </w:tcPr>
          <w:p w14:paraId="6B1CE7E1" w14:textId="77777777" w:rsidR="009F39E8" w:rsidRPr="009F39E8" w:rsidRDefault="009F39E8" w:rsidP="009F39E8">
            <w:pPr>
              <w:keepNext/>
              <w:keepLines/>
              <w:spacing w:line="210" w:lineRule="exact"/>
              <w:ind w:left="6" w:right="1"/>
              <w:jc w:val="center"/>
              <w:rPr>
                <w:sz w:val="20"/>
              </w:rPr>
            </w:pPr>
            <w:r w:rsidRPr="009F39E8">
              <w:rPr>
                <w:spacing w:val="-2"/>
                <w:sz w:val="20"/>
              </w:rPr>
              <w:t>$1,500</w:t>
            </w:r>
          </w:p>
        </w:tc>
        <w:tc>
          <w:tcPr>
            <w:tcW w:w="1129" w:type="dxa"/>
          </w:tcPr>
          <w:p w14:paraId="4EF89CDF" w14:textId="77777777" w:rsidR="009F39E8" w:rsidRPr="009F39E8" w:rsidRDefault="009F39E8" w:rsidP="009F39E8">
            <w:pPr>
              <w:keepNext/>
              <w:keepLines/>
              <w:spacing w:line="210" w:lineRule="exact"/>
              <w:ind w:left="13" w:right="1"/>
              <w:jc w:val="center"/>
              <w:rPr>
                <w:sz w:val="20"/>
              </w:rPr>
            </w:pPr>
            <w:r w:rsidRPr="009F39E8">
              <w:rPr>
                <w:spacing w:val="-2"/>
                <w:sz w:val="20"/>
              </w:rPr>
              <w:t xml:space="preserve">$1,706 </w:t>
            </w:r>
          </w:p>
        </w:tc>
        <w:tc>
          <w:tcPr>
            <w:tcW w:w="1119" w:type="dxa"/>
          </w:tcPr>
          <w:p w14:paraId="32A6F3D9" w14:textId="77777777" w:rsidR="009F39E8" w:rsidRPr="009F39E8" w:rsidRDefault="009F39E8" w:rsidP="009F39E8">
            <w:pPr>
              <w:keepNext/>
              <w:keepLines/>
              <w:spacing w:line="210" w:lineRule="exact"/>
              <w:ind w:left="7"/>
              <w:jc w:val="center"/>
              <w:rPr>
                <w:sz w:val="20"/>
              </w:rPr>
            </w:pPr>
            <w:r w:rsidRPr="009F39E8">
              <w:rPr>
                <w:spacing w:val="-2"/>
                <w:sz w:val="20"/>
              </w:rPr>
              <w:t>$10,577.67</w:t>
            </w:r>
          </w:p>
        </w:tc>
      </w:tr>
      <w:tr w:rsidR="009F39E8" w:rsidRPr="009F39E8" w14:paraId="17DA65A5" w14:textId="77777777" w:rsidTr="0075611A">
        <w:trPr>
          <w:cantSplit/>
          <w:trHeight w:val="229"/>
        </w:trPr>
        <w:tc>
          <w:tcPr>
            <w:tcW w:w="4207" w:type="dxa"/>
          </w:tcPr>
          <w:p w14:paraId="0A5F25AB" w14:textId="77777777" w:rsidR="009F39E8" w:rsidRPr="009F39E8" w:rsidRDefault="009F39E8" w:rsidP="009F39E8">
            <w:pPr>
              <w:keepNext/>
              <w:keepLines/>
              <w:spacing w:line="210" w:lineRule="exact"/>
              <w:ind w:left="110"/>
              <w:rPr>
                <w:sz w:val="20"/>
              </w:rPr>
            </w:pPr>
            <w:r w:rsidRPr="009F39E8">
              <w:rPr>
                <w:sz w:val="20"/>
              </w:rPr>
              <w:t>Education &amp; Community Engagement Officer</w:t>
            </w:r>
          </w:p>
        </w:tc>
        <w:tc>
          <w:tcPr>
            <w:tcW w:w="1008" w:type="dxa"/>
          </w:tcPr>
          <w:p w14:paraId="7F34C7F7" w14:textId="77777777" w:rsidR="009F39E8" w:rsidRPr="009F39E8" w:rsidRDefault="009F39E8" w:rsidP="009F39E8">
            <w:pPr>
              <w:keepNext/>
              <w:keepLines/>
              <w:spacing w:line="210" w:lineRule="exact"/>
              <w:ind w:left="13" w:right="4"/>
              <w:jc w:val="center"/>
              <w:rPr>
                <w:spacing w:val="-5"/>
                <w:sz w:val="20"/>
              </w:rPr>
            </w:pPr>
            <w:r w:rsidRPr="009F39E8">
              <w:rPr>
                <w:spacing w:val="-5"/>
                <w:sz w:val="20"/>
              </w:rPr>
              <w:t>51</w:t>
            </w:r>
          </w:p>
        </w:tc>
        <w:tc>
          <w:tcPr>
            <w:tcW w:w="790" w:type="dxa"/>
          </w:tcPr>
          <w:p w14:paraId="26E84D70" w14:textId="77777777" w:rsidR="009F39E8" w:rsidRPr="009F39E8" w:rsidRDefault="009F39E8" w:rsidP="009F39E8">
            <w:pPr>
              <w:keepNext/>
              <w:keepLines/>
              <w:spacing w:line="210" w:lineRule="exact"/>
              <w:ind w:left="10" w:right="1"/>
              <w:jc w:val="center"/>
              <w:rPr>
                <w:spacing w:val="-5"/>
                <w:sz w:val="20"/>
              </w:rPr>
            </w:pPr>
            <w:r w:rsidRPr="009F39E8">
              <w:rPr>
                <w:spacing w:val="-5"/>
                <w:sz w:val="20"/>
              </w:rPr>
              <w:t>10%</w:t>
            </w:r>
          </w:p>
        </w:tc>
        <w:tc>
          <w:tcPr>
            <w:tcW w:w="1100" w:type="dxa"/>
          </w:tcPr>
          <w:p w14:paraId="38EF7B29" w14:textId="77777777" w:rsidR="009F39E8" w:rsidRPr="009F39E8" w:rsidRDefault="009F39E8" w:rsidP="009F39E8">
            <w:pPr>
              <w:keepNext/>
              <w:keepLines/>
              <w:spacing w:line="210" w:lineRule="exact"/>
              <w:ind w:left="6" w:right="1"/>
              <w:jc w:val="center"/>
              <w:rPr>
                <w:spacing w:val="-2"/>
                <w:sz w:val="20"/>
              </w:rPr>
            </w:pPr>
            <w:r w:rsidRPr="009F39E8">
              <w:rPr>
                <w:spacing w:val="-2"/>
                <w:sz w:val="20"/>
              </w:rPr>
              <w:t>$1,000</w:t>
            </w:r>
          </w:p>
        </w:tc>
        <w:tc>
          <w:tcPr>
            <w:tcW w:w="1129" w:type="dxa"/>
          </w:tcPr>
          <w:p w14:paraId="56549395" w14:textId="77777777" w:rsidR="009F39E8" w:rsidRPr="009F39E8" w:rsidRDefault="009F39E8" w:rsidP="009F39E8">
            <w:pPr>
              <w:keepNext/>
              <w:keepLines/>
              <w:spacing w:line="210" w:lineRule="exact"/>
              <w:ind w:left="13" w:right="1"/>
              <w:jc w:val="center"/>
              <w:rPr>
                <w:spacing w:val="-2"/>
                <w:sz w:val="20"/>
              </w:rPr>
            </w:pPr>
            <w:r w:rsidRPr="009F39E8">
              <w:rPr>
                <w:spacing w:val="-2"/>
                <w:sz w:val="20"/>
              </w:rPr>
              <w:t xml:space="preserve">$1,124 </w:t>
            </w:r>
          </w:p>
        </w:tc>
        <w:tc>
          <w:tcPr>
            <w:tcW w:w="1119" w:type="dxa"/>
          </w:tcPr>
          <w:p w14:paraId="05AEA41B" w14:textId="77777777" w:rsidR="009F39E8" w:rsidRPr="009F39E8" w:rsidRDefault="009F39E8" w:rsidP="009F39E8">
            <w:pPr>
              <w:keepNext/>
              <w:keepLines/>
              <w:spacing w:line="210" w:lineRule="exact"/>
              <w:ind w:left="7"/>
              <w:jc w:val="center"/>
              <w:rPr>
                <w:spacing w:val="-2"/>
                <w:sz w:val="20"/>
              </w:rPr>
            </w:pPr>
            <w:r w:rsidRPr="009F39E8">
              <w:rPr>
                <w:spacing w:val="-2"/>
                <w:sz w:val="20"/>
              </w:rPr>
              <w:t>$5,730.76</w:t>
            </w:r>
          </w:p>
        </w:tc>
      </w:tr>
      <w:tr w:rsidR="009F39E8" w:rsidRPr="009F39E8" w14:paraId="17B5A5B5" w14:textId="77777777" w:rsidTr="0075611A">
        <w:trPr>
          <w:cantSplit/>
          <w:trHeight w:val="230"/>
        </w:trPr>
        <w:tc>
          <w:tcPr>
            <w:tcW w:w="8234" w:type="dxa"/>
            <w:gridSpan w:val="5"/>
          </w:tcPr>
          <w:p w14:paraId="307A2982" w14:textId="77777777" w:rsidR="009F39E8" w:rsidRPr="009F39E8" w:rsidRDefault="009F39E8" w:rsidP="009F39E8">
            <w:pPr>
              <w:keepNext/>
              <w:keepLines/>
              <w:spacing w:line="210" w:lineRule="exact"/>
              <w:ind w:left="13" w:right="1"/>
              <w:rPr>
                <w:spacing w:val="-2"/>
                <w:sz w:val="20"/>
              </w:rPr>
            </w:pPr>
            <w:r w:rsidRPr="009F39E8">
              <w:rPr>
                <w:b/>
                <w:spacing w:val="-2"/>
                <w:sz w:val="20"/>
              </w:rPr>
              <w:t>Subtotal</w:t>
            </w:r>
          </w:p>
        </w:tc>
        <w:tc>
          <w:tcPr>
            <w:tcW w:w="1119" w:type="dxa"/>
            <w:shd w:val="clear" w:color="auto" w:fill="F2F2F2"/>
          </w:tcPr>
          <w:p w14:paraId="59972D67" w14:textId="77777777" w:rsidR="009F39E8" w:rsidRPr="009F39E8" w:rsidRDefault="009F39E8" w:rsidP="009F39E8">
            <w:pPr>
              <w:keepNext/>
              <w:keepLines/>
              <w:spacing w:line="210" w:lineRule="exact"/>
              <w:ind w:left="7"/>
              <w:jc w:val="center"/>
              <w:rPr>
                <w:b/>
                <w:bCs/>
                <w:spacing w:val="-2"/>
                <w:sz w:val="20"/>
              </w:rPr>
            </w:pPr>
            <w:r w:rsidRPr="009F39E8">
              <w:rPr>
                <w:b/>
                <w:bCs/>
                <w:spacing w:val="-2"/>
                <w:sz w:val="20"/>
              </w:rPr>
              <w:t>$129,595.27</w:t>
            </w:r>
          </w:p>
        </w:tc>
      </w:tr>
    </w:tbl>
    <w:p w14:paraId="2EA2C9B3" w14:textId="77777777" w:rsidR="009F39E8" w:rsidRPr="009F39E8" w:rsidRDefault="009F39E8" w:rsidP="009F39E8">
      <w:pPr>
        <w:spacing w:before="18"/>
        <w:rPr>
          <w:b/>
          <w:i/>
          <w:sz w:val="24"/>
          <w:szCs w:val="24"/>
        </w:rPr>
      </w:pPr>
    </w:p>
    <w:p w14:paraId="3620B3AA" w14:textId="77777777" w:rsidR="009F39E8" w:rsidRPr="009F39E8" w:rsidRDefault="009F39E8" w:rsidP="009F39E8">
      <w:pPr>
        <w:numPr>
          <w:ilvl w:val="2"/>
          <w:numId w:val="20"/>
        </w:numPr>
        <w:tabs>
          <w:tab w:val="left" w:pos="900"/>
        </w:tabs>
        <w:spacing w:line="275" w:lineRule="exact"/>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1"/>
          <w:sz w:val="24"/>
        </w:rPr>
        <w:t xml:space="preserve"> </w:t>
      </w:r>
      <w:r w:rsidRPr="009F39E8">
        <w:rPr>
          <w:b/>
          <w:i/>
          <w:color w:val="002C72"/>
          <w:spacing w:val="-2"/>
          <w:sz w:val="24"/>
        </w:rPr>
        <w:t>$62,542.68</w:t>
      </w:r>
    </w:p>
    <w:p w14:paraId="1F996038" w14:textId="77777777" w:rsidR="009F39E8" w:rsidRPr="009F39E8" w:rsidRDefault="009F39E8" w:rsidP="009F39E8">
      <w:pPr>
        <w:spacing w:line="242" w:lineRule="auto"/>
        <w:ind w:left="360"/>
        <w:rPr>
          <w:sz w:val="24"/>
          <w:szCs w:val="24"/>
        </w:rPr>
      </w:pPr>
      <w:r w:rsidRPr="009F39E8">
        <w:rPr>
          <w:sz w:val="24"/>
          <w:szCs w:val="24"/>
        </w:rPr>
        <w:t>POA calculated benefits for CCN staff at 48.26% of the employees’ base salary. See the detailed breakdown in Section 2.2. Fringe Benefits CCN Staff: $129,595.27 * 48.26% = $62,542.68.</w:t>
      </w:r>
    </w:p>
    <w:p w14:paraId="5A0D078E" w14:textId="77777777" w:rsidR="009F39E8" w:rsidRPr="009F39E8" w:rsidRDefault="009F39E8" w:rsidP="009F39E8">
      <w:pPr>
        <w:numPr>
          <w:ilvl w:val="2"/>
          <w:numId w:val="20"/>
        </w:numPr>
        <w:tabs>
          <w:tab w:val="left" w:pos="900"/>
        </w:tabs>
        <w:spacing w:before="272"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$146,104.24</w:t>
      </w:r>
    </w:p>
    <w:p w14:paraId="40E7A9CE" w14:textId="77777777" w:rsidR="009F39E8" w:rsidRPr="009F39E8" w:rsidRDefault="009F39E8" w:rsidP="009F39E8">
      <w:pPr>
        <w:numPr>
          <w:ilvl w:val="3"/>
          <w:numId w:val="21"/>
        </w:numPr>
        <w:tabs>
          <w:tab w:val="left" w:pos="720"/>
        </w:tabs>
        <w:ind w:right="357"/>
        <w:jc w:val="both"/>
        <w:rPr>
          <w:sz w:val="24"/>
          <w:szCs w:val="24"/>
        </w:rPr>
      </w:pPr>
      <w:r w:rsidRPr="009F39E8">
        <w:rPr>
          <w:b/>
          <w:sz w:val="24"/>
          <w:szCs w:val="24"/>
        </w:rPr>
        <w:lastRenderedPageBreak/>
        <w:t xml:space="preserve">Vehicle Fuel ($9,869.12): </w:t>
      </w:r>
      <w:r w:rsidRPr="009F39E8">
        <w:rPr>
          <w:sz w:val="24"/>
          <w:szCs w:val="24"/>
        </w:rPr>
        <w:t xml:space="preserve">POA estimates vehicle fuel for </w:t>
      </w:r>
      <w:r w:rsidRPr="009F39E8">
        <w:rPr>
          <w:sz w:val="24"/>
        </w:rPr>
        <w:t>the 2</w:t>
      </w:r>
      <w:r w:rsidRPr="009F39E8">
        <w:rPr>
          <w:sz w:val="24"/>
          <w:szCs w:val="24"/>
        </w:rPr>
        <w:t xml:space="preserve"> vehicles to cost $150 per month for</w:t>
      </w:r>
      <w:r w:rsidRPr="009F39E8">
        <w:rPr>
          <w:spacing w:val="-12"/>
          <w:sz w:val="24"/>
          <w:szCs w:val="24"/>
        </w:rPr>
        <w:t xml:space="preserve"> </w:t>
      </w:r>
      <w:r w:rsidRPr="009F39E8">
        <w:rPr>
          <w:sz w:val="24"/>
          <w:szCs w:val="24"/>
        </w:rPr>
        <w:t>57</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3. The total amount for vehicle fuel is calculated at $150 per month * 57 months + $1,319 for inflation in Y2-Y6 = $9,869.12.</w:t>
      </w:r>
    </w:p>
    <w:p w14:paraId="126A07CD" w14:textId="77777777" w:rsidR="009F39E8" w:rsidRPr="009F39E8" w:rsidRDefault="009F39E8" w:rsidP="009F39E8">
      <w:pPr>
        <w:numPr>
          <w:ilvl w:val="3"/>
          <w:numId w:val="20"/>
        </w:numPr>
        <w:tabs>
          <w:tab w:val="left" w:pos="720"/>
        </w:tabs>
        <w:ind w:right="357"/>
        <w:jc w:val="both"/>
        <w:rPr>
          <w:sz w:val="24"/>
        </w:rPr>
      </w:pPr>
      <w:r w:rsidRPr="009F39E8">
        <w:rPr>
          <w:b/>
          <w:sz w:val="24"/>
        </w:rPr>
        <w:t xml:space="preserve">Local Travel for Implementation of Activity 3 ($3,605.01): </w:t>
      </w:r>
      <w:r w:rsidRPr="009F39E8">
        <w:rPr>
          <w:bCs/>
          <w:sz w:val="24"/>
        </w:rPr>
        <w:t>POA estimates additional general expenses for project staff implementing and overseeing interventions under Activity 3. This includes local transportation ($35 per trip * 12 trips + $56 for inflation in Y2-Y6 = $476.13), and lodging and M&amp;</w:t>
      </w:r>
      <w:proofErr w:type="gramStart"/>
      <w:r w:rsidRPr="009F39E8">
        <w:rPr>
          <w:bCs/>
          <w:sz w:val="24"/>
        </w:rPr>
        <w:t>IE ((</w:t>
      </w:r>
      <w:proofErr w:type="gramEnd"/>
      <w:r w:rsidRPr="009F39E8">
        <w:rPr>
          <w:bCs/>
          <w:sz w:val="24"/>
        </w:rPr>
        <w:t>$40 M&amp;IE per day + 75 lodging per day) * 2 days per trip *12 trips + $369 for inflation in Y2-Y6= $3,128.88).</w:t>
      </w:r>
    </w:p>
    <w:p w14:paraId="08B9ED49" w14:textId="77777777" w:rsidR="009F39E8" w:rsidRPr="009F39E8" w:rsidRDefault="009F39E8" w:rsidP="009F39E8">
      <w:pPr>
        <w:numPr>
          <w:ilvl w:val="3"/>
          <w:numId w:val="20"/>
        </w:numPr>
        <w:tabs>
          <w:tab w:val="left" w:pos="720"/>
        </w:tabs>
        <w:ind w:right="357"/>
        <w:jc w:val="both"/>
        <w:rPr>
          <w:sz w:val="24"/>
        </w:rPr>
      </w:pPr>
      <w:r w:rsidRPr="009F39E8">
        <w:rPr>
          <w:b/>
          <w:sz w:val="24"/>
        </w:rPr>
        <w:t xml:space="preserve">Travel for Master Trainings ($58,281.59): </w:t>
      </w:r>
      <w:r w:rsidRPr="009F39E8">
        <w:rPr>
          <w:sz w:val="24"/>
        </w:rPr>
        <w:t xml:space="preserve">POA estimates travel costs for Master Trainings drawing participants from central government departments and regional trainers based in La Paz </w:t>
      </w:r>
      <w:proofErr w:type="gramStart"/>
      <w:r w:rsidRPr="009F39E8">
        <w:rPr>
          <w:sz w:val="24"/>
        </w:rPr>
        <w:t>and teacher</w:t>
      </w:r>
      <w:proofErr w:type="gramEnd"/>
      <w:r w:rsidRPr="009F39E8">
        <w:rPr>
          <w:sz w:val="24"/>
        </w:rPr>
        <w:t xml:space="preserve"> coaches selected from local government staff. The estimate includes local transportation</w:t>
      </w:r>
      <w:r w:rsidRPr="009F39E8">
        <w:rPr>
          <w:spacing w:val="-9"/>
          <w:sz w:val="24"/>
        </w:rPr>
        <w:t xml:space="preserve"> </w:t>
      </w:r>
      <w:r w:rsidRPr="009F39E8">
        <w:rPr>
          <w:sz w:val="24"/>
        </w:rPr>
        <w:t>($35</w:t>
      </w:r>
      <w:r w:rsidRPr="009F39E8">
        <w:rPr>
          <w:spacing w:val="-9"/>
          <w:sz w:val="24"/>
        </w:rPr>
        <w:t xml:space="preserve"> </w:t>
      </w:r>
      <w:r w:rsidRPr="009F39E8">
        <w:rPr>
          <w:sz w:val="24"/>
        </w:rPr>
        <w:t>per</w:t>
      </w:r>
      <w:r w:rsidRPr="009F39E8">
        <w:rPr>
          <w:spacing w:val="-9"/>
          <w:sz w:val="24"/>
        </w:rPr>
        <w:t xml:space="preserve"> </w:t>
      </w:r>
      <w:r w:rsidRPr="009F39E8">
        <w:rPr>
          <w:sz w:val="24"/>
        </w:rPr>
        <w:t>trip</w:t>
      </w:r>
      <w:r w:rsidRPr="009F39E8">
        <w:rPr>
          <w:spacing w:val="-9"/>
          <w:sz w:val="24"/>
        </w:rPr>
        <w:t xml:space="preserve"> </w:t>
      </w:r>
      <w:r w:rsidRPr="009F39E8">
        <w:rPr>
          <w:sz w:val="24"/>
        </w:rPr>
        <w:t>*</w:t>
      </w:r>
      <w:r w:rsidRPr="009F39E8">
        <w:rPr>
          <w:spacing w:val="-9"/>
          <w:sz w:val="24"/>
        </w:rPr>
        <w:t xml:space="preserve"> </w:t>
      </w:r>
      <w:r w:rsidRPr="009F39E8">
        <w:rPr>
          <w:sz w:val="24"/>
        </w:rPr>
        <w:t>10</w:t>
      </w:r>
      <w:r w:rsidRPr="009F39E8">
        <w:rPr>
          <w:spacing w:val="-9"/>
          <w:sz w:val="24"/>
        </w:rPr>
        <w:t xml:space="preserve"> </w:t>
      </w:r>
      <w:r w:rsidRPr="009F39E8">
        <w:rPr>
          <w:sz w:val="24"/>
        </w:rPr>
        <w:t>participants</w:t>
      </w:r>
      <w:r w:rsidRPr="009F39E8">
        <w:rPr>
          <w:spacing w:val="-9"/>
          <w:sz w:val="24"/>
        </w:rPr>
        <w:t xml:space="preserve"> </w:t>
      </w:r>
      <w:r w:rsidRPr="009F39E8">
        <w:rPr>
          <w:sz w:val="24"/>
        </w:rPr>
        <w:t>and</w:t>
      </w:r>
      <w:r w:rsidRPr="009F39E8">
        <w:rPr>
          <w:spacing w:val="-9"/>
          <w:sz w:val="24"/>
        </w:rPr>
        <w:t xml:space="preserve"> </w:t>
      </w:r>
      <w:r w:rsidRPr="009F39E8">
        <w:rPr>
          <w:sz w:val="24"/>
        </w:rPr>
        <w:t>2</w:t>
      </w:r>
      <w:r w:rsidRPr="009F39E8">
        <w:rPr>
          <w:spacing w:val="-9"/>
          <w:sz w:val="24"/>
        </w:rPr>
        <w:t xml:space="preserve"> </w:t>
      </w:r>
      <w:r w:rsidRPr="009F39E8">
        <w:rPr>
          <w:sz w:val="24"/>
        </w:rPr>
        <w:t>staff</w:t>
      </w:r>
      <w:r w:rsidRPr="009F39E8">
        <w:rPr>
          <w:spacing w:val="-9"/>
          <w:sz w:val="24"/>
        </w:rPr>
        <w:t xml:space="preserve"> </w:t>
      </w:r>
      <w:r w:rsidRPr="009F39E8">
        <w:rPr>
          <w:sz w:val="24"/>
        </w:rPr>
        <w:t>members</w:t>
      </w:r>
      <w:r w:rsidRPr="009F39E8">
        <w:rPr>
          <w:spacing w:val="-9"/>
          <w:sz w:val="24"/>
        </w:rPr>
        <w:t xml:space="preserve"> </w:t>
      </w:r>
      <w:r w:rsidRPr="009F39E8">
        <w:rPr>
          <w:sz w:val="24"/>
        </w:rPr>
        <w:t>*</w:t>
      </w:r>
      <w:r w:rsidRPr="009F39E8">
        <w:rPr>
          <w:spacing w:val="-9"/>
          <w:sz w:val="24"/>
        </w:rPr>
        <w:t xml:space="preserve"> </w:t>
      </w:r>
      <w:r w:rsidRPr="009F39E8">
        <w:rPr>
          <w:sz w:val="24"/>
        </w:rPr>
        <w:t>17</w:t>
      </w:r>
      <w:r w:rsidRPr="009F39E8">
        <w:rPr>
          <w:spacing w:val="-9"/>
          <w:sz w:val="24"/>
        </w:rPr>
        <w:t xml:space="preserve"> </w:t>
      </w:r>
      <w:r w:rsidRPr="009F39E8">
        <w:rPr>
          <w:sz w:val="24"/>
        </w:rPr>
        <w:t>trainings + $558 for inflation in Y2-Y6</w:t>
      </w:r>
      <w:r w:rsidRPr="009F39E8">
        <w:rPr>
          <w:spacing w:val="-9"/>
          <w:sz w:val="24"/>
        </w:rPr>
        <w:t xml:space="preserve"> </w:t>
      </w:r>
      <w:r w:rsidRPr="009F39E8">
        <w:rPr>
          <w:sz w:val="24"/>
        </w:rPr>
        <w:t>=</w:t>
      </w:r>
      <w:r w:rsidRPr="009F39E8">
        <w:rPr>
          <w:spacing w:val="-9"/>
          <w:sz w:val="24"/>
        </w:rPr>
        <w:t xml:space="preserve"> </w:t>
      </w:r>
      <w:r w:rsidRPr="009F39E8">
        <w:rPr>
          <w:sz w:val="24"/>
        </w:rPr>
        <w:t>$7,697.57),</w:t>
      </w:r>
      <w:r w:rsidRPr="009F39E8">
        <w:rPr>
          <w:spacing w:val="-9"/>
          <w:sz w:val="24"/>
        </w:rPr>
        <w:t xml:space="preserve"> </w:t>
      </w:r>
      <w:r w:rsidRPr="009F39E8">
        <w:rPr>
          <w:sz w:val="24"/>
        </w:rPr>
        <w:t>and lodging and M&amp;IE ($40 M&amp;IE per day + $75 lodging per day) * 2 days per trip * 204 trips +$3,664 for inflation in Y2-Y6 = $50,584.02</w:t>
      </w:r>
      <w:r w:rsidRPr="009F39E8">
        <w:rPr>
          <w:spacing w:val="-2"/>
        </w:rPr>
        <w:t>).</w:t>
      </w:r>
    </w:p>
    <w:p w14:paraId="5FD0CAA1" w14:textId="77777777" w:rsidR="009F39E8" w:rsidRPr="009F39E8" w:rsidRDefault="009F39E8" w:rsidP="009F39E8">
      <w:pPr>
        <w:numPr>
          <w:ilvl w:val="3"/>
          <w:numId w:val="20"/>
        </w:numPr>
        <w:tabs>
          <w:tab w:val="left" w:pos="720"/>
        </w:tabs>
        <w:spacing w:before="3"/>
        <w:ind w:right="357"/>
        <w:jc w:val="both"/>
        <w:rPr>
          <w:sz w:val="24"/>
        </w:rPr>
      </w:pPr>
      <w:r w:rsidRPr="009F39E8">
        <w:rPr>
          <w:b/>
          <w:sz w:val="24"/>
        </w:rPr>
        <w:t>Travel</w:t>
      </w:r>
      <w:r w:rsidRPr="009F39E8">
        <w:rPr>
          <w:b/>
          <w:spacing w:val="-1"/>
          <w:sz w:val="24"/>
        </w:rPr>
        <w:t xml:space="preserve"> </w:t>
      </w:r>
      <w:r w:rsidRPr="009F39E8">
        <w:rPr>
          <w:b/>
          <w:sz w:val="24"/>
        </w:rPr>
        <w:t>for</w:t>
      </w:r>
      <w:r w:rsidRPr="009F39E8">
        <w:rPr>
          <w:b/>
          <w:spacing w:val="-1"/>
          <w:sz w:val="24"/>
        </w:rPr>
        <w:t xml:space="preserve"> </w:t>
      </w:r>
      <w:r w:rsidRPr="009F39E8">
        <w:rPr>
          <w:b/>
          <w:sz w:val="24"/>
        </w:rPr>
        <w:t>Teacher</w:t>
      </w:r>
      <w:r w:rsidRPr="009F39E8">
        <w:rPr>
          <w:b/>
          <w:spacing w:val="-1"/>
          <w:sz w:val="24"/>
        </w:rPr>
        <w:t xml:space="preserve"> </w:t>
      </w:r>
      <w:r w:rsidRPr="009F39E8">
        <w:rPr>
          <w:b/>
          <w:sz w:val="24"/>
        </w:rPr>
        <w:t>Coaches</w:t>
      </w:r>
      <w:r w:rsidRPr="009F39E8">
        <w:rPr>
          <w:b/>
          <w:spacing w:val="-1"/>
          <w:sz w:val="24"/>
        </w:rPr>
        <w:t xml:space="preserve"> </w:t>
      </w:r>
      <w:r w:rsidRPr="009F39E8">
        <w:rPr>
          <w:b/>
          <w:sz w:val="24"/>
        </w:rPr>
        <w:t>Curriculum</w:t>
      </w:r>
      <w:r w:rsidRPr="009F39E8">
        <w:rPr>
          <w:b/>
          <w:spacing w:val="-1"/>
          <w:sz w:val="24"/>
        </w:rPr>
        <w:t xml:space="preserve"> </w:t>
      </w:r>
      <w:r w:rsidRPr="009F39E8">
        <w:rPr>
          <w:b/>
          <w:sz w:val="24"/>
        </w:rPr>
        <w:t>Based</w:t>
      </w:r>
      <w:r w:rsidRPr="009F39E8">
        <w:rPr>
          <w:b/>
          <w:spacing w:val="-1"/>
          <w:sz w:val="24"/>
        </w:rPr>
        <w:t xml:space="preserve"> </w:t>
      </w:r>
      <w:r w:rsidRPr="009F39E8">
        <w:rPr>
          <w:b/>
          <w:sz w:val="24"/>
        </w:rPr>
        <w:t>Training</w:t>
      </w:r>
      <w:r w:rsidRPr="009F39E8">
        <w:rPr>
          <w:b/>
          <w:spacing w:val="-1"/>
          <w:sz w:val="24"/>
        </w:rPr>
        <w:t xml:space="preserve"> </w:t>
      </w:r>
      <w:r w:rsidRPr="009F39E8">
        <w:rPr>
          <w:b/>
          <w:sz w:val="24"/>
        </w:rPr>
        <w:t>($52,976.99):</w:t>
      </w:r>
      <w:r w:rsidRPr="009F39E8">
        <w:rPr>
          <w:b/>
          <w:spacing w:val="-1"/>
          <w:sz w:val="24"/>
        </w:rPr>
        <w:t xml:space="preserve"> </w:t>
      </w:r>
      <w:r w:rsidRPr="009F39E8">
        <w:rPr>
          <w:sz w:val="24"/>
        </w:rPr>
        <w:t>POA</w:t>
      </w:r>
      <w:r w:rsidRPr="009F39E8">
        <w:rPr>
          <w:spacing w:val="-1"/>
          <w:sz w:val="24"/>
        </w:rPr>
        <w:t xml:space="preserve"> </w:t>
      </w:r>
      <w:r w:rsidRPr="009F39E8">
        <w:rPr>
          <w:sz w:val="24"/>
        </w:rPr>
        <w:t>estimates</w:t>
      </w:r>
      <w:r w:rsidRPr="009F39E8">
        <w:rPr>
          <w:spacing w:val="-1"/>
          <w:sz w:val="24"/>
        </w:rPr>
        <w:t xml:space="preserve"> </w:t>
      </w:r>
      <w:r w:rsidRPr="009F39E8">
        <w:rPr>
          <w:sz w:val="24"/>
        </w:rPr>
        <w:t>travel costs</w:t>
      </w:r>
      <w:r w:rsidRPr="009F39E8">
        <w:rPr>
          <w:spacing w:val="-15"/>
          <w:sz w:val="24"/>
        </w:rPr>
        <w:t xml:space="preserve"> </w:t>
      </w:r>
      <w:r w:rsidRPr="009F39E8">
        <w:rPr>
          <w:sz w:val="24"/>
        </w:rPr>
        <w:t>for</w:t>
      </w:r>
      <w:r w:rsidRPr="009F39E8">
        <w:rPr>
          <w:spacing w:val="-15"/>
          <w:sz w:val="24"/>
        </w:rPr>
        <w:t xml:space="preserve"> </w:t>
      </w:r>
      <w:r w:rsidRPr="009F39E8">
        <w:rPr>
          <w:sz w:val="24"/>
        </w:rPr>
        <w:t>teacher</w:t>
      </w:r>
      <w:r w:rsidRPr="009F39E8">
        <w:rPr>
          <w:spacing w:val="-15"/>
          <w:sz w:val="24"/>
        </w:rPr>
        <w:t xml:space="preserve"> </w:t>
      </w:r>
      <w:r w:rsidRPr="009F39E8">
        <w:rPr>
          <w:sz w:val="24"/>
        </w:rPr>
        <w:t>coaches'</w:t>
      </w:r>
      <w:r w:rsidRPr="009F39E8">
        <w:rPr>
          <w:spacing w:val="-15"/>
          <w:sz w:val="24"/>
        </w:rPr>
        <w:t xml:space="preserve"> </w:t>
      </w:r>
      <w:r w:rsidRPr="009F39E8">
        <w:rPr>
          <w:sz w:val="24"/>
        </w:rPr>
        <w:t>curriculum-based</w:t>
      </w:r>
      <w:r w:rsidRPr="009F39E8">
        <w:rPr>
          <w:spacing w:val="-15"/>
          <w:sz w:val="24"/>
        </w:rPr>
        <w:t xml:space="preserve"> </w:t>
      </w:r>
      <w:r w:rsidRPr="009F39E8">
        <w:rPr>
          <w:sz w:val="24"/>
        </w:rPr>
        <w:t>training.</w:t>
      </w:r>
      <w:r w:rsidRPr="009F39E8">
        <w:rPr>
          <w:spacing w:val="-15"/>
          <w:sz w:val="24"/>
        </w:rPr>
        <w:t xml:space="preserve"> </w:t>
      </w:r>
      <w:r w:rsidRPr="009F39E8">
        <w:rPr>
          <w:sz w:val="24"/>
        </w:rPr>
        <w:t>The</w:t>
      </w:r>
      <w:r w:rsidRPr="009F39E8">
        <w:rPr>
          <w:spacing w:val="-15"/>
          <w:sz w:val="24"/>
        </w:rPr>
        <w:t xml:space="preserve"> </w:t>
      </w:r>
      <w:r w:rsidRPr="009F39E8">
        <w:rPr>
          <w:sz w:val="24"/>
        </w:rPr>
        <w:t>estimate</w:t>
      </w:r>
      <w:r w:rsidRPr="009F39E8">
        <w:rPr>
          <w:spacing w:val="-15"/>
          <w:sz w:val="24"/>
        </w:rPr>
        <w:t xml:space="preserve"> </w:t>
      </w:r>
      <w:r w:rsidRPr="009F39E8">
        <w:rPr>
          <w:sz w:val="24"/>
        </w:rPr>
        <w:t>includes</w:t>
      </w:r>
      <w:r w:rsidRPr="009F39E8">
        <w:rPr>
          <w:spacing w:val="-15"/>
          <w:sz w:val="24"/>
        </w:rPr>
        <w:t xml:space="preserve"> </w:t>
      </w:r>
      <w:r w:rsidRPr="009F39E8">
        <w:rPr>
          <w:sz w:val="24"/>
        </w:rPr>
        <w:t>local</w:t>
      </w:r>
      <w:r w:rsidRPr="009F39E8">
        <w:rPr>
          <w:spacing w:val="-15"/>
          <w:sz w:val="24"/>
        </w:rPr>
        <w:t xml:space="preserve"> </w:t>
      </w:r>
      <w:r w:rsidRPr="009F39E8">
        <w:rPr>
          <w:sz w:val="24"/>
        </w:rPr>
        <w:t>transportation ($35</w:t>
      </w:r>
      <w:r w:rsidRPr="009F39E8">
        <w:rPr>
          <w:spacing w:val="-4"/>
          <w:sz w:val="24"/>
        </w:rPr>
        <w:t xml:space="preserve"> </w:t>
      </w:r>
      <w:r w:rsidRPr="009F39E8">
        <w:rPr>
          <w:sz w:val="24"/>
        </w:rPr>
        <w:t>per</w:t>
      </w:r>
      <w:r w:rsidRPr="009F39E8">
        <w:rPr>
          <w:spacing w:val="-4"/>
          <w:sz w:val="24"/>
        </w:rPr>
        <w:t xml:space="preserve"> </w:t>
      </w:r>
      <w:r w:rsidRPr="009F39E8">
        <w:rPr>
          <w:sz w:val="24"/>
        </w:rPr>
        <w:t>trip</w:t>
      </w:r>
      <w:r w:rsidRPr="009F39E8">
        <w:rPr>
          <w:spacing w:val="-4"/>
          <w:sz w:val="24"/>
        </w:rPr>
        <w:t xml:space="preserve"> </w:t>
      </w:r>
      <w:r w:rsidRPr="009F39E8">
        <w:rPr>
          <w:sz w:val="24"/>
        </w:rPr>
        <w:t>*</w:t>
      </w:r>
      <w:r w:rsidRPr="009F39E8">
        <w:rPr>
          <w:spacing w:val="-4"/>
          <w:sz w:val="24"/>
        </w:rPr>
        <w:t xml:space="preserve"> </w:t>
      </w:r>
      <w:r w:rsidRPr="009F39E8">
        <w:rPr>
          <w:sz w:val="24"/>
        </w:rPr>
        <w:t>15</w:t>
      </w:r>
      <w:r w:rsidRPr="009F39E8">
        <w:rPr>
          <w:spacing w:val="-4"/>
          <w:sz w:val="24"/>
        </w:rPr>
        <w:t xml:space="preserve"> </w:t>
      </w:r>
      <w:r w:rsidRPr="009F39E8">
        <w:rPr>
          <w:sz w:val="24"/>
        </w:rPr>
        <w:t>participants</w:t>
      </w:r>
      <w:r w:rsidRPr="009F39E8">
        <w:rPr>
          <w:spacing w:val="-4"/>
          <w:sz w:val="24"/>
        </w:rPr>
        <w:t xml:space="preserve"> </w:t>
      </w:r>
      <w:r w:rsidRPr="009F39E8">
        <w:rPr>
          <w:sz w:val="24"/>
        </w:rPr>
        <w:t>*</w:t>
      </w:r>
      <w:r w:rsidRPr="009F39E8">
        <w:rPr>
          <w:spacing w:val="-4"/>
          <w:sz w:val="24"/>
        </w:rPr>
        <w:t xml:space="preserve"> </w:t>
      </w:r>
      <w:r w:rsidRPr="009F39E8">
        <w:rPr>
          <w:sz w:val="24"/>
        </w:rPr>
        <w:t>12</w:t>
      </w:r>
      <w:r w:rsidRPr="009F39E8">
        <w:rPr>
          <w:spacing w:val="-4"/>
          <w:sz w:val="24"/>
        </w:rPr>
        <w:t xml:space="preserve"> </w:t>
      </w:r>
      <w:r w:rsidRPr="009F39E8">
        <w:rPr>
          <w:sz w:val="24"/>
        </w:rPr>
        <w:t>trainings</w:t>
      </w:r>
      <w:r w:rsidRPr="009F39E8">
        <w:rPr>
          <w:spacing w:val="-4"/>
          <w:sz w:val="24"/>
        </w:rPr>
        <w:t xml:space="preserve"> + $697 for inflation in Y2-Y6</w:t>
      </w:r>
      <w:r w:rsidRPr="009F39E8">
        <w:rPr>
          <w:sz w:val="24"/>
        </w:rPr>
        <w:t>=</w:t>
      </w:r>
      <w:r w:rsidRPr="009F39E8">
        <w:rPr>
          <w:spacing w:val="-4"/>
          <w:sz w:val="24"/>
        </w:rPr>
        <w:t xml:space="preserve"> </w:t>
      </w:r>
      <w:r w:rsidRPr="009F39E8">
        <w:rPr>
          <w:sz w:val="24"/>
        </w:rPr>
        <w:t>$6,996.96),</w:t>
      </w:r>
      <w:r w:rsidRPr="009F39E8">
        <w:rPr>
          <w:spacing w:val="-4"/>
          <w:sz w:val="24"/>
        </w:rPr>
        <w:t xml:space="preserve"> </w:t>
      </w:r>
      <w:r w:rsidRPr="009F39E8">
        <w:rPr>
          <w:sz w:val="24"/>
        </w:rPr>
        <w:t>and</w:t>
      </w:r>
      <w:r w:rsidRPr="009F39E8">
        <w:rPr>
          <w:spacing w:val="-4"/>
          <w:sz w:val="24"/>
        </w:rPr>
        <w:t xml:space="preserve"> </w:t>
      </w:r>
      <w:r w:rsidRPr="009F39E8">
        <w:rPr>
          <w:sz w:val="24"/>
        </w:rPr>
        <w:t>lodging</w:t>
      </w:r>
      <w:r w:rsidRPr="009F39E8">
        <w:rPr>
          <w:spacing w:val="-4"/>
          <w:sz w:val="24"/>
        </w:rPr>
        <w:t xml:space="preserve"> </w:t>
      </w:r>
      <w:r w:rsidRPr="009F39E8">
        <w:rPr>
          <w:sz w:val="24"/>
        </w:rPr>
        <w:t>and</w:t>
      </w:r>
      <w:r w:rsidRPr="009F39E8">
        <w:rPr>
          <w:spacing w:val="-4"/>
          <w:sz w:val="24"/>
        </w:rPr>
        <w:t xml:space="preserve"> </w:t>
      </w:r>
      <w:r w:rsidRPr="009F39E8">
        <w:rPr>
          <w:sz w:val="24"/>
        </w:rPr>
        <w:t>M&amp;IE</w:t>
      </w:r>
      <w:r w:rsidRPr="009F39E8">
        <w:rPr>
          <w:spacing w:val="-4"/>
          <w:sz w:val="24"/>
        </w:rPr>
        <w:t xml:space="preserve"> </w:t>
      </w:r>
      <w:r w:rsidRPr="009F39E8">
        <w:rPr>
          <w:sz w:val="24"/>
        </w:rPr>
        <w:t>($40</w:t>
      </w:r>
      <w:r w:rsidRPr="009F39E8">
        <w:rPr>
          <w:spacing w:val="-4"/>
          <w:sz w:val="24"/>
        </w:rPr>
        <w:t xml:space="preserve"> </w:t>
      </w:r>
      <w:r w:rsidRPr="009F39E8">
        <w:rPr>
          <w:sz w:val="24"/>
        </w:rPr>
        <w:t>M&amp;IE</w:t>
      </w:r>
      <w:r w:rsidRPr="009F39E8">
        <w:rPr>
          <w:spacing w:val="-4"/>
          <w:sz w:val="24"/>
        </w:rPr>
        <w:t xml:space="preserve"> </w:t>
      </w:r>
      <w:r w:rsidRPr="009F39E8">
        <w:rPr>
          <w:sz w:val="24"/>
        </w:rPr>
        <w:t>per day + $75 lodging per day) * 2 days per trip * 180 trips $4,580 for inflation in Y2-Y6 = $45,980.03).</w:t>
      </w:r>
    </w:p>
    <w:p w14:paraId="67FA7CC5" w14:textId="77777777" w:rsidR="009F39E8" w:rsidRPr="009F39E8" w:rsidRDefault="009F39E8" w:rsidP="009F39E8">
      <w:pPr>
        <w:numPr>
          <w:ilvl w:val="3"/>
          <w:numId w:val="20"/>
        </w:numPr>
        <w:tabs>
          <w:tab w:val="left" w:pos="720"/>
        </w:tabs>
        <w:ind w:right="359"/>
        <w:jc w:val="both"/>
        <w:rPr>
          <w:sz w:val="24"/>
        </w:rPr>
      </w:pPr>
      <w:r w:rsidRPr="009F39E8">
        <w:rPr>
          <w:b/>
          <w:sz w:val="24"/>
        </w:rPr>
        <w:t xml:space="preserve">Travel for Teacher Curriculum Based Training ($13,684.00): </w:t>
      </w:r>
      <w:r w:rsidRPr="009F39E8">
        <w:rPr>
          <w:sz w:val="24"/>
        </w:rPr>
        <w:t>POA estimates travel costs for staff to oversee teacher application of improved strategies learned through the curriculum</w:t>
      </w:r>
      <w:proofErr w:type="gramStart"/>
      <w:r w:rsidRPr="009F39E8">
        <w:rPr>
          <w:sz w:val="24"/>
        </w:rPr>
        <w:t>- based</w:t>
      </w:r>
      <w:proofErr w:type="gramEnd"/>
      <w:r w:rsidRPr="009F39E8">
        <w:rPr>
          <w:spacing w:val="-6"/>
          <w:sz w:val="24"/>
        </w:rPr>
        <w:t xml:space="preserve"> </w:t>
      </w:r>
      <w:r w:rsidRPr="009F39E8">
        <w:rPr>
          <w:sz w:val="24"/>
        </w:rPr>
        <w:t xml:space="preserve">training. The estimate includes local transportation ($35 per trip * 5 staff * 9 trainings + $232 for inflation Y2-Y6 = $1,807.32), and lodging and M&amp;IE ($40 M&amp;IE per day + $75 lodging per day) * 2 days per </w:t>
      </w:r>
      <w:proofErr w:type="gramStart"/>
      <w:r w:rsidRPr="009F39E8">
        <w:rPr>
          <w:sz w:val="24"/>
        </w:rPr>
        <w:t>trip</w:t>
      </w:r>
      <w:proofErr w:type="gramEnd"/>
      <w:r w:rsidRPr="009F39E8">
        <w:rPr>
          <w:sz w:val="24"/>
        </w:rPr>
        <w:t xml:space="preserve"> * 45 trips + $1,527 for inflation in Y2-Y6 = $11,876.68).</w:t>
      </w:r>
    </w:p>
    <w:p w14:paraId="0F917C31" w14:textId="77777777" w:rsidR="009F39E8" w:rsidRPr="009F39E8" w:rsidRDefault="009F39E8" w:rsidP="009F39E8">
      <w:pPr>
        <w:numPr>
          <w:ilvl w:val="3"/>
          <w:numId w:val="20"/>
        </w:numPr>
        <w:tabs>
          <w:tab w:val="left" w:pos="720"/>
        </w:tabs>
        <w:ind w:right="357"/>
        <w:jc w:val="both"/>
        <w:rPr>
          <w:sz w:val="24"/>
        </w:rPr>
      </w:pPr>
      <w:r w:rsidRPr="009F39E8">
        <w:rPr>
          <w:b/>
          <w:sz w:val="24"/>
        </w:rPr>
        <w:t>Travel</w:t>
      </w:r>
      <w:r w:rsidRPr="009F39E8">
        <w:rPr>
          <w:b/>
          <w:spacing w:val="-5"/>
          <w:sz w:val="24"/>
        </w:rPr>
        <w:t xml:space="preserve"> </w:t>
      </w:r>
      <w:r w:rsidRPr="009F39E8">
        <w:rPr>
          <w:b/>
          <w:sz w:val="24"/>
        </w:rPr>
        <w:t>for</w:t>
      </w:r>
      <w:r w:rsidRPr="009F39E8">
        <w:rPr>
          <w:b/>
          <w:spacing w:val="-5"/>
          <w:sz w:val="24"/>
        </w:rPr>
        <w:t xml:space="preserve"> </w:t>
      </w:r>
      <w:r w:rsidRPr="009F39E8">
        <w:rPr>
          <w:b/>
          <w:sz w:val="24"/>
        </w:rPr>
        <w:t>Administrator</w:t>
      </w:r>
      <w:r w:rsidRPr="009F39E8">
        <w:rPr>
          <w:b/>
          <w:spacing w:val="-5"/>
          <w:sz w:val="24"/>
        </w:rPr>
        <w:t xml:space="preserve"> </w:t>
      </w:r>
      <w:r w:rsidRPr="009F39E8">
        <w:rPr>
          <w:b/>
          <w:sz w:val="24"/>
        </w:rPr>
        <w:t>Training</w:t>
      </w:r>
      <w:r w:rsidRPr="009F39E8">
        <w:rPr>
          <w:b/>
          <w:spacing w:val="-5"/>
          <w:sz w:val="24"/>
        </w:rPr>
        <w:t xml:space="preserve"> </w:t>
      </w:r>
      <w:r w:rsidRPr="009F39E8">
        <w:rPr>
          <w:b/>
          <w:sz w:val="24"/>
        </w:rPr>
        <w:t>($7,687.53):</w:t>
      </w:r>
      <w:r w:rsidRPr="009F39E8">
        <w:rPr>
          <w:b/>
          <w:spacing w:val="-5"/>
          <w:sz w:val="24"/>
        </w:rPr>
        <w:t xml:space="preserve"> </w:t>
      </w:r>
      <w:r w:rsidRPr="009F39E8">
        <w:rPr>
          <w:sz w:val="24"/>
        </w:rPr>
        <w:t>POA</w:t>
      </w:r>
      <w:r w:rsidRPr="009F39E8">
        <w:rPr>
          <w:spacing w:val="-5"/>
          <w:sz w:val="24"/>
        </w:rPr>
        <w:t xml:space="preserve"> </w:t>
      </w:r>
      <w:r w:rsidRPr="009F39E8">
        <w:rPr>
          <w:sz w:val="24"/>
        </w:rPr>
        <w:t>estimates</w:t>
      </w:r>
      <w:r w:rsidRPr="009F39E8">
        <w:rPr>
          <w:spacing w:val="-5"/>
          <w:sz w:val="24"/>
        </w:rPr>
        <w:t xml:space="preserve"> </w:t>
      </w:r>
      <w:r w:rsidRPr="009F39E8">
        <w:rPr>
          <w:sz w:val="24"/>
        </w:rPr>
        <w:t>travel</w:t>
      </w:r>
      <w:r w:rsidRPr="009F39E8">
        <w:rPr>
          <w:spacing w:val="-5"/>
          <w:sz w:val="24"/>
        </w:rPr>
        <w:t xml:space="preserve"> </w:t>
      </w:r>
      <w:r w:rsidRPr="009F39E8">
        <w:rPr>
          <w:sz w:val="24"/>
        </w:rPr>
        <w:t>costs</w:t>
      </w:r>
      <w:r w:rsidRPr="009F39E8">
        <w:rPr>
          <w:spacing w:val="-5"/>
          <w:sz w:val="24"/>
        </w:rPr>
        <w:t xml:space="preserve"> </w:t>
      </w:r>
      <w:r w:rsidRPr="009F39E8">
        <w:rPr>
          <w:sz w:val="24"/>
        </w:rPr>
        <w:t>for</w:t>
      </w:r>
      <w:r w:rsidRPr="009F39E8">
        <w:rPr>
          <w:spacing w:val="-5"/>
          <w:sz w:val="24"/>
        </w:rPr>
        <w:t xml:space="preserve"> </w:t>
      </w:r>
      <w:r w:rsidRPr="009F39E8">
        <w:rPr>
          <w:sz w:val="24"/>
        </w:rPr>
        <w:t>staff</w:t>
      </w:r>
      <w:r w:rsidRPr="009F39E8">
        <w:rPr>
          <w:spacing w:val="-5"/>
          <w:sz w:val="24"/>
        </w:rPr>
        <w:t xml:space="preserve"> </w:t>
      </w:r>
      <w:r w:rsidRPr="009F39E8">
        <w:rPr>
          <w:sz w:val="24"/>
        </w:rPr>
        <w:t>to</w:t>
      </w:r>
      <w:r w:rsidRPr="009F39E8">
        <w:rPr>
          <w:spacing w:val="-5"/>
          <w:sz w:val="24"/>
        </w:rPr>
        <w:t xml:space="preserve"> </w:t>
      </w:r>
      <w:r w:rsidRPr="009F39E8">
        <w:rPr>
          <w:sz w:val="24"/>
        </w:rPr>
        <w:t>oversee administrator training within the Master Training Program. The estimate includes local transportation</w:t>
      </w:r>
      <w:r w:rsidRPr="009F39E8">
        <w:rPr>
          <w:spacing w:val="-6"/>
          <w:sz w:val="24"/>
        </w:rPr>
        <w:t xml:space="preserve"> </w:t>
      </w:r>
      <w:r w:rsidRPr="009F39E8">
        <w:rPr>
          <w:sz w:val="24"/>
        </w:rPr>
        <w:t>($35</w:t>
      </w:r>
      <w:r w:rsidRPr="009F39E8">
        <w:rPr>
          <w:spacing w:val="-6"/>
          <w:sz w:val="24"/>
        </w:rPr>
        <w:t xml:space="preserve"> </w:t>
      </w:r>
      <w:r w:rsidRPr="009F39E8">
        <w:rPr>
          <w:sz w:val="24"/>
        </w:rPr>
        <w:t>per</w:t>
      </w:r>
      <w:r w:rsidRPr="009F39E8">
        <w:rPr>
          <w:spacing w:val="-6"/>
          <w:sz w:val="24"/>
        </w:rPr>
        <w:t xml:space="preserve"> </w:t>
      </w:r>
      <w:r w:rsidRPr="009F39E8">
        <w:rPr>
          <w:sz w:val="24"/>
        </w:rPr>
        <w:t>trip</w:t>
      </w:r>
      <w:r w:rsidRPr="009F39E8">
        <w:rPr>
          <w:spacing w:val="-6"/>
          <w:sz w:val="24"/>
        </w:rPr>
        <w:t xml:space="preserve"> </w:t>
      </w:r>
      <w:r w:rsidRPr="009F39E8">
        <w:rPr>
          <w:sz w:val="24"/>
        </w:rPr>
        <w:t>*</w:t>
      </w:r>
      <w:r w:rsidRPr="009F39E8">
        <w:rPr>
          <w:spacing w:val="-6"/>
          <w:sz w:val="24"/>
        </w:rPr>
        <w:t xml:space="preserve"> </w:t>
      </w:r>
      <w:r w:rsidRPr="009F39E8">
        <w:rPr>
          <w:sz w:val="24"/>
        </w:rPr>
        <w:t>5</w:t>
      </w:r>
      <w:r w:rsidRPr="009F39E8">
        <w:rPr>
          <w:spacing w:val="-6"/>
          <w:sz w:val="24"/>
        </w:rPr>
        <w:t xml:space="preserve"> </w:t>
      </w:r>
      <w:r w:rsidRPr="009F39E8">
        <w:rPr>
          <w:sz w:val="24"/>
        </w:rPr>
        <w:t>staff</w:t>
      </w:r>
      <w:r w:rsidRPr="009F39E8">
        <w:rPr>
          <w:spacing w:val="-6"/>
          <w:sz w:val="24"/>
        </w:rPr>
        <w:t xml:space="preserve"> </w:t>
      </w:r>
      <w:r w:rsidRPr="009F39E8">
        <w:rPr>
          <w:sz w:val="24"/>
        </w:rPr>
        <w:t>*</w:t>
      </w:r>
      <w:r w:rsidRPr="009F39E8">
        <w:rPr>
          <w:spacing w:val="-6"/>
          <w:sz w:val="24"/>
        </w:rPr>
        <w:t xml:space="preserve"> </w:t>
      </w:r>
      <w:r w:rsidRPr="009F39E8">
        <w:rPr>
          <w:sz w:val="24"/>
        </w:rPr>
        <w:t>5</w:t>
      </w:r>
      <w:r w:rsidRPr="009F39E8">
        <w:rPr>
          <w:spacing w:val="-6"/>
          <w:sz w:val="24"/>
        </w:rPr>
        <w:t xml:space="preserve"> </w:t>
      </w:r>
      <w:r w:rsidRPr="009F39E8">
        <w:rPr>
          <w:sz w:val="24"/>
        </w:rPr>
        <w:t>trainings</w:t>
      </w:r>
      <w:r w:rsidRPr="009F39E8">
        <w:rPr>
          <w:spacing w:val="-6"/>
          <w:sz w:val="24"/>
        </w:rPr>
        <w:t xml:space="preserve"> + $140 for inflation in Y2-Y6 </w:t>
      </w:r>
      <w:r w:rsidRPr="009F39E8">
        <w:rPr>
          <w:sz w:val="24"/>
        </w:rPr>
        <w:t>=</w:t>
      </w:r>
      <w:r w:rsidRPr="009F39E8">
        <w:rPr>
          <w:spacing w:val="-6"/>
          <w:sz w:val="24"/>
        </w:rPr>
        <w:t xml:space="preserve"> </w:t>
      </w:r>
      <w:r w:rsidRPr="009F39E8">
        <w:rPr>
          <w:sz w:val="24"/>
        </w:rPr>
        <w:t>$1,015.33),</w:t>
      </w:r>
      <w:r w:rsidRPr="009F39E8">
        <w:rPr>
          <w:spacing w:val="-6"/>
          <w:sz w:val="24"/>
        </w:rPr>
        <w:t xml:space="preserve"> </w:t>
      </w:r>
      <w:r w:rsidRPr="009F39E8">
        <w:rPr>
          <w:sz w:val="24"/>
        </w:rPr>
        <w:t>and</w:t>
      </w:r>
      <w:r w:rsidRPr="009F39E8">
        <w:rPr>
          <w:spacing w:val="-6"/>
          <w:sz w:val="24"/>
        </w:rPr>
        <w:t xml:space="preserve"> </w:t>
      </w:r>
      <w:r w:rsidRPr="009F39E8">
        <w:rPr>
          <w:sz w:val="24"/>
        </w:rPr>
        <w:t>lodging</w:t>
      </w:r>
      <w:r w:rsidRPr="009F39E8">
        <w:rPr>
          <w:spacing w:val="-6"/>
          <w:sz w:val="24"/>
        </w:rPr>
        <w:t xml:space="preserve"> </w:t>
      </w:r>
      <w:r w:rsidRPr="009F39E8">
        <w:rPr>
          <w:sz w:val="24"/>
        </w:rPr>
        <w:t>and</w:t>
      </w:r>
      <w:r w:rsidRPr="009F39E8">
        <w:rPr>
          <w:spacing w:val="-6"/>
          <w:sz w:val="24"/>
        </w:rPr>
        <w:t xml:space="preserve"> </w:t>
      </w:r>
      <w:r w:rsidRPr="009F39E8">
        <w:rPr>
          <w:sz w:val="24"/>
        </w:rPr>
        <w:t>M&amp;IE</w:t>
      </w:r>
      <w:r w:rsidRPr="009F39E8">
        <w:rPr>
          <w:spacing w:val="-6"/>
          <w:sz w:val="24"/>
        </w:rPr>
        <w:t xml:space="preserve"> </w:t>
      </w:r>
      <w:r w:rsidRPr="009F39E8">
        <w:rPr>
          <w:sz w:val="24"/>
        </w:rPr>
        <w:t>($40</w:t>
      </w:r>
      <w:r w:rsidRPr="009F39E8">
        <w:rPr>
          <w:spacing w:val="-6"/>
          <w:sz w:val="24"/>
        </w:rPr>
        <w:t xml:space="preserve"> </w:t>
      </w:r>
      <w:r w:rsidRPr="009F39E8">
        <w:rPr>
          <w:sz w:val="24"/>
        </w:rPr>
        <w:t>M&amp;IE per day + $75 lodging per day) * 2 days per trip * 25 trips + $922 for inflation in Y2-Y6 = $6,672.00).</w:t>
      </w:r>
    </w:p>
    <w:p w14:paraId="5B56297C" w14:textId="77777777" w:rsidR="009F39E8" w:rsidRPr="009F39E8" w:rsidRDefault="009F39E8" w:rsidP="009F39E8">
      <w:pPr>
        <w:numPr>
          <w:ilvl w:val="2"/>
          <w:numId w:val="20"/>
        </w:numPr>
        <w:tabs>
          <w:tab w:val="left" w:pos="900"/>
        </w:tabs>
        <w:spacing w:before="272"/>
        <w:jc w:val="both"/>
        <w:outlineLvl w:val="0"/>
        <w:rPr>
          <w:b/>
          <w:bCs/>
          <w:i/>
          <w:iCs/>
          <w:sz w:val="24"/>
          <w:szCs w:val="24"/>
        </w:rPr>
      </w:pPr>
      <w:r w:rsidRPr="009F39E8">
        <w:rPr>
          <w:b/>
          <w:bCs/>
          <w:i/>
          <w:iCs/>
          <w:color w:val="002C72"/>
          <w:sz w:val="24"/>
          <w:szCs w:val="24"/>
        </w:rPr>
        <w:t>Other</w:t>
      </w:r>
      <w:r w:rsidRPr="009F39E8">
        <w:rPr>
          <w:b/>
          <w:bCs/>
          <w:i/>
          <w:iCs/>
          <w:color w:val="002C72"/>
          <w:spacing w:val="-1"/>
          <w:sz w:val="24"/>
          <w:szCs w:val="24"/>
        </w:rPr>
        <w:t xml:space="preserve"> </w:t>
      </w:r>
      <w:r w:rsidRPr="009F39E8">
        <w:rPr>
          <w:b/>
          <w:bCs/>
          <w:i/>
          <w:iCs/>
          <w:color w:val="002C72"/>
          <w:sz w:val="24"/>
          <w:szCs w:val="24"/>
        </w:rPr>
        <w:t xml:space="preserve">– Total </w:t>
      </w:r>
      <w:r w:rsidRPr="009F39E8">
        <w:rPr>
          <w:b/>
          <w:bCs/>
          <w:i/>
          <w:iCs/>
          <w:color w:val="002C72"/>
          <w:spacing w:val="-2"/>
          <w:sz w:val="24"/>
          <w:szCs w:val="24"/>
        </w:rPr>
        <w:t xml:space="preserve">$2,062,473.00 </w:t>
      </w:r>
    </w:p>
    <w:p w14:paraId="1382510B" w14:textId="77777777" w:rsidR="009F39E8" w:rsidRPr="009F39E8" w:rsidRDefault="009F39E8" w:rsidP="009F39E8">
      <w:pPr>
        <w:numPr>
          <w:ilvl w:val="3"/>
          <w:numId w:val="20"/>
        </w:numPr>
        <w:tabs>
          <w:tab w:val="left" w:pos="720"/>
        </w:tabs>
        <w:spacing w:before="4"/>
        <w:ind w:right="357"/>
        <w:jc w:val="both"/>
        <w:rPr>
          <w:sz w:val="24"/>
        </w:rPr>
      </w:pPr>
      <w:r w:rsidRPr="009F39E8">
        <w:rPr>
          <w:b/>
          <w:sz w:val="24"/>
        </w:rPr>
        <w:t xml:space="preserve">Master Level Training ($2,652.00): </w:t>
      </w:r>
      <w:r w:rsidRPr="009F39E8">
        <w:rPr>
          <w:sz w:val="24"/>
        </w:rPr>
        <w:t>POA will facilitate 17 Master Level Trainings from Y1 through</w:t>
      </w:r>
      <w:r w:rsidRPr="009F39E8">
        <w:rPr>
          <w:spacing w:val="-3"/>
          <w:sz w:val="24"/>
        </w:rPr>
        <w:t xml:space="preserve"> </w:t>
      </w:r>
      <w:r w:rsidRPr="009F39E8">
        <w:rPr>
          <w:sz w:val="24"/>
        </w:rPr>
        <w:t>Y6</w:t>
      </w:r>
      <w:r w:rsidRPr="009F39E8">
        <w:rPr>
          <w:spacing w:val="-3"/>
          <w:sz w:val="24"/>
        </w:rPr>
        <w:t xml:space="preserve"> </w:t>
      </w:r>
      <w:r w:rsidRPr="009F39E8">
        <w:rPr>
          <w:sz w:val="24"/>
        </w:rPr>
        <w:t>for</w:t>
      </w:r>
      <w:r w:rsidRPr="009F39E8">
        <w:rPr>
          <w:spacing w:val="-3"/>
          <w:sz w:val="24"/>
        </w:rPr>
        <w:t xml:space="preserve"> </w:t>
      </w:r>
      <w:r w:rsidRPr="009F39E8">
        <w:rPr>
          <w:sz w:val="24"/>
        </w:rPr>
        <w:t>target</w:t>
      </w:r>
      <w:r w:rsidRPr="009F39E8">
        <w:rPr>
          <w:spacing w:val="-3"/>
          <w:sz w:val="24"/>
        </w:rPr>
        <w:t xml:space="preserve"> </w:t>
      </w:r>
      <w:r w:rsidRPr="009F39E8">
        <w:rPr>
          <w:sz w:val="24"/>
        </w:rPr>
        <w:t>project</w:t>
      </w:r>
      <w:r w:rsidRPr="009F39E8">
        <w:rPr>
          <w:spacing w:val="-3"/>
          <w:sz w:val="24"/>
        </w:rPr>
        <w:t xml:space="preserve"> </w:t>
      </w:r>
      <w:r w:rsidRPr="009F39E8">
        <w:rPr>
          <w:sz w:val="24"/>
        </w:rPr>
        <w:t>schoolteachers.</w:t>
      </w:r>
      <w:r w:rsidRPr="009F39E8">
        <w:rPr>
          <w:spacing w:val="-3"/>
          <w:sz w:val="24"/>
        </w:rPr>
        <w:t xml:space="preserve"> </w:t>
      </w:r>
      <w:r w:rsidRPr="009F39E8">
        <w:rPr>
          <w:sz w:val="24"/>
        </w:rPr>
        <w:t>Each</w:t>
      </w:r>
      <w:r w:rsidRPr="009F39E8">
        <w:rPr>
          <w:spacing w:val="-3"/>
          <w:sz w:val="24"/>
        </w:rPr>
        <w:t xml:space="preserve"> </w:t>
      </w:r>
      <w:proofErr w:type="gramStart"/>
      <w:r w:rsidRPr="009F39E8">
        <w:rPr>
          <w:sz w:val="24"/>
        </w:rPr>
        <w:t>training</w:t>
      </w:r>
      <w:proofErr w:type="gramEnd"/>
      <w:r w:rsidRPr="009F39E8">
        <w:rPr>
          <w:spacing w:val="-3"/>
          <w:sz w:val="24"/>
        </w:rPr>
        <w:t xml:space="preserve"> </w:t>
      </w:r>
      <w:r w:rsidRPr="009F39E8">
        <w:rPr>
          <w:sz w:val="24"/>
        </w:rPr>
        <w:t>will</w:t>
      </w:r>
      <w:r w:rsidRPr="009F39E8">
        <w:rPr>
          <w:spacing w:val="-3"/>
          <w:sz w:val="24"/>
        </w:rPr>
        <w:t xml:space="preserve"> </w:t>
      </w:r>
      <w:r w:rsidRPr="009F39E8">
        <w:rPr>
          <w:sz w:val="24"/>
        </w:rPr>
        <w:t>last</w:t>
      </w:r>
      <w:r w:rsidRPr="009F39E8">
        <w:rPr>
          <w:spacing w:val="-3"/>
          <w:sz w:val="24"/>
        </w:rPr>
        <w:t xml:space="preserve"> </w:t>
      </w:r>
      <w:r w:rsidRPr="009F39E8">
        <w:rPr>
          <w:sz w:val="24"/>
        </w:rPr>
        <w:t>for</w:t>
      </w:r>
      <w:r w:rsidRPr="009F39E8">
        <w:rPr>
          <w:spacing w:val="-3"/>
          <w:sz w:val="24"/>
        </w:rPr>
        <w:t xml:space="preserve"> </w:t>
      </w:r>
      <w:r w:rsidRPr="009F39E8">
        <w:rPr>
          <w:sz w:val="24"/>
        </w:rPr>
        <w:t>1</w:t>
      </w:r>
      <w:r w:rsidRPr="009F39E8">
        <w:rPr>
          <w:spacing w:val="-3"/>
          <w:sz w:val="24"/>
        </w:rPr>
        <w:t xml:space="preserve"> </w:t>
      </w:r>
      <w:r w:rsidRPr="009F39E8">
        <w:rPr>
          <w:sz w:val="24"/>
        </w:rPr>
        <w:t>day</w:t>
      </w:r>
      <w:r w:rsidRPr="009F39E8">
        <w:rPr>
          <w:spacing w:val="-3"/>
          <w:sz w:val="24"/>
        </w:rPr>
        <w:t xml:space="preserve"> </w:t>
      </w:r>
      <w:r w:rsidRPr="009F39E8">
        <w:rPr>
          <w:sz w:val="24"/>
        </w:rPr>
        <w:t>and</w:t>
      </w:r>
      <w:r w:rsidRPr="009F39E8">
        <w:rPr>
          <w:spacing w:val="-3"/>
          <w:sz w:val="24"/>
        </w:rPr>
        <w:t xml:space="preserve"> </w:t>
      </w:r>
      <w:r w:rsidRPr="009F39E8">
        <w:rPr>
          <w:sz w:val="24"/>
        </w:rPr>
        <w:t>will</w:t>
      </w:r>
      <w:r w:rsidRPr="009F39E8">
        <w:rPr>
          <w:spacing w:val="-3"/>
          <w:sz w:val="24"/>
        </w:rPr>
        <w:t xml:space="preserve"> </w:t>
      </w:r>
      <w:r w:rsidRPr="009F39E8">
        <w:rPr>
          <w:sz w:val="24"/>
        </w:rPr>
        <w:t>host</w:t>
      </w:r>
      <w:r w:rsidRPr="009F39E8">
        <w:rPr>
          <w:spacing w:val="-3"/>
          <w:sz w:val="24"/>
        </w:rPr>
        <w:t xml:space="preserve"> </w:t>
      </w:r>
      <w:r w:rsidRPr="009F39E8">
        <w:rPr>
          <w:sz w:val="24"/>
        </w:rPr>
        <w:t>10 participants</w:t>
      </w:r>
      <w:r w:rsidRPr="009F39E8">
        <w:rPr>
          <w:spacing w:val="-9"/>
          <w:sz w:val="24"/>
        </w:rPr>
        <w:t xml:space="preserve"> </w:t>
      </w:r>
      <w:r w:rsidRPr="009F39E8">
        <w:rPr>
          <w:sz w:val="24"/>
        </w:rPr>
        <w:t>and</w:t>
      </w:r>
      <w:r w:rsidRPr="009F39E8">
        <w:rPr>
          <w:spacing w:val="-9"/>
          <w:sz w:val="24"/>
        </w:rPr>
        <w:t xml:space="preserve"> </w:t>
      </w:r>
      <w:r w:rsidRPr="009F39E8">
        <w:rPr>
          <w:sz w:val="24"/>
        </w:rPr>
        <w:t>2</w:t>
      </w:r>
      <w:r w:rsidRPr="009F39E8">
        <w:rPr>
          <w:spacing w:val="-9"/>
          <w:sz w:val="24"/>
        </w:rPr>
        <w:t xml:space="preserve"> </w:t>
      </w:r>
      <w:r w:rsidRPr="009F39E8">
        <w:rPr>
          <w:sz w:val="24"/>
        </w:rPr>
        <w:t>staff</w:t>
      </w:r>
      <w:r w:rsidRPr="009F39E8">
        <w:rPr>
          <w:spacing w:val="-9"/>
          <w:sz w:val="24"/>
        </w:rPr>
        <w:t xml:space="preserve"> </w:t>
      </w:r>
      <w:r w:rsidRPr="009F39E8">
        <w:rPr>
          <w:sz w:val="24"/>
        </w:rPr>
        <w:t>members.</w:t>
      </w:r>
      <w:r w:rsidRPr="009F39E8">
        <w:rPr>
          <w:spacing w:val="-9"/>
          <w:sz w:val="24"/>
        </w:rPr>
        <w:t xml:space="preserve"> The estimated cost of $156 per </w:t>
      </w:r>
      <w:proofErr w:type="gramStart"/>
      <w:r w:rsidRPr="009F39E8">
        <w:rPr>
          <w:spacing w:val="-9"/>
          <w:sz w:val="24"/>
        </w:rPr>
        <w:t>training</w:t>
      </w:r>
      <w:proofErr w:type="gramEnd"/>
      <w:r w:rsidRPr="009F39E8">
        <w:rPr>
          <w:spacing w:val="-9"/>
          <w:sz w:val="24"/>
        </w:rPr>
        <w:t xml:space="preserve"> includes </w:t>
      </w:r>
      <w:r w:rsidRPr="009F39E8">
        <w:rPr>
          <w:sz w:val="24"/>
        </w:rPr>
        <w:t>refreshments</w:t>
      </w:r>
      <w:r w:rsidRPr="009F39E8">
        <w:rPr>
          <w:spacing w:val="-9"/>
          <w:sz w:val="24"/>
        </w:rPr>
        <w:t xml:space="preserve"> </w:t>
      </w:r>
      <w:r w:rsidRPr="009F39E8">
        <w:rPr>
          <w:sz w:val="24"/>
        </w:rPr>
        <w:t>($8</w:t>
      </w:r>
      <w:r w:rsidRPr="009F39E8">
        <w:rPr>
          <w:spacing w:val="-9"/>
          <w:sz w:val="24"/>
        </w:rPr>
        <w:t xml:space="preserve"> </w:t>
      </w:r>
      <w:r w:rsidRPr="009F39E8">
        <w:rPr>
          <w:sz w:val="24"/>
        </w:rPr>
        <w:t>per</w:t>
      </w:r>
      <w:r w:rsidRPr="009F39E8">
        <w:rPr>
          <w:spacing w:val="-9"/>
          <w:sz w:val="24"/>
        </w:rPr>
        <w:t xml:space="preserve"> </w:t>
      </w:r>
      <w:r w:rsidRPr="009F39E8">
        <w:rPr>
          <w:sz w:val="24"/>
        </w:rPr>
        <w:t>person</w:t>
      </w:r>
      <w:r w:rsidRPr="009F39E8">
        <w:rPr>
          <w:spacing w:val="-9"/>
          <w:sz w:val="24"/>
        </w:rPr>
        <w:t xml:space="preserve"> </w:t>
      </w:r>
      <w:r w:rsidRPr="009F39E8">
        <w:rPr>
          <w:sz w:val="24"/>
        </w:rPr>
        <w:t>*</w:t>
      </w:r>
      <w:r w:rsidRPr="009F39E8">
        <w:rPr>
          <w:spacing w:val="-9"/>
          <w:sz w:val="24"/>
        </w:rPr>
        <w:t xml:space="preserve"> </w:t>
      </w:r>
      <w:r w:rsidRPr="009F39E8">
        <w:rPr>
          <w:sz w:val="24"/>
        </w:rPr>
        <w:t>12</w:t>
      </w:r>
      <w:r w:rsidRPr="009F39E8">
        <w:rPr>
          <w:spacing w:val="-9"/>
          <w:sz w:val="24"/>
        </w:rPr>
        <w:t xml:space="preserve"> </w:t>
      </w:r>
      <w:r w:rsidRPr="009F39E8">
        <w:rPr>
          <w:sz w:val="24"/>
        </w:rPr>
        <w:t>attendees</w:t>
      </w:r>
      <w:r w:rsidRPr="009F39E8">
        <w:rPr>
          <w:spacing w:val="-9"/>
          <w:sz w:val="24"/>
        </w:rPr>
        <w:t xml:space="preserve"> </w:t>
      </w:r>
      <w:r w:rsidRPr="009F39E8">
        <w:rPr>
          <w:sz w:val="24"/>
        </w:rPr>
        <w:t>=</w:t>
      </w:r>
      <w:r w:rsidRPr="009F39E8">
        <w:rPr>
          <w:spacing w:val="-9"/>
          <w:sz w:val="24"/>
        </w:rPr>
        <w:t xml:space="preserve"> </w:t>
      </w:r>
      <w:r w:rsidRPr="009F39E8">
        <w:rPr>
          <w:sz w:val="24"/>
        </w:rPr>
        <w:t xml:space="preserve">$96) and training materials ($5 per person *12 attendees = $60) The total cost is calculated as follows: $156/training * 17 </w:t>
      </w:r>
      <w:proofErr w:type="gramStart"/>
      <w:r w:rsidRPr="009F39E8">
        <w:rPr>
          <w:sz w:val="24"/>
        </w:rPr>
        <w:t>trainings</w:t>
      </w:r>
      <w:proofErr w:type="gramEnd"/>
      <w:r w:rsidRPr="009F39E8">
        <w:rPr>
          <w:sz w:val="24"/>
        </w:rPr>
        <w:t xml:space="preserve"> = $2,652.00.</w:t>
      </w:r>
    </w:p>
    <w:p w14:paraId="096BC20E" w14:textId="77777777" w:rsidR="009F39E8" w:rsidRPr="009F39E8" w:rsidRDefault="009F39E8" w:rsidP="009F39E8">
      <w:pPr>
        <w:numPr>
          <w:ilvl w:val="3"/>
          <w:numId w:val="20"/>
        </w:numPr>
        <w:tabs>
          <w:tab w:val="left" w:pos="720"/>
        </w:tabs>
        <w:spacing w:before="79" w:line="237" w:lineRule="auto"/>
        <w:ind w:right="359"/>
        <w:jc w:val="both"/>
        <w:rPr>
          <w:sz w:val="24"/>
        </w:rPr>
      </w:pPr>
      <w:r w:rsidRPr="009F39E8">
        <w:rPr>
          <w:b/>
          <w:sz w:val="24"/>
        </w:rPr>
        <w:t xml:space="preserve">Teacher Coaches Curriculum Based Training ($2,808.00): </w:t>
      </w:r>
      <w:r w:rsidRPr="009F39E8">
        <w:rPr>
          <w:sz w:val="24"/>
        </w:rPr>
        <w:t xml:space="preserve">POA will facilitate 12 Teacher Coaches Curriculum Based Trainings from Y1 through Y6 for target project schoolteachers. Each </w:t>
      </w:r>
      <w:proofErr w:type="gramStart"/>
      <w:r w:rsidRPr="009F39E8">
        <w:rPr>
          <w:sz w:val="24"/>
        </w:rPr>
        <w:t>training</w:t>
      </w:r>
      <w:proofErr w:type="gramEnd"/>
      <w:r w:rsidRPr="009F39E8">
        <w:rPr>
          <w:sz w:val="24"/>
        </w:rPr>
        <w:t xml:space="preserve"> will last for 1 day and will host 18 participants. Estimates include refreshments ($8 per person * 18 attendees = $144) and training materials ($5 per person *18 attendees = $90), for a total of $234 per </w:t>
      </w:r>
      <w:proofErr w:type="gramStart"/>
      <w:r w:rsidRPr="009F39E8">
        <w:rPr>
          <w:sz w:val="24"/>
        </w:rPr>
        <w:t>training</w:t>
      </w:r>
      <w:proofErr w:type="gramEnd"/>
      <w:r w:rsidRPr="009F39E8">
        <w:rPr>
          <w:sz w:val="24"/>
        </w:rPr>
        <w:t xml:space="preserve">. The total cost is calculated as follows: $234/training * 12 </w:t>
      </w:r>
      <w:proofErr w:type="gramStart"/>
      <w:r w:rsidRPr="009F39E8">
        <w:rPr>
          <w:sz w:val="24"/>
        </w:rPr>
        <w:t>trainings</w:t>
      </w:r>
      <w:proofErr w:type="gramEnd"/>
      <w:r w:rsidRPr="009F39E8">
        <w:rPr>
          <w:sz w:val="24"/>
        </w:rPr>
        <w:t xml:space="preserve"> = $2,808.00. </w:t>
      </w:r>
    </w:p>
    <w:p w14:paraId="06004943" w14:textId="77777777" w:rsidR="009F39E8" w:rsidRPr="009F39E8" w:rsidRDefault="009F39E8" w:rsidP="009F39E8">
      <w:pPr>
        <w:numPr>
          <w:ilvl w:val="3"/>
          <w:numId w:val="20"/>
        </w:numPr>
        <w:tabs>
          <w:tab w:val="left" w:pos="720"/>
        </w:tabs>
        <w:spacing w:before="5"/>
        <w:ind w:right="357"/>
        <w:jc w:val="both"/>
        <w:rPr>
          <w:sz w:val="24"/>
        </w:rPr>
      </w:pPr>
      <w:r w:rsidRPr="009F39E8">
        <w:rPr>
          <w:b/>
          <w:sz w:val="24"/>
        </w:rPr>
        <w:t>Teacher</w:t>
      </w:r>
      <w:r w:rsidRPr="009F39E8">
        <w:rPr>
          <w:b/>
          <w:spacing w:val="-6"/>
          <w:sz w:val="24"/>
        </w:rPr>
        <w:t xml:space="preserve"> </w:t>
      </w:r>
      <w:r w:rsidRPr="009F39E8">
        <w:rPr>
          <w:b/>
          <w:sz w:val="24"/>
        </w:rPr>
        <w:t>Curriculum</w:t>
      </w:r>
      <w:r w:rsidRPr="009F39E8">
        <w:rPr>
          <w:b/>
          <w:spacing w:val="-6"/>
          <w:sz w:val="24"/>
        </w:rPr>
        <w:t xml:space="preserve"> </w:t>
      </w:r>
      <w:r w:rsidRPr="009F39E8">
        <w:rPr>
          <w:b/>
          <w:sz w:val="24"/>
        </w:rPr>
        <w:t>Based</w:t>
      </w:r>
      <w:r w:rsidRPr="009F39E8">
        <w:rPr>
          <w:b/>
          <w:spacing w:val="-6"/>
          <w:sz w:val="24"/>
        </w:rPr>
        <w:t xml:space="preserve"> </w:t>
      </w:r>
      <w:r w:rsidRPr="009F39E8">
        <w:rPr>
          <w:b/>
          <w:sz w:val="24"/>
        </w:rPr>
        <w:t>Training</w:t>
      </w:r>
      <w:r w:rsidRPr="009F39E8">
        <w:rPr>
          <w:b/>
          <w:spacing w:val="-6"/>
          <w:sz w:val="24"/>
        </w:rPr>
        <w:t xml:space="preserve"> </w:t>
      </w:r>
      <w:r w:rsidRPr="009F39E8">
        <w:rPr>
          <w:b/>
          <w:sz w:val="24"/>
        </w:rPr>
        <w:t>($138,060.00):</w:t>
      </w:r>
      <w:r w:rsidRPr="009F39E8">
        <w:rPr>
          <w:b/>
          <w:spacing w:val="-6"/>
          <w:sz w:val="24"/>
        </w:rPr>
        <w:t xml:space="preserve"> </w:t>
      </w:r>
      <w:r w:rsidRPr="009F39E8">
        <w:rPr>
          <w:sz w:val="24"/>
        </w:rPr>
        <w:t>POA</w:t>
      </w:r>
      <w:r w:rsidRPr="009F39E8">
        <w:rPr>
          <w:spacing w:val="-6"/>
          <w:sz w:val="24"/>
        </w:rPr>
        <w:t xml:space="preserve"> </w:t>
      </w:r>
      <w:r w:rsidRPr="009F39E8">
        <w:rPr>
          <w:sz w:val="24"/>
        </w:rPr>
        <w:t>will</w:t>
      </w:r>
      <w:r w:rsidRPr="009F39E8">
        <w:rPr>
          <w:spacing w:val="-6"/>
          <w:sz w:val="24"/>
        </w:rPr>
        <w:t xml:space="preserve"> </w:t>
      </w:r>
      <w:r w:rsidRPr="009F39E8">
        <w:rPr>
          <w:sz w:val="24"/>
        </w:rPr>
        <w:t>facilitate</w:t>
      </w:r>
      <w:r w:rsidRPr="009F39E8">
        <w:rPr>
          <w:spacing w:val="-6"/>
          <w:sz w:val="24"/>
        </w:rPr>
        <w:t xml:space="preserve"> </w:t>
      </w:r>
      <w:r w:rsidRPr="009F39E8">
        <w:rPr>
          <w:sz w:val="24"/>
        </w:rPr>
        <w:t>2</w:t>
      </w:r>
      <w:r w:rsidRPr="009F39E8">
        <w:rPr>
          <w:spacing w:val="-6"/>
          <w:sz w:val="24"/>
        </w:rPr>
        <w:t xml:space="preserve"> </w:t>
      </w:r>
      <w:r w:rsidRPr="009F39E8">
        <w:rPr>
          <w:sz w:val="24"/>
        </w:rPr>
        <w:t>Teacher</w:t>
      </w:r>
      <w:r w:rsidRPr="009F39E8">
        <w:rPr>
          <w:spacing w:val="-6"/>
          <w:sz w:val="24"/>
        </w:rPr>
        <w:t xml:space="preserve"> </w:t>
      </w:r>
      <w:r w:rsidRPr="009F39E8">
        <w:rPr>
          <w:sz w:val="24"/>
        </w:rPr>
        <w:t>Curriculum Based</w:t>
      </w:r>
      <w:r w:rsidRPr="009F39E8">
        <w:rPr>
          <w:spacing w:val="-3"/>
          <w:sz w:val="24"/>
        </w:rPr>
        <w:t xml:space="preserve"> </w:t>
      </w:r>
      <w:r w:rsidRPr="009F39E8">
        <w:rPr>
          <w:sz w:val="24"/>
        </w:rPr>
        <w:t>Trainings</w:t>
      </w:r>
      <w:r w:rsidRPr="009F39E8">
        <w:rPr>
          <w:spacing w:val="-3"/>
          <w:sz w:val="24"/>
        </w:rPr>
        <w:t xml:space="preserve"> </w:t>
      </w:r>
      <w:r w:rsidRPr="009F39E8">
        <w:rPr>
          <w:sz w:val="24"/>
        </w:rPr>
        <w:t>per</w:t>
      </w:r>
      <w:r w:rsidRPr="009F39E8">
        <w:rPr>
          <w:spacing w:val="-3"/>
          <w:sz w:val="24"/>
        </w:rPr>
        <w:t xml:space="preserve"> </w:t>
      </w:r>
      <w:r w:rsidRPr="009F39E8">
        <w:rPr>
          <w:sz w:val="24"/>
        </w:rPr>
        <w:t>year</w:t>
      </w:r>
      <w:r w:rsidRPr="009F39E8">
        <w:rPr>
          <w:spacing w:val="-3"/>
          <w:sz w:val="24"/>
        </w:rPr>
        <w:t xml:space="preserve"> </w:t>
      </w:r>
      <w:r w:rsidRPr="009F39E8">
        <w:rPr>
          <w:sz w:val="24"/>
        </w:rPr>
        <w:t>from</w:t>
      </w:r>
      <w:r w:rsidRPr="009F39E8">
        <w:rPr>
          <w:spacing w:val="-3"/>
          <w:sz w:val="24"/>
        </w:rPr>
        <w:t xml:space="preserve"> </w:t>
      </w:r>
      <w:r w:rsidRPr="009F39E8">
        <w:rPr>
          <w:sz w:val="24"/>
        </w:rPr>
        <w:t>Y2</w:t>
      </w:r>
      <w:r w:rsidRPr="009F39E8">
        <w:rPr>
          <w:spacing w:val="-3"/>
          <w:sz w:val="24"/>
        </w:rPr>
        <w:t xml:space="preserve"> </w:t>
      </w:r>
      <w:r w:rsidRPr="009F39E8">
        <w:rPr>
          <w:sz w:val="24"/>
        </w:rPr>
        <w:t>through</w:t>
      </w:r>
      <w:r w:rsidRPr="009F39E8">
        <w:rPr>
          <w:spacing w:val="-3"/>
          <w:sz w:val="24"/>
        </w:rPr>
        <w:t xml:space="preserve"> </w:t>
      </w:r>
      <w:r w:rsidRPr="009F39E8">
        <w:rPr>
          <w:sz w:val="24"/>
        </w:rPr>
        <w:t>Y5, and one final training in Y6,</w:t>
      </w:r>
      <w:r w:rsidRPr="009F39E8">
        <w:rPr>
          <w:spacing w:val="-3"/>
          <w:sz w:val="24"/>
        </w:rPr>
        <w:t xml:space="preserve"> </w:t>
      </w:r>
      <w:r w:rsidRPr="009F39E8">
        <w:rPr>
          <w:sz w:val="24"/>
        </w:rPr>
        <w:t>for</w:t>
      </w:r>
      <w:r w:rsidRPr="009F39E8">
        <w:rPr>
          <w:spacing w:val="-3"/>
          <w:sz w:val="24"/>
        </w:rPr>
        <w:t xml:space="preserve"> </w:t>
      </w:r>
      <w:r w:rsidRPr="009F39E8">
        <w:rPr>
          <w:sz w:val="24"/>
        </w:rPr>
        <w:t>target</w:t>
      </w:r>
      <w:r w:rsidRPr="009F39E8">
        <w:rPr>
          <w:spacing w:val="-3"/>
          <w:sz w:val="24"/>
        </w:rPr>
        <w:t xml:space="preserve"> </w:t>
      </w:r>
      <w:r w:rsidRPr="009F39E8">
        <w:rPr>
          <w:sz w:val="24"/>
        </w:rPr>
        <w:t>project</w:t>
      </w:r>
      <w:r w:rsidRPr="009F39E8">
        <w:rPr>
          <w:spacing w:val="-3"/>
          <w:sz w:val="24"/>
        </w:rPr>
        <w:t xml:space="preserve"> </w:t>
      </w:r>
      <w:r w:rsidRPr="009F39E8">
        <w:rPr>
          <w:sz w:val="24"/>
        </w:rPr>
        <w:t>schoolteachers (9 trainings total).</w:t>
      </w:r>
      <w:r w:rsidRPr="009F39E8">
        <w:rPr>
          <w:spacing w:val="-3"/>
          <w:sz w:val="24"/>
        </w:rPr>
        <w:t xml:space="preserve"> </w:t>
      </w:r>
      <w:r w:rsidRPr="009F39E8">
        <w:rPr>
          <w:sz w:val="24"/>
        </w:rPr>
        <w:t>Each</w:t>
      </w:r>
      <w:r w:rsidRPr="009F39E8">
        <w:rPr>
          <w:spacing w:val="-3"/>
          <w:sz w:val="24"/>
        </w:rPr>
        <w:t xml:space="preserve"> </w:t>
      </w:r>
      <w:proofErr w:type="gramStart"/>
      <w:r w:rsidRPr="009F39E8">
        <w:rPr>
          <w:sz w:val="24"/>
        </w:rPr>
        <w:t>training</w:t>
      </w:r>
      <w:proofErr w:type="gramEnd"/>
      <w:r w:rsidRPr="009F39E8">
        <w:rPr>
          <w:sz w:val="24"/>
        </w:rPr>
        <w:t xml:space="preserve"> will</w:t>
      </w:r>
      <w:r w:rsidRPr="009F39E8">
        <w:rPr>
          <w:spacing w:val="-14"/>
          <w:sz w:val="24"/>
        </w:rPr>
        <w:t xml:space="preserve"> </w:t>
      </w:r>
      <w:r w:rsidRPr="009F39E8">
        <w:rPr>
          <w:sz w:val="24"/>
        </w:rPr>
        <w:t>last</w:t>
      </w:r>
      <w:r w:rsidRPr="009F39E8">
        <w:rPr>
          <w:spacing w:val="-14"/>
          <w:sz w:val="24"/>
        </w:rPr>
        <w:t xml:space="preserve"> </w:t>
      </w:r>
      <w:r w:rsidRPr="009F39E8">
        <w:rPr>
          <w:sz w:val="24"/>
        </w:rPr>
        <w:t>for</w:t>
      </w:r>
      <w:r w:rsidRPr="009F39E8">
        <w:rPr>
          <w:spacing w:val="-14"/>
          <w:sz w:val="24"/>
        </w:rPr>
        <w:t xml:space="preserve"> </w:t>
      </w:r>
      <w:r w:rsidRPr="009F39E8">
        <w:rPr>
          <w:sz w:val="24"/>
        </w:rPr>
        <w:t>1</w:t>
      </w:r>
      <w:r w:rsidRPr="009F39E8">
        <w:rPr>
          <w:spacing w:val="-14"/>
          <w:sz w:val="24"/>
        </w:rPr>
        <w:t xml:space="preserve"> </w:t>
      </w:r>
      <w:r w:rsidRPr="009F39E8">
        <w:rPr>
          <w:sz w:val="24"/>
        </w:rPr>
        <w:t>day</w:t>
      </w:r>
      <w:r w:rsidRPr="009F39E8">
        <w:rPr>
          <w:spacing w:val="-14"/>
          <w:sz w:val="24"/>
        </w:rPr>
        <w:t xml:space="preserve"> </w:t>
      </w:r>
      <w:r w:rsidRPr="009F39E8">
        <w:rPr>
          <w:sz w:val="24"/>
        </w:rPr>
        <w:t>and</w:t>
      </w:r>
      <w:r w:rsidRPr="009F39E8">
        <w:rPr>
          <w:spacing w:val="-14"/>
          <w:sz w:val="24"/>
        </w:rPr>
        <w:t xml:space="preserve"> </w:t>
      </w:r>
      <w:r w:rsidRPr="009F39E8">
        <w:rPr>
          <w:sz w:val="24"/>
        </w:rPr>
        <w:t>will</w:t>
      </w:r>
      <w:r w:rsidRPr="009F39E8">
        <w:rPr>
          <w:spacing w:val="-14"/>
          <w:sz w:val="24"/>
        </w:rPr>
        <w:t xml:space="preserve"> </w:t>
      </w:r>
      <w:r w:rsidRPr="009F39E8">
        <w:rPr>
          <w:sz w:val="24"/>
        </w:rPr>
        <w:t>host</w:t>
      </w:r>
      <w:r w:rsidRPr="009F39E8">
        <w:rPr>
          <w:spacing w:val="-14"/>
          <w:sz w:val="24"/>
        </w:rPr>
        <w:t xml:space="preserve"> </w:t>
      </w:r>
      <w:r w:rsidRPr="009F39E8">
        <w:rPr>
          <w:sz w:val="24"/>
        </w:rPr>
        <w:t>1,175</w:t>
      </w:r>
      <w:r w:rsidRPr="009F39E8">
        <w:rPr>
          <w:spacing w:val="-14"/>
          <w:sz w:val="24"/>
        </w:rPr>
        <w:t xml:space="preserve"> </w:t>
      </w:r>
      <w:r w:rsidRPr="009F39E8">
        <w:rPr>
          <w:sz w:val="24"/>
        </w:rPr>
        <w:t>participants</w:t>
      </w:r>
      <w:r w:rsidRPr="009F39E8">
        <w:rPr>
          <w:spacing w:val="-14"/>
          <w:sz w:val="24"/>
        </w:rPr>
        <w:t xml:space="preserve"> </w:t>
      </w:r>
      <w:r w:rsidRPr="009F39E8">
        <w:rPr>
          <w:sz w:val="24"/>
        </w:rPr>
        <w:t>and</w:t>
      </w:r>
      <w:r w:rsidRPr="009F39E8">
        <w:rPr>
          <w:spacing w:val="-15"/>
          <w:sz w:val="24"/>
        </w:rPr>
        <w:t xml:space="preserve"> </w:t>
      </w:r>
      <w:r w:rsidRPr="009F39E8">
        <w:rPr>
          <w:sz w:val="24"/>
        </w:rPr>
        <w:t>5</w:t>
      </w:r>
      <w:r w:rsidRPr="009F39E8">
        <w:rPr>
          <w:spacing w:val="-14"/>
          <w:sz w:val="24"/>
        </w:rPr>
        <w:t xml:space="preserve"> </w:t>
      </w:r>
      <w:r w:rsidRPr="009F39E8">
        <w:rPr>
          <w:sz w:val="24"/>
        </w:rPr>
        <w:t>staff</w:t>
      </w:r>
      <w:r w:rsidRPr="009F39E8">
        <w:rPr>
          <w:spacing w:val="-14"/>
          <w:sz w:val="24"/>
        </w:rPr>
        <w:t xml:space="preserve"> </w:t>
      </w:r>
      <w:r w:rsidRPr="009F39E8">
        <w:rPr>
          <w:sz w:val="24"/>
        </w:rPr>
        <w:t>members.</w:t>
      </w:r>
      <w:r w:rsidRPr="009F39E8">
        <w:rPr>
          <w:spacing w:val="-14"/>
          <w:sz w:val="24"/>
        </w:rPr>
        <w:t xml:space="preserve"> </w:t>
      </w:r>
      <w:r w:rsidRPr="009F39E8">
        <w:rPr>
          <w:sz w:val="24"/>
        </w:rPr>
        <w:t>Estimates include refreshments ($8 per person * 1,180 attendees = $9,440) and training materials ($5 per person * 1,180 attendees = $5,900), for a total of $15,340 per training. The total cost is calculated as follows: $15,340/training * 9 trainings = $138,060.00.</w:t>
      </w:r>
    </w:p>
    <w:p w14:paraId="54074F54" w14:textId="77777777" w:rsidR="009F39E8" w:rsidRPr="009F39E8" w:rsidRDefault="009F39E8" w:rsidP="009F39E8">
      <w:pPr>
        <w:numPr>
          <w:ilvl w:val="3"/>
          <w:numId w:val="20"/>
        </w:numPr>
        <w:tabs>
          <w:tab w:val="left" w:pos="720"/>
        </w:tabs>
        <w:ind w:right="357"/>
        <w:jc w:val="both"/>
        <w:rPr>
          <w:sz w:val="24"/>
        </w:rPr>
      </w:pPr>
      <w:r w:rsidRPr="009F39E8">
        <w:rPr>
          <w:b/>
          <w:sz w:val="24"/>
        </w:rPr>
        <w:lastRenderedPageBreak/>
        <w:t>Administrator</w:t>
      </w:r>
      <w:r w:rsidRPr="009F39E8">
        <w:rPr>
          <w:b/>
          <w:spacing w:val="-15"/>
          <w:sz w:val="24"/>
        </w:rPr>
        <w:t xml:space="preserve"> </w:t>
      </w:r>
      <w:r w:rsidRPr="009F39E8">
        <w:rPr>
          <w:b/>
          <w:sz w:val="24"/>
        </w:rPr>
        <w:t>Training</w:t>
      </w:r>
      <w:r w:rsidRPr="009F39E8">
        <w:rPr>
          <w:b/>
          <w:spacing w:val="-15"/>
          <w:sz w:val="24"/>
        </w:rPr>
        <w:t xml:space="preserve"> </w:t>
      </w:r>
      <w:r w:rsidRPr="009F39E8">
        <w:rPr>
          <w:b/>
          <w:sz w:val="24"/>
        </w:rPr>
        <w:t>($</w:t>
      </w:r>
      <w:proofErr w:type="gramStart"/>
      <w:r w:rsidRPr="009F39E8">
        <w:rPr>
          <w:b/>
          <w:sz w:val="24"/>
        </w:rPr>
        <w:t>22,230 )</w:t>
      </w:r>
      <w:proofErr w:type="gramEnd"/>
      <w:r w:rsidRPr="009F39E8">
        <w:rPr>
          <w:b/>
          <w:sz w:val="24"/>
        </w:rPr>
        <w:t>:</w:t>
      </w:r>
      <w:r w:rsidRPr="009F39E8">
        <w:rPr>
          <w:b/>
          <w:spacing w:val="-15"/>
          <w:sz w:val="24"/>
        </w:rPr>
        <w:t xml:space="preserve"> </w:t>
      </w:r>
      <w:r w:rsidRPr="009F39E8">
        <w:rPr>
          <w:sz w:val="24"/>
        </w:rPr>
        <w:t>POA</w:t>
      </w:r>
      <w:r w:rsidRPr="009F39E8">
        <w:rPr>
          <w:spacing w:val="-15"/>
          <w:sz w:val="24"/>
        </w:rPr>
        <w:t xml:space="preserve"> </w:t>
      </w:r>
      <w:r w:rsidRPr="009F39E8">
        <w:rPr>
          <w:sz w:val="24"/>
        </w:rPr>
        <w:t>will</w:t>
      </w:r>
      <w:r w:rsidRPr="009F39E8">
        <w:rPr>
          <w:spacing w:val="-15"/>
          <w:sz w:val="24"/>
        </w:rPr>
        <w:t xml:space="preserve"> </w:t>
      </w:r>
      <w:r w:rsidRPr="009F39E8">
        <w:rPr>
          <w:sz w:val="24"/>
        </w:rPr>
        <w:t>facilitate</w:t>
      </w:r>
      <w:r w:rsidRPr="009F39E8">
        <w:rPr>
          <w:spacing w:val="-15"/>
          <w:sz w:val="24"/>
        </w:rPr>
        <w:t xml:space="preserve"> </w:t>
      </w:r>
      <w:r w:rsidRPr="009F39E8">
        <w:rPr>
          <w:sz w:val="24"/>
        </w:rPr>
        <w:t>1</w:t>
      </w:r>
      <w:r w:rsidRPr="009F39E8">
        <w:rPr>
          <w:spacing w:val="-15"/>
          <w:sz w:val="24"/>
        </w:rPr>
        <w:t xml:space="preserve"> </w:t>
      </w:r>
      <w:r w:rsidRPr="009F39E8">
        <w:rPr>
          <w:sz w:val="24"/>
        </w:rPr>
        <w:t>Administrator</w:t>
      </w:r>
      <w:r w:rsidRPr="009F39E8">
        <w:rPr>
          <w:spacing w:val="-15"/>
          <w:sz w:val="24"/>
        </w:rPr>
        <w:t xml:space="preserve"> </w:t>
      </w:r>
      <w:r w:rsidRPr="009F39E8">
        <w:rPr>
          <w:sz w:val="24"/>
        </w:rPr>
        <w:t>Training</w:t>
      </w:r>
      <w:r w:rsidRPr="009F39E8">
        <w:rPr>
          <w:spacing w:val="-15"/>
          <w:sz w:val="24"/>
        </w:rPr>
        <w:t xml:space="preserve"> </w:t>
      </w:r>
      <w:r w:rsidRPr="009F39E8">
        <w:rPr>
          <w:sz w:val="24"/>
        </w:rPr>
        <w:t>per</w:t>
      </w:r>
      <w:r w:rsidRPr="009F39E8">
        <w:rPr>
          <w:spacing w:val="-15"/>
          <w:sz w:val="24"/>
        </w:rPr>
        <w:t xml:space="preserve"> </w:t>
      </w:r>
      <w:r w:rsidRPr="009F39E8">
        <w:rPr>
          <w:sz w:val="24"/>
        </w:rPr>
        <w:t>year</w:t>
      </w:r>
      <w:r w:rsidRPr="009F39E8">
        <w:rPr>
          <w:spacing w:val="-15"/>
          <w:sz w:val="24"/>
        </w:rPr>
        <w:t xml:space="preserve"> </w:t>
      </w:r>
      <w:r w:rsidRPr="009F39E8">
        <w:rPr>
          <w:sz w:val="24"/>
        </w:rPr>
        <w:t>from Y2</w:t>
      </w:r>
      <w:r w:rsidRPr="009F39E8">
        <w:rPr>
          <w:spacing w:val="-3"/>
          <w:sz w:val="24"/>
        </w:rPr>
        <w:t xml:space="preserve"> </w:t>
      </w:r>
      <w:r w:rsidRPr="009F39E8">
        <w:rPr>
          <w:sz w:val="24"/>
        </w:rPr>
        <w:t>through</w:t>
      </w:r>
      <w:r w:rsidRPr="009F39E8">
        <w:rPr>
          <w:spacing w:val="-3"/>
          <w:sz w:val="24"/>
        </w:rPr>
        <w:t xml:space="preserve"> </w:t>
      </w:r>
      <w:r w:rsidRPr="009F39E8">
        <w:rPr>
          <w:sz w:val="24"/>
        </w:rPr>
        <w:t>Y6</w:t>
      </w:r>
      <w:r w:rsidRPr="009F39E8">
        <w:rPr>
          <w:spacing w:val="-3"/>
          <w:sz w:val="24"/>
        </w:rPr>
        <w:t xml:space="preserve"> </w:t>
      </w:r>
      <w:r w:rsidRPr="009F39E8">
        <w:rPr>
          <w:sz w:val="24"/>
        </w:rPr>
        <w:t>for</w:t>
      </w:r>
      <w:r w:rsidRPr="009F39E8">
        <w:rPr>
          <w:spacing w:val="-3"/>
          <w:sz w:val="24"/>
        </w:rPr>
        <w:t xml:space="preserve"> </w:t>
      </w:r>
      <w:r w:rsidRPr="009F39E8">
        <w:rPr>
          <w:sz w:val="24"/>
        </w:rPr>
        <w:t>target</w:t>
      </w:r>
      <w:r w:rsidRPr="009F39E8">
        <w:rPr>
          <w:spacing w:val="-3"/>
          <w:sz w:val="24"/>
        </w:rPr>
        <w:t xml:space="preserve"> </w:t>
      </w:r>
      <w:r w:rsidRPr="009F39E8">
        <w:rPr>
          <w:sz w:val="24"/>
        </w:rPr>
        <w:t>school</w:t>
      </w:r>
      <w:r w:rsidRPr="009F39E8">
        <w:rPr>
          <w:spacing w:val="-3"/>
          <w:sz w:val="24"/>
        </w:rPr>
        <w:t xml:space="preserve"> </w:t>
      </w:r>
      <w:r w:rsidRPr="009F39E8">
        <w:rPr>
          <w:sz w:val="24"/>
        </w:rPr>
        <w:t>administrative</w:t>
      </w:r>
      <w:r w:rsidRPr="009F39E8">
        <w:rPr>
          <w:spacing w:val="-3"/>
          <w:sz w:val="24"/>
        </w:rPr>
        <w:t xml:space="preserve"> </w:t>
      </w:r>
      <w:r w:rsidRPr="009F39E8">
        <w:rPr>
          <w:sz w:val="24"/>
        </w:rPr>
        <w:t>staff (5 trainings total).</w:t>
      </w:r>
      <w:r w:rsidRPr="009F39E8">
        <w:rPr>
          <w:spacing w:val="-3"/>
          <w:sz w:val="24"/>
        </w:rPr>
        <w:t xml:space="preserve"> </w:t>
      </w:r>
      <w:r w:rsidRPr="009F39E8">
        <w:rPr>
          <w:sz w:val="24"/>
        </w:rPr>
        <w:t>Each</w:t>
      </w:r>
      <w:r w:rsidRPr="009F39E8">
        <w:rPr>
          <w:spacing w:val="-3"/>
          <w:sz w:val="24"/>
        </w:rPr>
        <w:t xml:space="preserve"> </w:t>
      </w:r>
      <w:proofErr w:type="gramStart"/>
      <w:r w:rsidRPr="009F39E8">
        <w:rPr>
          <w:sz w:val="24"/>
        </w:rPr>
        <w:t>training</w:t>
      </w:r>
      <w:proofErr w:type="gramEnd"/>
      <w:r w:rsidRPr="009F39E8">
        <w:rPr>
          <w:spacing w:val="-3"/>
          <w:sz w:val="24"/>
        </w:rPr>
        <w:t xml:space="preserve"> </w:t>
      </w:r>
      <w:r w:rsidRPr="009F39E8">
        <w:rPr>
          <w:sz w:val="24"/>
        </w:rPr>
        <w:t>will</w:t>
      </w:r>
      <w:r w:rsidRPr="009F39E8">
        <w:rPr>
          <w:spacing w:val="-3"/>
          <w:sz w:val="24"/>
        </w:rPr>
        <w:t xml:space="preserve"> </w:t>
      </w:r>
      <w:r w:rsidRPr="009F39E8">
        <w:rPr>
          <w:sz w:val="24"/>
        </w:rPr>
        <w:t>last</w:t>
      </w:r>
      <w:r w:rsidRPr="009F39E8">
        <w:rPr>
          <w:spacing w:val="-3"/>
          <w:sz w:val="24"/>
        </w:rPr>
        <w:t xml:space="preserve"> </w:t>
      </w:r>
      <w:r w:rsidRPr="009F39E8">
        <w:rPr>
          <w:sz w:val="24"/>
        </w:rPr>
        <w:t>for</w:t>
      </w:r>
      <w:r w:rsidRPr="009F39E8">
        <w:rPr>
          <w:spacing w:val="-3"/>
          <w:sz w:val="24"/>
        </w:rPr>
        <w:t xml:space="preserve"> </w:t>
      </w:r>
      <w:r w:rsidRPr="009F39E8">
        <w:rPr>
          <w:sz w:val="24"/>
        </w:rPr>
        <w:t>1</w:t>
      </w:r>
      <w:r w:rsidRPr="009F39E8">
        <w:rPr>
          <w:spacing w:val="-3"/>
          <w:sz w:val="24"/>
        </w:rPr>
        <w:t xml:space="preserve"> </w:t>
      </w:r>
      <w:r w:rsidRPr="009F39E8">
        <w:rPr>
          <w:sz w:val="24"/>
        </w:rPr>
        <w:t>day</w:t>
      </w:r>
      <w:r w:rsidRPr="009F39E8">
        <w:rPr>
          <w:spacing w:val="-3"/>
          <w:sz w:val="24"/>
        </w:rPr>
        <w:t xml:space="preserve"> </w:t>
      </w:r>
      <w:r w:rsidRPr="009F39E8">
        <w:rPr>
          <w:sz w:val="24"/>
        </w:rPr>
        <w:t>and</w:t>
      </w:r>
      <w:r w:rsidRPr="009F39E8">
        <w:rPr>
          <w:spacing w:val="-3"/>
          <w:sz w:val="24"/>
        </w:rPr>
        <w:t xml:space="preserve"> </w:t>
      </w:r>
      <w:r w:rsidRPr="009F39E8">
        <w:rPr>
          <w:sz w:val="24"/>
        </w:rPr>
        <w:t>will host 337 participants and 5 staff members. Estimates include refreshments ($8 per person * 342 attendees</w:t>
      </w:r>
      <w:r w:rsidRPr="009F39E8">
        <w:rPr>
          <w:spacing w:val="-8"/>
          <w:sz w:val="24"/>
        </w:rPr>
        <w:t xml:space="preserve"> </w:t>
      </w:r>
      <w:r w:rsidRPr="009F39E8">
        <w:rPr>
          <w:sz w:val="24"/>
        </w:rPr>
        <w:t>=</w:t>
      </w:r>
      <w:r w:rsidRPr="009F39E8">
        <w:rPr>
          <w:spacing w:val="-8"/>
          <w:sz w:val="24"/>
        </w:rPr>
        <w:t xml:space="preserve"> </w:t>
      </w:r>
      <w:r w:rsidRPr="009F39E8">
        <w:rPr>
          <w:sz w:val="24"/>
        </w:rPr>
        <w:t>$2,736)</w:t>
      </w:r>
      <w:r w:rsidRPr="009F39E8">
        <w:rPr>
          <w:spacing w:val="-8"/>
          <w:sz w:val="24"/>
        </w:rPr>
        <w:t xml:space="preserve"> </w:t>
      </w:r>
      <w:r w:rsidRPr="009F39E8">
        <w:rPr>
          <w:sz w:val="24"/>
        </w:rPr>
        <w:t>and</w:t>
      </w:r>
      <w:r w:rsidRPr="009F39E8">
        <w:rPr>
          <w:spacing w:val="-8"/>
          <w:sz w:val="24"/>
        </w:rPr>
        <w:t xml:space="preserve"> </w:t>
      </w:r>
      <w:r w:rsidRPr="009F39E8">
        <w:rPr>
          <w:sz w:val="24"/>
        </w:rPr>
        <w:t>training</w:t>
      </w:r>
      <w:r w:rsidRPr="009F39E8">
        <w:rPr>
          <w:spacing w:val="-8"/>
          <w:sz w:val="24"/>
        </w:rPr>
        <w:t xml:space="preserve"> </w:t>
      </w:r>
      <w:r w:rsidRPr="009F39E8">
        <w:rPr>
          <w:sz w:val="24"/>
        </w:rPr>
        <w:t>materials</w:t>
      </w:r>
      <w:r w:rsidRPr="009F39E8">
        <w:rPr>
          <w:spacing w:val="-8"/>
          <w:sz w:val="24"/>
        </w:rPr>
        <w:t xml:space="preserve"> </w:t>
      </w:r>
      <w:r w:rsidRPr="009F39E8">
        <w:rPr>
          <w:sz w:val="24"/>
        </w:rPr>
        <w:t>($5</w:t>
      </w:r>
      <w:r w:rsidRPr="009F39E8">
        <w:rPr>
          <w:spacing w:val="-8"/>
          <w:sz w:val="24"/>
        </w:rPr>
        <w:t xml:space="preserve"> </w:t>
      </w:r>
      <w:r w:rsidRPr="009F39E8">
        <w:rPr>
          <w:sz w:val="24"/>
        </w:rPr>
        <w:t>per</w:t>
      </w:r>
      <w:r w:rsidRPr="009F39E8">
        <w:rPr>
          <w:spacing w:val="-8"/>
          <w:sz w:val="24"/>
        </w:rPr>
        <w:t xml:space="preserve"> </w:t>
      </w:r>
      <w:r w:rsidRPr="009F39E8">
        <w:rPr>
          <w:sz w:val="24"/>
        </w:rPr>
        <w:t>person</w:t>
      </w:r>
      <w:r w:rsidRPr="009F39E8">
        <w:rPr>
          <w:spacing w:val="-8"/>
          <w:sz w:val="24"/>
        </w:rPr>
        <w:t xml:space="preserve"> </w:t>
      </w:r>
      <w:r w:rsidRPr="009F39E8">
        <w:rPr>
          <w:sz w:val="24"/>
        </w:rPr>
        <w:t>*</w:t>
      </w:r>
      <w:r w:rsidRPr="009F39E8">
        <w:rPr>
          <w:spacing w:val="-8"/>
          <w:sz w:val="24"/>
        </w:rPr>
        <w:t xml:space="preserve"> </w:t>
      </w:r>
      <w:r w:rsidRPr="009F39E8">
        <w:rPr>
          <w:sz w:val="24"/>
        </w:rPr>
        <w:t>342</w:t>
      </w:r>
      <w:r w:rsidRPr="009F39E8">
        <w:rPr>
          <w:spacing w:val="-8"/>
          <w:sz w:val="24"/>
        </w:rPr>
        <w:t xml:space="preserve"> </w:t>
      </w:r>
      <w:r w:rsidRPr="009F39E8">
        <w:rPr>
          <w:sz w:val="24"/>
        </w:rPr>
        <w:t>attendees</w:t>
      </w:r>
      <w:r w:rsidRPr="009F39E8">
        <w:rPr>
          <w:spacing w:val="-8"/>
          <w:sz w:val="24"/>
        </w:rPr>
        <w:t xml:space="preserve"> </w:t>
      </w:r>
      <w:r w:rsidRPr="009F39E8">
        <w:rPr>
          <w:sz w:val="24"/>
        </w:rPr>
        <w:t>=</w:t>
      </w:r>
      <w:r w:rsidRPr="009F39E8">
        <w:rPr>
          <w:spacing w:val="-8"/>
          <w:sz w:val="24"/>
        </w:rPr>
        <w:t xml:space="preserve"> </w:t>
      </w:r>
      <w:r w:rsidRPr="009F39E8">
        <w:rPr>
          <w:sz w:val="24"/>
        </w:rPr>
        <w:t>$1,710),</w:t>
      </w:r>
      <w:r w:rsidRPr="009F39E8">
        <w:rPr>
          <w:spacing w:val="-8"/>
          <w:sz w:val="24"/>
        </w:rPr>
        <w:t xml:space="preserve"> </w:t>
      </w:r>
      <w:r w:rsidRPr="009F39E8">
        <w:rPr>
          <w:sz w:val="24"/>
        </w:rPr>
        <w:t>for</w:t>
      </w:r>
      <w:r w:rsidRPr="009F39E8">
        <w:rPr>
          <w:spacing w:val="-8"/>
          <w:sz w:val="24"/>
        </w:rPr>
        <w:t xml:space="preserve"> </w:t>
      </w:r>
      <w:r w:rsidRPr="009F39E8">
        <w:rPr>
          <w:sz w:val="24"/>
        </w:rPr>
        <w:t>a</w:t>
      </w:r>
      <w:r w:rsidRPr="009F39E8">
        <w:rPr>
          <w:spacing w:val="-8"/>
          <w:sz w:val="24"/>
        </w:rPr>
        <w:t xml:space="preserve"> </w:t>
      </w:r>
      <w:r w:rsidRPr="009F39E8">
        <w:rPr>
          <w:sz w:val="24"/>
        </w:rPr>
        <w:t xml:space="preserve">total of $4,446 per training. The total cost is calculated as follows: $4,446 per training * 5 </w:t>
      </w:r>
      <w:proofErr w:type="gramStart"/>
      <w:r w:rsidRPr="009F39E8">
        <w:rPr>
          <w:sz w:val="24"/>
        </w:rPr>
        <w:t>trainings</w:t>
      </w:r>
      <w:proofErr w:type="gramEnd"/>
      <w:r w:rsidRPr="009F39E8">
        <w:rPr>
          <w:sz w:val="24"/>
        </w:rPr>
        <w:t xml:space="preserve"> = $22,230.00.</w:t>
      </w:r>
    </w:p>
    <w:p w14:paraId="377B2800" w14:textId="77777777" w:rsidR="009F39E8" w:rsidRPr="009F39E8" w:rsidRDefault="009F39E8" w:rsidP="009F39E8">
      <w:pPr>
        <w:numPr>
          <w:ilvl w:val="3"/>
          <w:numId w:val="20"/>
        </w:numPr>
        <w:tabs>
          <w:tab w:val="left" w:pos="720"/>
        </w:tabs>
        <w:spacing w:line="275" w:lineRule="exact"/>
        <w:ind w:right="357"/>
        <w:jc w:val="both"/>
        <w:rPr>
          <w:spacing w:val="-2"/>
          <w:sz w:val="24"/>
          <w:szCs w:val="24"/>
        </w:rPr>
      </w:pPr>
      <w:r w:rsidRPr="009F39E8">
        <w:rPr>
          <w:b/>
          <w:i/>
          <w:sz w:val="24"/>
        </w:rPr>
        <w:t xml:space="preserve">Subrecipient: FEREMA ($1,896,723.00) – (UEI: NY8TFD4ZL3C3): </w:t>
      </w:r>
      <w:r w:rsidRPr="009F39E8">
        <w:rPr>
          <w:sz w:val="24"/>
        </w:rPr>
        <w:t>POA is proposing the Ricardo Ernesto Maduro Andreu Education Foundation (FEREMA)</w:t>
      </w:r>
      <w:r w:rsidRPr="009F39E8">
        <w:rPr>
          <w:spacing w:val="-12"/>
          <w:sz w:val="24"/>
        </w:rPr>
        <w:t xml:space="preserve"> </w:t>
      </w:r>
      <w:r w:rsidRPr="009F39E8">
        <w:rPr>
          <w:sz w:val="24"/>
        </w:rPr>
        <w:t>as</w:t>
      </w:r>
      <w:r w:rsidRPr="009F39E8">
        <w:rPr>
          <w:spacing w:val="-12"/>
          <w:sz w:val="24"/>
        </w:rPr>
        <w:t xml:space="preserve"> </w:t>
      </w:r>
      <w:r w:rsidRPr="009F39E8">
        <w:rPr>
          <w:sz w:val="24"/>
        </w:rPr>
        <w:t>a</w:t>
      </w:r>
      <w:r w:rsidRPr="009F39E8">
        <w:rPr>
          <w:spacing w:val="-12"/>
          <w:sz w:val="24"/>
        </w:rPr>
        <w:t xml:space="preserve"> </w:t>
      </w:r>
      <w:r w:rsidRPr="009F39E8">
        <w:rPr>
          <w:sz w:val="24"/>
        </w:rPr>
        <w:t>subrecipient,</w:t>
      </w:r>
      <w:r w:rsidRPr="009F39E8">
        <w:rPr>
          <w:spacing w:val="-12"/>
          <w:sz w:val="24"/>
        </w:rPr>
        <w:t xml:space="preserve"> </w:t>
      </w:r>
      <w:r w:rsidRPr="009F39E8">
        <w:rPr>
          <w:sz w:val="24"/>
        </w:rPr>
        <w:t>a</w:t>
      </w:r>
      <w:r w:rsidRPr="009F39E8">
        <w:rPr>
          <w:spacing w:val="-12"/>
          <w:sz w:val="24"/>
        </w:rPr>
        <w:t xml:space="preserve"> </w:t>
      </w:r>
      <w:r w:rsidRPr="009F39E8">
        <w:rPr>
          <w:sz w:val="24"/>
        </w:rPr>
        <w:t>Honduran</w:t>
      </w:r>
      <w:r w:rsidRPr="009F39E8">
        <w:rPr>
          <w:spacing w:val="-12"/>
          <w:sz w:val="24"/>
        </w:rPr>
        <w:t xml:space="preserve"> </w:t>
      </w:r>
      <w:r w:rsidRPr="009F39E8">
        <w:rPr>
          <w:sz w:val="24"/>
        </w:rPr>
        <w:t>nonprofit</w:t>
      </w:r>
      <w:r w:rsidRPr="009F39E8">
        <w:rPr>
          <w:spacing w:val="-12"/>
          <w:sz w:val="24"/>
        </w:rPr>
        <w:t xml:space="preserve"> </w:t>
      </w:r>
      <w:r w:rsidRPr="009F39E8">
        <w:rPr>
          <w:sz w:val="24"/>
        </w:rPr>
        <w:t>with</w:t>
      </w:r>
      <w:r w:rsidRPr="009F39E8">
        <w:rPr>
          <w:spacing w:val="-12"/>
          <w:sz w:val="24"/>
        </w:rPr>
        <w:t xml:space="preserve"> </w:t>
      </w:r>
      <w:r w:rsidRPr="009F39E8">
        <w:rPr>
          <w:sz w:val="24"/>
        </w:rPr>
        <w:t>over</w:t>
      </w:r>
      <w:r w:rsidRPr="009F39E8">
        <w:rPr>
          <w:spacing w:val="-12"/>
          <w:sz w:val="24"/>
        </w:rPr>
        <w:t xml:space="preserve"> </w:t>
      </w:r>
      <w:r w:rsidRPr="009F39E8">
        <w:rPr>
          <w:sz w:val="24"/>
        </w:rPr>
        <w:t>25</w:t>
      </w:r>
      <w:r w:rsidRPr="009F39E8">
        <w:rPr>
          <w:spacing w:val="-12"/>
          <w:sz w:val="24"/>
        </w:rPr>
        <w:t xml:space="preserve"> </w:t>
      </w:r>
      <w:r w:rsidRPr="009F39E8">
        <w:rPr>
          <w:sz w:val="24"/>
        </w:rPr>
        <w:t>years</w:t>
      </w:r>
      <w:r w:rsidRPr="009F39E8">
        <w:rPr>
          <w:spacing w:val="-12"/>
          <w:sz w:val="24"/>
        </w:rPr>
        <w:t xml:space="preserve"> </w:t>
      </w:r>
      <w:r w:rsidRPr="009F39E8">
        <w:rPr>
          <w:sz w:val="24"/>
        </w:rPr>
        <w:t>of</w:t>
      </w:r>
      <w:r w:rsidRPr="009F39E8">
        <w:rPr>
          <w:spacing w:val="-12"/>
          <w:sz w:val="24"/>
        </w:rPr>
        <w:t xml:space="preserve"> </w:t>
      </w:r>
      <w:r w:rsidRPr="009F39E8">
        <w:rPr>
          <w:sz w:val="24"/>
        </w:rPr>
        <w:t>experience</w:t>
      </w:r>
      <w:r w:rsidRPr="009F39E8">
        <w:rPr>
          <w:spacing w:val="-12"/>
          <w:sz w:val="24"/>
        </w:rPr>
        <w:t xml:space="preserve"> </w:t>
      </w:r>
      <w:r w:rsidRPr="009F39E8">
        <w:rPr>
          <w:sz w:val="24"/>
        </w:rPr>
        <w:t>supporting policy development and implementing programs to address critical challenges in the national education system. FEREMA will be responsible for providing technical assistance and oversight for teacher capacity building in targeted instruction and remediation under this activity.</w:t>
      </w:r>
      <w:r w:rsidRPr="009F39E8">
        <w:rPr>
          <w:spacing w:val="-1"/>
          <w:sz w:val="24"/>
        </w:rPr>
        <w:t xml:space="preserve"> </w:t>
      </w:r>
      <w:r w:rsidRPr="009F39E8">
        <w:rPr>
          <w:sz w:val="24"/>
        </w:rPr>
        <w:t>The</w:t>
      </w:r>
      <w:r w:rsidRPr="009F39E8">
        <w:rPr>
          <w:spacing w:val="-1"/>
          <w:sz w:val="24"/>
        </w:rPr>
        <w:t xml:space="preserve"> </w:t>
      </w:r>
      <w:r w:rsidRPr="009F39E8">
        <w:rPr>
          <w:sz w:val="24"/>
        </w:rPr>
        <w:t>estimated</w:t>
      </w:r>
      <w:r w:rsidRPr="009F39E8">
        <w:rPr>
          <w:spacing w:val="-1"/>
          <w:sz w:val="24"/>
        </w:rPr>
        <w:t xml:space="preserve"> </w:t>
      </w:r>
      <w:r w:rsidRPr="009F39E8">
        <w:rPr>
          <w:sz w:val="24"/>
        </w:rPr>
        <w:t>cost</w:t>
      </w:r>
      <w:r w:rsidRPr="009F39E8">
        <w:rPr>
          <w:spacing w:val="-1"/>
          <w:sz w:val="24"/>
        </w:rPr>
        <w:t xml:space="preserve"> </w:t>
      </w:r>
      <w:r w:rsidRPr="009F39E8">
        <w:rPr>
          <w:sz w:val="24"/>
        </w:rPr>
        <w:t>for</w:t>
      </w:r>
      <w:r w:rsidRPr="009F39E8">
        <w:rPr>
          <w:spacing w:val="-1"/>
          <w:sz w:val="24"/>
        </w:rPr>
        <w:t xml:space="preserve"> </w:t>
      </w:r>
      <w:r w:rsidRPr="009F39E8">
        <w:rPr>
          <w:sz w:val="24"/>
          <w:szCs w:val="24"/>
        </w:rPr>
        <w:t>FEREMA</w:t>
      </w:r>
      <w:r w:rsidRPr="009F39E8">
        <w:rPr>
          <w:spacing w:val="-1"/>
          <w:sz w:val="24"/>
          <w:szCs w:val="24"/>
        </w:rPr>
        <w:t xml:space="preserve"> </w:t>
      </w:r>
      <w:r w:rsidRPr="009F39E8">
        <w:rPr>
          <w:sz w:val="24"/>
          <w:szCs w:val="24"/>
        </w:rPr>
        <w:t>is</w:t>
      </w:r>
      <w:r w:rsidRPr="009F39E8">
        <w:rPr>
          <w:spacing w:val="-1"/>
          <w:sz w:val="24"/>
          <w:szCs w:val="24"/>
        </w:rPr>
        <w:t xml:space="preserve"> </w:t>
      </w:r>
      <w:r w:rsidRPr="009F39E8">
        <w:rPr>
          <w:sz w:val="24"/>
          <w:szCs w:val="24"/>
        </w:rPr>
        <w:t>$95,925</w:t>
      </w:r>
      <w:r w:rsidRPr="009F39E8">
        <w:rPr>
          <w:spacing w:val="-1"/>
          <w:sz w:val="24"/>
          <w:szCs w:val="24"/>
        </w:rPr>
        <w:t xml:space="preserve"> </w:t>
      </w:r>
      <w:r w:rsidRPr="009F39E8">
        <w:rPr>
          <w:sz w:val="24"/>
          <w:szCs w:val="24"/>
        </w:rPr>
        <w:t>in</w:t>
      </w:r>
      <w:r w:rsidRPr="009F39E8">
        <w:rPr>
          <w:spacing w:val="-1"/>
          <w:sz w:val="24"/>
          <w:szCs w:val="24"/>
        </w:rPr>
        <w:t xml:space="preserve"> </w:t>
      </w:r>
      <w:r w:rsidRPr="009F39E8">
        <w:rPr>
          <w:sz w:val="24"/>
          <w:szCs w:val="24"/>
        </w:rPr>
        <w:t>Y1,</w:t>
      </w:r>
      <w:r w:rsidRPr="009F39E8">
        <w:rPr>
          <w:spacing w:val="-1"/>
          <w:sz w:val="24"/>
          <w:szCs w:val="24"/>
        </w:rPr>
        <w:t xml:space="preserve"> </w:t>
      </w:r>
      <w:r w:rsidRPr="009F39E8">
        <w:rPr>
          <w:sz w:val="24"/>
          <w:szCs w:val="24"/>
        </w:rPr>
        <w:t>$555,960</w:t>
      </w:r>
      <w:r w:rsidRPr="009F39E8">
        <w:rPr>
          <w:spacing w:val="-1"/>
          <w:sz w:val="24"/>
          <w:szCs w:val="24"/>
        </w:rPr>
        <w:t xml:space="preserve"> </w:t>
      </w:r>
      <w:r w:rsidRPr="009F39E8">
        <w:rPr>
          <w:sz w:val="24"/>
          <w:szCs w:val="24"/>
        </w:rPr>
        <w:t>in</w:t>
      </w:r>
      <w:r w:rsidRPr="009F39E8">
        <w:rPr>
          <w:spacing w:val="-1"/>
          <w:sz w:val="24"/>
          <w:szCs w:val="24"/>
        </w:rPr>
        <w:t xml:space="preserve"> </w:t>
      </w:r>
      <w:r w:rsidRPr="009F39E8">
        <w:rPr>
          <w:sz w:val="24"/>
          <w:szCs w:val="24"/>
        </w:rPr>
        <w:t>Y2,</w:t>
      </w:r>
      <w:r w:rsidRPr="009F39E8">
        <w:rPr>
          <w:spacing w:val="-1"/>
          <w:sz w:val="24"/>
          <w:szCs w:val="24"/>
        </w:rPr>
        <w:t xml:space="preserve"> </w:t>
      </w:r>
      <w:r w:rsidRPr="009F39E8">
        <w:rPr>
          <w:sz w:val="24"/>
          <w:szCs w:val="24"/>
        </w:rPr>
        <w:t>$583,758</w:t>
      </w:r>
      <w:r w:rsidRPr="009F39E8">
        <w:rPr>
          <w:spacing w:val="-1"/>
          <w:sz w:val="24"/>
          <w:szCs w:val="24"/>
        </w:rPr>
        <w:t xml:space="preserve"> </w:t>
      </w:r>
      <w:r w:rsidRPr="009F39E8">
        <w:rPr>
          <w:sz w:val="24"/>
          <w:szCs w:val="24"/>
        </w:rPr>
        <w:t>in</w:t>
      </w:r>
      <w:r w:rsidRPr="009F39E8">
        <w:rPr>
          <w:spacing w:val="-1"/>
          <w:sz w:val="24"/>
          <w:szCs w:val="24"/>
        </w:rPr>
        <w:t xml:space="preserve"> </w:t>
      </w:r>
      <w:r w:rsidRPr="009F39E8">
        <w:rPr>
          <w:sz w:val="24"/>
          <w:szCs w:val="24"/>
        </w:rPr>
        <w:t>Y3, $612,946</w:t>
      </w:r>
      <w:r w:rsidRPr="009F39E8">
        <w:rPr>
          <w:spacing w:val="-1"/>
          <w:sz w:val="24"/>
          <w:szCs w:val="24"/>
        </w:rPr>
        <w:t xml:space="preserve"> </w:t>
      </w:r>
      <w:r w:rsidRPr="009F39E8">
        <w:rPr>
          <w:sz w:val="24"/>
          <w:szCs w:val="24"/>
        </w:rPr>
        <w:t>in Y4, and</w:t>
      </w:r>
      <w:r w:rsidRPr="009F39E8">
        <w:rPr>
          <w:spacing w:val="-1"/>
          <w:sz w:val="24"/>
          <w:szCs w:val="24"/>
        </w:rPr>
        <w:t xml:space="preserve"> </w:t>
      </w:r>
      <w:r w:rsidRPr="009F39E8">
        <w:rPr>
          <w:sz w:val="24"/>
          <w:szCs w:val="24"/>
        </w:rPr>
        <w:t>$48,134 in Y5,</w:t>
      </w:r>
      <w:r w:rsidRPr="009F39E8">
        <w:rPr>
          <w:spacing w:val="-1"/>
          <w:sz w:val="24"/>
          <w:szCs w:val="24"/>
        </w:rPr>
        <w:t xml:space="preserve"> </w:t>
      </w:r>
      <w:r w:rsidRPr="009F39E8">
        <w:rPr>
          <w:sz w:val="24"/>
          <w:szCs w:val="24"/>
        </w:rPr>
        <w:t>for a</w:t>
      </w:r>
      <w:r w:rsidRPr="009F39E8">
        <w:rPr>
          <w:spacing w:val="-1"/>
          <w:sz w:val="24"/>
          <w:szCs w:val="24"/>
        </w:rPr>
        <w:t xml:space="preserve"> </w:t>
      </w:r>
      <w:r w:rsidRPr="009F39E8">
        <w:rPr>
          <w:sz w:val="24"/>
          <w:szCs w:val="24"/>
        </w:rPr>
        <w:t>total</w:t>
      </w:r>
      <w:r w:rsidRPr="009F39E8">
        <w:rPr>
          <w:spacing w:val="-1"/>
          <w:sz w:val="24"/>
          <w:szCs w:val="24"/>
        </w:rPr>
        <w:t xml:space="preserve"> </w:t>
      </w:r>
      <w:r w:rsidRPr="009F39E8">
        <w:rPr>
          <w:sz w:val="24"/>
          <w:szCs w:val="24"/>
        </w:rPr>
        <w:t xml:space="preserve">cost of </w:t>
      </w:r>
      <w:r w:rsidRPr="009F39E8">
        <w:rPr>
          <w:spacing w:val="-2"/>
          <w:sz w:val="24"/>
          <w:szCs w:val="24"/>
        </w:rPr>
        <w:t xml:space="preserve">$1,896,723.00. The following is a breakdown of FEREMA’s costs under Activity 3: </w:t>
      </w:r>
    </w:p>
    <w:p w14:paraId="0ABA63B7"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Salaries (</w:t>
      </w:r>
      <w:proofErr w:type="gramStart"/>
      <w:r w:rsidRPr="009F39E8">
        <w:rPr>
          <w:spacing w:val="-2"/>
          <w:sz w:val="24"/>
          <w:szCs w:val="24"/>
        </w:rPr>
        <w:t>includes</w:t>
      </w:r>
      <w:proofErr w:type="gramEnd"/>
      <w:r w:rsidRPr="009F39E8">
        <w:rPr>
          <w:spacing w:val="-2"/>
          <w:sz w:val="24"/>
          <w:szCs w:val="24"/>
        </w:rPr>
        <w:t xml:space="preserve"> LOE for Project Coordinator, Education Officers, Preschool Specialist, Logistics Officer, Financial Specialist, and Financial and Accounting Assistant) =$366,134</w:t>
      </w:r>
    </w:p>
    <w:p w14:paraId="2B90238C"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Fringe 37% = $135,470</w:t>
      </w:r>
    </w:p>
    <w:p w14:paraId="53B070F3"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Travel (</w:t>
      </w:r>
      <w:proofErr w:type="gramStart"/>
      <w:r w:rsidRPr="009F39E8">
        <w:rPr>
          <w:spacing w:val="-2"/>
          <w:sz w:val="24"/>
          <w:szCs w:val="24"/>
        </w:rPr>
        <w:t>includes</w:t>
      </w:r>
      <w:proofErr w:type="gramEnd"/>
      <w:r w:rsidRPr="009F39E8">
        <w:rPr>
          <w:spacing w:val="-2"/>
          <w:sz w:val="24"/>
          <w:szCs w:val="24"/>
        </w:rPr>
        <w:t xml:space="preserve"> local transportation (flights &amp; taxis), M&amp;IE, &amp; lodging) = $391,421</w:t>
      </w:r>
    </w:p>
    <w:p w14:paraId="32E9F1DF"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Professional Services/Contractual (includes specialized trainers and coaches, nutrition technicians/mobilizers, and graphic design) = $586,238</w:t>
      </w:r>
    </w:p>
    <w:p w14:paraId="53F0B873"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Supplies (</w:t>
      </w:r>
      <w:proofErr w:type="gramStart"/>
      <w:r w:rsidRPr="009F39E8">
        <w:rPr>
          <w:spacing w:val="-2"/>
          <w:sz w:val="24"/>
          <w:szCs w:val="24"/>
        </w:rPr>
        <w:t>includes</w:t>
      </w:r>
      <w:proofErr w:type="gramEnd"/>
      <w:r w:rsidRPr="009F39E8">
        <w:rPr>
          <w:spacing w:val="-2"/>
          <w:sz w:val="24"/>
          <w:szCs w:val="24"/>
        </w:rPr>
        <w:t xml:space="preserve"> portion of office supplies, laptops, project, printer) = $24,138</w:t>
      </w:r>
    </w:p>
    <w:p w14:paraId="54E0F5B5"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Other Direct Costs (includes training and workshop costs (venue, refreshments, materials), portion of the following: licenses, office communications, postage, bank fees, and legal costs) = $145,923</w:t>
      </w:r>
    </w:p>
    <w:p w14:paraId="553F0A1A" w14:textId="77777777" w:rsidR="009F39E8" w:rsidRPr="009F39E8" w:rsidRDefault="009F39E8" w:rsidP="009F39E8">
      <w:pPr>
        <w:numPr>
          <w:ilvl w:val="4"/>
          <w:numId w:val="20"/>
        </w:numPr>
        <w:tabs>
          <w:tab w:val="left" w:pos="720"/>
        </w:tabs>
        <w:spacing w:line="275" w:lineRule="exact"/>
        <w:ind w:left="1620" w:right="357" w:hanging="270"/>
        <w:jc w:val="both"/>
        <w:rPr>
          <w:spacing w:val="-2"/>
          <w:sz w:val="24"/>
          <w:szCs w:val="24"/>
        </w:rPr>
      </w:pPr>
      <w:r w:rsidRPr="009F39E8">
        <w:rPr>
          <w:spacing w:val="-2"/>
          <w:sz w:val="24"/>
          <w:szCs w:val="24"/>
        </w:rPr>
        <w:t>Indirect Cost 15% = $247,139</w:t>
      </w:r>
    </w:p>
    <w:p w14:paraId="6E73701E" w14:textId="77777777" w:rsidR="009F39E8" w:rsidRPr="009F39E8" w:rsidRDefault="009F39E8" w:rsidP="009F39E8">
      <w:pPr>
        <w:tabs>
          <w:tab w:val="left" w:pos="720"/>
        </w:tabs>
        <w:spacing w:line="275" w:lineRule="exact"/>
        <w:ind w:left="720" w:right="357"/>
        <w:jc w:val="both"/>
        <w:rPr>
          <w:spacing w:val="-2"/>
        </w:rPr>
      </w:pPr>
    </w:p>
    <w:p w14:paraId="5DA12595" w14:textId="77777777" w:rsidR="009F39E8" w:rsidRPr="009F39E8" w:rsidRDefault="009F39E8" w:rsidP="009F39E8">
      <w:pPr>
        <w:tabs>
          <w:tab w:val="left" w:pos="720"/>
        </w:tabs>
        <w:ind w:left="720" w:right="357"/>
        <w:jc w:val="both"/>
        <w:rPr>
          <w:sz w:val="24"/>
        </w:rPr>
      </w:pPr>
      <w:r w:rsidRPr="009F39E8">
        <w:rPr>
          <w:sz w:val="24"/>
        </w:rPr>
        <w:t>Pursuant to 2 C.F.R. § 200.320(c)(2) and consistent with FAR 6.302-1, POA requests approval to engage FEREMA as a sole-source subrecipient under the USDA McGovern-Dole Honduras project. POA conducted market research through consultation with the Ministry of Education, engagement with donor groups, and an independent review of national education organizations, which confirmed that FEREMA is the only Honduran institution with the technical capacity and readiness to implement an evidence-based targeted instruction approach to reduce learning loss and improve literacy outcomes. FEREMA received direct training from Pratham, the international pioneer of the Teaching at the Right Level (</w:t>
      </w:r>
      <w:proofErr w:type="spellStart"/>
      <w:r w:rsidRPr="009F39E8">
        <w:rPr>
          <w:sz w:val="24"/>
        </w:rPr>
        <w:t>TaRL</w:t>
      </w:r>
      <w:proofErr w:type="spellEnd"/>
      <w:r w:rsidRPr="009F39E8">
        <w:rPr>
          <w:sz w:val="24"/>
        </w:rPr>
        <w:t xml:space="preserve">) methodology, and began adapting </w:t>
      </w:r>
      <w:proofErr w:type="spellStart"/>
      <w:r w:rsidRPr="009F39E8">
        <w:rPr>
          <w:sz w:val="24"/>
        </w:rPr>
        <w:t>TaRL</w:t>
      </w:r>
      <w:proofErr w:type="spellEnd"/>
      <w:r w:rsidRPr="009F39E8">
        <w:rPr>
          <w:sz w:val="24"/>
        </w:rPr>
        <w:t xml:space="preserve"> to the Honduran education system, providing support to update the GANE guides, making it uniquely qualified to deliver targeted instruction and remediation at scale. This specialized expertise is further reinforced by FEREMA’s more than 25 years of experience in education policy development and program implementation, its proven record of training teachers and administrators, and its ability to convene multi-sectoral stakeholders, including private sector partners, to support education reform. No other local entity combines this unique technical expertise and institutional credibility; engaging an alternative partner would require substantial </w:t>
      </w:r>
      <w:proofErr w:type="gramStart"/>
      <w:r w:rsidRPr="009F39E8">
        <w:rPr>
          <w:sz w:val="24"/>
        </w:rPr>
        <w:t>investments</w:t>
      </w:r>
      <w:proofErr w:type="gramEnd"/>
      <w:r w:rsidRPr="009F39E8">
        <w:rPr>
          <w:sz w:val="24"/>
        </w:rPr>
        <w:t xml:space="preserve"> in training and capacity-building, resulting in higher costs and reduced effectiveness. A noncompetitive award to FEREMA is therefore in the best interest of the U.S. Government, ensuring efficient, cost-effective implementation of McGovern-Dole interventions—particularly Objective 2: Strengthening access to quality education and improving literacy outcomes for school-aged children through teacher, administrator, and community training on pedagogy and quality instruction.</w:t>
      </w:r>
    </w:p>
    <w:p w14:paraId="0A2BBA8C" w14:textId="77777777" w:rsidR="009F39E8" w:rsidRPr="009F39E8" w:rsidRDefault="009F39E8" w:rsidP="009F39E8">
      <w:pPr>
        <w:numPr>
          <w:ilvl w:val="2"/>
          <w:numId w:val="20"/>
        </w:numPr>
        <w:tabs>
          <w:tab w:val="left" w:pos="900"/>
        </w:tabs>
        <w:spacing w:before="274"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3"/>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$480,143.04</w:t>
      </w:r>
    </w:p>
    <w:p w14:paraId="4AA0322C" w14:textId="77777777" w:rsidR="009F39E8" w:rsidRPr="009F39E8" w:rsidRDefault="009F39E8" w:rsidP="009F39E8">
      <w:pPr>
        <w:spacing w:line="242" w:lineRule="auto"/>
        <w:ind w:left="360" w:right="329"/>
        <w:rPr>
          <w:sz w:val="24"/>
          <w:szCs w:val="24"/>
        </w:rPr>
      </w:pPr>
      <w:r w:rsidRPr="009F39E8">
        <w:rPr>
          <w:sz w:val="24"/>
          <w:szCs w:val="24"/>
        </w:rPr>
        <w:lastRenderedPageBreak/>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480,143.04</w:t>
      </w:r>
      <w:r w:rsidRPr="009F39E8">
        <w:rPr>
          <w:sz w:val="24"/>
          <w:szCs w:val="24"/>
        </w:rPr>
        <w:t>.</w:t>
      </w:r>
    </w:p>
    <w:p w14:paraId="7EB1AD5A" w14:textId="77777777" w:rsidR="009F39E8" w:rsidRPr="009F39E8" w:rsidRDefault="009F39E8" w:rsidP="009F39E8">
      <w:pPr>
        <w:spacing w:before="271" w:line="275" w:lineRule="exact"/>
        <w:ind w:left="360"/>
        <w:rPr>
          <w:b/>
          <w:sz w:val="24"/>
        </w:rPr>
      </w:pPr>
      <w:r w:rsidRPr="009F39E8">
        <w:rPr>
          <w:b/>
          <w:color w:val="005440"/>
          <w:sz w:val="24"/>
        </w:rPr>
        <w:t>Activity</w:t>
      </w:r>
      <w:r w:rsidRPr="009F39E8">
        <w:rPr>
          <w:b/>
          <w:color w:val="005440"/>
          <w:spacing w:val="48"/>
          <w:sz w:val="24"/>
        </w:rPr>
        <w:t xml:space="preserve"> </w:t>
      </w:r>
      <w:r w:rsidRPr="009F39E8">
        <w:rPr>
          <w:b/>
          <w:color w:val="005440"/>
          <w:sz w:val="24"/>
        </w:rPr>
        <w:t>4:</w:t>
      </w:r>
      <w:r w:rsidRPr="009F39E8">
        <w:rPr>
          <w:b/>
          <w:color w:val="005440"/>
          <w:spacing w:val="48"/>
          <w:sz w:val="24"/>
        </w:rPr>
        <w:t xml:space="preserve"> </w:t>
      </w:r>
      <w:r w:rsidRPr="009F39E8">
        <w:rPr>
          <w:b/>
          <w:color w:val="005440"/>
          <w:sz w:val="24"/>
        </w:rPr>
        <w:t>Enrollment Campaign</w:t>
      </w:r>
      <w:r w:rsidRPr="009F39E8">
        <w:rPr>
          <w:b/>
          <w:color w:val="005440"/>
          <w:spacing w:val="48"/>
          <w:sz w:val="24"/>
        </w:rPr>
        <w:t xml:space="preserve"> </w:t>
      </w:r>
      <w:r w:rsidRPr="009F39E8">
        <w:rPr>
          <w:b/>
          <w:color w:val="005440"/>
          <w:sz w:val="24"/>
        </w:rPr>
        <w:t>–</w:t>
      </w:r>
      <w:r w:rsidRPr="009F39E8">
        <w:rPr>
          <w:b/>
          <w:color w:val="005440"/>
          <w:spacing w:val="49"/>
          <w:sz w:val="24"/>
        </w:rPr>
        <w:t xml:space="preserve"> </w:t>
      </w:r>
      <w:r w:rsidRPr="009F39E8">
        <w:rPr>
          <w:b/>
          <w:color w:val="005440"/>
          <w:spacing w:val="-2"/>
          <w:sz w:val="24"/>
        </w:rPr>
        <w:t>Subtotal $629,594.49</w:t>
      </w:r>
    </w:p>
    <w:p w14:paraId="01546111" w14:textId="77777777" w:rsidR="009F39E8" w:rsidRPr="009F39E8" w:rsidRDefault="009F39E8" w:rsidP="009F39E8">
      <w:pPr>
        <w:numPr>
          <w:ilvl w:val="2"/>
          <w:numId w:val="19"/>
        </w:numPr>
        <w:shd w:val="clear" w:color="auto" w:fill="FFFFFF" w:themeFill="background1"/>
        <w:tabs>
          <w:tab w:val="left" w:pos="1079"/>
        </w:tabs>
        <w:spacing w:before="3"/>
        <w:ind w:left="1079" w:hanging="719"/>
        <w:jc w:val="both"/>
        <w:outlineLvl w:val="0"/>
        <w:rPr>
          <w:b/>
          <w:bCs/>
          <w:i/>
          <w:iCs/>
          <w:sz w:val="24"/>
          <w:szCs w:val="24"/>
        </w:rPr>
      </w:pPr>
      <w:r w:rsidRPr="009F39E8">
        <w:rPr>
          <w:b/>
          <w:bCs/>
          <w:i/>
          <w:iCs/>
          <w:color w:val="002C72"/>
          <w:sz w:val="24"/>
          <w:szCs w:val="24"/>
        </w:rPr>
        <w:t>Salaries/Personnel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Total</w:t>
      </w:r>
      <w:r w:rsidRPr="009F39E8">
        <w:rPr>
          <w:b/>
          <w:bCs/>
          <w:i/>
          <w:iCs/>
          <w:color w:val="002C72"/>
          <w:spacing w:val="-1"/>
          <w:sz w:val="24"/>
          <w:szCs w:val="24"/>
        </w:rPr>
        <w:t xml:space="preserve"> </w:t>
      </w:r>
      <w:r w:rsidRPr="009F39E8">
        <w:rPr>
          <w:b/>
          <w:bCs/>
          <w:i/>
          <w:iCs/>
          <w:color w:val="002C72"/>
          <w:spacing w:val="-2"/>
          <w:sz w:val="24"/>
          <w:szCs w:val="24"/>
        </w:rPr>
        <w:t>$181,211.70</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6"/>
        <w:gridCol w:w="1003"/>
        <w:gridCol w:w="725"/>
        <w:gridCol w:w="1099"/>
        <w:gridCol w:w="1123"/>
        <w:gridCol w:w="1113"/>
      </w:tblGrid>
      <w:tr w:rsidR="009F39E8" w:rsidRPr="009F39E8" w14:paraId="30A735DD" w14:textId="77777777" w:rsidTr="0075611A">
        <w:trPr>
          <w:trHeight w:val="690"/>
        </w:trPr>
        <w:tc>
          <w:tcPr>
            <w:tcW w:w="4286" w:type="dxa"/>
          </w:tcPr>
          <w:p w14:paraId="1D1C76F6" w14:textId="77777777" w:rsidR="009F39E8" w:rsidRPr="009F39E8" w:rsidRDefault="009F39E8" w:rsidP="009F39E8">
            <w:pPr>
              <w:spacing w:before="125"/>
              <w:ind w:left="134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680C6E2B"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3" w:type="dxa"/>
            <w:shd w:val="clear" w:color="auto" w:fill="F2F2F2"/>
          </w:tcPr>
          <w:p w14:paraId="3FEB52CE" w14:textId="77777777" w:rsidR="009F39E8" w:rsidRPr="009F39E8" w:rsidRDefault="009F39E8" w:rsidP="009F39E8">
            <w:pPr>
              <w:rPr>
                <w:b/>
                <w:i/>
                <w:sz w:val="20"/>
              </w:rPr>
            </w:pPr>
          </w:p>
          <w:p w14:paraId="41D48FA3" w14:textId="77777777" w:rsidR="009F39E8" w:rsidRPr="009F39E8" w:rsidRDefault="009F39E8" w:rsidP="009F39E8">
            <w:pPr>
              <w:ind w:left="15" w:right="1"/>
              <w:jc w:val="center"/>
              <w:rPr>
                <w:b/>
                <w:sz w:val="20"/>
              </w:rPr>
            </w:pPr>
            <w:r w:rsidRPr="009F39E8">
              <w:rPr>
                <w:b/>
                <w:spacing w:val="-2"/>
                <w:sz w:val="20"/>
              </w:rPr>
              <w:t>Months</w:t>
            </w:r>
          </w:p>
        </w:tc>
        <w:tc>
          <w:tcPr>
            <w:tcW w:w="725" w:type="dxa"/>
          </w:tcPr>
          <w:p w14:paraId="12974226" w14:textId="77777777" w:rsidR="009F39E8" w:rsidRPr="009F39E8" w:rsidRDefault="009F39E8" w:rsidP="009F39E8">
            <w:pPr>
              <w:rPr>
                <w:b/>
                <w:i/>
                <w:sz w:val="20"/>
              </w:rPr>
            </w:pPr>
          </w:p>
          <w:p w14:paraId="4FD16ECA" w14:textId="77777777" w:rsidR="009F39E8" w:rsidRPr="009F39E8" w:rsidRDefault="009F39E8" w:rsidP="009F39E8">
            <w:pPr>
              <w:ind w:left="6"/>
              <w:jc w:val="center"/>
              <w:rPr>
                <w:b/>
                <w:sz w:val="20"/>
              </w:rPr>
            </w:pPr>
            <w:r w:rsidRPr="009F39E8">
              <w:rPr>
                <w:b/>
                <w:spacing w:val="-5"/>
                <w:sz w:val="20"/>
              </w:rPr>
              <w:t>LOE</w:t>
            </w:r>
          </w:p>
        </w:tc>
        <w:tc>
          <w:tcPr>
            <w:tcW w:w="1099" w:type="dxa"/>
            <w:shd w:val="clear" w:color="auto" w:fill="F2F2F2"/>
          </w:tcPr>
          <w:p w14:paraId="3094240F" w14:textId="77777777" w:rsidR="009F39E8" w:rsidRPr="009F39E8" w:rsidRDefault="009F39E8" w:rsidP="009F39E8">
            <w:pPr>
              <w:spacing w:line="230" w:lineRule="atLeast"/>
              <w:ind w:left="180" w:right="172" w:hanging="1"/>
              <w:jc w:val="center"/>
              <w:rPr>
                <w:b/>
                <w:sz w:val="20"/>
              </w:rPr>
            </w:pPr>
            <w:r w:rsidRPr="009F39E8">
              <w:rPr>
                <w:b/>
                <w:spacing w:val="-4"/>
                <w:sz w:val="20"/>
              </w:rPr>
              <w:t xml:space="preserve">Base </w:t>
            </w:r>
            <w:r w:rsidRPr="009F39E8">
              <w:rPr>
                <w:b/>
                <w:spacing w:val="-2"/>
                <w:sz w:val="20"/>
              </w:rPr>
              <w:t>Monthly Salary</w:t>
            </w:r>
          </w:p>
        </w:tc>
        <w:tc>
          <w:tcPr>
            <w:tcW w:w="1123" w:type="dxa"/>
          </w:tcPr>
          <w:p w14:paraId="3E3823C6" w14:textId="77777777" w:rsidR="009F39E8" w:rsidRPr="009F39E8" w:rsidRDefault="009F39E8" w:rsidP="009F39E8">
            <w:pPr>
              <w:spacing w:line="230" w:lineRule="atLeast"/>
              <w:ind w:left="182" w:right="173" w:firstLine="22"/>
              <w:jc w:val="both"/>
              <w:rPr>
                <w:b/>
                <w:sz w:val="20"/>
              </w:rPr>
            </w:pPr>
            <w:r w:rsidRPr="009F39E8">
              <w:rPr>
                <w:b/>
                <w:spacing w:val="-2"/>
                <w:sz w:val="20"/>
              </w:rPr>
              <w:t>Average Monthly Salary**</w:t>
            </w:r>
          </w:p>
        </w:tc>
        <w:tc>
          <w:tcPr>
            <w:tcW w:w="1113" w:type="dxa"/>
          </w:tcPr>
          <w:p w14:paraId="0AC131FC" w14:textId="77777777" w:rsidR="009F39E8" w:rsidRPr="009F39E8" w:rsidRDefault="009F39E8" w:rsidP="009F39E8">
            <w:pPr>
              <w:spacing w:before="115"/>
              <w:ind w:left="194" w:right="182" w:firstLine="83"/>
              <w:rPr>
                <w:b/>
                <w:sz w:val="20"/>
              </w:rPr>
            </w:pPr>
            <w:r w:rsidRPr="009F39E8">
              <w:rPr>
                <w:b/>
                <w:spacing w:val="-2"/>
                <w:sz w:val="20"/>
              </w:rPr>
              <w:t>Salary Subtotal</w:t>
            </w:r>
          </w:p>
        </w:tc>
      </w:tr>
      <w:tr w:rsidR="009F39E8" w:rsidRPr="009F39E8" w14:paraId="076041A3" w14:textId="77777777" w:rsidTr="0075611A">
        <w:trPr>
          <w:trHeight w:val="230"/>
        </w:trPr>
        <w:tc>
          <w:tcPr>
            <w:tcW w:w="4286" w:type="dxa"/>
          </w:tcPr>
          <w:p w14:paraId="19CA244C" w14:textId="77777777" w:rsidR="009F39E8" w:rsidRPr="009F39E8" w:rsidRDefault="009F39E8" w:rsidP="009F39E8">
            <w:pPr>
              <w:spacing w:line="210" w:lineRule="exact"/>
              <w:ind w:left="110"/>
              <w:rPr>
                <w:sz w:val="20"/>
              </w:rPr>
            </w:pPr>
            <w:r w:rsidRPr="009F39E8">
              <w:rPr>
                <w:sz w:val="20"/>
              </w:rPr>
              <w:t>Education Director</w:t>
            </w:r>
          </w:p>
        </w:tc>
        <w:tc>
          <w:tcPr>
            <w:tcW w:w="1003" w:type="dxa"/>
          </w:tcPr>
          <w:p w14:paraId="7ADF363F" w14:textId="77777777" w:rsidR="009F39E8" w:rsidRPr="009F39E8" w:rsidRDefault="009F39E8" w:rsidP="009F39E8">
            <w:pPr>
              <w:spacing w:line="210" w:lineRule="exact"/>
              <w:ind w:left="15" w:right="1"/>
              <w:jc w:val="center"/>
              <w:rPr>
                <w:spacing w:val="-5"/>
                <w:sz w:val="20"/>
              </w:rPr>
            </w:pPr>
            <w:r w:rsidRPr="009F39E8">
              <w:rPr>
                <w:spacing w:val="-5"/>
                <w:sz w:val="20"/>
              </w:rPr>
              <w:t>65</w:t>
            </w:r>
          </w:p>
        </w:tc>
        <w:tc>
          <w:tcPr>
            <w:tcW w:w="725" w:type="dxa"/>
          </w:tcPr>
          <w:p w14:paraId="60310965" w14:textId="77777777" w:rsidR="009F39E8" w:rsidRPr="009F39E8" w:rsidRDefault="009F39E8" w:rsidP="009F39E8">
            <w:pPr>
              <w:spacing w:line="210" w:lineRule="exact"/>
              <w:ind w:left="6" w:right="1"/>
              <w:jc w:val="center"/>
              <w:rPr>
                <w:spacing w:val="-5"/>
                <w:sz w:val="20"/>
              </w:rPr>
            </w:pPr>
            <w:r w:rsidRPr="009F39E8">
              <w:rPr>
                <w:spacing w:val="-5"/>
                <w:sz w:val="20"/>
              </w:rPr>
              <w:t>20%</w:t>
            </w:r>
          </w:p>
        </w:tc>
        <w:tc>
          <w:tcPr>
            <w:tcW w:w="1099" w:type="dxa"/>
          </w:tcPr>
          <w:p w14:paraId="544240EE" w14:textId="77777777" w:rsidR="009F39E8" w:rsidRPr="009F39E8" w:rsidRDefault="009F39E8" w:rsidP="009F39E8">
            <w:pPr>
              <w:spacing w:line="210" w:lineRule="exact"/>
              <w:ind w:left="5" w:right="1"/>
              <w:jc w:val="center"/>
              <w:rPr>
                <w:spacing w:val="-2"/>
                <w:sz w:val="20"/>
              </w:rPr>
            </w:pPr>
            <w:r w:rsidRPr="009F39E8">
              <w:rPr>
                <w:spacing w:val="-2"/>
                <w:sz w:val="20"/>
              </w:rPr>
              <w:t>$4,583</w:t>
            </w:r>
          </w:p>
        </w:tc>
        <w:tc>
          <w:tcPr>
            <w:tcW w:w="1123" w:type="dxa"/>
          </w:tcPr>
          <w:p w14:paraId="0CC1D11E" w14:textId="77777777" w:rsidR="009F39E8" w:rsidRPr="009F39E8" w:rsidRDefault="009F39E8" w:rsidP="009F39E8">
            <w:pPr>
              <w:spacing w:line="210" w:lineRule="exact"/>
              <w:ind w:left="7" w:right="1"/>
              <w:jc w:val="center"/>
              <w:rPr>
                <w:spacing w:val="-2"/>
                <w:sz w:val="20"/>
              </w:rPr>
            </w:pPr>
            <w:r w:rsidRPr="009F39E8">
              <w:rPr>
                <w:spacing w:val="-2"/>
                <w:sz w:val="20"/>
              </w:rPr>
              <w:t>$5,184</w:t>
            </w:r>
          </w:p>
        </w:tc>
        <w:tc>
          <w:tcPr>
            <w:tcW w:w="1113" w:type="dxa"/>
          </w:tcPr>
          <w:p w14:paraId="02801989" w14:textId="77777777" w:rsidR="009F39E8" w:rsidRPr="009F39E8" w:rsidRDefault="009F39E8" w:rsidP="009F39E8">
            <w:pPr>
              <w:spacing w:line="210" w:lineRule="exact"/>
              <w:ind w:left="8"/>
              <w:jc w:val="center"/>
              <w:rPr>
                <w:spacing w:val="-2"/>
                <w:sz w:val="20"/>
              </w:rPr>
            </w:pPr>
            <w:r w:rsidRPr="009F39E8">
              <w:rPr>
                <w:spacing w:val="-2"/>
                <w:sz w:val="20"/>
              </w:rPr>
              <w:t>$67,391.34</w:t>
            </w:r>
          </w:p>
        </w:tc>
      </w:tr>
      <w:tr w:rsidR="009F39E8" w:rsidRPr="009F39E8" w14:paraId="03393283" w14:textId="77777777" w:rsidTr="0075611A">
        <w:trPr>
          <w:trHeight w:val="230"/>
        </w:trPr>
        <w:tc>
          <w:tcPr>
            <w:tcW w:w="4286" w:type="dxa"/>
          </w:tcPr>
          <w:p w14:paraId="12C2CBC8"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3" w:type="dxa"/>
          </w:tcPr>
          <w:p w14:paraId="56107FA7" w14:textId="77777777" w:rsidR="009F39E8" w:rsidRPr="009F39E8" w:rsidRDefault="009F39E8" w:rsidP="009F39E8">
            <w:pPr>
              <w:spacing w:line="210" w:lineRule="exact"/>
              <w:ind w:left="15" w:right="1"/>
              <w:jc w:val="center"/>
              <w:rPr>
                <w:sz w:val="20"/>
                <w:highlight w:val="yellow"/>
              </w:rPr>
            </w:pPr>
            <w:r w:rsidRPr="009F39E8">
              <w:rPr>
                <w:spacing w:val="-5"/>
                <w:sz w:val="20"/>
              </w:rPr>
              <w:t>59</w:t>
            </w:r>
          </w:p>
        </w:tc>
        <w:tc>
          <w:tcPr>
            <w:tcW w:w="725" w:type="dxa"/>
          </w:tcPr>
          <w:p w14:paraId="51FE099D" w14:textId="77777777" w:rsidR="009F39E8" w:rsidRPr="009F39E8" w:rsidRDefault="009F39E8" w:rsidP="009F39E8">
            <w:pPr>
              <w:spacing w:line="210" w:lineRule="exact"/>
              <w:ind w:left="6" w:right="1"/>
              <w:jc w:val="center"/>
              <w:rPr>
                <w:sz w:val="20"/>
              </w:rPr>
            </w:pPr>
            <w:r w:rsidRPr="009F39E8">
              <w:rPr>
                <w:spacing w:val="-5"/>
                <w:sz w:val="20"/>
              </w:rPr>
              <w:t>20%</w:t>
            </w:r>
          </w:p>
        </w:tc>
        <w:tc>
          <w:tcPr>
            <w:tcW w:w="1099" w:type="dxa"/>
          </w:tcPr>
          <w:p w14:paraId="19C3A966" w14:textId="77777777" w:rsidR="009F39E8" w:rsidRPr="009F39E8" w:rsidRDefault="009F39E8" w:rsidP="009F39E8">
            <w:pPr>
              <w:spacing w:line="210" w:lineRule="exact"/>
              <w:ind w:left="5" w:right="1"/>
              <w:jc w:val="center"/>
              <w:rPr>
                <w:sz w:val="20"/>
              </w:rPr>
            </w:pPr>
            <w:r w:rsidRPr="009F39E8">
              <w:rPr>
                <w:spacing w:val="-2"/>
                <w:sz w:val="20"/>
              </w:rPr>
              <w:t xml:space="preserve">$2,500 </w:t>
            </w:r>
          </w:p>
        </w:tc>
        <w:tc>
          <w:tcPr>
            <w:tcW w:w="1123" w:type="dxa"/>
          </w:tcPr>
          <w:p w14:paraId="02466DF9" w14:textId="77777777" w:rsidR="009F39E8" w:rsidRPr="009F39E8" w:rsidRDefault="009F39E8" w:rsidP="009F39E8">
            <w:pPr>
              <w:spacing w:line="210" w:lineRule="exact"/>
              <w:ind w:left="7" w:right="1"/>
              <w:jc w:val="center"/>
              <w:rPr>
                <w:sz w:val="20"/>
                <w:highlight w:val="yellow"/>
              </w:rPr>
            </w:pPr>
            <w:r w:rsidRPr="009F39E8">
              <w:rPr>
                <w:spacing w:val="-2"/>
                <w:sz w:val="20"/>
              </w:rPr>
              <w:t xml:space="preserve">$2,802 </w:t>
            </w:r>
          </w:p>
        </w:tc>
        <w:tc>
          <w:tcPr>
            <w:tcW w:w="1113" w:type="dxa"/>
          </w:tcPr>
          <w:p w14:paraId="62F59A9C" w14:textId="77777777" w:rsidR="009F39E8" w:rsidRPr="009F39E8" w:rsidRDefault="009F39E8" w:rsidP="009F39E8">
            <w:pPr>
              <w:spacing w:line="210" w:lineRule="exact"/>
              <w:ind w:left="8"/>
              <w:jc w:val="center"/>
              <w:rPr>
                <w:sz w:val="20"/>
              </w:rPr>
            </w:pPr>
            <w:r w:rsidRPr="009F39E8">
              <w:rPr>
                <w:spacing w:val="-2"/>
                <w:sz w:val="20"/>
              </w:rPr>
              <w:t>$33,068.21</w:t>
            </w:r>
          </w:p>
        </w:tc>
      </w:tr>
      <w:tr w:rsidR="009F39E8" w:rsidRPr="009F39E8" w14:paraId="008800B4" w14:textId="77777777" w:rsidTr="0075611A">
        <w:trPr>
          <w:trHeight w:val="230"/>
        </w:trPr>
        <w:tc>
          <w:tcPr>
            <w:tcW w:w="4286" w:type="dxa"/>
          </w:tcPr>
          <w:p w14:paraId="44537BEB" w14:textId="77777777" w:rsidR="009F39E8" w:rsidRPr="009F39E8" w:rsidRDefault="009F39E8" w:rsidP="009F39E8">
            <w:pPr>
              <w:spacing w:line="210" w:lineRule="exact"/>
              <w:ind w:left="110"/>
              <w:rPr>
                <w:sz w:val="20"/>
              </w:rPr>
            </w:pPr>
            <w:r w:rsidRPr="009F39E8">
              <w:rPr>
                <w:sz w:val="20"/>
              </w:rPr>
              <w:t>Education Officer</w:t>
            </w:r>
          </w:p>
        </w:tc>
        <w:tc>
          <w:tcPr>
            <w:tcW w:w="1003" w:type="dxa"/>
          </w:tcPr>
          <w:p w14:paraId="51C5C648" w14:textId="77777777" w:rsidR="009F39E8" w:rsidRPr="009F39E8" w:rsidRDefault="009F39E8" w:rsidP="009F39E8">
            <w:pPr>
              <w:spacing w:line="210" w:lineRule="exact"/>
              <w:ind w:left="15" w:right="1"/>
              <w:jc w:val="center"/>
              <w:rPr>
                <w:spacing w:val="-5"/>
                <w:sz w:val="20"/>
                <w:highlight w:val="yellow"/>
              </w:rPr>
            </w:pPr>
            <w:r w:rsidRPr="009F39E8">
              <w:rPr>
                <w:spacing w:val="-5"/>
                <w:sz w:val="20"/>
              </w:rPr>
              <w:t>57</w:t>
            </w:r>
          </w:p>
        </w:tc>
        <w:tc>
          <w:tcPr>
            <w:tcW w:w="725" w:type="dxa"/>
          </w:tcPr>
          <w:p w14:paraId="2B5495D1" w14:textId="77777777" w:rsidR="009F39E8" w:rsidRPr="009F39E8" w:rsidRDefault="009F39E8" w:rsidP="009F39E8">
            <w:pPr>
              <w:spacing w:line="210" w:lineRule="exact"/>
              <w:ind w:left="6" w:right="1"/>
              <w:jc w:val="center"/>
              <w:rPr>
                <w:spacing w:val="-5"/>
                <w:sz w:val="20"/>
              </w:rPr>
            </w:pPr>
            <w:r w:rsidRPr="009F39E8">
              <w:rPr>
                <w:spacing w:val="-5"/>
                <w:sz w:val="20"/>
              </w:rPr>
              <w:t>20%</w:t>
            </w:r>
          </w:p>
        </w:tc>
        <w:tc>
          <w:tcPr>
            <w:tcW w:w="1099" w:type="dxa"/>
          </w:tcPr>
          <w:p w14:paraId="67044EB6"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2B4C8984" w14:textId="77777777" w:rsidR="009F39E8" w:rsidRPr="009F39E8" w:rsidRDefault="009F39E8" w:rsidP="009F39E8">
            <w:pPr>
              <w:spacing w:line="210" w:lineRule="exact"/>
              <w:ind w:left="7" w:right="1"/>
              <w:jc w:val="center"/>
              <w:rPr>
                <w:spacing w:val="-2"/>
                <w:sz w:val="20"/>
                <w:highlight w:val="yellow"/>
              </w:rPr>
            </w:pPr>
            <w:r w:rsidRPr="009F39E8">
              <w:rPr>
                <w:spacing w:val="-2"/>
                <w:sz w:val="20"/>
              </w:rPr>
              <w:t>$1,125</w:t>
            </w:r>
          </w:p>
        </w:tc>
        <w:tc>
          <w:tcPr>
            <w:tcW w:w="1113" w:type="dxa"/>
          </w:tcPr>
          <w:p w14:paraId="324447EC" w14:textId="77777777" w:rsidR="009F39E8" w:rsidRPr="009F39E8" w:rsidRDefault="009F39E8" w:rsidP="009F39E8">
            <w:pPr>
              <w:spacing w:line="210" w:lineRule="exact"/>
              <w:ind w:left="8"/>
              <w:jc w:val="center"/>
              <w:rPr>
                <w:spacing w:val="-2"/>
                <w:sz w:val="20"/>
              </w:rPr>
            </w:pPr>
            <w:r w:rsidRPr="009F39E8">
              <w:rPr>
                <w:spacing w:val="-2"/>
                <w:sz w:val="20"/>
              </w:rPr>
              <w:t>$12,827.28</w:t>
            </w:r>
          </w:p>
        </w:tc>
      </w:tr>
      <w:tr w:rsidR="009F39E8" w:rsidRPr="009F39E8" w14:paraId="5A9D6C36" w14:textId="77777777" w:rsidTr="0075611A">
        <w:trPr>
          <w:trHeight w:val="230"/>
        </w:trPr>
        <w:tc>
          <w:tcPr>
            <w:tcW w:w="4286" w:type="dxa"/>
          </w:tcPr>
          <w:p w14:paraId="7C8FB64E" w14:textId="77777777" w:rsidR="009F39E8" w:rsidRPr="009F39E8" w:rsidRDefault="009F39E8" w:rsidP="009F39E8">
            <w:pPr>
              <w:spacing w:line="210" w:lineRule="exact"/>
              <w:ind w:left="110"/>
              <w:rPr>
                <w:sz w:val="20"/>
              </w:rPr>
            </w:pPr>
            <w:r w:rsidRPr="009F39E8">
              <w:rPr>
                <w:sz w:val="20"/>
              </w:rPr>
              <w:t>Communications Specialist</w:t>
            </w:r>
          </w:p>
        </w:tc>
        <w:tc>
          <w:tcPr>
            <w:tcW w:w="1003" w:type="dxa"/>
          </w:tcPr>
          <w:p w14:paraId="3051C207" w14:textId="77777777" w:rsidR="009F39E8" w:rsidRPr="009F39E8" w:rsidRDefault="009F39E8" w:rsidP="009F39E8">
            <w:pPr>
              <w:spacing w:line="210" w:lineRule="exact"/>
              <w:ind w:left="15" w:right="1"/>
              <w:jc w:val="center"/>
              <w:rPr>
                <w:spacing w:val="-5"/>
                <w:sz w:val="20"/>
              </w:rPr>
            </w:pPr>
            <w:r w:rsidRPr="009F39E8">
              <w:rPr>
                <w:spacing w:val="-5"/>
                <w:sz w:val="20"/>
              </w:rPr>
              <w:t>64</w:t>
            </w:r>
          </w:p>
        </w:tc>
        <w:tc>
          <w:tcPr>
            <w:tcW w:w="725" w:type="dxa"/>
          </w:tcPr>
          <w:p w14:paraId="4B8D56F1" w14:textId="77777777" w:rsidR="009F39E8" w:rsidRPr="009F39E8" w:rsidRDefault="009F39E8" w:rsidP="009F39E8">
            <w:pPr>
              <w:spacing w:line="210" w:lineRule="exact"/>
              <w:ind w:left="6" w:right="1"/>
              <w:jc w:val="center"/>
              <w:rPr>
                <w:spacing w:val="-5"/>
                <w:sz w:val="20"/>
              </w:rPr>
            </w:pPr>
            <w:r w:rsidRPr="009F39E8">
              <w:rPr>
                <w:spacing w:val="-5"/>
                <w:sz w:val="20"/>
              </w:rPr>
              <w:t>10%</w:t>
            </w:r>
          </w:p>
        </w:tc>
        <w:tc>
          <w:tcPr>
            <w:tcW w:w="1099" w:type="dxa"/>
          </w:tcPr>
          <w:p w14:paraId="084D3192" w14:textId="77777777" w:rsidR="009F39E8" w:rsidRPr="009F39E8" w:rsidRDefault="009F39E8" w:rsidP="009F39E8">
            <w:pPr>
              <w:spacing w:line="210" w:lineRule="exact"/>
              <w:ind w:left="5" w:right="1"/>
              <w:jc w:val="center"/>
              <w:rPr>
                <w:spacing w:val="-2"/>
                <w:sz w:val="20"/>
              </w:rPr>
            </w:pPr>
            <w:r w:rsidRPr="009F39E8">
              <w:rPr>
                <w:spacing w:val="-2"/>
                <w:sz w:val="20"/>
              </w:rPr>
              <w:t>$1,500</w:t>
            </w:r>
          </w:p>
        </w:tc>
        <w:tc>
          <w:tcPr>
            <w:tcW w:w="1123" w:type="dxa"/>
          </w:tcPr>
          <w:p w14:paraId="14737599" w14:textId="77777777" w:rsidR="009F39E8" w:rsidRPr="009F39E8" w:rsidRDefault="009F39E8" w:rsidP="009F39E8">
            <w:pPr>
              <w:spacing w:line="210" w:lineRule="exact"/>
              <w:ind w:left="7" w:right="1"/>
              <w:jc w:val="center"/>
              <w:rPr>
                <w:spacing w:val="-2"/>
                <w:sz w:val="20"/>
              </w:rPr>
            </w:pPr>
            <w:r w:rsidRPr="009F39E8">
              <w:rPr>
                <w:spacing w:val="-2"/>
                <w:sz w:val="20"/>
              </w:rPr>
              <w:t>$1,700</w:t>
            </w:r>
          </w:p>
        </w:tc>
        <w:tc>
          <w:tcPr>
            <w:tcW w:w="1113" w:type="dxa"/>
          </w:tcPr>
          <w:p w14:paraId="2C7333F8" w14:textId="77777777" w:rsidR="009F39E8" w:rsidRPr="009F39E8" w:rsidRDefault="009F39E8" w:rsidP="009F39E8">
            <w:pPr>
              <w:spacing w:line="210" w:lineRule="exact"/>
              <w:ind w:left="8"/>
              <w:jc w:val="center"/>
              <w:rPr>
                <w:spacing w:val="-2"/>
                <w:sz w:val="20"/>
              </w:rPr>
            </w:pPr>
            <w:r w:rsidRPr="009F39E8">
              <w:rPr>
                <w:spacing w:val="-2"/>
                <w:sz w:val="20"/>
              </w:rPr>
              <w:t>$10,877.67</w:t>
            </w:r>
          </w:p>
        </w:tc>
      </w:tr>
      <w:tr w:rsidR="009F39E8" w:rsidRPr="009F39E8" w14:paraId="0D59DFC2" w14:textId="77777777" w:rsidTr="0075611A">
        <w:trPr>
          <w:trHeight w:val="230"/>
        </w:trPr>
        <w:tc>
          <w:tcPr>
            <w:tcW w:w="4286" w:type="dxa"/>
          </w:tcPr>
          <w:p w14:paraId="644D3985" w14:textId="77777777" w:rsidR="009F39E8" w:rsidRPr="009F39E8" w:rsidRDefault="009F39E8" w:rsidP="009F39E8">
            <w:pPr>
              <w:spacing w:line="210" w:lineRule="exact"/>
              <w:ind w:left="110"/>
              <w:rPr>
                <w:sz w:val="20"/>
              </w:rPr>
            </w:pPr>
            <w:r w:rsidRPr="009F39E8">
              <w:rPr>
                <w:sz w:val="20"/>
              </w:rPr>
              <w:t>Communications Officer</w:t>
            </w:r>
          </w:p>
        </w:tc>
        <w:tc>
          <w:tcPr>
            <w:tcW w:w="1003" w:type="dxa"/>
          </w:tcPr>
          <w:p w14:paraId="01A47E5C" w14:textId="77777777" w:rsidR="009F39E8" w:rsidRPr="009F39E8" w:rsidRDefault="009F39E8" w:rsidP="009F39E8">
            <w:pPr>
              <w:spacing w:line="210" w:lineRule="exact"/>
              <w:ind w:left="15" w:right="1"/>
              <w:jc w:val="center"/>
              <w:rPr>
                <w:spacing w:val="-5"/>
                <w:sz w:val="20"/>
              </w:rPr>
            </w:pPr>
            <w:r w:rsidRPr="009F39E8">
              <w:rPr>
                <w:spacing w:val="-5"/>
                <w:sz w:val="20"/>
              </w:rPr>
              <w:t>48</w:t>
            </w:r>
          </w:p>
        </w:tc>
        <w:tc>
          <w:tcPr>
            <w:tcW w:w="725" w:type="dxa"/>
          </w:tcPr>
          <w:p w14:paraId="1E903723" w14:textId="77777777" w:rsidR="009F39E8" w:rsidRPr="009F39E8" w:rsidRDefault="009F39E8" w:rsidP="009F39E8">
            <w:pPr>
              <w:spacing w:line="210" w:lineRule="exact"/>
              <w:ind w:left="6" w:right="1"/>
              <w:jc w:val="center"/>
              <w:rPr>
                <w:spacing w:val="-5"/>
                <w:sz w:val="20"/>
              </w:rPr>
            </w:pPr>
            <w:r w:rsidRPr="009F39E8">
              <w:rPr>
                <w:spacing w:val="-5"/>
                <w:sz w:val="20"/>
              </w:rPr>
              <w:t>60%</w:t>
            </w:r>
          </w:p>
        </w:tc>
        <w:tc>
          <w:tcPr>
            <w:tcW w:w="1099" w:type="dxa"/>
          </w:tcPr>
          <w:p w14:paraId="1D9FF789"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1CE7FC21" w14:textId="77777777" w:rsidR="009F39E8" w:rsidRPr="009F39E8" w:rsidRDefault="009F39E8" w:rsidP="009F39E8">
            <w:pPr>
              <w:spacing w:line="210" w:lineRule="exact"/>
              <w:ind w:left="7" w:right="1"/>
              <w:jc w:val="center"/>
              <w:rPr>
                <w:spacing w:val="-2"/>
                <w:sz w:val="20"/>
              </w:rPr>
            </w:pPr>
            <w:r w:rsidRPr="009F39E8">
              <w:rPr>
                <w:spacing w:val="-2"/>
                <w:sz w:val="20"/>
              </w:rPr>
              <w:t>$1,131</w:t>
            </w:r>
          </w:p>
        </w:tc>
        <w:tc>
          <w:tcPr>
            <w:tcW w:w="1113" w:type="dxa"/>
          </w:tcPr>
          <w:p w14:paraId="0AC04669" w14:textId="77777777" w:rsidR="009F39E8" w:rsidRPr="009F39E8" w:rsidRDefault="009F39E8" w:rsidP="009F39E8">
            <w:pPr>
              <w:spacing w:line="210" w:lineRule="exact"/>
              <w:ind w:left="8"/>
              <w:jc w:val="center"/>
              <w:rPr>
                <w:spacing w:val="-2"/>
                <w:sz w:val="20"/>
              </w:rPr>
            </w:pPr>
            <w:r w:rsidRPr="009F39E8">
              <w:rPr>
                <w:spacing w:val="-2"/>
                <w:sz w:val="20"/>
              </w:rPr>
              <w:t>$32,584.55</w:t>
            </w:r>
          </w:p>
        </w:tc>
      </w:tr>
      <w:tr w:rsidR="009F39E8" w:rsidRPr="009F39E8" w14:paraId="0C21C114" w14:textId="77777777" w:rsidTr="0075611A">
        <w:trPr>
          <w:trHeight w:val="230"/>
        </w:trPr>
        <w:tc>
          <w:tcPr>
            <w:tcW w:w="4286" w:type="dxa"/>
          </w:tcPr>
          <w:p w14:paraId="4BE9DABF"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3" w:type="dxa"/>
          </w:tcPr>
          <w:p w14:paraId="6579BB98" w14:textId="77777777" w:rsidR="009F39E8" w:rsidRPr="009F39E8" w:rsidRDefault="009F39E8" w:rsidP="009F39E8">
            <w:pPr>
              <w:spacing w:line="210" w:lineRule="exact"/>
              <w:ind w:left="15" w:right="1"/>
              <w:jc w:val="center"/>
              <w:rPr>
                <w:sz w:val="20"/>
                <w:highlight w:val="yellow"/>
              </w:rPr>
            </w:pPr>
            <w:r w:rsidRPr="009F39E8">
              <w:rPr>
                <w:spacing w:val="-5"/>
                <w:sz w:val="20"/>
              </w:rPr>
              <w:t>62</w:t>
            </w:r>
          </w:p>
        </w:tc>
        <w:tc>
          <w:tcPr>
            <w:tcW w:w="725" w:type="dxa"/>
          </w:tcPr>
          <w:p w14:paraId="0A1EB573" w14:textId="77777777" w:rsidR="009F39E8" w:rsidRPr="009F39E8" w:rsidRDefault="009F39E8" w:rsidP="009F39E8">
            <w:pPr>
              <w:spacing w:line="210" w:lineRule="exact"/>
              <w:ind w:left="6" w:right="1"/>
              <w:jc w:val="center"/>
              <w:rPr>
                <w:sz w:val="20"/>
              </w:rPr>
            </w:pPr>
            <w:r w:rsidRPr="009F39E8">
              <w:rPr>
                <w:spacing w:val="-5"/>
                <w:sz w:val="20"/>
              </w:rPr>
              <w:t>15%</w:t>
            </w:r>
          </w:p>
        </w:tc>
        <w:tc>
          <w:tcPr>
            <w:tcW w:w="1099" w:type="dxa"/>
          </w:tcPr>
          <w:p w14:paraId="5723C096"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123" w:type="dxa"/>
          </w:tcPr>
          <w:p w14:paraId="11A02318" w14:textId="77777777" w:rsidR="009F39E8" w:rsidRPr="009F39E8" w:rsidRDefault="009F39E8" w:rsidP="009F39E8">
            <w:pPr>
              <w:spacing w:line="210" w:lineRule="exact"/>
              <w:ind w:left="7" w:right="1"/>
              <w:jc w:val="center"/>
              <w:rPr>
                <w:sz w:val="20"/>
                <w:highlight w:val="yellow"/>
              </w:rPr>
            </w:pPr>
            <w:r w:rsidRPr="009F39E8">
              <w:rPr>
                <w:spacing w:val="-2"/>
                <w:sz w:val="20"/>
              </w:rPr>
              <w:t>$1,706</w:t>
            </w:r>
          </w:p>
        </w:tc>
        <w:tc>
          <w:tcPr>
            <w:tcW w:w="1113" w:type="dxa"/>
          </w:tcPr>
          <w:p w14:paraId="476F1913" w14:textId="77777777" w:rsidR="009F39E8" w:rsidRPr="009F39E8" w:rsidRDefault="009F39E8" w:rsidP="009F39E8">
            <w:pPr>
              <w:spacing w:line="210" w:lineRule="exact"/>
              <w:ind w:left="8"/>
              <w:jc w:val="center"/>
              <w:rPr>
                <w:sz w:val="20"/>
              </w:rPr>
            </w:pPr>
            <w:r w:rsidRPr="009F39E8">
              <w:rPr>
                <w:spacing w:val="-2"/>
                <w:sz w:val="20"/>
              </w:rPr>
              <w:t>$15,866.51</w:t>
            </w:r>
          </w:p>
        </w:tc>
      </w:tr>
      <w:tr w:rsidR="009F39E8" w:rsidRPr="009F39E8" w14:paraId="79E8F3B4" w14:textId="77777777" w:rsidTr="0075611A">
        <w:trPr>
          <w:trHeight w:val="230"/>
        </w:trPr>
        <w:tc>
          <w:tcPr>
            <w:tcW w:w="4286" w:type="dxa"/>
            <w:shd w:val="clear" w:color="auto" w:fill="F2F2F2"/>
          </w:tcPr>
          <w:p w14:paraId="05F8C136"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3" w:type="dxa"/>
            <w:shd w:val="clear" w:color="auto" w:fill="F2F2F2"/>
          </w:tcPr>
          <w:p w14:paraId="3318D6C9" w14:textId="77777777" w:rsidR="009F39E8" w:rsidRPr="009F39E8" w:rsidRDefault="009F39E8" w:rsidP="009F39E8">
            <w:pPr>
              <w:spacing w:line="210" w:lineRule="exact"/>
              <w:ind w:left="15" w:right="1"/>
              <w:jc w:val="center"/>
              <w:rPr>
                <w:spacing w:val="-5"/>
                <w:sz w:val="20"/>
                <w:highlight w:val="yellow"/>
              </w:rPr>
            </w:pPr>
            <w:r w:rsidRPr="009F39E8">
              <w:rPr>
                <w:spacing w:val="-5"/>
                <w:sz w:val="20"/>
              </w:rPr>
              <w:t>51</w:t>
            </w:r>
          </w:p>
        </w:tc>
        <w:tc>
          <w:tcPr>
            <w:tcW w:w="725" w:type="dxa"/>
            <w:shd w:val="clear" w:color="auto" w:fill="F2F2F2"/>
          </w:tcPr>
          <w:p w14:paraId="5AF4B043" w14:textId="77777777" w:rsidR="009F39E8" w:rsidRPr="009F39E8" w:rsidRDefault="009F39E8" w:rsidP="009F39E8">
            <w:pPr>
              <w:spacing w:line="210" w:lineRule="exact"/>
              <w:ind w:left="6" w:right="1"/>
              <w:jc w:val="center"/>
              <w:rPr>
                <w:spacing w:val="-5"/>
                <w:sz w:val="20"/>
              </w:rPr>
            </w:pPr>
            <w:r w:rsidRPr="009F39E8">
              <w:rPr>
                <w:spacing w:val="-5"/>
                <w:sz w:val="20"/>
              </w:rPr>
              <w:t>15%</w:t>
            </w:r>
          </w:p>
        </w:tc>
        <w:tc>
          <w:tcPr>
            <w:tcW w:w="1099" w:type="dxa"/>
            <w:shd w:val="clear" w:color="auto" w:fill="F2F2F2"/>
          </w:tcPr>
          <w:p w14:paraId="781AF2F9"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shd w:val="clear" w:color="auto" w:fill="F2F2F2"/>
          </w:tcPr>
          <w:p w14:paraId="3CE8253B" w14:textId="77777777" w:rsidR="009F39E8" w:rsidRPr="009F39E8" w:rsidRDefault="009F39E8" w:rsidP="009F39E8">
            <w:pPr>
              <w:spacing w:line="210" w:lineRule="exact"/>
              <w:ind w:left="7" w:right="1"/>
              <w:jc w:val="center"/>
              <w:rPr>
                <w:spacing w:val="-2"/>
                <w:sz w:val="20"/>
                <w:highlight w:val="yellow"/>
              </w:rPr>
            </w:pPr>
            <w:r w:rsidRPr="009F39E8">
              <w:rPr>
                <w:spacing w:val="-2"/>
                <w:sz w:val="20"/>
              </w:rPr>
              <w:t>$1,124</w:t>
            </w:r>
          </w:p>
        </w:tc>
        <w:tc>
          <w:tcPr>
            <w:tcW w:w="1113" w:type="dxa"/>
            <w:shd w:val="clear" w:color="auto" w:fill="F2F2F2"/>
          </w:tcPr>
          <w:p w14:paraId="30E91C21" w14:textId="77777777" w:rsidR="009F39E8" w:rsidRPr="009F39E8" w:rsidRDefault="009F39E8" w:rsidP="009F39E8">
            <w:pPr>
              <w:spacing w:line="210" w:lineRule="exact"/>
              <w:ind w:left="8"/>
              <w:jc w:val="center"/>
              <w:rPr>
                <w:spacing w:val="-2"/>
                <w:sz w:val="20"/>
              </w:rPr>
            </w:pPr>
            <w:r w:rsidRPr="009F39E8">
              <w:rPr>
                <w:spacing w:val="-2"/>
                <w:sz w:val="20"/>
              </w:rPr>
              <w:t>$8,596.14</w:t>
            </w:r>
          </w:p>
        </w:tc>
      </w:tr>
      <w:tr w:rsidR="009F39E8" w:rsidRPr="009F39E8" w14:paraId="37B15789" w14:textId="77777777" w:rsidTr="0075611A">
        <w:trPr>
          <w:trHeight w:val="230"/>
        </w:trPr>
        <w:tc>
          <w:tcPr>
            <w:tcW w:w="8236" w:type="dxa"/>
            <w:gridSpan w:val="5"/>
          </w:tcPr>
          <w:p w14:paraId="78DA38CC" w14:textId="77777777" w:rsidR="009F39E8" w:rsidRPr="009F39E8" w:rsidRDefault="009F39E8" w:rsidP="009F39E8">
            <w:pPr>
              <w:spacing w:line="210" w:lineRule="exact"/>
              <w:ind w:left="110"/>
              <w:rPr>
                <w:b/>
                <w:sz w:val="20"/>
              </w:rPr>
            </w:pPr>
            <w:r w:rsidRPr="009F39E8">
              <w:rPr>
                <w:b/>
                <w:spacing w:val="-2"/>
                <w:sz w:val="20"/>
              </w:rPr>
              <w:t>Subtotal</w:t>
            </w:r>
          </w:p>
        </w:tc>
        <w:tc>
          <w:tcPr>
            <w:tcW w:w="1113" w:type="dxa"/>
          </w:tcPr>
          <w:p w14:paraId="66C1E66A" w14:textId="77777777" w:rsidR="009F39E8" w:rsidRPr="009F39E8" w:rsidRDefault="009F39E8" w:rsidP="009F39E8">
            <w:pPr>
              <w:spacing w:line="210" w:lineRule="exact"/>
              <w:ind w:left="8"/>
              <w:jc w:val="center"/>
              <w:rPr>
                <w:b/>
                <w:sz w:val="20"/>
              </w:rPr>
            </w:pPr>
            <w:r w:rsidRPr="009F39E8">
              <w:rPr>
                <w:b/>
                <w:spacing w:val="-2"/>
                <w:sz w:val="20"/>
              </w:rPr>
              <w:t>$181,211.70</w:t>
            </w:r>
          </w:p>
        </w:tc>
      </w:tr>
    </w:tbl>
    <w:p w14:paraId="2977F33F" w14:textId="77777777" w:rsidR="009F39E8" w:rsidRPr="009F39E8" w:rsidRDefault="009F39E8" w:rsidP="009F39E8">
      <w:pPr>
        <w:numPr>
          <w:ilvl w:val="2"/>
          <w:numId w:val="19"/>
        </w:numPr>
        <w:tabs>
          <w:tab w:val="left" w:pos="1079"/>
        </w:tabs>
        <w:spacing w:before="270"/>
        <w:ind w:left="1079" w:hanging="719"/>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1"/>
          <w:sz w:val="24"/>
        </w:rPr>
        <w:t xml:space="preserve"> </w:t>
      </w:r>
      <w:r w:rsidRPr="009F39E8">
        <w:rPr>
          <w:b/>
          <w:i/>
          <w:color w:val="002C72"/>
          <w:spacing w:val="-2"/>
          <w:sz w:val="24"/>
        </w:rPr>
        <w:t>$87,452.77</w:t>
      </w:r>
    </w:p>
    <w:p w14:paraId="79BB6E82" w14:textId="77777777" w:rsidR="009F39E8" w:rsidRPr="009F39E8" w:rsidRDefault="009F39E8" w:rsidP="009F39E8">
      <w:pPr>
        <w:spacing w:before="79" w:line="237" w:lineRule="auto"/>
        <w:ind w:left="360" w:right="358"/>
        <w:jc w:val="both"/>
        <w:rPr>
          <w:sz w:val="24"/>
          <w:szCs w:val="24"/>
        </w:rPr>
      </w:pPr>
      <w:r w:rsidRPr="009F39E8">
        <w:rPr>
          <w:sz w:val="24"/>
          <w:szCs w:val="24"/>
        </w:rPr>
        <w:t>POA calculated benefits for CCN staff at 48.26% of the employees’ base salary. See the detailed breakdown in Section 2.2. Fringe Benefits CCN Staff: $181,211.70 * 48.26% = $87,452.77.</w:t>
      </w:r>
    </w:p>
    <w:p w14:paraId="268B5B07" w14:textId="77777777" w:rsidR="009F39E8" w:rsidRPr="009F39E8" w:rsidRDefault="009F39E8" w:rsidP="009F39E8">
      <w:pPr>
        <w:rPr>
          <w:sz w:val="24"/>
          <w:szCs w:val="24"/>
        </w:rPr>
      </w:pPr>
    </w:p>
    <w:p w14:paraId="4B2FE14D" w14:textId="77777777" w:rsidR="009F39E8" w:rsidRPr="009F39E8" w:rsidRDefault="009F39E8" w:rsidP="009F39E8">
      <w:pPr>
        <w:numPr>
          <w:ilvl w:val="2"/>
          <w:numId w:val="19"/>
        </w:numPr>
        <w:tabs>
          <w:tab w:val="left" w:pos="1080"/>
        </w:tabs>
        <w:spacing w:before="1"/>
        <w:jc w:val="both"/>
        <w:outlineLvl w:val="0"/>
        <w:rPr>
          <w:b/>
          <w:bCs/>
          <w:i/>
          <w:iCs/>
          <w:sz w:val="24"/>
          <w:szCs w:val="24"/>
        </w:rPr>
      </w:pPr>
      <w:r w:rsidRPr="009F39E8">
        <w:rPr>
          <w:b/>
          <w:bCs/>
          <w:i/>
          <w:iCs/>
          <w:color w:val="002C72"/>
          <w:sz w:val="24"/>
          <w:szCs w:val="24"/>
        </w:rPr>
        <w:t>Professional</w:t>
      </w:r>
      <w:r w:rsidRPr="009F39E8">
        <w:rPr>
          <w:b/>
          <w:bCs/>
          <w:i/>
          <w:iCs/>
          <w:color w:val="002C72"/>
          <w:spacing w:val="-3"/>
          <w:sz w:val="24"/>
          <w:szCs w:val="24"/>
        </w:rPr>
        <w:t xml:space="preserve"> </w:t>
      </w:r>
      <w:r w:rsidRPr="009F39E8">
        <w:rPr>
          <w:b/>
          <w:bCs/>
          <w:i/>
          <w:iCs/>
          <w:color w:val="002C72"/>
          <w:sz w:val="24"/>
          <w:szCs w:val="24"/>
        </w:rPr>
        <w:t>Services/Contractual</w:t>
      </w:r>
      <w:r w:rsidRPr="009F39E8">
        <w:rPr>
          <w:b/>
          <w:bCs/>
          <w:i/>
          <w:iCs/>
          <w:color w:val="002C72"/>
          <w:spacing w:val="-3"/>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$44,000.00</w:t>
      </w:r>
    </w:p>
    <w:p w14:paraId="06E324F0" w14:textId="77777777" w:rsidR="009F39E8" w:rsidRPr="009F39E8" w:rsidRDefault="009F39E8" w:rsidP="009F39E8">
      <w:pPr>
        <w:spacing w:before="2"/>
        <w:ind w:left="360" w:right="357"/>
        <w:jc w:val="both"/>
        <w:rPr>
          <w:sz w:val="24"/>
          <w:szCs w:val="24"/>
        </w:rPr>
      </w:pPr>
      <w:r w:rsidRPr="009F39E8">
        <w:rPr>
          <w:b/>
          <w:sz w:val="24"/>
          <w:szCs w:val="24"/>
        </w:rPr>
        <w:t xml:space="preserve">Early Warning Systems Consultant ($4,000.00): </w:t>
      </w:r>
      <w:r w:rsidRPr="009F39E8">
        <w:rPr>
          <w:sz w:val="24"/>
          <w:szCs w:val="24"/>
        </w:rPr>
        <w:t>POA will hire a consultant to help expand Honduras’</w:t>
      </w:r>
      <w:r w:rsidRPr="009F39E8">
        <w:rPr>
          <w:spacing w:val="-15"/>
          <w:sz w:val="24"/>
          <w:szCs w:val="24"/>
        </w:rPr>
        <w:t xml:space="preserve"> </w:t>
      </w:r>
      <w:r w:rsidRPr="009F39E8">
        <w:rPr>
          <w:sz w:val="24"/>
          <w:szCs w:val="24"/>
        </w:rPr>
        <w:t>Early</w:t>
      </w:r>
      <w:r w:rsidRPr="009F39E8">
        <w:rPr>
          <w:spacing w:val="-15"/>
          <w:sz w:val="24"/>
          <w:szCs w:val="24"/>
        </w:rPr>
        <w:t xml:space="preserve"> </w:t>
      </w:r>
      <w:r w:rsidRPr="009F39E8">
        <w:rPr>
          <w:sz w:val="24"/>
          <w:szCs w:val="24"/>
        </w:rPr>
        <w:t>Warning</w:t>
      </w:r>
      <w:r w:rsidRPr="009F39E8">
        <w:rPr>
          <w:spacing w:val="-15"/>
          <w:sz w:val="24"/>
          <w:szCs w:val="24"/>
        </w:rPr>
        <w:t xml:space="preserve"> </w:t>
      </w:r>
      <w:r w:rsidRPr="009F39E8">
        <w:rPr>
          <w:sz w:val="24"/>
          <w:szCs w:val="24"/>
        </w:rPr>
        <w:t>System</w:t>
      </w:r>
      <w:r w:rsidRPr="009F39E8">
        <w:rPr>
          <w:spacing w:val="-15"/>
          <w:sz w:val="24"/>
          <w:szCs w:val="24"/>
        </w:rPr>
        <w:t xml:space="preserve"> </w:t>
      </w:r>
      <w:r w:rsidRPr="009F39E8">
        <w:rPr>
          <w:sz w:val="24"/>
          <w:szCs w:val="24"/>
        </w:rPr>
        <w:t>(SART)</w:t>
      </w:r>
      <w:r w:rsidRPr="009F39E8">
        <w:rPr>
          <w:spacing w:val="-15"/>
          <w:sz w:val="24"/>
          <w:szCs w:val="24"/>
        </w:rPr>
        <w:t xml:space="preserve"> </w:t>
      </w:r>
      <w:r w:rsidRPr="009F39E8">
        <w:rPr>
          <w:sz w:val="24"/>
          <w:szCs w:val="24"/>
        </w:rPr>
        <w:t>to</w:t>
      </w:r>
      <w:r w:rsidRPr="009F39E8">
        <w:rPr>
          <w:spacing w:val="-15"/>
          <w:sz w:val="24"/>
          <w:szCs w:val="24"/>
        </w:rPr>
        <w:t xml:space="preserve"> </w:t>
      </w:r>
      <w:r w:rsidRPr="009F39E8">
        <w:rPr>
          <w:sz w:val="24"/>
          <w:szCs w:val="24"/>
        </w:rPr>
        <w:t>prevent</w:t>
      </w:r>
      <w:r w:rsidRPr="009F39E8">
        <w:rPr>
          <w:spacing w:val="-15"/>
          <w:sz w:val="24"/>
          <w:szCs w:val="24"/>
        </w:rPr>
        <w:t xml:space="preserve"> </w:t>
      </w:r>
      <w:r w:rsidRPr="009F39E8">
        <w:rPr>
          <w:sz w:val="24"/>
          <w:szCs w:val="24"/>
        </w:rPr>
        <w:t>school</w:t>
      </w:r>
      <w:r w:rsidRPr="009F39E8">
        <w:rPr>
          <w:spacing w:val="-15"/>
          <w:sz w:val="24"/>
          <w:szCs w:val="24"/>
        </w:rPr>
        <w:t xml:space="preserve"> </w:t>
      </w:r>
      <w:r w:rsidRPr="009F39E8">
        <w:rPr>
          <w:sz w:val="24"/>
          <w:szCs w:val="24"/>
        </w:rPr>
        <w:t>dropout</w:t>
      </w:r>
      <w:r w:rsidRPr="009F39E8">
        <w:rPr>
          <w:spacing w:val="-15"/>
          <w:sz w:val="24"/>
          <w:szCs w:val="24"/>
        </w:rPr>
        <w:t xml:space="preserve"> </w:t>
      </w:r>
      <w:r w:rsidRPr="009F39E8">
        <w:rPr>
          <w:sz w:val="24"/>
          <w:szCs w:val="24"/>
        </w:rPr>
        <w:t>in</w:t>
      </w:r>
      <w:r w:rsidRPr="009F39E8">
        <w:rPr>
          <w:spacing w:val="-15"/>
          <w:sz w:val="24"/>
          <w:szCs w:val="24"/>
        </w:rPr>
        <w:t xml:space="preserve"> </w:t>
      </w:r>
      <w:r w:rsidRPr="009F39E8">
        <w:rPr>
          <w:sz w:val="24"/>
          <w:szCs w:val="24"/>
        </w:rPr>
        <w:t>Intibucá</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La</w:t>
      </w:r>
      <w:r w:rsidRPr="009F39E8">
        <w:rPr>
          <w:spacing w:val="-15"/>
          <w:sz w:val="24"/>
          <w:szCs w:val="24"/>
        </w:rPr>
        <w:t xml:space="preserve"> </w:t>
      </w:r>
      <w:r w:rsidRPr="009F39E8">
        <w:rPr>
          <w:sz w:val="24"/>
          <w:szCs w:val="24"/>
        </w:rPr>
        <w:t>Paz,</w:t>
      </w:r>
      <w:r w:rsidRPr="009F39E8">
        <w:rPr>
          <w:spacing w:val="-15"/>
          <w:sz w:val="24"/>
          <w:szCs w:val="24"/>
        </w:rPr>
        <w:t xml:space="preserve"> </w:t>
      </w:r>
      <w:r w:rsidRPr="009F39E8">
        <w:rPr>
          <w:sz w:val="24"/>
          <w:szCs w:val="24"/>
        </w:rPr>
        <w:t xml:space="preserve">where coverage is limited despite national policy. The consultant will provide services in Y2 for 1 month, estimated at $4,000 per month ($4,000/month *1 months = $4,000.00). </w:t>
      </w:r>
    </w:p>
    <w:p w14:paraId="530CB61F" w14:textId="77777777" w:rsidR="009F39E8" w:rsidRPr="009F39E8" w:rsidRDefault="009F39E8" w:rsidP="009F39E8">
      <w:pPr>
        <w:spacing w:before="274"/>
        <w:ind w:left="360" w:right="357"/>
        <w:jc w:val="both"/>
      </w:pPr>
      <w:r w:rsidRPr="009F39E8">
        <w:rPr>
          <w:b/>
          <w:sz w:val="24"/>
        </w:rPr>
        <w:t>Contract</w:t>
      </w:r>
      <w:r w:rsidRPr="009F39E8">
        <w:rPr>
          <w:b/>
          <w:spacing w:val="-5"/>
          <w:sz w:val="24"/>
        </w:rPr>
        <w:t xml:space="preserve"> </w:t>
      </w:r>
      <w:r w:rsidRPr="009F39E8">
        <w:rPr>
          <w:b/>
          <w:sz w:val="24"/>
        </w:rPr>
        <w:t>for</w:t>
      </w:r>
      <w:r w:rsidRPr="009F39E8">
        <w:rPr>
          <w:b/>
          <w:spacing w:val="-5"/>
          <w:sz w:val="24"/>
        </w:rPr>
        <w:t xml:space="preserve"> </w:t>
      </w:r>
      <w:r w:rsidRPr="009F39E8">
        <w:rPr>
          <w:b/>
          <w:sz w:val="24"/>
        </w:rPr>
        <w:t>Social</w:t>
      </w:r>
      <w:r w:rsidRPr="009F39E8">
        <w:rPr>
          <w:b/>
          <w:spacing w:val="-5"/>
          <w:sz w:val="24"/>
        </w:rPr>
        <w:t xml:space="preserve"> </w:t>
      </w:r>
      <w:r w:rsidRPr="009F39E8">
        <w:rPr>
          <w:b/>
          <w:sz w:val="24"/>
        </w:rPr>
        <w:t>Behavior</w:t>
      </w:r>
      <w:r w:rsidRPr="009F39E8">
        <w:rPr>
          <w:b/>
          <w:spacing w:val="-5"/>
          <w:sz w:val="24"/>
        </w:rPr>
        <w:t xml:space="preserve"> </w:t>
      </w:r>
      <w:r w:rsidRPr="009F39E8">
        <w:rPr>
          <w:b/>
          <w:sz w:val="24"/>
        </w:rPr>
        <w:t>Change</w:t>
      </w:r>
      <w:r w:rsidRPr="009F39E8">
        <w:rPr>
          <w:b/>
          <w:spacing w:val="-5"/>
          <w:sz w:val="24"/>
        </w:rPr>
        <w:t xml:space="preserve"> </w:t>
      </w:r>
      <w:r w:rsidRPr="009F39E8">
        <w:rPr>
          <w:b/>
          <w:sz w:val="24"/>
        </w:rPr>
        <w:t>Campaign</w:t>
      </w:r>
      <w:r w:rsidRPr="009F39E8">
        <w:rPr>
          <w:b/>
          <w:spacing w:val="-5"/>
          <w:sz w:val="24"/>
        </w:rPr>
        <w:t xml:space="preserve"> </w:t>
      </w:r>
      <w:r w:rsidRPr="009F39E8">
        <w:rPr>
          <w:b/>
          <w:sz w:val="24"/>
        </w:rPr>
        <w:t>($40,000.00):</w:t>
      </w:r>
      <w:r w:rsidRPr="009F39E8">
        <w:rPr>
          <w:b/>
          <w:spacing w:val="-5"/>
          <w:sz w:val="24"/>
        </w:rPr>
        <w:t xml:space="preserve"> </w:t>
      </w:r>
      <w:r w:rsidRPr="009F39E8">
        <w:rPr>
          <w:sz w:val="24"/>
        </w:rPr>
        <w:t>POA</w:t>
      </w:r>
      <w:r w:rsidRPr="009F39E8">
        <w:rPr>
          <w:spacing w:val="-5"/>
          <w:sz w:val="24"/>
        </w:rPr>
        <w:t xml:space="preserve"> </w:t>
      </w:r>
      <w:r w:rsidRPr="009F39E8">
        <w:rPr>
          <w:sz w:val="24"/>
        </w:rPr>
        <w:t>will</w:t>
      </w:r>
      <w:r w:rsidRPr="009F39E8">
        <w:rPr>
          <w:spacing w:val="-5"/>
          <w:sz w:val="24"/>
        </w:rPr>
        <w:t xml:space="preserve"> </w:t>
      </w:r>
      <w:r w:rsidRPr="009F39E8">
        <w:rPr>
          <w:sz w:val="24"/>
        </w:rPr>
        <w:t>hire</w:t>
      </w:r>
      <w:r w:rsidRPr="009F39E8">
        <w:rPr>
          <w:spacing w:val="-5"/>
          <w:sz w:val="24"/>
        </w:rPr>
        <w:t xml:space="preserve"> </w:t>
      </w:r>
      <w:r w:rsidRPr="009F39E8">
        <w:rPr>
          <w:sz w:val="24"/>
        </w:rPr>
        <w:t>a</w:t>
      </w:r>
      <w:r w:rsidRPr="009F39E8">
        <w:rPr>
          <w:spacing w:val="-5"/>
          <w:sz w:val="24"/>
        </w:rPr>
        <w:t xml:space="preserve"> </w:t>
      </w:r>
      <w:r w:rsidRPr="009F39E8">
        <w:rPr>
          <w:sz w:val="24"/>
        </w:rPr>
        <w:t>firm</w:t>
      </w:r>
      <w:r w:rsidRPr="009F39E8">
        <w:rPr>
          <w:spacing w:val="-5"/>
          <w:sz w:val="24"/>
        </w:rPr>
        <w:t xml:space="preserve"> </w:t>
      </w:r>
      <w:r w:rsidRPr="009F39E8">
        <w:rPr>
          <w:sz w:val="24"/>
        </w:rPr>
        <w:t>to</w:t>
      </w:r>
      <w:r w:rsidRPr="009F39E8">
        <w:rPr>
          <w:spacing w:val="-5"/>
          <w:sz w:val="24"/>
        </w:rPr>
        <w:t xml:space="preserve"> </w:t>
      </w:r>
      <w:r w:rsidRPr="009F39E8">
        <w:rPr>
          <w:sz w:val="24"/>
        </w:rPr>
        <w:t>design</w:t>
      </w:r>
      <w:r w:rsidRPr="009F39E8">
        <w:rPr>
          <w:spacing w:val="-5"/>
          <w:sz w:val="24"/>
        </w:rPr>
        <w:t xml:space="preserve"> </w:t>
      </w:r>
      <w:r w:rsidRPr="009F39E8">
        <w:rPr>
          <w:sz w:val="24"/>
        </w:rPr>
        <w:t>and carry</w:t>
      </w:r>
      <w:r w:rsidRPr="009F39E8">
        <w:rPr>
          <w:spacing w:val="-15"/>
          <w:sz w:val="24"/>
        </w:rPr>
        <w:t xml:space="preserve"> </w:t>
      </w:r>
      <w:r w:rsidRPr="009F39E8">
        <w:rPr>
          <w:sz w:val="24"/>
        </w:rPr>
        <w:t>out</w:t>
      </w:r>
      <w:r w:rsidRPr="009F39E8">
        <w:rPr>
          <w:spacing w:val="-15"/>
          <w:sz w:val="24"/>
        </w:rPr>
        <w:t xml:space="preserve"> </w:t>
      </w:r>
      <w:r w:rsidRPr="009F39E8">
        <w:rPr>
          <w:sz w:val="24"/>
        </w:rPr>
        <w:t>a</w:t>
      </w:r>
      <w:r w:rsidRPr="009F39E8">
        <w:rPr>
          <w:spacing w:val="-15"/>
          <w:sz w:val="24"/>
        </w:rPr>
        <w:t xml:space="preserve"> </w:t>
      </w:r>
      <w:r w:rsidRPr="009F39E8">
        <w:rPr>
          <w:sz w:val="24"/>
        </w:rPr>
        <w:t>mass</w:t>
      </w:r>
      <w:r w:rsidRPr="009F39E8">
        <w:rPr>
          <w:spacing w:val="-15"/>
          <w:sz w:val="24"/>
        </w:rPr>
        <w:t xml:space="preserve"> </w:t>
      </w:r>
      <w:r w:rsidRPr="009F39E8">
        <w:rPr>
          <w:sz w:val="24"/>
        </w:rPr>
        <w:t>media</w:t>
      </w:r>
      <w:r w:rsidRPr="009F39E8">
        <w:rPr>
          <w:spacing w:val="-15"/>
          <w:sz w:val="24"/>
        </w:rPr>
        <w:t xml:space="preserve"> </w:t>
      </w:r>
      <w:r w:rsidRPr="009F39E8">
        <w:rPr>
          <w:sz w:val="24"/>
        </w:rPr>
        <w:t>social</w:t>
      </w:r>
      <w:r w:rsidRPr="009F39E8">
        <w:rPr>
          <w:spacing w:val="-15"/>
          <w:sz w:val="24"/>
        </w:rPr>
        <w:t xml:space="preserve"> </w:t>
      </w:r>
      <w:r w:rsidRPr="009F39E8">
        <w:rPr>
          <w:sz w:val="24"/>
        </w:rPr>
        <w:t>behavior</w:t>
      </w:r>
      <w:r w:rsidRPr="009F39E8">
        <w:rPr>
          <w:spacing w:val="-15"/>
          <w:sz w:val="24"/>
        </w:rPr>
        <w:t xml:space="preserve"> </w:t>
      </w:r>
      <w:r w:rsidRPr="009F39E8">
        <w:rPr>
          <w:sz w:val="24"/>
        </w:rPr>
        <w:t>change</w:t>
      </w:r>
      <w:r w:rsidRPr="009F39E8">
        <w:rPr>
          <w:spacing w:val="-15"/>
          <w:sz w:val="24"/>
        </w:rPr>
        <w:t xml:space="preserve"> </w:t>
      </w:r>
      <w:r w:rsidRPr="009F39E8">
        <w:rPr>
          <w:sz w:val="24"/>
        </w:rPr>
        <w:t>campaign</w:t>
      </w:r>
      <w:r w:rsidRPr="009F39E8">
        <w:rPr>
          <w:spacing w:val="-15"/>
          <w:sz w:val="24"/>
        </w:rPr>
        <w:t xml:space="preserve"> </w:t>
      </w:r>
      <w:r w:rsidRPr="009F39E8">
        <w:rPr>
          <w:sz w:val="24"/>
        </w:rPr>
        <w:t>to</w:t>
      </w:r>
      <w:r w:rsidRPr="009F39E8">
        <w:rPr>
          <w:spacing w:val="-15"/>
          <w:sz w:val="24"/>
        </w:rPr>
        <w:t xml:space="preserve"> </w:t>
      </w:r>
      <w:r w:rsidRPr="009F39E8">
        <w:rPr>
          <w:sz w:val="24"/>
        </w:rPr>
        <w:t>boost</w:t>
      </w:r>
      <w:r w:rsidRPr="009F39E8">
        <w:rPr>
          <w:spacing w:val="-15"/>
          <w:sz w:val="24"/>
        </w:rPr>
        <w:t xml:space="preserve"> </w:t>
      </w:r>
      <w:r w:rsidRPr="009F39E8">
        <w:rPr>
          <w:sz w:val="24"/>
        </w:rPr>
        <w:t>student</w:t>
      </w:r>
      <w:r w:rsidRPr="009F39E8">
        <w:rPr>
          <w:spacing w:val="-15"/>
          <w:sz w:val="24"/>
        </w:rPr>
        <w:t xml:space="preserve"> </w:t>
      </w:r>
      <w:r w:rsidRPr="009F39E8">
        <w:rPr>
          <w:sz w:val="24"/>
        </w:rPr>
        <w:t>enrollment</w:t>
      </w:r>
      <w:r w:rsidRPr="009F39E8">
        <w:rPr>
          <w:spacing w:val="-15"/>
          <w:sz w:val="24"/>
        </w:rPr>
        <w:t xml:space="preserve"> </w:t>
      </w:r>
      <w:r w:rsidRPr="009F39E8">
        <w:rPr>
          <w:sz w:val="24"/>
        </w:rPr>
        <w:t>and</w:t>
      </w:r>
      <w:r w:rsidRPr="009F39E8">
        <w:rPr>
          <w:spacing w:val="-15"/>
          <w:sz w:val="24"/>
        </w:rPr>
        <w:t xml:space="preserve"> </w:t>
      </w:r>
      <w:r w:rsidRPr="009F39E8">
        <w:rPr>
          <w:sz w:val="24"/>
        </w:rPr>
        <w:t>retention. The</w:t>
      </w:r>
      <w:r w:rsidRPr="009F39E8">
        <w:rPr>
          <w:spacing w:val="39"/>
          <w:sz w:val="24"/>
        </w:rPr>
        <w:t xml:space="preserve"> </w:t>
      </w:r>
      <w:r w:rsidRPr="009F39E8">
        <w:rPr>
          <w:sz w:val="24"/>
        </w:rPr>
        <w:t>firm will conduct the campaign beginning in Y2 and continue through Y6, estimated at $8,000 per year ($8,000/year * 5 years = $40,000.00).</w:t>
      </w:r>
    </w:p>
    <w:p w14:paraId="29B3A02D" w14:textId="77777777" w:rsidR="009F39E8" w:rsidRPr="009F39E8" w:rsidRDefault="009F39E8" w:rsidP="009F39E8">
      <w:pPr>
        <w:rPr>
          <w:sz w:val="24"/>
          <w:szCs w:val="24"/>
        </w:rPr>
      </w:pPr>
    </w:p>
    <w:p w14:paraId="6B149AD0" w14:textId="77777777" w:rsidR="009F39E8" w:rsidRPr="009F39E8" w:rsidRDefault="009F39E8" w:rsidP="009F39E8">
      <w:pPr>
        <w:numPr>
          <w:ilvl w:val="2"/>
          <w:numId w:val="19"/>
        </w:numPr>
        <w:tabs>
          <w:tab w:val="left" w:pos="1080"/>
        </w:tabs>
        <w:spacing w:line="275" w:lineRule="exact"/>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 xml:space="preserve">$23,000.00 </w:t>
      </w:r>
    </w:p>
    <w:p w14:paraId="10840DCF" w14:textId="77777777" w:rsidR="009F39E8" w:rsidRPr="009F39E8" w:rsidRDefault="009F39E8" w:rsidP="009F39E8">
      <w:pPr>
        <w:numPr>
          <w:ilvl w:val="0"/>
          <w:numId w:val="30"/>
        </w:numPr>
        <w:spacing w:line="242" w:lineRule="auto"/>
        <w:ind w:right="357"/>
        <w:jc w:val="both"/>
        <w:rPr>
          <w:b/>
          <w:sz w:val="24"/>
          <w:szCs w:val="24"/>
        </w:rPr>
      </w:pPr>
      <w:r w:rsidRPr="009F39E8">
        <w:rPr>
          <w:b/>
          <w:sz w:val="24"/>
          <w:szCs w:val="24"/>
        </w:rPr>
        <w:t>Printing, Signage, and Awareness Materials for Early Warning Systems ($5,00</w:t>
      </w:r>
      <w:r w:rsidRPr="009F39E8">
        <w:rPr>
          <w:b/>
          <w:bCs/>
          <w:sz w:val="24"/>
          <w:szCs w:val="24"/>
        </w:rPr>
        <w:t>0.00</w:t>
      </w:r>
      <w:r w:rsidRPr="009F39E8">
        <w:rPr>
          <w:b/>
          <w:sz w:val="24"/>
          <w:szCs w:val="24"/>
        </w:rPr>
        <w:t xml:space="preserve">): </w:t>
      </w:r>
      <w:r w:rsidRPr="009F39E8">
        <w:rPr>
          <w:sz w:val="24"/>
          <w:szCs w:val="24"/>
        </w:rPr>
        <w:t>POA is budgeting for printing, signage, and awareness materials related to Early Warning Systems in Y2 and Y3. The total estimated cost per year for these materials is $2,500 ($2,500/year * 2 years = $5,000.00).</w:t>
      </w:r>
    </w:p>
    <w:p w14:paraId="35127592" w14:textId="77777777" w:rsidR="009F39E8" w:rsidRPr="009F39E8" w:rsidRDefault="009F39E8" w:rsidP="009F39E8">
      <w:pPr>
        <w:numPr>
          <w:ilvl w:val="0"/>
          <w:numId w:val="30"/>
        </w:numPr>
        <w:spacing w:line="242" w:lineRule="auto"/>
        <w:ind w:right="357"/>
        <w:jc w:val="both"/>
        <w:rPr>
          <w:sz w:val="24"/>
        </w:rPr>
      </w:pPr>
      <w:r w:rsidRPr="009F39E8">
        <w:rPr>
          <w:b/>
          <w:sz w:val="24"/>
        </w:rPr>
        <w:t xml:space="preserve">Alternative Education Kits ($18,000.00): </w:t>
      </w:r>
      <w:r w:rsidRPr="009F39E8">
        <w:rPr>
          <w:sz w:val="24"/>
        </w:rPr>
        <w:t>POA will purchase and distribute 3,000 (600 per year) alternative education kits estimated at $6 per kit to at-risk students between Y1 through Y6 (600 kits/year * 5 years *$6/kit = $18,000.00).</w:t>
      </w:r>
    </w:p>
    <w:p w14:paraId="203544CC" w14:textId="77777777" w:rsidR="009F39E8" w:rsidRPr="009F39E8" w:rsidRDefault="009F39E8" w:rsidP="009F39E8">
      <w:pPr>
        <w:numPr>
          <w:ilvl w:val="2"/>
          <w:numId w:val="19"/>
        </w:numPr>
        <w:tabs>
          <w:tab w:val="left" w:pos="1080"/>
        </w:tabs>
        <w:spacing w:before="272"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$71,664.62</w:t>
      </w:r>
    </w:p>
    <w:p w14:paraId="369D0905" w14:textId="77777777" w:rsidR="009F39E8" w:rsidRPr="009F39E8" w:rsidRDefault="009F39E8" w:rsidP="009F39E8">
      <w:pPr>
        <w:numPr>
          <w:ilvl w:val="3"/>
          <w:numId w:val="19"/>
        </w:numPr>
        <w:tabs>
          <w:tab w:val="left" w:pos="720"/>
        </w:tabs>
        <w:ind w:right="357"/>
        <w:jc w:val="both"/>
        <w:rPr>
          <w:sz w:val="24"/>
          <w:szCs w:val="24"/>
        </w:rPr>
      </w:pPr>
      <w:r w:rsidRPr="009F39E8">
        <w:rPr>
          <w:b/>
          <w:sz w:val="24"/>
          <w:szCs w:val="24"/>
        </w:rPr>
        <w:t xml:space="preserve">Vehicle Fuel ($9,631.18): </w:t>
      </w:r>
      <w:r w:rsidRPr="009F39E8">
        <w:rPr>
          <w:sz w:val="24"/>
          <w:szCs w:val="24"/>
        </w:rPr>
        <w:t>POA estimates vehicle fuel for the 2 vehicles to cost $140 per month for</w:t>
      </w:r>
      <w:r w:rsidRPr="009F39E8">
        <w:rPr>
          <w:spacing w:val="-12"/>
          <w:sz w:val="24"/>
          <w:szCs w:val="24"/>
        </w:rPr>
        <w:t xml:space="preserve"> </w:t>
      </w:r>
      <w:r w:rsidRPr="009F39E8">
        <w:rPr>
          <w:sz w:val="24"/>
          <w:szCs w:val="24"/>
        </w:rPr>
        <w:t>60</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4. The total amount for vehicle fuel is calculated at $140 per month * 60 months + $1,231 for inflation in Y2-Y6 = $9,631.18.</w:t>
      </w:r>
    </w:p>
    <w:p w14:paraId="416FE686" w14:textId="77777777" w:rsidR="009F39E8" w:rsidRPr="009F39E8" w:rsidRDefault="009F39E8" w:rsidP="009F39E8">
      <w:pPr>
        <w:numPr>
          <w:ilvl w:val="3"/>
          <w:numId w:val="19"/>
        </w:numPr>
        <w:tabs>
          <w:tab w:val="left" w:pos="720"/>
        </w:tabs>
        <w:ind w:right="359"/>
        <w:jc w:val="both"/>
        <w:rPr>
          <w:sz w:val="24"/>
          <w:szCs w:val="24"/>
        </w:rPr>
      </w:pPr>
      <w:r w:rsidRPr="009F39E8">
        <w:rPr>
          <w:b/>
          <w:sz w:val="24"/>
          <w:szCs w:val="24"/>
        </w:rPr>
        <w:t xml:space="preserve">Travel for Community Engagement ($62,033.44): </w:t>
      </w:r>
      <w:r w:rsidRPr="009F39E8">
        <w:rPr>
          <w:sz w:val="24"/>
          <w:szCs w:val="24"/>
        </w:rPr>
        <w:t xml:space="preserve">POA is budgeting local travel for an estimated 12 Community Engagement trips per year (72 trips total) for 2 project staff throughout the life of project. Estimated costs include local transportation ($35 per trip * 72 trips * 2 </w:t>
      </w:r>
      <w:proofErr w:type="gramStart"/>
      <w:r w:rsidRPr="009F39E8">
        <w:rPr>
          <w:sz w:val="24"/>
          <w:szCs w:val="24"/>
        </w:rPr>
        <w:t>staff  +</w:t>
      </w:r>
      <w:proofErr w:type="gramEnd"/>
      <w:r w:rsidRPr="009F39E8">
        <w:rPr>
          <w:sz w:val="24"/>
          <w:szCs w:val="24"/>
        </w:rPr>
        <w:t xml:space="preserve"> $674 for inflation in Y2-Y6 = $5,713.61) and lodging and M&amp;IE ($40 M&amp;IE per day + $75 lodging per day) * 3 days per trip * 72 trips * 2 staff + $6,640 for inflation in Y2-Y6 = </w:t>
      </w:r>
      <w:r w:rsidRPr="009F39E8">
        <w:rPr>
          <w:sz w:val="24"/>
          <w:szCs w:val="24"/>
        </w:rPr>
        <w:lastRenderedPageBreak/>
        <w:t>$56,319.84).</w:t>
      </w:r>
    </w:p>
    <w:p w14:paraId="7CEB771F" w14:textId="77777777" w:rsidR="009F39E8" w:rsidRPr="009F39E8" w:rsidRDefault="009F39E8" w:rsidP="009F39E8">
      <w:pPr>
        <w:numPr>
          <w:ilvl w:val="2"/>
          <w:numId w:val="19"/>
        </w:numPr>
        <w:tabs>
          <w:tab w:val="left" w:pos="1080"/>
        </w:tabs>
        <w:spacing w:before="274"/>
        <w:jc w:val="both"/>
        <w:outlineLvl w:val="0"/>
        <w:rPr>
          <w:b/>
          <w:bCs/>
          <w:i/>
          <w:iCs/>
          <w:sz w:val="24"/>
          <w:szCs w:val="24"/>
        </w:rPr>
      </w:pPr>
      <w:r w:rsidRPr="009F39E8">
        <w:rPr>
          <w:b/>
          <w:bCs/>
          <w:i/>
          <w:iCs/>
          <w:color w:val="002C72"/>
          <w:sz w:val="24"/>
          <w:szCs w:val="24"/>
        </w:rPr>
        <w:t>Other</w:t>
      </w:r>
      <w:r w:rsidRPr="009F39E8">
        <w:rPr>
          <w:b/>
          <w:bCs/>
          <w:i/>
          <w:iCs/>
          <w:color w:val="002C72"/>
          <w:spacing w:val="-1"/>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$222,265.40</w:t>
      </w:r>
    </w:p>
    <w:p w14:paraId="7045D54C" w14:textId="77777777" w:rsidR="009F39E8" w:rsidRPr="009F39E8" w:rsidRDefault="009F39E8" w:rsidP="009F39E8">
      <w:pPr>
        <w:numPr>
          <w:ilvl w:val="0"/>
          <w:numId w:val="34"/>
        </w:numPr>
        <w:spacing w:before="2"/>
        <w:ind w:right="357"/>
        <w:jc w:val="both"/>
        <w:rPr>
          <w:sz w:val="24"/>
          <w:szCs w:val="24"/>
        </w:rPr>
      </w:pPr>
      <w:r w:rsidRPr="009F39E8">
        <w:rPr>
          <w:b/>
          <w:sz w:val="24"/>
          <w:szCs w:val="24"/>
        </w:rPr>
        <w:t>Subrecipient:</w:t>
      </w:r>
      <w:r w:rsidRPr="009F39E8">
        <w:rPr>
          <w:b/>
          <w:spacing w:val="-3"/>
          <w:sz w:val="24"/>
          <w:szCs w:val="24"/>
        </w:rPr>
        <w:t xml:space="preserve"> </w:t>
      </w:r>
      <w:r w:rsidRPr="009F39E8">
        <w:rPr>
          <w:b/>
          <w:sz w:val="24"/>
          <w:szCs w:val="24"/>
        </w:rPr>
        <w:t>FEREMA</w:t>
      </w:r>
      <w:r w:rsidRPr="009F39E8">
        <w:rPr>
          <w:b/>
          <w:spacing w:val="-3"/>
          <w:sz w:val="24"/>
          <w:szCs w:val="24"/>
        </w:rPr>
        <w:t xml:space="preserve"> </w:t>
      </w:r>
      <w:r w:rsidRPr="009F39E8">
        <w:rPr>
          <w:b/>
          <w:sz w:val="24"/>
          <w:szCs w:val="24"/>
        </w:rPr>
        <w:t>(UEI:</w:t>
      </w:r>
      <w:r w:rsidRPr="009F39E8">
        <w:rPr>
          <w:b/>
          <w:spacing w:val="-3"/>
          <w:sz w:val="24"/>
          <w:szCs w:val="24"/>
        </w:rPr>
        <w:t xml:space="preserve"> </w:t>
      </w:r>
      <w:r w:rsidRPr="009F39E8">
        <w:rPr>
          <w:b/>
          <w:sz w:val="24"/>
          <w:szCs w:val="24"/>
        </w:rPr>
        <w:t>NY8TFD4ZL3C3)</w:t>
      </w:r>
      <w:r w:rsidRPr="009F39E8">
        <w:rPr>
          <w:b/>
          <w:spacing w:val="-3"/>
          <w:sz w:val="24"/>
          <w:szCs w:val="24"/>
        </w:rPr>
        <w:t xml:space="preserve"> </w:t>
      </w:r>
      <w:r w:rsidRPr="009F39E8">
        <w:rPr>
          <w:b/>
          <w:sz w:val="24"/>
          <w:szCs w:val="24"/>
        </w:rPr>
        <w:t>($208,065.40):</w:t>
      </w:r>
      <w:r w:rsidRPr="009F39E8">
        <w:rPr>
          <w:b/>
          <w:spacing w:val="-3"/>
          <w:sz w:val="24"/>
          <w:szCs w:val="24"/>
        </w:rPr>
        <w:t xml:space="preserve"> </w:t>
      </w:r>
      <w:r w:rsidRPr="009F39E8">
        <w:rPr>
          <w:sz w:val="24"/>
          <w:szCs w:val="24"/>
        </w:rPr>
        <w:t>POA</w:t>
      </w:r>
      <w:r w:rsidRPr="009F39E8">
        <w:rPr>
          <w:spacing w:val="-3"/>
          <w:sz w:val="24"/>
          <w:szCs w:val="24"/>
        </w:rPr>
        <w:t xml:space="preserve"> </w:t>
      </w:r>
      <w:r w:rsidRPr="009F39E8">
        <w:rPr>
          <w:sz w:val="24"/>
          <w:szCs w:val="24"/>
        </w:rPr>
        <w:t>is</w:t>
      </w:r>
      <w:r w:rsidRPr="009F39E8">
        <w:rPr>
          <w:spacing w:val="-3"/>
          <w:sz w:val="24"/>
          <w:szCs w:val="24"/>
        </w:rPr>
        <w:t xml:space="preserve"> </w:t>
      </w:r>
      <w:r w:rsidRPr="009F39E8">
        <w:rPr>
          <w:sz w:val="24"/>
          <w:szCs w:val="24"/>
        </w:rPr>
        <w:t>proposing</w:t>
      </w:r>
      <w:r w:rsidRPr="009F39E8">
        <w:rPr>
          <w:spacing w:val="-3"/>
          <w:sz w:val="24"/>
          <w:szCs w:val="24"/>
        </w:rPr>
        <w:t xml:space="preserve"> </w:t>
      </w:r>
      <w:r w:rsidRPr="009F39E8">
        <w:rPr>
          <w:sz w:val="24"/>
          <w:szCs w:val="24"/>
        </w:rPr>
        <w:t>FEREMA</w:t>
      </w:r>
      <w:r w:rsidRPr="009F39E8">
        <w:rPr>
          <w:spacing w:val="-3"/>
          <w:sz w:val="24"/>
          <w:szCs w:val="24"/>
        </w:rPr>
        <w:t xml:space="preserve"> </w:t>
      </w:r>
      <w:r w:rsidRPr="009F39E8">
        <w:rPr>
          <w:sz w:val="24"/>
          <w:szCs w:val="24"/>
        </w:rPr>
        <w:t>as a subrecipient to expand access to Honduras’ national play-based model in 102 pre-primary classrooms</w:t>
      </w:r>
      <w:r w:rsidRPr="009F39E8">
        <w:rPr>
          <w:spacing w:val="-6"/>
          <w:sz w:val="24"/>
          <w:szCs w:val="24"/>
        </w:rPr>
        <w:t xml:space="preserve"> </w:t>
      </w:r>
      <w:r w:rsidRPr="009F39E8">
        <w:rPr>
          <w:sz w:val="24"/>
          <w:szCs w:val="24"/>
        </w:rPr>
        <w:t>by</w:t>
      </w:r>
      <w:r w:rsidRPr="009F39E8">
        <w:rPr>
          <w:spacing w:val="-6"/>
          <w:sz w:val="24"/>
          <w:szCs w:val="24"/>
        </w:rPr>
        <w:t xml:space="preserve"> </w:t>
      </w:r>
      <w:r w:rsidRPr="009F39E8">
        <w:rPr>
          <w:sz w:val="24"/>
          <w:szCs w:val="24"/>
        </w:rPr>
        <w:t>providing</w:t>
      </w:r>
      <w:r w:rsidRPr="009F39E8">
        <w:rPr>
          <w:spacing w:val="-6"/>
          <w:sz w:val="24"/>
          <w:szCs w:val="24"/>
        </w:rPr>
        <w:t xml:space="preserve"> </w:t>
      </w:r>
      <w:r w:rsidRPr="009F39E8">
        <w:rPr>
          <w:sz w:val="24"/>
          <w:szCs w:val="24"/>
        </w:rPr>
        <w:t>training</w:t>
      </w:r>
      <w:r w:rsidRPr="009F39E8">
        <w:rPr>
          <w:spacing w:val="-6"/>
          <w:sz w:val="24"/>
          <w:szCs w:val="24"/>
        </w:rPr>
        <w:t xml:space="preserve"> </w:t>
      </w:r>
      <w:r w:rsidRPr="009F39E8">
        <w:rPr>
          <w:sz w:val="24"/>
          <w:szCs w:val="24"/>
        </w:rPr>
        <w:t>to</w:t>
      </w:r>
      <w:r w:rsidRPr="009F39E8">
        <w:rPr>
          <w:spacing w:val="-6"/>
          <w:sz w:val="24"/>
          <w:szCs w:val="24"/>
        </w:rPr>
        <w:t xml:space="preserve"> </w:t>
      </w:r>
      <w:r w:rsidRPr="009F39E8">
        <w:rPr>
          <w:sz w:val="24"/>
          <w:szCs w:val="24"/>
        </w:rPr>
        <w:t>volunteer</w:t>
      </w:r>
      <w:r w:rsidRPr="009F39E8">
        <w:rPr>
          <w:spacing w:val="-6"/>
          <w:sz w:val="24"/>
          <w:szCs w:val="24"/>
        </w:rPr>
        <w:t xml:space="preserve"> </w:t>
      </w:r>
      <w:r w:rsidRPr="009F39E8">
        <w:rPr>
          <w:sz w:val="24"/>
          <w:szCs w:val="24"/>
        </w:rPr>
        <w:t>educators</w:t>
      </w:r>
      <w:r w:rsidRPr="009F39E8">
        <w:rPr>
          <w:spacing w:val="-6"/>
          <w:sz w:val="24"/>
          <w:szCs w:val="24"/>
        </w:rPr>
        <w:t xml:space="preserve"> </w:t>
      </w:r>
      <w:r w:rsidRPr="009F39E8">
        <w:rPr>
          <w:sz w:val="24"/>
          <w:szCs w:val="24"/>
        </w:rPr>
        <w:t>on</w:t>
      </w:r>
      <w:r w:rsidRPr="009F39E8">
        <w:rPr>
          <w:spacing w:val="-6"/>
          <w:sz w:val="24"/>
          <w:szCs w:val="24"/>
        </w:rPr>
        <w:t xml:space="preserve"> </w:t>
      </w:r>
      <w:r w:rsidRPr="009F39E8">
        <w:rPr>
          <w:sz w:val="24"/>
          <w:szCs w:val="24"/>
        </w:rPr>
        <w:t>child</w:t>
      </w:r>
      <w:r w:rsidRPr="009F39E8">
        <w:rPr>
          <w:spacing w:val="-6"/>
          <w:sz w:val="24"/>
          <w:szCs w:val="24"/>
        </w:rPr>
        <w:t xml:space="preserve"> </w:t>
      </w:r>
      <w:r w:rsidRPr="009F39E8">
        <w:rPr>
          <w:sz w:val="24"/>
          <w:szCs w:val="24"/>
        </w:rPr>
        <w:t>development,</w:t>
      </w:r>
      <w:r w:rsidRPr="009F39E8">
        <w:rPr>
          <w:spacing w:val="-6"/>
          <w:sz w:val="24"/>
          <w:szCs w:val="24"/>
        </w:rPr>
        <w:t xml:space="preserve"> </w:t>
      </w:r>
      <w:r w:rsidRPr="009F39E8">
        <w:rPr>
          <w:sz w:val="24"/>
          <w:szCs w:val="24"/>
        </w:rPr>
        <w:t>nutrition,</w:t>
      </w:r>
      <w:r w:rsidRPr="009F39E8">
        <w:rPr>
          <w:spacing w:val="-6"/>
          <w:sz w:val="24"/>
          <w:szCs w:val="24"/>
        </w:rPr>
        <w:t xml:space="preserve"> </w:t>
      </w:r>
      <w:r w:rsidRPr="009F39E8">
        <w:rPr>
          <w:sz w:val="24"/>
          <w:szCs w:val="24"/>
        </w:rPr>
        <w:t>and</w:t>
      </w:r>
      <w:r w:rsidRPr="009F39E8">
        <w:rPr>
          <w:spacing w:val="-6"/>
          <w:sz w:val="24"/>
          <w:szCs w:val="24"/>
        </w:rPr>
        <w:t xml:space="preserve"> </w:t>
      </w:r>
      <w:r w:rsidRPr="009F39E8">
        <w:rPr>
          <w:sz w:val="24"/>
          <w:szCs w:val="24"/>
        </w:rPr>
        <w:t>age- appropriate pedagogy. In addition, FEREMA will provide ongoing coaching and host parenting workshops</w:t>
      </w:r>
      <w:r w:rsidRPr="009F39E8">
        <w:rPr>
          <w:spacing w:val="-8"/>
          <w:sz w:val="24"/>
          <w:szCs w:val="24"/>
        </w:rPr>
        <w:t xml:space="preserve"> </w:t>
      </w:r>
      <w:r w:rsidRPr="009F39E8">
        <w:rPr>
          <w:sz w:val="24"/>
          <w:szCs w:val="24"/>
        </w:rPr>
        <w:t>on</w:t>
      </w:r>
      <w:r w:rsidRPr="009F39E8">
        <w:rPr>
          <w:spacing w:val="-8"/>
          <w:sz w:val="24"/>
          <w:szCs w:val="24"/>
        </w:rPr>
        <w:t xml:space="preserve"> </w:t>
      </w:r>
      <w:r w:rsidRPr="009F39E8">
        <w:rPr>
          <w:sz w:val="24"/>
          <w:szCs w:val="24"/>
        </w:rPr>
        <w:t>school</w:t>
      </w:r>
      <w:r w:rsidRPr="009F39E8">
        <w:rPr>
          <w:spacing w:val="-8"/>
          <w:sz w:val="24"/>
          <w:szCs w:val="24"/>
        </w:rPr>
        <w:t xml:space="preserve"> </w:t>
      </w:r>
      <w:r w:rsidRPr="009F39E8">
        <w:rPr>
          <w:sz w:val="24"/>
          <w:szCs w:val="24"/>
        </w:rPr>
        <w:t>readiness</w:t>
      </w:r>
      <w:r w:rsidRPr="009F39E8">
        <w:rPr>
          <w:spacing w:val="-8"/>
          <w:sz w:val="24"/>
          <w:szCs w:val="24"/>
        </w:rPr>
        <w:t xml:space="preserve"> </w:t>
      </w:r>
      <w:r w:rsidRPr="009F39E8">
        <w:rPr>
          <w:sz w:val="24"/>
          <w:szCs w:val="24"/>
        </w:rPr>
        <w:t>and</w:t>
      </w:r>
      <w:r w:rsidRPr="009F39E8">
        <w:rPr>
          <w:spacing w:val="-8"/>
          <w:sz w:val="24"/>
          <w:szCs w:val="24"/>
        </w:rPr>
        <w:t xml:space="preserve"> </w:t>
      </w:r>
      <w:r w:rsidRPr="009F39E8">
        <w:rPr>
          <w:sz w:val="24"/>
          <w:szCs w:val="24"/>
        </w:rPr>
        <w:t>early</w:t>
      </w:r>
      <w:r w:rsidRPr="009F39E8">
        <w:rPr>
          <w:spacing w:val="-8"/>
          <w:sz w:val="24"/>
          <w:szCs w:val="24"/>
        </w:rPr>
        <w:t xml:space="preserve"> </w:t>
      </w:r>
      <w:r w:rsidRPr="009F39E8">
        <w:rPr>
          <w:sz w:val="24"/>
          <w:szCs w:val="24"/>
        </w:rPr>
        <w:t>stimulation.</w:t>
      </w:r>
      <w:r w:rsidRPr="009F39E8">
        <w:rPr>
          <w:spacing w:val="-8"/>
          <w:sz w:val="24"/>
          <w:szCs w:val="24"/>
        </w:rPr>
        <w:t xml:space="preserve"> </w:t>
      </w:r>
      <w:r w:rsidRPr="009F39E8">
        <w:rPr>
          <w:sz w:val="24"/>
          <w:szCs w:val="24"/>
        </w:rPr>
        <w:t>The</w:t>
      </w:r>
      <w:r w:rsidRPr="009F39E8">
        <w:rPr>
          <w:spacing w:val="-8"/>
          <w:sz w:val="24"/>
          <w:szCs w:val="24"/>
        </w:rPr>
        <w:t xml:space="preserve"> </w:t>
      </w:r>
      <w:r w:rsidRPr="009F39E8">
        <w:rPr>
          <w:sz w:val="24"/>
          <w:szCs w:val="24"/>
        </w:rPr>
        <w:t>estimated</w:t>
      </w:r>
      <w:r w:rsidRPr="009F39E8">
        <w:rPr>
          <w:spacing w:val="-8"/>
          <w:sz w:val="24"/>
          <w:szCs w:val="24"/>
        </w:rPr>
        <w:t xml:space="preserve"> </w:t>
      </w:r>
      <w:r w:rsidRPr="009F39E8">
        <w:rPr>
          <w:sz w:val="24"/>
          <w:szCs w:val="24"/>
        </w:rPr>
        <w:t>cost</w:t>
      </w:r>
      <w:r w:rsidRPr="009F39E8">
        <w:rPr>
          <w:spacing w:val="-8"/>
          <w:sz w:val="24"/>
          <w:szCs w:val="24"/>
        </w:rPr>
        <w:t xml:space="preserve"> </w:t>
      </w:r>
      <w:r w:rsidRPr="009F39E8">
        <w:rPr>
          <w:sz w:val="24"/>
          <w:szCs w:val="24"/>
        </w:rPr>
        <w:t>for</w:t>
      </w:r>
      <w:r w:rsidRPr="009F39E8">
        <w:rPr>
          <w:spacing w:val="-8"/>
          <w:sz w:val="24"/>
          <w:szCs w:val="24"/>
        </w:rPr>
        <w:t xml:space="preserve"> </w:t>
      </w:r>
      <w:r w:rsidRPr="009F39E8">
        <w:rPr>
          <w:sz w:val="24"/>
          <w:szCs w:val="24"/>
        </w:rPr>
        <w:t>FEREMA</w:t>
      </w:r>
      <w:r w:rsidRPr="009F39E8">
        <w:rPr>
          <w:spacing w:val="-8"/>
          <w:sz w:val="24"/>
          <w:szCs w:val="24"/>
        </w:rPr>
        <w:t xml:space="preserve"> </w:t>
      </w:r>
      <w:r w:rsidRPr="009F39E8">
        <w:rPr>
          <w:sz w:val="24"/>
          <w:szCs w:val="24"/>
        </w:rPr>
        <w:t>is</w:t>
      </w:r>
      <w:r w:rsidRPr="009F39E8">
        <w:rPr>
          <w:spacing w:val="-8"/>
          <w:sz w:val="24"/>
          <w:szCs w:val="24"/>
        </w:rPr>
        <w:t xml:space="preserve"> </w:t>
      </w:r>
      <w:r w:rsidRPr="009F39E8">
        <w:rPr>
          <w:sz w:val="24"/>
          <w:szCs w:val="24"/>
        </w:rPr>
        <w:t>$10,523 in</w:t>
      </w:r>
      <w:r w:rsidRPr="009F39E8">
        <w:rPr>
          <w:spacing w:val="-13"/>
          <w:sz w:val="24"/>
          <w:szCs w:val="24"/>
        </w:rPr>
        <w:t xml:space="preserve"> </w:t>
      </w:r>
      <w:r w:rsidRPr="009F39E8">
        <w:rPr>
          <w:sz w:val="24"/>
          <w:szCs w:val="24"/>
        </w:rPr>
        <w:t>Y1,</w:t>
      </w:r>
      <w:r w:rsidRPr="009F39E8">
        <w:rPr>
          <w:spacing w:val="-10"/>
          <w:sz w:val="24"/>
          <w:szCs w:val="24"/>
        </w:rPr>
        <w:t xml:space="preserve"> </w:t>
      </w:r>
      <w:r w:rsidRPr="009F39E8">
        <w:rPr>
          <w:sz w:val="24"/>
          <w:szCs w:val="24"/>
        </w:rPr>
        <w:t>$60,987</w:t>
      </w:r>
      <w:r w:rsidRPr="009F39E8">
        <w:rPr>
          <w:spacing w:val="-10"/>
          <w:sz w:val="24"/>
          <w:szCs w:val="24"/>
        </w:rPr>
        <w:t xml:space="preserve"> </w:t>
      </w:r>
      <w:r w:rsidRPr="009F39E8">
        <w:rPr>
          <w:sz w:val="24"/>
          <w:szCs w:val="24"/>
        </w:rPr>
        <w:t>in</w:t>
      </w:r>
      <w:r w:rsidRPr="009F39E8">
        <w:rPr>
          <w:spacing w:val="-10"/>
          <w:sz w:val="24"/>
          <w:szCs w:val="24"/>
        </w:rPr>
        <w:t xml:space="preserve"> </w:t>
      </w:r>
      <w:r w:rsidRPr="009F39E8">
        <w:rPr>
          <w:sz w:val="24"/>
          <w:szCs w:val="24"/>
        </w:rPr>
        <w:t>Y2,</w:t>
      </w:r>
      <w:r w:rsidRPr="009F39E8">
        <w:rPr>
          <w:spacing w:val="-11"/>
          <w:sz w:val="24"/>
          <w:szCs w:val="24"/>
        </w:rPr>
        <w:t xml:space="preserve"> </w:t>
      </w:r>
      <w:r w:rsidRPr="009F39E8">
        <w:rPr>
          <w:sz w:val="24"/>
          <w:szCs w:val="24"/>
        </w:rPr>
        <w:t>$64,037</w:t>
      </w:r>
      <w:r w:rsidRPr="009F39E8">
        <w:rPr>
          <w:spacing w:val="-10"/>
          <w:sz w:val="24"/>
          <w:szCs w:val="24"/>
        </w:rPr>
        <w:t xml:space="preserve"> </w:t>
      </w:r>
      <w:r w:rsidRPr="009F39E8">
        <w:rPr>
          <w:sz w:val="24"/>
          <w:szCs w:val="24"/>
        </w:rPr>
        <w:t>in</w:t>
      </w:r>
      <w:r w:rsidRPr="009F39E8">
        <w:rPr>
          <w:spacing w:val="-10"/>
          <w:sz w:val="24"/>
          <w:szCs w:val="24"/>
        </w:rPr>
        <w:t xml:space="preserve"> </w:t>
      </w:r>
      <w:r w:rsidRPr="009F39E8">
        <w:rPr>
          <w:sz w:val="24"/>
          <w:szCs w:val="24"/>
        </w:rPr>
        <w:t>Y3,</w:t>
      </w:r>
      <w:r w:rsidRPr="009F39E8">
        <w:rPr>
          <w:spacing w:val="-10"/>
          <w:sz w:val="24"/>
          <w:szCs w:val="24"/>
        </w:rPr>
        <w:t xml:space="preserve"> </w:t>
      </w:r>
      <w:r w:rsidRPr="009F39E8">
        <w:rPr>
          <w:sz w:val="24"/>
          <w:szCs w:val="24"/>
        </w:rPr>
        <w:t>$67,239</w:t>
      </w:r>
      <w:r w:rsidRPr="009F39E8">
        <w:rPr>
          <w:spacing w:val="-11"/>
          <w:sz w:val="24"/>
          <w:szCs w:val="24"/>
        </w:rPr>
        <w:t xml:space="preserve"> </w:t>
      </w:r>
      <w:r w:rsidRPr="009F39E8">
        <w:rPr>
          <w:sz w:val="24"/>
          <w:szCs w:val="24"/>
        </w:rPr>
        <w:t>in</w:t>
      </w:r>
      <w:r w:rsidRPr="009F39E8">
        <w:rPr>
          <w:spacing w:val="-10"/>
          <w:sz w:val="24"/>
          <w:szCs w:val="24"/>
        </w:rPr>
        <w:t xml:space="preserve"> </w:t>
      </w:r>
      <w:r w:rsidRPr="009F39E8">
        <w:rPr>
          <w:sz w:val="24"/>
          <w:szCs w:val="24"/>
        </w:rPr>
        <w:t>Y4,</w:t>
      </w:r>
      <w:r w:rsidRPr="009F39E8">
        <w:rPr>
          <w:spacing w:val="-10"/>
          <w:sz w:val="24"/>
          <w:szCs w:val="24"/>
        </w:rPr>
        <w:t xml:space="preserve"> </w:t>
      </w:r>
      <w:r w:rsidRPr="009F39E8">
        <w:rPr>
          <w:sz w:val="24"/>
          <w:szCs w:val="24"/>
        </w:rPr>
        <w:t>and</w:t>
      </w:r>
      <w:r w:rsidRPr="009F39E8">
        <w:rPr>
          <w:spacing w:val="-10"/>
          <w:sz w:val="24"/>
          <w:szCs w:val="24"/>
        </w:rPr>
        <w:t xml:space="preserve"> </w:t>
      </w:r>
      <w:r w:rsidRPr="009F39E8">
        <w:rPr>
          <w:sz w:val="24"/>
          <w:szCs w:val="24"/>
        </w:rPr>
        <w:t>$5,280</w:t>
      </w:r>
      <w:r w:rsidRPr="009F39E8">
        <w:rPr>
          <w:spacing w:val="-11"/>
          <w:sz w:val="24"/>
          <w:szCs w:val="24"/>
        </w:rPr>
        <w:t xml:space="preserve"> </w:t>
      </w:r>
      <w:r w:rsidRPr="009F39E8">
        <w:rPr>
          <w:sz w:val="24"/>
          <w:szCs w:val="24"/>
        </w:rPr>
        <w:t>in</w:t>
      </w:r>
      <w:r w:rsidRPr="009F39E8">
        <w:rPr>
          <w:spacing w:val="-10"/>
          <w:sz w:val="24"/>
          <w:szCs w:val="24"/>
        </w:rPr>
        <w:t xml:space="preserve"> </w:t>
      </w:r>
      <w:r w:rsidRPr="009F39E8">
        <w:rPr>
          <w:sz w:val="24"/>
          <w:szCs w:val="24"/>
        </w:rPr>
        <w:t>Y5</w:t>
      </w:r>
      <w:r w:rsidRPr="009F39E8">
        <w:rPr>
          <w:spacing w:val="-10"/>
          <w:sz w:val="24"/>
          <w:szCs w:val="24"/>
        </w:rPr>
        <w:t xml:space="preserve"> </w:t>
      </w:r>
      <w:r w:rsidRPr="009F39E8">
        <w:rPr>
          <w:sz w:val="24"/>
          <w:szCs w:val="24"/>
        </w:rPr>
        <w:t>for</w:t>
      </w:r>
      <w:r w:rsidRPr="009F39E8">
        <w:rPr>
          <w:spacing w:val="-10"/>
          <w:sz w:val="24"/>
          <w:szCs w:val="24"/>
        </w:rPr>
        <w:t xml:space="preserve"> </w:t>
      </w:r>
      <w:r w:rsidRPr="009F39E8">
        <w:rPr>
          <w:sz w:val="24"/>
          <w:szCs w:val="24"/>
        </w:rPr>
        <w:t>a</w:t>
      </w:r>
      <w:r w:rsidRPr="009F39E8">
        <w:rPr>
          <w:spacing w:val="-11"/>
          <w:sz w:val="24"/>
          <w:szCs w:val="24"/>
        </w:rPr>
        <w:t xml:space="preserve"> </w:t>
      </w:r>
      <w:r w:rsidRPr="009F39E8">
        <w:rPr>
          <w:sz w:val="24"/>
          <w:szCs w:val="24"/>
        </w:rPr>
        <w:t>total</w:t>
      </w:r>
      <w:r w:rsidRPr="009F39E8">
        <w:rPr>
          <w:spacing w:val="-10"/>
          <w:sz w:val="24"/>
          <w:szCs w:val="24"/>
        </w:rPr>
        <w:t xml:space="preserve"> </w:t>
      </w:r>
      <w:r w:rsidRPr="009F39E8">
        <w:rPr>
          <w:sz w:val="24"/>
          <w:szCs w:val="24"/>
        </w:rPr>
        <w:t>cost</w:t>
      </w:r>
      <w:r w:rsidRPr="009F39E8">
        <w:rPr>
          <w:spacing w:val="-10"/>
          <w:sz w:val="24"/>
          <w:szCs w:val="24"/>
        </w:rPr>
        <w:t xml:space="preserve"> </w:t>
      </w:r>
      <w:r w:rsidRPr="009F39E8">
        <w:rPr>
          <w:sz w:val="24"/>
          <w:szCs w:val="24"/>
        </w:rPr>
        <w:t>of</w:t>
      </w:r>
      <w:r w:rsidRPr="009F39E8">
        <w:rPr>
          <w:spacing w:val="-10"/>
          <w:sz w:val="24"/>
          <w:szCs w:val="24"/>
        </w:rPr>
        <w:t xml:space="preserve"> </w:t>
      </w:r>
      <w:r w:rsidRPr="009F39E8">
        <w:rPr>
          <w:spacing w:val="-2"/>
          <w:sz w:val="24"/>
          <w:szCs w:val="24"/>
        </w:rPr>
        <w:t xml:space="preserve">$208,065.40. The following is a breakdown of FEREMA’s costs under Activity 4: </w:t>
      </w:r>
    </w:p>
    <w:p w14:paraId="4214BA52"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Salaries (</w:t>
      </w:r>
      <w:proofErr w:type="gramStart"/>
      <w:r w:rsidRPr="009F39E8">
        <w:rPr>
          <w:spacing w:val="-2"/>
          <w:sz w:val="24"/>
          <w:szCs w:val="24"/>
        </w:rPr>
        <w:t>includes</w:t>
      </w:r>
      <w:proofErr w:type="gramEnd"/>
      <w:r w:rsidRPr="009F39E8">
        <w:rPr>
          <w:spacing w:val="-2"/>
          <w:sz w:val="24"/>
          <w:szCs w:val="24"/>
        </w:rPr>
        <w:t xml:space="preserve"> LOE for Project Coordinator, Education Officers, Preschool Specialist, Logistics Officer, Financial Specialist, and Financial and Accounting Assistant) =$40,164</w:t>
      </w:r>
    </w:p>
    <w:p w14:paraId="303CC36B"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Fringe 37% = $14,861</w:t>
      </w:r>
    </w:p>
    <w:p w14:paraId="26219B5E"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Travel (</w:t>
      </w:r>
      <w:proofErr w:type="gramStart"/>
      <w:r w:rsidRPr="009F39E8">
        <w:rPr>
          <w:spacing w:val="-2"/>
          <w:sz w:val="24"/>
          <w:szCs w:val="24"/>
        </w:rPr>
        <w:t>includes</w:t>
      </w:r>
      <w:proofErr w:type="gramEnd"/>
      <w:r w:rsidRPr="009F39E8">
        <w:rPr>
          <w:spacing w:val="-2"/>
          <w:sz w:val="24"/>
          <w:szCs w:val="24"/>
        </w:rPr>
        <w:t xml:space="preserve"> local transportation (flights &amp; taxis), M&amp;IE, &amp; lodging) = $42,938</w:t>
      </w:r>
    </w:p>
    <w:p w14:paraId="7252212A"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Professional Services/Contractual (includes specialized trainers and coaches, nutrition technicians/mobilizers, and graphic design) = $64,309</w:t>
      </w:r>
    </w:p>
    <w:p w14:paraId="53CF350E"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Supplies (</w:t>
      </w:r>
      <w:proofErr w:type="gramStart"/>
      <w:r w:rsidRPr="009F39E8">
        <w:rPr>
          <w:spacing w:val="-2"/>
          <w:sz w:val="24"/>
          <w:szCs w:val="24"/>
        </w:rPr>
        <w:t>includes</w:t>
      </w:r>
      <w:proofErr w:type="gramEnd"/>
      <w:r w:rsidRPr="009F39E8">
        <w:rPr>
          <w:spacing w:val="-2"/>
          <w:sz w:val="24"/>
          <w:szCs w:val="24"/>
        </w:rPr>
        <w:t xml:space="preserve"> portion of office supplies, laptops, project, printer) = $2,648</w:t>
      </w:r>
    </w:p>
    <w:p w14:paraId="4F332A09"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Other Direct Costs (includes training and workshop costs (venue, refreshments, materials), portion of the following: licenses, office communications, postage, bank fees, and legal costs) = $16,007</w:t>
      </w:r>
    </w:p>
    <w:p w14:paraId="78E06DD6" w14:textId="77777777" w:rsidR="009F39E8" w:rsidRPr="009F39E8" w:rsidRDefault="009F39E8" w:rsidP="009F39E8">
      <w:pPr>
        <w:numPr>
          <w:ilvl w:val="1"/>
          <w:numId w:val="34"/>
        </w:numPr>
        <w:tabs>
          <w:tab w:val="left" w:pos="720"/>
        </w:tabs>
        <w:spacing w:line="275" w:lineRule="exact"/>
        <w:ind w:left="1800" w:right="357"/>
        <w:jc w:val="both"/>
        <w:rPr>
          <w:spacing w:val="-2"/>
          <w:sz w:val="24"/>
          <w:szCs w:val="24"/>
        </w:rPr>
      </w:pPr>
      <w:r w:rsidRPr="009F39E8">
        <w:rPr>
          <w:spacing w:val="-2"/>
          <w:sz w:val="24"/>
          <w:szCs w:val="24"/>
        </w:rPr>
        <w:t>Indirect Cost 15% = $27,139</w:t>
      </w:r>
    </w:p>
    <w:p w14:paraId="54E2B163" w14:textId="77777777" w:rsidR="009F39E8" w:rsidRPr="009F39E8" w:rsidRDefault="009F39E8" w:rsidP="009F39E8">
      <w:pPr>
        <w:numPr>
          <w:ilvl w:val="0"/>
          <w:numId w:val="34"/>
        </w:numPr>
        <w:spacing w:before="2"/>
        <w:ind w:right="357"/>
        <w:jc w:val="both"/>
        <w:rPr>
          <w:b/>
          <w:bCs/>
          <w:i/>
          <w:iCs/>
          <w:sz w:val="24"/>
          <w:szCs w:val="24"/>
        </w:rPr>
      </w:pPr>
      <w:r w:rsidRPr="009F39E8">
        <w:rPr>
          <w:b/>
          <w:sz w:val="24"/>
          <w:szCs w:val="24"/>
        </w:rPr>
        <w:t xml:space="preserve">Training for Principals on Early Warning Systems ($14,200.00): </w:t>
      </w:r>
      <w:r w:rsidRPr="009F39E8">
        <w:rPr>
          <w:sz w:val="24"/>
          <w:szCs w:val="24"/>
        </w:rPr>
        <w:t xml:space="preserve">POA will deliver two 2-day trainings per year in Y2-Y3 (4 trainings total) on Early Warning Systems to school principals. Each </w:t>
      </w:r>
      <w:proofErr w:type="gramStart"/>
      <w:r w:rsidRPr="009F39E8">
        <w:rPr>
          <w:sz w:val="24"/>
          <w:szCs w:val="24"/>
        </w:rPr>
        <w:t>training</w:t>
      </w:r>
      <w:proofErr w:type="gramEnd"/>
      <w:r w:rsidRPr="009F39E8">
        <w:rPr>
          <w:sz w:val="24"/>
          <w:szCs w:val="24"/>
        </w:rPr>
        <w:t xml:space="preserve"> will be attended by 75 participants at an estimated cost of $3,550 per </w:t>
      </w:r>
      <w:proofErr w:type="gramStart"/>
      <w:r w:rsidRPr="009F39E8">
        <w:rPr>
          <w:sz w:val="24"/>
          <w:szCs w:val="24"/>
        </w:rPr>
        <w:t>training</w:t>
      </w:r>
      <w:proofErr w:type="gramEnd"/>
      <w:r w:rsidRPr="009F39E8">
        <w:rPr>
          <w:sz w:val="24"/>
          <w:szCs w:val="24"/>
        </w:rPr>
        <w:t>, calculated as follows:</w:t>
      </w:r>
    </w:p>
    <w:p w14:paraId="17BC0C8B" w14:textId="77777777" w:rsidR="009F39E8" w:rsidRPr="009F39E8" w:rsidRDefault="009F39E8" w:rsidP="009F39E8">
      <w:pPr>
        <w:numPr>
          <w:ilvl w:val="1"/>
          <w:numId w:val="34"/>
        </w:numPr>
        <w:spacing w:before="2"/>
        <w:ind w:right="357"/>
        <w:jc w:val="both"/>
        <w:rPr>
          <w:sz w:val="24"/>
          <w:szCs w:val="24"/>
        </w:rPr>
      </w:pPr>
      <w:r w:rsidRPr="009F39E8">
        <w:rPr>
          <w:sz w:val="24"/>
          <w:szCs w:val="24"/>
        </w:rPr>
        <w:t>Printed</w:t>
      </w:r>
      <w:r w:rsidRPr="009F39E8">
        <w:rPr>
          <w:spacing w:val="-1"/>
          <w:sz w:val="24"/>
          <w:szCs w:val="24"/>
        </w:rPr>
        <w:t xml:space="preserve"> </w:t>
      </w:r>
      <w:r w:rsidRPr="009F39E8">
        <w:rPr>
          <w:sz w:val="24"/>
          <w:szCs w:val="24"/>
        </w:rPr>
        <w:t>materials</w:t>
      </w:r>
      <w:r w:rsidRPr="009F39E8">
        <w:rPr>
          <w:spacing w:val="-1"/>
          <w:sz w:val="24"/>
          <w:szCs w:val="24"/>
        </w:rPr>
        <w:t xml:space="preserve"> </w:t>
      </w:r>
      <w:r w:rsidRPr="009F39E8">
        <w:rPr>
          <w:sz w:val="24"/>
          <w:szCs w:val="24"/>
        </w:rPr>
        <w:t>for</w:t>
      </w:r>
      <w:r w:rsidRPr="009F39E8">
        <w:rPr>
          <w:spacing w:val="-1"/>
          <w:sz w:val="24"/>
          <w:szCs w:val="24"/>
        </w:rPr>
        <w:t xml:space="preserve"> </w:t>
      </w:r>
      <w:r w:rsidRPr="009F39E8">
        <w:rPr>
          <w:sz w:val="24"/>
          <w:szCs w:val="24"/>
        </w:rPr>
        <w:t>each</w:t>
      </w:r>
      <w:r w:rsidRPr="009F39E8">
        <w:rPr>
          <w:spacing w:val="-1"/>
          <w:sz w:val="24"/>
          <w:szCs w:val="24"/>
        </w:rPr>
        <w:t xml:space="preserve"> </w:t>
      </w:r>
      <w:r w:rsidRPr="009F39E8">
        <w:rPr>
          <w:sz w:val="24"/>
          <w:szCs w:val="24"/>
        </w:rPr>
        <w:t>training are</w:t>
      </w:r>
      <w:r w:rsidRPr="009F39E8">
        <w:rPr>
          <w:spacing w:val="-1"/>
          <w:sz w:val="24"/>
          <w:szCs w:val="24"/>
        </w:rPr>
        <w:t xml:space="preserve"> </w:t>
      </w:r>
      <w:r w:rsidRPr="009F39E8">
        <w:rPr>
          <w:sz w:val="24"/>
          <w:szCs w:val="24"/>
        </w:rPr>
        <w:t>estimated</w:t>
      </w:r>
      <w:r w:rsidRPr="009F39E8">
        <w:rPr>
          <w:spacing w:val="-1"/>
          <w:sz w:val="24"/>
          <w:szCs w:val="24"/>
        </w:rPr>
        <w:t xml:space="preserve"> </w:t>
      </w:r>
      <w:r w:rsidRPr="009F39E8">
        <w:rPr>
          <w:sz w:val="24"/>
          <w:szCs w:val="24"/>
        </w:rPr>
        <w:t>at</w:t>
      </w:r>
      <w:r w:rsidRPr="009F39E8">
        <w:rPr>
          <w:spacing w:val="-1"/>
          <w:sz w:val="24"/>
          <w:szCs w:val="24"/>
        </w:rPr>
        <w:t xml:space="preserve"> </w:t>
      </w:r>
      <w:r w:rsidRPr="009F39E8">
        <w:rPr>
          <w:sz w:val="24"/>
          <w:szCs w:val="24"/>
        </w:rPr>
        <w:t>$5</w:t>
      </w:r>
      <w:r w:rsidRPr="009F39E8">
        <w:rPr>
          <w:spacing w:val="-1"/>
          <w:sz w:val="24"/>
          <w:szCs w:val="24"/>
        </w:rPr>
        <w:t xml:space="preserve"> </w:t>
      </w:r>
      <w:r w:rsidRPr="009F39E8">
        <w:rPr>
          <w:sz w:val="24"/>
          <w:szCs w:val="24"/>
        </w:rPr>
        <w:t>per</w:t>
      </w:r>
      <w:r w:rsidRPr="009F39E8">
        <w:rPr>
          <w:spacing w:val="-1"/>
          <w:sz w:val="24"/>
          <w:szCs w:val="24"/>
        </w:rPr>
        <w:t xml:space="preserve"> </w:t>
      </w:r>
      <w:r w:rsidRPr="009F39E8">
        <w:rPr>
          <w:sz w:val="24"/>
          <w:szCs w:val="24"/>
        </w:rPr>
        <w:t>attendee per day</w:t>
      </w:r>
      <w:r w:rsidRPr="009F39E8">
        <w:rPr>
          <w:spacing w:val="-1"/>
          <w:sz w:val="24"/>
          <w:szCs w:val="24"/>
        </w:rPr>
        <w:t xml:space="preserve"> </w:t>
      </w:r>
      <w:r w:rsidRPr="009F39E8">
        <w:rPr>
          <w:sz w:val="24"/>
          <w:szCs w:val="24"/>
        </w:rPr>
        <w:t>($5*</w:t>
      </w:r>
      <w:r w:rsidRPr="009F39E8">
        <w:rPr>
          <w:spacing w:val="-1"/>
          <w:sz w:val="24"/>
          <w:szCs w:val="24"/>
        </w:rPr>
        <w:t xml:space="preserve"> </w:t>
      </w:r>
      <w:r w:rsidRPr="009F39E8">
        <w:rPr>
          <w:sz w:val="24"/>
          <w:szCs w:val="24"/>
        </w:rPr>
        <w:t>75</w:t>
      </w:r>
      <w:r w:rsidRPr="009F39E8">
        <w:rPr>
          <w:spacing w:val="-1"/>
          <w:sz w:val="24"/>
          <w:szCs w:val="24"/>
        </w:rPr>
        <w:t xml:space="preserve"> </w:t>
      </w:r>
      <w:r w:rsidRPr="009F39E8">
        <w:rPr>
          <w:sz w:val="24"/>
          <w:szCs w:val="24"/>
        </w:rPr>
        <w:t>attendees</w:t>
      </w:r>
      <w:r w:rsidRPr="009F39E8">
        <w:rPr>
          <w:spacing w:val="-1"/>
          <w:sz w:val="24"/>
          <w:szCs w:val="24"/>
        </w:rPr>
        <w:t xml:space="preserve"> </w:t>
      </w:r>
      <w:r w:rsidRPr="009F39E8">
        <w:rPr>
          <w:sz w:val="24"/>
          <w:szCs w:val="24"/>
        </w:rPr>
        <w:t>* 2 days = $750)</w:t>
      </w:r>
    </w:p>
    <w:p w14:paraId="2439E15A" w14:textId="77777777" w:rsidR="009F39E8" w:rsidRPr="009F39E8" w:rsidRDefault="009F39E8" w:rsidP="009F39E8">
      <w:pPr>
        <w:numPr>
          <w:ilvl w:val="1"/>
          <w:numId w:val="34"/>
        </w:numPr>
        <w:spacing w:before="2"/>
        <w:ind w:right="357"/>
        <w:jc w:val="both"/>
        <w:rPr>
          <w:b/>
          <w:bCs/>
          <w:i/>
          <w:iCs/>
          <w:sz w:val="24"/>
          <w:szCs w:val="24"/>
        </w:rPr>
      </w:pPr>
      <w:r w:rsidRPr="009F39E8">
        <w:rPr>
          <w:sz w:val="24"/>
          <w:szCs w:val="24"/>
        </w:rPr>
        <w:t xml:space="preserve">Lunch/refreshments for each </w:t>
      </w:r>
      <w:proofErr w:type="gramStart"/>
      <w:r w:rsidRPr="009F39E8">
        <w:rPr>
          <w:sz w:val="24"/>
          <w:szCs w:val="24"/>
        </w:rPr>
        <w:t>training</w:t>
      </w:r>
      <w:proofErr w:type="gramEnd"/>
      <w:r w:rsidRPr="009F39E8">
        <w:rPr>
          <w:sz w:val="24"/>
          <w:szCs w:val="24"/>
        </w:rPr>
        <w:t xml:space="preserve"> are estimated at $8 per attendee per day ($8 &amp; 75 attendees * 2 days = 1,200)</w:t>
      </w:r>
    </w:p>
    <w:p w14:paraId="5B86FDA7" w14:textId="77777777" w:rsidR="009F39E8" w:rsidRPr="009F39E8" w:rsidRDefault="009F39E8" w:rsidP="009F39E8">
      <w:pPr>
        <w:numPr>
          <w:ilvl w:val="1"/>
          <w:numId w:val="34"/>
        </w:numPr>
        <w:spacing w:before="2"/>
        <w:ind w:right="357"/>
        <w:jc w:val="both"/>
        <w:rPr>
          <w:b/>
          <w:bCs/>
          <w:i/>
          <w:iCs/>
          <w:sz w:val="24"/>
          <w:szCs w:val="24"/>
        </w:rPr>
      </w:pPr>
      <w:r w:rsidRPr="009F39E8">
        <w:rPr>
          <w:sz w:val="24"/>
          <w:szCs w:val="24"/>
        </w:rPr>
        <w:t xml:space="preserve">Venue costs for each </w:t>
      </w:r>
      <w:proofErr w:type="gramStart"/>
      <w:r w:rsidRPr="009F39E8">
        <w:rPr>
          <w:sz w:val="24"/>
          <w:szCs w:val="24"/>
        </w:rPr>
        <w:t>training</w:t>
      </w:r>
      <w:proofErr w:type="gramEnd"/>
      <w:r w:rsidRPr="009F39E8">
        <w:rPr>
          <w:sz w:val="24"/>
          <w:szCs w:val="24"/>
        </w:rPr>
        <w:t xml:space="preserve"> are estimated at $800/day ($800 * 2 days = 1,600).</w:t>
      </w:r>
    </w:p>
    <w:p w14:paraId="64BDE634" w14:textId="77777777" w:rsidR="009F39E8" w:rsidRPr="009F39E8" w:rsidRDefault="009F39E8" w:rsidP="009F39E8">
      <w:pPr>
        <w:tabs>
          <w:tab w:val="left" w:pos="1260"/>
        </w:tabs>
        <w:spacing w:line="265" w:lineRule="exact"/>
        <w:ind w:left="360"/>
        <w:jc w:val="both"/>
        <w:rPr>
          <w:spacing w:val="-2"/>
          <w:sz w:val="24"/>
          <w:szCs w:val="24"/>
        </w:rPr>
      </w:pPr>
      <w:r w:rsidRPr="009F39E8">
        <w:rPr>
          <w:spacing w:val="-2"/>
          <w:sz w:val="24"/>
          <w:szCs w:val="24"/>
        </w:rPr>
        <w:tab/>
        <w:t xml:space="preserve">The total cost is calculated as follows: $3,550/training * 4 trainings total = $14,200.00. </w:t>
      </w:r>
    </w:p>
    <w:p w14:paraId="6435405D" w14:textId="77777777" w:rsidR="009F39E8" w:rsidRPr="009F39E8" w:rsidRDefault="009F39E8" w:rsidP="009F39E8">
      <w:pPr>
        <w:numPr>
          <w:ilvl w:val="2"/>
          <w:numId w:val="19"/>
        </w:numPr>
        <w:tabs>
          <w:tab w:val="left" w:pos="1080"/>
        </w:tabs>
        <w:spacing w:before="274"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$125,918.90</w:t>
      </w:r>
    </w:p>
    <w:p w14:paraId="69F32A11" w14:textId="77777777" w:rsidR="009F39E8" w:rsidRPr="009F39E8" w:rsidRDefault="009F39E8" w:rsidP="009F39E8">
      <w:pPr>
        <w:spacing w:line="242"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125,918.90</w:t>
      </w:r>
      <w:r w:rsidRPr="009F39E8">
        <w:rPr>
          <w:sz w:val="24"/>
          <w:szCs w:val="24"/>
        </w:rPr>
        <w:t>.</w:t>
      </w:r>
    </w:p>
    <w:p w14:paraId="30A1B8CD" w14:textId="77777777" w:rsidR="009F39E8" w:rsidRPr="009F39E8" w:rsidRDefault="009F39E8" w:rsidP="009F39E8">
      <w:pPr>
        <w:spacing w:before="274" w:line="237" w:lineRule="auto"/>
        <w:ind w:left="360" w:right="357"/>
        <w:jc w:val="both"/>
        <w:rPr>
          <w:b/>
          <w:sz w:val="24"/>
        </w:rPr>
      </w:pPr>
      <w:r w:rsidRPr="009F39E8">
        <w:rPr>
          <w:b/>
          <w:color w:val="005440"/>
          <w:sz w:val="24"/>
        </w:rPr>
        <w:t xml:space="preserve">Activity 5: Building/Rehabilitation: Wells and Water Stations/Systems – Subtotal $703,216.18 </w:t>
      </w:r>
      <w:r w:rsidRPr="009F39E8">
        <w:rPr>
          <w:b/>
          <w:i/>
          <w:iCs/>
          <w:color w:val="005440"/>
          <w:spacing w:val="-2"/>
          <w:sz w:val="24"/>
        </w:rPr>
        <w:t>($520,716.18 with $182,500 in cost share)</w:t>
      </w:r>
    </w:p>
    <w:p w14:paraId="473B5628" w14:textId="77777777" w:rsidR="009F39E8" w:rsidRPr="009F39E8" w:rsidRDefault="009F39E8" w:rsidP="009F39E8">
      <w:pPr>
        <w:numPr>
          <w:ilvl w:val="2"/>
          <w:numId w:val="18"/>
        </w:numPr>
        <w:tabs>
          <w:tab w:val="left" w:pos="1080"/>
        </w:tabs>
        <w:spacing w:before="3"/>
        <w:jc w:val="both"/>
        <w:outlineLvl w:val="0"/>
        <w:rPr>
          <w:b/>
          <w:bCs/>
          <w:i/>
          <w:iCs/>
          <w:sz w:val="24"/>
          <w:szCs w:val="24"/>
        </w:rPr>
      </w:pPr>
      <w:r w:rsidRPr="009F39E8">
        <w:rPr>
          <w:b/>
          <w:bCs/>
          <w:i/>
          <w:iCs/>
          <w:color w:val="002C72"/>
          <w:sz w:val="24"/>
          <w:szCs w:val="24"/>
        </w:rPr>
        <w:t>Salaries/Personnel</w:t>
      </w:r>
      <w:r w:rsidRPr="009F39E8">
        <w:rPr>
          <w:b/>
          <w:bCs/>
          <w:i/>
          <w:iCs/>
          <w:color w:val="002C72"/>
          <w:spacing w:val="-5"/>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$114,153.35</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5"/>
        <w:gridCol w:w="1008"/>
        <w:gridCol w:w="734"/>
        <w:gridCol w:w="1123"/>
        <w:gridCol w:w="1123"/>
        <w:gridCol w:w="1166"/>
      </w:tblGrid>
      <w:tr w:rsidR="009F39E8" w:rsidRPr="009F39E8" w14:paraId="18774F00" w14:textId="77777777" w:rsidTr="0075611A">
        <w:trPr>
          <w:trHeight w:val="690"/>
        </w:trPr>
        <w:tc>
          <w:tcPr>
            <w:tcW w:w="4195" w:type="dxa"/>
          </w:tcPr>
          <w:p w14:paraId="4A651386" w14:textId="77777777" w:rsidR="009F39E8" w:rsidRPr="009F39E8" w:rsidRDefault="009F39E8" w:rsidP="009F39E8">
            <w:pPr>
              <w:spacing w:before="130"/>
              <w:ind w:left="1294"/>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22AAD11A"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shd w:val="clear" w:color="auto" w:fill="F2F2F2"/>
          </w:tcPr>
          <w:p w14:paraId="0E24889F" w14:textId="77777777" w:rsidR="009F39E8" w:rsidRPr="009F39E8" w:rsidRDefault="009F39E8" w:rsidP="009F39E8">
            <w:pPr>
              <w:rPr>
                <w:b/>
                <w:i/>
                <w:sz w:val="20"/>
              </w:rPr>
            </w:pPr>
          </w:p>
          <w:p w14:paraId="2A99FBC1" w14:textId="77777777" w:rsidR="009F39E8" w:rsidRPr="009F39E8" w:rsidRDefault="009F39E8" w:rsidP="009F39E8">
            <w:pPr>
              <w:ind w:left="13" w:right="10"/>
              <w:jc w:val="center"/>
              <w:rPr>
                <w:b/>
                <w:sz w:val="20"/>
              </w:rPr>
            </w:pPr>
            <w:r w:rsidRPr="009F39E8">
              <w:rPr>
                <w:b/>
                <w:spacing w:val="-2"/>
                <w:sz w:val="20"/>
              </w:rPr>
              <w:t>Months</w:t>
            </w:r>
          </w:p>
        </w:tc>
        <w:tc>
          <w:tcPr>
            <w:tcW w:w="734" w:type="dxa"/>
          </w:tcPr>
          <w:p w14:paraId="705BD33B" w14:textId="77777777" w:rsidR="009F39E8" w:rsidRPr="009F39E8" w:rsidRDefault="009F39E8" w:rsidP="009F39E8">
            <w:pPr>
              <w:rPr>
                <w:b/>
                <w:i/>
                <w:sz w:val="20"/>
              </w:rPr>
            </w:pPr>
          </w:p>
          <w:p w14:paraId="0DC38083" w14:textId="77777777" w:rsidR="009F39E8" w:rsidRPr="009F39E8" w:rsidRDefault="009F39E8" w:rsidP="009F39E8">
            <w:pPr>
              <w:ind w:left="15" w:right="9"/>
              <w:jc w:val="center"/>
              <w:rPr>
                <w:b/>
                <w:sz w:val="20"/>
              </w:rPr>
            </w:pPr>
            <w:r w:rsidRPr="009F39E8">
              <w:rPr>
                <w:b/>
                <w:spacing w:val="-5"/>
                <w:sz w:val="20"/>
              </w:rPr>
              <w:t>LOE</w:t>
            </w:r>
          </w:p>
        </w:tc>
        <w:tc>
          <w:tcPr>
            <w:tcW w:w="1123" w:type="dxa"/>
            <w:shd w:val="clear" w:color="auto" w:fill="F2F2F2"/>
          </w:tcPr>
          <w:p w14:paraId="2025E1A8" w14:textId="77777777" w:rsidR="009F39E8" w:rsidRPr="009F39E8" w:rsidRDefault="009F39E8" w:rsidP="009F39E8">
            <w:pPr>
              <w:spacing w:line="230" w:lineRule="atLeast"/>
              <w:ind w:left="194" w:right="182" w:hanging="1"/>
              <w:jc w:val="center"/>
              <w:rPr>
                <w:b/>
                <w:sz w:val="20"/>
              </w:rPr>
            </w:pPr>
            <w:r w:rsidRPr="009F39E8">
              <w:rPr>
                <w:b/>
                <w:spacing w:val="-4"/>
                <w:sz w:val="20"/>
              </w:rPr>
              <w:t xml:space="preserve">Base </w:t>
            </w:r>
            <w:r w:rsidRPr="009F39E8">
              <w:rPr>
                <w:b/>
                <w:spacing w:val="-2"/>
                <w:sz w:val="20"/>
              </w:rPr>
              <w:t>Monthly Salary</w:t>
            </w:r>
          </w:p>
        </w:tc>
        <w:tc>
          <w:tcPr>
            <w:tcW w:w="1123" w:type="dxa"/>
          </w:tcPr>
          <w:p w14:paraId="684EA91E" w14:textId="77777777" w:rsidR="009F39E8" w:rsidRPr="009F39E8" w:rsidRDefault="009F39E8" w:rsidP="009F39E8">
            <w:pPr>
              <w:spacing w:line="230" w:lineRule="atLeast"/>
              <w:ind w:left="186" w:right="168" w:firstLine="22"/>
              <w:jc w:val="both"/>
              <w:rPr>
                <w:b/>
                <w:sz w:val="20"/>
              </w:rPr>
            </w:pPr>
            <w:r w:rsidRPr="009F39E8">
              <w:rPr>
                <w:b/>
                <w:spacing w:val="-2"/>
                <w:sz w:val="20"/>
              </w:rPr>
              <w:t>Average Monthly Salary**</w:t>
            </w:r>
          </w:p>
        </w:tc>
        <w:tc>
          <w:tcPr>
            <w:tcW w:w="1166" w:type="dxa"/>
          </w:tcPr>
          <w:p w14:paraId="2CBAE1DB" w14:textId="77777777" w:rsidR="009F39E8" w:rsidRPr="009F39E8" w:rsidRDefault="009F39E8" w:rsidP="009F39E8">
            <w:pPr>
              <w:spacing w:before="115"/>
              <w:ind w:left="224" w:right="205" w:firstLine="83"/>
              <w:rPr>
                <w:b/>
                <w:sz w:val="20"/>
              </w:rPr>
            </w:pPr>
            <w:r w:rsidRPr="009F39E8">
              <w:rPr>
                <w:b/>
                <w:spacing w:val="-2"/>
                <w:sz w:val="20"/>
              </w:rPr>
              <w:t>Salary Subtotal</w:t>
            </w:r>
          </w:p>
        </w:tc>
      </w:tr>
      <w:tr w:rsidR="009F39E8" w:rsidRPr="009F39E8" w14:paraId="58313AD7" w14:textId="77777777" w:rsidTr="0075611A">
        <w:trPr>
          <w:trHeight w:val="230"/>
        </w:trPr>
        <w:tc>
          <w:tcPr>
            <w:tcW w:w="4195" w:type="dxa"/>
            <w:shd w:val="clear" w:color="auto" w:fill="F2F2F2"/>
          </w:tcPr>
          <w:p w14:paraId="341E6E92"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8" w:type="dxa"/>
            <w:shd w:val="clear" w:color="auto" w:fill="F2F2F2"/>
          </w:tcPr>
          <w:p w14:paraId="0E849A07" w14:textId="77777777" w:rsidR="009F39E8" w:rsidRPr="009F39E8" w:rsidRDefault="009F39E8" w:rsidP="009F39E8">
            <w:pPr>
              <w:spacing w:line="210" w:lineRule="exact"/>
              <w:ind w:left="13" w:right="10"/>
              <w:jc w:val="center"/>
              <w:rPr>
                <w:spacing w:val="-5"/>
                <w:sz w:val="20"/>
              </w:rPr>
            </w:pPr>
            <w:r w:rsidRPr="009F39E8">
              <w:rPr>
                <w:spacing w:val="-5"/>
                <w:sz w:val="20"/>
              </w:rPr>
              <w:t>63</w:t>
            </w:r>
          </w:p>
        </w:tc>
        <w:tc>
          <w:tcPr>
            <w:tcW w:w="734" w:type="dxa"/>
            <w:shd w:val="clear" w:color="auto" w:fill="F2F2F2"/>
          </w:tcPr>
          <w:p w14:paraId="1015C0DC" w14:textId="77777777" w:rsidR="009F39E8" w:rsidRPr="009F39E8" w:rsidRDefault="009F39E8" w:rsidP="009F39E8">
            <w:pPr>
              <w:spacing w:line="210" w:lineRule="exact"/>
              <w:ind w:left="15" w:right="9"/>
              <w:jc w:val="center"/>
              <w:rPr>
                <w:spacing w:val="-5"/>
                <w:sz w:val="20"/>
              </w:rPr>
            </w:pPr>
            <w:r w:rsidRPr="009F39E8">
              <w:rPr>
                <w:spacing w:val="-5"/>
                <w:sz w:val="20"/>
              </w:rPr>
              <w:t>25%</w:t>
            </w:r>
          </w:p>
        </w:tc>
        <w:tc>
          <w:tcPr>
            <w:tcW w:w="1123" w:type="dxa"/>
            <w:shd w:val="clear" w:color="auto" w:fill="F2F2F2"/>
          </w:tcPr>
          <w:p w14:paraId="2D9461E2" w14:textId="77777777" w:rsidR="009F39E8" w:rsidRPr="009F39E8" w:rsidRDefault="009F39E8" w:rsidP="009F39E8">
            <w:pPr>
              <w:spacing w:line="210" w:lineRule="exact"/>
              <w:ind w:left="286"/>
              <w:rPr>
                <w:spacing w:val="-2"/>
                <w:sz w:val="20"/>
              </w:rPr>
            </w:pPr>
            <w:r w:rsidRPr="009F39E8">
              <w:rPr>
                <w:spacing w:val="-2"/>
                <w:sz w:val="20"/>
              </w:rPr>
              <w:t>$1,500</w:t>
            </w:r>
          </w:p>
        </w:tc>
        <w:tc>
          <w:tcPr>
            <w:tcW w:w="1123" w:type="dxa"/>
            <w:shd w:val="clear" w:color="auto" w:fill="F2F2F2"/>
          </w:tcPr>
          <w:p w14:paraId="307BEA27" w14:textId="77777777" w:rsidR="009F39E8" w:rsidRPr="009F39E8" w:rsidRDefault="009F39E8" w:rsidP="009F39E8">
            <w:pPr>
              <w:spacing w:line="210" w:lineRule="exact"/>
              <w:ind w:left="239"/>
              <w:rPr>
                <w:spacing w:val="-2"/>
                <w:sz w:val="20"/>
              </w:rPr>
            </w:pPr>
            <w:r w:rsidRPr="009F39E8">
              <w:rPr>
                <w:spacing w:val="-2"/>
                <w:sz w:val="20"/>
              </w:rPr>
              <w:t xml:space="preserve">$1,690 </w:t>
            </w:r>
          </w:p>
        </w:tc>
        <w:tc>
          <w:tcPr>
            <w:tcW w:w="1166" w:type="dxa"/>
            <w:shd w:val="clear" w:color="auto" w:fill="F2F2F2"/>
          </w:tcPr>
          <w:p w14:paraId="1CD2A5D9" w14:textId="77777777" w:rsidR="009F39E8" w:rsidRPr="009F39E8" w:rsidRDefault="009F39E8" w:rsidP="009F39E8">
            <w:pPr>
              <w:spacing w:line="210" w:lineRule="exact"/>
              <w:jc w:val="center"/>
              <w:rPr>
                <w:spacing w:val="-2"/>
                <w:sz w:val="20"/>
                <w:highlight w:val="yellow"/>
              </w:rPr>
            </w:pPr>
            <w:r w:rsidRPr="009F39E8">
              <w:rPr>
                <w:spacing w:val="-2"/>
                <w:sz w:val="20"/>
              </w:rPr>
              <w:t>$26,611.97</w:t>
            </w:r>
          </w:p>
        </w:tc>
      </w:tr>
      <w:tr w:rsidR="009F39E8" w:rsidRPr="009F39E8" w14:paraId="332CD943" w14:textId="77777777" w:rsidTr="0075611A">
        <w:trPr>
          <w:trHeight w:val="230"/>
        </w:trPr>
        <w:tc>
          <w:tcPr>
            <w:tcW w:w="4195" w:type="dxa"/>
            <w:shd w:val="clear" w:color="auto" w:fill="FFFFFF" w:themeFill="background1"/>
          </w:tcPr>
          <w:p w14:paraId="73AB2F1B" w14:textId="77777777" w:rsidR="009F39E8" w:rsidRPr="009F39E8" w:rsidRDefault="009F39E8" w:rsidP="009F39E8">
            <w:pPr>
              <w:spacing w:line="210" w:lineRule="exact"/>
              <w:ind w:left="110"/>
              <w:rPr>
                <w:sz w:val="20"/>
              </w:rPr>
            </w:pPr>
            <w:r w:rsidRPr="009F39E8">
              <w:rPr>
                <w:sz w:val="20"/>
              </w:rPr>
              <w:t>WASH Officer</w:t>
            </w:r>
          </w:p>
        </w:tc>
        <w:tc>
          <w:tcPr>
            <w:tcW w:w="1008" w:type="dxa"/>
            <w:shd w:val="clear" w:color="auto" w:fill="F2F2F2"/>
          </w:tcPr>
          <w:p w14:paraId="093B1952" w14:textId="77777777" w:rsidR="009F39E8" w:rsidRPr="009F39E8" w:rsidRDefault="009F39E8" w:rsidP="009F39E8">
            <w:pPr>
              <w:spacing w:line="210" w:lineRule="exact"/>
              <w:ind w:left="13" w:right="10"/>
              <w:jc w:val="center"/>
              <w:rPr>
                <w:spacing w:val="-5"/>
                <w:sz w:val="20"/>
              </w:rPr>
            </w:pPr>
            <w:r w:rsidRPr="009F39E8">
              <w:rPr>
                <w:spacing w:val="-5"/>
                <w:sz w:val="20"/>
              </w:rPr>
              <w:t>57</w:t>
            </w:r>
          </w:p>
        </w:tc>
        <w:tc>
          <w:tcPr>
            <w:tcW w:w="734" w:type="dxa"/>
          </w:tcPr>
          <w:p w14:paraId="3B4711AA" w14:textId="77777777" w:rsidR="009F39E8" w:rsidRPr="009F39E8" w:rsidRDefault="009F39E8" w:rsidP="009F39E8">
            <w:pPr>
              <w:spacing w:line="210" w:lineRule="exact"/>
              <w:ind w:left="15" w:right="9"/>
              <w:jc w:val="center"/>
              <w:rPr>
                <w:spacing w:val="-5"/>
                <w:sz w:val="20"/>
              </w:rPr>
            </w:pPr>
            <w:r w:rsidRPr="009F39E8">
              <w:rPr>
                <w:spacing w:val="-5"/>
                <w:sz w:val="20"/>
              </w:rPr>
              <w:t>100%</w:t>
            </w:r>
          </w:p>
        </w:tc>
        <w:tc>
          <w:tcPr>
            <w:tcW w:w="1123" w:type="dxa"/>
            <w:shd w:val="clear" w:color="auto" w:fill="F2F2F2"/>
          </w:tcPr>
          <w:p w14:paraId="307D8D69" w14:textId="77777777" w:rsidR="009F39E8" w:rsidRPr="009F39E8" w:rsidRDefault="009F39E8" w:rsidP="009F39E8">
            <w:pPr>
              <w:spacing w:line="210" w:lineRule="exact"/>
              <w:ind w:left="286"/>
              <w:rPr>
                <w:spacing w:val="-2"/>
                <w:sz w:val="20"/>
              </w:rPr>
            </w:pPr>
            <w:r w:rsidRPr="009F39E8">
              <w:rPr>
                <w:spacing w:val="-2"/>
                <w:sz w:val="20"/>
              </w:rPr>
              <w:t>$1,000</w:t>
            </w:r>
          </w:p>
        </w:tc>
        <w:tc>
          <w:tcPr>
            <w:tcW w:w="1123" w:type="dxa"/>
          </w:tcPr>
          <w:p w14:paraId="5BA6C923" w14:textId="77777777" w:rsidR="009F39E8" w:rsidRPr="009F39E8" w:rsidRDefault="009F39E8" w:rsidP="009F39E8">
            <w:pPr>
              <w:spacing w:line="210" w:lineRule="exact"/>
              <w:ind w:left="239"/>
              <w:rPr>
                <w:spacing w:val="-2"/>
                <w:sz w:val="20"/>
              </w:rPr>
            </w:pPr>
            <w:r w:rsidRPr="009F39E8">
              <w:rPr>
                <w:spacing w:val="-2"/>
                <w:sz w:val="20"/>
              </w:rPr>
              <w:t>$1,125</w:t>
            </w:r>
          </w:p>
        </w:tc>
        <w:tc>
          <w:tcPr>
            <w:tcW w:w="1166" w:type="dxa"/>
          </w:tcPr>
          <w:p w14:paraId="287F354F" w14:textId="77777777" w:rsidR="009F39E8" w:rsidRPr="009F39E8" w:rsidRDefault="009F39E8" w:rsidP="009F39E8">
            <w:pPr>
              <w:spacing w:line="210" w:lineRule="exact"/>
              <w:jc w:val="center"/>
              <w:rPr>
                <w:spacing w:val="-2"/>
                <w:sz w:val="20"/>
                <w:highlight w:val="yellow"/>
              </w:rPr>
            </w:pPr>
            <w:r w:rsidRPr="009F39E8">
              <w:rPr>
                <w:spacing w:val="-2"/>
                <w:sz w:val="20"/>
              </w:rPr>
              <w:t>$64,136.42</w:t>
            </w:r>
          </w:p>
        </w:tc>
      </w:tr>
      <w:tr w:rsidR="009F39E8" w:rsidRPr="009F39E8" w14:paraId="4A587862" w14:textId="77777777" w:rsidTr="0075611A">
        <w:trPr>
          <w:trHeight w:val="230"/>
        </w:trPr>
        <w:tc>
          <w:tcPr>
            <w:tcW w:w="4195" w:type="dxa"/>
          </w:tcPr>
          <w:p w14:paraId="5A97B6B4"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09490FA7" w14:textId="77777777" w:rsidR="009F39E8" w:rsidRPr="009F39E8" w:rsidRDefault="009F39E8" w:rsidP="009F39E8">
            <w:pPr>
              <w:spacing w:line="210" w:lineRule="exact"/>
              <w:ind w:left="13" w:right="10"/>
              <w:jc w:val="center"/>
              <w:rPr>
                <w:spacing w:val="-5"/>
                <w:sz w:val="20"/>
              </w:rPr>
            </w:pPr>
            <w:r w:rsidRPr="009F39E8">
              <w:rPr>
                <w:spacing w:val="-5"/>
                <w:sz w:val="20"/>
              </w:rPr>
              <w:t>62</w:t>
            </w:r>
          </w:p>
        </w:tc>
        <w:tc>
          <w:tcPr>
            <w:tcW w:w="734" w:type="dxa"/>
          </w:tcPr>
          <w:p w14:paraId="52EA4199" w14:textId="77777777" w:rsidR="009F39E8" w:rsidRPr="009F39E8" w:rsidRDefault="009F39E8" w:rsidP="009F39E8">
            <w:pPr>
              <w:spacing w:line="210" w:lineRule="exact"/>
              <w:ind w:left="15" w:right="9"/>
              <w:jc w:val="center"/>
              <w:rPr>
                <w:spacing w:val="-5"/>
                <w:sz w:val="20"/>
              </w:rPr>
            </w:pPr>
            <w:r w:rsidRPr="009F39E8">
              <w:rPr>
                <w:spacing w:val="-5"/>
                <w:sz w:val="20"/>
              </w:rPr>
              <w:t>10%</w:t>
            </w:r>
          </w:p>
        </w:tc>
        <w:tc>
          <w:tcPr>
            <w:tcW w:w="1123" w:type="dxa"/>
          </w:tcPr>
          <w:p w14:paraId="7FE372CE" w14:textId="77777777" w:rsidR="009F39E8" w:rsidRPr="009F39E8" w:rsidRDefault="009F39E8" w:rsidP="009F39E8">
            <w:pPr>
              <w:spacing w:line="210" w:lineRule="exact"/>
              <w:ind w:left="286"/>
              <w:rPr>
                <w:spacing w:val="-2"/>
                <w:sz w:val="20"/>
              </w:rPr>
            </w:pPr>
            <w:r w:rsidRPr="009F39E8">
              <w:rPr>
                <w:spacing w:val="-2"/>
                <w:sz w:val="20"/>
              </w:rPr>
              <w:t>$1,500</w:t>
            </w:r>
          </w:p>
        </w:tc>
        <w:tc>
          <w:tcPr>
            <w:tcW w:w="1123" w:type="dxa"/>
          </w:tcPr>
          <w:p w14:paraId="53B83C13" w14:textId="77777777" w:rsidR="009F39E8" w:rsidRPr="009F39E8" w:rsidRDefault="009F39E8" w:rsidP="009F39E8">
            <w:pPr>
              <w:spacing w:line="210" w:lineRule="exact"/>
              <w:ind w:left="239"/>
              <w:rPr>
                <w:spacing w:val="-2"/>
                <w:sz w:val="20"/>
              </w:rPr>
            </w:pPr>
            <w:r w:rsidRPr="009F39E8">
              <w:rPr>
                <w:spacing w:val="-2"/>
                <w:sz w:val="20"/>
              </w:rPr>
              <w:t>$1,706</w:t>
            </w:r>
          </w:p>
        </w:tc>
        <w:tc>
          <w:tcPr>
            <w:tcW w:w="1166" w:type="dxa"/>
          </w:tcPr>
          <w:p w14:paraId="5DE58CD4" w14:textId="77777777" w:rsidR="009F39E8" w:rsidRPr="009F39E8" w:rsidRDefault="009F39E8" w:rsidP="009F39E8">
            <w:pPr>
              <w:spacing w:line="210" w:lineRule="exact"/>
              <w:jc w:val="center"/>
              <w:rPr>
                <w:spacing w:val="-2"/>
                <w:sz w:val="20"/>
              </w:rPr>
            </w:pPr>
            <w:r w:rsidRPr="009F39E8">
              <w:rPr>
                <w:spacing w:val="-2"/>
                <w:sz w:val="20"/>
              </w:rPr>
              <w:t>$10,577.67</w:t>
            </w:r>
          </w:p>
        </w:tc>
      </w:tr>
      <w:tr w:rsidR="009F39E8" w:rsidRPr="009F39E8" w14:paraId="14968BE9" w14:textId="77777777" w:rsidTr="0075611A">
        <w:trPr>
          <w:trHeight w:val="230"/>
        </w:trPr>
        <w:tc>
          <w:tcPr>
            <w:tcW w:w="4195" w:type="dxa"/>
            <w:shd w:val="clear" w:color="auto" w:fill="F2F2F2"/>
          </w:tcPr>
          <w:p w14:paraId="3F0F1980"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8" w:type="dxa"/>
            <w:shd w:val="clear" w:color="auto" w:fill="F2F2F2"/>
          </w:tcPr>
          <w:p w14:paraId="41520B6E" w14:textId="77777777" w:rsidR="009F39E8" w:rsidRPr="009F39E8" w:rsidRDefault="009F39E8" w:rsidP="009F39E8">
            <w:pPr>
              <w:spacing w:line="210" w:lineRule="exact"/>
              <w:ind w:left="13" w:right="10"/>
              <w:jc w:val="center"/>
              <w:rPr>
                <w:spacing w:val="-5"/>
                <w:sz w:val="20"/>
              </w:rPr>
            </w:pPr>
            <w:r w:rsidRPr="009F39E8">
              <w:rPr>
                <w:spacing w:val="-5"/>
                <w:sz w:val="20"/>
              </w:rPr>
              <w:t>51</w:t>
            </w:r>
          </w:p>
        </w:tc>
        <w:tc>
          <w:tcPr>
            <w:tcW w:w="734" w:type="dxa"/>
            <w:shd w:val="clear" w:color="auto" w:fill="F2F2F2"/>
          </w:tcPr>
          <w:p w14:paraId="038D6331" w14:textId="77777777" w:rsidR="009F39E8" w:rsidRPr="009F39E8" w:rsidRDefault="009F39E8" w:rsidP="009F39E8">
            <w:pPr>
              <w:spacing w:line="210" w:lineRule="exact"/>
              <w:ind w:left="15" w:right="9"/>
              <w:jc w:val="center"/>
              <w:rPr>
                <w:spacing w:val="-5"/>
                <w:sz w:val="20"/>
              </w:rPr>
            </w:pPr>
            <w:r w:rsidRPr="009F39E8">
              <w:rPr>
                <w:spacing w:val="-5"/>
                <w:sz w:val="20"/>
              </w:rPr>
              <w:t>10%</w:t>
            </w:r>
          </w:p>
        </w:tc>
        <w:tc>
          <w:tcPr>
            <w:tcW w:w="1123" w:type="dxa"/>
            <w:shd w:val="clear" w:color="auto" w:fill="F2F2F2"/>
          </w:tcPr>
          <w:p w14:paraId="6222F550" w14:textId="77777777" w:rsidR="009F39E8" w:rsidRPr="009F39E8" w:rsidRDefault="009F39E8" w:rsidP="009F39E8">
            <w:pPr>
              <w:spacing w:line="210" w:lineRule="exact"/>
              <w:ind w:left="286"/>
              <w:rPr>
                <w:spacing w:val="-2"/>
                <w:sz w:val="20"/>
              </w:rPr>
            </w:pPr>
            <w:r w:rsidRPr="009F39E8">
              <w:rPr>
                <w:spacing w:val="-2"/>
                <w:sz w:val="20"/>
              </w:rPr>
              <w:t>$1,000</w:t>
            </w:r>
          </w:p>
        </w:tc>
        <w:tc>
          <w:tcPr>
            <w:tcW w:w="1123" w:type="dxa"/>
            <w:shd w:val="clear" w:color="auto" w:fill="F2F2F2"/>
          </w:tcPr>
          <w:p w14:paraId="7229E5D6" w14:textId="77777777" w:rsidR="009F39E8" w:rsidRPr="009F39E8" w:rsidRDefault="009F39E8" w:rsidP="009F39E8">
            <w:pPr>
              <w:spacing w:line="210" w:lineRule="exact"/>
              <w:ind w:left="239"/>
              <w:rPr>
                <w:spacing w:val="-2"/>
                <w:sz w:val="20"/>
              </w:rPr>
            </w:pPr>
            <w:r w:rsidRPr="009F39E8">
              <w:rPr>
                <w:spacing w:val="-2"/>
                <w:sz w:val="20"/>
              </w:rPr>
              <w:t>$1,124</w:t>
            </w:r>
          </w:p>
        </w:tc>
        <w:tc>
          <w:tcPr>
            <w:tcW w:w="1166" w:type="dxa"/>
            <w:shd w:val="clear" w:color="auto" w:fill="F2F2F2"/>
          </w:tcPr>
          <w:p w14:paraId="4C633289" w14:textId="77777777" w:rsidR="009F39E8" w:rsidRPr="009F39E8" w:rsidRDefault="009F39E8" w:rsidP="009F39E8">
            <w:pPr>
              <w:spacing w:line="210" w:lineRule="exact"/>
              <w:jc w:val="center"/>
              <w:rPr>
                <w:spacing w:val="-2"/>
                <w:sz w:val="20"/>
              </w:rPr>
            </w:pPr>
            <w:r w:rsidRPr="009F39E8">
              <w:rPr>
                <w:spacing w:val="-2"/>
                <w:sz w:val="20"/>
              </w:rPr>
              <w:t>$5,730.76</w:t>
            </w:r>
          </w:p>
        </w:tc>
      </w:tr>
      <w:tr w:rsidR="009F39E8" w:rsidRPr="009F39E8" w14:paraId="7C413022" w14:textId="77777777" w:rsidTr="0075611A">
        <w:trPr>
          <w:trHeight w:val="230"/>
        </w:trPr>
        <w:tc>
          <w:tcPr>
            <w:tcW w:w="4195" w:type="dxa"/>
            <w:shd w:val="clear" w:color="auto" w:fill="F2F2F2"/>
          </w:tcPr>
          <w:p w14:paraId="6E8230D3" w14:textId="77777777" w:rsidR="009F39E8" w:rsidRPr="009F39E8" w:rsidRDefault="009F39E8" w:rsidP="009F39E8">
            <w:pPr>
              <w:spacing w:line="210" w:lineRule="exact"/>
              <w:ind w:left="110"/>
              <w:rPr>
                <w:sz w:val="20"/>
              </w:rPr>
            </w:pPr>
            <w:r w:rsidRPr="009F39E8">
              <w:rPr>
                <w:sz w:val="20"/>
                <w:szCs w:val="16"/>
              </w:rPr>
              <w:t>Private Sector Specialist</w:t>
            </w:r>
          </w:p>
        </w:tc>
        <w:tc>
          <w:tcPr>
            <w:tcW w:w="1008" w:type="dxa"/>
            <w:shd w:val="clear" w:color="auto" w:fill="F2F2F2"/>
          </w:tcPr>
          <w:p w14:paraId="1397FDED" w14:textId="77777777" w:rsidR="009F39E8" w:rsidRPr="009F39E8" w:rsidRDefault="009F39E8" w:rsidP="009F39E8">
            <w:pPr>
              <w:spacing w:line="210" w:lineRule="exact"/>
              <w:ind w:left="13" w:right="10"/>
              <w:jc w:val="center"/>
              <w:rPr>
                <w:spacing w:val="-5"/>
                <w:sz w:val="20"/>
              </w:rPr>
            </w:pPr>
            <w:r w:rsidRPr="009F39E8">
              <w:rPr>
                <w:spacing w:val="-5"/>
                <w:sz w:val="20"/>
              </w:rPr>
              <w:t>63</w:t>
            </w:r>
          </w:p>
        </w:tc>
        <w:tc>
          <w:tcPr>
            <w:tcW w:w="734" w:type="dxa"/>
            <w:shd w:val="clear" w:color="auto" w:fill="F2F2F2"/>
          </w:tcPr>
          <w:p w14:paraId="48F51688" w14:textId="77777777" w:rsidR="009F39E8" w:rsidRPr="009F39E8" w:rsidRDefault="009F39E8" w:rsidP="009F39E8">
            <w:pPr>
              <w:spacing w:line="210" w:lineRule="exact"/>
              <w:ind w:left="15" w:right="9"/>
              <w:jc w:val="center"/>
              <w:rPr>
                <w:spacing w:val="-5"/>
                <w:sz w:val="20"/>
              </w:rPr>
            </w:pPr>
            <w:r w:rsidRPr="009F39E8">
              <w:rPr>
                <w:spacing w:val="-5"/>
                <w:sz w:val="20"/>
              </w:rPr>
              <w:t>5%</w:t>
            </w:r>
          </w:p>
        </w:tc>
        <w:tc>
          <w:tcPr>
            <w:tcW w:w="1123" w:type="dxa"/>
            <w:shd w:val="clear" w:color="auto" w:fill="F2F2F2"/>
          </w:tcPr>
          <w:p w14:paraId="7D6E4A67" w14:textId="77777777" w:rsidR="009F39E8" w:rsidRPr="009F39E8" w:rsidRDefault="009F39E8" w:rsidP="009F39E8">
            <w:pPr>
              <w:spacing w:line="210" w:lineRule="exact"/>
              <w:ind w:left="286"/>
              <w:rPr>
                <w:spacing w:val="-2"/>
                <w:sz w:val="20"/>
              </w:rPr>
            </w:pPr>
            <w:r w:rsidRPr="009F39E8">
              <w:rPr>
                <w:spacing w:val="-2"/>
                <w:sz w:val="20"/>
              </w:rPr>
              <w:t>$2,000</w:t>
            </w:r>
          </w:p>
        </w:tc>
        <w:tc>
          <w:tcPr>
            <w:tcW w:w="1123" w:type="dxa"/>
            <w:shd w:val="clear" w:color="auto" w:fill="F2F2F2"/>
          </w:tcPr>
          <w:p w14:paraId="0B2939F2" w14:textId="77777777" w:rsidR="009F39E8" w:rsidRPr="009F39E8" w:rsidRDefault="009F39E8" w:rsidP="009F39E8">
            <w:pPr>
              <w:spacing w:line="210" w:lineRule="exact"/>
              <w:ind w:left="239"/>
              <w:rPr>
                <w:spacing w:val="-2"/>
                <w:sz w:val="20"/>
              </w:rPr>
            </w:pPr>
            <w:r w:rsidRPr="009F39E8">
              <w:rPr>
                <w:spacing w:val="-2"/>
                <w:sz w:val="20"/>
              </w:rPr>
              <w:t>$2,253</w:t>
            </w:r>
          </w:p>
        </w:tc>
        <w:tc>
          <w:tcPr>
            <w:tcW w:w="1166" w:type="dxa"/>
            <w:shd w:val="clear" w:color="auto" w:fill="F2F2F2"/>
          </w:tcPr>
          <w:p w14:paraId="47A0BB60" w14:textId="77777777" w:rsidR="009F39E8" w:rsidRPr="009F39E8" w:rsidRDefault="009F39E8" w:rsidP="009F39E8">
            <w:pPr>
              <w:spacing w:line="210" w:lineRule="exact"/>
              <w:jc w:val="center"/>
              <w:rPr>
                <w:spacing w:val="-2"/>
                <w:sz w:val="20"/>
              </w:rPr>
            </w:pPr>
            <w:r w:rsidRPr="009F39E8">
              <w:rPr>
                <w:spacing w:val="-2"/>
                <w:sz w:val="20"/>
              </w:rPr>
              <w:t>$7,096.53</w:t>
            </w:r>
          </w:p>
        </w:tc>
      </w:tr>
      <w:tr w:rsidR="009F39E8" w:rsidRPr="009F39E8" w14:paraId="0C086A16" w14:textId="77777777" w:rsidTr="0075611A">
        <w:trPr>
          <w:trHeight w:val="106"/>
        </w:trPr>
        <w:tc>
          <w:tcPr>
            <w:tcW w:w="8183" w:type="dxa"/>
            <w:gridSpan w:val="5"/>
          </w:tcPr>
          <w:p w14:paraId="6BE07585" w14:textId="77777777" w:rsidR="009F39E8" w:rsidRPr="009F39E8" w:rsidRDefault="009F39E8" w:rsidP="009F39E8">
            <w:pPr>
              <w:spacing w:line="210" w:lineRule="exact"/>
              <w:ind w:left="239"/>
              <w:rPr>
                <w:spacing w:val="-2"/>
                <w:sz w:val="20"/>
                <w:highlight w:val="yellow"/>
              </w:rPr>
            </w:pPr>
            <w:r w:rsidRPr="009F39E8">
              <w:rPr>
                <w:b/>
                <w:spacing w:val="-2"/>
                <w:sz w:val="20"/>
              </w:rPr>
              <w:t>Subtotal</w:t>
            </w:r>
          </w:p>
        </w:tc>
        <w:tc>
          <w:tcPr>
            <w:tcW w:w="1166" w:type="dxa"/>
            <w:shd w:val="clear" w:color="auto" w:fill="F2F2F2"/>
          </w:tcPr>
          <w:p w14:paraId="1D09622F" w14:textId="77777777" w:rsidR="009F39E8" w:rsidRPr="009F39E8" w:rsidRDefault="009F39E8" w:rsidP="009F39E8">
            <w:pPr>
              <w:spacing w:line="210" w:lineRule="exact"/>
              <w:jc w:val="center"/>
              <w:rPr>
                <w:spacing w:val="-2"/>
                <w:sz w:val="20"/>
                <w:highlight w:val="yellow"/>
              </w:rPr>
            </w:pPr>
            <w:r w:rsidRPr="009F39E8">
              <w:rPr>
                <w:b/>
                <w:spacing w:val="-2"/>
                <w:sz w:val="20"/>
              </w:rPr>
              <w:t>$114,153.35</w:t>
            </w:r>
          </w:p>
        </w:tc>
      </w:tr>
    </w:tbl>
    <w:p w14:paraId="39DA8CA2" w14:textId="77777777" w:rsidR="009F39E8" w:rsidRPr="009F39E8" w:rsidRDefault="009F39E8" w:rsidP="009F39E8">
      <w:pPr>
        <w:ind w:left="360" w:right="357"/>
        <w:jc w:val="both"/>
        <w:rPr>
          <w:b/>
          <w:i/>
          <w:sz w:val="24"/>
          <w:szCs w:val="24"/>
        </w:rPr>
      </w:pPr>
    </w:p>
    <w:p w14:paraId="1051F700" w14:textId="77777777" w:rsidR="009F39E8" w:rsidRPr="009F39E8" w:rsidRDefault="009F39E8" w:rsidP="009F39E8">
      <w:pPr>
        <w:numPr>
          <w:ilvl w:val="2"/>
          <w:numId w:val="18"/>
        </w:numPr>
        <w:tabs>
          <w:tab w:val="left" w:pos="1080"/>
        </w:tabs>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Subtotal </w:t>
      </w:r>
      <w:r w:rsidRPr="009F39E8">
        <w:rPr>
          <w:b/>
          <w:i/>
          <w:color w:val="002C72"/>
          <w:spacing w:val="-2"/>
          <w:sz w:val="24"/>
        </w:rPr>
        <w:t>$55,090.41</w:t>
      </w:r>
    </w:p>
    <w:p w14:paraId="337D6DCD" w14:textId="77777777" w:rsidR="009F39E8" w:rsidRPr="009F39E8" w:rsidRDefault="009F39E8" w:rsidP="009F39E8">
      <w:pPr>
        <w:spacing w:before="5" w:line="237" w:lineRule="auto"/>
        <w:ind w:left="360" w:right="329"/>
        <w:rPr>
          <w:sz w:val="24"/>
          <w:szCs w:val="24"/>
        </w:rPr>
      </w:pPr>
      <w:r w:rsidRPr="009F39E8">
        <w:rPr>
          <w:sz w:val="24"/>
          <w:szCs w:val="24"/>
        </w:rPr>
        <w:t>POA</w:t>
      </w:r>
      <w:r w:rsidRPr="009F39E8">
        <w:rPr>
          <w:spacing w:val="32"/>
          <w:sz w:val="24"/>
          <w:szCs w:val="24"/>
        </w:rPr>
        <w:t xml:space="preserve"> </w:t>
      </w:r>
      <w:r w:rsidRPr="009F39E8">
        <w:rPr>
          <w:sz w:val="24"/>
          <w:szCs w:val="24"/>
        </w:rPr>
        <w:t>calculated</w:t>
      </w:r>
      <w:r w:rsidRPr="009F39E8">
        <w:rPr>
          <w:spacing w:val="32"/>
          <w:sz w:val="24"/>
          <w:szCs w:val="24"/>
        </w:rPr>
        <w:t xml:space="preserve"> </w:t>
      </w:r>
      <w:r w:rsidRPr="009F39E8">
        <w:rPr>
          <w:sz w:val="24"/>
          <w:szCs w:val="24"/>
        </w:rPr>
        <w:t>benefits</w:t>
      </w:r>
      <w:r w:rsidRPr="009F39E8">
        <w:rPr>
          <w:spacing w:val="32"/>
          <w:sz w:val="24"/>
          <w:szCs w:val="24"/>
        </w:rPr>
        <w:t xml:space="preserve"> </w:t>
      </w:r>
      <w:r w:rsidRPr="009F39E8">
        <w:rPr>
          <w:sz w:val="24"/>
          <w:szCs w:val="24"/>
        </w:rPr>
        <w:t>for</w:t>
      </w:r>
      <w:r w:rsidRPr="009F39E8">
        <w:rPr>
          <w:spacing w:val="32"/>
          <w:sz w:val="24"/>
          <w:szCs w:val="24"/>
        </w:rPr>
        <w:t xml:space="preserve"> </w:t>
      </w:r>
      <w:r w:rsidRPr="009F39E8">
        <w:rPr>
          <w:sz w:val="24"/>
          <w:szCs w:val="24"/>
        </w:rPr>
        <w:t>CCN</w:t>
      </w:r>
      <w:r w:rsidRPr="009F39E8">
        <w:rPr>
          <w:spacing w:val="32"/>
          <w:sz w:val="24"/>
          <w:szCs w:val="24"/>
        </w:rPr>
        <w:t xml:space="preserve"> </w:t>
      </w:r>
      <w:r w:rsidRPr="009F39E8">
        <w:rPr>
          <w:sz w:val="24"/>
          <w:szCs w:val="24"/>
        </w:rPr>
        <w:t>staff</w:t>
      </w:r>
      <w:r w:rsidRPr="009F39E8">
        <w:rPr>
          <w:spacing w:val="32"/>
          <w:sz w:val="24"/>
          <w:szCs w:val="24"/>
        </w:rPr>
        <w:t xml:space="preserve"> </w:t>
      </w:r>
      <w:r w:rsidRPr="009F39E8">
        <w:rPr>
          <w:sz w:val="24"/>
          <w:szCs w:val="24"/>
        </w:rPr>
        <w:t>at</w:t>
      </w:r>
      <w:r w:rsidRPr="009F39E8">
        <w:rPr>
          <w:spacing w:val="32"/>
          <w:sz w:val="24"/>
          <w:szCs w:val="24"/>
        </w:rPr>
        <w:t xml:space="preserve"> </w:t>
      </w:r>
      <w:r w:rsidRPr="009F39E8">
        <w:rPr>
          <w:sz w:val="24"/>
          <w:szCs w:val="24"/>
        </w:rPr>
        <w:t>48.26%</w:t>
      </w:r>
      <w:r w:rsidRPr="009F39E8">
        <w:rPr>
          <w:spacing w:val="32"/>
          <w:sz w:val="24"/>
          <w:szCs w:val="24"/>
        </w:rPr>
        <w:t xml:space="preserve"> </w:t>
      </w:r>
      <w:r w:rsidRPr="009F39E8">
        <w:rPr>
          <w:sz w:val="24"/>
          <w:szCs w:val="24"/>
        </w:rPr>
        <w:t>of</w:t>
      </w:r>
      <w:r w:rsidRPr="009F39E8">
        <w:rPr>
          <w:spacing w:val="32"/>
          <w:sz w:val="24"/>
          <w:szCs w:val="24"/>
        </w:rPr>
        <w:t xml:space="preserve"> </w:t>
      </w:r>
      <w:r w:rsidRPr="009F39E8">
        <w:rPr>
          <w:sz w:val="24"/>
          <w:szCs w:val="24"/>
        </w:rPr>
        <w:t>the</w:t>
      </w:r>
      <w:r w:rsidRPr="009F39E8">
        <w:rPr>
          <w:spacing w:val="32"/>
          <w:sz w:val="24"/>
          <w:szCs w:val="24"/>
        </w:rPr>
        <w:t xml:space="preserve"> </w:t>
      </w:r>
      <w:r w:rsidRPr="009F39E8">
        <w:rPr>
          <w:sz w:val="24"/>
          <w:szCs w:val="24"/>
        </w:rPr>
        <w:t>employees’</w:t>
      </w:r>
      <w:r w:rsidRPr="009F39E8">
        <w:rPr>
          <w:spacing w:val="32"/>
          <w:sz w:val="24"/>
          <w:szCs w:val="24"/>
        </w:rPr>
        <w:t xml:space="preserve"> </w:t>
      </w:r>
      <w:r w:rsidRPr="009F39E8">
        <w:rPr>
          <w:sz w:val="24"/>
          <w:szCs w:val="24"/>
        </w:rPr>
        <w:t>base</w:t>
      </w:r>
      <w:r w:rsidRPr="009F39E8">
        <w:rPr>
          <w:spacing w:val="32"/>
          <w:sz w:val="24"/>
          <w:szCs w:val="24"/>
        </w:rPr>
        <w:t xml:space="preserve"> </w:t>
      </w:r>
      <w:r w:rsidRPr="009F39E8">
        <w:rPr>
          <w:sz w:val="24"/>
          <w:szCs w:val="24"/>
        </w:rPr>
        <w:t>salary.</w:t>
      </w:r>
      <w:r w:rsidRPr="009F39E8">
        <w:rPr>
          <w:spacing w:val="32"/>
          <w:sz w:val="24"/>
          <w:szCs w:val="24"/>
        </w:rPr>
        <w:t xml:space="preserve"> </w:t>
      </w:r>
      <w:r w:rsidRPr="009F39E8">
        <w:rPr>
          <w:sz w:val="24"/>
          <w:szCs w:val="24"/>
        </w:rPr>
        <w:t>See</w:t>
      </w:r>
      <w:r w:rsidRPr="009F39E8">
        <w:rPr>
          <w:spacing w:val="32"/>
          <w:sz w:val="24"/>
          <w:szCs w:val="24"/>
        </w:rPr>
        <w:t xml:space="preserve"> </w:t>
      </w:r>
      <w:r w:rsidRPr="009F39E8">
        <w:rPr>
          <w:sz w:val="24"/>
          <w:szCs w:val="24"/>
        </w:rPr>
        <w:t xml:space="preserve">the </w:t>
      </w:r>
      <w:r w:rsidRPr="009F39E8">
        <w:rPr>
          <w:sz w:val="24"/>
          <w:szCs w:val="24"/>
        </w:rPr>
        <w:lastRenderedPageBreak/>
        <w:t>detailed</w:t>
      </w:r>
      <w:r w:rsidRPr="009F39E8">
        <w:rPr>
          <w:spacing w:val="-6"/>
          <w:sz w:val="24"/>
          <w:szCs w:val="24"/>
        </w:rPr>
        <w:t xml:space="preserve"> </w:t>
      </w:r>
      <w:r w:rsidRPr="009F39E8">
        <w:rPr>
          <w:sz w:val="24"/>
          <w:szCs w:val="24"/>
        </w:rPr>
        <w:t>breakdown</w:t>
      </w:r>
      <w:r w:rsidRPr="009F39E8">
        <w:rPr>
          <w:spacing w:val="-5"/>
          <w:sz w:val="24"/>
          <w:szCs w:val="24"/>
        </w:rPr>
        <w:t xml:space="preserve"> </w:t>
      </w:r>
      <w:r w:rsidRPr="009F39E8">
        <w:rPr>
          <w:sz w:val="24"/>
          <w:szCs w:val="24"/>
        </w:rPr>
        <w:t>in</w:t>
      </w:r>
      <w:r w:rsidRPr="009F39E8">
        <w:rPr>
          <w:spacing w:val="-5"/>
          <w:sz w:val="24"/>
          <w:szCs w:val="24"/>
        </w:rPr>
        <w:t xml:space="preserve"> </w:t>
      </w:r>
      <w:r w:rsidRPr="009F39E8">
        <w:rPr>
          <w:sz w:val="24"/>
          <w:szCs w:val="24"/>
        </w:rPr>
        <w:t>Section</w:t>
      </w:r>
      <w:r w:rsidRPr="009F39E8">
        <w:rPr>
          <w:spacing w:val="-5"/>
          <w:sz w:val="24"/>
          <w:szCs w:val="24"/>
        </w:rPr>
        <w:t xml:space="preserve"> </w:t>
      </w:r>
      <w:r w:rsidRPr="009F39E8">
        <w:rPr>
          <w:sz w:val="24"/>
          <w:szCs w:val="24"/>
        </w:rPr>
        <w:t>2.2.</w:t>
      </w:r>
      <w:r w:rsidRPr="009F39E8">
        <w:rPr>
          <w:spacing w:val="-6"/>
          <w:sz w:val="24"/>
          <w:szCs w:val="24"/>
        </w:rPr>
        <w:t xml:space="preserve"> </w:t>
      </w:r>
      <w:r w:rsidRPr="009F39E8">
        <w:rPr>
          <w:sz w:val="24"/>
          <w:szCs w:val="24"/>
        </w:rPr>
        <w:t>Fringe</w:t>
      </w:r>
      <w:r w:rsidRPr="009F39E8">
        <w:rPr>
          <w:spacing w:val="-5"/>
          <w:sz w:val="24"/>
          <w:szCs w:val="24"/>
        </w:rPr>
        <w:t xml:space="preserve"> </w:t>
      </w:r>
      <w:r w:rsidRPr="009F39E8">
        <w:rPr>
          <w:sz w:val="24"/>
          <w:szCs w:val="24"/>
        </w:rPr>
        <w:t>Benefits</w:t>
      </w:r>
      <w:r w:rsidRPr="009F39E8">
        <w:rPr>
          <w:spacing w:val="-5"/>
          <w:sz w:val="24"/>
          <w:szCs w:val="24"/>
        </w:rPr>
        <w:t xml:space="preserve"> </w:t>
      </w:r>
      <w:r w:rsidRPr="009F39E8">
        <w:rPr>
          <w:sz w:val="24"/>
          <w:szCs w:val="24"/>
        </w:rPr>
        <w:t>CCN</w:t>
      </w:r>
      <w:r w:rsidRPr="009F39E8">
        <w:rPr>
          <w:spacing w:val="-5"/>
          <w:sz w:val="24"/>
          <w:szCs w:val="24"/>
        </w:rPr>
        <w:t xml:space="preserve"> </w:t>
      </w:r>
      <w:r w:rsidRPr="009F39E8">
        <w:rPr>
          <w:sz w:val="24"/>
          <w:szCs w:val="24"/>
        </w:rPr>
        <w:t>Staff:</w:t>
      </w:r>
      <w:r w:rsidRPr="009F39E8">
        <w:rPr>
          <w:spacing w:val="-6"/>
          <w:sz w:val="24"/>
          <w:szCs w:val="24"/>
        </w:rPr>
        <w:t xml:space="preserve"> </w:t>
      </w:r>
      <w:r w:rsidRPr="009F39E8">
        <w:rPr>
          <w:sz w:val="24"/>
          <w:szCs w:val="24"/>
        </w:rPr>
        <w:t>$114,153.35 *</w:t>
      </w:r>
      <w:r w:rsidRPr="009F39E8">
        <w:rPr>
          <w:spacing w:val="-5"/>
          <w:sz w:val="24"/>
          <w:szCs w:val="24"/>
        </w:rPr>
        <w:t xml:space="preserve"> </w:t>
      </w:r>
      <w:r w:rsidRPr="009F39E8">
        <w:rPr>
          <w:sz w:val="24"/>
          <w:szCs w:val="24"/>
        </w:rPr>
        <w:t>48.26%</w:t>
      </w:r>
      <w:r w:rsidRPr="009F39E8">
        <w:rPr>
          <w:spacing w:val="-5"/>
          <w:sz w:val="24"/>
          <w:szCs w:val="24"/>
        </w:rPr>
        <w:t xml:space="preserve"> </w:t>
      </w:r>
      <w:r w:rsidRPr="009F39E8">
        <w:rPr>
          <w:sz w:val="24"/>
          <w:szCs w:val="24"/>
        </w:rPr>
        <w:t>=</w:t>
      </w:r>
      <w:r w:rsidRPr="009F39E8">
        <w:rPr>
          <w:spacing w:val="-5"/>
          <w:sz w:val="24"/>
          <w:szCs w:val="24"/>
        </w:rPr>
        <w:t xml:space="preserve"> </w:t>
      </w:r>
      <w:r w:rsidRPr="009F39E8">
        <w:rPr>
          <w:spacing w:val="-2"/>
          <w:sz w:val="24"/>
          <w:szCs w:val="24"/>
        </w:rPr>
        <w:t xml:space="preserve">$55,090.41. </w:t>
      </w:r>
    </w:p>
    <w:p w14:paraId="6DEA3127" w14:textId="77777777" w:rsidR="009F39E8" w:rsidRPr="009F39E8" w:rsidRDefault="009F39E8" w:rsidP="009F39E8">
      <w:pPr>
        <w:rPr>
          <w:sz w:val="24"/>
          <w:szCs w:val="24"/>
        </w:rPr>
      </w:pPr>
    </w:p>
    <w:p w14:paraId="4C6CA3A6" w14:textId="77777777" w:rsidR="009F39E8" w:rsidRPr="009F39E8" w:rsidRDefault="009F39E8" w:rsidP="009F39E8">
      <w:pPr>
        <w:numPr>
          <w:ilvl w:val="2"/>
          <w:numId w:val="18"/>
        </w:numPr>
        <w:tabs>
          <w:tab w:val="left" w:pos="1080"/>
        </w:tabs>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 xml:space="preserve">$258,200.00 </w:t>
      </w:r>
    </w:p>
    <w:p w14:paraId="7ECEE228" w14:textId="77777777" w:rsidR="009F39E8" w:rsidRPr="009F39E8" w:rsidRDefault="009F39E8" w:rsidP="009F39E8">
      <w:pPr>
        <w:numPr>
          <w:ilvl w:val="3"/>
          <w:numId w:val="18"/>
        </w:numPr>
        <w:tabs>
          <w:tab w:val="left" w:pos="720"/>
        </w:tabs>
        <w:spacing w:before="5"/>
        <w:ind w:right="357"/>
        <w:jc w:val="both"/>
        <w:rPr>
          <w:sz w:val="24"/>
        </w:rPr>
      </w:pPr>
      <w:r w:rsidRPr="009F39E8">
        <w:rPr>
          <w:b/>
          <w:sz w:val="24"/>
        </w:rPr>
        <w:t>Food</w:t>
      </w:r>
      <w:r w:rsidRPr="009F39E8">
        <w:rPr>
          <w:b/>
          <w:spacing w:val="-3"/>
          <w:sz w:val="24"/>
        </w:rPr>
        <w:t xml:space="preserve"> </w:t>
      </w:r>
      <w:r w:rsidRPr="009F39E8">
        <w:rPr>
          <w:b/>
          <w:sz w:val="24"/>
        </w:rPr>
        <w:t>Preparation</w:t>
      </w:r>
      <w:r w:rsidRPr="009F39E8">
        <w:rPr>
          <w:b/>
          <w:spacing w:val="-3"/>
          <w:sz w:val="24"/>
        </w:rPr>
        <w:t xml:space="preserve"> </w:t>
      </w:r>
      <w:r w:rsidRPr="009F39E8">
        <w:rPr>
          <w:b/>
          <w:sz w:val="24"/>
        </w:rPr>
        <w:t>and</w:t>
      </w:r>
      <w:r w:rsidRPr="009F39E8">
        <w:rPr>
          <w:b/>
          <w:spacing w:val="-3"/>
          <w:sz w:val="24"/>
        </w:rPr>
        <w:t xml:space="preserve"> </w:t>
      </w:r>
      <w:r w:rsidRPr="009F39E8">
        <w:rPr>
          <w:b/>
          <w:sz w:val="24"/>
        </w:rPr>
        <w:t>Storage</w:t>
      </w:r>
      <w:r w:rsidRPr="009F39E8">
        <w:rPr>
          <w:b/>
          <w:spacing w:val="-3"/>
          <w:sz w:val="24"/>
        </w:rPr>
        <w:t xml:space="preserve"> </w:t>
      </w:r>
      <w:r w:rsidRPr="009F39E8">
        <w:rPr>
          <w:b/>
          <w:sz w:val="24"/>
        </w:rPr>
        <w:t>Items</w:t>
      </w:r>
      <w:r w:rsidRPr="009F39E8">
        <w:rPr>
          <w:b/>
          <w:spacing w:val="-3"/>
          <w:sz w:val="24"/>
        </w:rPr>
        <w:t xml:space="preserve"> </w:t>
      </w:r>
      <w:r w:rsidRPr="009F39E8">
        <w:rPr>
          <w:b/>
          <w:sz w:val="24"/>
        </w:rPr>
        <w:t>for</w:t>
      </w:r>
      <w:r w:rsidRPr="009F39E8">
        <w:rPr>
          <w:b/>
          <w:spacing w:val="-3"/>
          <w:sz w:val="24"/>
        </w:rPr>
        <w:t xml:space="preserve"> </w:t>
      </w:r>
      <w:r w:rsidRPr="009F39E8">
        <w:rPr>
          <w:b/>
          <w:sz w:val="24"/>
        </w:rPr>
        <w:t>Schools</w:t>
      </w:r>
      <w:r w:rsidRPr="009F39E8">
        <w:rPr>
          <w:b/>
          <w:spacing w:val="-3"/>
          <w:sz w:val="24"/>
        </w:rPr>
        <w:t xml:space="preserve"> </w:t>
      </w:r>
      <w:r w:rsidRPr="009F39E8">
        <w:rPr>
          <w:b/>
          <w:sz w:val="24"/>
        </w:rPr>
        <w:t>($100,200.00):</w:t>
      </w:r>
      <w:r w:rsidRPr="009F39E8">
        <w:rPr>
          <w:b/>
          <w:spacing w:val="-3"/>
          <w:sz w:val="24"/>
        </w:rPr>
        <w:t xml:space="preserve"> </w:t>
      </w:r>
      <w:r w:rsidRPr="009F39E8">
        <w:rPr>
          <w:bCs/>
          <w:spacing w:val="-3"/>
          <w:sz w:val="24"/>
        </w:rPr>
        <w:t xml:space="preserve">POA will assess need for supplies in target schools. </w:t>
      </w:r>
      <w:r w:rsidRPr="009F39E8">
        <w:rPr>
          <w:sz w:val="24"/>
        </w:rPr>
        <w:t>In</w:t>
      </w:r>
      <w:r w:rsidRPr="009F39E8">
        <w:rPr>
          <w:spacing w:val="-3"/>
          <w:sz w:val="24"/>
        </w:rPr>
        <w:t xml:space="preserve"> </w:t>
      </w:r>
      <w:r w:rsidRPr="009F39E8">
        <w:rPr>
          <w:sz w:val="24"/>
        </w:rPr>
        <w:t>Y2 and Y3,</w:t>
      </w:r>
      <w:r w:rsidRPr="009F39E8">
        <w:rPr>
          <w:spacing w:val="-3"/>
          <w:sz w:val="24"/>
        </w:rPr>
        <w:t xml:space="preserve"> </w:t>
      </w:r>
      <w:r w:rsidRPr="009F39E8">
        <w:rPr>
          <w:sz w:val="24"/>
        </w:rPr>
        <w:t>POA</w:t>
      </w:r>
      <w:r w:rsidRPr="009F39E8">
        <w:rPr>
          <w:spacing w:val="-3"/>
          <w:sz w:val="24"/>
        </w:rPr>
        <w:t xml:space="preserve"> </w:t>
      </w:r>
      <w:r w:rsidRPr="009F39E8">
        <w:rPr>
          <w:sz w:val="24"/>
        </w:rPr>
        <w:t>will</w:t>
      </w:r>
      <w:r w:rsidRPr="009F39E8">
        <w:rPr>
          <w:spacing w:val="-3"/>
          <w:sz w:val="24"/>
        </w:rPr>
        <w:t xml:space="preserve"> </w:t>
      </w:r>
      <w:r w:rsidRPr="009F39E8">
        <w:rPr>
          <w:sz w:val="24"/>
        </w:rPr>
        <w:t>procure</w:t>
      </w:r>
      <w:r w:rsidRPr="009F39E8">
        <w:rPr>
          <w:spacing w:val="-3"/>
          <w:sz w:val="24"/>
        </w:rPr>
        <w:t xml:space="preserve"> </w:t>
      </w:r>
      <w:r w:rsidRPr="009F39E8">
        <w:rPr>
          <w:sz w:val="24"/>
        </w:rPr>
        <w:t>and distribute key food preparation and storage items such as scales and shelving to improve the safety</w:t>
      </w:r>
      <w:r w:rsidRPr="009F39E8">
        <w:rPr>
          <w:spacing w:val="-1"/>
          <w:sz w:val="24"/>
        </w:rPr>
        <w:t xml:space="preserve"> </w:t>
      </w:r>
      <w:r w:rsidRPr="009F39E8">
        <w:rPr>
          <w:sz w:val="24"/>
        </w:rPr>
        <w:t>and</w:t>
      </w:r>
      <w:r w:rsidRPr="009F39E8">
        <w:rPr>
          <w:spacing w:val="-1"/>
          <w:sz w:val="24"/>
        </w:rPr>
        <w:t xml:space="preserve"> </w:t>
      </w:r>
      <w:r w:rsidRPr="009F39E8">
        <w:rPr>
          <w:sz w:val="24"/>
        </w:rPr>
        <w:t>efficiency</w:t>
      </w:r>
      <w:r w:rsidRPr="009F39E8">
        <w:rPr>
          <w:spacing w:val="-1"/>
          <w:sz w:val="24"/>
        </w:rPr>
        <w:t xml:space="preserve"> </w:t>
      </w:r>
      <w:r w:rsidRPr="009F39E8">
        <w:rPr>
          <w:sz w:val="24"/>
        </w:rPr>
        <w:t>of</w:t>
      </w:r>
      <w:r w:rsidRPr="009F39E8">
        <w:rPr>
          <w:spacing w:val="-1"/>
          <w:sz w:val="24"/>
        </w:rPr>
        <w:t xml:space="preserve"> </w:t>
      </w:r>
      <w:r w:rsidRPr="009F39E8">
        <w:rPr>
          <w:sz w:val="24"/>
        </w:rPr>
        <w:t>school</w:t>
      </w:r>
      <w:r w:rsidRPr="009F39E8">
        <w:rPr>
          <w:spacing w:val="-1"/>
          <w:sz w:val="24"/>
        </w:rPr>
        <w:t xml:space="preserve"> </w:t>
      </w:r>
      <w:r w:rsidRPr="009F39E8">
        <w:rPr>
          <w:sz w:val="24"/>
        </w:rPr>
        <w:t>meals.</w:t>
      </w:r>
      <w:r w:rsidRPr="009F39E8">
        <w:rPr>
          <w:spacing w:val="-2"/>
          <w:sz w:val="24"/>
        </w:rPr>
        <w:t xml:space="preserve"> </w:t>
      </w:r>
      <w:r w:rsidRPr="009F39E8">
        <w:rPr>
          <w:sz w:val="24"/>
        </w:rPr>
        <w:t>Costs</w:t>
      </w:r>
      <w:r w:rsidRPr="009F39E8">
        <w:rPr>
          <w:spacing w:val="-1"/>
          <w:sz w:val="24"/>
        </w:rPr>
        <w:t xml:space="preserve"> </w:t>
      </w:r>
      <w:r w:rsidRPr="009F39E8">
        <w:rPr>
          <w:sz w:val="24"/>
        </w:rPr>
        <w:t>are</w:t>
      </w:r>
      <w:r w:rsidRPr="009F39E8">
        <w:rPr>
          <w:spacing w:val="-2"/>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$300</w:t>
      </w:r>
      <w:r w:rsidRPr="009F39E8">
        <w:rPr>
          <w:spacing w:val="-1"/>
          <w:sz w:val="24"/>
        </w:rPr>
        <w:t xml:space="preserve"> </w:t>
      </w:r>
      <w:r w:rsidRPr="009F39E8">
        <w:rPr>
          <w:sz w:val="24"/>
        </w:rPr>
        <w:t>per</w:t>
      </w:r>
      <w:r w:rsidRPr="009F39E8">
        <w:rPr>
          <w:spacing w:val="-2"/>
          <w:sz w:val="24"/>
        </w:rPr>
        <w:t xml:space="preserve"> </w:t>
      </w:r>
      <w:r w:rsidRPr="009F39E8">
        <w:rPr>
          <w:sz w:val="24"/>
        </w:rPr>
        <w:t>school</w:t>
      </w:r>
      <w:r w:rsidRPr="009F39E8">
        <w:rPr>
          <w:spacing w:val="-2"/>
          <w:sz w:val="24"/>
        </w:rPr>
        <w:t xml:space="preserve"> </w:t>
      </w:r>
      <w:r w:rsidRPr="009F39E8">
        <w:rPr>
          <w:sz w:val="24"/>
        </w:rPr>
        <w:t>for</w:t>
      </w:r>
      <w:r w:rsidRPr="009F39E8">
        <w:rPr>
          <w:spacing w:val="-1"/>
          <w:sz w:val="24"/>
        </w:rPr>
        <w:t xml:space="preserve"> a total of 334 schools per year: 167 in Y2 and 167 in Y3. </w:t>
      </w:r>
      <w:r w:rsidRPr="009F39E8">
        <w:rPr>
          <w:sz w:val="24"/>
        </w:rPr>
        <w:t xml:space="preserve"> $300/school *334 schools = $100,200.00. </w:t>
      </w:r>
    </w:p>
    <w:p w14:paraId="61C703FA" w14:textId="77777777" w:rsidR="009F39E8" w:rsidRPr="009F39E8" w:rsidRDefault="009F39E8" w:rsidP="009F39E8">
      <w:pPr>
        <w:numPr>
          <w:ilvl w:val="3"/>
          <w:numId w:val="18"/>
        </w:numPr>
        <w:tabs>
          <w:tab w:val="left" w:pos="720"/>
        </w:tabs>
        <w:spacing w:before="1" w:line="237" w:lineRule="auto"/>
        <w:ind w:right="359"/>
        <w:jc w:val="both"/>
        <w:rPr>
          <w:sz w:val="24"/>
        </w:rPr>
      </w:pPr>
      <w:r w:rsidRPr="009F39E8">
        <w:rPr>
          <w:b/>
          <w:sz w:val="24"/>
        </w:rPr>
        <w:t xml:space="preserve">Behavior-Centered Design Handwashing Stations ($48,000.00): </w:t>
      </w:r>
      <w:r w:rsidRPr="009F39E8">
        <w:rPr>
          <w:sz w:val="24"/>
        </w:rPr>
        <w:t>POA will pilot behavior</w:t>
      </w:r>
      <w:proofErr w:type="gramStart"/>
      <w:r w:rsidRPr="009F39E8">
        <w:rPr>
          <w:sz w:val="24"/>
        </w:rPr>
        <w:t>- centered</w:t>
      </w:r>
      <w:proofErr w:type="gramEnd"/>
      <w:r w:rsidRPr="009F39E8">
        <w:rPr>
          <w:spacing w:val="-7"/>
          <w:sz w:val="24"/>
        </w:rPr>
        <w:t xml:space="preserve"> </w:t>
      </w:r>
      <w:r w:rsidRPr="009F39E8">
        <w:rPr>
          <w:sz w:val="24"/>
        </w:rPr>
        <w:t>design</w:t>
      </w:r>
      <w:r w:rsidRPr="009F39E8">
        <w:rPr>
          <w:spacing w:val="-7"/>
          <w:sz w:val="24"/>
        </w:rPr>
        <w:t xml:space="preserve"> </w:t>
      </w:r>
      <w:r w:rsidRPr="009F39E8">
        <w:rPr>
          <w:sz w:val="24"/>
        </w:rPr>
        <w:t>handwashing stations in 80 schools throughout the life of project (20 schools per year in Y2-Y5), estimated at $600 per school ($600/station * 80 schools = $48,000.00). These stations will serve to promote consistent handwashing among students.</w:t>
      </w:r>
    </w:p>
    <w:p w14:paraId="2AF079F2" w14:textId="77777777" w:rsidR="009F39E8" w:rsidRPr="009F39E8" w:rsidRDefault="009F39E8" w:rsidP="009F39E8">
      <w:pPr>
        <w:numPr>
          <w:ilvl w:val="3"/>
          <w:numId w:val="18"/>
        </w:numPr>
        <w:tabs>
          <w:tab w:val="left" w:pos="720"/>
        </w:tabs>
        <w:spacing w:line="242" w:lineRule="auto"/>
        <w:ind w:right="357"/>
        <w:jc w:val="both"/>
        <w:rPr>
          <w:sz w:val="24"/>
        </w:rPr>
      </w:pPr>
      <w:r w:rsidRPr="009F39E8">
        <w:rPr>
          <w:b/>
          <w:sz w:val="24"/>
        </w:rPr>
        <w:t>Rainwater</w:t>
      </w:r>
      <w:r w:rsidRPr="009F39E8">
        <w:rPr>
          <w:b/>
          <w:spacing w:val="-10"/>
          <w:sz w:val="24"/>
        </w:rPr>
        <w:t xml:space="preserve"> </w:t>
      </w:r>
      <w:r w:rsidRPr="009F39E8">
        <w:rPr>
          <w:b/>
          <w:sz w:val="24"/>
        </w:rPr>
        <w:t>Harvesting</w:t>
      </w:r>
      <w:r w:rsidRPr="009F39E8">
        <w:rPr>
          <w:b/>
          <w:spacing w:val="-10"/>
          <w:sz w:val="24"/>
        </w:rPr>
        <w:t xml:space="preserve"> </w:t>
      </w:r>
      <w:r w:rsidRPr="009F39E8">
        <w:rPr>
          <w:b/>
          <w:sz w:val="24"/>
        </w:rPr>
        <w:t>Systems</w:t>
      </w:r>
      <w:r w:rsidRPr="009F39E8">
        <w:rPr>
          <w:b/>
          <w:spacing w:val="-10"/>
          <w:sz w:val="24"/>
        </w:rPr>
        <w:t xml:space="preserve"> </w:t>
      </w:r>
      <w:r w:rsidRPr="009F39E8">
        <w:rPr>
          <w:b/>
          <w:sz w:val="24"/>
        </w:rPr>
        <w:t>($60,000.00):</w:t>
      </w:r>
      <w:r w:rsidRPr="009F39E8">
        <w:rPr>
          <w:b/>
          <w:spacing w:val="-10"/>
          <w:sz w:val="24"/>
        </w:rPr>
        <w:t xml:space="preserve"> </w:t>
      </w:r>
      <w:r w:rsidRPr="009F39E8">
        <w:rPr>
          <w:sz w:val="24"/>
        </w:rPr>
        <w:t>Over</w:t>
      </w:r>
      <w:r w:rsidRPr="009F39E8">
        <w:rPr>
          <w:spacing w:val="-10"/>
          <w:sz w:val="24"/>
        </w:rPr>
        <w:t xml:space="preserve"> </w:t>
      </w:r>
      <w:r w:rsidRPr="009F39E8">
        <w:rPr>
          <w:sz w:val="24"/>
        </w:rPr>
        <w:t>the</w:t>
      </w:r>
      <w:r w:rsidRPr="009F39E8">
        <w:rPr>
          <w:spacing w:val="-10"/>
          <w:sz w:val="24"/>
        </w:rPr>
        <w:t xml:space="preserve"> </w:t>
      </w:r>
      <w:proofErr w:type="gramStart"/>
      <w:r w:rsidRPr="009F39E8">
        <w:rPr>
          <w:sz w:val="24"/>
        </w:rPr>
        <w:t xml:space="preserve">four </w:t>
      </w:r>
      <w:r w:rsidRPr="009F39E8">
        <w:rPr>
          <w:spacing w:val="-10"/>
          <w:sz w:val="24"/>
        </w:rPr>
        <w:t xml:space="preserve"> </w:t>
      </w:r>
      <w:r w:rsidRPr="009F39E8">
        <w:rPr>
          <w:sz w:val="24"/>
        </w:rPr>
        <w:t>years</w:t>
      </w:r>
      <w:proofErr w:type="gramEnd"/>
      <w:r w:rsidRPr="009F39E8">
        <w:rPr>
          <w:sz w:val="24"/>
        </w:rPr>
        <w:t>,</w:t>
      </w:r>
      <w:r w:rsidRPr="009F39E8">
        <w:rPr>
          <w:spacing w:val="-10"/>
          <w:sz w:val="24"/>
        </w:rPr>
        <w:t xml:space="preserve"> </w:t>
      </w:r>
      <w:r w:rsidRPr="009F39E8">
        <w:rPr>
          <w:sz w:val="24"/>
        </w:rPr>
        <w:t>POA</w:t>
      </w:r>
      <w:r w:rsidRPr="009F39E8">
        <w:rPr>
          <w:spacing w:val="-10"/>
          <w:sz w:val="24"/>
        </w:rPr>
        <w:t xml:space="preserve"> </w:t>
      </w:r>
      <w:r w:rsidRPr="009F39E8">
        <w:rPr>
          <w:sz w:val="24"/>
        </w:rPr>
        <w:t>will</w:t>
      </w:r>
      <w:r w:rsidRPr="009F39E8">
        <w:rPr>
          <w:spacing w:val="-10"/>
          <w:sz w:val="24"/>
        </w:rPr>
        <w:t xml:space="preserve"> </w:t>
      </w:r>
      <w:r w:rsidRPr="009F39E8">
        <w:rPr>
          <w:sz w:val="24"/>
        </w:rPr>
        <w:t>install</w:t>
      </w:r>
      <w:r w:rsidRPr="009F39E8">
        <w:rPr>
          <w:spacing w:val="-10"/>
          <w:sz w:val="24"/>
        </w:rPr>
        <w:t xml:space="preserve"> </w:t>
      </w:r>
      <w:r w:rsidRPr="009F39E8">
        <w:rPr>
          <w:sz w:val="24"/>
        </w:rPr>
        <w:t>40</w:t>
      </w:r>
      <w:r w:rsidRPr="009F39E8">
        <w:rPr>
          <w:spacing w:val="-10"/>
          <w:sz w:val="24"/>
        </w:rPr>
        <w:t xml:space="preserve"> </w:t>
      </w:r>
      <w:r w:rsidRPr="009F39E8">
        <w:rPr>
          <w:sz w:val="24"/>
        </w:rPr>
        <w:t>rainwater harvesting systems in schools without piped water to address chronic water shortages. The costs per system are estimated at $1,500 ($1,500/system * 40 schools = $60,000.00).</w:t>
      </w:r>
    </w:p>
    <w:p w14:paraId="6682F082" w14:textId="77777777" w:rsidR="009F39E8" w:rsidRPr="009F39E8" w:rsidRDefault="009F39E8" w:rsidP="009F39E8">
      <w:pPr>
        <w:numPr>
          <w:ilvl w:val="3"/>
          <w:numId w:val="18"/>
        </w:numPr>
        <w:tabs>
          <w:tab w:val="left" w:pos="720"/>
        </w:tabs>
        <w:spacing w:line="242" w:lineRule="auto"/>
        <w:ind w:right="357"/>
        <w:jc w:val="both"/>
        <w:rPr>
          <w:sz w:val="24"/>
        </w:rPr>
      </w:pPr>
      <w:r w:rsidRPr="009F39E8">
        <w:rPr>
          <w:b/>
          <w:sz w:val="24"/>
        </w:rPr>
        <w:t xml:space="preserve">Maintenance for Existing Handwashing Stations ($50,000.00): </w:t>
      </w:r>
      <w:r w:rsidRPr="009F39E8">
        <w:rPr>
          <w:bCs/>
          <w:sz w:val="24"/>
        </w:rPr>
        <w:t>POA will support schools with maintaining/servicing existing handwashing stations. This is estimated at $100 per school for 100 schools per year in Y1 through Y5 (500 schools total). $100/school * 500 schools = $50,000.00.</w:t>
      </w:r>
    </w:p>
    <w:p w14:paraId="4851A2E3" w14:textId="77777777" w:rsidR="009F39E8" w:rsidRPr="009F39E8" w:rsidRDefault="009F39E8" w:rsidP="009F39E8">
      <w:pPr>
        <w:spacing w:before="48"/>
        <w:rPr>
          <w:sz w:val="24"/>
          <w:szCs w:val="24"/>
        </w:rPr>
      </w:pPr>
    </w:p>
    <w:p w14:paraId="7EE2BB5F" w14:textId="77777777" w:rsidR="009F39E8" w:rsidRPr="009F39E8" w:rsidRDefault="009F39E8" w:rsidP="009F39E8">
      <w:pPr>
        <w:numPr>
          <w:ilvl w:val="2"/>
          <w:numId w:val="18"/>
        </w:numPr>
        <w:tabs>
          <w:tab w:val="left" w:pos="1080"/>
        </w:tabs>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$20,292.42</w:t>
      </w:r>
    </w:p>
    <w:p w14:paraId="5B3B34B4" w14:textId="77777777" w:rsidR="009F39E8" w:rsidRPr="009F39E8" w:rsidRDefault="009F39E8" w:rsidP="009F39E8">
      <w:pPr>
        <w:numPr>
          <w:ilvl w:val="3"/>
          <w:numId w:val="18"/>
        </w:numPr>
        <w:tabs>
          <w:tab w:val="left" w:pos="720"/>
        </w:tabs>
        <w:spacing w:before="7" w:line="237" w:lineRule="auto"/>
        <w:ind w:right="357"/>
        <w:jc w:val="both"/>
        <w:rPr>
          <w:sz w:val="24"/>
          <w:szCs w:val="24"/>
        </w:rPr>
      </w:pPr>
      <w:r w:rsidRPr="009F39E8">
        <w:rPr>
          <w:b/>
          <w:sz w:val="24"/>
          <w:szCs w:val="24"/>
        </w:rPr>
        <w:t>Vehicle</w:t>
      </w:r>
      <w:r w:rsidRPr="009F39E8">
        <w:rPr>
          <w:b/>
          <w:spacing w:val="-5"/>
          <w:sz w:val="24"/>
          <w:szCs w:val="24"/>
        </w:rPr>
        <w:t xml:space="preserve"> </w:t>
      </w:r>
      <w:r w:rsidRPr="009F39E8">
        <w:rPr>
          <w:b/>
          <w:sz w:val="24"/>
          <w:szCs w:val="24"/>
        </w:rPr>
        <w:t>Fuel</w:t>
      </w:r>
      <w:r w:rsidRPr="009F39E8">
        <w:rPr>
          <w:b/>
          <w:spacing w:val="-5"/>
          <w:sz w:val="24"/>
          <w:szCs w:val="24"/>
        </w:rPr>
        <w:t xml:space="preserve"> </w:t>
      </w:r>
      <w:r w:rsidRPr="009F39E8">
        <w:rPr>
          <w:b/>
          <w:sz w:val="24"/>
          <w:szCs w:val="24"/>
        </w:rPr>
        <w:t>($13,759):</w:t>
      </w:r>
      <w:r w:rsidRPr="009F39E8">
        <w:rPr>
          <w:b/>
          <w:spacing w:val="-5"/>
          <w:sz w:val="24"/>
          <w:szCs w:val="24"/>
        </w:rPr>
        <w:t xml:space="preserve"> </w:t>
      </w:r>
      <w:r w:rsidRPr="009F39E8">
        <w:rPr>
          <w:sz w:val="24"/>
          <w:szCs w:val="24"/>
        </w:rPr>
        <w:t>POA</w:t>
      </w:r>
      <w:r w:rsidRPr="009F39E8">
        <w:rPr>
          <w:spacing w:val="-5"/>
          <w:sz w:val="24"/>
          <w:szCs w:val="24"/>
        </w:rPr>
        <w:t xml:space="preserve"> </w:t>
      </w:r>
      <w:r w:rsidRPr="009F39E8">
        <w:rPr>
          <w:sz w:val="24"/>
          <w:szCs w:val="24"/>
        </w:rPr>
        <w:t>estimates</w:t>
      </w:r>
      <w:r w:rsidRPr="009F39E8">
        <w:rPr>
          <w:spacing w:val="-5"/>
          <w:sz w:val="24"/>
          <w:szCs w:val="24"/>
        </w:rPr>
        <w:t xml:space="preserve"> </w:t>
      </w:r>
      <w:r w:rsidRPr="009F39E8">
        <w:rPr>
          <w:sz w:val="24"/>
          <w:szCs w:val="24"/>
        </w:rPr>
        <w:t>vehicle</w:t>
      </w:r>
      <w:r w:rsidRPr="009F39E8">
        <w:rPr>
          <w:spacing w:val="-5"/>
          <w:sz w:val="24"/>
          <w:szCs w:val="24"/>
        </w:rPr>
        <w:t xml:space="preserve"> </w:t>
      </w:r>
      <w:r w:rsidRPr="009F39E8">
        <w:rPr>
          <w:sz w:val="24"/>
          <w:szCs w:val="24"/>
        </w:rPr>
        <w:t>fuel</w:t>
      </w:r>
      <w:r w:rsidRPr="009F39E8">
        <w:rPr>
          <w:spacing w:val="-5"/>
          <w:sz w:val="24"/>
          <w:szCs w:val="24"/>
        </w:rPr>
        <w:t xml:space="preserve"> </w:t>
      </w:r>
      <w:r w:rsidRPr="009F39E8">
        <w:rPr>
          <w:sz w:val="24"/>
          <w:szCs w:val="24"/>
        </w:rPr>
        <w:t>for</w:t>
      </w:r>
      <w:r w:rsidRPr="009F39E8">
        <w:rPr>
          <w:spacing w:val="-5"/>
          <w:sz w:val="24"/>
          <w:szCs w:val="24"/>
        </w:rPr>
        <w:t xml:space="preserve"> </w:t>
      </w:r>
      <w:r w:rsidRPr="009F39E8">
        <w:rPr>
          <w:sz w:val="24"/>
          <w:szCs w:val="24"/>
        </w:rPr>
        <w:t>the</w:t>
      </w:r>
      <w:r w:rsidRPr="009F39E8">
        <w:rPr>
          <w:spacing w:val="-5"/>
          <w:sz w:val="24"/>
          <w:szCs w:val="24"/>
        </w:rPr>
        <w:t xml:space="preserve"> </w:t>
      </w:r>
      <w:r w:rsidRPr="009F39E8">
        <w:rPr>
          <w:sz w:val="24"/>
          <w:szCs w:val="24"/>
        </w:rPr>
        <w:t>2</w:t>
      </w:r>
      <w:r w:rsidRPr="009F39E8">
        <w:rPr>
          <w:spacing w:val="-5"/>
          <w:sz w:val="24"/>
          <w:szCs w:val="24"/>
        </w:rPr>
        <w:t xml:space="preserve"> </w:t>
      </w:r>
      <w:r w:rsidRPr="009F39E8">
        <w:rPr>
          <w:sz w:val="24"/>
          <w:szCs w:val="24"/>
        </w:rPr>
        <w:t>vehicles</w:t>
      </w:r>
      <w:r w:rsidRPr="009F39E8">
        <w:rPr>
          <w:spacing w:val="-5"/>
          <w:sz w:val="24"/>
          <w:szCs w:val="24"/>
        </w:rPr>
        <w:t xml:space="preserve"> </w:t>
      </w:r>
      <w:r w:rsidRPr="009F39E8">
        <w:rPr>
          <w:sz w:val="24"/>
          <w:szCs w:val="24"/>
        </w:rPr>
        <w:t>to</w:t>
      </w:r>
      <w:r w:rsidRPr="009F39E8">
        <w:rPr>
          <w:spacing w:val="-5"/>
          <w:sz w:val="24"/>
          <w:szCs w:val="24"/>
        </w:rPr>
        <w:t xml:space="preserve"> </w:t>
      </w:r>
      <w:r w:rsidRPr="009F39E8">
        <w:rPr>
          <w:sz w:val="24"/>
          <w:szCs w:val="24"/>
        </w:rPr>
        <w:t>cost</w:t>
      </w:r>
      <w:r w:rsidRPr="009F39E8">
        <w:rPr>
          <w:spacing w:val="-5"/>
          <w:sz w:val="24"/>
          <w:szCs w:val="24"/>
        </w:rPr>
        <w:t xml:space="preserve"> </w:t>
      </w:r>
      <w:r w:rsidRPr="009F39E8">
        <w:rPr>
          <w:sz w:val="24"/>
          <w:szCs w:val="24"/>
        </w:rPr>
        <w:t>$200</w:t>
      </w:r>
      <w:r w:rsidRPr="009F39E8">
        <w:rPr>
          <w:spacing w:val="-5"/>
          <w:sz w:val="24"/>
          <w:szCs w:val="24"/>
        </w:rPr>
        <w:t xml:space="preserve"> </w:t>
      </w:r>
      <w:r w:rsidRPr="009F39E8">
        <w:rPr>
          <w:sz w:val="24"/>
          <w:szCs w:val="24"/>
        </w:rPr>
        <w:t>per</w:t>
      </w:r>
      <w:r w:rsidRPr="009F39E8">
        <w:rPr>
          <w:spacing w:val="-5"/>
          <w:sz w:val="24"/>
          <w:szCs w:val="24"/>
        </w:rPr>
        <w:t xml:space="preserve"> </w:t>
      </w:r>
      <w:r w:rsidRPr="009F39E8">
        <w:rPr>
          <w:sz w:val="24"/>
          <w:szCs w:val="24"/>
        </w:rPr>
        <w:t>month for</w:t>
      </w:r>
      <w:r w:rsidRPr="009F39E8">
        <w:rPr>
          <w:spacing w:val="-12"/>
          <w:sz w:val="24"/>
          <w:szCs w:val="24"/>
        </w:rPr>
        <w:t xml:space="preserve"> </w:t>
      </w:r>
      <w:r w:rsidRPr="009F39E8">
        <w:rPr>
          <w:sz w:val="24"/>
          <w:szCs w:val="24"/>
        </w:rPr>
        <w:t>60 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5. The total amount for vehicle fuel is calculated at $200 per month * 60 months + $1,759 for inflation in Y2-Y6 = $13,758.82.</w:t>
      </w:r>
    </w:p>
    <w:p w14:paraId="0961CDB6" w14:textId="77777777" w:rsidR="009F39E8" w:rsidRPr="009F39E8" w:rsidRDefault="009F39E8" w:rsidP="009F39E8">
      <w:pPr>
        <w:numPr>
          <w:ilvl w:val="3"/>
          <w:numId w:val="18"/>
        </w:numPr>
        <w:tabs>
          <w:tab w:val="left" w:pos="720"/>
        </w:tabs>
        <w:ind w:right="357"/>
        <w:jc w:val="both"/>
        <w:rPr>
          <w:sz w:val="24"/>
        </w:rPr>
      </w:pPr>
      <w:r w:rsidRPr="009F39E8">
        <w:rPr>
          <w:b/>
          <w:sz w:val="24"/>
        </w:rPr>
        <w:t xml:space="preserve">Local Travel for Implementation of Activity 5 ($3,605.01): </w:t>
      </w:r>
      <w:r w:rsidRPr="009F39E8">
        <w:rPr>
          <w:bCs/>
          <w:sz w:val="24"/>
        </w:rPr>
        <w:t>POA estimates additional general expenses for project staff implementing and overseeing interventions under Activity 5. This includes local transportation ($35 per trip * 12 trips + $56 for inflation in Y2-Y6 = $476.13), and lodging and M&amp;</w:t>
      </w:r>
      <w:proofErr w:type="gramStart"/>
      <w:r w:rsidRPr="009F39E8">
        <w:rPr>
          <w:bCs/>
          <w:sz w:val="24"/>
        </w:rPr>
        <w:t>IE ((</w:t>
      </w:r>
      <w:proofErr w:type="gramEnd"/>
      <w:r w:rsidRPr="009F39E8">
        <w:rPr>
          <w:bCs/>
          <w:sz w:val="24"/>
        </w:rPr>
        <w:t>$40 M&amp;IE per day + 75 lodging per day) * 2 days per trip * 12 trips + $369 for inflation in Y2-Y6 = $3,128.88).</w:t>
      </w:r>
    </w:p>
    <w:p w14:paraId="081D7D50" w14:textId="77777777" w:rsidR="009F39E8" w:rsidRPr="009F39E8" w:rsidRDefault="009F39E8" w:rsidP="009F39E8">
      <w:pPr>
        <w:numPr>
          <w:ilvl w:val="3"/>
          <w:numId w:val="18"/>
        </w:numPr>
        <w:tabs>
          <w:tab w:val="left" w:pos="720"/>
        </w:tabs>
        <w:spacing w:before="7" w:line="237" w:lineRule="auto"/>
        <w:ind w:right="357"/>
        <w:jc w:val="both"/>
        <w:rPr>
          <w:sz w:val="24"/>
        </w:rPr>
      </w:pPr>
      <w:r w:rsidRPr="009F39E8">
        <w:rPr>
          <w:b/>
          <w:sz w:val="24"/>
        </w:rPr>
        <w:t xml:space="preserve">Travel for Capacity Building Sessions on Water Systems Maintenance ($2,928.58): </w:t>
      </w:r>
      <w:r w:rsidRPr="009F39E8">
        <w:rPr>
          <w:sz w:val="24"/>
        </w:rPr>
        <w:t>POA is budgeting local travel for 10 trips in Y1-Y5 to conduct capacity building sessions on water systems maintenance. Estimated costs include local transportation ($35 per trip * 10 trips + $37 for inflation in Y2-Y5= $386.79) and lodging &amp; M&amp;IE ($40 M&amp;IE per day + $75 lodging per day) * 2 days per trip * 10 trips + $242 for inflation in Y2-Y5= $2,541.79).</w:t>
      </w:r>
    </w:p>
    <w:p w14:paraId="6E5D1065" w14:textId="77777777" w:rsidR="009F39E8" w:rsidRPr="009F39E8" w:rsidRDefault="009F39E8" w:rsidP="009F39E8">
      <w:pPr>
        <w:spacing w:before="6"/>
        <w:rPr>
          <w:sz w:val="24"/>
          <w:szCs w:val="24"/>
        </w:rPr>
      </w:pPr>
    </w:p>
    <w:p w14:paraId="034AE496" w14:textId="77777777" w:rsidR="009F39E8" w:rsidRPr="009F39E8" w:rsidRDefault="009F39E8" w:rsidP="009F39E8">
      <w:pPr>
        <w:numPr>
          <w:ilvl w:val="2"/>
          <w:numId w:val="18"/>
        </w:numPr>
        <w:tabs>
          <w:tab w:val="left" w:pos="1080"/>
        </w:tabs>
        <w:jc w:val="both"/>
        <w:outlineLvl w:val="0"/>
        <w:rPr>
          <w:b/>
          <w:bCs/>
          <w:i/>
          <w:iCs/>
          <w:sz w:val="24"/>
          <w:szCs w:val="24"/>
        </w:rPr>
      </w:pPr>
      <w:r w:rsidRPr="009F39E8">
        <w:rPr>
          <w:b/>
          <w:bCs/>
          <w:i/>
          <w:iCs/>
          <w:color w:val="002C72"/>
          <w:sz w:val="24"/>
          <w:szCs w:val="24"/>
        </w:rPr>
        <w:t>Other</w:t>
      </w:r>
      <w:r w:rsidRPr="009F39E8">
        <w:rPr>
          <w:b/>
          <w:bCs/>
          <w:i/>
          <w:iCs/>
          <w:color w:val="002C72"/>
          <w:spacing w:val="-1"/>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 xml:space="preserve">$72,980.00 </w:t>
      </w:r>
    </w:p>
    <w:p w14:paraId="6B300590" w14:textId="77777777" w:rsidR="009F39E8" w:rsidRPr="009F39E8" w:rsidRDefault="009F39E8" w:rsidP="009F39E8">
      <w:pPr>
        <w:numPr>
          <w:ilvl w:val="3"/>
          <w:numId w:val="18"/>
        </w:numPr>
        <w:tabs>
          <w:tab w:val="left" w:pos="720"/>
        </w:tabs>
        <w:spacing w:before="4"/>
        <w:ind w:right="359"/>
        <w:jc w:val="both"/>
        <w:rPr>
          <w:sz w:val="24"/>
        </w:rPr>
      </w:pPr>
      <w:r w:rsidRPr="009F39E8">
        <w:rPr>
          <w:b/>
          <w:sz w:val="24"/>
        </w:rPr>
        <w:t>Capacity</w:t>
      </w:r>
      <w:r w:rsidRPr="009F39E8">
        <w:rPr>
          <w:b/>
          <w:spacing w:val="-4"/>
          <w:sz w:val="24"/>
        </w:rPr>
        <w:t xml:space="preserve"> </w:t>
      </w:r>
      <w:r w:rsidRPr="009F39E8">
        <w:rPr>
          <w:b/>
          <w:sz w:val="24"/>
        </w:rPr>
        <w:t>Building</w:t>
      </w:r>
      <w:r w:rsidRPr="009F39E8">
        <w:rPr>
          <w:b/>
          <w:spacing w:val="-4"/>
          <w:sz w:val="24"/>
        </w:rPr>
        <w:t xml:space="preserve"> </w:t>
      </w:r>
      <w:r w:rsidRPr="009F39E8">
        <w:rPr>
          <w:b/>
          <w:sz w:val="24"/>
        </w:rPr>
        <w:t>Sessions</w:t>
      </w:r>
      <w:r w:rsidRPr="009F39E8">
        <w:rPr>
          <w:b/>
          <w:spacing w:val="-4"/>
          <w:sz w:val="24"/>
        </w:rPr>
        <w:t xml:space="preserve"> </w:t>
      </w:r>
      <w:r w:rsidRPr="009F39E8">
        <w:rPr>
          <w:b/>
          <w:sz w:val="24"/>
        </w:rPr>
        <w:t>on</w:t>
      </w:r>
      <w:r w:rsidRPr="009F39E8">
        <w:rPr>
          <w:b/>
          <w:spacing w:val="-4"/>
          <w:sz w:val="24"/>
        </w:rPr>
        <w:t xml:space="preserve"> </w:t>
      </w:r>
      <w:r w:rsidRPr="009F39E8">
        <w:rPr>
          <w:b/>
          <w:sz w:val="24"/>
        </w:rPr>
        <w:t>Water</w:t>
      </w:r>
      <w:r w:rsidRPr="009F39E8">
        <w:rPr>
          <w:b/>
          <w:spacing w:val="-5"/>
          <w:sz w:val="24"/>
        </w:rPr>
        <w:t xml:space="preserve"> </w:t>
      </w:r>
      <w:r w:rsidRPr="009F39E8">
        <w:rPr>
          <w:b/>
          <w:sz w:val="24"/>
        </w:rPr>
        <w:t>Systems</w:t>
      </w:r>
      <w:r w:rsidRPr="009F39E8">
        <w:rPr>
          <w:b/>
          <w:spacing w:val="-4"/>
          <w:sz w:val="24"/>
        </w:rPr>
        <w:t xml:space="preserve"> </w:t>
      </w:r>
      <w:r w:rsidRPr="009F39E8">
        <w:rPr>
          <w:b/>
          <w:sz w:val="24"/>
        </w:rPr>
        <w:t>Maintenance</w:t>
      </w:r>
      <w:r w:rsidRPr="009F39E8">
        <w:rPr>
          <w:b/>
          <w:spacing w:val="-5"/>
          <w:sz w:val="24"/>
        </w:rPr>
        <w:t xml:space="preserve"> </w:t>
      </w:r>
      <w:r w:rsidRPr="009F39E8">
        <w:rPr>
          <w:b/>
          <w:sz w:val="24"/>
        </w:rPr>
        <w:t>($3,380.00):</w:t>
      </w:r>
      <w:r w:rsidRPr="009F39E8">
        <w:rPr>
          <w:b/>
          <w:spacing w:val="-4"/>
          <w:sz w:val="24"/>
        </w:rPr>
        <w:t xml:space="preserve"> </w:t>
      </w:r>
      <w:r w:rsidRPr="009F39E8">
        <w:rPr>
          <w:sz w:val="24"/>
        </w:rPr>
        <w:t>POA</w:t>
      </w:r>
      <w:r w:rsidRPr="009F39E8">
        <w:rPr>
          <w:spacing w:val="-4"/>
          <w:sz w:val="24"/>
        </w:rPr>
        <w:t xml:space="preserve"> </w:t>
      </w:r>
      <w:r w:rsidRPr="009F39E8">
        <w:rPr>
          <w:sz w:val="24"/>
        </w:rPr>
        <w:t>will</w:t>
      </w:r>
      <w:r w:rsidRPr="009F39E8">
        <w:rPr>
          <w:spacing w:val="-4"/>
          <w:sz w:val="24"/>
        </w:rPr>
        <w:t xml:space="preserve"> </w:t>
      </w:r>
      <w:r w:rsidRPr="009F39E8">
        <w:rPr>
          <w:sz w:val="24"/>
        </w:rPr>
        <w:t>conduct</w:t>
      </w:r>
      <w:r w:rsidRPr="009F39E8">
        <w:rPr>
          <w:spacing w:val="-5"/>
          <w:sz w:val="24"/>
        </w:rPr>
        <w:t xml:space="preserve"> </w:t>
      </w:r>
      <w:r w:rsidRPr="009F39E8">
        <w:rPr>
          <w:sz w:val="24"/>
        </w:rPr>
        <w:t xml:space="preserve">5 one-day capacity building sessions, one per year in Y1-Y5, to train school staff on water systems maintenance. Each </w:t>
      </w:r>
      <w:proofErr w:type="gramStart"/>
      <w:r w:rsidRPr="009F39E8">
        <w:rPr>
          <w:sz w:val="24"/>
        </w:rPr>
        <w:t>training</w:t>
      </w:r>
      <w:proofErr w:type="gramEnd"/>
      <w:r w:rsidRPr="009F39E8">
        <w:rPr>
          <w:sz w:val="24"/>
        </w:rPr>
        <w:t xml:space="preserve"> will include 50 school staff and 2 POA staff members. Training costs include the following:</w:t>
      </w:r>
    </w:p>
    <w:p w14:paraId="2C525290" w14:textId="77777777" w:rsidR="009F39E8" w:rsidRPr="009F39E8" w:rsidRDefault="009F39E8" w:rsidP="009F39E8">
      <w:pPr>
        <w:numPr>
          <w:ilvl w:val="4"/>
          <w:numId w:val="18"/>
        </w:numPr>
        <w:tabs>
          <w:tab w:val="left" w:pos="1440"/>
        </w:tabs>
        <w:spacing w:before="7" w:line="225" w:lineRule="auto"/>
        <w:ind w:right="359"/>
        <w:jc w:val="both"/>
        <w:rPr>
          <w:sz w:val="24"/>
        </w:rPr>
      </w:pPr>
      <w:r w:rsidRPr="009F39E8">
        <w:rPr>
          <w:sz w:val="24"/>
        </w:rPr>
        <w:t>Printed</w:t>
      </w:r>
      <w:r w:rsidRPr="009F39E8">
        <w:rPr>
          <w:spacing w:val="-1"/>
          <w:sz w:val="24"/>
        </w:rPr>
        <w:t xml:space="preserve"> </w:t>
      </w:r>
      <w:r w:rsidRPr="009F39E8">
        <w:rPr>
          <w:sz w:val="24"/>
        </w:rPr>
        <w:t>materials</w:t>
      </w:r>
      <w:r w:rsidRPr="009F39E8">
        <w:rPr>
          <w:spacing w:val="-1"/>
          <w:sz w:val="24"/>
        </w:rPr>
        <w:t xml:space="preserve"> </w:t>
      </w:r>
      <w:r w:rsidRPr="009F39E8">
        <w:rPr>
          <w:sz w:val="24"/>
        </w:rPr>
        <w:t>for</w:t>
      </w:r>
      <w:r w:rsidRPr="009F39E8">
        <w:rPr>
          <w:spacing w:val="-1"/>
          <w:sz w:val="24"/>
        </w:rPr>
        <w:t xml:space="preserve"> </w:t>
      </w:r>
      <w:r w:rsidRPr="009F39E8">
        <w:rPr>
          <w:sz w:val="24"/>
        </w:rPr>
        <w:t>each</w:t>
      </w:r>
      <w:r w:rsidRPr="009F39E8">
        <w:rPr>
          <w:spacing w:val="-1"/>
          <w:sz w:val="24"/>
        </w:rPr>
        <w:t xml:space="preserve"> </w:t>
      </w:r>
      <w:r w:rsidRPr="009F39E8">
        <w:rPr>
          <w:sz w:val="24"/>
        </w:rPr>
        <w:t>session</w:t>
      </w:r>
      <w:r w:rsidRPr="009F39E8">
        <w:rPr>
          <w:spacing w:val="-1"/>
          <w:sz w:val="24"/>
        </w:rPr>
        <w:t xml:space="preserve"> </w:t>
      </w:r>
      <w:r w:rsidRPr="009F39E8">
        <w:rPr>
          <w:sz w:val="24"/>
        </w:rPr>
        <w:t>are</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w:t>
      </w:r>
      <w:r w:rsidRPr="009F39E8">
        <w:rPr>
          <w:spacing w:val="-1"/>
          <w:sz w:val="24"/>
        </w:rPr>
        <w:t xml:space="preserve"> </w:t>
      </w:r>
      <w:r w:rsidRPr="009F39E8">
        <w:rPr>
          <w:sz w:val="24"/>
        </w:rPr>
        <w:t>per</w:t>
      </w:r>
      <w:r w:rsidRPr="009F39E8">
        <w:rPr>
          <w:spacing w:val="-1"/>
          <w:sz w:val="24"/>
        </w:rPr>
        <w:t xml:space="preserve"> </w:t>
      </w:r>
      <w:r w:rsidRPr="009F39E8">
        <w:rPr>
          <w:sz w:val="24"/>
        </w:rPr>
        <w:t>attendee</w:t>
      </w:r>
      <w:r w:rsidRPr="009F39E8">
        <w:rPr>
          <w:spacing w:val="-1"/>
          <w:sz w:val="24"/>
        </w:rPr>
        <w:t xml:space="preserve"> </w:t>
      </w:r>
      <w:r w:rsidRPr="009F39E8">
        <w:rPr>
          <w:sz w:val="24"/>
        </w:rPr>
        <w:t>($5*</w:t>
      </w:r>
      <w:r w:rsidRPr="009F39E8">
        <w:rPr>
          <w:spacing w:val="-1"/>
          <w:sz w:val="24"/>
        </w:rPr>
        <w:t xml:space="preserve"> </w:t>
      </w:r>
      <w:r w:rsidRPr="009F39E8">
        <w:rPr>
          <w:sz w:val="24"/>
        </w:rPr>
        <w:t>52</w:t>
      </w:r>
      <w:r w:rsidRPr="009F39E8">
        <w:rPr>
          <w:spacing w:val="-1"/>
          <w:sz w:val="24"/>
        </w:rPr>
        <w:t xml:space="preserve"> </w:t>
      </w:r>
      <w:r w:rsidRPr="009F39E8">
        <w:rPr>
          <w:sz w:val="24"/>
        </w:rPr>
        <w:t>attendees</w:t>
      </w:r>
      <w:r w:rsidRPr="009F39E8">
        <w:rPr>
          <w:spacing w:val="-1"/>
          <w:sz w:val="24"/>
        </w:rPr>
        <w:t xml:space="preserve"> </w:t>
      </w:r>
      <w:r w:rsidRPr="009F39E8">
        <w:rPr>
          <w:sz w:val="24"/>
        </w:rPr>
        <w:t>* 5 sessions = $1,300)</w:t>
      </w:r>
    </w:p>
    <w:p w14:paraId="6D36226B" w14:textId="77777777" w:rsidR="009F39E8" w:rsidRPr="009F39E8" w:rsidRDefault="009F39E8" w:rsidP="009F39E8">
      <w:pPr>
        <w:numPr>
          <w:ilvl w:val="4"/>
          <w:numId w:val="18"/>
        </w:numPr>
        <w:tabs>
          <w:tab w:val="left" w:pos="1439"/>
        </w:tabs>
        <w:spacing w:before="76" w:line="285" w:lineRule="exact"/>
        <w:ind w:left="1439" w:hanging="359"/>
        <w:jc w:val="both"/>
        <w:rPr>
          <w:sz w:val="24"/>
        </w:rPr>
      </w:pPr>
      <w:r w:rsidRPr="009F39E8">
        <w:rPr>
          <w:sz w:val="24"/>
        </w:rPr>
        <w:t>Lunch/refreshments</w:t>
      </w:r>
      <w:r w:rsidRPr="009F39E8">
        <w:rPr>
          <w:spacing w:val="-11"/>
          <w:sz w:val="24"/>
        </w:rPr>
        <w:t xml:space="preserve"> </w:t>
      </w:r>
      <w:r w:rsidRPr="009F39E8">
        <w:rPr>
          <w:sz w:val="24"/>
        </w:rPr>
        <w:t>for</w:t>
      </w:r>
      <w:r w:rsidRPr="009F39E8">
        <w:rPr>
          <w:spacing w:val="-8"/>
          <w:sz w:val="24"/>
        </w:rPr>
        <w:t xml:space="preserve"> </w:t>
      </w:r>
      <w:r w:rsidRPr="009F39E8">
        <w:rPr>
          <w:sz w:val="24"/>
        </w:rPr>
        <w:t>each</w:t>
      </w:r>
      <w:r w:rsidRPr="009F39E8">
        <w:rPr>
          <w:spacing w:val="-9"/>
          <w:sz w:val="24"/>
        </w:rPr>
        <w:t xml:space="preserve"> </w:t>
      </w:r>
      <w:r w:rsidRPr="009F39E8">
        <w:rPr>
          <w:sz w:val="24"/>
        </w:rPr>
        <w:t>session</w:t>
      </w:r>
      <w:r w:rsidRPr="009F39E8">
        <w:rPr>
          <w:spacing w:val="-8"/>
          <w:sz w:val="24"/>
        </w:rPr>
        <w:t xml:space="preserve"> </w:t>
      </w:r>
      <w:r w:rsidRPr="009F39E8">
        <w:rPr>
          <w:sz w:val="24"/>
        </w:rPr>
        <w:t>are</w:t>
      </w:r>
      <w:r w:rsidRPr="009F39E8">
        <w:rPr>
          <w:spacing w:val="-9"/>
          <w:sz w:val="24"/>
        </w:rPr>
        <w:t xml:space="preserve"> </w:t>
      </w:r>
      <w:r w:rsidRPr="009F39E8">
        <w:rPr>
          <w:sz w:val="24"/>
        </w:rPr>
        <w:t>estimated</w:t>
      </w:r>
      <w:r w:rsidRPr="009F39E8">
        <w:rPr>
          <w:spacing w:val="-8"/>
          <w:sz w:val="24"/>
        </w:rPr>
        <w:t xml:space="preserve"> </w:t>
      </w:r>
      <w:r w:rsidRPr="009F39E8">
        <w:rPr>
          <w:sz w:val="24"/>
        </w:rPr>
        <w:t>at</w:t>
      </w:r>
      <w:r w:rsidRPr="009F39E8">
        <w:rPr>
          <w:spacing w:val="-8"/>
          <w:sz w:val="24"/>
        </w:rPr>
        <w:t xml:space="preserve"> </w:t>
      </w:r>
      <w:r w:rsidRPr="009F39E8">
        <w:rPr>
          <w:sz w:val="24"/>
        </w:rPr>
        <w:t>$8</w:t>
      </w:r>
      <w:r w:rsidRPr="009F39E8">
        <w:rPr>
          <w:spacing w:val="-9"/>
          <w:sz w:val="24"/>
        </w:rPr>
        <w:t xml:space="preserve"> </w:t>
      </w:r>
      <w:r w:rsidRPr="009F39E8">
        <w:rPr>
          <w:sz w:val="24"/>
        </w:rPr>
        <w:t>per</w:t>
      </w:r>
      <w:r w:rsidRPr="009F39E8">
        <w:rPr>
          <w:spacing w:val="-8"/>
          <w:sz w:val="24"/>
        </w:rPr>
        <w:t xml:space="preserve"> </w:t>
      </w:r>
      <w:r w:rsidRPr="009F39E8">
        <w:rPr>
          <w:sz w:val="24"/>
        </w:rPr>
        <w:t>attendee</w:t>
      </w:r>
      <w:r w:rsidRPr="009F39E8">
        <w:rPr>
          <w:spacing w:val="-9"/>
          <w:sz w:val="24"/>
        </w:rPr>
        <w:t xml:space="preserve"> </w:t>
      </w:r>
      <w:r w:rsidRPr="009F39E8">
        <w:rPr>
          <w:sz w:val="24"/>
        </w:rPr>
        <w:t>($8*</w:t>
      </w:r>
      <w:r w:rsidRPr="009F39E8">
        <w:rPr>
          <w:spacing w:val="-8"/>
          <w:sz w:val="24"/>
        </w:rPr>
        <w:t xml:space="preserve"> </w:t>
      </w:r>
      <w:r w:rsidRPr="009F39E8">
        <w:rPr>
          <w:sz w:val="24"/>
        </w:rPr>
        <w:t>52</w:t>
      </w:r>
      <w:r w:rsidRPr="009F39E8">
        <w:rPr>
          <w:spacing w:val="-8"/>
          <w:sz w:val="24"/>
        </w:rPr>
        <w:t xml:space="preserve"> </w:t>
      </w:r>
      <w:r w:rsidRPr="009F39E8">
        <w:rPr>
          <w:spacing w:val="-2"/>
          <w:sz w:val="24"/>
        </w:rPr>
        <w:t>attendees</w:t>
      </w:r>
    </w:p>
    <w:p w14:paraId="50D36758" w14:textId="77777777" w:rsidR="009F39E8" w:rsidRPr="009F39E8" w:rsidRDefault="009F39E8" w:rsidP="009F39E8">
      <w:pPr>
        <w:spacing w:line="265" w:lineRule="exact"/>
        <w:ind w:left="1440"/>
        <w:jc w:val="both"/>
        <w:rPr>
          <w:spacing w:val="-2"/>
          <w:sz w:val="24"/>
          <w:szCs w:val="24"/>
        </w:rPr>
      </w:pPr>
      <w:r w:rsidRPr="009F39E8">
        <w:rPr>
          <w:sz w:val="24"/>
          <w:szCs w:val="24"/>
        </w:rPr>
        <w:t>*</w:t>
      </w:r>
      <w:r w:rsidRPr="009F39E8">
        <w:rPr>
          <w:spacing w:val="-1"/>
          <w:sz w:val="24"/>
          <w:szCs w:val="24"/>
        </w:rPr>
        <w:t xml:space="preserve"> </w:t>
      </w:r>
      <w:r w:rsidRPr="009F39E8">
        <w:rPr>
          <w:sz w:val="24"/>
          <w:szCs w:val="24"/>
        </w:rPr>
        <w:t>5</w:t>
      </w:r>
      <w:r w:rsidRPr="009F39E8">
        <w:rPr>
          <w:spacing w:val="-1"/>
          <w:sz w:val="24"/>
          <w:szCs w:val="24"/>
        </w:rPr>
        <w:t xml:space="preserve"> </w:t>
      </w:r>
      <w:r w:rsidRPr="009F39E8">
        <w:rPr>
          <w:sz w:val="24"/>
          <w:szCs w:val="24"/>
        </w:rPr>
        <w:t>sessions</w:t>
      </w:r>
      <w:r w:rsidRPr="009F39E8">
        <w:rPr>
          <w:spacing w:val="-1"/>
          <w:sz w:val="24"/>
          <w:szCs w:val="24"/>
        </w:rPr>
        <w:t xml:space="preserve"> </w:t>
      </w:r>
      <w:r w:rsidRPr="009F39E8">
        <w:rPr>
          <w:sz w:val="24"/>
          <w:szCs w:val="24"/>
        </w:rPr>
        <w:t xml:space="preserve">= </w:t>
      </w:r>
      <w:r w:rsidRPr="009F39E8">
        <w:rPr>
          <w:spacing w:val="-2"/>
          <w:sz w:val="24"/>
          <w:szCs w:val="24"/>
        </w:rPr>
        <w:t>$2,080)</w:t>
      </w:r>
    </w:p>
    <w:p w14:paraId="59307A34" w14:textId="77777777" w:rsidR="009F39E8" w:rsidRPr="009F39E8" w:rsidRDefault="009F39E8" w:rsidP="009F39E8">
      <w:pPr>
        <w:spacing w:line="265" w:lineRule="exact"/>
        <w:ind w:left="360"/>
        <w:jc w:val="both"/>
        <w:rPr>
          <w:spacing w:val="-2"/>
          <w:sz w:val="24"/>
          <w:szCs w:val="24"/>
        </w:rPr>
      </w:pPr>
    </w:p>
    <w:p w14:paraId="33CCF190" w14:textId="77777777" w:rsidR="009F39E8" w:rsidRPr="009F39E8" w:rsidRDefault="009F39E8" w:rsidP="009F39E8">
      <w:pPr>
        <w:spacing w:line="265" w:lineRule="exact"/>
        <w:ind w:left="360"/>
        <w:jc w:val="both"/>
        <w:rPr>
          <w:spacing w:val="-2"/>
          <w:sz w:val="24"/>
          <w:szCs w:val="24"/>
        </w:rPr>
      </w:pPr>
      <w:r w:rsidRPr="009F39E8">
        <w:rPr>
          <w:spacing w:val="-2"/>
          <w:sz w:val="24"/>
          <w:szCs w:val="24"/>
        </w:rPr>
        <w:t>Total cost for five sessions: $1,300 for printed materials + $2,080 for lunch/refreshments = $3,380.00</w:t>
      </w:r>
    </w:p>
    <w:p w14:paraId="585BDE87" w14:textId="77777777" w:rsidR="009F39E8" w:rsidRPr="009F39E8" w:rsidRDefault="009F39E8" w:rsidP="009F39E8">
      <w:pPr>
        <w:spacing w:line="265" w:lineRule="exact"/>
        <w:ind w:left="1440"/>
        <w:jc w:val="both"/>
        <w:rPr>
          <w:spacing w:val="-2"/>
          <w:sz w:val="24"/>
          <w:szCs w:val="24"/>
        </w:rPr>
      </w:pPr>
    </w:p>
    <w:p w14:paraId="5774CA3E" w14:textId="77777777" w:rsidR="009F39E8" w:rsidRPr="009F39E8" w:rsidRDefault="009F39E8" w:rsidP="009F39E8">
      <w:pPr>
        <w:numPr>
          <w:ilvl w:val="3"/>
          <w:numId w:val="18"/>
        </w:numPr>
        <w:tabs>
          <w:tab w:val="left" w:pos="720"/>
        </w:tabs>
        <w:spacing w:before="5"/>
        <w:ind w:right="357"/>
        <w:jc w:val="both"/>
        <w:rPr>
          <w:sz w:val="24"/>
        </w:rPr>
      </w:pPr>
      <w:r w:rsidRPr="009F39E8">
        <w:rPr>
          <w:b/>
          <w:sz w:val="24"/>
        </w:rPr>
        <w:t>Small</w:t>
      </w:r>
      <w:r w:rsidRPr="009F39E8">
        <w:rPr>
          <w:b/>
          <w:spacing w:val="-6"/>
          <w:sz w:val="24"/>
        </w:rPr>
        <w:t xml:space="preserve"> </w:t>
      </w:r>
      <w:r w:rsidRPr="009F39E8">
        <w:rPr>
          <w:b/>
          <w:sz w:val="24"/>
        </w:rPr>
        <w:t>Grants</w:t>
      </w:r>
      <w:r w:rsidRPr="009F39E8">
        <w:rPr>
          <w:b/>
          <w:spacing w:val="-6"/>
          <w:sz w:val="24"/>
        </w:rPr>
        <w:t xml:space="preserve"> </w:t>
      </w:r>
      <w:r w:rsidRPr="009F39E8">
        <w:rPr>
          <w:b/>
          <w:sz w:val="24"/>
        </w:rPr>
        <w:t>to</w:t>
      </w:r>
      <w:r w:rsidRPr="009F39E8">
        <w:rPr>
          <w:b/>
          <w:spacing w:val="-6"/>
          <w:sz w:val="24"/>
        </w:rPr>
        <w:t xml:space="preserve"> </w:t>
      </w:r>
      <w:r w:rsidRPr="009F39E8">
        <w:rPr>
          <w:b/>
          <w:sz w:val="24"/>
        </w:rPr>
        <w:t>School</w:t>
      </w:r>
      <w:r w:rsidRPr="009F39E8">
        <w:rPr>
          <w:b/>
          <w:spacing w:val="-6"/>
          <w:sz w:val="24"/>
        </w:rPr>
        <w:t xml:space="preserve"> </w:t>
      </w:r>
      <w:r w:rsidRPr="009F39E8">
        <w:rPr>
          <w:b/>
          <w:sz w:val="24"/>
        </w:rPr>
        <w:t>Meals</w:t>
      </w:r>
      <w:r w:rsidRPr="009F39E8">
        <w:rPr>
          <w:b/>
          <w:spacing w:val="-6"/>
          <w:sz w:val="24"/>
        </w:rPr>
        <w:t xml:space="preserve"> </w:t>
      </w:r>
      <w:r w:rsidRPr="009F39E8">
        <w:rPr>
          <w:b/>
          <w:sz w:val="24"/>
        </w:rPr>
        <w:t>Committees</w:t>
      </w:r>
      <w:r w:rsidRPr="009F39E8">
        <w:rPr>
          <w:b/>
          <w:spacing w:val="-6"/>
          <w:sz w:val="24"/>
        </w:rPr>
        <w:t xml:space="preserve"> </w:t>
      </w:r>
      <w:r w:rsidRPr="009F39E8">
        <w:rPr>
          <w:b/>
          <w:sz w:val="24"/>
        </w:rPr>
        <w:t>for</w:t>
      </w:r>
      <w:r w:rsidRPr="009F39E8">
        <w:rPr>
          <w:b/>
          <w:spacing w:val="-6"/>
          <w:sz w:val="24"/>
        </w:rPr>
        <w:t xml:space="preserve"> </w:t>
      </w:r>
      <w:r w:rsidRPr="009F39E8">
        <w:rPr>
          <w:b/>
          <w:sz w:val="24"/>
        </w:rPr>
        <w:t>Initial</w:t>
      </w:r>
      <w:r w:rsidRPr="009F39E8">
        <w:rPr>
          <w:b/>
          <w:spacing w:val="-6"/>
          <w:sz w:val="24"/>
        </w:rPr>
        <w:t xml:space="preserve"> </w:t>
      </w:r>
      <w:r w:rsidRPr="009F39E8">
        <w:rPr>
          <w:b/>
          <w:sz w:val="24"/>
        </w:rPr>
        <w:t>Soap</w:t>
      </w:r>
      <w:r w:rsidRPr="009F39E8">
        <w:rPr>
          <w:b/>
          <w:spacing w:val="-6"/>
          <w:sz w:val="24"/>
        </w:rPr>
        <w:t xml:space="preserve"> </w:t>
      </w:r>
      <w:r w:rsidRPr="009F39E8">
        <w:rPr>
          <w:b/>
          <w:sz w:val="24"/>
        </w:rPr>
        <w:t>Provision</w:t>
      </w:r>
      <w:r w:rsidRPr="009F39E8">
        <w:rPr>
          <w:b/>
          <w:spacing w:val="-7"/>
          <w:sz w:val="24"/>
        </w:rPr>
        <w:t xml:space="preserve"> </w:t>
      </w:r>
      <w:r w:rsidRPr="009F39E8">
        <w:rPr>
          <w:b/>
          <w:sz w:val="24"/>
        </w:rPr>
        <w:t>($69,600.00):</w:t>
      </w:r>
      <w:r w:rsidRPr="009F39E8">
        <w:rPr>
          <w:b/>
          <w:spacing w:val="-6"/>
          <w:sz w:val="24"/>
        </w:rPr>
        <w:t xml:space="preserve"> </w:t>
      </w:r>
      <w:r w:rsidRPr="009F39E8">
        <w:rPr>
          <w:sz w:val="24"/>
        </w:rPr>
        <w:t>POA</w:t>
      </w:r>
      <w:r w:rsidRPr="009F39E8">
        <w:rPr>
          <w:spacing w:val="-6"/>
          <w:sz w:val="24"/>
        </w:rPr>
        <w:t xml:space="preserve"> </w:t>
      </w:r>
      <w:r w:rsidRPr="009F39E8">
        <w:rPr>
          <w:sz w:val="24"/>
        </w:rPr>
        <w:t>will provide small grants</w:t>
      </w:r>
      <w:r w:rsidRPr="009F39E8">
        <w:rPr>
          <w:spacing w:val="-1"/>
          <w:sz w:val="24"/>
        </w:rPr>
        <w:t xml:space="preserve"> </w:t>
      </w:r>
      <w:r w:rsidRPr="009F39E8">
        <w:rPr>
          <w:sz w:val="24"/>
        </w:rPr>
        <w:t xml:space="preserve">to schools receiving behavior-centered design handwashing stations and </w:t>
      </w:r>
      <w:r w:rsidRPr="009F39E8">
        <w:rPr>
          <w:sz w:val="24"/>
        </w:rPr>
        <w:lastRenderedPageBreak/>
        <w:t xml:space="preserve">rainwater harvesting systems. There will be </w:t>
      </w:r>
      <w:proofErr w:type="gramStart"/>
      <w:r w:rsidRPr="009F39E8">
        <w:rPr>
          <w:sz w:val="24"/>
        </w:rPr>
        <w:t>100  grants</w:t>
      </w:r>
      <w:proofErr w:type="gramEnd"/>
      <w:r w:rsidRPr="009F39E8">
        <w:rPr>
          <w:sz w:val="24"/>
        </w:rPr>
        <w:t xml:space="preserve"> in Y1 and 120 grants per year in Y2-Y5, for a total of 580 grants. Each grant, estimated at $120 each, will cover the initial provision of soap for these stations and systems. $120/grant * 580 grants = $69,600.00. </w:t>
      </w:r>
    </w:p>
    <w:p w14:paraId="367F8743" w14:textId="77777777" w:rsidR="009F39E8" w:rsidRPr="009F39E8" w:rsidRDefault="009F39E8" w:rsidP="009F39E8">
      <w:pPr>
        <w:numPr>
          <w:ilvl w:val="2"/>
          <w:numId w:val="18"/>
        </w:numPr>
        <w:tabs>
          <w:tab w:val="left" w:pos="1079"/>
        </w:tabs>
        <w:spacing w:before="273"/>
        <w:ind w:left="1079" w:hanging="719"/>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2"/>
          <w:sz w:val="24"/>
          <w:szCs w:val="24"/>
        </w:rPr>
        <w:t xml:space="preserve"> –$104,143.24</w:t>
      </w:r>
    </w:p>
    <w:p w14:paraId="5574EDE7" w14:textId="77777777" w:rsidR="009F39E8" w:rsidRPr="009F39E8" w:rsidRDefault="009F39E8" w:rsidP="009F39E8">
      <w:pPr>
        <w:spacing w:before="4" w:line="237"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104,143.24</w:t>
      </w:r>
      <w:r w:rsidRPr="009F39E8">
        <w:rPr>
          <w:sz w:val="24"/>
          <w:szCs w:val="24"/>
        </w:rPr>
        <w:t>.</w:t>
      </w:r>
    </w:p>
    <w:p w14:paraId="01D7AB96" w14:textId="77777777" w:rsidR="009F39E8" w:rsidRPr="009F39E8" w:rsidRDefault="009F39E8" w:rsidP="009F39E8">
      <w:pPr>
        <w:numPr>
          <w:ilvl w:val="2"/>
          <w:numId w:val="18"/>
        </w:numPr>
        <w:tabs>
          <w:tab w:val="left" w:pos="1079"/>
        </w:tabs>
        <w:spacing w:before="273"/>
        <w:jc w:val="both"/>
        <w:outlineLvl w:val="0"/>
        <w:rPr>
          <w:b/>
          <w:bCs/>
          <w:i/>
          <w:iCs/>
          <w:sz w:val="24"/>
          <w:szCs w:val="24"/>
        </w:rPr>
      </w:pPr>
      <w:r w:rsidRPr="009F39E8">
        <w:rPr>
          <w:b/>
          <w:bCs/>
          <w:i/>
          <w:iCs/>
          <w:color w:val="002C72"/>
          <w:sz w:val="24"/>
          <w:szCs w:val="24"/>
        </w:rPr>
        <w:t>Cost Share</w:t>
      </w:r>
      <w:r w:rsidRPr="009F39E8">
        <w:rPr>
          <w:b/>
          <w:bCs/>
          <w:i/>
          <w:iCs/>
          <w:color w:val="002C72"/>
          <w:spacing w:val="-2"/>
          <w:sz w:val="24"/>
          <w:szCs w:val="24"/>
        </w:rPr>
        <w:t xml:space="preserve"> –$182,500.00</w:t>
      </w:r>
    </w:p>
    <w:p w14:paraId="49DE45D9" w14:textId="77777777" w:rsidR="009F39E8" w:rsidRPr="009F39E8" w:rsidRDefault="009F39E8" w:rsidP="009F39E8">
      <w:pPr>
        <w:spacing w:before="4" w:line="237" w:lineRule="auto"/>
        <w:ind w:left="360" w:right="358"/>
        <w:jc w:val="both"/>
        <w:rPr>
          <w:sz w:val="24"/>
          <w:szCs w:val="24"/>
        </w:rPr>
      </w:pPr>
      <w:bookmarkStart w:id="2" w:name="_Hlk212547246"/>
      <w:r w:rsidRPr="009F39E8">
        <w:rPr>
          <w:b/>
          <w:bCs/>
          <w:sz w:val="24"/>
          <w:szCs w:val="24"/>
        </w:rPr>
        <w:t xml:space="preserve">Public &amp; Private Sector Material Contributions for WASH Stations ($132,500.00): </w:t>
      </w:r>
      <w:r w:rsidRPr="009F39E8">
        <w:rPr>
          <w:sz w:val="24"/>
          <w:szCs w:val="24"/>
        </w:rPr>
        <w:t>Community stakeholders, members, and private sector companies will contribute materials such as soap and hand towels for the operationalization of the school WASH stations (100 stations per year in Y1-Y5 for a total of 500 WASH Stations). POA estimates $132,500 ($265 in donated materials per WASH station * 500 schools = $132,500.00).</w:t>
      </w:r>
    </w:p>
    <w:p w14:paraId="6F2A840D" w14:textId="77777777" w:rsidR="009F39E8" w:rsidRPr="009F39E8" w:rsidRDefault="009F39E8" w:rsidP="009F39E8">
      <w:pPr>
        <w:spacing w:before="4" w:line="237" w:lineRule="auto"/>
        <w:ind w:left="360" w:right="358"/>
        <w:jc w:val="both"/>
        <w:rPr>
          <w:b/>
          <w:bCs/>
          <w:sz w:val="24"/>
          <w:szCs w:val="24"/>
        </w:rPr>
      </w:pPr>
    </w:p>
    <w:p w14:paraId="4D18DEFB" w14:textId="77777777" w:rsidR="009F39E8" w:rsidRPr="009F39E8" w:rsidRDefault="009F39E8" w:rsidP="009F39E8">
      <w:pPr>
        <w:spacing w:before="4" w:line="237" w:lineRule="auto"/>
        <w:ind w:left="360" w:right="358"/>
        <w:jc w:val="both"/>
        <w:rPr>
          <w:b/>
          <w:bCs/>
          <w:sz w:val="24"/>
          <w:szCs w:val="24"/>
        </w:rPr>
      </w:pPr>
      <w:r w:rsidRPr="009F39E8">
        <w:rPr>
          <w:b/>
          <w:bCs/>
          <w:sz w:val="24"/>
          <w:szCs w:val="24"/>
        </w:rPr>
        <w:t xml:space="preserve">Volunteer Time for Maintenance of WASH Stations ($50,000.00): </w:t>
      </w:r>
      <w:r w:rsidRPr="009F39E8">
        <w:rPr>
          <w:sz w:val="24"/>
          <w:szCs w:val="24"/>
        </w:rPr>
        <w:t>A total of 100</w:t>
      </w:r>
      <w:r w:rsidRPr="009F39E8">
        <w:rPr>
          <w:b/>
          <w:bCs/>
          <w:sz w:val="24"/>
          <w:szCs w:val="24"/>
        </w:rPr>
        <w:t xml:space="preserve"> </w:t>
      </w:r>
      <w:r w:rsidRPr="009F39E8">
        <w:rPr>
          <w:sz w:val="24"/>
          <w:szCs w:val="24"/>
        </w:rPr>
        <w:t>community members will volunteer 4 hours per school per year in Y1-Y5 to maintain the WASH stations. Valued at $25 per hour, this contribution totals $50,000 (100 community members * 4 hours/year * 5 years * $25/hour = $50,000.00). Their involvement fosters community ownership, making the program more sustainable.</w:t>
      </w:r>
    </w:p>
    <w:p w14:paraId="4E2F318D" w14:textId="77777777" w:rsidR="009F39E8" w:rsidRPr="009F39E8" w:rsidRDefault="009F39E8" w:rsidP="009F39E8">
      <w:pPr>
        <w:spacing w:before="1"/>
        <w:rPr>
          <w:sz w:val="24"/>
          <w:szCs w:val="24"/>
        </w:rPr>
      </w:pPr>
    </w:p>
    <w:bookmarkEnd w:id="2"/>
    <w:p w14:paraId="038CDD6C" w14:textId="77777777" w:rsidR="009F39E8" w:rsidRPr="009F39E8" w:rsidRDefault="009F39E8" w:rsidP="009F39E8">
      <w:pPr>
        <w:spacing w:line="242" w:lineRule="auto"/>
        <w:ind w:left="360" w:right="357"/>
        <w:jc w:val="both"/>
        <w:rPr>
          <w:b/>
          <w:sz w:val="24"/>
        </w:rPr>
      </w:pPr>
      <w:r w:rsidRPr="009F39E8">
        <w:rPr>
          <w:b/>
          <w:color w:val="005440"/>
          <w:sz w:val="24"/>
        </w:rPr>
        <w:t>Activity</w:t>
      </w:r>
      <w:r w:rsidRPr="009F39E8">
        <w:rPr>
          <w:b/>
          <w:color w:val="005440"/>
          <w:spacing w:val="-11"/>
          <w:sz w:val="24"/>
        </w:rPr>
        <w:t xml:space="preserve"> </w:t>
      </w:r>
      <w:r w:rsidRPr="009F39E8">
        <w:rPr>
          <w:b/>
          <w:color w:val="005440"/>
          <w:sz w:val="24"/>
        </w:rPr>
        <w:t>6:</w:t>
      </w:r>
      <w:r w:rsidRPr="009F39E8">
        <w:rPr>
          <w:b/>
          <w:color w:val="005440"/>
          <w:spacing w:val="-11"/>
          <w:sz w:val="24"/>
        </w:rPr>
        <w:t xml:space="preserve"> </w:t>
      </w:r>
      <w:r w:rsidRPr="009F39E8">
        <w:rPr>
          <w:b/>
          <w:color w:val="005440"/>
          <w:sz w:val="24"/>
        </w:rPr>
        <w:t>Training: Good Health and Nutrition Practices – Subtotal $1,056,867.11</w:t>
      </w:r>
    </w:p>
    <w:p w14:paraId="4E171AA0" w14:textId="77777777" w:rsidR="009F39E8" w:rsidRPr="009F39E8" w:rsidRDefault="009F39E8" w:rsidP="009F39E8">
      <w:pPr>
        <w:numPr>
          <w:ilvl w:val="2"/>
          <w:numId w:val="17"/>
        </w:numPr>
        <w:tabs>
          <w:tab w:val="left" w:pos="1079"/>
        </w:tabs>
        <w:spacing w:after="6" w:line="271" w:lineRule="exact"/>
        <w:ind w:left="1079" w:hanging="719"/>
        <w:jc w:val="both"/>
        <w:outlineLvl w:val="0"/>
        <w:rPr>
          <w:b/>
          <w:bCs/>
          <w:i/>
          <w:iCs/>
          <w:sz w:val="24"/>
          <w:szCs w:val="24"/>
        </w:rPr>
      </w:pPr>
      <w:r w:rsidRPr="009F39E8">
        <w:rPr>
          <w:b/>
          <w:bCs/>
          <w:i/>
          <w:iCs/>
          <w:color w:val="002C72"/>
          <w:sz w:val="24"/>
          <w:szCs w:val="24"/>
        </w:rPr>
        <w:t>Salaries/Personnel</w:t>
      </w:r>
      <w:r w:rsidRPr="009F39E8">
        <w:rPr>
          <w:b/>
          <w:bCs/>
          <w:i/>
          <w:iCs/>
          <w:color w:val="002C72"/>
          <w:spacing w:val="-5"/>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$211,787.41</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6"/>
        <w:gridCol w:w="1003"/>
        <w:gridCol w:w="725"/>
        <w:gridCol w:w="1099"/>
        <w:gridCol w:w="1123"/>
        <w:gridCol w:w="1113"/>
      </w:tblGrid>
      <w:tr w:rsidR="009F39E8" w:rsidRPr="009F39E8" w14:paraId="06F6B517" w14:textId="77777777" w:rsidTr="0075611A">
        <w:trPr>
          <w:trHeight w:val="686"/>
        </w:trPr>
        <w:tc>
          <w:tcPr>
            <w:tcW w:w="4286" w:type="dxa"/>
          </w:tcPr>
          <w:p w14:paraId="67655446" w14:textId="77777777" w:rsidR="009F39E8" w:rsidRPr="009F39E8" w:rsidRDefault="009F39E8" w:rsidP="009F39E8">
            <w:pPr>
              <w:spacing w:before="125"/>
              <w:ind w:left="134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355EEDB4"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3" w:type="dxa"/>
            <w:shd w:val="clear" w:color="auto" w:fill="F2F2F2"/>
          </w:tcPr>
          <w:p w14:paraId="15D1D7ED" w14:textId="77777777" w:rsidR="009F39E8" w:rsidRPr="009F39E8" w:rsidRDefault="009F39E8" w:rsidP="009F39E8">
            <w:pPr>
              <w:spacing w:before="226"/>
              <w:ind w:left="15" w:right="1"/>
              <w:jc w:val="center"/>
              <w:rPr>
                <w:b/>
                <w:sz w:val="20"/>
              </w:rPr>
            </w:pPr>
            <w:r w:rsidRPr="009F39E8">
              <w:rPr>
                <w:b/>
                <w:spacing w:val="-2"/>
                <w:sz w:val="20"/>
              </w:rPr>
              <w:t>Months</w:t>
            </w:r>
          </w:p>
        </w:tc>
        <w:tc>
          <w:tcPr>
            <w:tcW w:w="725" w:type="dxa"/>
          </w:tcPr>
          <w:p w14:paraId="2E556827" w14:textId="77777777" w:rsidR="009F39E8" w:rsidRPr="009F39E8" w:rsidRDefault="009F39E8" w:rsidP="009F39E8">
            <w:pPr>
              <w:spacing w:before="226"/>
              <w:ind w:left="6"/>
              <w:jc w:val="center"/>
              <w:rPr>
                <w:b/>
                <w:sz w:val="20"/>
              </w:rPr>
            </w:pPr>
            <w:r w:rsidRPr="009F39E8">
              <w:rPr>
                <w:b/>
                <w:spacing w:val="-5"/>
                <w:sz w:val="20"/>
              </w:rPr>
              <w:t>LOE</w:t>
            </w:r>
          </w:p>
        </w:tc>
        <w:tc>
          <w:tcPr>
            <w:tcW w:w="1099" w:type="dxa"/>
            <w:shd w:val="clear" w:color="auto" w:fill="F2F2F2"/>
          </w:tcPr>
          <w:p w14:paraId="1D897DD5" w14:textId="77777777" w:rsidR="009F39E8" w:rsidRPr="009F39E8" w:rsidRDefault="009F39E8" w:rsidP="009F39E8">
            <w:pPr>
              <w:spacing w:before="4" w:line="235" w:lineRule="auto"/>
              <w:ind w:left="180" w:right="169" w:firstLine="166"/>
              <w:rPr>
                <w:b/>
                <w:sz w:val="20"/>
              </w:rPr>
            </w:pPr>
            <w:r w:rsidRPr="009F39E8">
              <w:rPr>
                <w:b/>
                <w:spacing w:val="-4"/>
                <w:sz w:val="20"/>
              </w:rPr>
              <w:t xml:space="preserve">Base </w:t>
            </w:r>
            <w:r w:rsidRPr="009F39E8">
              <w:rPr>
                <w:b/>
                <w:spacing w:val="-2"/>
                <w:sz w:val="20"/>
              </w:rPr>
              <w:t>Monthly</w:t>
            </w:r>
          </w:p>
          <w:p w14:paraId="3EAD09CE" w14:textId="77777777" w:rsidR="009F39E8" w:rsidRPr="009F39E8" w:rsidRDefault="009F39E8" w:rsidP="009F39E8">
            <w:pPr>
              <w:spacing w:before="1" w:line="210" w:lineRule="exact"/>
              <w:ind w:left="269"/>
              <w:rPr>
                <w:b/>
                <w:sz w:val="20"/>
              </w:rPr>
            </w:pPr>
            <w:r w:rsidRPr="009F39E8">
              <w:rPr>
                <w:b/>
                <w:spacing w:val="-2"/>
                <w:sz w:val="20"/>
              </w:rPr>
              <w:t>Salary</w:t>
            </w:r>
          </w:p>
        </w:tc>
        <w:tc>
          <w:tcPr>
            <w:tcW w:w="1123" w:type="dxa"/>
          </w:tcPr>
          <w:p w14:paraId="0F5DEADF" w14:textId="77777777" w:rsidR="009F39E8" w:rsidRPr="009F39E8" w:rsidRDefault="009F39E8" w:rsidP="009F39E8">
            <w:pPr>
              <w:spacing w:before="4" w:line="235" w:lineRule="auto"/>
              <w:ind w:left="193" w:right="180" w:firstLine="11"/>
              <w:rPr>
                <w:b/>
                <w:sz w:val="20"/>
              </w:rPr>
            </w:pPr>
            <w:r w:rsidRPr="009F39E8">
              <w:rPr>
                <w:b/>
                <w:spacing w:val="-2"/>
                <w:sz w:val="20"/>
              </w:rPr>
              <w:t>Average Monthly</w:t>
            </w:r>
          </w:p>
          <w:p w14:paraId="210827FC" w14:textId="77777777" w:rsidR="009F39E8" w:rsidRPr="009F39E8" w:rsidRDefault="009F39E8" w:rsidP="009F39E8">
            <w:pPr>
              <w:spacing w:before="1" w:line="210" w:lineRule="exact"/>
              <w:ind w:left="182"/>
              <w:rPr>
                <w:b/>
                <w:sz w:val="20"/>
              </w:rPr>
            </w:pPr>
            <w:r w:rsidRPr="009F39E8">
              <w:rPr>
                <w:b/>
                <w:spacing w:val="-2"/>
                <w:sz w:val="20"/>
              </w:rPr>
              <w:t>Salary**</w:t>
            </w:r>
          </w:p>
        </w:tc>
        <w:tc>
          <w:tcPr>
            <w:tcW w:w="1113" w:type="dxa"/>
          </w:tcPr>
          <w:p w14:paraId="50F2A026" w14:textId="77777777" w:rsidR="009F39E8" w:rsidRPr="009F39E8" w:rsidRDefault="009F39E8" w:rsidP="009F39E8">
            <w:pPr>
              <w:spacing w:before="110"/>
              <w:ind w:left="194" w:right="182" w:firstLine="83"/>
              <w:rPr>
                <w:b/>
                <w:sz w:val="20"/>
              </w:rPr>
            </w:pPr>
            <w:r w:rsidRPr="009F39E8">
              <w:rPr>
                <w:b/>
                <w:spacing w:val="-2"/>
                <w:sz w:val="20"/>
              </w:rPr>
              <w:t>Salary Subtotal</w:t>
            </w:r>
          </w:p>
        </w:tc>
      </w:tr>
      <w:tr w:rsidR="009F39E8" w:rsidRPr="009F39E8" w14:paraId="42F3E9A8" w14:textId="77777777" w:rsidTr="0075611A">
        <w:trPr>
          <w:trHeight w:val="230"/>
        </w:trPr>
        <w:tc>
          <w:tcPr>
            <w:tcW w:w="4286" w:type="dxa"/>
          </w:tcPr>
          <w:p w14:paraId="418DDA52" w14:textId="77777777" w:rsidR="009F39E8" w:rsidRPr="009F39E8" w:rsidRDefault="009F39E8" w:rsidP="009F39E8">
            <w:pPr>
              <w:spacing w:line="210" w:lineRule="exact"/>
              <w:ind w:left="110"/>
              <w:rPr>
                <w:sz w:val="20"/>
              </w:rPr>
            </w:pPr>
            <w:r w:rsidRPr="009F39E8">
              <w:rPr>
                <w:sz w:val="20"/>
              </w:rPr>
              <w:t>Education Director</w:t>
            </w:r>
          </w:p>
        </w:tc>
        <w:tc>
          <w:tcPr>
            <w:tcW w:w="1003" w:type="dxa"/>
          </w:tcPr>
          <w:p w14:paraId="79FD40A5" w14:textId="77777777" w:rsidR="009F39E8" w:rsidRPr="009F39E8" w:rsidRDefault="009F39E8" w:rsidP="009F39E8">
            <w:pPr>
              <w:spacing w:line="210" w:lineRule="exact"/>
              <w:ind w:left="15" w:right="1"/>
              <w:jc w:val="center"/>
              <w:rPr>
                <w:spacing w:val="-5"/>
                <w:sz w:val="20"/>
              </w:rPr>
            </w:pPr>
            <w:r w:rsidRPr="009F39E8">
              <w:rPr>
                <w:spacing w:val="-5"/>
                <w:sz w:val="20"/>
              </w:rPr>
              <w:t>65</w:t>
            </w:r>
          </w:p>
        </w:tc>
        <w:tc>
          <w:tcPr>
            <w:tcW w:w="725" w:type="dxa"/>
          </w:tcPr>
          <w:p w14:paraId="03A5F760" w14:textId="77777777" w:rsidR="009F39E8" w:rsidRPr="009F39E8" w:rsidRDefault="009F39E8" w:rsidP="009F39E8">
            <w:pPr>
              <w:spacing w:line="210" w:lineRule="exact"/>
              <w:ind w:left="6"/>
              <w:jc w:val="center"/>
              <w:rPr>
                <w:spacing w:val="-5"/>
                <w:sz w:val="20"/>
              </w:rPr>
            </w:pPr>
            <w:r w:rsidRPr="009F39E8">
              <w:rPr>
                <w:spacing w:val="-5"/>
                <w:sz w:val="20"/>
              </w:rPr>
              <w:t>20%</w:t>
            </w:r>
          </w:p>
        </w:tc>
        <w:tc>
          <w:tcPr>
            <w:tcW w:w="1099" w:type="dxa"/>
          </w:tcPr>
          <w:p w14:paraId="110FD40D" w14:textId="77777777" w:rsidR="009F39E8" w:rsidRPr="009F39E8" w:rsidRDefault="009F39E8" w:rsidP="009F39E8">
            <w:pPr>
              <w:spacing w:line="210" w:lineRule="exact"/>
              <w:ind w:left="5" w:right="1"/>
              <w:jc w:val="center"/>
              <w:rPr>
                <w:spacing w:val="-2"/>
                <w:sz w:val="20"/>
              </w:rPr>
            </w:pPr>
            <w:r w:rsidRPr="009F39E8">
              <w:rPr>
                <w:spacing w:val="-2"/>
                <w:sz w:val="20"/>
              </w:rPr>
              <w:t>$4,583</w:t>
            </w:r>
          </w:p>
        </w:tc>
        <w:tc>
          <w:tcPr>
            <w:tcW w:w="1123" w:type="dxa"/>
          </w:tcPr>
          <w:p w14:paraId="2746B6B7" w14:textId="77777777" w:rsidR="009F39E8" w:rsidRPr="009F39E8" w:rsidRDefault="009F39E8" w:rsidP="009F39E8">
            <w:pPr>
              <w:spacing w:line="210" w:lineRule="exact"/>
              <w:ind w:left="7" w:right="1"/>
              <w:jc w:val="center"/>
              <w:rPr>
                <w:spacing w:val="-2"/>
                <w:sz w:val="20"/>
              </w:rPr>
            </w:pPr>
            <w:r w:rsidRPr="009F39E8">
              <w:rPr>
                <w:spacing w:val="-2"/>
                <w:sz w:val="20"/>
              </w:rPr>
              <w:t>$5,184</w:t>
            </w:r>
          </w:p>
        </w:tc>
        <w:tc>
          <w:tcPr>
            <w:tcW w:w="1113" w:type="dxa"/>
          </w:tcPr>
          <w:p w14:paraId="5EDC429A" w14:textId="77777777" w:rsidR="009F39E8" w:rsidRPr="009F39E8" w:rsidRDefault="009F39E8" w:rsidP="009F39E8">
            <w:pPr>
              <w:spacing w:line="210" w:lineRule="exact"/>
              <w:ind w:left="8"/>
              <w:jc w:val="center"/>
              <w:rPr>
                <w:spacing w:val="-2"/>
                <w:sz w:val="20"/>
              </w:rPr>
            </w:pPr>
            <w:r w:rsidRPr="009F39E8">
              <w:rPr>
                <w:spacing w:val="-2"/>
                <w:sz w:val="20"/>
              </w:rPr>
              <w:t>$67,391.34</w:t>
            </w:r>
          </w:p>
        </w:tc>
      </w:tr>
      <w:tr w:rsidR="009F39E8" w:rsidRPr="009F39E8" w14:paraId="06811AFA" w14:textId="77777777" w:rsidTr="0075611A">
        <w:trPr>
          <w:trHeight w:val="230"/>
        </w:trPr>
        <w:tc>
          <w:tcPr>
            <w:tcW w:w="4286" w:type="dxa"/>
          </w:tcPr>
          <w:p w14:paraId="2257B876"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3" w:type="dxa"/>
          </w:tcPr>
          <w:p w14:paraId="1A4C45F6" w14:textId="77777777" w:rsidR="009F39E8" w:rsidRPr="009F39E8" w:rsidRDefault="009F39E8" w:rsidP="009F39E8">
            <w:pPr>
              <w:spacing w:line="210" w:lineRule="exact"/>
              <w:ind w:left="15" w:right="1"/>
              <w:jc w:val="center"/>
              <w:rPr>
                <w:sz w:val="20"/>
                <w:highlight w:val="yellow"/>
              </w:rPr>
            </w:pPr>
            <w:r w:rsidRPr="009F39E8">
              <w:rPr>
                <w:spacing w:val="-5"/>
                <w:sz w:val="20"/>
              </w:rPr>
              <w:t>59</w:t>
            </w:r>
          </w:p>
        </w:tc>
        <w:tc>
          <w:tcPr>
            <w:tcW w:w="725" w:type="dxa"/>
          </w:tcPr>
          <w:p w14:paraId="7B249F97" w14:textId="77777777" w:rsidR="009F39E8" w:rsidRPr="009F39E8" w:rsidRDefault="009F39E8" w:rsidP="009F39E8">
            <w:pPr>
              <w:spacing w:line="210" w:lineRule="exact"/>
              <w:ind w:left="6"/>
              <w:jc w:val="center"/>
              <w:rPr>
                <w:sz w:val="20"/>
              </w:rPr>
            </w:pPr>
            <w:r w:rsidRPr="009F39E8">
              <w:rPr>
                <w:spacing w:val="-5"/>
                <w:sz w:val="20"/>
              </w:rPr>
              <w:t>20%</w:t>
            </w:r>
          </w:p>
        </w:tc>
        <w:tc>
          <w:tcPr>
            <w:tcW w:w="1099" w:type="dxa"/>
          </w:tcPr>
          <w:p w14:paraId="470B7105" w14:textId="77777777" w:rsidR="009F39E8" w:rsidRPr="009F39E8" w:rsidRDefault="009F39E8" w:rsidP="009F39E8">
            <w:pPr>
              <w:spacing w:line="210" w:lineRule="exact"/>
              <w:ind w:left="5" w:right="1"/>
              <w:jc w:val="center"/>
              <w:rPr>
                <w:sz w:val="20"/>
              </w:rPr>
            </w:pPr>
            <w:r w:rsidRPr="009F39E8">
              <w:rPr>
                <w:spacing w:val="-2"/>
                <w:sz w:val="20"/>
              </w:rPr>
              <w:t>$2,500</w:t>
            </w:r>
          </w:p>
        </w:tc>
        <w:tc>
          <w:tcPr>
            <w:tcW w:w="1123" w:type="dxa"/>
          </w:tcPr>
          <w:p w14:paraId="1CFBAEC0" w14:textId="77777777" w:rsidR="009F39E8" w:rsidRPr="009F39E8" w:rsidRDefault="009F39E8" w:rsidP="009F39E8">
            <w:pPr>
              <w:spacing w:line="210" w:lineRule="exact"/>
              <w:ind w:left="7" w:right="1"/>
              <w:jc w:val="center"/>
              <w:rPr>
                <w:sz w:val="20"/>
                <w:highlight w:val="yellow"/>
              </w:rPr>
            </w:pPr>
            <w:r w:rsidRPr="009F39E8">
              <w:rPr>
                <w:spacing w:val="-2"/>
                <w:sz w:val="20"/>
              </w:rPr>
              <w:t>$2,802</w:t>
            </w:r>
          </w:p>
        </w:tc>
        <w:tc>
          <w:tcPr>
            <w:tcW w:w="1113" w:type="dxa"/>
          </w:tcPr>
          <w:p w14:paraId="7E6BBEBB" w14:textId="77777777" w:rsidR="009F39E8" w:rsidRPr="009F39E8" w:rsidRDefault="009F39E8" w:rsidP="009F39E8">
            <w:pPr>
              <w:spacing w:line="210" w:lineRule="exact"/>
              <w:ind w:left="8"/>
              <w:jc w:val="center"/>
              <w:rPr>
                <w:sz w:val="20"/>
              </w:rPr>
            </w:pPr>
            <w:r w:rsidRPr="009F39E8">
              <w:rPr>
                <w:spacing w:val="-2"/>
                <w:sz w:val="20"/>
              </w:rPr>
              <w:t xml:space="preserve">$33,068.21 </w:t>
            </w:r>
          </w:p>
        </w:tc>
      </w:tr>
      <w:tr w:rsidR="009F39E8" w:rsidRPr="009F39E8" w14:paraId="6AF97834" w14:textId="77777777" w:rsidTr="0075611A">
        <w:trPr>
          <w:trHeight w:val="230"/>
        </w:trPr>
        <w:tc>
          <w:tcPr>
            <w:tcW w:w="4286" w:type="dxa"/>
          </w:tcPr>
          <w:p w14:paraId="21F492DB" w14:textId="77777777" w:rsidR="009F39E8" w:rsidRPr="009F39E8" w:rsidRDefault="009F39E8" w:rsidP="009F39E8">
            <w:pPr>
              <w:spacing w:line="210" w:lineRule="exact"/>
              <w:ind w:left="110"/>
              <w:rPr>
                <w:sz w:val="20"/>
              </w:rPr>
            </w:pPr>
            <w:r w:rsidRPr="009F39E8">
              <w:rPr>
                <w:sz w:val="20"/>
              </w:rPr>
              <w:t>Education Officer</w:t>
            </w:r>
          </w:p>
        </w:tc>
        <w:tc>
          <w:tcPr>
            <w:tcW w:w="1003" w:type="dxa"/>
          </w:tcPr>
          <w:p w14:paraId="3EB2B194" w14:textId="77777777" w:rsidR="009F39E8" w:rsidRPr="009F39E8" w:rsidRDefault="009F39E8" w:rsidP="009F39E8">
            <w:pPr>
              <w:spacing w:line="210" w:lineRule="exact"/>
              <w:ind w:left="15" w:right="1"/>
              <w:jc w:val="center"/>
              <w:rPr>
                <w:spacing w:val="-5"/>
                <w:sz w:val="20"/>
                <w:highlight w:val="yellow"/>
              </w:rPr>
            </w:pPr>
            <w:r w:rsidRPr="009F39E8">
              <w:rPr>
                <w:spacing w:val="-5"/>
                <w:sz w:val="20"/>
              </w:rPr>
              <w:t>57</w:t>
            </w:r>
          </w:p>
        </w:tc>
        <w:tc>
          <w:tcPr>
            <w:tcW w:w="725" w:type="dxa"/>
          </w:tcPr>
          <w:p w14:paraId="68534252" w14:textId="77777777" w:rsidR="009F39E8" w:rsidRPr="009F39E8" w:rsidRDefault="009F39E8" w:rsidP="009F39E8">
            <w:pPr>
              <w:spacing w:line="210" w:lineRule="exact"/>
              <w:ind w:left="6"/>
              <w:jc w:val="center"/>
              <w:rPr>
                <w:spacing w:val="-5"/>
                <w:sz w:val="20"/>
              </w:rPr>
            </w:pPr>
            <w:r w:rsidRPr="009F39E8">
              <w:rPr>
                <w:spacing w:val="-5"/>
                <w:sz w:val="20"/>
              </w:rPr>
              <w:t>20%</w:t>
            </w:r>
          </w:p>
        </w:tc>
        <w:tc>
          <w:tcPr>
            <w:tcW w:w="1099" w:type="dxa"/>
          </w:tcPr>
          <w:p w14:paraId="5D242F89"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50407C40" w14:textId="77777777" w:rsidR="009F39E8" w:rsidRPr="009F39E8" w:rsidRDefault="009F39E8" w:rsidP="009F39E8">
            <w:pPr>
              <w:spacing w:line="210" w:lineRule="exact"/>
              <w:ind w:left="7" w:right="1"/>
              <w:jc w:val="center"/>
              <w:rPr>
                <w:spacing w:val="-2"/>
                <w:sz w:val="20"/>
                <w:highlight w:val="yellow"/>
              </w:rPr>
            </w:pPr>
            <w:r w:rsidRPr="009F39E8">
              <w:rPr>
                <w:spacing w:val="-2"/>
                <w:sz w:val="20"/>
              </w:rPr>
              <w:t>$1,125</w:t>
            </w:r>
          </w:p>
        </w:tc>
        <w:tc>
          <w:tcPr>
            <w:tcW w:w="1113" w:type="dxa"/>
          </w:tcPr>
          <w:p w14:paraId="54EB8927" w14:textId="77777777" w:rsidR="009F39E8" w:rsidRPr="009F39E8" w:rsidRDefault="009F39E8" w:rsidP="009F39E8">
            <w:pPr>
              <w:spacing w:line="210" w:lineRule="exact"/>
              <w:ind w:left="8"/>
              <w:jc w:val="center"/>
              <w:rPr>
                <w:spacing w:val="-2"/>
                <w:sz w:val="20"/>
              </w:rPr>
            </w:pPr>
            <w:r w:rsidRPr="009F39E8">
              <w:rPr>
                <w:spacing w:val="-2"/>
                <w:sz w:val="20"/>
              </w:rPr>
              <w:t>$12,827.28</w:t>
            </w:r>
          </w:p>
        </w:tc>
      </w:tr>
      <w:tr w:rsidR="009F39E8" w:rsidRPr="009F39E8" w14:paraId="3788BA86" w14:textId="77777777" w:rsidTr="0075611A">
        <w:trPr>
          <w:trHeight w:val="230"/>
        </w:trPr>
        <w:tc>
          <w:tcPr>
            <w:tcW w:w="4286" w:type="dxa"/>
          </w:tcPr>
          <w:p w14:paraId="7F855753"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3" w:type="dxa"/>
          </w:tcPr>
          <w:p w14:paraId="397415D8" w14:textId="77777777" w:rsidR="009F39E8" w:rsidRPr="009F39E8" w:rsidRDefault="009F39E8" w:rsidP="009F39E8">
            <w:pPr>
              <w:spacing w:line="210" w:lineRule="exact"/>
              <w:ind w:left="15" w:right="1"/>
              <w:jc w:val="center"/>
              <w:rPr>
                <w:sz w:val="20"/>
                <w:highlight w:val="yellow"/>
              </w:rPr>
            </w:pPr>
            <w:r w:rsidRPr="009F39E8">
              <w:rPr>
                <w:spacing w:val="-5"/>
                <w:sz w:val="20"/>
              </w:rPr>
              <w:t>63</w:t>
            </w:r>
          </w:p>
        </w:tc>
        <w:tc>
          <w:tcPr>
            <w:tcW w:w="725" w:type="dxa"/>
          </w:tcPr>
          <w:p w14:paraId="3576E1B3" w14:textId="77777777" w:rsidR="009F39E8" w:rsidRPr="009F39E8" w:rsidRDefault="009F39E8" w:rsidP="009F39E8">
            <w:pPr>
              <w:spacing w:line="210" w:lineRule="exact"/>
              <w:ind w:left="6"/>
              <w:jc w:val="center"/>
              <w:rPr>
                <w:sz w:val="20"/>
              </w:rPr>
            </w:pPr>
            <w:r w:rsidRPr="009F39E8">
              <w:rPr>
                <w:spacing w:val="-5"/>
                <w:sz w:val="20"/>
              </w:rPr>
              <w:t>15%</w:t>
            </w:r>
          </w:p>
        </w:tc>
        <w:tc>
          <w:tcPr>
            <w:tcW w:w="1099" w:type="dxa"/>
          </w:tcPr>
          <w:p w14:paraId="2CBD6EE3"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123" w:type="dxa"/>
          </w:tcPr>
          <w:p w14:paraId="7A53D2A7" w14:textId="77777777" w:rsidR="009F39E8" w:rsidRPr="009F39E8" w:rsidRDefault="009F39E8" w:rsidP="009F39E8">
            <w:pPr>
              <w:spacing w:line="210" w:lineRule="exact"/>
              <w:ind w:left="7" w:right="1"/>
              <w:jc w:val="center"/>
              <w:rPr>
                <w:sz w:val="20"/>
                <w:highlight w:val="yellow"/>
              </w:rPr>
            </w:pPr>
            <w:r w:rsidRPr="009F39E8">
              <w:rPr>
                <w:spacing w:val="-2"/>
                <w:sz w:val="20"/>
              </w:rPr>
              <w:t xml:space="preserve">$1,690 </w:t>
            </w:r>
          </w:p>
        </w:tc>
        <w:tc>
          <w:tcPr>
            <w:tcW w:w="1113" w:type="dxa"/>
          </w:tcPr>
          <w:p w14:paraId="7CC548D9" w14:textId="77777777" w:rsidR="009F39E8" w:rsidRPr="009F39E8" w:rsidRDefault="009F39E8" w:rsidP="009F39E8">
            <w:pPr>
              <w:spacing w:line="210" w:lineRule="exact"/>
              <w:ind w:left="8"/>
              <w:jc w:val="center"/>
              <w:rPr>
                <w:sz w:val="20"/>
              </w:rPr>
            </w:pPr>
            <w:r w:rsidRPr="009F39E8">
              <w:rPr>
                <w:spacing w:val="-2"/>
                <w:sz w:val="20"/>
              </w:rPr>
              <w:t xml:space="preserve">$15,967.18 </w:t>
            </w:r>
          </w:p>
        </w:tc>
      </w:tr>
      <w:tr w:rsidR="009F39E8" w:rsidRPr="009F39E8" w14:paraId="4D267C9B" w14:textId="77777777" w:rsidTr="0075611A">
        <w:trPr>
          <w:trHeight w:val="230"/>
        </w:trPr>
        <w:tc>
          <w:tcPr>
            <w:tcW w:w="4286" w:type="dxa"/>
          </w:tcPr>
          <w:p w14:paraId="13686CBE" w14:textId="77777777" w:rsidR="009F39E8" w:rsidRPr="009F39E8" w:rsidRDefault="009F39E8" w:rsidP="009F39E8">
            <w:pPr>
              <w:spacing w:line="210" w:lineRule="exact"/>
              <w:ind w:left="110"/>
              <w:rPr>
                <w:sz w:val="20"/>
              </w:rPr>
            </w:pPr>
            <w:r w:rsidRPr="009F39E8">
              <w:rPr>
                <w:sz w:val="20"/>
              </w:rPr>
              <w:t>Nutrition Officer (1)</w:t>
            </w:r>
          </w:p>
        </w:tc>
        <w:tc>
          <w:tcPr>
            <w:tcW w:w="1003" w:type="dxa"/>
          </w:tcPr>
          <w:p w14:paraId="28206222" w14:textId="77777777" w:rsidR="009F39E8" w:rsidRPr="009F39E8" w:rsidRDefault="009F39E8" w:rsidP="009F39E8">
            <w:pPr>
              <w:spacing w:line="210" w:lineRule="exact"/>
              <w:ind w:left="15" w:right="1"/>
              <w:jc w:val="center"/>
              <w:rPr>
                <w:spacing w:val="-5"/>
                <w:sz w:val="20"/>
              </w:rPr>
            </w:pPr>
            <w:r w:rsidRPr="009F39E8">
              <w:rPr>
                <w:spacing w:val="-5"/>
                <w:sz w:val="20"/>
              </w:rPr>
              <w:t>54</w:t>
            </w:r>
          </w:p>
        </w:tc>
        <w:tc>
          <w:tcPr>
            <w:tcW w:w="725" w:type="dxa"/>
          </w:tcPr>
          <w:p w14:paraId="7D617329" w14:textId="77777777" w:rsidR="009F39E8" w:rsidRPr="009F39E8" w:rsidRDefault="009F39E8" w:rsidP="009F39E8">
            <w:pPr>
              <w:spacing w:line="210" w:lineRule="exact"/>
              <w:ind w:left="6"/>
              <w:jc w:val="center"/>
              <w:rPr>
                <w:spacing w:val="-5"/>
                <w:sz w:val="20"/>
              </w:rPr>
            </w:pPr>
            <w:r w:rsidRPr="009F39E8">
              <w:rPr>
                <w:spacing w:val="-5"/>
                <w:sz w:val="20"/>
              </w:rPr>
              <w:t>15%</w:t>
            </w:r>
          </w:p>
        </w:tc>
        <w:tc>
          <w:tcPr>
            <w:tcW w:w="1099" w:type="dxa"/>
          </w:tcPr>
          <w:p w14:paraId="1E8BF0AB"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799CA4DD" w14:textId="77777777" w:rsidR="009F39E8" w:rsidRPr="009F39E8" w:rsidRDefault="009F39E8" w:rsidP="009F39E8">
            <w:pPr>
              <w:spacing w:line="210" w:lineRule="exact"/>
              <w:ind w:left="7" w:right="1"/>
              <w:jc w:val="center"/>
              <w:rPr>
                <w:spacing w:val="-2"/>
                <w:sz w:val="20"/>
              </w:rPr>
            </w:pPr>
            <w:r w:rsidRPr="009F39E8">
              <w:rPr>
                <w:spacing w:val="-2"/>
                <w:sz w:val="20"/>
              </w:rPr>
              <w:t>$1,132</w:t>
            </w:r>
          </w:p>
        </w:tc>
        <w:tc>
          <w:tcPr>
            <w:tcW w:w="1113" w:type="dxa"/>
          </w:tcPr>
          <w:p w14:paraId="096D9CD6" w14:textId="77777777" w:rsidR="009F39E8" w:rsidRPr="009F39E8" w:rsidRDefault="009F39E8" w:rsidP="009F39E8">
            <w:pPr>
              <w:spacing w:line="210" w:lineRule="exact"/>
              <w:ind w:left="8"/>
              <w:jc w:val="center"/>
              <w:rPr>
                <w:spacing w:val="-2"/>
                <w:sz w:val="20"/>
              </w:rPr>
            </w:pPr>
            <w:r w:rsidRPr="009F39E8">
              <w:rPr>
                <w:spacing w:val="-2"/>
                <w:sz w:val="20"/>
              </w:rPr>
              <w:t>$9,170.46</w:t>
            </w:r>
          </w:p>
        </w:tc>
      </w:tr>
      <w:tr w:rsidR="009F39E8" w:rsidRPr="009F39E8" w14:paraId="30566B50" w14:textId="77777777" w:rsidTr="0075611A">
        <w:trPr>
          <w:trHeight w:val="230"/>
        </w:trPr>
        <w:tc>
          <w:tcPr>
            <w:tcW w:w="4286" w:type="dxa"/>
          </w:tcPr>
          <w:p w14:paraId="58872F5B" w14:textId="77777777" w:rsidR="009F39E8" w:rsidRPr="009F39E8" w:rsidRDefault="009F39E8" w:rsidP="009F39E8">
            <w:pPr>
              <w:spacing w:line="210" w:lineRule="exact"/>
              <w:ind w:left="110"/>
              <w:rPr>
                <w:sz w:val="20"/>
              </w:rPr>
            </w:pPr>
            <w:r w:rsidRPr="009F39E8">
              <w:rPr>
                <w:sz w:val="20"/>
              </w:rPr>
              <w:t>Nutrition Officer (2)</w:t>
            </w:r>
          </w:p>
        </w:tc>
        <w:tc>
          <w:tcPr>
            <w:tcW w:w="1003" w:type="dxa"/>
          </w:tcPr>
          <w:p w14:paraId="5530A939" w14:textId="77777777" w:rsidR="009F39E8" w:rsidRPr="009F39E8" w:rsidRDefault="009F39E8" w:rsidP="009F39E8">
            <w:pPr>
              <w:spacing w:line="210" w:lineRule="exact"/>
              <w:ind w:left="15" w:right="1"/>
              <w:jc w:val="center"/>
              <w:rPr>
                <w:spacing w:val="-5"/>
                <w:sz w:val="20"/>
              </w:rPr>
            </w:pPr>
            <w:r w:rsidRPr="009F39E8">
              <w:rPr>
                <w:spacing w:val="-5"/>
                <w:sz w:val="20"/>
              </w:rPr>
              <w:t>54</w:t>
            </w:r>
          </w:p>
        </w:tc>
        <w:tc>
          <w:tcPr>
            <w:tcW w:w="725" w:type="dxa"/>
          </w:tcPr>
          <w:p w14:paraId="46D8D084" w14:textId="77777777" w:rsidR="009F39E8" w:rsidRPr="009F39E8" w:rsidRDefault="009F39E8" w:rsidP="009F39E8">
            <w:pPr>
              <w:spacing w:line="210" w:lineRule="exact"/>
              <w:ind w:left="6"/>
              <w:jc w:val="center"/>
              <w:rPr>
                <w:spacing w:val="-5"/>
                <w:sz w:val="20"/>
              </w:rPr>
            </w:pPr>
            <w:r w:rsidRPr="009F39E8">
              <w:rPr>
                <w:spacing w:val="-5"/>
                <w:sz w:val="20"/>
              </w:rPr>
              <w:t>15%</w:t>
            </w:r>
          </w:p>
        </w:tc>
        <w:tc>
          <w:tcPr>
            <w:tcW w:w="1099" w:type="dxa"/>
          </w:tcPr>
          <w:p w14:paraId="06C42582"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2DDF9FA1" w14:textId="77777777" w:rsidR="009F39E8" w:rsidRPr="009F39E8" w:rsidRDefault="009F39E8" w:rsidP="009F39E8">
            <w:pPr>
              <w:spacing w:line="210" w:lineRule="exact"/>
              <w:ind w:left="7" w:right="1"/>
              <w:jc w:val="center"/>
              <w:rPr>
                <w:spacing w:val="-2"/>
                <w:sz w:val="20"/>
              </w:rPr>
            </w:pPr>
            <w:r w:rsidRPr="009F39E8">
              <w:rPr>
                <w:spacing w:val="-2"/>
                <w:sz w:val="20"/>
              </w:rPr>
              <w:t>$1,132</w:t>
            </w:r>
          </w:p>
        </w:tc>
        <w:tc>
          <w:tcPr>
            <w:tcW w:w="1113" w:type="dxa"/>
          </w:tcPr>
          <w:p w14:paraId="76FBAE30" w14:textId="77777777" w:rsidR="009F39E8" w:rsidRPr="009F39E8" w:rsidRDefault="009F39E8" w:rsidP="009F39E8">
            <w:pPr>
              <w:spacing w:line="210" w:lineRule="exact"/>
              <w:ind w:left="8"/>
              <w:jc w:val="center"/>
              <w:rPr>
                <w:spacing w:val="-2"/>
                <w:sz w:val="20"/>
              </w:rPr>
            </w:pPr>
            <w:r w:rsidRPr="009F39E8">
              <w:rPr>
                <w:spacing w:val="-2"/>
                <w:sz w:val="20"/>
              </w:rPr>
              <w:t>$9,170.46</w:t>
            </w:r>
          </w:p>
        </w:tc>
      </w:tr>
      <w:tr w:rsidR="009F39E8" w:rsidRPr="009F39E8" w14:paraId="7C4411D3" w14:textId="77777777" w:rsidTr="0075611A">
        <w:trPr>
          <w:trHeight w:val="230"/>
        </w:trPr>
        <w:tc>
          <w:tcPr>
            <w:tcW w:w="4286" w:type="dxa"/>
          </w:tcPr>
          <w:p w14:paraId="7E5FA9E9"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3" w:type="dxa"/>
          </w:tcPr>
          <w:p w14:paraId="37064548" w14:textId="77777777" w:rsidR="009F39E8" w:rsidRPr="009F39E8" w:rsidRDefault="009F39E8" w:rsidP="009F39E8">
            <w:pPr>
              <w:spacing w:line="210" w:lineRule="exact"/>
              <w:ind w:left="15" w:right="1"/>
              <w:jc w:val="center"/>
              <w:rPr>
                <w:sz w:val="20"/>
              </w:rPr>
            </w:pPr>
            <w:r w:rsidRPr="009F39E8">
              <w:rPr>
                <w:spacing w:val="-5"/>
                <w:sz w:val="20"/>
              </w:rPr>
              <w:t>57</w:t>
            </w:r>
          </w:p>
        </w:tc>
        <w:tc>
          <w:tcPr>
            <w:tcW w:w="725" w:type="dxa"/>
          </w:tcPr>
          <w:p w14:paraId="069CBBE4" w14:textId="77777777" w:rsidR="009F39E8" w:rsidRPr="009F39E8" w:rsidRDefault="009F39E8" w:rsidP="009F39E8">
            <w:pPr>
              <w:spacing w:line="210" w:lineRule="exact"/>
              <w:ind w:left="6"/>
              <w:jc w:val="center"/>
              <w:rPr>
                <w:sz w:val="20"/>
              </w:rPr>
            </w:pPr>
            <w:r w:rsidRPr="009F39E8">
              <w:rPr>
                <w:spacing w:val="-5"/>
                <w:sz w:val="20"/>
              </w:rPr>
              <w:t>15%</w:t>
            </w:r>
          </w:p>
        </w:tc>
        <w:tc>
          <w:tcPr>
            <w:tcW w:w="1099" w:type="dxa"/>
          </w:tcPr>
          <w:p w14:paraId="45E0E069"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123" w:type="dxa"/>
          </w:tcPr>
          <w:p w14:paraId="5F0DFA07" w14:textId="77777777" w:rsidR="009F39E8" w:rsidRPr="009F39E8" w:rsidRDefault="009F39E8" w:rsidP="009F39E8">
            <w:pPr>
              <w:spacing w:line="210" w:lineRule="exact"/>
              <w:ind w:left="7" w:right="1"/>
              <w:jc w:val="center"/>
              <w:rPr>
                <w:sz w:val="20"/>
              </w:rPr>
            </w:pPr>
            <w:r w:rsidRPr="009F39E8">
              <w:rPr>
                <w:spacing w:val="-2"/>
                <w:sz w:val="20"/>
              </w:rPr>
              <w:t>$1,676</w:t>
            </w:r>
          </w:p>
        </w:tc>
        <w:tc>
          <w:tcPr>
            <w:tcW w:w="1113" w:type="dxa"/>
          </w:tcPr>
          <w:p w14:paraId="363DCF3C" w14:textId="77777777" w:rsidR="009F39E8" w:rsidRPr="009F39E8" w:rsidRDefault="009F39E8" w:rsidP="009F39E8">
            <w:pPr>
              <w:spacing w:line="210" w:lineRule="exact"/>
              <w:ind w:left="8"/>
              <w:jc w:val="center"/>
              <w:rPr>
                <w:sz w:val="20"/>
              </w:rPr>
            </w:pPr>
            <w:r w:rsidRPr="009F39E8">
              <w:rPr>
                <w:spacing w:val="-2"/>
                <w:sz w:val="20"/>
              </w:rPr>
              <w:t xml:space="preserve">$14,326.25 </w:t>
            </w:r>
          </w:p>
        </w:tc>
      </w:tr>
      <w:tr w:rsidR="009F39E8" w:rsidRPr="009F39E8" w14:paraId="2DFAB836" w14:textId="77777777" w:rsidTr="0075611A">
        <w:trPr>
          <w:trHeight w:val="230"/>
        </w:trPr>
        <w:tc>
          <w:tcPr>
            <w:tcW w:w="4286" w:type="dxa"/>
          </w:tcPr>
          <w:p w14:paraId="5A6CD478" w14:textId="77777777" w:rsidR="009F39E8" w:rsidRPr="009F39E8" w:rsidRDefault="009F39E8" w:rsidP="009F39E8">
            <w:pPr>
              <w:spacing w:line="210" w:lineRule="exact"/>
              <w:ind w:left="110"/>
              <w:rPr>
                <w:sz w:val="20"/>
              </w:rPr>
            </w:pPr>
            <w:r w:rsidRPr="009F39E8">
              <w:rPr>
                <w:sz w:val="20"/>
              </w:rPr>
              <w:t>Food</w:t>
            </w:r>
            <w:r w:rsidRPr="009F39E8">
              <w:rPr>
                <w:spacing w:val="-4"/>
                <w:sz w:val="20"/>
              </w:rPr>
              <w:t xml:space="preserve"> </w:t>
            </w:r>
            <w:r w:rsidRPr="009F39E8">
              <w:rPr>
                <w:sz w:val="20"/>
              </w:rPr>
              <w:t>Aid</w:t>
            </w:r>
            <w:r w:rsidRPr="009F39E8">
              <w:rPr>
                <w:spacing w:val="-4"/>
                <w:sz w:val="20"/>
              </w:rPr>
              <w:t xml:space="preserve"> </w:t>
            </w:r>
            <w:r w:rsidRPr="009F39E8">
              <w:rPr>
                <w:sz w:val="20"/>
              </w:rPr>
              <w:t>Monitors</w:t>
            </w:r>
            <w:r w:rsidRPr="009F39E8">
              <w:rPr>
                <w:spacing w:val="-4"/>
                <w:sz w:val="20"/>
              </w:rPr>
              <w:t xml:space="preserve"> </w:t>
            </w:r>
            <w:r w:rsidRPr="009F39E8">
              <w:rPr>
                <w:sz w:val="20"/>
              </w:rPr>
              <w:t>(1</w:t>
            </w:r>
            <w:r w:rsidRPr="009F39E8">
              <w:rPr>
                <w:spacing w:val="-2"/>
                <w:sz w:val="20"/>
              </w:rPr>
              <w:t>)</w:t>
            </w:r>
          </w:p>
        </w:tc>
        <w:tc>
          <w:tcPr>
            <w:tcW w:w="1003" w:type="dxa"/>
          </w:tcPr>
          <w:p w14:paraId="1C1FF383" w14:textId="77777777" w:rsidR="009F39E8" w:rsidRPr="009F39E8" w:rsidRDefault="009F39E8" w:rsidP="009F39E8">
            <w:pPr>
              <w:spacing w:line="210" w:lineRule="exact"/>
              <w:ind w:left="15" w:right="1"/>
              <w:jc w:val="center"/>
              <w:rPr>
                <w:sz w:val="20"/>
              </w:rPr>
            </w:pPr>
            <w:r w:rsidRPr="009F39E8">
              <w:rPr>
                <w:spacing w:val="-5"/>
                <w:sz w:val="20"/>
              </w:rPr>
              <w:t>57</w:t>
            </w:r>
          </w:p>
        </w:tc>
        <w:tc>
          <w:tcPr>
            <w:tcW w:w="725" w:type="dxa"/>
          </w:tcPr>
          <w:p w14:paraId="10CD9BFE" w14:textId="77777777" w:rsidR="009F39E8" w:rsidRPr="009F39E8" w:rsidRDefault="009F39E8" w:rsidP="009F39E8">
            <w:pPr>
              <w:spacing w:line="210" w:lineRule="exact"/>
              <w:ind w:left="6"/>
              <w:jc w:val="center"/>
              <w:rPr>
                <w:sz w:val="20"/>
              </w:rPr>
            </w:pPr>
            <w:r w:rsidRPr="009F39E8">
              <w:rPr>
                <w:spacing w:val="-5"/>
                <w:sz w:val="20"/>
              </w:rPr>
              <w:t>7%</w:t>
            </w:r>
          </w:p>
        </w:tc>
        <w:tc>
          <w:tcPr>
            <w:tcW w:w="1099" w:type="dxa"/>
          </w:tcPr>
          <w:p w14:paraId="3AE629FA" w14:textId="77777777" w:rsidR="009F39E8" w:rsidRPr="009F39E8" w:rsidRDefault="009F39E8" w:rsidP="009F39E8">
            <w:pPr>
              <w:spacing w:line="210" w:lineRule="exact"/>
              <w:ind w:left="5" w:right="1"/>
              <w:jc w:val="center"/>
              <w:rPr>
                <w:sz w:val="20"/>
              </w:rPr>
            </w:pPr>
            <w:r w:rsidRPr="009F39E8">
              <w:rPr>
                <w:spacing w:val="-2"/>
                <w:sz w:val="20"/>
              </w:rPr>
              <w:t>$1,000</w:t>
            </w:r>
          </w:p>
        </w:tc>
        <w:tc>
          <w:tcPr>
            <w:tcW w:w="1123" w:type="dxa"/>
          </w:tcPr>
          <w:p w14:paraId="2AE53955" w14:textId="77777777" w:rsidR="009F39E8" w:rsidRPr="009F39E8" w:rsidRDefault="009F39E8" w:rsidP="009F39E8">
            <w:pPr>
              <w:spacing w:line="210" w:lineRule="exact"/>
              <w:ind w:left="7" w:right="1"/>
              <w:jc w:val="center"/>
              <w:rPr>
                <w:sz w:val="20"/>
              </w:rPr>
            </w:pPr>
            <w:r w:rsidRPr="009F39E8">
              <w:rPr>
                <w:spacing w:val="-2"/>
                <w:sz w:val="20"/>
              </w:rPr>
              <w:t xml:space="preserve">$1,140 </w:t>
            </w:r>
          </w:p>
        </w:tc>
        <w:tc>
          <w:tcPr>
            <w:tcW w:w="1113" w:type="dxa"/>
          </w:tcPr>
          <w:p w14:paraId="36D53FBB" w14:textId="77777777" w:rsidR="009F39E8" w:rsidRPr="009F39E8" w:rsidRDefault="009F39E8" w:rsidP="009F39E8">
            <w:pPr>
              <w:spacing w:line="210" w:lineRule="exact"/>
              <w:ind w:left="8"/>
              <w:jc w:val="center"/>
              <w:rPr>
                <w:spacing w:val="-2"/>
                <w:sz w:val="20"/>
              </w:rPr>
            </w:pPr>
            <w:r w:rsidRPr="009F39E8">
              <w:rPr>
                <w:spacing w:val="-2"/>
                <w:sz w:val="20"/>
              </w:rPr>
              <w:t>$4,547.57</w:t>
            </w:r>
          </w:p>
        </w:tc>
      </w:tr>
      <w:tr w:rsidR="009F39E8" w:rsidRPr="009F39E8" w14:paraId="42FB037E" w14:textId="77777777" w:rsidTr="0075611A">
        <w:trPr>
          <w:trHeight w:val="230"/>
        </w:trPr>
        <w:tc>
          <w:tcPr>
            <w:tcW w:w="4286" w:type="dxa"/>
          </w:tcPr>
          <w:p w14:paraId="0679A9D7" w14:textId="77777777" w:rsidR="009F39E8" w:rsidRPr="009F39E8" w:rsidRDefault="009F39E8" w:rsidP="009F39E8">
            <w:pPr>
              <w:spacing w:line="210" w:lineRule="exact"/>
              <w:ind w:left="110"/>
              <w:rPr>
                <w:sz w:val="20"/>
              </w:rPr>
            </w:pPr>
            <w:r w:rsidRPr="009F39E8">
              <w:rPr>
                <w:sz w:val="20"/>
              </w:rPr>
              <w:t>Food Aid Monitors (2)</w:t>
            </w:r>
          </w:p>
        </w:tc>
        <w:tc>
          <w:tcPr>
            <w:tcW w:w="1003" w:type="dxa"/>
          </w:tcPr>
          <w:p w14:paraId="047555C1" w14:textId="77777777" w:rsidR="009F39E8" w:rsidRPr="009F39E8" w:rsidRDefault="009F39E8" w:rsidP="009F39E8">
            <w:pPr>
              <w:spacing w:line="210" w:lineRule="exact"/>
              <w:ind w:left="15" w:right="1"/>
              <w:jc w:val="center"/>
              <w:rPr>
                <w:spacing w:val="-5"/>
                <w:sz w:val="20"/>
              </w:rPr>
            </w:pPr>
            <w:r w:rsidRPr="009F39E8">
              <w:rPr>
                <w:spacing w:val="-5"/>
                <w:sz w:val="20"/>
              </w:rPr>
              <w:t>57</w:t>
            </w:r>
          </w:p>
        </w:tc>
        <w:tc>
          <w:tcPr>
            <w:tcW w:w="725" w:type="dxa"/>
          </w:tcPr>
          <w:p w14:paraId="24678CE1" w14:textId="77777777" w:rsidR="009F39E8" w:rsidRPr="009F39E8" w:rsidRDefault="009F39E8" w:rsidP="009F39E8">
            <w:pPr>
              <w:spacing w:line="210" w:lineRule="exact"/>
              <w:ind w:left="6"/>
              <w:jc w:val="center"/>
              <w:rPr>
                <w:spacing w:val="-5"/>
                <w:sz w:val="20"/>
              </w:rPr>
            </w:pPr>
            <w:r w:rsidRPr="009F39E8">
              <w:rPr>
                <w:spacing w:val="-5"/>
                <w:sz w:val="20"/>
              </w:rPr>
              <w:t>7%</w:t>
            </w:r>
          </w:p>
        </w:tc>
        <w:tc>
          <w:tcPr>
            <w:tcW w:w="1099" w:type="dxa"/>
          </w:tcPr>
          <w:p w14:paraId="33945D52"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5DCCD480" w14:textId="77777777" w:rsidR="009F39E8" w:rsidRPr="009F39E8" w:rsidRDefault="009F39E8" w:rsidP="009F39E8">
            <w:pPr>
              <w:spacing w:line="210" w:lineRule="exact"/>
              <w:ind w:left="7" w:right="1"/>
              <w:jc w:val="center"/>
              <w:rPr>
                <w:spacing w:val="-2"/>
                <w:sz w:val="20"/>
              </w:rPr>
            </w:pPr>
            <w:r w:rsidRPr="009F39E8">
              <w:rPr>
                <w:spacing w:val="-2"/>
                <w:sz w:val="20"/>
              </w:rPr>
              <w:t>$1,140</w:t>
            </w:r>
          </w:p>
        </w:tc>
        <w:tc>
          <w:tcPr>
            <w:tcW w:w="1113" w:type="dxa"/>
          </w:tcPr>
          <w:p w14:paraId="160117CE" w14:textId="77777777" w:rsidR="009F39E8" w:rsidRPr="009F39E8" w:rsidRDefault="009F39E8" w:rsidP="009F39E8">
            <w:pPr>
              <w:spacing w:line="210" w:lineRule="exact"/>
              <w:ind w:left="8"/>
              <w:jc w:val="center"/>
              <w:rPr>
                <w:spacing w:val="-2"/>
                <w:sz w:val="20"/>
              </w:rPr>
            </w:pPr>
            <w:r w:rsidRPr="009F39E8">
              <w:rPr>
                <w:spacing w:val="-2"/>
                <w:sz w:val="20"/>
              </w:rPr>
              <w:t>$4,547.57</w:t>
            </w:r>
          </w:p>
        </w:tc>
      </w:tr>
      <w:tr w:rsidR="009F39E8" w:rsidRPr="009F39E8" w14:paraId="09E14649" w14:textId="77777777" w:rsidTr="0075611A">
        <w:trPr>
          <w:trHeight w:val="230"/>
        </w:trPr>
        <w:tc>
          <w:tcPr>
            <w:tcW w:w="4286" w:type="dxa"/>
          </w:tcPr>
          <w:p w14:paraId="32C1C174" w14:textId="77777777" w:rsidR="009F39E8" w:rsidRPr="009F39E8" w:rsidRDefault="009F39E8" w:rsidP="009F39E8">
            <w:pPr>
              <w:spacing w:line="210" w:lineRule="exact"/>
              <w:ind w:left="110"/>
              <w:rPr>
                <w:sz w:val="20"/>
              </w:rPr>
            </w:pPr>
            <w:r w:rsidRPr="009F39E8">
              <w:rPr>
                <w:sz w:val="20"/>
              </w:rPr>
              <w:t>Communications Specialist</w:t>
            </w:r>
          </w:p>
        </w:tc>
        <w:tc>
          <w:tcPr>
            <w:tcW w:w="1003" w:type="dxa"/>
          </w:tcPr>
          <w:p w14:paraId="4E276052" w14:textId="77777777" w:rsidR="009F39E8" w:rsidRPr="009F39E8" w:rsidRDefault="009F39E8" w:rsidP="009F39E8">
            <w:pPr>
              <w:spacing w:line="210" w:lineRule="exact"/>
              <w:ind w:left="15" w:right="1"/>
              <w:jc w:val="center"/>
              <w:rPr>
                <w:spacing w:val="-5"/>
                <w:sz w:val="20"/>
              </w:rPr>
            </w:pPr>
            <w:r w:rsidRPr="009F39E8">
              <w:rPr>
                <w:spacing w:val="-5"/>
                <w:sz w:val="20"/>
              </w:rPr>
              <w:t>64</w:t>
            </w:r>
          </w:p>
        </w:tc>
        <w:tc>
          <w:tcPr>
            <w:tcW w:w="725" w:type="dxa"/>
          </w:tcPr>
          <w:p w14:paraId="57A71A2E" w14:textId="77777777" w:rsidR="009F39E8" w:rsidRPr="009F39E8" w:rsidRDefault="009F39E8" w:rsidP="009F39E8">
            <w:pPr>
              <w:spacing w:line="210" w:lineRule="exact"/>
              <w:ind w:left="6"/>
              <w:jc w:val="center"/>
              <w:rPr>
                <w:spacing w:val="-5"/>
                <w:sz w:val="20"/>
              </w:rPr>
            </w:pPr>
            <w:r w:rsidRPr="009F39E8">
              <w:rPr>
                <w:spacing w:val="-5"/>
                <w:sz w:val="20"/>
              </w:rPr>
              <w:t>15%</w:t>
            </w:r>
          </w:p>
        </w:tc>
        <w:tc>
          <w:tcPr>
            <w:tcW w:w="1099" w:type="dxa"/>
          </w:tcPr>
          <w:p w14:paraId="40A4423C" w14:textId="77777777" w:rsidR="009F39E8" w:rsidRPr="009F39E8" w:rsidRDefault="009F39E8" w:rsidP="009F39E8">
            <w:pPr>
              <w:spacing w:line="210" w:lineRule="exact"/>
              <w:ind w:left="5" w:right="1"/>
              <w:jc w:val="center"/>
              <w:rPr>
                <w:spacing w:val="-2"/>
                <w:sz w:val="20"/>
              </w:rPr>
            </w:pPr>
            <w:r w:rsidRPr="009F39E8">
              <w:rPr>
                <w:spacing w:val="-2"/>
                <w:sz w:val="20"/>
              </w:rPr>
              <w:t>$1,500</w:t>
            </w:r>
          </w:p>
        </w:tc>
        <w:tc>
          <w:tcPr>
            <w:tcW w:w="1123" w:type="dxa"/>
          </w:tcPr>
          <w:p w14:paraId="788DC45F" w14:textId="77777777" w:rsidR="009F39E8" w:rsidRPr="009F39E8" w:rsidRDefault="009F39E8" w:rsidP="009F39E8">
            <w:pPr>
              <w:spacing w:line="210" w:lineRule="exact"/>
              <w:ind w:left="7" w:right="1"/>
              <w:jc w:val="center"/>
              <w:rPr>
                <w:spacing w:val="-2"/>
                <w:sz w:val="20"/>
              </w:rPr>
            </w:pPr>
            <w:r w:rsidRPr="009F39E8">
              <w:rPr>
                <w:spacing w:val="-2"/>
                <w:sz w:val="20"/>
              </w:rPr>
              <w:t>$1,700</w:t>
            </w:r>
          </w:p>
        </w:tc>
        <w:tc>
          <w:tcPr>
            <w:tcW w:w="1113" w:type="dxa"/>
          </w:tcPr>
          <w:p w14:paraId="71B362C6" w14:textId="77777777" w:rsidR="009F39E8" w:rsidRPr="009F39E8" w:rsidRDefault="009F39E8" w:rsidP="009F39E8">
            <w:pPr>
              <w:spacing w:line="210" w:lineRule="exact"/>
              <w:ind w:left="8"/>
              <w:jc w:val="center"/>
              <w:rPr>
                <w:spacing w:val="-2"/>
                <w:sz w:val="20"/>
              </w:rPr>
            </w:pPr>
            <w:r w:rsidRPr="009F39E8">
              <w:rPr>
                <w:spacing w:val="-2"/>
                <w:sz w:val="20"/>
              </w:rPr>
              <w:t>$16,316.51</w:t>
            </w:r>
          </w:p>
        </w:tc>
      </w:tr>
      <w:tr w:rsidR="009F39E8" w:rsidRPr="009F39E8" w14:paraId="42438632" w14:textId="77777777" w:rsidTr="0075611A">
        <w:trPr>
          <w:trHeight w:val="230"/>
        </w:trPr>
        <w:tc>
          <w:tcPr>
            <w:tcW w:w="4286" w:type="dxa"/>
          </w:tcPr>
          <w:p w14:paraId="225217D8" w14:textId="77777777" w:rsidR="009F39E8" w:rsidRPr="009F39E8" w:rsidRDefault="009F39E8" w:rsidP="009F39E8">
            <w:pPr>
              <w:spacing w:line="210" w:lineRule="exact"/>
              <w:ind w:left="110"/>
              <w:rPr>
                <w:sz w:val="20"/>
              </w:rPr>
            </w:pPr>
            <w:r w:rsidRPr="009F39E8">
              <w:rPr>
                <w:sz w:val="20"/>
              </w:rPr>
              <w:t>Communications Officer</w:t>
            </w:r>
          </w:p>
        </w:tc>
        <w:tc>
          <w:tcPr>
            <w:tcW w:w="1003" w:type="dxa"/>
          </w:tcPr>
          <w:p w14:paraId="42696B39" w14:textId="77777777" w:rsidR="009F39E8" w:rsidRPr="009F39E8" w:rsidRDefault="009F39E8" w:rsidP="009F39E8">
            <w:pPr>
              <w:spacing w:line="210" w:lineRule="exact"/>
              <w:ind w:left="15" w:right="1"/>
              <w:jc w:val="center"/>
              <w:rPr>
                <w:spacing w:val="-5"/>
                <w:sz w:val="20"/>
              </w:rPr>
            </w:pPr>
            <w:r w:rsidRPr="009F39E8">
              <w:rPr>
                <w:spacing w:val="-5"/>
                <w:sz w:val="20"/>
              </w:rPr>
              <w:t>48</w:t>
            </w:r>
          </w:p>
        </w:tc>
        <w:tc>
          <w:tcPr>
            <w:tcW w:w="725" w:type="dxa"/>
          </w:tcPr>
          <w:p w14:paraId="6143348F" w14:textId="77777777" w:rsidR="009F39E8" w:rsidRPr="009F39E8" w:rsidRDefault="009F39E8" w:rsidP="009F39E8">
            <w:pPr>
              <w:spacing w:line="210" w:lineRule="exact"/>
              <w:ind w:left="6"/>
              <w:jc w:val="center"/>
              <w:rPr>
                <w:spacing w:val="-5"/>
                <w:sz w:val="20"/>
              </w:rPr>
            </w:pPr>
            <w:r w:rsidRPr="009F39E8">
              <w:rPr>
                <w:spacing w:val="-5"/>
                <w:sz w:val="20"/>
              </w:rPr>
              <w:t>15%</w:t>
            </w:r>
          </w:p>
        </w:tc>
        <w:tc>
          <w:tcPr>
            <w:tcW w:w="1099" w:type="dxa"/>
          </w:tcPr>
          <w:p w14:paraId="6A443D65"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23" w:type="dxa"/>
          </w:tcPr>
          <w:p w14:paraId="56F437A9" w14:textId="77777777" w:rsidR="009F39E8" w:rsidRPr="009F39E8" w:rsidRDefault="009F39E8" w:rsidP="009F39E8">
            <w:pPr>
              <w:spacing w:line="210" w:lineRule="exact"/>
              <w:ind w:left="7" w:right="1"/>
              <w:jc w:val="center"/>
              <w:rPr>
                <w:spacing w:val="-2"/>
                <w:sz w:val="20"/>
              </w:rPr>
            </w:pPr>
            <w:r w:rsidRPr="009F39E8">
              <w:rPr>
                <w:spacing w:val="-2"/>
                <w:sz w:val="20"/>
              </w:rPr>
              <w:t>$1,131</w:t>
            </w:r>
          </w:p>
        </w:tc>
        <w:tc>
          <w:tcPr>
            <w:tcW w:w="1113" w:type="dxa"/>
          </w:tcPr>
          <w:p w14:paraId="720844C7" w14:textId="77777777" w:rsidR="009F39E8" w:rsidRPr="009F39E8" w:rsidRDefault="009F39E8" w:rsidP="009F39E8">
            <w:pPr>
              <w:spacing w:line="210" w:lineRule="exact"/>
              <w:ind w:left="8"/>
              <w:jc w:val="center"/>
              <w:rPr>
                <w:spacing w:val="-2"/>
                <w:sz w:val="20"/>
              </w:rPr>
            </w:pPr>
            <w:r w:rsidRPr="009F39E8">
              <w:rPr>
                <w:spacing w:val="-2"/>
                <w:sz w:val="20"/>
              </w:rPr>
              <w:t>$8,146.14</w:t>
            </w:r>
          </w:p>
        </w:tc>
      </w:tr>
      <w:tr w:rsidR="009F39E8" w:rsidRPr="009F39E8" w14:paraId="0551734A" w14:textId="77777777" w:rsidTr="0075611A">
        <w:trPr>
          <w:trHeight w:val="230"/>
        </w:trPr>
        <w:tc>
          <w:tcPr>
            <w:tcW w:w="4286" w:type="dxa"/>
          </w:tcPr>
          <w:p w14:paraId="33800867"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3" w:type="dxa"/>
          </w:tcPr>
          <w:p w14:paraId="51CF21E5" w14:textId="77777777" w:rsidR="009F39E8" w:rsidRPr="009F39E8" w:rsidRDefault="009F39E8" w:rsidP="009F39E8">
            <w:pPr>
              <w:spacing w:line="210" w:lineRule="exact"/>
              <w:ind w:left="15" w:right="1"/>
              <w:jc w:val="center"/>
              <w:rPr>
                <w:sz w:val="20"/>
                <w:highlight w:val="yellow"/>
              </w:rPr>
            </w:pPr>
            <w:r w:rsidRPr="009F39E8">
              <w:rPr>
                <w:spacing w:val="-5"/>
                <w:sz w:val="20"/>
              </w:rPr>
              <w:t>62</w:t>
            </w:r>
          </w:p>
        </w:tc>
        <w:tc>
          <w:tcPr>
            <w:tcW w:w="725" w:type="dxa"/>
          </w:tcPr>
          <w:p w14:paraId="12543D2A" w14:textId="77777777" w:rsidR="009F39E8" w:rsidRPr="009F39E8" w:rsidRDefault="009F39E8" w:rsidP="009F39E8">
            <w:pPr>
              <w:spacing w:line="210" w:lineRule="exact"/>
              <w:ind w:left="6"/>
              <w:jc w:val="center"/>
              <w:rPr>
                <w:sz w:val="20"/>
              </w:rPr>
            </w:pPr>
            <w:r w:rsidRPr="009F39E8">
              <w:rPr>
                <w:spacing w:val="-5"/>
                <w:sz w:val="20"/>
              </w:rPr>
              <w:t>10%</w:t>
            </w:r>
          </w:p>
        </w:tc>
        <w:tc>
          <w:tcPr>
            <w:tcW w:w="1099" w:type="dxa"/>
          </w:tcPr>
          <w:p w14:paraId="44BB281C"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123" w:type="dxa"/>
          </w:tcPr>
          <w:p w14:paraId="5AFE8852" w14:textId="77777777" w:rsidR="009F39E8" w:rsidRPr="009F39E8" w:rsidRDefault="009F39E8" w:rsidP="009F39E8">
            <w:pPr>
              <w:spacing w:line="210" w:lineRule="exact"/>
              <w:ind w:left="7" w:right="1"/>
              <w:jc w:val="center"/>
              <w:rPr>
                <w:sz w:val="20"/>
                <w:highlight w:val="yellow"/>
              </w:rPr>
            </w:pPr>
            <w:r w:rsidRPr="009F39E8">
              <w:rPr>
                <w:spacing w:val="-2"/>
                <w:sz w:val="20"/>
              </w:rPr>
              <w:t>$1,700</w:t>
            </w:r>
          </w:p>
        </w:tc>
        <w:tc>
          <w:tcPr>
            <w:tcW w:w="1113" w:type="dxa"/>
          </w:tcPr>
          <w:p w14:paraId="71C09CEF" w14:textId="77777777" w:rsidR="009F39E8" w:rsidRPr="009F39E8" w:rsidRDefault="009F39E8" w:rsidP="009F39E8">
            <w:pPr>
              <w:spacing w:line="210" w:lineRule="exact"/>
              <w:ind w:left="8"/>
              <w:jc w:val="center"/>
              <w:rPr>
                <w:sz w:val="20"/>
              </w:rPr>
            </w:pPr>
            <w:r w:rsidRPr="009F39E8">
              <w:rPr>
                <w:spacing w:val="-2"/>
                <w:sz w:val="20"/>
              </w:rPr>
              <w:t xml:space="preserve">$10,577.67 </w:t>
            </w:r>
          </w:p>
        </w:tc>
      </w:tr>
      <w:tr w:rsidR="009F39E8" w:rsidRPr="009F39E8" w14:paraId="6ED38821" w14:textId="77777777" w:rsidTr="0075611A">
        <w:trPr>
          <w:trHeight w:val="230"/>
        </w:trPr>
        <w:tc>
          <w:tcPr>
            <w:tcW w:w="4286" w:type="dxa"/>
          </w:tcPr>
          <w:p w14:paraId="20C0981B"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3" w:type="dxa"/>
            <w:shd w:val="clear" w:color="auto" w:fill="F2F2F2"/>
          </w:tcPr>
          <w:p w14:paraId="1797FC75" w14:textId="77777777" w:rsidR="009F39E8" w:rsidRPr="009F39E8" w:rsidRDefault="009F39E8" w:rsidP="009F39E8">
            <w:pPr>
              <w:spacing w:line="210" w:lineRule="exact"/>
              <w:ind w:left="15" w:right="1"/>
              <w:jc w:val="center"/>
              <w:rPr>
                <w:spacing w:val="-5"/>
                <w:sz w:val="20"/>
                <w:highlight w:val="yellow"/>
              </w:rPr>
            </w:pPr>
            <w:r w:rsidRPr="009F39E8">
              <w:rPr>
                <w:spacing w:val="-5"/>
                <w:sz w:val="20"/>
              </w:rPr>
              <w:t>51</w:t>
            </w:r>
          </w:p>
        </w:tc>
        <w:tc>
          <w:tcPr>
            <w:tcW w:w="725" w:type="dxa"/>
          </w:tcPr>
          <w:p w14:paraId="3CBCD445" w14:textId="77777777" w:rsidR="009F39E8" w:rsidRPr="009F39E8" w:rsidRDefault="009F39E8" w:rsidP="009F39E8">
            <w:pPr>
              <w:spacing w:line="210" w:lineRule="exact"/>
              <w:ind w:left="6"/>
              <w:jc w:val="center"/>
              <w:rPr>
                <w:spacing w:val="-5"/>
                <w:sz w:val="20"/>
              </w:rPr>
            </w:pPr>
            <w:r w:rsidRPr="009F39E8">
              <w:rPr>
                <w:spacing w:val="-5"/>
                <w:sz w:val="20"/>
              </w:rPr>
              <w:t>10%</w:t>
            </w:r>
          </w:p>
        </w:tc>
        <w:tc>
          <w:tcPr>
            <w:tcW w:w="1099" w:type="dxa"/>
            <w:shd w:val="clear" w:color="auto" w:fill="F2F2F2"/>
          </w:tcPr>
          <w:p w14:paraId="332824A6" w14:textId="77777777" w:rsidR="009F39E8" w:rsidRPr="009F39E8" w:rsidRDefault="009F39E8" w:rsidP="009F39E8">
            <w:pPr>
              <w:spacing w:line="210" w:lineRule="exact"/>
              <w:ind w:left="5" w:right="1"/>
              <w:jc w:val="center"/>
              <w:rPr>
                <w:spacing w:val="-2"/>
                <w:sz w:val="20"/>
                <w:highlight w:val="yellow"/>
              </w:rPr>
            </w:pPr>
            <w:r w:rsidRPr="009F39E8">
              <w:rPr>
                <w:spacing w:val="-2"/>
                <w:sz w:val="20"/>
              </w:rPr>
              <w:t>$1,000</w:t>
            </w:r>
          </w:p>
        </w:tc>
        <w:tc>
          <w:tcPr>
            <w:tcW w:w="1123" w:type="dxa"/>
            <w:shd w:val="clear" w:color="auto" w:fill="F2F2F2"/>
          </w:tcPr>
          <w:p w14:paraId="2612B605" w14:textId="77777777" w:rsidR="009F39E8" w:rsidRPr="009F39E8" w:rsidRDefault="009F39E8" w:rsidP="009F39E8">
            <w:pPr>
              <w:spacing w:line="210" w:lineRule="exact"/>
              <w:ind w:left="7" w:right="1"/>
              <w:jc w:val="center"/>
              <w:rPr>
                <w:spacing w:val="-2"/>
                <w:sz w:val="20"/>
                <w:highlight w:val="yellow"/>
              </w:rPr>
            </w:pPr>
            <w:r w:rsidRPr="009F39E8">
              <w:rPr>
                <w:spacing w:val="-2"/>
                <w:sz w:val="20"/>
              </w:rPr>
              <w:t>$1,131</w:t>
            </w:r>
          </w:p>
        </w:tc>
        <w:tc>
          <w:tcPr>
            <w:tcW w:w="1113" w:type="dxa"/>
          </w:tcPr>
          <w:p w14:paraId="36DD9CC2" w14:textId="77777777" w:rsidR="009F39E8" w:rsidRPr="009F39E8" w:rsidRDefault="009F39E8" w:rsidP="009F39E8">
            <w:pPr>
              <w:spacing w:line="210" w:lineRule="exact"/>
              <w:ind w:left="8"/>
              <w:jc w:val="center"/>
              <w:rPr>
                <w:spacing w:val="-2"/>
                <w:sz w:val="20"/>
              </w:rPr>
            </w:pPr>
            <w:r w:rsidRPr="009F39E8">
              <w:rPr>
                <w:spacing w:val="-2"/>
                <w:sz w:val="20"/>
              </w:rPr>
              <w:t>$5,730.76</w:t>
            </w:r>
          </w:p>
        </w:tc>
      </w:tr>
      <w:tr w:rsidR="009F39E8" w:rsidRPr="009F39E8" w14:paraId="5DB39120" w14:textId="77777777" w:rsidTr="0075611A">
        <w:trPr>
          <w:trHeight w:val="230"/>
        </w:trPr>
        <w:tc>
          <w:tcPr>
            <w:tcW w:w="8236" w:type="dxa"/>
            <w:gridSpan w:val="5"/>
          </w:tcPr>
          <w:p w14:paraId="441A4908" w14:textId="77777777" w:rsidR="009F39E8" w:rsidRPr="009F39E8" w:rsidRDefault="009F39E8" w:rsidP="009F39E8">
            <w:pPr>
              <w:spacing w:line="210" w:lineRule="exact"/>
              <w:ind w:left="110"/>
              <w:rPr>
                <w:b/>
                <w:sz w:val="20"/>
              </w:rPr>
            </w:pPr>
            <w:r w:rsidRPr="009F39E8">
              <w:rPr>
                <w:b/>
                <w:spacing w:val="-2"/>
                <w:sz w:val="20"/>
              </w:rPr>
              <w:t>Subtotal</w:t>
            </w:r>
          </w:p>
        </w:tc>
        <w:tc>
          <w:tcPr>
            <w:tcW w:w="1113" w:type="dxa"/>
          </w:tcPr>
          <w:p w14:paraId="3F70993D" w14:textId="77777777" w:rsidR="009F39E8" w:rsidRPr="009F39E8" w:rsidRDefault="009F39E8" w:rsidP="009F39E8">
            <w:pPr>
              <w:spacing w:line="210" w:lineRule="exact"/>
              <w:ind w:left="8"/>
              <w:jc w:val="center"/>
              <w:rPr>
                <w:b/>
                <w:sz w:val="20"/>
              </w:rPr>
            </w:pPr>
            <w:r w:rsidRPr="009F39E8">
              <w:rPr>
                <w:b/>
                <w:spacing w:val="-2"/>
                <w:sz w:val="20"/>
              </w:rPr>
              <w:t>$211,787.41</w:t>
            </w:r>
          </w:p>
        </w:tc>
      </w:tr>
    </w:tbl>
    <w:p w14:paraId="4CD35BE8" w14:textId="77777777" w:rsidR="009F39E8" w:rsidRPr="009F39E8" w:rsidRDefault="009F39E8" w:rsidP="009F39E8">
      <w:pPr>
        <w:numPr>
          <w:ilvl w:val="2"/>
          <w:numId w:val="17"/>
        </w:numPr>
        <w:tabs>
          <w:tab w:val="left" w:pos="1079"/>
        </w:tabs>
        <w:spacing w:before="274" w:line="275" w:lineRule="exact"/>
        <w:ind w:left="1079" w:hanging="719"/>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Subtotal </w:t>
      </w:r>
      <w:r w:rsidRPr="009F39E8">
        <w:rPr>
          <w:b/>
          <w:i/>
          <w:color w:val="002C72"/>
          <w:spacing w:val="-2"/>
          <w:sz w:val="24"/>
        </w:rPr>
        <w:t xml:space="preserve">$102,208.61 </w:t>
      </w:r>
    </w:p>
    <w:p w14:paraId="6379A09B" w14:textId="77777777" w:rsidR="009F39E8" w:rsidRPr="009F39E8" w:rsidRDefault="009F39E8" w:rsidP="009F39E8">
      <w:pPr>
        <w:spacing w:line="242" w:lineRule="auto"/>
        <w:ind w:left="360" w:right="358"/>
        <w:jc w:val="both"/>
        <w:rPr>
          <w:sz w:val="24"/>
          <w:szCs w:val="24"/>
        </w:rPr>
      </w:pPr>
      <w:r w:rsidRPr="009F39E8">
        <w:rPr>
          <w:sz w:val="24"/>
          <w:szCs w:val="24"/>
        </w:rPr>
        <w:t xml:space="preserve">POA calculated benefits for CCN staff at 48.26% of the employees’ base salary. See the detailed breakdown in Section 2.2. Fringe Benefits CCN Staff: $211,787.41 * 48.26% = $102,208.61. </w:t>
      </w:r>
    </w:p>
    <w:p w14:paraId="4C134588" w14:textId="77777777" w:rsidR="009F39E8" w:rsidRPr="009F39E8" w:rsidRDefault="009F39E8" w:rsidP="009F39E8">
      <w:pPr>
        <w:numPr>
          <w:ilvl w:val="2"/>
          <w:numId w:val="17"/>
        </w:numPr>
        <w:tabs>
          <w:tab w:val="left" w:pos="1080"/>
        </w:tabs>
        <w:spacing w:before="272" w:line="275" w:lineRule="exact"/>
        <w:jc w:val="both"/>
        <w:outlineLvl w:val="0"/>
        <w:rPr>
          <w:b/>
          <w:bCs/>
          <w:i/>
          <w:iCs/>
          <w:sz w:val="24"/>
          <w:szCs w:val="24"/>
        </w:rPr>
      </w:pPr>
      <w:r w:rsidRPr="009F39E8">
        <w:rPr>
          <w:b/>
          <w:bCs/>
          <w:i/>
          <w:iCs/>
          <w:color w:val="002C72"/>
          <w:sz w:val="24"/>
          <w:szCs w:val="24"/>
        </w:rPr>
        <w:t>Professional</w:t>
      </w:r>
      <w:r w:rsidRPr="009F39E8">
        <w:rPr>
          <w:b/>
          <w:bCs/>
          <w:i/>
          <w:iCs/>
          <w:color w:val="002C72"/>
          <w:spacing w:val="-3"/>
          <w:sz w:val="24"/>
          <w:szCs w:val="24"/>
        </w:rPr>
        <w:t xml:space="preserve"> </w:t>
      </w:r>
      <w:r w:rsidRPr="009F39E8">
        <w:rPr>
          <w:b/>
          <w:bCs/>
          <w:i/>
          <w:iCs/>
          <w:color w:val="002C72"/>
          <w:sz w:val="24"/>
          <w:szCs w:val="24"/>
        </w:rPr>
        <w:t>Services/Contractual</w:t>
      </w:r>
      <w:r w:rsidRPr="009F39E8">
        <w:rPr>
          <w:b/>
          <w:bCs/>
          <w:i/>
          <w:iCs/>
          <w:color w:val="002C72"/>
          <w:spacing w:val="-3"/>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$158,500.00</w:t>
      </w:r>
    </w:p>
    <w:p w14:paraId="1A5F497A" w14:textId="77777777" w:rsidR="009F39E8" w:rsidRPr="009F39E8" w:rsidRDefault="009F39E8" w:rsidP="009F39E8">
      <w:pPr>
        <w:ind w:left="360" w:right="359"/>
        <w:jc w:val="both"/>
        <w:rPr>
          <w:sz w:val="24"/>
          <w:szCs w:val="24"/>
        </w:rPr>
      </w:pPr>
      <w:r w:rsidRPr="009F39E8">
        <w:rPr>
          <w:b/>
          <w:sz w:val="24"/>
          <w:szCs w:val="24"/>
        </w:rPr>
        <w:t xml:space="preserve">Social Behavioral Change Consultant ($18,000.00): </w:t>
      </w:r>
      <w:r w:rsidRPr="009F39E8">
        <w:rPr>
          <w:sz w:val="24"/>
          <w:szCs w:val="24"/>
        </w:rPr>
        <w:t>POA will hire a consultant to help lead a school-</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community-based</w:t>
      </w:r>
      <w:r w:rsidRPr="009F39E8">
        <w:rPr>
          <w:spacing w:val="-15"/>
          <w:sz w:val="24"/>
          <w:szCs w:val="24"/>
        </w:rPr>
        <w:t xml:space="preserve"> </w:t>
      </w:r>
      <w:r w:rsidRPr="009F39E8">
        <w:rPr>
          <w:sz w:val="24"/>
          <w:szCs w:val="24"/>
        </w:rPr>
        <w:t>social</w:t>
      </w:r>
      <w:r w:rsidRPr="009F39E8">
        <w:rPr>
          <w:spacing w:val="-15"/>
          <w:sz w:val="24"/>
          <w:szCs w:val="24"/>
        </w:rPr>
        <w:t xml:space="preserve"> </w:t>
      </w:r>
      <w:r w:rsidRPr="009F39E8">
        <w:rPr>
          <w:sz w:val="24"/>
          <w:szCs w:val="24"/>
        </w:rPr>
        <w:t>behavioral</w:t>
      </w:r>
      <w:r w:rsidRPr="009F39E8">
        <w:rPr>
          <w:spacing w:val="-15"/>
          <w:sz w:val="24"/>
          <w:szCs w:val="24"/>
        </w:rPr>
        <w:t xml:space="preserve"> </w:t>
      </w:r>
      <w:r w:rsidRPr="009F39E8">
        <w:rPr>
          <w:sz w:val="24"/>
          <w:szCs w:val="24"/>
        </w:rPr>
        <w:t>change</w:t>
      </w:r>
      <w:r w:rsidRPr="009F39E8">
        <w:rPr>
          <w:spacing w:val="-15"/>
          <w:sz w:val="24"/>
          <w:szCs w:val="24"/>
        </w:rPr>
        <w:t xml:space="preserve"> </w:t>
      </w:r>
      <w:r w:rsidRPr="009F39E8">
        <w:rPr>
          <w:sz w:val="24"/>
          <w:szCs w:val="24"/>
        </w:rPr>
        <w:t>campaign</w:t>
      </w:r>
      <w:r w:rsidRPr="009F39E8">
        <w:rPr>
          <w:spacing w:val="-15"/>
          <w:sz w:val="24"/>
          <w:szCs w:val="24"/>
        </w:rPr>
        <w:t xml:space="preserve"> </w:t>
      </w:r>
      <w:r w:rsidRPr="009F39E8">
        <w:rPr>
          <w:sz w:val="24"/>
          <w:szCs w:val="24"/>
        </w:rPr>
        <w:t>aimed</w:t>
      </w:r>
      <w:r w:rsidRPr="009F39E8">
        <w:rPr>
          <w:spacing w:val="-15"/>
          <w:sz w:val="24"/>
          <w:szCs w:val="24"/>
        </w:rPr>
        <w:t xml:space="preserve"> </w:t>
      </w:r>
      <w:r w:rsidRPr="009F39E8">
        <w:rPr>
          <w:sz w:val="24"/>
          <w:szCs w:val="24"/>
        </w:rPr>
        <w:t>at</w:t>
      </w:r>
      <w:r w:rsidRPr="009F39E8">
        <w:rPr>
          <w:spacing w:val="-15"/>
          <w:sz w:val="24"/>
          <w:szCs w:val="24"/>
        </w:rPr>
        <w:t xml:space="preserve"> </w:t>
      </w:r>
      <w:r w:rsidRPr="009F39E8">
        <w:rPr>
          <w:sz w:val="24"/>
          <w:szCs w:val="24"/>
        </w:rPr>
        <w:t>reducing</w:t>
      </w:r>
      <w:r w:rsidRPr="009F39E8">
        <w:rPr>
          <w:spacing w:val="-15"/>
          <w:sz w:val="24"/>
          <w:szCs w:val="24"/>
        </w:rPr>
        <w:t xml:space="preserve"> </w:t>
      </w:r>
      <w:r w:rsidRPr="009F39E8">
        <w:rPr>
          <w:sz w:val="24"/>
          <w:szCs w:val="24"/>
        </w:rPr>
        <w:t>health-related absences. The consultant will provide services in Y1 for 2 months and in Y2 for 4 months, estimated at $3,000 per month ($3,000/month * 6 months = $18,000.00).</w:t>
      </w:r>
    </w:p>
    <w:p w14:paraId="54928358" w14:textId="77777777" w:rsidR="009F39E8" w:rsidRPr="009F39E8" w:rsidRDefault="009F39E8" w:rsidP="009F39E8">
      <w:pPr>
        <w:spacing w:before="4"/>
        <w:rPr>
          <w:sz w:val="24"/>
          <w:szCs w:val="24"/>
        </w:rPr>
      </w:pPr>
    </w:p>
    <w:p w14:paraId="13C59F63" w14:textId="77777777" w:rsidR="009F39E8" w:rsidRPr="009F39E8" w:rsidRDefault="009F39E8" w:rsidP="009F39E8">
      <w:pPr>
        <w:spacing w:line="237" w:lineRule="auto"/>
        <w:ind w:left="360" w:right="357"/>
        <w:jc w:val="both"/>
        <w:rPr>
          <w:sz w:val="24"/>
        </w:rPr>
      </w:pPr>
      <w:r w:rsidRPr="009F39E8">
        <w:rPr>
          <w:b/>
          <w:sz w:val="24"/>
        </w:rPr>
        <w:t>Contract</w:t>
      </w:r>
      <w:r w:rsidRPr="009F39E8">
        <w:rPr>
          <w:b/>
          <w:spacing w:val="-2"/>
          <w:sz w:val="24"/>
        </w:rPr>
        <w:t xml:space="preserve"> </w:t>
      </w:r>
      <w:r w:rsidRPr="009F39E8">
        <w:rPr>
          <w:b/>
          <w:sz w:val="24"/>
        </w:rPr>
        <w:t>for</w:t>
      </w:r>
      <w:r w:rsidRPr="009F39E8">
        <w:rPr>
          <w:b/>
          <w:spacing w:val="-2"/>
          <w:sz w:val="24"/>
        </w:rPr>
        <w:t xml:space="preserve"> </w:t>
      </w:r>
      <w:r w:rsidRPr="009F39E8">
        <w:rPr>
          <w:b/>
          <w:sz w:val="24"/>
        </w:rPr>
        <w:t>Social</w:t>
      </w:r>
      <w:r w:rsidRPr="009F39E8">
        <w:rPr>
          <w:b/>
          <w:spacing w:val="-2"/>
          <w:sz w:val="24"/>
        </w:rPr>
        <w:t xml:space="preserve"> </w:t>
      </w:r>
      <w:r w:rsidRPr="009F39E8">
        <w:rPr>
          <w:b/>
          <w:sz w:val="24"/>
        </w:rPr>
        <w:t>Behavior</w:t>
      </w:r>
      <w:r w:rsidRPr="009F39E8">
        <w:rPr>
          <w:b/>
          <w:spacing w:val="-2"/>
          <w:sz w:val="24"/>
        </w:rPr>
        <w:t xml:space="preserve"> </w:t>
      </w:r>
      <w:r w:rsidRPr="009F39E8">
        <w:rPr>
          <w:b/>
          <w:sz w:val="24"/>
        </w:rPr>
        <w:t>Change</w:t>
      </w:r>
      <w:r w:rsidRPr="009F39E8">
        <w:rPr>
          <w:b/>
          <w:spacing w:val="-2"/>
          <w:sz w:val="24"/>
        </w:rPr>
        <w:t xml:space="preserve"> </w:t>
      </w:r>
      <w:r w:rsidRPr="009F39E8">
        <w:rPr>
          <w:b/>
          <w:sz w:val="24"/>
        </w:rPr>
        <w:t>Campaign</w:t>
      </w:r>
      <w:r w:rsidRPr="009F39E8">
        <w:rPr>
          <w:b/>
          <w:spacing w:val="-2"/>
          <w:sz w:val="24"/>
        </w:rPr>
        <w:t xml:space="preserve"> </w:t>
      </w:r>
      <w:r w:rsidRPr="009F39E8">
        <w:rPr>
          <w:b/>
          <w:sz w:val="24"/>
        </w:rPr>
        <w:t>($25,000.00):</w:t>
      </w:r>
      <w:r w:rsidRPr="009F39E8">
        <w:rPr>
          <w:b/>
          <w:spacing w:val="-2"/>
          <w:sz w:val="24"/>
        </w:rPr>
        <w:t xml:space="preserve"> </w:t>
      </w:r>
      <w:r w:rsidRPr="009F39E8">
        <w:rPr>
          <w:sz w:val="24"/>
        </w:rPr>
        <w:t>POA</w:t>
      </w:r>
      <w:r w:rsidRPr="009F39E8">
        <w:rPr>
          <w:spacing w:val="-2"/>
          <w:sz w:val="24"/>
        </w:rPr>
        <w:t xml:space="preserve"> </w:t>
      </w:r>
      <w:r w:rsidRPr="009F39E8">
        <w:rPr>
          <w:sz w:val="24"/>
        </w:rPr>
        <w:t>will</w:t>
      </w:r>
      <w:r w:rsidRPr="009F39E8">
        <w:rPr>
          <w:spacing w:val="-2"/>
          <w:sz w:val="24"/>
        </w:rPr>
        <w:t xml:space="preserve"> </w:t>
      </w:r>
      <w:r w:rsidRPr="009F39E8">
        <w:rPr>
          <w:sz w:val="24"/>
        </w:rPr>
        <w:t>hire</w:t>
      </w:r>
      <w:r w:rsidRPr="009F39E8">
        <w:rPr>
          <w:spacing w:val="-2"/>
          <w:sz w:val="24"/>
        </w:rPr>
        <w:t xml:space="preserve"> </w:t>
      </w:r>
      <w:r w:rsidRPr="009F39E8">
        <w:rPr>
          <w:sz w:val="24"/>
        </w:rPr>
        <w:t>a</w:t>
      </w:r>
      <w:r w:rsidRPr="009F39E8">
        <w:rPr>
          <w:spacing w:val="-2"/>
          <w:sz w:val="24"/>
        </w:rPr>
        <w:t xml:space="preserve"> </w:t>
      </w:r>
      <w:r w:rsidRPr="009F39E8">
        <w:rPr>
          <w:sz w:val="24"/>
        </w:rPr>
        <w:t>firm</w:t>
      </w:r>
      <w:r w:rsidRPr="009F39E8">
        <w:rPr>
          <w:spacing w:val="-2"/>
          <w:sz w:val="24"/>
        </w:rPr>
        <w:t xml:space="preserve"> </w:t>
      </w:r>
      <w:r w:rsidRPr="009F39E8">
        <w:rPr>
          <w:sz w:val="24"/>
        </w:rPr>
        <w:t>to</w:t>
      </w:r>
      <w:r w:rsidRPr="009F39E8">
        <w:rPr>
          <w:spacing w:val="-2"/>
          <w:sz w:val="24"/>
        </w:rPr>
        <w:t xml:space="preserve"> </w:t>
      </w:r>
      <w:r w:rsidRPr="009F39E8">
        <w:rPr>
          <w:sz w:val="24"/>
        </w:rPr>
        <w:t>design</w:t>
      </w:r>
      <w:r w:rsidRPr="009F39E8">
        <w:rPr>
          <w:spacing w:val="-2"/>
          <w:sz w:val="24"/>
        </w:rPr>
        <w:t xml:space="preserve"> </w:t>
      </w:r>
      <w:r w:rsidRPr="009F39E8">
        <w:rPr>
          <w:sz w:val="24"/>
        </w:rPr>
        <w:t xml:space="preserve">the </w:t>
      </w:r>
      <w:r w:rsidRPr="009F39E8">
        <w:rPr>
          <w:sz w:val="24"/>
        </w:rPr>
        <w:lastRenderedPageBreak/>
        <w:t>messaging</w:t>
      </w:r>
      <w:r w:rsidRPr="009F39E8">
        <w:rPr>
          <w:spacing w:val="17"/>
          <w:sz w:val="24"/>
        </w:rPr>
        <w:t xml:space="preserve"> </w:t>
      </w:r>
      <w:r w:rsidRPr="009F39E8">
        <w:rPr>
          <w:sz w:val="24"/>
        </w:rPr>
        <w:t>and</w:t>
      </w:r>
      <w:r w:rsidRPr="009F39E8">
        <w:rPr>
          <w:spacing w:val="19"/>
          <w:sz w:val="24"/>
        </w:rPr>
        <w:t xml:space="preserve"> </w:t>
      </w:r>
      <w:r w:rsidRPr="009F39E8">
        <w:rPr>
          <w:sz w:val="24"/>
        </w:rPr>
        <w:t>produce content for a social behavior change campaign to reduce health-related school absences. The firm will design and produce the content for the campaign in Y1, estimated at $25,000.00.</w:t>
      </w:r>
    </w:p>
    <w:p w14:paraId="1F805955" w14:textId="77777777" w:rsidR="009F39E8" w:rsidRPr="009F39E8" w:rsidRDefault="009F39E8" w:rsidP="009F39E8">
      <w:pPr>
        <w:rPr>
          <w:sz w:val="24"/>
          <w:szCs w:val="24"/>
        </w:rPr>
      </w:pPr>
    </w:p>
    <w:p w14:paraId="19EFC67B" w14:textId="77777777" w:rsidR="009F39E8" w:rsidRPr="009F39E8" w:rsidRDefault="009F39E8" w:rsidP="009F39E8">
      <w:pPr>
        <w:spacing w:before="1"/>
        <w:ind w:left="360" w:right="357"/>
        <w:jc w:val="both"/>
        <w:rPr>
          <w:sz w:val="24"/>
          <w:szCs w:val="24"/>
        </w:rPr>
      </w:pPr>
      <w:r w:rsidRPr="009F39E8">
        <w:rPr>
          <w:b/>
          <w:sz w:val="24"/>
          <w:szCs w:val="24"/>
        </w:rPr>
        <w:t xml:space="preserve">Contract for School Based Environmental Nudges ($67,500.00): </w:t>
      </w:r>
      <w:r w:rsidRPr="009F39E8">
        <w:rPr>
          <w:sz w:val="24"/>
          <w:szCs w:val="24"/>
        </w:rPr>
        <w:t xml:space="preserve">POA will hire a firm to design environmental nudges, including visual cues for handwashing, hygienic food handling, healthy </w:t>
      </w:r>
      <w:r w:rsidRPr="009F39E8">
        <w:rPr>
          <w:spacing w:val="-2"/>
          <w:sz w:val="24"/>
          <w:szCs w:val="24"/>
        </w:rPr>
        <w:t>eating,</w:t>
      </w:r>
      <w:r w:rsidRPr="009F39E8">
        <w:rPr>
          <w:spacing w:val="-6"/>
          <w:sz w:val="24"/>
          <w:szCs w:val="24"/>
        </w:rPr>
        <w:t xml:space="preserve"> </w:t>
      </w:r>
      <w:r w:rsidRPr="009F39E8">
        <w:rPr>
          <w:spacing w:val="-2"/>
          <w:sz w:val="24"/>
          <w:szCs w:val="24"/>
        </w:rPr>
        <w:t>and</w:t>
      </w:r>
      <w:r w:rsidRPr="009F39E8">
        <w:rPr>
          <w:spacing w:val="-6"/>
          <w:sz w:val="24"/>
          <w:szCs w:val="24"/>
        </w:rPr>
        <w:t xml:space="preserve"> </w:t>
      </w:r>
      <w:r w:rsidRPr="009F39E8">
        <w:rPr>
          <w:spacing w:val="-2"/>
          <w:sz w:val="24"/>
          <w:szCs w:val="24"/>
        </w:rPr>
        <w:t>illness</w:t>
      </w:r>
      <w:r w:rsidRPr="009F39E8">
        <w:rPr>
          <w:spacing w:val="-6"/>
          <w:sz w:val="24"/>
          <w:szCs w:val="24"/>
        </w:rPr>
        <w:t xml:space="preserve"> </w:t>
      </w:r>
      <w:r w:rsidRPr="009F39E8">
        <w:rPr>
          <w:spacing w:val="-2"/>
          <w:sz w:val="24"/>
          <w:szCs w:val="24"/>
        </w:rPr>
        <w:t>prevention,</w:t>
      </w:r>
      <w:r w:rsidRPr="009F39E8">
        <w:rPr>
          <w:spacing w:val="-6"/>
          <w:sz w:val="24"/>
          <w:szCs w:val="24"/>
        </w:rPr>
        <w:t xml:space="preserve"> </w:t>
      </w:r>
      <w:r w:rsidRPr="009F39E8">
        <w:rPr>
          <w:spacing w:val="-2"/>
          <w:sz w:val="24"/>
          <w:szCs w:val="24"/>
        </w:rPr>
        <w:t>as</w:t>
      </w:r>
      <w:r w:rsidRPr="009F39E8">
        <w:rPr>
          <w:spacing w:val="-6"/>
          <w:sz w:val="24"/>
          <w:szCs w:val="24"/>
        </w:rPr>
        <w:t xml:space="preserve"> </w:t>
      </w:r>
      <w:r w:rsidRPr="009F39E8">
        <w:rPr>
          <w:spacing w:val="-2"/>
          <w:sz w:val="24"/>
          <w:szCs w:val="24"/>
        </w:rPr>
        <w:t>part</w:t>
      </w:r>
      <w:r w:rsidRPr="009F39E8">
        <w:rPr>
          <w:spacing w:val="-6"/>
          <w:sz w:val="24"/>
          <w:szCs w:val="24"/>
        </w:rPr>
        <w:t xml:space="preserve"> </w:t>
      </w:r>
      <w:r w:rsidRPr="009F39E8">
        <w:rPr>
          <w:spacing w:val="-2"/>
          <w:sz w:val="24"/>
          <w:szCs w:val="24"/>
        </w:rPr>
        <w:t>of</w:t>
      </w:r>
      <w:r w:rsidRPr="009F39E8">
        <w:rPr>
          <w:spacing w:val="-6"/>
          <w:sz w:val="24"/>
          <w:szCs w:val="24"/>
        </w:rPr>
        <w:t xml:space="preserve"> </w:t>
      </w:r>
      <w:r w:rsidRPr="009F39E8">
        <w:rPr>
          <w:spacing w:val="-2"/>
          <w:sz w:val="24"/>
          <w:szCs w:val="24"/>
        </w:rPr>
        <w:t>its</w:t>
      </w:r>
      <w:r w:rsidRPr="009F39E8">
        <w:rPr>
          <w:spacing w:val="-6"/>
          <w:sz w:val="24"/>
          <w:szCs w:val="24"/>
        </w:rPr>
        <w:t xml:space="preserve"> </w:t>
      </w:r>
      <w:r w:rsidRPr="009F39E8">
        <w:rPr>
          <w:spacing w:val="-2"/>
          <w:sz w:val="24"/>
          <w:szCs w:val="24"/>
        </w:rPr>
        <w:t>social</w:t>
      </w:r>
      <w:r w:rsidRPr="009F39E8">
        <w:rPr>
          <w:spacing w:val="-6"/>
          <w:sz w:val="24"/>
          <w:szCs w:val="24"/>
        </w:rPr>
        <w:t xml:space="preserve"> </w:t>
      </w:r>
      <w:r w:rsidRPr="009F39E8">
        <w:rPr>
          <w:spacing w:val="-2"/>
          <w:sz w:val="24"/>
          <w:szCs w:val="24"/>
        </w:rPr>
        <w:t>behavior</w:t>
      </w:r>
      <w:r w:rsidRPr="009F39E8">
        <w:rPr>
          <w:spacing w:val="-8"/>
          <w:sz w:val="24"/>
          <w:szCs w:val="24"/>
        </w:rPr>
        <w:t xml:space="preserve"> </w:t>
      </w:r>
      <w:r w:rsidRPr="009F39E8">
        <w:rPr>
          <w:spacing w:val="-2"/>
          <w:sz w:val="24"/>
          <w:szCs w:val="24"/>
        </w:rPr>
        <w:t>change</w:t>
      </w:r>
      <w:r w:rsidRPr="009F39E8">
        <w:rPr>
          <w:spacing w:val="-6"/>
          <w:sz w:val="24"/>
          <w:szCs w:val="24"/>
        </w:rPr>
        <w:t xml:space="preserve"> </w:t>
      </w:r>
      <w:r w:rsidRPr="009F39E8">
        <w:rPr>
          <w:spacing w:val="-2"/>
          <w:sz w:val="24"/>
          <w:szCs w:val="24"/>
        </w:rPr>
        <w:t>campaign.</w:t>
      </w:r>
      <w:r w:rsidRPr="009F39E8">
        <w:rPr>
          <w:spacing w:val="-6"/>
          <w:sz w:val="24"/>
          <w:szCs w:val="24"/>
        </w:rPr>
        <w:t xml:space="preserve"> </w:t>
      </w:r>
      <w:r w:rsidRPr="009F39E8">
        <w:rPr>
          <w:spacing w:val="-2"/>
          <w:sz w:val="24"/>
          <w:szCs w:val="24"/>
        </w:rPr>
        <w:t>The</w:t>
      </w:r>
      <w:r w:rsidRPr="009F39E8">
        <w:rPr>
          <w:spacing w:val="-6"/>
          <w:sz w:val="24"/>
          <w:szCs w:val="24"/>
        </w:rPr>
        <w:t xml:space="preserve"> </w:t>
      </w:r>
      <w:r w:rsidRPr="009F39E8">
        <w:rPr>
          <w:spacing w:val="-2"/>
          <w:sz w:val="24"/>
          <w:szCs w:val="24"/>
        </w:rPr>
        <w:t>firm</w:t>
      </w:r>
      <w:r w:rsidRPr="009F39E8">
        <w:rPr>
          <w:spacing w:val="-6"/>
          <w:sz w:val="24"/>
          <w:szCs w:val="24"/>
        </w:rPr>
        <w:t xml:space="preserve"> </w:t>
      </w:r>
      <w:r w:rsidRPr="009F39E8">
        <w:rPr>
          <w:spacing w:val="-2"/>
          <w:sz w:val="24"/>
          <w:szCs w:val="24"/>
        </w:rPr>
        <w:t>will</w:t>
      </w:r>
      <w:r w:rsidRPr="009F39E8">
        <w:rPr>
          <w:spacing w:val="-6"/>
          <w:sz w:val="24"/>
          <w:szCs w:val="24"/>
        </w:rPr>
        <w:t xml:space="preserve"> </w:t>
      </w:r>
      <w:r w:rsidRPr="009F39E8">
        <w:rPr>
          <w:spacing w:val="-2"/>
          <w:sz w:val="24"/>
          <w:szCs w:val="24"/>
        </w:rPr>
        <w:t xml:space="preserve">conduct </w:t>
      </w:r>
      <w:r w:rsidRPr="009F39E8">
        <w:rPr>
          <w:sz w:val="24"/>
          <w:szCs w:val="24"/>
        </w:rPr>
        <w:t>the campaign in Y2-Y5 at $15,000 per year, and Y6 at $7,500 ($15,000 * 4 years +$7,500 * 1 year = $67,500.00).</w:t>
      </w:r>
    </w:p>
    <w:p w14:paraId="1E9E23CB" w14:textId="77777777" w:rsidR="009F39E8" w:rsidRPr="009F39E8" w:rsidRDefault="009F39E8" w:rsidP="009F39E8">
      <w:pPr>
        <w:spacing w:before="2"/>
        <w:rPr>
          <w:sz w:val="24"/>
          <w:szCs w:val="24"/>
        </w:rPr>
      </w:pPr>
    </w:p>
    <w:p w14:paraId="33CFE4AF" w14:textId="77777777" w:rsidR="009F39E8" w:rsidRPr="009F39E8" w:rsidRDefault="009F39E8" w:rsidP="009F39E8">
      <w:pPr>
        <w:ind w:left="360" w:right="357"/>
        <w:jc w:val="both"/>
        <w:rPr>
          <w:sz w:val="24"/>
          <w:szCs w:val="24"/>
        </w:rPr>
      </w:pPr>
      <w:r w:rsidRPr="009F39E8">
        <w:rPr>
          <w:b/>
          <w:sz w:val="24"/>
          <w:szCs w:val="24"/>
        </w:rPr>
        <w:t xml:space="preserve">Enumerators &amp; Behavior Monitors ($48,000.00): </w:t>
      </w:r>
      <w:r w:rsidRPr="009F39E8">
        <w:rPr>
          <w:sz w:val="24"/>
          <w:szCs w:val="24"/>
        </w:rPr>
        <w:t>POA will hire 16 enumerators, one per municipality,</w:t>
      </w:r>
      <w:r w:rsidRPr="009F39E8">
        <w:rPr>
          <w:spacing w:val="-3"/>
          <w:sz w:val="24"/>
          <w:szCs w:val="24"/>
        </w:rPr>
        <w:t xml:space="preserve"> </w:t>
      </w:r>
      <w:r w:rsidRPr="009F39E8">
        <w:rPr>
          <w:sz w:val="24"/>
          <w:szCs w:val="24"/>
        </w:rPr>
        <w:t>to</w:t>
      </w:r>
      <w:r w:rsidRPr="009F39E8">
        <w:rPr>
          <w:spacing w:val="-3"/>
          <w:sz w:val="24"/>
          <w:szCs w:val="24"/>
        </w:rPr>
        <w:t xml:space="preserve"> </w:t>
      </w:r>
      <w:r w:rsidRPr="009F39E8">
        <w:rPr>
          <w:sz w:val="24"/>
          <w:szCs w:val="24"/>
        </w:rPr>
        <w:t>collect</w:t>
      </w:r>
      <w:r w:rsidRPr="009F39E8">
        <w:rPr>
          <w:spacing w:val="-3"/>
          <w:sz w:val="24"/>
          <w:szCs w:val="24"/>
        </w:rPr>
        <w:t xml:space="preserve"> </w:t>
      </w:r>
      <w:r w:rsidRPr="009F39E8">
        <w:rPr>
          <w:sz w:val="24"/>
          <w:szCs w:val="24"/>
        </w:rPr>
        <w:t>data</w:t>
      </w:r>
      <w:r w:rsidRPr="009F39E8">
        <w:rPr>
          <w:spacing w:val="-3"/>
          <w:sz w:val="24"/>
          <w:szCs w:val="24"/>
        </w:rPr>
        <w:t xml:space="preserve"> </w:t>
      </w:r>
      <w:r w:rsidRPr="009F39E8">
        <w:rPr>
          <w:sz w:val="24"/>
          <w:szCs w:val="24"/>
        </w:rPr>
        <w:t>and</w:t>
      </w:r>
      <w:r w:rsidRPr="009F39E8">
        <w:rPr>
          <w:spacing w:val="-3"/>
          <w:sz w:val="24"/>
          <w:szCs w:val="24"/>
        </w:rPr>
        <w:t xml:space="preserve"> </w:t>
      </w:r>
      <w:r w:rsidRPr="009F39E8">
        <w:rPr>
          <w:sz w:val="24"/>
          <w:szCs w:val="24"/>
        </w:rPr>
        <w:t>monitor</w:t>
      </w:r>
      <w:r w:rsidRPr="009F39E8">
        <w:rPr>
          <w:spacing w:val="-3"/>
          <w:sz w:val="24"/>
          <w:szCs w:val="24"/>
        </w:rPr>
        <w:t xml:space="preserve"> </w:t>
      </w:r>
      <w:r w:rsidRPr="009F39E8">
        <w:rPr>
          <w:sz w:val="24"/>
          <w:szCs w:val="24"/>
        </w:rPr>
        <w:t>behavior</w:t>
      </w:r>
      <w:r w:rsidRPr="009F39E8">
        <w:rPr>
          <w:spacing w:val="-3"/>
          <w:sz w:val="24"/>
          <w:szCs w:val="24"/>
        </w:rPr>
        <w:t xml:space="preserve"> </w:t>
      </w:r>
      <w:r w:rsidRPr="009F39E8">
        <w:rPr>
          <w:sz w:val="24"/>
          <w:szCs w:val="24"/>
        </w:rPr>
        <w:t>change</w:t>
      </w:r>
      <w:r w:rsidRPr="009F39E8">
        <w:rPr>
          <w:spacing w:val="-3"/>
          <w:sz w:val="24"/>
          <w:szCs w:val="24"/>
        </w:rPr>
        <w:t xml:space="preserve"> </w:t>
      </w:r>
      <w:r w:rsidRPr="009F39E8">
        <w:rPr>
          <w:sz w:val="24"/>
          <w:szCs w:val="24"/>
        </w:rPr>
        <w:t>among</w:t>
      </w:r>
      <w:r w:rsidRPr="009F39E8">
        <w:rPr>
          <w:spacing w:val="-3"/>
          <w:sz w:val="24"/>
          <w:szCs w:val="24"/>
        </w:rPr>
        <w:t xml:space="preserve"> </w:t>
      </w:r>
      <w:r w:rsidRPr="009F39E8">
        <w:rPr>
          <w:sz w:val="24"/>
          <w:szCs w:val="24"/>
        </w:rPr>
        <w:t>participants</w:t>
      </w:r>
      <w:r w:rsidRPr="009F39E8">
        <w:rPr>
          <w:spacing w:val="-3"/>
          <w:sz w:val="24"/>
          <w:szCs w:val="24"/>
        </w:rPr>
        <w:t xml:space="preserve"> </w:t>
      </w:r>
      <w:r w:rsidRPr="009F39E8">
        <w:rPr>
          <w:sz w:val="24"/>
          <w:szCs w:val="24"/>
        </w:rPr>
        <w:t>of</w:t>
      </w:r>
      <w:r w:rsidRPr="009F39E8">
        <w:rPr>
          <w:spacing w:val="-3"/>
          <w:sz w:val="24"/>
          <w:szCs w:val="24"/>
        </w:rPr>
        <w:t xml:space="preserve"> </w:t>
      </w:r>
      <w:r w:rsidRPr="009F39E8">
        <w:rPr>
          <w:sz w:val="24"/>
          <w:szCs w:val="24"/>
        </w:rPr>
        <w:t>SBC</w:t>
      </w:r>
      <w:r w:rsidRPr="009F39E8">
        <w:rPr>
          <w:spacing w:val="-3"/>
          <w:sz w:val="24"/>
          <w:szCs w:val="24"/>
        </w:rPr>
        <w:t xml:space="preserve"> </w:t>
      </w:r>
      <w:r w:rsidRPr="009F39E8">
        <w:rPr>
          <w:sz w:val="24"/>
          <w:szCs w:val="24"/>
        </w:rPr>
        <w:t>campaigns. Each enumerator will be contracted for one month each in Y1 through Y3 at a rate of $1,000 per month (16 enumerators* 1 month* $1,000* 3 years = $48,000.00).</w:t>
      </w:r>
    </w:p>
    <w:p w14:paraId="4984E16B" w14:textId="77777777" w:rsidR="009F39E8" w:rsidRPr="009F39E8" w:rsidRDefault="009F39E8" w:rsidP="009F39E8">
      <w:pPr>
        <w:numPr>
          <w:ilvl w:val="2"/>
          <w:numId w:val="17"/>
        </w:numPr>
        <w:tabs>
          <w:tab w:val="left" w:pos="1080"/>
        </w:tabs>
        <w:spacing w:before="274"/>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$37,000.00</w:t>
      </w:r>
    </w:p>
    <w:p w14:paraId="09C8A988" w14:textId="77777777" w:rsidR="009F39E8" w:rsidRPr="009F39E8" w:rsidRDefault="009F39E8" w:rsidP="009F39E8">
      <w:pPr>
        <w:numPr>
          <w:ilvl w:val="3"/>
          <w:numId w:val="17"/>
        </w:numPr>
        <w:tabs>
          <w:tab w:val="left" w:pos="720"/>
        </w:tabs>
        <w:spacing w:before="4"/>
        <w:ind w:right="358"/>
        <w:jc w:val="both"/>
        <w:rPr>
          <w:sz w:val="24"/>
        </w:rPr>
      </w:pPr>
      <w:r w:rsidRPr="009F39E8">
        <w:rPr>
          <w:b/>
          <w:sz w:val="24"/>
        </w:rPr>
        <w:t>Development</w:t>
      </w:r>
      <w:r w:rsidRPr="009F39E8">
        <w:rPr>
          <w:b/>
          <w:spacing w:val="-11"/>
          <w:sz w:val="24"/>
        </w:rPr>
        <w:t xml:space="preserve"> </w:t>
      </w:r>
      <w:r w:rsidRPr="009F39E8">
        <w:rPr>
          <w:b/>
          <w:sz w:val="24"/>
        </w:rPr>
        <w:t>&amp;</w:t>
      </w:r>
      <w:r w:rsidRPr="009F39E8">
        <w:rPr>
          <w:b/>
          <w:spacing w:val="-11"/>
          <w:sz w:val="24"/>
        </w:rPr>
        <w:t xml:space="preserve"> </w:t>
      </w:r>
      <w:proofErr w:type="gramStart"/>
      <w:r w:rsidRPr="009F39E8">
        <w:rPr>
          <w:b/>
          <w:sz w:val="24"/>
        </w:rPr>
        <w:t>Printing</w:t>
      </w:r>
      <w:r w:rsidRPr="009F39E8">
        <w:rPr>
          <w:b/>
          <w:spacing w:val="-11"/>
          <w:sz w:val="24"/>
        </w:rPr>
        <w:t xml:space="preserve"> </w:t>
      </w:r>
      <w:r w:rsidRPr="009F39E8">
        <w:rPr>
          <w:b/>
          <w:sz w:val="24"/>
        </w:rPr>
        <w:t>of</w:t>
      </w:r>
      <w:proofErr w:type="gramEnd"/>
      <w:r w:rsidRPr="009F39E8">
        <w:rPr>
          <w:b/>
          <w:spacing w:val="-11"/>
          <w:sz w:val="24"/>
        </w:rPr>
        <w:t xml:space="preserve"> </w:t>
      </w:r>
      <w:r w:rsidRPr="009F39E8">
        <w:rPr>
          <w:b/>
          <w:sz w:val="24"/>
        </w:rPr>
        <w:t>Guidance</w:t>
      </w:r>
      <w:r w:rsidRPr="009F39E8">
        <w:rPr>
          <w:b/>
          <w:spacing w:val="-11"/>
          <w:sz w:val="24"/>
        </w:rPr>
        <w:t xml:space="preserve"> </w:t>
      </w:r>
      <w:r w:rsidRPr="009F39E8">
        <w:rPr>
          <w:b/>
          <w:sz w:val="24"/>
        </w:rPr>
        <w:t>for</w:t>
      </w:r>
      <w:r w:rsidRPr="009F39E8">
        <w:rPr>
          <w:b/>
          <w:spacing w:val="-11"/>
          <w:sz w:val="24"/>
        </w:rPr>
        <w:t xml:space="preserve"> </w:t>
      </w:r>
      <w:r w:rsidRPr="009F39E8">
        <w:rPr>
          <w:b/>
          <w:sz w:val="24"/>
        </w:rPr>
        <w:t>Scaling</w:t>
      </w:r>
      <w:r w:rsidRPr="009F39E8">
        <w:rPr>
          <w:b/>
          <w:spacing w:val="-11"/>
          <w:sz w:val="24"/>
        </w:rPr>
        <w:t xml:space="preserve"> </w:t>
      </w:r>
      <w:r w:rsidRPr="009F39E8">
        <w:rPr>
          <w:b/>
          <w:sz w:val="24"/>
        </w:rPr>
        <w:t>($1,000.00):</w:t>
      </w:r>
      <w:r w:rsidRPr="009F39E8">
        <w:rPr>
          <w:b/>
          <w:spacing w:val="-11"/>
          <w:sz w:val="24"/>
        </w:rPr>
        <w:t xml:space="preserve"> </w:t>
      </w:r>
      <w:r w:rsidRPr="009F39E8">
        <w:rPr>
          <w:sz w:val="24"/>
        </w:rPr>
        <w:t>POA</w:t>
      </w:r>
      <w:r w:rsidRPr="009F39E8">
        <w:rPr>
          <w:spacing w:val="-11"/>
          <w:sz w:val="24"/>
        </w:rPr>
        <w:t xml:space="preserve"> </w:t>
      </w:r>
      <w:r w:rsidRPr="009F39E8">
        <w:rPr>
          <w:sz w:val="24"/>
        </w:rPr>
        <w:t>is</w:t>
      </w:r>
      <w:r w:rsidRPr="009F39E8">
        <w:rPr>
          <w:spacing w:val="-11"/>
          <w:sz w:val="24"/>
        </w:rPr>
        <w:t xml:space="preserve"> </w:t>
      </w:r>
      <w:r w:rsidRPr="009F39E8">
        <w:rPr>
          <w:sz w:val="24"/>
        </w:rPr>
        <w:t>estimating</w:t>
      </w:r>
      <w:r w:rsidRPr="009F39E8">
        <w:rPr>
          <w:spacing w:val="-11"/>
          <w:sz w:val="24"/>
        </w:rPr>
        <w:t xml:space="preserve"> </w:t>
      </w:r>
      <w:r w:rsidRPr="009F39E8">
        <w:rPr>
          <w:sz w:val="24"/>
        </w:rPr>
        <w:t>$1,000</w:t>
      </w:r>
      <w:r w:rsidRPr="009F39E8">
        <w:rPr>
          <w:spacing w:val="-11"/>
          <w:sz w:val="24"/>
        </w:rPr>
        <w:t xml:space="preserve"> </w:t>
      </w:r>
      <w:r w:rsidRPr="009F39E8">
        <w:rPr>
          <w:sz w:val="24"/>
        </w:rPr>
        <w:t>in</w:t>
      </w:r>
      <w:r w:rsidRPr="009F39E8">
        <w:rPr>
          <w:spacing w:val="-11"/>
          <w:sz w:val="24"/>
        </w:rPr>
        <w:t xml:space="preserve"> </w:t>
      </w:r>
      <w:r w:rsidRPr="009F39E8">
        <w:rPr>
          <w:sz w:val="24"/>
        </w:rPr>
        <w:t>Y4 for printing guidance on training materials from interactive learning sessions to scale up and sustain the training model.</w:t>
      </w:r>
    </w:p>
    <w:p w14:paraId="721C69D8" w14:textId="77777777" w:rsidR="009F39E8" w:rsidRPr="009F39E8" w:rsidRDefault="009F39E8" w:rsidP="009F39E8">
      <w:pPr>
        <w:numPr>
          <w:ilvl w:val="3"/>
          <w:numId w:val="17"/>
        </w:numPr>
        <w:tabs>
          <w:tab w:val="left" w:pos="720"/>
        </w:tabs>
        <w:ind w:right="357"/>
        <w:jc w:val="both"/>
        <w:rPr>
          <w:sz w:val="24"/>
        </w:rPr>
      </w:pPr>
      <w:r w:rsidRPr="009F39E8">
        <w:rPr>
          <w:b/>
          <w:sz w:val="24"/>
        </w:rPr>
        <w:t xml:space="preserve">School Based Environmental Nudges Materials ($36,000.00): </w:t>
      </w:r>
      <w:r w:rsidRPr="009F39E8">
        <w:rPr>
          <w:sz w:val="24"/>
        </w:rPr>
        <w:t>POA is estimating $8,000 per year in Y2 through Y5, and $4,000 in Y6 ($8,000 *4 years + $4,000), to purchase materials needed for the school based environmental nudges. This will include visual posters and signage to place across schools.</w:t>
      </w:r>
    </w:p>
    <w:p w14:paraId="47158073" w14:textId="77777777" w:rsidR="009F39E8" w:rsidRPr="009F39E8" w:rsidRDefault="009F39E8" w:rsidP="009F39E8">
      <w:pPr>
        <w:numPr>
          <w:ilvl w:val="2"/>
          <w:numId w:val="17"/>
        </w:numPr>
        <w:tabs>
          <w:tab w:val="left" w:pos="1080"/>
        </w:tabs>
        <w:spacing w:before="274"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$34,765.07</w:t>
      </w:r>
    </w:p>
    <w:p w14:paraId="1EED94B8" w14:textId="77777777" w:rsidR="009F39E8" w:rsidRPr="009F39E8" w:rsidRDefault="009F39E8" w:rsidP="009F39E8">
      <w:pPr>
        <w:numPr>
          <w:ilvl w:val="3"/>
          <w:numId w:val="17"/>
        </w:numPr>
        <w:tabs>
          <w:tab w:val="left" w:pos="720"/>
        </w:tabs>
        <w:ind w:right="357"/>
        <w:jc w:val="both"/>
        <w:rPr>
          <w:sz w:val="24"/>
          <w:szCs w:val="24"/>
        </w:rPr>
      </w:pPr>
      <w:r w:rsidRPr="009F39E8">
        <w:rPr>
          <w:b/>
          <w:sz w:val="24"/>
          <w:szCs w:val="24"/>
        </w:rPr>
        <w:t xml:space="preserve">Vehicle Fuel ($10,319.12): </w:t>
      </w:r>
      <w:r w:rsidRPr="009F39E8">
        <w:rPr>
          <w:sz w:val="24"/>
          <w:szCs w:val="24"/>
        </w:rPr>
        <w:t>POA estimates vehicle fuel for the 2 vehicles to cost $150 per month for</w:t>
      </w:r>
      <w:r w:rsidRPr="009F39E8">
        <w:rPr>
          <w:spacing w:val="-12"/>
          <w:sz w:val="24"/>
          <w:szCs w:val="24"/>
        </w:rPr>
        <w:t xml:space="preserve"> </w:t>
      </w:r>
      <w:r w:rsidRPr="009F39E8">
        <w:rPr>
          <w:sz w:val="24"/>
          <w:szCs w:val="24"/>
        </w:rPr>
        <w:t>60</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6. The total amount for vehicle fuel is calculated at $150 per month * 60 months + $1,319 for inflation in Y2-Y6 = $10,319.12.</w:t>
      </w:r>
    </w:p>
    <w:p w14:paraId="1B6F21A0" w14:textId="77777777" w:rsidR="009F39E8" w:rsidRPr="009F39E8" w:rsidRDefault="009F39E8" w:rsidP="009F39E8">
      <w:pPr>
        <w:numPr>
          <w:ilvl w:val="3"/>
          <w:numId w:val="17"/>
        </w:numPr>
        <w:tabs>
          <w:tab w:val="left" w:pos="720"/>
        </w:tabs>
        <w:ind w:right="357"/>
        <w:jc w:val="both"/>
        <w:rPr>
          <w:sz w:val="24"/>
        </w:rPr>
      </w:pPr>
      <w:r w:rsidRPr="009F39E8">
        <w:rPr>
          <w:b/>
          <w:sz w:val="24"/>
        </w:rPr>
        <w:t xml:space="preserve">Local Travel for Implementation of Activity 6 ($3,605.01): </w:t>
      </w:r>
      <w:r w:rsidRPr="009F39E8">
        <w:rPr>
          <w:bCs/>
          <w:sz w:val="24"/>
        </w:rPr>
        <w:t>POA estimates additional general expenses for project staff implementing and overseeing interventions under Activity 6. This includes local transportation ($35 per trip * 12 trips + $56 for inflation in Y2-Y6 = $476.13), and lodging and M&amp;</w:t>
      </w:r>
      <w:proofErr w:type="gramStart"/>
      <w:r w:rsidRPr="009F39E8">
        <w:rPr>
          <w:bCs/>
          <w:sz w:val="24"/>
        </w:rPr>
        <w:t>IE ((</w:t>
      </w:r>
      <w:proofErr w:type="gramEnd"/>
      <w:r w:rsidRPr="009F39E8">
        <w:rPr>
          <w:bCs/>
          <w:sz w:val="24"/>
        </w:rPr>
        <w:t>$40 M&amp;IE per day + 75 lodging per day) * 2 days per trip * 12 trips + $369 for inflation in Y2-Y6 = $3,128.88).</w:t>
      </w:r>
    </w:p>
    <w:p w14:paraId="1169B53E" w14:textId="77777777" w:rsidR="009F39E8" w:rsidRPr="009F39E8" w:rsidRDefault="009F39E8" w:rsidP="009F39E8">
      <w:pPr>
        <w:numPr>
          <w:ilvl w:val="3"/>
          <w:numId w:val="17"/>
        </w:numPr>
        <w:tabs>
          <w:tab w:val="left" w:pos="720"/>
        </w:tabs>
        <w:ind w:right="357"/>
        <w:jc w:val="both"/>
        <w:rPr>
          <w:sz w:val="24"/>
        </w:rPr>
      </w:pPr>
      <w:r w:rsidRPr="009F39E8">
        <w:rPr>
          <w:b/>
          <w:sz w:val="24"/>
        </w:rPr>
        <w:t>Travel</w:t>
      </w:r>
      <w:r w:rsidRPr="009F39E8">
        <w:rPr>
          <w:b/>
          <w:spacing w:val="-15"/>
          <w:sz w:val="24"/>
        </w:rPr>
        <w:t xml:space="preserve"> </w:t>
      </w:r>
      <w:r w:rsidRPr="009F39E8">
        <w:rPr>
          <w:b/>
          <w:sz w:val="24"/>
        </w:rPr>
        <w:t>for</w:t>
      </w:r>
      <w:r w:rsidRPr="009F39E8">
        <w:rPr>
          <w:b/>
          <w:spacing w:val="-15"/>
          <w:sz w:val="24"/>
        </w:rPr>
        <w:t xml:space="preserve"> </w:t>
      </w:r>
      <w:r w:rsidRPr="009F39E8">
        <w:rPr>
          <w:b/>
          <w:sz w:val="24"/>
        </w:rPr>
        <w:t>Sustaining</w:t>
      </w:r>
      <w:r w:rsidRPr="009F39E8">
        <w:rPr>
          <w:b/>
          <w:spacing w:val="-15"/>
          <w:sz w:val="24"/>
        </w:rPr>
        <w:t xml:space="preserve"> </w:t>
      </w:r>
      <w:r w:rsidRPr="009F39E8">
        <w:rPr>
          <w:b/>
          <w:sz w:val="24"/>
        </w:rPr>
        <w:t>Messaging</w:t>
      </w:r>
      <w:r w:rsidRPr="009F39E8">
        <w:rPr>
          <w:b/>
          <w:spacing w:val="-15"/>
          <w:sz w:val="24"/>
        </w:rPr>
        <w:t xml:space="preserve"> </w:t>
      </w:r>
      <w:r w:rsidRPr="009F39E8">
        <w:rPr>
          <w:b/>
          <w:sz w:val="24"/>
        </w:rPr>
        <w:t>Trainings</w:t>
      </w:r>
      <w:r w:rsidRPr="009F39E8">
        <w:rPr>
          <w:b/>
          <w:spacing w:val="-15"/>
          <w:sz w:val="24"/>
        </w:rPr>
        <w:t xml:space="preserve"> </w:t>
      </w:r>
      <w:r w:rsidRPr="009F39E8">
        <w:rPr>
          <w:b/>
          <w:sz w:val="24"/>
        </w:rPr>
        <w:t>($11,714.34):</w:t>
      </w:r>
      <w:r w:rsidRPr="009F39E8">
        <w:rPr>
          <w:b/>
          <w:spacing w:val="-15"/>
          <w:sz w:val="24"/>
        </w:rPr>
        <w:t xml:space="preserve"> </w:t>
      </w:r>
      <w:r w:rsidRPr="009F39E8">
        <w:rPr>
          <w:sz w:val="24"/>
        </w:rPr>
        <w:t>POA</w:t>
      </w:r>
      <w:r w:rsidRPr="009F39E8">
        <w:rPr>
          <w:spacing w:val="-15"/>
          <w:sz w:val="24"/>
        </w:rPr>
        <w:t xml:space="preserve"> </w:t>
      </w:r>
      <w:r w:rsidRPr="009F39E8">
        <w:rPr>
          <w:sz w:val="24"/>
        </w:rPr>
        <w:t>is</w:t>
      </w:r>
      <w:r w:rsidRPr="009F39E8">
        <w:rPr>
          <w:spacing w:val="-15"/>
          <w:sz w:val="24"/>
        </w:rPr>
        <w:t xml:space="preserve"> </w:t>
      </w:r>
      <w:r w:rsidRPr="009F39E8">
        <w:rPr>
          <w:sz w:val="24"/>
        </w:rPr>
        <w:t>budgeting</w:t>
      </w:r>
      <w:r w:rsidRPr="009F39E8">
        <w:rPr>
          <w:spacing w:val="-15"/>
          <w:sz w:val="24"/>
        </w:rPr>
        <w:t xml:space="preserve"> </w:t>
      </w:r>
      <w:r w:rsidRPr="009F39E8">
        <w:rPr>
          <w:sz w:val="24"/>
        </w:rPr>
        <w:t>local</w:t>
      </w:r>
      <w:r w:rsidRPr="009F39E8">
        <w:rPr>
          <w:spacing w:val="-15"/>
          <w:sz w:val="24"/>
        </w:rPr>
        <w:t xml:space="preserve"> </w:t>
      </w:r>
      <w:r w:rsidRPr="009F39E8">
        <w:rPr>
          <w:sz w:val="24"/>
        </w:rPr>
        <w:t>travel</w:t>
      </w:r>
      <w:r w:rsidRPr="009F39E8">
        <w:rPr>
          <w:spacing w:val="-15"/>
          <w:sz w:val="24"/>
        </w:rPr>
        <w:t xml:space="preserve"> </w:t>
      </w:r>
      <w:r w:rsidRPr="009F39E8">
        <w:rPr>
          <w:sz w:val="24"/>
        </w:rPr>
        <w:t>for</w:t>
      </w:r>
      <w:r w:rsidRPr="009F39E8">
        <w:rPr>
          <w:spacing w:val="-15"/>
          <w:sz w:val="24"/>
        </w:rPr>
        <w:t xml:space="preserve"> </w:t>
      </w:r>
      <w:r w:rsidRPr="009F39E8">
        <w:rPr>
          <w:sz w:val="24"/>
        </w:rPr>
        <w:t xml:space="preserve">two staff members to travel to trainings to sustain messaging from social behavior change campaigns across participating schools in Y1 – Y5. Estimated costs include local transportation ($35 per trip * 8 trips per year in Y1-Y5 (40 trips </w:t>
      </w:r>
      <w:proofErr w:type="gramStart"/>
      <w:r w:rsidRPr="009F39E8">
        <w:rPr>
          <w:sz w:val="24"/>
        </w:rPr>
        <w:t>total)  +</w:t>
      </w:r>
      <w:proofErr w:type="gramEnd"/>
      <w:r w:rsidRPr="009F39E8">
        <w:rPr>
          <w:sz w:val="24"/>
        </w:rPr>
        <w:t xml:space="preserve"> $147 in inflation for Y2-Y5 = $1,547.18), and lodging &amp; M&amp;IE ($40 M&amp;IE per day + $75 lodging per day) * 40 trips * 2 staff + $967 for inflation in Y2-Y</w:t>
      </w:r>
      <w:proofErr w:type="gramStart"/>
      <w:r w:rsidRPr="009F39E8">
        <w:rPr>
          <w:sz w:val="24"/>
        </w:rPr>
        <w:t>5  =</w:t>
      </w:r>
      <w:proofErr w:type="gramEnd"/>
      <w:r w:rsidRPr="009F39E8">
        <w:rPr>
          <w:sz w:val="24"/>
        </w:rPr>
        <w:t xml:space="preserve"> $10,167.16).</w:t>
      </w:r>
    </w:p>
    <w:p w14:paraId="1F5AD541" w14:textId="77777777" w:rsidR="009F39E8" w:rsidRPr="009F39E8" w:rsidRDefault="009F39E8" w:rsidP="009F39E8">
      <w:pPr>
        <w:numPr>
          <w:ilvl w:val="3"/>
          <w:numId w:val="17"/>
        </w:numPr>
        <w:tabs>
          <w:tab w:val="left" w:pos="720"/>
        </w:tabs>
        <w:ind w:right="357"/>
        <w:jc w:val="both"/>
        <w:rPr>
          <w:sz w:val="24"/>
        </w:rPr>
      </w:pPr>
      <w:r w:rsidRPr="009F39E8">
        <w:rPr>
          <w:b/>
          <w:sz w:val="24"/>
        </w:rPr>
        <w:t xml:space="preserve">Travel for Community Mobilization and Outreach Events ($9,126.60): </w:t>
      </w:r>
      <w:r w:rsidRPr="009F39E8">
        <w:rPr>
          <w:sz w:val="24"/>
        </w:rPr>
        <w:t>POA is budgeting local travel for staff to travel to community mobilization and outreach events across participating school communities. Estimated costs include local transportation ($35 per trip * 32</w:t>
      </w:r>
      <w:r w:rsidRPr="009F39E8">
        <w:rPr>
          <w:spacing w:val="-7"/>
          <w:sz w:val="24"/>
        </w:rPr>
        <w:t xml:space="preserve"> </w:t>
      </w:r>
      <w:r w:rsidRPr="009F39E8">
        <w:rPr>
          <w:sz w:val="24"/>
        </w:rPr>
        <w:t>trips</w:t>
      </w:r>
      <w:r w:rsidRPr="009F39E8">
        <w:rPr>
          <w:spacing w:val="-8"/>
          <w:sz w:val="24"/>
        </w:rPr>
        <w:t xml:space="preserve"> + $85 for inflation in Y2 and Y3 </w:t>
      </w:r>
      <w:r w:rsidRPr="009F39E8">
        <w:rPr>
          <w:sz w:val="24"/>
        </w:rPr>
        <w:t>=</w:t>
      </w:r>
      <w:r w:rsidRPr="009F39E8">
        <w:rPr>
          <w:spacing w:val="-7"/>
          <w:sz w:val="24"/>
        </w:rPr>
        <w:t xml:space="preserve"> </w:t>
      </w:r>
      <w:r w:rsidRPr="009F39E8">
        <w:rPr>
          <w:sz w:val="24"/>
        </w:rPr>
        <w:t>$1,205.40)</w:t>
      </w:r>
      <w:r w:rsidRPr="009F39E8">
        <w:rPr>
          <w:spacing w:val="-8"/>
          <w:sz w:val="24"/>
        </w:rPr>
        <w:t xml:space="preserve"> </w:t>
      </w:r>
      <w:r w:rsidRPr="009F39E8">
        <w:rPr>
          <w:sz w:val="24"/>
        </w:rPr>
        <w:t>and</w:t>
      </w:r>
      <w:r w:rsidRPr="009F39E8">
        <w:rPr>
          <w:spacing w:val="-7"/>
          <w:sz w:val="24"/>
        </w:rPr>
        <w:t xml:space="preserve"> </w:t>
      </w:r>
      <w:r w:rsidRPr="009F39E8">
        <w:rPr>
          <w:sz w:val="24"/>
        </w:rPr>
        <w:t>lodging</w:t>
      </w:r>
      <w:r w:rsidRPr="009F39E8">
        <w:rPr>
          <w:spacing w:val="-8"/>
          <w:sz w:val="24"/>
        </w:rPr>
        <w:t xml:space="preserve"> </w:t>
      </w:r>
      <w:r w:rsidRPr="009F39E8">
        <w:rPr>
          <w:sz w:val="24"/>
        </w:rPr>
        <w:t>and</w:t>
      </w:r>
      <w:r w:rsidRPr="009F39E8">
        <w:rPr>
          <w:spacing w:val="-7"/>
          <w:sz w:val="24"/>
        </w:rPr>
        <w:t xml:space="preserve"> </w:t>
      </w:r>
      <w:r w:rsidRPr="009F39E8">
        <w:rPr>
          <w:sz w:val="24"/>
        </w:rPr>
        <w:t>M&amp;IE</w:t>
      </w:r>
      <w:r w:rsidRPr="009F39E8">
        <w:rPr>
          <w:spacing w:val="-8"/>
          <w:sz w:val="24"/>
        </w:rPr>
        <w:t xml:space="preserve"> </w:t>
      </w:r>
      <w:r w:rsidRPr="009F39E8">
        <w:rPr>
          <w:sz w:val="24"/>
        </w:rPr>
        <w:t>($40</w:t>
      </w:r>
      <w:r w:rsidRPr="009F39E8">
        <w:rPr>
          <w:spacing w:val="-7"/>
          <w:sz w:val="24"/>
        </w:rPr>
        <w:t xml:space="preserve"> </w:t>
      </w:r>
      <w:r w:rsidRPr="009F39E8">
        <w:rPr>
          <w:sz w:val="24"/>
        </w:rPr>
        <w:t>M&amp;IE</w:t>
      </w:r>
      <w:r w:rsidRPr="009F39E8">
        <w:rPr>
          <w:spacing w:val="-8"/>
          <w:sz w:val="24"/>
        </w:rPr>
        <w:t xml:space="preserve"> </w:t>
      </w:r>
      <w:r w:rsidRPr="009F39E8">
        <w:rPr>
          <w:sz w:val="24"/>
        </w:rPr>
        <w:t>per</w:t>
      </w:r>
      <w:r w:rsidRPr="009F39E8">
        <w:rPr>
          <w:spacing w:val="-7"/>
          <w:sz w:val="24"/>
        </w:rPr>
        <w:t xml:space="preserve"> </w:t>
      </w:r>
      <w:r w:rsidRPr="009F39E8">
        <w:rPr>
          <w:sz w:val="24"/>
        </w:rPr>
        <w:t>day</w:t>
      </w:r>
      <w:r w:rsidRPr="009F39E8">
        <w:rPr>
          <w:spacing w:val="-8"/>
          <w:sz w:val="24"/>
        </w:rPr>
        <w:t xml:space="preserve"> </w:t>
      </w:r>
      <w:r w:rsidRPr="009F39E8">
        <w:rPr>
          <w:sz w:val="24"/>
        </w:rPr>
        <w:t>+</w:t>
      </w:r>
      <w:r w:rsidRPr="009F39E8">
        <w:rPr>
          <w:spacing w:val="-7"/>
          <w:sz w:val="24"/>
        </w:rPr>
        <w:t xml:space="preserve"> </w:t>
      </w:r>
      <w:r w:rsidRPr="009F39E8">
        <w:rPr>
          <w:sz w:val="24"/>
        </w:rPr>
        <w:t>$75</w:t>
      </w:r>
      <w:r w:rsidRPr="009F39E8">
        <w:rPr>
          <w:spacing w:val="-8"/>
          <w:sz w:val="24"/>
        </w:rPr>
        <w:t xml:space="preserve"> </w:t>
      </w:r>
      <w:r w:rsidRPr="009F39E8">
        <w:rPr>
          <w:sz w:val="24"/>
        </w:rPr>
        <w:t>lodging</w:t>
      </w:r>
      <w:r w:rsidRPr="009F39E8">
        <w:rPr>
          <w:spacing w:val="-7"/>
          <w:sz w:val="24"/>
        </w:rPr>
        <w:t xml:space="preserve"> </w:t>
      </w:r>
      <w:r w:rsidRPr="009F39E8">
        <w:rPr>
          <w:sz w:val="24"/>
        </w:rPr>
        <w:t>per</w:t>
      </w:r>
      <w:r w:rsidRPr="009F39E8">
        <w:rPr>
          <w:spacing w:val="-8"/>
          <w:sz w:val="24"/>
        </w:rPr>
        <w:t xml:space="preserve"> </w:t>
      </w:r>
      <w:r w:rsidRPr="009F39E8">
        <w:rPr>
          <w:sz w:val="24"/>
        </w:rPr>
        <w:t>day)</w:t>
      </w:r>
      <w:r w:rsidRPr="009F39E8">
        <w:rPr>
          <w:spacing w:val="-7"/>
          <w:sz w:val="24"/>
        </w:rPr>
        <w:t xml:space="preserve"> </w:t>
      </w:r>
      <w:r w:rsidRPr="009F39E8">
        <w:rPr>
          <w:sz w:val="24"/>
        </w:rPr>
        <w:t>*</w:t>
      </w:r>
      <w:r w:rsidRPr="009F39E8">
        <w:rPr>
          <w:spacing w:val="-8"/>
          <w:sz w:val="24"/>
        </w:rPr>
        <w:t xml:space="preserve"> </w:t>
      </w:r>
      <w:r w:rsidRPr="009F39E8">
        <w:rPr>
          <w:sz w:val="24"/>
        </w:rPr>
        <w:t>2</w:t>
      </w:r>
      <w:r w:rsidRPr="009F39E8">
        <w:rPr>
          <w:spacing w:val="-7"/>
          <w:sz w:val="24"/>
        </w:rPr>
        <w:t xml:space="preserve"> </w:t>
      </w:r>
      <w:r w:rsidRPr="009F39E8">
        <w:rPr>
          <w:sz w:val="24"/>
        </w:rPr>
        <w:t>days per trip * 32 trips + $561 for inflation in Y2 and Y3 = $7,921.20).</w:t>
      </w:r>
    </w:p>
    <w:p w14:paraId="7AB3EE42" w14:textId="77777777" w:rsidR="009F39E8" w:rsidRPr="009F39E8" w:rsidRDefault="009F39E8" w:rsidP="009F39E8">
      <w:pPr>
        <w:numPr>
          <w:ilvl w:val="2"/>
          <w:numId w:val="17"/>
        </w:numPr>
        <w:tabs>
          <w:tab w:val="left" w:pos="1080"/>
        </w:tabs>
        <w:spacing w:before="273" w:line="276" w:lineRule="exact"/>
        <w:jc w:val="both"/>
        <w:outlineLvl w:val="0"/>
        <w:rPr>
          <w:b/>
          <w:bCs/>
          <w:i/>
          <w:iCs/>
          <w:sz w:val="24"/>
          <w:szCs w:val="24"/>
        </w:rPr>
      </w:pPr>
      <w:r w:rsidRPr="009F39E8">
        <w:rPr>
          <w:b/>
          <w:bCs/>
          <w:i/>
          <w:iCs/>
          <w:color w:val="002C72"/>
          <w:sz w:val="24"/>
          <w:szCs w:val="24"/>
        </w:rPr>
        <w:t>Other</w:t>
      </w:r>
      <w:r w:rsidRPr="009F39E8">
        <w:rPr>
          <w:b/>
          <w:bCs/>
          <w:i/>
          <w:iCs/>
          <w:color w:val="002C72"/>
          <w:spacing w:val="-1"/>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$512,606.03</w:t>
      </w:r>
    </w:p>
    <w:p w14:paraId="63C85D66" w14:textId="77777777" w:rsidR="009F39E8" w:rsidRPr="009F39E8" w:rsidRDefault="009F39E8" w:rsidP="009F39E8">
      <w:pPr>
        <w:numPr>
          <w:ilvl w:val="3"/>
          <w:numId w:val="17"/>
        </w:numPr>
        <w:tabs>
          <w:tab w:val="left" w:pos="720"/>
        </w:tabs>
        <w:ind w:right="357"/>
        <w:jc w:val="both"/>
        <w:rPr>
          <w:sz w:val="24"/>
        </w:rPr>
      </w:pPr>
      <w:r w:rsidRPr="009F39E8">
        <w:rPr>
          <w:b/>
          <w:sz w:val="24"/>
        </w:rPr>
        <w:t xml:space="preserve">Trainings on Sustaining Messaging ($8,840.00): </w:t>
      </w:r>
      <w:r w:rsidRPr="009F39E8">
        <w:rPr>
          <w:sz w:val="24"/>
        </w:rPr>
        <w:t xml:space="preserve">From Y1 through Y5, POA will conduct 20 one-day training sessions, 4 per year, to sustain messaging from social behavior change </w:t>
      </w:r>
      <w:r w:rsidRPr="009F39E8">
        <w:rPr>
          <w:sz w:val="24"/>
        </w:rPr>
        <w:lastRenderedPageBreak/>
        <w:t xml:space="preserve">campaigns across participating schools. Each </w:t>
      </w:r>
      <w:proofErr w:type="gramStart"/>
      <w:r w:rsidRPr="009F39E8">
        <w:rPr>
          <w:sz w:val="24"/>
        </w:rPr>
        <w:t>training</w:t>
      </w:r>
      <w:proofErr w:type="gramEnd"/>
      <w:r w:rsidRPr="009F39E8">
        <w:rPr>
          <w:sz w:val="24"/>
        </w:rPr>
        <w:t xml:space="preserve"> will include 32 attendees plus 2 staff members. Training costs include the following:</w:t>
      </w:r>
    </w:p>
    <w:p w14:paraId="18B402F9" w14:textId="77777777" w:rsidR="009F39E8" w:rsidRPr="009F39E8" w:rsidRDefault="009F39E8" w:rsidP="009F39E8">
      <w:pPr>
        <w:numPr>
          <w:ilvl w:val="4"/>
          <w:numId w:val="17"/>
        </w:numPr>
        <w:tabs>
          <w:tab w:val="left" w:pos="1440"/>
        </w:tabs>
        <w:spacing w:before="15" w:line="220" w:lineRule="auto"/>
        <w:ind w:right="357"/>
        <w:jc w:val="both"/>
        <w:rPr>
          <w:sz w:val="24"/>
        </w:rPr>
      </w:pPr>
      <w:r w:rsidRPr="009F39E8">
        <w:rPr>
          <w:sz w:val="24"/>
        </w:rPr>
        <w:t>Printed</w:t>
      </w:r>
      <w:r w:rsidRPr="009F39E8">
        <w:rPr>
          <w:spacing w:val="-1"/>
          <w:sz w:val="24"/>
        </w:rPr>
        <w:t xml:space="preserve"> </w:t>
      </w:r>
      <w:r w:rsidRPr="009F39E8">
        <w:rPr>
          <w:sz w:val="24"/>
        </w:rPr>
        <w:t>materials</w:t>
      </w:r>
      <w:r w:rsidRPr="009F39E8">
        <w:rPr>
          <w:spacing w:val="-1"/>
          <w:sz w:val="24"/>
        </w:rPr>
        <w:t xml:space="preserve"> </w:t>
      </w:r>
      <w:r w:rsidRPr="009F39E8">
        <w:rPr>
          <w:sz w:val="24"/>
        </w:rPr>
        <w:t>for</w:t>
      </w:r>
      <w:r w:rsidRPr="009F39E8">
        <w:rPr>
          <w:spacing w:val="-1"/>
          <w:sz w:val="24"/>
        </w:rPr>
        <w:t xml:space="preserve"> </w:t>
      </w:r>
      <w:r w:rsidRPr="009F39E8">
        <w:rPr>
          <w:sz w:val="24"/>
        </w:rPr>
        <w:t>each</w:t>
      </w:r>
      <w:r w:rsidRPr="009F39E8">
        <w:rPr>
          <w:spacing w:val="-1"/>
          <w:sz w:val="24"/>
        </w:rPr>
        <w:t xml:space="preserve"> </w:t>
      </w:r>
      <w:r w:rsidRPr="009F39E8">
        <w:rPr>
          <w:sz w:val="24"/>
        </w:rPr>
        <w:t>session</w:t>
      </w:r>
      <w:r w:rsidRPr="009F39E8">
        <w:rPr>
          <w:spacing w:val="-1"/>
          <w:sz w:val="24"/>
        </w:rPr>
        <w:t xml:space="preserve"> </w:t>
      </w:r>
      <w:r w:rsidRPr="009F39E8">
        <w:rPr>
          <w:sz w:val="24"/>
        </w:rPr>
        <w:t>are</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w:t>
      </w:r>
      <w:r w:rsidRPr="009F39E8">
        <w:rPr>
          <w:spacing w:val="-1"/>
          <w:sz w:val="24"/>
        </w:rPr>
        <w:t xml:space="preserve"> </w:t>
      </w:r>
      <w:r w:rsidRPr="009F39E8">
        <w:rPr>
          <w:sz w:val="24"/>
        </w:rPr>
        <w:t>per</w:t>
      </w:r>
      <w:r w:rsidRPr="009F39E8">
        <w:rPr>
          <w:spacing w:val="-1"/>
          <w:sz w:val="24"/>
        </w:rPr>
        <w:t xml:space="preserve"> </w:t>
      </w:r>
      <w:r w:rsidRPr="009F39E8">
        <w:rPr>
          <w:sz w:val="24"/>
        </w:rPr>
        <w:t>attendee</w:t>
      </w:r>
      <w:r w:rsidRPr="009F39E8">
        <w:rPr>
          <w:spacing w:val="-1"/>
          <w:sz w:val="24"/>
        </w:rPr>
        <w:t xml:space="preserve"> </w:t>
      </w:r>
      <w:r w:rsidRPr="009F39E8">
        <w:rPr>
          <w:sz w:val="24"/>
        </w:rPr>
        <w:t>($5*</w:t>
      </w:r>
      <w:r w:rsidRPr="009F39E8">
        <w:rPr>
          <w:spacing w:val="-1"/>
          <w:sz w:val="24"/>
        </w:rPr>
        <w:t xml:space="preserve"> </w:t>
      </w:r>
      <w:r w:rsidRPr="009F39E8">
        <w:rPr>
          <w:sz w:val="24"/>
        </w:rPr>
        <w:t>34</w:t>
      </w:r>
      <w:r w:rsidRPr="009F39E8">
        <w:rPr>
          <w:spacing w:val="-1"/>
          <w:sz w:val="24"/>
        </w:rPr>
        <w:t xml:space="preserve"> </w:t>
      </w:r>
      <w:r w:rsidRPr="009F39E8">
        <w:rPr>
          <w:sz w:val="24"/>
        </w:rPr>
        <w:t>attendees</w:t>
      </w:r>
      <w:r w:rsidRPr="009F39E8">
        <w:rPr>
          <w:spacing w:val="-1"/>
          <w:sz w:val="24"/>
        </w:rPr>
        <w:t xml:space="preserve"> </w:t>
      </w:r>
      <w:r w:rsidRPr="009F39E8">
        <w:rPr>
          <w:sz w:val="24"/>
        </w:rPr>
        <w:t xml:space="preserve">* 20 </w:t>
      </w:r>
      <w:proofErr w:type="gramStart"/>
      <w:r w:rsidRPr="009F39E8">
        <w:rPr>
          <w:sz w:val="24"/>
        </w:rPr>
        <w:t>trainings</w:t>
      </w:r>
      <w:proofErr w:type="gramEnd"/>
      <w:r w:rsidRPr="009F39E8">
        <w:rPr>
          <w:sz w:val="24"/>
        </w:rPr>
        <w:t xml:space="preserve"> = $3,400).</w:t>
      </w:r>
    </w:p>
    <w:p w14:paraId="4CE2DA08" w14:textId="77777777" w:rsidR="009F39E8" w:rsidRPr="009F39E8" w:rsidRDefault="009F39E8" w:rsidP="009F39E8">
      <w:pPr>
        <w:numPr>
          <w:ilvl w:val="4"/>
          <w:numId w:val="17"/>
        </w:numPr>
        <w:tabs>
          <w:tab w:val="left" w:pos="1439"/>
        </w:tabs>
        <w:spacing w:before="8" w:line="285" w:lineRule="exact"/>
        <w:ind w:left="1439" w:hanging="359"/>
        <w:jc w:val="both"/>
        <w:rPr>
          <w:sz w:val="24"/>
        </w:rPr>
      </w:pPr>
      <w:r w:rsidRPr="009F39E8">
        <w:rPr>
          <w:sz w:val="24"/>
        </w:rPr>
        <w:t>Lunch/refreshments</w:t>
      </w:r>
      <w:r w:rsidRPr="009F39E8">
        <w:rPr>
          <w:spacing w:val="-11"/>
          <w:sz w:val="24"/>
        </w:rPr>
        <w:t xml:space="preserve"> </w:t>
      </w:r>
      <w:r w:rsidRPr="009F39E8">
        <w:rPr>
          <w:sz w:val="24"/>
        </w:rPr>
        <w:t>for</w:t>
      </w:r>
      <w:r w:rsidRPr="009F39E8">
        <w:rPr>
          <w:spacing w:val="-8"/>
          <w:sz w:val="24"/>
        </w:rPr>
        <w:t xml:space="preserve"> </w:t>
      </w:r>
      <w:r w:rsidRPr="009F39E8">
        <w:rPr>
          <w:sz w:val="24"/>
        </w:rPr>
        <w:t>each</w:t>
      </w:r>
      <w:r w:rsidRPr="009F39E8">
        <w:rPr>
          <w:spacing w:val="-9"/>
          <w:sz w:val="24"/>
        </w:rPr>
        <w:t xml:space="preserve"> </w:t>
      </w:r>
      <w:r w:rsidRPr="009F39E8">
        <w:rPr>
          <w:sz w:val="24"/>
        </w:rPr>
        <w:t>session</w:t>
      </w:r>
      <w:r w:rsidRPr="009F39E8">
        <w:rPr>
          <w:spacing w:val="-8"/>
          <w:sz w:val="24"/>
        </w:rPr>
        <w:t xml:space="preserve"> </w:t>
      </w:r>
      <w:r w:rsidRPr="009F39E8">
        <w:rPr>
          <w:sz w:val="24"/>
        </w:rPr>
        <w:t>are</w:t>
      </w:r>
      <w:r w:rsidRPr="009F39E8">
        <w:rPr>
          <w:spacing w:val="-9"/>
          <w:sz w:val="24"/>
        </w:rPr>
        <w:t xml:space="preserve"> </w:t>
      </w:r>
      <w:r w:rsidRPr="009F39E8">
        <w:rPr>
          <w:sz w:val="24"/>
        </w:rPr>
        <w:t>estimated</w:t>
      </w:r>
      <w:r w:rsidRPr="009F39E8">
        <w:rPr>
          <w:spacing w:val="-8"/>
          <w:sz w:val="24"/>
        </w:rPr>
        <w:t xml:space="preserve"> </w:t>
      </w:r>
      <w:r w:rsidRPr="009F39E8">
        <w:rPr>
          <w:sz w:val="24"/>
        </w:rPr>
        <w:t>at</w:t>
      </w:r>
      <w:r w:rsidRPr="009F39E8">
        <w:rPr>
          <w:spacing w:val="-8"/>
          <w:sz w:val="24"/>
        </w:rPr>
        <w:t xml:space="preserve"> </w:t>
      </w:r>
      <w:r w:rsidRPr="009F39E8">
        <w:rPr>
          <w:sz w:val="24"/>
        </w:rPr>
        <w:t>$8</w:t>
      </w:r>
      <w:r w:rsidRPr="009F39E8">
        <w:rPr>
          <w:spacing w:val="-9"/>
          <w:sz w:val="24"/>
        </w:rPr>
        <w:t xml:space="preserve"> </w:t>
      </w:r>
      <w:r w:rsidRPr="009F39E8">
        <w:rPr>
          <w:sz w:val="24"/>
        </w:rPr>
        <w:t>per</w:t>
      </w:r>
      <w:r w:rsidRPr="009F39E8">
        <w:rPr>
          <w:spacing w:val="-8"/>
          <w:sz w:val="24"/>
        </w:rPr>
        <w:t xml:space="preserve"> </w:t>
      </w:r>
      <w:r w:rsidRPr="009F39E8">
        <w:rPr>
          <w:sz w:val="24"/>
        </w:rPr>
        <w:t>attendee</w:t>
      </w:r>
      <w:r w:rsidRPr="009F39E8">
        <w:rPr>
          <w:spacing w:val="-9"/>
          <w:sz w:val="24"/>
        </w:rPr>
        <w:t xml:space="preserve"> </w:t>
      </w:r>
      <w:r w:rsidRPr="009F39E8">
        <w:rPr>
          <w:sz w:val="24"/>
        </w:rPr>
        <w:t>($8*</w:t>
      </w:r>
      <w:r w:rsidRPr="009F39E8">
        <w:rPr>
          <w:spacing w:val="-8"/>
          <w:sz w:val="24"/>
        </w:rPr>
        <w:t xml:space="preserve"> </w:t>
      </w:r>
      <w:r w:rsidRPr="009F39E8">
        <w:rPr>
          <w:sz w:val="24"/>
        </w:rPr>
        <w:t>34</w:t>
      </w:r>
      <w:r w:rsidRPr="009F39E8">
        <w:rPr>
          <w:spacing w:val="-8"/>
          <w:sz w:val="24"/>
        </w:rPr>
        <w:t xml:space="preserve"> </w:t>
      </w:r>
      <w:r w:rsidRPr="009F39E8">
        <w:rPr>
          <w:spacing w:val="-2"/>
          <w:sz w:val="24"/>
        </w:rPr>
        <w:t>attendees</w:t>
      </w:r>
    </w:p>
    <w:p w14:paraId="35D33B00" w14:textId="77777777" w:rsidR="009F39E8" w:rsidRPr="009F39E8" w:rsidRDefault="009F39E8" w:rsidP="009F39E8">
      <w:pPr>
        <w:spacing w:line="265" w:lineRule="exact"/>
        <w:ind w:left="1440"/>
        <w:jc w:val="both"/>
        <w:rPr>
          <w:spacing w:val="-2"/>
          <w:sz w:val="24"/>
          <w:szCs w:val="24"/>
        </w:rPr>
      </w:pPr>
      <w:r w:rsidRPr="009F39E8">
        <w:rPr>
          <w:sz w:val="24"/>
          <w:szCs w:val="24"/>
        </w:rPr>
        <w:t>*</w:t>
      </w:r>
      <w:r w:rsidRPr="009F39E8">
        <w:rPr>
          <w:spacing w:val="-3"/>
          <w:sz w:val="24"/>
          <w:szCs w:val="24"/>
        </w:rPr>
        <w:t xml:space="preserve"> </w:t>
      </w:r>
      <w:r w:rsidRPr="009F39E8">
        <w:rPr>
          <w:sz w:val="24"/>
          <w:szCs w:val="24"/>
        </w:rPr>
        <w:t>20</w:t>
      </w:r>
      <w:r w:rsidRPr="009F39E8">
        <w:rPr>
          <w:spacing w:val="-1"/>
          <w:sz w:val="24"/>
          <w:szCs w:val="24"/>
        </w:rPr>
        <w:t xml:space="preserve"> </w:t>
      </w:r>
      <w:proofErr w:type="gramStart"/>
      <w:r w:rsidRPr="009F39E8">
        <w:rPr>
          <w:sz w:val="24"/>
          <w:szCs w:val="24"/>
        </w:rPr>
        <w:t>trainings</w:t>
      </w:r>
      <w:proofErr w:type="gramEnd"/>
      <w:r w:rsidRPr="009F39E8">
        <w:rPr>
          <w:spacing w:val="-1"/>
          <w:sz w:val="24"/>
          <w:szCs w:val="24"/>
        </w:rPr>
        <w:t xml:space="preserve"> </w:t>
      </w:r>
      <w:r w:rsidRPr="009F39E8">
        <w:rPr>
          <w:sz w:val="24"/>
          <w:szCs w:val="24"/>
        </w:rPr>
        <w:t xml:space="preserve">= </w:t>
      </w:r>
      <w:r w:rsidRPr="009F39E8">
        <w:rPr>
          <w:spacing w:val="-2"/>
          <w:sz w:val="24"/>
          <w:szCs w:val="24"/>
        </w:rPr>
        <w:t>$5,440).</w:t>
      </w:r>
    </w:p>
    <w:p w14:paraId="038B3D87" w14:textId="77777777" w:rsidR="009F39E8" w:rsidRPr="009F39E8" w:rsidRDefault="009F39E8" w:rsidP="009F39E8">
      <w:pPr>
        <w:spacing w:line="265" w:lineRule="exact"/>
        <w:ind w:left="360"/>
        <w:jc w:val="both"/>
        <w:rPr>
          <w:spacing w:val="-2"/>
          <w:sz w:val="24"/>
          <w:szCs w:val="24"/>
        </w:rPr>
      </w:pPr>
    </w:p>
    <w:p w14:paraId="0FC4254F" w14:textId="77777777" w:rsidR="009F39E8" w:rsidRPr="009F39E8" w:rsidRDefault="009F39E8" w:rsidP="009F39E8">
      <w:pPr>
        <w:spacing w:line="265" w:lineRule="exact"/>
        <w:ind w:left="360"/>
        <w:jc w:val="both"/>
        <w:rPr>
          <w:sz w:val="24"/>
          <w:szCs w:val="24"/>
        </w:rPr>
      </w:pPr>
      <w:r w:rsidRPr="009F39E8">
        <w:rPr>
          <w:spacing w:val="-2"/>
          <w:sz w:val="24"/>
          <w:szCs w:val="24"/>
        </w:rPr>
        <w:t xml:space="preserve">Total cost for 20 </w:t>
      </w:r>
      <w:proofErr w:type="gramStart"/>
      <w:r w:rsidRPr="009F39E8">
        <w:rPr>
          <w:spacing w:val="-2"/>
          <w:sz w:val="24"/>
          <w:szCs w:val="24"/>
        </w:rPr>
        <w:t>trainings</w:t>
      </w:r>
      <w:proofErr w:type="gramEnd"/>
      <w:r w:rsidRPr="009F39E8">
        <w:rPr>
          <w:spacing w:val="-2"/>
          <w:sz w:val="24"/>
          <w:szCs w:val="24"/>
        </w:rPr>
        <w:t xml:space="preserve">: $3,400 for printed materials + $5,440 for lunch/refreshments = $8,840. </w:t>
      </w:r>
    </w:p>
    <w:p w14:paraId="72D80331" w14:textId="77777777" w:rsidR="009F39E8" w:rsidRPr="009F39E8" w:rsidRDefault="009F39E8" w:rsidP="009F39E8">
      <w:pPr>
        <w:numPr>
          <w:ilvl w:val="3"/>
          <w:numId w:val="17"/>
        </w:numPr>
        <w:tabs>
          <w:tab w:val="left" w:pos="720"/>
        </w:tabs>
        <w:spacing w:before="78"/>
        <w:ind w:right="357"/>
        <w:jc w:val="both"/>
        <w:rPr>
          <w:sz w:val="24"/>
        </w:rPr>
      </w:pPr>
      <w:r w:rsidRPr="009F39E8">
        <w:rPr>
          <w:b/>
          <w:sz w:val="24"/>
        </w:rPr>
        <w:t xml:space="preserve">Community Mobilization and Outreach Events ($11,193.00): </w:t>
      </w:r>
      <w:r w:rsidRPr="009F39E8">
        <w:rPr>
          <w:sz w:val="24"/>
        </w:rPr>
        <w:t xml:space="preserve">POA will hold 16 community mobilization and outreach events, 8 in Y2 and 8 in Y3. Each event will include 48 attendees plus 2 staff members. The events will </w:t>
      </w:r>
      <w:proofErr w:type="gramStart"/>
      <w:r w:rsidRPr="009F39E8">
        <w:rPr>
          <w:sz w:val="24"/>
        </w:rPr>
        <w:t>include</w:t>
      </w:r>
      <w:proofErr w:type="gramEnd"/>
      <w:r w:rsidRPr="009F39E8">
        <w:rPr>
          <w:sz w:val="24"/>
        </w:rPr>
        <w:t xml:space="preserve"> the following costs:</w:t>
      </w:r>
    </w:p>
    <w:p w14:paraId="63FF512E" w14:textId="77777777" w:rsidR="009F39E8" w:rsidRPr="009F39E8" w:rsidRDefault="009F39E8" w:rsidP="009F39E8">
      <w:pPr>
        <w:numPr>
          <w:ilvl w:val="4"/>
          <w:numId w:val="17"/>
        </w:numPr>
        <w:tabs>
          <w:tab w:val="left" w:pos="1440"/>
        </w:tabs>
        <w:spacing w:before="9" w:line="225" w:lineRule="auto"/>
        <w:ind w:right="359"/>
        <w:jc w:val="both"/>
        <w:rPr>
          <w:sz w:val="24"/>
        </w:rPr>
      </w:pPr>
      <w:r w:rsidRPr="009F39E8">
        <w:rPr>
          <w:sz w:val="24"/>
        </w:rPr>
        <w:t>Printed</w:t>
      </w:r>
      <w:r w:rsidRPr="009F39E8">
        <w:rPr>
          <w:spacing w:val="-6"/>
          <w:sz w:val="24"/>
        </w:rPr>
        <w:t xml:space="preserve"> </w:t>
      </w:r>
      <w:r w:rsidRPr="009F39E8">
        <w:rPr>
          <w:sz w:val="24"/>
        </w:rPr>
        <w:t>materials</w:t>
      </w:r>
      <w:r w:rsidRPr="009F39E8">
        <w:rPr>
          <w:spacing w:val="-6"/>
          <w:sz w:val="24"/>
        </w:rPr>
        <w:t xml:space="preserve"> </w:t>
      </w:r>
      <w:r w:rsidRPr="009F39E8">
        <w:rPr>
          <w:sz w:val="24"/>
        </w:rPr>
        <w:t>for</w:t>
      </w:r>
      <w:r w:rsidRPr="009F39E8">
        <w:rPr>
          <w:spacing w:val="-6"/>
          <w:sz w:val="24"/>
        </w:rPr>
        <w:t xml:space="preserve"> </w:t>
      </w:r>
      <w:r w:rsidRPr="009F39E8">
        <w:rPr>
          <w:sz w:val="24"/>
        </w:rPr>
        <w:t>each</w:t>
      </w:r>
      <w:r w:rsidRPr="009F39E8">
        <w:rPr>
          <w:spacing w:val="-6"/>
          <w:sz w:val="24"/>
        </w:rPr>
        <w:t xml:space="preserve"> </w:t>
      </w:r>
      <w:r w:rsidRPr="009F39E8">
        <w:rPr>
          <w:sz w:val="24"/>
        </w:rPr>
        <w:t>event</w:t>
      </w:r>
      <w:r w:rsidRPr="009F39E8">
        <w:rPr>
          <w:spacing w:val="-6"/>
          <w:sz w:val="24"/>
        </w:rPr>
        <w:t xml:space="preserve"> </w:t>
      </w:r>
      <w:r w:rsidRPr="009F39E8">
        <w:rPr>
          <w:sz w:val="24"/>
        </w:rPr>
        <w:t>are</w:t>
      </w:r>
      <w:r w:rsidRPr="009F39E8">
        <w:rPr>
          <w:spacing w:val="-6"/>
          <w:sz w:val="24"/>
        </w:rPr>
        <w:t xml:space="preserve"> </w:t>
      </w:r>
      <w:r w:rsidRPr="009F39E8">
        <w:rPr>
          <w:sz w:val="24"/>
        </w:rPr>
        <w:t>estimated</w:t>
      </w:r>
      <w:r w:rsidRPr="009F39E8">
        <w:rPr>
          <w:spacing w:val="-6"/>
          <w:sz w:val="24"/>
        </w:rPr>
        <w:t xml:space="preserve"> </w:t>
      </w:r>
      <w:r w:rsidRPr="009F39E8">
        <w:rPr>
          <w:sz w:val="24"/>
        </w:rPr>
        <w:t>at</w:t>
      </w:r>
      <w:r w:rsidRPr="009F39E8">
        <w:rPr>
          <w:spacing w:val="-6"/>
          <w:sz w:val="24"/>
        </w:rPr>
        <w:t xml:space="preserve"> </w:t>
      </w:r>
      <w:r w:rsidRPr="009F39E8">
        <w:rPr>
          <w:sz w:val="24"/>
        </w:rPr>
        <w:t>$5</w:t>
      </w:r>
      <w:r w:rsidRPr="009F39E8">
        <w:rPr>
          <w:spacing w:val="-6"/>
          <w:sz w:val="24"/>
        </w:rPr>
        <w:t xml:space="preserve"> </w:t>
      </w:r>
      <w:r w:rsidRPr="009F39E8">
        <w:rPr>
          <w:sz w:val="24"/>
        </w:rPr>
        <w:t>per</w:t>
      </w:r>
      <w:r w:rsidRPr="009F39E8">
        <w:rPr>
          <w:spacing w:val="-6"/>
          <w:sz w:val="24"/>
        </w:rPr>
        <w:t xml:space="preserve"> </w:t>
      </w:r>
      <w:r w:rsidRPr="009F39E8">
        <w:rPr>
          <w:sz w:val="24"/>
        </w:rPr>
        <w:t>attendee</w:t>
      </w:r>
      <w:r w:rsidRPr="009F39E8">
        <w:rPr>
          <w:spacing w:val="-6"/>
          <w:sz w:val="24"/>
        </w:rPr>
        <w:t xml:space="preserve"> </w:t>
      </w:r>
      <w:r w:rsidRPr="009F39E8">
        <w:rPr>
          <w:sz w:val="24"/>
        </w:rPr>
        <w:t>($5*</w:t>
      </w:r>
      <w:r w:rsidRPr="009F39E8">
        <w:rPr>
          <w:spacing w:val="-6"/>
          <w:sz w:val="24"/>
        </w:rPr>
        <w:t xml:space="preserve"> </w:t>
      </w:r>
      <w:r w:rsidRPr="009F39E8">
        <w:rPr>
          <w:sz w:val="24"/>
        </w:rPr>
        <w:t>50</w:t>
      </w:r>
      <w:r w:rsidRPr="009F39E8">
        <w:rPr>
          <w:spacing w:val="-6"/>
          <w:sz w:val="24"/>
        </w:rPr>
        <w:t xml:space="preserve"> </w:t>
      </w:r>
      <w:r w:rsidRPr="009F39E8">
        <w:rPr>
          <w:sz w:val="24"/>
        </w:rPr>
        <w:t>attendees</w:t>
      </w:r>
      <w:r w:rsidRPr="009F39E8">
        <w:rPr>
          <w:spacing w:val="-6"/>
          <w:sz w:val="24"/>
        </w:rPr>
        <w:t xml:space="preserve"> </w:t>
      </w:r>
      <w:r w:rsidRPr="009F39E8">
        <w:rPr>
          <w:sz w:val="24"/>
        </w:rPr>
        <w:t>*16 events = $4,000).</w:t>
      </w:r>
    </w:p>
    <w:p w14:paraId="54DA3E95" w14:textId="77777777" w:rsidR="009F39E8" w:rsidRPr="009F39E8" w:rsidRDefault="009F39E8" w:rsidP="009F39E8">
      <w:pPr>
        <w:numPr>
          <w:ilvl w:val="4"/>
          <w:numId w:val="17"/>
        </w:numPr>
        <w:tabs>
          <w:tab w:val="left" w:pos="1439"/>
        </w:tabs>
        <w:spacing w:before="1" w:line="287" w:lineRule="exact"/>
        <w:ind w:left="1439" w:hanging="359"/>
        <w:jc w:val="both"/>
        <w:rPr>
          <w:sz w:val="24"/>
        </w:rPr>
      </w:pPr>
      <w:r w:rsidRPr="009F39E8">
        <w:rPr>
          <w:sz w:val="24"/>
        </w:rPr>
        <w:t>Lunch/refreshments</w:t>
      </w:r>
      <w:r w:rsidRPr="009F39E8">
        <w:rPr>
          <w:spacing w:val="4"/>
          <w:sz w:val="24"/>
        </w:rPr>
        <w:t xml:space="preserve"> </w:t>
      </w:r>
      <w:r w:rsidRPr="009F39E8">
        <w:rPr>
          <w:sz w:val="24"/>
        </w:rPr>
        <w:t>for</w:t>
      </w:r>
      <w:r w:rsidRPr="009F39E8">
        <w:rPr>
          <w:spacing w:val="7"/>
          <w:sz w:val="24"/>
        </w:rPr>
        <w:t xml:space="preserve"> </w:t>
      </w:r>
      <w:r w:rsidRPr="009F39E8">
        <w:rPr>
          <w:sz w:val="24"/>
        </w:rPr>
        <w:t>each</w:t>
      </w:r>
      <w:r w:rsidRPr="009F39E8">
        <w:rPr>
          <w:spacing w:val="6"/>
          <w:sz w:val="24"/>
        </w:rPr>
        <w:t xml:space="preserve"> </w:t>
      </w:r>
      <w:r w:rsidRPr="009F39E8">
        <w:rPr>
          <w:sz w:val="24"/>
        </w:rPr>
        <w:t>event</w:t>
      </w:r>
      <w:r w:rsidRPr="009F39E8">
        <w:rPr>
          <w:spacing w:val="7"/>
          <w:sz w:val="24"/>
        </w:rPr>
        <w:t xml:space="preserve"> </w:t>
      </w:r>
      <w:r w:rsidRPr="009F39E8">
        <w:rPr>
          <w:sz w:val="24"/>
        </w:rPr>
        <w:t>are</w:t>
      </w:r>
      <w:r w:rsidRPr="009F39E8">
        <w:rPr>
          <w:spacing w:val="5"/>
          <w:sz w:val="24"/>
        </w:rPr>
        <w:t xml:space="preserve"> </w:t>
      </w:r>
      <w:r w:rsidRPr="009F39E8">
        <w:rPr>
          <w:sz w:val="24"/>
        </w:rPr>
        <w:t>estimated</w:t>
      </w:r>
      <w:r w:rsidRPr="009F39E8">
        <w:rPr>
          <w:spacing w:val="7"/>
          <w:sz w:val="24"/>
        </w:rPr>
        <w:t xml:space="preserve"> </w:t>
      </w:r>
      <w:r w:rsidRPr="009F39E8">
        <w:rPr>
          <w:sz w:val="24"/>
        </w:rPr>
        <w:t>at</w:t>
      </w:r>
      <w:r w:rsidRPr="009F39E8">
        <w:rPr>
          <w:spacing w:val="6"/>
          <w:sz w:val="24"/>
        </w:rPr>
        <w:t xml:space="preserve"> </w:t>
      </w:r>
      <w:r w:rsidRPr="009F39E8">
        <w:rPr>
          <w:sz w:val="24"/>
        </w:rPr>
        <w:t>$8</w:t>
      </w:r>
      <w:r w:rsidRPr="009F39E8">
        <w:rPr>
          <w:spacing w:val="7"/>
          <w:sz w:val="24"/>
        </w:rPr>
        <w:t xml:space="preserve"> </w:t>
      </w:r>
      <w:r w:rsidRPr="009F39E8">
        <w:rPr>
          <w:sz w:val="24"/>
        </w:rPr>
        <w:t>per</w:t>
      </w:r>
      <w:r w:rsidRPr="009F39E8">
        <w:rPr>
          <w:spacing w:val="6"/>
          <w:sz w:val="24"/>
        </w:rPr>
        <w:t xml:space="preserve"> </w:t>
      </w:r>
      <w:r w:rsidRPr="009F39E8">
        <w:rPr>
          <w:sz w:val="24"/>
        </w:rPr>
        <w:t>attendee</w:t>
      </w:r>
      <w:r w:rsidRPr="009F39E8">
        <w:rPr>
          <w:spacing w:val="7"/>
          <w:sz w:val="24"/>
        </w:rPr>
        <w:t xml:space="preserve"> </w:t>
      </w:r>
      <w:r w:rsidRPr="009F39E8">
        <w:rPr>
          <w:sz w:val="24"/>
        </w:rPr>
        <w:t>($8*</w:t>
      </w:r>
      <w:r w:rsidRPr="009F39E8">
        <w:rPr>
          <w:spacing w:val="6"/>
          <w:sz w:val="24"/>
        </w:rPr>
        <w:t xml:space="preserve"> </w:t>
      </w:r>
      <w:r w:rsidRPr="009F39E8">
        <w:rPr>
          <w:sz w:val="24"/>
        </w:rPr>
        <w:t>50</w:t>
      </w:r>
      <w:r w:rsidRPr="009F39E8">
        <w:rPr>
          <w:spacing w:val="7"/>
          <w:sz w:val="24"/>
        </w:rPr>
        <w:t xml:space="preserve"> </w:t>
      </w:r>
      <w:r w:rsidRPr="009F39E8">
        <w:rPr>
          <w:spacing w:val="-2"/>
          <w:sz w:val="24"/>
        </w:rPr>
        <w:t>attendees</w:t>
      </w:r>
    </w:p>
    <w:p w14:paraId="539FB10B" w14:textId="77777777" w:rsidR="009F39E8" w:rsidRPr="009F39E8" w:rsidRDefault="009F39E8" w:rsidP="009F39E8">
      <w:pPr>
        <w:spacing w:line="267" w:lineRule="exact"/>
        <w:ind w:left="1440"/>
        <w:jc w:val="both"/>
        <w:rPr>
          <w:spacing w:val="-2"/>
          <w:sz w:val="24"/>
          <w:szCs w:val="24"/>
        </w:rPr>
      </w:pPr>
      <w:r w:rsidRPr="009F39E8">
        <w:rPr>
          <w:sz w:val="24"/>
          <w:szCs w:val="24"/>
        </w:rPr>
        <w:t>*16</w:t>
      </w:r>
      <w:r w:rsidRPr="009F39E8">
        <w:rPr>
          <w:spacing w:val="-1"/>
          <w:sz w:val="24"/>
          <w:szCs w:val="24"/>
        </w:rPr>
        <w:t xml:space="preserve"> </w:t>
      </w:r>
      <w:r w:rsidRPr="009F39E8">
        <w:rPr>
          <w:sz w:val="24"/>
          <w:szCs w:val="24"/>
        </w:rPr>
        <w:t>events</w:t>
      </w:r>
      <w:r w:rsidRPr="009F39E8">
        <w:rPr>
          <w:spacing w:val="-1"/>
          <w:sz w:val="24"/>
          <w:szCs w:val="24"/>
        </w:rPr>
        <w:t xml:space="preserve"> </w:t>
      </w:r>
      <w:r w:rsidRPr="009F39E8">
        <w:rPr>
          <w:sz w:val="24"/>
          <w:szCs w:val="24"/>
        </w:rPr>
        <w:t xml:space="preserve">= </w:t>
      </w:r>
      <w:r w:rsidRPr="009F39E8">
        <w:rPr>
          <w:spacing w:val="-2"/>
          <w:sz w:val="24"/>
          <w:szCs w:val="24"/>
        </w:rPr>
        <w:t>$6,400).</w:t>
      </w:r>
    </w:p>
    <w:p w14:paraId="3057E7D0" w14:textId="77777777" w:rsidR="009F39E8" w:rsidRPr="009F39E8" w:rsidRDefault="009F39E8" w:rsidP="009F39E8">
      <w:pPr>
        <w:spacing w:line="267" w:lineRule="exact"/>
        <w:ind w:left="360"/>
        <w:jc w:val="both"/>
        <w:rPr>
          <w:sz w:val="24"/>
          <w:szCs w:val="24"/>
        </w:rPr>
      </w:pPr>
      <w:r w:rsidRPr="009F39E8">
        <w:rPr>
          <w:spacing w:val="-2"/>
          <w:sz w:val="24"/>
          <w:szCs w:val="24"/>
        </w:rPr>
        <w:t xml:space="preserve">Total cost for 16 events: $4,000 for printed materials + $6,400 for lunch/refreshments + $793 for inflation = $11,193.00. </w:t>
      </w:r>
    </w:p>
    <w:p w14:paraId="3764D0DC" w14:textId="77777777" w:rsidR="009F39E8" w:rsidRPr="009F39E8" w:rsidRDefault="009F39E8" w:rsidP="009F39E8">
      <w:pPr>
        <w:numPr>
          <w:ilvl w:val="3"/>
          <w:numId w:val="17"/>
        </w:numPr>
        <w:tabs>
          <w:tab w:val="left" w:pos="720"/>
        </w:tabs>
        <w:ind w:right="357"/>
        <w:jc w:val="both"/>
        <w:rPr>
          <w:sz w:val="24"/>
        </w:rPr>
      </w:pPr>
      <w:r w:rsidRPr="009F39E8">
        <w:rPr>
          <w:b/>
          <w:sz w:val="24"/>
        </w:rPr>
        <w:t xml:space="preserve">Subrecipient: FEREMA ($492,573.03) – (UEI: NY8TFD4ZL3C3): </w:t>
      </w:r>
      <w:r w:rsidRPr="009F39E8">
        <w:rPr>
          <w:sz w:val="24"/>
        </w:rPr>
        <w:t>POA is proposing FEREMA as a subrecipient. Under Activity 6, FEREMA will conduct interactive, school- based nutrition education sessions to strengthen the knowledge and behaviors of teachers, caregivers, and parents. The estimated cost for FEREMA is $24,911 in Y1, $144,381 in Y2,</w:t>
      </w:r>
    </w:p>
    <w:p w14:paraId="31AD478A" w14:textId="77777777" w:rsidR="009F39E8" w:rsidRPr="009F39E8" w:rsidRDefault="009F39E8" w:rsidP="009F39E8">
      <w:pPr>
        <w:spacing w:line="275" w:lineRule="exact"/>
        <w:ind w:left="720"/>
        <w:jc w:val="both"/>
        <w:rPr>
          <w:spacing w:val="-2"/>
          <w:sz w:val="24"/>
          <w:szCs w:val="24"/>
        </w:rPr>
      </w:pPr>
      <w:r w:rsidRPr="009F39E8">
        <w:rPr>
          <w:sz w:val="24"/>
          <w:szCs w:val="24"/>
        </w:rPr>
        <w:t>$151,600</w:t>
      </w:r>
      <w:r w:rsidRPr="009F39E8">
        <w:rPr>
          <w:spacing w:val="-3"/>
          <w:sz w:val="24"/>
          <w:szCs w:val="24"/>
        </w:rPr>
        <w:t xml:space="preserve"> </w:t>
      </w:r>
      <w:r w:rsidRPr="009F39E8">
        <w:rPr>
          <w:sz w:val="24"/>
          <w:szCs w:val="24"/>
        </w:rPr>
        <w:t>in Y3, $159,180</w:t>
      </w:r>
      <w:r w:rsidRPr="009F39E8">
        <w:rPr>
          <w:spacing w:val="-1"/>
          <w:sz w:val="24"/>
          <w:szCs w:val="24"/>
        </w:rPr>
        <w:t xml:space="preserve"> </w:t>
      </w:r>
      <w:r w:rsidRPr="009F39E8">
        <w:rPr>
          <w:sz w:val="24"/>
          <w:szCs w:val="24"/>
        </w:rPr>
        <w:t>in Y4, and $12,500</w:t>
      </w:r>
      <w:r w:rsidRPr="009F39E8">
        <w:rPr>
          <w:spacing w:val="-1"/>
          <w:sz w:val="24"/>
          <w:szCs w:val="24"/>
        </w:rPr>
        <w:t xml:space="preserve"> </w:t>
      </w:r>
      <w:r w:rsidRPr="009F39E8">
        <w:rPr>
          <w:sz w:val="24"/>
          <w:szCs w:val="24"/>
        </w:rPr>
        <w:t>in Y5 for a</w:t>
      </w:r>
      <w:r w:rsidRPr="009F39E8">
        <w:rPr>
          <w:spacing w:val="-2"/>
          <w:sz w:val="24"/>
          <w:szCs w:val="24"/>
        </w:rPr>
        <w:t xml:space="preserve"> </w:t>
      </w:r>
      <w:r w:rsidRPr="009F39E8">
        <w:rPr>
          <w:sz w:val="24"/>
          <w:szCs w:val="24"/>
        </w:rPr>
        <w:t xml:space="preserve">total cost of </w:t>
      </w:r>
      <w:r w:rsidRPr="009F39E8">
        <w:rPr>
          <w:spacing w:val="-2"/>
          <w:sz w:val="24"/>
          <w:szCs w:val="24"/>
        </w:rPr>
        <w:t xml:space="preserve">$492,573.03. The following is a breakdown of FEREMA’s costs under Activity 6: </w:t>
      </w:r>
    </w:p>
    <w:p w14:paraId="5F9E34C6"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Salaries (includes LOE for Project Coordinator, Education Officers, Preschool Specialist, Logistics Officer, Financial Specialist, and Financial and Accounting Assistant) =$95,084</w:t>
      </w:r>
    </w:p>
    <w:p w14:paraId="535B803F"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Fringe 37% = $35,181</w:t>
      </w:r>
    </w:p>
    <w:p w14:paraId="7853D570"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Travel (</w:t>
      </w:r>
      <w:proofErr w:type="gramStart"/>
      <w:r w:rsidRPr="009F39E8">
        <w:rPr>
          <w:spacing w:val="-2"/>
          <w:sz w:val="24"/>
          <w:szCs w:val="24"/>
        </w:rPr>
        <w:t>includes</w:t>
      </w:r>
      <w:proofErr w:type="gramEnd"/>
      <w:r w:rsidRPr="009F39E8">
        <w:rPr>
          <w:spacing w:val="-2"/>
          <w:sz w:val="24"/>
          <w:szCs w:val="24"/>
        </w:rPr>
        <w:t xml:space="preserve"> local transportation (flights &amp; taxis), M&amp;IE, &amp; lodging) = $101,651</w:t>
      </w:r>
    </w:p>
    <w:p w14:paraId="433020C0"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Professional Services/Contractual (includes specialized trainers and coaches, nutrition technicians/mobilizers, and graphic design) = $152,244</w:t>
      </w:r>
    </w:p>
    <w:p w14:paraId="2865315B"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Supplies (includes portion of office supplies, laptops, project, printer) = $6,269</w:t>
      </w:r>
    </w:p>
    <w:p w14:paraId="4D232E19"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Other Direct Costs (includes training and workshop costs (venue, refreshments, materials), portion of the following: licenses, office communications, postage, bank fees, and legal costs) = $37,896</w:t>
      </w:r>
    </w:p>
    <w:p w14:paraId="59AC5E35" w14:textId="77777777" w:rsidR="009F39E8" w:rsidRPr="009F39E8" w:rsidRDefault="009F39E8" w:rsidP="009F39E8">
      <w:pPr>
        <w:numPr>
          <w:ilvl w:val="1"/>
          <w:numId w:val="34"/>
        </w:numPr>
        <w:tabs>
          <w:tab w:val="left" w:pos="720"/>
        </w:tabs>
        <w:spacing w:line="275" w:lineRule="exact"/>
        <w:ind w:right="357"/>
        <w:jc w:val="both"/>
        <w:rPr>
          <w:spacing w:val="-2"/>
          <w:sz w:val="24"/>
          <w:szCs w:val="24"/>
        </w:rPr>
      </w:pPr>
      <w:r w:rsidRPr="009F39E8">
        <w:rPr>
          <w:spacing w:val="-2"/>
          <w:sz w:val="24"/>
          <w:szCs w:val="24"/>
        </w:rPr>
        <w:t>Indirect Cost 15% = $64,249</w:t>
      </w:r>
    </w:p>
    <w:p w14:paraId="44A6EB06" w14:textId="77777777" w:rsidR="009F39E8" w:rsidRPr="009F39E8" w:rsidRDefault="009F39E8" w:rsidP="009F39E8">
      <w:pPr>
        <w:rPr>
          <w:sz w:val="24"/>
          <w:szCs w:val="24"/>
        </w:rPr>
      </w:pPr>
    </w:p>
    <w:p w14:paraId="529321DD" w14:textId="77777777" w:rsidR="009F39E8" w:rsidRPr="009F39E8" w:rsidRDefault="009F39E8" w:rsidP="009F39E8">
      <w:pPr>
        <w:numPr>
          <w:ilvl w:val="2"/>
          <w:numId w:val="17"/>
        </w:numPr>
        <w:tabs>
          <w:tab w:val="left" w:pos="1080"/>
        </w:tabs>
        <w:spacing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$211,373.42</w:t>
      </w:r>
    </w:p>
    <w:p w14:paraId="71870F92" w14:textId="77777777" w:rsidR="009F39E8" w:rsidRPr="009F39E8" w:rsidRDefault="009F39E8" w:rsidP="009F39E8">
      <w:pPr>
        <w:spacing w:line="242"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proofErr w:type="gramStart"/>
      <w:r w:rsidRPr="009F39E8">
        <w:rPr>
          <w:sz w:val="24"/>
          <w:szCs w:val="24"/>
        </w:rPr>
        <w:t>211,373.42 .</w:t>
      </w:r>
      <w:proofErr w:type="gramEnd"/>
    </w:p>
    <w:p w14:paraId="656D50A5" w14:textId="77777777" w:rsidR="009F39E8" w:rsidRPr="009F39E8" w:rsidRDefault="009F39E8" w:rsidP="009F39E8">
      <w:pPr>
        <w:spacing w:before="272" w:line="275" w:lineRule="exact"/>
        <w:ind w:left="360"/>
        <w:rPr>
          <w:b/>
          <w:sz w:val="24"/>
        </w:rPr>
      </w:pPr>
      <w:r w:rsidRPr="009F39E8">
        <w:rPr>
          <w:b/>
          <w:color w:val="005440"/>
          <w:sz w:val="24"/>
        </w:rPr>
        <w:t>Activity</w:t>
      </w:r>
      <w:r w:rsidRPr="009F39E8">
        <w:rPr>
          <w:b/>
          <w:color w:val="005440"/>
          <w:spacing w:val="-2"/>
          <w:sz w:val="24"/>
        </w:rPr>
        <w:t xml:space="preserve"> </w:t>
      </w:r>
      <w:r w:rsidRPr="009F39E8">
        <w:rPr>
          <w:b/>
          <w:color w:val="005440"/>
          <w:sz w:val="24"/>
        </w:rPr>
        <w:t>7:</w:t>
      </w:r>
      <w:r w:rsidRPr="009F39E8">
        <w:rPr>
          <w:b/>
          <w:color w:val="005440"/>
          <w:spacing w:val="-1"/>
          <w:sz w:val="24"/>
        </w:rPr>
        <w:t xml:space="preserve"> </w:t>
      </w:r>
      <w:r w:rsidRPr="009F39E8">
        <w:rPr>
          <w:b/>
          <w:color w:val="005440"/>
          <w:sz w:val="24"/>
        </w:rPr>
        <w:t>Training: Commodity Management</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2"/>
          <w:sz w:val="24"/>
        </w:rPr>
        <w:t xml:space="preserve"> $357,568.95 </w:t>
      </w:r>
    </w:p>
    <w:p w14:paraId="2DBBA67B" w14:textId="77777777" w:rsidR="009F39E8" w:rsidRPr="009F39E8" w:rsidRDefault="009F39E8" w:rsidP="009F39E8">
      <w:pPr>
        <w:numPr>
          <w:ilvl w:val="2"/>
          <w:numId w:val="16"/>
        </w:numPr>
        <w:tabs>
          <w:tab w:val="left" w:pos="1080"/>
        </w:tabs>
        <w:spacing w:after="6" w:line="275"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4"/>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$67,802.66</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7"/>
        <w:gridCol w:w="1003"/>
        <w:gridCol w:w="734"/>
        <w:gridCol w:w="1099"/>
        <w:gridCol w:w="1118"/>
        <w:gridCol w:w="1118"/>
      </w:tblGrid>
      <w:tr w:rsidR="009F39E8" w:rsidRPr="009F39E8" w14:paraId="6DA4C31C" w14:textId="77777777" w:rsidTr="0075611A">
        <w:trPr>
          <w:trHeight w:val="685"/>
        </w:trPr>
        <w:tc>
          <w:tcPr>
            <w:tcW w:w="4277" w:type="dxa"/>
          </w:tcPr>
          <w:p w14:paraId="12EE7CAD" w14:textId="77777777" w:rsidR="009F39E8" w:rsidRPr="009F39E8" w:rsidRDefault="009F39E8" w:rsidP="009F39E8">
            <w:pPr>
              <w:spacing w:before="125"/>
              <w:ind w:left="1335"/>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6231B0F8"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3" w:type="dxa"/>
            <w:shd w:val="clear" w:color="auto" w:fill="F2F2F2"/>
          </w:tcPr>
          <w:p w14:paraId="275EF5CF" w14:textId="77777777" w:rsidR="009F39E8" w:rsidRPr="009F39E8" w:rsidRDefault="009F39E8" w:rsidP="009F39E8">
            <w:pPr>
              <w:spacing w:before="226"/>
              <w:ind w:left="15" w:right="1"/>
              <w:jc w:val="center"/>
              <w:rPr>
                <w:b/>
                <w:sz w:val="20"/>
              </w:rPr>
            </w:pPr>
            <w:r w:rsidRPr="009F39E8">
              <w:rPr>
                <w:b/>
                <w:spacing w:val="-2"/>
                <w:sz w:val="20"/>
              </w:rPr>
              <w:t>Months</w:t>
            </w:r>
          </w:p>
        </w:tc>
        <w:tc>
          <w:tcPr>
            <w:tcW w:w="734" w:type="dxa"/>
          </w:tcPr>
          <w:p w14:paraId="0108C644" w14:textId="77777777" w:rsidR="009F39E8" w:rsidRPr="009F39E8" w:rsidRDefault="009F39E8" w:rsidP="009F39E8">
            <w:pPr>
              <w:spacing w:before="226"/>
              <w:ind w:left="15"/>
              <w:jc w:val="center"/>
              <w:rPr>
                <w:b/>
                <w:sz w:val="20"/>
              </w:rPr>
            </w:pPr>
            <w:r w:rsidRPr="009F39E8">
              <w:rPr>
                <w:b/>
                <w:spacing w:val="-5"/>
                <w:sz w:val="20"/>
              </w:rPr>
              <w:t>LOE</w:t>
            </w:r>
          </w:p>
        </w:tc>
        <w:tc>
          <w:tcPr>
            <w:tcW w:w="1099" w:type="dxa"/>
            <w:shd w:val="clear" w:color="auto" w:fill="F2F2F2"/>
          </w:tcPr>
          <w:p w14:paraId="48AADDCB" w14:textId="77777777" w:rsidR="009F39E8" w:rsidRPr="009F39E8" w:rsidRDefault="009F39E8" w:rsidP="009F39E8">
            <w:pPr>
              <w:spacing w:before="4" w:line="235" w:lineRule="auto"/>
              <w:ind w:left="179" w:right="170" w:firstLine="166"/>
              <w:rPr>
                <w:b/>
                <w:sz w:val="20"/>
              </w:rPr>
            </w:pPr>
            <w:r w:rsidRPr="009F39E8">
              <w:rPr>
                <w:b/>
                <w:spacing w:val="-4"/>
                <w:sz w:val="20"/>
              </w:rPr>
              <w:t xml:space="preserve">Base </w:t>
            </w:r>
            <w:r w:rsidRPr="009F39E8">
              <w:rPr>
                <w:b/>
                <w:spacing w:val="-2"/>
                <w:sz w:val="20"/>
              </w:rPr>
              <w:t>Monthly</w:t>
            </w:r>
          </w:p>
          <w:p w14:paraId="5E0B8C56" w14:textId="77777777" w:rsidR="009F39E8" w:rsidRPr="009F39E8" w:rsidRDefault="009F39E8" w:rsidP="009F39E8">
            <w:pPr>
              <w:spacing w:before="1" w:line="210" w:lineRule="exact"/>
              <w:ind w:left="268"/>
              <w:rPr>
                <w:b/>
                <w:sz w:val="20"/>
              </w:rPr>
            </w:pPr>
            <w:r w:rsidRPr="009F39E8">
              <w:rPr>
                <w:b/>
                <w:spacing w:val="-2"/>
                <w:sz w:val="20"/>
              </w:rPr>
              <w:t>Salary</w:t>
            </w:r>
          </w:p>
        </w:tc>
        <w:tc>
          <w:tcPr>
            <w:tcW w:w="1118" w:type="dxa"/>
          </w:tcPr>
          <w:p w14:paraId="7C13B181" w14:textId="77777777" w:rsidR="009F39E8" w:rsidRPr="009F39E8" w:rsidRDefault="009F39E8" w:rsidP="009F39E8">
            <w:pPr>
              <w:spacing w:before="4" w:line="235" w:lineRule="auto"/>
              <w:ind w:left="192" w:right="176" w:firstLine="11"/>
              <w:rPr>
                <w:b/>
                <w:sz w:val="20"/>
              </w:rPr>
            </w:pPr>
            <w:r w:rsidRPr="009F39E8">
              <w:rPr>
                <w:b/>
                <w:spacing w:val="-2"/>
                <w:sz w:val="20"/>
              </w:rPr>
              <w:t>Average Monthly</w:t>
            </w:r>
          </w:p>
          <w:p w14:paraId="1A8DA225" w14:textId="77777777" w:rsidR="009F39E8" w:rsidRPr="009F39E8" w:rsidRDefault="009F39E8" w:rsidP="009F39E8">
            <w:pPr>
              <w:spacing w:before="1" w:line="210" w:lineRule="exact"/>
              <w:ind w:left="181"/>
              <w:rPr>
                <w:b/>
                <w:sz w:val="20"/>
              </w:rPr>
            </w:pPr>
            <w:r w:rsidRPr="009F39E8">
              <w:rPr>
                <w:b/>
                <w:spacing w:val="-2"/>
                <w:sz w:val="20"/>
              </w:rPr>
              <w:t>Salary**</w:t>
            </w:r>
          </w:p>
        </w:tc>
        <w:tc>
          <w:tcPr>
            <w:tcW w:w="1118" w:type="dxa"/>
          </w:tcPr>
          <w:p w14:paraId="469217B8" w14:textId="77777777" w:rsidR="009F39E8" w:rsidRPr="009F39E8" w:rsidRDefault="009F39E8" w:rsidP="009F39E8">
            <w:pPr>
              <w:spacing w:before="119" w:line="235" w:lineRule="auto"/>
              <w:ind w:left="199" w:right="182" w:firstLine="83"/>
              <w:rPr>
                <w:b/>
                <w:sz w:val="20"/>
              </w:rPr>
            </w:pPr>
            <w:r w:rsidRPr="009F39E8">
              <w:rPr>
                <w:b/>
                <w:spacing w:val="-2"/>
                <w:sz w:val="20"/>
              </w:rPr>
              <w:t>Salary Subtotal</w:t>
            </w:r>
          </w:p>
        </w:tc>
      </w:tr>
      <w:tr w:rsidR="009F39E8" w:rsidRPr="009F39E8" w14:paraId="76435E19" w14:textId="77777777" w:rsidTr="0075611A">
        <w:trPr>
          <w:trHeight w:val="230"/>
        </w:trPr>
        <w:tc>
          <w:tcPr>
            <w:tcW w:w="4277" w:type="dxa"/>
          </w:tcPr>
          <w:p w14:paraId="64DDFE22" w14:textId="77777777" w:rsidR="009F39E8" w:rsidRPr="009F39E8" w:rsidRDefault="009F39E8" w:rsidP="009F39E8">
            <w:pPr>
              <w:spacing w:line="210" w:lineRule="exact"/>
              <w:ind w:left="110"/>
              <w:rPr>
                <w:sz w:val="20"/>
              </w:rPr>
            </w:pPr>
            <w:r w:rsidRPr="009F39E8">
              <w:rPr>
                <w:sz w:val="20"/>
              </w:rPr>
              <w:t>Policy &amp; Sustainability Specialist</w:t>
            </w:r>
          </w:p>
        </w:tc>
        <w:tc>
          <w:tcPr>
            <w:tcW w:w="1003" w:type="dxa"/>
            <w:shd w:val="clear" w:color="auto" w:fill="F2F2F2"/>
          </w:tcPr>
          <w:p w14:paraId="336B4D06" w14:textId="77777777" w:rsidR="009F39E8" w:rsidRPr="009F39E8" w:rsidRDefault="009F39E8" w:rsidP="009F39E8">
            <w:pPr>
              <w:spacing w:line="210" w:lineRule="exact"/>
              <w:ind w:left="15" w:right="2"/>
              <w:jc w:val="center"/>
              <w:rPr>
                <w:spacing w:val="-5"/>
                <w:sz w:val="20"/>
              </w:rPr>
            </w:pPr>
            <w:r w:rsidRPr="009F39E8">
              <w:rPr>
                <w:spacing w:val="-5"/>
                <w:sz w:val="20"/>
              </w:rPr>
              <w:t>37</w:t>
            </w:r>
          </w:p>
        </w:tc>
        <w:tc>
          <w:tcPr>
            <w:tcW w:w="734" w:type="dxa"/>
          </w:tcPr>
          <w:p w14:paraId="36769D85" w14:textId="77777777" w:rsidR="009F39E8" w:rsidRPr="009F39E8" w:rsidRDefault="009F39E8" w:rsidP="009F39E8">
            <w:pPr>
              <w:spacing w:line="210" w:lineRule="exact"/>
              <w:ind w:left="15" w:right="1"/>
              <w:jc w:val="center"/>
              <w:rPr>
                <w:spacing w:val="-5"/>
                <w:sz w:val="20"/>
              </w:rPr>
            </w:pPr>
            <w:r w:rsidRPr="009F39E8">
              <w:rPr>
                <w:spacing w:val="-5"/>
                <w:sz w:val="20"/>
              </w:rPr>
              <w:t>10%</w:t>
            </w:r>
          </w:p>
        </w:tc>
        <w:tc>
          <w:tcPr>
            <w:tcW w:w="1099" w:type="dxa"/>
            <w:shd w:val="clear" w:color="auto" w:fill="F2F2F2"/>
          </w:tcPr>
          <w:p w14:paraId="7F85D5F3" w14:textId="77777777" w:rsidR="009F39E8" w:rsidRPr="009F39E8" w:rsidRDefault="009F39E8" w:rsidP="009F39E8">
            <w:pPr>
              <w:spacing w:line="210" w:lineRule="exact"/>
              <w:ind w:left="5" w:right="2"/>
              <w:jc w:val="center"/>
              <w:rPr>
                <w:spacing w:val="-2"/>
                <w:sz w:val="20"/>
              </w:rPr>
            </w:pPr>
            <w:r w:rsidRPr="009F39E8">
              <w:rPr>
                <w:spacing w:val="-2"/>
                <w:sz w:val="20"/>
              </w:rPr>
              <w:t>$1,500</w:t>
            </w:r>
          </w:p>
        </w:tc>
        <w:tc>
          <w:tcPr>
            <w:tcW w:w="1118" w:type="dxa"/>
          </w:tcPr>
          <w:p w14:paraId="4C6DB4ED" w14:textId="77777777" w:rsidR="009F39E8" w:rsidRPr="009F39E8" w:rsidRDefault="009F39E8" w:rsidP="009F39E8">
            <w:pPr>
              <w:spacing w:line="210" w:lineRule="exact"/>
              <w:ind w:left="15" w:right="5"/>
              <w:jc w:val="center"/>
              <w:rPr>
                <w:spacing w:val="-2"/>
                <w:sz w:val="20"/>
              </w:rPr>
            </w:pPr>
            <w:r w:rsidRPr="009F39E8">
              <w:rPr>
                <w:spacing w:val="-2"/>
                <w:sz w:val="20"/>
              </w:rPr>
              <w:t>$1,778</w:t>
            </w:r>
          </w:p>
        </w:tc>
        <w:tc>
          <w:tcPr>
            <w:tcW w:w="1118" w:type="dxa"/>
          </w:tcPr>
          <w:p w14:paraId="27C2C66F" w14:textId="77777777" w:rsidR="009F39E8" w:rsidRPr="009F39E8" w:rsidRDefault="009F39E8" w:rsidP="009F39E8">
            <w:pPr>
              <w:spacing w:line="210" w:lineRule="exact"/>
              <w:ind w:left="15" w:right="1"/>
              <w:jc w:val="center"/>
              <w:rPr>
                <w:spacing w:val="-2"/>
                <w:sz w:val="20"/>
              </w:rPr>
            </w:pPr>
            <w:r w:rsidRPr="009F39E8">
              <w:rPr>
                <w:spacing w:val="-2"/>
                <w:sz w:val="20"/>
              </w:rPr>
              <w:t xml:space="preserve">$6,577.91 </w:t>
            </w:r>
          </w:p>
        </w:tc>
      </w:tr>
      <w:tr w:rsidR="009F39E8" w:rsidRPr="009F39E8" w14:paraId="3DC55B23" w14:textId="77777777" w:rsidTr="0075611A">
        <w:trPr>
          <w:trHeight w:val="230"/>
        </w:trPr>
        <w:tc>
          <w:tcPr>
            <w:tcW w:w="4277" w:type="dxa"/>
          </w:tcPr>
          <w:p w14:paraId="117DD3C1"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3" w:type="dxa"/>
          </w:tcPr>
          <w:p w14:paraId="23315188" w14:textId="77777777" w:rsidR="009F39E8" w:rsidRPr="009F39E8" w:rsidRDefault="009F39E8" w:rsidP="009F39E8">
            <w:pPr>
              <w:spacing w:line="210" w:lineRule="exact"/>
              <w:ind w:left="15" w:right="2"/>
              <w:jc w:val="center"/>
              <w:rPr>
                <w:sz w:val="20"/>
                <w:highlight w:val="yellow"/>
              </w:rPr>
            </w:pPr>
            <w:r w:rsidRPr="009F39E8">
              <w:rPr>
                <w:spacing w:val="-5"/>
                <w:sz w:val="20"/>
              </w:rPr>
              <w:t>63</w:t>
            </w:r>
          </w:p>
        </w:tc>
        <w:tc>
          <w:tcPr>
            <w:tcW w:w="734" w:type="dxa"/>
          </w:tcPr>
          <w:p w14:paraId="36118DA6" w14:textId="77777777" w:rsidR="009F39E8" w:rsidRPr="009F39E8" w:rsidRDefault="009F39E8" w:rsidP="009F39E8">
            <w:pPr>
              <w:spacing w:line="210" w:lineRule="exact"/>
              <w:ind w:left="15" w:right="1"/>
              <w:jc w:val="center"/>
              <w:rPr>
                <w:sz w:val="20"/>
              </w:rPr>
            </w:pPr>
            <w:r w:rsidRPr="009F39E8">
              <w:rPr>
                <w:spacing w:val="-5"/>
                <w:sz w:val="20"/>
              </w:rPr>
              <w:t>10%</w:t>
            </w:r>
          </w:p>
        </w:tc>
        <w:tc>
          <w:tcPr>
            <w:tcW w:w="1099" w:type="dxa"/>
          </w:tcPr>
          <w:p w14:paraId="5A73D878" w14:textId="77777777" w:rsidR="009F39E8" w:rsidRPr="009F39E8" w:rsidRDefault="009F39E8" w:rsidP="009F39E8">
            <w:pPr>
              <w:spacing w:line="210" w:lineRule="exact"/>
              <w:ind w:left="5" w:right="2"/>
              <w:jc w:val="center"/>
              <w:rPr>
                <w:sz w:val="20"/>
                <w:highlight w:val="yellow"/>
              </w:rPr>
            </w:pPr>
            <w:r w:rsidRPr="009F39E8">
              <w:rPr>
                <w:spacing w:val="-2"/>
                <w:sz w:val="20"/>
              </w:rPr>
              <w:t>$1,500</w:t>
            </w:r>
          </w:p>
        </w:tc>
        <w:tc>
          <w:tcPr>
            <w:tcW w:w="1118" w:type="dxa"/>
          </w:tcPr>
          <w:p w14:paraId="29445228" w14:textId="77777777" w:rsidR="009F39E8" w:rsidRPr="009F39E8" w:rsidRDefault="009F39E8" w:rsidP="009F39E8">
            <w:pPr>
              <w:spacing w:line="210" w:lineRule="exact"/>
              <w:ind w:left="15" w:right="5"/>
              <w:jc w:val="center"/>
              <w:rPr>
                <w:sz w:val="20"/>
                <w:highlight w:val="yellow"/>
              </w:rPr>
            </w:pPr>
            <w:r w:rsidRPr="009F39E8">
              <w:rPr>
                <w:spacing w:val="-2"/>
                <w:sz w:val="20"/>
              </w:rPr>
              <w:t xml:space="preserve">$1,690 </w:t>
            </w:r>
          </w:p>
        </w:tc>
        <w:tc>
          <w:tcPr>
            <w:tcW w:w="1118" w:type="dxa"/>
          </w:tcPr>
          <w:p w14:paraId="3D1084D9" w14:textId="77777777" w:rsidR="009F39E8" w:rsidRPr="009F39E8" w:rsidRDefault="009F39E8" w:rsidP="009F39E8">
            <w:pPr>
              <w:spacing w:line="210" w:lineRule="exact"/>
              <w:ind w:left="15" w:right="1"/>
              <w:jc w:val="center"/>
              <w:rPr>
                <w:sz w:val="20"/>
              </w:rPr>
            </w:pPr>
            <w:r w:rsidRPr="009F39E8">
              <w:rPr>
                <w:spacing w:val="-2"/>
                <w:sz w:val="20"/>
              </w:rPr>
              <w:t xml:space="preserve">$10,644.79 </w:t>
            </w:r>
          </w:p>
        </w:tc>
      </w:tr>
      <w:tr w:rsidR="009F39E8" w:rsidRPr="009F39E8" w14:paraId="538E5DD3" w14:textId="77777777" w:rsidTr="0075611A">
        <w:trPr>
          <w:trHeight w:val="230"/>
        </w:trPr>
        <w:tc>
          <w:tcPr>
            <w:tcW w:w="4277" w:type="dxa"/>
          </w:tcPr>
          <w:p w14:paraId="5746338B"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3" w:type="dxa"/>
          </w:tcPr>
          <w:p w14:paraId="3B342F91" w14:textId="77777777" w:rsidR="009F39E8" w:rsidRPr="009F39E8" w:rsidRDefault="009F39E8" w:rsidP="009F39E8">
            <w:pPr>
              <w:spacing w:line="210" w:lineRule="exact"/>
              <w:ind w:left="15" w:right="2"/>
              <w:jc w:val="center"/>
              <w:rPr>
                <w:sz w:val="20"/>
                <w:highlight w:val="yellow"/>
              </w:rPr>
            </w:pPr>
            <w:r w:rsidRPr="009F39E8">
              <w:rPr>
                <w:spacing w:val="-5"/>
                <w:sz w:val="20"/>
              </w:rPr>
              <w:t>57</w:t>
            </w:r>
          </w:p>
        </w:tc>
        <w:tc>
          <w:tcPr>
            <w:tcW w:w="734" w:type="dxa"/>
          </w:tcPr>
          <w:p w14:paraId="5C119FDF" w14:textId="77777777" w:rsidR="009F39E8" w:rsidRPr="009F39E8" w:rsidRDefault="009F39E8" w:rsidP="009F39E8">
            <w:pPr>
              <w:spacing w:line="210" w:lineRule="exact"/>
              <w:ind w:left="15" w:right="1"/>
              <w:jc w:val="center"/>
              <w:rPr>
                <w:sz w:val="20"/>
              </w:rPr>
            </w:pPr>
            <w:r w:rsidRPr="009F39E8">
              <w:rPr>
                <w:spacing w:val="-5"/>
                <w:sz w:val="20"/>
              </w:rPr>
              <w:t>25%</w:t>
            </w:r>
          </w:p>
        </w:tc>
        <w:tc>
          <w:tcPr>
            <w:tcW w:w="1099" w:type="dxa"/>
          </w:tcPr>
          <w:p w14:paraId="2B2F11D1" w14:textId="77777777" w:rsidR="009F39E8" w:rsidRPr="009F39E8" w:rsidRDefault="009F39E8" w:rsidP="009F39E8">
            <w:pPr>
              <w:spacing w:line="210" w:lineRule="exact"/>
              <w:ind w:left="5" w:right="2"/>
              <w:jc w:val="center"/>
              <w:rPr>
                <w:sz w:val="20"/>
              </w:rPr>
            </w:pPr>
            <w:r w:rsidRPr="009F39E8">
              <w:rPr>
                <w:spacing w:val="-2"/>
                <w:sz w:val="20"/>
              </w:rPr>
              <w:t>$1,500</w:t>
            </w:r>
          </w:p>
        </w:tc>
        <w:tc>
          <w:tcPr>
            <w:tcW w:w="1118" w:type="dxa"/>
          </w:tcPr>
          <w:p w14:paraId="47CB56AB" w14:textId="77777777" w:rsidR="009F39E8" w:rsidRPr="009F39E8" w:rsidRDefault="009F39E8" w:rsidP="009F39E8">
            <w:pPr>
              <w:spacing w:line="210" w:lineRule="exact"/>
              <w:ind w:left="15" w:right="5"/>
              <w:jc w:val="center"/>
              <w:rPr>
                <w:sz w:val="20"/>
                <w:highlight w:val="yellow"/>
              </w:rPr>
            </w:pPr>
            <w:r w:rsidRPr="009F39E8">
              <w:rPr>
                <w:spacing w:val="-2"/>
                <w:sz w:val="20"/>
              </w:rPr>
              <w:t>$1,676</w:t>
            </w:r>
          </w:p>
        </w:tc>
        <w:tc>
          <w:tcPr>
            <w:tcW w:w="1118" w:type="dxa"/>
          </w:tcPr>
          <w:p w14:paraId="5EC8AC7F" w14:textId="77777777" w:rsidR="009F39E8" w:rsidRPr="009F39E8" w:rsidRDefault="009F39E8" w:rsidP="009F39E8">
            <w:pPr>
              <w:spacing w:line="210" w:lineRule="exact"/>
              <w:ind w:left="15"/>
              <w:jc w:val="center"/>
              <w:rPr>
                <w:sz w:val="20"/>
              </w:rPr>
            </w:pPr>
            <w:r w:rsidRPr="009F39E8">
              <w:rPr>
                <w:spacing w:val="-2"/>
                <w:sz w:val="20"/>
              </w:rPr>
              <w:t xml:space="preserve">$23,877.09 </w:t>
            </w:r>
          </w:p>
        </w:tc>
      </w:tr>
      <w:tr w:rsidR="009F39E8" w:rsidRPr="009F39E8" w14:paraId="147EAF12" w14:textId="77777777" w:rsidTr="0075611A">
        <w:trPr>
          <w:trHeight w:val="230"/>
        </w:trPr>
        <w:tc>
          <w:tcPr>
            <w:tcW w:w="4277" w:type="dxa"/>
          </w:tcPr>
          <w:p w14:paraId="17B251C1" w14:textId="77777777" w:rsidR="009F39E8" w:rsidRPr="009F39E8" w:rsidRDefault="009F39E8" w:rsidP="009F39E8">
            <w:pPr>
              <w:spacing w:line="210" w:lineRule="exact"/>
              <w:ind w:left="110"/>
              <w:rPr>
                <w:sz w:val="20"/>
              </w:rPr>
            </w:pPr>
            <w:r w:rsidRPr="009F39E8">
              <w:rPr>
                <w:sz w:val="20"/>
              </w:rPr>
              <w:t>Food</w:t>
            </w:r>
            <w:r w:rsidRPr="009F39E8">
              <w:rPr>
                <w:spacing w:val="-4"/>
                <w:sz w:val="20"/>
              </w:rPr>
              <w:t xml:space="preserve"> </w:t>
            </w:r>
            <w:r w:rsidRPr="009F39E8">
              <w:rPr>
                <w:sz w:val="20"/>
              </w:rPr>
              <w:t>Aid</w:t>
            </w:r>
            <w:r w:rsidRPr="009F39E8">
              <w:rPr>
                <w:spacing w:val="-4"/>
                <w:sz w:val="20"/>
              </w:rPr>
              <w:t xml:space="preserve"> </w:t>
            </w:r>
            <w:r w:rsidRPr="009F39E8">
              <w:rPr>
                <w:sz w:val="20"/>
              </w:rPr>
              <w:t>Monitors</w:t>
            </w:r>
            <w:r w:rsidRPr="009F39E8">
              <w:rPr>
                <w:spacing w:val="-4"/>
                <w:sz w:val="20"/>
              </w:rPr>
              <w:t xml:space="preserve"> </w:t>
            </w:r>
            <w:r w:rsidRPr="009F39E8">
              <w:rPr>
                <w:sz w:val="20"/>
              </w:rPr>
              <w:t>(1</w:t>
            </w:r>
            <w:r w:rsidRPr="009F39E8">
              <w:rPr>
                <w:spacing w:val="-2"/>
                <w:sz w:val="20"/>
              </w:rPr>
              <w:t>)</w:t>
            </w:r>
          </w:p>
        </w:tc>
        <w:tc>
          <w:tcPr>
            <w:tcW w:w="1003" w:type="dxa"/>
          </w:tcPr>
          <w:p w14:paraId="2EF71462" w14:textId="77777777" w:rsidR="009F39E8" w:rsidRPr="009F39E8" w:rsidRDefault="009F39E8" w:rsidP="009F39E8">
            <w:pPr>
              <w:spacing w:line="210" w:lineRule="exact"/>
              <w:ind w:left="15" w:right="2"/>
              <w:jc w:val="center"/>
              <w:rPr>
                <w:sz w:val="20"/>
                <w:highlight w:val="yellow"/>
              </w:rPr>
            </w:pPr>
            <w:r w:rsidRPr="009F39E8">
              <w:rPr>
                <w:spacing w:val="-5"/>
                <w:sz w:val="20"/>
              </w:rPr>
              <w:t>57</w:t>
            </w:r>
          </w:p>
        </w:tc>
        <w:tc>
          <w:tcPr>
            <w:tcW w:w="734" w:type="dxa"/>
          </w:tcPr>
          <w:p w14:paraId="57D5C114" w14:textId="77777777" w:rsidR="009F39E8" w:rsidRPr="009F39E8" w:rsidRDefault="009F39E8" w:rsidP="009F39E8">
            <w:pPr>
              <w:spacing w:line="210" w:lineRule="exact"/>
              <w:ind w:left="15" w:right="1"/>
              <w:jc w:val="center"/>
              <w:rPr>
                <w:sz w:val="20"/>
              </w:rPr>
            </w:pPr>
            <w:r w:rsidRPr="009F39E8">
              <w:rPr>
                <w:spacing w:val="-5"/>
                <w:sz w:val="20"/>
              </w:rPr>
              <w:t>8%</w:t>
            </w:r>
          </w:p>
        </w:tc>
        <w:tc>
          <w:tcPr>
            <w:tcW w:w="1099" w:type="dxa"/>
          </w:tcPr>
          <w:p w14:paraId="3E5CEF10" w14:textId="77777777" w:rsidR="009F39E8" w:rsidRPr="009F39E8" w:rsidRDefault="009F39E8" w:rsidP="009F39E8">
            <w:pPr>
              <w:spacing w:line="210" w:lineRule="exact"/>
              <w:ind w:left="5" w:right="2"/>
              <w:jc w:val="center"/>
              <w:rPr>
                <w:sz w:val="20"/>
              </w:rPr>
            </w:pPr>
            <w:r w:rsidRPr="009F39E8">
              <w:rPr>
                <w:spacing w:val="-2"/>
                <w:sz w:val="20"/>
              </w:rPr>
              <w:t>$1,000</w:t>
            </w:r>
          </w:p>
        </w:tc>
        <w:tc>
          <w:tcPr>
            <w:tcW w:w="1118" w:type="dxa"/>
          </w:tcPr>
          <w:p w14:paraId="0E4C07A4" w14:textId="77777777" w:rsidR="009F39E8" w:rsidRPr="009F39E8" w:rsidRDefault="009F39E8" w:rsidP="009F39E8">
            <w:pPr>
              <w:spacing w:line="210" w:lineRule="exact"/>
              <w:ind w:left="15" w:right="5"/>
              <w:jc w:val="center"/>
              <w:rPr>
                <w:sz w:val="20"/>
                <w:highlight w:val="yellow"/>
              </w:rPr>
            </w:pPr>
            <w:r w:rsidRPr="009F39E8">
              <w:rPr>
                <w:spacing w:val="-2"/>
                <w:sz w:val="20"/>
              </w:rPr>
              <w:t xml:space="preserve">$1,140 </w:t>
            </w:r>
          </w:p>
        </w:tc>
        <w:tc>
          <w:tcPr>
            <w:tcW w:w="1118" w:type="dxa"/>
          </w:tcPr>
          <w:p w14:paraId="15CDD55B" w14:textId="77777777" w:rsidR="009F39E8" w:rsidRPr="009F39E8" w:rsidRDefault="009F39E8" w:rsidP="009F39E8">
            <w:pPr>
              <w:spacing w:line="210" w:lineRule="exact"/>
              <w:ind w:left="15" w:right="1"/>
              <w:jc w:val="center"/>
              <w:rPr>
                <w:sz w:val="20"/>
              </w:rPr>
            </w:pPr>
            <w:r w:rsidRPr="009F39E8">
              <w:rPr>
                <w:spacing w:val="-2"/>
                <w:sz w:val="20"/>
              </w:rPr>
              <w:t>$5,197.22</w:t>
            </w:r>
          </w:p>
        </w:tc>
      </w:tr>
      <w:tr w:rsidR="009F39E8" w:rsidRPr="009F39E8" w14:paraId="131CE210" w14:textId="77777777" w:rsidTr="0075611A">
        <w:trPr>
          <w:trHeight w:val="230"/>
        </w:trPr>
        <w:tc>
          <w:tcPr>
            <w:tcW w:w="4277" w:type="dxa"/>
          </w:tcPr>
          <w:p w14:paraId="5B0F030E" w14:textId="77777777" w:rsidR="009F39E8" w:rsidRPr="009F39E8" w:rsidRDefault="009F39E8" w:rsidP="009F39E8">
            <w:pPr>
              <w:spacing w:line="210" w:lineRule="exact"/>
              <w:ind w:left="110"/>
              <w:rPr>
                <w:sz w:val="20"/>
              </w:rPr>
            </w:pPr>
            <w:r w:rsidRPr="009F39E8">
              <w:rPr>
                <w:sz w:val="20"/>
              </w:rPr>
              <w:t>Food Aid Monitors (2)</w:t>
            </w:r>
          </w:p>
        </w:tc>
        <w:tc>
          <w:tcPr>
            <w:tcW w:w="1003" w:type="dxa"/>
          </w:tcPr>
          <w:p w14:paraId="69F50ECB" w14:textId="77777777" w:rsidR="009F39E8" w:rsidRPr="009F39E8" w:rsidRDefault="009F39E8" w:rsidP="009F39E8">
            <w:pPr>
              <w:spacing w:line="210" w:lineRule="exact"/>
              <w:ind w:left="15" w:right="2"/>
              <w:jc w:val="center"/>
              <w:rPr>
                <w:spacing w:val="-5"/>
                <w:sz w:val="20"/>
              </w:rPr>
            </w:pPr>
            <w:r w:rsidRPr="009F39E8">
              <w:rPr>
                <w:spacing w:val="-5"/>
                <w:sz w:val="20"/>
              </w:rPr>
              <w:t>57</w:t>
            </w:r>
          </w:p>
        </w:tc>
        <w:tc>
          <w:tcPr>
            <w:tcW w:w="734" w:type="dxa"/>
          </w:tcPr>
          <w:p w14:paraId="7945725C" w14:textId="77777777" w:rsidR="009F39E8" w:rsidRPr="009F39E8" w:rsidRDefault="009F39E8" w:rsidP="009F39E8">
            <w:pPr>
              <w:spacing w:line="210" w:lineRule="exact"/>
              <w:ind w:left="15" w:right="1"/>
              <w:jc w:val="center"/>
              <w:rPr>
                <w:spacing w:val="-5"/>
                <w:sz w:val="20"/>
              </w:rPr>
            </w:pPr>
            <w:r w:rsidRPr="009F39E8">
              <w:rPr>
                <w:spacing w:val="-5"/>
                <w:sz w:val="20"/>
              </w:rPr>
              <w:t>8%</w:t>
            </w:r>
          </w:p>
        </w:tc>
        <w:tc>
          <w:tcPr>
            <w:tcW w:w="1099" w:type="dxa"/>
          </w:tcPr>
          <w:p w14:paraId="784133D9" w14:textId="77777777" w:rsidR="009F39E8" w:rsidRPr="009F39E8" w:rsidRDefault="009F39E8" w:rsidP="009F39E8">
            <w:pPr>
              <w:spacing w:line="210" w:lineRule="exact"/>
              <w:ind w:left="5" w:right="2"/>
              <w:jc w:val="center"/>
              <w:rPr>
                <w:spacing w:val="-2"/>
                <w:sz w:val="20"/>
              </w:rPr>
            </w:pPr>
            <w:r w:rsidRPr="009F39E8">
              <w:rPr>
                <w:spacing w:val="-2"/>
                <w:sz w:val="20"/>
              </w:rPr>
              <w:t>$1,000</w:t>
            </w:r>
          </w:p>
        </w:tc>
        <w:tc>
          <w:tcPr>
            <w:tcW w:w="1118" w:type="dxa"/>
          </w:tcPr>
          <w:p w14:paraId="786EF28E" w14:textId="77777777" w:rsidR="009F39E8" w:rsidRPr="009F39E8" w:rsidRDefault="009F39E8" w:rsidP="009F39E8">
            <w:pPr>
              <w:spacing w:line="210" w:lineRule="exact"/>
              <w:ind w:left="15" w:right="5"/>
              <w:jc w:val="center"/>
              <w:rPr>
                <w:spacing w:val="-2"/>
                <w:sz w:val="20"/>
              </w:rPr>
            </w:pPr>
            <w:r w:rsidRPr="009F39E8">
              <w:rPr>
                <w:spacing w:val="-2"/>
                <w:sz w:val="20"/>
              </w:rPr>
              <w:t>$1,140</w:t>
            </w:r>
          </w:p>
        </w:tc>
        <w:tc>
          <w:tcPr>
            <w:tcW w:w="1118" w:type="dxa"/>
          </w:tcPr>
          <w:p w14:paraId="535C32FC" w14:textId="77777777" w:rsidR="009F39E8" w:rsidRPr="009F39E8" w:rsidRDefault="009F39E8" w:rsidP="009F39E8">
            <w:pPr>
              <w:spacing w:line="210" w:lineRule="exact"/>
              <w:ind w:left="15" w:right="1"/>
              <w:jc w:val="center"/>
              <w:rPr>
                <w:spacing w:val="-2"/>
                <w:sz w:val="20"/>
              </w:rPr>
            </w:pPr>
            <w:r w:rsidRPr="009F39E8">
              <w:rPr>
                <w:spacing w:val="-2"/>
                <w:sz w:val="20"/>
              </w:rPr>
              <w:t>$5,197.22</w:t>
            </w:r>
          </w:p>
        </w:tc>
      </w:tr>
      <w:tr w:rsidR="009F39E8" w:rsidRPr="009F39E8" w14:paraId="3B264DE5" w14:textId="77777777" w:rsidTr="0075611A">
        <w:trPr>
          <w:trHeight w:val="230"/>
        </w:trPr>
        <w:tc>
          <w:tcPr>
            <w:tcW w:w="4277" w:type="dxa"/>
          </w:tcPr>
          <w:p w14:paraId="56194498"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3" w:type="dxa"/>
          </w:tcPr>
          <w:p w14:paraId="226971AF" w14:textId="77777777" w:rsidR="009F39E8" w:rsidRPr="009F39E8" w:rsidRDefault="009F39E8" w:rsidP="009F39E8">
            <w:pPr>
              <w:spacing w:line="210" w:lineRule="exact"/>
              <w:ind w:left="15" w:right="2"/>
              <w:jc w:val="center"/>
              <w:rPr>
                <w:spacing w:val="-5"/>
                <w:sz w:val="20"/>
              </w:rPr>
            </w:pPr>
            <w:r w:rsidRPr="009F39E8">
              <w:rPr>
                <w:spacing w:val="-5"/>
                <w:sz w:val="20"/>
              </w:rPr>
              <w:t>62</w:t>
            </w:r>
          </w:p>
        </w:tc>
        <w:tc>
          <w:tcPr>
            <w:tcW w:w="734" w:type="dxa"/>
          </w:tcPr>
          <w:p w14:paraId="423B00B8" w14:textId="77777777" w:rsidR="009F39E8" w:rsidRPr="009F39E8" w:rsidRDefault="009F39E8" w:rsidP="009F39E8">
            <w:pPr>
              <w:spacing w:line="210" w:lineRule="exact"/>
              <w:ind w:left="15" w:right="1"/>
              <w:jc w:val="center"/>
              <w:rPr>
                <w:spacing w:val="-5"/>
                <w:sz w:val="20"/>
              </w:rPr>
            </w:pPr>
            <w:r w:rsidRPr="009F39E8">
              <w:rPr>
                <w:spacing w:val="-5"/>
                <w:sz w:val="20"/>
              </w:rPr>
              <w:t>10%</w:t>
            </w:r>
          </w:p>
        </w:tc>
        <w:tc>
          <w:tcPr>
            <w:tcW w:w="1099" w:type="dxa"/>
          </w:tcPr>
          <w:p w14:paraId="6C976AE2" w14:textId="77777777" w:rsidR="009F39E8" w:rsidRPr="009F39E8" w:rsidRDefault="009F39E8" w:rsidP="009F39E8">
            <w:pPr>
              <w:spacing w:line="210" w:lineRule="exact"/>
              <w:ind w:left="5" w:right="2"/>
              <w:jc w:val="center"/>
              <w:rPr>
                <w:spacing w:val="-2"/>
                <w:sz w:val="20"/>
              </w:rPr>
            </w:pPr>
            <w:r w:rsidRPr="009F39E8">
              <w:rPr>
                <w:spacing w:val="-2"/>
                <w:sz w:val="20"/>
              </w:rPr>
              <w:t>$1,500</w:t>
            </w:r>
          </w:p>
        </w:tc>
        <w:tc>
          <w:tcPr>
            <w:tcW w:w="1118" w:type="dxa"/>
          </w:tcPr>
          <w:p w14:paraId="07EC4A5B" w14:textId="77777777" w:rsidR="009F39E8" w:rsidRPr="009F39E8" w:rsidRDefault="009F39E8" w:rsidP="009F39E8">
            <w:pPr>
              <w:spacing w:line="210" w:lineRule="exact"/>
              <w:ind w:left="15" w:right="5"/>
              <w:jc w:val="center"/>
              <w:rPr>
                <w:spacing w:val="-2"/>
                <w:sz w:val="20"/>
              </w:rPr>
            </w:pPr>
            <w:r w:rsidRPr="009F39E8">
              <w:rPr>
                <w:spacing w:val="-2"/>
                <w:sz w:val="20"/>
              </w:rPr>
              <w:t>$1,700</w:t>
            </w:r>
          </w:p>
        </w:tc>
        <w:tc>
          <w:tcPr>
            <w:tcW w:w="1118" w:type="dxa"/>
          </w:tcPr>
          <w:p w14:paraId="0EED280E" w14:textId="77777777" w:rsidR="009F39E8" w:rsidRPr="009F39E8" w:rsidRDefault="009F39E8" w:rsidP="009F39E8">
            <w:pPr>
              <w:spacing w:line="210" w:lineRule="exact"/>
              <w:ind w:left="15" w:right="1"/>
              <w:jc w:val="center"/>
              <w:rPr>
                <w:spacing w:val="-2"/>
                <w:sz w:val="20"/>
              </w:rPr>
            </w:pPr>
            <w:r w:rsidRPr="009F39E8">
              <w:rPr>
                <w:spacing w:val="-2"/>
                <w:sz w:val="20"/>
              </w:rPr>
              <w:t xml:space="preserve">$10,577.67 </w:t>
            </w:r>
          </w:p>
        </w:tc>
      </w:tr>
      <w:tr w:rsidR="009F39E8" w:rsidRPr="009F39E8" w14:paraId="47BA6F10" w14:textId="77777777" w:rsidTr="0075611A">
        <w:trPr>
          <w:trHeight w:val="230"/>
        </w:trPr>
        <w:tc>
          <w:tcPr>
            <w:tcW w:w="4277" w:type="dxa"/>
          </w:tcPr>
          <w:p w14:paraId="4787157F"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3" w:type="dxa"/>
            <w:shd w:val="clear" w:color="auto" w:fill="F2F2F2"/>
          </w:tcPr>
          <w:p w14:paraId="245071AB" w14:textId="77777777" w:rsidR="009F39E8" w:rsidRPr="009F39E8" w:rsidRDefault="009F39E8" w:rsidP="009F39E8">
            <w:pPr>
              <w:spacing w:line="210" w:lineRule="exact"/>
              <w:ind w:left="15" w:right="2"/>
              <w:jc w:val="center"/>
              <w:rPr>
                <w:spacing w:val="-5"/>
                <w:sz w:val="20"/>
              </w:rPr>
            </w:pPr>
            <w:r w:rsidRPr="009F39E8">
              <w:rPr>
                <w:spacing w:val="-5"/>
                <w:sz w:val="20"/>
              </w:rPr>
              <w:t>51</w:t>
            </w:r>
          </w:p>
        </w:tc>
        <w:tc>
          <w:tcPr>
            <w:tcW w:w="734" w:type="dxa"/>
          </w:tcPr>
          <w:p w14:paraId="3D25805E" w14:textId="77777777" w:rsidR="009F39E8" w:rsidRPr="009F39E8" w:rsidRDefault="009F39E8" w:rsidP="009F39E8">
            <w:pPr>
              <w:spacing w:line="210" w:lineRule="exact"/>
              <w:ind w:left="15" w:right="1"/>
              <w:jc w:val="center"/>
              <w:rPr>
                <w:spacing w:val="-5"/>
                <w:sz w:val="20"/>
              </w:rPr>
            </w:pPr>
            <w:r w:rsidRPr="009F39E8">
              <w:rPr>
                <w:spacing w:val="-5"/>
                <w:sz w:val="20"/>
              </w:rPr>
              <w:t>10%</w:t>
            </w:r>
          </w:p>
        </w:tc>
        <w:tc>
          <w:tcPr>
            <w:tcW w:w="1099" w:type="dxa"/>
            <w:shd w:val="clear" w:color="auto" w:fill="F2F2F2"/>
          </w:tcPr>
          <w:p w14:paraId="62BA686B" w14:textId="77777777" w:rsidR="009F39E8" w:rsidRPr="009F39E8" w:rsidRDefault="009F39E8" w:rsidP="009F39E8">
            <w:pPr>
              <w:spacing w:line="210" w:lineRule="exact"/>
              <w:ind w:left="5" w:right="2"/>
              <w:jc w:val="center"/>
              <w:rPr>
                <w:spacing w:val="-2"/>
                <w:sz w:val="20"/>
              </w:rPr>
            </w:pPr>
            <w:r w:rsidRPr="009F39E8">
              <w:rPr>
                <w:spacing w:val="-2"/>
                <w:sz w:val="20"/>
              </w:rPr>
              <w:t>$1,000</w:t>
            </w:r>
          </w:p>
        </w:tc>
        <w:tc>
          <w:tcPr>
            <w:tcW w:w="1118" w:type="dxa"/>
            <w:shd w:val="clear" w:color="auto" w:fill="F2F2F2"/>
          </w:tcPr>
          <w:p w14:paraId="2444BBA5" w14:textId="77777777" w:rsidR="009F39E8" w:rsidRPr="009F39E8" w:rsidRDefault="009F39E8" w:rsidP="009F39E8">
            <w:pPr>
              <w:spacing w:line="210" w:lineRule="exact"/>
              <w:ind w:left="15" w:right="5"/>
              <w:jc w:val="center"/>
              <w:rPr>
                <w:spacing w:val="-2"/>
                <w:sz w:val="20"/>
              </w:rPr>
            </w:pPr>
            <w:r w:rsidRPr="009F39E8">
              <w:rPr>
                <w:spacing w:val="-2"/>
                <w:sz w:val="20"/>
              </w:rPr>
              <w:t>$1,131</w:t>
            </w:r>
          </w:p>
        </w:tc>
        <w:tc>
          <w:tcPr>
            <w:tcW w:w="1118" w:type="dxa"/>
          </w:tcPr>
          <w:p w14:paraId="7BDF7C8F" w14:textId="77777777" w:rsidR="009F39E8" w:rsidRPr="009F39E8" w:rsidRDefault="009F39E8" w:rsidP="009F39E8">
            <w:pPr>
              <w:spacing w:line="210" w:lineRule="exact"/>
              <w:ind w:left="15" w:right="1"/>
              <w:jc w:val="center"/>
              <w:rPr>
                <w:spacing w:val="-2"/>
                <w:sz w:val="20"/>
              </w:rPr>
            </w:pPr>
            <w:r w:rsidRPr="009F39E8">
              <w:rPr>
                <w:spacing w:val="-2"/>
                <w:sz w:val="20"/>
              </w:rPr>
              <w:t>$5,730.76</w:t>
            </w:r>
          </w:p>
        </w:tc>
      </w:tr>
      <w:tr w:rsidR="009F39E8" w:rsidRPr="009F39E8" w14:paraId="748D223D" w14:textId="77777777" w:rsidTr="0075611A">
        <w:trPr>
          <w:trHeight w:val="230"/>
        </w:trPr>
        <w:tc>
          <w:tcPr>
            <w:tcW w:w="8231" w:type="dxa"/>
            <w:gridSpan w:val="5"/>
          </w:tcPr>
          <w:p w14:paraId="56438F0E" w14:textId="77777777" w:rsidR="009F39E8" w:rsidRPr="009F39E8" w:rsidRDefault="009F39E8" w:rsidP="009F39E8">
            <w:pPr>
              <w:spacing w:line="210" w:lineRule="exact"/>
              <w:ind w:left="110"/>
              <w:rPr>
                <w:b/>
                <w:sz w:val="20"/>
              </w:rPr>
            </w:pPr>
            <w:r w:rsidRPr="009F39E8">
              <w:rPr>
                <w:b/>
                <w:spacing w:val="-2"/>
                <w:sz w:val="20"/>
              </w:rPr>
              <w:lastRenderedPageBreak/>
              <w:t>Subtotal</w:t>
            </w:r>
          </w:p>
        </w:tc>
        <w:tc>
          <w:tcPr>
            <w:tcW w:w="1118" w:type="dxa"/>
          </w:tcPr>
          <w:p w14:paraId="78D3E88B" w14:textId="77777777" w:rsidR="009F39E8" w:rsidRPr="009F39E8" w:rsidRDefault="009F39E8" w:rsidP="009F39E8">
            <w:pPr>
              <w:spacing w:line="210" w:lineRule="exact"/>
              <w:ind w:left="15" w:right="1"/>
              <w:jc w:val="center"/>
              <w:rPr>
                <w:b/>
                <w:sz w:val="20"/>
              </w:rPr>
            </w:pPr>
            <w:r w:rsidRPr="009F39E8">
              <w:rPr>
                <w:b/>
                <w:spacing w:val="-2"/>
                <w:sz w:val="20"/>
              </w:rPr>
              <w:t>$67,802.66</w:t>
            </w:r>
          </w:p>
        </w:tc>
      </w:tr>
    </w:tbl>
    <w:p w14:paraId="65678734" w14:textId="77777777" w:rsidR="009F39E8" w:rsidRPr="009F39E8" w:rsidRDefault="009F39E8" w:rsidP="009F39E8">
      <w:pPr>
        <w:numPr>
          <w:ilvl w:val="2"/>
          <w:numId w:val="16"/>
        </w:numPr>
        <w:tabs>
          <w:tab w:val="left" w:pos="1080"/>
        </w:tabs>
        <w:spacing w:before="275" w:line="275" w:lineRule="exact"/>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Subtotal </w:t>
      </w:r>
      <w:r w:rsidRPr="009F39E8">
        <w:rPr>
          <w:b/>
          <w:i/>
          <w:color w:val="002C72"/>
          <w:spacing w:val="-2"/>
          <w:sz w:val="24"/>
        </w:rPr>
        <w:t>$32,721.57</w:t>
      </w:r>
    </w:p>
    <w:p w14:paraId="4FBAB845" w14:textId="77777777" w:rsidR="009F39E8" w:rsidRPr="009F39E8" w:rsidRDefault="009F39E8" w:rsidP="009F39E8">
      <w:pPr>
        <w:spacing w:line="242" w:lineRule="auto"/>
        <w:ind w:left="360" w:right="59"/>
        <w:rPr>
          <w:sz w:val="24"/>
          <w:szCs w:val="24"/>
        </w:rPr>
      </w:pPr>
      <w:r w:rsidRPr="009F39E8">
        <w:rPr>
          <w:sz w:val="24"/>
          <w:szCs w:val="24"/>
        </w:rPr>
        <w:t>POA</w:t>
      </w:r>
      <w:r w:rsidRPr="009F39E8">
        <w:rPr>
          <w:spacing w:val="-3"/>
          <w:sz w:val="24"/>
          <w:szCs w:val="24"/>
        </w:rPr>
        <w:t xml:space="preserve"> </w:t>
      </w:r>
      <w:r w:rsidRPr="009F39E8">
        <w:rPr>
          <w:sz w:val="24"/>
          <w:szCs w:val="24"/>
        </w:rPr>
        <w:t>calculated</w:t>
      </w:r>
      <w:r w:rsidRPr="009F39E8">
        <w:rPr>
          <w:spacing w:val="-3"/>
          <w:sz w:val="24"/>
          <w:szCs w:val="24"/>
        </w:rPr>
        <w:t xml:space="preserve"> </w:t>
      </w:r>
      <w:r w:rsidRPr="009F39E8">
        <w:rPr>
          <w:sz w:val="24"/>
          <w:szCs w:val="24"/>
        </w:rPr>
        <w:t>benefits</w:t>
      </w:r>
      <w:r w:rsidRPr="009F39E8">
        <w:rPr>
          <w:spacing w:val="-3"/>
          <w:sz w:val="24"/>
          <w:szCs w:val="24"/>
        </w:rPr>
        <w:t xml:space="preserve"> </w:t>
      </w:r>
      <w:r w:rsidRPr="009F39E8">
        <w:rPr>
          <w:sz w:val="24"/>
          <w:szCs w:val="24"/>
        </w:rPr>
        <w:t>for</w:t>
      </w:r>
      <w:r w:rsidRPr="009F39E8">
        <w:rPr>
          <w:spacing w:val="-3"/>
          <w:sz w:val="24"/>
          <w:szCs w:val="24"/>
        </w:rPr>
        <w:t xml:space="preserve"> </w:t>
      </w:r>
      <w:r w:rsidRPr="009F39E8">
        <w:rPr>
          <w:sz w:val="24"/>
          <w:szCs w:val="24"/>
        </w:rPr>
        <w:t>CCN</w:t>
      </w:r>
      <w:r w:rsidRPr="009F39E8">
        <w:rPr>
          <w:spacing w:val="-3"/>
          <w:sz w:val="24"/>
          <w:szCs w:val="24"/>
        </w:rPr>
        <w:t xml:space="preserve"> </w:t>
      </w:r>
      <w:r w:rsidRPr="009F39E8">
        <w:rPr>
          <w:sz w:val="24"/>
          <w:szCs w:val="24"/>
        </w:rPr>
        <w:t>staff</w:t>
      </w:r>
      <w:r w:rsidRPr="009F39E8">
        <w:rPr>
          <w:spacing w:val="-3"/>
          <w:sz w:val="24"/>
          <w:szCs w:val="24"/>
        </w:rPr>
        <w:t xml:space="preserve"> </w:t>
      </w:r>
      <w:r w:rsidRPr="009F39E8">
        <w:rPr>
          <w:sz w:val="24"/>
          <w:szCs w:val="24"/>
        </w:rPr>
        <w:t>at</w:t>
      </w:r>
      <w:r w:rsidRPr="009F39E8">
        <w:rPr>
          <w:spacing w:val="-3"/>
          <w:sz w:val="24"/>
          <w:szCs w:val="24"/>
        </w:rPr>
        <w:t xml:space="preserve"> </w:t>
      </w:r>
      <w:r w:rsidRPr="009F39E8">
        <w:rPr>
          <w:sz w:val="24"/>
          <w:szCs w:val="24"/>
        </w:rPr>
        <w:t>48.26%</w:t>
      </w:r>
      <w:r w:rsidRPr="009F39E8">
        <w:rPr>
          <w:spacing w:val="-3"/>
          <w:sz w:val="24"/>
          <w:szCs w:val="24"/>
        </w:rPr>
        <w:t xml:space="preserve"> </w:t>
      </w:r>
      <w:r w:rsidRPr="009F39E8">
        <w:rPr>
          <w:sz w:val="24"/>
          <w:szCs w:val="24"/>
        </w:rPr>
        <w:t>of</w:t>
      </w:r>
      <w:r w:rsidRPr="009F39E8">
        <w:rPr>
          <w:spacing w:val="-3"/>
          <w:sz w:val="24"/>
          <w:szCs w:val="24"/>
        </w:rPr>
        <w:t xml:space="preserve"> </w:t>
      </w:r>
      <w:r w:rsidRPr="009F39E8">
        <w:rPr>
          <w:sz w:val="24"/>
          <w:szCs w:val="24"/>
        </w:rPr>
        <w:t>the</w:t>
      </w:r>
      <w:r w:rsidRPr="009F39E8">
        <w:rPr>
          <w:spacing w:val="-4"/>
          <w:sz w:val="24"/>
          <w:szCs w:val="24"/>
        </w:rPr>
        <w:t xml:space="preserve"> </w:t>
      </w:r>
      <w:r w:rsidRPr="009F39E8">
        <w:rPr>
          <w:sz w:val="24"/>
          <w:szCs w:val="24"/>
        </w:rPr>
        <w:t>employees’</w:t>
      </w:r>
      <w:r w:rsidRPr="009F39E8">
        <w:rPr>
          <w:spacing w:val="-3"/>
          <w:sz w:val="24"/>
          <w:szCs w:val="24"/>
        </w:rPr>
        <w:t xml:space="preserve"> </w:t>
      </w:r>
      <w:r w:rsidRPr="009F39E8">
        <w:rPr>
          <w:sz w:val="24"/>
          <w:szCs w:val="24"/>
        </w:rPr>
        <w:t>base</w:t>
      </w:r>
      <w:r w:rsidRPr="009F39E8">
        <w:rPr>
          <w:spacing w:val="-4"/>
          <w:sz w:val="24"/>
          <w:szCs w:val="24"/>
        </w:rPr>
        <w:t xml:space="preserve"> </w:t>
      </w:r>
      <w:r w:rsidRPr="009F39E8">
        <w:rPr>
          <w:sz w:val="24"/>
          <w:szCs w:val="24"/>
        </w:rPr>
        <w:t>salary.</w:t>
      </w:r>
      <w:r w:rsidRPr="009F39E8">
        <w:rPr>
          <w:spacing w:val="-3"/>
          <w:sz w:val="24"/>
          <w:szCs w:val="24"/>
        </w:rPr>
        <w:t xml:space="preserve"> </w:t>
      </w:r>
      <w:r w:rsidRPr="009F39E8">
        <w:rPr>
          <w:sz w:val="24"/>
          <w:szCs w:val="24"/>
        </w:rPr>
        <w:t>See</w:t>
      </w:r>
      <w:r w:rsidRPr="009F39E8">
        <w:rPr>
          <w:spacing w:val="-4"/>
          <w:sz w:val="24"/>
          <w:szCs w:val="24"/>
        </w:rPr>
        <w:t xml:space="preserve"> </w:t>
      </w:r>
      <w:r w:rsidRPr="009F39E8">
        <w:rPr>
          <w:sz w:val="24"/>
          <w:szCs w:val="24"/>
        </w:rPr>
        <w:t>the</w:t>
      </w:r>
      <w:r w:rsidRPr="009F39E8">
        <w:rPr>
          <w:spacing w:val="-4"/>
          <w:sz w:val="24"/>
          <w:szCs w:val="24"/>
        </w:rPr>
        <w:t xml:space="preserve"> </w:t>
      </w:r>
      <w:r w:rsidRPr="009F39E8">
        <w:rPr>
          <w:sz w:val="24"/>
          <w:szCs w:val="24"/>
        </w:rPr>
        <w:t>detailed breakdown in Section 2.2. POA Fringe Benefits CCN Staff: $67,802.66 * 48.26% = $32,721.57.</w:t>
      </w:r>
    </w:p>
    <w:p w14:paraId="493C1BDD" w14:textId="77777777" w:rsidR="009F39E8" w:rsidRPr="009F39E8" w:rsidRDefault="009F39E8" w:rsidP="009F39E8">
      <w:pPr>
        <w:numPr>
          <w:ilvl w:val="2"/>
          <w:numId w:val="16"/>
        </w:numPr>
        <w:tabs>
          <w:tab w:val="left" w:pos="1080"/>
        </w:tabs>
        <w:spacing w:before="272"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$7,044.72</w:t>
      </w:r>
    </w:p>
    <w:p w14:paraId="2205BD3C" w14:textId="77777777" w:rsidR="009F39E8" w:rsidRPr="009F39E8" w:rsidRDefault="009F39E8" w:rsidP="009F39E8">
      <w:pPr>
        <w:numPr>
          <w:ilvl w:val="3"/>
          <w:numId w:val="16"/>
        </w:numPr>
        <w:tabs>
          <w:tab w:val="left" w:pos="720"/>
        </w:tabs>
        <w:ind w:right="357"/>
        <w:jc w:val="both"/>
        <w:rPr>
          <w:sz w:val="24"/>
          <w:szCs w:val="24"/>
        </w:rPr>
      </w:pPr>
      <w:r w:rsidRPr="009F39E8">
        <w:rPr>
          <w:b/>
          <w:sz w:val="24"/>
          <w:szCs w:val="24"/>
        </w:rPr>
        <w:t>Vehicle</w:t>
      </w:r>
      <w:r w:rsidRPr="009F39E8">
        <w:rPr>
          <w:b/>
          <w:spacing w:val="-6"/>
          <w:sz w:val="24"/>
          <w:szCs w:val="24"/>
        </w:rPr>
        <w:t xml:space="preserve"> </w:t>
      </w:r>
      <w:r w:rsidRPr="009F39E8">
        <w:rPr>
          <w:b/>
          <w:sz w:val="24"/>
          <w:szCs w:val="24"/>
        </w:rPr>
        <w:t>Fuel</w:t>
      </w:r>
      <w:r w:rsidRPr="009F39E8">
        <w:rPr>
          <w:b/>
          <w:spacing w:val="-5"/>
          <w:sz w:val="24"/>
          <w:szCs w:val="24"/>
        </w:rPr>
        <w:t xml:space="preserve"> </w:t>
      </w:r>
      <w:r w:rsidRPr="009F39E8">
        <w:rPr>
          <w:b/>
          <w:sz w:val="24"/>
          <w:szCs w:val="24"/>
        </w:rPr>
        <w:t>Expense</w:t>
      </w:r>
      <w:r w:rsidRPr="009F39E8">
        <w:rPr>
          <w:b/>
          <w:spacing w:val="-5"/>
          <w:sz w:val="24"/>
          <w:szCs w:val="24"/>
        </w:rPr>
        <w:t xml:space="preserve"> </w:t>
      </w:r>
      <w:r w:rsidRPr="009F39E8">
        <w:rPr>
          <w:b/>
          <w:sz w:val="24"/>
          <w:szCs w:val="24"/>
        </w:rPr>
        <w:t>($3,439.71):</w:t>
      </w:r>
      <w:r w:rsidRPr="009F39E8">
        <w:rPr>
          <w:b/>
          <w:spacing w:val="-5"/>
          <w:sz w:val="24"/>
          <w:szCs w:val="24"/>
        </w:rPr>
        <w:t xml:space="preserve"> </w:t>
      </w:r>
      <w:r w:rsidRPr="009F39E8">
        <w:rPr>
          <w:sz w:val="24"/>
          <w:szCs w:val="24"/>
        </w:rPr>
        <w:t>POA</w:t>
      </w:r>
      <w:r w:rsidRPr="009F39E8">
        <w:rPr>
          <w:spacing w:val="-5"/>
          <w:sz w:val="24"/>
          <w:szCs w:val="24"/>
        </w:rPr>
        <w:t xml:space="preserve"> </w:t>
      </w:r>
      <w:r w:rsidRPr="009F39E8">
        <w:rPr>
          <w:sz w:val="24"/>
          <w:szCs w:val="24"/>
        </w:rPr>
        <w:t>estimates</w:t>
      </w:r>
      <w:r w:rsidRPr="009F39E8">
        <w:rPr>
          <w:spacing w:val="-5"/>
          <w:sz w:val="24"/>
          <w:szCs w:val="24"/>
        </w:rPr>
        <w:t xml:space="preserve"> </w:t>
      </w:r>
      <w:r w:rsidRPr="009F39E8">
        <w:rPr>
          <w:sz w:val="24"/>
          <w:szCs w:val="24"/>
        </w:rPr>
        <w:t>vehicle</w:t>
      </w:r>
      <w:r w:rsidRPr="009F39E8">
        <w:rPr>
          <w:spacing w:val="-5"/>
          <w:sz w:val="24"/>
          <w:szCs w:val="24"/>
        </w:rPr>
        <w:t xml:space="preserve"> </w:t>
      </w:r>
      <w:r w:rsidRPr="009F39E8">
        <w:rPr>
          <w:sz w:val="24"/>
          <w:szCs w:val="24"/>
        </w:rPr>
        <w:t>fuel</w:t>
      </w:r>
      <w:r w:rsidRPr="009F39E8">
        <w:rPr>
          <w:spacing w:val="-5"/>
          <w:sz w:val="24"/>
          <w:szCs w:val="24"/>
        </w:rPr>
        <w:t xml:space="preserve"> </w:t>
      </w:r>
      <w:r w:rsidRPr="009F39E8">
        <w:rPr>
          <w:sz w:val="24"/>
          <w:szCs w:val="24"/>
        </w:rPr>
        <w:t>for</w:t>
      </w:r>
      <w:r w:rsidRPr="009F39E8">
        <w:rPr>
          <w:spacing w:val="-5"/>
          <w:sz w:val="24"/>
          <w:szCs w:val="24"/>
        </w:rPr>
        <w:t xml:space="preserve"> </w:t>
      </w:r>
      <w:r w:rsidRPr="009F39E8">
        <w:rPr>
          <w:sz w:val="24"/>
          <w:szCs w:val="24"/>
        </w:rPr>
        <w:t>the</w:t>
      </w:r>
      <w:r w:rsidRPr="009F39E8">
        <w:rPr>
          <w:spacing w:val="-5"/>
          <w:sz w:val="24"/>
          <w:szCs w:val="24"/>
        </w:rPr>
        <w:t xml:space="preserve"> </w:t>
      </w:r>
      <w:r w:rsidRPr="009F39E8">
        <w:rPr>
          <w:sz w:val="24"/>
          <w:szCs w:val="24"/>
        </w:rPr>
        <w:t>2</w:t>
      </w:r>
      <w:r w:rsidRPr="009F39E8">
        <w:rPr>
          <w:spacing w:val="-5"/>
          <w:sz w:val="24"/>
          <w:szCs w:val="24"/>
        </w:rPr>
        <w:t xml:space="preserve"> </w:t>
      </w:r>
      <w:r w:rsidRPr="009F39E8">
        <w:rPr>
          <w:sz w:val="24"/>
          <w:szCs w:val="24"/>
        </w:rPr>
        <w:t>vehicles</w:t>
      </w:r>
      <w:r w:rsidRPr="009F39E8">
        <w:rPr>
          <w:spacing w:val="-5"/>
          <w:sz w:val="24"/>
          <w:szCs w:val="24"/>
        </w:rPr>
        <w:t xml:space="preserve"> </w:t>
      </w:r>
      <w:r w:rsidRPr="009F39E8">
        <w:rPr>
          <w:sz w:val="24"/>
          <w:szCs w:val="24"/>
        </w:rPr>
        <w:t>to</w:t>
      </w:r>
      <w:r w:rsidRPr="009F39E8">
        <w:rPr>
          <w:spacing w:val="-5"/>
          <w:sz w:val="24"/>
          <w:szCs w:val="24"/>
        </w:rPr>
        <w:t xml:space="preserve"> </w:t>
      </w:r>
      <w:r w:rsidRPr="009F39E8">
        <w:rPr>
          <w:sz w:val="24"/>
          <w:szCs w:val="24"/>
        </w:rPr>
        <w:t>cost</w:t>
      </w:r>
      <w:r w:rsidRPr="009F39E8">
        <w:rPr>
          <w:spacing w:val="-5"/>
          <w:sz w:val="24"/>
          <w:szCs w:val="24"/>
        </w:rPr>
        <w:t xml:space="preserve"> </w:t>
      </w:r>
      <w:r w:rsidRPr="009F39E8">
        <w:rPr>
          <w:sz w:val="24"/>
          <w:szCs w:val="24"/>
        </w:rPr>
        <w:t>$50</w:t>
      </w:r>
      <w:r w:rsidRPr="009F39E8">
        <w:rPr>
          <w:spacing w:val="-5"/>
          <w:sz w:val="24"/>
          <w:szCs w:val="24"/>
        </w:rPr>
        <w:t xml:space="preserve"> </w:t>
      </w:r>
      <w:r w:rsidRPr="009F39E8">
        <w:rPr>
          <w:sz w:val="24"/>
          <w:szCs w:val="24"/>
        </w:rPr>
        <w:t>per month</w:t>
      </w:r>
      <w:r w:rsidRPr="009F39E8">
        <w:rPr>
          <w:spacing w:val="-15"/>
          <w:sz w:val="24"/>
          <w:szCs w:val="24"/>
        </w:rPr>
        <w:t xml:space="preserve"> </w:t>
      </w:r>
      <w:r w:rsidRPr="009F39E8">
        <w:rPr>
          <w:sz w:val="24"/>
          <w:szCs w:val="24"/>
        </w:rPr>
        <w:t>for</w:t>
      </w:r>
      <w:r w:rsidRPr="009F39E8">
        <w:rPr>
          <w:spacing w:val="-15"/>
          <w:sz w:val="24"/>
          <w:szCs w:val="24"/>
        </w:rPr>
        <w:t xml:space="preserve"> </w:t>
      </w:r>
      <w:r w:rsidRPr="009F39E8">
        <w:rPr>
          <w:sz w:val="24"/>
          <w:szCs w:val="24"/>
        </w:rPr>
        <w:t>60</w:t>
      </w:r>
      <w:r w:rsidRPr="009F39E8">
        <w:rPr>
          <w:spacing w:val="-15"/>
          <w:sz w:val="24"/>
          <w:szCs w:val="24"/>
        </w:rPr>
        <w:t xml:space="preserve"> </w:t>
      </w:r>
      <w:r w:rsidRPr="009F39E8">
        <w:rPr>
          <w:sz w:val="24"/>
          <w:szCs w:val="24"/>
        </w:rPr>
        <w:t>months</w:t>
      </w:r>
      <w:r w:rsidRPr="009F39E8">
        <w:rPr>
          <w:spacing w:val="-15"/>
          <w:sz w:val="24"/>
          <w:szCs w:val="24"/>
        </w:rPr>
        <w:t xml:space="preserve"> </w:t>
      </w:r>
      <w:r w:rsidRPr="009F39E8">
        <w:rPr>
          <w:sz w:val="24"/>
          <w:szCs w:val="24"/>
        </w:rPr>
        <w:t>of</w:t>
      </w:r>
      <w:r w:rsidRPr="009F39E8">
        <w:rPr>
          <w:spacing w:val="-15"/>
          <w:sz w:val="24"/>
          <w:szCs w:val="24"/>
        </w:rPr>
        <w:t xml:space="preserve"> </w:t>
      </w:r>
      <w:r w:rsidRPr="009F39E8">
        <w:rPr>
          <w:sz w:val="24"/>
          <w:szCs w:val="24"/>
        </w:rPr>
        <w:t>the</w:t>
      </w:r>
      <w:r w:rsidRPr="009F39E8">
        <w:rPr>
          <w:spacing w:val="-15"/>
          <w:sz w:val="24"/>
          <w:szCs w:val="24"/>
        </w:rPr>
        <w:t xml:space="preserve"> </w:t>
      </w:r>
      <w:r w:rsidRPr="009F39E8">
        <w:rPr>
          <w:sz w:val="24"/>
          <w:szCs w:val="24"/>
        </w:rPr>
        <w:t>project</w:t>
      </w:r>
      <w:r w:rsidRPr="009F39E8">
        <w:rPr>
          <w:spacing w:val="-15"/>
          <w:sz w:val="24"/>
          <w:szCs w:val="24"/>
        </w:rPr>
        <w:t xml:space="preserve"> </w:t>
      </w:r>
      <w:r w:rsidRPr="009F39E8">
        <w:rPr>
          <w:sz w:val="24"/>
          <w:szCs w:val="24"/>
        </w:rPr>
        <w:t>to</w:t>
      </w:r>
      <w:r w:rsidRPr="009F39E8">
        <w:rPr>
          <w:spacing w:val="-15"/>
          <w:sz w:val="24"/>
          <w:szCs w:val="24"/>
        </w:rPr>
        <w:t xml:space="preserve"> </w:t>
      </w:r>
      <w:r w:rsidRPr="009F39E8">
        <w:rPr>
          <w:sz w:val="24"/>
          <w:szCs w:val="24"/>
        </w:rPr>
        <w:t>support</w:t>
      </w:r>
      <w:r w:rsidRPr="009F39E8">
        <w:rPr>
          <w:spacing w:val="-15"/>
          <w:sz w:val="24"/>
          <w:szCs w:val="24"/>
        </w:rPr>
        <w:t xml:space="preserve"> </w:t>
      </w:r>
      <w:r w:rsidRPr="009F39E8">
        <w:rPr>
          <w:sz w:val="24"/>
          <w:szCs w:val="24"/>
        </w:rPr>
        <w:t>project</w:t>
      </w:r>
      <w:r w:rsidRPr="009F39E8">
        <w:rPr>
          <w:spacing w:val="-15"/>
          <w:sz w:val="24"/>
          <w:szCs w:val="24"/>
        </w:rPr>
        <w:t xml:space="preserve"> </w:t>
      </w:r>
      <w:r w:rsidRPr="009F39E8">
        <w:rPr>
          <w:sz w:val="24"/>
          <w:szCs w:val="24"/>
        </w:rPr>
        <w:t>staff</w:t>
      </w:r>
      <w:r w:rsidRPr="009F39E8">
        <w:rPr>
          <w:spacing w:val="-15"/>
          <w:sz w:val="24"/>
          <w:szCs w:val="24"/>
        </w:rPr>
        <w:t xml:space="preserve"> </w:t>
      </w:r>
      <w:r w:rsidRPr="009F39E8">
        <w:rPr>
          <w:sz w:val="24"/>
          <w:szCs w:val="24"/>
        </w:rPr>
        <w:t>implement</w:t>
      </w:r>
      <w:r w:rsidRPr="009F39E8">
        <w:rPr>
          <w:spacing w:val="-15"/>
          <w:sz w:val="24"/>
          <w:szCs w:val="24"/>
        </w:rPr>
        <w:t xml:space="preserve"> </w:t>
      </w:r>
      <w:r w:rsidRPr="009F39E8">
        <w:rPr>
          <w:sz w:val="24"/>
          <w:szCs w:val="24"/>
        </w:rPr>
        <w:t>and</w:t>
      </w:r>
      <w:r w:rsidRPr="009F39E8">
        <w:rPr>
          <w:spacing w:val="-15"/>
          <w:sz w:val="24"/>
          <w:szCs w:val="24"/>
        </w:rPr>
        <w:t xml:space="preserve"> </w:t>
      </w:r>
      <w:r w:rsidRPr="009F39E8">
        <w:rPr>
          <w:sz w:val="24"/>
          <w:szCs w:val="24"/>
        </w:rPr>
        <w:t>oversee</w:t>
      </w:r>
      <w:r w:rsidRPr="009F39E8">
        <w:rPr>
          <w:spacing w:val="-15"/>
          <w:sz w:val="24"/>
          <w:szCs w:val="24"/>
        </w:rPr>
        <w:t xml:space="preserve"> </w:t>
      </w:r>
      <w:r w:rsidRPr="009F39E8">
        <w:rPr>
          <w:sz w:val="24"/>
          <w:szCs w:val="24"/>
        </w:rPr>
        <w:t>interventions under Activity 7. The total amount for vehicle fuel is calculated at $50 per month * 60 months + $440 for inflation in Y2-Y6 = $3,439.71.</w:t>
      </w:r>
    </w:p>
    <w:p w14:paraId="5139795E" w14:textId="77777777" w:rsidR="009F39E8" w:rsidRPr="009F39E8" w:rsidRDefault="009F39E8" w:rsidP="009F39E8">
      <w:pPr>
        <w:numPr>
          <w:ilvl w:val="3"/>
          <w:numId w:val="16"/>
        </w:numPr>
        <w:tabs>
          <w:tab w:val="left" w:pos="720"/>
        </w:tabs>
        <w:ind w:right="357"/>
        <w:jc w:val="both"/>
        <w:rPr>
          <w:sz w:val="24"/>
          <w:szCs w:val="24"/>
        </w:rPr>
      </w:pPr>
      <w:r w:rsidRPr="009F39E8">
        <w:rPr>
          <w:b/>
          <w:sz w:val="24"/>
          <w:szCs w:val="24"/>
        </w:rPr>
        <w:t xml:space="preserve">Local Travel for Implementation of Activity 7 ($3,605.01): </w:t>
      </w:r>
      <w:r w:rsidRPr="009F39E8">
        <w:rPr>
          <w:sz w:val="24"/>
          <w:szCs w:val="24"/>
        </w:rPr>
        <w:t>POA estimates additional general expenses for project staff implementing and overseeing interventions under Activity 7. This includes local transportation ($35 per trip * 12 trips +$56 for inflation in Y2-Y6 = $476.13), and lodging and M&amp;</w:t>
      </w:r>
      <w:proofErr w:type="gramStart"/>
      <w:r w:rsidRPr="009F39E8">
        <w:rPr>
          <w:sz w:val="24"/>
          <w:szCs w:val="24"/>
        </w:rPr>
        <w:t>IE ((</w:t>
      </w:r>
      <w:proofErr w:type="gramEnd"/>
      <w:r w:rsidRPr="009F39E8">
        <w:rPr>
          <w:sz w:val="24"/>
          <w:szCs w:val="24"/>
        </w:rPr>
        <w:t>$40 M&amp;IE per day + 75 lodging per day) * 2 days per trip *12 trips + $369 in inflation for Y2-Y6 = $3,128.88).</w:t>
      </w:r>
    </w:p>
    <w:p w14:paraId="24F1EB6F" w14:textId="77777777" w:rsidR="009F39E8" w:rsidRPr="009F39E8" w:rsidRDefault="009F39E8" w:rsidP="009F39E8">
      <w:pPr>
        <w:tabs>
          <w:tab w:val="left" w:pos="720"/>
        </w:tabs>
        <w:ind w:left="360" w:right="357"/>
        <w:rPr>
          <w:sz w:val="24"/>
        </w:rPr>
      </w:pPr>
    </w:p>
    <w:p w14:paraId="6FE1C475" w14:textId="77777777" w:rsidR="009F39E8" w:rsidRPr="009F39E8" w:rsidRDefault="009F39E8" w:rsidP="009F39E8">
      <w:pPr>
        <w:numPr>
          <w:ilvl w:val="2"/>
          <w:numId w:val="16"/>
        </w:numPr>
        <w:tabs>
          <w:tab w:val="left" w:pos="1080"/>
        </w:tabs>
        <w:spacing w:before="76" w:line="275" w:lineRule="exact"/>
        <w:jc w:val="both"/>
        <w:outlineLvl w:val="0"/>
        <w:rPr>
          <w:b/>
          <w:bCs/>
          <w:i/>
          <w:iCs/>
          <w:sz w:val="24"/>
          <w:szCs w:val="24"/>
        </w:rPr>
      </w:pPr>
      <w:r w:rsidRPr="009F39E8">
        <w:rPr>
          <w:b/>
          <w:bCs/>
          <w:i/>
          <w:iCs/>
          <w:color w:val="002C72"/>
          <w:sz w:val="24"/>
          <w:szCs w:val="24"/>
        </w:rPr>
        <w:t>Professional</w:t>
      </w:r>
      <w:r w:rsidRPr="009F39E8">
        <w:rPr>
          <w:b/>
          <w:bCs/>
          <w:i/>
          <w:iCs/>
          <w:color w:val="002C72"/>
          <w:spacing w:val="-3"/>
          <w:sz w:val="24"/>
          <w:szCs w:val="24"/>
        </w:rPr>
        <w:t xml:space="preserve"> </w:t>
      </w:r>
      <w:r w:rsidRPr="009F39E8">
        <w:rPr>
          <w:b/>
          <w:bCs/>
          <w:i/>
          <w:iCs/>
          <w:color w:val="002C72"/>
          <w:sz w:val="24"/>
          <w:szCs w:val="24"/>
        </w:rPr>
        <w:t>Services/Contractual</w:t>
      </w:r>
      <w:r w:rsidRPr="009F39E8">
        <w:rPr>
          <w:b/>
          <w:bCs/>
          <w:i/>
          <w:iCs/>
          <w:color w:val="002C72"/>
          <w:spacing w:val="-3"/>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$250,000.00</w:t>
      </w:r>
    </w:p>
    <w:p w14:paraId="433AB31E" w14:textId="77777777" w:rsidR="009F39E8" w:rsidRPr="009F39E8" w:rsidRDefault="009F39E8" w:rsidP="009F39E8">
      <w:pPr>
        <w:ind w:left="360" w:right="359"/>
        <w:jc w:val="both"/>
        <w:rPr>
          <w:sz w:val="24"/>
          <w:szCs w:val="24"/>
        </w:rPr>
      </w:pPr>
      <w:r w:rsidRPr="009F39E8">
        <w:rPr>
          <w:b/>
          <w:sz w:val="24"/>
          <w:szCs w:val="24"/>
        </w:rPr>
        <w:t xml:space="preserve">Contract to Certify School Food Handlers ($250,000.00): </w:t>
      </w:r>
      <w:r w:rsidRPr="009F39E8">
        <w:rPr>
          <w:sz w:val="24"/>
          <w:szCs w:val="24"/>
        </w:rPr>
        <w:t xml:space="preserve">POA intends to contract an institution, such as Zamorano University, to co-develop a national School Food Handler Certification to certify school food handlers. The certification will consist of a 20-hour modular course available in-person and online, estimated at $62,500 per certification, held annually from Y1-Y4 ($62,500 * </w:t>
      </w:r>
      <w:proofErr w:type="gramStart"/>
      <w:r w:rsidRPr="009F39E8">
        <w:rPr>
          <w:sz w:val="24"/>
          <w:szCs w:val="24"/>
        </w:rPr>
        <w:t>4  =</w:t>
      </w:r>
      <w:proofErr w:type="gramEnd"/>
      <w:r w:rsidRPr="009F39E8">
        <w:rPr>
          <w:sz w:val="24"/>
          <w:szCs w:val="24"/>
        </w:rPr>
        <w:t xml:space="preserve"> $250,000.00).</w:t>
      </w:r>
    </w:p>
    <w:p w14:paraId="3DF64E0E" w14:textId="77777777" w:rsidR="009F39E8" w:rsidRPr="009F39E8" w:rsidRDefault="009F39E8" w:rsidP="009F39E8">
      <w:pPr>
        <w:ind w:left="360" w:right="359"/>
        <w:jc w:val="both"/>
        <w:rPr>
          <w:sz w:val="24"/>
          <w:szCs w:val="24"/>
        </w:rPr>
      </w:pPr>
    </w:p>
    <w:p w14:paraId="2D1D45DB" w14:textId="77777777" w:rsidR="009F39E8" w:rsidRPr="009F39E8" w:rsidRDefault="009F39E8" w:rsidP="009F39E8">
      <w:pPr>
        <w:numPr>
          <w:ilvl w:val="2"/>
          <w:numId w:val="16"/>
        </w:numPr>
        <w:tabs>
          <w:tab w:val="left" w:pos="1080"/>
        </w:tabs>
        <w:spacing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2"/>
          <w:sz w:val="24"/>
          <w:szCs w:val="24"/>
        </w:rPr>
        <w:t xml:space="preserve"> –$71,513.79</w:t>
      </w:r>
    </w:p>
    <w:p w14:paraId="570DA312" w14:textId="77777777" w:rsidR="009F39E8" w:rsidRPr="009F39E8" w:rsidRDefault="009F39E8" w:rsidP="009F39E8">
      <w:pPr>
        <w:spacing w:line="242"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71,513.79</w:t>
      </w:r>
      <w:r w:rsidRPr="009F39E8">
        <w:rPr>
          <w:sz w:val="24"/>
          <w:szCs w:val="24"/>
        </w:rPr>
        <w:t>.</w:t>
      </w:r>
    </w:p>
    <w:p w14:paraId="4135D270" w14:textId="77777777" w:rsidR="009F39E8" w:rsidRPr="009F39E8" w:rsidRDefault="009F39E8" w:rsidP="009F39E8">
      <w:pPr>
        <w:spacing w:before="272" w:line="275" w:lineRule="exact"/>
        <w:ind w:left="360"/>
        <w:rPr>
          <w:b/>
          <w:sz w:val="24"/>
        </w:rPr>
      </w:pPr>
      <w:r w:rsidRPr="009F39E8">
        <w:rPr>
          <w:b/>
          <w:color w:val="005440"/>
          <w:sz w:val="24"/>
        </w:rPr>
        <w:t>Activity</w:t>
      </w:r>
      <w:r w:rsidRPr="009F39E8">
        <w:rPr>
          <w:b/>
          <w:color w:val="005440"/>
          <w:spacing w:val="-5"/>
          <w:sz w:val="24"/>
        </w:rPr>
        <w:t xml:space="preserve"> </w:t>
      </w:r>
      <w:r w:rsidRPr="009F39E8">
        <w:rPr>
          <w:b/>
          <w:color w:val="005440"/>
          <w:sz w:val="24"/>
        </w:rPr>
        <w:t>8:</w:t>
      </w:r>
      <w:r w:rsidRPr="009F39E8">
        <w:rPr>
          <w:b/>
          <w:color w:val="005440"/>
          <w:spacing w:val="-1"/>
          <w:sz w:val="24"/>
        </w:rPr>
        <w:t xml:space="preserve"> </w:t>
      </w:r>
      <w:r w:rsidRPr="009F39E8">
        <w:rPr>
          <w:b/>
          <w:color w:val="005440"/>
          <w:sz w:val="24"/>
        </w:rPr>
        <w:t>Capacity Building: Local and Regional Level</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pacing w:val="-2"/>
          <w:sz w:val="24"/>
        </w:rPr>
        <w:t xml:space="preserve">Subtotal $377,369.91 </w:t>
      </w:r>
      <w:r w:rsidRPr="009F39E8">
        <w:rPr>
          <w:b/>
          <w:i/>
          <w:iCs/>
          <w:color w:val="005440"/>
          <w:spacing w:val="-2"/>
          <w:sz w:val="24"/>
        </w:rPr>
        <w:t>($365,869.91 with $11,500 in cost share)</w:t>
      </w:r>
    </w:p>
    <w:p w14:paraId="48D6F7EA" w14:textId="77777777" w:rsidR="009F39E8" w:rsidRPr="009F39E8" w:rsidRDefault="009F39E8" w:rsidP="009F39E8">
      <w:pPr>
        <w:numPr>
          <w:ilvl w:val="2"/>
          <w:numId w:val="15"/>
        </w:numPr>
        <w:tabs>
          <w:tab w:val="left" w:pos="1079"/>
        </w:tabs>
        <w:spacing w:before="2"/>
        <w:ind w:left="1079" w:hanging="719"/>
        <w:jc w:val="both"/>
        <w:outlineLvl w:val="0"/>
        <w:rPr>
          <w:b/>
          <w:bCs/>
          <w:i/>
          <w:iCs/>
          <w:sz w:val="24"/>
          <w:szCs w:val="24"/>
        </w:rPr>
      </w:pPr>
      <w:r w:rsidRPr="009F39E8">
        <w:rPr>
          <w:b/>
          <w:bCs/>
          <w:i/>
          <w:iCs/>
          <w:color w:val="002C72"/>
          <w:sz w:val="24"/>
          <w:szCs w:val="24"/>
        </w:rPr>
        <w:t>Salaries/Personnel</w:t>
      </w:r>
      <w:r w:rsidRPr="009F39E8">
        <w:rPr>
          <w:b/>
          <w:bCs/>
          <w:i/>
          <w:iCs/>
          <w:color w:val="002C72"/>
          <w:spacing w:val="-5"/>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$126,706.98</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3"/>
        <w:gridCol w:w="1008"/>
        <w:gridCol w:w="720"/>
        <w:gridCol w:w="1142"/>
        <w:gridCol w:w="1118"/>
        <w:gridCol w:w="1118"/>
      </w:tblGrid>
      <w:tr w:rsidR="009F39E8" w:rsidRPr="009F39E8" w14:paraId="2530A437" w14:textId="77777777" w:rsidTr="0075611A">
        <w:trPr>
          <w:trHeight w:val="690"/>
        </w:trPr>
        <w:tc>
          <w:tcPr>
            <w:tcW w:w="4243" w:type="dxa"/>
          </w:tcPr>
          <w:p w14:paraId="79F1B50E" w14:textId="77777777" w:rsidR="009F39E8" w:rsidRPr="009F39E8" w:rsidRDefault="009F39E8" w:rsidP="009F39E8">
            <w:pPr>
              <w:spacing w:before="130"/>
              <w:ind w:left="1318"/>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48BBCD40"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shd w:val="clear" w:color="auto" w:fill="F2F2F2"/>
          </w:tcPr>
          <w:p w14:paraId="67BDF121" w14:textId="77777777" w:rsidR="009F39E8" w:rsidRPr="009F39E8" w:rsidRDefault="009F39E8" w:rsidP="009F39E8">
            <w:pPr>
              <w:rPr>
                <w:b/>
                <w:i/>
                <w:sz w:val="20"/>
              </w:rPr>
            </w:pPr>
          </w:p>
          <w:p w14:paraId="7CD879DE" w14:textId="77777777" w:rsidR="009F39E8" w:rsidRPr="009F39E8" w:rsidRDefault="009F39E8" w:rsidP="009F39E8">
            <w:pPr>
              <w:ind w:left="13" w:right="10"/>
              <w:jc w:val="center"/>
              <w:rPr>
                <w:b/>
                <w:sz w:val="20"/>
              </w:rPr>
            </w:pPr>
            <w:r w:rsidRPr="009F39E8">
              <w:rPr>
                <w:b/>
                <w:spacing w:val="-2"/>
                <w:sz w:val="20"/>
              </w:rPr>
              <w:t>Months</w:t>
            </w:r>
          </w:p>
        </w:tc>
        <w:tc>
          <w:tcPr>
            <w:tcW w:w="720" w:type="dxa"/>
          </w:tcPr>
          <w:p w14:paraId="17C835A8" w14:textId="77777777" w:rsidR="009F39E8" w:rsidRPr="009F39E8" w:rsidRDefault="009F39E8" w:rsidP="009F39E8">
            <w:pPr>
              <w:rPr>
                <w:b/>
                <w:i/>
                <w:sz w:val="20"/>
              </w:rPr>
            </w:pPr>
          </w:p>
          <w:p w14:paraId="76BF392E" w14:textId="77777777" w:rsidR="009F39E8" w:rsidRPr="009F39E8" w:rsidRDefault="009F39E8" w:rsidP="009F39E8">
            <w:pPr>
              <w:ind w:left="8"/>
              <w:jc w:val="center"/>
              <w:rPr>
                <w:b/>
                <w:sz w:val="20"/>
              </w:rPr>
            </w:pPr>
            <w:r w:rsidRPr="009F39E8">
              <w:rPr>
                <w:b/>
                <w:spacing w:val="-5"/>
                <w:sz w:val="20"/>
              </w:rPr>
              <w:t>LOE</w:t>
            </w:r>
          </w:p>
        </w:tc>
        <w:tc>
          <w:tcPr>
            <w:tcW w:w="1142" w:type="dxa"/>
            <w:shd w:val="clear" w:color="auto" w:fill="F2F2F2"/>
          </w:tcPr>
          <w:p w14:paraId="2101A109" w14:textId="77777777" w:rsidR="009F39E8" w:rsidRPr="009F39E8" w:rsidRDefault="009F39E8" w:rsidP="009F39E8">
            <w:pPr>
              <w:spacing w:line="230" w:lineRule="atLeast"/>
              <w:ind w:left="201" w:right="194" w:hanging="1"/>
              <w:jc w:val="center"/>
              <w:rPr>
                <w:b/>
                <w:sz w:val="20"/>
              </w:rPr>
            </w:pPr>
            <w:r w:rsidRPr="009F39E8">
              <w:rPr>
                <w:b/>
                <w:spacing w:val="-4"/>
                <w:sz w:val="20"/>
              </w:rPr>
              <w:t xml:space="preserve">Base </w:t>
            </w:r>
            <w:r w:rsidRPr="009F39E8">
              <w:rPr>
                <w:b/>
                <w:spacing w:val="-2"/>
                <w:sz w:val="20"/>
              </w:rPr>
              <w:t>Monthly Salary</w:t>
            </w:r>
          </w:p>
        </w:tc>
        <w:tc>
          <w:tcPr>
            <w:tcW w:w="1118" w:type="dxa"/>
          </w:tcPr>
          <w:p w14:paraId="568B8B8B" w14:textId="77777777" w:rsidR="009F39E8" w:rsidRPr="009F39E8" w:rsidRDefault="009F39E8" w:rsidP="009F39E8">
            <w:pPr>
              <w:spacing w:line="230" w:lineRule="atLeast"/>
              <w:ind w:left="181" w:right="169" w:firstLine="22"/>
              <w:jc w:val="both"/>
              <w:rPr>
                <w:b/>
                <w:sz w:val="20"/>
              </w:rPr>
            </w:pPr>
            <w:r w:rsidRPr="009F39E8">
              <w:rPr>
                <w:b/>
                <w:spacing w:val="-2"/>
                <w:sz w:val="20"/>
              </w:rPr>
              <w:t>Average Monthly Salary**</w:t>
            </w:r>
          </w:p>
        </w:tc>
        <w:tc>
          <w:tcPr>
            <w:tcW w:w="1118" w:type="dxa"/>
          </w:tcPr>
          <w:p w14:paraId="427532F4" w14:textId="77777777" w:rsidR="009F39E8" w:rsidRPr="009F39E8" w:rsidRDefault="009F39E8" w:rsidP="009F39E8">
            <w:pPr>
              <w:spacing w:before="115"/>
              <w:ind w:left="199" w:right="182" w:firstLine="83"/>
              <w:rPr>
                <w:b/>
                <w:sz w:val="20"/>
              </w:rPr>
            </w:pPr>
            <w:r w:rsidRPr="009F39E8">
              <w:rPr>
                <w:b/>
                <w:spacing w:val="-2"/>
                <w:sz w:val="20"/>
              </w:rPr>
              <w:t>Salary Subtotal</w:t>
            </w:r>
          </w:p>
        </w:tc>
      </w:tr>
      <w:tr w:rsidR="009F39E8" w:rsidRPr="009F39E8" w14:paraId="681A2A59" w14:textId="77777777" w:rsidTr="0075611A">
        <w:trPr>
          <w:trHeight w:val="230"/>
        </w:trPr>
        <w:tc>
          <w:tcPr>
            <w:tcW w:w="4243" w:type="dxa"/>
          </w:tcPr>
          <w:p w14:paraId="5618A932" w14:textId="77777777" w:rsidR="009F39E8" w:rsidRPr="009F39E8" w:rsidRDefault="009F39E8" w:rsidP="009F39E8">
            <w:pPr>
              <w:spacing w:line="210" w:lineRule="exact"/>
              <w:ind w:left="110"/>
              <w:rPr>
                <w:sz w:val="20"/>
              </w:rPr>
            </w:pPr>
            <w:r w:rsidRPr="009F39E8">
              <w:rPr>
                <w:sz w:val="20"/>
              </w:rPr>
              <w:t>Policy &amp; Sustainability Specialist</w:t>
            </w:r>
          </w:p>
        </w:tc>
        <w:tc>
          <w:tcPr>
            <w:tcW w:w="1008" w:type="dxa"/>
            <w:shd w:val="clear" w:color="auto" w:fill="F2F2F2"/>
          </w:tcPr>
          <w:p w14:paraId="0B1FCD7E" w14:textId="77777777" w:rsidR="009F39E8" w:rsidRPr="009F39E8" w:rsidRDefault="009F39E8" w:rsidP="009F39E8">
            <w:pPr>
              <w:spacing w:line="210" w:lineRule="exact"/>
              <w:ind w:left="13" w:right="10"/>
              <w:jc w:val="center"/>
              <w:rPr>
                <w:sz w:val="20"/>
                <w:highlight w:val="yellow"/>
              </w:rPr>
            </w:pPr>
            <w:r w:rsidRPr="009F39E8">
              <w:rPr>
                <w:spacing w:val="-5"/>
                <w:sz w:val="20"/>
              </w:rPr>
              <w:t>37</w:t>
            </w:r>
          </w:p>
        </w:tc>
        <w:tc>
          <w:tcPr>
            <w:tcW w:w="720" w:type="dxa"/>
          </w:tcPr>
          <w:p w14:paraId="5E1B0495" w14:textId="77777777" w:rsidR="009F39E8" w:rsidRPr="009F39E8" w:rsidRDefault="009F39E8" w:rsidP="009F39E8">
            <w:pPr>
              <w:spacing w:line="210" w:lineRule="exact"/>
              <w:ind w:left="8"/>
              <w:jc w:val="center"/>
              <w:rPr>
                <w:sz w:val="20"/>
              </w:rPr>
            </w:pPr>
            <w:r w:rsidRPr="009F39E8">
              <w:rPr>
                <w:spacing w:val="-5"/>
                <w:sz w:val="20"/>
              </w:rPr>
              <w:t>20%</w:t>
            </w:r>
          </w:p>
        </w:tc>
        <w:tc>
          <w:tcPr>
            <w:tcW w:w="1142" w:type="dxa"/>
            <w:shd w:val="clear" w:color="auto" w:fill="F2F2F2"/>
          </w:tcPr>
          <w:p w14:paraId="4D8BAF9B"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118" w:type="dxa"/>
          </w:tcPr>
          <w:p w14:paraId="02DCA13B" w14:textId="77777777" w:rsidR="009F39E8" w:rsidRPr="009F39E8" w:rsidRDefault="009F39E8" w:rsidP="009F39E8">
            <w:pPr>
              <w:spacing w:line="210" w:lineRule="exact"/>
              <w:ind w:left="15" w:right="6"/>
              <w:jc w:val="center"/>
              <w:rPr>
                <w:sz w:val="20"/>
                <w:highlight w:val="yellow"/>
              </w:rPr>
            </w:pPr>
            <w:r w:rsidRPr="009F39E8">
              <w:rPr>
                <w:spacing w:val="-2"/>
                <w:sz w:val="20"/>
              </w:rPr>
              <w:t>$1,778</w:t>
            </w:r>
          </w:p>
        </w:tc>
        <w:tc>
          <w:tcPr>
            <w:tcW w:w="1118" w:type="dxa"/>
          </w:tcPr>
          <w:p w14:paraId="652218B1" w14:textId="77777777" w:rsidR="009F39E8" w:rsidRPr="009F39E8" w:rsidRDefault="009F39E8" w:rsidP="009F39E8">
            <w:pPr>
              <w:spacing w:line="210" w:lineRule="exact"/>
              <w:ind w:left="15" w:right="1"/>
              <w:jc w:val="center"/>
              <w:rPr>
                <w:sz w:val="20"/>
              </w:rPr>
            </w:pPr>
            <w:r w:rsidRPr="009F39E8">
              <w:rPr>
                <w:spacing w:val="-2"/>
                <w:sz w:val="20"/>
              </w:rPr>
              <w:t xml:space="preserve">$13,155.83 </w:t>
            </w:r>
          </w:p>
        </w:tc>
      </w:tr>
      <w:tr w:rsidR="009F39E8" w:rsidRPr="009F39E8" w14:paraId="214AD818" w14:textId="77777777" w:rsidTr="0075611A">
        <w:trPr>
          <w:trHeight w:val="230"/>
        </w:trPr>
        <w:tc>
          <w:tcPr>
            <w:tcW w:w="4243" w:type="dxa"/>
          </w:tcPr>
          <w:p w14:paraId="4ED78654" w14:textId="77777777" w:rsidR="009F39E8" w:rsidRPr="009F39E8" w:rsidRDefault="009F39E8" w:rsidP="009F39E8">
            <w:pPr>
              <w:spacing w:line="210" w:lineRule="exact"/>
              <w:ind w:left="110"/>
              <w:rPr>
                <w:sz w:val="20"/>
              </w:rPr>
            </w:pPr>
            <w:r w:rsidRPr="009F39E8">
              <w:rPr>
                <w:sz w:val="20"/>
              </w:rPr>
              <w:t>Education Director</w:t>
            </w:r>
          </w:p>
        </w:tc>
        <w:tc>
          <w:tcPr>
            <w:tcW w:w="1008" w:type="dxa"/>
          </w:tcPr>
          <w:p w14:paraId="3D4910DE" w14:textId="77777777" w:rsidR="009F39E8" w:rsidRPr="009F39E8" w:rsidRDefault="009F39E8" w:rsidP="009F39E8">
            <w:pPr>
              <w:spacing w:line="210" w:lineRule="exact"/>
              <w:ind w:left="13" w:right="10"/>
              <w:jc w:val="center"/>
              <w:rPr>
                <w:spacing w:val="-5"/>
                <w:sz w:val="20"/>
              </w:rPr>
            </w:pPr>
            <w:r w:rsidRPr="009F39E8">
              <w:rPr>
                <w:spacing w:val="-5"/>
                <w:sz w:val="20"/>
              </w:rPr>
              <w:t>65</w:t>
            </w:r>
          </w:p>
        </w:tc>
        <w:tc>
          <w:tcPr>
            <w:tcW w:w="720" w:type="dxa"/>
          </w:tcPr>
          <w:p w14:paraId="3718F203"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53091D01" w14:textId="77777777" w:rsidR="009F39E8" w:rsidRPr="009F39E8" w:rsidRDefault="009F39E8" w:rsidP="009F39E8">
            <w:pPr>
              <w:spacing w:line="210" w:lineRule="exact"/>
              <w:ind w:left="5" w:right="1"/>
              <w:jc w:val="center"/>
              <w:rPr>
                <w:spacing w:val="-2"/>
                <w:sz w:val="20"/>
              </w:rPr>
            </w:pPr>
            <w:r w:rsidRPr="009F39E8">
              <w:rPr>
                <w:spacing w:val="-2"/>
                <w:sz w:val="20"/>
              </w:rPr>
              <w:t>$4,583</w:t>
            </w:r>
          </w:p>
        </w:tc>
        <w:tc>
          <w:tcPr>
            <w:tcW w:w="1118" w:type="dxa"/>
          </w:tcPr>
          <w:p w14:paraId="1FAA86E2" w14:textId="77777777" w:rsidR="009F39E8" w:rsidRPr="009F39E8" w:rsidRDefault="009F39E8" w:rsidP="009F39E8">
            <w:pPr>
              <w:spacing w:line="210" w:lineRule="exact"/>
              <w:ind w:left="15" w:right="6"/>
              <w:jc w:val="center"/>
              <w:rPr>
                <w:spacing w:val="-2"/>
                <w:sz w:val="20"/>
              </w:rPr>
            </w:pPr>
            <w:r w:rsidRPr="009F39E8">
              <w:rPr>
                <w:spacing w:val="-2"/>
                <w:sz w:val="20"/>
              </w:rPr>
              <w:t>$5,184</w:t>
            </w:r>
          </w:p>
        </w:tc>
        <w:tc>
          <w:tcPr>
            <w:tcW w:w="1118" w:type="dxa"/>
          </w:tcPr>
          <w:p w14:paraId="6C054592" w14:textId="77777777" w:rsidR="009F39E8" w:rsidRPr="009F39E8" w:rsidRDefault="009F39E8" w:rsidP="009F39E8">
            <w:pPr>
              <w:spacing w:line="210" w:lineRule="exact"/>
              <w:ind w:left="15" w:right="1"/>
              <w:jc w:val="center"/>
              <w:rPr>
                <w:spacing w:val="-2"/>
                <w:sz w:val="20"/>
              </w:rPr>
            </w:pPr>
            <w:r w:rsidRPr="009F39E8">
              <w:rPr>
                <w:spacing w:val="-2"/>
                <w:sz w:val="20"/>
              </w:rPr>
              <w:t>$33,695.67</w:t>
            </w:r>
          </w:p>
        </w:tc>
      </w:tr>
      <w:tr w:rsidR="009F39E8" w:rsidRPr="009F39E8" w14:paraId="5634AABB" w14:textId="77777777" w:rsidTr="0075611A">
        <w:trPr>
          <w:trHeight w:val="230"/>
        </w:trPr>
        <w:tc>
          <w:tcPr>
            <w:tcW w:w="4243" w:type="dxa"/>
          </w:tcPr>
          <w:p w14:paraId="4F50D37B"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8" w:type="dxa"/>
          </w:tcPr>
          <w:p w14:paraId="6ACDE973" w14:textId="77777777" w:rsidR="009F39E8" w:rsidRPr="009F39E8" w:rsidRDefault="009F39E8" w:rsidP="009F39E8">
            <w:pPr>
              <w:spacing w:line="210" w:lineRule="exact"/>
              <w:ind w:left="13" w:right="10"/>
              <w:jc w:val="center"/>
              <w:rPr>
                <w:sz w:val="20"/>
                <w:highlight w:val="yellow"/>
              </w:rPr>
            </w:pPr>
            <w:r w:rsidRPr="009F39E8">
              <w:rPr>
                <w:spacing w:val="-5"/>
                <w:sz w:val="20"/>
              </w:rPr>
              <w:t>59</w:t>
            </w:r>
          </w:p>
        </w:tc>
        <w:tc>
          <w:tcPr>
            <w:tcW w:w="720" w:type="dxa"/>
          </w:tcPr>
          <w:p w14:paraId="7881E3D3" w14:textId="77777777" w:rsidR="009F39E8" w:rsidRPr="009F39E8" w:rsidRDefault="009F39E8" w:rsidP="009F39E8">
            <w:pPr>
              <w:spacing w:line="210" w:lineRule="exact"/>
              <w:ind w:left="8"/>
              <w:jc w:val="center"/>
              <w:rPr>
                <w:sz w:val="20"/>
              </w:rPr>
            </w:pPr>
            <w:r w:rsidRPr="009F39E8">
              <w:rPr>
                <w:spacing w:val="-5"/>
                <w:sz w:val="20"/>
              </w:rPr>
              <w:t>10%</w:t>
            </w:r>
          </w:p>
        </w:tc>
        <w:tc>
          <w:tcPr>
            <w:tcW w:w="1142" w:type="dxa"/>
          </w:tcPr>
          <w:p w14:paraId="2A0E0A05" w14:textId="77777777" w:rsidR="009F39E8" w:rsidRPr="009F39E8" w:rsidRDefault="009F39E8" w:rsidP="009F39E8">
            <w:pPr>
              <w:spacing w:line="210" w:lineRule="exact"/>
              <w:ind w:left="5" w:right="1"/>
              <w:jc w:val="center"/>
              <w:rPr>
                <w:spacing w:val="-2"/>
                <w:sz w:val="20"/>
              </w:rPr>
            </w:pPr>
            <w:r w:rsidRPr="009F39E8">
              <w:rPr>
                <w:spacing w:val="-2"/>
                <w:sz w:val="20"/>
              </w:rPr>
              <w:t>$2,500</w:t>
            </w:r>
          </w:p>
        </w:tc>
        <w:tc>
          <w:tcPr>
            <w:tcW w:w="1118" w:type="dxa"/>
          </w:tcPr>
          <w:p w14:paraId="77A318BC" w14:textId="77777777" w:rsidR="009F39E8" w:rsidRPr="009F39E8" w:rsidRDefault="009F39E8" w:rsidP="009F39E8">
            <w:pPr>
              <w:spacing w:line="210" w:lineRule="exact"/>
              <w:ind w:left="15" w:right="6"/>
              <w:jc w:val="center"/>
              <w:rPr>
                <w:spacing w:val="-2"/>
                <w:sz w:val="20"/>
              </w:rPr>
            </w:pPr>
            <w:r w:rsidRPr="009F39E8">
              <w:rPr>
                <w:spacing w:val="-2"/>
                <w:sz w:val="20"/>
              </w:rPr>
              <w:t>$2,802</w:t>
            </w:r>
          </w:p>
        </w:tc>
        <w:tc>
          <w:tcPr>
            <w:tcW w:w="1118" w:type="dxa"/>
          </w:tcPr>
          <w:p w14:paraId="46F8E9F8" w14:textId="77777777" w:rsidR="009F39E8" w:rsidRPr="009F39E8" w:rsidRDefault="009F39E8" w:rsidP="009F39E8">
            <w:pPr>
              <w:spacing w:line="210" w:lineRule="exact"/>
              <w:ind w:left="15" w:right="1"/>
              <w:jc w:val="center"/>
              <w:rPr>
                <w:sz w:val="20"/>
              </w:rPr>
            </w:pPr>
            <w:r w:rsidRPr="009F39E8">
              <w:rPr>
                <w:spacing w:val="-2"/>
                <w:sz w:val="20"/>
              </w:rPr>
              <w:t xml:space="preserve">$16,534.10 </w:t>
            </w:r>
          </w:p>
        </w:tc>
      </w:tr>
      <w:tr w:rsidR="009F39E8" w:rsidRPr="009F39E8" w14:paraId="745C002A" w14:textId="77777777" w:rsidTr="0075611A">
        <w:trPr>
          <w:trHeight w:val="230"/>
        </w:trPr>
        <w:tc>
          <w:tcPr>
            <w:tcW w:w="4243" w:type="dxa"/>
          </w:tcPr>
          <w:p w14:paraId="3D86A765" w14:textId="77777777" w:rsidR="009F39E8" w:rsidRPr="009F39E8" w:rsidRDefault="009F39E8" w:rsidP="009F39E8">
            <w:pPr>
              <w:spacing w:line="210" w:lineRule="exact"/>
              <w:ind w:left="110"/>
              <w:rPr>
                <w:sz w:val="20"/>
              </w:rPr>
            </w:pPr>
            <w:r w:rsidRPr="009F39E8">
              <w:rPr>
                <w:sz w:val="20"/>
              </w:rPr>
              <w:t>Education Officer</w:t>
            </w:r>
          </w:p>
        </w:tc>
        <w:tc>
          <w:tcPr>
            <w:tcW w:w="1008" w:type="dxa"/>
          </w:tcPr>
          <w:p w14:paraId="71D090E6" w14:textId="77777777" w:rsidR="009F39E8" w:rsidRPr="009F39E8" w:rsidRDefault="009F39E8" w:rsidP="009F39E8">
            <w:pPr>
              <w:spacing w:line="210" w:lineRule="exact"/>
              <w:ind w:left="13" w:right="10"/>
              <w:jc w:val="center"/>
              <w:rPr>
                <w:spacing w:val="-5"/>
                <w:sz w:val="20"/>
                <w:highlight w:val="yellow"/>
              </w:rPr>
            </w:pPr>
            <w:r w:rsidRPr="009F39E8">
              <w:rPr>
                <w:spacing w:val="-5"/>
                <w:sz w:val="20"/>
              </w:rPr>
              <w:t>57</w:t>
            </w:r>
          </w:p>
        </w:tc>
        <w:tc>
          <w:tcPr>
            <w:tcW w:w="720" w:type="dxa"/>
          </w:tcPr>
          <w:p w14:paraId="6953C522"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4DBE93AD"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18" w:type="dxa"/>
          </w:tcPr>
          <w:p w14:paraId="23342406" w14:textId="77777777" w:rsidR="009F39E8" w:rsidRPr="009F39E8" w:rsidRDefault="009F39E8" w:rsidP="009F39E8">
            <w:pPr>
              <w:spacing w:line="210" w:lineRule="exact"/>
              <w:ind w:left="15" w:right="6"/>
              <w:jc w:val="center"/>
              <w:rPr>
                <w:spacing w:val="-2"/>
                <w:sz w:val="20"/>
                <w:highlight w:val="yellow"/>
              </w:rPr>
            </w:pPr>
            <w:r w:rsidRPr="009F39E8">
              <w:rPr>
                <w:spacing w:val="-2"/>
                <w:sz w:val="20"/>
              </w:rPr>
              <w:t>$1,125</w:t>
            </w:r>
          </w:p>
        </w:tc>
        <w:tc>
          <w:tcPr>
            <w:tcW w:w="1118" w:type="dxa"/>
          </w:tcPr>
          <w:p w14:paraId="2256BB4B" w14:textId="77777777" w:rsidR="009F39E8" w:rsidRPr="009F39E8" w:rsidRDefault="009F39E8" w:rsidP="009F39E8">
            <w:pPr>
              <w:spacing w:line="210" w:lineRule="exact"/>
              <w:ind w:left="15" w:right="1"/>
              <w:jc w:val="center"/>
              <w:rPr>
                <w:spacing w:val="-2"/>
                <w:sz w:val="20"/>
              </w:rPr>
            </w:pPr>
            <w:r w:rsidRPr="009F39E8">
              <w:rPr>
                <w:spacing w:val="-2"/>
                <w:sz w:val="20"/>
              </w:rPr>
              <w:t>$6,413.64</w:t>
            </w:r>
          </w:p>
        </w:tc>
      </w:tr>
      <w:tr w:rsidR="009F39E8" w:rsidRPr="009F39E8" w14:paraId="7AED5D30" w14:textId="77777777" w:rsidTr="0075611A">
        <w:trPr>
          <w:trHeight w:val="230"/>
        </w:trPr>
        <w:tc>
          <w:tcPr>
            <w:tcW w:w="4243" w:type="dxa"/>
          </w:tcPr>
          <w:p w14:paraId="087F35E2"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8" w:type="dxa"/>
          </w:tcPr>
          <w:p w14:paraId="1342E4DD" w14:textId="77777777" w:rsidR="009F39E8" w:rsidRPr="009F39E8" w:rsidRDefault="009F39E8" w:rsidP="009F39E8">
            <w:pPr>
              <w:spacing w:line="210" w:lineRule="exact"/>
              <w:ind w:left="13" w:right="10"/>
              <w:jc w:val="center"/>
              <w:rPr>
                <w:sz w:val="20"/>
                <w:highlight w:val="yellow"/>
              </w:rPr>
            </w:pPr>
            <w:r w:rsidRPr="009F39E8">
              <w:rPr>
                <w:spacing w:val="-5"/>
                <w:sz w:val="20"/>
              </w:rPr>
              <w:t>63</w:t>
            </w:r>
          </w:p>
        </w:tc>
        <w:tc>
          <w:tcPr>
            <w:tcW w:w="720" w:type="dxa"/>
          </w:tcPr>
          <w:p w14:paraId="0852A9E3" w14:textId="77777777" w:rsidR="009F39E8" w:rsidRPr="009F39E8" w:rsidRDefault="009F39E8" w:rsidP="009F39E8">
            <w:pPr>
              <w:spacing w:line="210" w:lineRule="exact"/>
              <w:ind w:left="8"/>
              <w:jc w:val="center"/>
              <w:rPr>
                <w:sz w:val="20"/>
              </w:rPr>
            </w:pPr>
            <w:r w:rsidRPr="009F39E8">
              <w:rPr>
                <w:spacing w:val="-5"/>
                <w:sz w:val="20"/>
              </w:rPr>
              <w:t>5%</w:t>
            </w:r>
          </w:p>
        </w:tc>
        <w:tc>
          <w:tcPr>
            <w:tcW w:w="1142" w:type="dxa"/>
          </w:tcPr>
          <w:p w14:paraId="664C1466"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118" w:type="dxa"/>
          </w:tcPr>
          <w:p w14:paraId="0FB769F8" w14:textId="77777777" w:rsidR="009F39E8" w:rsidRPr="009F39E8" w:rsidRDefault="009F39E8" w:rsidP="009F39E8">
            <w:pPr>
              <w:spacing w:line="210" w:lineRule="exact"/>
              <w:ind w:left="15" w:right="6"/>
              <w:jc w:val="center"/>
              <w:rPr>
                <w:spacing w:val="-2"/>
                <w:sz w:val="20"/>
              </w:rPr>
            </w:pPr>
            <w:r w:rsidRPr="009F39E8">
              <w:rPr>
                <w:spacing w:val="-2"/>
                <w:sz w:val="20"/>
              </w:rPr>
              <w:t xml:space="preserve">$1,690 </w:t>
            </w:r>
          </w:p>
        </w:tc>
        <w:tc>
          <w:tcPr>
            <w:tcW w:w="1118" w:type="dxa"/>
          </w:tcPr>
          <w:p w14:paraId="0A690B91" w14:textId="77777777" w:rsidR="009F39E8" w:rsidRPr="009F39E8" w:rsidRDefault="009F39E8" w:rsidP="009F39E8">
            <w:pPr>
              <w:spacing w:line="210" w:lineRule="exact"/>
              <w:ind w:left="15" w:right="1"/>
              <w:jc w:val="center"/>
              <w:rPr>
                <w:spacing w:val="-2"/>
                <w:sz w:val="20"/>
              </w:rPr>
            </w:pPr>
            <w:r w:rsidRPr="009F39E8">
              <w:rPr>
                <w:spacing w:val="-2"/>
                <w:sz w:val="20"/>
              </w:rPr>
              <w:t xml:space="preserve">$5,322.39 </w:t>
            </w:r>
          </w:p>
        </w:tc>
      </w:tr>
      <w:tr w:rsidR="009F39E8" w:rsidRPr="009F39E8" w14:paraId="61956442" w14:textId="77777777" w:rsidTr="0075611A">
        <w:trPr>
          <w:trHeight w:val="259"/>
        </w:trPr>
        <w:tc>
          <w:tcPr>
            <w:tcW w:w="4243" w:type="dxa"/>
          </w:tcPr>
          <w:p w14:paraId="7F1CFE62"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8" w:type="dxa"/>
          </w:tcPr>
          <w:p w14:paraId="1657F0DD" w14:textId="77777777" w:rsidR="009F39E8" w:rsidRPr="009F39E8" w:rsidRDefault="009F39E8" w:rsidP="009F39E8">
            <w:pPr>
              <w:spacing w:line="210" w:lineRule="exact"/>
              <w:ind w:left="13" w:right="10"/>
              <w:jc w:val="center"/>
              <w:rPr>
                <w:sz w:val="20"/>
                <w:highlight w:val="yellow"/>
              </w:rPr>
            </w:pPr>
            <w:r w:rsidRPr="009F39E8">
              <w:rPr>
                <w:spacing w:val="-5"/>
                <w:sz w:val="20"/>
              </w:rPr>
              <w:t>57</w:t>
            </w:r>
          </w:p>
        </w:tc>
        <w:tc>
          <w:tcPr>
            <w:tcW w:w="720" w:type="dxa"/>
          </w:tcPr>
          <w:p w14:paraId="46BFFA1E" w14:textId="77777777" w:rsidR="009F39E8" w:rsidRPr="009F39E8" w:rsidRDefault="009F39E8" w:rsidP="009F39E8">
            <w:pPr>
              <w:spacing w:line="210" w:lineRule="exact"/>
              <w:ind w:left="8"/>
              <w:jc w:val="center"/>
              <w:rPr>
                <w:sz w:val="20"/>
                <w:highlight w:val="yellow"/>
              </w:rPr>
            </w:pPr>
            <w:r w:rsidRPr="009F39E8">
              <w:rPr>
                <w:spacing w:val="-5"/>
                <w:sz w:val="20"/>
              </w:rPr>
              <w:t>5%</w:t>
            </w:r>
          </w:p>
        </w:tc>
        <w:tc>
          <w:tcPr>
            <w:tcW w:w="1142" w:type="dxa"/>
          </w:tcPr>
          <w:p w14:paraId="4DEB34B4"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118" w:type="dxa"/>
          </w:tcPr>
          <w:p w14:paraId="5351B521" w14:textId="77777777" w:rsidR="009F39E8" w:rsidRPr="009F39E8" w:rsidRDefault="009F39E8" w:rsidP="009F39E8">
            <w:pPr>
              <w:spacing w:line="210" w:lineRule="exact"/>
              <w:ind w:left="15" w:right="6"/>
              <w:jc w:val="center"/>
              <w:rPr>
                <w:spacing w:val="-2"/>
                <w:sz w:val="20"/>
              </w:rPr>
            </w:pPr>
            <w:r w:rsidRPr="009F39E8">
              <w:rPr>
                <w:spacing w:val="-2"/>
                <w:sz w:val="20"/>
              </w:rPr>
              <w:t>$1,676</w:t>
            </w:r>
          </w:p>
        </w:tc>
        <w:tc>
          <w:tcPr>
            <w:tcW w:w="1118" w:type="dxa"/>
          </w:tcPr>
          <w:p w14:paraId="009EA7BB" w14:textId="77777777" w:rsidR="009F39E8" w:rsidRPr="009F39E8" w:rsidRDefault="009F39E8" w:rsidP="009F39E8">
            <w:pPr>
              <w:spacing w:line="210" w:lineRule="exact"/>
              <w:ind w:left="15" w:right="1"/>
              <w:jc w:val="center"/>
              <w:rPr>
                <w:spacing w:val="-2"/>
                <w:sz w:val="20"/>
              </w:rPr>
            </w:pPr>
            <w:r w:rsidRPr="009F39E8">
              <w:rPr>
                <w:spacing w:val="-2"/>
                <w:sz w:val="20"/>
              </w:rPr>
              <w:t xml:space="preserve">$4,775.42 </w:t>
            </w:r>
          </w:p>
        </w:tc>
      </w:tr>
      <w:tr w:rsidR="009F39E8" w:rsidRPr="009F39E8" w14:paraId="29AC73DC" w14:textId="77777777" w:rsidTr="0075611A">
        <w:trPr>
          <w:trHeight w:val="230"/>
        </w:trPr>
        <w:tc>
          <w:tcPr>
            <w:tcW w:w="4243" w:type="dxa"/>
          </w:tcPr>
          <w:p w14:paraId="3B342214" w14:textId="77777777" w:rsidR="009F39E8" w:rsidRPr="009F39E8" w:rsidRDefault="009F39E8" w:rsidP="009F39E8">
            <w:pPr>
              <w:spacing w:line="210" w:lineRule="exact"/>
              <w:ind w:left="110"/>
              <w:rPr>
                <w:sz w:val="20"/>
              </w:rPr>
            </w:pPr>
            <w:r w:rsidRPr="009F39E8">
              <w:rPr>
                <w:sz w:val="20"/>
              </w:rPr>
              <w:t>Communications Specialist</w:t>
            </w:r>
          </w:p>
        </w:tc>
        <w:tc>
          <w:tcPr>
            <w:tcW w:w="1008" w:type="dxa"/>
          </w:tcPr>
          <w:p w14:paraId="5A0C1FFF" w14:textId="77777777" w:rsidR="009F39E8" w:rsidRPr="009F39E8" w:rsidRDefault="009F39E8" w:rsidP="009F39E8">
            <w:pPr>
              <w:spacing w:line="210" w:lineRule="exact"/>
              <w:ind w:left="13" w:right="10"/>
              <w:jc w:val="center"/>
              <w:rPr>
                <w:spacing w:val="-5"/>
                <w:sz w:val="20"/>
              </w:rPr>
            </w:pPr>
            <w:r w:rsidRPr="009F39E8">
              <w:rPr>
                <w:spacing w:val="-5"/>
                <w:sz w:val="20"/>
              </w:rPr>
              <w:t>64</w:t>
            </w:r>
          </w:p>
        </w:tc>
        <w:tc>
          <w:tcPr>
            <w:tcW w:w="720" w:type="dxa"/>
          </w:tcPr>
          <w:p w14:paraId="1E346576"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5B2521F4" w14:textId="77777777" w:rsidR="009F39E8" w:rsidRPr="009F39E8" w:rsidRDefault="009F39E8" w:rsidP="009F39E8">
            <w:pPr>
              <w:spacing w:line="210" w:lineRule="exact"/>
              <w:ind w:left="5" w:right="1"/>
              <w:jc w:val="center"/>
              <w:rPr>
                <w:spacing w:val="-2"/>
                <w:sz w:val="20"/>
              </w:rPr>
            </w:pPr>
            <w:r w:rsidRPr="009F39E8">
              <w:rPr>
                <w:spacing w:val="-2"/>
                <w:sz w:val="20"/>
              </w:rPr>
              <w:t>$1,500</w:t>
            </w:r>
          </w:p>
        </w:tc>
        <w:tc>
          <w:tcPr>
            <w:tcW w:w="1118" w:type="dxa"/>
          </w:tcPr>
          <w:p w14:paraId="3A946F6C" w14:textId="77777777" w:rsidR="009F39E8" w:rsidRPr="009F39E8" w:rsidRDefault="009F39E8" w:rsidP="009F39E8">
            <w:pPr>
              <w:spacing w:line="210" w:lineRule="exact"/>
              <w:ind w:left="15" w:right="6"/>
              <w:jc w:val="center"/>
              <w:rPr>
                <w:spacing w:val="-2"/>
                <w:sz w:val="20"/>
              </w:rPr>
            </w:pPr>
            <w:r w:rsidRPr="009F39E8">
              <w:rPr>
                <w:spacing w:val="-2"/>
                <w:sz w:val="20"/>
              </w:rPr>
              <w:t>$1,700</w:t>
            </w:r>
          </w:p>
        </w:tc>
        <w:tc>
          <w:tcPr>
            <w:tcW w:w="1118" w:type="dxa"/>
          </w:tcPr>
          <w:p w14:paraId="6B835DA5" w14:textId="77777777" w:rsidR="009F39E8" w:rsidRPr="009F39E8" w:rsidRDefault="009F39E8" w:rsidP="009F39E8">
            <w:pPr>
              <w:spacing w:line="210" w:lineRule="exact"/>
              <w:ind w:left="15" w:right="1"/>
              <w:jc w:val="center"/>
              <w:rPr>
                <w:spacing w:val="-2"/>
                <w:sz w:val="20"/>
              </w:rPr>
            </w:pPr>
            <w:r w:rsidRPr="009F39E8">
              <w:rPr>
                <w:spacing w:val="-2"/>
                <w:sz w:val="20"/>
              </w:rPr>
              <w:t>$10,877.67</w:t>
            </w:r>
          </w:p>
        </w:tc>
      </w:tr>
      <w:tr w:rsidR="009F39E8" w:rsidRPr="009F39E8" w14:paraId="2BA64E6F" w14:textId="77777777" w:rsidTr="0075611A">
        <w:trPr>
          <w:trHeight w:val="230"/>
        </w:trPr>
        <w:tc>
          <w:tcPr>
            <w:tcW w:w="4243" w:type="dxa"/>
          </w:tcPr>
          <w:p w14:paraId="57E58E92" w14:textId="77777777" w:rsidR="009F39E8" w:rsidRPr="009F39E8" w:rsidRDefault="009F39E8" w:rsidP="009F39E8">
            <w:pPr>
              <w:spacing w:line="210" w:lineRule="exact"/>
              <w:ind w:left="110"/>
              <w:rPr>
                <w:sz w:val="20"/>
              </w:rPr>
            </w:pPr>
            <w:r w:rsidRPr="009F39E8">
              <w:rPr>
                <w:sz w:val="20"/>
              </w:rPr>
              <w:t>Communications Officer</w:t>
            </w:r>
          </w:p>
        </w:tc>
        <w:tc>
          <w:tcPr>
            <w:tcW w:w="1008" w:type="dxa"/>
          </w:tcPr>
          <w:p w14:paraId="1C9B541A" w14:textId="77777777" w:rsidR="009F39E8" w:rsidRPr="009F39E8" w:rsidRDefault="009F39E8" w:rsidP="009F39E8">
            <w:pPr>
              <w:spacing w:line="210" w:lineRule="exact"/>
              <w:ind w:left="13" w:right="10"/>
              <w:jc w:val="center"/>
              <w:rPr>
                <w:spacing w:val="-5"/>
                <w:sz w:val="20"/>
              </w:rPr>
            </w:pPr>
            <w:r w:rsidRPr="009F39E8">
              <w:rPr>
                <w:spacing w:val="-5"/>
                <w:sz w:val="20"/>
              </w:rPr>
              <w:t>48</w:t>
            </w:r>
          </w:p>
        </w:tc>
        <w:tc>
          <w:tcPr>
            <w:tcW w:w="720" w:type="dxa"/>
          </w:tcPr>
          <w:p w14:paraId="0DF633DA"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392FF3D5"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18" w:type="dxa"/>
          </w:tcPr>
          <w:p w14:paraId="7FAA10B6" w14:textId="77777777" w:rsidR="009F39E8" w:rsidRPr="009F39E8" w:rsidRDefault="009F39E8" w:rsidP="009F39E8">
            <w:pPr>
              <w:spacing w:line="210" w:lineRule="exact"/>
              <w:ind w:left="15" w:right="6"/>
              <w:jc w:val="center"/>
              <w:rPr>
                <w:spacing w:val="-2"/>
                <w:sz w:val="20"/>
              </w:rPr>
            </w:pPr>
            <w:r w:rsidRPr="009F39E8">
              <w:rPr>
                <w:spacing w:val="-2"/>
                <w:sz w:val="20"/>
              </w:rPr>
              <w:t>$1,131</w:t>
            </w:r>
          </w:p>
        </w:tc>
        <w:tc>
          <w:tcPr>
            <w:tcW w:w="1118" w:type="dxa"/>
          </w:tcPr>
          <w:p w14:paraId="3A500A42" w14:textId="77777777" w:rsidR="009F39E8" w:rsidRPr="009F39E8" w:rsidRDefault="009F39E8" w:rsidP="009F39E8">
            <w:pPr>
              <w:spacing w:line="210" w:lineRule="exact"/>
              <w:ind w:left="15" w:right="1"/>
              <w:jc w:val="center"/>
              <w:rPr>
                <w:spacing w:val="-2"/>
                <w:sz w:val="20"/>
              </w:rPr>
            </w:pPr>
            <w:r w:rsidRPr="009F39E8">
              <w:rPr>
                <w:spacing w:val="-2"/>
                <w:sz w:val="20"/>
              </w:rPr>
              <w:t>$5,430.76</w:t>
            </w:r>
          </w:p>
        </w:tc>
      </w:tr>
      <w:tr w:rsidR="009F39E8" w:rsidRPr="009F39E8" w14:paraId="0FB93C49" w14:textId="77777777" w:rsidTr="0075611A">
        <w:trPr>
          <w:trHeight w:val="230"/>
        </w:trPr>
        <w:tc>
          <w:tcPr>
            <w:tcW w:w="4243" w:type="dxa"/>
          </w:tcPr>
          <w:p w14:paraId="261BC49A"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12521E57" w14:textId="77777777" w:rsidR="009F39E8" w:rsidRPr="009F39E8" w:rsidRDefault="009F39E8" w:rsidP="009F39E8">
            <w:pPr>
              <w:spacing w:line="210" w:lineRule="exact"/>
              <w:ind w:left="13" w:right="10"/>
              <w:jc w:val="center"/>
              <w:rPr>
                <w:sz w:val="20"/>
                <w:highlight w:val="yellow"/>
              </w:rPr>
            </w:pPr>
            <w:r w:rsidRPr="009F39E8">
              <w:rPr>
                <w:spacing w:val="-5"/>
                <w:sz w:val="20"/>
              </w:rPr>
              <w:t>62</w:t>
            </w:r>
          </w:p>
        </w:tc>
        <w:tc>
          <w:tcPr>
            <w:tcW w:w="720" w:type="dxa"/>
          </w:tcPr>
          <w:p w14:paraId="7362B3A3" w14:textId="77777777" w:rsidR="009F39E8" w:rsidRPr="009F39E8" w:rsidRDefault="009F39E8" w:rsidP="009F39E8">
            <w:pPr>
              <w:spacing w:line="210" w:lineRule="exact"/>
              <w:ind w:left="8"/>
              <w:jc w:val="center"/>
              <w:rPr>
                <w:sz w:val="20"/>
              </w:rPr>
            </w:pPr>
            <w:r w:rsidRPr="009F39E8">
              <w:rPr>
                <w:spacing w:val="-5"/>
                <w:sz w:val="20"/>
              </w:rPr>
              <w:t>10%</w:t>
            </w:r>
          </w:p>
        </w:tc>
        <w:tc>
          <w:tcPr>
            <w:tcW w:w="1142" w:type="dxa"/>
          </w:tcPr>
          <w:p w14:paraId="2C9271B9"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118" w:type="dxa"/>
          </w:tcPr>
          <w:p w14:paraId="09218347" w14:textId="77777777" w:rsidR="009F39E8" w:rsidRPr="009F39E8" w:rsidRDefault="009F39E8" w:rsidP="009F39E8">
            <w:pPr>
              <w:spacing w:line="210" w:lineRule="exact"/>
              <w:ind w:left="15" w:right="6"/>
              <w:jc w:val="center"/>
              <w:rPr>
                <w:spacing w:val="-2"/>
                <w:sz w:val="20"/>
              </w:rPr>
            </w:pPr>
            <w:r w:rsidRPr="009F39E8">
              <w:rPr>
                <w:spacing w:val="-2"/>
                <w:sz w:val="20"/>
              </w:rPr>
              <w:t>$1,700</w:t>
            </w:r>
          </w:p>
        </w:tc>
        <w:tc>
          <w:tcPr>
            <w:tcW w:w="1118" w:type="dxa"/>
          </w:tcPr>
          <w:p w14:paraId="65B5EFB1" w14:textId="77777777" w:rsidR="009F39E8" w:rsidRPr="009F39E8" w:rsidRDefault="009F39E8" w:rsidP="009F39E8">
            <w:pPr>
              <w:spacing w:line="210" w:lineRule="exact"/>
              <w:ind w:left="15" w:right="1"/>
              <w:jc w:val="center"/>
              <w:rPr>
                <w:spacing w:val="-2"/>
                <w:sz w:val="20"/>
              </w:rPr>
            </w:pPr>
            <w:r w:rsidRPr="009F39E8">
              <w:rPr>
                <w:spacing w:val="-2"/>
                <w:sz w:val="20"/>
              </w:rPr>
              <w:t xml:space="preserve">$10,577.67 </w:t>
            </w:r>
          </w:p>
        </w:tc>
      </w:tr>
      <w:tr w:rsidR="009F39E8" w:rsidRPr="009F39E8" w14:paraId="6661E3FA" w14:textId="77777777" w:rsidTr="0075611A">
        <w:trPr>
          <w:trHeight w:val="230"/>
        </w:trPr>
        <w:tc>
          <w:tcPr>
            <w:tcW w:w="4243" w:type="dxa"/>
          </w:tcPr>
          <w:p w14:paraId="504A6DF9"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8" w:type="dxa"/>
            <w:shd w:val="clear" w:color="auto" w:fill="F2F2F2"/>
          </w:tcPr>
          <w:p w14:paraId="5269BECD" w14:textId="77777777" w:rsidR="009F39E8" w:rsidRPr="009F39E8" w:rsidRDefault="009F39E8" w:rsidP="009F39E8">
            <w:pPr>
              <w:spacing w:line="210" w:lineRule="exact"/>
              <w:ind w:left="13" w:right="10"/>
              <w:jc w:val="center"/>
              <w:rPr>
                <w:spacing w:val="-5"/>
                <w:sz w:val="20"/>
                <w:highlight w:val="yellow"/>
              </w:rPr>
            </w:pPr>
            <w:r w:rsidRPr="009F39E8">
              <w:rPr>
                <w:spacing w:val="-5"/>
                <w:sz w:val="20"/>
              </w:rPr>
              <w:t>51</w:t>
            </w:r>
          </w:p>
        </w:tc>
        <w:tc>
          <w:tcPr>
            <w:tcW w:w="720" w:type="dxa"/>
          </w:tcPr>
          <w:p w14:paraId="3DC9940B"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shd w:val="clear" w:color="auto" w:fill="F2F2F2"/>
          </w:tcPr>
          <w:p w14:paraId="79412E1A"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118" w:type="dxa"/>
            <w:shd w:val="clear" w:color="auto" w:fill="F2F2F2"/>
          </w:tcPr>
          <w:p w14:paraId="54929FEB" w14:textId="77777777" w:rsidR="009F39E8" w:rsidRPr="009F39E8" w:rsidRDefault="009F39E8" w:rsidP="009F39E8">
            <w:pPr>
              <w:spacing w:line="210" w:lineRule="exact"/>
              <w:ind w:left="15" w:right="6"/>
              <w:jc w:val="center"/>
              <w:rPr>
                <w:spacing w:val="-2"/>
                <w:sz w:val="20"/>
                <w:highlight w:val="yellow"/>
              </w:rPr>
            </w:pPr>
            <w:r w:rsidRPr="009F39E8">
              <w:rPr>
                <w:spacing w:val="-2"/>
                <w:sz w:val="20"/>
              </w:rPr>
              <w:t>$1,131</w:t>
            </w:r>
          </w:p>
        </w:tc>
        <w:tc>
          <w:tcPr>
            <w:tcW w:w="1118" w:type="dxa"/>
          </w:tcPr>
          <w:p w14:paraId="180DD99C" w14:textId="77777777" w:rsidR="009F39E8" w:rsidRPr="009F39E8" w:rsidRDefault="009F39E8" w:rsidP="009F39E8">
            <w:pPr>
              <w:spacing w:line="210" w:lineRule="exact"/>
              <w:ind w:left="15" w:right="1"/>
              <w:jc w:val="center"/>
              <w:rPr>
                <w:spacing w:val="-2"/>
                <w:sz w:val="20"/>
              </w:rPr>
            </w:pPr>
            <w:r w:rsidRPr="009F39E8">
              <w:rPr>
                <w:spacing w:val="-2"/>
                <w:sz w:val="20"/>
              </w:rPr>
              <w:t>$5,730.76</w:t>
            </w:r>
          </w:p>
        </w:tc>
      </w:tr>
      <w:tr w:rsidR="009F39E8" w:rsidRPr="009F39E8" w14:paraId="67FDBC08" w14:textId="77777777" w:rsidTr="0075611A">
        <w:trPr>
          <w:trHeight w:val="230"/>
        </w:trPr>
        <w:tc>
          <w:tcPr>
            <w:tcW w:w="4243" w:type="dxa"/>
            <w:shd w:val="clear" w:color="auto" w:fill="F2F2F2"/>
          </w:tcPr>
          <w:p w14:paraId="5473D166" w14:textId="77777777" w:rsidR="009F39E8" w:rsidRPr="009F39E8" w:rsidRDefault="009F39E8" w:rsidP="009F39E8">
            <w:pPr>
              <w:spacing w:line="210" w:lineRule="exact"/>
              <w:ind w:left="110"/>
              <w:rPr>
                <w:sz w:val="20"/>
              </w:rPr>
            </w:pPr>
            <w:r w:rsidRPr="009F39E8">
              <w:rPr>
                <w:sz w:val="20"/>
                <w:szCs w:val="16"/>
              </w:rPr>
              <w:t>Private Sector Specialist</w:t>
            </w:r>
          </w:p>
        </w:tc>
        <w:tc>
          <w:tcPr>
            <w:tcW w:w="1008" w:type="dxa"/>
            <w:shd w:val="clear" w:color="auto" w:fill="F2F2F2"/>
          </w:tcPr>
          <w:p w14:paraId="7A351F40" w14:textId="77777777" w:rsidR="009F39E8" w:rsidRPr="009F39E8" w:rsidRDefault="009F39E8" w:rsidP="009F39E8">
            <w:pPr>
              <w:spacing w:line="210" w:lineRule="exact"/>
              <w:ind w:left="13" w:right="10"/>
              <w:jc w:val="center"/>
              <w:rPr>
                <w:sz w:val="20"/>
                <w:highlight w:val="yellow"/>
              </w:rPr>
            </w:pPr>
            <w:r w:rsidRPr="009F39E8">
              <w:rPr>
                <w:spacing w:val="-5"/>
                <w:sz w:val="20"/>
              </w:rPr>
              <w:t>63</w:t>
            </w:r>
          </w:p>
        </w:tc>
        <w:tc>
          <w:tcPr>
            <w:tcW w:w="720" w:type="dxa"/>
            <w:shd w:val="clear" w:color="auto" w:fill="F2F2F2"/>
          </w:tcPr>
          <w:p w14:paraId="62FCDB5A" w14:textId="77777777" w:rsidR="009F39E8" w:rsidRPr="009F39E8" w:rsidRDefault="009F39E8" w:rsidP="009F39E8">
            <w:pPr>
              <w:spacing w:line="210" w:lineRule="exact"/>
              <w:ind w:left="8"/>
              <w:jc w:val="center"/>
              <w:rPr>
                <w:sz w:val="20"/>
              </w:rPr>
            </w:pPr>
            <w:r w:rsidRPr="009F39E8">
              <w:rPr>
                <w:spacing w:val="-5"/>
                <w:sz w:val="20"/>
              </w:rPr>
              <w:t>10%</w:t>
            </w:r>
          </w:p>
        </w:tc>
        <w:tc>
          <w:tcPr>
            <w:tcW w:w="1142" w:type="dxa"/>
            <w:shd w:val="clear" w:color="auto" w:fill="F2F2F2"/>
          </w:tcPr>
          <w:p w14:paraId="1977E457" w14:textId="77777777" w:rsidR="009F39E8" w:rsidRPr="009F39E8" w:rsidRDefault="009F39E8" w:rsidP="009F39E8">
            <w:pPr>
              <w:spacing w:line="210" w:lineRule="exact"/>
              <w:ind w:left="5" w:right="1"/>
              <w:jc w:val="center"/>
              <w:rPr>
                <w:sz w:val="20"/>
                <w:highlight w:val="yellow"/>
              </w:rPr>
            </w:pPr>
            <w:r w:rsidRPr="009F39E8">
              <w:rPr>
                <w:spacing w:val="-2"/>
                <w:sz w:val="20"/>
              </w:rPr>
              <w:t>$2,000</w:t>
            </w:r>
          </w:p>
        </w:tc>
        <w:tc>
          <w:tcPr>
            <w:tcW w:w="1118" w:type="dxa"/>
            <w:shd w:val="clear" w:color="auto" w:fill="F2F2F2"/>
          </w:tcPr>
          <w:p w14:paraId="277F8C83" w14:textId="77777777" w:rsidR="009F39E8" w:rsidRPr="009F39E8" w:rsidRDefault="009F39E8" w:rsidP="009F39E8">
            <w:pPr>
              <w:spacing w:line="210" w:lineRule="exact"/>
              <w:ind w:left="15" w:right="6"/>
              <w:jc w:val="center"/>
              <w:rPr>
                <w:sz w:val="20"/>
                <w:highlight w:val="yellow"/>
              </w:rPr>
            </w:pPr>
            <w:r w:rsidRPr="009F39E8">
              <w:rPr>
                <w:spacing w:val="-2"/>
                <w:sz w:val="20"/>
              </w:rPr>
              <w:t>$2,253</w:t>
            </w:r>
          </w:p>
        </w:tc>
        <w:tc>
          <w:tcPr>
            <w:tcW w:w="1118" w:type="dxa"/>
            <w:shd w:val="clear" w:color="auto" w:fill="F2F2F2"/>
          </w:tcPr>
          <w:p w14:paraId="633E4C30" w14:textId="77777777" w:rsidR="009F39E8" w:rsidRPr="009F39E8" w:rsidRDefault="009F39E8" w:rsidP="009F39E8">
            <w:pPr>
              <w:spacing w:line="210" w:lineRule="exact"/>
              <w:ind w:left="15" w:right="1"/>
              <w:jc w:val="center"/>
              <w:rPr>
                <w:sz w:val="20"/>
              </w:rPr>
            </w:pPr>
            <w:r w:rsidRPr="009F39E8">
              <w:rPr>
                <w:spacing w:val="-2"/>
                <w:sz w:val="20"/>
              </w:rPr>
              <w:t>$14,193.05</w:t>
            </w:r>
          </w:p>
        </w:tc>
      </w:tr>
      <w:tr w:rsidR="009F39E8" w:rsidRPr="009F39E8" w14:paraId="4DE8C027" w14:textId="77777777" w:rsidTr="0075611A">
        <w:trPr>
          <w:trHeight w:val="230"/>
        </w:trPr>
        <w:tc>
          <w:tcPr>
            <w:tcW w:w="8231" w:type="dxa"/>
            <w:gridSpan w:val="5"/>
          </w:tcPr>
          <w:p w14:paraId="0C235CA5" w14:textId="77777777" w:rsidR="009F39E8" w:rsidRPr="009F39E8" w:rsidRDefault="009F39E8" w:rsidP="009F39E8">
            <w:pPr>
              <w:spacing w:line="210" w:lineRule="exact"/>
              <w:ind w:left="110"/>
              <w:rPr>
                <w:b/>
                <w:sz w:val="20"/>
              </w:rPr>
            </w:pPr>
            <w:r w:rsidRPr="009F39E8">
              <w:rPr>
                <w:b/>
                <w:spacing w:val="-2"/>
                <w:sz w:val="20"/>
              </w:rPr>
              <w:t>Subtotal</w:t>
            </w:r>
          </w:p>
        </w:tc>
        <w:tc>
          <w:tcPr>
            <w:tcW w:w="1118" w:type="dxa"/>
          </w:tcPr>
          <w:p w14:paraId="43A5E255" w14:textId="77777777" w:rsidR="009F39E8" w:rsidRPr="009F39E8" w:rsidRDefault="009F39E8" w:rsidP="009F39E8">
            <w:pPr>
              <w:spacing w:line="210" w:lineRule="exact"/>
              <w:ind w:left="15" w:right="1"/>
              <w:jc w:val="center"/>
              <w:rPr>
                <w:b/>
                <w:sz w:val="20"/>
              </w:rPr>
            </w:pPr>
            <w:r w:rsidRPr="009F39E8">
              <w:rPr>
                <w:b/>
                <w:spacing w:val="-2"/>
                <w:sz w:val="20"/>
              </w:rPr>
              <w:t>$126,706.98</w:t>
            </w:r>
          </w:p>
        </w:tc>
      </w:tr>
    </w:tbl>
    <w:p w14:paraId="752079DF" w14:textId="77777777" w:rsidR="009F39E8" w:rsidRPr="009F39E8" w:rsidRDefault="009F39E8" w:rsidP="009F39E8">
      <w:pPr>
        <w:numPr>
          <w:ilvl w:val="2"/>
          <w:numId w:val="15"/>
        </w:numPr>
        <w:tabs>
          <w:tab w:val="left" w:pos="1080"/>
        </w:tabs>
        <w:spacing w:before="275" w:line="275" w:lineRule="exact"/>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Subtotal </w:t>
      </w:r>
      <w:r w:rsidRPr="009F39E8">
        <w:rPr>
          <w:b/>
          <w:i/>
          <w:color w:val="002C72"/>
          <w:spacing w:val="-2"/>
          <w:sz w:val="24"/>
        </w:rPr>
        <w:t xml:space="preserve">$61,148.79 </w:t>
      </w:r>
    </w:p>
    <w:p w14:paraId="79F05AD1" w14:textId="77777777" w:rsidR="009F39E8" w:rsidRPr="009F39E8" w:rsidRDefault="009F39E8" w:rsidP="009F39E8">
      <w:pPr>
        <w:spacing w:line="242" w:lineRule="auto"/>
        <w:ind w:left="360" w:right="358"/>
        <w:jc w:val="both"/>
        <w:rPr>
          <w:sz w:val="24"/>
          <w:szCs w:val="24"/>
        </w:rPr>
      </w:pPr>
      <w:r w:rsidRPr="009F39E8">
        <w:rPr>
          <w:sz w:val="24"/>
          <w:szCs w:val="24"/>
        </w:rPr>
        <w:t>POA calculated benefits for CCN staff at 48.26% of the employees’ base salary. See the detailed breakdown in Section 2.2. Fringe Benefits CCN Staff: $</w:t>
      </w:r>
      <w:r w:rsidRPr="009F39E8">
        <w:rPr>
          <w:spacing w:val="-2"/>
          <w:sz w:val="24"/>
          <w:szCs w:val="24"/>
        </w:rPr>
        <w:t xml:space="preserve">126,706.98 </w:t>
      </w:r>
      <w:r w:rsidRPr="009F39E8">
        <w:rPr>
          <w:sz w:val="24"/>
          <w:szCs w:val="24"/>
        </w:rPr>
        <w:t>* 48.26% = $61,148.79.</w:t>
      </w:r>
    </w:p>
    <w:p w14:paraId="14D8F90B" w14:textId="77777777" w:rsidR="009F39E8" w:rsidRPr="009F39E8" w:rsidRDefault="009F39E8" w:rsidP="009F39E8">
      <w:pPr>
        <w:numPr>
          <w:ilvl w:val="2"/>
          <w:numId w:val="15"/>
        </w:numPr>
        <w:tabs>
          <w:tab w:val="left" w:pos="1080"/>
        </w:tabs>
        <w:spacing w:before="272" w:line="276" w:lineRule="exact"/>
        <w:jc w:val="both"/>
        <w:outlineLvl w:val="0"/>
        <w:rPr>
          <w:b/>
          <w:bCs/>
          <w:i/>
          <w:iCs/>
          <w:color w:val="002C72"/>
          <w:sz w:val="24"/>
          <w:szCs w:val="24"/>
        </w:rPr>
      </w:pPr>
      <w:r w:rsidRPr="009F39E8">
        <w:rPr>
          <w:b/>
          <w:bCs/>
          <w:i/>
          <w:iCs/>
          <w:color w:val="002C72"/>
          <w:sz w:val="24"/>
          <w:szCs w:val="24"/>
        </w:rPr>
        <w:lastRenderedPageBreak/>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$22,671.15</w:t>
      </w:r>
    </w:p>
    <w:p w14:paraId="62D6CAE0" w14:textId="77777777" w:rsidR="009F39E8" w:rsidRPr="009F39E8" w:rsidRDefault="009F39E8" w:rsidP="009F39E8">
      <w:pPr>
        <w:numPr>
          <w:ilvl w:val="3"/>
          <w:numId w:val="16"/>
        </w:numPr>
        <w:tabs>
          <w:tab w:val="left" w:pos="720"/>
        </w:tabs>
        <w:ind w:right="357"/>
        <w:jc w:val="both"/>
        <w:rPr>
          <w:sz w:val="24"/>
          <w:szCs w:val="24"/>
        </w:rPr>
      </w:pPr>
      <w:r w:rsidRPr="009F39E8">
        <w:rPr>
          <w:b/>
          <w:sz w:val="24"/>
          <w:szCs w:val="24"/>
        </w:rPr>
        <w:t xml:space="preserve">Vehicle Fuel ($6,879.41): </w:t>
      </w:r>
      <w:r w:rsidRPr="009F39E8">
        <w:rPr>
          <w:sz w:val="24"/>
          <w:szCs w:val="24"/>
        </w:rPr>
        <w:t>POA estimates vehicle fuel for the 2 vehicles to cost $100 per month for</w:t>
      </w:r>
      <w:r w:rsidRPr="009F39E8">
        <w:rPr>
          <w:spacing w:val="-12"/>
          <w:sz w:val="24"/>
          <w:szCs w:val="24"/>
        </w:rPr>
        <w:t xml:space="preserve"> </w:t>
      </w:r>
      <w:r w:rsidRPr="009F39E8">
        <w:rPr>
          <w:sz w:val="24"/>
          <w:szCs w:val="24"/>
        </w:rPr>
        <w:t>60</w:t>
      </w:r>
      <w:r w:rsidRPr="009F39E8">
        <w:rPr>
          <w:spacing w:val="-13"/>
          <w:sz w:val="24"/>
          <w:szCs w:val="24"/>
        </w:rPr>
        <w:t xml:space="preserve"> </w:t>
      </w:r>
      <w:r w:rsidRPr="009F39E8">
        <w:rPr>
          <w:sz w:val="24"/>
          <w:szCs w:val="24"/>
        </w:rPr>
        <w:t>months</w:t>
      </w:r>
      <w:r w:rsidRPr="009F39E8">
        <w:rPr>
          <w:spacing w:val="-12"/>
          <w:sz w:val="24"/>
          <w:szCs w:val="24"/>
        </w:rPr>
        <w:t xml:space="preserve"> </w:t>
      </w:r>
      <w:r w:rsidRPr="009F39E8">
        <w:rPr>
          <w:sz w:val="24"/>
          <w:szCs w:val="24"/>
        </w:rPr>
        <w:t>of</w:t>
      </w:r>
      <w:r w:rsidRPr="009F39E8">
        <w:rPr>
          <w:spacing w:val="-13"/>
          <w:sz w:val="24"/>
          <w:szCs w:val="24"/>
        </w:rPr>
        <w:t xml:space="preserve"> </w:t>
      </w:r>
      <w:r w:rsidRPr="009F39E8">
        <w:rPr>
          <w:sz w:val="24"/>
          <w:szCs w:val="24"/>
        </w:rPr>
        <w:t>the</w:t>
      </w:r>
      <w:r w:rsidRPr="009F39E8">
        <w:rPr>
          <w:spacing w:val="-12"/>
          <w:sz w:val="24"/>
          <w:szCs w:val="24"/>
        </w:rPr>
        <w:t xml:space="preserve"> </w:t>
      </w:r>
      <w:r w:rsidRPr="009F39E8">
        <w:rPr>
          <w:sz w:val="24"/>
          <w:szCs w:val="24"/>
        </w:rPr>
        <w:t>project</w:t>
      </w:r>
      <w:r w:rsidRPr="009F39E8">
        <w:rPr>
          <w:spacing w:val="-13"/>
          <w:sz w:val="24"/>
          <w:szCs w:val="24"/>
        </w:rPr>
        <w:t xml:space="preserve"> </w:t>
      </w:r>
      <w:r w:rsidRPr="009F39E8">
        <w:rPr>
          <w:sz w:val="24"/>
          <w:szCs w:val="24"/>
        </w:rPr>
        <w:t>to</w:t>
      </w:r>
      <w:r w:rsidRPr="009F39E8">
        <w:rPr>
          <w:spacing w:val="-12"/>
          <w:sz w:val="24"/>
          <w:szCs w:val="24"/>
        </w:rPr>
        <w:t xml:space="preserve"> </w:t>
      </w:r>
      <w:r w:rsidRPr="009F39E8">
        <w:rPr>
          <w:sz w:val="24"/>
          <w:szCs w:val="24"/>
        </w:rPr>
        <w:t>support</w:t>
      </w:r>
      <w:r w:rsidRPr="009F39E8">
        <w:rPr>
          <w:spacing w:val="-13"/>
          <w:sz w:val="24"/>
          <w:szCs w:val="24"/>
        </w:rPr>
        <w:t xml:space="preserve"> </w:t>
      </w:r>
      <w:r w:rsidRPr="009F39E8">
        <w:rPr>
          <w:sz w:val="24"/>
          <w:szCs w:val="24"/>
        </w:rPr>
        <w:t>project</w:t>
      </w:r>
      <w:r w:rsidRPr="009F39E8">
        <w:rPr>
          <w:spacing w:val="-12"/>
          <w:sz w:val="24"/>
          <w:szCs w:val="24"/>
        </w:rPr>
        <w:t xml:space="preserve"> </w:t>
      </w:r>
      <w:r w:rsidRPr="009F39E8">
        <w:rPr>
          <w:sz w:val="24"/>
          <w:szCs w:val="24"/>
        </w:rPr>
        <w:t>staff</w:t>
      </w:r>
      <w:r w:rsidRPr="009F39E8">
        <w:rPr>
          <w:spacing w:val="-13"/>
          <w:sz w:val="24"/>
          <w:szCs w:val="24"/>
        </w:rPr>
        <w:t xml:space="preserve"> </w:t>
      </w:r>
      <w:r w:rsidRPr="009F39E8">
        <w:rPr>
          <w:sz w:val="24"/>
          <w:szCs w:val="24"/>
        </w:rPr>
        <w:t>implement</w:t>
      </w:r>
      <w:r w:rsidRPr="009F39E8">
        <w:rPr>
          <w:spacing w:val="-12"/>
          <w:sz w:val="24"/>
          <w:szCs w:val="24"/>
        </w:rPr>
        <w:t xml:space="preserve"> </w:t>
      </w:r>
      <w:r w:rsidRPr="009F39E8">
        <w:rPr>
          <w:sz w:val="24"/>
          <w:szCs w:val="24"/>
        </w:rPr>
        <w:t>and</w:t>
      </w:r>
      <w:r w:rsidRPr="009F39E8">
        <w:rPr>
          <w:spacing w:val="-13"/>
          <w:sz w:val="24"/>
          <w:szCs w:val="24"/>
        </w:rPr>
        <w:t xml:space="preserve"> </w:t>
      </w:r>
      <w:r w:rsidRPr="009F39E8">
        <w:rPr>
          <w:sz w:val="24"/>
          <w:szCs w:val="24"/>
        </w:rPr>
        <w:t>oversee</w:t>
      </w:r>
      <w:r w:rsidRPr="009F39E8">
        <w:rPr>
          <w:spacing w:val="-12"/>
          <w:sz w:val="24"/>
          <w:szCs w:val="24"/>
        </w:rPr>
        <w:t xml:space="preserve"> </w:t>
      </w:r>
      <w:r w:rsidRPr="009F39E8">
        <w:rPr>
          <w:sz w:val="24"/>
          <w:szCs w:val="24"/>
        </w:rPr>
        <w:t>interventions</w:t>
      </w:r>
      <w:r w:rsidRPr="009F39E8">
        <w:rPr>
          <w:spacing w:val="-13"/>
          <w:sz w:val="24"/>
          <w:szCs w:val="24"/>
        </w:rPr>
        <w:t xml:space="preserve"> </w:t>
      </w:r>
      <w:r w:rsidRPr="009F39E8">
        <w:rPr>
          <w:sz w:val="24"/>
          <w:szCs w:val="24"/>
        </w:rPr>
        <w:t>under Activity 8. The total amount for vehicle fuel is calculated at $100 per month * 60 months + $879 for inflation in Y2-Y6 = $6,879.41.</w:t>
      </w:r>
    </w:p>
    <w:p w14:paraId="6531CFD6" w14:textId="77777777" w:rsidR="009F39E8" w:rsidRPr="009F39E8" w:rsidRDefault="009F39E8" w:rsidP="009F39E8">
      <w:pPr>
        <w:numPr>
          <w:ilvl w:val="3"/>
          <w:numId w:val="15"/>
        </w:numPr>
        <w:tabs>
          <w:tab w:val="left" w:pos="720"/>
        </w:tabs>
        <w:ind w:right="357"/>
        <w:jc w:val="both"/>
        <w:rPr>
          <w:sz w:val="24"/>
        </w:rPr>
      </w:pPr>
      <w:r w:rsidRPr="009F39E8">
        <w:rPr>
          <w:b/>
          <w:sz w:val="24"/>
        </w:rPr>
        <w:t xml:space="preserve">Local Travel for Implementation of Activity 8 ($3,605.01): </w:t>
      </w:r>
      <w:r w:rsidRPr="009F39E8">
        <w:rPr>
          <w:bCs/>
          <w:sz w:val="24"/>
        </w:rPr>
        <w:t>POA estimates additional general expenses for project staff implementing and overseeing interventions under Activity 8. This includes local transportation ($35 per trip * 12 trips +$56 for inflation in Y2-Y6 = $476.13), and lodging and M&amp;</w:t>
      </w:r>
      <w:proofErr w:type="gramStart"/>
      <w:r w:rsidRPr="009F39E8">
        <w:rPr>
          <w:bCs/>
          <w:sz w:val="24"/>
        </w:rPr>
        <w:t>IE ((</w:t>
      </w:r>
      <w:proofErr w:type="gramEnd"/>
      <w:r w:rsidRPr="009F39E8">
        <w:rPr>
          <w:bCs/>
          <w:sz w:val="24"/>
        </w:rPr>
        <w:t>$40 M&amp;IE per day + 75 lodging per day) * 2 days per trip *12 trips + $369 for inflation in Y2-Y6 = $3,128.88).</w:t>
      </w:r>
    </w:p>
    <w:p w14:paraId="42FF2420" w14:textId="77777777" w:rsidR="009F39E8" w:rsidRPr="009F39E8" w:rsidRDefault="009F39E8" w:rsidP="009F39E8">
      <w:pPr>
        <w:numPr>
          <w:ilvl w:val="3"/>
          <w:numId w:val="15"/>
        </w:numPr>
        <w:tabs>
          <w:tab w:val="left" w:pos="719"/>
        </w:tabs>
        <w:spacing w:line="291" w:lineRule="exact"/>
        <w:ind w:left="719" w:hanging="359"/>
        <w:jc w:val="both"/>
        <w:rPr>
          <w:sz w:val="24"/>
        </w:rPr>
      </w:pPr>
      <w:r w:rsidRPr="009F39E8">
        <w:rPr>
          <w:b/>
          <w:sz w:val="24"/>
        </w:rPr>
        <w:t>Stipend</w:t>
      </w:r>
      <w:r w:rsidRPr="009F39E8">
        <w:rPr>
          <w:b/>
          <w:spacing w:val="-15"/>
          <w:sz w:val="24"/>
        </w:rPr>
        <w:t xml:space="preserve"> </w:t>
      </w:r>
      <w:r w:rsidRPr="009F39E8">
        <w:rPr>
          <w:b/>
          <w:sz w:val="24"/>
        </w:rPr>
        <w:t>for</w:t>
      </w:r>
      <w:r w:rsidRPr="009F39E8">
        <w:rPr>
          <w:b/>
          <w:spacing w:val="-12"/>
          <w:sz w:val="24"/>
        </w:rPr>
        <w:t xml:space="preserve"> </w:t>
      </w:r>
      <w:r w:rsidRPr="009F39E8">
        <w:rPr>
          <w:b/>
          <w:sz w:val="24"/>
        </w:rPr>
        <w:t>Local</w:t>
      </w:r>
      <w:r w:rsidRPr="009F39E8">
        <w:rPr>
          <w:b/>
          <w:spacing w:val="-12"/>
          <w:sz w:val="24"/>
        </w:rPr>
        <w:t xml:space="preserve"> </w:t>
      </w:r>
      <w:r w:rsidRPr="009F39E8">
        <w:rPr>
          <w:b/>
          <w:sz w:val="24"/>
        </w:rPr>
        <w:t>Travel</w:t>
      </w:r>
      <w:r w:rsidRPr="009F39E8">
        <w:rPr>
          <w:b/>
          <w:spacing w:val="-12"/>
          <w:sz w:val="24"/>
        </w:rPr>
        <w:t xml:space="preserve"> </w:t>
      </w:r>
      <w:r w:rsidRPr="009F39E8">
        <w:rPr>
          <w:b/>
          <w:sz w:val="24"/>
        </w:rPr>
        <w:t>for</w:t>
      </w:r>
      <w:r w:rsidRPr="009F39E8">
        <w:rPr>
          <w:b/>
          <w:spacing w:val="-12"/>
          <w:sz w:val="24"/>
        </w:rPr>
        <w:t xml:space="preserve"> </w:t>
      </w:r>
      <w:r w:rsidRPr="009F39E8">
        <w:rPr>
          <w:b/>
          <w:sz w:val="24"/>
        </w:rPr>
        <w:t>Annual</w:t>
      </w:r>
      <w:r w:rsidRPr="009F39E8">
        <w:rPr>
          <w:b/>
          <w:spacing w:val="-13"/>
          <w:sz w:val="24"/>
        </w:rPr>
        <w:t xml:space="preserve"> </w:t>
      </w:r>
      <w:r w:rsidRPr="009F39E8">
        <w:rPr>
          <w:b/>
          <w:sz w:val="24"/>
        </w:rPr>
        <w:t>Volunteer</w:t>
      </w:r>
      <w:r w:rsidRPr="009F39E8">
        <w:rPr>
          <w:b/>
          <w:spacing w:val="-12"/>
          <w:sz w:val="24"/>
        </w:rPr>
        <w:t xml:space="preserve"> </w:t>
      </w:r>
      <w:r w:rsidRPr="009F39E8">
        <w:rPr>
          <w:b/>
          <w:sz w:val="24"/>
        </w:rPr>
        <w:t>Recognition</w:t>
      </w:r>
      <w:r w:rsidRPr="009F39E8">
        <w:rPr>
          <w:b/>
          <w:spacing w:val="-12"/>
          <w:sz w:val="24"/>
        </w:rPr>
        <w:t xml:space="preserve"> </w:t>
      </w:r>
      <w:r w:rsidRPr="009F39E8">
        <w:rPr>
          <w:b/>
          <w:sz w:val="24"/>
        </w:rPr>
        <w:t>Events</w:t>
      </w:r>
      <w:r w:rsidRPr="009F39E8">
        <w:rPr>
          <w:b/>
          <w:spacing w:val="-12"/>
          <w:sz w:val="24"/>
        </w:rPr>
        <w:t xml:space="preserve"> </w:t>
      </w:r>
      <w:r w:rsidRPr="009F39E8">
        <w:rPr>
          <w:b/>
          <w:sz w:val="24"/>
        </w:rPr>
        <w:t>($1,450.48):</w:t>
      </w:r>
      <w:r w:rsidRPr="009F39E8">
        <w:rPr>
          <w:b/>
          <w:spacing w:val="-12"/>
          <w:sz w:val="24"/>
        </w:rPr>
        <w:t xml:space="preserve"> </w:t>
      </w:r>
      <w:r w:rsidRPr="009F39E8">
        <w:rPr>
          <w:sz w:val="24"/>
        </w:rPr>
        <w:t>POA</w:t>
      </w:r>
      <w:r w:rsidRPr="009F39E8">
        <w:rPr>
          <w:spacing w:val="-12"/>
          <w:sz w:val="24"/>
        </w:rPr>
        <w:t xml:space="preserve"> </w:t>
      </w:r>
      <w:r w:rsidRPr="009F39E8">
        <w:rPr>
          <w:spacing w:val="-2"/>
          <w:sz w:val="24"/>
        </w:rPr>
        <w:t>estimates</w:t>
      </w:r>
    </w:p>
    <w:p w14:paraId="5119C23B" w14:textId="77777777" w:rsidR="009F39E8" w:rsidRPr="009F39E8" w:rsidRDefault="009F39E8" w:rsidP="009F39E8">
      <w:pPr>
        <w:spacing w:line="242" w:lineRule="auto"/>
        <w:ind w:left="720" w:right="358"/>
        <w:jc w:val="both"/>
        <w:rPr>
          <w:sz w:val="24"/>
          <w:szCs w:val="24"/>
        </w:rPr>
      </w:pPr>
      <w:r w:rsidRPr="009F39E8">
        <w:rPr>
          <w:sz w:val="24"/>
          <w:szCs w:val="24"/>
        </w:rPr>
        <w:t>$50 per trip as a stipend for staff traveling to the Annual Volunteer Recognition Events, with 5 trips planned per year in Y2 through Y6 ($50 * 25 trips total +$200 for inflation in Y2-Y6 = $1,450.48).</w:t>
      </w:r>
    </w:p>
    <w:p w14:paraId="643D2CC5" w14:textId="77777777" w:rsidR="009F39E8" w:rsidRPr="009F39E8" w:rsidRDefault="009F39E8" w:rsidP="009F39E8">
      <w:pPr>
        <w:numPr>
          <w:ilvl w:val="3"/>
          <w:numId w:val="15"/>
        </w:numPr>
        <w:tabs>
          <w:tab w:val="left" w:pos="720"/>
        </w:tabs>
        <w:spacing w:before="78"/>
        <w:ind w:right="357"/>
        <w:jc w:val="both"/>
        <w:rPr>
          <w:sz w:val="24"/>
        </w:rPr>
      </w:pPr>
      <w:r w:rsidRPr="009F39E8">
        <w:rPr>
          <w:b/>
          <w:sz w:val="24"/>
        </w:rPr>
        <w:t xml:space="preserve">Local travel for Digital School Meal Monitoring System Trainings ($10,736.25): </w:t>
      </w:r>
      <w:r w:rsidRPr="009F39E8">
        <w:rPr>
          <w:sz w:val="24"/>
        </w:rPr>
        <w:t>POA estimates</w:t>
      </w:r>
      <w:r w:rsidRPr="009F39E8">
        <w:rPr>
          <w:spacing w:val="-6"/>
          <w:sz w:val="24"/>
        </w:rPr>
        <w:t xml:space="preserve"> </w:t>
      </w:r>
      <w:r w:rsidRPr="009F39E8">
        <w:rPr>
          <w:sz w:val="24"/>
        </w:rPr>
        <w:t>holding</w:t>
      </w:r>
      <w:r w:rsidRPr="009F39E8">
        <w:rPr>
          <w:spacing w:val="-6"/>
          <w:sz w:val="24"/>
        </w:rPr>
        <w:t xml:space="preserve"> </w:t>
      </w:r>
      <w:r w:rsidRPr="009F39E8">
        <w:rPr>
          <w:sz w:val="24"/>
        </w:rPr>
        <w:t>one</w:t>
      </w:r>
      <w:r w:rsidRPr="009F39E8">
        <w:rPr>
          <w:spacing w:val="-6"/>
          <w:sz w:val="24"/>
        </w:rPr>
        <w:t xml:space="preserve"> </w:t>
      </w:r>
      <w:r w:rsidRPr="009F39E8">
        <w:rPr>
          <w:sz w:val="24"/>
        </w:rPr>
        <w:t>training</w:t>
      </w:r>
      <w:r w:rsidRPr="009F39E8">
        <w:rPr>
          <w:spacing w:val="-7"/>
          <w:sz w:val="24"/>
        </w:rPr>
        <w:t xml:space="preserve"> </w:t>
      </w:r>
      <w:r w:rsidRPr="009F39E8">
        <w:rPr>
          <w:sz w:val="24"/>
        </w:rPr>
        <w:t>in</w:t>
      </w:r>
      <w:r w:rsidRPr="009F39E8">
        <w:rPr>
          <w:spacing w:val="-6"/>
          <w:sz w:val="24"/>
        </w:rPr>
        <w:t xml:space="preserve"> </w:t>
      </w:r>
      <w:r w:rsidRPr="009F39E8">
        <w:rPr>
          <w:sz w:val="24"/>
        </w:rPr>
        <w:t>Y2</w:t>
      </w:r>
      <w:r w:rsidRPr="009F39E8">
        <w:rPr>
          <w:spacing w:val="-6"/>
          <w:sz w:val="24"/>
        </w:rPr>
        <w:t xml:space="preserve"> </w:t>
      </w:r>
      <w:r w:rsidRPr="009F39E8">
        <w:rPr>
          <w:sz w:val="24"/>
        </w:rPr>
        <w:t>to</w:t>
      </w:r>
      <w:r w:rsidRPr="009F39E8">
        <w:rPr>
          <w:spacing w:val="-6"/>
          <w:sz w:val="24"/>
        </w:rPr>
        <w:t xml:space="preserve"> </w:t>
      </w:r>
      <w:r w:rsidRPr="009F39E8">
        <w:rPr>
          <w:sz w:val="24"/>
        </w:rPr>
        <w:t>build</w:t>
      </w:r>
      <w:r w:rsidRPr="009F39E8">
        <w:rPr>
          <w:spacing w:val="-6"/>
          <w:sz w:val="24"/>
        </w:rPr>
        <w:t xml:space="preserve"> </w:t>
      </w:r>
      <w:r w:rsidRPr="009F39E8">
        <w:rPr>
          <w:sz w:val="24"/>
        </w:rPr>
        <w:t>the</w:t>
      </w:r>
      <w:r w:rsidRPr="009F39E8">
        <w:rPr>
          <w:spacing w:val="-6"/>
          <w:sz w:val="24"/>
        </w:rPr>
        <w:t xml:space="preserve"> </w:t>
      </w:r>
      <w:r w:rsidRPr="009F39E8">
        <w:rPr>
          <w:sz w:val="24"/>
        </w:rPr>
        <w:t>capacity</w:t>
      </w:r>
      <w:r w:rsidRPr="009F39E8">
        <w:rPr>
          <w:spacing w:val="-6"/>
          <w:sz w:val="24"/>
        </w:rPr>
        <w:t xml:space="preserve"> </w:t>
      </w:r>
      <w:r w:rsidRPr="009F39E8">
        <w:rPr>
          <w:sz w:val="24"/>
        </w:rPr>
        <w:t>of</w:t>
      </w:r>
      <w:r w:rsidRPr="009F39E8">
        <w:rPr>
          <w:spacing w:val="-7"/>
          <w:sz w:val="24"/>
        </w:rPr>
        <w:t xml:space="preserve"> </w:t>
      </w:r>
      <w:r w:rsidRPr="009F39E8">
        <w:rPr>
          <w:sz w:val="24"/>
        </w:rPr>
        <w:t>schools</w:t>
      </w:r>
      <w:r w:rsidRPr="009F39E8">
        <w:rPr>
          <w:spacing w:val="-6"/>
          <w:sz w:val="24"/>
        </w:rPr>
        <w:t xml:space="preserve"> </w:t>
      </w:r>
      <w:r w:rsidRPr="009F39E8">
        <w:rPr>
          <w:sz w:val="24"/>
        </w:rPr>
        <w:t>in</w:t>
      </w:r>
      <w:r w:rsidRPr="009F39E8">
        <w:rPr>
          <w:spacing w:val="-6"/>
          <w:sz w:val="24"/>
        </w:rPr>
        <w:t xml:space="preserve"> </w:t>
      </w:r>
      <w:r w:rsidRPr="009F39E8">
        <w:rPr>
          <w:sz w:val="24"/>
        </w:rPr>
        <w:t>the</w:t>
      </w:r>
      <w:r w:rsidRPr="009F39E8">
        <w:rPr>
          <w:spacing w:val="-6"/>
          <w:sz w:val="24"/>
        </w:rPr>
        <w:t xml:space="preserve"> </w:t>
      </w:r>
      <w:r w:rsidRPr="009F39E8">
        <w:rPr>
          <w:sz w:val="24"/>
        </w:rPr>
        <w:t>use</w:t>
      </w:r>
      <w:r w:rsidRPr="009F39E8">
        <w:rPr>
          <w:spacing w:val="-6"/>
          <w:sz w:val="24"/>
        </w:rPr>
        <w:t xml:space="preserve"> </w:t>
      </w:r>
      <w:r w:rsidRPr="009F39E8">
        <w:rPr>
          <w:sz w:val="24"/>
        </w:rPr>
        <w:t>of</w:t>
      </w:r>
      <w:r w:rsidRPr="009F39E8">
        <w:rPr>
          <w:spacing w:val="-7"/>
          <w:sz w:val="24"/>
        </w:rPr>
        <w:t xml:space="preserve"> </w:t>
      </w:r>
      <w:r w:rsidRPr="009F39E8">
        <w:rPr>
          <w:sz w:val="24"/>
        </w:rPr>
        <w:t>the</w:t>
      </w:r>
      <w:r w:rsidRPr="009F39E8">
        <w:rPr>
          <w:spacing w:val="-6"/>
          <w:sz w:val="24"/>
        </w:rPr>
        <w:t xml:space="preserve"> </w:t>
      </w:r>
      <w:r w:rsidRPr="009F39E8">
        <w:rPr>
          <w:sz w:val="24"/>
        </w:rPr>
        <w:t>tool.</w:t>
      </w:r>
      <w:r w:rsidRPr="009F39E8">
        <w:rPr>
          <w:spacing w:val="-7"/>
          <w:sz w:val="24"/>
        </w:rPr>
        <w:t xml:space="preserve"> </w:t>
      </w:r>
      <w:r w:rsidRPr="009F39E8">
        <w:rPr>
          <w:sz w:val="24"/>
        </w:rPr>
        <w:t>The estimate</w:t>
      </w:r>
      <w:r w:rsidRPr="009F39E8">
        <w:rPr>
          <w:spacing w:val="20"/>
          <w:sz w:val="24"/>
        </w:rPr>
        <w:t xml:space="preserve"> </w:t>
      </w:r>
      <w:r w:rsidRPr="009F39E8">
        <w:rPr>
          <w:sz w:val="24"/>
        </w:rPr>
        <w:t>inc</w:t>
      </w:r>
      <w:r w:rsidRPr="009F39E8">
        <w:rPr>
          <w:sz w:val="24"/>
          <w:szCs w:val="24"/>
        </w:rPr>
        <w:t>ludes</w:t>
      </w:r>
      <w:r w:rsidRPr="009F39E8">
        <w:rPr>
          <w:spacing w:val="20"/>
          <w:sz w:val="24"/>
          <w:szCs w:val="24"/>
        </w:rPr>
        <w:t xml:space="preserve"> </w:t>
      </w:r>
      <w:r w:rsidRPr="009F39E8">
        <w:rPr>
          <w:sz w:val="24"/>
          <w:szCs w:val="24"/>
        </w:rPr>
        <w:t>local</w:t>
      </w:r>
      <w:r w:rsidRPr="009F39E8">
        <w:rPr>
          <w:spacing w:val="20"/>
          <w:sz w:val="24"/>
          <w:szCs w:val="24"/>
        </w:rPr>
        <w:t xml:space="preserve"> </w:t>
      </w:r>
      <w:r w:rsidRPr="009F39E8">
        <w:rPr>
          <w:sz w:val="24"/>
          <w:szCs w:val="24"/>
        </w:rPr>
        <w:t>transportation</w:t>
      </w:r>
      <w:r w:rsidRPr="009F39E8">
        <w:rPr>
          <w:spacing w:val="20"/>
          <w:sz w:val="24"/>
          <w:szCs w:val="24"/>
        </w:rPr>
        <w:t xml:space="preserve"> </w:t>
      </w:r>
      <w:r w:rsidRPr="009F39E8">
        <w:rPr>
          <w:sz w:val="24"/>
          <w:szCs w:val="24"/>
        </w:rPr>
        <w:t>for</w:t>
      </w:r>
      <w:r w:rsidRPr="009F39E8">
        <w:rPr>
          <w:spacing w:val="20"/>
          <w:sz w:val="24"/>
          <w:szCs w:val="24"/>
        </w:rPr>
        <w:t xml:space="preserve"> </w:t>
      </w:r>
      <w:r w:rsidRPr="009F39E8">
        <w:rPr>
          <w:sz w:val="24"/>
          <w:szCs w:val="24"/>
        </w:rPr>
        <w:t>10</w:t>
      </w:r>
      <w:r w:rsidRPr="009F39E8">
        <w:rPr>
          <w:spacing w:val="20"/>
          <w:sz w:val="24"/>
          <w:szCs w:val="24"/>
        </w:rPr>
        <w:t xml:space="preserve"> </w:t>
      </w:r>
      <w:r w:rsidRPr="009F39E8">
        <w:rPr>
          <w:sz w:val="24"/>
          <w:szCs w:val="24"/>
        </w:rPr>
        <w:t>master</w:t>
      </w:r>
      <w:r w:rsidRPr="009F39E8">
        <w:rPr>
          <w:spacing w:val="20"/>
          <w:sz w:val="24"/>
          <w:szCs w:val="24"/>
        </w:rPr>
        <w:t xml:space="preserve"> </w:t>
      </w:r>
      <w:r w:rsidRPr="009F39E8">
        <w:rPr>
          <w:sz w:val="24"/>
          <w:szCs w:val="24"/>
        </w:rPr>
        <w:t>trainers</w:t>
      </w:r>
      <w:r w:rsidRPr="009F39E8">
        <w:rPr>
          <w:spacing w:val="20"/>
          <w:sz w:val="24"/>
          <w:szCs w:val="24"/>
        </w:rPr>
        <w:t xml:space="preserve"> </w:t>
      </w:r>
      <w:r w:rsidRPr="009F39E8">
        <w:rPr>
          <w:sz w:val="24"/>
          <w:szCs w:val="24"/>
        </w:rPr>
        <w:t>($55</w:t>
      </w:r>
      <w:r w:rsidRPr="009F39E8">
        <w:rPr>
          <w:spacing w:val="20"/>
          <w:sz w:val="24"/>
          <w:szCs w:val="24"/>
        </w:rPr>
        <w:t xml:space="preserve"> </w:t>
      </w:r>
      <w:r w:rsidRPr="009F39E8">
        <w:rPr>
          <w:sz w:val="24"/>
          <w:szCs w:val="24"/>
        </w:rPr>
        <w:t>per</w:t>
      </w:r>
      <w:r w:rsidRPr="009F39E8">
        <w:rPr>
          <w:spacing w:val="20"/>
          <w:sz w:val="24"/>
          <w:szCs w:val="24"/>
        </w:rPr>
        <w:t xml:space="preserve"> </w:t>
      </w:r>
      <w:r w:rsidRPr="009F39E8">
        <w:rPr>
          <w:sz w:val="24"/>
          <w:szCs w:val="24"/>
        </w:rPr>
        <w:t>trip*</w:t>
      </w:r>
      <w:r w:rsidRPr="009F39E8">
        <w:rPr>
          <w:spacing w:val="20"/>
          <w:sz w:val="24"/>
          <w:szCs w:val="24"/>
        </w:rPr>
        <w:t xml:space="preserve"> </w:t>
      </w:r>
      <w:r w:rsidRPr="009F39E8">
        <w:rPr>
          <w:sz w:val="24"/>
          <w:szCs w:val="24"/>
        </w:rPr>
        <w:t>10</w:t>
      </w:r>
      <w:r w:rsidRPr="009F39E8">
        <w:rPr>
          <w:spacing w:val="20"/>
          <w:sz w:val="24"/>
          <w:szCs w:val="24"/>
        </w:rPr>
        <w:t xml:space="preserve"> </w:t>
      </w:r>
      <w:r w:rsidRPr="009F39E8">
        <w:rPr>
          <w:sz w:val="24"/>
          <w:szCs w:val="24"/>
        </w:rPr>
        <w:t>trips</w:t>
      </w:r>
      <w:r w:rsidRPr="009F39E8">
        <w:rPr>
          <w:spacing w:val="20"/>
          <w:sz w:val="24"/>
          <w:szCs w:val="24"/>
        </w:rPr>
        <w:t xml:space="preserve"> </w:t>
      </w:r>
      <w:r w:rsidRPr="009F39E8">
        <w:rPr>
          <w:sz w:val="24"/>
          <w:szCs w:val="24"/>
        </w:rPr>
        <w:t>in</w:t>
      </w:r>
      <w:r w:rsidRPr="009F39E8">
        <w:rPr>
          <w:spacing w:val="20"/>
          <w:sz w:val="24"/>
          <w:szCs w:val="24"/>
        </w:rPr>
        <w:t xml:space="preserve"> </w:t>
      </w:r>
      <w:r w:rsidRPr="009F39E8">
        <w:rPr>
          <w:sz w:val="24"/>
          <w:szCs w:val="24"/>
        </w:rPr>
        <w:t>Y2</w:t>
      </w:r>
      <w:r w:rsidRPr="009F39E8">
        <w:rPr>
          <w:spacing w:val="20"/>
          <w:sz w:val="24"/>
          <w:szCs w:val="24"/>
        </w:rPr>
        <w:t xml:space="preserve"> + </w:t>
      </w:r>
      <w:r w:rsidRPr="009F39E8">
        <w:rPr>
          <w:sz w:val="24"/>
          <w:szCs w:val="24"/>
        </w:rPr>
        <w:t>$28 for inflation</w:t>
      </w:r>
      <w:r w:rsidRPr="009F39E8">
        <w:rPr>
          <w:spacing w:val="20"/>
          <w:sz w:val="24"/>
          <w:szCs w:val="24"/>
        </w:rPr>
        <w:t xml:space="preserve"> </w:t>
      </w:r>
      <w:r w:rsidRPr="009F39E8">
        <w:rPr>
          <w:sz w:val="24"/>
          <w:szCs w:val="24"/>
        </w:rPr>
        <w:t>= $577.50),</w:t>
      </w:r>
      <w:r w:rsidRPr="009F39E8">
        <w:rPr>
          <w:spacing w:val="-1"/>
          <w:sz w:val="24"/>
          <w:szCs w:val="24"/>
        </w:rPr>
        <w:t xml:space="preserve"> </w:t>
      </w:r>
      <w:r w:rsidRPr="009F39E8">
        <w:rPr>
          <w:sz w:val="24"/>
          <w:szCs w:val="24"/>
        </w:rPr>
        <w:t>and</w:t>
      </w:r>
      <w:r w:rsidRPr="009F39E8">
        <w:rPr>
          <w:spacing w:val="1"/>
          <w:sz w:val="24"/>
          <w:szCs w:val="24"/>
        </w:rPr>
        <w:t xml:space="preserve"> </w:t>
      </w:r>
      <w:r w:rsidRPr="009F39E8">
        <w:rPr>
          <w:sz w:val="24"/>
          <w:szCs w:val="24"/>
        </w:rPr>
        <w:t>lodging</w:t>
      </w:r>
      <w:r w:rsidRPr="009F39E8">
        <w:rPr>
          <w:spacing w:val="2"/>
          <w:sz w:val="24"/>
          <w:szCs w:val="24"/>
        </w:rPr>
        <w:t xml:space="preserve"> </w:t>
      </w:r>
      <w:r w:rsidRPr="009F39E8">
        <w:rPr>
          <w:sz w:val="24"/>
          <w:szCs w:val="24"/>
        </w:rPr>
        <w:t>and</w:t>
      </w:r>
      <w:r w:rsidRPr="009F39E8">
        <w:rPr>
          <w:spacing w:val="1"/>
          <w:sz w:val="24"/>
          <w:szCs w:val="24"/>
        </w:rPr>
        <w:t xml:space="preserve"> </w:t>
      </w:r>
      <w:r w:rsidRPr="009F39E8">
        <w:rPr>
          <w:sz w:val="24"/>
          <w:szCs w:val="24"/>
        </w:rPr>
        <w:t>M&amp;</w:t>
      </w:r>
      <w:proofErr w:type="gramStart"/>
      <w:r w:rsidRPr="009F39E8">
        <w:rPr>
          <w:sz w:val="24"/>
          <w:szCs w:val="24"/>
        </w:rPr>
        <w:t>IE</w:t>
      </w:r>
      <w:r w:rsidRPr="009F39E8">
        <w:rPr>
          <w:spacing w:val="2"/>
          <w:sz w:val="24"/>
          <w:szCs w:val="24"/>
        </w:rPr>
        <w:t xml:space="preserve"> </w:t>
      </w:r>
      <w:r w:rsidRPr="009F39E8">
        <w:rPr>
          <w:sz w:val="24"/>
          <w:szCs w:val="24"/>
        </w:rPr>
        <w:t>((</w:t>
      </w:r>
      <w:proofErr w:type="gramEnd"/>
      <w:r w:rsidRPr="009F39E8">
        <w:rPr>
          <w:sz w:val="24"/>
          <w:szCs w:val="24"/>
        </w:rPr>
        <w:t>$44</w:t>
      </w:r>
      <w:r w:rsidRPr="009F39E8">
        <w:rPr>
          <w:spacing w:val="1"/>
          <w:sz w:val="24"/>
          <w:szCs w:val="24"/>
        </w:rPr>
        <w:t xml:space="preserve"> </w:t>
      </w:r>
      <w:r w:rsidRPr="009F39E8">
        <w:rPr>
          <w:sz w:val="24"/>
          <w:szCs w:val="24"/>
        </w:rPr>
        <w:t>M&amp;IE</w:t>
      </w:r>
      <w:r w:rsidRPr="009F39E8">
        <w:rPr>
          <w:spacing w:val="2"/>
          <w:sz w:val="24"/>
          <w:szCs w:val="24"/>
        </w:rPr>
        <w:t xml:space="preserve"> </w:t>
      </w:r>
      <w:r w:rsidRPr="009F39E8">
        <w:rPr>
          <w:sz w:val="24"/>
          <w:szCs w:val="24"/>
        </w:rPr>
        <w:t>per</w:t>
      </w:r>
      <w:r w:rsidRPr="009F39E8">
        <w:rPr>
          <w:spacing w:val="1"/>
          <w:sz w:val="24"/>
          <w:szCs w:val="24"/>
        </w:rPr>
        <w:t xml:space="preserve"> </w:t>
      </w:r>
      <w:r w:rsidRPr="009F39E8">
        <w:rPr>
          <w:sz w:val="24"/>
          <w:szCs w:val="24"/>
        </w:rPr>
        <w:t>day</w:t>
      </w:r>
      <w:r w:rsidRPr="009F39E8">
        <w:rPr>
          <w:spacing w:val="2"/>
          <w:sz w:val="24"/>
          <w:szCs w:val="24"/>
        </w:rPr>
        <w:t xml:space="preserve"> </w:t>
      </w:r>
      <w:r w:rsidRPr="009F39E8">
        <w:rPr>
          <w:sz w:val="24"/>
          <w:szCs w:val="24"/>
        </w:rPr>
        <w:t>+</w:t>
      </w:r>
      <w:r w:rsidRPr="009F39E8">
        <w:rPr>
          <w:spacing w:val="1"/>
          <w:sz w:val="24"/>
          <w:szCs w:val="24"/>
        </w:rPr>
        <w:t xml:space="preserve"> </w:t>
      </w:r>
      <w:r w:rsidRPr="009F39E8">
        <w:rPr>
          <w:sz w:val="24"/>
          <w:szCs w:val="24"/>
        </w:rPr>
        <w:t>$150</w:t>
      </w:r>
      <w:r w:rsidRPr="009F39E8">
        <w:rPr>
          <w:spacing w:val="1"/>
          <w:sz w:val="24"/>
          <w:szCs w:val="24"/>
        </w:rPr>
        <w:t xml:space="preserve"> </w:t>
      </w:r>
      <w:r w:rsidRPr="009F39E8">
        <w:rPr>
          <w:sz w:val="24"/>
          <w:szCs w:val="24"/>
        </w:rPr>
        <w:t>lodging</w:t>
      </w:r>
      <w:r w:rsidRPr="009F39E8">
        <w:rPr>
          <w:spacing w:val="2"/>
          <w:sz w:val="24"/>
          <w:szCs w:val="24"/>
        </w:rPr>
        <w:t xml:space="preserve"> </w:t>
      </w:r>
      <w:r w:rsidRPr="009F39E8">
        <w:rPr>
          <w:sz w:val="24"/>
          <w:szCs w:val="24"/>
        </w:rPr>
        <w:t>per</w:t>
      </w:r>
      <w:r w:rsidRPr="009F39E8">
        <w:rPr>
          <w:spacing w:val="1"/>
          <w:sz w:val="24"/>
          <w:szCs w:val="24"/>
        </w:rPr>
        <w:t xml:space="preserve"> </w:t>
      </w:r>
      <w:r w:rsidRPr="009F39E8">
        <w:rPr>
          <w:sz w:val="24"/>
          <w:szCs w:val="24"/>
        </w:rPr>
        <w:t>day)</w:t>
      </w:r>
      <w:r w:rsidRPr="009F39E8">
        <w:rPr>
          <w:spacing w:val="2"/>
          <w:sz w:val="24"/>
          <w:szCs w:val="24"/>
        </w:rPr>
        <w:t xml:space="preserve"> </w:t>
      </w:r>
      <w:r w:rsidRPr="009F39E8">
        <w:rPr>
          <w:sz w:val="24"/>
          <w:szCs w:val="24"/>
        </w:rPr>
        <w:t>*</w:t>
      </w:r>
      <w:r w:rsidRPr="009F39E8">
        <w:rPr>
          <w:spacing w:val="1"/>
          <w:sz w:val="24"/>
          <w:szCs w:val="24"/>
        </w:rPr>
        <w:t xml:space="preserve"> </w:t>
      </w:r>
      <w:r w:rsidRPr="009F39E8">
        <w:rPr>
          <w:sz w:val="24"/>
          <w:szCs w:val="24"/>
        </w:rPr>
        <w:t>5</w:t>
      </w:r>
      <w:r w:rsidRPr="009F39E8">
        <w:rPr>
          <w:spacing w:val="2"/>
          <w:sz w:val="24"/>
          <w:szCs w:val="24"/>
        </w:rPr>
        <w:t xml:space="preserve"> </w:t>
      </w:r>
      <w:r w:rsidRPr="009F39E8">
        <w:rPr>
          <w:sz w:val="24"/>
          <w:szCs w:val="24"/>
        </w:rPr>
        <w:t>days</w:t>
      </w:r>
      <w:r w:rsidRPr="009F39E8">
        <w:rPr>
          <w:spacing w:val="1"/>
          <w:sz w:val="24"/>
          <w:szCs w:val="24"/>
        </w:rPr>
        <w:t xml:space="preserve"> </w:t>
      </w:r>
      <w:r w:rsidRPr="009F39E8">
        <w:rPr>
          <w:sz w:val="24"/>
          <w:szCs w:val="24"/>
        </w:rPr>
        <w:t>per</w:t>
      </w:r>
      <w:r w:rsidRPr="009F39E8">
        <w:rPr>
          <w:spacing w:val="2"/>
          <w:sz w:val="24"/>
          <w:szCs w:val="24"/>
        </w:rPr>
        <w:t xml:space="preserve"> </w:t>
      </w:r>
      <w:r w:rsidRPr="009F39E8">
        <w:rPr>
          <w:spacing w:val="-4"/>
          <w:sz w:val="24"/>
          <w:szCs w:val="24"/>
        </w:rPr>
        <w:t xml:space="preserve">trip </w:t>
      </w:r>
      <w:r w:rsidRPr="009F39E8">
        <w:rPr>
          <w:sz w:val="24"/>
          <w:szCs w:val="24"/>
        </w:rPr>
        <w:t>*10</w:t>
      </w:r>
      <w:r w:rsidRPr="009F39E8">
        <w:rPr>
          <w:spacing w:val="-1"/>
          <w:sz w:val="24"/>
          <w:szCs w:val="24"/>
        </w:rPr>
        <w:t xml:space="preserve"> </w:t>
      </w:r>
      <w:r w:rsidRPr="009F39E8">
        <w:rPr>
          <w:sz w:val="24"/>
          <w:szCs w:val="24"/>
        </w:rPr>
        <w:t xml:space="preserve">trips + $459 for inflation = </w:t>
      </w:r>
      <w:r w:rsidRPr="009F39E8">
        <w:rPr>
          <w:spacing w:val="-2"/>
          <w:sz w:val="24"/>
          <w:szCs w:val="24"/>
        </w:rPr>
        <w:t>$10,158.75).</w:t>
      </w:r>
    </w:p>
    <w:p w14:paraId="19EB6B85" w14:textId="77777777" w:rsidR="009F39E8" w:rsidRPr="009F39E8" w:rsidRDefault="009F39E8" w:rsidP="009F39E8">
      <w:pPr>
        <w:rPr>
          <w:sz w:val="24"/>
          <w:szCs w:val="24"/>
        </w:rPr>
      </w:pPr>
    </w:p>
    <w:p w14:paraId="77887AA5" w14:textId="77777777" w:rsidR="009F39E8" w:rsidRPr="009F39E8" w:rsidRDefault="009F39E8" w:rsidP="009F39E8">
      <w:pPr>
        <w:numPr>
          <w:ilvl w:val="2"/>
          <w:numId w:val="15"/>
        </w:numPr>
        <w:tabs>
          <w:tab w:val="left" w:pos="1080"/>
        </w:tabs>
        <w:spacing w:line="275" w:lineRule="exact"/>
        <w:jc w:val="both"/>
        <w:outlineLvl w:val="0"/>
        <w:rPr>
          <w:b/>
          <w:bCs/>
          <w:i/>
          <w:iCs/>
          <w:sz w:val="24"/>
          <w:szCs w:val="24"/>
        </w:rPr>
      </w:pPr>
      <w:r w:rsidRPr="009F39E8">
        <w:rPr>
          <w:b/>
          <w:bCs/>
          <w:i/>
          <w:iCs/>
          <w:color w:val="002C72"/>
          <w:sz w:val="24"/>
          <w:szCs w:val="24"/>
        </w:rPr>
        <w:t>Professional</w:t>
      </w:r>
      <w:r w:rsidRPr="009F39E8">
        <w:rPr>
          <w:b/>
          <w:bCs/>
          <w:i/>
          <w:iCs/>
          <w:color w:val="002C72"/>
          <w:spacing w:val="-4"/>
          <w:sz w:val="24"/>
          <w:szCs w:val="24"/>
        </w:rPr>
        <w:t xml:space="preserve"> </w:t>
      </w:r>
      <w:r w:rsidRPr="009F39E8">
        <w:rPr>
          <w:b/>
          <w:bCs/>
          <w:i/>
          <w:iCs/>
          <w:color w:val="002C72"/>
          <w:sz w:val="24"/>
          <w:szCs w:val="24"/>
        </w:rPr>
        <w:t>Services/Contractual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$120,000.00</w:t>
      </w:r>
    </w:p>
    <w:p w14:paraId="49D60806" w14:textId="77777777" w:rsidR="009F39E8" w:rsidRPr="009F39E8" w:rsidRDefault="009F39E8" w:rsidP="009F39E8">
      <w:pPr>
        <w:ind w:left="360" w:right="357"/>
        <w:jc w:val="both"/>
        <w:rPr>
          <w:sz w:val="24"/>
        </w:rPr>
      </w:pPr>
      <w:r w:rsidRPr="009F39E8">
        <w:rPr>
          <w:b/>
          <w:sz w:val="24"/>
        </w:rPr>
        <w:t xml:space="preserve">Consultant to Develop Step-by-Step Recipe and Demonstration Guides ($10,000.00): </w:t>
      </w:r>
      <w:r w:rsidRPr="009F39E8">
        <w:rPr>
          <w:sz w:val="24"/>
        </w:rPr>
        <w:t>POA will hire</w:t>
      </w:r>
      <w:r w:rsidRPr="009F39E8">
        <w:rPr>
          <w:spacing w:val="-15"/>
          <w:sz w:val="24"/>
        </w:rPr>
        <w:t xml:space="preserve"> </w:t>
      </w:r>
      <w:r w:rsidRPr="009F39E8">
        <w:rPr>
          <w:sz w:val="24"/>
        </w:rPr>
        <w:t>a</w:t>
      </w:r>
      <w:r w:rsidRPr="009F39E8">
        <w:rPr>
          <w:spacing w:val="-15"/>
          <w:sz w:val="24"/>
        </w:rPr>
        <w:t xml:space="preserve"> </w:t>
      </w:r>
      <w:r w:rsidRPr="009F39E8">
        <w:rPr>
          <w:sz w:val="24"/>
        </w:rPr>
        <w:t>consultant</w:t>
      </w:r>
      <w:r w:rsidRPr="009F39E8">
        <w:rPr>
          <w:spacing w:val="-15"/>
          <w:sz w:val="24"/>
        </w:rPr>
        <w:t xml:space="preserve"> </w:t>
      </w:r>
      <w:r w:rsidRPr="009F39E8">
        <w:rPr>
          <w:sz w:val="24"/>
        </w:rPr>
        <w:t>for</w:t>
      </w:r>
      <w:r w:rsidRPr="009F39E8">
        <w:rPr>
          <w:spacing w:val="-15"/>
          <w:sz w:val="24"/>
        </w:rPr>
        <w:t xml:space="preserve"> </w:t>
      </w:r>
      <w:r w:rsidRPr="009F39E8">
        <w:rPr>
          <w:sz w:val="24"/>
        </w:rPr>
        <w:t>4</w:t>
      </w:r>
      <w:r w:rsidRPr="009F39E8">
        <w:rPr>
          <w:spacing w:val="-15"/>
          <w:sz w:val="24"/>
        </w:rPr>
        <w:t xml:space="preserve"> </w:t>
      </w:r>
      <w:r w:rsidRPr="009F39E8">
        <w:rPr>
          <w:sz w:val="24"/>
        </w:rPr>
        <w:t>months</w:t>
      </w:r>
      <w:r w:rsidRPr="009F39E8">
        <w:rPr>
          <w:spacing w:val="-15"/>
          <w:sz w:val="24"/>
        </w:rPr>
        <w:t xml:space="preserve"> </w:t>
      </w:r>
      <w:r w:rsidRPr="009F39E8">
        <w:rPr>
          <w:sz w:val="24"/>
        </w:rPr>
        <w:t>in</w:t>
      </w:r>
      <w:r w:rsidRPr="009F39E8">
        <w:rPr>
          <w:spacing w:val="-15"/>
          <w:sz w:val="24"/>
        </w:rPr>
        <w:t xml:space="preserve"> </w:t>
      </w:r>
      <w:r w:rsidRPr="009F39E8">
        <w:rPr>
          <w:sz w:val="24"/>
        </w:rPr>
        <w:t>Y1</w:t>
      </w:r>
      <w:r w:rsidRPr="009F39E8">
        <w:rPr>
          <w:spacing w:val="-15"/>
          <w:sz w:val="24"/>
        </w:rPr>
        <w:t xml:space="preserve"> </w:t>
      </w:r>
      <w:r w:rsidRPr="009F39E8">
        <w:rPr>
          <w:sz w:val="24"/>
        </w:rPr>
        <w:t>at</w:t>
      </w:r>
      <w:r w:rsidRPr="009F39E8">
        <w:rPr>
          <w:spacing w:val="-15"/>
          <w:sz w:val="24"/>
        </w:rPr>
        <w:t xml:space="preserve"> </w:t>
      </w:r>
      <w:r w:rsidRPr="009F39E8">
        <w:rPr>
          <w:sz w:val="24"/>
        </w:rPr>
        <w:t>$2,500</w:t>
      </w:r>
      <w:r w:rsidRPr="009F39E8">
        <w:rPr>
          <w:spacing w:val="-15"/>
          <w:sz w:val="24"/>
        </w:rPr>
        <w:t xml:space="preserve"> </w:t>
      </w:r>
      <w:r w:rsidRPr="009F39E8">
        <w:rPr>
          <w:sz w:val="24"/>
        </w:rPr>
        <w:t>per</w:t>
      </w:r>
      <w:r w:rsidRPr="009F39E8">
        <w:rPr>
          <w:spacing w:val="-15"/>
          <w:sz w:val="24"/>
        </w:rPr>
        <w:t xml:space="preserve"> </w:t>
      </w:r>
      <w:r w:rsidRPr="009F39E8">
        <w:rPr>
          <w:sz w:val="24"/>
        </w:rPr>
        <w:t>month ($2,500 per month * 4 months = $10,000.00)</w:t>
      </w:r>
      <w:r w:rsidRPr="009F39E8">
        <w:rPr>
          <w:spacing w:val="-15"/>
          <w:sz w:val="24"/>
        </w:rPr>
        <w:t xml:space="preserve"> </w:t>
      </w:r>
      <w:r w:rsidRPr="009F39E8">
        <w:rPr>
          <w:sz w:val="24"/>
        </w:rPr>
        <w:t>to</w:t>
      </w:r>
      <w:r w:rsidRPr="009F39E8">
        <w:rPr>
          <w:spacing w:val="-15"/>
          <w:sz w:val="24"/>
        </w:rPr>
        <w:t xml:space="preserve"> </w:t>
      </w:r>
      <w:r w:rsidRPr="009F39E8">
        <w:rPr>
          <w:sz w:val="24"/>
        </w:rPr>
        <w:t>develop</w:t>
      </w:r>
      <w:r w:rsidRPr="009F39E8">
        <w:rPr>
          <w:spacing w:val="-15"/>
          <w:sz w:val="24"/>
        </w:rPr>
        <w:t xml:space="preserve"> </w:t>
      </w:r>
      <w:r w:rsidRPr="009F39E8">
        <w:rPr>
          <w:sz w:val="24"/>
        </w:rPr>
        <w:t>recipe</w:t>
      </w:r>
      <w:r w:rsidRPr="009F39E8">
        <w:rPr>
          <w:spacing w:val="-15"/>
          <w:sz w:val="24"/>
        </w:rPr>
        <w:t xml:space="preserve"> </w:t>
      </w:r>
      <w:r w:rsidRPr="009F39E8">
        <w:rPr>
          <w:sz w:val="24"/>
        </w:rPr>
        <w:t>cards</w:t>
      </w:r>
      <w:r w:rsidRPr="009F39E8">
        <w:rPr>
          <w:spacing w:val="-15"/>
          <w:sz w:val="24"/>
        </w:rPr>
        <w:t xml:space="preserve"> </w:t>
      </w:r>
      <w:r w:rsidRPr="009F39E8">
        <w:rPr>
          <w:sz w:val="24"/>
        </w:rPr>
        <w:t>and</w:t>
      </w:r>
      <w:r w:rsidRPr="009F39E8">
        <w:rPr>
          <w:spacing w:val="-15"/>
          <w:sz w:val="24"/>
        </w:rPr>
        <w:t xml:space="preserve"> </w:t>
      </w:r>
      <w:r w:rsidRPr="009F39E8">
        <w:rPr>
          <w:sz w:val="24"/>
        </w:rPr>
        <w:t xml:space="preserve">demonstration guides to help integrate recipe-based nutrition education into the MOE’s </w:t>
      </w:r>
      <w:r w:rsidRPr="009F39E8">
        <w:rPr>
          <w:i/>
          <w:sz w:val="24"/>
        </w:rPr>
        <w:t xml:space="preserve">Escuela </w:t>
      </w:r>
      <w:proofErr w:type="gramStart"/>
      <w:r w:rsidRPr="009F39E8">
        <w:rPr>
          <w:i/>
          <w:sz w:val="24"/>
        </w:rPr>
        <w:t>para Padres</w:t>
      </w:r>
      <w:proofErr w:type="gramEnd"/>
      <w:r w:rsidRPr="009F39E8">
        <w:rPr>
          <w:sz w:val="24"/>
        </w:rPr>
        <w:t xml:space="preserve">. The monthly rate </w:t>
      </w:r>
      <w:proofErr w:type="gramStart"/>
      <w:r w:rsidRPr="009F39E8">
        <w:rPr>
          <w:sz w:val="24"/>
        </w:rPr>
        <w:t>assume</w:t>
      </w:r>
      <w:proofErr w:type="gramEnd"/>
      <w:r w:rsidRPr="009F39E8">
        <w:rPr>
          <w:sz w:val="24"/>
        </w:rPr>
        <w:t xml:space="preserve"> 20 days a month (4 weeks *5 days) x $125 daily rate = 2,500/month.</w:t>
      </w:r>
    </w:p>
    <w:p w14:paraId="32FEA03A" w14:textId="77777777" w:rsidR="009F39E8" w:rsidRPr="009F39E8" w:rsidRDefault="009F39E8" w:rsidP="009F39E8">
      <w:pPr>
        <w:ind w:left="360" w:right="357"/>
        <w:jc w:val="both"/>
        <w:rPr>
          <w:sz w:val="24"/>
        </w:rPr>
      </w:pPr>
    </w:p>
    <w:p w14:paraId="6D55A6F0" w14:textId="77777777" w:rsidR="009F39E8" w:rsidRPr="009F39E8" w:rsidRDefault="009F39E8" w:rsidP="009F39E8">
      <w:pPr>
        <w:ind w:left="360" w:right="357"/>
        <w:jc w:val="both"/>
        <w:rPr>
          <w:sz w:val="24"/>
        </w:rPr>
      </w:pPr>
      <w:r w:rsidRPr="009F39E8">
        <w:rPr>
          <w:b/>
          <w:sz w:val="24"/>
        </w:rPr>
        <w:t>Video</w:t>
      </w:r>
      <w:r w:rsidRPr="009F39E8">
        <w:rPr>
          <w:b/>
          <w:spacing w:val="-6"/>
          <w:sz w:val="24"/>
        </w:rPr>
        <w:t xml:space="preserve"> </w:t>
      </w:r>
      <w:r w:rsidRPr="009F39E8">
        <w:rPr>
          <w:b/>
          <w:sz w:val="24"/>
        </w:rPr>
        <w:t>Editing</w:t>
      </w:r>
      <w:r w:rsidRPr="009F39E8">
        <w:rPr>
          <w:b/>
          <w:spacing w:val="-6"/>
          <w:sz w:val="24"/>
        </w:rPr>
        <w:t xml:space="preserve"> </w:t>
      </w:r>
      <w:r w:rsidRPr="009F39E8">
        <w:rPr>
          <w:b/>
          <w:sz w:val="24"/>
        </w:rPr>
        <w:t>and</w:t>
      </w:r>
      <w:r w:rsidRPr="009F39E8">
        <w:rPr>
          <w:b/>
          <w:spacing w:val="-6"/>
          <w:sz w:val="24"/>
        </w:rPr>
        <w:t xml:space="preserve"> </w:t>
      </w:r>
      <w:r w:rsidRPr="009F39E8">
        <w:rPr>
          <w:b/>
          <w:sz w:val="24"/>
        </w:rPr>
        <w:t>Design</w:t>
      </w:r>
      <w:r w:rsidRPr="009F39E8">
        <w:rPr>
          <w:b/>
          <w:spacing w:val="-5"/>
          <w:sz w:val="24"/>
        </w:rPr>
        <w:t xml:space="preserve"> </w:t>
      </w:r>
      <w:r w:rsidRPr="009F39E8">
        <w:rPr>
          <w:b/>
          <w:sz w:val="24"/>
        </w:rPr>
        <w:t>Consultant</w:t>
      </w:r>
      <w:r w:rsidRPr="009F39E8">
        <w:rPr>
          <w:b/>
          <w:spacing w:val="-6"/>
          <w:sz w:val="24"/>
        </w:rPr>
        <w:t xml:space="preserve"> </w:t>
      </w:r>
      <w:r w:rsidRPr="009F39E8">
        <w:rPr>
          <w:b/>
          <w:sz w:val="24"/>
        </w:rPr>
        <w:t>for</w:t>
      </w:r>
      <w:r w:rsidRPr="009F39E8">
        <w:rPr>
          <w:b/>
          <w:spacing w:val="-6"/>
          <w:sz w:val="24"/>
        </w:rPr>
        <w:t xml:space="preserve"> </w:t>
      </w:r>
      <w:r w:rsidRPr="009F39E8">
        <w:rPr>
          <w:b/>
          <w:sz w:val="24"/>
        </w:rPr>
        <w:t>Recipe</w:t>
      </w:r>
      <w:r w:rsidRPr="009F39E8">
        <w:rPr>
          <w:b/>
          <w:spacing w:val="-6"/>
          <w:sz w:val="24"/>
        </w:rPr>
        <w:t xml:space="preserve"> </w:t>
      </w:r>
      <w:r w:rsidRPr="009F39E8">
        <w:rPr>
          <w:b/>
          <w:sz w:val="24"/>
        </w:rPr>
        <w:t>Demos</w:t>
      </w:r>
      <w:r w:rsidRPr="009F39E8">
        <w:rPr>
          <w:b/>
          <w:spacing w:val="-6"/>
          <w:sz w:val="24"/>
        </w:rPr>
        <w:t xml:space="preserve"> </w:t>
      </w:r>
      <w:r w:rsidRPr="009F39E8">
        <w:rPr>
          <w:b/>
          <w:sz w:val="24"/>
        </w:rPr>
        <w:t>($20,000.00):</w:t>
      </w:r>
      <w:r w:rsidRPr="009F39E8">
        <w:rPr>
          <w:b/>
          <w:spacing w:val="-6"/>
          <w:sz w:val="24"/>
        </w:rPr>
        <w:t xml:space="preserve"> </w:t>
      </w:r>
      <w:r w:rsidRPr="009F39E8">
        <w:rPr>
          <w:sz w:val="24"/>
        </w:rPr>
        <w:t>POA</w:t>
      </w:r>
      <w:r w:rsidRPr="009F39E8">
        <w:rPr>
          <w:spacing w:val="-5"/>
          <w:sz w:val="24"/>
        </w:rPr>
        <w:t xml:space="preserve"> </w:t>
      </w:r>
      <w:r w:rsidRPr="009F39E8">
        <w:rPr>
          <w:sz w:val="24"/>
        </w:rPr>
        <w:t>will</w:t>
      </w:r>
      <w:r w:rsidRPr="009F39E8">
        <w:rPr>
          <w:spacing w:val="-6"/>
          <w:sz w:val="24"/>
        </w:rPr>
        <w:t xml:space="preserve"> </w:t>
      </w:r>
      <w:r w:rsidRPr="009F39E8">
        <w:rPr>
          <w:sz w:val="24"/>
        </w:rPr>
        <w:t>hire</w:t>
      </w:r>
      <w:r w:rsidRPr="009F39E8">
        <w:rPr>
          <w:spacing w:val="-6"/>
          <w:sz w:val="24"/>
        </w:rPr>
        <w:t xml:space="preserve"> </w:t>
      </w:r>
      <w:r w:rsidRPr="009F39E8">
        <w:rPr>
          <w:sz w:val="24"/>
        </w:rPr>
        <w:t>a</w:t>
      </w:r>
      <w:r w:rsidRPr="009F39E8">
        <w:rPr>
          <w:spacing w:val="-6"/>
          <w:sz w:val="24"/>
        </w:rPr>
        <w:t xml:space="preserve"> </w:t>
      </w:r>
      <w:r w:rsidRPr="009F39E8">
        <w:rPr>
          <w:sz w:val="24"/>
        </w:rPr>
        <w:t>consultant for</w:t>
      </w:r>
      <w:r w:rsidRPr="009F39E8">
        <w:rPr>
          <w:spacing w:val="-7"/>
          <w:sz w:val="24"/>
        </w:rPr>
        <w:t xml:space="preserve"> </w:t>
      </w:r>
      <w:r w:rsidRPr="009F39E8">
        <w:rPr>
          <w:sz w:val="24"/>
        </w:rPr>
        <w:t>4</w:t>
      </w:r>
      <w:r w:rsidRPr="009F39E8">
        <w:rPr>
          <w:spacing w:val="-7"/>
          <w:sz w:val="24"/>
        </w:rPr>
        <w:t xml:space="preserve"> </w:t>
      </w:r>
      <w:r w:rsidRPr="009F39E8">
        <w:rPr>
          <w:sz w:val="24"/>
        </w:rPr>
        <w:t>months</w:t>
      </w:r>
      <w:r w:rsidRPr="009F39E8">
        <w:rPr>
          <w:spacing w:val="-7"/>
          <w:sz w:val="24"/>
        </w:rPr>
        <w:t xml:space="preserve"> </w:t>
      </w:r>
      <w:r w:rsidRPr="009F39E8">
        <w:rPr>
          <w:sz w:val="24"/>
        </w:rPr>
        <w:t>in</w:t>
      </w:r>
      <w:r w:rsidRPr="009F39E8">
        <w:rPr>
          <w:spacing w:val="-7"/>
          <w:sz w:val="24"/>
        </w:rPr>
        <w:t xml:space="preserve"> </w:t>
      </w:r>
      <w:r w:rsidRPr="009F39E8">
        <w:rPr>
          <w:sz w:val="24"/>
        </w:rPr>
        <w:t>Y1</w:t>
      </w:r>
      <w:r w:rsidRPr="009F39E8">
        <w:rPr>
          <w:spacing w:val="-7"/>
          <w:sz w:val="24"/>
        </w:rPr>
        <w:t xml:space="preserve"> </w:t>
      </w:r>
      <w:r w:rsidRPr="009F39E8">
        <w:rPr>
          <w:sz w:val="24"/>
        </w:rPr>
        <w:t>and</w:t>
      </w:r>
      <w:r w:rsidRPr="009F39E8">
        <w:rPr>
          <w:spacing w:val="-7"/>
          <w:sz w:val="24"/>
        </w:rPr>
        <w:t xml:space="preserve"> </w:t>
      </w:r>
      <w:r w:rsidRPr="009F39E8">
        <w:rPr>
          <w:sz w:val="24"/>
        </w:rPr>
        <w:t>one</w:t>
      </w:r>
      <w:r w:rsidRPr="009F39E8">
        <w:rPr>
          <w:spacing w:val="-7"/>
          <w:sz w:val="24"/>
        </w:rPr>
        <w:t xml:space="preserve"> </w:t>
      </w:r>
      <w:r w:rsidRPr="009F39E8">
        <w:rPr>
          <w:sz w:val="24"/>
        </w:rPr>
        <w:t>month</w:t>
      </w:r>
      <w:r w:rsidRPr="009F39E8">
        <w:rPr>
          <w:spacing w:val="-7"/>
          <w:sz w:val="24"/>
        </w:rPr>
        <w:t xml:space="preserve"> </w:t>
      </w:r>
      <w:r w:rsidRPr="009F39E8">
        <w:rPr>
          <w:sz w:val="24"/>
        </w:rPr>
        <w:t>per</w:t>
      </w:r>
      <w:r w:rsidRPr="009F39E8">
        <w:rPr>
          <w:spacing w:val="-7"/>
          <w:sz w:val="24"/>
        </w:rPr>
        <w:t xml:space="preserve"> </w:t>
      </w:r>
      <w:r w:rsidRPr="009F39E8">
        <w:rPr>
          <w:sz w:val="24"/>
        </w:rPr>
        <w:t>year</w:t>
      </w:r>
      <w:r w:rsidRPr="009F39E8">
        <w:rPr>
          <w:spacing w:val="-7"/>
          <w:sz w:val="24"/>
        </w:rPr>
        <w:t xml:space="preserve"> </w:t>
      </w:r>
      <w:r w:rsidRPr="009F39E8">
        <w:rPr>
          <w:sz w:val="24"/>
        </w:rPr>
        <w:t>in</w:t>
      </w:r>
      <w:r w:rsidRPr="009F39E8">
        <w:rPr>
          <w:spacing w:val="-7"/>
          <w:sz w:val="24"/>
        </w:rPr>
        <w:t xml:space="preserve"> </w:t>
      </w:r>
      <w:r w:rsidRPr="009F39E8">
        <w:rPr>
          <w:sz w:val="24"/>
        </w:rPr>
        <w:t>Y2</w:t>
      </w:r>
      <w:r w:rsidRPr="009F39E8">
        <w:rPr>
          <w:spacing w:val="-7"/>
          <w:sz w:val="24"/>
        </w:rPr>
        <w:t xml:space="preserve"> </w:t>
      </w:r>
      <w:r w:rsidRPr="009F39E8">
        <w:rPr>
          <w:sz w:val="24"/>
        </w:rPr>
        <w:t>through</w:t>
      </w:r>
      <w:r w:rsidRPr="009F39E8">
        <w:rPr>
          <w:spacing w:val="-7"/>
          <w:sz w:val="24"/>
        </w:rPr>
        <w:t xml:space="preserve"> </w:t>
      </w:r>
      <w:r w:rsidRPr="009F39E8">
        <w:rPr>
          <w:sz w:val="24"/>
        </w:rPr>
        <w:t>Y5</w:t>
      </w:r>
      <w:r w:rsidRPr="009F39E8">
        <w:rPr>
          <w:spacing w:val="-7"/>
          <w:sz w:val="24"/>
        </w:rPr>
        <w:t xml:space="preserve"> </w:t>
      </w:r>
      <w:r w:rsidRPr="009F39E8">
        <w:rPr>
          <w:sz w:val="24"/>
        </w:rPr>
        <w:t>at</w:t>
      </w:r>
      <w:r w:rsidRPr="009F39E8">
        <w:rPr>
          <w:spacing w:val="-7"/>
          <w:sz w:val="24"/>
        </w:rPr>
        <w:t xml:space="preserve"> </w:t>
      </w:r>
      <w:r w:rsidRPr="009F39E8">
        <w:rPr>
          <w:sz w:val="24"/>
        </w:rPr>
        <w:t>$2,500</w:t>
      </w:r>
      <w:r w:rsidRPr="009F39E8">
        <w:rPr>
          <w:spacing w:val="-7"/>
          <w:sz w:val="24"/>
        </w:rPr>
        <w:t xml:space="preserve"> </w:t>
      </w:r>
      <w:r w:rsidRPr="009F39E8">
        <w:rPr>
          <w:sz w:val="24"/>
        </w:rPr>
        <w:t>per</w:t>
      </w:r>
      <w:r w:rsidRPr="009F39E8">
        <w:rPr>
          <w:spacing w:val="-7"/>
          <w:sz w:val="24"/>
        </w:rPr>
        <w:t xml:space="preserve"> </w:t>
      </w:r>
      <w:r w:rsidRPr="009F39E8">
        <w:rPr>
          <w:sz w:val="24"/>
        </w:rPr>
        <w:t>month ($2,500 per month * 8 months total = $20,000.00).</w:t>
      </w:r>
      <w:r w:rsidRPr="009F39E8">
        <w:rPr>
          <w:spacing w:val="-7"/>
          <w:sz w:val="24"/>
        </w:rPr>
        <w:t xml:space="preserve"> </w:t>
      </w:r>
      <w:r w:rsidRPr="009F39E8">
        <w:rPr>
          <w:sz w:val="24"/>
        </w:rPr>
        <w:t xml:space="preserve">The monthly rate </w:t>
      </w:r>
      <w:proofErr w:type="gramStart"/>
      <w:r w:rsidRPr="009F39E8">
        <w:rPr>
          <w:sz w:val="24"/>
        </w:rPr>
        <w:t>assume</w:t>
      </w:r>
      <w:proofErr w:type="gramEnd"/>
      <w:r w:rsidRPr="009F39E8">
        <w:rPr>
          <w:sz w:val="24"/>
        </w:rPr>
        <w:t xml:space="preserve"> 20 days a month (4 weeks * 5 days) x $125 daily rate = 2,500/month. The</w:t>
      </w:r>
      <w:r w:rsidRPr="009F39E8">
        <w:rPr>
          <w:spacing w:val="-7"/>
          <w:sz w:val="24"/>
        </w:rPr>
        <w:t xml:space="preserve"> </w:t>
      </w:r>
      <w:r w:rsidRPr="009F39E8">
        <w:rPr>
          <w:sz w:val="24"/>
        </w:rPr>
        <w:t>consultant will edit videos and develop recipe demos for recipe-based nutrition education.</w:t>
      </w:r>
    </w:p>
    <w:p w14:paraId="09F2252D" w14:textId="77777777" w:rsidR="009F39E8" w:rsidRPr="009F39E8" w:rsidRDefault="009F39E8" w:rsidP="009F39E8">
      <w:pPr>
        <w:rPr>
          <w:sz w:val="24"/>
          <w:szCs w:val="24"/>
        </w:rPr>
      </w:pPr>
    </w:p>
    <w:p w14:paraId="2988D6B0" w14:textId="77777777" w:rsidR="009F39E8" w:rsidRPr="009F39E8" w:rsidRDefault="009F39E8" w:rsidP="009F39E8">
      <w:pPr>
        <w:ind w:left="360" w:right="357"/>
        <w:jc w:val="both"/>
        <w:rPr>
          <w:sz w:val="24"/>
        </w:rPr>
      </w:pPr>
      <w:r w:rsidRPr="009F39E8">
        <w:rPr>
          <w:b/>
          <w:sz w:val="24"/>
        </w:rPr>
        <w:t>IT</w:t>
      </w:r>
      <w:r w:rsidRPr="009F39E8">
        <w:rPr>
          <w:b/>
          <w:spacing w:val="-3"/>
          <w:sz w:val="24"/>
        </w:rPr>
        <w:t xml:space="preserve"> </w:t>
      </w:r>
      <w:r w:rsidRPr="009F39E8">
        <w:rPr>
          <w:b/>
          <w:sz w:val="24"/>
        </w:rPr>
        <w:t>Consultant</w:t>
      </w:r>
      <w:r w:rsidRPr="009F39E8">
        <w:rPr>
          <w:b/>
          <w:spacing w:val="-3"/>
          <w:sz w:val="24"/>
        </w:rPr>
        <w:t xml:space="preserve"> </w:t>
      </w:r>
      <w:r w:rsidRPr="009F39E8">
        <w:rPr>
          <w:b/>
          <w:sz w:val="24"/>
        </w:rPr>
        <w:t>to</w:t>
      </w:r>
      <w:r w:rsidRPr="009F39E8">
        <w:rPr>
          <w:b/>
          <w:spacing w:val="-3"/>
          <w:sz w:val="24"/>
        </w:rPr>
        <w:t xml:space="preserve"> </w:t>
      </w:r>
      <w:r w:rsidRPr="009F39E8">
        <w:rPr>
          <w:b/>
          <w:sz w:val="24"/>
        </w:rPr>
        <w:t>Design</w:t>
      </w:r>
      <w:r w:rsidRPr="009F39E8">
        <w:rPr>
          <w:b/>
          <w:spacing w:val="-3"/>
          <w:sz w:val="24"/>
        </w:rPr>
        <w:t xml:space="preserve"> </w:t>
      </w:r>
      <w:r w:rsidRPr="009F39E8">
        <w:rPr>
          <w:b/>
          <w:sz w:val="24"/>
        </w:rPr>
        <w:t>Modules</w:t>
      </w:r>
      <w:r w:rsidRPr="009F39E8">
        <w:rPr>
          <w:b/>
          <w:spacing w:val="-3"/>
          <w:sz w:val="24"/>
        </w:rPr>
        <w:t xml:space="preserve"> </w:t>
      </w:r>
      <w:r w:rsidRPr="009F39E8">
        <w:rPr>
          <w:b/>
          <w:sz w:val="24"/>
        </w:rPr>
        <w:t>for</w:t>
      </w:r>
      <w:r w:rsidRPr="009F39E8">
        <w:rPr>
          <w:b/>
          <w:spacing w:val="-3"/>
          <w:sz w:val="24"/>
        </w:rPr>
        <w:t xml:space="preserve"> </w:t>
      </w:r>
      <w:r w:rsidRPr="009F39E8">
        <w:rPr>
          <w:b/>
          <w:sz w:val="24"/>
        </w:rPr>
        <w:t>Digital</w:t>
      </w:r>
      <w:r w:rsidRPr="009F39E8">
        <w:rPr>
          <w:b/>
          <w:spacing w:val="-3"/>
          <w:sz w:val="24"/>
        </w:rPr>
        <w:t xml:space="preserve"> </w:t>
      </w:r>
      <w:r w:rsidRPr="009F39E8">
        <w:rPr>
          <w:b/>
          <w:sz w:val="24"/>
        </w:rPr>
        <w:t>School</w:t>
      </w:r>
      <w:r w:rsidRPr="009F39E8">
        <w:rPr>
          <w:b/>
          <w:spacing w:val="-3"/>
          <w:sz w:val="24"/>
        </w:rPr>
        <w:t xml:space="preserve"> </w:t>
      </w:r>
      <w:r w:rsidRPr="009F39E8">
        <w:rPr>
          <w:b/>
          <w:sz w:val="24"/>
        </w:rPr>
        <w:t>Meal</w:t>
      </w:r>
      <w:r w:rsidRPr="009F39E8">
        <w:rPr>
          <w:b/>
          <w:spacing w:val="-3"/>
          <w:sz w:val="24"/>
        </w:rPr>
        <w:t xml:space="preserve"> </w:t>
      </w:r>
      <w:r w:rsidRPr="009F39E8">
        <w:rPr>
          <w:b/>
          <w:sz w:val="24"/>
        </w:rPr>
        <w:t>Monitoring</w:t>
      </w:r>
      <w:r w:rsidRPr="009F39E8">
        <w:rPr>
          <w:b/>
          <w:spacing w:val="-3"/>
          <w:sz w:val="24"/>
        </w:rPr>
        <w:t xml:space="preserve"> </w:t>
      </w:r>
      <w:r w:rsidRPr="009F39E8">
        <w:rPr>
          <w:b/>
          <w:sz w:val="24"/>
        </w:rPr>
        <w:t>System ($30,000.00):</w:t>
      </w:r>
      <w:r w:rsidRPr="009F39E8">
        <w:rPr>
          <w:b/>
          <w:spacing w:val="-3"/>
          <w:sz w:val="24"/>
        </w:rPr>
        <w:t xml:space="preserve"> </w:t>
      </w:r>
      <w:r w:rsidRPr="009F39E8">
        <w:rPr>
          <w:sz w:val="24"/>
        </w:rPr>
        <w:t>POA</w:t>
      </w:r>
      <w:r w:rsidRPr="009F39E8">
        <w:rPr>
          <w:spacing w:val="-3"/>
          <w:sz w:val="24"/>
        </w:rPr>
        <w:t xml:space="preserve"> </w:t>
      </w:r>
      <w:r w:rsidRPr="009F39E8">
        <w:rPr>
          <w:sz w:val="24"/>
        </w:rPr>
        <w:t>will</w:t>
      </w:r>
      <w:r w:rsidRPr="009F39E8">
        <w:rPr>
          <w:spacing w:val="-3"/>
          <w:sz w:val="24"/>
        </w:rPr>
        <w:t xml:space="preserve"> </w:t>
      </w:r>
      <w:r w:rsidRPr="009F39E8">
        <w:rPr>
          <w:sz w:val="24"/>
        </w:rPr>
        <w:t xml:space="preserve">hire an IT consultant for 10 months in Y2 and Y3 at $1,500 per month to design and develop training modules for the digital school meal monitoring system ($1,500 per month * 20 months total = $30,000.00). The monthly rate </w:t>
      </w:r>
      <w:proofErr w:type="gramStart"/>
      <w:r w:rsidRPr="009F39E8">
        <w:rPr>
          <w:sz w:val="24"/>
        </w:rPr>
        <w:t>assume</w:t>
      </w:r>
      <w:proofErr w:type="gramEnd"/>
      <w:r w:rsidRPr="009F39E8">
        <w:rPr>
          <w:sz w:val="24"/>
        </w:rPr>
        <w:t xml:space="preserve"> 20 days a month (4 weeks * 5 days) x $75 daily rate = 1,500/month.</w:t>
      </w:r>
    </w:p>
    <w:p w14:paraId="01A0DF47" w14:textId="77777777" w:rsidR="009F39E8" w:rsidRPr="009F39E8" w:rsidRDefault="009F39E8" w:rsidP="009F39E8">
      <w:pPr>
        <w:ind w:left="360" w:right="357"/>
        <w:jc w:val="both"/>
        <w:rPr>
          <w:sz w:val="24"/>
        </w:rPr>
      </w:pPr>
    </w:p>
    <w:p w14:paraId="13A26942" w14:textId="77777777" w:rsidR="009F39E8" w:rsidRPr="009F39E8" w:rsidRDefault="009F39E8" w:rsidP="009F39E8">
      <w:pPr>
        <w:ind w:left="360" w:right="357"/>
        <w:jc w:val="both"/>
        <w:rPr>
          <w:sz w:val="24"/>
        </w:rPr>
      </w:pPr>
      <w:r w:rsidRPr="009F39E8">
        <w:rPr>
          <w:b/>
          <w:bCs/>
          <w:sz w:val="24"/>
        </w:rPr>
        <w:t xml:space="preserve">Develop a Platform to Monitor the Delivery of Rations ($60,000.00): </w:t>
      </w:r>
      <w:r w:rsidRPr="009F39E8">
        <w:rPr>
          <w:sz w:val="24"/>
        </w:rPr>
        <w:t xml:space="preserve">POA will hire a firm to develop a platform to digitize school meal monitoring in their existing system to track food deliveries, stocks, attendance, and meals served at the school level. POA estimates to hire a firm for $60,000.00 in Y2, this is based on POA’s prior experience implementing similar contracts. The estimated breakdown for the fixed price contract is as follows: </w:t>
      </w:r>
    </w:p>
    <w:p w14:paraId="58ACC0E0" w14:textId="77777777" w:rsidR="009F39E8" w:rsidRPr="009F39E8" w:rsidRDefault="009F39E8" w:rsidP="009F39E8">
      <w:pPr>
        <w:numPr>
          <w:ilvl w:val="0"/>
          <w:numId w:val="35"/>
        </w:numPr>
        <w:ind w:right="357"/>
        <w:jc w:val="both"/>
        <w:rPr>
          <w:sz w:val="24"/>
        </w:rPr>
      </w:pPr>
      <w:r w:rsidRPr="009F39E8">
        <w:rPr>
          <w:sz w:val="24"/>
        </w:rPr>
        <w:t>System design &amp; requirements analysis = $10,000</w:t>
      </w:r>
    </w:p>
    <w:p w14:paraId="767023AE" w14:textId="77777777" w:rsidR="009F39E8" w:rsidRPr="009F39E8" w:rsidRDefault="009F39E8" w:rsidP="009F39E8">
      <w:pPr>
        <w:numPr>
          <w:ilvl w:val="0"/>
          <w:numId w:val="35"/>
        </w:numPr>
        <w:ind w:right="357"/>
        <w:jc w:val="both"/>
        <w:rPr>
          <w:sz w:val="24"/>
        </w:rPr>
      </w:pPr>
      <w:r w:rsidRPr="009F39E8">
        <w:rPr>
          <w:sz w:val="24"/>
        </w:rPr>
        <w:t>Software development &amp; customization = $35,000</w:t>
      </w:r>
    </w:p>
    <w:p w14:paraId="4715CBB0" w14:textId="77777777" w:rsidR="009F39E8" w:rsidRPr="009F39E8" w:rsidRDefault="009F39E8" w:rsidP="009F39E8">
      <w:pPr>
        <w:numPr>
          <w:ilvl w:val="0"/>
          <w:numId w:val="35"/>
        </w:numPr>
        <w:ind w:right="357"/>
        <w:jc w:val="both"/>
        <w:rPr>
          <w:sz w:val="24"/>
        </w:rPr>
      </w:pPr>
      <w:r w:rsidRPr="009F39E8">
        <w:rPr>
          <w:sz w:val="24"/>
        </w:rPr>
        <w:t>Testing &amp; quality assurance = $5,000</w:t>
      </w:r>
    </w:p>
    <w:p w14:paraId="2A33F3FC" w14:textId="77777777" w:rsidR="009F39E8" w:rsidRPr="009F39E8" w:rsidRDefault="009F39E8" w:rsidP="009F39E8">
      <w:pPr>
        <w:numPr>
          <w:ilvl w:val="0"/>
          <w:numId w:val="35"/>
        </w:numPr>
        <w:ind w:right="357"/>
        <w:jc w:val="both"/>
        <w:rPr>
          <w:sz w:val="24"/>
        </w:rPr>
      </w:pPr>
      <w:r w:rsidRPr="009F39E8">
        <w:rPr>
          <w:sz w:val="24"/>
        </w:rPr>
        <w:t>Security &amp; data protection and compliance = $5,000</w:t>
      </w:r>
    </w:p>
    <w:p w14:paraId="2623C43E" w14:textId="77777777" w:rsidR="009F39E8" w:rsidRPr="009F39E8" w:rsidRDefault="009F39E8" w:rsidP="009F39E8">
      <w:pPr>
        <w:numPr>
          <w:ilvl w:val="0"/>
          <w:numId w:val="35"/>
        </w:numPr>
        <w:ind w:right="357"/>
        <w:jc w:val="both"/>
        <w:rPr>
          <w:sz w:val="24"/>
        </w:rPr>
      </w:pPr>
      <w:r w:rsidRPr="009F39E8">
        <w:rPr>
          <w:sz w:val="24"/>
        </w:rPr>
        <w:t>Project management = $5,000</w:t>
      </w:r>
    </w:p>
    <w:p w14:paraId="452C531E" w14:textId="77777777" w:rsidR="009F39E8" w:rsidRPr="009F39E8" w:rsidRDefault="009F39E8" w:rsidP="009F39E8">
      <w:pPr>
        <w:rPr>
          <w:sz w:val="24"/>
          <w:szCs w:val="24"/>
        </w:rPr>
      </w:pPr>
    </w:p>
    <w:p w14:paraId="507D8282" w14:textId="77777777" w:rsidR="009F39E8" w:rsidRPr="009F39E8" w:rsidRDefault="009F39E8" w:rsidP="009F39E8">
      <w:pPr>
        <w:numPr>
          <w:ilvl w:val="2"/>
          <w:numId w:val="15"/>
        </w:numPr>
        <w:tabs>
          <w:tab w:val="left" w:pos="1080"/>
        </w:tabs>
        <w:spacing w:line="276" w:lineRule="exact"/>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$24,000.00</w:t>
      </w:r>
    </w:p>
    <w:p w14:paraId="7A04A28B" w14:textId="77777777" w:rsidR="009F39E8" w:rsidRPr="009F39E8" w:rsidRDefault="009F39E8" w:rsidP="009F39E8">
      <w:pPr>
        <w:numPr>
          <w:ilvl w:val="3"/>
          <w:numId w:val="15"/>
        </w:numPr>
        <w:tabs>
          <w:tab w:val="left" w:pos="720"/>
        </w:tabs>
        <w:ind w:right="359"/>
        <w:jc w:val="both"/>
        <w:rPr>
          <w:sz w:val="24"/>
        </w:rPr>
      </w:pPr>
      <w:r w:rsidRPr="009F39E8">
        <w:rPr>
          <w:b/>
          <w:sz w:val="24"/>
        </w:rPr>
        <w:t xml:space="preserve">Basic Package of Materials ($24,000.00): </w:t>
      </w:r>
      <w:r w:rsidRPr="009F39E8">
        <w:rPr>
          <w:sz w:val="24"/>
        </w:rPr>
        <w:t>POA will develop a basic package of materials, including</w:t>
      </w:r>
      <w:r w:rsidRPr="009F39E8">
        <w:rPr>
          <w:spacing w:val="-11"/>
          <w:sz w:val="24"/>
        </w:rPr>
        <w:t xml:space="preserve"> </w:t>
      </w:r>
      <w:r w:rsidRPr="009F39E8">
        <w:rPr>
          <w:sz w:val="24"/>
        </w:rPr>
        <w:t>printable</w:t>
      </w:r>
      <w:r w:rsidRPr="009F39E8">
        <w:rPr>
          <w:spacing w:val="-11"/>
          <w:sz w:val="24"/>
        </w:rPr>
        <w:t xml:space="preserve"> </w:t>
      </w:r>
      <w:r w:rsidRPr="009F39E8">
        <w:rPr>
          <w:sz w:val="24"/>
        </w:rPr>
        <w:t>recipe</w:t>
      </w:r>
      <w:r w:rsidRPr="009F39E8">
        <w:rPr>
          <w:spacing w:val="-11"/>
          <w:sz w:val="24"/>
        </w:rPr>
        <w:t xml:space="preserve"> </w:t>
      </w:r>
      <w:r w:rsidRPr="009F39E8">
        <w:rPr>
          <w:sz w:val="24"/>
        </w:rPr>
        <w:t>cards,</w:t>
      </w:r>
      <w:r w:rsidRPr="009F39E8">
        <w:rPr>
          <w:spacing w:val="-11"/>
          <w:sz w:val="24"/>
        </w:rPr>
        <w:t xml:space="preserve"> </w:t>
      </w:r>
      <w:r w:rsidRPr="009F39E8">
        <w:rPr>
          <w:sz w:val="24"/>
        </w:rPr>
        <w:t>nutrition</w:t>
      </w:r>
      <w:r w:rsidRPr="009F39E8">
        <w:rPr>
          <w:spacing w:val="-11"/>
          <w:sz w:val="24"/>
        </w:rPr>
        <w:t xml:space="preserve"> </w:t>
      </w:r>
      <w:r w:rsidRPr="009F39E8">
        <w:rPr>
          <w:sz w:val="24"/>
        </w:rPr>
        <w:t>tips,</w:t>
      </w:r>
      <w:r w:rsidRPr="009F39E8">
        <w:rPr>
          <w:spacing w:val="-11"/>
          <w:sz w:val="24"/>
        </w:rPr>
        <w:t xml:space="preserve"> </w:t>
      </w:r>
      <w:r w:rsidRPr="009F39E8">
        <w:rPr>
          <w:sz w:val="24"/>
        </w:rPr>
        <w:t>and</w:t>
      </w:r>
      <w:r w:rsidRPr="009F39E8">
        <w:rPr>
          <w:spacing w:val="-11"/>
          <w:sz w:val="24"/>
        </w:rPr>
        <w:t xml:space="preserve"> </w:t>
      </w:r>
      <w:r w:rsidRPr="009F39E8">
        <w:rPr>
          <w:sz w:val="24"/>
        </w:rPr>
        <w:t>demonstration</w:t>
      </w:r>
      <w:r w:rsidRPr="009F39E8">
        <w:rPr>
          <w:spacing w:val="-11"/>
          <w:sz w:val="24"/>
        </w:rPr>
        <w:t xml:space="preserve"> </w:t>
      </w:r>
      <w:r w:rsidRPr="009F39E8">
        <w:rPr>
          <w:sz w:val="24"/>
        </w:rPr>
        <w:t>guides,</w:t>
      </w:r>
      <w:r w:rsidRPr="009F39E8">
        <w:rPr>
          <w:spacing w:val="-11"/>
          <w:sz w:val="24"/>
        </w:rPr>
        <w:t xml:space="preserve"> </w:t>
      </w:r>
      <w:r w:rsidRPr="009F39E8">
        <w:rPr>
          <w:sz w:val="24"/>
        </w:rPr>
        <w:t>to</w:t>
      </w:r>
      <w:r w:rsidRPr="009F39E8">
        <w:rPr>
          <w:spacing w:val="-11"/>
          <w:sz w:val="24"/>
        </w:rPr>
        <w:t xml:space="preserve"> </w:t>
      </w:r>
      <w:r w:rsidRPr="009F39E8">
        <w:rPr>
          <w:sz w:val="24"/>
        </w:rPr>
        <w:t>distribute</w:t>
      </w:r>
      <w:r w:rsidRPr="009F39E8">
        <w:rPr>
          <w:spacing w:val="-11"/>
          <w:sz w:val="24"/>
        </w:rPr>
        <w:t xml:space="preserve"> </w:t>
      </w:r>
      <w:r w:rsidRPr="009F39E8">
        <w:rPr>
          <w:sz w:val="24"/>
        </w:rPr>
        <w:t>to</w:t>
      </w:r>
      <w:r w:rsidRPr="009F39E8">
        <w:rPr>
          <w:spacing w:val="-11"/>
          <w:sz w:val="24"/>
        </w:rPr>
        <w:t xml:space="preserve"> </w:t>
      </w:r>
      <w:r w:rsidRPr="009F39E8">
        <w:rPr>
          <w:sz w:val="24"/>
        </w:rPr>
        <w:t>3,000 parents (750 per year) starting in Y2 at $8 per package ($3,000 * 8 = $24,000.00).</w:t>
      </w:r>
    </w:p>
    <w:p w14:paraId="1EDCAF3A" w14:textId="77777777" w:rsidR="009F39E8" w:rsidRPr="009F39E8" w:rsidRDefault="009F39E8" w:rsidP="009F39E8">
      <w:pPr>
        <w:numPr>
          <w:ilvl w:val="2"/>
          <w:numId w:val="15"/>
        </w:numPr>
        <w:tabs>
          <w:tab w:val="left" w:pos="1079"/>
        </w:tabs>
        <w:spacing w:before="275"/>
        <w:ind w:left="1079" w:hanging="719"/>
        <w:jc w:val="both"/>
        <w:outlineLvl w:val="0"/>
        <w:rPr>
          <w:b/>
          <w:bCs/>
          <w:i/>
          <w:iCs/>
          <w:sz w:val="24"/>
          <w:szCs w:val="24"/>
        </w:rPr>
      </w:pPr>
      <w:r w:rsidRPr="009F39E8">
        <w:rPr>
          <w:b/>
          <w:bCs/>
          <w:i/>
          <w:iCs/>
          <w:color w:val="002C72"/>
          <w:sz w:val="24"/>
          <w:szCs w:val="24"/>
        </w:rPr>
        <w:t>Other</w:t>
      </w:r>
      <w:r w:rsidRPr="009F39E8">
        <w:rPr>
          <w:b/>
          <w:bCs/>
          <w:i/>
          <w:iCs/>
          <w:color w:val="002C72"/>
          <w:spacing w:val="-1"/>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$11,343.00</w:t>
      </w:r>
    </w:p>
    <w:p w14:paraId="133AF9F2" w14:textId="77777777" w:rsidR="009F39E8" w:rsidRPr="009F39E8" w:rsidRDefault="009F39E8" w:rsidP="009F39E8">
      <w:pPr>
        <w:numPr>
          <w:ilvl w:val="3"/>
          <w:numId w:val="15"/>
        </w:numPr>
        <w:tabs>
          <w:tab w:val="left" w:pos="720"/>
        </w:tabs>
        <w:spacing w:before="7" w:line="237" w:lineRule="auto"/>
        <w:ind w:right="445"/>
        <w:rPr>
          <w:sz w:val="24"/>
        </w:rPr>
      </w:pPr>
      <w:r w:rsidRPr="009F39E8">
        <w:rPr>
          <w:b/>
          <w:sz w:val="24"/>
        </w:rPr>
        <w:t>Digital</w:t>
      </w:r>
      <w:r w:rsidRPr="009F39E8">
        <w:rPr>
          <w:b/>
          <w:spacing w:val="-3"/>
          <w:sz w:val="24"/>
        </w:rPr>
        <w:t xml:space="preserve"> </w:t>
      </w:r>
      <w:r w:rsidRPr="009F39E8">
        <w:rPr>
          <w:b/>
          <w:sz w:val="24"/>
        </w:rPr>
        <w:t>School</w:t>
      </w:r>
      <w:r w:rsidRPr="009F39E8">
        <w:rPr>
          <w:b/>
          <w:spacing w:val="-3"/>
          <w:sz w:val="24"/>
        </w:rPr>
        <w:t xml:space="preserve"> </w:t>
      </w:r>
      <w:r w:rsidRPr="009F39E8">
        <w:rPr>
          <w:b/>
          <w:sz w:val="24"/>
        </w:rPr>
        <w:t>Meal</w:t>
      </w:r>
      <w:r w:rsidRPr="009F39E8">
        <w:rPr>
          <w:b/>
          <w:spacing w:val="-3"/>
          <w:sz w:val="24"/>
        </w:rPr>
        <w:t xml:space="preserve"> </w:t>
      </w:r>
      <w:r w:rsidRPr="009F39E8">
        <w:rPr>
          <w:b/>
          <w:sz w:val="24"/>
        </w:rPr>
        <w:t>Monitoring</w:t>
      </w:r>
      <w:r w:rsidRPr="009F39E8">
        <w:rPr>
          <w:b/>
          <w:spacing w:val="-3"/>
          <w:sz w:val="24"/>
        </w:rPr>
        <w:t xml:space="preserve"> </w:t>
      </w:r>
      <w:r w:rsidRPr="009F39E8">
        <w:rPr>
          <w:b/>
          <w:sz w:val="24"/>
        </w:rPr>
        <w:t>System</w:t>
      </w:r>
      <w:r w:rsidRPr="009F39E8">
        <w:rPr>
          <w:b/>
          <w:spacing w:val="-3"/>
          <w:sz w:val="24"/>
        </w:rPr>
        <w:t xml:space="preserve"> </w:t>
      </w:r>
      <w:r w:rsidRPr="009F39E8">
        <w:rPr>
          <w:b/>
          <w:sz w:val="24"/>
        </w:rPr>
        <w:t>Training:</w:t>
      </w:r>
      <w:r w:rsidRPr="009F39E8">
        <w:rPr>
          <w:b/>
          <w:spacing w:val="-3"/>
          <w:sz w:val="24"/>
        </w:rPr>
        <w:t xml:space="preserve"> </w:t>
      </w:r>
      <w:r w:rsidRPr="009F39E8">
        <w:rPr>
          <w:sz w:val="24"/>
        </w:rPr>
        <w:t>conducted</w:t>
      </w:r>
      <w:r w:rsidRPr="009F39E8">
        <w:rPr>
          <w:spacing w:val="-4"/>
          <w:sz w:val="24"/>
        </w:rPr>
        <w:t xml:space="preserve"> </w:t>
      </w:r>
      <w:r w:rsidRPr="009F39E8">
        <w:rPr>
          <w:sz w:val="24"/>
        </w:rPr>
        <w:t>in</w:t>
      </w:r>
      <w:r w:rsidRPr="009F39E8">
        <w:rPr>
          <w:spacing w:val="-3"/>
          <w:sz w:val="24"/>
        </w:rPr>
        <w:t xml:space="preserve"> </w:t>
      </w:r>
      <w:r w:rsidRPr="009F39E8">
        <w:rPr>
          <w:sz w:val="24"/>
        </w:rPr>
        <w:t>50</w:t>
      </w:r>
      <w:r w:rsidRPr="009F39E8">
        <w:rPr>
          <w:spacing w:val="-3"/>
          <w:sz w:val="24"/>
        </w:rPr>
        <w:t xml:space="preserve"> </w:t>
      </w:r>
      <w:r w:rsidRPr="009F39E8">
        <w:rPr>
          <w:sz w:val="24"/>
        </w:rPr>
        <w:t>pilot</w:t>
      </w:r>
      <w:r w:rsidRPr="009F39E8">
        <w:rPr>
          <w:spacing w:val="-4"/>
          <w:sz w:val="24"/>
        </w:rPr>
        <w:t xml:space="preserve"> </w:t>
      </w:r>
      <w:r w:rsidRPr="009F39E8">
        <w:rPr>
          <w:sz w:val="24"/>
        </w:rPr>
        <w:t>schools</w:t>
      </w:r>
      <w:r w:rsidRPr="009F39E8">
        <w:rPr>
          <w:spacing w:val="-3"/>
          <w:sz w:val="24"/>
        </w:rPr>
        <w:t xml:space="preserve"> </w:t>
      </w:r>
      <w:r w:rsidRPr="009F39E8">
        <w:rPr>
          <w:sz w:val="24"/>
        </w:rPr>
        <w:t>in</w:t>
      </w:r>
      <w:r w:rsidRPr="009F39E8">
        <w:rPr>
          <w:spacing w:val="-3"/>
          <w:sz w:val="24"/>
        </w:rPr>
        <w:t xml:space="preserve"> </w:t>
      </w:r>
      <w:r w:rsidRPr="009F39E8">
        <w:rPr>
          <w:sz w:val="24"/>
        </w:rPr>
        <w:t>Year</w:t>
      </w:r>
      <w:r w:rsidRPr="009F39E8">
        <w:rPr>
          <w:spacing w:val="-3"/>
          <w:sz w:val="24"/>
        </w:rPr>
        <w:t xml:space="preserve"> </w:t>
      </w:r>
      <w:r w:rsidRPr="009F39E8">
        <w:rPr>
          <w:sz w:val="24"/>
        </w:rPr>
        <w:t>2 at $393/training = $393.00</w:t>
      </w:r>
    </w:p>
    <w:p w14:paraId="58938364" w14:textId="77777777" w:rsidR="009F39E8" w:rsidRPr="009F39E8" w:rsidRDefault="009F39E8" w:rsidP="009F39E8">
      <w:pPr>
        <w:numPr>
          <w:ilvl w:val="3"/>
          <w:numId w:val="15"/>
        </w:numPr>
        <w:tabs>
          <w:tab w:val="left" w:pos="720"/>
        </w:tabs>
        <w:spacing w:before="2" w:line="237" w:lineRule="auto"/>
        <w:ind w:right="357"/>
        <w:rPr>
          <w:sz w:val="24"/>
        </w:rPr>
      </w:pPr>
      <w:r w:rsidRPr="009F39E8">
        <w:rPr>
          <w:b/>
          <w:sz w:val="24"/>
        </w:rPr>
        <w:t>Annual</w:t>
      </w:r>
      <w:r w:rsidRPr="009F39E8">
        <w:rPr>
          <w:b/>
          <w:spacing w:val="-7"/>
          <w:sz w:val="24"/>
        </w:rPr>
        <w:t xml:space="preserve"> </w:t>
      </w:r>
      <w:r w:rsidRPr="009F39E8">
        <w:rPr>
          <w:b/>
          <w:sz w:val="24"/>
        </w:rPr>
        <w:t>Volunteer</w:t>
      </w:r>
      <w:r w:rsidRPr="009F39E8">
        <w:rPr>
          <w:b/>
          <w:spacing w:val="-7"/>
          <w:sz w:val="24"/>
        </w:rPr>
        <w:t xml:space="preserve"> </w:t>
      </w:r>
      <w:r w:rsidRPr="009F39E8">
        <w:rPr>
          <w:b/>
          <w:sz w:val="24"/>
        </w:rPr>
        <w:t>Recognition</w:t>
      </w:r>
      <w:r w:rsidRPr="009F39E8">
        <w:rPr>
          <w:b/>
          <w:spacing w:val="-7"/>
          <w:sz w:val="24"/>
        </w:rPr>
        <w:t xml:space="preserve"> </w:t>
      </w:r>
      <w:r w:rsidRPr="009F39E8">
        <w:rPr>
          <w:b/>
          <w:sz w:val="24"/>
        </w:rPr>
        <w:t>Event</w:t>
      </w:r>
      <w:r w:rsidRPr="009F39E8">
        <w:rPr>
          <w:b/>
          <w:spacing w:val="-7"/>
          <w:sz w:val="24"/>
        </w:rPr>
        <w:t xml:space="preserve"> </w:t>
      </w:r>
      <w:r w:rsidRPr="009F39E8">
        <w:rPr>
          <w:b/>
          <w:sz w:val="24"/>
        </w:rPr>
        <w:t>($10,950.00):</w:t>
      </w:r>
      <w:r w:rsidRPr="009F39E8">
        <w:rPr>
          <w:b/>
          <w:spacing w:val="-7"/>
          <w:sz w:val="24"/>
        </w:rPr>
        <w:t xml:space="preserve"> </w:t>
      </w:r>
      <w:r w:rsidRPr="009F39E8">
        <w:rPr>
          <w:sz w:val="24"/>
        </w:rPr>
        <w:t>POA</w:t>
      </w:r>
      <w:r w:rsidRPr="009F39E8">
        <w:rPr>
          <w:spacing w:val="-7"/>
          <w:sz w:val="24"/>
        </w:rPr>
        <w:t xml:space="preserve"> </w:t>
      </w:r>
      <w:r w:rsidRPr="009F39E8">
        <w:rPr>
          <w:sz w:val="24"/>
        </w:rPr>
        <w:t>will</w:t>
      </w:r>
      <w:r w:rsidRPr="009F39E8">
        <w:rPr>
          <w:spacing w:val="-7"/>
          <w:sz w:val="24"/>
        </w:rPr>
        <w:t xml:space="preserve"> </w:t>
      </w:r>
      <w:r w:rsidRPr="009F39E8">
        <w:rPr>
          <w:sz w:val="24"/>
        </w:rPr>
        <w:t>hold</w:t>
      </w:r>
      <w:r w:rsidRPr="009F39E8">
        <w:rPr>
          <w:spacing w:val="-7"/>
          <w:sz w:val="24"/>
        </w:rPr>
        <w:t xml:space="preserve"> </w:t>
      </w:r>
      <w:r w:rsidRPr="009F39E8">
        <w:rPr>
          <w:sz w:val="24"/>
        </w:rPr>
        <w:t>annual</w:t>
      </w:r>
      <w:r w:rsidRPr="009F39E8">
        <w:rPr>
          <w:spacing w:val="-7"/>
          <w:sz w:val="24"/>
        </w:rPr>
        <w:t xml:space="preserve"> </w:t>
      </w:r>
      <w:r w:rsidRPr="009F39E8">
        <w:rPr>
          <w:sz w:val="24"/>
        </w:rPr>
        <w:t>volunteer</w:t>
      </w:r>
      <w:r w:rsidRPr="009F39E8">
        <w:rPr>
          <w:spacing w:val="-7"/>
          <w:sz w:val="24"/>
        </w:rPr>
        <w:t xml:space="preserve"> </w:t>
      </w:r>
      <w:r w:rsidRPr="009F39E8">
        <w:rPr>
          <w:sz w:val="24"/>
        </w:rPr>
        <w:t>recognition events</w:t>
      </w:r>
      <w:r w:rsidRPr="009F39E8">
        <w:rPr>
          <w:spacing w:val="-8"/>
          <w:sz w:val="24"/>
        </w:rPr>
        <w:t xml:space="preserve"> </w:t>
      </w:r>
      <w:r w:rsidRPr="009F39E8">
        <w:rPr>
          <w:sz w:val="24"/>
        </w:rPr>
        <w:t>in</w:t>
      </w:r>
      <w:r w:rsidRPr="009F39E8">
        <w:rPr>
          <w:spacing w:val="-8"/>
          <w:sz w:val="24"/>
        </w:rPr>
        <w:t xml:space="preserve"> </w:t>
      </w:r>
      <w:r w:rsidRPr="009F39E8">
        <w:rPr>
          <w:sz w:val="24"/>
        </w:rPr>
        <w:t>Y2</w:t>
      </w:r>
      <w:r w:rsidRPr="009F39E8">
        <w:rPr>
          <w:spacing w:val="-8"/>
          <w:sz w:val="24"/>
        </w:rPr>
        <w:t xml:space="preserve"> </w:t>
      </w:r>
      <w:r w:rsidRPr="009F39E8">
        <w:rPr>
          <w:sz w:val="24"/>
        </w:rPr>
        <w:t>through</w:t>
      </w:r>
      <w:r w:rsidRPr="009F39E8">
        <w:rPr>
          <w:spacing w:val="-8"/>
          <w:sz w:val="24"/>
        </w:rPr>
        <w:t xml:space="preserve"> </w:t>
      </w:r>
      <w:r w:rsidRPr="009F39E8">
        <w:rPr>
          <w:sz w:val="24"/>
        </w:rPr>
        <w:t>Y6</w:t>
      </w:r>
      <w:r w:rsidRPr="009F39E8">
        <w:rPr>
          <w:spacing w:val="-8"/>
          <w:sz w:val="24"/>
        </w:rPr>
        <w:t xml:space="preserve"> </w:t>
      </w:r>
      <w:r w:rsidRPr="009F39E8">
        <w:rPr>
          <w:sz w:val="24"/>
        </w:rPr>
        <w:t>at</w:t>
      </w:r>
      <w:r w:rsidRPr="009F39E8">
        <w:rPr>
          <w:spacing w:val="-8"/>
          <w:sz w:val="24"/>
        </w:rPr>
        <w:t xml:space="preserve"> </w:t>
      </w:r>
      <w:r w:rsidRPr="009F39E8">
        <w:rPr>
          <w:sz w:val="24"/>
        </w:rPr>
        <w:t>$2,190</w:t>
      </w:r>
      <w:r w:rsidRPr="009F39E8">
        <w:rPr>
          <w:spacing w:val="-8"/>
          <w:sz w:val="24"/>
        </w:rPr>
        <w:t xml:space="preserve"> </w:t>
      </w:r>
      <w:r w:rsidRPr="009F39E8">
        <w:rPr>
          <w:sz w:val="24"/>
        </w:rPr>
        <w:t>per</w:t>
      </w:r>
      <w:r w:rsidRPr="009F39E8">
        <w:rPr>
          <w:spacing w:val="-8"/>
          <w:sz w:val="24"/>
        </w:rPr>
        <w:t xml:space="preserve"> </w:t>
      </w:r>
      <w:r w:rsidRPr="009F39E8">
        <w:rPr>
          <w:sz w:val="24"/>
        </w:rPr>
        <w:t>event</w:t>
      </w:r>
      <w:r w:rsidRPr="009F39E8">
        <w:rPr>
          <w:spacing w:val="-9"/>
          <w:sz w:val="24"/>
        </w:rPr>
        <w:t xml:space="preserve"> </w:t>
      </w:r>
      <w:r w:rsidRPr="009F39E8">
        <w:rPr>
          <w:sz w:val="24"/>
        </w:rPr>
        <w:t>for</w:t>
      </w:r>
      <w:r w:rsidRPr="009F39E8">
        <w:rPr>
          <w:spacing w:val="-8"/>
          <w:sz w:val="24"/>
        </w:rPr>
        <w:t xml:space="preserve"> </w:t>
      </w:r>
      <w:r w:rsidRPr="009F39E8">
        <w:rPr>
          <w:sz w:val="24"/>
        </w:rPr>
        <w:t>125</w:t>
      </w:r>
      <w:r w:rsidRPr="009F39E8">
        <w:rPr>
          <w:spacing w:val="-8"/>
          <w:sz w:val="24"/>
        </w:rPr>
        <w:t xml:space="preserve"> </w:t>
      </w:r>
      <w:r w:rsidRPr="009F39E8">
        <w:rPr>
          <w:sz w:val="24"/>
        </w:rPr>
        <w:t>attendees</w:t>
      </w:r>
      <w:r w:rsidRPr="009F39E8">
        <w:rPr>
          <w:spacing w:val="-8"/>
          <w:sz w:val="24"/>
        </w:rPr>
        <w:t xml:space="preserve"> </w:t>
      </w:r>
      <w:r w:rsidRPr="009F39E8">
        <w:rPr>
          <w:sz w:val="24"/>
        </w:rPr>
        <w:t>and</w:t>
      </w:r>
      <w:r w:rsidRPr="009F39E8">
        <w:rPr>
          <w:spacing w:val="-8"/>
          <w:sz w:val="24"/>
        </w:rPr>
        <w:t xml:space="preserve"> </w:t>
      </w:r>
      <w:r w:rsidRPr="009F39E8">
        <w:rPr>
          <w:sz w:val="24"/>
        </w:rPr>
        <w:t>5</w:t>
      </w:r>
      <w:r w:rsidRPr="009F39E8">
        <w:rPr>
          <w:spacing w:val="-8"/>
          <w:sz w:val="24"/>
        </w:rPr>
        <w:t xml:space="preserve"> </w:t>
      </w:r>
      <w:r w:rsidRPr="009F39E8">
        <w:rPr>
          <w:sz w:val="24"/>
        </w:rPr>
        <w:t>staff</w:t>
      </w:r>
      <w:r w:rsidRPr="009F39E8">
        <w:rPr>
          <w:spacing w:val="-8"/>
          <w:sz w:val="24"/>
        </w:rPr>
        <w:t xml:space="preserve"> </w:t>
      </w:r>
      <w:r w:rsidRPr="009F39E8">
        <w:rPr>
          <w:sz w:val="24"/>
        </w:rPr>
        <w:t>members.</w:t>
      </w:r>
      <w:r w:rsidRPr="009F39E8">
        <w:rPr>
          <w:spacing w:val="-8"/>
          <w:sz w:val="24"/>
        </w:rPr>
        <w:t xml:space="preserve"> </w:t>
      </w:r>
      <w:r w:rsidRPr="009F39E8">
        <w:rPr>
          <w:sz w:val="24"/>
        </w:rPr>
        <w:t>Costs</w:t>
      </w:r>
      <w:r w:rsidRPr="009F39E8">
        <w:rPr>
          <w:spacing w:val="-8"/>
          <w:sz w:val="24"/>
        </w:rPr>
        <w:t xml:space="preserve"> </w:t>
      </w:r>
      <w:r w:rsidRPr="009F39E8">
        <w:rPr>
          <w:sz w:val="24"/>
        </w:rPr>
        <w:t>include:</w:t>
      </w:r>
    </w:p>
    <w:p w14:paraId="2E24824C" w14:textId="77777777" w:rsidR="009F39E8" w:rsidRPr="009F39E8" w:rsidRDefault="009F39E8" w:rsidP="009F39E8">
      <w:pPr>
        <w:numPr>
          <w:ilvl w:val="4"/>
          <w:numId w:val="15"/>
        </w:numPr>
        <w:tabs>
          <w:tab w:val="left" w:pos="1439"/>
        </w:tabs>
        <w:spacing w:before="2" w:line="285" w:lineRule="exact"/>
        <w:ind w:left="1439" w:hanging="359"/>
        <w:rPr>
          <w:sz w:val="24"/>
        </w:rPr>
      </w:pPr>
      <w:r w:rsidRPr="009F39E8">
        <w:rPr>
          <w:sz w:val="24"/>
        </w:rPr>
        <w:t>Printed</w:t>
      </w:r>
      <w:r w:rsidRPr="009F39E8">
        <w:rPr>
          <w:spacing w:val="2"/>
          <w:sz w:val="24"/>
        </w:rPr>
        <w:t xml:space="preserve"> </w:t>
      </w:r>
      <w:r w:rsidRPr="009F39E8">
        <w:rPr>
          <w:sz w:val="24"/>
        </w:rPr>
        <w:t>materials</w:t>
      </w:r>
      <w:r w:rsidRPr="009F39E8">
        <w:rPr>
          <w:spacing w:val="5"/>
          <w:sz w:val="24"/>
        </w:rPr>
        <w:t xml:space="preserve"> </w:t>
      </w:r>
      <w:r w:rsidRPr="009F39E8">
        <w:rPr>
          <w:sz w:val="24"/>
        </w:rPr>
        <w:t>for</w:t>
      </w:r>
      <w:r w:rsidRPr="009F39E8">
        <w:rPr>
          <w:spacing w:val="5"/>
          <w:sz w:val="24"/>
        </w:rPr>
        <w:t xml:space="preserve"> </w:t>
      </w:r>
      <w:r w:rsidRPr="009F39E8">
        <w:rPr>
          <w:sz w:val="24"/>
        </w:rPr>
        <w:t>each</w:t>
      </w:r>
      <w:r w:rsidRPr="009F39E8">
        <w:rPr>
          <w:spacing w:val="4"/>
          <w:sz w:val="24"/>
        </w:rPr>
        <w:t xml:space="preserve"> </w:t>
      </w:r>
      <w:r w:rsidRPr="009F39E8">
        <w:rPr>
          <w:sz w:val="24"/>
        </w:rPr>
        <w:t>session</w:t>
      </w:r>
      <w:r w:rsidRPr="009F39E8">
        <w:rPr>
          <w:spacing w:val="5"/>
          <w:sz w:val="24"/>
        </w:rPr>
        <w:t xml:space="preserve"> </w:t>
      </w:r>
      <w:r w:rsidRPr="009F39E8">
        <w:rPr>
          <w:sz w:val="24"/>
        </w:rPr>
        <w:t>are</w:t>
      </w:r>
      <w:r w:rsidRPr="009F39E8">
        <w:rPr>
          <w:spacing w:val="5"/>
          <w:sz w:val="24"/>
        </w:rPr>
        <w:t xml:space="preserve"> </w:t>
      </w:r>
      <w:r w:rsidRPr="009F39E8">
        <w:rPr>
          <w:sz w:val="24"/>
        </w:rPr>
        <w:t>estimated</w:t>
      </w:r>
      <w:r w:rsidRPr="009F39E8">
        <w:rPr>
          <w:spacing w:val="4"/>
          <w:sz w:val="24"/>
        </w:rPr>
        <w:t xml:space="preserve"> </w:t>
      </w:r>
      <w:r w:rsidRPr="009F39E8">
        <w:rPr>
          <w:sz w:val="24"/>
        </w:rPr>
        <w:t>at</w:t>
      </w:r>
      <w:r w:rsidRPr="009F39E8">
        <w:rPr>
          <w:spacing w:val="5"/>
          <w:sz w:val="24"/>
        </w:rPr>
        <w:t xml:space="preserve"> </w:t>
      </w:r>
      <w:r w:rsidRPr="009F39E8">
        <w:rPr>
          <w:sz w:val="24"/>
        </w:rPr>
        <w:t>$5</w:t>
      </w:r>
      <w:r w:rsidRPr="009F39E8">
        <w:rPr>
          <w:spacing w:val="5"/>
          <w:sz w:val="24"/>
        </w:rPr>
        <w:t xml:space="preserve"> </w:t>
      </w:r>
      <w:r w:rsidRPr="009F39E8">
        <w:rPr>
          <w:sz w:val="24"/>
        </w:rPr>
        <w:t>per</w:t>
      </w:r>
      <w:r w:rsidRPr="009F39E8">
        <w:rPr>
          <w:spacing w:val="4"/>
          <w:sz w:val="24"/>
        </w:rPr>
        <w:t xml:space="preserve"> </w:t>
      </w:r>
      <w:r w:rsidRPr="009F39E8">
        <w:rPr>
          <w:sz w:val="24"/>
        </w:rPr>
        <w:t>attendee</w:t>
      </w:r>
      <w:r w:rsidRPr="009F39E8">
        <w:rPr>
          <w:spacing w:val="5"/>
          <w:sz w:val="24"/>
        </w:rPr>
        <w:t xml:space="preserve"> </w:t>
      </w:r>
      <w:r w:rsidRPr="009F39E8">
        <w:rPr>
          <w:sz w:val="24"/>
        </w:rPr>
        <w:t>($5 *</w:t>
      </w:r>
      <w:r w:rsidRPr="009F39E8">
        <w:rPr>
          <w:spacing w:val="5"/>
          <w:sz w:val="24"/>
        </w:rPr>
        <w:t xml:space="preserve"> </w:t>
      </w:r>
      <w:r w:rsidRPr="009F39E8">
        <w:rPr>
          <w:sz w:val="24"/>
        </w:rPr>
        <w:t>130</w:t>
      </w:r>
      <w:r w:rsidRPr="009F39E8">
        <w:rPr>
          <w:spacing w:val="5"/>
          <w:sz w:val="24"/>
        </w:rPr>
        <w:t xml:space="preserve"> </w:t>
      </w:r>
      <w:r w:rsidRPr="009F39E8">
        <w:rPr>
          <w:spacing w:val="-2"/>
          <w:sz w:val="24"/>
        </w:rPr>
        <w:t>attendees</w:t>
      </w:r>
    </w:p>
    <w:p w14:paraId="49A777D3" w14:textId="77777777" w:rsidR="009F39E8" w:rsidRPr="009F39E8" w:rsidRDefault="009F39E8" w:rsidP="009F39E8">
      <w:pPr>
        <w:spacing w:line="265" w:lineRule="exact"/>
        <w:ind w:left="1440"/>
        <w:rPr>
          <w:sz w:val="24"/>
          <w:szCs w:val="24"/>
        </w:rPr>
      </w:pPr>
      <w:r w:rsidRPr="009F39E8">
        <w:rPr>
          <w:sz w:val="24"/>
          <w:szCs w:val="24"/>
        </w:rPr>
        <w:t xml:space="preserve">= </w:t>
      </w:r>
      <w:r w:rsidRPr="009F39E8">
        <w:rPr>
          <w:spacing w:val="-2"/>
          <w:sz w:val="24"/>
          <w:szCs w:val="24"/>
        </w:rPr>
        <w:t>$650).</w:t>
      </w:r>
    </w:p>
    <w:p w14:paraId="38ACA7CE" w14:textId="77777777" w:rsidR="009F39E8" w:rsidRPr="009F39E8" w:rsidRDefault="009F39E8" w:rsidP="009F39E8">
      <w:pPr>
        <w:numPr>
          <w:ilvl w:val="4"/>
          <w:numId w:val="15"/>
        </w:numPr>
        <w:tabs>
          <w:tab w:val="left" w:pos="1440"/>
        </w:tabs>
        <w:spacing w:before="19" w:line="220" w:lineRule="auto"/>
        <w:ind w:right="359"/>
        <w:rPr>
          <w:sz w:val="24"/>
        </w:rPr>
      </w:pPr>
      <w:r w:rsidRPr="009F39E8">
        <w:rPr>
          <w:sz w:val="24"/>
        </w:rPr>
        <w:t>Lunch/refreshments</w:t>
      </w:r>
      <w:r w:rsidRPr="009F39E8">
        <w:rPr>
          <w:spacing w:val="40"/>
          <w:sz w:val="24"/>
        </w:rPr>
        <w:t xml:space="preserve"> </w:t>
      </w:r>
      <w:r w:rsidRPr="009F39E8">
        <w:rPr>
          <w:sz w:val="24"/>
        </w:rPr>
        <w:t>for</w:t>
      </w:r>
      <w:r w:rsidRPr="009F39E8">
        <w:rPr>
          <w:spacing w:val="40"/>
          <w:sz w:val="24"/>
        </w:rPr>
        <w:t xml:space="preserve"> </w:t>
      </w:r>
      <w:r w:rsidRPr="009F39E8">
        <w:rPr>
          <w:sz w:val="24"/>
        </w:rPr>
        <w:t>each</w:t>
      </w:r>
      <w:r w:rsidRPr="009F39E8">
        <w:rPr>
          <w:spacing w:val="40"/>
          <w:sz w:val="24"/>
        </w:rPr>
        <w:t xml:space="preserve"> </w:t>
      </w:r>
      <w:r w:rsidRPr="009F39E8">
        <w:rPr>
          <w:sz w:val="24"/>
        </w:rPr>
        <w:t>session</w:t>
      </w:r>
      <w:r w:rsidRPr="009F39E8">
        <w:rPr>
          <w:spacing w:val="40"/>
          <w:sz w:val="24"/>
        </w:rPr>
        <w:t xml:space="preserve"> </w:t>
      </w:r>
      <w:r w:rsidRPr="009F39E8">
        <w:rPr>
          <w:sz w:val="24"/>
        </w:rPr>
        <w:t>are</w:t>
      </w:r>
      <w:r w:rsidRPr="009F39E8">
        <w:rPr>
          <w:spacing w:val="40"/>
          <w:sz w:val="24"/>
        </w:rPr>
        <w:t xml:space="preserve"> </w:t>
      </w:r>
      <w:r w:rsidRPr="009F39E8">
        <w:rPr>
          <w:sz w:val="24"/>
        </w:rPr>
        <w:t>estimated</w:t>
      </w:r>
      <w:r w:rsidRPr="009F39E8">
        <w:rPr>
          <w:spacing w:val="40"/>
          <w:sz w:val="24"/>
        </w:rPr>
        <w:t xml:space="preserve"> </w:t>
      </w:r>
      <w:r w:rsidRPr="009F39E8">
        <w:rPr>
          <w:sz w:val="24"/>
        </w:rPr>
        <w:t>at</w:t>
      </w:r>
      <w:r w:rsidRPr="009F39E8">
        <w:rPr>
          <w:spacing w:val="40"/>
          <w:sz w:val="24"/>
        </w:rPr>
        <w:t xml:space="preserve"> </w:t>
      </w:r>
      <w:r w:rsidRPr="009F39E8">
        <w:rPr>
          <w:sz w:val="24"/>
        </w:rPr>
        <w:t>$8</w:t>
      </w:r>
      <w:r w:rsidRPr="009F39E8">
        <w:rPr>
          <w:spacing w:val="40"/>
          <w:sz w:val="24"/>
        </w:rPr>
        <w:t xml:space="preserve"> </w:t>
      </w:r>
      <w:r w:rsidRPr="009F39E8">
        <w:rPr>
          <w:sz w:val="24"/>
        </w:rPr>
        <w:t>per</w:t>
      </w:r>
      <w:r w:rsidRPr="009F39E8">
        <w:rPr>
          <w:spacing w:val="40"/>
          <w:sz w:val="24"/>
        </w:rPr>
        <w:t xml:space="preserve"> </w:t>
      </w:r>
      <w:r w:rsidRPr="009F39E8">
        <w:rPr>
          <w:sz w:val="24"/>
        </w:rPr>
        <w:t>attendee</w:t>
      </w:r>
      <w:r w:rsidRPr="009F39E8">
        <w:rPr>
          <w:spacing w:val="40"/>
          <w:sz w:val="24"/>
        </w:rPr>
        <w:t xml:space="preserve"> </w:t>
      </w:r>
      <w:r w:rsidRPr="009F39E8">
        <w:rPr>
          <w:sz w:val="24"/>
        </w:rPr>
        <w:t>($8*</w:t>
      </w:r>
      <w:r w:rsidRPr="009F39E8">
        <w:rPr>
          <w:spacing w:val="40"/>
          <w:sz w:val="24"/>
        </w:rPr>
        <w:t xml:space="preserve"> </w:t>
      </w:r>
      <w:r w:rsidRPr="009F39E8">
        <w:rPr>
          <w:sz w:val="24"/>
        </w:rPr>
        <w:t>130</w:t>
      </w:r>
      <w:r w:rsidRPr="009F39E8">
        <w:rPr>
          <w:spacing w:val="80"/>
          <w:sz w:val="24"/>
        </w:rPr>
        <w:t xml:space="preserve"> </w:t>
      </w:r>
      <w:r w:rsidRPr="009F39E8">
        <w:rPr>
          <w:sz w:val="24"/>
        </w:rPr>
        <w:t>attendees = $1,040).</w:t>
      </w:r>
    </w:p>
    <w:p w14:paraId="52AE4E9F" w14:textId="77777777" w:rsidR="009F39E8" w:rsidRPr="009F39E8" w:rsidRDefault="009F39E8" w:rsidP="009F39E8">
      <w:pPr>
        <w:numPr>
          <w:ilvl w:val="4"/>
          <w:numId w:val="15"/>
        </w:numPr>
        <w:tabs>
          <w:tab w:val="left" w:pos="1439"/>
        </w:tabs>
        <w:spacing w:before="8"/>
        <w:ind w:left="1439" w:hanging="359"/>
        <w:rPr>
          <w:sz w:val="24"/>
        </w:rPr>
      </w:pPr>
      <w:r w:rsidRPr="009F39E8">
        <w:rPr>
          <w:sz w:val="24"/>
        </w:rPr>
        <w:t>Venue</w:t>
      </w:r>
      <w:r w:rsidRPr="009F39E8">
        <w:rPr>
          <w:spacing w:val="-2"/>
          <w:sz w:val="24"/>
        </w:rPr>
        <w:t xml:space="preserve"> </w:t>
      </w:r>
      <w:r w:rsidRPr="009F39E8">
        <w:rPr>
          <w:sz w:val="24"/>
        </w:rPr>
        <w:t>costs</w:t>
      </w:r>
      <w:r w:rsidRPr="009F39E8">
        <w:rPr>
          <w:spacing w:val="-1"/>
          <w:sz w:val="24"/>
        </w:rPr>
        <w:t xml:space="preserve"> </w:t>
      </w:r>
      <w:r w:rsidRPr="009F39E8">
        <w:rPr>
          <w:sz w:val="24"/>
        </w:rPr>
        <w:t>are</w:t>
      </w:r>
      <w:r w:rsidRPr="009F39E8">
        <w:rPr>
          <w:spacing w:val="-2"/>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$500</w:t>
      </w:r>
      <w:r w:rsidRPr="009F39E8">
        <w:rPr>
          <w:spacing w:val="-1"/>
          <w:sz w:val="24"/>
        </w:rPr>
        <w:t xml:space="preserve"> </w:t>
      </w:r>
      <w:r w:rsidRPr="009F39E8">
        <w:rPr>
          <w:sz w:val="24"/>
        </w:rPr>
        <w:t>per</w:t>
      </w:r>
      <w:r w:rsidRPr="009F39E8">
        <w:rPr>
          <w:spacing w:val="-1"/>
          <w:sz w:val="24"/>
        </w:rPr>
        <w:t xml:space="preserve"> </w:t>
      </w:r>
      <w:r w:rsidRPr="009F39E8">
        <w:rPr>
          <w:sz w:val="24"/>
        </w:rPr>
        <w:t>event</w:t>
      </w:r>
      <w:r w:rsidRPr="009F39E8">
        <w:rPr>
          <w:spacing w:val="-2"/>
          <w:sz w:val="24"/>
        </w:rPr>
        <w:t>.</w:t>
      </w:r>
    </w:p>
    <w:p w14:paraId="040AF9DD" w14:textId="77777777" w:rsidR="009F39E8" w:rsidRPr="009F39E8" w:rsidRDefault="009F39E8" w:rsidP="009F39E8">
      <w:pPr>
        <w:tabs>
          <w:tab w:val="left" w:pos="1439"/>
        </w:tabs>
        <w:spacing w:before="8"/>
        <w:rPr>
          <w:sz w:val="24"/>
        </w:rPr>
      </w:pPr>
    </w:p>
    <w:p w14:paraId="34204D6E" w14:textId="77777777" w:rsidR="009F39E8" w:rsidRPr="009F39E8" w:rsidRDefault="009F39E8" w:rsidP="009F39E8">
      <w:pPr>
        <w:tabs>
          <w:tab w:val="left" w:pos="1439"/>
        </w:tabs>
        <w:spacing w:before="8"/>
        <w:rPr>
          <w:sz w:val="24"/>
        </w:rPr>
      </w:pPr>
      <w:r w:rsidRPr="009F39E8">
        <w:rPr>
          <w:sz w:val="24"/>
        </w:rPr>
        <w:t xml:space="preserve">       $2,190 * 5 events (1 annually from Y2-Y6) = $10,950.00.</w:t>
      </w:r>
    </w:p>
    <w:p w14:paraId="56474D00" w14:textId="77777777" w:rsidR="009F39E8" w:rsidRPr="009F39E8" w:rsidRDefault="009F39E8" w:rsidP="009F39E8">
      <w:pPr>
        <w:numPr>
          <w:ilvl w:val="2"/>
          <w:numId w:val="15"/>
        </w:numPr>
        <w:tabs>
          <w:tab w:val="left" w:pos="1080"/>
        </w:tabs>
        <w:spacing w:before="256"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$73,173.98</w:t>
      </w:r>
    </w:p>
    <w:p w14:paraId="0861E341" w14:textId="77777777" w:rsidR="009F39E8" w:rsidRPr="009F39E8" w:rsidRDefault="009F39E8" w:rsidP="009F39E8">
      <w:pPr>
        <w:spacing w:line="242"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73,173.98</w:t>
      </w:r>
      <w:r w:rsidRPr="009F39E8">
        <w:rPr>
          <w:sz w:val="24"/>
          <w:szCs w:val="24"/>
        </w:rPr>
        <w:t>.</w:t>
      </w:r>
    </w:p>
    <w:p w14:paraId="2E57D775" w14:textId="77777777" w:rsidR="009F39E8" w:rsidRPr="009F39E8" w:rsidRDefault="009F39E8" w:rsidP="009F39E8">
      <w:pPr>
        <w:numPr>
          <w:ilvl w:val="2"/>
          <w:numId w:val="15"/>
        </w:numPr>
        <w:tabs>
          <w:tab w:val="left" w:pos="1080"/>
        </w:tabs>
        <w:spacing w:before="271" w:line="275" w:lineRule="exact"/>
        <w:jc w:val="both"/>
        <w:outlineLvl w:val="0"/>
        <w:rPr>
          <w:b/>
          <w:bCs/>
          <w:i/>
          <w:iCs/>
          <w:sz w:val="24"/>
          <w:szCs w:val="24"/>
        </w:rPr>
      </w:pPr>
      <w:r w:rsidRPr="009F39E8">
        <w:rPr>
          <w:b/>
          <w:bCs/>
          <w:i/>
          <w:iCs/>
          <w:color w:val="002C72"/>
          <w:sz w:val="24"/>
          <w:szCs w:val="24"/>
        </w:rPr>
        <w:t>Cost</w:t>
      </w:r>
      <w:r w:rsidRPr="009F39E8">
        <w:rPr>
          <w:b/>
          <w:bCs/>
          <w:i/>
          <w:iCs/>
          <w:color w:val="002C72"/>
          <w:spacing w:val="-1"/>
          <w:sz w:val="24"/>
          <w:szCs w:val="24"/>
        </w:rPr>
        <w:t xml:space="preserve"> </w:t>
      </w:r>
      <w:r w:rsidRPr="009F39E8">
        <w:rPr>
          <w:b/>
          <w:bCs/>
          <w:i/>
          <w:iCs/>
          <w:color w:val="002C72"/>
          <w:sz w:val="24"/>
          <w:szCs w:val="24"/>
        </w:rPr>
        <w:t>Share</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pacing w:val="-2"/>
          <w:sz w:val="24"/>
          <w:szCs w:val="24"/>
        </w:rPr>
        <w:t>$11,500.00</w:t>
      </w:r>
    </w:p>
    <w:p w14:paraId="7AF168BC" w14:textId="77777777" w:rsidR="009F39E8" w:rsidRPr="009F39E8" w:rsidRDefault="009F39E8" w:rsidP="009F39E8">
      <w:pPr>
        <w:spacing w:line="242" w:lineRule="auto"/>
        <w:ind w:left="360" w:right="357"/>
        <w:jc w:val="both"/>
        <w:rPr>
          <w:sz w:val="24"/>
        </w:rPr>
      </w:pPr>
      <w:r w:rsidRPr="009F39E8">
        <w:rPr>
          <w:b/>
          <w:sz w:val="24"/>
        </w:rPr>
        <w:t xml:space="preserve">Annual Volunteer Recognition Events ($11,500.00): </w:t>
      </w:r>
      <w:proofErr w:type="gramStart"/>
      <w:r w:rsidRPr="009F39E8">
        <w:rPr>
          <w:sz w:val="24"/>
        </w:rPr>
        <w:t>From  Y</w:t>
      </w:r>
      <w:proofErr w:type="gramEnd"/>
      <w:r w:rsidRPr="009F39E8">
        <w:rPr>
          <w:sz w:val="24"/>
        </w:rPr>
        <w:t>2 to Y6, local government and private sector partners will contribute to the annual volunteer recognition events by contributing additional supplies, travel stipends, and speakers, valued at $2,300 per event ($2,300 per event * 5 annual events = $11,500.00).</w:t>
      </w:r>
    </w:p>
    <w:p w14:paraId="1A4BEE35" w14:textId="77777777" w:rsidR="009F39E8" w:rsidRPr="009F39E8" w:rsidRDefault="009F39E8" w:rsidP="009F39E8">
      <w:pPr>
        <w:spacing w:before="272" w:line="275" w:lineRule="exact"/>
        <w:ind w:left="360"/>
        <w:jc w:val="both"/>
        <w:rPr>
          <w:b/>
          <w:sz w:val="24"/>
        </w:rPr>
      </w:pPr>
      <w:r w:rsidRPr="009F39E8">
        <w:rPr>
          <w:b/>
          <w:color w:val="005440"/>
          <w:sz w:val="24"/>
        </w:rPr>
        <w:t>Activity</w:t>
      </w:r>
      <w:r w:rsidRPr="009F39E8">
        <w:rPr>
          <w:b/>
          <w:color w:val="005440"/>
          <w:spacing w:val="-1"/>
          <w:sz w:val="24"/>
        </w:rPr>
        <w:t xml:space="preserve"> </w:t>
      </w:r>
      <w:r w:rsidRPr="009F39E8">
        <w:rPr>
          <w:b/>
          <w:color w:val="005440"/>
          <w:sz w:val="24"/>
        </w:rPr>
        <w:t>9:</w:t>
      </w:r>
      <w:r w:rsidRPr="009F39E8">
        <w:rPr>
          <w:b/>
          <w:color w:val="005440"/>
          <w:spacing w:val="-1"/>
          <w:sz w:val="24"/>
        </w:rPr>
        <w:t xml:space="preserve"> </w:t>
      </w:r>
      <w:r w:rsidRPr="009F39E8">
        <w:rPr>
          <w:b/>
          <w:color w:val="005440"/>
          <w:sz w:val="24"/>
        </w:rPr>
        <w:t>Capacity Building: National Level</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 xml:space="preserve">Subtotal </w:t>
      </w:r>
      <w:r w:rsidRPr="009F39E8">
        <w:rPr>
          <w:b/>
          <w:color w:val="005440"/>
          <w:spacing w:val="-2"/>
          <w:sz w:val="24"/>
        </w:rPr>
        <w:t>$425,854.90</w:t>
      </w:r>
    </w:p>
    <w:p w14:paraId="6DFE2F1C" w14:textId="77777777" w:rsidR="009F39E8" w:rsidRPr="009F39E8" w:rsidRDefault="009F39E8" w:rsidP="009F39E8">
      <w:pPr>
        <w:numPr>
          <w:ilvl w:val="2"/>
          <w:numId w:val="14"/>
        </w:numPr>
        <w:tabs>
          <w:tab w:val="left" w:pos="1080"/>
        </w:tabs>
        <w:spacing w:line="275"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5"/>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$108,822.24</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7"/>
        <w:gridCol w:w="1008"/>
        <w:gridCol w:w="720"/>
        <w:gridCol w:w="1142"/>
        <w:gridCol w:w="1094"/>
        <w:gridCol w:w="1118"/>
      </w:tblGrid>
      <w:tr w:rsidR="009F39E8" w:rsidRPr="009F39E8" w14:paraId="108EFFAD" w14:textId="77777777" w:rsidTr="0075611A">
        <w:trPr>
          <w:trHeight w:val="690"/>
        </w:trPr>
        <w:tc>
          <w:tcPr>
            <w:tcW w:w="4267" w:type="dxa"/>
          </w:tcPr>
          <w:p w14:paraId="4B62266E" w14:textId="77777777" w:rsidR="009F39E8" w:rsidRPr="009F39E8" w:rsidRDefault="009F39E8" w:rsidP="009F39E8">
            <w:pPr>
              <w:spacing w:before="125"/>
              <w:ind w:left="133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0F691B1D"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shd w:val="clear" w:color="auto" w:fill="F2F2F2"/>
          </w:tcPr>
          <w:p w14:paraId="4E41D025" w14:textId="77777777" w:rsidR="009F39E8" w:rsidRPr="009F39E8" w:rsidRDefault="009F39E8" w:rsidP="009F39E8">
            <w:pPr>
              <w:rPr>
                <w:b/>
                <w:i/>
                <w:sz w:val="20"/>
              </w:rPr>
            </w:pPr>
          </w:p>
          <w:p w14:paraId="4DDB0683" w14:textId="77777777" w:rsidR="009F39E8" w:rsidRPr="009F39E8" w:rsidRDefault="009F39E8" w:rsidP="009F39E8">
            <w:pPr>
              <w:ind w:left="13"/>
              <w:jc w:val="center"/>
              <w:rPr>
                <w:b/>
                <w:sz w:val="20"/>
              </w:rPr>
            </w:pPr>
            <w:r w:rsidRPr="009F39E8">
              <w:rPr>
                <w:b/>
                <w:spacing w:val="-2"/>
                <w:sz w:val="20"/>
              </w:rPr>
              <w:t>Months</w:t>
            </w:r>
          </w:p>
        </w:tc>
        <w:tc>
          <w:tcPr>
            <w:tcW w:w="720" w:type="dxa"/>
          </w:tcPr>
          <w:p w14:paraId="6695BF15" w14:textId="77777777" w:rsidR="009F39E8" w:rsidRPr="009F39E8" w:rsidRDefault="009F39E8" w:rsidP="009F39E8">
            <w:pPr>
              <w:rPr>
                <w:b/>
                <w:i/>
                <w:sz w:val="20"/>
              </w:rPr>
            </w:pPr>
          </w:p>
          <w:p w14:paraId="19D06D43" w14:textId="77777777" w:rsidR="009F39E8" w:rsidRPr="009F39E8" w:rsidRDefault="009F39E8" w:rsidP="009F39E8">
            <w:pPr>
              <w:ind w:left="8"/>
              <w:jc w:val="center"/>
              <w:rPr>
                <w:b/>
                <w:sz w:val="20"/>
              </w:rPr>
            </w:pPr>
            <w:r w:rsidRPr="009F39E8">
              <w:rPr>
                <w:b/>
                <w:spacing w:val="-5"/>
                <w:sz w:val="20"/>
              </w:rPr>
              <w:t>LOE</w:t>
            </w:r>
          </w:p>
        </w:tc>
        <w:tc>
          <w:tcPr>
            <w:tcW w:w="1142" w:type="dxa"/>
            <w:shd w:val="clear" w:color="auto" w:fill="F2F2F2"/>
          </w:tcPr>
          <w:p w14:paraId="6BFC54A4" w14:textId="77777777" w:rsidR="009F39E8" w:rsidRPr="009F39E8" w:rsidRDefault="009F39E8" w:rsidP="009F39E8">
            <w:pPr>
              <w:spacing w:line="230" w:lineRule="atLeast"/>
              <w:ind w:left="201" w:right="194" w:hanging="1"/>
              <w:jc w:val="center"/>
              <w:rPr>
                <w:b/>
                <w:sz w:val="20"/>
              </w:rPr>
            </w:pPr>
            <w:r w:rsidRPr="009F39E8">
              <w:rPr>
                <w:b/>
                <w:spacing w:val="-4"/>
                <w:sz w:val="20"/>
              </w:rPr>
              <w:t xml:space="preserve">Base </w:t>
            </w:r>
            <w:r w:rsidRPr="009F39E8">
              <w:rPr>
                <w:b/>
                <w:spacing w:val="-2"/>
                <w:sz w:val="20"/>
              </w:rPr>
              <w:t>Monthly Salary</w:t>
            </w:r>
          </w:p>
        </w:tc>
        <w:tc>
          <w:tcPr>
            <w:tcW w:w="1094" w:type="dxa"/>
          </w:tcPr>
          <w:p w14:paraId="4A480559" w14:textId="77777777" w:rsidR="009F39E8" w:rsidRPr="009F39E8" w:rsidRDefault="009F39E8" w:rsidP="009F39E8">
            <w:pPr>
              <w:spacing w:line="230" w:lineRule="atLeast"/>
              <w:ind w:left="180" w:right="167" w:firstLine="11"/>
              <w:jc w:val="both"/>
              <w:rPr>
                <w:b/>
                <w:sz w:val="20"/>
              </w:rPr>
            </w:pPr>
            <w:r w:rsidRPr="009F39E8">
              <w:rPr>
                <w:b/>
                <w:spacing w:val="-2"/>
                <w:sz w:val="20"/>
              </w:rPr>
              <w:t>Average Monthly Salary</w:t>
            </w:r>
          </w:p>
        </w:tc>
        <w:tc>
          <w:tcPr>
            <w:tcW w:w="1118" w:type="dxa"/>
          </w:tcPr>
          <w:p w14:paraId="48020538" w14:textId="77777777" w:rsidR="009F39E8" w:rsidRPr="009F39E8" w:rsidRDefault="009F39E8" w:rsidP="009F39E8">
            <w:pPr>
              <w:spacing w:before="115"/>
              <w:ind w:left="199" w:right="182" w:firstLine="83"/>
              <w:rPr>
                <w:b/>
                <w:sz w:val="20"/>
              </w:rPr>
            </w:pPr>
            <w:r w:rsidRPr="009F39E8">
              <w:rPr>
                <w:b/>
                <w:spacing w:val="-2"/>
                <w:sz w:val="20"/>
              </w:rPr>
              <w:t>Salary Subtotal</w:t>
            </w:r>
          </w:p>
        </w:tc>
      </w:tr>
      <w:tr w:rsidR="009F39E8" w:rsidRPr="009F39E8" w14:paraId="482F1A54" w14:textId="77777777" w:rsidTr="0075611A">
        <w:trPr>
          <w:trHeight w:val="230"/>
        </w:trPr>
        <w:tc>
          <w:tcPr>
            <w:tcW w:w="4267" w:type="dxa"/>
          </w:tcPr>
          <w:p w14:paraId="58F34A84" w14:textId="77777777" w:rsidR="009F39E8" w:rsidRPr="009F39E8" w:rsidRDefault="009F39E8" w:rsidP="009F39E8">
            <w:pPr>
              <w:spacing w:line="210" w:lineRule="exact"/>
              <w:ind w:left="110"/>
              <w:rPr>
                <w:sz w:val="20"/>
              </w:rPr>
            </w:pPr>
            <w:r w:rsidRPr="009F39E8">
              <w:rPr>
                <w:sz w:val="20"/>
              </w:rPr>
              <w:t>Policy &amp; Sustainability Specialist</w:t>
            </w:r>
          </w:p>
        </w:tc>
        <w:tc>
          <w:tcPr>
            <w:tcW w:w="1008" w:type="dxa"/>
            <w:shd w:val="clear" w:color="auto" w:fill="F2F2F2"/>
          </w:tcPr>
          <w:p w14:paraId="087E8C6A" w14:textId="77777777" w:rsidR="009F39E8" w:rsidRPr="009F39E8" w:rsidRDefault="009F39E8" w:rsidP="009F39E8">
            <w:pPr>
              <w:spacing w:line="210" w:lineRule="exact"/>
              <w:ind w:left="13" w:right="1"/>
              <w:jc w:val="center"/>
              <w:rPr>
                <w:sz w:val="20"/>
                <w:highlight w:val="yellow"/>
              </w:rPr>
            </w:pPr>
            <w:r w:rsidRPr="009F39E8">
              <w:rPr>
                <w:spacing w:val="-5"/>
                <w:sz w:val="20"/>
              </w:rPr>
              <w:t>37</w:t>
            </w:r>
          </w:p>
        </w:tc>
        <w:tc>
          <w:tcPr>
            <w:tcW w:w="720" w:type="dxa"/>
          </w:tcPr>
          <w:p w14:paraId="79DD658B" w14:textId="77777777" w:rsidR="009F39E8" w:rsidRPr="009F39E8" w:rsidRDefault="009F39E8" w:rsidP="009F39E8">
            <w:pPr>
              <w:spacing w:line="210" w:lineRule="exact"/>
              <w:ind w:left="8"/>
              <w:jc w:val="center"/>
              <w:rPr>
                <w:sz w:val="20"/>
              </w:rPr>
            </w:pPr>
            <w:r w:rsidRPr="009F39E8">
              <w:rPr>
                <w:spacing w:val="-5"/>
                <w:sz w:val="20"/>
              </w:rPr>
              <w:t>30%</w:t>
            </w:r>
          </w:p>
        </w:tc>
        <w:tc>
          <w:tcPr>
            <w:tcW w:w="1142" w:type="dxa"/>
            <w:shd w:val="clear" w:color="auto" w:fill="F2F2F2"/>
          </w:tcPr>
          <w:p w14:paraId="3D8D77B0"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77356DE1" w14:textId="77777777" w:rsidR="009F39E8" w:rsidRPr="009F39E8" w:rsidRDefault="009F39E8" w:rsidP="009F39E8">
            <w:pPr>
              <w:spacing w:line="210" w:lineRule="exact"/>
              <w:ind w:left="10" w:right="1"/>
              <w:jc w:val="center"/>
              <w:rPr>
                <w:sz w:val="20"/>
                <w:highlight w:val="yellow"/>
              </w:rPr>
            </w:pPr>
            <w:r w:rsidRPr="009F39E8">
              <w:rPr>
                <w:spacing w:val="-2"/>
                <w:sz w:val="20"/>
              </w:rPr>
              <w:t>$1,778</w:t>
            </w:r>
          </w:p>
        </w:tc>
        <w:tc>
          <w:tcPr>
            <w:tcW w:w="1118" w:type="dxa"/>
          </w:tcPr>
          <w:p w14:paraId="57C553DD" w14:textId="77777777" w:rsidR="009F39E8" w:rsidRPr="009F39E8" w:rsidRDefault="009F39E8" w:rsidP="009F39E8">
            <w:pPr>
              <w:spacing w:line="210" w:lineRule="exact"/>
              <w:ind w:left="15" w:right="1"/>
              <w:jc w:val="center"/>
              <w:rPr>
                <w:sz w:val="20"/>
              </w:rPr>
            </w:pPr>
            <w:r w:rsidRPr="009F39E8">
              <w:rPr>
                <w:spacing w:val="-2"/>
                <w:sz w:val="20"/>
              </w:rPr>
              <w:t xml:space="preserve">$19,733.74 </w:t>
            </w:r>
          </w:p>
        </w:tc>
      </w:tr>
      <w:tr w:rsidR="009F39E8" w:rsidRPr="009F39E8" w14:paraId="3C7D6007" w14:textId="77777777" w:rsidTr="0075611A">
        <w:trPr>
          <w:trHeight w:val="230"/>
        </w:trPr>
        <w:tc>
          <w:tcPr>
            <w:tcW w:w="4267" w:type="dxa"/>
          </w:tcPr>
          <w:p w14:paraId="5211E893" w14:textId="77777777" w:rsidR="009F39E8" w:rsidRPr="009F39E8" w:rsidRDefault="009F39E8" w:rsidP="009F39E8">
            <w:pPr>
              <w:spacing w:line="210" w:lineRule="exact"/>
              <w:ind w:left="110"/>
              <w:rPr>
                <w:sz w:val="20"/>
              </w:rPr>
            </w:pPr>
            <w:r w:rsidRPr="009F39E8">
              <w:rPr>
                <w:sz w:val="20"/>
              </w:rPr>
              <w:t>Education Director</w:t>
            </w:r>
          </w:p>
        </w:tc>
        <w:tc>
          <w:tcPr>
            <w:tcW w:w="1008" w:type="dxa"/>
          </w:tcPr>
          <w:p w14:paraId="14142400" w14:textId="77777777" w:rsidR="009F39E8" w:rsidRPr="009F39E8" w:rsidRDefault="009F39E8" w:rsidP="009F39E8">
            <w:pPr>
              <w:spacing w:line="210" w:lineRule="exact"/>
              <w:ind w:left="13" w:right="1"/>
              <w:jc w:val="center"/>
              <w:rPr>
                <w:spacing w:val="-5"/>
                <w:sz w:val="20"/>
              </w:rPr>
            </w:pPr>
            <w:r w:rsidRPr="009F39E8">
              <w:rPr>
                <w:spacing w:val="-5"/>
                <w:sz w:val="20"/>
              </w:rPr>
              <w:t>65</w:t>
            </w:r>
          </w:p>
        </w:tc>
        <w:tc>
          <w:tcPr>
            <w:tcW w:w="720" w:type="dxa"/>
          </w:tcPr>
          <w:p w14:paraId="63B5CA3F" w14:textId="77777777" w:rsidR="009F39E8" w:rsidRPr="009F39E8" w:rsidRDefault="009F39E8" w:rsidP="009F39E8">
            <w:pPr>
              <w:spacing w:line="210" w:lineRule="exact"/>
              <w:ind w:left="8" w:right="1"/>
              <w:jc w:val="center"/>
              <w:rPr>
                <w:spacing w:val="-5"/>
                <w:sz w:val="20"/>
              </w:rPr>
            </w:pPr>
            <w:r w:rsidRPr="009F39E8">
              <w:rPr>
                <w:spacing w:val="-5"/>
                <w:sz w:val="20"/>
              </w:rPr>
              <w:t>10%</w:t>
            </w:r>
          </w:p>
        </w:tc>
        <w:tc>
          <w:tcPr>
            <w:tcW w:w="1142" w:type="dxa"/>
          </w:tcPr>
          <w:p w14:paraId="501CC035" w14:textId="77777777" w:rsidR="009F39E8" w:rsidRPr="009F39E8" w:rsidRDefault="009F39E8" w:rsidP="009F39E8">
            <w:pPr>
              <w:spacing w:line="210" w:lineRule="exact"/>
              <w:ind w:left="5" w:right="1"/>
              <w:jc w:val="center"/>
              <w:rPr>
                <w:spacing w:val="-2"/>
                <w:sz w:val="20"/>
              </w:rPr>
            </w:pPr>
            <w:r w:rsidRPr="009F39E8">
              <w:rPr>
                <w:spacing w:val="-2"/>
                <w:sz w:val="20"/>
              </w:rPr>
              <w:t>$4,583</w:t>
            </w:r>
          </w:p>
        </w:tc>
        <w:tc>
          <w:tcPr>
            <w:tcW w:w="1094" w:type="dxa"/>
          </w:tcPr>
          <w:p w14:paraId="7A068B9D" w14:textId="77777777" w:rsidR="009F39E8" w:rsidRPr="009F39E8" w:rsidRDefault="009F39E8" w:rsidP="009F39E8">
            <w:pPr>
              <w:spacing w:line="210" w:lineRule="exact"/>
              <w:ind w:left="10" w:right="1"/>
              <w:jc w:val="center"/>
              <w:rPr>
                <w:spacing w:val="-2"/>
                <w:sz w:val="20"/>
              </w:rPr>
            </w:pPr>
            <w:r w:rsidRPr="009F39E8">
              <w:rPr>
                <w:spacing w:val="-2"/>
                <w:sz w:val="20"/>
              </w:rPr>
              <w:t>$5,184</w:t>
            </w:r>
          </w:p>
        </w:tc>
        <w:tc>
          <w:tcPr>
            <w:tcW w:w="1118" w:type="dxa"/>
          </w:tcPr>
          <w:p w14:paraId="6827087C" w14:textId="77777777" w:rsidR="009F39E8" w:rsidRPr="009F39E8" w:rsidRDefault="009F39E8" w:rsidP="009F39E8">
            <w:pPr>
              <w:spacing w:line="210" w:lineRule="exact"/>
              <w:ind w:left="15" w:right="1"/>
              <w:jc w:val="center"/>
              <w:rPr>
                <w:spacing w:val="-2"/>
                <w:sz w:val="20"/>
              </w:rPr>
            </w:pPr>
            <w:r w:rsidRPr="009F39E8">
              <w:rPr>
                <w:spacing w:val="-2"/>
                <w:sz w:val="20"/>
              </w:rPr>
              <w:t>$33,695.67</w:t>
            </w:r>
          </w:p>
        </w:tc>
      </w:tr>
      <w:tr w:rsidR="009F39E8" w:rsidRPr="009F39E8" w14:paraId="1000C3A6" w14:textId="77777777" w:rsidTr="0075611A">
        <w:trPr>
          <w:trHeight w:val="230"/>
        </w:trPr>
        <w:tc>
          <w:tcPr>
            <w:tcW w:w="4267" w:type="dxa"/>
          </w:tcPr>
          <w:p w14:paraId="30D9C45C"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8" w:type="dxa"/>
          </w:tcPr>
          <w:p w14:paraId="2D4ED2C4" w14:textId="77777777" w:rsidR="009F39E8" w:rsidRPr="009F39E8" w:rsidRDefault="009F39E8" w:rsidP="009F39E8">
            <w:pPr>
              <w:spacing w:line="210" w:lineRule="exact"/>
              <w:ind w:left="13" w:right="1"/>
              <w:jc w:val="center"/>
              <w:rPr>
                <w:sz w:val="20"/>
                <w:highlight w:val="yellow"/>
              </w:rPr>
            </w:pPr>
            <w:r w:rsidRPr="009F39E8">
              <w:rPr>
                <w:spacing w:val="-5"/>
                <w:sz w:val="20"/>
              </w:rPr>
              <w:t>59</w:t>
            </w:r>
          </w:p>
        </w:tc>
        <w:tc>
          <w:tcPr>
            <w:tcW w:w="720" w:type="dxa"/>
          </w:tcPr>
          <w:p w14:paraId="43F87EC5" w14:textId="77777777" w:rsidR="009F39E8" w:rsidRPr="009F39E8" w:rsidRDefault="009F39E8" w:rsidP="009F39E8">
            <w:pPr>
              <w:spacing w:line="210" w:lineRule="exact"/>
              <w:ind w:left="8" w:right="1"/>
              <w:jc w:val="center"/>
              <w:rPr>
                <w:sz w:val="20"/>
              </w:rPr>
            </w:pPr>
            <w:r w:rsidRPr="009F39E8">
              <w:rPr>
                <w:spacing w:val="-5"/>
                <w:sz w:val="20"/>
              </w:rPr>
              <w:t>10%</w:t>
            </w:r>
          </w:p>
        </w:tc>
        <w:tc>
          <w:tcPr>
            <w:tcW w:w="1142" w:type="dxa"/>
          </w:tcPr>
          <w:p w14:paraId="2F24360A" w14:textId="77777777" w:rsidR="009F39E8" w:rsidRPr="009F39E8" w:rsidRDefault="009F39E8" w:rsidP="009F39E8">
            <w:pPr>
              <w:spacing w:line="210" w:lineRule="exact"/>
              <w:ind w:left="5" w:right="1"/>
              <w:jc w:val="center"/>
              <w:rPr>
                <w:sz w:val="20"/>
              </w:rPr>
            </w:pPr>
            <w:r w:rsidRPr="009F39E8">
              <w:rPr>
                <w:spacing w:val="-2"/>
                <w:sz w:val="20"/>
              </w:rPr>
              <w:t>$2,500</w:t>
            </w:r>
          </w:p>
        </w:tc>
        <w:tc>
          <w:tcPr>
            <w:tcW w:w="1094" w:type="dxa"/>
          </w:tcPr>
          <w:p w14:paraId="1B39FBBF" w14:textId="77777777" w:rsidR="009F39E8" w:rsidRPr="009F39E8" w:rsidRDefault="009F39E8" w:rsidP="009F39E8">
            <w:pPr>
              <w:spacing w:line="210" w:lineRule="exact"/>
              <w:ind w:left="10" w:right="1"/>
              <w:jc w:val="center"/>
              <w:rPr>
                <w:sz w:val="20"/>
                <w:highlight w:val="yellow"/>
              </w:rPr>
            </w:pPr>
            <w:r w:rsidRPr="009F39E8">
              <w:rPr>
                <w:spacing w:val="-2"/>
                <w:sz w:val="20"/>
              </w:rPr>
              <w:t>$2,802</w:t>
            </w:r>
          </w:p>
        </w:tc>
        <w:tc>
          <w:tcPr>
            <w:tcW w:w="1118" w:type="dxa"/>
          </w:tcPr>
          <w:p w14:paraId="1A7B8743" w14:textId="77777777" w:rsidR="009F39E8" w:rsidRPr="009F39E8" w:rsidRDefault="009F39E8" w:rsidP="009F39E8">
            <w:pPr>
              <w:spacing w:line="210" w:lineRule="exact"/>
              <w:ind w:left="15" w:right="1"/>
              <w:jc w:val="center"/>
              <w:rPr>
                <w:sz w:val="20"/>
              </w:rPr>
            </w:pPr>
            <w:r w:rsidRPr="009F39E8">
              <w:rPr>
                <w:spacing w:val="-2"/>
                <w:sz w:val="20"/>
              </w:rPr>
              <w:t>$16,534.10</w:t>
            </w:r>
          </w:p>
        </w:tc>
      </w:tr>
      <w:tr w:rsidR="009F39E8" w:rsidRPr="009F39E8" w14:paraId="0E3F89DC" w14:textId="77777777" w:rsidTr="0075611A">
        <w:trPr>
          <w:trHeight w:val="230"/>
        </w:trPr>
        <w:tc>
          <w:tcPr>
            <w:tcW w:w="4267" w:type="dxa"/>
          </w:tcPr>
          <w:p w14:paraId="085E7486" w14:textId="77777777" w:rsidR="009F39E8" w:rsidRPr="009F39E8" w:rsidRDefault="009F39E8" w:rsidP="009F39E8">
            <w:pPr>
              <w:spacing w:line="210" w:lineRule="exact"/>
              <w:ind w:left="110"/>
              <w:rPr>
                <w:sz w:val="20"/>
              </w:rPr>
            </w:pPr>
            <w:r w:rsidRPr="009F39E8">
              <w:rPr>
                <w:sz w:val="20"/>
              </w:rPr>
              <w:t>Education Officer</w:t>
            </w:r>
          </w:p>
        </w:tc>
        <w:tc>
          <w:tcPr>
            <w:tcW w:w="1008" w:type="dxa"/>
          </w:tcPr>
          <w:p w14:paraId="2AA8FB84" w14:textId="77777777" w:rsidR="009F39E8" w:rsidRPr="009F39E8" w:rsidRDefault="009F39E8" w:rsidP="009F39E8">
            <w:pPr>
              <w:spacing w:line="210" w:lineRule="exact"/>
              <w:ind w:left="13" w:right="1"/>
              <w:jc w:val="center"/>
              <w:rPr>
                <w:spacing w:val="-5"/>
                <w:sz w:val="20"/>
                <w:highlight w:val="yellow"/>
              </w:rPr>
            </w:pPr>
            <w:r w:rsidRPr="009F39E8">
              <w:rPr>
                <w:spacing w:val="-5"/>
                <w:sz w:val="20"/>
              </w:rPr>
              <w:t>57</w:t>
            </w:r>
          </w:p>
        </w:tc>
        <w:tc>
          <w:tcPr>
            <w:tcW w:w="720" w:type="dxa"/>
          </w:tcPr>
          <w:p w14:paraId="2FC5D1B1" w14:textId="77777777" w:rsidR="009F39E8" w:rsidRPr="009F39E8" w:rsidRDefault="009F39E8" w:rsidP="009F39E8">
            <w:pPr>
              <w:spacing w:line="210" w:lineRule="exact"/>
              <w:ind w:left="8" w:right="1"/>
              <w:jc w:val="center"/>
              <w:rPr>
                <w:spacing w:val="-5"/>
                <w:sz w:val="20"/>
              </w:rPr>
            </w:pPr>
            <w:r w:rsidRPr="009F39E8">
              <w:rPr>
                <w:spacing w:val="-5"/>
                <w:sz w:val="20"/>
              </w:rPr>
              <w:t>10%</w:t>
            </w:r>
          </w:p>
        </w:tc>
        <w:tc>
          <w:tcPr>
            <w:tcW w:w="1142" w:type="dxa"/>
          </w:tcPr>
          <w:p w14:paraId="530A4BDD"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094" w:type="dxa"/>
          </w:tcPr>
          <w:p w14:paraId="4D0D51F3" w14:textId="77777777" w:rsidR="009F39E8" w:rsidRPr="009F39E8" w:rsidRDefault="009F39E8" w:rsidP="009F39E8">
            <w:pPr>
              <w:spacing w:line="210" w:lineRule="exact"/>
              <w:ind w:left="10" w:right="1"/>
              <w:jc w:val="center"/>
              <w:rPr>
                <w:spacing w:val="-2"/>
                <w:sz w:val="20"/>
                <w:highlight w:val="yellow"/>
              </w:rPr>
            </w:pPr>
            <w:r w:rsidRPr="009F39E8">
              <w:rPr>
                <w:spacing w:val="-2"/>
                <w:sz w:val="20"/>
              </w:rPr>
              <w:t>$1,125</w:t>
            </w:r>
          </w:p>
        </w:tc>
        <w:tc>
          <w:tcPr>
            <w:tcW w:w="1118" w:type="dxa"/>
          </w:tcPr>
          <w:p w14:paraId="130DAA00" w14:textId="77777777" w:rsidR="009F39E8" w:rsidRPr="009F39E8" w:rsidRDefault="009F39E8" w:rsidP="009F39E8">
            <w:pPr>
              <w:spacing w:line="210" w:lineRule="exact"/>
              <w:ind w:left="15" w:right="1"/>
              <w:jc w:val="center"/>
              <w:rPr>
                <w:spacing w:val="-2"/>
                <w:sz w:val="20"/>
              </w:rPr>
            </w:pPr>
            <w:r w:rsidRPr="009F39E8">
              <w:rPr>
                <w:spacing w:val="-2"/>
                <w:sz w:val="20"/>
              </w:rPr>
              <w:t>$6,413.64</w:t>
            </w:r>
          </w:p>
        </w:tc>
      </w:tr>
      <w:tr w:rsidR="009F39E8" w:rsidRPr="009F39E8" w14:paraId="220D3180" w14:textId="77777777" w:rsidTr="0075611A">
        <w:trPr>
          <w:trHeight w:val="230"/>
        </w:trPr>
        <w:tc>
          <w:tcPr>
            <w:tcW w:w="4267" w:type="dxa"/>
          </w:tcPr>
          <w:p w14:paraId="369877D1"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8" w:type="dxa"/>
          </w:tcPr>
          <w:p w14:paraId="12395DED" w14:textId="77777777" w:rsidR="009F39E8" w:rsidRPr="009F39E8" w:rsidRDefault="009F39E8" w:rsidP="009F39E8">
            <w:pPr>
              <w:spacing w:line="210" w:lineRule="exact"/>
              <w:ind w:left="13" w:right="1"/>
              <w:jc w:val="center"/>
              <w:rPr>
                <w:sz w:val="20"/>
                <w:highlight w:val="yellow"/>
              </w:rPr>
            </w:pPr>
            <w:r w:rsidRPr="009F39E8">
              <w:rPr>
                <w:spacing w:val="-5"/>
                <w:sz w:val="20"/>
              </w:rPr>
              <w:t>63</w:t>
            </w:r>
          </w:p>
        </w:tc>
        <w:tc>
          <w:tcPr>
            <w:tcW w:w="720" w:type="dxa"/>
          </w:tcPr>
          <w:p w14:paraId="3DD50E23" w14:textId="77777777" w:rsidR="009F39E8" w:rsidRPr="009F39E8" w:rsidRDefault="009F39E8" w:rsidP="009F39E8">
            <w:pPr>
              <w:spacing w:line="210" w:lineRule="exact"/>
              <w:ind w:left="8" w:right="1"/>
              <w:jc w:val="center"/>
              <w:rPr>
                <w:sz w:val="20"/>
              </w:rPr>
            </w:pPr>
            <w:r w:rsidRPr="009F39E8">
              <w:rPr>
                <w:spacing w:val="-5"/>
                <w:sz w:val="20"/>
              </w:rPr>
              <w:t>5%</w:t>
            </w:r>
          </w:p>
        </w:tc>
        <w:tc>
          <w:tcPr>
            <w:tcW w:w="1142" w:type="dxa"/>
          </w:tcPr>
          <w:p w14:paraId="318C21AB"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67F46580" w14:textId="77777777" w:rsidR="009F39E8" w:rsidRPr="009F39E8" w:rsidRDefault="009F39E8" w:rsidP="009F39E8">
            <w:pPr>
              <w:spacing w:line="210" w:lineRule="exact"/>
              <w:ind w:left="10" w:right="1"/>
              <w:jc w:val="center"/>
              <w:rPr>
                <w:sz w:val="20"/>
                <w:highlight w:val="yellow"/>
              </w:rPr>
            </w:pPr>
            <w:r w:rsidRPr="009F39E8">
              <w:rPr>
                <w:spacing w:val="-2"/>
                <w:sz w:val="20"/>
              </w:rPr>
              <w:t xml:space="preserve">$1,690 </w:t>
            </w:r>
          </w:p>
        </w:tc>
        <w:tc>
          <w:tcPr>
            <w:tcW w:w="1118" w:type="dxa"/>
          </w:tcPr>
          <w:p w14:paraId="25E6CB2D" w14:textId="77777777" w:rsidR="009F39E8" w:rsidRPr="009F39E8" w:rsidRDefault="009F39E8" w:rsidP="009F39E8">
            <w:pPr>
              <w:spacing w:line="210" w:lineRule="exact"/>
              <w:ind w:left="15" w:right="1"/>
              <w:jc w:val="center"/>
              <w:rPr>
                <w:sz w:val="20"/>
              </w:rPr>
            </w:pPr>
            <w:r w:rsidRPr="009F39E8">
              <w:rPr>
                <w:spacing w:val="-2"/>
                <w:sz w:val="20"/>
              </w:rPr>
              <w:t xml:space="preserve">$5,322.39 </w:t>
            </w:r>
          </w:p>
        </w:tc>
      </w:tr>
      <w:tr w:rsidR="009F39E8" w:rsidRPr="009F39E8" w14:paraId="1C650EC3" w14:textId="77777777" w:rsidTr="0075611A">
        <w:trPr>
          <w:trHeight w:val="230"/>
        </w:trPr>
        <w:tc>
          <w:tcPr>
            <w:tcW w:w="4267" w:type="dxa"/>
          </w:tcPr>
          <w:p w14:paraId="6F30BF28"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8" w:type="dxa"/>
          </w:tcPr>
          <w:p w14:paraId="3C22628F" w14:textId="77777777" w:rsidR="009F39E8" w:rsidRPr="009F39E8" w:rsidRDefault="009F39E8" w:rsidP="009F39E8">
            <w:pPr>
              <w:spacing w:line="210" w:lineRule="exact"/>
              <w:ind w:left="13" w:right="1"/>
              <w:jc w:val="center"/>
              <w:rPr>
                <w:sz w:val="20"/>
                <w:highlight w:val="yellow"/>
              </w:rPr>
            </w:pPr>
            <w:r w:rsidRPr="009F39E8">
              <w:rPr>
                <w:spacing w:val="-5"/>
                <w:sz w:val="20"/>
              </w:rPr>
              <w:t>57</w:t>
            </w:r>
          </w:p>
        </w:tc>
        <w:tc>
          <w:tcPr>
            <w:tcW w:w="720" w:type="dxa"/>
          </w:tcPr>
          <w:p w14:paraId="0E2BD9B3" w14:textId="77777777" w:rsidR="009F39E8" w:rsidRPr="009F39E8" w:rsidRDefault="009F39E8" w:rsidP="009F39E8">
            <w:pPr>
              <w:spacing w:line="210" w:lineRule="exact"/>
              <w:ind w:left="8" w:right="1"/>
              <w:jc w:val="center"/>
              <w:rPr>
                <w:sz w:val="20"/>
                <w:highlight w:val="yellow"/>
              </w:rPr>
            </w:pPr>
            <w:r w:rsidRPr="009F39E8">
              <w:rPr>
                <w:spacing w:val="-5"/>
                <w:sz w:val="20"/>
              </w:rPr>
              <w:t>5%</w:t>
            </w:r>
          </w:p>
        </w:tc>
        <w:tc>
          <w:tcPr>
            <w:tcW w:w="1142" w:type="dxa"/>
          </w:tcPr>
          <w:p w14:paraId="434B6206"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3DFC4A49" w14:textId="77777777" w:rsidR="009F39E8" w:rsidRPr="009F39E8" w:rsidRDefault="009F39E8" w:rsidP="009F39E8">
            <w:pPr>
              <w:spacing w:line="210" w:lineRule="exact"/>
              <w:ind w:left="10" w:right="1"/>
              <w:jc w:val="center"/>
              <w:rPr>
                <w:sz w:val="20"/>
                <w:highlight w:val="yellow"/>
              </w:rPr>
            </w:pPr>
            <w:r w:rsidRPr="009F39E8">
              <w:rPr>
                <w:spacing w:val="-2"/>
                <w:sz w:val="20"/>
              </w:rPr>
              <w:t>$1,676</w:t>
            </w:r>
          </w:p>
        </w:tc>
        <w:tc>
          <w:tcPr>
            <w:tcW w:w="1118" w:type="dxa"/>
          </w:tcPr>
          <w:p w14:paraId="12BA9EA6" w14:textId="77777777" w:rsidR="009F39E8" w:rsidRPr="009F39E8" w:rsidRDefault="009F39E8" w:rsidP="009F39E8">
            <w:pPr>
              <w:spacing w:line="210" w:lineRule="exact"/>
              <w:ind w:left="15" w:right="1"/>
              <w:jc w:val="center"/>
              <w:rPr>
                <w:sz w:val="20"/>
                <w:highlight w:val="yellow"/>
              </w:rPr>
            </w:pPr>
            <w:r w:rsidRPr="009F39E8">
              <w:rPr>
                <w:spacing w:val="-2"/>
                <w:sz w:val="20"/>
              </w:rPr>
              <w:t xml:space="preserve">$4,775.42 </w:t>
            </w:r>
          </w:p>
        </w:tc>
      </w:tr>
      <w:tr w:rsidR="009F39E8" w:rsidRPr="009F39E8" w14:paraId="63135CCC" w14:textId="77777777" w:rsidTr="0075611A">
        <w:trPr>
          <w:trHeight w:val="230"/>
        </w:trPr>
        <w:tc>
          <w:tcPr>
            <w:tcW w:w="4267" w:type="dxa"/>
          </w:tcPr>
          <w:p w14:paraId="6BF41B1D"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0EC1244B" w14:textId="77777777" w:rsidR="009F39E8" w:rsidRPr="009F39E8" w:rsidRDefault="009F39E8" w:rsidP="009F39E8">
            <w:pPr>
              <w:spacing w:line="210" w:lineRule="exact"/>
              <w:ind w:left="13" w:right="1"/>
              <w:jc w:val="center"/>
              <w:rPr>
                <w:sz w:val="20"/>
                <w:highlight w:val="yellow"/>
              </w:rPr>
            </w:pPr>
            <w:r w:rsidRPr="009F39E8">
              <w:rPr>
                <w:spacing w:val="-5"/>
                <w:sz w:val="20"/>
              </w:rPr>
              <w:t>62</w:t>
            </w:r>
          </w:p>
        </w:tc>
        <w:tc>
          <w:tcPr>
            <w:tcW w:w="720" w:type="dxa"/>
          </w:tcPr>
          <w:p w14:paraId="229A155C" w14:textId="77777777" w:rsidR="009F39E8" w:rsidRPr="009F39E8" w:rsidRDefault="009F39E8" w:rsidP="009F39E8">
            <w:pPr>
              <w:spacing w:line="210" w:lineRule="exact"/>
              <w:ind w:left="8"/>
              <w:jc w:val="center"/>
              <w:rPr>
                <w:sz w:val="20"/>
              </w:rPr>
            </w:pPr>
            <w:r w:rsidRPr="009F39E8">
              <w:rPr>
                <w:spacing w:val="-5"/>
                <w:sz w:val="20"/>
              </w:rPr>
              <w:t>5%</w:t>
            </w:r>
          </w:p>
        </w:tc>
        <w:tc>
          <w:tcPr>
            <w:tcW w:w="1142" w:type="dxa"/>
          </w:tcPr>
          <w:p w14:paraId="0C32222C"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7A55AADA" w14:textId="77777777" w:rsidR="009F39E8" w:rsidRPr="009F39E8" w:rsidRDefault="009F39E8" w:rsidP="009F39E8">
            <w:pPr>
              <w:spacing w:line="210" w:lineRule="exact"/>
              <w:ind w:left="10" w:right="1"/>
              <w:jc w:val="center"/>
              <w:rPr>
                <w:sz w:val="20"/>
                <w:highlight w:val="yellow"/>
              </w:rPr>
            </w:pPr>
            <w:r w:rsidRPr="009F39E8">
              <w:rPr>
                <w:spacing w:val="-2"/>
                <w:sz w:val="20"/>
              </w:rPr>
              <w:t>$1,700</w:t>
            </w:r>
          </w:p>
        </w:tc>
        <w:tc>
          <w:tcPr>
            <w:tcW w:w="1118" w:type="dxa"/>
          </w:tcPr>
          <w:p w14:paraId="4388683A" w14:textId="77777777" w:rsidR="009F39E8" w:rsidRPr="009F39E8" w:rsidRDefault="009F39E8" w:rsidP="009F39E8">
            <w:pPr>
              <w:spacing w:line="210" w:lineRule="exact"/>
              <w:ind w:left="15" w:right="1"/>
              <w:jc w:val="center"/>
              <w:rPr>
                <w:sz w:val="20"/>
              </w:rPr>
            </w:pPr>
            <w:r w:rsidRPr="009F39E8">
              <w:rPr>
                <w:spacing w:val="-2"/>
                <w:sz w:val="20"/>
              </w:rPr>
              <w:t xml:space="preserve">$5,288.84 </w:t>
            </w:r>
          </w:p>
        </w:tc>
      </w:tr>
      <w:tr w:rsidR="009F39E8" w:rsidRPr="009F39E8" w14:paraId="7151E2BC" w14:textId="77777777" w:rsidTr="0075611A">
        <w:trPr>
          <w:trHeight w:val="230"/>
        </w:trPr>
        <w:tc>
          <w:tcPr>
            <w:tcW w:w="4267" w:type="dxa"/>
          </w:tcPr>
          <w:p w14:paraId="78DBF53E"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8" w:type="dxa"/>
            <w:shd w:val="clear" w:color="auto" w:fill="F2F2F2"/>
          </w:tcPr>
          <w:p w14:paraId="295C4462" w14:textId="77777777" w:rsidR="009F39E8" w:rsidRPr="009F39E8" w:rsidRDefault="009F39E8" w:rsidP="009F39E8">
            <w:pPr>
              <w:spacing w:line="210" w:lineRule="exact"/>
              <w:ind w:left="13" w:right="1"/>
              <w:jc w:val="center"/>
              <w:rPr>
                <w:spacing w:val="-5"/>
                <w:sz w:val="20"/>
                <w:highlight w:val="yellow"/>
              </w:rPr>
            </w:pPr>
            <w:r w:rsidRPr="009F39E8">
              <w:rPr>
                <w:spacing w:val="-5"/>
                <w:sz w:val="20"/>
              </w:rPr>
              <w:t>51</w:t>
            </w:r>
          </w:p>
        </w:tc>
        <w:tc>
          <w:tcPr>
            <w:tcW w:w="720" w:type="dxa"/>
          </w:tcPr>
          <w:p w14:paraId="53B83CFD" w14:textId="77777777" w:rsidR="009F39E8" w:rsidRPr="009F39E8" w:rsidRDefault="009F39E8" w:rsidP="009F39E8">
            <w:pPr>
              <w:spacing w:line="210" w:lineRule="exact"/>
              <w:ind w:left="8"/>
              <w:jc w:val="center"/>
              <w:rPr>
                <w:spacing w:val="-5"/>
                <w:sz w:val="20"/>
              </w:rPr>
            </w:pPr>
            <w:r w:rsidRPr="009F39E8">
              <w:rPr>
                <w:spacing w:val="-5"/>
                <w:sz w:val="20"/>
              </w:rPr>
              <w:t>5%</w:t>
            </w:r>
          </w:p>
        </w:tc>
        <w:tc>
          <w:tcPr>
            <w:tcW w:w="1142" w:type="dxa"/>
            <w:shd w:val="clear" w:color="auto" w:fill="F2F2F2"/>
          </w:tcPr>
          <w:p w14:paraId="5E08AA7F"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094" w:type="dxa"/>
            <w:shd w:val="clear" w:color="auto" w:fill="F2F2F2"/>
          </w:tcPr>
          <w:p w14:paraId="0D81BC42" w14:textId="77777777" w:rsidR="009F39E8" w:rsidRPr="009F39E8" w:rsidRDefault="009F39E8" w:rsidP="009F39E8">
            <w:pPr>
              <w:spacing w:line="210" w:lineRule="exact"/>
              <w:ind w:left="10" w:right="1"/>
              <w:jc w:val="center"/>
              <w:rPr>
                <w:spacing w:val="-2"/>
                <w:sz w:val="20"/>
                <w:highlight w:val="yellow"/>
              </w:rPr>
            </w:pPr>
            <w:r w:rsidRPr="009F39E8">
              <w:rPr>
                <w:spacing w:val="-2"/>
                <w:sz w:val="20"/>
              </w:rPr>
              <w:t>$1,131</w:t>
            </w:r>
          </w:p>
        </w:tc>
        <w:tc>
          <w:tcPr>
            <w:tcW w:w="1118" w:type="dxa"/>
          </w:tcPr>
          <w:p w14:paraId="451FD597" w14:textId="77777777" w:rsidR="009F39E8" w:rsidRPr="009F39E8" w:rsidRDefault="009F39E8" w:rsidP="009F39E8">
            <w:pPr>
              <w:spacing w:line="210" w:lineRule="exact"/>
              <w:ind w:left="15" w:right="1"/>
              <w:jc w:val="center"/>
              <w:rPr>
                <w:spacing w:val="-2"/>
                <w:sz w:val="20"/>
              </w:rPr>
            </w:pPr>
            <w:r w:rsidRPr="009F39E8">
              <w:rPr>
                <w:spacing w:val="-2"/>
                <w:sz w:val="20"/>
              </w:rPr>
              <w:t>$2,865.38</w:t>
            </w:r>
          </w:p>
        </w:tc>
      </w:tr>
      <w:tr w:rsidR="009F39E8" w:rsidRPr="009F39E8" w14:paraId="59D58E3A" w14:textId="77777777" w:rsidTr="0075611A">
        <w:trPr>
          <w:trHeight w:val="230"/>
        </w:trPr>
        <w:tc>
          <w:tcPr>
            <w:tcW w:w="4267" w:type="dxa"/>
            <w:shd w:val="clear" w:color="auto" w:fill="F2F2F2"/>
          </w:tcPr>
          <w:p w14:paraId="6D74412D" w14:textId="77777777" w:rsidR="009F39E8" w:rsidRPr="009F39E8" w:rsidRDefault="009F39E8" w:rsidP="009F39E8">
            <w:pPr>
              <w:spacing w:line="210" w:lineRule="exact"/>
              <w:ind w:left="110"/>
              <w:rPr>
                <w:sz w:val="20"/>
              </w:rPr>
            </w:pPr>
            <w:r w:rsidRPr="009F39E8">
              <w:rPr>
                <w:sz w:val="20"/>
                <w:szCs w:val="16"/>
              </w:rPr>
              <w:t>Private Sector Specialist</w:t>
            </w:r>
          </w:p>
        </w:tc>
        <w:tc>
          <w:tcPr>
            <w:tcW w:w="1008" w:type="dxa"/>
            <w:shd w:val="clear" w:color="auto" w:fill="F2F2F2"/>
          </w:tcPr>
          <w:p w14:paraId="1FF5575B" w14:textId="77777777" w:rsidR="009F39E8" w:rsidRPr="009F39E8" w:rsidRDefault="009F39E8" w:rsidP="009F39E8">
            <w:pPr>
              <w:spacing w:line="210" w:lineRule="exact"/>
              <w:ind w:left="13" w:right="1"/>
              <w:jc w:val="center"/>
              <w:rPr>
                <w:sz w:val="20"/>
                <w:highlight w:val="yellow"/>
              </w:rPr>
            </w:pPr>
            <w:r w:rsidRPr="009F39E8">
              <w:rPr>
                <w:spacing w:val="-5"/>
                <w:sz w:val="20"/>
              </w:rPr>
              <w:t>63</w:t>
            </w:r>
          </w:p>
        </w:tc>
        <w:tc>
          <w:tcPr>
            <w:tcW w:w="720" w:type="dxa"/>
            <w:shd w:val="clear" w:color="auto" w:fill="F2F2F2"/>
          </w:tcPr>
          <w:p w14:paraId="22250937" w14:textId="77777777" w:rsidR="009F39E8" w:rsidRPr="009F39E8" w:rsidRDefault="009F39E8" w:rsidP="009F39E8">
            <w:pPr>
              <w:spacing w:line="210" w:lineRule="exact"/>
              <w:ind w:left="8" w:right="1"/>
              <w:jc w:val="center"/>
              <w:rPr>
                <w:sz w:val="20"/>
              </w:rPr>
            </w:pPr>
            <w:r w:rsidRPr="009F39E8">
              <w:rPr>
                <w:spacing w:val="-5"/>
                <w:sz w:val="20"/>
              </w:rPr>
              <w:t>10%</w:t>
            </w:r>
          </w:p>
        </w:tc>
        <w:tc>
          <w:tcPr>
            <w:tcW w:w="1142" w:type="dxa"/>
            <w:shd w:val="clear" w:color="auto" w:fill="F2F2F2"/>
          </w:tcPr>
          <w:p w14:paraId="01DF3D94" w14:textId="77777777" w:rsidR="009F39E8" w:rsidRPr="009F39E8" w:rsidRDefault="009F39E8" w:rsidP="009F39E8">
            <w:pPr>
              <w:spacing w:line="210" w:lineRule="exact"/>
              <w:ind w:left="5" w:right="1"/>
              <w:jc w:val="center"/>
              <w:rPr>
                <w:sz w:val="20"/>
                <w:highlight w:val="yellow"/>
              </w:rPr>
            </w:pPr>
            <w:r w:rsidRPr="009F39E8">
              <w:rPr>
                <w:spacing w:val="-2"/>
                <w:sz w:val="20"/>
              </w:rPr>
              <w:t>$2,000</w:t>
            </w:r>
          </w:p>
        </w:tc>
        <w:tc>
          <w:tcPr>
            <w:tcW w:w="1094" w:type="dxa"/>
            <w:shd w:val="clear" w:color="auto" w:fill="F2F2F2"/>
          </w:tcPr>
          <w:p w14:paraId="6C4A0BE3" w14:textId="77777777" w:rsidR="009F39E8" w:rsidRPr="009F39E8" w:rsidRDefault="009F39E8" w:rsidP="009F39E8">
            <w:pPr>
              <w:spacing w:line="210" w:lineRule="exact"/>
              <w:ind w:left="10" w:right="1"/>
              <w:jc w:val="center"/>
              <w:rPr>
                <w:sz w:val="20"/>
                <w:highlight w:val="yellow"/>
              </w:rPr>
            </w:pPr>
            <w:r w:rsidRPr="009F39E8">
              <w:rPr>
                <w:spacing w:val="-2"/>
                <w:sz w:val="20"/>
              </w:rPr>
              <w:t>$2,253</w:t>
            </w:r>
          </w:p>
        </w:tc>
        <w:tc>
          <w:tcPr>
            <w:tcW w:w="1118" w:type="dxa"/>
            <w:shd w:val="clear" w:color="auto" w:fill="F2F2F2"/>
          </w:tcPr>
          <w:p w14:paraId="6FB6FB5A" w14:textId="77777777" w:rsidR="009F39E8" w:rsidRPr="009F39E8" w:rsidRDefault="009F39E8" w:rsidP="009F39E8">
            <w:pPr>
              <w:spacing w:line="210" w:lineRule="exact"/>
              <w:ind w:left="15" w:right="1"/>
              <w:jc w:val="center"/>
              <w:rPr>
                <w:sz w:val="20"/>
              </w:rPr>
            </w:pPr>
            <w:r w:rsidRPr="009F39E8">
              <w:rPr>
                <w:spacing w:val="-2"/>
                <w:sz w:val="20"/>
              </w:rPr>
              <w:t>$14,193.05</w:t>
            </w:r>
          </w:p>
        </w:tc>
      </w:tr>
      <w:tr w:rsidR="009F39E8" w:rsidRPr="009F39E8" w14:paraId="5071A0D6" w14:textId="77777777" w:rsidTr="0075611A">
        <w:trPr>
          <w:trHeight w:val="230"/>
        </w:trPr>
        <w:tc>
          <w:tcPr>
            <w:tcW w:w="8231" w:type="dxa"/>
            <w:gridSpan w:val="5"/>
          </w:tcPr>
          <w:p w14:paraId="70BE1B83" w14:textId="77777777" w:rsidR="009F39E8" w:rsidRPr="009F39E8" w:rsidRDefault="009F39E8" w:rsidP="009F39E8">
            <w:pPr>
              <w:spacing w:line="210" w:lineRule="exact"/>
              <w:ind w:left="110"/>
              <w:rPr>
                <w:b/>
                <w:sz w:val="20"/>
              </w:rPr>
            </w:pPr>
            <w:r w:rsidRPr="009F39E8">
              <w:rPr>
                <w:b/>
                <w:spacing w:val="-2"/>
                <w:sz w:val="20"/>
              </w:rPr>
              <w:t>Subtotal</w:t>
            </w:r>
          </w:p>
        </w:tc>
        <w:tc>
          <w:tcPr>
            <w:tcW w:w="1118" w:type="dxa"/>
          </w:tcPr>
          <w:p w14:paraId="483265A1" w14:textId="77777777" w:rsidR="009F39E8" w:rsidRPr="009F39E8" w:rsidRDefault="009F39E8" w:rsidP="009F39E8">
            <w:pPr>
              <w:spacing w:line="210" w:lineRule="exact"/>
              <w:ind w:left="15" w:right="1"/>
              <w:jc w:val="center"/>
              <w:rPr>
                <w:b/>
                <w:sz w:val="20"/>
              </w:rPr>
            </w:pPr>
            <w:r w:rsidRPr="009F39E8">
              <w:rPr>
                <w:b/>
                <w:spacing w:val="-2"/>
                <w:sz w:val="20"/>
              </w:rPr>
              <w:t>$108,822.24</w:t>
            </w:r>
          </w:p>
        </w:tc>
      </w:tr>
    </w:tbl>
    <w:p w14:paraId="3234194B" w14:textId="77777777" w:rsidR="009F39E8" w:rsidRPr="009F39E8" w:rsidRDefault="009F39E8" w:rsidP="009F39E8">
      <w:pPr>
        <w:tabs>
          <w:tab w:val="left" w:pos="1080"/>
        </w:tabs>
        <w:rPr>
          <w:b/>
          <w:i/>
          <w:sz w:val="24"/>
        </w:rPr>
      </w:pPr>
    </w:p>
    <w:p w14:paraId="13BB2D23" w14:textId="77777777" w:rsidR="009F39E8" w:rsidRPr="009F39E8" w:rsidRDefault="009F39E8" w:rsidP="009F39E8">
      <w:pPr>
        <w:numPr>
          <w:ilvl w:val="2"/>
          <w:numId w:val="14"/>
        </w:numPr>
        <w:tabs>
          <w:tab w:val="left" w:pos="1080"/>
        </w:tabs>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 xml:space="preserve">Subtotal </w:t>
      </w:r>
      <w:r w:rsidRPr="009F39E8">
        <w:rPr>
          <w:b/>
          <w:i/>
          <w:color w:val="002C72"/>
          <w:spacing w:val="-2"/>
          <w:sz w:val="24"/>
        </w:rPr>
        <w:t>$52,517.61</w:t>
      </w:r>
    </w:p>
    <w:p w14:paraId="0EBF57DB" w14:textId="77777777" w:rsidR="009F39E8" w:rsidRPr="009F39E8" w:rsidRDefault="009F39E8" w:rsidP="009F39E8">
      <w:pPr>
        <w:spacing w:before="5" w:line="237" w:lineRule="auto"/>
        <w:ind w:left="360" w:right="358"/>
        <w:jc w:val="both"/>
        <w:rPr>
          <w:sz w:val="24"/>
          <w:szCs w:val="24"/>
        </w:rPr>
      </w:pPr>
      <w:r w:rsidRPr="009F39E8">
        <w:rPr>
          <w:sz w:val="24"/>
          <w:szCs w:val="24"/>
        </w:rPr>
        <w:t xml:space="preserve">POA calculated benefits for CCN staff at 48.26% of the employees’ base salary. See the detailed breakdown in Section 2.2. Fringe Benefits CCN Staff: $108,822.24 * 48.26% = $52,517.61. </w:t>
      </w:r>
    </w:p>
    <w:p w14:paraId="5D9A329D" w14:textId="77777777" w:rsidR="009F39E8" w:rsidRPr="009F39E8" w:rsidRDefault="009F39E8" w:rsidP="009F39E8">
      <w:pPr>
        <w:spacing w:before="1"/>
        <w:rPr>
          <w:sz w:val="24"/>
          <w:szCs w:val="24"/>
        </w:rPr>
      </w:pPr>
    </w:p>
    <w:p w14:paraId="7F94AADD" w14:textId="77777777" w:rsidR="009F39E8" w:rsidRPr="009F39E8" w:rsidRDefault="009F39E8" w:rsidP="009F39E8">
      <w:pPr>
        <w:numPr>
          <w:ilvl w:val="2"/>
          <w:numId w:val="14"/>
        </w:numPr>
        <w:tabs>
          <w:tab w:val="left" w:pos="1080"/>
        </w:tabs>
        <w:jc w:val="both"/>
        <w:outlineLvl w:val="0"/>
        <w:rPr>
          <w:b/>
          <w:bCs/>
          <w:i/>
          <w:iCs/>
          <w:color w:val="002C72"/>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$14,915.04</w:t>
      </w:r>
    </w:p>
    <w:p w14:paraId="056BEDD4" w14:textId="77777777" w:rsidR="009F39E8" w:rsidRPr="009F39E8" w:rsidRDefault="009F39E8" w:rsidP="009F39E8">
      <w:pPr>
        <w:numPr>
          <w:ilvl w:val="3"/>
          <w:numId w:val="14"/>
        </w:numPr>
        <w:tabs>
          <w:tab w:val="left" w:pos="720"/>
        </w:tabs>
        <w:spacing w:before="7" w:line="237" w:lineRule="auto"/>
        <w:ind w:right="357"/>
        <w:jc w:val="both"/>
        <w:rPr>
          <w:sz w:val="24"/>
        </w:rPr>
      </w:pPr>
      <w:r w:rsidRPr="009F39E8">
        <w:rPr>
          <w:b/>
          <w:sz w:val="24"/>
        </w:rPr>
        <w:lastRenderedPageBreak/>
        <w:t>Vehicle</w:t>
      </w:r>
      <w:r w:rsidRPr="009F39E8">
        <w:rPr>
          <w:b/>
          <w:spacing w:val="-8"/>
          <w:sz w:val="24"/>
        </w:rPr>
        <w:t xml:space="preserve"> </w:t>
      </w:r>
      <w:r w:rsidRPr="009F39E8">
        <w:rPr>
          <w:b/>
          <w:sz w:val="24"/>
        </w:rPr>
        <w:t>Fuel</w:t>
      </w:r>
      <w:r w:rsidRPr="009F39E8">
        <w:rPr>
          <w:b/>
          <w:spacing w:val="-8"/>
          <w:sz w:val="24"/>
        </w:rPr>
        <w:t xml:space="preserve"> </w:t>
      </w:r>
      <w:r w:rsidRPr="009F39E8">
        <w:rPr>
          <w:b/>
          <w:sz w:val="24"/>
        </w:rPr>
        <w:t>($4,127.65):</w:t>
      </w:r>
      <w:r w:rsidRPr="009F39E8">
        <w:rPr>
          <w:b/>
          <w:spacing w:val="-8"/>
          <w:sz w:val="24"/>
        </w:rPr>
        <w:t xml:space="preserve"> </w:t>
      </w:r>
      <w:r w:rsidRPr="009F39E8">
        <w:rPr>
          <w:sz w:val="24"/>
        </w:rPr>
        <w:t>POA</w:t>
      </w:r>
      <w:r w:rsidRPr="009F39E8">
        <w:rPr>
          <w:spacing w:val="-8"/>
          <w:sz w:val="24"/>
        </w:rPr>
        <w:t xml:space="preserve"> </w:t>
      </w:r>
      <w:r w:rsidRPr="009F39E8">
        <w:rPr>
          <w:sz w:val="24"/>
        </w:rPr>
        <w:t>estimates</w:t>
      </w:r>
      <w:r w:rsidRPr="009F39E8">
        <w:rPr>
          <w:spacing w:val="-8"/>
          <w:sz w:val="24"/>
        </w:rPr>
        <w:t xml:space="preserve"> </w:t>
      </w:r>
      <w:r w:rsidRPr="009F39E8">
        <w:rPr>
          <w:sz w:val="24"/>
        </w:rPr>
        <w:t>vehicle</w:t>
      </w:r>
      <w:r w:rsidRPr="009F39E8">
        <w:rPr>
          <w:spacing w:val="-8"/>
          <w:sz w:val="24"/>
        </w:rPr>
        <w:t xml:space="preserve"> </w:t>
      </w:r>
      <w:r w:rsidRPr="009F39E8">
        <w:rPr>
          <w:sz w:val="24"/>
        </w:rPr>
        <w:t>fuel</w:t>
      </w:r>
      <w:r w:rsidRPr="009F39E8">
        <w:rPr>
          <w:spacing w:val="-8"/>
          <w:sz w:val="24"/>
        </w:rPr>
        <w:t xml:space="preserve"> </w:t>
      </w:r>
      <w:r w:rsidRPr="009F39E8">
        <w:rPr>
          <w:sz w:val="24"/>
        </w:rPr>
        <w:t>to</w:t>
      </w:r>
      <w:r w:rsidRPr="009F39E8">
        <w:rPr>
          <w:spacing w:val="-8"/>
          <w:sz w:val="24"/>
        </w:rPr>
        <w:t xml:space="preserve"> </w:t>
      </w:r>
      <w:r w:rsidRPr="009F39E8">
        <w:rPr>
          <w:sz w:val="24"/>
        </w:rPr>
        <w:t>cost</w:t>
      </w:r>
      <w:r w:rsidRPr="009F39E8">
        <w:rPr>
          <w:spacing w:val="-8"/>
          <w:sz w:val="24"/>
        </w:rPr>
        <w:t xml:space="preserve"> </w:t>
      </w:r>
      <w:r w:rsidRPr="009F39E8">
        <w:rPr>
          <w:sz w:val="24"/>
        </w:rPr>
        <w:t>$60</w:t>
      </w:r>
      <w:r w:rsidRPr="009F39E8">
        <w:rPr>
          <w:spacing w:val="-8"/>
          <w:sz w:val="24"/>
        </w:rPr>
        <w:t xml:space="preserve"> </w:t>
      </w:r>
      <w:r w:rsidRPr="009F39E8">
        <w:rPr>
          <w:sz w:val="24"/>
        </w:rPr>
        <w:t>per</w:t>
      </w:r>
      <w:r w:rsidRPr="009F39E8">
        <w:rPr>
          <w:spacing w:val="-8"/>
          <w:sz w:val="24"/>
        </w:rPr>
        <w:t xml:space="preserve"> </w:t>
      </w:r>
      <w:r w:rsidRPr="009F39E8">
        <w:rPr>
          <w:sz w:val="24"/>
        </w:rPr>
        <w:t>month</w:t>
      </w:r>
      <w:r w:rsidRPr="009F39E8">
        <w:rPr>
          <w:spacing w:val="-8"/>
          <w:sz w:val="24"/>
        </w:rPr>
        <w:t xml:space="preserve"> </w:t>
      </w:r>
      <w:r w:rsidRPr="009F39E8">
        <w:rPr>
          <w:sz w:val="24"/>
        </w:rPr>
        <w:t>for</w:t>
      </w:r>
      <w:r w:rsidRPr="009F39E8">
        <w:rPr>
          <w:spacing w:val="-8"/>
          <w:sz w:val="24"/>
        </w:rPr>
        <w:t xml:space="preserve"> </w:t>
      </w:r>
      <w:r w:rsidRPr="009F39E8">
        <w:rPr>
          <w:sz w:val="24"/>
        </w:rPr>
        <w:t>60</w:t>
      </w:r>
      <w:r w:rsidRPr="009F39E8">
        <w:rPr>
          <w:spacing w:val="-8"/>
          <w:sz w:val="24"/>
        </w:rPr>
        <w:t xml:space="preserve"> </w:t>
      </w:r>
      <w:r w:rsidRPr="009F39E8">
        <w:rPr>
          <w:sz w:val="24"/>
        </w:rPr>
        <w:t>months</w:t>
      </w:r>
      <w:r w:rsidRPr="009F39E8">
        <w:rPr>
          <w:spacing w:val="-8"/>
          <w:sz w:val="24"/>
        </w:rPr>
        <w:t xml:space="preserve"> </w:t>
      </w:r>
      <w:r w:rsidRPr="009F39E8">
        <w:rPr>
          <w:sz w:val="24"/>
        </w:rPr>
        <w:t>of</w:t>
      </w:r>
      <w:r w:rsidRPr="009F39E8">
        <w:rPr>
          <w:spacing w:val="-8"/>
          <w:sz w:val="24"/>
        </w:rPr>
        <w:t xml:space="preserve"> </w:t>
      </w:r>
      <w:r w:rsidRPr="009F39E8">
        <w:rPr>
          <w:sz w:val="24"/>
        </w:rPr>
        <w:t>the project to support project staff oversee interventions under Activity 9.</w:t>
      </w:r>
      <w:r w:rsidRPr="009F39E8">
        <w:rPr>
          <w:sz w:val="24"/>
          <w:szCs w:val="24"/>
        </w:rPr>
        <w:t xml:space="preserve"> The total amount for vehicle fuel is calculated at $60 per month * 60 months + 528 for inflation in Y2-Y6 = $4,128.</w:t>
      </w:r>
    </w:p>
    <w:p w14:paraId="188F9624" w14:textId="77777777" w:rsidR="009F39E8" w:rsidRPr="009F39E8" w:rsidRDefault="009F39E8" w:rsidP="009F39E8">
      <w:pPr>
        <w:numPr>
          <w:ilvl w:val="3"/>
          <w:numId w:val="14"/>
        </w:numPr>
        <w:tabs>
          <w:tab w:val="left" w:pos="720"/>
        </w:tabs>
        <w:ind w:right="357"/>
        <w:jc w:val="both"/>
        <w:rPr>
          <w:sz w:val="24"/>
        </w:rPr>
      </w:pPr>
      <w:r w:rsidRPr="009F39E8">
        <w:rPr>
          <w:b/>
          <w:sz w:val="24"/>
        </w:rPr>
        <w:t xml:space="preserve">Local Travel for Implementation of Activity 9 ($3,605.01): </w:t>
      </w:r>
      <w:r w:rsidRPr="009F39E8">
        <w:rPr>
          <w:bCs/>
          <w:sz w:val="24"/>
        </w:rPr>
        <w:t>POA estimates additional general expenses for project staff implementing and overseeing interventions under Activity 9. This includes local transportation ($35 per trip * 12 trips + $56 for inflation in Y2-Y6 = $476.13), and lodging and M&amp;</w:t>
      </w:r>
      <w:proofErr w:type="gramStart"/>
      <w:r w:rsidRPr="009F39E8">
        <w:rPr>
          <w:bCs/>
          <w:sz w:val="24"/>
        </w:rPr>
        <w:t>IE ((</w:t>
      </w:r>
      <w:proofErr w:type="gramEnd"/>
      <w:r w:rsidRPr="009F39E8">
        <w:rPr>
          <w:bCs/>
          <w:sz w:val="24"/>
        </w:rPr>
        <w:t>$40 M&amp;IE per day + 75 lodging per day) * 2 days per trip * 12 trips + $369 for inflation in Y2-Y6 = $3,128.88).</w:t>
      </w:r>
    </w:p>
    <w:p w14:paraId="577F986D" w14:textId="77777777" w:rsidR="009F39E8" w:rsidRPr="009F39E8" w:rsidRDefault="009F39E8" w:rsidP="009F39E8">
      <w:pPr>
        <w:numPr>
          <w:ilvl w:val="3"/>
          <w:numId w:val="14"/>
        </w:numPr>
        <w:tabs>
          <w:tab w:val="left" w:pos="720"/>
        </w:tabs>
        <w:ind w:right="357"/>
        <w:jc w:val="both"/>
        <w:rPr>
          <w:sz w:val="24"/>
        </w:rPr>
      </w:pPr>
      <w:r w:rsidRPr="009F39E8">
        <w:rPr>
          <w:b/>
          <w:sz w:val="24"/>
        </w:rPr>
        <w:t xml:space="preserve">Travel to Support the Decentralization of PNAE ($4,364.88): </w:t>
      </w:r>
      <w:r w:rsidRPr="009F39E8">
        <w:rPr>
          <w:bCs/>
          <w:sz w:val="24"/>
        </w:rPr>
        <w:t>POA estimates travel expenses to support project staff working to decentralize PNAE activities, for a total of 9 trips in Y6. This includes local transportation ($35 per trip * 9 trips + $87 for inflation = $402.03), and lodging and M&amp;</w:t>
      </w:r>
      <w:proofErr w:type="gramStart"/>
      <w:r w:rsidRPr="009F39E8">
        <w:rPr>
          <w:bCs/>
          <w:sz w:val="24"/>
        </w:rPr>
        <w:t>IE ((</w:t>
      </w:r>
      <w:proofErr w:type="gramEnd"/>
      <w:r w:rsidRPr="009F39E8">
        <w:rPr>
          <w:bCs/>
          <w:sz w:val="24"/>
        </w:rPr>
        <w:t>$40 M&amp;IE per day + 75 lodging per day) * 3 days per trip * 9 trips + $858 for inflation = $3,962.85).</w:t>
      </w:r>
    </w:p>
    <w:p w14:paraId="55077406" w14:textId="77777777" w:rsidR="009F39E8" w:rsidRPr="009F39E8" w:rsidRDefault="009F39E8" w:rsidP="009F39E8">
      <w:pPr>
        <w:numPr>
          <w:ilvl w:val="3"/>
          <w:numId w:val="14"/>
        </w:numPr>
        <w:tabs>
          <w:tab w:val="left" w:pos="720"/>
        </w:tabs>
        <w:ind w:right="357"/>
        <w:jc w:val="both"/>
      </w:pPr>
      <w:r w:rsidRPr="009F39E8">
        <w:rPr>
          <w:b/>
          <w:sz w:val="24"/>
        </w:rPr>
        <w:t xml:space="preserve">International Travel by Consultant ($2,817.50): </w:t>
      </w:r>
      <w:r w:rsidRPr="009F39E8">
        <w:rPr>
          <w:sz w:val="24"/>
        </w:rPr>
        <w:t>An international consultant will travel to Tegucigalpa and Intibucá in Y1 to conduct cost analyses to inform PNAE scaling. Costs include one round-trip</w:t>
      </w:r>
      <w:r w:rsidRPr="009F39E8">
        <w:rPr>
          <w:spacing w:val="-2"/>
          <w:sz w:val="24"/>
        </w:rPr>
        <w:t xml:space="preserve"> </w:t>
      </w:r>
      <w:r w:rsidRPr="009F39E8">
        <w:rPr>
          <w:sz w:val="24"/>
        </w:rPr>
        <w:t>flight</w:t>
      </w:r>
      <w:r w:rsidRPr="009F39E8">
        <w:rPr>
          <w:spacing w:val="-2"/>
          <w:sz w:val="24"/>
        </w:rPr>
        <w:t xml:space="preserve"> </w:t>
      </w:r>
      <w:r w:rsidRPr="009F39E8">
        <w:rPr>
          <w:sz w:val="24"/>
        </w:rPr>
        <w:t>from</w:t>
      </w:r>
      <w:r w:rsidRPr="009F39E8">
        <w:rPr>
          <w:spacing w:val="-2"/>
          <w:sz w:val="24"/>
        </w:rPr>
        <w:t xml:space="preserve"> </w:t>
      </w:r>
      <w:r w:rsidRPr="009F39E8">
        <w:rPr>
          <w:sz w:val="24"/>
        </w:rPr>
        <w:t>USA</w:t>
      </w:r>
      <w:r w:rsidRPr="009F39E8">
        <w:rPr>
          <w:spacing w:val="-2"/>
          <w:sz w:val="24"/>
        </w:rPr>
        <w:t xml:space="preserve"> </w:t>
      </w:r>
      <w:r w:rsidRPr="009F39E8">
        <w:rPr>
          <w:sz w:val="24"/>
        </w:rPr>
        <w:t>to</w:t>
      </w:r>
      <w:r w:rsidRPr="009F39E8">
        <w:rPr>
          <w:spacing w:val="-2"/>
          <w:sz w:val="24"/>
        </w:rPr>
        <w:t xml:space="preserve"> </w:t>
      </w:r>
      <w:r w:rsidRPr="009F39E8">
        <w:rPr>
          <w:sz w:val="24"/>
        </w:rPr>
        <w:t>Honduras</w:t>
      </w:r>
      <w:r w:rsidRPr="009F39E8">
        <w:rPr>
          <w:spacing w:val="-2"/>
          <w:sz w:val="24"/>
        </w:rPr>
        <w:t xml:space="preserve"> </w:t>
      </w:r>
      <w:r w:rsidRPr="009F39E8">
        <w:rPr>
          <w:sz w:val="24"/>
        </w:rPr>
        <w:t>($800.00),</w:t>
      </w:r>
      <w:r w:rsidRPr="009F39E8">
        <w:rPr>
          <w:spacing w:val="-2"/>
          <w:sz w:val="24"/>
        </w:rPr>
        <w:t xml:space="preserve"> </w:t>
      </w:r>
      <w:r w:rsidRPr="009F39E8">
        <w:rPr>
          <w:sz w:val="24"/>
        </w:rPr>
        <w:t>local</w:t>
      </w:r>
      <w:r w:rsidRPr="009F39E8">
        <w:rPr>
          <w:spacing w:val="-2"/>
          <w:sz w:val="24"/>
        </w:rPr>
        <w:t xml:space="preserve"> </w:t>
      </w:r>
      <w:r w:rsidRPr="009F39E8">
        <w:rPr>
          <w:sz w:val="24"/>
        </w:rPr>
        <w:t>transportation</w:t>
      </w:r>
      <w:r w:rsidRPr="009F39E8">
        <w:rPr>
          <w:spacing w:val="-2"/>
          <w:sz w:val="24"/>
        </w:rPr>
        <w:t xml:space="preserve"> </w:t>
      </w:r>
      <w:r w:rsidRPr="009F39E8">
        <w:rPr>
          <w:sz w:val="24"/>
        </w:rPr>
        <w:t>($50</w:t>
      </w:r>
      <w:r w:rsidRPr="009F39E8">
        <w:rPr>
          <w:spacing w:val="-2"/>
          <w:sz w:val="24"/>
        </w:rPr>
        <w:t xml:space="preserve"> </w:t>
      </w:r>
      <w:r w:rsidRPr="009F39E8">
        <w:rPr>
          <w:sz w:val="24"/>
        </w:rPr>
        <w:t>per</w:t>
      </w:r>
      <w:r w:rsidRPr="009F39E8">
        <w:rPr>
          <w:spacing w:val="-2"/>
          <w:sz w:val="24"/>
        </w:rPr>
        <w:t xml:space="preserve"> </w:t>
      </w:r>
      <w:r w:rsidRPr="009F39E8">
        <w:rPr>
          <w:sz w:val="24"/>
        </w:rPr>
        <w:t>day * 10 days = $500.00), lodging and M&amp;IE in Tegucigalpa (($43.50 M&amp;IE per day + $150 lodging per day) * 5 days = $967.50), and lodging and M&amp;IE in Intibucá (($40 M&amp;IE per day + $70 lodging per day) * 5 days = $550.00).</w:t>
      </w:r>
    </w:p>
    <w:p w14:paraId="19FAEFA3" w14:textId="77777777" w:rsidR="009F39E8" w:rsidRPr="009F39E8" w:rsidRDefault="009F39E8" w:rsidP="009F39E8">
      <w:pPr>
        <w:numPr>
          <w:ilvl w:val="2"/>
          <w:numId w:val="14"/>
        </w:numPr>
        <w:tabs>
          <w:tab w:val="left" w:pos="1080"/>
        </w:tabs>
        <w:spacing w:before="272"/>
        <w:jc w:val="both"/>
        <w:outlineLvl w:val="0"/>
        <w:rPr>
          <w:b/>
          <w:bCs/>
          <w:i/>
          <w:iCs/>
          <w:sz w:val="24"/>
          <w:szCs w:val="24"/>
        </w:rPr>
      </w:pPr>
      <w:r w:rsidRPr="009F39E8">
        <w:rPr>
          <w:b/>
          <w:bCs/>
          <w:i/>
          <w:iCs/>
          <w:color w:val="002C72"/>
          <w:sz w:val="24"/>
          <w:szCs w:val="24"/>
        </w:rPr>
        <w:t>Professional</w:t>
      </w:r>
      <w:r w:rsidRPr="009F39E8">
        <w:rPr>
          <w:b/>
          <w:bCs/>
          <w:i/>
          <w:iCs/>
          <w:color w:val="002C72"/>
          <w:spacing w:val="-3"/>
          <w:sz w:val="24"/>
          <w:szCs w:val="24"/>
        </w:rPr>
        <w:t xml:space="preserve"> </w:t>
      </w:r>
      <w:r w:rsidRPr="009F39E8">
        <w:rPr>
          <w:b/>
          <w:bCs/>
          <w:i/>
          <w:iCs/>
          <w:color w:val="002C72"/>
          <w:sz w:val="24"/>
          <w:szCs w:val="24"/>
        </w:rPr>
        <w:t>Services/Contractual</w:t>
      </w:r>
      <w:r w:rsidRPr="009F39E8">
        <w:rPr>
          <w:b/>
          <w:bCs/>
          <w:i/>
          <w:iCs/>
          <w:color w:val="002C72"/>
          <w:spacing w:val="-3"/>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$213,000.00</w:t>
      </w:r>
    </w:p>
    <w:p w14:paraId="4AC7F171" w14:textId="77777777" w:rsidR="009F39E8" w:rsidRPr="009F39E8" w:rsidRDefault="009F39E8" w:rsidP="009F39E8">
      <w:pPr>
        <w:ind w:left="360" w:right="359"/>
        <w:jc w:val="both"/>
        <w:rPr>
          <w:b/>
          <w:sz w:val="24"/>
          <w:szCs w:val="24"/>
        </w:rPr>
      </w:pPr>
      <w:r w:rsidRPr="009F39E8">
        <w:rPr>
          <w:b/>
          <w:sz w:val="24"/>
          <w:szCs w:val="24"/>
        </w:rPr>
        <w:t xml:space="preserve">Contract for Certification in Local Procurement for School Feeding ($154,800.00): </w:t>
      </w:r>
      <w:r w:rsidRPr="009F39E8">
        <w:rPr>
          <w:sz w:val="24"/>
          <w:szCs w:val="24"/>
        </w:rPr>
        <w:t xml:space="preserve">POA will contract Zamorano University or a comparable accredited institution to co-develop and institutionalize a certificate in Local Procurement for School Feeding. This formal course will professionalize the role of </w:t>
      </w:r>
      <w:proofErr w:type="spellStart"/>
      <w:r w:rsidRPr="009F39E8">
        <w:rPr>
          <w:i/>
          <w:sz w:val="24"/>
          <w:szCs w:val="24"/>
        </w:rPr>
        <w:t>mancomunidades</w:t>
      </w:r>
      <w:proofErr w:type="spellEnd"/>
      <w:r w:rsidRPr="009F39E8">
        <w:rPr>
          <w:sz w:val="24"/>
          <w:szCs w:val="24"/>
        </w:rPr>
        <w:t xml:space="preserve"> officials and other local actors in transparent and efficient management of food procurement. The certificate program will be developed and piloted in Y1-Y6, formally accredited by Y3. POA is estimating a total of $25,800 per year from Y1-Y6 for this contract ($25,800/year * 6 years = $154,800.00). </w:t>
      </w:r>
    </w:p>
    <w:p w14:paraId="738662D9" w14:textId="77777777" w:rsidR="009F39E8" w:rsidRPr="009F39E8" w:rsidRDefault="009F39E8" w:rsidP="009F39E8">
      <w:pPr>
        <w:spacing w:before="3"/>
        <w:ind w:right="357"/>
        <w:jc w:val="both"/>
        <w:rPr>
          <w:b/>
          <w:sz w:val="24"/>
          <w:szCs w:val="24"/>
        </w:rPr>
      </w:pPr>
    </w:p>
    <w:p w14:paraId="058B2721" w14:textId="77777777" w:rsidR="009F39E8" w:rsidRPr="009F39E8" w:rsidRDefault="009F39E8" w:rsidP="009F39E8">
      <w:pPr>
        <w:spacing w:before="3"/>
        <w:ind w:left="360" w:right="357"/>
        <w:jc w:val="both"/>
        <w:rPr>
          <w:sz w:val="24"/>
          <w:szCs w:val="24"/>
        </w:rPr>
      </w:pPr>
      <w:r w:rsidRPr="009F39E8">
        <w:rPr>
          <w:b/>
          <w:bCs/>
          <w:sz w:val="24"/>
          <w:szCs w:val="24"/>
        </w:rPr>
        <w:t>International</w:t>
      </w:r>
      <w:r w:rsidRPr="009F39E8">
        <w:rPr>
          <w:b/>
          <w:spacing w:val="-8"/>
          <w:sz w:val="24"/>
          <w:szCs w:val="24"/>
        </w:rPr>
        <w:t xml:space="preserve"> </w:t>
      </w:r>
      <w:r w:rsidRPr="009F39E8">
        <w:rPr>
          <w:b/>
          <w:sz w:val="24"/>
          <w:szCs w:val="24"/>
        </w:rPr>
        <w:t>Consultant</w:t>
      </w:r>
      <w:r w:rsidRPr="009F39E8">
        <w:rPr>
          <w:b/>
          <w:spacing w:val="-8"/>
          <w:sz w:val="24"/>
          <w:szCs w:val="24"/>
        </w:rPr>
        <w:t xml:space="preserve"> </w:t>
      </w:r>
      <w:r w:rsidRPr="009F39E8">
        <w:rPr>
          <w:b/>
          <w:sz w:val="24"/>
          <w:szCs w:val="24"/>
        </w:rPr>
        <w:t>to</w:t>
      </w:r>
      <w:r w:rsidRPr="009F39E8">
        <w:rPr>
          <w:b/>
          <w:spacing w:val="-8"/>
          <w:sz w:val="24"/>
          <w:szCs w:val="24"/>
        </w:rPr>
        <w:t xml:space="preserve"> </w:t>
      </w:r>
      <w:r w:rsidRPr="009F39E8">
        <w:rPr>
          <w:b/>
          <w:sz w:val="24"/>
          <w:szCs w:val="24"/>
        </w:rPr>
        <w:t>Conduct</w:t>
      </w:r>
      <w:r w:rsidRPr="009F39E8">
        <w:rPr>
          <w:b/>
          <w:spacing w:val="-8"/>
          <w:sz w:val="24"/>
          <w:szCs w:val="24"/>
        </w:rPr>
        <w:t xml:space="preserve"> </w:t>
      </w:r>
      <w:r w:rsidRPr="009F39E8">
        <w:rPr>
          <w:b/>
          <w:sz w:val="24"/>
          <w:szCs w:val="24"/>
        </w:rPr>
        <w:t>Cost</w:t>
      </w:r>
      <w:r w:rsidRPr="009F39E8">
        <w:rPr>
          <w:b/>
          <w:spacing w:val="-8"/>
          <w:sz w:val="24"/>
          <w:szCs w:val="24"/>
        </w:rPr>
        <w:t xml:space="preserve"> </w:t>
      </w:r>
      <w:r w:rsidRPr="009F39E8">
        <w:rPr>
          <w:b/>
          <w:sz w:val="24"/>
          <w:szCs w:val="24"/>
        </w:rPr>
        <w:t>Analysis</w:t>
      </w:r>
      <w:r w:rsidRPr="009F39E8">
        <w:rPr>
          <w:b/>
          <w:spacing w:val="-8"/>
          <w:sz w:val="24"/>
          <w:szCs w:val="24"/>
        </w:rPr>
        <w:t xml:space="preserve"> </w:t>
      </w:r>
      <w:r w:rsidRPr="009F39E8">
        <w:rPr>
          <w:b/>
          <w:sz w:val="24"/>
          <w:szCs w:val="24"/>
        </w:rPr>
        <w:t>to</w:t>
      </w:r>
      <w:r w:rsidRPr="009F39E8">
        <w:rPr>
          <w:b/>
          <w:spacing w:val="-8"/>
          <w:sz w:val="24"/>
          <w:szCs w:val="24"/>
        </w:rPr>
        <w:t xml:space="preserve"> </w:t>
      </w:r>
      <w:r w:rsidRPr="009F39E8">
        <w:rPr>
          <w:b/>
          <w:sz w:val="24"/>
          <w:szCs w:val="24"/>
        </w:rPr>
        <w:t>Inform</w:t>
      </w:r>
      <w:r w:rsidRPr="009F39E8">
        <w:rPr>
          <w:b/>
          <w:spacing w:val="-8"/>
          <w:sz w:val="24"/>
          <w:szCs w:val="24"/>
        </w:rPr>
        <w:t xml:space="preserve"> </w:t>
      </w:r>
      <w:r w:rsidRPr="009F39E8">
        <w:rPr>
          <w:b/>
          <w:sz w:val="24"/>
          <w:szCs w:val="24"/>
        </w:rPr>
        <w:t>PNAE</w:t>
      </w:r>
      <w:r w:rsidRPr="009F39E8">
        <w:rPr>
          <w:b/>
          <w:spacing w:val="-8"/>
          <w:sz w:val="24"/>
          <w:szCs w:val="24"/>
        </w:rPr>
        <w:t xml:space="preserve"> </w:t>
      </w:r>
      <w:r w:rsidRPr="009F39E8">
        <w:rPr>
          <w:b/>
          <w:sz w:val="24"/>
          <w:szCs w:val="24"/>
        </w:rPr>
        <w:t>Scaling</w:t>
      </w:r>
      <w:r w:rsidRPr="009F39E8">
        <w:rPr>
          <w:b/>
          <w:spacing w:val="-8"/>
          <w:sz w:val="24"/>
          <w:szCs w:val="24"/>
        </w:rPr>
        <w:t xml:space="preserve"> </w:t>
      </w:r>
      <w:r w:rsidRPr="009F39E8">
        <w:rPr>
          <w:b/>
          <w:sz w:val="24"/>
          <w:szCs w:val="24"/>
        </w:rPr>
        <w:t>($12,000.00):</w:t>
      </w:r>
      <w:r w:rsidRPr="009F39E8">
        <w:rPr>
          <w:b/>
          <w:spacing w:val="-8"/>
          <w:sz w:val="24"/>
          <w:szCs w:val="24"/>
        </w:rPr>
        <w:t xml:space="preserve"> </w:t>
      </w:r>
      <w:r w:rsidRPr="009F39E8">
        <w:rPr>
          <w:sz w:val="24"/>
          <w:szCs w:val="24"/>
        </w:rPr>
        <w:t>POA will hire a consultant to develop step-by-step recipe and demonstration guides for 20 days in Y1 at a daily rate of $600 per day (20 days * 600/day = $12,000.00).</w:t>
      </w:r>
    </w:p>
    <w:p w14:paraId="4668E00D" w14:textId="77777777" w:rsidR="009F39E8" w:rsidRPr="009F39E8" w:rsidRDefault="009F39E8" w:rsidP="009F39E8">
      <w:pPr>
        <w:rPr>
          <w:sz w:val="24"/>
          <w:szCs w:val="24"/>
        </w:rPr>
      </w:pPr>
    </w:p>
    <w:p w14:paraId="40681C01" w14:textId="77777777" w:rsidR="009F39E8" w:rsidRPr="009F39E8" w:rsidRDefault="009F39E8" w:rsidP="009F39E8">
      <w:pPr>
        <w:ind w:left="360" w:right="357"/>
        <w:jc w:val="both"/>
        <w:rPr>
          <w:sz w:val="24"/>
        </w:rPr>
      </w:pPr>
      <w:r w:rsidRPr="009F39E8">
        <w:rPr>
          <w:b/>
          <w:sz w:val="24"/>
        </w:rPr>
        <w:t xml:space="preserve">Consultant to Review Legal Framework and Advocacy ($27,000.00): </w:t>
      </w:r>
      <w:r w:rsidRPr="009F39E8">
        <w:rPr>
          <w:sz w:val="24"/>
        </w:rPr>
        <w:t>POA will hire a consultant to review legal framework and advocacy in Y2 through Y3 estimated for 45 days per year at a daily rate of $300 per day (90 days total * $300/day = $27,000.00).</w:t>
      </w:r>
    </w:p>
    <w:p w14:paraId="75071E90" w14:textId="77777777" w:rsidR="009F39E8" w:rsidRPr="009F39E8" w:rsidRDefault="009F39E8" w:rsidP="009F39E8">
      <w:pPr>
        <w:ind w:left="360" w:right="357"/>
        <w:jc w:val="both"/>
        <w:rPr>
          <w:sz w:val="24"/>
        </w:rPr>
      </w:pPr>
    </w:p>
    <w:p w14:paraId="2D2C701A" w14:textId="77777777" w:rsidR="009F39E8" w:rsidRPr="009F39E8" w:rsidRDefault="009F39E8" w:rsidP="009F39E8">
      <w:pPr>
        <w:spacing w:before="76"/>
        <w:ind w:left="360" w:right="357"/>
        <w:jc w:val="both"/>
        <w:rPr>
          <w:sz w:val="24"/>
        </w:rPr>
      </w:pPr>
      <w:r w:rsidRPr="009F39E8">
        <w:rPr>
          <w:b/>
          <w:sz w:val="24"/>
        </w:rPr>
        <w:t xml:space="preserve">Graphic Design of Roadmap for Decentralized PNAE Operations ($1,200.00): </w:t>
      </w:r>
      <w:r w:rsidRPr="009F39E8">
        <w:rPr>
          <w:sz w:val="24"/>
        </w:rPr>
        <w:t>POA will hire a consultant to lead the graphic design of the Roadmap for Decentralized PNAE Operations in Y4 for 10 days at a base daily rate of $120 per day (10 days * $120/day = $1,200.00).</w:t>
      </w:r>
    </w:p>
    <w:p w14:paraId="1CD55D9B" w14:textId="77777777" w:rsidR="009F39E8" w:rsidRPr="009F39E8" w:rsidRDefault="009F39E8" w:rsidP="009F39E8">
      <w:pPr>
        <w:rPr>
          <w:sz w:val="24"/>
          <w:szCs w:val="24"/>
        </w:rPr>
      </w:pPr>
    </w:p>
    <w:p w14:paraId="4074B3B6" w14:textId="77777777" w:rsidR="009F39E8" w:rsidRPr="009F39E8" w:rsidRDefault="009F39E8" w:rsidP="009F39E8">
      <w:pPr>
        <w:spacing w:before="1"/>
        <w:ind w:left="360" w:right="357"/>
        <w:jc w:val="both"/>
        <w:rPr>
          <w:sz w:val="24"/>
        </w:rPr>
      </w:pPr>
      <w:r w:rsidRPr="009F39E8">
        <w:rPr>
          <w:b/>
          <w:sz w:val="24"/>
        </w:rPr>
        <w:t xml:space="preserve">Contract to Document and Replicate Best Practices for National Scale-Up ($18,000.00): </w:t>
      </w:r>
      <w:r w:rsidRPr="009F39E8">
        <w:rPr>
          <w:sz w:val="24"/>
        </w:rPr>
        <w:t>POA will hire a firm to document and replicate best practices for the National Scale-Up strategy in Y3 estimated at $3,000 per month for 6 months (6 months * $3,000/month = $18,000.00).</w:t>
      </w:r>
    </w:p>
    <w:p w14:paraId="581F33FE" w14:textId="77777777" w:rsidR="009F39E8" w:rsidRPr="009F39E8" w:rsidRDefault="009F39E8" w:rsidP="009F39E8">
      <w:pPr>
        <w:numPr>
          <w:ilvl w:val="2"/>
          <w:numId w:val="14"/>
        </w:numPr>
        <w:tabs>
          <w:tab w:val="left" w:pos="1079"/>
        </w:tabs>
        <w:spacing w:before="276" w:line="275" w:lineRule="exact"/>
        <w:ind w:left="1079" w:hanging="719"/>
        <w:jc w:val="both"/>
        <w:outlineLvl w:val="0"/>
        <w:rPr>
          <w:b/>
          <w:bCs/>
          <w:i/>
          <w:iCs/>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$3,000.00</w:t>
      </w:r>
    </w:p>
    <w:p w14:paraId="401A802C" w14:textId="77777777" w:rsidR="009F39E8" w:rsidRPr="009F39E8" w:rsidRDefault="009F39E8" w:rsidP="009F39E8">
      <w:pPr>
        <w:spacing w:line="242" w:lineRule="auto"/>
        <w:ind w:left="360" w:right="357"/>
        <w:jc w:val="both"/>
        <w:rPr>
          <w:sz w:val="24"/>
        </w:rPr>
      </w:pPr>
      <w:r w:rsidRPr="009F39E8">
        <w:rPr>
          <w:b/>
          <w:sz w:val="24"/>
        </w:rPr>
        <w:t>Toolkit</w:t>
      </w:r>
      <w:r w:rsidRPr="009F39E8">
        <w:rPr>
          <w:b/>
          <w:spacing w:val="-12"/>
          <w:sz w:val="24"/>
        </w:rPr>
        <w:t xml:space="preserve"> </w:t>
      </w:r>
      <w:r w:rsidRPr="009F39E8">
        <w:rPr>
          <w:b/>
          <w:sz w:val="24"/>
        </w:rPr>
        <w:t>Supplies</w:t>
      </w:r>
      <w:r w:rsidRPr="009F39E8">
        <w:rPr>
          <w:b/>
          <w:spacing w:val="-12"/>
          <w:sz w:val="24"/>
        </w:rPr>
        <w:t xml:space="preserve"> </w:t>
      </w:r>
      <w:r w:rsidRPr="009F39E8">
        <w:rPr>
          <w:b/>
          <w:sz w:val="24"/>
        </w:rPr>
        <w:t>($3,000.00):</w:t>
      </w:r>
      <w:r w:rsidRPr="009F39E8">
        <w:rPr>
          <w:b/>
          <w:spacing w:val="-12"/>
          <w:sz w:val="24"/>
        </w:rPr>
        <w:t xml:space="preserve"> </w:t>
      </w:r>
      <w:r w:rsidRPr="009F39E8">
        <w:rPr>
          <w:sz w:val="24"/>
        </w:rPr>
        <w:t>POA</w:t>
      </w:r>
      <w:r w:rsidRPr="009F39E8">
        <w:rPr>
          <w:spacing w:val="-12"/>
          <w:sz w:val="24"/>
        </w:rPr>
        <w:t xml:space="preserve"> </w:t>
      </w:r>
      <w:r w:rsidRPr="009F39E8">
        <w:rPr>
          <w:sz w:val="24"/>
        </w:rPr>
        <w:t>will</w:t>
      </w:r>
      <w:r w:rsidRPr="009F39E8">
        <w:rPr>
          <w:spacing w:val="-12"/>
          <w:sz w:val="24"/>
        </w:rPr>
        <w:t xml:space="preserve"> </w:t>
      </w:r>
      <w:r w:rsidRPr="009F39E8">
        <w:rPr>
          <w:sz w:val="24"/>
        </w:rPr>
        <w:t>print</w:t>
      </w:r>
      <w:r w:rsidRPr="009F39E8">
        <w:rPr>
          <w:spacing w:val="-12"/>
          <w:sz w:val="24"/>
        </w:rPr>
        <w:t xml:space="preserve"> </w:t>
      </w:r>
      <w:r w:rsidRPr="009F39E8">
        <w:rPr>
          <w:sz w:val="24"/>
        </w:rPr>
        <w:t>the</w:t>
      </w:r>
      <w:r w:rsidRPr="009F39E8">
        <w:rPr>
          <w:spacing w:val="-12"/>
          <w:sz w:val="24"/>
        </w:rPr>
        <w:t xml:space="preserve"> </w:t>
      </w:r>
      <w:r w:rsidRPr="009F39E8">
        <w:rPr>
          <w:sz w:val="24"/>
        </w:rPr>
        <w:t>Practical</w:t>
      </w:r>
      <w:r w:rsidRPr="009F39E8">
        <w:rPr>
          <w:spacing w:val="-12"/>
          <w:sz w:val="24"/>
        </w:rPr>
        <w:t xml:space="preserve"> </w:t>
      </w:r>
      <w:r w:rsidRPr="009F39E8">
        <w:rPr>
          <w:sz w:val="24"/>
        </w:rPr>
        <w:t>Knowledge</w:t>
      </w:r>
      <w:r w:rsidRPr="009F39E8">
        <w:rPr>
          <w:spacing w:val="-12"/>
          <w:sz w:val="24"/>
        </w:rPr>
        <w:t xml:space="preserve"> </w:t>
      </w:r>
      <w:r w:rsidRPr="009F39E8">
        <w:rPr>
          <w:sz w:val="24"/>
        </w:rPr>
        <w:t>Toolkits</w:t>
      </w:r>
      <w:r w:rsidRPr="009F39E8">
        <w:rPr>
          <w:spacing w:val="-12"/>
          <w:sz w:val="24"/>
        </w:rPr>
        <w:t xml:space="preserve"> </w:t>
      </w:r>
      <w:r w:rsidRPr="009F39E8">
        <w:rPr>
          <w:sz w:val="24"/>
        </w:rPr>
        <w:t>developed</w:t>
      </w:r>
      <w:r w:rsidRPr="009F39E8">
        <w:rPr>
          <w:spacing w:val="-12"/>
          <w:sz w:val="24"/>
        </w:rPr>
        <w:t xml:space="preserve"> </w:t>
      </w:r>
      <w:r w:rsidRPr="009F39E8">
        <w:rPr>
          <w:sz w:val="24"/>
        </w:rPr>
        <w:t>under</w:t>
      </w:r>
      <w:r w:rsidRPr="009F39E8">
        <w:rPr>
          <w:spacing w:val="-12"/>
          <w:sz w:val="24"/>
        </w:rPr>
        <w:t xml:space="preserve"> </w:t>
      </w:r>
      <w:r w:rsidRPr="009F39E8">
        <w:rPr>
          <w:sz w:val="24"/>
        </w:rPr>
        <w:t>this activity for a total of $3,000.00 in Y4.</w:t>
      </w:r>
    </w:p>
    <w:p w14:paraId="53B3FD36" w14:textId="77777777" w:rsidR="009F39E8" w:rsidRPr="009F39E8" w:rsidRDefault="009F39E8" w:rsidP="009F39E8">
      <w:pPr>
        <w:numPr>
          <w:ilvl w:val="2"/>
          <w:numId w:val="14"/>
        </w:numPr>
        <w:tabs>
          <w:tab w:val="left" w:pos="1079"/>
        </w:tabs>
        <w:spacing w:before="271" w:line="275" w:lineRule="exact"/>
        <w:ind w:left="1079" w:hanging="719"/>
        <w:jc w:val="both"/>
        <w:outlineLvl w:val="0"/>
        <w:rPr>
          <w:b/>
          <w:bCs/>
          <w:i/>
          <w:iCs/>
          <w:sz w:val="24"/>
          <w:szCs w:val="24"/>
        </w:rPr>
      </w:pPr>
      <w:r w:rsidRPr="009F39E8">
        <w:rPr>
          <w:b/>
          <w:bCs/>
          <w:i/>
          <w:iCs/>
          <w:color w:val="002C72"/>
          <w:sz w:val="24"/>
          <w:szCs w:val="24"/>
        </w:rPr>
        <w:lastRenderedPageBreak/>
        <w:t>Other</w:t>
      </w:r>
      <w:r w:rsidRPr="009F39E8">
        <w:rPr>
          <w:b/>
          <w:bCs/>
          <w:i/>
          <w:iCs/>
          <w:color w:val="002C72"/>
          <w:spacing w:val="-1"/>
          <w:sz w:val="24"/>
          <w:szCs w:val="24"/>
        </w:rPr>
        <w:t xml:space="preserve"> </w:t>
      </w:r>
      <w:r w:rsidRPr="009F39E8">
        <w:rPr>
          <w:b/>
          <w:bCs/>
          <w:i/>
          <w:iCs/>
          <w:color w:val="002C72"/>
          <w:sz w:val="24"/>
          <w:szCs w:val="24"/>
        </w:rPr>
        <w:t xml:space="preserve">– Subtotal </w:t>
      </w:r>
      <w:r w:rsidRPr="009F39E8">
        <w:rPr>
          <w:b/>
          <w:bCs/>
          <w:i/>
          <w:iCs/>
          <w:color w:val="002C72"/>
          <w:spacing w:val="-2"/>
          <w:sz w:val="24"/>
          <w:szCs w:val="24"/>
        </w:rPr>
        <w:t>$33,600.00</w:t>
      </w:r>
    </w:p>
    <w:p w14:paraId="3B05E9AB" w14:textId="77777777" w:rsidR="009F39E8" w:rsidRPr="009F39E8" w:rsidRDefault="009F39E8" w:rsidP="009F39E8">
      <w:pPr>
        <w:spacing w:line="242" w:lineRule="auto"/>
        <w:ind w:left="360" w:right="358"/>
        <w:jc w:val="both"/>
        <w:rPr>
          <w:sz w:val="24"/>
          <w:szCs w:val="24"/>
        </w:rPr>
      </w:pPr>
      <w:r w:rsidRPr="009F39E8">
        <w:rPr>
          <w:b/>
          <w:sz w:val="24"/>
          <w:szCs w:val="24"/>
        </w:rPr>
        <w:t xml:space="preserve">Validation Meetings ($6,000.00): </w:t>
      </w:r>
      <w:r w:rsidRPr="009F39E8">
        <w:rPr>
          <w:sz w:val="24"/>
          <w:szCs w:val="24"/>
        </w:rPr>
        <w:t>POA will hold monthly meetings to validate findings of the Cost Analysis to inform PNAE scaling in Y2 and Y3 at $250 per meeting for 12 meetings per year. (24 meetings total * $250/meeting = $6,000.00).</w:t>
      </w:r>
    </w:p>
    <w:p w14:paraId="6CE211EC" w14:textId="77777777" w:rsidR="009F39E8" w:rsidRPr="009F39E8" w:rsidRDefault="009F39E8" w:rsidP="009F39E8">
      <w:pPr>
        <w:spacing w:line="242" w:lineRule="auto"/>
        <w:ind w:left="360" w:right="358"/>
        <w:jc w:val="both"/>
        <w:rPr>
          <w:sz w:val="24"/>
          <w:szCs w:val="24"/>
        </w:rPr>
      </w:pPr>
    </w:p>
    <w:p w14:paraId="37D66B8B" w14:textId="77777777" w:rsidR="009F39E8" w:rsidRPr="009F39E8" w:rsidRDefault="009F39E8" w:rsidP="009F39E8">
      <w:pPr>
        <w:spacing w:line="242" w:lineRule="auto"/>
        <w:ind w:left="360" w:right="358"/>
        <w:jc w:val="both"/>
        <w:rPr>
          <w:sz w:val="24"/>
          <w:szCs w:val="24"/>
        </w:rPr>
      </w:pPr>
      <w:r w:rsidRPr="009F39E8">
        <w:rPr>
          <w:b/>
          <w:bCs/>
          <w:sz w:val="24"/>
          <w:szCs w:val="24"/>
        </w:rPr>
        <w:t xml:space="preserve">Two-Day Workshop on Proposed Graduation Strategy ($27,600.00): </w:t>
      </w:r>
      <w:r w:rsidRPr="009F39E8">
        <w:rPr>
          <w:sz w:val="24"/>
          <w:szCs w:val="24"/>
        </w:rPr>
        <w:t>POA will hold</w:t>
      </w:r>
      <w:r w:rsidRPr="009F39E8">
        <w:rPr>
          <w:b/>
          <w:bCs/>
          <w:sz w:val="24"/>
          <w:szCs w:val="24"/>
        </w:rPr>
        <w:t xml:space="preserve"> </w:t>
      </w:r>
      <w:r w:rsidRPr="009F39E8">
        <w:rPr>
          <w:sz w:val="24"/>
          <w:szCs w:val="24"/>
        </w:rPr>
        <w:t>2 two-day workshops per year on the proposed graduation strategy in Y1 through Y6 (2 two-day workshops per year * 6 years = 12 two-day workshops total). Each workshop will host 50 participants at an estimated cost of $2,300 per workshop. Costs include:</w:t>
      </w:r>
    </w:p>
    <w:p w14:paraId="37E8810C" w14:textId="77777777" w:rsidR="009F39E8" w:rsidRPr="009F39E8" w:rsidRDefault="009F39E8" w:rsidP="009F39E8">
      <w:pPr>
        <w:numPr>
          <w:ilvl w:val="4"/>
          <w:numId w:val="15"/>
        </w:numPr>
        <w:tabs>
          <w:tab w:val="left" w:pos="1439"/>
        </w:tabs>
        <w:spacing w:before="2" w:line="285" w:lineRule="exact"/>
        <w:ind w:left="1439" w:hanging="359"/>
        <w:rPr>
          <w:sz w:val="24"/>
        </w:rPr>
      </w:pPr>
      <w:r w:rsidRPr="009F39E8">
        <w:rPr>
          <w:sz w:val="24"/>
        </w:rPr>
        <w:t>Printed</w:t>
      </w:r>
      <w:r w:rsidRPr="009F39E8">
        <w:rPr>
          <w:spacing w:val="2"/>
          <w:sz w:val="24"/>
        </w:rPr>
        <w:t xml:space="preserve"> </w:t>
      </w:r>
      <w:r w:rsidRPr="009F39E8">
        <w:rPr>
          <w:sz w:val="24"/>
        </w:rPr>
        <w:t>materials</w:t>
      </w:r>
      <w:r w:rsidRPr="009F39E8">
        <w:rPr>
          <w:spacing w:val="5"/>
          <w:sz w:val="24"/>
        </w:rPr>
        <w:t xml:space="preserve"> </w:t>
      </w:r>
      <w:r w:rsidRPr="009F39E8">
        <w:rPr>
          <w:sz w:val="24"/>
        </w:rPr>
        <w:t>for</w:t>
      </w:r>
      <w:r w:rsidRPr="009F39E8">
        <w:rPr>
          <w:spacing w:val="5"/>
          <w:sz w:val="24"/>
        </w:rPr>
        <w:t xml:space="preserve"> </w:t>
      </w:r>
      <w:r w:rsidRPr="009F39E8">
        <w:rPr>
          <w:sz w:val="24"/>
        </w:rPr>
        <w:t>each</w:t>
      </w:r>
      <w:r w:rsidRPr="009F39E8">
        <w:rPr>
          <w:spacing w:val="4"/>
          <w:sz w:val="24"/>
        </w:rPr>
        <w:t xml:space="preserve"> </w:t>
      </w:r>
      <w:r w:rsidRPr="009F39E8">
        <w:rPr>
          <w:sz w:val="24"/>
        </w:rPr>
        <w:t>session</w:t>
      </w:r>
      <w:r w:rsidRPr="009F39E8">
        <w:rPr>
          <w:spacing w:val="5"/>
          <w:sz w:val="24"/>
        </w:rPr>
        <w:t xml:space="preserve"> </w:t>
      </w:r>
      <w:r w:rsidRPr="009F39E8">
        <w:rPr>
          <w:sz w:val="24"/>
        </w:rPr>
        <w:t>are</w:t>
      </w:r>
      <w:r w:rsidRPr="009F39E8">
        <w:rPr>
          <w:spacing w:val="5"/>
          <w:sz w:val="24"/>
        </w:rPr>
        <w:t xml:space="preserve"> </w:t>
      </w:r>
      <w:r w:rsidRPr="009F39E8">
        <w:rPr>
          <w:sz w:val="24"/>
        </w:rPr>
        <w:t>estimated</w:t>
      </w:r>
      <w:r w:rsidRPr="009F39E8">
        <w:rPr>
          <w:spacing w:val="4"/>
          <w:sz w:val="24"/>
        </w:rPr>
        <w:t xml:space="preserve"> </w:t>
      </w:r>
      <w:r w:rsidRPr="009F39E8">
        <w:rPr>
          <w:sz w:val="24"/>
        </w:rPr>
        <w:t>at</w:t>
      </w:r>
      <w:r w:rsidRPr="009F39E8">
        <w:rPr>
          <w:spacing w:val="5"/>
          <w:sz w:val="24"/>
        </w:rPr>
        <w:t xml:space="preserve"> </w:t>
      </w:r>
      <w:r w:rsidRPr="009F39E8">
        <w:rPr>
          <w:sz w:val="24"/>
        </w:rPr>
        <w:t>$5</w:t>
      </w:r>
      <w:r w:rsidRPr="009F39E8">
        <w:rPr>
          <w:spacing w:val="5"/>
          <w:sz w:val="24"/>
        </w:rPr>
        <w:t xml:space="preserve"> </w:t>
      </w:r>
      <w:r w:rsidRPr="009F39E8">
        <w:rPr>
          <w:sz w:val="24"/>
        </w:rPr>
        <w:t>per</w:t>
      </w:r>
      <w:r w:rsidRPr="009F39E8">
        <w:rPr>
          <w:spacing w:val="4"/>
          <w:sz w:val="24"/>
        </w:rPr>
        <w:t xml:space="preserve"> </w:t>
      </w:r>
      <w:r w:rsidRPr="009F39E8">
        <w:rPr>
          <w:sz w:val="24"/>
        </w:rPr>
        <w:t>attendee per day</w:t>
      </w:r>
      <w:r w:rsidRPr="009F39E8">
        <w:rPr>
          <w:spacing w:val="5"/>
          <w:sz w:val="24"/>
        </w:rPr>
        <w:t xml:space="preserve"> </w:t>
      </w:r>
      <w:r w:rsidRPr="009F39E8">
        <w:rPr>
          <w:sz w:val="24"/>
        </w:rPr>
        <w:t>($5 *</w:t>
      </w:r>
      <w:r w:rsidRPr="009F39E8">
        <w:rPr>
          <w:spacing w:val="5"/>
          <w:sz w:val="24"/>
        </w:rPr>
        <w:t xml:space="preserve"> </w:t>
      </w:r>
      <w:r w:rsidRPr="009F39E8">
        <w:rPr>
          <w:sz w:val="24"/>
        </w:rPr>
        <w:t>50</w:t>
      </w:r>
      <w:r w:rsidRPr="009F39E8">
        <w:rPr>
          <w:spacing w:val="5"/>
          <w:sz w:val="24"/>
        </w:rPr>
        <w:t xml:space="preserve"> </w:t>
      </w:r>
      <w:r w:rsidRPr="009F39E8">
        <w:rPr>
          <w:spacing w:val="-2"/>
          <w:sz w:val="24"/>
        </w:rPr>
        <w:t xml:space="preserve">attendees * 2 days </w:t>
      </w:r>
      <w:r w:rsidRPr="009F39E8">
        <w:t xml:space="preserve">= </w:t>
      </w:r>
      <w:r w:rsidRPr="009F39E8">
        <w:rPr>
          <w:spacing w:val="-2"/>
        </w:rPr>
        <w:t>$500).</w:t>
      </w:r>
    </w:p>
    <w:p w14:paraId="6DAB831F" w14:textId="77777777" w:rsidR="009F39E8" w:rsidRPr="009F39E8" w:rsidRDefault="009F39E8" w:rsidP="009F39E8">
      <w:pPr>
        <w:numPr>
          <w:ilvl w:val="4"/>
          <w:numId w:val="15"/>
        </w:numPr>
        <w:tabs>
          <w:tab w:val="left" w:pos="1440"/>
        </w:tabs>
        <w:spacing w:before="19" w:line="220" w:lineRule="auto"/>
        <w:ind w:right="359"/>
        <w:rPr>
          <w:sz w:val="24"/>
        </w:rPr>
      </w:pPr>
      <w:r w:rsidRPr="009F39E8">
        <w:rPr>
          <w:sz w:val="24"/>
        </w:rPr>
        <w:t>Lunch/refreshments</w:t>
      </w:r>
      <w:r w:rsidRPr="009F39E8">
        <w:rPr>
          <w:spacing w:val="40"/>
          <w:sz w:val="24"/>
        </w:rPr>
        <w:t xml:space="preserve"> </w:t>
      </w:r>
      <w:r w:rsidRPr="009F39E8">
        <w:rPr>
          <w:sz w:val="24"/>
        </w:rPr>
        <w:t>for</w:t>
      </w:r>
      <w:r w:rsidRPr="009F39E8">
        <w:rPr>
          <w:spacing w:val="40"/>
          <w:sz w:val="24"/>
        </w:rPr>
        <w:t xml:space="preserve"> </w:t>
      </w:r>
      <w:r w:rsidRPr="009F39E8">
        <w:rPr>
          <w:sz w:val="24"/>
        </w:rPr>
        <w:t>each</w:t>
      </w:r>
      <w:r w:rsidRPr="009F39E8">
        <w:rPr>
          <w:spacing w:val="40"/>
          <w:sz w:val="24"/>
        </w:rPr>
        <w:t xml:space="preserve"> </w:t>
      </w:r>
      <w:r w:rsidRPr="009F39E8">
        <w:rPr>
          <w:sz w:val="24"/>
        </w:rPr>
        <w:t>session</w:t>
      </w:r>
      <w:r w:rsidRPr="009F39E8">
        <w:rPr>
          <w:spacing w:val="40"/>
          <w:sz w:val="24"/>
        </w:rPr>
        <w:t xml:space="preserve"> </w:t>
      </w:r>
      <w:r w:rsidRPr="009F39E8">
        <w:rPr>
          <w:sz w:val="24"/>
        </w:rPr>
        <w:t>are</w:t>
      </w:r>
      <w:r w:rsidRPr="009F39E8">
        <w:rPr>
          <w:spacing w:val="40"/>
          <w:sz w:val="24"/>
        </w:rPr>
        <w:t xml:space="preserve"> </w:t>
      </w:r>
      <w:r w:rsidRPr="009F39E8">
        <w:rPr>
          <w:sz w:val="24"/>
        </w:rPr>
        <w:t>estimated</w:t>
      </w:r>
      <w:r w:rsidRPr="009F39E8">
        <w:rPr>
          <w:spacing w:val="40"/>
          <w:sz w:val="24"/>
        </w:rPr>
        <w:t xml:space="preserve"> </w:t>
      </w:r>
      <w:r w:rsidRPr="009F39E8">
        <w:rPr>
          <w:sz w:val="24"/>
        </w:rPr>
        <w:t>at</w:t>
      </w:r>
      <w:r w:rsidRPr="009F39E8">
        <w:rPr>
          <w:spacing w:val="40"/>
          <w:sz w:val="24"/>
        </w:rPr>
        <w:t xml:space="preserve"> </w:t>
      </w:r>
      <w:r w:rsidRPr="009F39E8">
        <w:rPr>
          <w:sz w:val="24"/>
        </w:rPr>
        <w:t>$8</w:t>
      </w:r>
      <w:r w:rsidRPr="009F39E8">
        <w:rPr>
          <w:spacing w:val="40"/>
          <w:sz w:val="24"/>
        </w:rPr>
        <w:t xml:space="preserve"> </w:t>
      </w:r>
      <w:r w:rsidRPr="009F39E8">
        <w:rPr>
          <w:sz w:val="24"/>
        </w:rPr>
        <w:t>per</w:t>
      </w:r>
      <w:r w:rsidRPr="009F39E8">
        <w:rPr>
          <w:spacing w:val="40"/>
          <w:sz w:val="24"/>
        </w:rPr>
        <w:t xml:space="preserve"> </w:t>
      </w:r>
      <w:r w:rsidRPr="009F39E8">
        <w:rPr>
          <w:sz w:val="24"/>
        </w:rPr>
        <w:t>attendee per day</w:t>
      </w:r>
      <w:r w:rsidRPr="009F39E8">
        <w:rPr>
          <w:spacing w:val="40"/>
          <w:sz w:val="24"/>
        </w:rPr>
        <w:t xml:space="preserve"> </w:t>
      </w:r>
      <w:r w:rsidRPr="009F39E8">
        <w:rPr>
          <w:sz w:val="24"/>
        </w:rPr>
        <w:t>($8*</w:t>
      </w:r>
      <w:r w:rsidRPr="009F39E8">
        <w:rPr>
          <w:spacing w:val="40"/>
          <w:sz w:val="24"/>
        </w:rPr>
        <w:t xml:space="preserve"> </w:t>
      </w:r>
      <w:r w:rsidRPr="009F39E8">
        <w:rPr>
          <w:sz w:val="24"/>
        </w:rPr>
        <w:t>50</w:t>
      </w:r>
      <w:r w:rsidRPr="009F39E8">
        <w:rPr>
          <w:spacing w:val="80"/>
          <w:sz w:val="24"/>
        </w:rPr>
        <w:t xml:space="preserve"> </w:t>
      </w:r>
      <w:r w:rsidRPr="009F39E8">
        <w:rPr>
          <w:sz w:val="24"/>
        </w:rPr>
        <w:t>attendees *2 days = $800).</w:t>
      </w:r>
    </w:p>
    <w:p w14:paraId="67D22D54" w14:textId="77777777" w:rsidR="009F39E8" w:rsidRPr="009F39E8" w:rsidRDefault="009F39E8" w:rsidP="009F39E8">
      <w:pPr>
        <w:numPr>
          <w:ilvl w:val="4"/>
          <w:numId w:val="15"/>
        </w:numPr>
        <w:tabs>
          <w:tab w:val="left" w:pos="1439"/>
        </w:tabs>
        <w:spacing w:before="8"/>
        <w:ind w:left="1439" w:hanging="359"/>
        <w:rPr>
          <w:sz w:val="24"/>
        </w:rPr>
      </w:pPr>
      <w:r w:rsidRPr="009F39E8">
        <w:rPr>
          <w:sz w:val="24"/>
        </w:rPr>
        <w:t>Venue</w:t>
      </w:r>
      <w:r w:rsidRPr="009F39E8">
        <w:rPr>
          <w:spacing w:val="-2"/>
          <w:sz w:val="24"/>
        </w:rPr>
        <w:t xml:space="preserve"> </w:t>
      </w:r>
      <w:r w:rsidRPr="009F39E8">
        <w:rPr>
          <w:sz w:val="24"/>
        </w:rPr>
        <w:t>costs</w:t>
      </w:r>
      <w:r w:rsidRPr="009F39E8">
        <w:rPr>
          <w:spacing w:val="-1"/>
          <w:sz w:val="24"/>
        </w:rPr>
        <w:t xml:space="preserve"> </w:t>
      </w:r>
      <w:r w:rsidRPr="009F39E8">
        <w:rPr>
          <w:sz w:val="24"/>
        </w:rPr>
        <w:t>are</w:t>
      </w:r>
      <w:r w:rsidRPr="009F39E8">
        <w:rPr>
          <w:spacing w:val="-2"/>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w:t>
      </w:r>
      <w:proofErr w:type="gramStart"/>
      <w:r w:rsidRPr="009F39E8">
        <w:rPr>
          <w:sz w:val="24"/>
        </w:rPr>
        <w:t>500</w:t>
      </w:r>
      <w:r w:rsidRPr="009F39E8">
        <w:rPr>
          <w:spacing w:val="-1"/>
          <w:sz w:val="24"/>
        </w:rPr>
        <w:t xml:space="preserve"> </w:t>
      </w:r>
      <w:r w:rsidRPr="009F39E8">
        <w:rPr>
          <w:sz w:val="24"/>
        </w:rPr>
        <w:t>per</w:t>
      </w:r>
      <w:r w:rsidRPr="009F39E8">
        <w:rPr>
          <w:spacing w:val="-1"/>
          <w:sz w:val="24"/>
        </w:rPr>
        <w:t xml:space="preserve"> </w:t>
      </w:r>
      <w:r w:rsidRPr="009F39E8">
        <w:rPr>
          <w:sz w:val="24"/>
        </w:rPr>
        <w:t>event</w:t>
      </w:r>
      <w:proofErr w:type="gramEnd"/>
      <w:r w:rsidRPr="009F39E8">
        <w:rPr>
          <w:sz w:val="24"/>
        </w:rPr>
        <w:t xml:space="preserve"> per day ($500 * 2 days = $1,000)</w:t>
      </w:r>
      <w:r w:rsidRPr="009F39E8">
        <w:rPr>
          <w:spacing w:val="-2"/>
          <w:sz w:val="24"/>
        </w:rPr>
        <w:t>.</w:t>
      </w:r>
    </w:p>
    <w:p w14:paraId="0521CD1B" w14:textId="77777777" w:rsidR="009F39E8" w:rsidRPr="009F39E8" w:rsidRDefault="009F39E8" w:rsidP="009F39E8">
      <w:pPr>
        <w:numPr>
          <w:ilvl w:val="4"/>
          <w:numId w:val="15"/>
        </w:numPr>
        <w:tabs>
          <w:tab w:val="left" w:pos="1439"/>
        </w:tabs>
        <w:spacing w:before="8"/>
        <w:ind w:left="1439" w:hanging="359"/>
        <w:rPr>
          <w:sz w:val="24"/>
        </w:rPr>
      </w:pPr>
      <w:r w:rsidRPr="009F39E8">
        <w:rPr>
          <w:b/>
          <w:bCs/>
          <w:spacing w:val="-2"/>
          <w:sz w:val="24"/>
        </w:rPr>
        <w:t xml:space="preserve">Total cost per two-day workshop: </w:t>
      </w:r>
      <w:r w:rsidRPr="009F39E8">
        <w:rPr>
          <w:spacing w:val="-2"/>
          <w:sz w:val="24"/>
        </w:rPr>
        <w:t>$500 for printed materials + $800 for lunch/refreshments + $1,000 for venue costs = $2,300</w:t>
      </w:r>
    </w:p>
    <w:p w14:paraId="7CC63343" w14:textId="77777777" w:rsidR="009F39E8" w:rsidRPr="009F39E8" w:rsidRDefault="009F39E8" w:rsidP="009F39E8">
      <w:pPr>
        <w:tabs>
          <w:tab w:val="left" w:pos="1439"/>
        </w:tabs>
        <w:spacing w:before="8"/>
        <w:ind w:left="1080"/>
        <w:rPr>
          <w:spacing w:val="-2"/>
          <w:sz w:val="24"/>
        </w:rPr>
      </w:pPr>
    </w:p>
    <w:p w14:paraId="5AA982DB" w14:textId="77777777" w:rsidR="009F39E8" w:rsidRPr="009F39E8" w:rsidRDefault="009F39E8" w:rsidP="009F39E8">
      <w:pPr>
        <w:tabs>
          <w:tab w:val="left" w:pos="1439"/>
        </w:tabs>
        <w:spacing w:before="8"/>
        <w:ind w:left="360"/>
        <w:rPr>
          <w:sz w:val="24"/>
        </w:rPr>
      </w:pPr>
      <w:r w:rsidRPr="009F39E8">
        <w:rPr>
          <w:sz w:val="24"/>
        </w:rPr>
        <w:t>The total cost is estimated as: 2 two-day workshops per year * 2,300 per workshop * 6 years = $27,600.00.</w:t>
      </w:r>
    </w:p>
    <w:p w14:paraId="340DEC97" w14:textId="77777777" w:rsidR="009F39E8" w:rsidRPr="009F39E8" w:rsidRDefault="009F39E8" w:rsidP="009F39E8">
      <w:pPr>
        <w:numPr>
          <w:ilvl w:val="2"/>
          <w:numId w:val="14"/>
        </w:numPr>
        <w:tabs>
          <w:tab w:val="left" w:pos="1079"/>
        </w:tabs>
        <w:spacing w:before="272" w:line="275" w:lineRule="exact"/>
        <w:ind w:left="1079" w:hanging="719"/>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2"/>
          <w:sz w:val="24"/>
          <w:szCs w:val="24"/>
        </w:rPr>
        <w:t xml:space="preserve"> –$85,170.98 </w:t>
      </w:r>
    </w:p>
    <w:p w14:paraId="153A3F50" w14:textId="77777777" w:rsidR="009F39E8" w:rsidRPr="009F39E8" w:rsidRDefault="009F39E8" w:rsidP="009F39E8">
      <w:pPr>
        <w:spacing w:line="242"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85,170.98</w:t>
      </w:r>
      <w:r w:rsidRPr="009F39E8">
        <w:rPr>
          <w:sz w:val="24"/>
          <w:szCs w:val="24"/>
        </w:rPr>
        <w:t>.</w:t>
      </w:r>
    </w:p>
    <w:p w14:paraId="769BAD76" w14:textId="77777777" w:rsidR="009F39E8" w:rsidRPr="009F39E8" w:rsidRDefault="009F39E8" w:rsidP="009F39E8">
      <w:pPr>
        <w:spacing w:before="272" w:line="275" w:lineRule="exact"/>
        <w:ind w:left="360"/>
        <w:jc w:val="both"/>
        <w:rPr>
          <w:b/>
          <w:sz w:val="24"/>
        </w:rPr>
      </w:pPr>
      <w:r w:rsidRPr="009F39E8">
        <w:rPr>
          <w:b/>
          <w:color w:val="005440"/>
          <w:sz w:val="24"/>
        </w:rPr>
        <w:t>Activity</w:t>
      </w:r>
      <w:r w:rsidRPr="009F39E8">
        <w:rPr>
          <w:b/>
          <w:color w:val="005440"/>
          <w:spacing w:val="-4"/>
          <w:sz w:val="24"/>
        </w:rPr>
        <w:t xml:space="preserve"> </w:t>
      </w:r>
      <w:r w:rsidRPr="009F39E8">
        <w:rPr>
          <w:b/>
          <w:color w:val="005440"/>
          <w:sz w:val="24"/>
        </w:rPr>
        <w:t>10:</w:t>
      </w:r>
      <w:r w:rsidRPr="009F39E8">
        <w:rPr>
          <w:b/>
          <w:color w:val="005440"/>
          <w:spacing w:val="-2"/>
          <w:sz w:val="24"/>
        </w:rPr>
        <w:t xml:space="preserve"> </w:t>
      </w:r>
      <w:r w:rsidRPr="009F39E8">
        <w:rPr>
          <w:b/>
          <w:color w:val="005440"/>
          <w:sz w:val="24"/>
        </w:rPr>
        <w:t>Develop Public-Private Partnerships to Support School Feeding Sustainability</w:t>
      </w:r>
      <w:r w:rsidRPr="009F39E8">
        <w:rPr>
          <w:b/>
          <w:color w:val="005440"/>
          <w:spacing w:val="-2"/>
          <w:sz w:val="24"/>
        </w:rPr>
        <w:t xml:space="preserve"> </w:t>
      </w:r>
      <w:r w:rsidRPr="009F39E8">
        <w:rPr>
          <w:b/>
          <w:color w:val="005440"/>
          <w:sz w:val="24"/>
        </w:rPr>
        <w:t>–</w:t>
      </w:r>
      <w:r w:rsidRPr="009F39E8">
        <w:rPr>
          <w:b/>
          <w:color w:val="005440"/>
          <w:spacing w:val="-1"/>
          <w:sz w:val="24"/>
        </w:rPr>
        <w:t xml:space="preserve"> </w:t>
      </w:r>
      <w:r w:rsidRPr="009F39E8">
        <w:rPr>
          <w:b/>
          <w:color w:val="005440"/>
          <w:sz w:val="24"/>
        </w:rPr>
        <w:t>Subtotal</w:t>
      </w:r>
      <w:r w:rsidRPr="009F39E8">
        <w:rPr>
          <w:b/>
          <w:color w:val="005440"/>
          <w:spacing w:val="-2"/>
          <w:sz w:val="24"/>
        </w:rPr>
        <w:t xml:space="preserve"> $483,935.92 </w:t>
      </w:r>
      <w:r w:rsidRPr="009F39E8">
        <w:rPr>
          <w:b/>
          <w:i/>
          <w:iCs/>
          <w:color w:val="005440"/>
          <w:spacing w:val="-2"/>
          <w:sz w:val="24"/>
        </w:rPr>
        <w:t>($462,935.92 with $21,000 in cost share)</w:t>
      </w:r>
    </w:p>
    <w:p w14:paraId="4D5A7A0F" w14:textId="77777777" w:rsidR="009F39E8" w:rsidRPr="009F39E8" w:rsidRDefault="009F39E8" w:rsidP="009F39E8">
      <w:pPr>
        <w:numPr>
          <w:ilvl w:val="2"/>
          <w:numId w:val="13"/>
        </w:numPr>
        <w:tabs>
          <w:tab w:val="left" w:pos="1080"/>
        </w:tabs>
        <w:spacing w:after="6" w:line="275" w:lineRule="exact"/>
        <w:jc w:val="both"/>
        <w:outlineLvl w:val="0"/>
        <w:rPr>
          <w:b/>
          <w:bCs/>
          <w:i/>
          <w:iCs/>
          <w:sz w:val="24"/>
          <w:szCs w:val="24"/>
        </w:rPr>
      </w:pPr>
      <w:r w:rsidRPr="009F39E8">
        <w:rPr>
          <w:b/>
          <w:bCs/>
          <w:i/>
          <w:iCs/>
          <w:color w:val="002C72"/>
          <w:sz w:val="24"/>
          <w:szCs w:val="24"/>
        </w:rPr>
        <w:t>Salaries/Personnel</w:t>
      </w:r>
      <w:r w:rsidRPr="009F39E8">
        <w:rPr>
          <w:b/>
          <w:bCs/>
          <w:i/>
          <w:iCs/>
          <w:color w:val="002C72"/>
          <w:spacing w:val="-5"/>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$223,765.60</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7"/>
        <w:gridCol w:w="1008"/>
        <w:gridCol w:w="720"/>
        <w:gridCol w:w="1142"/>
        <w:gridCol w:w="1094"/>
        <w:gridCol w:w="1118"/>
      </w:tblGrid>
      <w:tr w:rsidR="009F39E8" w:rsidRPr="009F39E8" w14:paraId="0C1C2C13" w14:textId="77777777" w:rsidTr="0075611A">
        <w:trPr>
          <w:trHeight w:val="690"/>
        </w:trPr>
        <w:tc>
          <w:tcPr>
            <w:tcW w:w="4267" w:type="dxa"/>
          </w:tcPr>
          <w:p w14:paraId="23096466" w14:textId="77777777" w:rsidR="009F39E8" w:rsidRPr="009F39E8" w:rsidRDefault="009F39E8" w:rsidP="009F39E8">
            <w:pPr>
              <w:spacing w:before="125"/>
              <w:ind w:left="133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3A5D5374"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shd w:val="clear" w:color="auto" w:fill="F2F2F2"/>
          </w:tcPr>
          <w:p w14:paraId="29575E09" w14:textId="77777777" w:rsidR="009F39E8" w:rsidRPr="009F39E8" w:rsidRDefault="009F39E8" w:rsidP="009F39E8">
            <w:pPr>
              <w:rPr>
                <w:b/>
                <w:i/>
                <w:sz w:val="20"/>
              </w:rPr>
            </w:pPr>
          </w:p>
          <w:p w14:paraId="17BF5165" w14:textId="77777777" w:rsidR="009F39E8" w:rsidRPr="009F39E8" w:rsidRDefault="009F39E8" w:rsidP="009F39E8">
            <w:pPr>
              <w:ind w:left="13"/>
              <w:jc w:val="center"/>
              <w:rPr>
                <w:b/>
                <w:sz w:val="20"/>
              </w:rPr>
            </w:pPr>
            <w:r w:rsidRPr="009F39E8">
              <w:rPr>
                <w:b/>
                <w:spacing w:val="-2"/>
                <w:sz w:val="20"/>
              </w:rPr>
              <w:t>Months</w:t>
            </w:r>
          </w:p>
        </w:tc>
        <w:tc>
          <w:tcPr>
            <w:tcW w:w="720" w:type="dxa"/>
          </w:tcPr>
          <w:p w14:paraId="21A2462B" w14:textId="77777777" w:rsidR="009F39E8" w:rsidRPr="009F39E8" w:rsidRDefault="009F39E8" w:rsidP="009F39E8">
            <w:pPr>
              <w:rPr>
                <w:b/>
                <w:i/>
                <w:sz w:val="20"/>
              </w:rPr>
            </w:pPr>
          </w:p>
          <w:p w14:paraId="696A951E" w14:textId="77777777" w:rsidR="009F39E8" w:rsidRPr="009F39E8" w:rsidRDefault="009F39E8" w:rsidP="009F39E8">
            <w:pPr>
              <w:ind w:left="8"/>
              <w:jc w:val="center"/>
              <w:rPr>
                <w:b/>
                <w:sz w:val="20"/>
              </w:rPr>
            </w:pPr>
            <w:r w:rsidRPr="009F39E8">
              <w:rPr>
                <w:b/>
                <w:spacing w:val="-5"/>
                <w:sz w:val="20"/>
              </w:rPr>
              <w:t>LOE</w:t>
            </w:r>
          </w:p>
        </w:tc>
        <w:tc>
          <w:tcPr>
            <w:tcW w:w="1142" w:type="dxa"/>
            <w:shd w:val="clear" w:color="auto" w:fill="F2F2F2"/>
          </w:tcPr>
          <w:p w14:paraId="38E79443" w14:textId="77777777" w:rsidR="009F39E8" w:rsidRPr="009F39E8" w:rsidRDefault="009F39E8" w:rsidP="009F39E8">
            <w:pPr>
              <w:spacing w:line="230" w:lineRule="atLeast"/>
              <w:ind w:left="201" w:right="194" w:hanging="1"/>
              <w:jc w:val="center"/>
              <w:rPr>
                <w:b/>
                <w:sz w:val="20"/>
              </w:rPr>
            </w:pPr>
            <w:r w:rsidRPr="009F39E8">
              <w:rPr>
                <w:b/>
                <w:spacing w:val="-4"/>
                <w:sz w:val="20"/>
              </w:rPr>
              <w:t xml:space="preserve">Base </w:t>
            </w:r>
            <w:r w:rsidRPr="009F39E8">
              <w:rPr>
                <w:b/>
                <w:spacing w:val="-2"/>
                <w:sz w:val="20"/>
              </w:rPr>
              <w:t>Monthly Salary</w:t>
            </w:r>
          </w:p>
        </w:tc>
        <w:tc>
          <w:tcPr>
            <w:tcW w:w="1094" w:type="dxa"/>
          </w:tcPr>
          <w:p w14:paraId="272FAB8D" w14:textId="77777777" w:rsidR="009F39E8" w:rsidRPr="009F39E8" w:rsidRDefault="009F39E8" w:rsidP="009F39E8">
            <w:pPr>
              <w:spacing w:line="230" w:lineRule="atLeast"/>
              <w:ind w:left="180" w:right="167" w:firstLine="11"/>
              <w:jc w:val="both"/>
              <w:rPr>
                <w:b/>
                <w:sz w:val="20"/>
              </w:rPr>
            </w:pPr>
            <w:r w:rsidRPr="009F39E8">
              <w:rPr>
                <w:b/>
                <w:spacing w:val="-2"/>
                <w:sz w:val="20"/>
              </w:rPr>
              <w:t>Average Monthly Salary</w:t>
            </w:r>
          </w:p>
        </w:tc>
        <w:tc>
          <w:tcPr>
            <w:tcW w:w="1118" w:type="dxa"/>
          </w:tcPr>
          <w:p w14:paraId="6AD51890" w14:textId="77777777" w:rsidR="009F39E8" w:rsidRPr="009F39E8" w:rsidRDefault="009F39E8" w:rsidP="009F39E8">
            <w:pPr>
              <w:spacing w:before="115"/>
              <w:ind w:left="199" w:right="182" w:firstLine="83"/>
              <w:rPr>
                <w:b/>
                <w:sz w:val="20"/>
              </w:rPr>
            </w:pPr>
            <w:r w:rsidRPr="009F39E8">
              <w:rPr>
                <w:b/>
                <w:spacing w:val="-2"/>
                <w:sz w:val="20"/>
              </w:rPr>
              <w:t>Salary Subtotal</w:t>
            </w:r>
          </w:p>
        </w:tc>
      </w:tr>
      <w:tr w:rsidR="009F39E8" w:rsidRPr="009F39E8" w14:paraId="7A8534FC" w14:textId="77777777" w:rsidTr="0075611A">
        <w:trPr>
          <w:trHeight w:val="230"/>
        </w:trPr>
        <w:tc>
          <w:tcPr>
            <w:tcW w:w="4267" w:type="dxa"/>
          </w:tcPr>
          <w:p w14:paraId="2FD38DC6" w14:textId="77777777" w:rsidR="009F39E8" w:rsidRPr="009F39E8" w:rsidRDefault="009F39E8" w:rsidP="009F39E8">
            <w:pPr>
              <w:spacing w:line="210" w:lineRule="exact"/>
              <w:ind w:left="110"/>
              <w:rPr>
                <w:sz w:val="20"/>
              </w:rPr>
            </w:pPr>
            <w:r w:rsidRPr="009F39E8">
              <w:rPr>
                <w:sz w:val="20"/>
              </w:rPr>
              <w:t>Policy &amp; Sustainability Specialist</w:t>
            </w:r>
          </w:p>
        </w:tc>
        <w:tc>
          <w:tcPr>
            <w:tcW w:w="1008" w:type="dxa"/>
            <w:shd w:val="clear" w:color="auto" w:fill="F2F2F2"/>
          </w:tcPr>
          <w:p w14:paraId="61F2B999" w14:textId="77777777" w:rsidR="009F39E8" w:rsidRPr="009F39E8" w:rsidRDefault="009F39E8" w:rsidP="009F39E8">
            <w:pPr>
              <w:spacing w:line="210" w:lineRule="exact"/>
              <w:ind w:left="13" w:right="1"/>
              <w:jc w:val="center"/>
              <w:rPr>
                <w:sz w:val="20"/>
                <w:highlight w:val="yellow"/>
              </w:rPr>
            </w:pPr>
            <w:r w:rsidRPr="009F39E8">
              <w:rPr>
                <w:spacing w:val="-5"/>
                <w:sz w:val="20"/>
              </w:rPr>
              <w:t>37</w:t>
            </w:r>
          </w:p>
        </w:tc>
        <w:tc>
          <w:tcPr>
            <w:tcW w:w="720" w:type="dxa"/>
          </w:tcPr>
          <w:p w14:paraId="37C7062A" w14:textId="77777777" w:rsidR="009F39E8" w:rsidRPr="009F39E8" w:rsidRDefault="009F39E8" w:rsidP="009F39E8">
            <w:pPr>
              <w:spacing w:line="210" w:lineRule="exact"/>
              <w:ind w:left="8"/>
              <w:jc w:val="center"/>
              <w:rPr>
                <w:sz w:val="20"/>
              </w:rPr>
            </w:pPr>
            <w:r w:rsidRPr="009F39E8">
              <w:rPr>
                <w:spacing w:val="-5"/>
                <w:sz w:val="20"/>
              </w:rPr>
              <w:t>30%</w:t>
            </w:r>
          </w:p>
        </w:tc>
        <w:tc>
          <w:tcPr>
            <w:tcW w:w="1142" w:type="dxa"/>
            <w:shd w:val="clear" w:color="auto" w:fill="F2F2F2"/>
          </w:tcPr>
          <w:p w14:paraId="69443C17"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094" w:type="dxa"/>
          </w:tcPr>
          <w:p w14:paraId="79C23F74" w14:textId="77777777" w:rsidR="009F39E8" w:rsidRPr="009F39E8" w:rsidRDefault="009F39E8" w:rsidP="009F39E8">
            <w:pPr>
              <w:spacing w:line="210" w:lineRule="exact"/>
              <w:ind w:left="10" w:right="1"/>
              <w:jc w:val="center"/>
              <w:rPr>
                <w:sz w:val="20"/>
                <w:highlight w:val="yellow"/>
              </w:rPr>
            </w:pPr>
            <w:r w:rsidRPr="009F39E8">
              <w:rPr>
                <w:spacing w:val="-2"/>
                <w:sz w:val="20"/>
              </w:rPr>
              <w:t>$1,778</w:t>
            </w:r>
          </w:p>
        </w:tc>
        <w:tc>
          <w:tcPr>
            <w:tcW w:w="1118" w:type="dxa"/>
          </w:tcPr>
          <w:p w14:paraId="2C094412" w14:textId="77777777" w:rsidR="009F39E8" w:rsidRPr="009F39E8" w:rsidRDefault="009F39E8" w:rsidP="009F39E8">
            <w:pPr>
              <w:spacing w:line="210" w:lineRule="exact"/>
              <w:ind w:left="15" w:right="1"/>
              <w:jc w:val="center"/>
              <w:rPr>
                <w:spacing w:val="-2"/>
                <w:sz w:val="20"/>
              </w:rPr>
            </w:pPr>
            <w:r w:rsidRPr="009F39E8">
              <w:rPr>
                <w:spacing w:val="-2"/>
                <w:sz w:val="20"/>
              </w:rPr>
              <w:t xml:space="preserve">$19,733.74 </w:t>
            </w:r>
          </w:p>
        </w:tc>
      </w:tr>
      <w:tr w:rsidR="009F39E8" w:rsidRPr="009F39E8" w14:paraId="2D00A7C2" w14:textId="77777777" w:rsidTr="0075611A">
        <w:trPr>
          <w:trHeight w:val="230"/>
        </w:trPr>
        <w:tc>
          <w:tcPr>
            <w:tcW w:w="4267" w:type="dxa"/>
          </w:tcPr>
          <w:p w14:paraId="634EAE91" w14:textId="77777777" w:rsidR="009F39E8" w:rsidRPr="009F39E8" w:rsidRDefault="009F39E8" w:rsidP="009F39E8">
            <w:pPr>
              <w:spacing w:line="210" w:lineRule="exact"/>
              <w:ind w:left="110"/>
              <w:rPr>
                <w:sz w:val="20"/>
              </w:rPr>
            </w:pPr>
            <w:r w:rsidRPr="009F39E8">
              <w:rPr>
                <w:sz w:val="20"/>
              </w:rPr>
              <w:t>Education Director</w:t>
            </w:r>
          </w:p>
        </w:tc>
        <w:tc>
          <w:tcPr>
            <w:tcW w:w="1008" w:type="dxa"/>
          </w:tcPr>
          <w:p w14:paraId="5C8BD6CD" w14:textId="77777777" w:rsidR="009F39E8" w:rsidRPr="009F39E8" w:rsidRDefault="009F39E8" w:rsidP="009F39E8">
            <w:pPr>
              <w:spacing w:line="210" w:lineRule="exact"/>
              <w:ind w:left="13" w:right="1"/>
              <w:jc w:val="center"/>
              <w:rPr>
                <w:spacing w:val="-5"/>
                <w:sz w:val="20"/>
              </w:rPr>
            </w:pPr>
            <w:r w:rsidRPr="009F39E8">
              <w:rPr>
                <w:spacing w:val="-5"/>
                <w:sz w:val="20"/>
              </w:rPr>
              <w:t>65</w:t>
            </w:r>
          </w:p>
        </w:tc>
        <w:tc>
          <w:tcPr>
            <w:tcW w:w="720" w:type="dxa"/>
          </w:tcPr>
          <w:p w14:paraId="7BBC666A"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05B1D896" w14:textId="77777777" w:rsidR="009F39E8" w:rsidRPr="009F39E8" w:rsidRDefault="009F39E8" w:rsidP="009F39E8">
            <w:pPr>
              <w:spacing w:line="210" w:lineRule="exact"/>
              <w:ind w:left="5" w:right="1"/>
              <w:jc w:val="center"/>
              <w:rPr>
                <w:spacing w:val="-2"/>
                <w:sz w:val="20"/>
              </w:rPr>
            </w:pPr>
            <w:r w:rsidRPr="009F39E8">
              <w:rPr>
                <w:spacing w:val="-2"/>
                <w:sz w:val="20"/>
              </w:rPr>
              <w:t>$4,583</w:t>
            </w:r>
          </w:p>
        </w:tc>
        <w:tc>
          <w:tcPr>
            <w:tcW w:w="1094" w:type="dxa"/>
          </w:tcPr>
          <w:p w14:paraId="12CEB183" w14:textId="77777777" w:rsidR="009F39E8" w:rsidRPr="009F39E8" w:rsidRDefault="009F39E8" w:rsidP="009F39E8">
            <w:pPr>
              <w:spacing w:line="210" w:lineRule="exact"/>
              <w:ind w:left="10" w:right="1"/>
              <w:jc w:val="center"/>
              <w:rPr>
                <w:spacing w:val="-2"/>
                <w:sz w:val="20"/>
              </w:rPr>
            </w:pPr>
            <w:r w:rsidRPr="009F39E8">
              <w:rPr>
                <w:spacing w:val="-2"/>
                <w:sz w:val="20"/>
              </w:rPr>
              <w:t>$5,184</w:t>
            </w:r>
          </w:p>
        </w:tc>
        <w:tc>
          <w:tcPr>
            <w:tcW w:w="1118" w:type="dxa"/>
          </w:tcPr>
          <w:p w14:paraId="1E7C98DA" w14:textId="77777777" w:rsidR="009F39E8" w:rsidRPr="009F39E8" w:rsidRDefault="009F39E8" w:rsidP="009F39E8">
            <w:pPr>
              <w:spacing w:line="210" w:lineRule="exact"/>
              <w:ind w:left="15" w:right="1"/>
              <w:jc w:val="center"/>
              <w:rPr>
                <w:spacing w:val="-2"/>
                <w:sz w:val="20"/>
              </w:rPr>
            </w:pPr>
            <w:r w:rsidRPr="009F39E8">
              <w:rPr>
                <w:spacing w:val="-2"/>
                <w:sz w:val="20"/>
              </w:rPr>
              <w:t>$33,695.67</w:t>
            </w:r>
          </w:p>
        </w:tc>
      </w:tr>
      <w:tr w:rsidR="009F39E8" w:rsidRPr="009F39E8" w14:paraId="75719FFB" w14:textId="77777777" w:rsidTr="0075611A">
        <w:trPr>
          <w:trHeight w:val="230"/>
        </w:trPr>
        <w:tc>
          <w:tcPr>
            <w:tcW w:w="4267" w:type="dxa"/>
          </w:tcPr>
          <w:p w14:paraId="0D3078AC"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pacing w:val="-2"/>
                <w:sz w:val="20"/>
              </w:rPr>
              <w:t>Specialist</w:t>
            </w:r>
          </w:p>
        </w:tc>
        <w:tc>
          <w:tcPr>
            <w:tcW w:w="1008" w:type="dxa"/>
          </w:tcPr>
          <w:p w14:paraId="179224FF" w14:textId="77777777" w:rsidR="009F39E8" w:rsidRPr="009F39E8" w:rsidRDefault="009F39E8" w:rsidP="009F39E8">
            <w:pPr>
              <w:spacing w:line="210" w:lineRule="exact"/>
              <w:ind w:left="13" w:right="1"/>
              <w:jc w:val="center"/>
              <w:rPr>
                <w:spacing w:val="-5"/>
                <w:sz w:val="20"/>
              </w:rPr>
            </w:pPr>
            <w:r w:rsidRPr="009F39E8">
              <w:rPr>
                <w:spacing w:val="-5"/>
                <w:sz w:val="20"/>
              </w:rPr>
              <w:t>59</w:t>
            </w:r>
          </w:p>
        </w:tc>
        <w:tc>
          <w:tcPr>
            <w:tcW w:w="720" w:type="dxa"/>
          </w:tcPr>
          <w:p w14:paraId="5CA1FB30"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4D2E5540" w14:textId="77777777" w:rsidR="009F39E8" w:rsidRPr="009F39E8" w:rsidRDefault="009F39E8" w:rsidP="009F39E8">
            <w:pPr>
              <w:spacing w:line="210" w:lineRule="exact"/>
              <w:ind w:left="5" w:right="1"/>
              <w:jc w:val="center"/>
              <w:rPr>
                <w:spacing w:val="-2"/>
                <w:sz w:val="20"/>
              </w:rPr>
            </w:pPr>
            <w:r w:rsidRPr="009F39E8">
              <w:rPr>
                <w:spacing w:val="-2"/>
                <w:sz w:val="20"/>
              </w:rPr>
              <w:t>$2,500</w:t>
            </w:r>
          </w:p>
        </w:tc>
        <w:tc>
          <w:tcPr>
            <w:tcW w:w="1094" w:type="dxa"/>
          </w:tcPr>
          <w:p w14:paraId="058958E9" w14:textId="77777777" w:rsidR="009F39E8" w:rsidRPr="009F39E8" w:rsidRDefault="009F39E8" w:rsidP="009F39E8">
            <w:pPr>
              <w:spacing w:line="210" w:lineRule="exact"/>
              <w:ind w:left="10" w:right="1"/>
              <w:jc w:val="center"/>
              <w:rPr>
                <w:spacing w:val="-2"/>
                <w:sz w:val="20"/>
              </w:rPr>
            </w:pPr>
            <w:r w:rsidRPr="009F39E8">
              <w:rPr>
                <w:spacing w:val="-2"/>
                <w:sz w:val="20"/>
              </w:rPr>
              <w:t>$2,802</w:t>
            </w:r>
          </w:p>
        </w:tc>
        <w:tc>
          <w:tcPr>
            <w:tcW w:w="1118" w:type="dxa"/>
          </w:tcPr>
          <w:p w14:paraId="0124A243" w14:textId="77777777" w:rsidR="009F39E8" w:rsidRPr="009F39E8" w:rsidRDefault="009F39E8" w:rsidP="009F39E8">
            <w:pPr>
              <w:spacing w:line="210" w:lineRule="exact"/>
              <w:ind w:left="15" w:right="1"/>
              <w:jc w:val="center"/>
              <w:rPr>
                <w:spacing w:val="-2"/>
                <w:sz w:val="20"/>
              </w:rPr>
            </w:pPr>
            <w:r w:rsidRPr="009F39E8">
              <w:rPr>
                <w:spacing w:val="-2"/>
                <w:sz w:val="20"/>
              </w:rPr>
              <w:t>$16,534.10</w:t>
            </w:r>
          </w:p>
        </w:tc>
      </w:tr>
      <w:tr w:rsidR="009F39E8" w:rsidRPr="009F39E8" w14:paraId="373243AB" w14:textId="77777777" w:rsidTr="0075611A">
        <w:trPr>
          <w:trHeight w:val="56"/>
        </w:trPr>
        <w:tc>
          <w:tcPr>
            <w:tcW w:w="4267" w:type="dxa"/>
          </w:tcPr>
          <w:p w14:paraId="23135081" w14:textId="77777777" w:rsidR="009F39E8" w:rsidRPr="009F39E8" w:rsidRDefault="009F39E8" w:rsidP="009F39E8">
            <w:pPr>
              <w:spacing w:line="210" w:lineRule="exact"/>
              <w:ind w:left="110"/>
              <w:rPr>
                <w:sz w:val="20"/>
              </w:rPr>
            </w:pPr>
            <w:r w:rsidRPr="009F39E8">
              <w:rPr>
                <w:sz w:val="20"/>
              </w:rPr>
              <w:t>Education Officer</w:t>
            </w:r>
          </w:p>
        </w:tc>
        <w:tc>
          <w:tcPr>
            <w:tcW w:w="1008" w:type="dxa"/>
          </w:tcPr>
          <w:p w14:paraId="37042EAB" w14:textId="77777777" w:rsidR="009F39E8" w:rsidRPr="009F39E8" w:rsidRDefault="009F39E8" w:rsidP="009F39E8">
            <w:pPr>
              <w:spacing w:line="210" w:lineRule="exact"/>
              <w:ind w:left="13" w:right="1"/>
              <w:jc w:val="center"/>
              <w:rPr>
                <w:spacing w:val="-5"/>
                <w:sz w:val="20"/>
              </w:rPr>
            </w:pPr>
            <w:r w:rsidRPr="009F39E8">
              <w:rPr>
                <w:spacing w:val="-5"/>
                <w:sz w:val="20"/>
              </w:rPr>
              <w:t>57</w:t>
            </w:r>
          </w:p>
        </w:tc>
        <w:tc>
          <w:tcPr>
            <w:tcW w:w="720" w:type="dxa"/>
          </w:tcPr>
          <w:p w14:paraId="367F2CBD" w14:textId="77777777" w:rsidR="009F39E8" w:rsidRPr="009F39E8" w:rsidRDefault="009F39E8" w:rsidP="009F39E8">
            <w:pPr>
              <w:spacing w:line="210" w:lineRule="exact"/>
              <w:ind w:left="8"/>
              <w:jc w:val="center"/>
              <w:rPr>
                <w:spacing w:val="-5"/>
                <w:sz w:val="20"/>
              </w:rPr>
            </w:pPr>
            <w:r w:rsidRPr="009F39E8">
              <w:rPr>
                <w:spacing w:val="-5"/>
                <w:sz w:val="20"/>
              </w:rPr>
              <w:t>10%</w:t>
            </w:r>
          </w:p>
        </w:tc>
        <w:tc>
          <w:tcPr>
            <w:tcW w:w="1142" w:type="dxa"/>
          </w:tcPr>
          <w:p w14:paraId="47E4279A"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094" w:type="dxa"/>
          </w:tcPr>
          <w:p w14:paraId="16D009BA" w14:textId="77777777" w:rsidR="009F39E8" w:rsidRPr="009F39E8" w:rsidRDefault="009F39E8" w:rsidP="009F39E8">
            <w:pPr>
              <w:spacing w:line="210" w:lineRule="exact"/>
              <w:ind w:left="10" w:right="1"/>
              <w:jc w:val="center"/>
              <w:rPr>
                <w:spacing w:val="-2"/>
                <w:sz w:val="20"/>
              </w:rPr>
            </w:pPr>
            <w:r w:rsidRPr="009F39E8">
              <w:rPr>
                <w:spacing w:val="-2"/>
                <w:sz w:val="20"/>
              </w:rPr>
              <w:t>$1,125</w:t>
            </w:r>
          </w:p>
        </w:tc>
        <w:tc>
          <w:tcPr>
            <w:tcW w:w="1118" w:type="dxa"/>
          </w:tcPr>
          <w:p w14:paraId="4611E2B0" w14:textId="77777777" w:rsidR="009F39E8" w:rsidRPr="009F39E8" w:rsidRDefault="009F39E8" w:rsidP="009F39E8">
            <w:pPr>
              <w:spacing w:line="210" w:lineRule="exact"/>
              <w:ind w:left="15" w:right="1"/>
              <w:jc w:val="center"/>
              <w:rPr>
                <w:spacing w:val="-2"/>
                <w:sz w:val="20"/>
              </w:rPr>
            </w:pPr>
            <w:r w:rsidRPr="009F39E8">
              <w:rPr>
                <w:spacing w:val="-2"/>
                <w:sz w:val="20"/>
              </w:rPr>
              <w:t>$6,413.64</w:t>
            </w:r>
          </w:p>
        </w:tc>
      </w:tr>
      <w:tr w:rsidR="009F39E8" w:rsidRPr="009F39E8" w14:paraId="21413B44" w14:textId="77777777" w:rsidTr="0075611A">
        <w:trPr>
          <w:trHeight w:val="230"/>
        </w:trPr>
        <w:tc>
          <w:tcPr>
            <w:tcW w:w="4267" w:type="dxa"/>
          </w:tcPr>
          <w:p w14:paraId="1E5AC6C6" w14:textId="77777777" w:rsidR="009F39E8" w:rsidRPr="009F39E8" w:rsidRDefault="009F39E8" w:rsidP="009F39E8">
            <w:pPr>
              <w:spacing w:line="210" w:lineRule="exact"/>
              <w:ind w:left="110"/>
              <w:rPr>
                <w:sz w:val="20"/>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8" w:type="dxa"/>
          </w:tcPr>
          <w:p w14:paraId="1B8850A1" w14:textId="77777777" w:rsidR="009F39E8" w:rsidRPr="009F39E8" w:rsidRDefault="009F39E8" w:rsidP="009F39E8">
            <w:pPr>
              <w:spacing w:line="210" w:lineRule="exact"/>
              <w:ind w:left="13" w:right="1"/>
              <w:jc w:val="center"/>
              <w:rPr>
                <w:sz w:val="20"/>
                <w:highlight w:val="yellow"/>
              </w:rPr>
            </w:pPr>
            <w:r w:rsidRPr="009F39E8">
              <w:rPr>
                <w:spacing w:val="-5"/>
                <w:sz w:val="20"/>
              </w:rPr>
              <w:t>63</w:t>
            </w:r>
          </w:p>
        </w:tc>
        <w:tc>
          <w:tcPr>
            <w:tcW w:w="720" w:type="dxa"/>
          </w:tcPr>
          <w:p w14:paraId="5789FAE4" w14:textId="77777777" w:rsidR="009F39E8" w:rsidRPr="009F39E8" w:rsidRDefault="009F39E8" w:rsidP="009F39E8">
            <w:pPr>
              <w:spacing w:line="210" w:lineRule="exact"/>
              <w:ind w:left="8"/>
              <w:jc w:val="center"/>
              <w:rPr>
                <w:sz w:val="20"/>
              </w:rPr>
            </w:pPr>
            <w:r w:rsidRPr="009F39E8">
              <w:rPr>
                <w:spacing w:val="-5"/>
                <w:sz w:val="20"/>
              </w:rPr>
              <w:t>10%</w:t>
            </w:r>
          </w:p>
        </w:tc>
        <w:tc>
          <w:tcPr>
            <w:tcW w:w="1142" w:type="dxa"/>
          </w:tcPr>
          <w:p w14:paraId="636AE4D4"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094" w:type="dxa"/>
          </w:tcPr>
          <w:p w14:paraId="16D9775A" w14:textId="77777777" w:rsidR="009F39E8" w:rsidRPr="009F39E8" w:rsidRDefault="009F39E8" w:rsidP="009F39E8">
            <w:pPr>
              <w:spacing w:line="210" w:lineRule="exact"/>
              <w:ind w:left="10" w:right="1"/>
              <w:jc w:val="center"/>
              <w:rPr>
                <w:sz w:val="20"/>
                <w:highlight w:val="yellow"/>
              </w:rPr>
            </w:pPr>
            <w:r w:rsidRPr="009F39E8">
              <w:rPr>
                <w:spacing w:val="-2"/>
                <w:sz w:val="20"/>
              </w:rPr>
              <w:t xml:space="preserve">$1,690 </w:t>
            </w:r>
          </w:p>
        </w:tc>
        <w:tc>
          <w:tcPr>
            <w:tcW w:w="1118" w:type="dxa"/>
          </w:tcPr>
          <w:p w14:paraId="2FC48579" w14:textId="77777777" w:rsidR="009F39E8" w:rsidRPr="009F39E8" w:rsidRDefault="009F39E8" w:rsidP="009F39E8">
            <w:pPr>
              <w:spacing w:line="210" w:lineRule="exact"/>
              <w:ind w:left="15" w:right="1"/>
              <w:jc w:val="center"/>
              <w:rPr>
                <w:spacing w:val="-2"/>
                <w:sz w:val="20"/>
              </w:rPr>
            </w:pPr>
            <w:r w:rsidRPr="009F39E8">
              <w:rPr>
                <w:spacing w:val="-2"/>
                <w:sz w:val="20"/>
              </w:rPr>
              <w:t xml:space="preserve">$10,644.79 </w:t>
            </w:r>
          </w:p>
        </w:tc>
      </w:tr>
      <w:tr w:rsidR="009F39E8" w:rsidRPr="009F39E8" w14:paraId="30AA5E36" w14:textId="77777777" w:rsidTr="0075611A">
        <w:trPr>
          <w:trHeight w:val="230"/>
        </w:trPr>
        <w:tc>
          <w:tcPr>
            <w:tcW w:w="4267" w:type="dxa"/>
          </w:tcPr>
          <w:p w14:paraId="5E8B5E0B"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8" w:type="dxa"/>
          </w:tcPr>
          <w:p w14:paraId="23A3AAA2" w14:textId="77777777" w:rsidR="009F39E8" w:rsidRPr="009F39E8" w:rsidRDefault="009F39E8" w:rsidP="009F39E8">
            <w:pPr>
              <w:spacing w:line="210" w:lineRule="exact"/>
              <w:ind w:left="13" w:right="1"/>
              <w:jc w:val="center"/>
              <w:rPr>
                <w:sz w:val="20"/>
                <w:highlight w:val="yellow"/>
              </w:rPr>
            </w:pPr>
            <w:r w:rsidRPr="009F39E8">
              <w:rPr>
                <w:spacing w:val="-5"/>
                <w:sz w:val="20"/>
              </w:rPr>
              <w:t>57</w:t>
            </w:r>
          </w:p>
        </w:tc>
        <w:tc>
          <w:tcPr>
            <w:tcW w:w="720" w:type="dxa"/>
          </w:tcPr>
          <w:p w14:paraId="58D5CC23" w14:textId="77777777" w:rsidR="009F39E8" w:rsidRPr="009F39E8" w:rsidRDefault="009F39E8" w:rsidP="009F39E8">
            <w:pPr>
              <w:spacing w:line="210" w:lineRule="exact"/>
              <w:ind w:left="8"/>
              <w:jc w:val="center"/>
              <w:rPr>
                <w:sz w:val="20"/>
              </w:rPr>
            </w:pPr>
            <w:r w:rsidRPr="009F39E8">
              <w:rPr>
                <w:spacing w:val="-5"/>
                <w:sz w:val="20"/>
              </w:rPr>
              <w:t>5%</w:t>
            </w:r>
          </w:p>
        </w:tc>
        <w:tc>
          <w:tcPr>
            <w:tcW w:w="1142" w:type="dxa"/>
          </w:tcPr>
          <w:p w14:paraId="1D0538E7"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094" w:type="dxa"/>
          </w:tcPr>
          <w:p w14:paraId="6C64B5C1" w14:textId="77777777" w:rsidR="009F39E8" w:rsidRPr="009F39E8" w:rsidRDefault="009F39E8" w:rsidP="009F39E8">
            <w:pPr>
              <w:spacing w:line="210" w:lineRule="exact"/>
              <w:ind w:left="10" w:right="1"/>
              <w:jc w:val="center"/>
              <w:rPr>
                <w:sz w:val="20"/>
                <w:highlight w:val="yellow"/>
              </w:rPr>
            </w:pPr>
            <w:r w:rsidRPr="009F39E8">
              <w:rPr>
                <w:spacing w:val="-2"/>
                <w:sz w:val="20"/>
              </w:rPr>
              <w:t>$1,676</w:t>
            </w:r>
          </w:p>
        </w:tc>
        <w:tc>
          <w:tcPr>
            <w:tcW w:w="1118" w:type="dxa"/>
          </w:tcPr>
          <w:p w14:paraId="6E9DA406" w14:textId="77777777" w:rsidR="009F39E8" w:rsidRPr="009F39E8" w:rsidRDefault="009F39E8" w:rsidP="009F39E8">
            <w:pPr>
              <w:spacing w:line="210" w:lineRule="exact"/>
              <w:ind w:left="15" w:right="1"/>
              <w:jc w:val="center"/>
              <w:rPr>
                <w:spacing w:val="-2"/>
                <w:sz w:val="20"/>
              </w:rPr>
            </w:pPr>
            <w:r w:rsidRPr="009F39E8">
              <w:rPr>
                <w:spacing w:val="-2"/>
                <w:sz w:val="20"/>
              </w:rPr>
              <w:t xml:space="preserve">$4,775.42 </w:t>
            </w:r>
          </w:p>
        </w:tc>
      </w:tr>
      <w:tr w:rsidR="009F39E8" w:rsidRPr="009F39E8" w14:paraId="12BF3A84" w14:textId="77777777" w:rsidTr="0075611A">
        <w:trPr>
          <w:trHeight w:val="230"/>
        </w:trPr>
        <w:tc>
          <w:tcPr>
            <w:tcW w:w="4267" w:type="dxa"/>
          </w:tcPr>
          <w:p w14:paraId="12ED03FA" w14:textId="77777777" w:rsidR="009F39E8" w:rsidRPr="009F39E8" w:rsidRDefault="009F39E8" w:rsidP="009F39E8">
            <w:pPr>
              <w:spacing w:line="210" w:lineRule="exact"/>
              <w:ind w:left="110"/>
              <w:rPr>
                <w:sz w:val="20"/>
              </w:rPr>
            </w:pPr>
            <w:r w:rsidRPr="009F39E8">
              <w:rPr>
                <w:sz w:val="20"/>
              </w:rPr>
              <w:t>Communications Specialist</w:t>
            </w:r>
          </w:p>
        </w:tc>
        <w:tc>
          <w:tcPr>
            <w:tcW w:w="1008" w:type="dxa"/>
          </w:tcPr>
          <w:p w14:paraId="29BE56CD" w14:textId="77777777" w:rsidR="009F39E8" w:rsidRPr="009F39E8" w:rsidDel="00444398" w:rsidRDefault="009F39E8" w:rsidP="009F39E8">
            <w:pPr>
              <w:spacing w:line="210" w:lineRule="exact"/>
              <w:ind w:left="13" w:right="1"/>
              <w:jc w:val="center"/>
              <w:rPr>
                <w:spacing w:val="-5"/>
                <w:sz w:val="20"/>
              </w:rPr>
            </w:pPr>
            <w:r w:rsidRPr="009F39E8">
              <w:rPr>
                <w:spacing w:val="-5"/>
                <w:sz w:val="20"/>
              </w:rPr>
              <w:t>64</w:t>
            </w:r>
          </w:p>
        </w:tc>
        <w:tc>
          <w:tcPr>
            <w:tcW w:w="720" w:type="dxa"/>
          </w:tcPr>
          <w:p w14:paraId="0614CD2B" w14:textId="77777777" w:rsidR="009F39E8" w:rsidRPr="009F39E8" w:rsidRDefault="009F39E8" w:rsidP="009F39E8">
            <w:pPr>
              <w:spacing w:line="210" w:lineRule="exact"/>
              <w:ind w:left="8" w:right="1"/>
              <w:jc w:val="center"/>
              <w:rPr>
                <w:spacing w:val="-5"/>
                <w:sz w:val="20"/>
              </w:rPr>
            </w:pPr>
            <w:r w:rsidRPr="009F39E8">
              <w:rPr>
                <w:spacing w:val="-5"/>
                <w:sz w:val="20"/>
              </w:rPr>
              <w:t>15%</w:t>
            </w:r>
          </w:p>
        </w:tc>
        <w:tc>
          <w:tcPr>
            <w:tcW w:w="1142" w:type="dxa"/>
          </w:tcPr>
          <w:p w14:paraId="670FA42A" w14:textId="77777777" w:rsidR="009F39E8" w:rsidRPr="009F39E8" w:rsidRDefault="009F39E8" w:rsidP="009F39E8">
            <w:pPr>
              <w:spacing w:line="210" w:lineRule="exact"/>
              <w:ind w:left="5" w:right="1"/>
              <w:jc w:val="center"/>
              <w:rPr>
                <w:spacing w:val="-2"/>
                <w:sz w:val="20"/>
              </w:rPr>
            </w:pPr>
            <w:r w:rsidRPr="009F39E8">
              <w:rPr>
                <w:spacing w:val="-2"/>
                <w:sz w:val="20"/>
              </w:rPr>
              <w:t>$1,500</w:t>
            </w:r>
          </w:p>
        </w:tc>
        <w:tc>
          <w:tcPr>
            <w:tcW w:w="1094" w:type="dxa"/>
          </w:tcPr>
          <w:p w14:paraId="5E19CC47" w14:textId="77777777" w:rsidR="009F39E8" w:rsidRPr="009F39E8" w:rsidRDefault="009F39E8" w:rsidP="009F39E8">
            <w:pPr>
              <w:spacing w:line="210" w:lineRule="exact"/>
              <w:ind w:left="10" w:right="1"/>
              <w:jc w:val="center"/>
              <w:rPr>
                <w:spacing w:val="-2"/>
                <w:sz w:val="20"/>
              </w:rPr>
            </w:pPr>
            <w:r w:rsidRPr="009F39E8">
              <w:rPr>
                <w:spacing w:val="-2"/>
                <w:sz w:val="20"/>
              </w:rPr>
              <w:t>$1,700</w:t>
            </w:r>
          </w:p>
        </w:tc>
        <w:tc>
          <w:tcPr>
            <w:tcW w:w="1118" w:type="dxa"/>
          </w:tcPr>
          <w:p w14:paraId="1EBEA4A6" w14:textId="77777777" w:rsidR="009F39E8" w:rsidRPr="009F39E8" w:rsidRDefault="009F39E8" w:rsidP="009F39E8">
            <w:pPr>
              <w:spacing w:line="210" w:lineRule="exact"/>
              <w:ind w:left="15" w:right="1"/>
              <w:jc w:val="center"/>
              <w:rPr>
                <w:spacing w:val="-2"/>
                <w:sz w:val="20"/>
              </w:rPr>
            </w:pPr>
            <w:r w:rsidRPr="009F39E8">
              <w:rPr>
                <w:spacing w:val="-2"/>
                <w:sz w:val="20"/>
              </w:rPr>
              <w:t>$16,316.51</w:t>
            </w:r>
          </w:p>
        </w:tc>
      </w:tr>
      <w:tr w:rsidR="009F39E8" w:rsidRPr="009F39E8" w14:paraId="0F15F1C2" w14:textId="77777777" w:rsidTr="0075611A">
        <w:trPr>
          <w:trHeight w:val="230"/>
        </w:trPr>
        <w:tc>
          <w:tcPr>
            <w:tcW w:w="4267" w:type="dxa"/>
          </w:tcPr>
          <w:p w14:paraId="4D3494FF" w14:textId="77777777" w:rsidR="009F39E8" w:rsidRPr="009F39E8" w:rsidRDefault="009F39E8" w:rsidP="009F39E8">
            <w:pPr>
              <w:spacing w:line="210" w:lineRule="exact"/>
              <w:ind w:left="110"/>
              <w:rPr>
                <w:sz w:val="20"/>
              </w:rPr>
            </w:pPr>
            <w:r w:rsidRPr="009F39E8">
              <w:rPr>
                <w:sz w:val="20"/>
              </w:rPr>
              <w:t>Communications Officer</w:t>
            </w:r>
          </w:p>
        </w:tc>
        <w:tc>
          <w:tcPr>
            <w:tcW w:w="1008" w:type="dxa"/>
          </w:tcPr>
          <w:p w14:paraId="7544D991" w14:textId="77777777" w:rsidR="009F39E8" w:rsidRPr="009F39E8" w:rsidDel="00444398" w:rsidRDefault="009F39E8" w:rsidP="009F39E8">
            <w:pPr>
              <w:spacing w:line="210" w:lineRule="exact"/>
              <w:ind w:left="13" w:right="1"/>
              <w:jc w:val="center"/>
              <w:rPr>
                <w:spacing w:val="-5"/>
                <w:sz w:val="20"/>
              </w:rPr>
            </w:pPr>
            <w:r w:rsidRPr="009F39E8">
              <w:rPr>
                <w:spacing w:val="-5"/>
                <w:sz w:val="20"/>
              </w:rPr>
              <w:t>48</w:t>
            </w:r>
          </w:p>
        </w:tc>
        <w:tc>
          <w:tcPr>
            <w:tcW w:w="720" w:type="dxa"/>
          </w:tcPr>
          <w:p w14:paraId="6D5B9532" w14:textId="77777777" w:rsidR="009F39E8" w:rsidRPr="009F39E8" w:rsidRDefault="009F39E8" w:rsidP="009F39E8">
            <w:pPr>
              <w:spacing w:line="210" w:lineRule="exact"/>
              <w:ind w:left="8" w:right="1"/>
              <w:jc w:val="center"/>
              <w:rPr>
                <w:spacing w:val="-5"/>
                <w:sz w:val="20"/>
              </w:rPr>
            </w:pPr>
            <w:r w:rsidRPr="009F39E8">
              <w:rPr>
                <w:spacing w:val="-5"/>
                <w:sz w:val="20"/>
              </w:rPr>
              <w:t>15%</w:t>
            </w:r>
          </w:p>
        </w:tc>
        <w:tc>
          <w:tcPr>
            <w:tcW w:w="1142" w:type="dxa"/>
          </w:tcPr>
          <w:p w14:paraId="6D779360"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094" w:type="dxa"/>
          </w:tcPr>
          <w:p w14:paraId="1F5DBF97" w14:textId="77777777" w:rsidR="009F39E8" w:rsidRPr="009F39E8" w:rsidRDefault="009F39E8" w:rsidP="009F39E8">
            <w:pPr>
              <w:spacing w:line="210" w:lineRule="exact"/>
              <w:ind w:left="10" w:right="1"/>
              <w:jc w:val="center"/>
              <w:rPr>
                <w:spacing w:val="-2"/>
                <w:sz w:val="20"/>
              </w:rPr>
            </w:pPr>
            <w:r w:rsidRPr="009F39E8">
              <w:rPr>
                <w:spacing w:val="-2"/>
                <w:sz w:val="20"/>
              </w:rPr>
              <w:t>$1,131</w:t>
            </w:r>
          </w:p>
        </w:tc>
        <w:tc>
          <w:tcPr>
            <w:tcW w:w="1118" w:type="dxa"/>
          </w:tcPr>
          <w:p w14:paraId="6A8BC51E" w14:textId="77777777" w:rsidR="009F39E8" w:rsidRPr="009F39E8" w:rsidRDefault="009F39E8" w:rsidP="009F39E8">
            <w:pPr>
              <w:spacing w:line="210" w:lineRule="exact"/>
              <w:ind w:left="15" w:right="1"/>
              <w:jc w:val="center"/>
              <w:rPr>
                <w:spacing w:val="-2"/>
                <w:sz w:val="20"/>
              </w:rPr>
            </w:pPr>
            <w:r w:rsidRPr="009F39E8">
              <w:rPr>
                <w:spacing w:val="-2"/>
                <w:sz w:val="20"/>
              </w:rPr>
              <w:t>$8,146.14</w:t>
            </w:r>
          </w:p>
        </w:tc>
      </w:tr>
      <w:tr w:rsidR="009F39E8" w:rsidRPr="009F39E8" w14:paraId="5CEAF3AE" w14:textId="77777777" w:rsidTr="0075611A">
        <w:trPr>
          <w:trHeight w:val="230"/>
        </w:trPr>
        <w:tc>
          <w:tcPr>
            <w:tcW w:w="4267" w:type="dxa"/>
          </w:tcPr>
          <w:p w14:paraId="57E85B7E"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080ADD93" w14:textId="77777777" w:rsidR="009F39E8" w:rsidRPr="009F39E8" w:rsidRDefault="009F39E8" w:rsidP="009F39E8">
            <w:pPr>
              <w:spacing w:line="210" w:lineRule="exact"/>
              <w:ind w:left="13" w:right="1"/>
              <w:jc w:val="center"/>
              <w:rPr>
                <w:sz w:val="20"/>
                <w:highlight w:val="yellow"/>
              </w:rPr>
            </w:pPr>
            <w:r w:rsidRPr="009F39E8">
              <w:rPr>
                <w:spacing w:val="-5"/>
                <w:sz w:val="20"/>
              </w:rPr>
              <w:t>62</w:t>
            </w:r>
          </w:p>
        </w:tc>
        <w:tc>
          <w:tcPr>
            <w:tcW w:w="720" w:type="dxa"/>
          </w:tcPr>
          <w:p w14:paraId="23E2F9FD" w14:textId="77777777" w:rsidR="009F39E8" w:rsidRPr="009F39E8" w:rsidRDefault="009F39E8" w:rsidP="009F39E8">
            <w:pPr>
              <w:spacing w:line="210" w:lineRule="exact"/>
              <w:ind w:left="8" w:right="1"/>
              <w:jc w:val="center"/>
              <w:rPr>
                <w:sz w:val="20"/>
              </w:rPr>
            </w:pPr>
            <w:r w:rsidRPr="009F39E8">
              <w:rPr>
                <w:spacing w:val="-5"/>
                <w:sz w:val="20"/>
              </w:rPr>
              <w:t>5%</w:t>
            </w:r>
          </w:p>
        </w:tc>
        <w:tc>
          <w:tcPr>
            <w:tcW w:w="1142" w:type="dxa"/>
          </w:tcPr>
          <w:p w14:paraId="559D317B"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0A801BF8" w14:textId="77777777" w:rsidR="009F39E8" w:rsidRPr="009F39E8" w:rsidRDefault="009F39E8" w:rsidP="009F39E8">
            <w:pPr>
              <w:spacing w:line="210" w:lineRule="exact"/>
              <w:ind w:left="10" w:right="1"/>
              <w:jc w:val="center"/>
              <w:rPr>
                <w:sz w:val="20"/>
                <w:highlight w:val="yellow"/>
              </w:rPr>
            </w:pPr>
            <w:r w:rsidRPr="009F39E8">
              <w:rPr>
                <w:spacing w:val="-2"/>
                <w:sz w:val="20"/>
              </w:rPr>
              <w:t>$1,700</w:t>
            </w:r>
          </w:p>
        </w:tc>
        <w:tc>
          <w:tcPr>
            <w:tcW w:w="1118" w:type="dxa"/>
          </w:tcPr>
          <w:p w14:paraId="6FBDBC3A" w14:textId="77777777" w:rsidR="009F39E8" w:rsidRPr="009F39E8" w:rsidRDefault="009F39E8" w:rsidP="009F39E8">
            <w:pPr>
              <w:spacing w:line="210" w:lineRule="exact"/>
              <w:ind w:left="15" w:right="1"/>
              <w:jc w:val="center"/>
              <w:rPr>
                <w:spacing w:val="-2"/>
                <w:sz w:val="20"/>
              </w:rPr>
            </w:pPr>
            <w:r w:rsidRPr="009F39E8">
              <w:rPr>
                <w:spacing w:val="-2"/>
                <w:sz w:val="20"/>
              </w:rPr>
              <w:t xml:space="preserve">$5,288.84 </w:t>
            </w:r>
          </w:p>
        </w:tc>
      </w:tr>
      <w:tr w:rsidR="009F39E8" w:rsidRPr="009F39E8" w14:paraId="4CEA2859" w14:textId="77777777" w:rsidTr="0075611A">
        <w:trPr>
          <w:trHeight w:val="230"/>
        </w:trPr>
        <w:tc>
          <w:tcPr>
            <w:tcW w:w="4267" w:type="dxa"/>
          </w:tcPr>
          <w:p w14:paraId="3C9348BB"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8" w:type="dxa"/>
            <w:shd w:val="clear" w:color="auto" w:fill="F2F2F2"/>
          </w:tcPr>
          <w:p w14:paraId="795A04B3" w14:textId="77777777" w:rsidR="009F39E8" w:rsidRPr="009F39E8" w:rsidRDefault="009F39E8" w:rsidP="009F39E8">
            <w:pPr>
              <w:spacing w:line="210" w:lineRule="exact"/>
              <w:ind w:left="13" w:right="1"/>
              <w:jc w:val="center"/>
              <w:rPr>
                <w:spacing w:val="-5"/>
                <w:sz w:val="20"/>
                <w:highlight w:val="yellow"/>
              </w:rPr>
            </w:pPr>
            <w:r w:rsidRPr="009F39E8">
              <w:rPr>
                <w:spacing w:val="-5"/>
                <w:sz w:val="20"/>
              </w:rPr>
              <w:t>51</w:t>
            </w:r>
          </w:p>
        </w:tc>
        <w:tc>
          <w:tcPr>
            <w:tcW w:w="720" w:type="dxa"/>
          </w:tcPr>
          <w:p w14:paraId="0D732DE8" w14:textId="77777777" w:rsidR="009F39E8" w:rsidRPr="009F39E8" w:rsidRDefault="009F39E8" w:rsidP="009F39E8">
            <w:pPr>
              <w:spacing w:line="210" w:lineRule="exact"/>
              <w:ind w:left="8" w:right="1"/>
              <w:jc w:val="center"/>
              <w:rPr>
                <w:spacing w:val="-5"/>
                <w:sz w:val="20"/>
              </w:rPr>
            </w:pPr>
            <w:r w:rsidRPr="009F39E8">
              <w:rPr>
                <w:spacing w:val="-5"/>
                <w:sz w:val="20"/>
              </w:rPr>
              <w:t>5%</w:t>
            </w:r>
          </w:p>
        </w:tc>
        <w:tc>
          <w:tcPr>
            <w:tcW w:w="1142" w:type="dxa"/>
            <w:shd w:val="clear" w:color="auto" w:fill="F2F2F2"/>
          </w:tcPr>
          <w:p w14:paraId="16B4DFE5" w14:textId="77777777" w:rsidR="009F39E8" w:rsidRPr="009F39E8" w:rsidRDefault="009F39E8" w:rsidP="009F39E8">
            <w:pPr>
              <w:spacing w:line="210" w:lineRule="exact"/>
              <w:ind w:left="5" w:right="1"/>
              <w:jc w:val="center"/>
              <w:rPr>
                <w:spacing w:val="-2"/>
                <w:sz w:val="20"/>
                <w:highlight w:val="yellow"/>
              </w:rPr>
            </w:pPr>
            <w:r w:rsidRPr="009F39E8">
              <w:rPr>
                <w:spacing w:val="-2"/>
                <w:sz w:val="20"/>
              </w:rPr>
              <w:t>$1,000</w:t>
            </w:r>
          </w:p>
        </w:tc>
        <w:tc>
          <w:tcPr>
            <w:tcW w:w="1094" w:type="dxa"/>
            <w:shd w:val="clear" w:color="auto" w:fill="F2F2F2"/>
          </w:tcPr>
          <w:p w14:paraId="33FE1A07" w14:textId="77777777" w:rsidR="009F39E8" w:rsidRPr="009F39E8" w:rsidRDefault="009F39E8" w:rsidP="009F39E8">
            <w:pPr>
              <w:spacing w:line="210" w:lineRule="exact"/>
              <w:ind w:left="10" w:right="1"/>
              <w:jc w:val="center"/>
              <w:rPr>
                <w:spacing w:val="-2"/>
                <w:sz w:val="20"/>
                <w:highlight w:val="yellow"/>
              </w:rPr>
            </w:pPr>
            <w:r w:rsidRPr="009F39E8">
              <w:rPr>
                <w:spacing w:val="-2"/>
                <w:sz w:val="20"/>
              </w:rPr>
              <w:t>$1,131</w:t>
            </w:r>
          </w:p>
        </w:tc>
        <w:tc>
          <w:tcPr>
            <w:tcW w:w="1118" w:type="dxa"/>
          </w:tcPr>
          <w:p w14:paraId="36393D1C" w14:textId="77777777" w:rsidR="009F39E8" w:rsidRPr="009F39E8" w:rsidRDefault="009F39E8" w:rsidP="009F39E8">
            <w:pPr>
              <w:spacing w:line="210" w:lineRule="exact"/>
              <w:ind w:left="15" w:right="1"/>
              <w:jc w:val="center"/>
              <w:rPr>
                <w:spacing w:val="-2"/>
                <w:sz w:val="20"/>
              </w:rPr>
            </w:pPr>
            <w:r w:rsidRPr="009F39E8">
              <w:rPr>
                <w:spacing w:val="-2"/>
                <w:sz w:val="20"/>
              </w:rPr>
              <w:t>$2,865.38</w:t>
            </w:r>
          </w:p>
        </w:tc>
      </w:tr>
      <w:tr w:rsidR="009F39E8" w:rsidRPr="009F39E8" w14:paraId="503C05BD" w14:textId="77777777" w:rsidTr="0075611A">
        <w:trPr>
          <w:trHeight w:val="230"/>
        </w:trPr>
        <w:tc>
          <w:tcPr>
            <w:tcW w:w="4267" w:type="dxa"/>
            <w:shd w:val="clear" w:color="auto" w:fill="F2F2F2"/>
          </w:tcPr>
          <w:p w14:paraId="4E1ABB9E" w14:textId="77777777" w:rsidR="009F39E8" w:rsidRPr="009F39E8" w:rsidRDefault="009F39E8" w:rsidP="009F39E8">
            <w:pPr>
              <w:spacing w:line="210" w:lineRule="exact"/>
              <w:ind w:left="110"/>
              <w:rPr>
                <w:sz w:val="20"/>
              </w:rPr>
            </w:pPr>
            <w:r w:rsidRPr="009F39E8">
              <w:rPr>
                <w:sz w:val="20"/>
                <w:szCs w:val="16"/>
              </w:rPr>
              <w:t>Private Sector Specialist</w:t>
            </w:r>
          </w:p>
        </w:tc>
        <w:tc>
          <w:tcPr>
            <w:tcW w:w="1008" w:type="dxa"/>
            <w:shd w:val="clear" w:color="auto" w:fill="F2F2F2"/>
          </w:tcPr>
          <w:p w14:paraId="729C7BB4" w14:textId="77777777" w:rsidR="009F39E8" w:rsidRPr="009F39E8" w:rsidRDefault="009F39E8" w:rsidP="009F39E8">
            <w:pPr>
              <w:spacing w:line="210" w:lineRule="exact"/>
              <w:ind w:left="13" w:right="1"/>
              <w:jc w:val="center"/>
              <w:rPr>
                <w:sz w:val="20"/>
                <w:highlight w:val="yellow"/>
              </w:rPr>
            </w:pPr>
            <w:r w:rsidRPr="009F39E8">
              <w:rPr>
                <w:spacing w:val="-5"/>
                <w:sz w:val="20"/>
              </w:rPr>
              <w:t>63</w:t>
            </w:r>
          </w:p>
        </w:tc>
        <w:tc>
          <w:tcPr>
            <w:tcW w:w="720" w:type="dxa"/>
            <w:shd w:val="clear" w:color="auto" w:fill="F2F2F2"/>
          </w:tcPr>
          <w:p w14:paraId="7842AA63" w14:textId="77777777" w:rsidR="009F39E8" w:rsidRPr="009F39E8" w:rsidRDefault="009F39E8" w:rsidP="009F39E8">
            <w:pPr>
              <w:spacing w:line="210" w:lineRule="exact"/>
              <w:ind w:left="8" w:right="1"/>
              <w:jc w:val="center"/>
              <w:rPr>
                <w:sz w:val="20"/>
              </w:rPr>
            </w:pPr>
            <w:r w:rsidRPr="009F39E8">
              <w:rPr>
                <w:spacing w:val="-5"/>
                <w:sz w:val="20"/>
              </w:rPr>
              <w:t>70%</w:t>
            </w:r>
          </w:p>
        </w:tc>
        <w:tc>
          <w:tcPr>
            <w:tcW w:w="1142" w:type="dxa"/>
            <w:shd w:val="clear" w:color="auto" w:fill="F2F2F2"/>
          </w:tcPr>
          <w:p w14:paraId="308F9DDD" w14:textId="77777777" w:rsidR="009F39E8" w:rsidRPr="009F39E8" w:rsidRDefault="009F39E8" w:rsidP="009F39E8">
            <w:pPr>
              <w:spacing w:line="210" w:lineRule="exact"/>
              <w:ind w:left="5" w:right="1"/>
              <w:jc w:val="center"/>
              <w:rPr>
                <w:sz w:val="20"/>
                <w:highlight w:val="yellow"/>
              </w:rPr>
            </w:pPr>
            <w:r w:rsidRPr="009F39E8">
              <w:rPr>
                <w:spacing w:val="-2"/>
                <w:sz w:val="20"/>
              </w:rPr>
              <w:t>$2,000</w:t>
            </w:r>
          </w:p>
        </w:tc>
        <w:tc>
          <w:tcPr>
            <w:tcW w:w="1094" w:type="dxa"/>
            <w:shd w:val="clear" w:color="auto" w:fill="F2F2F2"/>
          </w:tcPr>
          <w:p w14:paraId="10A7F18B" w14:textId="77777777" w:rsidR="009F39E8" w:rsidRPr="009F39E8" w:rsidRDefault="009F39E8" w:rsidP="009F39E8">
            <w:pPr>
              <w:spacing w:line="210" w:lineRule="exact"/>
              <w:ind w:left="10" w:right="1"/>
              <w:jc w:val="center"/>
              <w:rPr>
                <w:sz w:val="20"/>
                <w:highlight w:val="yellow"/>
              </w:rPr>
            </w:pPr>
            <w:r w:rsidRPr="009F39E8">
              <w:rPr>
                <w:spacing w:val="-2"/>
                <w:sz w:val="20"/>
              </w:rPr>
              <w:t>$2,253</w:t>
            </w:r>
          </w:p>
        </w:tc>
        <w:tc>
          <w:tcPr>
            <w:tcW w:w="1118" w:type="dxa"/>
            <w:shd w:val="clear" w:color="auto" w:fill="F2F2F2"/>
          </w:tcPr>
          <w:p w14:paraId="15EA1533" w14:textId="77777777" w:rsidR="009F39E8" w:rsidRPr="009F39E8" w:rsidRDefault="009F39E8" w:rsidP="009F39E8">
            <w:pPr>
              <w:spacing w:line="210" w:lineRule="exact"/>
              <w:ind w:left="15" w:right="1"/>
              <w:jc w:val="center"/>
              <w:rPr>
                <w:sz w:val="20"/>
              </w:rPr>
            </w:pPr>
            <w:r w:rsidRPr="009F39E8">
              <w:rPr>
                <w:spacing w:val="-2"/>
                <w:sz w:val="20"/>
              </w:rPr>
              <w:t>$99,351.37</w:t>
            </w:r>
          </w:p>
        </w:tc>
      </w:tr>
      <w:tr w:rsidR="009F39E8" w:rsidRPr="009F39E8" w14:paraId="3A622317" w14:textId="77777777" w:rsidTr="0075611A">
        <w:trPr>
          <w:trHeight w:val="230"/>
        </w:trPr>
        <w:tc>
          <w:tcPr>
            <w:tcW w:w="8231" w:type="dxa"/>
            <w:gridSpan w:val="5"/>
          </w:tcPr>
          <w:p w14:paraId="29B5170D" w14:textId="77777777" w:rsidR="009F39E8" w:rsidRPr="009F39E8" w:rsidRDefault="009F39E8" w:rsidP="009F39E8">
            <w:pPr>
              <w:spacing w:line="210" w:lineRule="exact"/>
              <w:ind w:left="110"/>
              <w:rPr>
                <w:b/>
                <w:sz w:val="20"/>
              </w:rPr>
            </w:pPr>
            <w:r w:rsidRPr="009F39E8">
              <w:rPr>
                <w:b/>
                <w:spacing w:val="-2"/>
                <w:sz w:val="20"/>
              </w:rPr>
              <w:t>Subtotal</w:t>
            </w:r>
          </w:p>
        </w:tc>
        <w:tc>
          <w:tcPr>
            <w:tcW w:w="1118" w:type="dxa"/>
          </w:tcPr>
          <w:p w14:paraId="23421D13" w14:textId="77777777" w:rsidR="009F39E8" w:rsidRPr="009F39E8" w:rsidRDefault="009F39E8" w:rsidP="009F39E8">
            <w:pPr>
              <w:spacing w:line="210" w:lineRule="exact"/>
              <w:ind w:left="15" w:right="1"/>
              <w:jc w:val="center"/>
              <w:rPr>
                <w:b/>
                <w:sz w:val="20"/>
              </w:rPr>
            </w:pPr>
            <w:r w:rsidRPr="009F39E8">
              <w:rPr>
                <w:b/>
                <w:spacing w:val="-2"/>
                <w:sz w:val="20"/>
              </w:rPr>
              <w:t>$223,765.60</w:t>
            </w:r>
          </w:p>
        </w:tc>
      </w:tr>
    </w:tbl>
    <w:p w14:paraId="61E9043E" w14:textId="77777777" w:rsidR="009F39E8" w:rsidRPr="009F39E8" w:rsidRDefault="009F39E8" w:rsidP="009F39E8">
      <w:pPr>
        <w:numPr>
          <w:ilvl w:val="2"/>
          <w:numId w:val="13"/>
        </w:numPr>
        <w:tabs>
          <w:tab w:val="left" w:pos="1080"/>
        </w:tabs>
        <w:spacing w:before="270"/>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2"/>
          <w:sz w:val="24"/>
        </w:rPr>
        <w:t xml:space="preserve"> $107,989.28 </w:t>
      </w:r>
    </w:p>
    <w:p w14:paraId="4354A507" w14:textId="77777777" w:rsidR="009F39E8" w:rsidRPr="009F39E8" w:rsidRDefault="009F39E8" w:rsidP="009F39E8">
      <w:pPr>
        <w:spacing w:before="5" w:line="237" w:lineRule="auto"/>
        <w:ind w:left="360" w:right="357"/>
        <w:jc w:val="both"/>
        <w:rPr>
          <w:sz w:val="24"/>
          <w:szCs w:val="24"/>
        </w:rPr>
      </w:pPr>
      <w:r w:rsidRPr="009F39E8">
        <w:rPr>
          <w:sz w:val="24"/>
          <w:szCs w:val="24"/>
        </w:rPr>
        <w:t>POA calculated benefits for CCN staff at 48.26% of the employees’ base salary. See the detailed breakdown in Section 2.2. Fringe Benefits CCN Staff: $223,765.60 * 48.26% = $107,989.28.</w:t>
      </w:r>
    </w:p>
    <w:p w14:paraId="214BC39A" w14:textId="77777777" w:rsidR="009F39E8" w:rsidRPr="009F39E8" w:rsidRDefault="009F39E8" w:rsidP="009F39E8">
      <w:pPr>
        <w:spacing w:before="5" w:line="237" w:lineRule="auto"/>
        <w:ind w:left="360" w:right="357"/>
        <w:jc w:val="both"/>
        <w:rPr>
          <w:sz w:val="24"/>
          <w:szCs w:val="24"/>
        </w:rPr>
      </w:pPr>
    </w:p>
    <w:p w14:paraId="729BBE6A" w14:textId="77777777" w:rsidR="009F39E8" w:rsidRPr="009F39E8" w:rsidRDefault="009F39E8" w:rsidP="009F39E8">
      <w:pPr>
        <w:numPr>
          <w:ilvl w:val="2"/>
          <w:numId w:val="13"/>
        </w:numPr>
        <w:tabs>
          <w:tab w:val="left" w:pos="1080"/>
        </w:tabs>
        <w:spacing w:before="76" w:line="275" w:lineRule="exact"/>
        <w:jc w:val="both"/>
        <w:outlineLvl w:val="0"/>
        <w:rPr>
          <w:b/>
          <w:bCs/>
          <w:i/>
          <w:iCs/>
          <w:sz w:val="24"/>
          <w:szCs w:val="24"/>
        </w:rPr>
      </w:pPr>
      <w:r w:rsidRPr="009F39E8">
        <w:rPr>
          <w:b/>
          <w:bCs/>
          <w:i/>
          <w:iCs/>
          <w:color w:val="002C72"/>
          <w:sz w:val="24"/>
          <w:szCs w:val="24"/>
        </w:rPr>
        <w:t>Professional</w:t>
      </w:r>
      <w:r w:rsidRPr="009F39E8">
        <w:rPr>
          <w:b/>
          <w:bCs/>
          <w:i/>
          <w:iCs/>
          <w:color w:val="002C72"/>
          <w:spacing w:val="-3"/>
          <w:sz w:val="24"/>
          <w:szCs w:val="24"/>
        </w:rPr>
        <w:t xml:space="preserve"> </w:t>
      </w:r>
      <w:r w:rsidRPr="009F39E8">
        <w:rPr>
          <w:b/>
          <w:bCs/>
          <w:i/>
          <w:iCs/>
          <w:color w:val="002C72"/>
          <w:sz w:val="24"/>
          <w:szCs w:val="24"/>
        </w:rPr>
        <w:t>Services/Contractual</w:t>
      </w:r>
      <w:r w:rsidRPr="009F39E8">
        <w:rPr>
          <w:b/>
          <w:bCs/>
          <w:i/>
          <w:iCs/>
          <w:color w:val="002C72"/>
          <w:spacing w:val="-3"/>
          <w:sz w:val="24"/>
          <w:szCs w:val="24"/>
        </w:rPr>
        <w:t xml:space="preserve"> </w:t>
      </w:r>
      <w:r w:rsidRPr="009F39E8">
        <w:rPr>
          <w:b/>
          <w:bCs/>
          <w:i/>
          <w:iCs/>
          <w:color w:val="002C72"/>
          <w:sz w:val="24"/>
          <w:szCs w:val="24"/>
        </w:rPr>
        <w:t>–</w:t>
      </w:r>
      <w:r w:rsidRPr="009F39E8">
        <w:rPr>
          <w:b/>
          <w:bCs/>
          <w:i/>
          <w:iCs/>
          <w:color w:val="002C72"/>
          <w:spacing w:val="-3"/>
          <w:sz w:val="24"/>
          <w:szCs w:val="24"/>
        </w:rPr>
        <w:t xml:space="preserve"> </w:t>
      </w:r>
      <w:r w:rsidRPr="009F39E8">
        <w:rPr>
          <w:b/>
          <w:bCs/>
          <w:i/>
          <w:iCs/>
          <w:color w:val="002C72"/>
          <w:sz w:val="24"/>
          <w:szCs w:val="24"/>
        </w:rPr>
        <w:t>Subtotal</w:t>
      </w:r>
      <w:r w:rsidRPr="009F39E8">
        <w:rPr>
          <w:b/>
          <w:bCs/>
          <w:i/>
          <w:iCs/>
          <w:color w:val="002C72"/>
          <w:spacing w:val="-3"/>
          <w:sz w:val="24"/>
          <w:szCs w:val="24"/>
        </w:rPr>
        <w:t xml:space="preserve"> </w:t>
      </w:r>
      <w:r w:rsidRPr="009F39E8">
        <w:rPr>
          <w:b/>
          <w:bCs/>
          <w:i/>
          <w:iCs/>
          <w:color w:val="002C72"/>
          <w:spacing w:val="-2"/>
          <w:sz w:val="24"/>
          <w:szCs w:val="24"/>
        </w:rPr>
        <w:t>$115,200.00</w:t>
      </w:r>
    </w:p>
    <w:p w14:paraId="5BE4CFAF" w14:textId="77777777" w:rsidR="009F39E8" w:rsidRPr="009F39E8" w:rsidRDefault="009F39E8" w:rsidP="009F39E8">
      <w:pPr>
        <w:ind w:left="360" w:right="357"/>
        <w:jc w:val="both"/>
        <w:rPr>
          <w:sz w:val="24"/>
          <w:szCs w:val="24"/>
        </w:rPr>
      </w:pPr>
      <w:r w:rsidRPr="009F39E8">
        <w:rPr>
          <w:b/>
          <w:sz w:val="24"/>
          <w:szCs w:val="24"/>
        </w:rPr>
        <w:t xml:space="preserve">Consultant for </w:t>
      </w:r>
      <w:r w:rsidRPr="009F39E8">
        <w:rPr>
          <w:b/>
          <w:bCs/>
          <w:sz w:val="24"/>
          <w:szCs w:val="24"/>
        </w:rPr>
        <w:t xml:space="preserve">Developing Public-Private Partnerships (PPP) to Strengthen School Feeding </w:t>
      </w:r>
      <w:proofErr w:type="gramStart"/>
      <w:r w:rsidRPr="009F39E8">
        <w:rPr>
          <w:b/>
          <w:bCs/>
          <w:sz w:val="24"/>
          <w:szCs w:val="24"/>
        </w:rPr>
        <w:t xml:space="preserve">Services </w:t>
      </w:r>
      <w:r w:rsidRPr="009F39E8">
        <w:rPr>
          <w:b/>
          <w:sz w:val="24"/>
          <w:szCs w:val="24"/>
        </w:rPr>
        <w:t xml:space="preserve"> (</w:t>
      </w:r>
      <w:proofErr w:type="gramEnd"/>
      <w:r w:rsidRPr="009F39E8">
        <w:rPr>
          <w:b/>
          <w:sz w:val="24"/>
          <w:szCs w:val="24"/>
        </w:rPr>
        <w:t xml:space="preserve">$24,000.00): </w:t>
      </w:r>
      <w:r w:rsidRPr="009F39E8">
        <w:rPr>
          <w:sz w:val="24"/>
          <w:szCs w:val="24"/>
        </w:rPr>
        <w:t>POA will hire</w:t>
      </w:r>
      <w:r w:rsidRPr="009F39E8">
        <w:rPr>
          <w:spacing w:val="-7"/>
          <w:sz w:val="24"/>
          <w:szCs w:val="24"/>
        </w:rPr>
        <w:t xml:space="preserve"> </w:t>
      </w:r>
      <w:r w:rsidRPr="009F39E8">
        <w:rPr>
          <w:sz w:val="24"/>
          <w:szCs w:val="24"/>
        </w:rPr>
        <w:t>a</w:t>
      </w:r>
      <w:r w:rsidRPr="009F39E8">
        <w:rPr>
          <w:spacing w:val="-7"/>
          <w:sz w:val="24"/>
          <w:szCs w:val="24"/>
        </w:rPr>
        <w:t xml:space="preserve"> </w:t>
      </w:r>
      <w:r w:rsidRPr="009F39E8">
        <w:rPr>
          <w:sz w:val="24"/>
          <w:szCs w:val="24"/>
        </w:rPr>
        <w:t>consultant</w:t>
      </w:r>
      <w:r w:rsidRPr="009F39E8">
        <w:rPr>
          <w:spacing w:val="-7"/>
          <w:sz w:val="24"/>
          <w:szCs w:val="24"/>
        </w:rPr>
        <w:t xml:space="preserve"> </w:t>
      </w:r>
      <w:r w:rsidRPr="009F39E8">
        <w:rPr>
          <w:sz w:val="24"/>
          <w:szCs w:val="24"/>
        </w:rPr>
        <w:t xml:space="preserve">to develop a strategy to </w:t>
      </w:r>
      <w:proofErr w:type="gramStart"/>
      <w:r w:rsidRPr="009F39E8">
        <w:rPr>
          <w:sz w:val="24"/>
          <w:szCs w:val="24"/>
        </w:rPr>
        <w:t xml:space="preserve">incorporate </w:t>
      </w:r>
      <w:r w:rsidRPr="009F39E8">
        <w:rPr>
          <w:spacing w:val="-7"/>
          <w:sz w:val="24"/>
          <w:szCs w:val="24"/>
        </w:rPr>
        <w:t xml:space="preserve"> </w:t>
      </w:r>
      <w:r w:rsidRPr="009F39E8">
        <w:rPr>
          <w:sz w:val="24"/>
          <w:szCs w:val="24"/>
        </w:rPr>
        <w:t>public</w:t>
      </w:r>
      <w:proofErr w:type="gramEnd"/>
      <w:r w:rsidRPr="009F39E8">
        <w:rPr>
          <w:sz w:val="24"/>
          <w:szCs w:val="24"/>
        </w:rPr>
        <w:t>,</w:t>
      </w:r>
      <w:r w:rsidRPr="009F39E8">
        <w:rPr>
          <w:spacing w:val="-7"/>
          <w:sz w:val="24"/>
          <w:szCs w:val="24"/>
        </w:rPr>
        <w:t xml:space="preserve"> </w:t>
      </w:r>
      <w:r w:rsidRPr="009F39E8">
        <w:rPr>
          <w:sz w:val="24"/>
          <w:szCs w:val="24"/>
        </w:rPr>
        <w:t>corporate,</w:t>
      </w:r>
      <w:r w:rsidRPr="009F39E8">
        <w:rPr>
          <w:spacing w:val="-7"/>
          <w:sz w:val="24"/>
          <w:szCs w:val="24"/>
        </w:rPr>
        <w:t xml:space="preserve"> </w:t>
      </w:r>
      <w:r w:rsidRPr="009F39E8">
        <w:rPr>
          <w:sz w:val="24"/>
          <w:szCs w:val="24"/>
        </w:rPr>
        <w:t>and</w:t>
      </w:r>
      <w:r w:rsidRPr="009F39E8">
        <w:rPr>
          <w:spacing w:val="-7"/>
          <w:sz w:val="24"/>
          <w:szCs w:val="24"/>
        </w:rPr>
        <w:t xml:space="preserve"> </w:t>
      </w:r>
      <w:r w:rsidRPr="009F39E8">
        <w:rPr>
          <w:sz w:val="24"/>
          <w:szCs w:val="24"/>
        </w:rPr>
        <w:t>philanthropic</w:t>
      </w:r>
      <w:r w:rsidRPr="009F39E8">
        <w:rPr>
          <w:spacing w:val="-7"/>
          <w:sz w:val="24"/>
          <w:szCs w:val="24"/>
        </w:rPr>
        <w:t xml:space="preserve"> </w:t>
      </w:r>
      <w:r w:rsidRPr="009F39E8">
        <w:rPr>
          <w:sz w:val="24"/>
          <w:szCs w:val="24"/>
        </w:rPr>
        <w:t>financing</w:t>
      </w:r>
      <w:r w:rsidRPr="009F39E8">
        <w:rPr>
          <w:spacing w:val="-7"/>
          <w:sz w:val="24"/>
          <w:szCs w:val="24"/>
        </w:rPr>
        <w:t xml:space="preserve"> to support school feeding</w:t>
      </w:r>
      <w:r w:rsidRPr="009F39E8">
        <w:rPr>
          <w:sz w:val="24"/>
          <w:szCs w:val="24"/>
        </w:rPr>
        <w:t xml:space="preserve"> at $3,000 per month for 4 months in </w:t>
      </w:r>
      <w:r w:rsidRPr="009F39E8">
        <w:rPr>
          <w:sz w:val="24"/>
          <w:szCs w:val="24"/>
        </w:rPr>
        <w:lastRenderedPageBreak/>
        <w:t xml:space="preserve">Y1 and 4 months in Y2 (8 months total). $3,000/month * 8 months = $24,000.00. The monthly rate </w:t>
      </w:r>
      <w:proofErr w:type="gramStart"/>
      <w:r w:rsidRPr="009F39E8">
        <w:rPr>
          <w:sz w:val="24"/>
          <w:szCs w:val="24"/>
        </w:rPr>
        <w:t>assume</w:t>
      </w:r>
      <w:proofErr w:type="gramEnd"/>
      <w:r w:rsidRPr="009F39E8">
        <w:rPr>
          <w:sz w:val="24"/>
          <w:szCs w:val="24"/>
        </w:rPr>
        <w:t xml:space="preserve"> 20 days a month (4 weeks * 5 days) x $150 daily rate = 3,000/month.</w:t>
      </w:r>
    </w:p>
    <w:p w14:paraId="74004B0E" w14:textId="77777777" w:rsidR="009F39E8" w:rsidRPr="009F39E8" w:rsidRDefault="009F39E8" w:rsidP="009F39E8">
      <w:pPr>
        <w:spacing w:before="275"/>
        <w:ind w:left="360" w:right="357"/>
        <w:jc w:val="both"/>
        <w:rPr>
          <w:sz w:val="24"/>
          <w:szCs w:val="24"/>
        </w:rPr>
      </w:pPr>
      <w:r w:rsidRPr="009F39E8">
        <w:rPr>
          <w:b/>
          <w:sz w:val="24"/>
          <w:szCs w:val="24"/>
        </w:rPr>
        <w:t xml:space="preserve">Legal Advisor for Activities ($2,400.00): </w:t>
      </w:r>
      <w:r w:rsidRPr="009F39E8">
        <w:rPr>
          <w:sz w:val="24"/>
          <w:szCs w:val="24"/>
        </w:rPr>
        <w:t xml:space="preserve">POA will hire a legal advisor to </w:t>
      </w:r>
      <w:proofErr w:type="gramStart"/>
      <w:r w:rsidRPr="009F39E8">
        <w:rPr>
          <w:sz w:val="24"/>
          <w:szCs w:val="24"/>
        </w:rPr>
        <w:t>support with</w:t>
      </w:r>
      <w:proofErr w:type="gramEnd"/>
      <w:r w:rsidRPr="009F39E8">
        <w:rPr>
          <w:sz w:val="24"/>
          <w:szCs w:val="24"/>
        </w:rPr>
        <w:t xml:space="preserve"> municipal mapping and needs assessments, co-development of partnership MOUs, cost-sharing templates, and recognition strategies. POA is estimating a rate of $300 per day for 8 days in Y2 ($300/day * 8 days = $2,400.00).</w:t>
      </w:r>
    </w:p>
    <w:p w14:paraId="4A4C5A29" w14:textId="77777777" w:rsidR="009F39E8" w:rsidRPr="009F39E8" w:rsidRDefault="009F39E8" w:rsidP="009F39E8">
      <w:pPr>
        <w:rPr>
          <w:sz w:val="24"/>
          <w:szCs w:val="24"/>
        </w:rPr>
      </w:pPr>
    </w:p>
    <w:p w14:paraId="6E2BBD52" w14:textId="77777777" w:rsidR="009F39E8" w:rsidRPr="009F39E8" w:rsidRDefault="009F39E8" w:rsidP="009F39E8">
      <w:pPr>
        <w:ind w:left="360" w:right="357"/>
        <w:jc w:val="both"/>
        <w:rPr>
          <w:sz w:val="24"/>
        </w:rPr>
      </w:pPr>
      <w:r w:rsidRPr="009F39E8">
        <w:rPr>
          <w:b/>
          <w:sz w:val="24"/>
        </w:rPr>
        <w:t xml:space="preserve">IT Consultant to Support CSR Activation Platform ($9,000.00): </w:t>
      </w:r>
      <w:r w:rsidRPr="009F39E8">
        <w:rPr>
          <w:sz w:val="24"/>
        </w:rPr>
        <w:t xml:space="preserve">POA will hire an IT consultant for the development of the CSR Activation Platform at $3,000 per month for 3 months in Y1 ($3,000 / month * 3 months = $9,000.00). The monthly rate </w:t>
      </w:r>
      <w:proofErr w:type="gramStart"/>
      <w:r w:rsidRPr="009F39E8">
        <w:rPr>
          <w:sz w:val="24"/>
        </w:rPr>
        <w:t>assume</w:t>
      </w:r>
      <w:proofErr w:type="gramEnd"/>
      <w:r w:rsidRPr="009F39E8">
        <w:rPr>
          <w:sz w:val="24"/>
        </w:rPr>
        <w:t xml:space="preserve"> 20 days a month (4 weeks * 5 days) x $150 daily rate = 3,000/month.</w:t>
      </w:r>
    </w:p>
    <w:p w14:paraId="1F0AD83F" w14:textId="77777777" w:rsidR="009F39E8" w:rsidRPr="009F39E8" w:rsidRDefault="009F39E8" w:rsidP="009F39E8">
      <w:pPr>
        <w:spacing w:before="273"/>
        <w:ind w:left="360" w:right="357"/>
        <w:jc w:val="both"/>
        <w:rPr>
          <w:sz w:val="24"/>
          <w:szCs w:val="24"/>
        </w:rPr>
      </w:pPr>
      <w:r w:rsidRPr="009F39E8">
        <w:rPr>
          <w:b/>
          <w:sz w:val="24"/>
          <w:szCs w:val="24"/>
        </w:rPr>
        <w:t>Graphic</w:t>
      </w:r>
      <w:r w:rsidRPr="009F39E8">
        <w:rPr>
          <w:b/>
          <w:spacing w:val="-2"/>
          <w:sz w:val="24"/>
          <w:szCs w:val="24"/>
        </w:rPr>
        <w:t xml:space="preserve"> </w:t>
      </w:r>
      <w:r w:rsidRPr="009F39E8">
        <w:rPr>
          <w:b/>
          <w:sz w:val="24"/>
          <w:szCs w:val="24"/>
        </w:rPr>
        <w:t>Designer</w:t>
      </w:r>
      <w:r w:rsidRPr="009F39E8">
        <w:rPr>
          <w:b/>
          <w:spacing w:val="-2"/>
          <w:sz w:val="24"/>
          <w:szCs w:val="24"/>
        </w:rPr>
        <w:t xml:space="preserve"> </w:t>
      </w:r>
      <w:r w:rsidRPr="009F39E8">
        <w:rPr>
          <w:b/>
          <w:sz w:val="24"/>
          <w:szCs w:val="24"/>
        </w:rPr>
        <w:t>for</w:t>
      </w:r>
      <w:r w:rsidRPr="009F39E8">
        <w:rPr>
          <w:b/>
          <w:spacing w:val="-2"/>
          <w:sz w:val="24"/>
          <w:szCs w:val="24"/>
        </w:rPr>
        <w:t xml:space="preserve"> </w:t>
      </w:r>
      <w:r w:rsidRPr="009F39E8">
        <w:rPr>
          <w:b/>
          <w:sz w:val="24"/>
          <w:szCs w:val="24"/>
        </w:rPr>
        <w:t>CSR</w:t>
      </w:r>
      <w:r w:rsidRPr="009F39E8">
        <w:rPr>
          <w:b/>
          <w:spacing w:val="-2"/>
          <w:sz w:val="24"/>
          <w:szCs w:val="24"/>
        </w:rPr>
        <w:t xml:space="preserve"> </w:t>
      </w:r>
      <w:r w:rsidRPr="009F39E8">
        <w:rPr>
          <w:b/>
          <w:sz w:val="24"/>
          <w:szCs w:val="24"/>
        </w:rPr>
        <w:t>Platform</w:t>
      </w:r>
      <w:r w:rsidRPr="009F39E8">
        <w:rPr>
          <w:b/>
          <w:spacing w:val="-2"/>
          <w:sz w:val="24"/>
          <w:szCs w:val="24"/>
        </w:rPr>
        <w:t xml:space="preserve"> </w:t>
      </w:r>
      <w:r w:rsidRPr="009F39E8">
        <w:rPr>
          <w:b/>
          <w:sz w:val="24"/>
          <w:szCs w:val="24"/>
        </w:rPr>
        <w:t>($1,800.00):</w:t>
      </w:r>
      <w:r w:rsidRPr="009F39E8">
        <w:rPr>
          <w:b/>
          <w:spacing w:val="-2"/>
          <w:sz w:val="24"/>
          <w:szCs w:val="24"/>
        </w:rPr>
        <w:t xml:space="preserve"> </w:t>
      </w:r>
      <w:r w:rsidRPr="009F39E8">
        <w:rPr>
          <w:sz w:val="24"/>
          <w:szCs w:val="24"/>
        </w:rPr>
        <w:t>POA</w:t>
      </w:r>
      <w:r w:rsidRPr="009F39E8">
        <w:rPr>
          <w:spacing w:val="-2"/>
          <w:sz w:val="24"/>
          <w:szCs w:val="24"/>
        </w:rPr>
        <w:t xml:space="preserve"> </w:t>
      </w:r>
      <w:r w:rsidRPr="009F39E8">
        <w:rPr>
          <w:sz w:val="24"/>
          <w:szCs w:val="24"/>
        </w:rPr>
        <w:t>will</w:t>
      </w:r>
      <w:r w:rsidRPr="009F39E8">
        <w:rPr>
          <w:spacing w:val="-2"/>
          <w:sz w:val="24"/>
          <w:szCs w:val="24"/>
        </w:rPr>
        <w:t xml:space="preserve"> </w:t>
      </w:r>
      <w:r w:rsidRPr="009F39E8">
        <w:rPr>
          <w:sz w:val="24"/>
          <w:szCs w:val="24"/>
        </w:rPr>
        <w:t>hire</w:t>
      </w:r>
      <w:r w:rsidRPr="009F39E8">
        <w:rPr>
          <w:spacing w:val="-2"/>
          <w:sz w:val="24"/>
          <w:szCs w:val="24"/>
        </w:rPr>
        <w:t xml:space="preserve"> </w:t>
      </w:r>
      <w:r w:rsidRPr="009F39E8">
        <w:rPr>
          <w:sz w:val="24"/>
          <w:szCs w:val="24"/>
        </w:rPr>
        <w:t>a</w:t>
      </w:r>
      <w:r w:rsidRPr="009F39E8">
        <w:rPr>
          <w:spacing w:val="-2"/>
          <w:sz w:val="24"/>
          <w:szCs w:val="24"/>
        </w:rPr>
        <w:t xml:space="preserve"> </w:t>
      </w:r>
      <w:r w:rsidRPr="009F39E8">
        <w:rPr>
          <w:sz w:val="24"/>
          <w:szCs w:val="24"/>
        </w:rPr>
        <w:t>graphic</w:t>
      </w:r>
      <w:r w:rsidRPr="009F39E8">
        <w:rPr>
          <w:spacing w:val="-2"/>
          <w:sz w:val="24"/>
          <w:szCs w:val="24"/>
        </w:rPr>
        <w:t xml:space="preserve"> </w:t>
      </w:r>
      <w:r w:rsidRPr="009F39E8">
        <w:rPr>
          <w:sz w:val="24"/>
          <w:szCs w:val="24"/>
        </w:rPr>
        <w:t>designer</w:t>
      </w:r>
      <w:r w:rsidRPr="009F39E8">
        <w:rPr>
          <w:spacing w:val="-2"/>
          <w:sz w:val="24"/>
          <w:szCs w:val="24"/>
        </w:rPr>
        <w:t xml:space="preserve"> </w:t>
      </w:r>
      <w:r w:rsidRPr="009F39E8">
        <w:rPr>
          <w:sz w:val="24"/>
          <w:szCs w:val="24"/>
        </w:rPr>
        <w:t>to</w:t>
      </w:r>
      <w:r w:rsidRPr="009F39E8">
        <w:rPr>
          <w:spacing w:val="-2"/>
          <w:sz w:val="24"/>
          <w:szCs w:val="24"/>
        </w:rPr>
        <w:t xml:space="preserve"> </w:t>
      </w:r>
      <w:r w:rsidRPr="009F39E8">
        <w:rPr>
          <w:sz w:val="24"/>
          <w:szCs w:val="24"/>
        </w:rPr>
        <w:t>create</w:t>
      </w:r>
      <w:r w:rsidRPr="009F39E8">
        <w:rPr>
          <w:spacing w:val="-2"/>
          <w:sz w:val="24"/>
          <w:szCs w:val="24"/>
        </w:rPr>
        <w:t xml:space="preserve"> </w:t>
      </w:r>
      <w:r w:rsidRPr="009F39E8">
        <w:rPr>
          <w:sz w:val="24"/>
          <w:szCs w:val="24"/>
        </w:rPr>
        <w:t>high- quality campaign content (videos, infographics, school profiles) for the CSR platform, estimated at $120 per day for 15 days in Y1 ($120/day * 15 days = $1,800.00).</w:t>
      </w:r>
    </w:p>
    <w:p w14:paraId="7E169A43" w14:textId="77777777" w:rsidR="009F39E8" w:rsidRPr="009F39E8" w:rsidRDefault="009F39E8" w:rsidP="009F39E8">
      <w:pPr>
        <w:rPr>
          <w:sz w:val="24"/>
          <w:szCs w:val="24"/>
        </w:rPr>
      </w:pPr>
    </w:p>
    <w:p w14:paraId="4428F114" w14:textId="77777777" w:rsidR="009F39E8" w:rsidRPr="009F39E8" w:rsidRDefault="009F39E8" w:rsidP="009F39E8">
      <w:pPr>
        <w:ind w:left="360" w:right="357"/>
        <w:jc w:val="both"/>
        <w:rPr>
          <w:sz w:val="24"/>
          <w:szCs w:val="24"/>
        </w:rPr>
      </w:pPr>
      <w:r w:rsidRPr="009F39E8">
        <w:rPr>
          <w:b/>
          <w:sz w:val="24"/>
          <w:szCs w:val="24"/>
        </w:rPr>
        <w:t>Creative</w:t>
      </w:r>
      <w:r w:rsidRPr="009F39E8">
        <w:rPr>
          <w:b/>
          <w:spacing w:val="-12"/>
          <w:sz w:val="24"/>
          <w:szCs w:val="24"/>
        </w:rPr>
        <w:t xml:space="preserve"> </w:t>
      </w:r>
      <w:r w:rsidRPr="009F39E8">
        <w:rPr>
          <w:b/>
          <w:sz w:val="24"/>
          <w:szCs w:val="24"/>
        </w:rPr>
        <w:t>Content</w:t>
      </w:r>
      <w:r w:rsidRPr="009F39E8">
        <w:rPr>
          <w:b/>
          <w:spacing w:val="-12"/>
          <w:sz w:val="24"/>
          <w:szCs w:val="24"/>
        </w:rPr>
        <w:t xml:space="preserve"> </w:t>
      </w:r>
      <w:r w:rsidRPr="009F39E8">
        <w:rPr>
          <w:b/>
          <w:sz w:val="24"/>
          <w:szCs w:val="24"/>
        </w:rPr>
        <w:t>Production</w:t>
      </w:r>
      <w:r w:rsidRPr="009F39E8">
        <w:rPr>
          <w:b/>
          <w:spacing w:val="-12"/>
          <w:sz w:val="24"/>
          <w:szCs w:val="24"/>
        </w:rPr>
        <w:t xml:space="preserve"> </w:t>
      </w:r>
      <w:r w:rsidRPr="009F39E8">
        <w:rPr>
          <w:b/>
          <w:sz w:val="24"/>
          <w:szCs w:val="24"/>
        </w:rPr>
        <w:t>($78,000.00):</w:t>
      </w:r>
      <w:r w:rsidRPr="009F39E8">
        <w:rPr>
          <w:b/>
          <w:spacing w:val="-12"/>
          <w:sz w:val="24"/>
          <w:szCs w:val="24"/>
        </w:rPr>
        <w:t xml:space="preserve"> </w:t>
      </w:r>
      <w:r w:rsidRPr="009F39E8">
        <w:rPr>
          <w:sz w:val="24"/>
          <w:szCs w:val="24"/>
        </w:rPr>
        <w:t>POA</w:t>
      </w:r>
      <w:r w:rsidRPr="009F39E8">
        <w:rPr>
          <w:spacing w:val="-12"/>
          <w:sz w:val="24"/>
          <w:szCs w:val="24"/>
        </w:rPr>
        <w:t xml:space="preserve"> </w:t>
      </w:r>
      <w:r w:rsidRPr="009F39E8">
        <w:rPr>
          <w:sz w:val="24"/>
          <w:szCs w:val="24"/>
        </w:rPr>
        <w:t>will</w:t>
      </w:r>
      <w:r w:rsidRPr="009F39E8">
        <w:rPr>
          <w:spacing w:val="-12"/>
          <w:sz w:val="24"/>
          <w:szCs w:val="24"/>
        </w:rPr>
        <w:t xml:space="preserve"> </w:t>
      </w:r>
      <w:r w:rsidRPr="009F39E8">
        <w:rPr>
          <w:sz w:val="24"/>
          <w:szCs w:val="24"/>
        </w:rPr>
        <w:t>hire</w:t>
      </w:r>
      <w:r w:rsidRPr="009F39E8">
        <w:rPr>
          <w:spacing w:val="-12"/>
          <w:sz w:val="24"/>
          <w:szCs w:val="24"/>
        </w:rPr>
        <w:t xml:space="preserve"> </w:t>
      </w:r>
      <w:r w:rsidRPr="009F39E8">
        <w:rPr>
          <w:sz w:val="24"/>
          <w:szCs w:val="24"/>
        </w:rPr>
        <w:t>a</w:t>
      </w:r>
      <w:r w:rsidRPr="009F39E8">
        <w:rPr>
          <w:spacing w:val="-12"/>
          <w:sz w:val="24"/>
          <w:szCs w:val="24"/>
        </w:rPr>
        <w:t xml:space="preserve"> </w:t>
      </w:r>
      <w:r w:rsidRPr="009F39E8">
        <w:rPr>
          <w:sz w:val="24"/>
          <w:szCs w:val="24"/>
        </w:rPr>
        <w:t>firm</w:t>
      </w:r>
      <w:r w:rsidRPr="009F39E8">
        <w:rPr>
          <w:spacing w:val="-12"/>
          <w:sz w:val="24"/>
          <w:szCs w:val="24"/>
        </w:rPr>
        <w:t xml:space="preserve"> </w:t>
      </w:r>
      <w:r w:rsidRPr="009F39E8">
        <w:rPr>
          <w:sz w:val="24"/>
          <w:szCs w:val="24"/>
        </w:rPr>
        <w:t>to</w:t>
      </w:r>
      <w:r w:rsidRPr="009F39E8">
        <w:rPr>
          <w:spacing w:val="-12"/>
          <w:sz w:val="24"/>
          <w:szCs w:val="24"/>
        </w:rPr>
        <w:t xml:space="preserve"> </w:t>
      </w:r>
      <w:r w:rsidRPr="009F39E8">
        <w:rPr>
          <w:sz w:val="24"/>
          <w:szCs w:val="24"/>
        </w:rPr>
        <w:t>produce</w:t>
      </w:r>
      <w:r w:rsidRPr="009F39E8">
        <w:rPr>
          <w:spacing w:val="-12"/>
          <w:sz w:val="24"/>
          <w:szCs w:val="24"/>
        </w:rPr>
        <w:t xml:space="preserve"> </w:t>
      </w:r>
      <w:r w:rsidRPr="009F39E8">
        <w:rPr>
          <w:sz w:val="24"/>
          <w:szCs w:val="24"/>
        </w:rPr>
        <w:t>engaging</w:t>
      </w:r>
      <w:r w:rsidRPr="009F39E8">
        <w:rPr>
          <w:spacing w:val="-12"/>
          <w:sz w:val="24"/>
          <w:szCs w:val="24"/>
        </w:rPr>
        <w:t xml:space="preserve"> </w:t>
      </w:r>
      <w:r w:rsidRPr="009F39E8">
        <w:rPr>
          <w:sz w:val="24"/>
          <w:szCs w:val="24"/>
        </w:rPr>
        <w:t>content to engage the Honduran Diaspora in school feeding support, estimated at $6,500 per month for 4 months per year in Y3 through Y5 (3 years total). $6,500/ month * 4 months/year * 3 years = $78,000.00.</w:t>
      </w:r>
    </w:p>
    <w:p w14:paraId="71B5661A" w14:textId="77777777" w:rsidR="009F39E8" w:rsidRPr="009F39E8" w:rsidRDefault="009F39E8" w:rsidP="009F39E8">
      <w:pPr>
        <w:rPr>
          <w:sz w:val="24"/>
          <w:szCs w:val="24"/>
        </w:rPr>
      </w:pPr>
    </w:p>
    <w:p w14:paraId="571AEB7B" w14:textId="77777777" w:rsidR="009F39E8" w:rsidRPr="009F39E8" w:rsidRDefault="009F39E8" w:rsidP="009F39E8">
      <w:pPr>
        <w:numPr>
          <w:ilvl w:val="2"/>
          <w:numId w:val="13"/>
        </w:numPr>
        <w:tabs>
          <w:tab w:val="left" w:pos="1080"/>
        </w:tabs>
        <w:spacing w:before="1" w:line="276" w:lineRule="exact"/>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$8,339.04</w:t>
      </w:r>
    </w:p>
    <w:p w14:paraId="3EC8A739" w14:textId="77777777" w:rsidR="009F39E8" w:rsidRPr="009F39E8" w:rsidRDefault="009F39E8" w:rsidP="009F39E8">
      <w:pPr>
        <w:numPr>
          <w:ilvl w:val="3"/>
          <w:numId w:val="13"/>
        </w:numPr>
        <w:tabs>
          <w:tab w:val="left" w:pos="720"/>
        </w:tabs>
        <w:spacing w:before="2" w:line="237" w:lineRule="auto"/>
        <w:ind w:right="357"/>
        <w:jc w:val="both"/>
        <w:rPr>
          <w:sz w:val="24"/>
          <w:szCs w:val="24"/>
        </w:rPr>
      </w:pPr>
      <w:r w:rsidRPr="009F39E8">
        <w:rPr>
          <w:b/>
          <w:sz w:val="24"/>
          <w:szCs w:val="24"/>
        </w:rPr>
        <w:t xml:space="preserve">Vehicle Fuel ($4,127.65): </w:t>
      </w:r>
      <w:r w:rsidRPr="009F39E8">
        <w:rPr>
          <w:sz w:val="24"/>
          <w:szCs w:val="24"/>
        </w:rPr>
        <w:t>POA estimates vehicle fuel for the 2 vehicles to cost $60 per month for 60 months to support project staff oversee interventions under Activity 10. The total amount for vehicle fuel is calculated at $60 per month * 60 months + 528 for inflation in Y2-Y6 = $4,127.65.</w:t>
      </w:r>
    </w:p>
    <w:p w14:paraId="32C411DF" w14:textId="77777777" w:rsidR="009F39E8" w:rsidRPr="009F39E8" w:rsidRDefault="009F39E8" w:rsidP="009F39E8">
      <w:pPr>
        <w:numPr>
          <w:ilvl w:val="3"/>
          <w:numId w:val="13"/>
        </w:numPr>
        <w:tabs>
          <w:tab w:val="left" w:pos="720"/>
        </w:tabs>
        <w:ind w:right="357"/>
        <w:jc w:val="both"/>
        <w:rPr>
          <w:sz w:val="24"/>
        </w:rPr>
      </w:pPr>
      <w:r w:rsidRPr="009F39E8">
        <w:rPr>
          <w:b/>
          <w:sz w:val="24"/>
        </w:rPr>
        <w:t xml:space="preserve">Local Travel for Implementation of Activity 10 ($3,605.01): </w:t>
      </w:r>
      <w:r w:rsidRPr="009F39E8">
        <w:rPr>
          <w:bCs/>
          <w:sz w:val="24"/>
        </w:rPr>
        <w:t>POA estimates additional general expenses for project staff implementing and overseeing interventions under Activity 10. This includes local transportation ($35 per trip * 12 trips + $56 for inflation in Y2-Y6 = $476.13), and lodging and M&amp;</w:t>
      </w:r>
      <w:proofErr w:type="gramStart"/>
      <w:r w:rsidRPr="009F39E8">
        <w:rPr>
          <w:bCs/>
          <w:sz w:val="24"/>
        </w:rPr>
        <w:t>IE ((</w:t>
      </w:r>
      <w:proofErr w:type="gramEnd"/>
      <w:r w:rsidRPr="009F39E8">
        <w:rPr>
          <w:bCs/>
          <w:sz w:val="24"/>
        </w:rPr>
        <w:t>$40 M&amp;IE per day + 75 lodging per day) * 2 days per trip * 12 trips + $369 for inflation in Y2-Y6 = $3,128.88).</w:t>
      </w:r>
    </w:p>
    <w:p w14:paraId="26EE5B86" w14:textId="77777777" w:rsidR="009F39E8" w:rsidRPr="009F39E8" w:rsidRDefault="009F39E8" w:rsidP="009F39E8">
      <w:pPr>
        <w:numPr>
          <w:ilvl w:val="3"/>
          <w:numId w:val="13"/>
        </w:numPr>
        <w:tabs>
          <w:tab w:val="left" w:pos="720"/>
        </w:tabs>
        <w:spacing w:before="4"/>
        <w:ind w:right="357"/>
        <w:jc w:val="both"/>
        <w:rPr>
          <w:sz w:val="24"/>
        </w:rPr>
      </w:pPr>
      <w:r w:rsidRPr="009F39E8">
        <w:rPr>
          <w:b/>
          <w:sz w:val="24"/>
        </w:rPr>
        <w:t xml:space="preserve">Local Travel for Capacity Building Meetings for Municipal Staff and Business Leaders ($606.38): </w:t>
      </w:r>
      <w:r w:rsidRPr="009F39E8">
        <w:rPr>
          <w:sz w:val="24"/>
        </w:rPr>
        <w:t>POA will hold 2 capacity building meetings in Y3 for Municipal Staff and Business Leaders. Travel costs include local transportation ($55 per trip * 2 trips + $11 for inflation = $121.28) and lodging and M&amp;</w:t>
      </w:r>
      <w:proofErr w:type="gramStart"/>
      <w:r w:rsidRPr="009F39E8">
        <w:rPr>
          <w:sz w:val="24"/>
        </w:rPr>
        <w:t>IE ((</w:t>
      </w:r>
      <w:proofErr w:type="gramEnd"/>
      <w:r w:rsidRPr="009F39E8">
        <w:rPr>
          <w:sz w:val="24"/>
        </w:rPr>
        <w:t>$40 M&amp;IE per day + $70 lodging per day) * 2 days per trip *2 trips + $45 for inflation = $485.10).</w:t>
      </w:r>
    </w:p>
    <w:p w14:paraId="2139F069" w14:textId="77777777" w:rsidR="009F39E8" w:rsidRPr="009F39E8" w:rsidRDefault="009F39E8" w:rsidP="009F39E8">
      <w:pPr>
        <w:numPr>
          <w:ilvl w:val="2"/>
          <w:numId w:val="13"/>
        </w:numPr>
        <w:tabs>
          <w:tab w:val="left" w:pos="1080"/>
        </w:tabs>
        <w:spacing w:before="273"/>
        <w:jc w:val="both"/>
        <w:outlineLvl w:val="0"/>
        <w:rPr>
          <w:b/>
          <w:bCs/>
          <w:i/>
          <w:iCs/>
          <w:sz w:val="24"/>
          <w:szCs w:val="24"/>
        </w:rPr>
      </w:pPr>
      <w:r w:rsidRPr="009F39E8">
        <w:rPr>
          <w:b/>
          <w:bCs/>
          <w:i/>
          <w:iCs/>
          <w:color w:val="002C72"/>
          <w:sz w:val="24"/>
          <w:szCs w:val="24"/>
        </w:rPr>
        <w:t>Other–</w:t>
      </w:r>
      <w:r w:rsidRPr="009F39E8">
        <w:rPr>
          <w:b/>
          <w:bCs/>
          <w:i/>
          <w:iCs/>
          <w:color w:val="002C72"/>
          <w:spacing w:val="-3"/>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$7,642.00 </w:t>
      </w:r>
    </w:p>
    <w:p w14:paraId="46C89F9F" w14:textId="77777777" w:rsidR="009F39E8" w:rsidRPr="009F39E8" w:rsidRDefault="009F39E8" w:rsidP="009F39E8">
      <w:pPr>
        <w:numPr>
          <w:ilvl w:val="3"/>
          <w:numId w:val="13"/>
        </w:numPr>
        <w:tabs>
          <w:tab w:val="left" w:pos="720"/>
        </w:tabs>
        <w:spacing w:before="7" w:line="237" w:lineRule="auto"/>
        <w:ind w:right="358"/>
        <w:jc w:val="both"/>
        <w:rPr>
          <w:sz w:val="24"/>
        </w:rPr>
      </w:pPr>
      <w:r w:rsidRPr="009F39E8">
        <w:rPr>
          <w:b/>
          <w:sz w:val="24"/>
        </w:rPr>
        <w:t xml:space="preserve">Validation Workshops ($2,656.00): </w:t>
      </w:r>
      <w:r w:rsidRPr="009F39E8">
        <w:rPr>
          <w:sz w:val="24"/>
        </w:rPr>
        <w:t>POA will hold 2 validations workshops per year in Y2 and Y3 (4 workshops total) for 25 attendees and 3 staff (28 attendees per workshop) at an estimated rate of $664 each. Costs per workshop include:</w:t>
      </w:r>
    </w:p>
    <w:p w14:paraId="19A06870" w14:textId="77777777" w:rsidR="009F39E8" w:rsidRPr="009F39E8" w:rsidRDefault="009F39E8" w:rsidP="009F39E8">
      <w:pPr>
        <w:numPr>
          <w:ilvl w:val="4"/>
          <w:numId w:val="13"/>
        </w:numPr>
        <w:tabs>
          <w:tab w:val="left" w:pos="1440"/>
        </w:tabs>
        <w:spacing w:before="10" w:line="225" w:lineRule="auto"/>
        <w:ind w:right="357"/>
        <w:jc w:val="both"/>
        <w:rPr>
          <w:sz w:val="24"/>
        </w:rPr>
      </w:pPr>
      <w:r w:rsidRPr="009F39E8">
        <w:rPr>
          <w:sz w:val="24"/>
        </w:rPr>
        <w:t>Printed</w:t>
      </w:r>
      <w:r w:rsidRPr="009F39E8">
        <w:rPr>
          <w:spacing w:val="-1"/>
          <w:sz w:val="24"/>
        </w:rPr>
        <w:t xml:space="preserve"> </w:t>
      </w:r>
      <w:r w:rsidRPr="009F39E8">
        <w:rPr>
          <w:sz w:val="24"/>
        </w:rPr>
        <w:t>materials</w:t>
      </w:r>
      <w:r w:rsidRPr="009F39E8">
        <w:rPr>
          <w:spacing w:val="-1"/>
          <w:sz w:val="24"/>
        </w:rPr>
        <w:t xml:space="preserve"> </w:t>
      </w:r>
      <w:r w:rsidRPr="009F39E8">
        <w:rPr>
          <w:sz w:val="24"/>
        </w:rPr>
        <w:t>for</w:t>
      </w:r>
      <w:r w:rsidRPr="009F39E8">
        <w:rPr>
          <w:spacing w:val="-1"/>
          <w:sz w:val="24"/>
        </w:rPr>
        <w:t xml:space="preserve"> </w:t>
      </w:r>
      <w:r w:rsidRPr="009F39E8">
        <w:rPr>
          <w:sz w:val="24"/>
        </w:rPr>
        <w:t>each</w:t>
      </w:r>
      <w:r w:rsidRPr="009F39E8">
        <w:rPr>
          <w:spacing w:val="-1"/>
          <w:sz w:val="24"/>
        </w:rPr>
        <w:t xml:space="preserve"> </w:t>
      </w:r>
      <w:r w:rsidRPr="009F39E8">
        <w:rPr>
          <w:sz w:val="24"/>
        </w:rPr>
        <w:t>session</w:t>
      </w:r>
      <w:r w:rsidRPr="009F39E8">
        <w:rPr>
          <w:spacing w:val="-1"/>
          <w:sz w:val="24"/>
        </w:rPr>
        <w:t xml:space="preserve"> </w:t>
      </w:r>
      <w:r w:rsidRPr="009F39E8">
        <w:rPr>
          <w:sz w:val="24"/>
        </w:rPr>
        <w:t>are</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w:t>
      </w:r>
      <w:r w:rsidRPr="009F39E8">
        <w:rPr>
          <w:spacing w:val="-1"/>
          <w:sz w:val="24"/>
        </w:rPr>
        <w:t xml:space="preserve"> </w:t>
      </w:r>
      <w:r w:rsidRPr="009F39E8">
        <w:rPr>
          <w:sz w:val="24"/>
        </w:rPr>
        <w:t>per</w:t>
      </w:r>
      <w:r w:rsidRPr="009F39E8">
        <w:rPr>
          <w:spacing w:val="-1"/>
          <w:sz w:val="24"/>
        </w:rPr>
        <w:t xml:space="preserve"> </w:t>
      </w:r>
      <w:r w:rsidRPr="009F39E8">
        <w:rPr>
          <w:sz w:val="24"/>
        </w:rPr>
        <w:t>attendee</w:t>
      </w:r>
      <w:r w:rsidRPr="009F39E8">
        <w:rPr>
          <w:spacing w:val="-1"/>
          <w:sz w:val="24"/>
        </w:rPr>
        <w:t xml:space="preserve"> </w:t>
      </w:r>
      <w:r w:rsidRPr="009F39E8">
        <w:rPr>
          <w:sz w:val="24"/>
        </w:rPr>
        <w:t>($5*</w:t>
      </w:r>
      <w:r w:rsidRPr="009F39E8">
        <w:rPr>
          <w:spacing w:val="-1"/>
          <w:sz w:val="24"/>
        </w:rPr>
        <w:t xml:space="preserve"> </w:t>
      </w:r>
      <w:r w:rsidRPr="009F39E8">
        <w:rPr>
          <w:sz w:val="24"/>
        </w:rPr>
        <w:t>28</w:t>
      </w:r>
      <w:r w:rsidRPr="009F39E8">
        <w:rPr>
          <w:spacing w:val="-1"/>
          <w:sz w:val="24"/>
        </w:rPr>
        <w:t xml:space="preserve"> </w:t>
      </w:r>
      <w:r w:rsidRPr="009F39E8">
        <w:rPr>
          <w:sz w:val="24"/>
        </w:rPr>
        <w:t>attendees</w:t>
      </w:r>
      <w:r w:rsidRPr="009F39E8">
        <w:rPr>
          <w:spacing w:val="-1"/>
          <w:sz w:val="24"/>
        </w:rPr>
        <w:t xml:space="preserve"> </w:t>
      </w:r>
      <w:r w:rsidRPr="009F39E8">
        <w:rPr>
          <w:sz w:val="24"/>
        </w:rPr>
        <w:t>= $140).</w:t>
      </w:r>
    </w:p>
    <w:p w14:paraId="39D343B7" w14:textId="77777777" w:rsidR="009F39E8" w:rsidRPr="009F39E8" w:rsidRDefault="009F39E8" w:rsidP="009F39E8">
      <w:pPr>
        <w:numPr>
          <w:ilvl w:val="4"/>
          <w:numId w:val="13"/>
        </w:numPr>
        <w:tabs>
          <w:tab w:val="left" w:pos="1439"/>
        </w:tabs>
        <w:spacing w:before="1" w:line="287" w:lineRule="exact"/>
        <w:ind w:left="1439" w:hanging="359"/>
        <w:jc w:val="both"/>
        <w:rPr>
          <w:sz w:val="24"/>
        </w:rPr>
      </w:pPr>
      <w:r w:rsidRPr="009F39E8">
        <w:rPr>
          <w:sz w:val="24"/>
        </w:rPr>
        <w:t>Lunch/refreshments</w:t>
      </w:r>
      <w:r w:rsidRPr="009F39E8">
        <w:rPr>
          <w:spacing w:val="-11"/>
          <w:sz w:val="24"/>
        </w:rPr>
        <w:t xml:space="preserve"> </w:t>
      </w:r>
      <w:r w:rsidRPr="009F39E8">
        <w:rPr>
          <w:sz w:val="24"/>
        </w:rPr>
        <w:t>for</w:t>
      </w:r>
      <w:r w:rsidRPr="009F39E8">
        <w:rPr>
          <w:spacing w:val="-8"/>
          <w:sz w:val="24"/>
        </w:rPr>
        <w:t xml:space="preserve"> </w:t>
      </w:r>
      <w:r w:rsidRPr="009F39E8">
        <w:rPr>
          <w:sz w:val="24"/>
        </w:rPr>
        <w:t>each</w:t>
      </w:r>
      <w:r w:rsidRPr="009F39E8">
        <w:rPr>
          <w:spacing w:val="-9"/>
          <w:sz w:val="24"/>
        </w:rPr>
        <w:t xml:space="preserve"> </w:t>
      </w:r>
      <w:r w:rsidRPr="009F39E8">
        <w:rPr>
          <w:sz w:val="24"/>
        </w:rPr>
        <w:t>session</w:t>
      </w:r>
      <w:r w:rsidRPr="009F39E8">
        <w:rPr>
          <w:spacing w:val="-8"/>
          <w:sz w:val="24"/>
        </w:rPr>
        <w:t xml:space="preserve"> </w:t>
      </w:r>
      <w:r w:rsidRPr="009F39E8">
        <w:rPr>
          <w:sz w:val="24"/>
        </w:rPr>
        <w:t>are</w:t>
      </w:r>
      <w:r w:rsidRPr="009F39E8">
        <w:rPr>
          <w:spacing w:val="-9"/>
          <w:sz w:val="24"/>
        </w:rPr>
        <w:t xml:space="preserve"> </w:t>
      </w:r>
      <w:r w:rsidRPr="009F39E8">
        <w:rPr>
          <w:sz w:val="24"/>
        </w:rPr>
        <w:t>estimated</w:t>
      </w:r>
      <w:r w:rsidRPr="009F39E8">
        <w:rPr>
          <w:spacing w:val="-8"/>
          <w:sz w:val="24"/>
        </w:rPr>
        <w:t xml:space="preserve"> </w:t>
      </w:r>
      <w:r w:rsidRPr="009F39E8">
        <w:rPr>
          <w:sz w:val="24"/>
        </w:rPr>
        <w:t>at</w:t>
      </w:r>
      <w:r w:rsidRPr="009F39E8">
        <w:rPr>
          <w:spacing w:val="-8"/>
          <w:sz w:val="24"/>
        </w:rPr>
        <w:t xml:space="preserve"> </w:t>
      </w:r>
      <w:r w:rsidRPr="009F39E8">
        <w:rPr>
          <w:sz w:val="24"/>
        </w:rPr>
        <w:t>$8</w:t>
      </w:r>
      <w:r w:rsidRPr="009F39E8">
        <w:rPr>
          <w:spacing w:val="-9"/>
          <w:sz w:val="24"/>
        </w:rPr>
        <w:t xml:space="preserve"> </w:t>
      </w:r>
      <w:r w:rsidRPr="009F39E8">
        <w:rPr>
          <w:sz w:val="24"/>
        </w:rPr>
        <w:t>per</w:t>
      </w:r>
      <w:r w:rsidRPr="009F39E8">
        <w:rPr>
          <w:spacing w:val="-8"/>
          <w:sz w:val="24"/>
        </w:rPr>
        <w:t xml:space="preserve"> </w:t>
      </w:r>
      <w:r w:rsidRPr="009F39E8">
        <w:rPr>
          <w:sz w:val="24"/>
        </w:rPr>
        <w:t>attendee</w:t>
      </w:r>
      <w:r w:rsidRPr="009F39E8">
        <w:rPr>
          <w:spacing w:val="-9"/>
          <w:sz w:val="24"/>
        </w:rPr>
        <w:t xml:space="preserve"> </w:t>
      </w:r>
      <w:r w:rsidRPr="009F39E8">
        <w:rPr>
          <w:sz w:val="24"/>
        </w:rPr>
        <w:t>($8*</w:t>
      </w:r>
      <w:r w:rsidRPr="009F39E8">
        <w:rPr>
          <w:spacing w:val="-8"/>
          <w:sz w:val="24"/>
        </w:rPr>
        <w:t xml:space="preserve"> </w:t>
      </w:r>
      <w:r w:rsidRPr="009F39E8">
        <w:rPr>
          <w:sz w:val="24"/>
        </w:rPr>
        <w:t>28</w:t>
      </w:r>
      <w:r w:rsidRPr="009F39E8">
        <w:rPr>
          <w:spacing w:val="-8"/>
          <w:sz w:val="24"/>
        </w:rPr>
        <w:t xml:space="preserve"> </w:t>
      </w:r>
      <w:r w:rsidRPr="009F39E8">
        <w:rPr>
          <w:spacing w:val="-2"/>
          <w:sz w:val="24"/>
        </w:rPr>
        <w:t>attendees</w:t>
      </w:r>
    </w:p>
    <w:p w14:paraId="78D991B4" w14:textId="77777777" w:rsidR="009F39E8" w:rsidRPr="009F39E8" w:rsidRDefault="009F39E8" w:rsidP="009F39E8">
      <w:pPr>
        <w:spacing w:line="266" w:lineRule="exact"/>
        <w:ind w:left="1440"/>
        <w:jc w:val="both"/>
        <w:rPr>
          <w:sz w:val="24"/>
          <w:szCs w:val="24"/>
        </w:rPr>
      </w:pPr>
      <w:r w:rsidRPr="009F39E8">
        <w:rPr>
          <w:sz w:val="24"/>
          <w:szCs w:val="24"/>
        </w:rPr>
        <w:t xml:space="preserve">= </w:t>
      </w:r>
      <w:r w:rsidRPr="009F39E8">
        <w:rPr>
          <w:spacing w:val="-2"/>
          <w:sz w:val="24"/>
          <w:szCs w:val="24"/>
        </w:rPr>
        <w:t>$224).</w:t>
      </w:r>
    </w:p>
    <w:p w14:paraId="4DB79882" w14:textId="77777777" w:rsidR="009F39E8" w:rsidRPr="009F39E8" w:rsidRDefault="009F39E8" w:rsidP="009F39E8">
      <w:pPr>
        <w:numPr>
          <w:ilvl w:val="4"/>
          <w:numId w:val="13"/>
        </w:numPr>
        <w:tabs>
          <w:tab w:val="left" w:pos="1499"/>
        </w:tabs>
        <w:spacing w:line="287" w:lineRule="exact"/>
        <w:ind w:left="1499" w:hanging="419"/>
        <w:jc w:val="both"/>
        <w:rPr>
          <w:sz w:val="24"/>
        </w:rPr>
      </w:pPr>
      <w:r w:rsidRPr="009F39E8">
        <w:rPr>
          <w:sz w:val="24"/>
        </w:rPr>
        <w:t>Venue</w:t>
      </w:r>
      <w:r w:rsidRPr="009F39E8">
        <w:rPr>
          <w:spacing w:val="-2"/>
          <w:sz w:val="24"/>
        </w:rPr>
        <w:t xml:space="preserve"> </w:t>
      </w:r>
      <w:r w:rsidRPr="009F39E8">
        <w:rPr>
          <w:sz w:val="24"/>
        </w:rPr>
        <w:t>costs</w:t>
      </w:r>
      <w:r w:rsidRPr="009F39E8">
        <w:rPr>
          <w:spacing w:val="-1"/>
          <w:sz w:val="24"/>
        </w:rPr>
        <w:t xml:space="preserve"> </w:t>
      </w:r>
      <w:r w:rsidRPr="009F39E8">
        <w:rPr>
          <w:sz w:val="24"/>
        </w:rPr>
        <w:t>are</w:t>
      </w:r>
      <w:r w:rsidRPr="009F39E8">
        <w:rPr>
          <w:spacing w:val="-2"/>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$300</w:t>
      </w:r>
      <w:r w:rsidRPr="009F39E8">
        <w:rPr>
          <w:spacing w:val="-1"/>
          <w:sz w:val="24"/>
        </w:rPr>
        <w:t xml:space="preserve"> </w:t>
      </w:r>
      <w:r w:rsidRPr="009F39E8">
        <w:rPr>
          <w:sz w:val="24"/>
        </w:rPr>
        <w:t>per</w:t>
      </w:r>
      <w:r w:rsidRPr="009F39E8">
        <w:rPr>
          <w:spacing w:val="-1"/>
          <w:sz w:val="24"/>
        </w:rPr>
        <w:t xml:space="preserve"> </w:t>
      </w:r>
      <w:r w:rsidRPr="009F39E8">
        <w:rPr>
          <w:sz w:val="24"/>
        </w:rPr>
        <w:t>event</w:t>
      </w:r>
      <w:r w:rsidRPr="009F39E8">
        <w:rPr>
          <w:spacing w:val="-2"/>
          <w:sz w:val="24"/>
        </w:rPr>
        <w:t xml:space="preserve"> </w:t>
      </w:r>
    </w:p>
    <w:p w14:paraId="17627F48" w14:textId="77777777" w:rsidR="009F39E8" w:rsidRPr="009F39E8" w:rsidRDefault="009F39E8" w:rsidP="009F39E8">
      <w:pPr>
        <w:numPr>
          <w:ilvl w:val="4"/>
          <w:numId w:val="13"/>
        </w:numPr>
        <w:tabs>
          <w:tab w:val="left" w:pos="1499"/>
        </w:tabs>
        <w:spacing w:line="287" w:lineRule="exact"/>
        <w:ind w:left="1499" w:hanging="419"/>
        <w:jc w:val="both"/>
        <w:rPr>
          <w:sz w:val="24"/>
        </w:rPr>
      </w:pPr>
      <w:r w:rsidRPr="009F39E8">
        <w:rPr>
          <w:b/>
          <w:bCs/>
          <w:spacing w:val="-2"/>
          <w:sz w:val="24"/>
        </w:rPr>
        <w:t xml:space="preserve">Total cost per workshop: </w:t>
      </w:r>
      <w:r w:rsidRPr="009F39E8">
        <w:rPr>
          <w:spacing w:val="-2"/>
          <w:sz w:val="24"/>
        </w:rPr>
        <w:t>$140 for printed materials + $224 for lunch/refreshments + $300 for venue costs = $664</w:t>
      </w:r>
    </w:p>
    <w:p w14:paraId="38B9AEA5" w14:textId="77777777" w:rsidR="009F39E8" w:rsidRPr="009F39E8" w:rsidRDefault="009F39E8" w:rsidP="009F39E8">
      <w:pPr>
        <w:tabs>
          <w:tab w:val="left" w:pos="1499"/>
        </w:tabs>
        <w:spacing w:line="287" w:lineRule="exact"/>
        <w:rPr>
          <w:sz w:val="24"/>
        </w:rPr>
      </w:pPr>
    </w:p>
    <w:p w14:paraId="466DC057" w14:textId="77777777" w:rsidR="009F39E8" w:rsidRPr="009F39E8" w:rsidRDefault="009F39E8" w:rsidP="009F39E8">
      <w:pPr>
        <w:tabs>
          <w:tab w:val="left" w:pos="1499"/>
        </w:tabs>
        <w:spacing w:line="287" w:lineRule="exact"/>
        <w:rPr>
          <w:sz w:val="24"/>
        </w:rPr>
      </w:pPr>
      <w:r w:rsidRPr="009F39E8">
        <w:rPr>
          <w:sz w:val="24"/>
        </w:rPr>
        <w:lastRenderedPageBreak/>
        <w:t xml:space="preserve">            The total cost is calculated as: 4 workshops total * $664 per workshop = $2,656.00</w:t>
      </w:r>
    </w:p>
    <w:p w14:paraId="7B789F9F" w14:textId="77777777" w:rsidR="009F39E8" w:rsidRPr="009F39E8" w:rsidRDefault="009F39E8" w:rsidP="009F39E8">
      <w:pPr>
        <w:tabs>
          <w:tab w:val="left" w:pos="1499"/>
        </w:tabs>
        <w:spacing w:line="287" w:lineRule="exact"/>
        <w:rPr>
          <w:sz w:val="24"/>
        </w:rPr>
      </w:pPr>
      <w:r w:rsidRPr="009F39E8">
        <w:rPr>
          <w:sz w:val="24"/>
        </w:rPr>
        <w:t xml:space="preserve"> </w:t>
      </w:r>
    </w:p>
    <w:p w14:paraId="5D9084AE" w14:textId="77777777" w:rsidR="009F39E8" w:rsidRPr="009F39E8" w:rsidRDefault="009F39E8" w:rsidP="009F39E8">
      <w:pPr>
        <w:numPr>
          <w:ilvl w:val="3"/>
          <w:numId w:val="13"/>
        </w:numPr>
        <w:tabs>
          <w:tab w:val="left" w:pos="720"/>
        </w:tabs>
        <w:spacing w:line="237" w:lineRule="auto"/>
        <w:ind w:right="357"/>
        <w:jc w:val="both"/>
        <w:rPr>
          <w:sz w:val="24"/>
        </w:rPr>
      </w:pPr>
      <w:r w:rsidRPr="009F39E8">
        <w:rPr>
          <w:b/>
          <w:sz w:val="24"/>
        </w:rPr>
        <w:t xml:space="preserve">Capacity Building Meetings for Municipal Staff and Business Leaders ($486.00): </w:t>
      </w:r>
      <w:r w:rsidRPr="009F39E8">
        <w:rPr>
          <w:sz w:val="24"/>
        </w:rPr>
        <w:t>POA will hold</w:t>
      </w:r>
      <w:r w:rsidRPr="009F39E8">
        <w:rPr>
          <w:spacing w:val="-11"/>
          <w:sz w:val="24"/>
        </w:rPr>
        <w:t xml:space="preserve"> </w:t>
      </w:r>
      <w:r w:rsidRPr="009F39E8">
        <w:rPr>
          <w:sz w:val="24"/>
        </w:rPr>
        <w:t>2</w:t>
      </w:r>
      <w:r w:rsidRPr="009F39E8">
        <w:rPr>
          <w:spacing w:val="-11"/>
          <w:sz w:val="24"/>
        </w:rPr>
        <w:t xml:space="preserve"> </w:t>
      </w:r>
      <w:r w:rsidRPr="009F39E8">
        <w:rPr>
          <w:sz w:val="24"/>
        </w:rPr>
        <w:t>meetings</w:t>
      </w:r>
      <w:r w:rsidRPr="009F39E8">
        <w:rPr>
          <w:spacing w:val="-11"/>
          <w:sz w:val="24"/>
        </w:rPr>
        <w:t xml:space="preserve"> </w:t>
      </w:r>
      <w:r w:rsidRPr="009F39E8">
        <w:rPr>
          <w:sz w:val="24"/>
        </w:rPr>
        <w:t>in</w:t>
      </w:r>
      <w:r w:rsidRPr="009F39E8">
        <w:rPr>
          <w:spacing w:val="-11"/>
          <w:sz w:val="24"/>
        </w:rPr>
        <w:t xml:space="preserve"> </w:t>
      </w:r>
      <w:r w:rsidRPr="009F39E8">
        <w:rPr>
          <w:sz w:val="24"/>
        </w:rPr>
        <w:t>Y3</w:t>
      </w:r>
      <w:r w:rsidRPr="009F39E8">
        <w:rPr>
          <w:spacing w:val="-11"/>
          <w:sz w:val="24"/>
        </w:rPr>
        <w:t xml:space="preserve"> </w:t>
      </w:r>
      <w:r w:rsidRPr="009F39E8">
        <w:rPr>
          <w:sz w:val="24"/>
        </w:rPr>
        <w:t>for</w:t>
      </w:r>
      <w:r w:rsidRPr="009F39E8">
        <w:rPr>
          <w:spacing w:val="-11"/>
          <w:sz w:val="24"/>
        </w:rPr>
        <w:t xml:space="preserve"> </w:t>
      </w:r>
      <w:r w:rsidRPr="009F39E8">
        <w:rPr>
          <w:sz w:val="24"/>
        </w:rPr>
        <w:t>10</w:t>
      </w:r>
      <w:r w:rsidRPr="009F39E8">
        <w:rPr>
          <w:spacing w:val="-11"/>
          <w:sz w:val="24"/>
        </w:rPr>
        <w:t xml:space="preserve"> </w:t>
      </w:r>
      <w:r w:rsidRPr="009F39E8">
        <w:rPr>
          <w:sz w:val="24"/>
        </w:rPr>
        <w:t>attendees</w:t>
      </w:r>
      <w:r w:rsidRPr="009F39E8">
        <w:rPr>
          <w:spacing w:val="-11"/>
          <w:sz w:val="24"/>
        </w:rPr>
        <w:t xml:space="preserve"> </w:t>
      </w:r>
      <w:r w:rsidRPr="009F39E8">
        <w:rPr>
          <w:sz w:val="24"/>
        </w:rPr>
        <w:t>and</w:t>
      </w:r>
      <w:r w:rsidRPr="009F39E8">
        <w:rPr>
          <w:spacing w:val="-11"/>
          <w:sz w:val="24"/>
        </w:rPr>
        <w:t xml:space="preserve"> </w:t>
      </w:r>
      <w:r w:rsidRPr="009F39E8">
        <w:rPr>
          <w:sz w:val="24"/>
        </w:rPr>
        <w:t>one</w:t>
      </w:r>
      <w:r w:rsidRPr="009F39E8">
        <w:rPr>
          <w:spacing w:val="-11"/>
          <w:sz w:val="24"/>
        </w:rPr>
        <w:t xml:space="preserve"> </w:t>
      </w:r>
      <w:r w:rsidRPr="009F39E8">
        <w:rPr>
          <w:sz w:val="24"/>
        </w:rPr>
        <w:t>staff</w:t>
      </w:r>
      <w:r w:rsidRPr="009F39E8">
        <w:rPr>
          <w:spacing w:val="-11"/>
          <w:sz w:val="24"/>
        </w:rPr>
        <w:t xml:space="preserve"> </w:t>
      </w:r>
      <w:r w:rsidRPr="009F39E8">
        <w:rPr>
          <w:sz w:val="24"/>
        </w:rPr>
        <w:t>member (11 people total per meeting)</w:t>
      </w:r>
      <w:r w:rsidRPr="009F39E8">
        <w:rPr>
          <w:spacing w:val="-11"/>
          <w:sz w:val="24"/>
        </w:rPr>
        <w:t xml:space="preserve"> </w:t>
      </w:r>
      <w:r w:rsidRPr="009F39E8">
        <w:rPr>
          <w:sz w:val="24"/>
        </w:rPr>
        <w:t>at</w:t>
      </w:r>
      <w:r w:rsidRPr="009F39E8">
        <w:rPr>
          <w:spacing w:val="-11"/>
          <w:sz w:val="24"/>
        </w:rPr>
        <w:t xml:space="preserve"> </w:t>
      </w:r>
      <w:r w:rsidRPr="009F39E8">
        <w:rPr>
          <w:sz w:val="24"/>
        </w:rPr>
        <w:t>an</w:t>
      </w:r>
      <w:r w:rsidRPr="009F39E8">
        <w:rPr>
          <w:spacing w:val="-11"/>
          <w:sz w:val="24"/>
        </w:rPr>
        <w:t xml:space="preserve"> </w:t>
      </w:r>
      <w:r w:rsidRPr="009F39E8">
        <w:rPr>
          <w:sz w:val="24"/>
        </w:rPr>
        <w:t>estimated</w:t>
      </w:r>
      <w:r w:rsidRPr="009F39E8">
        <w:rPr>
          <w:spacing w:val="-11"/>
          <w:sz w:val="24"/>
        </w:rPr>
        <w:t xml:space="preserve"> </w:t>
      </w:r>
      <w:r w:rsidRPr="009F39E8">
        <w:rPr>
          <w:sz w:val="24"/>
        </w:rPr>
        <w:t>rate</w:t>
      </w:r>
      <w:r w:rsidRPr="009F39E8">
        <w:rPr>
          <w:spacing w:val="-11"/>
          <w:sz w:val="24"/>
        </w:rPr>
        <w:t xml:space="preserve"> </w:t>
      </w:r>
      <w:r w:rsidRPr="009F39E8">
        <w:rPr>
          <w:sz w:val="24"/>
        </w:rPr>
        <w:t>of</w:t>
      </w:r>
      <w:r w:rsidRPr="009F39E8">
        <w:rPr>
          <w:spacing w:val="-11"/>
          <w:sz w:val="24"/>
        </w:rPr>
        <w:t xml:space="preserve"> </w:t>
      </w:r>
      <w:r w:rsidRPr="009F39E8">
        <w:rPr>
          <w:sz w:val="24"/>
        </w:rPr>
        <w:t>$243</w:t>
      </w:r>
      <w:r w:rsidRPr="009F39E8">
        <w:rPr>
          <w:spacing w:val="-11"/>
          <w:sz w:val="24"/>
        </w:rPr>
        <w:t xml:space="preserve"> </w:t>
      </w:r>
      <w:r w:rsidRPr="009F39E8">
        <w:rPr>
          <w:sz w:val="24"/>
        </w:rPr>
        <w:t xml:space="preserve">per </w:t>
      </w:r>
      <w:proofErr w:type="gramStart"/>
      <w:r w:rsidRPr="009F39E8">
        <w:rPr>
          <w:sz w:val="24"/>
        </w:rPr>
        <w:t>workshop .</w:t>
      </w:r>
      <w:proofErr w:type="gramEnd"/>
      <w:r w:rsidRPr="009F39E8">
        <w:rPr>
          <w:sz w:val="24"/>
        </w:rPr>
        <w:t xml:space="preserve"> Costs include:</w:t>
      </w:r>
    </w:p>
    <w:p w14:paraId="0C3EF309" w14:textId="77777777" w:rsidR="009F39E8" w:rsidRPr="009F39E8" w:rsidRDefault="009F39E8" w:rsidP="009F39E8">
      <w:pPr>
        <w:numPr>
          <w:ilvl w:val="4"/>
          <w:numId w:val="13"/>
        </w:numPr>
        <w:tabs>
          <w:tab w:val="left" w:pos="1440"/>
        </w:tabs>
        <w:spacing w:before="13" w:line="220" w:lineRule="auto"/>
        <w:ind w:right="357"/>
        <w:jc w:val="both"/>
        <w:rPr>
          <w:sz w:val="24"/>
        </w:rPr>
      </w:pPr>
      <w:r w:rsidRPr="009F39E8">
        <w:rPr>
          <w:sz w:val="24"/>
        </w:rPr>
        <w:t>Printed</w:t>
      </w:r>
      <w:r w:rsidRPr="009F39E8">
        <w:rPr>
          <w:spacing w:val="-1"/>
          <w:sz w:val="24"/>
        </w:rPr>
        <w:t xml:space="preserve"> </w:t>
      </w:r>
      <w:r w:rsidRPr="009F39E8">
        <w:rPr>
          <w:sz w:val="24"/>
        </w:rPr>
        <w:t>materials</w:t>
      </w:r>
      <w:r w:rsidRPr="009F39E8">
        <w:rPr>
          <w:spacing w:val="-1"/>
          <w:sz w:val="24"/>
        </w:rPr>
        <w:t xml:space="preserve"> </w:t>
      </w:r>
      <w:r w:rsidRPr="009F39E8">
        <w:rPr>
          <w:sz w:val="24"/>
        </w:rPr>
        <w:t>for</w:t>
      </w:r>
      <w:r w:rsidRPr="009F39E8">
        <w:rPr>
          <w:spacing w:val="-1"/>
          <w:sz w:val="24"/>
        </w:rPr>
        <w:t xml:space="preserve"> </w:t>
      </w:r>
      <w:r w:rsidRPr="009F39E8">
        <w:rPr>
          <w:sz w:val="24"/>
        </w:rPr>
        <w:t>each</w:t>
      </w:r>
      <w:r w:rsidRPr="009F39E8">
        <w:rPr>
          <w:spacing w:val="-1"/>
          <w:sz w:val="24"/>
        </w:rPr>
        <w:t xml:space="preserve"> </w:t>
      </w:r>
      <w:r w:rsidRPr="009F39E8">
        <w:rPr>
          <w:sz w:val="24"/>
        </w:rPr>
        <w:t>session</w:t>
      </w:r>
      <w:r w:rsidRPr="009F39E8">
        <w:rPr>
          <w:spacing w:val="-1"/>
          <w:sz w:val="24"/>
        </w:rPr>
        <w:t xml:space="preserve"> </w:t>
      </w:r>
      <w:r w:rsidRPr="009F39E8">
        <w:rPr>
          <w:sz w:val="24"/>
        </w:rPr>
        <w:t>are</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w:t>
      </w:r>
      <w:r w:rsidRPr="009F39E8">
        <w:rPr>
          <w:spacing w:val="-1"/>
          <w:sz w:val="24"/>
        </w:rPr>
        <w:t xml:space="preserve"> </w:t>
      </w:r>
      <w:r w:rsidRPr="009F39E8">
        <w:rPr>
          <w:sz w:val="24"/>
        </w:rPr>
        <w:t>per</w:t>
      </w:r>
      <w:r w:rsidRPr="009F39E8">
        <w:rPr>
          <w:spacing w:val="-1"/>
          <w:sz w:val="24"/>
        </w:rPr>
        <w:t xml:space="preserve"> </w:t>
      </w:r>
      <w:r w:rsidRPr="009F39E8">
        <w:rPr>
          <w:sz w:val="24"/>
        </w:rPr>
        <w:t>attendee</w:t>
      </w:r>
      <w:r w:rsidRPr="009F39E8">
        <w:rPr>
          <w:spacing w:val="-1"/>
          <w:sz w:val="24"/>
        </w:rPr>
        <w:t xml:space="preserve"> </w:t>
      </w:r>
      <w:r w:rsidRPr="009F39E8">
        <w:rPr>
          <w:sz w:val="24"/>
        </w:rPr>
        <w:t>($5*</w:t>
      </w:r>
      <w:r w:rsidRPr="009F39E8">
        <w:rPr>
          <w:spacing w:val="-1"/>
          <w:sz w:val="24"/>
        </w:rPr>
        <w:t xml:space="preserve"> </w:t>
      </w:r>
      <w:r w:rsidRPr="009F39E8">
        <w:rPr>
          <w:sz w:val="24"/>
        </w:rPr>
        <w:t>11</w:t>
      </w:r>
      <w:r w:rsidRPr="009F39E8">
        <w:rPr>
          <w:spacing w:val="-1"/>
          <w:sz w:val="24"/>
        </w:rPr>
        <w:t xml:space="preserve"> </w:t>
      </w:r>
      <w:r w:rsidRPr="009F39E8">
        <w:rPr>
          <w:sz w:val="24"/>
        </w:rPr>
        <w:t>attendees</w:t>
      </w:r>
      <w:r w:rsidRPr="009F39E8">
        <w:rPr>
          <w:spacing w:val="-1"/>
          <w:sz w:val="24"/>
        </w:rPr>
        <w:t xml:space="preserve"> </w:t>
      </w:r>
      <w:r w:rsidRPr="009F39E8">
        <w:rPr>
          <w:sz w:val="24"/>
        </w:rPr>
        <w:t>* 2 events = $110).</w:t>
      </w:r>
    </w:p>
    <w:p w14:paraId="65FE625B" w14:textId="77777777" w:rsidR="009F39E8" w:rsidRPr="009F39E8" w:rsidRDefault="009F39E8" w:rsidP="009F39E8">
      <w:pPr>
        <w:numPr>
          <w:ilvl w:val="4"/>
          <w:numId w:val="13"/>
        </w:numPr>
        <w:tabs>
          <w:tab w:val="left" w:pos="1439"/>
        </w:tabs>
        <w:spacing w:before="8" w:line="285" w:lineRule="exact"/>
        <w:ind w:left="1439" w:hanging="359"/>
        <w:jc w:val="both"/>
        <w:rPr>
          <w:sz w:val="24"/>
        </w:rPr>
      </w:pPr>
      <w:r w:rsidRPr="009F39E8">
        <w:rPr>
          <w:sz w:val="24"/>
        </w:rPr>
        <w:t>Lunch/refreshments</w:t>
      </w:r>
      <w:r w:rsidRPr="009F39E8">
        <w:rPr>
          <w:spacing w:val="-11"/>
          <w:sz w:val="24"/>
        </w:rPr>
        <w:t xml:space="preserve"> </w:t>
      </w:r>
      <w:r w:rsidRPr="009F39E8">
        <w:rPr>
          <w:sz w:val="24"/>
        </w:rPr>
        <w:t>for</w:t>
      </w:r>
      <w:r w:rsidRPr="009F39E8">
        <w:rPr>
          <w:spacing w:val="-8"/>
          <w:sz w:val="24"/>
        </w:rPr>
        <w:t xml:space="preserve"> </w:t>
      </w:r>
      <w:r w:rsidRPr="009F39E8">
        <w:rPr>
          <w:sz w:val="24"/>
        </w:rPr>
        <w:t>each</w:t>
      </w:r>
      <w:r w:rsidRPr="009F39E8">
        <w:rPr>
          <w:spacing w:val="-9"/>
          <w:sz w:val="24"/>
        </w:rPr>
        <w:t xml:space="preserve"> </w:t>
      </w:r>
      <w:r w:rsidRPr="009F39E8">
        <w:rPr>
          <w:sz w:val="24"/>
        </w:rPr>
        <w:t>session</w:t>
      </w:r>
      <w:r w:rsidRPr="009F39E8">
        <w:rPr>
          <w:spacing w:val="-8"/>
          <w:sz w:val="24"/>
        </w:rPr>
        <w:t xml:space="preserve"> </w:t>
      </w:r>
      <w:r w:rsidRPr="009F39E8">
        <w:rPr>
          <w:sz w:val="24"/>
        </w:rPr>
        <w:t>are</w:t>
      </w:r>
      <w:r w:rsidRPr="009F39E8">
        <w:rPr>
          <w:spacing w:val="-9"/>
          <w:sz w:val="24"/>
        </w:rPr>
        <w:t xml:space="preserve"> </w:t>
      </w:r>
      <w:r w:rsidRPr="009F39E8">
        <w:rPr>
          <w:sz w:val="24"/>
        </w:rPr>
        <w:t>estimated</w:t>
      </w:r>
      <w:r w:rsidRPr="009F39E8">
        <w:rPr>
          <w:spacing w:val="-8"/>
          <w:sz w:val="24"/>
        </w:rPr>
        <w:t xml:space="preserve"> </w:t>
      </w:r>
      <w:r w:rsidRPr="009F39E8">
        <w:rPr>
          <w:sz w:val="24"/>
        </w:rPr>
        <w:t>at</w:t>
      </w:r>
      <w:r w:rsidRPr="009F39E8">
        <w:rPr>
          <w:spacing w:val="-8"/>
          <w:sz w:val="24"/>
        </w:rPr>
        <w:t xml:space="preserve"> </w:t>
      </w:r>
      <w:r w:rsidRPr="009F39E8">
        <w:rPr>
          <w:sz w:val="24"/>
        </w:rPr>
        <w:t>$8</w:t>
      </w:r>
      <w:r w:rsidRPr="009F39E8">
        <w:rPr>
          <w:spacing w:val="-9"/>
          <w:sz w:val="24"/>
        </w:rPr>
        <w:t xml:space="preserve"> </w:t>
      </w:r>
      <w:r w:rsidRPr="009F39E8">
        <w:rPr>
          <w:sz w:val="24"/>
        </w:rPr>
        <w:t>per</w:t>
      </w:r>
      <w:r w:rsidRPr="009F39E8">
        <w:rPr>
          <w:spacing w:val="-8"/>
          <w:sz w:val="24"/>
        </w:rPr>
        <w:t xml:space="preserve"> </w:t>
      </w:r>
      <w:r w:rsidRPr="009F39E8">
        <w:rPr>
          <w:sz w:val="24"/>
        </w:rPr>
        <w:t>attendee</w:t>
      </w:r>
      <w:r w:rsidRPr="009F39E8">
        <w:rPr>
          <w:spacing w:val="-9"/>
          <w:sz w:val="24"/>
        </w:rPr>
        <w:t xml:space="preserve"> </w:t>
      </w:r>
      <w:r w:rsidRPr="009F39E8">
        <w:rPr>
          <w:sz w:val="24"/>
        </w:rPr>
        <w:t>($8*</w:t>
      </w:r>
      <w:r w:rsidRPr="009F39E8">
        <w:rPr>
          <w:spacing w:val="-8"/>
          <w:sz w:val="24"/>
        </w:rPr>
        <w:t xml:space="preserve"> </w:t>
      </w:r>
      <w:r w:rsidRPr="009F39E8">
        <w:rPr>
          <w:sz w:val="24"/>
        </w:rPr>
        <w:t>11</w:t>
      </w:r>
      <w:r w:rsidRPr="009F39E8">
        <w:rPr>
          <w:spacing w:val="-8"/>
          <w:sz w:val="24"/>
        </w:rPr>
        <w:t xml:space="preserve"> </w:t>
      </w:r>
      <w:r w:rsidRPr="009F39E8">
        <w:rPr>
          <w:spacing w:val="-2"/>
          <w:sz w:val="24"/>
        </w:rPr>
        <w:t>attendees</w:t>
      </w:r>
    </w:p>
    <w:p w14:paraId="6B101ED6" w14:textId="77777777" w:rsidR="009F39E8" w:rsidRPr="009F39E8" w:rsidRDefault="009F39E8" w:rsidP="009F39E8">
      <w:pPr>
        <w:spacing w:line="265" w:lineRule="exact"/>
        <w:ind w:left="1440"/>
        <w:jc w:val="both"/>
        <w:rPr>
          <w:sz w:val="24"/>
          <w:szCs w:val="24"/>
        </w:rPr>
      </w:pPr>
      <w:r w:rsidRPr="009F39E8">
        <w:rPr>
          <w:sz w:val="24"/>
          <w:szCs w:val="24"/>
        </w:rPr>
        <w:t>*</w:t>
      </w:r>
      <w:r w:rsidRPr="009F39E8">
        <w:rPr>
          <w:spacing w:val="-1"/>
          <w:sz w:val="24"/>
          <w:szCs w:val="24"/>
        </w:rPr>
        <w:t xml:space="preserve"> </w:t>
      </w:r>
      <w:r w:rsidRPr="009F39E8">
        <w:rPr>
          <w:sz w:val="24"/>
          <w:szCs w:val="24"/>
        </w:rPr>
        <w:t>2 events</w:t>
      </w:r>
      <w:r w:rsidRPr="009F39E8">
        <w:rPr>
          <w:spacing w:val="-1"/>
          <w:sz w:val="24"/>
          <w:szCs w:val="24"/>
        </w:rPr>
        <w:t xml:space="preserve"> </w:t>
      </w:r>
      <w:r w:rsidRPr="009F39E8">
        <w:rPr>
          <w:sz w:val="24"/>
          <w:szCs w:val="24"/>
        </w:rPr>
        <w:t xml:space="preserve">= </w:t>
      </w:r>
      <w:r w:rsidRPr="009F39E8">
        <w:rPr>
          <w:spacing w:val="-2"/>
          <w:sz w:val="24"/>
          <w:szCs w:val="24"/>
        </w:rPr>
        <w:t>$176).</w:t>
      </w:r>
    </w:p>
    <w:p w14:paraId="647BF984" w14:textId="77777777" w:rsidR="009F39E8" w:rsidRPr="009F39E8" w:rsidRDefault="009F39E8" w:rsidP="009F39E8">
      <w:pPr>
        <w:numPr>
          <w:ilvl w:val="4"/>
          <w:numId w:val="13"/>
        </w:numPr>
        <w:tabs>
          <w:tab w:val="left" w:pos="1439"/>
        </w:tabs>
        <w:spacing w:before="3" w:line="286" w:lineRule="exact"/>
        <w:ind w:left="1439" w:hanging="359"/>
        <w:jc w:val="both"/>
        <w:rPr>
          <w:sz w:val="24"/>
        </w:rPr>
      </w:pPr>
      <w:r w:rsidRPr="009F39E8">
        <w:rPr>
          <w:sz w:val="24"/>
        </w:rPr>
        <w:t>Venue</w:t>
      </w:r>
      <w:r w:rsidRPr="009F39E8">
        <w:rPr>
          <w:spacing w:val="-3"/>
          <w:sz w:val="24"/>
        </w:rPr>
        <w:t xml:space="preserve"> </w:t>
      </w:r>
      <w:r w:rsidRPr="009F39E8">
        <w:rPr>
          <w:sz w:val="24"/>
        </w:rPr>
        <w:t>costs</w:t>
      </w:r>
      <w:r w:rsidRPr="009F39E8">
        <w:rPr>
          <w:spacing w:val="-1"/>
          <w:sz w:val="24"/>
        </w:rPr>
        <w:t xml:space="preserve"> </w:t>
      </w:r>
      <w:r w:rsidRPr="009F39E8">
        <w:rPr>
          <w:sz w:val="24"/>
        </w:rPr>
        <w:t>are</w:t>
      </w:r>
      <w:r w:rsidRPr="009F39E8">
        <w:rPr>
          <w:spacing w:val="-2"/>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$100</w:t>
      </w:r>
      <w:r w:rsidRPr="009F39E8">
        <w:rPr>
          <w:spacing w:val="-1"/>
          <w:sz w:val="24"/>
        </w:rPr>
        <w:t xml:space="preserve"> </w:t>
      </w:r>
      <w:r w:rsidRPr="009F39E8">
        <w:rPr>
          <w:sz w:val="24"/>
        </w:rPr>
        <w:t>per</w:t>
      </w:r>
      <w:r w:rsidRPr="009F39E8">
        <w:rPr>
          <w:spacing w:val="-1"/>
          <w:sz w:val="24"/>
        </w:rPr>
        <w:t xml:space="preserve"> </w:t>
      </w:r>
      <w:r w:rsidRPr="009F39E8">
        <w:rPr>
          <w:sz w:val="24"/>
        </w:rPr>
        <w:t>event</w:t>
      </w:r>
      <w:r w:rsidRPr="009F39E8">
        <w:rPr>
          <w:spacing w:val="-1"/>
          <w:sz w:val="24"/>
        </w:rPr>
        <w:t xml:space="preserve"> </w:t>
      </w:r>
      <w:r w:rsidRPr="009F39E8">
        <w:rPr>
          <w:sz w:val="24"/>
        </w:rPr>
        <w:t>($100</w:t>
      </w:r>
      <w:r w:rsidRPr="009F39E8">
        <w:rPr>
          <w:spacing w:val="-1"/>
          <w:sz w:val="24"/>
        </w:rPr>
        <w:t xml:space="preserve"> </w:t>
      </w:r>
      <w:r w:rsidRPr="009F39E8">
        <w:rPr>
          <w:sz w:val="24"/>
        </w:rPr>
        <w:t>*</w:t>
      </w:r>
      <w:r w:rsidRPr="009F39E8">
        <w:rPr>
          <w:spacing w:val="-1"/>
          <w:sz w:val="24"/>
        </w:rPr>
        <w:t xml:space="preserve"> </w:t>
      </w:r>
      <w:r w:rsidRPr="009F39E8">
        <w:rPr>
          <w:sz w:val="24"/>
        </w:rPr>
        <w:t>2</w:t>
      </w:r>
      <w:r w:rsidRPr="009F39E8">
        <w:rPr>
          <w:spacing w:val="-1"/>
          <w:sz w:val="24"/>
        </w:rPr>
        <w:t xml:space="preserve"> </w:t>
      </w:r>
      <w:r w:rsidRPr="009F39E8">
        <w:rPr>
          <w:sz w:val="24"/>
        </w:rPr>
        <w:t>events</w:t>
      </w:r>
      <w:r w:rsidRPr="009F39E8">
        <w:rPr>
          <w:spacing w:val="-1"/>
          <w:sz w:val="24"/>
        </w:rPr>
        <w:t xml:space="preserve"> </w:t>
      </w:r>
      <w:r w:rsidRPr="009F39E8">
        <w:rPr>
          <w:sz w:val="24"/>
        </w:rPr>
        <w:t>=</w:t>
      </w:r>
      <w:r w:rsidRPr="009F39E8">
        <w:rPr>
          <w:spacing w:val="-1"/>
          <w:sz w:val="24"/>
        </w:rPr>
        <w:t xml:space="preserve"> </w:t>
      </w:r>
      <w:r w:rsidRPr="009F39E8">
        <w:rPr>
          <w:spacing w:val="-2"/>
          <w:sz w:val="24"/>
        </w:rPr>
        <w:t>$200).</w:t>
      </w:r>
    </w:p>
    <w:p w14:paraId="03202DE0" w14:textId="77777777" w:rsidR="009F39E8" w:rsidRPr="009F39E8" w:rsidRDefault="009F39E8" w:rsidP="009F39E8">
      <w:pPr>
        <w:numPr>
          <w:ilvl w:val="4"/>
          <w:numId w:val="13"/>
        </w:numPr>
        <w:tabs>
          <w:tab w:val="left" w:pos="1439"/>
        </w:tabs>
        <w:spacing w:before="3" w:line="286" w:lineRule="exact"/>
        <w:ind w:left="1439" w:hanging="359"/>
        <w:jc w:val="both"/>
        <w:rPr>
          <w:sz w:val="24"/>
        </w:rPr>
      </w:pPr>
      <w:r w:rsidRPr="009F39E8">
        <w:rPr>
          <w:b/>
          <w:bCs/>
          <w:spacing w:val="-2"/>
          <w:sz w:val="24"/>
        </w:rPr>
        <w:t xml:space="preserve">Total cost for two meetings: </w:t>
      </w:r>
      <w:r w:rsidRPr="009F39E8">
        <w:rPr>
          <w:spacing w:val="-2"/>
          <w:sz w:val="24"/>
        </w:rPr>
        <w:t>$110 in printed materials + $176 for lunch/refreshments + $200 for venue costs = $486.00.</w:t>
      </w:r>
    </w:p>
    <w:p w14:paraId="048C9397" w14:textId="77777777" w:rsidR="009F39E8" w:rsidRPr="009F39E8" w:rsidRDefault="009F39E8" w:rsidP="009F39E8">
      <w:pPr>
        <w:tabs>
          <w:tab w:val="left" w:pos="1439"/>
        </w:tabs>
        <w:spacing w:before="3" w:line="286" w:lineRule="exact"/>
        <w:ind w:left="1439"/>
        <w:jc w:val="both"/>
        <w:rPr>
          <w:sz w:val="24"/>
        </w:rPr>
      </w:pPr>
    </w:p>
    <w:p w14:paraId="2006B797" w14:textId="77777777" w:rsidR="009F39E8" w:rsidRPr="009F39E8" w:rsidRDefault="009F39E8" w:rsidP="009F39E8">
      <w:pPr>
        <w:numPr>
          <w:ilvl w:val="3"/>
          <w:numId w:val="13"/>
        </w:numPr>
        <w:tabs>
          <w:tab w:val="left" w:pos="720"/>
        </w:tabs>
        <w:ind w:right="357"/>
        <w:jc w:val="both"/>
        <w:rPr>
          <w:sz w:val="24"/>
        </w:rPr>
      </w:pPr>
      <w:r w:rsidRPr="009F39E8">
        <w:rPr>
          <w:b/>
          <w:sz w:val="24"/>
        </w:rPr>
        <w:t xml:space="preserve">Meetings on the CSR Activation Platform ($4,500.00): </w:t>
      </w:r>
      <w:r w:rsidRPr="009F39E8">
        <w:rPr>
          <w:sz w:val="24"/>
        </w:rPr>
        <w:t>POA will organize monthly meetings in Y2 through Y6 at $75 each for 60 meetings to review and discuss the Corporate Social Responsibility Activation Platform. Total costs are calculated as: $75/meeting * 60 meetings = $4,500.00.</w:t>
      </w:r>
    </w:p>
    <w:p w14:paraId="3CBDDB03" w14:textId="77777777" w:rsidR="009F39E8" w:rsidRPr="009F39E8" w:rsidRDefault="009F39E8" w:rsidP="009F39E8">
      <w:pPr>
        <w:numPr>
          <w:ilvl w:val="2"/>
          <w:numId w:val="13"/>
        </w:numPr>
        <w:tabs>
          <w:tab w:val="left" w:pos="1080"/>
        </w:tabs>
        <w:spacing w:before="274" w:line="275" w:lineRule="exact"/>
        <w:jc w:val="both"/>
        <w:outlineLvl w:val="0"/>
        <w:rPr>
          <w:b/>
          <w:bCs/>
          <w:i/>
          <w:iCs/>
          <w:sz w:val="24"/>
          <w:szCs w:val="24"/>
        </w:rPr>
      </w:pPr>
      <w:r w:rsidRPr="009F39E8">
        <w:rPr>
          <w:b/>
          <w:bCs/>
          <w:i/>
          <w:iCs/>
          <w:color w:val="002C72"/>
          <w:sz w:val="24"/>
          <w:szCs w:val="24"/>
        </w:rPr>
        <w:t>Cost</w:t>
      </w:r>
      <w:r w:rsidRPr="009F39E8">
        <w:rPr>
          <w:b/>
          <w:bCs/>
          <w:i/>
          <w:iCs/>
          <w:color w:val="002C72"/>
          <w:spacing w:val="-2"/>
          <w:sz w:val="24"/>
          <w:szCs w:val="24"/>
        </w:rPr>
        <w:t xml:space="preserve"> </w:t>
      </w:r>
      <w:r w:rsidRPr="009F39E8">
        <w:rPr>
          <w:b/>
          <w:bCs/>
          <w:i/>
          <w:iCs/>
          <w:color w:val="002C72"/>
          <w:sz w:val="24"/>
          <w:szCs w:val="24"/>
        </w:rPr>
        <w:t>Share</w:t>
      </w:r>
      <w:r w:rsidRPr="009F39E8">
        <w:rPr>
          <w:b/>
          <w:bCs/>
          <w:i/>
          <w:iCs/>
          <w:color w:val="002C72"/>
          <w:spacing w:val="-1"/>
          <w:sz w:val="24"/>
          <w:szCs w:val="24"/>
        </w:rPr>
        <w:t xml:space="preserve"> </w:t>
      </w:r>
      <w:r w:rsidRPr="009F39E8">
        <w:rPr>
          <w:b/>
          <w:bCs/>
          <w:i/>
          <w:iCs/>
          <w:color w:val="002C72"/>
          <w:spacing w:val="-2"/>
          <w:sz w:val="24"/>
          <w:szCs w:val="24"/>
        </w:rPr>
        <w:t>–$21,000.00</w:t>
      </w:r>
    </w:p>
    <w:p w14:paraId="5A87D166" w14:textId="77777777" w:rsidR="009F39E8" w:rsidRPr="009F39E8" w:rsidRDefault="009F39E8" w:rsidP="009F39E8">
      <w:pPr>
        <w:spacing w:line="242" w:lineRule="auto"/>
        <w:ind w:left="360"/>
        <w:rPr>
          <w:sz w:val="24"/>
        </w:rPr>
      </w:pPr>
      <w:r w:rsidRPr="009F39E8">
        <w:rPr>
          <w:b/>
          <w:bCs/>
          <w:sz w:val="24"/>
        </w:rPr>
        <w:t xml:space="preserve">Venue &amp; A/V Equipment for Validation </w:t>
      </w:r>
      <w:r w:rsidRPr="009F39E8">
        <w:rPr>
          <w:b/>
          <w:sz w:val="24"/>
        </w:rPr>
        <w:t xml:space="preserve">Workshops ($6,000.00): </w:t>
      </w:r>
      <w:r w:rsidRPr="009F39E8">
        <w:rPr>
          <w:sz w:val="24"/>
        </w:rPr>
        <w:t xml:space="preserve">Local </w:t>
      </w:r>
      <w:r w:rsidRPr="009F39E8">
        <w:rPr>
          <w:sz w:val="24"/>
          <w:szCs w:val="24"/>
        </w:rPr>
        <w:t xml:space="preserve">stakeholders will contribute venue &amp; A/V equipment for the validation workshops valued at $1,500 per workshop in Y2 and Y3. $1,500 per workshop * 2 workshops/year in Y2 and Y3 * 2 years = $6,000.00. </w:t>
      </w:r>
    </w:p>
    <w:p w14:paraId="27792D58" w14:textId="77777777" w:rsidR="009F39E8" w:rsidRPr="009F39E8" w:rsidRDefault="009F39E8" w:rsidP="009F39E8">
      <w:pPr>
        <w:spacing w:line="242" w:lineRule="auto"/>
        <w:ind w:left="360"/>
        <w:rPr>
          <w:sz w:val="24"/>
        </w:rPr>
      </w:pPr>
    </w:p>
    <w:p w14:paraId="6ECD4309" w14:textId="77777777" w:rsidR="009F39E8" w:rsidRPr="009F39E8" w:rsidRDefault="009F39E8" w:rsidP="009F39E8">
      <w:pPr>
        <w:spacing w:line="242" w:lineRule="auto"/>
        <w:ind w:left="360"/>
        <w:jc w:val="both"/>
        <w:rPr>
          <w:sz w:val="24"/>
        </w:rPr>
      </w:pPr>
      <w:r w:rsidRPr="009F39E8">
        <w:rPr>
          <w:b/>
          <w:sz w:val="24"/>
        </w:rPr>
        <w:t>Venue &amp; A/V Equipment Meetings on CSR Activation Platform ($15,000.00):</w:t>
      </w:r>
      <w:r w:rsidRPr="009F39E8">
        <w:rPr>
          <w:sz w:val="24"/>
          <w:szCs w:val="24"/>
        </w:rPr>
        <w:t xml:space="preserve"> </w:t>
      </w:r>
      <w:r w:rsidRPr="009F39E8">
        <w:rPr>
          <w:sz w:val="24"/>
        </w:rPr>
        <w:t>Local stakeholders will contribute venue and A/V equipment for the meetings on the CSR activation platform valued at $250 per meeting for 12 meetings in Y2 through Y6 (5 years total). $250/meeting * 12 meetings * 5 years = $15,000.00.</w:t>
      </w:r>
    </w:p>
    <w:p w14:paraId="5391A7B4" w14:textId="77777777" w:rsidR="009F39E8" w:rsidRPr="009F39E8" w:rsidRDefault="009F39E8" w:rsidP="009F39E8">
      <w:pPr>
        <w:numPr>
          <w:ilvl w:val="2"/>
          <w:numId w:val="13"/>
        </w:numPr>
        <w:tabs>
          <w:tab w:val="left" w:pos="1020"/>
        </w:tabs>
        <w:spacing w:before="272" w:line="275" w:lineRule="exact"/>
        <w:ind w:left="1020" w:hanging="660"/>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2"/>
          <w:sz w:val="24"/>
          <w:szCs w:val="24"/>
        </w:rPr>
        <w:t xml:space="preserve"> –$92,587.18 </w:t>
      </w:r>
    </w:p>
    <w:p w14:paraId="15DB92EA" w14:textId="77777777" w:rsidR="009F39E8" w:rsidRPr="009F39E8" w:rsidRDefault="009F39E8" w:rsidP="009F39E8">
      <w:pPr>
        <w:spacing w:line="242"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92,587.18</w:t>
      </w:r>
      <w:r w:rsidRPr="009F39E8">
        <w:rPr>
          <w:sz w:val="24"/>
          <w:szCs w:val="24"/>
        </w:rPr>
        <w:t>.</w:t>
      </w:r>
    </w:p>
    <w:p w14:paraId="239FCB6A" w14:textId="77777777" w:rsidR="009F39E8" w:rsidRPr="009F39E8" w:rsidRDefault="009F39E8" w:rsidP="009F39E8">
      <w:pPr>
        <w:spacing w:before="274" w:line="237" w:lineRule="auto"/>
        <w:ind w:left="360" w:right="401"/>
        <w:rPr>
          <w:b/>
          <w:sz w:val="24"/>
        </w:rPr>
      </w:pPr>
      <w:r w:rsidRPr="009F39E8">
        <w:rPr>
          <w:b/>
          <w:color w:val="005440"/>
          <w:sz w:val="24"/>
        </w:rPr>
        <w:t>Activity</w:t>
      </w:r>
      <w:r w:rsidRPr="009F39E8">
        <w:rPr>
          <w:b/>
          <w:color w:val="005440"/>
          <w:spacing w:val="-4"/>
          <w:sz w:val="24"/>
        </w:rPr>
        <w:t xml:space="preserve"> </w:t>
      </w:r>
      <w:r w:rsidRPr="009F39E8">
        <w:rPr>
          <w:b/>
          <w:color w:val="005440"/>
          <w:sz w:val="24"/>
        </w:rPr>
        <w:t>11:</w:t>
      </w:r>
      <w:r w:rsidRPr="009F39E8">
        <w:rPr>
          <w:b/>
          <w:color w:val="005440"/>
          <w:spacing w:val="-5"/>
          <w:sz w:val="24"/>
        </w:rPr>
        <w:t xml:space="preserve"> </w:t>
      </w:r>
      <w:r w:rsidRPr="009F39E8">
        <w:rPr>
          <w:b/>
          <w:color w:val="005440"/>
          <w:sz w:val="24"/>
        </w:rPr>
        <w:t xml:space="preserve">Expand Use of U.S. Commodities in Honduras’ School Feeding Program – Subtotal $94,308.66 </w:t>
      </w:r>
      <w:r w:rsidRPr="009F39E8">
        <w:rPr>
          <w:b/>
          <w:i/>
          <w:iCs/>
          <w:color w:val="005440"/>
          <w:sz w:val="24"/>
        </w:rPr>
        <w:t>($89,328.66 + $4,980 in cost share)</w:t>
      </w:r>
    </w:p>
    <w:p w14:paraId="444B6205" w14:textId="77777777" w:rsidR="009F39E8" w:rsidRPr="009F39E8" w:rsidRDefault="009F39E8" w:rsidP="009F39E8">
      <w:pPr>
        <w:numPr>
          <w:ilvl w:val="2"/>
          <w:numId w:val="12"/>
        </w:numPr>
        <w:tabs>
          <w:tab w:val="left" w:pos="1080"/>
        </w:tabs>
        <w:spacing w:before="4"/>
        <w:jc w:val="both"/>
        <w:outlineLvl w:val="0"/>
        <w:rPr>
          <w:b/>
          <w:bCs/>
          <w:i/>
          <w:iCs/>
          <w:sz w:val="24"/>
          <w:szCs w:val="24"/>
        </w:rPr>
      </w:pPr>
      <w:r w:rsidRPr="009F39E8">
        <w:rPr>
          <w:b/>
          <w:bCs/>
          <w:i/>
          <w:iCs/>
          <w:color w:val="002C72"/>
          <w:sz w:val="24"/>
          <w:szCs w:val="24"/>
        </w:rPr>
        <w:t>Salaries/Personnel</w:t>
      </w:r>
      <w:r w:rsidRPr="009F39E8">
        <w:rPr>
          <w:b/>
          <w:bCs/>
          <w:i/>
          <w:iCs/>
          <w:color w:val="002C72"/>
          <w:spacing w:val="-4"/>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$54,237.07</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7"/>
        <w:gridCol w:w="1008"/>
        <w:gridCol w:w="720"/>
        <w:gridCol w:w="1142"/>
        <w:gridCol w:w="1094"/>
        <w:gridCol w:w="1118"/>
      </w:tblGrid>
      <w:tr w:rsidR="009F39E8" w:rsidRPr="009F39E8" w14:paraId="1FBAD944" w14:textId="77777777" w:rsidTr="0075611A">
        <w:trPr>
          <w:trHeight w:val="690"/>
        </w:trPr>
        <w:tc>
          <w:tcPr>
            <w:tcW w:w="4267" w:type="dxa"/>
          </w:tcPr>
          <w:p w14:paraId="1AFC42B8" w14:textId="77777777" w:rsidR="009F39E8" w:rsidRPr="009F39E8" w:rsidRDefault="009F39E8" w:rsidP="009F39E8">
            <w:pPr>
              <w:spacing w:before="125"/>
              <w:ind w:left="1330"/>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5A984BB5"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08" w:type="dxa"/>
            <w:shd w:val="clear" w:color="auto" w:fill="F2F2F2"/>
          </w:tcPr>
          <w:p w14:paraId="1F9D47CE" w14:textId="77777777" w:rsidR="009F39E8" w:rsidRPr="009F39E8" w:rsidRDefault="009F39E8" w:rsidP="009F39E8">
            <w:pPr>
              <w:rPr>
                <w:b/>
                <w:i/>
                <w:sz w:val="20"/>
              </w:rPr>
            </w:pPr>
          </w:p>
          <w:p w14:paraId="6FD876A3" w14:textId="77777777" w:rsidR="009F39E8" w:rsidRPr="009F39E8" w:rsidRDefault="009F39E8" w:rsidP="009F39E8">
            <w:pPr>
              <w:ind w:left="13"/>
              <w:jc w:val="center"/>
              <w:rPr>
                <w:b/>
                <w:sz w:val="20"/>
              </w:rPr>
            </w:pPr>
            <w:r w:rsidRPr="009F39E8">
              <w:rPr>
                <w:b/>
                <w:spacing w:val="-2"/>
                <w:sz w:val="20"/>
              </w:rPr>
              <w:t>Months</w:t>
            </w:r>
          </w:p>
        </w:tc>
        <w:tc>
          <w:tcPr>
            <w:tcW w:w="720" w:type="dxa"/>
          </w:tcPr>
          <w:p w14:paraId="5E4C2C05" w14:textId="77777777" w:rsidR="009F39E8" w:rsidRPr="009F39E8" w:rsidRDefault="009F39E8" w:rsidP="009F39E8">
            <w:pPr>
              <w:rPr>
                <w:b/>
                <w:i/>
                <w:sz w:val="20"/>
              </w:rPr>
            </w:pPr>
          </w:p>
          <w:p w14:paraId="2B41AFBB" w14:textId="77777777" w:rsidR="009F39E8" w:rsidRPr="009F39E8" w:rsidRDefault="009F39E8" w:rsidP="009F39E8">
            <w:pPr>
              <w:ind w:left="8"/>
              <w:jc w:val="center"/>
              <w:rPr>
                <w:b/>
                <w:sz w:val="20"/>
              </w:rPr>
            </w:pPr>
            <w:r w:rsidRPr="009F39E8">
              <w:rPr>
                <w:b/>
                <w:spacing w:val="-5"/>
                <w:sz w:val="20"/>
              </w:rPr>
              <w:t>LOE</w:t>
            </w:r>
          </w:p>
        </w:tc>
        <w:tc>
          <w:tcPr>
            <w:tcW w:w="1142" w:type="dxa"/>
            <w:shd w:val="clear" w:color="auto" w:fill="F2F2F2"/>
          </w:tcPr>
          <w:p w14:paraId="11FF72B3" w14:textId="77777777" w:rsidR="009F39E8" w:rsidRPr="009F39E8" w:rsidRDefault="009F39E8" w:rsidP="009F39E8">
            <w:pPr>
              <w:spacing w:line="230" w:lineRule="atLeast"/>
              <w:ind w:left="201" w:right="194" w:hanging="1"/>
              <w:jc w:val="center"/>
              <w:rPr>
                <w:b/>
                <w:sz w:val="20"/>
              </w:rPr>
            </w:pPr>
            <w:r w:rsidRPr="009F39E8">
              <w:rPr>
                <w:b/>
                <w:spacing w:val="-4"/>
                <w:sz w:val="20"/>
              </w:rPr>
              <w:t xml:space="preserve">Base </w:t>
            </w:r>
            <w:r w:rsidRPr="009F39E8">
              <w:rPr>
                <w:b/>
                <w:spacing w:val="-2"/>
                <w:sz w:val="20"/>
              </w:rPr>
              <w:t>Monthly Salary</w:t>
            </w:r>
          </w:p>
        </w:tc>
        <w:tc>
          <w:tcPr>
            <w:tcW w:w="1094" w:type="dxa"/>
          </w:tcPr>
          <w:p w14:paraId="0FE007BC" w14:textId="77777777" w:rsidR="009F39E8" w:rsidRPr="009F39E8" w:rsidRDefault="009F39E8" w:rsidP="009F39E8">
            <w:pPr>
              <w:spacing w:line="230" w:lineRule="atLeast"/>
              <w:ind w:left="169" w:right="157" w:firstLine="22"/>
              <w:jc w:val="both"/>
              <w:rPr>
                <w:b/>
                <w:sz w:val="20"/>
              </w:rPr>
            </w:pPr>
            <w:r w:rsidRPr="009F39E8">
              <w:rPr>
                <w:b/>
                <w:spacing w:val="-2"/>
                <w:sz w:val="20"/>
              </w:rPr>
              <w:t>Average Monthly Salary**</w:t>
            </w:r>
          </w:p>
        </w:tc>
        <w:tc>
          <w:tcPr>
            <w:tcW w:w="1118" w:type="dxa"/>
          </w:tcPr>
          <w:p w14:paraId="20956E72" w14:textId="77777777" w:rsidR="009F39E8" w:rsidRPr="009F39E8" w:rsidRDefault="009F39E8" w:rsidP="009F39E8">
            <w:pPr>
              <w:spacing w:before="115"/>
              <w:ind w:left="199" w:right="182" w:firstLine="83"/>
              <w:rPr>
                <w:b/>
                <w:sz w:val="20"/>
              </w:rPr>
            </w:pPr>
            <w:r w:rsidRPr="009F39E8">
              <w:rPr>
                <w:b/>
                <w:spacing w:val="-2"/>
                <w:sz w:val="20"/>
              </w:rPr>
              <w:t>Salary Subtotal</w:t>
            </w:r>
          </w:p>
        </w:tc>
      </w:tr>
      <w:tr w:rsidR="009F39E8" w:rsidRPr="009F39E8" w14:paraId="40BDB6C8" w14:textId="77777777" w:rsidTr="0075611A">
        <w:trPr>
          <w:trHeight w:val="230"/>
        </w:trPr>
        <w:tc>
          <w:tcPr>
            <w:tcW w:w="4267" w:type="dxa"/>
          </w:tcPr>
          <w:p w14:paraId="5E2DD4FA" w14:textId="77777777" w:rsidR="009F39E8" w:rsidRPr="009F39E8" w:rsidRDefault="009F39E8" w:rsidP="009F39E8">
            <w:pPr>
              <w:spacing w:line="210" w:lineRule="exact"/>
              <w:ind w:left="110"/>
              <w:rPr>
                <w:sz w:val="20"/>
                <w:highlight w:val="yellow"/>
              </w:rPr>
            </w:pPr>
            <w:r w:rsidRPr="009F39E8">
              <w:rPr>
                <w:sz w:val="20"/>
              </w:rPr>
              <w:t>Policy &amp; Sustainability Specialist</w:t>
            </w:r>
          </w:p>
        </w:tc>
        <w:tc>
          <w:tcPr>
            <w:tcW w:w="1008" w:type="dxa"/>
            <w:shd w:val="clear" w:color="auto" w:fill="F2F2F2"/>
          </w:tcPr>
          <w:p w14:paraId="1F505B68" w14:textId="77777777" w:rsidR="009F39E8" w:rsidRPr="009F39E8" w:rsidRDefault="009F39E8" w:rsidP="009F39E8">
            <w:pPr>
              <w:spacing w:line="210" w:lineRule="exact"/>
              <w:ind w:left="13" w:right="1"/>
              <w:jc w:val="center"/>
              <w:rPr>
                <w:sz w:val="20"/>
                <w:highlight w:val="yellow"/>
              </w:rPr>
            </w:pPr>
            <w:r w:rsidRPr="009F39E8">
              <w:rPr>
                <w:spacing w:val="-5"/>
                <w:sz w:val="20"/>
              </w:rPr>
              <w:t>37</w:t>
            </w:r>
          </w:p>
        </w:tc>
        <w:tc>
          <w:tcPr>
            <w:tcW w:w="720" w:type="dxa"/>
          </w:tcPr>
          <w:p w14:paraId="68CF5D6D" w14:textId="77777777" w:rsidR="009F39E8" w:rsidRPr="009F39E8" w:rsidRDefault="009F39E8" w:rsidP="009F39E8">
            <w:pPr>
              <w:spacing w:line="210" w:lineRule="exact"/>
              <w:ind w:left="8" w:right="1"/>
              <w:jc w:val="center"/>
              <w:rPr>
                <w:sz w:val="20"/>
                <w:highlight w:val="yellow"/>
              </w:rPr>
            </w:pPr>
            <w:r w:rsidRPr="009F39E8">
              <w:rPr>
                <w:spacing w:val="-5"/>
                <w:sz w:val="20"/>
              </w:rPr>
              <w:t>10%</w:t>
            </w:r>
          </w:p>
        </w:tc>
        <w:tc>
          <w:tcPr>
            <w:tcW w:w="1142" w:type="dxa"/>
            <w:shd w:val="clear" w:color="auto" w:fill="F2F2F2"/>
          </w:tcPr>
          <w:p w14:paraId="764004B9"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11021D27" w14:textId="77777777" w:rsidR="009F39E8" w:rsidRPr="009F39E8" w:rsidRDefault="009F39E8" w:rsidP="009F39E8">
            <w:pPr>
              <w:spacing w:line="210" w:lineRule="exact"/>
              <w:ind w:left="10" w:right="1"/>
              <w:jc w:val="center"/>
              <w:rPr>
                <w:sz w:val="20"/>
                <w:highlight w:val="yellow"/>
              </w:rPr>
            </w:pPr>
            <w:r w:rsidRPr="009F39E8">
              <w:rPr>
                <w:spacing w:val="-2"/>
                <w:sz w:val="20"/>
              </w:rPr>
              <w:t>$1,778</w:t>
            </w:r>
          </w:p>
        </w:tc>
        <w:tc>
          <w:tcPr>
            <w:tcW w:w="1118" w:type="dxa"/>
          </w:tcPr>
          <w:p w14:paraId="19252308" w14:textId="77777777" w:rsidR="009F39E8" w:rsidRPr="009F39E8" w:rsidRDefault="009F39E8" w:rsidP="009F39E8">
            <w:pPr>
              <w:spacing w:line="210" w:lineRule="exact"/>
              <w:ind w:left="15" w:right="1"/>
              <w:jc w:val="center"/>
              <w:rPr>
                <w:spacing w:val="-2"/>
                <w:sz w:val="20"/>
              </w:rPr>
            </w:pPr>
            <w:r w:rsidRPr="009F39E8">
              <w:rPr>
                <w:spacing w:val="-2"/>
                <w:sz w:val="20"/>
              </w:rPr>
              <w:t xml:space="preserve">$6,577.91 </w:t>
            </w:r>
          </w:p>
        </w:tc>
      </w:tr>
      <w:tr w:rsidR="009F39E8" w:rsidRPr="009F39E8" w14:paraId="75D15160" w14:textId="77777777" w:rsidTr="0075611A">
        <w:trPr>
          <w:trHeight w:val="230"/>
        </w:trPr>
        <w:tc>
          <w:tcPr>
            <w:tcW w:w="4267" w:type="dxa"/>
          </w:tcPr>
          <w:p w14:paraId="4919FE6F" w14:textId="77777777" w:rsidR="009F39E8" w:rsidRPr="009F39E8" w:rsidRDefault="009F39E8" w:rsidP="009F39E8">
            <w:pPr>
              <w:spacing w:line="210" w:lineRule="exact"/>
              <w:ind w:left="110"/>
              <w:rPr>
                <w:sz w:val="20"/>
                <w:highlight w:val="yellow"/>
              </w:rPr>
            </w:pPr>
            <w:r w:rsidRPr="009F39E8">
              <w:rPr>
                <w:sz w:val="20"/>
              </w:rPr>
              <w:t>Nutrition</w:t>
            </w:r>
            <w:r w:rsidRPr="009F39E8">
              <w:rPr>
                <w:spacing w:val="-7"/>
                <w:sz w:val="20"/>
              </w:rPr>
              <w:t xml:space="preserve"> </w:t>
            </w:r>
            <w:r w:rsidRPr="009F39E8">
              <w:rPr>
                <w:sz w:val="20"/>
              </w:rPr>
              <w:t>and</w:t>
            </w:r>
            <w:r w:rsidRPr="009F39E8">
              <w:rPr>
                <w:spacing w:val="-7"/>
                <w:sz w:val="20"/>
              </w:rPr>
              <w:t xml:space="preserve"> </w:t>
            </w:r>
            <w:r w:rsidRPr="009F39E8">
              <w:rPr>
                <w:sz w:val="20"/>
              </w:rPr>
              <w:t>Health</w:t>
            </w:r>
            <w:r w:rsidRPr="009F39E8">
              <w:rPr>
                <w:spacing w:val="-6"/>
                <w:sz w:val="20"/>
              </w:rPr>
              <w:t xml:space="preserve"> </w:t>
            </w:r>
            <w:r w:rsidRPr="009F39E8">
              <w:rPr>
                <w:spacing w:val="-2"/>
                <w:sz w:val="20"/>
              </w:rPr>
              <w:t>Specialist</w:t>
            </w:r>
          </w:p>
        </w:tc>
        <w:tc>
          <w:tcPr>
            <w:tcW w:w="1008" w:type="dxa"/>
          </w:tcPr>
          <w:p w14:paraId="0542B1C2" w14:textId="77777777" w:rsidR="009F39E8" w:rsidRPr="009F39E8" w:rsidRDefault="009F39E8" w:rsidP="009F39E8">
            <w:pPr>
              <w:spacing w:line="210" w:lineRule="exact"/>
              <w:ind w:left="13" w:right="1"/>
              <w:jc w:val="center"/>
              <w:rPr>
                <w:sz w:val="20"/>
                <w:highlight w:val="yellow"/>
              </w:rPr>
            </w:pPr>
            <w:r w:rsidRPr="009F39E8">
              <w:rPr>
                <w:spacing w:val="-5"/>
                <w:sz w:val="20"/>
              </w:rPr>
              <w:t>63</w:t>
            </w:r>
          </w:p>
        </w:tc>
        <w:tc>
          <w:tcPr>
            <w:tcW w:w="720" w:type="dxa"/>
          </w:tcPr>
          <w:p w14:paraId="6AAA1340" w14:textId="77777777" w:rsidR="009F39E8" w:rsidRPr="009F39E8" w:rsidRDefault="009F39E8" w:rsidP="009F39E8">
            <w:pPr>
              <w:spacing w:line="210" w:lineRule="exact"/>
              <w:ind w:left="8" w:right="1"/>
              <w:jc w:val="center"/>
              <w:rPr>
                <w:sz w:val="20"/>
                <w:highlight w:val="yellow"/>
              </w:rPr>
            </w:pPr>
            <w:r w:rsidRPr="009F39E8">
              <w:rPr>
                <w:spacing w:val="-5"/>
                <w:sz w:val="20"/>
              </w:rPr>
              <w:t>5%</w:t>
            </w:r>
          </w:p>
        </w:tc>
        <w:tc>
          <w:tcPr>
            <w:tcW w:w="1142" w:type="dxa"/>
          </w:tcPr>
          <w:p w14:paraId="19B16BCC" w14:textId="77777777" w:rsidR="009F39E8" w:rsidRPr="009F39E8" w:rsidRDefault="009F39E8" w:rsidP="009F39E8">
            <w:pPr>
              <w:spacing w:line="210" w:lineRule="exact"/>
              <w:ind w:left="5" w:right="1"/>
              <w:jc w:val="center"/>
              <w:rPr>
                <w:sz w:val="20"/>
                <w:highlight w:val="yellow"/>
              </w:rPr>
            </w:pPr>
            <w:r w:rsidRPr="009F39E8">
              <w:rPr>
                <w:spacing w:val="-2"/>
                <w:sz w:val="20"/>
              </w:rPr>
              <w:t>$1,500</w:t>
            </w:r>
          </w:p>
        </w:tc>
        <w:tc>
          <w:tcPr>
            <w:tcW w:w="1094" w:type="dxa"/>
          </w:tcPr>
          <w:p w14:paraId="46813A04" w14:textId="77777777" w:rsidR="009F39E8" w:rsidRPr="009F39E8" w:rsidRDefault="009F39E8" w:rsidP="009F39E8">
            <w:pPr>
              <w:spacing w:line="210" w:lineRule="exact"/>
              <w:ind w:left="10" w:right="1"/>
              <w:jc w:val="center"/>
              <w:rPr>
                <w:sz w:val="20"/>
                <w:highlight w:val="yellow"/>
              </w:rPr>
            </w:pPr>
            <w:r w:rsidRPr="009F39E8">
              <w:rPr>
                <w:spacing w:val="-2"/>
                <w:sz w:val="20"/>
              </w:rPr>
              <w:t xml:space="preserve">$1,690 </w:t>
            </w:r>
          </w:p>
        </w:tc>
        <w:tc>
          <w:tcPr>
            <w:tcW w:w="1118" w:type="dxa"/>
          </w:tcPr>
          <w:p w14:paraId="669B7B2D" w14:textId="77777777" w:rsidR="009F39E8" w:rsidRPr="009F39E8" w:rsidRDefault="009F39E8" w:rsidP="009F39E8">
            <w:pPr>
              <w:spacing w:line="210" w:lineRule="exact"/>
              <w:ind w:left="15" w:right="1"/>
              <w:jc w:val="center"/>
              <w:rPr>
                <w:spacing w:val="-2"/>
                <w:sz w:val="20"/>
              </w:rPr>
            </w:pPr>
            <w:r w:rsidRPr="009F39E8">
              <w:rPr>
                <w:spacing w:val="-2"/>
                <w:sz w:val="20"/>
              </w:rPr>
              <w:t xml:space="preserve">$5,322.39 </w:t>
            </w:r>
          </w:p>
        </w:tc>
      </w:tr>
      <w:tr w:rsidR="009F39E8" w:rsidRPr="009F39E8" w14:paraId="5C205F45" w14:textId="77777777" w:rsidTr="0075611A">
        <w:trPr>
          <w:trHeight w:val="230"/>
        </w:trPr>
        <w:tc>
          <w:tcPr>
            <w:tcW w:w="4267" w:type="dxa"/>
          </w:tcPr>
          <w:p w14:paraId="7A2BBC85" w14:textId="77777777" w:rsidR="009F39E8" w:rsidRPr="009F39E8" w:rsidRDefault="009F39E8" w:rsidP="009F39E8">
            <w:pPr>
              <w:spacing w:line="210" w:lineRule="exact"/>
              <w:ind w:left="110"/>
              <w:rPr>
                <w:sz w:val="20"/>
              </w:rPr>
            </w:pPr>
            <w:r w:rsidRPr="009F39E8">
              <w:rPr>
                <w:sz w:val="20"/>
              </w:rPr>
              <w:t>School</w:t>
            </w:r>
            <w:r w:rsidRPr="009F39E8">
              <w:rPr>
                <w:spacing w:val="-7"/>
                <w:sz w:val="20"/>
              </w:rPr>
              <w:t xml:space="preserve"> </w:t>
            </w:r>
            <w:r w:rsidRPr="009F39E8">
              <w:rPr>
                <w:sz w:val="20"/>
              </w:rPr>
              <w:t>Feeding</w:t>
            </w:r>
            <w:r w:rsidRPr="009F39E8">
              <w:rPr>
                <w:spacing w:val="-6"/>
                <w:sz w:val="20"/>
              </w:rPr>
              <w:t xml:space="preserve"> </w:t>
            </w:r>
            <w:r w:rsidRPr="009F39E8">
              <w:rPr>
                <w:spacing w:val="-2"/>
                <w:sz w:val="20"/>
              </w:rPr>
              <w:t>Specialist</w:t>
            </w:r>
          </w:p>
        </w:tc>
        <w:tc>
          <w:tcPr>
            <w:tcW w:w="1008" w:type="dxa"/>
          </w:tcPr>
          <w:p w14:paraId="7AEC22D7" w14:textId="77777777" w:rsidR="009F39E8" w:rsidRPr="009F39E8" w:rsidRDefault="009F39E8" w:rsidP="009F39E8">
            <w:pPr>
              <w:spacing w:line="210" w:lineRule="exact"/>
              <w:ind w:left="13" w:right="1"/>
              <w:jc w:val="center"/>
              <w:rPr>
                <w:sz w:val="20"/>
                <w:highlight w:val="yellow"/>
              </w:rPr>
            </w:pPr>
            <w:r w:rsidRPr="009F39E8">
              <w:rPr>
                <w:spacing w:val="-5"/>
                <w:sz w:val="20"/>
              </w:rPr>
              <w:t>57</w:t>
            </w:r>
          </w:p>
        </w:tc>
        <w:tc>
          <w:tcPr>
            <w:tcW w:w="720" w:type="dxa"/>
          </w:tcPr>
          <w:p w14:paraId="50017AEE" w14:textId="77777777" w:rsidR="009F39E8" w:rsidRPr="009F39E8" w:rsidRDefault="009F39E8" w:rsidP="009F39E8">
            <w:pPr>
              <w:spacing w:line="210" w:lineRule="exact"/>
              <w:ind w:left="8" w:right="1"/>
              <w:jc w:val="center"/>
              <w:rPr>
                <w:sz w:val="20"/>
              </w:rPr>
            </w:pPr>
            <w:r w:rsidRPr="009F39E8">
              <w:rPr>
                <w:spacing w:val="-5"/>
                <w:sz w:val="20"/>
              </w:rPr>
              <w:t>5%</w:t>
            </w:r>
          </w:p>
        </w:tc>
        <w:tc>
          <w:tcPr>
            <w:tcW w:w="1142" w:type="dxa"/>
          </w:tcPr>
          <w:p w14:paraId="63D5DACB" w14:textId="77777777" w:rsidR="009F39E8" w:rsidRPr="009F39E8" w:rsidRDefault="009F39E8" w:rsidP="009F39E8">
            <w:pPr>
              <w:spacing w:line="210" w:lineRule="exact"/>
              <w:ind w:left="5" w:right="1"/>
              <w:jc w:val="center"/>
              <w:rPr>
                <w:sz w:val="20"/>
              </w:rPr>
            </w:pPr>
            <w:r w:rsidRPr="009F39E8">
              <w:rPr>
                <w:spacing w:val="-2"/>
                <w:sz w:val="20"/>
              </w:rPr>
              <w:t>$1,500</w:t>
            </w:r>
          </w:p>
        </w:tc>
        <w:tc>
          <w:tcPr>
            <w:tcW w:w="1094" w:type="dxa"/>
          </w:tcPr>
          <w:p w14:paraId="1E3791E3" w14:textId="77777777" w:rsidR="009F39E8" w:rsidRPr="009F39E8" w:rsidRDefault="009F39E8" w:rsidP="009F39E8">
            <w:pPr>
              <w:spacing w:line="210" w:lineRule="exact"/>
              <w:ind w:left="10" w:right="1"/>
              <w:jc w:val="center"/>
              <w:rPr>
                <w:sz w:val="20"/>
                <w:highlight w:val="yellow"/>
              </w:rPr>
            </w:pPr>
            <w:r w:rsidRPr="009F39E8">
              <w:rPr>
                <w:spacing w:val="-2"/>
                <w:sz w:val="20"/>
              </w:rPr>
              <w:t>$1,676</w:t>
            </w:r>
          </w:p>
        </w:tc>
        <w:tc>
          <w:tcPr>
            <w:tcW w:w="1118" w:type="dxa"/>
          </w:tcPr>
          <w:p w14:paraId="54E479C5" w14:textId="77777777" w:rsidR="009F39E8" w:rsidRPr="009F39E8" w:rsidRDefault="009F39E8" w:rsidP="009F39E8">
            <w:pPr>
              <w:spacing w:line="210" w:lineRule="exact"/>
              <w:ind w:left="15" w:right="1"/>
              <w:jc w:val="center"/>
              <w:rPr>
                <w:spacing w:val="-2"/>
                <w:sz w:val="20"/>
              </w:rPr>
            </w:pPr>
            <w:r w:rsidRPr="009F39E8">
              <w:rPr>
                <w:spacing w:val="-2"/>
                <w:sz w:val="20"/>
              </w:rPr>
              <w:t xml:space="preserve">$4,775.42 </w:t>
            </w:r>
          </w:p>
        </w:tc>
      </w:tr>
      <w:tr w:rsidR="009F39E8" w:rsidRPr="009F39E8" w14:paraId="61BCA201" w14:textId="77777777" w:rsidTr="0075611A">
        <w:trPr>
          <w:trHeight w:val="230"/>
        </w:trPr>
        <w:tc>
          <w:tcPr>
            <w:tcW w:w="4267" w:type="dxa"/>
          </w:tcPr>
          <w:p w14:paraId="60F3B8B3" w14:textId="77777777" w:rsidR="009F39E8" w:rsidRPr="009F39E8" w:rsidRDefault="009F39E8" w:rsidP="009F39E8">
            <w:pPr>
              <w:spacing w:line="210" w:lineRule="exact"/>
              <w:ind w:left="110"/>
              <w:rPr>
                <w:sz w:val="20"/>
              </w:rPr>
            </w:pPr>
            <w:r w:rsidRPr="009F39E8">
              <w:rPr>
                <w:sz w:val="20"/>
              </w:rPr>
              <w:t>Education</w:t>
            </w:r>
            <w:r w:rsidRPr="009F39E8">
              <w:rPr>
                <w:spacing w:val="-9"/>
                <w:sz w:val="20"/>
              </w:rPr>
              <w:t xml:space="preserve"> </w:t>
            </w:r>
            <w:r w:rsidRPr="009F39E8">
              <w:rPr>
                <w:sz w:val="20"/>
              </w:rPr>
              <w:t>&amp;</w:t>
            </w:r>
            <w:r w:rsidRPr="009F39E8">
              <w:rPr>
                <w:spacing w:val="-8"/>
                <w:sz w:val="20"/>
              </w:rPr>
              <w:t xml:space="preserve"> </w:t>
            </w:r>
            <w:r w:rsidRPr="009F39E8">
              <w:rPr>
                <w:sz w:val="20"/>
              </w:rPr>
              <w:t>Community</w:t>
            </w:r>
            <w:r w:rsidRPr="009F39E8">
              <w:rPr>
                <w:spacing w:val="-8"/>
                <w:sz w:val="20"/>
              </w:rPr>
              <w:t xml:space="preserve"> </w:t>
            </w:r>
            <w:r w:rsidRPr="009F39E8">
              <w:rPr>
                <w:sz w:val="20"/>
              </w:rPr>
              <w:t>Engagement</w:t>
            </w:r>
            <w:r w:rsidRPr="009F39E8">
              <w:rPr>
                <w:spacing w:val="-8"/>
                <w:sz w:val="20"/>
              </w:rPr>
              <w:t xml:space="preserve"> </w:t>
            </w:r>
            <w:r w:rsidRPr="009F39E8">
              <w:rPr>
                <w:spacing w:val="-2"/>
                <w:sz w:val="20"/>
              </w:rPr>
              <w:t>Specialist</w:t>
            </w:r>
          </w:p>
        </w:tc>
        <w:tc>
          <w:tcPr>
            <w:tcW w:w="1008" w:type="dxa"/>
          </w:tcPr>
          <w:p w14:paraId="010194AE" w14:textId="77777777" w:rsidR="009F39E8" w:rsidRPr="009F39E8" w:rsidRDefault="009F39E8" w:rsidP="009F39E8">
            <w:pPr>
              <w:spacing w:line="210" w:lineRule="exact"/>
              <w:ind w:left="13" w:right="1"/>
              <w:jc w:val="center"/>
              <w:rPr>
                <w:spacing w:val="-5"/>
                <w:sz w:val="20"/>
              </w:rPr>
            </w:pPr>
            <w:r w:rsidRPr="009F39E8">
              <w:rPr>
                <w:spacing w:val="-5"/>
                <w:sz w:val="20"/>
              </w:rPr>
              <w:t>62</w:t>
            </w:r>
          </w:p>
        </w:tc>
        <w:tc>
          <w:tcPr>
            <w:tcW w:w="720" w:type="dxa"/>
          </w:tcPr>
          <w:p w14:paraId="34B18F09" w14:textId="77777777" w:rsidR="009F39E8" w:rsidRPr="009F39E8" w:rsidRDefault="009F39E8" w:rsidP="009F39E8">
            <w:pPr>
              <w:spacing w:line="210" w:lineRule="exact"/>
              <w:ind w:left="8" w:right="1"/>
              <w:jc w:val="center"/>
              <w:rPr>
                <w:spacing w:val="-5"/>
                <w:sz w:val="20"/>
              </w:rPr>
            </w:pPr>
            <w:r w:rsidRPr="009F39E8">
              <w:rPr>
                <w:spacing w:val="-5"/>
                <w:sz w:val="20"/>
              </w:rPr>
              <w:t>5%</w:t>
            </w:r>
          </w:p>
        </w:tc>
        <w:tc>
          <w:tcPr>
            <w:tcW w:w="1142" w:type="dxa"/>
          </w:tcPr>
          <w:p w14:paraId="1AC90C1D" w14:textId="77777777" w:rsidR="009F39E8" w:rsidRPr="009F39E8" w:rsidRDefault="009F39E8" w:rsidP="009F39E8">
            <w:pPr>
              <w:spacing w:line="210" w:lineRule="exact"/>
              <w:ind w:left="5" w:right="1"/>
              <w:jc w:val="center"/>
              <w:rPr>
                <w:spacing w:val="-2"/>
                <w:sz w:val="20"/>
              </w:rPr>
            </w:pPr>
            <w:r w:rsidRPr="009F39E8">
              <w:rPr>
                <w:spacing w:val="-2"/>
                <w:sz w:val="20"/>
              </w:rPr>
              <w:t>$1,500</w:t>
            </w:r>
          </w:p>
        </w:tc>
        <w:tc>
          <w:tcPr>
            <w:tcW w:w="1094" w:type="dxa"/>
          </w:tcPr>
          <w:p w14:paraId="2DE26A39" w14:textId="77777777" w:rsidR="009F39E8" w:rsidRPr="009F39E8" w:rsidRDefault="009F39E8" w:rsidP="009F39E8">
            <w:pPr>
              <w:spacing w:line="210" w:lineRule="exact"/>
              <w:ind w:left="10"/>
              <w:jc w:val="center"/>
              <w:rPr>
                <w:spacing w:val="-2"/>
                <w:sz w:val="20"/>
              </w:rPr>
            </w:pPr>
            <w:r w:rsidRPr="009F39E8">
              <w:rPr>
                <w:spacing w:val="-2"/>
                <w:sz w:val="20"/>
              </w:rPr>
              <w:t>$1,700</w:t>
            </w:r>
          </w:p>
        </w:tc>
        <w:tc>
          <w:tcPr>
            <w:tcW w:w="1118" w:type="dxa"/>
          </w:tcPr>
          <w:p w14:paraId="6211D8F2" w14:textId="77777777" w:rsidR="009F39E8" w:rsidRPr="009F39E8" w:rsidRDefault="009F39E8" w:rsidP="009F39E8">
            <w:pPr>
              <w:spacing w:line="210" w:lineRule="exact"/>
              <w:ind w:left="15" w:right="1"/>
              <w:jc w:val="center"/>
              <w:rPr>
                <w:spacing w:val="-2"/>
                <w:sz w:val="20"/>
              </w:rPr>
            </w:pPr>
            <w:r w:rsidRPr="009F39E8">
              <w:rPr>
                <w:spacing w:val="-2"/>
                <w:sz w:val="20"/>
              </w:rPr>
              <w:t xml:space="preserve">$5,288.84 </w:t>
            </w:r>
          </w:p>
        </w:tc>
      </w:tr>
      <w:tr w:rsidR="009F39E8" w:rsidRPr="009F39E8" w14:paraId="482C563E" w14:textId="77777777" w:rsidTr="0075611A">
        <w:trPr>
          <w:trHeight w:val="230"/>
        </w:trPr>
        <w:tc>
          <w:tcPr>
            <w:tcW w:w="4267" w:type="dxa"/>
          </w:tcPr>
          <w:p w14:paraId="1C9FD9AE" w14:textId="77777777" w:rsidR="009F39E8" w:rsidRPr="009F39E8" w:rsidRDefault="009F39E8" w:rsidP="009F39E8">
            <w:pPr>
              <w:spacing w:line="210" w:lineRule="exact"/>
              <w:ind w:left="110"/>
              <w:rPr>
                <w:sz w:val="20"/>
              </w:rPr>
            </w:pPr>
            <w:r w:rsidRPr="009F39E8">
              <w:rPr>
                <w:sz w:val="20"/>
              </w:rPr>
              <w:t>Education &amp; Community Engagement Officer</w:t>
            </w:r>
          </w:p>
        </w:tc>
        <w:tc>
          <w:tcPr>
            <w:tcW w:w="1008" w:type="dxa"/>
            <w:shd w:val="clear" w:color="auto" w:fill="F2F2F2"/>
          </w:tcPr>
          <w:p w14:paraId="3B6EAF78" w14:textId="77777777" w:rsidR="009F39E8" w:rsidRPr="009F39E8" w:rsidRDefault="009F39E8" w:rsidP="009F39E8">
            <w:pPr>
              <w:spacing w:line="210" w:lineRule="exact"/>
              <w:ind w:left="13" w:right="1"/>
              <w:jc w:val="center"/>
              <w:rPr>
                <w:spacing w:val="-5"/>
                <w:sz w:val="20"/>
              </w:rPr>
            </w:pPr>
            <w:r w:rsidRPr="009F39E8">
              <w:rPr>
                <w:spacing w:val="-5"/>
                <w:sz w:val="20"/>
              </w:rPr>
              <w:t>51</w:t>
            </w:r>
          </w:p>
        </w:tc>
        <w:tc>
          <w:tcPr>
            <w:tcW w:w="720" w:type="dxa"/>
          </w:tcPr>
          <w:p w14:paraId="204E5E78" w14:textId="77777777" w:rsidR="009F39E8" w:rsidRPr="009F39E8" w:rsidRDefault="009F39E8" w:rsidP="009F39E8">
            <w:pPr>
              <w:spacing w:line="210" w:lineRule="exact"/>
              <w:ind w:left="8" w:right="1"/>
              <w:jc w:val="center"/>
              <w:rPr>
                <w:spacing w:val="-5"/>
                <w:sz w:val="20"/>
              </w:rPr>
            </w:pPr>
            <w:r w:rsidRPr="009F39E8">
              <w:rPr>
                <w:spacing w:val="-5"/>
                <w:sz w:val="20"/>
              </w:rPr>
              <w:t>5%</w:t>
            </w:r>
          </w:p>
        </w:tc>
        <w:tc>
          <w:tcPr>
            <w:tcW w:w="1142" w:type="dxa"/>
            <w:shd w:val="clear" w:color="auto" w:fill="F2F2F2"/>
          </w:tcPr>
          <w:p w14:paraId="798AED31" w14:textId="77777777" w:rsidR="009F39E8" w:rsidRPr="009F39E8" w:rsidRDefault="009F39E8" w:rsidP="009F39E8">
            <w:pPr>
              <w:spacing w:line="210" w:lineRule="exact"/>
              <w:ind w:left="5" w:right="1"/>
              <w:jc w:val="center"/>
              <w:rPr>
                <w:spacing w:val="-2"/>
                <w:sz w:val="20"/>
              </w:rPr>
            </w:pPr>
            <w:r w:rsidRPr="009F39E8">
              <w:rPr>
                <w:spacing w:val="-2"/>
                <w:sz w:val="20"/>
              </w:rPr>
              <w:t>$1,000</w:t>
            </w:r>
          </w:p>
        </w:tc>
        <w:tc>
          <w:tcPr>
            <w:tcW w:w="1094" w:type="dxa"/>
            <w:shd w:val="clear" w:color="auto" w:fill="F2F2F2"/>
          </w:tcPr>
          <w:p w14:paraId="61BA7B91" w14:textId="77777777" w:rsidR="009F39E8" w:rsidRPr="009F39E8" w:rsidRDefault="009F39E8" w:rsidP="009F39E8">
            <w:pPr>
              <w:spacing w:line="210" w:lineRule="exact"/>
              <w:ind w:left="10"/>
              <w:jc w:val="center"/>
              <w:rPr>
                <w:spacing w:val="-2"/>
                <w:sz w:val="20"/>
              </w:rPr>
            </w:pPr>
            <w:r w:rsidRPr="009F39E8">
              <w:rPr>
                <w:spacing w:val="-2"/>
                <w:sz w:val="20"/>
              </w:rPr>
              <w:t>$1,131</w:t>
            </w:r>
          </w:p>
        </w:tc>
        <w:tc>
          <w:tcPr>
            <w:tcW w:w="1118" w:type="dxa"/>
          </w:tcPr>
          <w:p w14:paraId="4A2352CD" w14:textId="77777777" w:rsidR="009F39E8" w:rsidRPr="009F39E8" w:rsidRDefault="009F39E8" w:rsidP="009F39E8">
            <w:pPr>
              <w:spacing w:line="210" w:lineRule="exact"/>
              <w:ind w:left="15" w:right="1"/>
              <w:jc w:val="center"/>
              <w:rPr>
                <w:spacing w:val="-2"/>
                <w:sz w:val="20"/>
              </w:rPr>
            </w:pPr>
            <w:r w:rsidRPr="009F39E8">
              <w:rPr>
                <w:spacing w:val="-2"/>
                <w:sz w:val="20"/>
              </w:rPr>
              <w:t>$2,865.38</w:t>
            </w:r>
          </w:p>
        </w:tc>
      </w:tr>
      <w:tr w:rsidR="009F39E8" w:rsidRPr="009F39E8" w14:paraId="2E1D9912" w14:textId="77777777" w:rsidTr="0075611A">
        <w:trPr>
          <w:trHeight w:val="230"/>
        </w:trPr>
        <w:tc>
          <w:tcPr>
            <w:tcW w:w="4267" w:type="dxa"/>
            <w:shd w:val="clear" w:color="auto" w:fill="F2F2F2"/>
          </w:tcPr>
          <w:p w14:paraId="67F56535" w14:textId="77777777" w:rsidR="009F39E8" w:rsidRPr="009F39E8" w:rsidRDefault="009F39E8" w:rsidP="009F39E8">
            <w:pPr>
              <w:spacing w:line="210" w:lineRule="exact"/>
              <w:ind w:left="110"/>
              <w:rPr>
                <w:sz w:val="20"/>
                <w:highlight w:val="yellow"/>
              </w:rPr>
            </w:pPr>
            <w:r w:rsidRPr="009F39E8">
              <w:rPr>
                <w:sz w:val="20"/>
              </w:rPr>
              <w:t>US Commodity Logistics Specialist</w:t>
            </w:r>
          </w:p>
        </w:tc>
        <w:tc>
          <w:tcPr>
            <w:tcW w:w="1008" w:type="dxa"/>
            <w:shd w:val="clear" w:color="auto" w:fill="F2F2F2"/>
          </w:tcPr>
          <w:p w14:paraId="4C38968B" w14:textId="77777777" w:rsidR="009F39E8" w:rsidRPr="009F39E8" w:rsidRDefault="009F39E8" w:rsidP="009F39E8">
            <w:pPr>
              <w:spacing w:line="210" w:lineRule="exact"/>
              <w:ind w:left="13" w:right="1"/>
              <w:jc w:val="center"/>
              <w:rPr>
                <w:sz w:val="20"/>
                <w:highlight w:val="yellow"/>
              </w:rPr>
            </w:pPr>
            <w:r w:rsidRPr="009F39E8">
              <w:rPr>
                <w:spacing w:val="-5"/>
                <w:sz w:val="20"/>
              </w:rPr>
              <w:t xml:space="preserve">65 </w:t>
            </w:r>
          </w:p>
        </w:tc>
        <w:tc>
          <w:tcPr>
            <w:tcW w:w="720" w:type="dxa"/>
            <w:shd w:val="clear" w:color="auto" w:fill="F2F2F2"/>
          </w:tcPr>
          <w:p w14:paraId="31F428BD" w14:textId="77777777" w:rsidR="009F39E8" w:rsidRPr="009F39E8" w:rsidRDefault="009F39E8" w:rsidP="009F39E8">
            <w:pPr>
              <w:spacing w:line="210" w:lineRule="exact"/>
              <w:ind w:left="8" w:right="1"/>
              <w:jc w:val="center"/>
              <w:rPr>
                <w:sz w:val="20"/>
                <w:highlight w:val="yellow"/>
              </w:rPr>
            </w:pPr>
            <w:r w:rsidRPr="009F39E8">
              <w:rPr>
                <w:spacing w:val="-5"/>
                <w:sz w:val="20"/>
              </w:rPr>
              <w:t>20%</w:t>
            </w:r>
          </w:p>
        </w:tc>
        <w:tc>
          <w:tcPr>
            <w:tcW w:w="1142" w:type="dxa"/>
            <w:shd w:val="clear" w:color="auto" w:fill="F2F2F2"/>
          </w:tcPr>
          <w:p w14:paraId="7ECBB71E" w14:textId="77777777" w:rsidR="009F39E8" w:rsidRPr="009F39E8" w:rsidRDefault="009F39E8" w:rsidP="009F39E8">
            <w:pPr>
              <w:spacing w:line="210" w:lineRule="exact"/>
              <w:ind w:left="5" w:right="1"/>
              <w:jc w:val="center"/>
              <w:rPr>
                <w:spacing w:val="-2"/>
                <w:sz w:val="20"/>
              </w:rPr>
            </w:pPr>
            <w:r w:rsidRPr="009F39E8">
              <w:rPr>
                <w:spacing w:val="-2"/>
                <w:sz w:val="20"/>
              </w:rPr>
              <w:t xml:space="preserve">$2,000 </w:t>
            </w:r>
          </w:p>
        </w:tc>
        <w:tc>
          <w:tcPr>
            <w:tcW w:w="1094" w:type="dxa"/>
            <w:shd w:val="clear" w:color="auto" w:fill="F2F2F2"/>
          </w:tcPr>
          <w:p w14:paraId="683CFFA5" w14:textId="77777777" w:rsidR="009F39E8" w:rsidRPr="009F39E8" w:rsidRDefault="009F39E8" w:rsidP="009F39E8">
            <w:pPr>
              <w:spacing w:line="210" w:lineRule="exact"/>
              <w:ind w:left="10"/>
              <w:jc w:val="center"/>
              <w:rPr>
                <w:sz w:val="20"/>
                <w:highlight w:val="yellow"/>
              </w:rPr>
            </w:pPr>
            <w:r w:rsidRPr="009F39E8">
              <w:rPr>
                <w:spacing w:val="-2"/>
                <w:sz w:val="20"/>
              </w:rPr>
              <w:t xml:space="preserve">$2,262 </w:t>
            </w:r>
          </w:p>
        </w:tc>
        <w:tc>
          <w:tcPr>
            <w:tcW w:w="1118" w:type="dxa"/>
            <w:shd w:val="clear" w:color="auto" w:fill="F2F2F2"/>
          </w:tcPr>
          <w:p w14:paraId="07283FA0" w14:textId="77777777" w:rsidR="009F39E8" w:rsidRPr="009F39E8" w:rsidRDefault="009F39E8" w:rsidP="009F39E8">
            <w:pPr>
              <w:spacing w:line="210" w:lineRule="exact"/>
              <w:ind w:left="15" w:right="1"/>
              <w:jc w:val="center"/>
              <w:rPr>
                <w:spacing w:val="-2"/>
                <w:sz w:val="20"/>
              </w:rPr>
            </w:pPr>
            <w:r w:rsidRPr="009F39E8">
              <w:rPr>
                <w:spacing w:val="-2"/>
                <w:sz w:val="20"/>
              </w:rPr>
              <w:t xml:space="preserve">$29,407.13 </w:t>
            </w:r>
          </w:p>
        </w:tc>
      </w:tr>
      <w:tr w:rsidR="009F39E8" w:rsidRPr="009F39E8" w14:paraId="3156C586" w14:textId="77777777" w:rsidTr="0075611A">
        <w:trPr>
          <w:trHeight w:val="230"/>
        </w:trPr>
        <w:tc>
          <w:tcPr>
            <w:tcW w:w="8231" w:type="dxa"/>
            <w:gridSpan w:val="5"/>
          </w:tcPr>
          <w:p w14:paraId="40860701" w14:textId="77777777" w:rsidR="009F39E8" w:rsidRPr="009F39E8" w:rsidRDefault="009F39E8" w:rsidP="009F39E8">
            <w:pPr>
              <w:spacing w:line="210" w:lineRule="exact"/>
              <w:ind w:left="110"/>
              <w:rPr>
                <w:b/>
                <w:sz w:val="20"/>
              </w:rPr>
            </w:pPr>
            <w:r w:rsidRPr="009F39E8">
              <w:rPr>
                <w:b/>
                <w:spacing w:val="-2"/>
                <w:sz w:val="20"/>
              </w:rPr>
              <w:t>Subtotal</w:t>
            </w:r>
          </w:p>
        </w:tc>
        <w:tc>
          <w:tcPr>
            <w:tcW w:w="1118" w:type="dxa"/>
          </w:tcPr>
          <w:p w14:paraId="70C7856E" w14:textId="77777777" w:rsidR="009F39E8" w:rsidRPr="009F39E8" w:rsidRDefault="009F39E8" w:rsidP="009F39E8">
            <w:pPr>
              <w:spacing w:line="210" w:lineRule="exact"/>
              <w:ind w:left="15" w:right="1"/>
              <w:jc w:val="center"/>
              <w:rPr>
                <w:b/>
                <w:sz w:val="20"/>
              </w:rPr>
            </w:pPr>
            <w:r w:rsidRPr="009F39E8">
              <w:rPr>
                <w:b/>
                <w:spacing w:val="-2"/>
                <w:sz w:val="20"/>
              </w:rPr>
              <w:t>$54,237.07</w:t>
            </w:r>
          </w:p>
        </w:tc>
      </w:tr>
    </w:tbl>
    <w:p w14:paraId="68E46332" w14:textId="77777777" w:rsidR="009F39E8" w:rsidRPr="009F39E8" w:rsidRDefault="009F39E8" w:rsidP="009F39E8">
      <w:pPr>
        <w:numPr>
          <w:ilvl w:val="2"/>
          <w:numId w:val="12"/>
        </w:numPr>
        <w:tabs>
          <w:tab w:val="left" w:pos="1080"/>
        </w:tabs>
        <w:spacing w:before="270"/>
        <w:jc w:val="both"/>
        <w:rPr>
          <w:b/>
          <w:i/>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2"/>
          <w:sz w:val="24"/>
        </w:rPr>
        <w:t xml:space="preserve"> $26,174.81</w:t>
      </w:r>
    </w:p>
    <w:p w14:paraId="1CBE53E0" w14:textId="77777777" w:rsidR="009F39E8" w:rsidRPr="009F39E8" w:rsidRDefault="009F39E8" w:rsidP="009F39E8">
      <w:pPr>
        <w:spacing w:before="5" w:line="237" w:lineRule="auto"/>
        <w:ind w:left="360"/>
        <w:rPr>
          <w:sz w:val="24"/>
          <w:szCs w:val="24"/>
        </w:rPr>
      </w:pPr>
      <w:r w:rsidRPr="009F39E8">
        <w:rPr>
          <w:sz w:val="24"/>
          <w:szCs w:val="24"/>
        </w:rPr>
        <w:t>POA calculated benefits for CCN staff at 48.26% of the employees’ base salary. See the detailed breakdown in Section 2.2. Fringe Benefits CCN Staff: $</w:t>
      </w:r>
      <w:r w:rsidRPr="009F39E8">
        <w:rPr>
          <w:spacing w:val="-2"/>
          <w:sz w:val="24"/>
          <w:szCs w:val="24"/>
        </w:rPr>
        <w:t xml:space="preserve">54,237.07 </w:t>
      </w:r>
      <w:r w:rsidRPr="009F39E8">
        <w:rPr>
          <w:sz w:val="24"/>
          <w:szCs w:val="24"/>
        </w:rPr>
        <w:t>* 48.26% = $26,174.81.</w:t>
      </w:r>
    </w:p>
    <w:p w14:paraId="4CA482A1" w14:textId="77777777" w:rsidR="009F39E8" w:rsidRPr="009F39E8" w:rsidRDefault="009F39E8" w:rsidP="009F39E8">
      <w:pPr>
        <w:spacing w:before="1"/>
        <w:rPr>
          <w:sz w:val="24"/>
          <w:szCs w:val="24"/>
        </w:rPr>
      </w:pPr>
    </w:p>
    <w:p w14:paraId="5E34348D" w14:textId="77777777" w:rsidR="009F39E8" w:rsidRPr="009F39E8" w:rsidRDefault="009F39E8" w:rsidP="009F39E8">
      <w:pPr>
        <w:numPr>
          <w:ilvl w:val="2"/>
          <w:numId w:val="12"/>
        </w:numPr>
        <w:tabs>
          <w:tab w:val="left" w:pos="1080"/>
        </w:tabs>
        <w:jc w:val="both"/>
        <w:outlineLvl w:val="0"/>
        <w:rPr>
          <w:b/>
          <w:bCs/>
          <w:i/>
          <w:iCs/>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$6,356.78</w:t>
      </w:r>
    </w:p>
    <w:p w14:paraId="13D0EBCD" w14:textId="77777777" w:rsidR="009F39E8" w:rsidRPr="009F39E8" w:rsidRDefault="009F39E8" w:rsidP="009F39E8">
      <w:pPr>
        <w:numPr>
          <w:ilvl w:val="0"/>
          <w:numId w:val="28"/>
        </w:numPr>
        <w:spacing w:before="2"/>
        <w:ind w:right="357"/>
        <w:jc w:val="both"/>
        <w:rPr>
          <w:sz w:val="24"/>
          <w:szCs w:val="24"/>
        </w:rPr>
      </w:pPr>
      <w:r w:rsidRPr="009F39E8">
        <w:rPr>
          <w:b/>
          <w:sz w:val="24"/>
          <w:szCs w:val="24"/>
        </w:rPr>
        <w:lastRenderedPageBreak/>
        <w:t>Vehicle</w:t>
      </w:r>
      <w:r w:rsidRPr="009F39E8">
        <w:rPr>
          <w:b/>
          <w:spacing w:val="-6"/>
          <w:sz w:val="24"/>
          <w:szCs w:val="24"/>
        </w:rPr>
        <w:t xml:space="preserve"> </w:t>
      </w:r>
      <w:r w:rsidRPr="009F39E8">
        <w:rPr>
          <w:b/>
          <w:sz w:val="24"/>
          <w:szCs w:val="24"/>
        </w:rPr>
        <w:t>Fuel</w:t>
      </w:r>
      <w:r w:rsidRPr="009F39E8">
        <w:rPr>
          <w:b/>
          <w:spacing w:val="-6"/>
          <w:sz w:val="24"/>
          <w:szCs w:val="24"/>
        </w:rPr>
        <w:t xml:space="preserve"> </w:t>
      </w:r>
      <w:r w:rsidRPr="009F39E8">
        <w:rPr>
          <w:b/>
          <w:sz w:val="24"/>
          <w:szCs w:val="24"/>
        </w:rPr>
        <w:t>($2,751.76):</w:t>
      </w:r>
      <w:r w:rsidRPr="009F39E8">
        <w:rPr>
          <w:b/>
          <w:spacing w:val="-6"/>
          <w:sz w:val="24"/>
          <w:szCs w:val="24"/>
        </w:rPr>
        <w:t xml:space="preserve"> </w:t>
      </w:r>
      <w:r w:rsidRPr="009F39E8">
        <w:rPr>
          <w:sz w:val="24"/>
          <w:szCs w:val="24"/>
        </w:rPr>
        <w:t>POA</w:t>
      </w:r>
      <w:r w:rsidRPr="009F39E8">
        <w:rPr>
          <w:spacing w:val="-6"/>
          <w:sz w:val="24"/>
          <w:szCs w:val="24"/>
        </w:rPr>
        <w:t xml:space="preserve"> </w:t>
      </w:r>
      <w:r w:rsidRPr="009F39E8">
        <w:rPr>
          <w:sz w:val="24"/>
          <w:szCs w:val="24"/>
        </w:rPr>
        <w:t>estimates</w:t>
      </w:r>
      <w:r w:rsidRPr="009F39E8">
        <w:rPr>
          <w:spacing w:val="-6"/>
          <w:sz w:val="24"/>
          <w:szCs w:val="24"/>
        </w:rPr>
        <w:t xml:space="preserve"> </w:t>
      </w:r>
      <w:r w:rsidRPr="009F39E8">
        <w:rPr>
          <w:sz w:val="24"/>
          <w:szCs w:val="24"/>
        </w:rPr>
        <w:t>vehicle</w:t>
      </w:r>
      <w:r w:rsidRPr="009F39E8">
        <w:rPr>
          <w:spacing w:val="-6"/>
          <w:sz w:val="24"/>
          <w:szCs w:val="24"/>
        </w:rPr>
        <w:t xml:space="preserve"> </w:t>
      </w:r>
      <w:r w:rsidRPr="009F39E8">
        <w:rPr>
          <w:sz w:val="24"/>
          <w:szCs w:val="24"/>
        </w:rPr>
        <w:t>fuel</w:t>
      </w:r>
      <w:r w:rsidRPr="009F39E8">
        <w:rPr>
          <w:spacing w:val="-6"/>
          <w:sz w:val="24"/>
          <w:szCs w:val="24"/>
        </w:rPr>
        <w:t xml:space="preserve"> </w:t>
      </w:r>
      <w:r w:rsidRPr="009F39E8">
        <w:rPr>
          <w:sz w:val="24"/>
          <w:szCs w:val="24"/>
        </w:rPr>
        <w:t>for</w:t>
      </w:r>
      <w:r w:rsidRPr="009F39E8">
        <w:rPr>
          <w:spacing w:val="-6"/>
          <w:sz w:val="24"/>
          <w:szCs w:val="24"/>
        </w:rPr>
        <w:t xml:space="preserve"> </w:t>
      </w:r>
      <w:r w:rsidRPr="009F39E8">
        <w:rPr>
          <w:sz w:val="24"/>
          <w:szCs w:val="24"/>
        </w:rPr>
        <w:t>the</w:t>
      </w:r>
      <w:r w:rsidRPr="009F39E8">
        <w:rPr>
          <w:spacing w:val="-6"/>
          <w:sz w:val="24"/>
          <w:szCs w:val="24"/>
        </w:rPr>
        <w:t xml:space="preserve"> 2</w:t>
      </w:r>
      <w:r w:rsidRPr="009F39E8">
        <w:rPr>
          <w:sz w:val="24"/>
          <w:szCs w:val="24"/>
        </w:rPr>
        <w:t xml:space="preserve"> vehicles</w:t>
      </w:r>
      <w:r w:rsidRPr="009F39E8">
        <w:rPr>
          <w:spacing w:val="-6"/>
          <w:sz w:val="24"/>
          <w:szCs w:val="24"/>
        </w:rPr>
        <w:t xml:space="preserve"> </w:t>
      </w:r>
      <w:r w:rsidRPr="009F39E8">
        <w:rPr>
          <w:sz w:val="24"/>
          <w:szCs w:val="24"/>
        </w:rPr>
        <w:t>to</w:t>
      </w:r>
      <w:r w:rsidRPr="009F39E8">
        <w:rPr>
          <w:spacing w:val="-6"/>
          <w:sz w:val="24"/>
          <w:szCs w:val="24"/>
        </w:rPr>
        <w:t xml:space="preserve"> </w:t>
      </w:r>
      <w:r w:rsidRPr="009F39E8">
        <w:rPr>
          <w:sz w:val="24"/>
          <w:szCs w:val="24"/>
        </w:rPr>
        <w:t>cost</w:t>
      </w:r>
      <w:r w:rsidRPr="009F39E8">
        <w:rPr>
          <w:spacing w:val="-6"/>
          <w:sz w:val="24"/>
          <w:szCs w:val="24"/>
        </w:rPr>
        <w:t xml:space="preserve"> </w:t>
      </w:r>
      <w:r w:rsidRPr="009F39E8">
        <w:rPr>
          <w:sz w:val="24"/>
          <w:szCs w:val="24"/>
        </w:rPr>
        <w:t>$40</w:t>
      </w:r>
      <w:r w:rsidRPr="009F39E8">
        <w:rPr>
          <w:spacing w:val="-6"/>
          <w:sz w:val="24"/>
          <w:szCs w:val="24"/>
        </w:rPr>
        <w:t xml:space="preserve"> </w:t>
      </w:r>
      <w:r w:rsidRPr="009F39E8">
        <w:rPr>
          <w:sz w:val="24"/>
          <w:szCs w:val="24"/>
        </w:rPr>
        <w:t>per</w:t>
      </w:r>
      <w:r w:rsidRPr="009F39E8">
        <w:rPr>
          <w:spacing w:val="-6"/>
          <w:sz w:val="24"/>
          <w:szCs w:val="24"/>
        </w:rPr>
        <w:t xml:space="preserve"> </w:t>
      </w:r>
      <w:r w:rsidRPr="009F39E8">
        <w:rPr>
          <w:sz w:val="24"/>
          <w:szCs w:val="24"/>
        </w:rPr>
        <w:t>month</w:t>
      </w:r>
      <w:r w:rsidRPr="009F39E8">
        <w:rPr>
          <w:spacing w:val="-6"/>
          <w:sz w:val="24"/>
          <w:szCs w:val="24"/>
        </w:rPr>
        <w:t xml:space="preserve"> </w:t>
      </w:r>
      <w:r w:rsidRPr="009F39E8">
        <w:rPr>
          <w:sz w:val="24"/>
          <w:szCs w:val="24"/>
        </w:rPr>
        <w:t>for</w:t>
      </w:r>
      <w:r w:rsidRPr="009F39E8">
        <w:rPr>
          <w:spacing w:val="-6"/>
          <w:sz w:val="24"/>
          <w:szCs w:val="24"/>
        </w:rPr>
        <w:t xml:space="preserve"> </w:t>
      </w:r>
      <w:r w:rsidRPr="009F39E8">
        <w:rPr>
          <w:sz w:val="24"/>
          <w:szCs w:val="24"/>
        </w:rPr>
        <w:t>60 months of the project to support project staff implementation and oversee interventions under Activity 11 ($40/month * 60 months + $352 for inflation in Y2-Y6 = $2,751.76).</w:t>
      </w:r>
    </w:p>
    <w:p w14:paraId="50F2E480" w14:textId="77777777" w:rsidR="009F39E8" w:rsidRPr="009F39E8" w:rsidRDefault="009F39E8" w:rsidP="009F39E8">
      <w:pPr>
        <w:numPr>
          <w:ilvl w:val="0"/>
          <w:numId w:val="28"/>
        </w:numPr>
        <w:tabs>
          <w:tab w:val="left" w:pos="720"/>
        </w:tabs>
        <w:ind w:right="357"/>
        <w:jc w:val="both"/>
        <w:rPr>
          <w:sz w:val="24"/>
        </w:rPr>
      </w:pPr>
      <w:r w:rsidRPr="009F39E8">
        <w:rPr>
          <w:b/>
          <w:sz w:val="24"/>
        </w:rPr>
        <w:t xml:space="preserve">Local Travel for Implementation of Activity 11 ($3,605.01): </w:t>
      </w:r>
      <w:r w:rsidRPr="009F39E8">
        <w:rPr>
          <w:bCs/>
          <w:sz w:val="24"/>
        </w:rPr>
        <w:t>POA estimates additional general expenses for project staff implementing and overseeing interventions under Activity 11. This includes local transportation ($35 per trip * 12 trips + $56 for inflation in Y2-Y6= $476.13), and lodging and M&amp;</w:t>
      </w:r>
      <w:proofErr w:type="gramStart"/>
      <w:r w:rsidRPr="009F39E8">
        <w:rPr>
          <w:bCs/>
          <w:sz w:val="24"/>
        </w:rPr>
        <w:t>IE ((</w:t>
      </w:r>
      <w:proofErr w:type="gramEnd"/>
      <w:r w:rsidRPr="009F39E8">
        <w:rPr>
          <w:bCs/>
          <w:sz w:val="24"/>
        </w:rPr>
        <w:t>$40 M&amp;IE per day + 75 lodging per day) * 2 days per trip * 12 trips + $369 for inflation in Y2-Y6 = $3,128.88).</w:t>
      </w:r>
    </w:p>
    <w:p w14:paraId="1134D1DA" w14:textId="77777777" w:rsidR="009F39E8" w:rsidRPr="009F39E8" w:rsidRDefault="009F39E8" w:rsidP="009F39E8">
      <w:pPr>
        <w:tabs>
          <w:tab w:val="left" w:pos="720"/>
        </w:tabs>
        <w:ind w:right="357"/>
        <w:rPr>
          <w:sz w:val="24"/>
        </w:rPr>
      </w:pPr>
    </w:p>
    <w:p w14:paraId="32635962" w14:textId="77777777" w:rsidR="009F39E8" w:rsidRPr="009F39E8" w:rsidRDefault="009F39E8" w:rsidP="009F39E8">
      <w:pPr>
        <w:numPr>
          <w:ilvl w:val="2"/>
          <w:numId w:val="12"/>
        </w:numPr>
        <w:tabs>
          <w:tab w:val="left" w:pos="1080"/>
        </w:tabs>
        <w:jc w:val="both"/>
        <w:outlineLvl w:val="0"/>
        <w:rPr>
          <w:b/>
          <w:bCs/>
          <w:i/>
          <w:iCs/>
          <w:sz w:val="24"/>
          <w:szCs w:val="24"/>
        </w:rPr>
      </w:pPr>
      <w:r w:rsidRPr="009F39E8">
        <w:rPr>
          <w:b/>
          <w:bCs/>
          <w:i/>
          <w:iCs/>
          <w:color w:val="002C72"/>
          <w:sz w:val="24"/>
          <w:szCs w:val="24"/>
        </w:rPr>
        <w:t>Other</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$2,560.00</w:t>
      </w:r>
    </w:p>
    <w:p w14:paraId="2868DF7E" w14:textId="77777777" w:rsidR="009F39E8" w:rsidRPr="009F39E8" w:rsidRDefault="009F39E8" w:rsidP="009F39E8">
      <w:pPr>
        <w:ind w:left="360" w:right="357"/>
        <w:jc w:val="both"/>
        <w:rPr>
          <w:sz w:val="24"/>
          <w:szCs w:val="24"/>
        </w:rPr>
      </w:pPr>
      <w:r w:rsidRPr="009F39E8">
        <w:rPr>
          <w:b/>
          <w:sz w:val="24"/>
          <w:szCs w:val="24"/>
        </w:rPr>
        <w:t xml:space="preserve">Workshop to Present Study Findings ($2,560.): </w:t>
      </w:r>
      <w:r w:rsidRPr="009F39E8">
        <w:rPr>
          <w:sz w:val="24"/>
          <w:szCs w:val="24"/>
        </w:rPr>
        <w:t>POA will conduct one workshop in Y3 and one in Y6 (2 workshops total) to present the findings of the Special Study targeting the integration of CSB+ and eggs into the National Feeding Program. The workshops will host 60 stakeholders each at an estimated rate of $1,280 per workshop. Costs include:</w:t>
      </w:r>
    </w:p>
    <w:p w14:paraId="5A52A4E9" w14:textId="77777777" w:rsidR="009F39E8" w:rsidRPr="009F39E8" w:rsidRDefault="009F39E8" w:rsidP="009F39E8">
      <w:pPr>
        <w:numPr>
          <w:ilvl w:val="4"/>
          <w:numId w:val="13"/>
        </w:numPr>
        <w:tabs>
          <w:tab w:val="left" w:pos="1440"/>
        </w:tabs>
        <w:spacing w:before="10" w:line="225" w:lineRule="auto"/>
        <w:ind w:right="357"/>
        <w:jc w:val="both"/>
        <w:rPr>
          <w:sz w:val="24"/>
        </w:rPr>
      </w:pPr>
      <w:r w:rsidRPr="009F39E8">
        <w:rPr>
          <w:sz w:val="24"/>
        </w:rPr>
        <w:t>Printed</w:t>
      </w:r>
      <w:r w:rsidRPr="009F39E8">
        <w:rPr>
          <w:spacing w:val="-1"/>
          <w:sz w:val="24"/>
        </w:rPr>
        <w:t xml:space="preserve"> </w:t>
      </w:r>
      <w:r w:rsidRPr="009F39E8">
        <w:rPr>
          <w:sz w:val="24"/>
        </w:rPr>
        <w:t>materials</w:t>
      </w:r>
      <w:r w:rsidRPr="009F39E8">
        <w:rPr>
          <w:spacing w:val="-1"/>
          <w:sz w:val="24"/>
        </w:rPr>
        <w:t xml:space="preserve"> </w:t>
      </w:r>
      <w:r w:rsidRPr="009F39E8">
        <w:rPr>
          <w:sz w:val="24"/>
        </w:rPr>
        <w:t>for</w:t>
      </w:r>
      <w:r w:rsidRPr="009F39E8">
        <w:rPr>
          <w:spacing w:val="-1"/>
          <w:sz w:val="24"/>
        </w:rPr>
        <w:t xml:space="preserve"> </w:t>
      </w:r>
      <w:r w:rsidRPr="009F39E8">
        <w:rPr>
          <w:sz w:val="24"/>
        </w:rPr>
        <w:t>each</w:t>
      </w:r>
      <w:r w:rsidRPr="009F39E8">
        <w:rPr>
          <w:spacing w:val="-1"/>
          <w:sz w:val="24"/>
        </w:rPr>
        <w:t xml:space="preserve"> </w:t>
      </w:r>
      <w:r w:rsidRPr="009F39E8">
        <w:rPr>
          <w:sz w:val="24"/>
        </w:rPr>
        <w:t>session</w:t>
      </w:r>
      <w:r w:rsidRPr="009F39E8">
        <w:rPr>
          <w:spacing w:val="-1"/>
          <w:sz w:val="24"/>
        </w:rPr>
        <w:t xml:space="preserve"> </w:t>
      </w:r>
      <w:r w:rsidRPr="009F39E8">
        <w:rPr>
          <w:sz w:val="24"/>
        </w:rPr>
        <w:t>are</w:t>
      </w:r>
      <w:r w:rsidRPr="009F39E8">
        <w:rPr>
          <w:spacing w:val="-1"/>
          <w:sz w:val="24"/>
        </w:rPr>
        <w:t xml:space="preserve"> </w:t>
      </w:r>
      <w:r w:rsidRPr="009F39E8">
        <w:rPr>
          <w:sz w:val="24"/>
        </w:rPr>
        <w:t>estimated</w:t>
      </w:r>
      <w:r w:rsidRPr="009F39E8">
        <w:rPr>
          <w:spacing w:val="-1"/>
          <w:sz w:val="24"/>
        </w:rPr>
        <w:t xml:space="preserve"> </w:t>
      </w:r>
      <w:r w:rsidRPr="009F39E8">
        <w:rPr>
          <w:sz w:val="24"/>
        </w:rPr>
        <w:t>at</w:t>
      </w:r>
      <w:r w:rsidRPr="009F39E8">
        <w:rPr>
          <w:spacing w:val="-1"/>
          <w:sz w:val="24"/>
        </w:rPr>
        <w:t xml:space="preserve"> </w:t>
      </w:r>
      <w:r w:rsidRPr="009F39E8">
        <w:rPr>
          <w:sz w:val="24"/>
        </w:rPr>
        <w:t>$5</w:t>
      </w:r>
      <w:r w:rsidRPr="009F39E8">
        <w:rPr>
          <w:spacing w:val="-1"/>
          <w:sz w:val="24"/>
        </w:rPr>
        <w:t xml:space="preserve"> </w:t>
      </w:r>
      <w:r w:rsidRPr="009F39E8">
        <w:rPr>
          <w:sz w:val="24"/>
        </w:rPr>
        <w:t>per</w:t>
      </w:r>
      <w:r w:rsidRPr="009F39E8">
        <w:rPr>
          <w:spacing w:val="-1"/>
          <w:sz w:val="24"/>
        </w:rPr>
        <w:t xml:space="preserve"> </w:t>
      </w:r>
      <w:r w:rsidRPr="009F39E8">
        <w:rPr>
          <w:sz w:val="24"/>
        </w:rPr>
        <w:t>attendee</w:t>
      </w:r>
      <w:r w:rsidRPr="009F39E8">
        <w:rPr>
          <w:spacing w:val="-1"/>
          <w:sz w:val="24"/>
        </w:rPr>
        <w:t xml:space="preserve"> </w:t>
      </w:r>
      <w:r w:rsidRPr="009F39E8">
        <w:rPr>
          <w:sz w:val="24"/>
        </w:rPr>
        <w:t>($5*</w:t>
      </w:r>
      <w:r w:rsidRPr="009F39E8">
        <w:rPr>
          <w:spacing w:val="-1"/>
          <w:sz w:val="24"/>
        </w:rPr>
        <w:t xml:space="preserve"> </w:t>
      </w:r>
      <w:r w:rsidRPr="009F39E8">
        <w:rPr>
          <w:sz w:val="24"/>
        </w:rPr>
        <w:t>60</w:t>
      </w:r>
      <w:r w:rsidRPr="009F39E8">
        <w:rPr>
          <w:spacing w:val="-1"/>
          <w:sz w:val="24"/>
        </w:rPr>
        <w:t xml:space="preserve"> </w:t>
      </w:r>
      <w:r w:rsidRPr="009F39E8">
        <w:rPr>
          <w:sz w:val="24"/>
        </w:rPr>
        <w:t>attendees</w:t>
      </w:r>
      <w:r w:rsidRPr="009F39E8">
        <w:rPr>
          <w:spacing w:val="-1"/>
          <w:sz w:val="24"/>
        </w:rPr>
        <w:t xml:space="preserve"> </w:t>
      </w:r>
      <w:r w:rsidRPr="009F39E8">
        <w:rPr>
          <w:sz w:val="24"/>
        </w:rPr>
        <w:t>= $300).</w:t>
      </w:r>
    </w:p>
    <w:p w14:paraId="2F8D6B11" w14:textId="77777777" w:rsidR="009F39E8" w:rsidRPr="009F39E8" w:rsidRDefault="009F39E8" w:rsidP="009F39E8">
      <w:pPr>
        <w:numPr>
          <w:ilvl w:val="4"/>
          <w:numId w:val="13"/>
        </w:numPr>
        <w:tabs>
          <w:tab w:val="left" w:pos="1439"/>
        </w:tabs>
        <w:spacing w:before="1" w:line="287" w:lineRule="exact"/>
        <w:ind w:left="1439" w:hanging="359"/>
        <w:jc w:val="both"/>
        <w:rPr>
          <w:sz w:val="24"/>
        </w:rPr>
      </w:pPr>
      <w:r w:rsidRPr="009F39E8">
        <w:rPr>
          <w:sz w:val="24"/>
        </w:rPr>
        <w:t>Lunch/refreshments</w:t>
      </w:r>
      <w:r w:rsidRPr="009F39E8">
        <w:rPr>
          <w:spacing w:val="-11"/>
          <w:sz w:val="24"/>
        </w:rPr>
        <w:t xml:space="preserve"> </w:t>
      </w:r>
      <w:r w:rsidRPr="009F39E8">
        <w:rPr>
          <w:sz w:val="24"/>
        </w:rPr>
        <w:t>for</w:t>
      </w:r>
      <w:r w:rsidRPr="009F39E8">
        <w:rPr>
          <w:spacing w:val="-8"/>
          <w:sz w:val="24"/>
        </w:rPr>
        <w:t xml:space="preserve"> </w:t>
      </w:r>
      <w:r w:rsidRPr="009F39E8">
        <w:rPr>
          <w:sz w:val="24"/>
        </w:rPr>
        <w:t>each</w:t>
      </w:r>
      <w:r w:rsidRPr="009F39E8">
        <w:rPr>
          <w:spacing w:val="-9"/>
          <w:sz w:val="24"/>
        </w:rPr>
        <w:t xml:space="preserve"> </w:t>
      </w:r>
      <w:r w:rsidRPr="009F39E8">
        <w:rPr>
          <w:sz w:val="24"/>
        </w:rPr>
        <w:t>session</w:t>
      </w:r>
      <w:r w:rsidRPr="009F39E8">
        <w:rPr>
          <w:spacing w:val="-8"/>
          <w:sz w:val="24"/>
        </w:rPr>
        <w:t xml:space="preserve"> </w:t>
      </w:r>
      <w:r w:rsidRPr="009F39E8">
        <w:rPr>
          <w:sz w:val="24"/>
        </w:rPr>
        <w:t>are</w:t>
      </w:r>
      <w:r w:rsidRPr="009F39E8">
        <w:rPr>
          <w:spacing w:val="-9"/>
          <w:sz w:val="24"/>
        </w:rPr>
        <w:t xml:space="preserve"> </w:t>
      </w:r>
      <w:r w:rsidRPr="009F39E8">
        <w:rPr>
          <w:sz w:val="24"/>
        </w:rPr>
        <w:t>estimated</w:t>
      </w:r>
      <w:r w:rsidRPr="009F39E8">
        <w:rPr>
          <w:spacing w:val="-8"/>
          <w:sz w:val="24"/>
        </w:rPr>
        <w:t xml:space="preserve"> </w:t>
      </w:r>
      <w:r w:rsidRPr="009F39E8">
        <w:rPr>
          <w:sz w:val="24"/>
        </w:rPr>
        <w:t>at</w:t>
      </w:r>
      <w:r w:rsidRPr="009F39E8">
        <w:rPr>
          <w:spacing w:val="-8"/>
          <w:sz w:val="24"/>
        </w:rPr>
        <w:t xml:space="preserve"> </w:t>
      </w:r>
      <w:r w:rsidRPr="009F39E8">
        <w:rPr>
          <w:sz w:val="24"/>
        </w:rPr>
        <w:t>$8</w:t>
      </w:r>
      <w:r w:rsidRPr="009F39E8">
        <w:rPr>
          <w:spacing w:val="-9"/>
          <w:sz w:val="24"/>
        </w:rPr>
        <w:t xml:space="preserve"> </w:t>
      </w:r>
      <w:r w:rsidRPr="009F39E8">
        <w:rPr>
          <w:sz w:val="24"/>
        </w:rPr>
        <w:t>per</w:t>
      </w:r>
      <w:r w:rsidRPr="009F39E8">
        <w:rPr>
          <w:spacing w:val="-8"/>
          <w:sz w:val="24"/>
        </w:rPr>
        <w:t xml:space="preserve"> </w:t>
      </w:r>
      <w:r w:rsidRPr="009F39E8">
        <w:rPr>
          <w:sz w:val="24"/>
        </w:rPr>
        <w:t>attendee</w:t>
      </w:r>
      <w:r w:rsidRPr="009F39E8">
        <w:rPr>
          <w:spacing w:val="-9"/>
          <w:sz w:val="24"/>
        </w:rPr>
        <w:t xml:space="preserve"> </w:t>
      </w:r>
      <w:r w:rsidRPr="009F39E8">
        <w:rPr>
          <w:sz w:val="24"/>
        </w:rPr>
        <w:t>($8*</w:t>
      </w:r>
      <w:r w:rsidRPr="009F39E8">
        <w:rPr>
          <w:spacing w:val="-8"/>
          <w:sz w:val="24"/>
        </w:rPr>
        <w:t xml:space="preserve"> </w:t>
      </w:r>
      <w:r w:rsidRPr="009F39E8">
        <w:rPr>
          <w:sz w:val="24"/>
        </w:rPr>
        <w:t>60</w:t>
      </w:r>
      <w:r w:rsidRPr="009F39E8">
        <w:rPr>
          <w:spacing w:val="-8"/>
          <w:sz w:val="24"/>
        </w:rPr>
        <w:t xml:space="preserve"> </w:t>
      </w:r>
      <w:r w:rsidRPr="009F39E8">
        <w:rPr>
          <w:spacing w:val="-2"/>
          <w:sz w:val="24"/>
        </w:rPr>
        <w:t>attendees</w:t>
      </w:r>
    </w:p>
    <w:p w14:paraId="5F513EA5" w14:textId="77777777" w:rsidR="009F39E8" w:rsidRPr="009F39E8" w:rsidRDefault="009F39E8" w:rsidP="009F39E8">
      <w:pPr>
        <w:spacing w:line="266" w:lineRule="exact"/>
        <w:ind w:left="1440"/>
        <w:jc w:val="both"/>
        <w:rPr>
          <w:sz w:val="24"/>
          <w:szCs w:val="24"/>
        </w:rPr>
      </w:pPr>
      <w:r w:rsidRPr="009F39E8">
        <w:rPr>
          <w:sz w:val="24"/>
          <w:szCs w:val="24"/>
        </w:rPr>
        <w:t xml:space="preserve">= </w:t>
      </w:r>
      <w:r w:rsidRPr="009F39E8">
        <w:rPr>
          <w:spacing w:val="-2"/>
          <w:sz w:val="24"/>
          <w:szCs w:val="24"/>
        </w:rPr>
        <w:t>$480).</w:t>
      </w:r>
    </w:p>
    <w:p w14:paraId="4ADD271E" w14:textId="77777777" w:rsidR="009F39E8" w:rsidRPr="009F39E8" w:rsidRDefault="009F39E8" w:rsidP="009F39E8">
      <w:pPr>
        <w:numPr>
          <w:ilvl w:val="4"/>
          <w:numId w:val="13"/>
        </w:numPr>
        <w:tabs>
          <w:tab w:val="left" w:pos="1499"/>
        </w:tabs>
        <w:spacing w:line="287" w:lineRule="exact"/>
        <w:ind w:left="1499" w:hanging="419"/>
        <w:jc w:val="both"/>
        <w:rPr>
          <w:sz w:val="24"/>
          <w:szCs w:val="24"/>
        </w:rPr>
      </w:pPr>
      <w:r w:rsidRPr="009F39E8">
        <w:rPr>
          <w:sz w:val="24"/>
          <w:szCs w:val="24"/>
        </w:rPr>
        <w:t>Venue</w:t>
      </w:r>
      <w:r w:rsidRPr="009F39E8">
        <w:rPr>
          <w:spacing w:val="-2"/>
          <w:sz w:val="24"/>
          <w:szCs w:val="24"/>
        </w:rPr>
        <w:t xml:space="preserve"> </w:t>
      </w:r>
      <w:r w:rsidRPr="009F39E8">
        <w:rPr>
          <w:sz w:val="24"/>
          <w:szCs w:val="24"/>
        </w:rPr>
        <w:t>costs</w:t>
      </w:r>
      <w:r w:rsidRPr="009F39E8">
        <w:rPr>
          <w:spacing w:val="-1"/>
          <w:sz w:val="24"/>
          <w:szCs w:val="24"/>
        </w:rPr>
        <w:t xml:space="preserve"> </w:t>
      </w:r>
      <w:r w:rsidRPr="009F39E8">
        <w:rPr>
          <w:sz w:val="24"/>
          <w:szCs w:val="24"/>
        </w:rPr>
        <w:t>are</w:t>
      </w:r>
      <w:r w:rsidRPr="009F39E8">
        <w:rPr>
          <w:spacing w:val="-2"/>
          <w:sz w:val="24"/>
          <w:szCs w:val="24"/>
        </w:rPr>
        <w:t xml:space="preserve"> </w:t>
      </w:r>
      <w:r w:rsidRPr="009F39E8">
        <w:rPr>
          <w:sz w:val="24"/>
          <w:szCs w:val="24"/>
        </w:rPr>
        <w:t>estimated</w:t>
      </w:r>
      <w:r w:rsidRPr="009F39E8">
        <w:rPr>
          <w:spacing w:val="-1"/>
          <w:sz w:val="24"/>
          <w:szCs w:val="24"/>
        </w:rPr>
        <w:t xml:space="preserve"> </w:t>
      </w:r>
      <w:r w:rsidRPr="009F39E8">
        <w:rPr>
          <w:sz w:val="24"/>
          <w:szCs w:val="24"/>
        </w:rPr>
        <w:t>at</w:t>
      </w:r>
      <w:r w:rsidRPr="009F39E8">
        <w:rPr>
          <w:spacing w:val="-1"/>
          <w:sz w:val="24"/>
          <w:szCs w:val="24"/>
        </w:rPr>
        <w:t xml:space="preserve"> </w:t>
      </w:r>
      <w:r w:rsidRPr="009F39E8">
        <w:rPr>
          <w:sz w:val="24"/>
          <w:szCs w:val="24"/>
        </w:rPr>
        <w:t>$500</w:t>
      </w:r>
      <w:r w:rsidRPr="009F39E8">
        <w:rPr>
          <w:spacing w:val="-1"/>
          <w:sz w:val="24"/>
          <w:szCs w:val="24"/>
        </w:rPr>
        <w:t xml:space="preserve"> </w:t>
      </w:r>
      <w:r w:rsidRPr="009F39E8">
        <w:rPr>
          <w:sz w:val="24"/>
          <w:szCs w:val="24"/>
        </w:rPr>
        <w:t>per</w:t>
      </w:r>
      <w:r w:rsidRPr="009F39E8">
        <w:rPr>
          <w:spacing w:val="-1"/>
          <w:sz w:val="24"/>
          <w:szCs w:val="24"/>
        </w:rPr>
        <w:t xml:space="preserve"> </w:t>
      </w:r>
      <w:r w:rsidRPr="009F39E8">
        <w:rPr>
          <w:sz w:val="24"/>
          <w:szCs w:val="24"/>
        </w:rPr>
        <w:t>event</w:t>
      </w:r>
      <w:r w:rsidRPr="009F39E8">
        <w:rPr>
          <w:spacing w:val="-2"/>
          <w:sz w:val="24"/>
          <w:szCs w:val="24"/>
        </w:rPr>
        <w:t>.</w:t>
      </w:r>
    </w:p>
    <w:p w14:paraId="2132884F" w14:textId="77777777" w:rsidR="009F39E8" w:rsidRPr="009F39E8" w:rsidRDefault="009F39E8" w:rsidP="009F39E8">
      <w:pPr>
        <w:tabs>
          <w:tab w:val="left" w:pos="1499"/>
        </w:tabs>
        <w:spacing w:line="287" w:lineRule="exact"/>
        <w:ind w:left="1499"/>
        <w:jc w:val="both"/>
        <w:rPr>
          <w:sz w:val="24"/>
          <w:szCs w:val="24"/>
        </w:rPr>
      </w:pPr>
    </w:p>
    <w:p w14:paraId="2AA41372" w14:textId="77777777" w:rsidR="009F39E8" w:rsidRPr="009F39E8" w:rsidRDefault="009F39E8" w:rsidP="009F39E8">
      <w:pPr>
        <w:tabs>
          <w:tab w:val="left" w:pos="1499"/>
        </w:tabs>
        <w:spacing w:line="287" w:lineRule="exact"/>
        <w:rPr>
          <w:sz w:val="24"/>
        </w:rPr>
      </w:pPr>
      <w:r w:rsidRPr="009F39E8">
        <w:rPr>
          <w:sz w:val="24"/>
        </w:rPr>
        <w:t xml:space="preserve">      2 workshops total * $1,280/workshop = $2,560.00. </w:t>
      </w:r>
    </w:p>
    <w:p w14:paraId="738AC099" w14:textId="77777777" w:rsidR="009F39E8" w:rsidRPr="009F39E8" w:rsidRDefault="009F39E8" w:rsidP="009F39E8">
      <w:pPr>
        <w:ind w:left="360" w:right="357"/>
        <w:jc w:val="both"/>
        <w:rPr>
          <w:sz w:val="24"/>
          <w:szCs w:val="24"/>
        </w:rPr>
      </w:pPr>
    </w:p>
    <w:p w14:paraId="2D0B92A9" w14:textId="77777777" w:rsidR="009F39E8" w:rsidRPr="009F39E8" w:rsidRDefault="009F39E8" w:rsidP="009F39E8">
      <w:pPr>
        <w:numPr>
          <w:ilvl w:val="2"/>
          <w:numId w:val="12"/>
        </w:numPr>
        <w:tabs>
          <w:tab w:val="left" w:pos="1020"/>
        </w:tabs>
        <w:spacing w:before="76" w:line="275" w:lineRule="exact"/>
        <w:jc w:val="both"/>
        <w:outlineLvl w:val="0"/>
        <w:rPr>
          <w:b/>
          <w:bCs/>
          <w:i/>
          <w:iCs/>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2"/>
          <w:sz w:val="24"/>
          <w:szCs w:val="24"/>
        </w:rPr>
        <w:t xml:space="preserve"> –$17,865.73</w:t>
      </w:r>
    </w:p>
    <w:p w14:paraId="30063895" w14:textId="77777777" w:rsidR="009F39E8" w:rsidRPr="009F39E8" w:rsidRDefault="009F39E8" w:rsidP="009F39E8">
      <w:pPr>
        <w:spacing w:line="242"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17,865.73</w:t>
      </w:r>
      <w:r w:rsidRPr="009F39E8">
        <w:rPr>
          <w:sz w:val="24"/>
          <w:szCs w:val="24"/>
        </w:rPr>
        <w:t>.</w:t>
      </w:r>
    </w:p>
    <w:p w14:paraId="79B58823" w14:textId="77777777" w:rsidR="009F39E8" w:rsidRPr="009F39E8" w:rsidRDefault="009F39E8" w:rsidP="009F39E8">
      <w:pPr>
        <w:spacing w:line="242" w:lineRule="auto"/>
        <w:ind w:left="360" w:right="329"/>
        <w:rPr>
          <w:sz w:val="24"/>
          <w:szCs w:val="24"/>
        </w:rPr>
      </w:pPr>
    </w:p>
    <w:p w14:paraId="4434A904" w14:textId="77777777" w:rsidR="009F39E8" w:rsidRPr="009F39E8" w:rsidRDefault="009F39E8" w:rsidP="009F39E8">
      <w:pPr>
        <w:numPr>
          <w:ilvl w:val="2"/>
          <w:numId w:val="12"/>
        </w:numPr>
        <w:tabs>
          <w:tab w:val="left" w:pos="1020"/>
        </w:tabs>
        <w:spacing w:before="76" w:line="275" w:lineRule="exact"/>
        <w:jc w:val="both"/>
        <w:outlineLvl w:val="0"/>
        <w:rPr>
          <w:b/>
          <w:bCs/>
          <w:i/>
          <w:iCs/>
          <w:sz w:val="24"/>
          <w:szCs w:val="24"/>
        </w:rPr>
      </w:pPr>
      <w:r w:rsidRPr="009F39E8">
        <w:rPr>
          <w:b/>
          <w:bCs/>
          <w:i/>
          <w:iCs/>
          <w:color w:val="002C72"/>
          <w:sz w:val="24"/>
          <w:szCs w:val="24"/>
        </w:rPr>
        <w:t>Cost Share</w:t>
      </w:r>
      <w:r w:rsidRPr="009F39E8">
        <w:rPr>
          <w:b/>
          <w:bCs/>
          <w:i/>
          <w:iCs/>
          <w:color w:val="002C72"/>
          <w:spacing w:val="-2"/>
          <w:sz w:val="24"/>
          <w:szCs w:val="24"/>
        </w:rPr>
        <w:t xml:space="preserve"> –$4,980.00</w:t>
      </w:r>
    </w:p>
    <w:p w14:paraId="3344D37F" w14:textId="77777777" w:rsidR="009F39E8" w:rsidRPr="009F39E8" w:rsidRDefault="009F39E8" w:rsidP="009F39E8">
      <w:pPr>
        <w:spacing w:line="242" w:lineRule="auto"/>
        <w:ind w:left="360" w:right="329"/>
        <w:jc w:val="both"/>
        <w:rPr>
          <w:b/>
          <w:bCs/>
          <w:sz w:val="24"/>
          <w:szCs w:val="24"/>
        </w:rPr>
      </w:pPr>
      <w:r w:rsidRPr="009F39E8">
        <w:rPr>
          <w:b/>
          <w:bCs/>
          <w:sz w:val="24"/>
          <w:szCs w:val="24"/>
        </w:rPr>
        <w:t xml:space="preserve">Workshop to Present Study Findings ($4,980.00): </w:t>
      </w:r>
      <w:r w:rsidRPr="009F39E8">
        <w:rPr>
          <w:sz w:val="24"/>
          <w:szCs w:val="24"/>
        </w:rPr>
        <w:t xml:space="preserve">In Y2 and Y6, local government and private sector partners will contribute to the annual volunteer recognition events by contributing additional supplies, travel stipends, and speakers, valued at $2,490 per event. 2 events total * $2,490/event = $4,980.00. </w:t>
      </w:r>
    </w:p>
    <w:p w14:paraId="72728F31" w14:textId="77777777" w:rsidR="009F39E8" w:rsidRPr="009F39E8" w:rsidRDefault="009F39E8" w:rsidP="009F39E8">
      <w:pPr>
        <w:numPr>
          <w:ilvl w:val="1"/>
          <w:numId w:val="12"/>
        </w:numPr>
        <w:tabs>
          <w:tab w:val="left" w:pos="720"/>
        </w:tabs>
        <w:spacing w:before="272" w:line="276" w:lineRule="exact"/>
        <w:jc w:val="both"/>
        <w:rPr>
          <w:b/>
          <w:sz w:val="24"/>
        </w:rPr>
      </w:pPr>
      <w:r w:rsidRPr="009F39E8">
        <w:rPr>
          <w:b/>
          <w:color w:val="002D72"/>
          <w:sz w:val="24"/>
        </w:rPr>
        <w:t>Commodity</w:t>
      </w:r>
      <w:r w:rsidRPr="009F39E8">
        <w:rPr>
          <w:b/>
          <w:color w:val="002D72"/>
          <w:spacing w:val="-2"/>
          <w:sz w:val="24"/>
        </w:rPr>
        <w:t xml:space="preserve"> </w:t>
      </w:r>
      <w:r w:rsidRPr="009F39E8">
        <w:rPr>
          <w:b/>
          <w:color w:val="002D72"/>
          <w:sz w:val="24"/>
        </w:rPr>
        <w:t>and</w:t>
      </w:r>
      <w:r w:rsidRPr="009F39E8">
        <w:rPr>
          <w:b/>
          <w:color w:val="002D72"/>
          <w:spacing w:val="-2"/>
          <w:sz w:val="24"/>
        </w:rPr>
        <w:t xml:space="preserve"> </w:t>
      </w:r>
      <w:r w:rsidRPr="009F39E8">
        <w:rPr>
          <w:b/>
          <w:color w:val="002D72"/>
          <w:sz w:val="24"/>
        </w:rPr>
        <w:t>Food</w:t>
      </w:r>
      <w:r w:rsidRPr="009F39E8">
        <w:rPr>
          <w:b/>
          <w:color w:val="002D72"/>
          <w:spacing w:val="-1"/>
          <w:sz w:val="24"/>
        </w:rPr>
        <w:t xml:space="preserve"> </w:t>
      </w:r>
      <w:r w:rsidRPr="009F39E8">
        <w:rPr>
          <w:b/>
          <w:color w:val="002D72"/>
          <w:sz w:val="24"/>
        </w:rPr>
        <w:t>Purchase</w:t>
      </w:r>
      <w:r w:rsidRPr="009F39E8">
        <w:rPr>
          <w:b/>
          <w:color w:val="002D72"/>
          <w:spacing w:val="-2"/>
          <w:sz w:val="24"/>
        </w:rPr>
        <w:t xml:space="preserve"> </w:t>
      </w:r>
      <w:r w:rsidRPr="009F39E8">
        <w:rPr>
          <w:b/>
          <w:color w:val="002D72"/>
          <w:sz w:val="24"/>
        </w:rPr>
        <w:t>–</w:t>
      </w:r>
      <w:r w:rsidRPr="009F39E8">
        <w:rPr>
          <w:b/>
          <w:color w:val="002D72"/>
          <w:spacing w:val="-2"/>
          <w:sz w:val="24"/>
        </w:rPr>
        <w:t xml:space="preserve"> </w:t>
      </w:r>
      <w:r w:rsidRPr="009F39E8">
        <w:rPr>
          <w:b/>
          <w:color w:val="002D72"/>
          <w:sz w:val="24"/>
        </w:rPr>
        <w:t>Subtotal</w:t>
      </w:r>
      <w:r w:rsidRPr="009F39E8">
        <w:rPr>
          <w:b/>
          <w:color w:val="002D72"/>
          <w:spacing w:val="-1"/>
          <w:sz w:val="24"/>
        </w:rPr>
        <w:t xml:space="preserve"> </w:t>
      </w:r>
      <w:r w:rsidRPr="009F39E8">
        <w:rPr>
          <w:b/>
          <w:color w:val="002D72"/>
          <w:spacing w:val="-2"/>
          <w:sz w:val="24"/>
        </w:rPr>
        <w:t xml:space="preserve">$3,938,871.73 </w:t>
      </w:r>
    </w:p>
    <w:p w14:paraId="2FEC45C2" w14:textId="77777777" w:rsidR="009F39E8" w:rsidRPr="009F39E8" w:rsidRDefault="009F39E8" w:rsidP="009F39E8">
      <w:pPr>
        <w:numPr>
          <w:ilvl w:val="0"/>
          <w:numId w:val="10"/>
        </w:numPr>
        <w:tabs>
          <w:tab w:val="left" w:pos="719"/>
        </w:tabs>
        <w:spacing w:line="294" w:lineRule="exact"/>
        <w:ind w:left="719" w:hanging="359"/>
        <w:rPr>
          <w:b/>
          <w:sz w:val="24"/>
        </w:rPr>
      </w:pPr>
      <w:r w:rsidRPr="009F39E8">
        <w:rPr>
          <w:b/>
          <w:sz w:val="24"/>
        </w:rPr>
        <w:t>Subtotal</w:t>
      </w:r>
      <w:r w:rsidRPr="009F39E8">
        <w:rPr>
          <w:b/>
          <w:spacing w:val="-3"/>
          <w:sz w:val="24"/>
        </w:rPr>
        <w:t xml:space="preserve"> </w:t>
      </w:r>
      <w:r w:rsidRPr="009F39E8">
        <w:rPr>
          <w:b/>
          <w:sz w:val="24"/>
        </w:rPr>
        <w:t>Direct</w:t>
      </w:r>
      <w:r w:rsidRPr="009F39E8">
        <w:rPr>
          <w:b/>
          <w:spacing w:val="-2"/>
          <w:sz w:val="24"/>
        </w:rPr>
        <w:t xml:space="preserve"> </w:t>
      </w:r>
      <w:r w:rsidRPr="009F39E8">
        <w:rPr>
          <w:b/>
          <w:sz w:val="24"/>
        </w:rPr>
        <w:t>Costs:</w:t>
      </w:r>
      <w:r w:rsidRPr="009F39E8">
        <w:rPr>
          <w:b/>
          <w:spacing w:val="-2"/>
          <w:sz w:val="24"/>
        </w:rPr>
        <w:t xml:space="preserve"> $3,282,393.11 </w:t>
      </w:r>
    </w:p>
    <w:p w14:paraId="163D002A" w14:textId="77777777" w:rsidR="009F39E8" w:rsidRPr="009F39E8" w:rsidRDefault="009F39E8" w:rsidP="009F39E8">
      <w:pPr>
        <w:numPr>
          <w:ilvl w:val="0"/>
          <w:numId w:val="10"/>
        </w:numPr>
        <w:tabs>
          <w:tab w:val="left" w:pos="719"/>
        </w:tabs>
        <w:spacing w:before="4"/>
        <w:ind w:left="719" w:hanging="359"/>
        <w:rPr>
          <w:b/>
          <w:sz w:val="24"/>
        </w:rPr>
      </w:pPr>
      <w:r w:rsidRPr="009F39E8">
        <w:rPr>
          <w:b/>
          <w:sz w:val="24"/>
        </w:rPr>
        <w:t>Subtotal</w:t>
      </w:r>
      <w:r w:rsidRPr="009F39E8">
        <w:rPr>
          <w:b/>
          <w:spacing w:val="-2"/>
          <w:sz w:val="24"/>
        </w:rPr>
        <w:t xml:space="preserve"> </w:t>
      </w:r>
      <w:r w:rsidRPr="009F39E8">
        <w:rPr>
          <w:b/>
          <w:sz w:val="24"/>
        </w:rPr>
        <w:t>Indirect</w:t>
      </w:r>
      <w:r w:rsidRPr="009F39E8">
        <w:rPr>
          <w:b/>
          <w:spacing w:val="-2"/>
          <w:sz w:val="24"/>
        </w:rPr>
        <w:t xml:space="preserve"> </w:t>
      </w:r>
      <w:r w:rsidRPr="009F39E8">
        <w:rPr>
          <w:b/>
          <w:sz w:val="24"/>
        </w:rPr>
        <w:t>Costs:</w:t>
      </w:r>
      <w:r w:rsidRPr="009F39E8">
        <w:rPr>
          <w:b/>
          <w:spacing w:val="-2"/>
          <w:sz w:val="24"/>
        </w:rPr>
        <w:t xml:space="preserve"> $656,478.62 </w:t>
      </w:r>
    </w:p>
    <w:p w14:paraId="3D3C192F" w14:textId="77777777" w:rsidR="009F39E8" w:rsidRPr="009F39E8" w:rsidRDefault="009F39E8" w:rsidP="009F39E8">
      <w:pPr>
        <w:numPr>
          <w:ilvl w:val="2"/>
          <w:numId w:val="12"/>
        </w:numPr>
        <w:tabs>
          <w:tab w:val="left" w:pos="720"/>
        </w:tabs>
        <w:spacing w:before="270" w:after="6"/>
        <w:jc w:val="both"/>
        <w:outlineLvl w:val="0"/>
        <w:rPr>
          <w:b/>
          <w:bCs/>
          <w:i/>
          <w:iCs/>
          <w:color w:val="002C72"/>
          <w:sz w:val="24"/>
          <w:szCs w:val="24"/>
        </w:rPr>
      </w:pPr>
      <w:r w:rsidRPr="009F39E8">
        <w:rPr>
          <w:b/>
          <w:bCs/>
          <w:i/>
          <w:iCs/>
          <w:color w:val="002C72"/>
          <w:sz w:val="24"/>
          <w:szCs w:val="24"/>
        </w:rPr>
        <w:t>Commodity</w:t>
      </w:r>
      <w:r w:rsidRPr="009F39E8">
        <w:rPr>
          <w:b/>
          <w:bCs/>
          <w:i/>
          <w:iCs/>
          <w:color w:val="002C72"/>
          <w:spacing w:val="-2"/>
          <w:sz w:val="24"/>
          <w:szCs w:val="24"/>
        </w:rPr>
        <w:t xml:space="preserve"> </w:t>
      </w:r>
      <w:r w:rsidRPr="009F39E8">
        <w:rPr>
          <w:b/>
          <w:bCs/>
          <w:i/>
          <w:iCs/>
          <w:color w:val="002C72"/>
          <w:sz w:val="24"/>
          <w:szCs w:val="24"/>
        </w:rPr>
        <w:t>Procurement</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 xml:space="preserve">$3,282,393.11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5"/>
        <w:gridCol w:w="1709"/>
        <w:gridCol w:w="921"/>
        <w:gridCol w:w="1440"/>
        <w:gridCol w:w="1182"/>
        <w:gridCol w:w="1182"/>
        <w:gridCol w:w="1184"/>
        <w:gridCol w:w="963"/>
        <w:gridCol w:w="924"/>
      </w:tblGrid>
      <w:tr w:rsidR="009F39E8" w:rsidRPr="009F39E8" w14:paraId="33370905" w14:textId="77777777" w:rsidTr="0075611A">
        <w:trPr>
          <w:trHeight w:val="230"/>
          <w:jc w:val="center"/>
        </w:trPr>
        <w:tc>
          <w:tcPr>
            <w:tcW w:w="400" w:type="pct"/>
            <w:vMerge w:val="restart"/>
            <w:shd w:val="clear" w:color="auto" w:fill="D9D9D9"/>
          </w:tcPr>
          <w:p w14:paraId="459EF651" w14:textId="77777777" w:rsidR="009F39E8" w:rsidRPr="009F39E8" w:rsidRDefault="009F39E8" w:rsidP="009F39E8">
            <w:pPr>
              <w:rPr>
                <w:highlight w:val="yellow"/>
              </w:rPr>
            </w:pPr>
          </w:p>
        </w:tc>
        <w:tc>
          <w:tcPr>
            <w:tcW w:w="827" w:type="pct"/>
            <w:shd w:val="clear" w:color="auto" w:fill="D9D9D9"/>
          </w:tcPr>
          <w:p w14:paraId="7E5C5DE2" w14:textId="77777777" w:rsidR="009F39E8" w:rsidRPr="009F39E8" w:rsidRDefault="009F39E8" w:rsidP="009F39E8">
            <w:pPr>
              <w:spacing w:line="210" w:lineRule="exact"/>
              <w:ind w:left="8"/>
              <w:jc w:val="center"/>
              <w:rPr>
                <w:b/>
                <w:sz w:val="20"/>
              </w:rPr>
            </w:pPr>
            <w:r w:rsidRPr="009F39E8">
              <w:rPr>
                <w:b/>
                <w:spacing w:val="-5"/>
                <w:sz w:val="20"/>
              </w:rPr>
              <w:t>Egg</w:t>
            </w:r>
          </w:p>
        </w:tc>
        <w:tc>
          <w:tcPr>
            <w:tcW w:w="1143" w:type="pct"/>
            <w:gridSpan w:val="2"/>
            <w:shd w:val="clear" w:color="auto" w:fill="D9D9D9" w:themeFill="background1" w:themeFillShade="D9"/>
          </w:tcPr>
          <w:p w14:paraId="388AACD9" w14:textId="77777777" w:rsidR="009F39E8" w:rsidRPr="009F39E8" w:rsidRDefault="009F39E8" w:rsidP="009F39E8">
            <w:pPr>
              <w:spacing w:line="210" w:lineRule="exact"/>
              <w:ind w:left="8"/>
              <w:jc w:val="center"/>
              <w:rPr>
                <w:b/>
                <w:spacing w:val="-2"/>
                <w:sz w:val="20"/>
              </w:rPr>
            </w:pPr>
            <w:r w:rsidRPr="009F39E8">
              <w:rPr>
                <w:b/>
                <w:spacing w:val="-2"/>
                <w:sz w:val="20"/>
              </w:rPr>
              <w:t>Fruits</w:t>
            </w:r>
          </w:p>
        </w:tc>
        <w:tc>
          <w:tcPr>
            <w:tcW w:w="1717" w:type="pct"/>
            <w:gridSpan w:val="3"/>
            <w:shd w:val="clear" w:color="auto" w:fill="D9D9D9" w:themeFill="background1" w:themeFillShade="D9"/>
          </w:tcPr>
          <w:p w14:paraId="3B15E383" w14:textId="77777777" w:rsidR="009F39E8" w:rsidRPr="009F39E8" w:rsidRDefault="009F39E8" w:rsidP="009F39E8">
            <w:pPr>
              <w:spacing w:line="210" w:lineRule="exact"/>
              <w:ind w:left="8"/>
              <w:jc w:val="center"/>
              <w:rPr>
                <w:b/>
                <w:spacing w:val="-2"/>
                <w:sz w:val="20"/>
              </w:rPr>
            </w:pPr>
            <w:r w:rsidRPr="009F39E8">
              <w:rPr>
                <w:b/>
                <w:spacing w:val="-2"/>
                <w:sz w:val="20"/>
              </w:rPr>
              <w:t>Vegetables</w:t>
            </w:r>
          </w:p>
        </w:tc>
        <w:tc>
          <w:tcPr>
            <w:tcW w:w="913" w:type="pct"/>
            <w:gridSpan w:val="2"/>
            <w:shd w:val="clear" w:color="auto" w:fill="D9D9D9"/>
          </w:tcPr>
          <w:p w14:paraId="51C5FAE5" w14:textId="77777777" w:rsidR="009F39E8" w:rsidRPr="009F39E8" w:rsidRDefault="009F39E8" w:rsidP="009F39E8">
            <w:pPr>
              <w:spacing w:line="210" w:lineRule="exact"/>
              <w:ind w:left="8"/>
              <w:jc w:val="center"/>
              <w:rPr>
                <w:b/>
                <w:sz w:val="20"/>
              </w:rPr>
            </w:pPr>
            <w:r w:rsidRPr="009F39E8">
              <w:rPr>
                <w:b/>
                <w:spacing w:val="-2"/>
                <w:sz w:val="20"/>
              </w:rPr>
              <w:t>TOTAL</w:t>
            </w:r>
          </w:p>
        </w:tc>
      </w:tr>
      <w:tr w:rsidR="009F39E8" w:rsidRPr="009F39E8" w14:paraId="57DF481E" w14:textId="77777777" w:rsidTr="0075611A">
        <w:trPr>
          <w:trHeight w:val="230"/>
          <w:jc w:val="center"/>
        </w:trPr>
        <w:tc>
          <w:tcPr>
            <w:tcW w:w="400" w:type="pct"/>
            <w:vMerge/>
            <w:tcBorders>
              <w:top w:val="nil"/>
            </w:tcBorders>
            <w:shd w:val="clear" w:color="auto" w:fill="D9D9D9"/>
          </w:tcPr>
          <w:p w14:paraId="6161D8E2" w14:textId="77777777" w:rsidR="009F39E8" w:rsidRPr="009F39E8" w:rsidRDefault="009F39E8" w:rsidP="009F39E8">
            <w:pPr>
              <w:rPr>
                <w:sz w:val="2"/>
                <w:szCs w:val="2"/>
                <w:highlight w:val="yellow"/>
              </w:rPr>
            </w:pPr>
          </w:p>
        </w:tc>
        <w:tc>
          <w:tcPr>
            <w:tcW w:w="827" w:type="pct"/>
            <w:shd w:val="clear" w:color="auto" w:fill="D9D9D9"/>
          </w:tcPr>
          <w:p w14:paraId="01CA4EAA" w14:textId="77777777" w:rsidR="009F39E8" w:rsidRPr="009F39E8" w:rsidRDefault="009F39E8" w:rsidP="009F39E8">
            <w:pPr>
              <w:spacing w:line="210" w:lineRule="exact"/>
              <w:ind w:left="7"/>
              <w:jc w:val="center"/>
              <w:rPr>
                <w:b/>
                <w:sz w:val="20"/>
              </w:rPr>
            </w:pPr>
            <w:r w:rsidRPr="009F39E8">
              <w:rPr>
                <w:b/>
                <w:spacing w:val="-5"/>
                <w:sz w:val="20"/>
              </w:rPr>
              <w:t>MT</w:t>
            </w:r>
          </w:p>
        </w:tc>
        <w:tc>
          <w:tcPr>
            <w:tcW w:w="446" w:type="pct"/>
            <w:shd w:val="clear" w:color="auto" w:fill="D9D9D9"/>
          </w:tcPr>
          <w:p w14:paraId="49388D33" w14:textId="77777777" w:rsidR="009F39E8" w:rsidRPr="009F39E8" w:rsidRDefault="009F39E8" w:rsidP="009F39E8">
            <w:pPr>
              <w:spacing w:line="210" w:lineRule="exact"/>
              <w:ind w:left="9"/>
              <w:jc w:val="center"/>
              <w:rPr>
                <w:b/>
                <w:sz w:val="20"/>
              </w:rPr>
            </w:pPr>
            <w:r w:rsidRPr="009F39E8">
              <w:rPr>
                <w:b/>
                <w:spacing w:val="-4"/>
                <w:sz w:val="20"/>
              </w:rPr>
              <w:t>Cost</w:t>
            </w:r>
          </w:p>
        </w:tc>
        <w:tc>
          <w:tcPr>
            <w:tcW w:w="697" w:type="pct"/>
            <w:shd w:val="clear" w:color="auto" w:fill="D9D9D9" w:themeFill="background1" w:themeFillShade="D9"/>
          </w:tcPr>
          <w:p w14:paraId="198DB546" w14:textId="77777777" w:rsidR="009F39E8" w:rsidRPr="009F39E8" w:rsidRDefault="009F39E8" w:rsidP="009F39E8">
            <w:pPr>
              <w:spacing w:line="210" w:lineRule="exact"/>
              <w:ind w:left="7"/>
              <w:jc w:val="center"/>
              <w:rPr>
                <w:b/>
                <w:spacing w:val="-5"/>
                <w:sz w:val="20"/>
              </w:rPr>
            </w:pPr>
            <w:r w:rsidRPr="009F39E8">
              <w:rPr>
                <w:b/>
                <w:spacing w:val="-5"/>
                <w:sz w:val="20"/>
              </w:rPr>
              <w:t>MT</w:t>
            </w:r>
          </w:p>
        </w:tc>
        <w:tc>
          <w:tcPr>
            <w:tcW w:w="572" w:type="pct"/>
            <w:shd w:val="clear" w:color="auto" w:fill="D9D9D9" w:themeFill="background1" w:themeFillShade="D9"/>
          </w:tcPr>
          <w:p w14:paraId="6C6FFD71" w14:textId="77777777" w:rsidR="009F39E8" w:rsidRPr="009F39E8" w:rsidRDefault="009F39E8" w:rsidP="009F39E8">
            <w:pPr>
              <w:spacing w:line="210" w:lineRule="exact"/>
              <w:ind w:left="7"/>
              <w:jc w:val="center"/>
              <w:rPr>
                <w:b/>
                <w:spacing w:val="-5"/>
                <w:sz w:val="20"/>
              </w:rPr>
            </w:pPr>
            <w:r w:rsidRPr="009F39E8">
              <w:rPr>
                <w:b/>
                <w:spacing w:val="-5"/>
                <w:sz w:val="20"/>
              </w:rPr>
              <w:t>Cost</w:t>
            </w:r>
          </w:p>
        </w:tc>
        <w:tc>
          <w:tcPr>
            <w:tcW w:w="572" w:type="pct"/>
            <w:shd w:val="clear" w:color="auto" w:fill="D9D9D9" w:themeFill="background1" w:themeFillShade="D9"/>
          </w:tcPr>
          <w:p w14:paraId="1F5ACF0A" w14:textId="77777777" w:rsidR="009F39E8" w:rsidRPr="009F39E8" w:rsidRDefault="009F39E8" w:rsidP="009F39E8">
            <w:pPr>
              <w:spacing w:line="210" w:lineRule="exact"/>
              <w:ind w:left="7"/>
              <w:jc w:val="center"/>
              <w:rPr>
                <w:b/>
                <w:spacing w:val="-5"/>
                <w:sz w:val="20"/>
              </w:rPr>
            </w:pPr>
            <w:r w:rsidRPr="009F39E8">
              <w:rPr>
                <w:b/>
                <w:spacing w:val="-5"/>
                <w:sz w:val="20"/>
              </w:rPr>
              <w:t>MT</w:t>
            </w:r>
          </w:p>
        </w:tc>
        <w:tc>
          <w:tcPr>
            <w:tcW w:w="573" w:type="pct"/>
            <w:shd w:val="clear" w:color="auto" w:fill="D9D9D9" w:themeFill="background1" w:themeFillShade="D9"/>
          </w:tcPr>
          <w:p w14:paraId="79C57730" w14:textId="77777777" w:rsidR="009F39E8" w:rsidRPr="009F39E8" w:rsidRDefault="009F39E8" w:rsidP="009F39E8">
            <w:pPr>
              <w:spacing w:line="210" w:lineRule="exact"/>
              <w:ind w:left="7"/>
              <w:jc w:val="center"/>
              <w:rPr>
                <w:b/>
                <w:spacing w:val="-5"/>
                <w:sz w:val="20"/>
              </w:rPr>
            </w:pPr>
            <w:r w:rsidRPr="009F39E8">
              <w:rPr>
                <w:b/>
                <w:spacing w:val="-5"/>
                <w:sz w:val="20"/>
              </w:rPr>
              <w:t>Cost</w:t>
            </w:r>
          </w:p>
        </w:tc>
        <w:tc>
          <w:tcPr>
            <w:tcW w:w="466" w:type="pct"/>
            <w:shd w:val="clear" w:color="auto" w:fill="D9D9D9"/>
          </w:tcPr>
          <w:p w14:paraId="277A745C" w14:textId="77777777" w:rsidR="009F39E8" w:rsidRPr="009F39E8" w:rsidRDefault="009F39E8" w:rsidP="009F39E8">
            <w:pPr>
              <w:spacing w:line="210" w:lineRule="exact"/>
              <w:ind w:left="7"/>
              <w:jc w:val="center"/>
              <w:rPr>
                <w:b/>
                <w:sz w:val="20"/>
              </w:rPr>
            </w:pPr>
            <w:r w:rsidRPr="009F39E8">
              <w:rPr>
                <w:b/>
                <w:spacing w:val="-5"/>
                <w:sz w:val="20"/>
              </w:rPr>
              <w:t>MT</w:t>
            </w:r>
          </w:p>
        </w:tc>
        <w:tc>
          <w:tcPr>
            <w:tcW w:w="447" w:type="pct"/>
            <w:shd w:val="clear" w:color="auto" w:fill="D9D9D9"/>
          </w:tcPr>
          <w:p w14:paraId="1FCEB415" w14:textId="77777777" w:rsidR="009F39E8" w:rsidRPr="009F39E8" w:rsidRDefault="009F39E8" w:rsidP="009F39E8">
            <w:pPr>
              <w:spacing w:line="210" w:lineRule="exact"/>
              <w:ind w:left="10"/>
              <w:jc w:val="center"/>
              <w:rPr>
                <w:b/>
                <w:sz w:val="20"/>
              </w:rPr>
            </w:pPr>
            <w:r w:rsidRPr="009F39E8">
              <w:rPr>
                <w:b/>
                <w:spacing w:val="-4"/>
                <w:sz w:val="20"/>
              </w:rPr>
              <w:t>Cost</w:t>
            </w:r>
          </w:p>
        </w:tc>
      </w:tr>
      <w:tr w:rsidR="009F39E8" w:rsidRPr="009F39E8" w14:paraId="589FEB33" w14:textId="77777777" w:rsidTr="0075611A">
        <w:trPr>
          <w:trHeight w:val="230"/>
          <w:jc w:val="center"/>
        </w:trPr>
        <w:tc>
          <w:tcPr>
            <w:tcW w:w="400" w:type="pct"/>
          </w:tcPr>
          <w:p w14:paraId="2BDE9379" w14:textId="77777777" w:rsidR="009F39E8" w:rsidRPr="009F39E8" w:rsidRDefault="009F39E8" w:rsidP="009F39E8">
            <w:pPr>
              <w:spacing w:line="210" w:lineRule="exact"/>
              <w:ind w:left="10"/>
              <w:jc w:val="center"/>
              <w:rPr>
                <w:sz w:val="20"/>
              </w:rPr>
            </w:pPr>
            <w:r w:rsidRPr="009F39E8">
              <w:rPr>
                <w:spacing w:val="-5"/>
                <w:sz w:val="20"/>
              </w:rPr>
              <w:t>Y1</w:t>
            </w:r>
          </w:p>
        </w:tc>
        <w:tc>
          <w:tcPr>
            <w:tcW w:w="827" w:type="pct"/>
          </w:tcPr>
          <w:p w14:paraId="14CC4401"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tcPr>
          <w:p w14:paraId="7B5992EE" w14:textId="77777777" w:rsidR="009F39E8" w:rsidRPr="009F39E8" w:rsidRDefault="009F39E8" w:rsidP="009F39E8">
            <w:pPr>
              <w:spacing w:line="210" w:lineRule="exact"/>
              <w:ind w:left="9"/>
              <w:jc w:val="center"/>
              <w:rPr>
                <w:spacing w:val="-2"/>
                <w:sz w:val="20"/>
              </w:rPr>
            </w:pPr>
            <w:r w:rsidRPr="009F39E8">
              <w:rPr>
                <w:spacing w:val="-2"/>
                <w:sz w:val="20"/>
              </w:rPr>
              <w:t xml:space="preserve">$354,933 </w:t>
            </w:r>
          </w:p>
          <w:p w14:paraId="3666B9FC" w14:textId="77777777" w:rsidR="009F39E8" w:rsidRPr="009F39E8" w:rsidRDefault="009F39E8" w:rsidP="009F39E8">
            <w:pPr>
              <w:spacing w:line="210" w:lineRule="exact"/>
              <w:ind w:left="9"/>
              <w:jc w:val="center"/>
              <w:rPr>
                <w:sz w:val="20"/>
              </w:rPr>
            </w:pPr>
          </w:p>
        </w:tc>
        <w:tc>
          <w:tcPr>
            <w:tcW w:w="697" w:type="pct"/>
          </w:tcPr>
          <w:p w14:paraId="1DF9C666" w14:textId="77777777" w:rsidR="009F39E8" w:rsidRPr="009F39E8" w:rsidRDefault="009F39E8" w:rsidP="009F39E8">
            <w:pPr>
              <w:spacing w:line="210" w:lineRule="exact"/>
              <w:ind w:left="7"/>
              <w:jc w:val="center"/>
              <w:rPr>
                <w:spacing w:val="-2"/>
                <w:sz w:val="20"/>
              </w:rPr>
            </w:pPr>
            <w:r w:rsidRPr="009F39E8">
              <w:rPr>
                <w:spacing w:val="-2"/>
                <w:sz w:val="20"/>
              </w:rPr>
              <w:t xml:space="preserve">150 </w:t>
            </w:r>
          </w:p>
        </w:tc>
        <w:tc>
          <w:tcPr>
            <w:tcW w:w="572" w:type="pct"/>
          </w:tcPr>
          <w:p w14:paraId="123D0655" w14:textId="77777777" w:rsidR="009F39E8" w:rsidRPr="009F39E8" w:rsidRDefault="009F39E8" w:rsidP="009F39E8">
            <w:pPr>
              <w:spacing w:line="210" w:lineRule="exact"/>
              <w:ind w:left="7"/>
              <w:jc w:val="center"/>
              <w:rPr>
                <w:spacing w:val="-2"/>
                <w:sz w:val="20"/>
              </w:rPr>
            </w:pPr>
            <w:r w:rsidRPr="009F39E8">
              <w:rPr>
                <w:spacing w:val="-2"/>
                <w:sz w:val="20"/>
              </w:rPr>
              <w:t xml:space="preserve">$63,000 </w:t>
            </w:r>
          </w:p>
        </w:tc>
        <w:tc>
          <w:tcPr>
            <w:tcW w:w="572" w:type="pct"/>
          </w:tcPr>
          <w:p w14:paraId="4A28A519"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14528F18" w14:textId="77777777" w:rsidR="009F39E8" w:rsidRPr="009F39E8" w:rsidRDefault="009F39E8" w:rsidP="009F39E8">
            <w:pPr>
              <w:spacing w:line="210" w:lineRule="exact"/>
              <w:ind w:left="7"/>
              <w:jc w:val="center"/>
              <w:rPr>
                <w:spacing w:val="-2"/>
                <w:sz w:val="20"/>
              </w:rPr>
            </w:pPr>
            <w:r w:rsidRPr="009F39E8">
              <w:rPr>
                <w:spacing w:val="-2"/>
                <w:sz w:val="20"/>
              </w:rPr>
              <w:t xml:space="preserve">$67,000 </w:t>
            </w:r>
          </w:p>
        </w:tc>
        <w:tc>
          <w:tcPr>
            <w:tcW w:w="466" w:type="pct"/>
          </w:tcPr>
          <w:p w14:paraId="3E484B7C" w14:textId="77777777" w:rsidR="009F39E8" w:rsidRPr="009F39E8" w:rsidRDefault="009F39E8" w:rsidP="009F39E8">
            <w:pPr>
              <w:spacing w:line="210" w:lineRule="exact"/>
              <w:ind w:left="7"/>
              <w:jc w:val="center"/>
              <w:rPr>
                <w:sz w:val="20"/>
              </w:rPr>
            </w:pPr>
            <w:r w:rsidRPr="009F39E8">
              <w:rPr>
                <w:spacing w:val="-2"/>
                <w:sz w:val="20"/>
              </w:rPr>
              <w:t xml:space="preserve">452 </w:t>
            </w:r>
          </w:p>
        </w:tc>
        <w:tc>
          <w:tcPr>
            <w:tcW w:w="447" w:type="pct"/>
          </w:tcPr>
          <w:p w14:paraId="76849DA0" w14:textId="77777777" w:rsidR="009F39E8" w:rsidRPr="009F39E8" w:rsidRDefault="009F39E8" w:rsidP="009F39E8">
            <w:pPr>
              <w:spacing w:line="210" w:lineRule="exact"/>
              <w:ind w:left="10"/>
              <w:jc w:val="center"/>
              <w:rPr>
                <w:sz w:val="20"/>
              </w:rPr>
            </w:pPr>
            <w:r w:rsidRPr="009F39E8">
              <w:rPr>
                <w:spacing w:val="-2"/>
                <w:sz w:val="20"/>
              </w:rPr>
              <w:t xml:space="preserve">$484,933 </w:t>
            </w:r>
          </w:p>
        </w:tc>
      </w:tr>
      <w:tr w:rsidR="009F39E8" w:rsidRPr="009F39E8" w14:paraId="0035FBE3" w14:textId="77777777" w:rsidTr="0075611A">
        <w:trPr>
          <w:trHeight w:val="230"/>
          <w:jc w:val="center"/>
        </w:trPr>
        <w:tc>
          <w:tcPr>
            <w:tcW w:w="400" w:type="pct"/>
            <w:shd w:val="clear" w:color="auto" w:fill="F2F2F2"/>
          </w:tcPr>
          <w:p w14:paraId="0A0EE8E9" w14:textId="77777777" w:rsidR="009F39E8" w:rsidRPr="009F39E8" w:rsidRDefault="009F39E8" w:rsidP="009F39E8">
            <w:pPr>
              <w:spacing w:line="210" w:lineRule="exact"/>
              <w:ind w:left="10"/>
              <w:jc w:val="center"/>
              <w:rPr>
                <w:sz w:val="20"/>
              </w:rPr>
            </w:pPr>
            <w:r w:rsidRPr="009F39E8">
              <w:rPr>
                <w:spacing w:val="-5"/>
                <w:sz w:val="20"/>
              </w:rPr>
              <w:t>Y2</w:t>
            </w:r>
          </w:p>
        </w:tc>
        <w:tc>
          <w:tcPr>
            <w:tcW w:w="827" w:type="pct"/>
            <w:shd w:val="clear" w:color="auto" w:fill="F2F2F2"/>
          </w:tcPr>
          <w:p w14:paraId="7909DCE7"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shd w:val="clear" w:color="auto" w:fill="F2F2F2"/>
          </w:tcPr>
          <w:p w14:paraId="0A6C74D8" w14:textId="77777777" w:rsidR="009F39E8" w:rsidRPr="009F39E8" w:rsidRDefault="009F39E8" w:rsidP="009F39E8">
            <w:pPr>
              <w:spacing w:line="210" w:lineRule="exact"/>
              <w:ind w:left="9"/>
              <w:jc w:val="center"/>
              <w:rPr>
                <w:spacing w:val="-2"/>
                <w:sz w:val="20"/>
              </w:rPr>
            </w:pPr>
            <w:r w:rsidRPr="009F39E8">
              <w:rPr>
                <w:spacing w:val="-2"/>
                <w:sz w:val="20"/>
              </w:rPr>
              <w:t xml:space="preserve">$372,680 </w:t>
            </w:r>
          </w:p>
        </w:tc>
        <w:tc>
          <w:tcPr>
            <w:tcW w:w="697" w:type="pct"/>
          </w:tcPr>
          <w:p w14:paraId="7DCB3DBC" w14:textId="77777777" w:rsidR="009F39E8" w:rsidRPr="009F39E8" w:rsidRDefault="009F39E8" w:rsidP="009F39E8">
            <w:pPr>
              <w:spacing w:line="210" w:lineRule="exact"/>
              <w:ind w:left="7"/>
              <w:jc w:val="center"/>
              <w:rPr>
                <w:spacing w:val="-2"/>
                <w:sz w:val="20"/>
              </w:rPr>
            </w:pPr>
            <w:r w:rsidRPr="009F39E8">
              <w:rPr>
                <w:spacing w:val="-2"/>
                <w:sz w:val="20"/>
              </w:rPr>
              <w:t xml:space="preserve">150 </w:t>
            </w:r>
          </w:p>
        </w:tc>
        <w:tc>
          <w:tcPr>
            <w:tcW w:w="572" w:type="pct"/>
          </w:tcPr>
          <w:p w14:paraId="790C4922" w14:textId="77777777" w:rsidR="009F39E8" w:rsidRPr="009F39E8" w:rsidRDefault="009F39E8" w:rsidP="009F39E8">
            <w:pPr>
              <w:spacing w:line="210" w:lineRule="exact"/>
              <w:ind w:left="7"/>
              <w:jc w:val="center"/>
              <w:rPr>
                <w:spacing w:val="-2"/>
                <w:sz w:val="20"/>
              </w:rPr>
            </w:pPr>
            <w:r w:rsidRPr="009F39E8">
              <w:rPr>
                <w:spacing w:val="-2"/>
                <w:sz w:val="20"/>
              </w:rPr>
              <w:t xml:space="preserve">$66,150 </w:t>
            </w:r>
          </w:p>
        </w:tc>
        <w:tc>
          <w:tcPr>
            <w:tcW w:w="572" w:type="pct"/>
          </w:tcPr>
          <w:p w14:paraId="675E96A9"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32C6AE3B" w14:textId="77777777" w:rsidR="009F39E8" w:rsidRPr="009F39E8" w:rsidRDefault="009F39E8" w:rsidP="009F39E8">
            <w:pPr>
              <w:spacing w:line="210" w:lineRule="exact"/>
              <w:ind w:left="7"/>
              <w:jc w:val="center"/>
              <w:rPr>
                <w:spacing w:val="-2"/>
                <w:sz w:val="20"/>
              </w:rPr>
            </w:pPr>
            <w:r w:rsidRPr="009F39E8">
              <w:rPr>
                <w:spacing w:val="-2"/>
                <w:sz w:val="20"/>
              </w:rPr>
              <w:t xml:space="preserve">$70,350 </w:t>
            </w:r>
          </w:p>
        </w:tc>
        <w:tc>
          <w:tcPr>
            <w:tcW w:w="466" w:type="pct"/>
            <w:shd w:val="clear" w:color="auto" w:fill="F2F2F2"/>
          </w:tcPr>
          <w:p w14:paraId="0B16E94D" w14:textId="77777777" w:rsidR="009F39E8" w:rsidRPr="009F39E8" w:rsidRDefault="009F39E8" w:rsidP="009F39E8">
            <w:pPr>
              <w:spacing w:line="210" w:lineRule="exact"/>
              <w:ind w:left="7"/>
              <w:jc w:val="center"/>
              <w:rPr>
                <w:spacing w:val="-2"/>
                <w:sz w:val="20"/>
              </w:rPr>
            </w:pPr>
            <w:r w:rsidRPr="009F39E8">
              <w:rPr>
                <w:spacing w:val="-2"/>
                <w:sz w:val="20"/>
              </w:rPr>
              <w:t xml:space="preserve">452 </w:t>
            </w:r>
          </w:p>
        </w:tc>
        <w:tc>
          <w:tcPr>
            <w:tcW w:w="447" w:type="pct"/>
            <w:shd w:val="clear" w:color="auto" w:fill="F2F2F2"/>
          </w:tcPr>
          <w:p w14:paraId="0900D69D" w14:textId="77777777" w:rsidR="009F39E8" w:rsidRPr="009F39E8" w:rsidRDefault="009F39E8" w:rsidP="009F39E8">
            <w:pPr>
              <w:spacing w:line="210" w:lineRule="exact"/>
              <w:ind w:left="10"/>
              <w:jc w:val="center"/>
              <w:rPr>
                <w:spacing w:val="-2"/>
                <w:sz w:val="20"/>
              </w:rPr>
            </w:pPr>
            <w:r w:rsidRPr="009F39E8">
              <w:rPr>
                <w:spacing w:val="-2"/>
                <w:sz w:val="20"/>
              </w:rPr>
              <w:t xml:space="preserve">$509,180 </w:t>
            </w:r>
          </w:p>
        </w:tc>
      </w:tr>
      <w:tr w:rsidR="009F39E8" w:rsidRPr="009F39E8" w14:paraId="3EE90B9E" w14:textId="77777777" w:rsidTr="0075611A">
        <w:trPr>
          <w:trHeight w:val="230"/>
          <w:jc w:val="center"/>
        </w:trPr>
        <w:tc>
          <w:tcPr>
            <w:tcW w:w="400" w:type="pct"/>
          </w:tcPr>
          <w:p w14:paraId="320CE571" w14:textId="77777777" w:rsidR="009F39E8" w:rsidRPr="009F39E8" w:rsidRDefault="009F39E8" w:rsidP="009F39E8">
            <w:pPr>
              <w:spacing w:line="210" w:lineRule="exact"/>
              <w:ind w:left="10"/>
              <w:jc w:val="center"/>
              <w:rPr>
                <w:sz w:val="20"/>
              </w:rPr>
            </w:pPr>
            <w:r w:rsidRPr="009F39E8">
              <w:rPr>
                <w:spacing w:val="-5"/>
                <w:sz w:val="20"/>
              </w:rPr>
              <w:t>Y3</w:t>
            </w:r>
          </w:p>
        </w:tc>
        <w:tc>
          <w:tcPr>
            <w:tcW w:w="827" w:type="pct"/>
          </w:tcPr>
          <w:p w14:paraId="33CAFFD0"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tcPr>
          <w:p w14:paraId="0DC495AC" w14:textId="77777777" w:rsidR="009F39E8" w:rsidRPr="009F39E8" w:rsidRDefault="009F39E8" w:rsidP="009F39E8">
            <w:pPr>
              <w:spacing w:line="210" w:lineRule="exact"/>
              <w:ind w:left="9"/>
              <w:jc w:val="center"/>
              <w:rPr>
                <w:spacing w:val="-2"/>
                <w:sz w:val="20"/>
              </w:rPr>
            </w:pPr>
            <w:r w:rsidRPr="009F39E8">
              <w:rPr>
                <w:spacing w:val="-2"/>
                <w:sz w:val="20"/>
              </w:rPr>
              <w:t>$391,314</w:t>
            </w:r>
          </w:p>
          <w:p w14:paraId="49AEA96C" w14:textId="77777777" w:rsidR="009F39E8" w:rsidRPr="009F39E8" w:rsidRDefault="009F39E8" w:rsidP="009F39E8">
            <w:pPr>
              <w:spacing w:line="210" w:lineRule="exact"/>
              <w:ind w:left="9"/>
              <w:jc w:val="center"/>
              <w:rPr>
                <w:spacing w:val="-2"/>
                <w:sz w:val="20"/>
              </w:rPr>
            </w:pPr>
          </w:p>
        </w:tc>
        <w:tc>
          <w:tcPr>
            <w:tcW w:w="697" w:type="pct"/>
          </w:tcPr>
          <w:p w14:paraId="4CA66814" w14:textId="77777777" w:rsidR="009F39E8" w:rsidRPr="009F39E8" w:rsidRDefault="009F39E8" w:rsidP="009F39E8">
            <w:pPr>
              <w:spacing w:line="210" w:lineRule="exact"/>
              <w:ind w:left="7"/>
              <w:jc w:val="center"/>
              <w:rPr>
                <w:spacing w:val="-2"/>
                <w:sz w:val="20"/>
              </w:rPr>
            </w:pPr>
            <w:r w:rsidRPr="009F39E8">
              <w:rPr>
                <w:spacing w:val="-2"/>
                <w:sz w:val="20"/>
              </w:rPr>
              <w:t xml:space="preserve">150 </w:t>
            </w:r>
          </w:p>
        </w:tc>
        <w:tc>
          <w:tcPr>
            <w:tcW w:w="572" w:type="pct"/>
          </w:tcPr>
          <w:p w14:paraId="26F3AAEC" w14:textId="77777777" w:rsidR="009F39E8" w:rsidRPr="009F39E8" w:rsidRDefault="009F39E8" w:rsidP="009F39E8">
            <w:pPr>
              <w:spacing w:line="210" w:lineRule="exact"/>
              <w:ind w:left="7"/>
              <w:jc w:val="center"/>
              <w:rPr>
                <w:spacing w:val="-2"/>
                <w:sz w:val="20"/>
              </w:rPr>
            </w:pPr>
            <w:r w:rsidRPr="009F39E8">
              <w:rPr>
                <w:spacing w:val="-2"/>
                <w:sz w:val="20"/>
              </w:rPr>
              <w:t xml:space="preserve">$69,458 </w:t>
            </w:r>
          </w:p>
        </w:tc>
        <w:tc>
          <w:tcPr>
            <w:tcW w:w="572" w:type="pct"/>
          </w:tcPr>
          <w:p w14:paraId="6CF0E989"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713C29BF" w14:textId="77777777" w:rsidR="009F39E8" w:rsidRPr="009F39E8" w:rsidRDefault="009F39E8" w:rsidP="009F39E8">
            <w:pPr>
              <w:spacing w:line="210" w:lineRule="exact"/>
              <w:ind w:left="7"/>
              <w:jc w:val="center"/>
              <w:rPr>
                <w:spacing w:val="-2"/>
                <w:sz w:val="20"/>
              </w:rPr>
            </w:pPr>
            <w:r w:rsidRPr="009F39E8">
              <w:rPr>
                <w:spacing w:val="-2"/>
                <w:sz w:val="20"/>
              </w:rPr>
              <w:t xml:space="preserve">$73,868 </w:t>
            </w:r>
          </w:p>
        </w:tc>
        <w:tc>
          <w:tcPr>
            <w:tcW w:w="466" w:type="pct"/>
          </w:tcPr>
          <w:p w14:paraId="2C1A83B1" w14:textId="77777777" w:rsidR="009F39E8" w:rsidRPr="009F39E8" w:rsidRDefault="009F39E8" w:rsidP="009F39E8">
            <w:pPr>
              <w:spacing w:line="210" w:lineRule="exact"/>
              <w:ind w:left="7"/>
              <w:jc w:val="center"/>
              <w:rPr>
                <w:spacing w:val="-2"/>
                <w:sz w:val="20"/>
              </w:rPr>
            </w:pPr>
            <w:r w:rsidRPr="009F39E8">
              <w:rPr>
                <w:spacing w:val="-2"/>
                <w:sz w:val="20"/>
              </w:rPr>
              <w:t xml:space="preserve">452 </w:t>
            </w:r>
          </w:p>
        </w:tc>
        <w:tc>
          <w:tcPr>
            <w:tcW w:w="447" w:type="pct"/>
          </w:tcPr>
          <w:p w14:paraId="103AE828" w14:textId="77777777" w:rsidR="009F39E8" w:rsidRPr="009F39E8" w:rsidRDefault="009F39E8" w:rsidP="009F39E8">
            <w:pPr>
              <w:spacing w:line="210" w:lineRule="exact"/>
              <w:ind w:left="10"/>
              <w:jc w:val="center"/>
              <w:rPr>
                <w:spacing w:val="-2"/>
                <w:sz w:val="20"/>
              </w:rPr>
            </w:pPr>
            <w:r w:rsidRPr="009F39E8">
              <w:rPr>
                <w:spacing w:val="-2"/>
                <w:sz w:val="20"/>
              </w:rPr>
              <w:t xml:space="preserve">$534,639 </w:t>
            </w:r>
          </w:p>
        </w:tc>
      </w:tr>
      <w:tr w:rsidR="009F39E8" w:rsidRPr="009F39E8" w14:paraId="2AD4701A" w14:textId="77777777" w:rsidTr="0075611A">
        <w:trPr>
          <w:trHeight w:val="230"/>
          <w:jc w:val="center"/>
        </w:trPr>
        <w:tc>
          <w:tcPr>
            <w:tcW w:w="400" w:type="pct"/>
            <w:shd w:val="clear" w:color="auto" w:fill="F2F2F2"/>
          </w:tcPr>
          <w:p w14:paraId="0D6F7203" w14:textId="77777777" w:rsidR="009F39E8" w:rsidRPr="009F39E8" w:rsidRDefault="009F39E8" w:rsidP="009F39E8">
            <w:pPr>
              <w:spacing w:line="210" w:lineRule="exact"/>
              <w:ind w:left="10"/>
              <w:jc w:val="center"/>
              <w:rPr>
                <w:sz w:val="20"/>
              </w:rPr>
            </w:pPr>
            <w:r w:rsidRPr="009F39E8">
              <w:rPr>
                <w:spacing w:val="-5"/>
                <w:sz w:val="20"/>
              </w:rPr>
              <w:t>Y4</w:t>
            </w:r>
          </w:p>
        </w:tc>
        <w:tc>
          <w:tcPr>
            <w:tcW w:w="827" w:type="pct"/>
            <w:shd w:val="clear" w:color="auto" w:fill="F2F2F2"/>
          </w:tcPr>
          <w:p w14:paraId="077586C1"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shd w:val="clear" w:color="auto" w:fill="F2F2F2"/>
          </w:tcPr>
          <w:p w14:paraId="42BF4D4A" w14:textId="77777777" w:rsidR="009F39E8" w:rsidRPr="009F39E8" w:rsidRDefault="009F39E8" w:rsidP="009F39E8">
            <w:pPr>
              <w:spacing w:line="210" w:lineRule="exact"/>
              <w:ind w:left="9"/>
              <w:jc w:val="center"/>
              <w:rPr>
                <w:spacing w:val="-2"/>
                <w:sz w:val="20"/>
              </w:rPr>
            </w:pPr>
            <w:r w:rsidRPr="009F39E8">
              <w:rPr>
                <w:spacing w:val="-2"/>
                <w:sz w:val="20"/>
              </w:rPr>
              <w:t xml:space="preserve">$410,880 </w:t>
            </w:r>
          </w:p>
        </w:tc>
        <w:tc>
          <w:tcPr>
            <w:tcW w:w="697" w:type="pct"/>
          </w:tcPr>
          <w:p w14:paraId="4004EC0C" w14:textId="77777777" w:rsidR="009F39E8" w:rsidRPr="009F39E8" w:rsidRDefault="009F39E8" w:rsidP="009F39E8">
            <w:pPr>
              <w:spacing w:line="210" w:lineRule="exact"/>
              <w:ind w:left="7"/>
              <w:jc w:val="center"/>
              <w:rPr>
                <w:spacing w:val="-2"/>
                <w:sz w:val="20"/>
              </w:rPr>
            </w:pPr>
            <w:r w:rsidRPr="009F39E8">
              <w:rPr>
                <w:spacing w:val="-2"/>
                <w:sz w:val="20"/>
              </w:rPr>
              <w:t xml:space="preserve">150 </w:t>
            </w:r>
          </w:p>
        </w:tc>
        <w:tc>
          <w:tcPr>
            <w:tcW w:w="572" w:type="pct"/>
          </w:tcPr>
          <w:p w14:paraId="17E04BDF" w14:textId="77777777" w:rsidR="009F39E8" w:rsidRPr="009F39E8" w:rsidRDefault="009F39E8" w:rsidP="009F39E8">
            <w:pPr>
              <w:spacing w:line="210" w:lineRule="exact"/>
              <w:ind w:left="7"/>
              <w:jc w:val="center"/>
              <w:rPr>
                <w:spacing w:val="-2"/>
                <w:sz w:val="20"/>
              </w:rPr>
            </w:pPr>
            <w:r w:rsidRPr="009F39E8">
              <w:rPr>
                <w:spacing w:val="-2"/>
                <w:sz w:val="20"/>
              </w:rPr>
              <w:t xml:space="preserve">$72,930 </w:t>
            </w:r>
          </w:p>
        </w:tc>
        <w:tc>
          <w:tcPr>
            <w:tcW w:w="572" w:type="pct"/>
          </w:tcPr>
          <w:p w14:paraId="12CB76BE"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22970A80" w14:textId="77777777" w:rsidR="009F39E8" w:rsidRPr="009F39E8" w:rsidRDefault="009F39E8" w:rsidP="009F39E8">
            <w:pPr>
              <w:spacing w:line="210" w:lineRule="exact"/>
              <w:ind w:left="7"/>
              <w:jc w:val="center"/>
              <w:rPr>
                <w:spacing w:val="-2"/>
                <w:sz w:val="20"/>
              </w:rPr>
            </w:pPr>
            <w:r w:rsidRPr="009F39E8">
              <w:rPr>
                <w:spacing w:val="-2"/>
                <w:sz w:val="20"/>
              </w:rPr>
              <w:t xml:space="preserve">$77,561 </w:t>
            </w:r>
          </w:p>
        </w:tc>
        <w:tc>
          <w:tcPr>
            <w:tcW w:w="466" w:type="pct"/>
            <w:shd w:val="clear" w:color="auto" w:fill="F2F2F2"/>
          </w:tcPr>
          <w:p w14:paraId="177AA22D" w14:textId="77777777" w:rsidR="009F39E8" w:rsidRPr="009F39E8" w:rsidRDefault="009F39E8" w:rsidP="009F39E8">
            <w:pPr>
              <w:spacing w:line="210" w:lineRule="exact"/>
              <w:ind w:left="7"/>
              <w:jc w:val="center"/>
              <w:rPr>
                <w:spacing w:val="-2"/>
                <w:sz w:val="20"/>
              </w:rPr>
            </w:pPr>
            <w:r w:rsidRPr="009F39E8">
              <w:rPr>
                <w:spacing w:val="-2"/>
                <w:sz w:val="20"/>
              </w:rPr>
              <w:t xml:space="preserve">452 </w:t>
            </w:r>
          </w:p>
        </w:tc>
        <w:tc>
          <w:tcPr>
            <w:tcW w:w="447" w:type="pct"/>
            <w:shd w:val="clear" w:color="auto" w:fill="F2F2F2"/>
          </w:tcPr>
          <w:p w14:paraId="56AC4B5F" w14:textId="77777777" w:rsidR="009F39E8" w:rsidRPr="009F39E8" w:rsidRDefault="009F39E8" w:rsidP="009F39E8">
            <w:pPr>
              <w:spacing w:line="210" w:lineRule="exact"/>
              <w:ind w:left="10"/>
              <w:jc w:val="center"/>
              <w:rPr>
                <w:spacing w:val="-2"/>
                <w:sz w:val="20"/>
              </w:rPr>
            </w:pPr>
            <w:r w:rsidRPr="009F39E8">
              <w:rPr>
                <w:spacing w:val="-2"/>
                <w:sz w:val="20"/>
              </w:rPr>
              <w:t xml:space="preserve">$561,371 </w:t>
            </w:r>
          </w:p>
        </w:tc>
      </w:tr>
      <w:tr w:rsidR="009F39E8" w:rsidRPr="009F39E8" w14:paraId="27511265" w14:textId="77777777" w:rsidTr="0075611A">
        <w:trPr>
          <w:trHeight w:val="230"/>
          <w:jc w:val="center"/>
        </w:trPr>
        <w:tc>
          <w:tcPr>
            <w:tcW w:w="400" w:type="pct"/>
            <w:shd w:val="clear" w:color="auto" w:fill="F2F2F2"/>
          </w:tcPr>
          <w:p w14:paraId="32DD6133" w14:textId="77777777" w:rsidR="009F39E8" w:rsidRPr="009F39E8" w:rsidRDefault="009F39E8" w:rsidP="009F39E8">
            <w:pPr>
              <w:spacing w:line="210" w:lineRule="exact"/>
              <w:ind w:left="10"/>
              <w:jc w:val="center"/>
              <w:rPr>
                <w:spacing w:val="-5"/>
                <w:sz w:val="20"/>
              </w:rPr>
            </w:pPr>
            <w:r w:rsidRPr="009F39E8">
              <w:rPr>
                <w:spacing w:val="-5"/>
                <w:sz w:val="20"/>
              </w:rPr>
              <w:t>Y5</w:t>
            </w:r>
          </w:p>
        </w:tc>
        <w:tc>
          <w:tcPr>
            <w:tcW w:w="827" w:type="pct"/>
            <w:shd w:val="clear" w:color="auto" w:fill="F2F2F2"/>
          </w:tcPr>
          <w:p w14:paraId="71E6AD80"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shd w:val="clear" w:color="auto" w:fill="F2F2F2"/>
          </w:tcPr>
          <w:p w14:paraId="399B0EBF" w14:textId="77777777" w:rsidR="009F39E8" w:rsidRPr="009F39E8" w:rsidRDefault="009F39E8" w:rsidP="009F39E8">
            <w:pPr>
              <w:spacing w:line="210" w:lineRule="exact"/>
              <w:ind w:left="9"/>
              <w:jc w:val="center"/>
              <w:rPr>
                <w:spacing w:val="-2"/>
                <w:sz w:val="20"/>
              </w:rPr>
            </w:pPr>
            <w:r w:rsidRPr="009F39E8">
              <w:rPr>
                <w:spacing w:val="-2"/>
                <w:sz w:val="20"/>
              </w:rPr>
              <w:t xml:space="preserve">$431,424 </w:t>
            </w:r>
          </w:p>
        </w:tc>
        <w:tc>
          <w:tcPr>
            <w:tcW w:w="697" w:type="pct"/>
          </w:tcPr>
          <w:p w14:paraId="0C9189FC" w14:textId="77777777" w:rsidR="009F39E8" w:rsidRPr="009F39E8" w:rsidRDefault="009F39E8" w:rsidP="009F39E8">
            <w:pPr>
              <w:spacing w:line="210" w:lineRule="exact"/>
              <w:ind w:left="7"/>
              <w:jc w:val="center"/>
              <w:rPr>
                <w:spacing w:val="-2"/>
                <w:sz w:val="20"/>
              </w:rPr>
            </w:pPr>
            <w:r w:rsidRPr="009F39E8">
              <w:rPr>
                <w:spacing w:val="-2"/>
                <w:sz w:val="20"/>
              </w:rPr>
              <w:t xml:space="preserve">150 </w:t>
            </w:r>
          </w:p>
        </w:tc>
        <w:tc>
          <w:tcPr>
            <w:tcW w:w="572" w:type="pct"/>
          </w:tcPr>
          <w:p w14:paraId="46673ECB" w14:textId="77777777" w:rsidR="009F39E8" w:rsidRPr="009F39E8" w:rsidRDefault="009F39E8" w:rsidP="009F39E8">
            <w:pPr>
              <w:spacing w:line="210" w:lineRule="exact"/>
              <w:ind w:left="7"/>
              <w:jc w:val="center"/>
              <w:rPr>
                <w:spacing w:val="-2"/>
                <w:sz w:val="20"/>
              </w:rPr>
            </w:pPr>
            <w:r w:rsidRPr="009F39E8">
              <w:rPr>
                <w:spacing w:val="-2"/>
                <w:sz w:val="20"/>
              </w:rPr>
              <w:t xml:space="preserve">$76,577 </w:t>
            </w:r>
          </w:p>
        </w:tc>
        <w:tc>
          <w:tcPr>
            <w:tcW w:w="572" w:type="pct"/>
          </w:tcPr>
          <w:p w14:paraId="01E0DF12"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2ADA698A" w14:textId="77777777" w:rsidR="009F39E8" w:rsidRPr="009F39E8" w:rsidRDefault="009F39E8" w:rsidP="009F39E8">
            <w:pPr>
              <w:spacing w:line="210" w:lineRule="exact"/>
              <w:ind w:left="7"/>
              <w:jc w:val="center"/>
              <w:rPr>
                <w:spacing w:val="-2"/>
                <w:sz w:val="20"/>
              </w:rPr>
            </w:pPr>
            <w:r w:rsidRPr="009F39E8">
              <w:rPr>
                <w:spacing w:val="-2"/>
                <w:sz w:val="20"/>
              </w:rPr>
              <w:t xml:space="preserve">$81,439 </w:t>
            </w:r>
          </w:p>
        </w:tc>
        <w:tc>
          <w:tcPr>
            <w:tcW w:w="466" w:type="pct"/>
            <w:shd w:val="clear" w:color="auto" w:fill="F2F2F2"/>
          </w:tcPr>
          <w:p w14:paraId="180FAF3A" w14:textId="77777777" w:rsidR="009F39E8" w:rsidRPr="009F39E8" w:rsidRDefault="009F39E8" w:rsidP="009F39E8">
            <w:pPr>
              <w:spacing w:line="210" w:lineRule="exact"/>
              <w:ind w:left="7"/>
              <w:jc w:val="center"/>
              <w:rPr>
                <w:spacing w:val="-2"/>
                <w:sz w:val="20"/>
              </w:rPr>
            </w:pPr>
            <w:r w:rsidRPr="009F39E8">
              <w:rPr>
                <w:spacing w:val="-2"/>
                <w:sz w:val="20"/>
              </w:rPr>
              <w:t xml:space="preserve">452 </w:t>
            </w:r>
          </w:p>
        </w:tc>
        <w:tc>
          <w:tcPr>
            <w:tcW w:w="447" w:type="pct"/>
            <w:shd w:val="clear" w:color="auto" w:fill="F2F2F2"/>
          </w:tcPr>
          <w:p w14:paraId="2CC1F141" w14:textId="77777777" w:rsidR="009F39E8" w:rsidRPr="009F39E8" w:rsidRDefault="009F39E8" w:rsidP="009F39E8">
            <w:pPr>
              <w:spacing w:line="210" w:lineRule="exact"/>
              <w:ind w:left="10"/>
              <w:jc w:val="center"/>
              <w:rPr>
                <w:spacing w:val="-2"/>
                <w:sz w:val="20"/>
              </w:rPr>
            </w:pPr>
            <w:r w:rsidRPr="009F39E8">
              <w:rPr>
                <w:spacing w:val="-2"/>
                <w:sz w:val="20"/>
              </w:rPr>
              <w:t xml:space="preserve">$589,439 </w:t>
            </w:r>
          </w:p>
        </w:tc>
      </w:tr>
      <w:tr w:rsidR="009F39E8" w:rsidRPr="009F39E8" w14:paraId="1A54F9D4" w14:textId="77777777" w:rsidTr="0075611A">
        <w:trPr>
          <w:trHeight w:val="230"/>
          <w:jc w:val="center"/>
        </w:trPr>
        <w:tc>
          <w:tcPr>
            <w:tcW w:w="400" w:type="pct"/>
            <w:shd w:val="clear" w:color="auto" w:fill="F2F2F2"/>
          </w:tcPr>
          <w:p w14:paraId="6C3B86FA" w14:textId="77777777" w:rsidR="009F39E8" w:rsidRPr="009F39E8" w:rsidRDefault="009F39E8" w:rsidP="009F39E8">
            <w:pPr>
              <w:spacing w:line="210" w:lineRule="exact"/>
              <w:ind w:left="10"/>
              <w:jc w:val="center"/>
              <w:rPr>
                <w:spacing w:val="-5"/>
                <w:sz w:val="20"/>
              </w:rPr>
            </w:pPr>
            <w:r w:rsidRPr="009F39E8">
              <w:rPr>
                <w:spacing w:val="-5"/>
                <w:sz w:val="20"/>
              </w:rPr>
              <w:t>Y6</w:t>
            </w:r>
          </w:p>
        </w:tc>
        <w:tc>
          <w:tcPr>
            <w:tcW w:w="827" w:type="pct"/>
            <w:shd w:val="clear" w:color="auto" w:fill="F2F2F2"/>
          </w:tcPr>
          <w:p w14:paraId="42B6204D" w14:textId="77777777" w:rsidR="009F39E8" w:rsidRPr="009F39E8" w:rsidRDefault="009F39E8" w:rsidP="009F39E8">
            <w:pPr>
              <w:spacing w:line="210" w:lineRule="exact"/>
              <w:ind w:left="7"/>
              <w:jc w:val="center"/>
              <w:rPr>
                <w:spacing w:val="-2"/>
                <w:sz w:val="20"/>
              </w:rPr>
            </w:pPr>
            <w:r w:rsidRPr="009F39E8">
              <w:rPr>
                <w:spacing w:val="-2"/>
                <w:sz w:val="20"/>
              </w:rPr>
              <w:t xml:space="preserve">202 </w:t>
            </w:r>
          </w:p>
        </w:tc>
        <w:tc>
          <w:tcPr>
            <w:tcW w:w="446" w:type="pct"/>
            <w:shd w:val="clear" w:color="auto" w:fill="F2F2F2"/>
          </w:tcPr>
          <w:p w14:paraId="600210FF" w14:textId="77777777" w:rsidR="009F39E8" w:rsidRPr="009F39E8" w:rsidRDefault="009F39E8" w:rsidP="009F39E8">
            <w:pPr>
              <w:spacing w:line="210" w:lineRule="exact"/>
              <w:ind w:left="9"/>
              <w:jc w:val="center"/>
              <w:rPr>
                <w:spacing w:val="-2"/>
                <w:sz w:val="20"/>
              </w:rPr>
            </w:pPr>
            <w:r w:rsidRPr="009F39E8">
              <w:rPr>
                <w:spacing w:val="-2"/>
                <w:sz w:val="20"/>
              </w:rPr>
              <w:t xml:space="preserve">$452,995 </w:t>
            </w:r>
          </w:p>
        </w:tc>
        <w:tc>
          <w:tcPr>
            <w:tcW w:w="697" w:type="pct"/>
          </w:tcPr>
          <w:p w14:paraId="4A52FD79" w14:textId="77777777" w:rsidR="009F39E8" w:rsidRPr="009F39E8" w:rsidRDefault="009F39E8" w:rsidP="009F39E8">
            <w:pPr>
              <w:spacing w:line="210" w:lineRule="exact"/>
              <w:ind w:left="7"/>
              <w:jc w:val="center"/>
              <w:rPr>
                <w:spacing w:val="-2"/>
                <w:sz w:val="20"/>
              </w:rPr>
            </w:pPr>
            <w:r w:rsidRPr="009F39E8">
              <w:rPr>
                <w:spacing w:val="-2"/>
                <w:sz w:val="20"/>
              </w:rPr>
              <w:t>120</w:t>
            </w:r>
          </w:p>
        </w:tc>
        <w:tc>
          <w:tcPr>
            <w:tcW w:w="572" w:type="pct"/>
          </w:tcPr>
          <w:p w14:paraId="6CD2E7F1" w14:textId="77777777" w:rsidR="009F39E8" w:rsidRPr="009F39E8" w:rsidRDefault="009F39E8" w:rsidP="009F39E8">
            <w:pPr>
              <w:spacing w:line="210" w:lineRule="exact"/>
              <w:ind w:left="7"/>
              <w:jc w:val="center"/>
              <w:rPr>
                <w:spacing w:val="-2"/>
                <w:sz w:val="20"/>
              </w:rPr>
            </w:pPr>
            <w:r w:rsidRPr="009F39E8">
              <w:rPr>
                <w:spacing w:val="-2"/>
                <w:sz w:val="20"/>
              </w:rPr>
              <w:t xml:space="preserve">$64,325 </w:t>
            </w:r>
          </w:p>
        </w:tc>
        <w:tc>
          <w:tcPr>
            <w:tcW w:w="572" w:type="pct"/>
          </w:tcPr>
          <w:p w14:paraId="7218F259" w14:textId="77777777" w:rsidR="009F39E8" w:rsidRPr="009F39E8" w:rsidRDefault="009F39E8" w:rsidP="009F39E8">
            <w:pPr>
              <w:spacing w:line="210" w:lineRule="exact"/>
              <w:ind w:left="7"/>
              <w:jc w:val="center"/>
              <w:rPr>
                <w:spacing w:val="-2"/>
                <w:sz w:val="20"/>
              </w:rPr>
            </w:pPr>
            <w:r w:rsidRPr="009F39E8">
              <w:rPr>
                <w:spacing w:val="-2"/>
                <w:sz w:val="20"/>
              </w:rPr>
              <w:t xml:space="preserve">100 </w:t>
            </w:r>
          </w:p>
        </w:tc>
        <w:tc>
          <w:tcPr>
            <w:tcW w:w="573" w:type="pct"/>
          </w:tcPr>
          <w:p w14:paraId="42162C74" w14:textId="77777777" w:rsidR="009F39E8" w:rsidRPr="009F39E8" w:rsidRDefault="009F39E8" w:rsidP="009F39E8">
            <w:pPr>
              <w:spacing w:line="210" w:lineRule="exact"/>
              <w:ind w:left="7"/>
              <w:jc w:val="center"/>
              <w:rPr>
                <w:spacing w:val="-2"/>
                <w:sz w:val="20"/>
              </w:rPr>
            </w:pPr>
            <w:r w:rsidRPr="009F39E8">
              <w:rPr>
                <w:spacing w:val="-2"/>
                <w:sz w:val="20"/>
              </w:rPr>
              <w:t xml:space="preserve">$85,511 </w:t>
            </w:r>
          </w:p>
        </w:tc>
        <w:tc>
          <w:tcPr>
            <w:tcW w:w="466" w:type="pct"/>
            <w:shd w:val="clear" w:color="auto" w:fill="F2F2F2"/>
          </w:tcPr>
          <w:p w14:paraId="67B43C2C" w14:textId="77777777" w:rsidR="009F39E8" w:rsidRPr="009F39E8" w:rsidRDefault="009F39E8" w:rsidP="009F39E8">
            <w:pPr>
              <w:spacing w:line="210" w:lineRule="exact"/>
              <w:ind w:left="7"/>
              <w:jc w:val="center"/>
              <w:rPr>
                <w:spacing w:val="-2"/>
                <w:sz w:val="20"/>
              </w:rPr>
            </w:pPr>
            <w:r w:rsidRPr="009F39E8">
              <w:rPr>
                <w:spacing w:val="-2"/>
                <w:sz w:val="20"/>
              </w:rPr>
              <w:t xml:space="preserve">422 </w:t>
            </w:r>
          </w:p>
        </w:tc>
        <w:tc>
          <w:tcPr>
            <w:tcW w:w="447" w:type="pct"/>
            <w:shd w:val="clear" w:color="auto" w:fill="F2F2F2"/>
          </w:tcPr>
          <w:p w14:paraId="0875629E" w14:textId="77777777" w:rsidR="009F39E8" w:rsidRPr="009F39E8" w:rsidRDefault="009F39E8" w:rsidP="009F39E8">
            <w:pPr>
              <w:spacing w:line="210" w:lineRule="exact"/>
              <w:ind w:left="10"/>
              <w:jc w:val="center"/>
              <w:rPr>
                <w:spacing w:val="-2"/>
                <w:sz w:val="20"/>
              </w:rPr>
            </w:pPr>
            <w:r w:rsidRPr="009F39E8">
              <w:rPr>
                <w:spacing w:val="-2"/>
                <w:sz w:val="20"/>
              </w:rPr>
              <w:t xml:space="preserve">$602,830 </w:t>
            </w:r>
          </w:p>
        </w:tc>
      </w:tr>
      <w:tr w:rsidR="009F39E8" w:rsidRPr="009F39E8" w14:paraId="43D4D27F" w14:textId="77777777" w:rsidTr="0075611A">
        <w:trPr>
          <w:trHeight w:val="230"/>
          <w:jc w:val="center"/>
        </w:trPr>
        <w:tc>
          <w:tcPr>
            <w:tcW w:w="400" w:type="pct"/>
          </w:tcPr>
          <w:p w14:paraId="4900F6DB" w14:textId="77777777" w:rsidR="009F39E8" w:rsidRPr="009F39E8" w:rsidRDefault="009F39E8" w:rsidP="009F39E8">
            <w:pPr>
              <w:spacing w:line="210" w:lineRule="exact"/>
              <w:ind w:left="10"/>
              <w:jc w:val="center"/>
              <w:rPr>
                <w:b/>
                <w:sz w:val="20"/>
              </w:rPr>
            </w:pPr>
            <w:r w:rsidRPr="009F39E8">
              <w:rPr>
                <w:b/>
                <w:spacing w:val="-2"/>
                <w:sz w:val="20"/>
              </w:rPr>
              <w:t>Subtotal</w:t>
            </w:r>
          </w:p>
        </w:tc>
        <w:tc>
          <w:tcPr>
            <w:tcW w:w="827" w:type="pct"/>
          </w:tcPr>
          <w:p w14:paraId="450B1C48" w14:textId="77777777" w:rsidR="009F39E8" w:rsidRPr="009F39E8" w:rsidRDefault="009F39E8" w:rsidP="009F39E8">
            <w:pPr>
              <w:spacing w:line="210" w:lineRule="exact"/>
              <w:ind w:left="7"/>
              <w:jc w:val="center"/>
              <w:rPr>
                <w:sz w:val="20"/>
              </w:rPr>
            </w:pPr>
            <w:r w:rsidRPr="009F39E8">
              <w:rPr>
                <w:spacing w:val="-2"/>
                <w:sz w:val="20"/>
              </w:rPr>
              <w:t xml:space="preserve">1,210 </w:t>
            </w:r>
          </w:p>
        </w:tc>
        <w:tc>
          <w:tcPr>
            <w:tcW w:w="446" w:type="pct"/>
          </w:tcPr>
          <w:p w14:paraId="5648BF23" w14:textId="77777777" w:rsidR="009F39E8" w:rsidRPr="009F39E8" w:rsidRDefault="009F39E8" w:rsidP="009F39E8">
            <w:pPr>
              <w:spacing w:line="210" w:lineRule="exact"/>
              <w:ind w:left="9"/>
              <w:jc w:val="center"/>
              <w:rPr>
                <w:sz w:val="20"/>
              </w:rPr>
            </w:pPr>
            <w:r w:rsidRPr="009F39E8">
              <w:rPr>
                <w:spacing w:val="-2"/>
                <w:sz w:val="20"/>
              </w:rPr>
              <w:t xml:space="preserve">$2,414,226 </w:t>
            </w:r>
          </w:p>
        </w:tc>
        <w:tc>
          <w:tcPr>
            <w:tcW w:w="697" w:type="pct"/>
          </w:tcPr>
          <w:p w14:paraId="3FD97868" w14:textId="77777777" w:rsidR="009F39E8" w:rsidRPr="009F39E8" w:rsidRDefault="009F39E8" w:rsidP="009F39E8">
            <w:pPr>
              <w:spacing w:line="210" w:lineRule="exact"/>
              <w:ind w:left="7"/>
              <w:jc w:val="center"/>
              <w:rPr>
                <w:spacing w:val="-2"/>
                <w:sz w:val="20"/>
                <w:highlight w:val="yellow"/>
              </w:rPr>
            </w:pPr>
            <w:r w:rsidRPr="009F39E8">
              <w:rPr>
                <w:spacing w:val="-2"/>
                <w:sz w:val="20"/>
              </w:rPr>
              <w:t xml:space="preserve">870 </w:t>
            </w:r>
          </w:p>
        </w:tc>
        <w:tc>
          <w:tcPr>
            <w:tcW w:w="572" w:type="pct"/>
          </w:tcPr>
          <w:p w14:paraId="14ED0DB1" w14:textId="77777777" w:rsidR="009F39E8" w:rsidRPr="009F39E8" w:rsidRDefault="009F39E8" w:rsidP="009F39E8">
            <w:pPr>
              <w:spacing w:line="210" w:lineRule="exact"/>
              <w:ind w:left="7"/>
              <w:jc w:val="center"/>
              <w:rPr>
                <w:spacing w:val="-2"/>
                <w:sz w:val="20"/>
              </w:rPr>
            </w:pPr>
            <w:r w:rsidRPr="009F39E8">
              <w:rPr>
                <w:spacing w:val="-2"/>
                <w:sz w:val="20"/>
              </w:rPr>
              <w:t xml:space="preserve">$412,439 </w:t>
            </w:r>
          </w:p>
        </w:tc>
        <w:tc>
          <w:tcPr>
            <w:tcW w:w="572" w:type="pct"/>
          </w:tcPr>
          <w:p w14:paraId="653305F5" w14:textId="77777777" w:rsidR="009F39E8" w:rsidRPr="009F39E8" w:rsidRDefault="009F39E8" w:rsidP="009F39E8">
            <w:pPr>
              <w:spacing w:line="210" w:lineRule="exact"/>
              <w:ind w:left="7"/>
              <w:jc w:val="center"/>
              <w:rPr>
                <w:spacing w:val="-2"/>
                <w:sz w:val="20"/>
              </w:rPr>
            </w:pPr>
            <w:r w:rsidRPr="009F39E8">
              <w:rPr>
                <w:spacing w:val="-2"/>
                <w:sz w:val="20"/>
              </w:rPr>
              <w:t xml:space="preserve">600 </w:t>
            </w:r>
          </w:p>
        </w:tc>
        <w:tc>
          <w:tcPr>
            <w:tcW w:w="573" w:type="pct"/>
          </w:tcPr>
          <w:p w14:paraId="71786CDB" w14:textId="77777777" w:rsidR="009F39E8" w:rsidRPr="009F39E8" w:rsidRDefault="009F39E8" w:rsidP="009F39E8">
            <w:pPr>
              <w:spacing w:line="210" w:lineRule="exact"/>
              <w:ind w:left="7"/>
              <w:jc w:val="center"/>
              <w:rPr>
                <w:spacing w:val="-2"/>
                <w:sz w:val="20"/>
              </w:rPr>
            </w:pPr>
            <w:r w:rsidRPr="009F39E8">
              <w:rPr>
                <w:spacing w:val="-2"/>
                <w:sz w:val="20"/>
              </w:rPr>
              <w:t xml:space="preserve">$455,728 </w:t>
            </w:r>
          </w:p>
        </w:tc>
        <w:tc>
          <w:tcPr>
            <w:tcW w:w="466" w:type="pct"/>
          </w:tcPr>
          <w:p w14:paraId="33F4FA21" w14:textId="77777777" w:rsidR="009F39E8" w:rsidRPr="009F39E8" w:rsidRDefault="009F39E8" w:rsidP="009F39E8">
            <w:pPr>
              <w:spacing w:line="210" w:lineRule="exact"/>
              <w:ind w:left="7"/>
              <w:jc w:val="center"/>
              <w:rPr>
                <w:sz w:val="20"/>
                <w:highlight w:val="yellow"/>
              </w:rPr>
            </w:pPr>
            <w:r w:rsidRPr="009F39E8">
              <w:rPr>
                <w:sz w:val="20"/>
              </w:rPr>
              <w:t xml:space="preserve">2,680 </w:t>
            </w:r>
          </w:p>
        </w:tc>
        <w:tc>
          <w:tcPr>
            <w:tcW w:w="447" w:type="pct"/>
          </w:tcPr>
          <w:p w14:paraId="582CA578" w14:textId="77777777" w:rsidR="009F39E8" w:rsidRPr="009F39E8" w:rsidRDefault="009F39E8" w:rsidP="009F39E8">
            <w:pPr>
              <w:spacing w:line="210" w:lineRule="exact"/>
              <w:ind w:left="10"/>
              <w:jc w:val="center"/>
              <w:rPr>
                <w:sz w:val="20"/>
              </w:rPr>
            </w:pPr>
            <w:r w:rsidRPr="009F39E8">
              <w:rPr>
                <w:spacing w:val="-2"/>
                <w:sz w:val="20"/>
              </w:rPr>
              <w:t xml:space="preserve">$3,282,393 </w:t>
            </w:r>
          </w:p>
        </w:tc>
      </w:tr>
    </w:tbl>
    <w:p w14:paraId="569C2D2C" w14:textId="77777777" w:rsidR="009F39E8" w:rsidRPr="009F39E8" w:rsidRDefault="009F39E8" w:rsidP="009F39E8">
      <w:pPr>
        <w:numPr>
          <w:ilvl w:val="2"/>
          <w:numId w:val="12"/>
        </w:numPr>
        <w:tabs>
          <w:tab w:val="left" w:pos="720"/>
        </w:tabs>
        <w:spacing w:before="272" w:line="275" w:lineRule="exact"/>
        <w:jc w:val="both"/>
        <w:outlineLvl w:val="0"/>
        <w:rPr>
          <w:b/>
          <w:bCs/>
          <w:i/>
          <w:iCs/>
          <w:color w:val="002C72"/>
          <w:sz w:val="24"/>
          <w:szCs w:val="24"/>
        </w:rPr>
      </w:pPr>
      <w:r w:rsidRPr="009F39E8">
        <w:rPr>
          <w:b/>
          <w:bCs/>
          <w:i/>
          <w:iCs/>
          <w:color w:val="002C72"/>
          <w:sz w:val="24"/>
          <w:szCs w:val="24"/>
        </w:rPr>
        <w:t>Indirect</w:t>
      </w:r>
      <w:r w:rsidRPr="009F39E8">
        <w:rPr>
          <w:b/>
          <w:bCs/>
          <w:i/>
          <w:iCs/>
          <w:color w:val="002C72"/>
          <w:spacing w:val="-4"/>
          <w:sz w:val="24"/>
          <w:szCs w:val="24"/>
        </w:rPr>
        <w:t xml:space="preserve"> </w:t>
      </w:r>
      <w:r w:rsidRPr="009F39E8">
        <w:rPr>
          <w:b/>
          <w:bCs/>
          <w:i/>
          <w:iCs/>
          <w:color w:val="002C72"/>
          <w:sz w:val="24"/>
          <w:szCs w:val="24"/>
        </w:rPr>
        <w:t>Costs</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Commodity</w:t>
      </w:r>
      <w:r w:rsidRPr="009F39E8">
        <w:rPr>
          <w:b/>
          <w:bCs/>
          <w:i/>
          <w:iCs/>
          <w:color w:val="002C72"/>
          <w:spacing w:val="-2"/>
          <w:sz w:val="24"/>
          <w:szCs w:val="24"/>
        </w:rPr>
        <w:t xml:space="preserve"> </w:t>
      </w:r>
      <w:r w:rsidRPr="009F39E8">
        <w:rPr>
          <w:b/>
          <w:bCs/>
          <w:i/>
          <w:iCs/>
          <w:color w:val="002C72"/>
          <w:sz w:val="24"/>
          <w:szCs w:val="24"/>
        </w:rPr>
        <w:t>and</w:t>
      </w:r>
      <w:r w:rsidRPr="009F39E8">
        <w:rPr>
          <w:b/>
          <w:bCs/>
          <w:i/>
          <w:iCs/>
          <w:color w:val="002C72"/>
          <w:spacing w:val="-1"/>
          <w:sz w:val="24"/>
          <w:szCs w:val="24"/>
        </w:rPr>
        <w:t xml:space="preserve"> </w:t>
      </w:r>
      <w:r w:rsidRPr="009F39E8">
        <w:rPr>
          <w:b/>
          <w:bCs/>
          <w:i/>
          <w:iCs/>
          <w:color w:val="002C72"/>
          <w:sz w:val="24"/>
          <w:szCs w:val="24"/>
        </w:rPr>
        <w:t>Food</w:t>
      </w:r>
      <w:r w:rsidRPr="009F39E8">
        <w:rPr>
          <w:b/>
          <w:bCs/>
          <w:i/>
          <w:iCs/>
          <w:color w:val="002C72"/>
          <w:spacing w:val="-1"/>
          <w:sz w:val="24"/>
          <w:szCs w:val="24"/>
        </w:rPr>
        <w:t xml:space="preserve"> </w:t>
      </w:r>
      <w:r w:rsidRPr="009F39E8">
        <w:rPr>
          <w:b/>
          <w:bCs/>
          <w:i/>
          <w:iCs/>
          <w:color w:val="002C72"/>
          <w:sz w:val="24"/>
          <w:szCs w:val="24"/>
        </w:rPr>
        <w:t>Purchases</w:t>
      </w:r>
      <w:r w:rsidRPr="009F39E8">
        <w:rPr>
          <w:b/>
          <w:bCs/>
          <w:i/>
          <w:iCs/>
          <w:color w:val="002C72"/>
          <w:spacing w:val="-2"/>
          <w:sz w:val="24"/>
          <w:szCs w:val="24"/>
        </w:rPr>
        <w:t xml:space="preserve"> –$656,478.62 </w:t>
      </w:r>
    </w:p>
    <w:p w14:paraId="407DE56C" w14:textId="77777777" w:rsidR="009F39E8" w:rsidRPr="009F39E8" w:rsidRDefault="009F39E8" w:rsidP="009F39E8">
      <w:pPr>
        <w:spacing w:line="242" w:lineRule="auto"/>
        <w:ind w:left="360" w:right="329"/>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 xml:space="preserve">costs </w:t>
      </w:r>
      <w:r w:rsidRPr="009F39E8">
        <w:rPr>
          <w:sz w:val="24"/>
          <w:szCs w:val="24"/>
        </w:rPr>
        <w:lastRenderedPageBreak/>
        <w:t>are estimated at $656,478.62.</w:t>
      </w:r>
    </w:p>
    <w:p w14:paraId="38D7446A" w14:textId="4A5491F3" w:rsidR="009F39E8" w:rsidRPr="009F39E8" w:rsidRDefault="009F39E8" w:rsidP="009F39E8">
      <w:pPr>
        <w:numPr>
          <w:ilvl w:val="1"/>
          <w:numId w:val="12"/>
        </w:numPr>
        <w:tabs>
          <w:tab w:val="left" w:pos="720"/>
        </w:tabs>
        <w:spacing w:before="272" w:line="276" w:lineRule="exact"/>
        <w:jc w:val="both"/>
        <w:rPr>
          <w:b/>
          <w:sz w:val="24"/>
        </w:rPr>
      </w:pPr>
      <w:r w:rsidRPr="009F39E8">
        <w:rPr>
          <w:b/>
          <w:color w:val="002D72"/>
          <w:sz w:val="24"/>
        </w:rPr>
        <w:t>Internal</w:t>
      </w:r>
      <w:r w:rsidRPr="009F39E8">
        <w:rPr>
          <w:b/>
          <w:color w:val="002D72"/>
          <w:spacing w:val="-5"/>
          <w:sz w:val="24"/>
        </w:rPr>
        <w:t xml:space="preserve"> </w:t>
      </w:r>
      <w:r w:rsidRPr="009F39E8">
        <w:rPr>
          <w:b/>
          <w:color w:val="002D72"/>
          <w:sz w:val="24"/>
        </w:rPr>
        <w:t>Transportation,</w:t>
      </w:r>
      <w:r w:rsidRPr="009F39E8">
        <w:rPr>
          <w:b/>
          <w:color w:val="002D72"/>
          <w:spacing w:val="-2"/>
          <w:sz w:val="24"/>
        </w:rPr>
        <w:t xml:space="preserve"> </w:t>
      </w:r>
      <w:r w:rsidRPr="009F39E8">
        <w:rPr>
          <w:b/>
          <w:color w:val="002D72"/>
          <w:sz w:val="24"/>
        </w:rPr>
        <w:t>Storage,</w:t>
      </w:r>
      <w:r w:rsidRPr="009F39E8">
        <w:rPr>
          <w:b/>
          <w:color w:val="002D72"/>
          <w:spacing w:val="-1"/>
          <w:sz w:val="24"/>
        </w:rPr>
        <w:t xml:space="preserve"> </w:t>
      </w:r>
      <w:r w:rsidRPr="009F39E8">
        <w:rPr>
          <w:b/>
          <w:color w:val="002D72"/>
          <w:sz w:val="24"/>
        </w:rPr>
        <w:t>and</w:t>
      </w:r>
      <w:r w:rsidRPr="009F39E8">
        <w:rPr>
          <w:b/>
          <w:color w:val="002D72"/>
          <w:spacing w:val="-2"/>
          <w:sz w:val="24"/>
        </w:rPr>
        <w:t xml:space="preserve"> </w:t>
      </w:r>
      <w:r w:rsidRPr="009F39E8">
        <w:rPr>
          <w:b/>
          <w:color w:val="002D72"/>
          <w:sz w:val="24"/>
        </w:rPr>
        <w:t>Handling</w:t>
      </w:r>
      <w:r w:rsidRPr="009F39E8">
        <w:rPr>
          <w:b/>
          <w:color w:val="002D72"/>
          <w:spacing w:val="-2"/>
          <w:sz w:val="24"/>
        </w:rPr>
        <w:t xml:space="preserve"> </w:t>
      </w:r>
      <w:r w:rsidRPr="009F39E8">
        <w:rPr>
          <w:b/>
          <w:color w:val="002D72"/>
          <w:sz w:val="24"/>
        </w:rPr>
        <w:t>(ITSH)</w:t>
      </w:r>
      <w:r w:rsidRPr="009F39E8">
        <w:rPr>
          <w:b/>
          <w:color w:val="002D72"/>
          <w:spacing w:val="-1"/>
          <w:sz w:val="24"/>
        </w:rPr>
        <w:t xml:space="preserve"> </w:t>
      </w:r>
      <w:r w:rsidRPr="009F39E8">
        <w:rPr>
          <w:b/>
          <w:color w:val="002D72"/>
          <w:sz w:val="24"/>
        </w:rPr>
        <w:t>–</w:t>
      </w:r>
      <w:r w:rsidRPr="009F39E8">
        <w:rPr>
          <w:b/>
          <w:color w:val="002D72"/>
          <w:spacing w:val="-2"/>
          <w:sz w:val="24"/>
        </w:rPr>
        <w:t xml:space="preserve"> </w:t>
      </w:r>
      <w:r w:rsidRPr="009F39E8">
        <w:rPr>
          <w:b/>
          <w:color w:val="002D72"/>
          <w:sz w:val="24"/>
        </w:rPr>
        <w:t>Subtotal</w:t>
      </w:r>
      <w:r w:rsidRPr="009F39E8">
        <w:rPr>
          <w:b/>
          <w:color w:val="002D72"/>
          <w:spacing w:val="-1"/>
          <w:sz w:val="24"/>
        </w:rPr>
        <w:t xml:space="preserve"> </w:t>
      </w:r>
      <w:r w:rsidRPr="009F39E8">
        <w:rPr>
          <w:b/>
          <w:color w:val="002D72"/>
          <w:spacing w:val="-2"/>
          <w:sz w:val="24"/>
        </w:rPr>
        <w:t>$3,</w:t>
      </w:r>
      <w:del w:id="3" w:author="Javiera Salinas" w:date="2025-12-01T10:09:00Z" w16du:dateUtc="2025-12-01T15:09:00Z">
        <w:r w:rsidRPr="009F39E8">
          <w:rPr>
            <w:b/>
            <w:color w:val="002D72"/>
            <w:spacing w:val="-2"/>
            <w:sz w:val="24"/>
          </w:rPr>
          <w:delText xml:space="preserve">163,958.96 </w:delText>
        </w:r>
      </w:del>
      <w:ins w:id="4" w:author="Javiera Salinas" w:date="2025-12-01T10:09:00Z" w16du:dateUtc="2025-12-01T15:09:00Z">
        <w:r w:rsidR="00AF67EC">
          <w:rPr>
            <w:b/>
            <w:color w:val="002D72"/>
            <w:spacing w:val="-2"/>
            <w:sz w:val="24"/>
          </w:rPr>
          <w:t>243,158.96</w:t>
        </w:r>
      </w:ins>
    </w:p>
    <w:p w14:paraId="35686ABA" w14:textId="138E4499" w:rsidR="009F39E8" w:rsidRPr="009F39E8" w:rsidRDefault="009F39E8" w:rsidP="009F39E8">
      <w:pPr>
        <w:numPr>
          <w:ilvl w:val="0"/>
          <w:numId w:val="9"/>
        </w:numPr>
        <w:tabs>
          <w:tab w:val="left" w:pos="719"/>
        </w:tabs>
        <w:spacing w:line="293" w:lineRule="exact"/>
        <w:ind w:left="719" w:hanging="359"/>
        <w:rPr>
          <w:b/>
          <w:sz w:val="24"/>
        </w:rPr>
      </w:pPr>
      <w:r w:rsidRPr="009F39E8">
        <w:rPr>
          <w:b/>
          <w:sz w:val="24"/>
        </w:rPr>
        <w:t>Subtotal</w:t>
      </w:r>
      <w:r w:rsidRPr="009F39E8">
        <w:rPr>
          <w:b/>
          <w:spacing w:val="-2"/>
          <w:sz w:val="24"/>
        </w:rPr>
        <w:t xml:space="preserve"> </w:t>
      </w:r>
      <w:r w:rsidRPr="009F39E8">
        <w:rPr>
          <w:b/>
          <w:sz w:val="24"/>
        </w:rPr>
        <w:t>Direct</w:t>
      </w:r>
      <w:r w:rsidRPr="009F39E8">
        <w:rPr>
          <w:b/>
          <w:spacing w:val="-1"/>
          <w:sz w:val="24"/>
        </w:rPr>
        <w:t xml:space="preserve"> </w:t>
      </w:r>
      <w:r w:rsidRPr="009F39E8">
        <w:rPr>
          <w:b/>
          <w:sz w:val="24"/>
        </w:rPr>
        <w:t>Cost:</w:t>
      </w:r>
      <w:r w:rsidRPr="009F39E8">
        <w:rPr>
          <w:b/>
          <w:spacing w:val="-2"/>
          <w:sz w:val="24"/>
        </w:rPr>
        <w:t xml:space="preserve"> $2,</w:t>
      </w:r>
      <w:del w:id="5" w:author="Javiera Salinas" w:date="2025-12-01T10:09:00Z" w16du:dateUtc="2025-12-01T15:09:00Z">
        <w:r w:rsidRPr="009F39E8">
          <w:rPr>
            <w:b/>
            <w:spacing w:val="-2"/>
            <w:sz w:val="24"/>
          </w:rPr>
          <w:delText>636,632.47</w:delText>
        </w:r>
      </w:del>
      <w:ins w:id="6" w:author="Javiera Salinas" w:date="2025-12-01T10:09:00Z" w16du:dateUtc="2025-12-01T15:09:00Z">
        <w:r w:rsidR="001E4B6B">
          <w:rPr>
            <w:b/>
            <w:spacing w:val="-2"/>
            <w:sz w:val="24"/>
          </w:rPr>
          <w:t>702,</w:t>
        </w:r>
        <w:r w:rsidR="0016504B">
          <w:rPr>
            <w:b/>
            <w:spacing w:val="-2"/>
            <w:sz w:val="24"/>
          </w:rPr>
          <w:t>632.47</w:t>
        </w:r>
      </w:ins>
      <w:r w:rsidRPr="009F39E8">
        <w:rPr>
          <w:b/>
          <w:spacing w:val="-2"/>
          <w:sz w:val="24"/>
        </w:rPr>
        <w:t xml:space="preserve"> </w:t>
      </w:r>
    </w:p>
    <w:p w14:paraId="01D341B5" w14:textId="2F380C3D" w:rsidR="009F39E8" w:rsidRPr="009F39E8" w:rsidRDefault="009F39E8" w:rsidP="009F39E8">
      <w:pPr>
        <w:numPr>
          <w:ilvl w:val="0"/>
          <w:numId w:val="9"/>
        </w:numPr>
        <w:tabs>
          <w:tab w:val="left" w:pos="719"/>
        </w:tabs>
        <w:spacing w:line="293" w:lineRule="exact"/>
        <w:ind w:left="719" w:hanging="359"/>
        <w:rPr>
          <w:b/>
          <w:sz w:val="24"/>
        </w:rPr>
      </w:pPr>
      <w:r w:rsidRPr="009F39E8">
        <w:rPr>
          <w:b/>
          <w:sz w:val="24"/>
        </w:rPr>
        <w:t>Subtotal</w:t>
      </w:r>
      <w:r w:rsidRPr="009F39E8">
        <w:rPr>
          <w:b/>
          <w:spacing w:val="-4"/>
          <w:sz w:val="24"/>
        </w:rPr>
        <w:t xml:space="preserve"> </w:t>
      </w:r>
      <w:r w:rsidRPr="009F39E8">
        <w:rPr>
          <w:b/>
          <w:sz w:val="24"/>
        </w:rPr>
        <w:t>Indirect</w:t>
      </w:r>
      <w:r w:rsidRPr="009F39E8">
        <w:rPr>
          <w:b/>
          <w:spacing w:val="-1"/>
          <w:sz w:val="24"/>
        </w:rPr>
        <w:t xml:space="preserve"> </w:t>
      </w:r>
      <w:r w:rsidRPr="009F39E8">
        <w:rPr>
          <w:b/>
          <w:sz w:val="24"/>
        </w:rPr>
        <w:t>Cost:</w:t>
      </w:r>
      <w:r w:rsidRPr="009F39E8">
        <w:rPr>
          <w:b/>
          <w:spacing w:val="-2"/>
          <w:sz w:val="24"/>
        </w:rPr>
        <w:t xml:space="preserve"> $5</w:t>
      </w:r>
      <w:del w:id="7" w:author="Javiera Salinas" w:date="2025-12-01T10:11:00Z" w16du:dateUtc="2025-12-01T15:11:00Z">
        <w:r w:rsidRPr="009F39E8">
          <w:rPr>
            <w:b/>
            <w:spacing w:val="-2"/>
            <w:sz w:val="24"/>
          </w:rPr>
          <w:delText xml:space="preserve">27,326.49 </w:delText>
        </w:r>
      </w:del>
      <w:ins w:id="8" w:author="Javiera Salinas" w:date="2025-12-01T10:11:00Z" w16du:dateUtc="2025-12-01T15:11:00Z">
        <w:r w:rsidR="005568B7">
          <w:rPr>
            <w:b/>
            <w:spacing w:val="-2"/>
            <w:sz w:val="24"/>
          </w:rPr>
          <w:t>40,</w:t>
        </w:r>
        <w:r w:rsidR="004A199D">
          <w:rPr>
            <w:b/>
            <w:spacing w:val="-2"/>
            <w:sz w:val="24"/>
          </w:rPr>
          <w:t>526.49</w:t>
        </w:r>
      </w:ins>
    </w:p>
    <w:p w14:paraId="208C71F5" w14:textId="77777777" w:rsidR="009F39E8" w:rsidRPr="009F39E8" w:rsidRDefault="009F39E8" w:rsidP="009F39E8">
      <w:pPr>
        <w:numPr>
          <w:ilvl w:val="2"/>
          <w:numId w:val="12"/>
        </w:numPr>
        <w:tabs>
          <w:tab w:val="left" w:pos="720"/>
        </w:tabs>
        <w:spacing w:before="275"/>
        <w:jc w:val="both"/>
        <w:outlineLvl w:val="0"/>
        <w:rPr>
          <w:b/>
          <w:bCs/>
          <w:i/>
          <w:iCs/>
          <w:color w:val="002C72"/>
          <w:sz w:val="24"/>
          <w:szCs w:val="24"/>
        </w:rPr>
      </w:pPr>
      <w:r w:rsidRPr="009F39E8">
        <w:rPr>
          <w:b/>
          <w:bCs/>
          <w:i/>
          <w:iCs/>
          <w:color w:val="002C72"/>
          <w:sz w:val="24"/>
          <w:szCs w:val="24"/>
        </w:rPr>
        <w:t>Salaries/Personnel</w:t>
      </w:r>
      <w:r w:rsidRPr="009F39E8">
        <w:rPr>
          <w:b/>
          <w:bCs/>
          <w:i/>
          <w:iCs/>
          <w:color w:val="002C72"/>
          <w:spacing w:val="-4"/>
          <w:sz w:val="24"/>
          <w:szCs w:val="24"/>
        </w:rPr>
        <w:t xml:space="preserve"> </w:t>
      </w:r>
      <w:r w:rsidRPr="009F39E8">
        <w:rPr>
          <w:b/>
          <w:bCs/>
          <w:i/>
          <w:iCs/>
          <w:color w:val="002C72"/>
          <w:sz w:val="24"/>
          <w:szCs w:val="24"/>
        </w:rPr>
        <w:t>–</w:t>
      </w:r>
      <w:r w:rsidRPr="009F39E8">
        <w:rPr>
          <w:b/>
          <w:bCs/>
          <w:i/>
          <w:iCs/>
          <w:color w:val="002C72"/>
          <w:spacing w:val="-2"/>
          <w:sz w:val="24"/>
          <w:szCs w:val="24"/>
        </w:rPr>
        <w:t xml:space="preserve"> </w:t>
      </w:r>
      <w:r w:rsidRPr="009F39E8">
        <w:rPr>
          <w:b/>
          <w:bCs/>
          <w:i/>
          <w:iCs/>
          <w:color w:val="002C72"/>
          <w:sz w:val="24"/>
          <w:szCs w:val="24"/>
        </w:rPr>
        <w:t>Subtotal</w:t>
      </w:r>
      <w:r w:rsidRPr="009F39E8">
        <w:rPr>
          <w:b/>
          <w:bCs/>
          <w:i/>
          <w:iCs/>
          <w:color w:val="002C72"/>
          <w:spacing w:val="-2"/>
          <w:sz w:val="24"/>
          <w:szCs w:val="24"/>
        </w:rPr>
        <w:t xml:space="preserve"> $953,187.37 </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4"/>
        <w:gridCol w:w="1080"/>
        <w:gridCol w:w="811"/>
        <w:gridCol w:w="989"/>
        <w:gridCol w:w="1080"/>
        <w:gridCol w:w="1166"/>
      </w:tblGrid>
      <w:tr w:rsidR="009F39E8" w:rsidRPr="009F39E8" w14:paraId="11D4C6FC" w14:textId="77777777" w:rsidTr="0075611A">
        <w:trPr>
          <w:trHeight w:val="690"/>
        </w:trPr>
        <w:tc>
          <w:tcPr>
            <w:tcW w:w="4224" w:type="dxa"/>
          </w:tcPr>
          <w:p w14:paraId="46FC7622" w14:textId="77777777" w:rsidR="009F39E8" w:rsidRPr="009F39E8" w:rsidRDefault="009F39E8" w:rsidP="009F39E8">
            <w:pPr>
              <w:spacing w:before="130"/>
              <w:ind w:left="1309"/>
              <w:rPr>
                <w:b/>
                <w:sz w:val="20"/>
              </w:rPr>
            </w:pPr>
            <w:r w:rsidRPr="009F39E8">
              <w:rPr>
                <w:b/>
                <w:sz w:val="20"/>
              </w:rPr>
              <w:t>Position</w:t>
            </w:r>
            <w:r w:rsidRPr="009F39E8">
              <w:rPr>
                <w:b/>
                <w:spacing w:val="-7"/>
                <w:sz w:val="20"/>
              </w:rPr>
              <w:t xml:space="preserve"> </w:t>
            </w:r>
            <w:r w:rsidRPr="009F39E8">
              <w:rPr>
                <w:b/>
                <w:sz w:val="20"/>
              </w:rPr>
              <w:t>(All</w:t>
            </w:r>
            <w:r w:rsidRPr="009F39E8">
              <w:rPr>
                <w:b/>
                <w:spacing w:val="-6"/>
                <w:sz w:val="20"/>
              </w:rPr>
              <w:t xml:space="preserve"> </w:t>
            </w:r>
            <w:r w:rsidRPr="009F39E8">
              <w:rPr>
                <w:b/>
                <w:spacing w:val="-4"/>
                <w:sz w:val="20"/>
              </w:rPr>
              <w:t>CCN)</w:t>
            </w:r>
          </w:p>
          <w:p w14:paraId="5E4CD4AF" w14:textId="77777777" w:rsidR="009F39E8" w:rsidRPr="009F39E8" w:rsidRDefault="009F39E8" w:rsidP="009F39E8">
            <w:pPr>
              <w:ind w:left="110"/>
              <w:rPr>
                <w:i/>
                <w:sz w:val="18"/>
              </w:rPr>
            </w:pPr>
            <w:r w:rsidRPr="009F39E8">
              <w:rPr>
                <w:i/>
                <w:sz w:val="18"/>
              </w:rPr>
              <w:t>*Key</w:t>
            </w:r>
            <w:r w:rsidRPr="009F39E8">
              <w:rPr>
                <w:i/>
                <w:spacing w:val="-4"/>
                <w:sz w:val="18"/>
              </w:rPr>
              <w:t xml:space="preserve"> </w:t>
            </w:r>
            <w:r w:rsidRPr="009F39E8">
              <w:rPr>
                <w:i/>
                <w:spacing w:val="-2"/>
                <w:sz w:val="18"/>
              </w:rPr>
              <w:t>personnel</w:t>
            </w:r>
          </w:p>
        </w:tc>
        <w:tc>
          <w:tcPr>
            <w:tcW w:w="1080" w:type="dxa"/>
          </w:tcPr>
          <w:p w14:paraId="448831B7" w14:textId="77777777" w:rsidR="009F39E8" w:rsidRPr="009F39E8" w:rsidRDefault="009F39E8" w:rsidP="009F39E8">
            <w:pPr>
              <w:rPr>
                <w:b/>
                <w:i/>
                <w:sz w:val="20"/>
              </w:rPr>
            </w:pPr>
          </w:p>
          <w:p w14:paraId="37E801C9" w14:textId="77777777" w:rsidR="009F39E8" w:rsidRPr="009F39E8" w:rsidRDefault="009F39E8" w:rsidP="009F39E8">
            <w:pPr>
              <w:ind w:left="65" w:right="51"/>
              <w:jc w:val="center"/>
              <w:rPr>
                <w:b/>
                <w:sz w:val="20"/>
              </w:rPr>
            </w:pPr>
            <w:r w:rsidRPr="009F39E8">
              <w:rPr>
                <w:b/>
                <w:spacing w:val="-2"/>
                <w:sz w:val="20"/>
              </w:rPr>
              <w:t>Months</w:t>
            </w:r>
          </w:p>
        </w:tc>
        <w:tc>
          <w:tcPr>
            <w:tcW w:w="811" w:type="dxa"/>
          </w:tcPr>
          <w:p w14:paraId="5A9960B9" w14:textId="77777777" w:rsidR="009F39E8" w:rsidRPr="009F39E8" w:rsidRDefault="009F39E8" w:rsidP="009F39E8">
            <w:pPr>
              <w:rPr>
                <w:b/>
                <w:i/>
                <w:sz w:val="20"/>
              </w:rPr>
            </w:pPr>
          </w:p>
          <w:p w14:paraId="492077D7" w14:textId="77777777" w:rsidR="009F39E8" w:rsidRPr="009F39E8" w:rsidRDefault="009F39E8" w:rsidP="009F39E8">
            <w:pPr>
              <w:ind w:left="14"/>
              <w:jc w:val="center"/>
              <w:rPr>
                <w:b/>
                <w:sz w:val="20"/>
              </w:rPr>
            </w:pPr>
            <w:r w:rsidRPr="009F39E8">
              <w:rPr>
                <w:b/>
                <w:spacing w:val="-5"/>
                <w:sz w:val="20"/>
              </w:rPr>
              <w:t>LOE</w:t>
            </w:r>
          </w:p>
        </w:tc>
        <w:tc>
          <w:tcPr>
            <w:tcW w:w="989" w:type="dxa"/>
          </w:tcPr>
          <w:p w14:paraId="7DA25CC0" w14:textId="77777777" w:rsidR="009F39E8" w:rsidRPr="009F39E8" w:rsidRDefault="009F39E8" w:rsidP="009F39E8">
            <w:pPr>
              <w:spacing w:line="230" w:lineRule="atLeast"/>
              <w:ind w:left="125" w:right="117" w:hanging="1"/>
              <w:jc w:val="center"/>
              <w:rPr>
                <w:b/>
                <w:sz w:val="20"/>
              </w:rPr>
            </w:pPr>
            <w:r w:rsidRPr="009F39E8">
              <w:rPr>
                <w:b/>
                <w:spacing w:val="-4"/>
                <w:sz w:val="20"/>
              </w:rPr>
              <w:t xml:space="preserve">Base </w:t>
            </w:r>
            <w:r w:rsidRPr="009F39E8">
              <w:rPr>
                <w:b/>
                <w:spacing w:val="-2"/>
                <w:sz w:val="20"/>
              </w:rPr>
              <w:t>Monthly Salary</w:t>
            </w:r>
          </w:p>
        </w:tc>
        <w:tc>
          <w:tcPr>
            <w:tcW w:w="1080" w:type="dxa"/>
          </w:tcPr>
          <w:p w14:paraId="58CD364C" w14:textId="77777777" w:rsidR="009F39E8" w:rsidRPr="009F39E8" w:rsidRDefault="009F39E8" w:rsidP="009F39E8">
            <w:pPr>
              <w:spacing w:line="230" w:lineRule="atLeast"/>
              <w:ind w:left="175" w:right="158" w:firstLine="11"/>
              <w:jc w:val="both"/>
              <w:rPr>
                <w:b/>
                <w:sz w:val="20"/>
              </w:rPr>
            </w:pPr>
            <w:r w:rsidRPr="009F39E8">
              <w:rPr>
                <w:b/>
                <w:spacing w:val="-2"/>
                <w:sz w:val="20"/>
              </w:rPr>
              <w:t>Average Monthly Salary</w:t>
            </w:r>
          </w:p>
        </w:tc>
        <w:tc>
          <w:tcPr>
            <w:tcW w:w="1166" w:type="dxa"/>
          </w:tcPr>
          <w:p w14:paraId="53A8E7E3" w14:textId="77777777" w:rsidR="009F39E8" w:rsidRPr="009F39E8" w:rsidRDefault="009F39E8" w:rsidP="009F39E8">
            <w:pPr>
              <w:spacing w:before="115"/>
              <w:ind w:left="223" w:right="206" w:firstLine="83"/>
              <w:rPr>
                <w:b/>
                <w:sz w:val="20"/>
              </w:rPr>
            </w:pPr>
            <w:r w:rsidRPr="009F39E8">
              <w:rPr>
                <w:b/>
                <w:spacing w:val="-2"/>
                <w:sz w:val="20"/>
              </w:rPr>
              <w:t>Salary Subtotal</w:t>
            </w:r>
          </w:p>
        </w:tc>
      </w:tr>
      <w:tr w:rsidR="009F39E8" w:rsidRPr="009F39E8" w14:paraId="089DD257" w14:textId="77777777" w:rsidTr="0075611A">
        <w:trPr>
          <w:trHeight w:val="230"/>
        </w:trPr>
        <w:tc>
          <w:tcPr>
            <w:tcW w:w="4224" w:type="dxa"/>
          </w:tcPr>
          <w:p w14:paraId="2AE26B05" w14:textId="77777777" w:rsidR="009F39E8" w:rsidRPr="009F39E8" w:rsidRDefault="009F39E8" w:rsidP="009F39E8">
            <w:pPr>
              <w:spacing w:line="210" w:lineRule="exact"/>
              <w:ind w:left="110"/>
              <w:rPr>
                <w:sz w:val="20"/>
              </w:rPr>
            </w:pPr>
            <w:r w:rsidRPr="009F39E8">
              <w:rPr>
                <w:sz w:val="20"/>
              </w:rPr>
              <w:t>Supply Chain Manager</w:t>
            </w:r>
          </w:p>
        </w:tc>
        <w:tc>
          <w:tcPr>
            <w:tcW w:w="1080" w:type="dxa"/>
          </w:tcPr>
          <w:p w14:paraId="4B305E81" w14:textId="77777777" w:rsidR="009F39E8" w:rsidRPr="009F39E8" w:rsidRDefault="009F39E8" w:rsidP="009F39E8">
            <w:pPr>
              <w:spacing w:line="210" w:lineRule="exact"/>
              <w:ind w:left="65" w:right="1"/>
              <w:jc w:val="center"/>
              <w:rPr>
                <w:spacing w:val="-5"/>
                <w:sz w:val="20"/>
              </w:rPr>
            </w:pPr>
            <w:r w:rsidRPr="009F39E8">
              <w:rPr>
                <w:spacing w:val="-5"/>
                <w:sz w:val="20"/>
              </w:rPr>
              <w:t>67</w:t>
            </w:r>
          </w:p>
        </w:tc>
        <w:tc>
          <w:tcPr>
            <w:tcW w:w="811" w:type="dxa"/>
          </w:tcPr>
          <w:p w14:paraId="19A663D7" w14:textId="77777777" w:rsidR="009F39E8" w:rsidRPr="009F39E8" w:rsidRDefault="009F39E8" w:rsidP="009F39E8">
            <w:pPr>
              <w:spacing w:line="210" w:lineRule="exact"/>
              <w:ind w:left="14"/>
              <w:jc w:val="center"/>
              <w:rPr>
                <w:spacing w:val="-5"/>
                <w:sz w:val="20"/>
              </w:rPr>
            </w:pPr>
            <w:r w:rsidRPr="009F39E8">
              <w:rPr>
                <w:spacing w:val="-5"/>
                <w:sz w:val="20"/>
              </w:rPr>
              <w:t>100%</w:t>
            </w:r>
          </w:p>
        </w:tc>
        <w:tc>
          <w:tcPr>
            <w:tcW w:w="989" w:type="dxa"/>
          </w:tcPr>
          <w:p w14:paraId="1F50F4F1" w14:textId="77777777" w:rsidR="009F39E8" w:rsidRPr="009F39E8" w:rsidRDefault="009F39E8" w:rsidP="009F39E8">
            <w:pPr>
              <w:spacing w:line="210" w:lineRule="exact"/>
              <w:ind w:left="56"/>
              <w:jc w:val="center"/>
              <w:rPr>
                <w:spacing w:val="-2"/>
                <w:sz w:val="20"/>
              </w:rPr>
            </w:pPr>
            <w:r w:rsidRPr="009F39E8">
              <w:rPr>
                <w:spacing w:val="-2"/>
                <w:sz w:val="20"/>
              </w:rPr>
              <w:t>$5,000</w:t>
            </w:r>
          </w:p>
        </w:tc>
        <w:tc>
          <w:tcPr>
            <w:tcW w:w="1080" w:type="dxa"/>
          </w:tcPr>
          <w:p w14:paraId="7FD1801D" w14:textId="77777777" w:rsidR="009F39E8" w:rsidRPr="009F39E8" w:rsidRDefault="009F39E8" w:rsidP="009F39E8">
            <w:pPr>
              <w:spacing w:line="210" w:lineRule="exact"/>
              <w:ind w:left="65" w:right="1"/>
              <w:jc w:val="center"/>
              <w:rPr>
                <w:spacing w:val="-2"/>
                <w:sz w:val="20"/>
              </w:rPr>
            </w:pPr>
            <w:r w:rsidRPr="009F39E8">
              <w:rPr>
                <w:spacing w:val="-2"/>
                <w:sz w:val="20"/>
              </w:rPr>
              <w:t>$5,636</w:t>
            </w:r>
          </w:p>
        </w:tc>
        <w:tc>
          <w:tcPr>
            <w:tcW w:w="1166" w:type="dxa"/>
          </w:tcPr>
          <w:p w14:paraId="232CCC14" w14:textId="77777777" w:rsidR="009F39E8" w:rsidRPr="009F39E8" w:rsidRDefault="009F39E8" w:rsidP="009F39E8">
            <w:pPr>
              <w:spacing w:line="210" w:lineRule="exact"/>
              <w:ind w:left="63" w:right="50"/>
              <w:jc w:val="center"/>
              <w:rPr>
                <w:spacing w:val="-2"/>
                <w:sz w:val="20"/>
              </w:rPr>
            </w:pPr>
            <w:r w:rsidRPr="009F39E8">
              <w:rPr>
                <w:spacing w:val="-2"/>
                <w:sz w:val="20"/>
              </w:rPr>
              <w:t>$377,589.14</w:t>
            </w:r>
          </w:p>
        </w:tc>
      </w:tr>
      <w:tr w:rsidR="009F39E8" w:rsidRPr="009F39E8" w14:paraId="21A4F10B" w14:textId="77777777" w:rsidTr="0075611A">
        <w:trPr>
          <w:trHeight w:val="230"/>
        </w:trPr>
        <w:tc>
          <w:tcPr>
            <w:tcW w:w="4224" w:type="dxa"/>
          </w:tcPr>
          <w:p w14:paraId="299B1A7D" w14:textId="77777777" w:rsidR="009F39E8" w:rsidRPr="009F39E8" w:rsidRDefault="009F39E8" w:rsidP="009F39E8">
            <w:pPr>
              <w:spacing w:line="210" w:lineRule="exact"/>
              <w:ind w:left="110"/>
              <w:rPr>
                <w:sz w:val="20"/>
              </w:rPr>
            </w:pPr>
            <w:r w:rsidRPr="009F39E8">
              <w:rPr>
                <w:sz w:val="20"/>
              </w:rPr>
              <w:t>In-Country Logistics Specialist</w:t>
            </w:r>
          </w:p>
        </w:tc>
        <w:tc>
          <w:tcPr>
            <w:tcW w:w="1080" w:type="dxa"/>
          </w:tcPr>
          <w:p w14:paraId="3E5400CE" w14:textId="77777777" w:rsidR="009F39E8" w:rsidRPr="009F39E8" w:rsidRDefault="009F39E8" w:rsidP="009F39E8">
            <w:pPr>
              <w:spacing w:line="210" w:lineRule="exact"/>
              <w:ind w:left="65" w:right="1"/>
              <w:jc w:val="center"/>
              <w:rPr>
                <w:spacing w:val="-5"/>
                <w:sz w:val="20"/>
              </w:rPr>
            </w:pPr>
            <w:r w:rsidRPr="009F39E8">
              <w:rPr>
                <w:spacing w:val="-5"/>
                <w:sz w:val="20"/>
              </w:rPr>
              <w:t xml:space="preserve">65 </w:t>
            </w:r>
          </w:p>
        </w:tc>
        <w:tc>
          <w:tcPr>
            <w:tcW w:w="811" w:type="dxa"/>
          </w:tcPr>
          <w:p w14:paraId="37AFBF0B" w14:textId="77777777" w:rsidR="009F39E8" w:rsidRPr="009F39E8" w:rsidRDefault="009F39E8" w:rsidP="009F39E8">
            <w:pPr>
              <w:spacing w:line="210" w:lineRule="exact"/>
              <w:ind w:left="14"/>
              <w:jc w:val="center"/>
              <w:rPr>
                <w:spacing w:val="-5"/>
                <w:sz w:val="20"/>
              </w:rPr>
            </w:pPr>
            <w:r w:rsidRPr="009F39E8">
              <w:rPr>
                <w:spacing w:val="-5"/>
                <w:sz w:val="20"/>
              </w:rPr>
              <w:t>100%</w:t>
            </w:r>
          </w:p>
        </w:tc>
        <w:tc>
          <w:tcPr>
            <w:tcW w:w="989" w:type="dxa"/>
          </w:tcPr>
          <w:p w14:paraId="6C40EB86" w14:textId="77777777" w:rsidR="009F39E8" w:rsidRPr="009F39E8" w:rsidRDefault="009F39E8" w:rsidP="009F39E8">
            <w:pPr>
              <w:spacing w:line="210" w:lineRule="exact"/>
              <w:ind w:left="56"/>
              <w:jc w:val="center"/>
              <w:rPr>
                <w:spacing w:val="-2"/>
                <w:sz w:val="20"/>
              </w:rPr>
            </w:pPr>
            <w:r w:rsidRPr="009F39E8">
              <w:rPr>
                <w:spacing w:val="-2"/>
                <w:sz w:val="20"/>
              </w:rPr>
              <w:t xml:space="preserve">$2,000 </w:t>
            </w:r>
          </w:p>
        </w:tc>
        <w:tc>
          <w:tcPr>
            <w:tcW w:w="1080" w:type="dxa"/>
          </w:tcPr>
          <w:p w14:paraId="11986E6A" w14:textId="77777777" w:rsidR="009F39E8" w:rsidRPr="009F39E8" w:rsidRDefault="009F39E8" w:rsidP="009F39E8">
            <w:pPr>
              <w:spacing w:line="210" w:lineRule="exact"/>
              <w:ind w:left="65" w:right="1"/>
              <w:jc w:val="center"/>
              <w:rPr>
                <w:spacing w:val="-2"/>
                <w:sz w:val="20"/>
              </w:rPr>
            </w:pPr>
            <w:r w:rsidRPr="009F39E8">
              <w:rPr>
                <w:spacing w:val="-2"/>
                <w:sz w:val="20"/>
              </w:rPr>
              <w:t xml:space="preserve">$2,262 </w:t>
            </w:r>
          </w:p>
        </w:tc>
        <w:tc>
          <w:tcPr>
            <w:tcW w:w="1166" w:type="dxa"/>
          </w:tcPr>
          <w:p w14:paraId="1FD0A05E" w14:textId="77777777" w:rsidR="009F39E8" w:rsidRPr="009F39E8" w:rsidRDefault="009F39E8" w:rsidP="009F39E8">
            <w:pPr>
              <w:spacing w:line="210" w:lineRule="exact"/>
              <w:ind w:left="63" w:right="50"/>
              <w:jc w:val="center"/>
              <w:rPr>
                <w:spacing w:val="-2"/>
                <w:sz w:val="20"/>
              </w:rPr>
            </w:pPr>
            <w:r w:rsidRPr="009F39E8">
              <w:rPr>
                <w:spacing w:val="-2"/>
                <w:sz w:val="20"/>
              </w:rPr>
              <w:t xml:space="preserve">$147,035.66 </w:t>
            </w:r>
          </w:p>
        </w:tc>
      </w:tr>
      <w:tr w:rsidR="009F39E8" w:rsidRPr="009F39E8" w14:paraId="779F96EA" w14:textId="77777777" w:rsidTr="0075611A">
        <w:trPr>
          <w:trHeight w:val="230"/>
        </w:trPr>
        <w:tc>
          <w:tcPr>
            <w:tcW w:w="4224" w:type="dxa"/>
          </w:tcPr>
          <w:p w14:paraId="4FC003FE" w14:textId="77777777" w:rsidR="009F39E8" w:rsidRPr="009F39E8" w:rsidRDefault="009F39E8" w:rsidP="009F39E8">
            <w:pPr>
              <w:spacing w:line="210" w:lineRule="exact"/>
              <w:ind w:left="110"/>
              <w:rPr>
                <w:sz w:val="20"/>
              </w:rPr>
            </w:pPr>
            <w:r w:rsidRPr="009F39E8">
              <w:rPr>
                <w:sz w:val="20"/>
              </w:rPr>
              <w:t>US Commodity Logistics Specialist</w:t>
            </w:r>
          </w:p>
        </w:tc>
        <w:tc>
          <w:tcPr>
            <w:tcW w:w="1080" w:type="dxa"/>
          </w:tcPr>
          <w:p w14:paraId="14660EAD" w14:textId="77777777" w:rsidR="009F39E8" w:rsidRPr="009F39E8" w:rsidRDefault="009F39E8" w:rsidP="009F39E8">
            <w:pPr>
              <w:spacing w:line="210" w:lineRule="exact"/>
              <w:ind w:left="65" w:right="1"/>
              <w:jc w:val="center"/>
              <w:rPr>
                <w:sz w:val="20"/>
              </w:rPr>
            </w:pPr>
            <w:r w:rsidRPr="009F39E8">
              <w:rPr>
                <w:spacing w:val="-5"/>
                <w:sz w:val="20"/>
              </w:rPr>
              <w:t xml:space="preserve">65 </w:t>
            </w:r>
          </w:p>
        </w:tc>
        <w:tc>
          <w:tcPr>
            <w:tcW w:w="811" w:type="dxa"/>
          </w:tcPr>
          <w:p w14:paraId="2A4DCFCD" w14:textId="77777777" w:rsidR="009F39E8" w:rsidRPr="009F39E8" w:rsidRDefault="009F39E8" w:rsidP="009F39E8">
            <w:pPr>
              <w:spacing w:line="210" w:lineRule="exact"/>
              <w:ind w:left="14"/>
              <w:jc w:val="center"/>
              <w:rPr>
                <w:sz w:val="20"/>
              </w:rPr>
            </w:pPr>
            <w:r w:rsidRPr="009F39E8">
              <w:rPr>
                <w:spacing w:val="-5"/>
                <w:sz w:val="20"/>
              </w:rPr>
              <w:t>80%</w:t>
            </w:r>
          </w:p>
        </w:tc>
        <w:tc>
          <w:tcPr>
            <w:tcW w:w="989" w:type="dxa"/>
          </w:tcPr>
          <w:p w14:paraId="0629B3DB" w14:textId="77777777" w:rsidR="009F39E8" w:rsidRPr="009F39E8" w:rsidRDefault="009F39E8" w:rsidP="009F39E8">
            <w:pPr>
              <w:spacing w:line="210" w:lineRule="exact"/>
              <w:ind w:left="56"/>
              <w:jc w:val="center"/>
              <w:rPr>
                <w:sz w:val="20"/>
              </w:rPr>
            </w:pPr>
            <w:r w:rsidRPr="009F39E8">
              <w:rPr>
                <w:spacing w:val="-2"/>
                <w:sz w:val="20"/>
              </w:rPr>
              <w:t xml:space="preserve">$2,000 </w:t>
            </w:r>
          </w:p>
        </w:tc>
        <w:tc>
          <w:tcPr>
            <w:tcW w:w="1080" w:type="dxa"/>
          </w:tcPr>
          <w:p w14:paraId="08E59DDF" w14:textId="77777777" w:rsidR="009F39E8" w:rsidRPr="009F39E8" w:rsidRDefault="009F39E8" w:rsidP="009F39E8">
            <w:pPr>
              <w:spacing w:line="210" w:lineRule="exact"/>
              <w:ind w:left="65" w:right="1"/>
              <w:jc w:val="center"/>
              <w:rPr>
                <w:sz w:val="20"/>
              </w:rPr>
            </w:pPr>
            <w:r w:rsidRPr="009F39E8">
              <w:rPr>
                <w:spacing w:val="-2"/>
                <w:sz w:val="20"/>
              </w:rPr>
              <w:t xml:space="preserve">$2,262 </w:t>
            </w:r>
          </w:p>
        </w:tc>
        <w:tc>
          <w:tcPr>
            <w:tcW w:w="1166" w:type="dxa"/>
          </w:tcPr>
          <w:p w14:paraId="6BE62829" w14:textId="77777777" w:rsidR="009F39E8" w:rsidRPr="009F39E8" w:rsidRDefault="009F39E8" w:rsidP="009F39E8">
            <w:pPr>
              <w:spacing w:line="210" w:lineRule="exact"/>
              <w:ind w:left="63" w:right="50"/>
              <w:jc w:val="center"/>
              <w:rPr>
                <w:sz w:val="20"/>
              </w:rPr>
            </w:pPr>
            <w:r w:rsidRPr="009F39E8">
              <w:rPr>
                <w:spacing w:val="-2"/>
                <w:sz w:val="20"/>
              </w:rPr>
              <w:t xml:space="preserve">$117,628.52 </w:t>
            </w:r>
          </w:p>
        </w:tc>
      </w:tr>
      <w:tr w:rsidR="009F39E8" w:rsidRPr="009F39E8" w14:paraId="774F2947" w14:textId="77777777" w:rsidTr="0075611A">
        <w:trPr>
          <w:trHeight w:val="230"/>
        </w:trPr>
        <w:tc>
          <w:tcPr>
            <w:tcW w:w="4224" w:type="dxa"/>
            <w:shd w:val="clear" w:color="auto" w:fill="F2F2F2"/>
          </w:tcPr>
          <w:p w14:paraId="406D901C" w14:textId="77777777" w:rsidR="009F39E8" w:rsidRPr="009F39E8" w:rsidRDefault="009F39E8" w:rsidP="009F39E8">
            <w:pPr>
              <w:spacing w:line="210" w:lineRule="exact"/>
              <w:ind w:left="110"/>
              <w:rPr>
                <w:sz w:val="20"/>
              </w:rPr>
            </w:pPr>
            <w:r w:rsidRPr="009F39E8">
              <w:rPr>
                <w:sz w:val="20"/>
              </w:rPr>
              <w:t>Warehouse</w:t>
            </w:r>
            <w:r w:rsidRPr="009F39E8">
              <w:rPr>
                <w:spacing w:val="-10"/>
                <w:sz w:val="20"/>
              </w:rPr>
              <w:t xml:space="preserve"> </w:t>
            </w:r>
            <w:r w:rsidRPr="009F39E8">
              <w:rPr>
                <w:spacing w:val="-2"/>
                <w:sz w:val="20"/>
              </w:rPr>
              <w:t>Manager</w:t>
            </w:r>
          </w:p>
        </w:tc>
        <w:tc>
          <w:tcPr>
            <w:tcW w:w="1080" w:type="dxa"/>
            <w:shd w:val="clear" w:color="auto" w:fill="F2F2F2"/>
          </w:tcPr>
          <w:p w14:paraId="463E5AD0" w14:textId="77777777" w:rsidR="009F39E8" w:rsidRPr="009F39E8" w:rsidRDefault="009F39E8" w:rsidP="009F39E8">
            <w:pPr>
              <w:spacing w:line="210" w:lineRule="exact"/>
              <w:ind w:left="65" w:right="1"/>
              <w:jc w:val="center"/>
              <w:rPr>
                <w:sz w:val="20"/>
              </w:rPr>
            </w:pPr>
            <w:r w:rsidRPr="009F39E8">
              <w:rPr>
                <w:spacing w:val="-5"/>
                <w:sz w:val="20"/>
              </w:rPr>
              <w:t xml:space="preserve">64 </w:t>
            </w:r>
          </w:p>
        </w:tc>
        <w:tc>
          <w:tcPr>
            <w:tcW w:w="811" w:type="dxa"/>
            <w:shd w:val="clear" w:color="auto" w:fill="F2F2F2"/>
          </w:tcPr>
          <w:p w14:paraId="612EB2D4" w14:textId="77777777" w:rsidR="009F39E8" w:rsidRPr="009F39E8" w:rsidRDefault="009F39E8" w:rsidP="009F39E8">
            <w:pPr>
              <w:spacing w:line="210" w:lineRule="exact"/>
              <w:ind w:left="14"/>
              <w:jc w:val="center"/>
              <w:rPr>
                <w:sz w:val="20"/>
              </w:rPr>
            </w:pPr>
            <w:r w:rsidRPr="009F39E8">
              <w:rPr>
                <w:spacing w:val="-4"/>
                <w:sz w:val="20"/>
              </w:rPr>
              <w:t>100%</w:t>
            </w:r>
          </w:p>
        </w:tc>
        <w:tc>
          <w:tcPr>
            <w:tcW w:w="989" w:type="dxa"/>
            <w:shd w:val="clear" w:color="auto" w:fill="F2F2F2"/>
          </w:tcPr>
          <w:p w14:paraId="578F63FA" w14:textId="77777777" w:rsidR="009F39E8" w:rsidRPr="009F39E8" w:rsidRDefault="009F39E8" w:rsidP="009F39E8">
            <w:pPr>
              <w:spacing w:line="210" w:lineRule="exact"/>
              <w:ind w:left="56"/>
              <w:jc w:val="center"/>
              <w:rPr>
                <w:sz w:val="20"/>
              </w:rPr>
            </w:pPr>
            <w:r w:rsidRPr="009F39E8">
              <w:rPr>
                <w:spacing w:val="-2"/>
                <w:sz w:val="20"/>
              </w:rPr>
              <w:t>$1,250</w:t>
            </w:r>
          </w:p>
        </w:tc>
        <w:tc>
          <w:tcPr>
            <w:tcW w:w="1080" w:type="dxa"/>
            <w:shd w:val="clear" w:color="auto" w:fill="F2F2F2"/>
          </w:tcPr>
          <w:p w14:paraId="32FB5C6A" w14:textId="77777777" w:rsidR="009F39E8" w:rsidRPr="009F39E8" w:rsidRDefault="009F39E8" w:rsidP="009F39E8">
            <w:pPr>
              <w:spacing w:line="210" w:lineRule="exact"/>
              <w:ind w:left="65" w:right="1"/>
              <w:jc w:val="center"/>
              <w:rPr>
                <w:sz w:val="20"/>
              </w:rPr>
            </w:pPr>
            <w:r w:rsidRPr="009F39E8">
              <w:rPr>
                <w:spacing w:val="-2"/>
                <w:sz w:val="20"/>
              </w:rPr>
              <w:t xml:space="preserve">$1,416 </w:t>
            </w:r>
          </w:p>
        </w:tc>
        <w:tc>
          <w:tcPr>
            <w:tcW w:w="1166" w:type="dxa"/>
            <w:shd w:val="clear" w:color="auto" w:fill="F2F2F2"/>
          </w:tcPr>
          <w:p w14:paraId="70152C3E" w14:textId="77777777" w:rsidR="009F39E8" w:rsidRPr="009F39E8" w:rsidRDefault="009F39E8" w:rsidP="009F39E8">
            <w:pPr>
              <w:spacing w:line="210" w:lineRule="exact"/>
              <w:ind w:left="63"/>
              <w:jc w:val="center"/>
              <w:rPr>
                <w:sz w:val="20"/>
              </w:rPr>
            </w:pPr>
            <w:r w:rsidRPr="009F39E8">
              <w:rPr>
                <w:spacing w:val="-2"/>
                <w:sz w:val="20"/>
              </w:rPr>
              <w:t xml:space="preserve">$90,647.28 </w:t>
            </w:r>
          </w:p>
        </w:tc>
      </w:tr>
      <w:tr w:rsidR="009F39E8" w:rsidRPr="009F39E8" w14:paraId="44C3AD19" w14:textId="77777777" w:rsidTr="0075611A">
        <w:trPr>
          <w:trHeight w:val="230"/>
        </w:trPr>
        <w:tc>
          <w:tcPr>
            <w:tcW w:w="4224" w:type="dxa"/>
            <w:shd w:val="clear" w:color="auto" w:fill="F2F2F2"/>
          </w:tcPr>
          <w:p w14:paraId="32EF7238" w14:textId="77777777" w:rsidR="009F39E8" w:rsidRPr="009F39E8" w:rsidRDefault="009F39E8" w:rsidP="009F39E8">
            <w:pPr>
              <w:spacing w:line="210" w:lineRule="exact"/>
              <w:ind w:left="110"/>
              <w:rPr>
                <w:sz w:val="20"/>
              </w:rPr>
            </w:pPr>
            <w:r w:rsidRPr="009F39E8">
              <w:rPr>
                <w:sz w:val="20"/>
              </w:rPr>
              <w:t>Warehouse Officer (1)</w:t>
            </w:r>
          </w:p>
        </w:tc>
        <w:tc>
          <w:tcPr>
            <w:tcW w:w="1080" w:type="dxa"/>
            <w:shd w:val="clear" w:color="auto" w:fill="F2F2F2"/>
          </w:tcPr>
          <w:p w14:paraId="26FD97B3" w14:textId="77777777" w:rsidR="009F39E8" w:rsidRPr="009F39E8" w:rsidRDefault="009F39E8" w:rsidP="009F39E8">
            <w:pPr>
              <w:spacing w:line="210" w:lineRule="exact"/>
              <w:ind w:left="65" w:right="1"/>
              <w:jc w:val="center"/>
              <w:rPr>
                <w:spacing w:val="-5"/>
                <w:sz w:val="20"/>
              </w:rPr>
            </w:pPr>
            <w:r w:rsidRPr="009F39E8">
              <w:rPr>
                <w:spacing w:val="-5"/>
                <w:sz w:val="20"/>
              </w:rPr>
              <w:t>56</w:t>
            </w:r>
          </w:p>
        </w:tc>
        <w:tc>
          <w:tcPr>
            <w:tcW w:w="811" w:type="dxa"/>
            <w:shd w:val="clear" w:color="auto" w:fill="F2F2F2"/>
          </w:tcPr>
          <w:p w14:paraId="69B18132" w14:textId="77777777" w:rsidR="009F39E8" w:rsidRPr="009F39E8" w:rsidRDefault="009F39E8" w:rsidP="009F39E8">
            <w:pPr>
              <w:spacing w:line="210" w:lineRule="exact"/>
              <w:ind w:left="14"/>
              <w:jc w:val="center"/>
              <w:rPr>
                <w:spacing w:val="-4"/>
                <w:sz w:val="20"/>
              </w:rPr>
            </w:pPr>
            <w:r w:rsidRPr="009F39E8">
              <w:rPr>
                <w:spacing w:val="-4"/>
                <w:sz w:val="20"/>
              </w:rPr>
              <w:t>100%</w:t>
            </w:r>
          </w:p>
        </w:tc>
        <w:tc>
          <w:tcPr>
            <w:tcW w:w="989" w:type="dxa"/>
            <w:shd w:val="clear" w:color="auto" w:fill="F2F2F2"/>
          </w:tcPr>
          <w:p w14:paraId="59B64CD4" w14:textId="77777777" w:rsidR="009F39E8" w:rsidRPr="009F39E8" w:rsidRDefault="009F39E8" w:rsidP="009F39E8">
            <w:pPr>
              <w:spacing w:line="210" w:lineRule="exact"/>
              <w:ind w:left="56"/>
              <w:jc w:val="center"/>
              <w:rPr>
                <w:spacing w:val="-2"/>
                <w:sz w:val="20"/>
              </w:rPr>
            </w:pPr>
            <w:r w:rsidRPr="009F39E8">
              <w:rPr>
                <w:spacing w:val="-2"/>
                <w:sz w:val="20"/>
              </w:rPr>
              <w:t>$1,000</w:t>
            </w:r>
          </w:p>
        </w:tc>
        <w:tc>
          <w:tcPr>
            <w:tcW w:w="1080" w:type="dxa"/>
            <w:shd w:val="clear" w:color="auto" w:fill="F2F2F2"/>
          </w:tcPr>
          <w:p w14:paraId="41AE4FE9" w14:textId="77777777" w:rsidR="009F39E8" w:rsidRPr="009F39E8" w:rsidRDefault="009F39E8" w:rsidP="009F39E8">
            <w:pPr>
              <w:spacing w:line="210" w:lineRule="exact"/>
              <w:ind w:left="65" w:right="1"/>
              <w:jc w:val="center"/>
              <w:rPr>
                <w:spacing w:val="-2"/>
                <w:sz w:val="20"/>
              </w:rPr>
            </w:pPr>
            <w:r w:rsidRPr="009F39E8">
              <w:rPr>
                <w:spacing w:val="-2"/>
                <w:sz w:val="20"/>
              </w:rPr>
              <w:t>$1,132</w:t>
            </w:r>
          </w:p>
        </w:tc>
        <w:tc>
          <w:tcPr>
            <w:tcW w:w="1166" w:type="dxa"/>
            <w:shd w:val="clear" w:color="auto" w:fill="F2F2F2"/>
          </w:tcPr>
          <w:p w14:paraId="573C70E4" w14:textId="77777777" w:rsidR="009F39E8" w:rsidRPr="009F39E8" w:rsidRDefault="009F39E8" w:rsidP="009F39E8">
            <w:pPr>
              <w:spacing w:line="210" w:lineRule="exact"/>
              <w:ind w:left="63"/>
              <w:jc w:val="center"/>
              <w:rPr>
                <w:spacing w:val="-2"/>
                <w:sz w:val="20"/>
              </w:rPr>
            </w:pPr>
            <w:r w:rsidRPr="009F39E8">
              <w:rPr>
                <w:spacing w:val="-2"/>
                <w:sz w:val="20"/>
              </w:rPr>
              <w:t>$63,412.70</w:t>
            </w:r>
          </w:p>
        </w:tc>
      </w:tr>
      <w:tr w:rsidR="009F39E8" w:rsidRPr="009F39E8" w14:paraId="015BDB68" w14:textId="77777777" w:rsidTr="0075611A">
        <w:trPr>
          <w:trHeight w:val="230"/>
        </w:trPr>
        <w:tc>
          <w:tcPr>
            <w:tcW w:w="4224" w:type="dxa"/>
            <w:shd w:val="clear" w:color="auto" w:fill="F2F2F2"/>
          </w:tcPr>
          <w:p w14:paraId="21D482DB" w14:textId="77777777" w:rsidR="009F39E8" w:rsidRPr="009F39E8" w:rsidRDefault="009F39E8" w:rsidP="009F39E8">
            <w:pPr>
              <w:spacing w:line="210" w:lineRule="exact"/>
              <w:ind w:left="110"/>
              <w:rPr>
                <w:sz w:val="20"/>
              </w:rPr>
            </w:pPr>
            <w:r w:rsidRPr="009F39E8">
              <w:rPr>
                <w:sz w:val="20"/>
              </w:rPr>
              <w:t>Warehouse Officer (2)</w:t>
            </w:r>
          </w:p>
        </w:tc>
        <w:tc>
          <w:tcPr>
            <w:tcW w:w="1080" w:type="dxa"/>
            <w:shd w:val="clear" w:color="auto" w:fill="F2F2F2"/>
          </w:tcPr>
          <w:p w14:paraId="70ACDF2D" w14:textId="77777777" w:rsidR="009F39E8" w:rsidRPr="009F39E8" w:rsidRDefault="009F39E8" w:rsidP="009F39E8">
            <w:pPr>
              <w:spacing w:line="210" w:lineRule="exact"/>
              <w:ind w:left="65" w:right="1"/>
              <w:jc w:val="center"/>
              <w:rPr>
                <w:spacing w:val="-5"/>
                <w:sz w:val="20"/>
              </w:rPr>
            </w:pPr>
            <w:r w:rsidRPr="009F39E8">
              <w:rPr>
                <w:spacing w:val="-5"/>
                <w:sz w:val="20"/>
              </w:rPr>
              <w:t>56</w:t>
            </w:r>
          </w:p>
        </w:tc>
        <w:tc>
          <w:tcPr>
            <w:tcW w:w="811" w:type="dxa"/>
            <w:shd w:val="clear" w:color="auto" w:fill="F2F2F2"/>
          </w:tcPr>
          <w:p w14:paraId="32FAB676" w14:textId="77777777" w:rsidR="009F39E8" w:rsidRPr="009F39E8" w:rsidRDefault="009F39E8" w:rsidP="009F39E8">
            <w:pPr>
              <w:spacing w:line="210" w:lineRule="exact"/>
              <w:ind w:left="14"/>
              <w:jc w:val="center"/>
              <w:rPr>
                <w:spacing w:val="-4"/>
                <w:sz w:val="20"/>
              </w:rPr>
            </w:pPr>
            <w:r w:rsidRPr="009F39E8">
              <w:rPr>
                <w:spacing w:val="-4"/>
                <w:sz w:val="20"/>
              </w:rPr>
              <w:t>100%</w:t>
            </w:r>
          </w:p>
        </w:tc>
        <w:tc>
          <w:tcPr>
            <w:tcW w:w="989" w:type="dxa"/>
            <w:shd w:val="clear" w:color="auto" w:fill="F2F2F2"/>
          </w:tcPr>
          <w:p w14:paraId="5736A31C" w14:textId="77777777" w:rsidR="009F39E8" w:rsidRPr="009F39E8" w:rsidRDefault="009F39E8" w:rsidP="009F39E8">
            <w:pPr>
              <w:spacing w:line="210" w:lineRule="exact"/>
              <w:ind w:left="56"/>
              <w:jc w:val="center"/>
              <w:rPr>
                <w:spacing w:val="-2"/>
                <w:sz w:val="20"/>
              </w:rPr>
            </w:pPr>
            <w:r w:rsidRPr="009F39E8">
              <w:rPr>
                <w:spacing w:val="-2"/>
                <w:sz w:val="20"/>
              </w:rPr>
              <w:t>$1,000</w:t>
            </w:r>
          </w:p>
        </w:tc>
        <w:tc>
          <w:tcPr>
            <w:tcW w:w="1080" w:type="dxa"/>
            <w:shd w:val="clear" w:color="auto" w:fill="F2F2F2"/>
          </w:tcPr>
          <w:p w14:paraId="661C45A2" w14:textId="77777777" w:rsidR="009F39E8" w:rsidRPr="009F39E8" w:rsidRDefault="009F39E8" w:rsidP="009F39E8">
            <w:pPr>
              <w:spacing w:line="210" w:lineRule="exact"/>
              <w:ind w:left="65" w:right="1"/>
              <w:jc w:val="center"/>
              <w:rPr>
                <w:spacing w:val="-2"/>
                <w:sz w:val="20"/>
              </w:rPr>
            </w:pPr>
            <w:r w:rsidRPr="009F39E8">
              <w:rPr>
                <w:spacing w:val="-2"/>
                <w:sz w:val="20"/>
              </w:rPr>
              <w:t>$1,132</w:t>
            </w:r>
          </w:p>
        </w:tc>
        <w:tc>
          <w:tcPr>
            <w:tcW w:w="1166" w:type="dxa"/>
            <w:shd w:val="clear" w:color="auto" w:fill="F2F2F2"/>
          </w:tcPr>
          <w:p w14:paraId="65A8373C" w14:textId="77777777" w:rsidR="009F39E8" w:rsidRPr="009F39E8" w:rsidRDefault="009F39E8" w:rsidP="009F39E8">
            <w:pPr>
              <w:spacing w:line="210" w:lineRule="exact"/>
              <w:ind w:left="63"/>
              <w:jc w:val="center"/>
              <w:rPr>
                <w:spacing w:val="-2"/>
                <w:sz w:val="20"/>
              </w:rPr>
            </w:pPr>
            <w:r w:rsidRPr="009F39E8">
              <w:rPr>
                <w:spacing w:val="-2"/>
                <w:sz w:val="20"/>
              </w:rPr>
              <w:t>$63,412.70</w:t>
            </w:r>
          </w:p>
        </w:tc>
      </w:tr>
      <w:tr w:rsidR="009F39E8" w:rsidRPr="009F39E8" w14:paraId="03DC21A5" w14:textId="77777777" w:rsidTr="0075611A">
        <w:trPr>
          <w:trHeight w:val="230"/>
        </w:trPr>
        <w:tc>
          <w:tcPr>
            <w:tcW w:w="4224" w:type="dxa"/>
            <w:shd w:val="clear" w:color="auto" w:fill="F2F2F2"/>
          </w:tcPr>
          <w:p w14:paraId="3BFCD9C2" w14:textId="77777777" w:rsidR="009F39E8" w:rsidRPr="009F39E8" w:rsidRDefault="009F39E8" w:rsidP="009F39E8">
            <w:pPr>
              <w:spacing w:line="210" w:lineRule="exact"/>
              <w:ind w:left="110"/>
              <w:rPr>
                <w:sz w:val="20"/>
              </w:rPr>
            </w:pPr>
            <w:r w:rsidRPr="009F39E8">
              <w:rPr>
                <w:sz w:val="20"/>
              </w:rPr>
              <w:t>LRP Technical Specialist</w:t>
            </w:r>
          </w:p>
        </w:tc>
        <w:tc>
          <w:tcPr>
            <w:tcW w:w="1080" w:type="dxa"/>
            <w:shd w:val="clear" w:color="auto" w:fill="F2F2F2"/>
          </w:tcPr>
          <w:p w14:paraId="6E3AAB10" w14:textId="77777777" w:rsidR="009F39E8" w:rsidRPr="009F39E8" w:rsidRDefault="009F39E8" w:rsidP="009F39E8">
            <w:pPr>
              <w:spacing w:line="210" w:lineRule="exact"/>
              <w:ind w:left="65" w:right="1"/>
              <w:jc w:val="center"/>
              <w:rPr>
                <w:spacing w:val="-5"/>
                <w:sz w:val="20"/>
              </w:rPr>
            </w:pPr>
            <w:r w:rsidRPr="009F39E8">
              <w:rPr>
                <w:spacing w:val="-5"/>
                <w:sz w:val="20"/>
              </w:rPr>
              <w:t xml:space="preserve">56 </w:t>
            </w:r>
          </w:p>
        </w:tc>
        <w:tc>
          <w:tcPr>
            <w:tcW w:w="811" w:type="dxa"/>
            <w:shd w:val="clear" w:color="auto" w:fill="F2F2F2"/>
          </w:tcPr>
          <w:p w14:paraId="5BC163F8" w14:textId="77777777" w:rsidR="009F39E8" w:rsidRPr="009F39E8" w:rsidRDefault="009F39E8" w:rsidP="009F39E8">
            <w:pPr>
              <w:spacing w:line="210" w:lineRule="exact"/>
              <w:ind w:left="14"/>
              <w:jc w:val="center"/>
              <w:rPr>
                <w:spacing w:val="-4"/>
                <w:sz w:val="20"/>
              </w:rPr>
            </w:pPr>
            <w:r w:rsidRPr="009F39E8">
              <w:rPr>
                <w:spacing w:val="-4"/>
                <w:sz w:val="20"/>
              </w:rPr>
              <w:t>100%</w:t>
            </w:r>
          </w:p>
        </w:tc>
        <w:tc>
          <w:tcPr>
            <w:tcW w:w="989" w:type="dxa"/>
            <w:shd w:val="clear" w:color="auto" w:fill="F2F2F2"/>
          </w:tcPr>
          <w:p w14:paraId="2525154F" w14:textId="77777777" w:rsidR="009F39E8" w:rsidRPr="009F39E8" w:rsidRDefault="009F39E8" w:rsidP="009F39E8">
            <w:pPr>
              <w:spacing w:line="210" w:lineRule="exact"/>
              <w:ind w:left="56"/>
              <w:jc w:val="center"/>
              <w:rPr>
                <w:spacing w:val="-2"/>
                <w:sz w:val="20"/>
              </w:rPr>
            </w:pPr>
            <w:r w:rsidRPr="009F39E8">
              <w:rPr>
                <w:spacing w:val="-2"/>
                <w:sz w:val="20"/>
              </w:rPr>
              <w:t>$1,500</w:t>
            </w:r>
          </w:p>
        </w:tc>
        <w:tc>
          <w:tcPr>
            <w:tcW w:w="1080" w:type="dxa"/>
            <w:shd w:val="clear" w:color="auto" w:fill="F2F2F2"/>
          </w:tcPr>
          <w:p w14:paraId="1AAF46FA" w14:textId="77777777" w:rsidR="009F39E8" w:rsidRPr="009F39E8" w:rsidRDefault="009F39E8" w:rsidP="009F39E8">
            <w:pPr>
              <w:spacing w:line="210" w:lineRule="exact"/>
              <w:ind w:left="65" w:right="1"/>
              <w:jc w:val="center"/>
              <w:rPr>
                <w:spacing w:val="-2"/>
                <w:sz w:val="20"/>
              </w:rPr>
            </w:pPr>
            <w:r w:rsidRPr="009F39E8">
              <w:rPr>
                <w:spacing w:val="-2"/>
                <w:sz w:val="20"/>
              </w:rPr>
              <w:t xml:space="preserve">$1,669 </w:t>
            </w:r>
          </w:p>
        </w:tc>
        <w:tc>
          <w:tcPr>
            <w:tcW w:w="1166" w:type="dxa"/>
            <w:shd w:val="clear" w:color="auto" w:fill="F2F2F2"/>
          </w:tcPr>
          <w:p w14:paraId="51429F0A" w14:textId="77777777" w:rsidR="009F39E8" w:rsidRPr="009F39E8" w:rsidRDefault="009F39E8" w:rsidP="009F39E8">
            <w:pPr>
              <w:spacing w:line="210" w:lineRule="exact"/>
              <w:ind w:left="63"/>
              <w:jc w:val="center"/>
              <w:rPr>
                <w:spacing w:val="-2"/>
                <w:sz w:val="20"/>
              </w:rPr>
            </w:pPr>
            <w:r w:rsidRPr="009F39E8">
              <w:rPr>
                <w:spacing w:val="-2"/>
                <w:sz w:val="20"/>
              </w:rPr>
              <w:t xml:space="preserve">$93,461.36 </w:t>
            </w:r>
          </w:p>
        </w:tc>
      </w:tr>
      <w:tr w:rsidR="009F39E8" w:rsidRPr="009F39E8" w14:paraId="6704EFF4" w14:textId="77777777" w:rsidTr="0075611A">
        <w:trPr>
          <w:trHeight w:val="230"/>
        </w:trPr>
        <w:tc>
          <w:tcPr>
            <w:tcW w:w="8184" w:type="dxa"/>
            <w:gridSpan w:val="5"/>
          </w:tcPr>
          <w:p w14:paraId="2F0376B5" w14:textId="77777777" w:rsidR="009F39E8" w:rsidRPr="009F39E8" w:rsidRDefault="009F39E8" w:rsidP="009F39E8">
            <w:pPr>
              <w:spacing w:line="210" w:lineRule="exact"/>
              <w:ind w:left="110"/>
              <w:rPr>
                <w:b/>
                <w:sz w:val="20"/>
              </w:rPr>
            </w:pPr>
            <w:r w:rsidRPr="009F39E8">
              <w:rPr>
                <w:b/>
                <w:spacing w:val="-2"/>
                <w:sz w:val="20"/>
              </w:rPr>
              <w:t>Subtotal</w:t>
            </w:r>
          </w:p>
        </w:tc>
        <w:tc>
          <w:tcPr>
            <w:tcW w:w="1166" w:type="dxa"/>
          </w:tcPr>
          <w:p w14:paraId="32EDC756" w14:textId="77777777" w:rsidR="009F39E8" w:rsidRPr="009F39E8" w:rsidRDefault="009F39E8" w:rsidP="009F39E8">
            <w:pPr>
              <w:spacing w:line="210" w:lineRule="exact"/>
              <w:ind w:left="63" w:right="50"/>
              <w:jc w:val="center"/>
              <w:rPr>
                <w:b/>
                <w:sz w:val="20"/>
              </w:rPr>
            </w:pPr>
            <w:r w:rsidRPr="009F39E8">
              <w:rPr>
                <w:b/>
                <w:spacing w:val="-2"/>
                <w:sz w:val="20"/>
              </w:rPr>
              <w:t xml:space="preserve">$953,187.37 </w:t>
            </w:r>
          </w:p>
        </w:tc>
      </w:tr>
    </w:tbl>
    <w:p w14:paraId="437648F2" w14:textId="77777777" w:rsidR="009F39E8" w:rsidRPr="009F39E8" w:rsidRDefault="009F39E8" w:rsidP="009F39E8">
      <w:pPr>
        <w:numPr>
          <w:ilvl w:val="2"/>
          <w:numId w:val="12"/>
        </w:numPr>
        <w:tabs>
          <w:tab w:val="left" w:pos="720"/>
        </w:tabs>
        <w:spacing w:before="275" w:line="275" w:lineRule="exact"/>
        <w:jc w:val="both"/>
        <w:rPr>
          <w:b/>
          <w:i/>
          <w:color w:val="002C72"/>
          <w:sz w:val="24"/>
        </w:rPr>
      </w:pPr>
      <w:r w:rsidRPr="009F39E8">
        <w:rPr>
          <w:b/>
          <w:i/>
          <w:color w:val="002C72"/>
          <w:sz w:val="24"/>
        </w:rPr>
        <w:t>Fringe</w:t>
      </w:r>
      <w:r w:rsidRPr="009F39E8">
        <w:rPr>
          <w:b/>
          <w:i/>
          <w:color w:val="002C72"/>
          <w:spacing w:val="-2"/>
          <w:sz w:val="24"/>
        </w:rPr>
        <w:t xml:space="preserve"> </w:t>
      </w:r>
      <w:r w:rsidRPr="009F39E8">
        <w:rPr>
          <w:b/>
          <w:i/>
          <w:color w:val="002C72"/>
          <w:sz w:val="24"/>
        </w:rPr>
        <w:t>Benefits</w:t>
      </w:r>
      <w:r w:rsidRPr="009F39E8">
        <w:rPr>
          <w:b/>
          <w:i/>
          <w:color w:val="002C72"/>
          <w:spacing w:val="-2"/>
          <w:sz w:val="24"/>
        </w:rPr>
        <w:t xml:space="preserve"> </w:t>
      </w:r>
      <w:r w:rsidRPr="009F39E8">
        <w:rPr>
          <w:b/>
          <w:i/>
          <w:color w:val="002C72"/>
          <w:sz w:val="24"/>
        </w:rPr>
        <w:t>–</w:t>
      </w:r>
      <w:r w:rsidRPr="009F39E8">
        <w:rPr>
          <w:b/>
          <w:i/>
          <w:color w:val="002C72"/>
          <w:spacing w:val="-1"/>
          <w:sz w:val="24"/>
        </w:rPr>
        <w:t xml:space="preserve"> </w:t>
      </w:r>
      <w:r w:rsidRPr="009F39E8">
        <w:rPr>
          <w:b/>
          <w:i/>
          <w:color w:val="002C72"/>
          <w:sz w:val="24"/>
        </w:rPr>
        <w:t>Subtotal</w:t>
      </w:r>
      <w:r w:rsidRPr="009F39E8">
        <w:rPr>
          <w:b/>
          <w:i/>
          <w:color w:val="002C72"/>
          <w:spacing w:val="-1"/>
          <w:sz w:val="24"/>
        </w:rPr>
        <w:t xml:space="preserve"> </w:t>
      </w:r>
      <w:r w:rsidRPr="009F39E8">
        <w:rPr>
          <w:b/>
          <w:i/>
          <w:color w:val="002C72"/>
          <w:spacing w:val="-2"/>
          <w:sz w:val="24"/>
        </w:rPr>
        <w:t xml:space="preserve">$460,008.22 </w:t>
      </w:r>
    </w:p>
    <w:p w14:paraId="2BD93592" w14:textId="77777777" w:rsidR="009F39E8" w:rsidRPr="009F39E8" w:rsidRDefault="009F39E8" w:rsidP="009F39E8">
      <w:pPr>
        <w:spacing w:line="242" w:lineRule="auto"/>
        <w:ind w:left="360"/>
        <w:rPr>
          <w:sz w:val="24"/>
          <w:szCs w:val="24"/>
        </w:rPr>
      </w:pPr>
      <w:r w:rsidRPr="009F39E8">
        <w:rPr>
          <w:sz w:val="24"/>
          <w:szCs w:val="24"/>
        </w:rPr>
        <w:t>POA calculated benefits for CCN staff at 48.26% of the employees’ base salary. See the detailed breakdown in Section 2.2. Fringe Benefits CCN Staff: $953,187.37 * 48.26% = $460,008.22.</w:t>
      </w:r>
    </w:p>
    <w:p w14:paraId="46E8EAB8" w14:textId="77777777" w:rsidR="009F39E8" w:rsidRPr="009F39E8" w:rsidRDefault="009F39E8" w:rsidP="009F39E8">
      <w:pPr>
        <w:spacing w:line="242" w:lineRule="auto"/>
        <w:ind w:left="360"/>
        <w:rPr>
          <w:sz w:val="24"/>
          <w:szCs w:val="24"/>
        </w:rPr>
      </w:pPr>
    </w:p>
    <w:p w14:paraId="70817606" w14:textId="77777777" w:rsidR="009F39E8" w:rsidRPr="009F39E8" w:rsidRDefault="009F39E8" w:rsidP="009F39E8">
      <w:pPr>
        <w:numPr>
          <w:ilvl w:val="2"/>
          <w:numId w:val="12"/>
        </w:numPr>
        <w:tabs>
          <w:tab w:val="left" w:pos="720"/>
        </w:tabs>
        <w:spacing w:before="76" w:line="276" w:lineRule="exact"/>
        <w:jc w:val="both"/>
        <w:outlineLvl w:val="0"/>
        <w:rPr>
          <w:b/>
          <w:bCs/>
          <w:i/>
          <w:iCs/>
          <w:color w:val="002C72"/>
          <w:sz w:val="24"/>
          <w:szCs w:val="24"/>
        </w:rPr>
      </w:pPr>
      <w:r w:rsidRPr="009F39E8">
        <w:rPr>
          <w:b/>
          <w:bCs/>
          <w:i/>
          <w:iCs/>
          <w:color w:val="002C72"/>
          <w:sz w:val="24"/>
          <w:szCs w:val="24"/>
        </w:rPr>
        <w:t>Travel</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$37,600.88</w:t>
      </w:r>
    </w:p>
    <w:p w14:paraId="3199B493" w14:textId="77777777" w:rsidR="009F39E8" w:rsidRPr="009F39E8" w:rsidRDefault="009F39E8" w:rsidP="009F39E8">
      <w:pPr>
        <w:numPr>
          <w:ilvl w:val="3"/>
          <w:numId w:val="13"/>
        </w:numPr>
        <w:tabs>
          <w:tab w:val="left" w:pos="720"/>
        </w:tabs>
        <w:spacing w:before="2" w:line="237" w:lineRule="auto"/>
        <w:ind w:right="357"/>
        <w:jc w:val="both"/>
        <w:rPr>
          <w:sz w:val="24"/>
          <w:szCs w:val="24"/>
        </w:rPr>
      </w:pPr>
      <w:r w:rsidRPr="009F39E8">
        <w:rPr>
          <w:b/>
          <w:sz w:val="24"/>
          <w:szCs w:val="24"/>
        </w:rPr>
        <w:t xml:space="preserve">Vehicle Fuel Expense ($10,319.12): </w:t>
      </w:r>
      <w:r w:rsidRPr="009F39E8">
        <w:rPr>
          <w:sz w:val="24"/>
          <w:szCs w:val="24"/>
        </w:rPr>
        <w:t>POA estimates vehicle fuel for the 2 vehicles to cost $150 per month for 60 months of the project to support project staff implement and oversee ITSH related activities. The total amount for vehicle fuel is calculated at $150 per month * 60 months + 1,319 for inflation in Y2-Y6 = $10,319.12.</w:t>
      </w:r>
    </w:p>
    <w:p w14:paraId="70B1308F" w14:textId="77777777" w:rsidR="009F39E8" w:rsidRPr="009F39E8" w:rsidRDefault="009F39E8" w:rsidP="009F39E8">
      <w:pPr>
        <w:numPr>
          <w:ilvl w:val="3"/>
          <w:numId w:val="12"/>
        </w:numPr>
        <w:tabs>
          <w:tab w:val="left" w:pos="720"/>
        </w:tabs>
        <w:spacing w:before="53"/>
        <w:ind w:right="357"/>
        <w:jc w:val="both"/>
        <w:rPr>
          <w:sz w:val="24"/>
        </w:rPr>
      </w:pPr>
      <w:r w:rsidRPr="009F39E8">
        <w:rPr>
          <w:b/>
          <w:sz w:val="24"/>
        </w:rPr>
        <w:t xml:space="preserve">Local Travel ($27,281.76): </w:t>
      </w:r>
      <w:r w:rsidRPr="009F39E8">
        <w:rPr>
          <w:sz w:val="24"/>
        </w:rPr>
        <w:t xml:space="preserve">POA is estimating 63 trips of </w:t>
      </w:r>
      <w:proofErr w:type="gramStart"/>
      <w:r w:rsidRPr="009F39E8">
        <w:rPr>
          <w:sz w:val="24"/>
        </w:rPr>
        <w:t>3-days</w:t>
      </w:r>
      <w:proofErr w:type="gramEnd"/>
      <w:r w:rsidRPr="009F39E8">
        <w:rPr>
          <w:sz w:val="24"/>
        </w:rPr>
        <w:t xml:space="preserve"> each for ITSH activities. This estimate</w:t>
      </w:r>
      <w:r w:rsidRPr="009F39E8">
        <w:rPr>
          <w:spacing w:val="-9"/>
          <w:sz w:val="24"/>
        </w:rPr>
        <w:t xml:space="preserve"> </w:t>
      </w:r>
      <w:r w:rsidRPr="009F39E8">
        <w:rPr>
          <w:sz w:val="24"/>
        </w:rPr>
        <w:t>includes</w:t>
      </w:r>
      <w:r w:rsidRPr="009F39E8">
        <w:rPr>
          <w:spacing w:val="-9"/>
          <w:sz w:val="24"/>
        </w:rPr>
        <w:t xml:space="preserve"> </w:t>
      </w:r>
      <w:r w:rsidRPr="009F39E8">
        <w:rPr>
          <w:sz w:val="24"/>
        </w:rPr>
        <w:t>local</w:t>
      </w:r>
      <w:r w:rsidRPr="009F39E8">
        <w:rPr>
          <w:spacing w:val="-9"/>
          <w:sz w:val="24"/>
        </w:rPr>
        <w:t xml:space="preserve"> </w:t>
      </w:r>
      <w:r w:rsidRPr="009F39E8">
        <w:rPr>
          <w:sz w:val="24"/>
        </w:rPr>
        <w:t>transportation</w:t>
      </w:r>
      <w:r w:rsidRPr="009F39E8">
        <w:rPr>
          <w:spacing w:val="-9"/>
          <w:sz w:val="24"/>
        </w:rPr>
        <w:t xml:space="preserve"> </w:t>
      </w:r>
      <w:r w:rsidRPr="009F39E8">
        <w:rPr>
          <w:sz w:val="24"/>
        </w:rPr>
        <w:t>($35</w:t>
      </w:r>
      <w:r w:rsidRPr="009F39E8">
        <w:rPr>
          <w:spacing w:val="-9"/>
          <w:sz w:val="24"/>
        </w:rPr>
        <w:t xml:space="preserve"> </w:t>
      </w:r>
      <w:r w:rsidRPr="009F39E8">
        <w:rPr>
          <w:sz w:val="24"/>
        </w:rPr>
        <w:t>per</w:t>
      </w:r>
      <w:r w:rsidRPr="009F39E8">
        <w:rPr>
          <w:spacing w:val="-9"/>
          <w:sz w:val="24"/>
        </w:rPr>
        <w:t xml:space="preserve"> </w:t>
      </w:r>
      <w:r w:rsidRPr="009F39E8">
        <w:rPr>
          <w:sz w:val="24"/>
        </w:rPr>
        <w:t>trip</w:t>
      </w:r>
      <w:r w:rsidRPr="009F39E8">
        <w:rPr>
          <w:spacing w:val="-9"/>
          <w:sz w:val="24"/>
        </w:rPr>
        <w:t xml:space="preserve"> </w:t>
      </w:r>
      <w:r w:rsidRPr="009F39E8">
        <w:rPr>
          <w:sz w:val="24"/>
        </w:rPr>
        <w:t>*</w:t>
      </w:r>
      <w:r w:rsidRPr="009F39E8">
        <w:rPr>
          <w:spacing w:val="-9"/>
          <w:sz w:val="24"/>
        </w:rPr>
        <w:t xml:space="preserve"> </w:t>
      </w:r>
      <w:r w:rsidRPr="009F39E8">
        <w:rPr>
          <w:sz w:val="24"/>
        </w:rPr>
        <w:t>63</w:t>
      </w:r>
      <w:r w:rsidRPr="009F39E8">
        <w:rPr>
          <w:spacing w:val="-9"/>
          <w:sz w:val="24"/>
        </w:rPr>
        <w:t xml:space="preserve"> </w:t>
      </w:r>
      <w:r w:rsidRPr="009F39E8">
        <w:rPr>
          <w:sz w:val="24"/>
        </w:rPr>
        <w:t>trips</w:t>
      </w:r>
      <w:r w:rsidRPr="009F39E8">
        <w:rPr>
          <w:spacing w:val="-9"/>
          <w:sz w:val="24"/>
        </w:rPr>
        <w:t xml:space="preserve"> + $308 for inflation </w:t>
      </w:r>
      <w:r w:rsidRPr="009F39E8">
        <w:rPr>
          <w:sz w:val="24"/>
        </w:rPr>
        <w:t>=</w:t>
      </w:r>
      <w:r w:rsidRPr="009F39E8">
        <w:rPr>
          <w:spacing w:val="-9"/>
          <w:sz w:val="24"/>
        </w:rPr>
        <w:t xml:space="preserve"> </w:t>
      </w:r>
      <w:r w:rsidRPr="009F39E8">
        <w:rPr>
          <w:sz w:val="24"/>
        </w:rPr>
        <w:t>$2,512.79)</w:t>
      </w:r>
      <w:r w:rsidRPr="009F39E8">
        <w:rPr>
          <w:spacing w:val="-9"/>
          <w:sz w:val="24"/>
        </w:rPr>
        <w:t xml:space="preserve"> </w:t>
      </w:r>
      <w:r w:rsidRPr="009F39E8">
        <w:rPr>
          <w:sz w:val="24"/>
        </w:rPr>
        <w:t>and</w:t>
      </w:r>
      <w:r w:rsidRPr="009F39E8">
        <w:rPr>
          <w:spacing w:val="-9"/>
          <w:sz w:val="24"/>
        </w:rPr>
        <w:t xml:space="preserve"> </w:t>
      </w:r>
      <w:r w:rsidRPr="009F39E8">
        <w:rPr>
          <w:sz w:val="24"/>
        </w:rPr>
        <w:t>lodging</w:t>
      </w:r>
      <w:r w:rsidRPr="009F39E8">
        <w:rPr>
          <w:spacing w:val="-9"/>
          <w:sz w:val="24"/>
        </w:rPr>
        <w:t xml:space="preserve"> </w:t>
      </w:r>
      <w:r w:rsidRPr="009F39E8">
        <w:rPr>
          <w:sz w:val="24"/>
        </w:rPr>
        <w:t>and</w:t>
      </w:r>
      <w:r w:rsidRPr="009F39E8">
        <w:rPr>
          <w:spacing w:val="-9"/>
          <w:sz w:val="24"/>
        </w:rPr>
        <w:t xml:space="preserve"> </w:t>
      </w:r>
      <w:r w:rsidRPr="009F39E8">
        <w:rPr>
          <w:sz w:val="24"/>
        </w:rPr>
        <w:t>M&amp;</w:t>
      </w:r>
      <w:proofErr w:type="gramStart"/>
      <w:r w:rsidRPr="009F39E8">
        <w:rPr>
          <w:sz w:val="24"/>
        </w:rPr>
        <w:t>IE(</w:t>
      </w:r>
      <w:proofErr w:type="gramEnd"/>
      <w:r w:rsidRPr="009F39E8">
        <w:rPr>
          <w:sz w:val="24"/>
        </w:rPr>
        <w:t>($40 M&amp;IE per day + $75 lodging per day) * 3 days * 63 trips + $</w:t>
      </w:r>
      <w:proofErr w:type="gramStart"/>
      <w:r w:rsidRPr="009F39E8">
        <w:rPr>
          <w:sz w:val="24"/>
        </w:rPr>
        <w:t>3,034  for</w:t>
      </w:r>
      <w:proofErr w:type="gramEnd"/>
      <w:r w:rsidRPr="009F39E8">
        <w:rPr>
          <w:sz w:val="24"/>
        </w:rPr>
        <w:t xml:space="preserve"> inflation in Y2-Y6 = $24,768.97).</w:t>
      </w:r>
    </w:p>
    <w:p w14:paraId="58A0D0E3" w14:textId="77777777" w:rsidR="009F39E8" w:rsidRPr="009F39E8" w:rsidRDefault="009F39E8" w:rsidP="009F39E8">
      <w:pPr>
        <w:numPr>
          <w:ilvl w:val="2"/>
          <w:numId w:val="12"/>
        </w:numPr>
        <w:tabs>
          <w:tab w:val="left" w:pos="720"/>
        </w:tabs>
        <w:spacing w:before="275" w:line="276" w:lineRule="exact"/>
        <w:jc w:val="both"/>
        <w:outlineLvl w:val="0"/>
        <w:rPr>
          <w:b/>
          <w:bCs/>
          <w:i/>
          <w:iCs/>
          <w:color w:val="002C72"/>
          <w:sz w:val="24"/>
          <w:szCs w:val="24"/>
        </w:rPr>
      </w:pPr>
      <w:r w:rsidRPr="009F39E8">
        <w:rPr>
          <w:b/>
          <w:bCs/>
          <w:i/>
          <w:iCs/>
          <w:color w:val="002C72"/>
          <w:sz w:val="24"/>
          <w:szCs w:val="24"/>
        </w:rPr>
        <w:t>Internal</w:t>
      </w:r>
      <w:r w:rsidRPr="009F39E8">
        <w:rPr>
          <w:b/>
          <w:bCs/>
          <w:i/>
          <w:iCs/>
          <w:color w:val="002C72"/>
          <w:spacing w:val="-3"/>
          <w:sz w:val="24"/>
          <w:szCs w:val="24"/>
        </w:rPr>
        <w:t xml:space="preserve"> </w:t>
      </w:r>
      <w:r w:rsidRPr="009F39E8">
        <w:rPr>
          <w:b/>
          <w:bCs/>
          <w:i/>
          <w:iCs/>
          <w:color w:val="002C72"/>
          <w:sz w:val="24"/>
          <w:szCs w:val="24"/>
        </w:rPr>
        <w:t>Transportation</w:t>
      </w:r>
      <w:r w:rsidRPr="009F39E8">
        <w:rPr>
          <w:b/>
          <w:bCs/>
          <w:i/>
          <w:iCs/>
          <w:color w:val="002C72"/>
          <w:spacing w:val="-1"/>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 xml:space="preserve">$381,450.00 </w:t>
      </w:r>
    </w:p>
    <w:p w14:paraId="2C7A86E2" w14:textId="77777777" w:rsidR="009F39E8" w:rsidRPr="009F39E8" w:rsidRDefault="009F39E8" w:rsidP="009F39E8">
      <w:pPr>
        <w:numPr>
          <w:ilvl w:val="3"/>
          <w:numId w:val="12"/>
        </w:numPr>
        <w:tabs>
          <w:tab w:val="left" w:pos="720"/>
        </w:tabs>
        <w:spacing w:before="2" w:line="237" w:lineRule="auto"/>
        <w:ind w:right="844"/>
        <w:rPr>
          <w:sz w:val="24"/>
        </w:rPr>
      </w:pPr>
      <w:r w:rsidRPr="009F39E8">
        <w:rPr>
          <w:b/>
          <w:sz w:val="24"/>
        </w:rPr>
        <w:t>Internal Transportation – US Commodities ($351,200.00):</w:t>
      </w:r>
      <w:r w:rsidRPr="009F39E8">
        <w:rPr>
          <w:b/>
          <w:spacing w:val="-5"/>
          <w:sz w:val="24"/>
        </w:rPr>
        <w:t xml:space="preserve"> </w:t>
      </w:r>
      <w:r w:rsidRPr="009F39E8">
        <w:rPr>
          <w:sz w:val="24"/>
        </w:rPr>
        <w:t>$40/MT</w:t>
      </w:r>
      <w:r w:rsidRPr="009F39E8">
        <w:rPr>
          <w:spacing w:val="-5"/>
          <w:sz w:val="24"/>
        </w:rPr>
        <w:t xml:space="preserve"> </w:t>
      </w:r>
      <w:r w:rsidRPr="009F39E8">
        <w:rPr>
          <w:sz w:val="24"/>
        </w:rPr>
        <w:t>to</w:t>
      </w:r>
      <w:r w:rsidRPr="009F39E8">
        <w:rPr>
          <w:spacing w:val="-5"/>
          <w:sz w:val="24"/>
        </w:rPr>
        <w:t xml:space="preserve"> </w:t>
      </w:r>
      <w:r w:rsidRPr="009F39E8">
        <w:rPr>
          <w:sz w:val="24"/>
        </w:rPr>
        <w:t>transport 8,780 MT during Y1-Y6 ($40/MT * 8,780 MT = $351,200.00).</w:t>
      </w:r>
    </w:p>
    <w:p w14:paraId="73954D96" w14:textId="77777777" w:rsidR="009F39E8" w:rsidRPr="009F39E8" w:rsidRDefault="009F39E8" w:rsidP="009F39E8">
      <w:pPr>
        <w:numPr>
          <w:ilvl w:val="3"/>
          <w:numId w:val="12"/>
        </w:numPr>
        <w:tabs>
          <w:tab w:val="left" w:pos="720"/>
        </w:tabs>
        <w:spacing w:before="2" w:line="237" w:lineRule="auto"/>
        <w:ind w:right="844"/>
        <w:rPr>
          <w:sz w:val="24"/>
        </w:rPr>
      </w:pPr>
      <w:r w:rsidRPr="009F39E8">
        <w:rPr>
          <w:b/>
          <w:sz w:val="24"/>
        </w:rPr>
        <w:t>Internal Transportation – Eggs ($30,250.00):</w:t>
      </w:r>
      <w:r w:rsidRPr="009F39E8">
        <w:rPr>
          <w:sz w:val="24"/>
        </w:rPr>
        <w:t xml:space="preserve"> $25/MT to transport </w:t>
      </w:r>
      <w:proofErr w:type="gramStart"/>
      <w:r w:rsidRPr="009F39E8">
        <w:rPr>
          <w:sz w:val="24"/>
        </w:rPr>
        <w:t>1,210  MT</w:t>
      </w:r>
      <w:proofErr w:type="gramEnd"/>
      <w:r w:rsidRPr="009F39E8">
        <w:rPr>
          <w:sz w:val="24"/>
        </w:rPr>
        <w:t xml:space="preserve"> during Y1-Y6 ($25/MT * 1,210 MT = $30,250.00).</w:t>
      </w:r>
    </w:p>
    <w:p w14:paraId="41CE6A41" w14:textId="77777777" w:rsidR="009F39E8" w:rsidRPr="009F39E8" w:rsidRDefault="009F39E8" w:rsidP="009F39E8">
      <w:pPr>
        <w:rPr>
          <w:sz w:val="24"/>
          <w:szCs w:val="24"/>
        </w:rPr>
      </w:pPr>
    </w:p>
    <w:p w14:paraId="26CF15B5" w14:textId="1ED5D8C8" w:rsidR="009F39E8" w:rsidRPr="009F39E8" w:rsidRDefault="009F39E8" w:rsidP="565A61D0">
      <w:pPr>
        <w:numPr>
          <w:ilvl w:val="2"/>
          <w:numId w:val="12"/>
        </w:numPr>
        <w:tabs>
          <w:tab w:val="left" w:pos="720"/>
        </w:tabs>
        <w:spacing w:before="1"/>
        <w:jc w:val="both"/>
        <w:outlineLvl w:val="0"/>
        <w:rPr>
          <w:b/>
          <w:bCs/>
          <w:i/>
          <w:iCs/>
          <w:color w:val="002C72"/>
          <w:sz w:val="24"/>
          <w:szCs w:val="24"/>
        </w:rPr>
      </w:pPr>
      <w:r w:rsidRPr="565A61D0">
        <w:rPr>
          <w:b/>
          <w:bCs/>
          <w:i/>
          <w:iCs/>
          <w:color w:val="002C72"/>
          <w:sz w:val="24"/>
          <w:szCs w:val="24"/>
        </w:rPr>
        <w:t>Professional</w:t>
      </w:r>
      <w:r w:rsidRPr="565A61D0">
        <w:rPr>
          <w:b/>
          <w:bCs/>
          <w:i/>
          <w:iCs/>
          <w:color w:val="002C72"/>
          <w:spacing w:val="-3"/>
          <w:sz w:val="24"/>
          <w:szCs w:val="24"/>
        </w:rPr>
        <w:t xml:space="preserve"> </w:t>
      </w:r>
      <w:r w:rsidRPr="565A61D0">
        <w:rPr>
          <w:b/>
          <w:bCs/>
          <w:i/>
          <w:iCs/>
          <w:color w:val="002C72"/>
          <w:sz w:val="24"/>
          <w:szCs w:val="24"/>
        </w:rPr>
        <w:t>Services/Contractual</w:t>
      </w:r>
      <w:r w:rsidRPr="565A61D0">
        <w:rPr>
          <w:b/>
          <w:bCs/>
          <w:i/>
          <w:iCs/>
          <w:color w:val="002C72"/>
          <w:spacing w:val="-3"/>
          <w:sz w:val="24"/>
          <w:szCs w:val="24"/>
        </w:rPr>
        <w:t xml:space="preserve"> </w:t>
      </w:r>
      <w:r w:rsidRPr="565A61D0">
        <w:rPr>
          <w:b/>
          <w:bCs/>
          <w:i/>
          <w:iCs/>
          <w:color w:val="002C72"/>
          <w:sz w:val="24"/>
          <w:szCs w:val="24"/>
        </w:rPr>
        <w:t>–</w:t>
      </w:r>
      <w:r w:rsidRPr="565A61D0">
        <w:rPr>
          <w:b/>
          <w:bCs/>
          <w:i/>
          <w:iCs/>
          <w:color w:val="002C72"/>
          <w:spacing w:val="-3"/>
          <w:sz w:val="24"/>
          <w:szCs w:val="24"/>
        </w:rPr>
        <w:t xml:space="preserve"> </w:t>
      </w:r>
      <w:r w:rsidRPr="565A61D0">
        <w:rPr>
          <w:b/>
          <w:bCs/>
          <w:i/>
          <w:iCs/>
          <w:color w:val="002C72"/>
          <w:sz w:val="24"/>
          <w:szCs w:val="24"/>
        </w:rPr>
        <w:t>Subtotal</w:t>
      </w:r>
      <w:r w:rsidRPr="565A61D0">
        <w:rPr>
          <w:b/>
          <w:bCs/>
          <w:i/>
          <w:iCs/>
          <w:color w:val="002C72"/>
          <w:spacing w:val="-2"/>
          <w:sz w:val="24"/>
          <w:szCs w:val="24"/>
        </w:rPr>
        <w:t xml:space="preserve"> $</w:t>
      </w:r>
      <w:r w:rsidR="006B5D91" w:rsidRPr="565A61D0">
        <w:rPr>
          <w:b/>
          <w:bCs/>
          <w:i/>
          <w:iCs/>
          <w:color w:val="002C72"/>
          <w:spacing w:val="-2"/>
          <w:sz w:val="24"/>
          <w:szCs w:val="24"/>
        </w:rPr>
        <w:t>279</w:t>
      </w:r>
      <w:r w:rsidRPr="565A61D0">
        <w:rPr>
          <w:b/>
          <w:bCs/>
          <w:i/>
          <w:iCs/>
          <w:color w:val="002C72"/>
          <w:spacing w:val="-2"/>
          <w:sz w:val="24"/>
          <w:szCs w:val="24"/>
        </w:rPr>
        <w:t xml:space="preserve">,600.00 </w:t>
      </w:r>
    </w:p>
    <w:p w14:paraId="71808F47" w14:textId="77777777" w:rsidR="009F39E8" w:rsidRPr="009F39E8" w:rsidRDefault="009F39E8" w:rsidP="009F39E8">
      <w:pPr>
        <w:ind w:left="360"/>
        <w:rPr>
          <w:b/>
          <w:sz w:val="24"/>
        </w:rPr>
      </w:pPr>
      <w:r w:rsidRPr="009F39E8">
        <w:rPr>
          <w:b/>
          <w:sz w:val="24"/>
        </w:rPr>
        <w:t xml:space="preserve">Warehouse Cleaning &amp; Repairs ($18,600): </w:t>
      </w:r>
      <w:r w:rsidRPr="009F39E8">
        <w:rPr>
          <w:bCs/>
          <w:sz w:val="24"/>
        </w:rPr>
        <w:t>POA is estimating warehouse cleaning and repair services for the upkeep of the warehouse at a rate of $300 per month for 62 months through the LOP ($300/month * 62 months = $18,600.00).</w:t>
      </w:r>
    </w:p>
    <w:p w14:paraId="6C057E6B" w14:textId="77777777" w:rsidR="009F39E8" w:rsidRPr="009F39E8" w:rsidRDefault="009F39E8" w:rsidP="009F39E8">
      <w:pPr>
        <w:ind w:left="360"/>
        <w:rPr>
          <w:b/>
          <w:sz w:val="24"/>
        </w:rPr>
      </w:pPr>
    </w:p>
    <w:p w14:paraId="29CFB0CE" w14:textId="77777777" w:rsidR="009F39E8" w:rsidRPr="009F39E8" w:rsidRDefault="009F39E8" w:rsidP="009F39E8">
      <w:pPr>
        <w:ind w:left="360"/>
        <w:rPr>
          <w:sz w:val="24"/>
          <w:szCs w:val="24"/>
        </w:rPr>
      </w:pPr>
      <w:r w:rsidRPr="009F39E8">
        <w:rPr>
          <w:b/>
          <w:sz w:val="24"/>
          <w:szCs w:val="24"/>
        </w:rPr>
        <w:t xml:space="preserve">Phytosanitary and Other Permits ($15,000.00): </w:t>
      </w:r>
      <w:r w:rsidRPr="009F39E8">
        <w:rPr>
          <w:sz w:val="24"/>
          <w:szCs w:val="24"/>
        </w:rPr>
        <w:t>POA is estimating phytosanitary and other permits to facilitate commodity movement from the port and within the country at $2,500 per year in Y1 through Y6 ($2,500/year * 6 years = $15,000.00).</w:t>
      </w:r>
    </w:p>
    <w:p w14:paraId="1FBE91E6" w14:textId="77777777" w:rsidR="009F39E8" w:rsidRPr="009F39E8" w:rsidRDefault="009F39E8" w:rsidP="009F39E8">
      <w:pPr>
        <w:ind w:left="360"/>
        <w:rPr>
          <w:b/>
          <w:sz w:val="24"/>
        </w:rPr>
      </w:pPr>
    </w:p>
    <w:p w14:paraId="6CEFEDD5" w14:textId="77777777" w:rsidR="009F39E8" w:rsidRDefault="009F39E8" w:rsidP="565A61D0">
      <w:pPr>
        <w:ind w:left="360"/>
        <w:rPr>
          <w:sz w:val="24"/>
          <w:szCs w:val="24"/>
        </w:rPr>
      </w:pPr>
      <w:r w:rsidRPr="565A61D0">
        <w:rPr>
          <w:b/>
          <w:bCs/>
          <w:sz w:val="24"/>
          <w:szCs w:val="24"/>
        </w:rPr>
        <w:t xml:space="preserve">Clearing Agent for Customs/Customs Clearance Services ($180,000.00): </w:t>
      </w:r>
      <w:r w:rsidRPr="565A61D0">
        <w:rPr>
          <w:sz w:val="24"/>
          <w:szCs w:val="24"/>
        </w:rPr>
        <w:t xml:space="preserve">POA is budgeting for customs clearance services at $30,000 per year in Y1 through Y6 ($30,000/year * 6 years = </w:t>
      </w:r>
      <w:r w:rsidRPr="565A61D0">
        <w:rPr>
          <w:sz w:val="24"/>
          <w:szCs w:val="24"/>
        </w:rPr>
        <w:lastRenderedPageBreak/>
        <w:t>$180,000.00).</w:t>
      </w:r>
    </w:p>
    <w:p w14:paraId="311C6A54" w14:textId="77777777" w:rsidR="008E550E" w:rsidRDefault="008E550E" w:rsidP="565A61D0">
      <w:pPr>
        <w:ind w:left="360"/>
        <w:rPr>
          <w:b/>
          <w:bCs/>
          <w:sz w:val="24"/>
          <w:szCs w:val="24"/>
        </w:rPr>
      </w:pPr>
    </w:p>
    <w:p w14:paraId="3605CF4B" w14:textId="77777777" w:rsidR="008E550E" w:rsidRDefault="008E550E" w:rsidP="565A61D0">
      <w:pPr>
        <w:tabs>
          <w:tab w:val="left" w:pos="720"/>
        </w:tabs>
        <w:spacing w:before="7" w:line="237" w:lineRule="auto"/>
        <w:ind w:left="360" w:right="357"/>
        <w:rPr>
          <w:sz w:val="24"/>
          <w:szCs w:val="24"/>
        </w:rPr>
      </w:pPr>
      <w:r w:rsidRPr="565A61D0">
        <w:rPr>
          <w:b/>
          <w:bCs/>
          <w:sz w:val="24"/>
          <w:szCs w:val="24"/>
        </w:rPr>
        <w:t>Commodity Management, Warehouse, and Logistics Consultant ($54,000):</w:t>
      </w:r>
      <w:r w:rsidRPr="565A61D0">
        <w:rPr>
          <w:sz w:val="24"/>
          <w:szCs w:val="24"/>
        </w:rPr>
        <w:t xml:space="preserve"> POA is budgeting for a local expert to advise on the setup and location of the project warehouses at a rate of $600 per day for 90 days in Y1 ($600/day * 90 days = $54,000).</w:t>
      </w:r>
    </w:p>
    <w:p w14:paraId="06D90992" w14:textId="77777777" w:rsidR="00893FD2" w:rsidRPr="009F39E8" w:rsidRDefault="00893FD2" w:rsidP="565A61D0">
      <w:pPr>
        <w:tabs>
          <w:tab w:val="left" w:pos="720"/>
        </w:tabs>
        <w:spacing w:before="7" w:line="237" w:lineRule="auto"/>
        <w:ind w:left="360" w:right="357"/>
        <w:rPr>
          <w:sz w:val="24"/>
          <w:szCs w:val="24"/>
        </w:rPr>
      </w:pPr>
    </w:p>
    <w:p w14:paraId="17EE5387" w14:textId="77777777" w:rsidR="008E550E" w:rsidRPr="009F39E8" w:rsidRDefault="008E550E" w:rsidP="565A61D0">
      <w:pPr>
        <w:tabs>
          <w:tab w:val="left" w:pos="720"/>
        </w:tabs>
        <w:spacing w:before="7" w:line="237" w:lineRule="auto"/>
        <w:ind w:left="360" w:right="357"/>
        <w:rPr>
          <w:sz w:val="24"/>
          <w:szCs w:val="24"/>
        </w:rPr>
      </w:pPr>
      <w:r w:rsidRPr="565A61D0">
        <w:rPr>
          <w:b/>
          <w:bCs/>
          <w:sz w:val="24"/>
          <w:szCs w:val="24"/>
        </w:rPr>
        <w:t>Call Forward Consultant ($12,000):</w:t>
      </w:r>
      <w:r w:rsidRPr="565A61D0">
        <w:rPr>
          <w:sz w:val="24"/>
          <w:szCs w:val="24"/>
        </w:rPr>
        <w:t xml:space="preserve"> POA is budgeting for a consultant to support the first call forward process at a rate of $600 per day for 10 days per year in Y1 and Y2 ($600/day * 10 days/year * 2 years = $12,000). </w:t>
      </w:r>
    </w:p>
    <w:p w14:paraId="4B83F6F2" w14:textId="77777777" w:rsidR="009F39E8" w:rsidRPr="009F39E8" w:rsidRDefault="009F39E8" w:rsidP="00893FD2">
      <w:pPr>
        <w:rPr>
          <w:sz w:val="24"/>
          <w:szCs w:val="24"/>
        </w:rPr>
      </w:pPr>
    </w:p>
    <w:p w14:paraId="20A5716A" w14:textId="77777777" w:rsidR="009F39E8" w:rsidRPr="009F39E8" w:rsidRDefault="009F39E8" w:rsidP="009F39E8">
      <w:pPr>
        <w:numPr>
          <w:ilvl w:val="2"/>
          <w:numId w:val="12"/>
        </w:numPr>
        <w:tabs>
          <w:tab w:val="left" w:pos="720"/>
        </w:tabs>
        <w:spacing w:line="276" w:lineRule="exact"/>
        <w:jc w:val="both"/>
        <w:outlineLvl w:val="0"/>
        <w:rPr>
          <w:b/>
          <w:bCs/>
          <w:i/>
          <w:iCs/>
          <w:color w:val="002C72"/>
          <w:sz w:val="24"/>
          <w:szCs w:val="24"/>
        </w:rPr>
      </w:pPr>
      <w:r w:rsidRPr="009F39E8">
        <w:rPr>
          <w:b/>
          <w:bCs/>
          <w:i/>
          <w:iCs/>
          <w:color w:val="002C72"/>
          <w:sz w:val="24"/>
          <w:szCs w:val="24"/>
        </w:rPr>
        <w:t>Warehouse</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Subtotal</w:t>
      </w:r>
      <w:r w:rsidRPr="009F39E8">
        <w:rPr>
          <w:b/>
          <w:bCs/>
          <w:i/>
          <w:iCs/>
          <w:color w:val="002C72"/>
          <w:spacing w:val="-1"/>
          <w:sz w:val="24"/>
          <w:szCs w:val="24"/>
        </w:rPr>
        <w:t xml:space="preserve"> </w:t>
      </w:r>
      <w:r w:rsidRPr="009F39E8">
        <w:rPr>
          <w:b/>
          <w:bCs/>
          <w:i/>
          <w:iCs/>
          <w:color w:val="002C72"/>
          <w:spacing w:val="-2"/>
          <w:sz w:val="24"/>
          <w:szCs w:val="24"/>
        </w:rPr>
        <w:t xml:space="preserve">$588,366.00 </w:t>
      </w:r>
    </w:p>
    <w:p w14:paraId="05FCBEA3" w14:textId="77777777" w:rsidR="009F39E8" w:rsidRPr="009F39E8" w:rsidRDefault="009F39E8" w:rsidP="009F39E8">
      <w:pPr>
        <w:numPr>
          <w:ilvl w:val="3"/>
          <w:numId w:val="12"/>
        </w:numPr>
        <w:tabs>
          <w:tab w:val="left" w:pos="720"/>
        </w:tabs>
        <w:ind w:right="359"/>
        <w:jc w:val="both"/>
        <w:rPr>
          <w:sz w:val="24"/>
        </w:rPr>
      </w:pPr>
      <w:r w:rsidRPr="009F39E8">
        <w:rPr>
          <w:b/>
          <w:sz w:val="24"/>
        </w:rPr>
        <w:t xml:space="preserve">Warehouse Rental and Security Costs ($367,004.00): </w:t>
      </w:r>
      <w:r w:rsidRPr="009F39E8">
        <w:rPr>
          <w:sz w:val="24"/>
        </w:rPr>
        <w:t>POA is estimating $66,728 per year in Y1-Y5 and $33,364 in Y6 to cover warehouse and security costs for 6 years to safeguard and distribute U.S. commodities throughout the LOP ($66,728/year * 5 years + $33,364 = $367,004.00).</w:t>
      </w:r>
    </w:p>
    <w:p w14:paraId="4C2A1F7F" w14:textId="77777777" w:rsidR="009F39E8" w:rsidRPr="009F39E8" w:rsidRDefault="009F39E8" w:rsidP="009F39E8">
      <w:pPr>
        <w:numPr>
          <w:ilvl w:val="3"/>
          <w:numId w:val="12"/>
        </w:numPr>
        <w:tabs>
          <w:tab w:val="left" w:pos="720"/>
        </w:tabs>
        <w:ind w:right="359"/>
        <w:jc w:val="both"/>
        <w:rPr>
          <w:sz w:val="24"/>
        </w:rPr>
      </w:pPr>
      <w:r w:rsidRPr="009F39E8">
        <w:rPr>
          <w:b/>
          <w:sz w:val="24"/>
        </w:rPr>
        <w:t>Preventative Fumigation (Main &amp; Secondary Warehouse) ($77,400.00):</w:t>
      </w:r>
      <w:r w:rsidRPr="009F39E8">
        <w:rPr>
          <w:sz w:val="24"/>
        </w:rPr>
        <w:t xml:space="preserve"> POA is budgeting $12,900 per year to conduct annual preventative fumigation at the project’s main and secondary warehouse. The total estimated cost is $77,400.00 ($12,900/year * 6 years = $77,400. POA estimates the yearly rate of $12,900 based on the $8,900 for the main warehouse + $4,000 for the secondary warehouse.</w:t>
      </w:r>
    </w:p>
    <w:p w14:paraId="07073264" w14:textId="77777777" w:rsidR="009F39E8" w:rsidRPr="009F39E8" w:rsidRDefault="009F39E8" w:rsidP="009F39E8">
      <w:pPr>
        <w:numPr>
          <w:ilvl w:val="3"/>
          <w:numId w:val="12"/>
        </w:numPr>
        <w:tabs>
          <w:tab w:val="left" w:pos="720"/>
        </w:tabs>
        <w:ind w:right="359"/>
        <w:jc w:val="both"/>
        <w:rPr>
          <w:sz w:val="24"/>
        </w:rPr>
      </w:pPr>
      <w:r w:rsidRPr="009F39E8">
        <w:rPr>
          <w:b/>
          <w:bCs/>
          <w:sz w:val="24"/>
        </w:rPr>
        <w:t xml:space="preserve">Regular Fumigation (Main &amp; Secondary Warehouse) ($49,600.00): </w:t>
      </w:r>
      <w:r w:rsidRPr="009F39E8">
        <w:rPr>
          <w:sz w:val="24"/>
        </w:rPr>
        <w:t>In addition to annual preventative fumigation, POA will also conduct regular fumigation at the main and secondary warehouse three times annually in Y1-Y5, and once in Y6 (16 times total), at an estimated cost of $3,100 per fumigation. The total cost is calculated as follows: $3,100 per fumigation * 16 times total = $49,600.00.</w:t>
      </w:r>
    </w:p>
    <w:p w14:paraId="3A24E558" w14:textId="77777777" w:rsidR="009F39E8" w:rsidRPr="009F39E8" w:rsidRDefault="009F39E8" w:rsidP="009F39E8">
      <w:pPr>
        <w:numPr>
          <w:ilvl w:val="3"/>
          <w:numId w:val="12"/>
        </w:numPr>
        <w:tabs>
          <w:tab w:val="left" w:pos="720"/>
        </w:tabs>
        <w:spacing w:before="59" w:line="242" w:lineRule="auto"/>
        <w:ind w:right="357"/>
        <w:jc w:val="both"/>
        <w:rPr>
          <w:sz w:val="24"/>
        </w:rPr>
      </w:pPr>
      <w:r w:rsidRPr="009F39E8">
        <w:rPr>
          <w:b/>
          <w:sz w:val="24"/>
        </w:rPr>
        <w:t xml:space="preserve">Municipality Fumigation Kits ($5,400.00): </w:t>
      </w:r>
      <w:r w:rsidRPr="009F39E8">
        <w:rPr>
          <w:sz w:val="24"/>
        </w:rPr>
        <w:t>POA will provide one fumigation kit per municipality each year to 36 municipalities over the LOP at an estimated rate of $</w:t>
      </w:r>
      <w:proofErr w:type="gramStart"/>
      <w:r w:rsidRPr="009F39E8">
        <w:rPr>
          <w:sz w:val="24"/>
        </w:rPr>
        <w:t>25  per</w:t>
      </w:r>
      <w:proofErr w:type="gramEnd"/>
      <w:r w:rsidRPr="009F39E8">
        <w:rPr>
          <w:sz w:val="24"/>
        </w:rPr>
        <w:t xml:space="preserve"> kit ($</w:t>
      </w:r>
      <w:proofErr w:type="gramStart"/>
      <w:r w:rsidRPr="009F39E8">
        <w:rPr>
          <w:sz w:val="24"/>
        </w:rPr>
        <w:t>25  per</w:t>
      </w:r>
      <w:proofErr w:type="gramEnd"/>
      <w:r w:rsidRPr="009F39E8">
        <w:rPr>
          <w:sz w:val="24"/>
        </w:rPr>
        <w:t xml:space="preserve"> kit * 36 municipalities * 6 years = $5,400.00). The kits will be used by the municipalities to manage their warehouses and ensure safekeeping of commodities. </w:t>
      </w:r>
    </w:p>
    <w:p w14:paraId="347F3198" w14:textId="77777777" w:rsidR="009F39E8" w:rsidRPr="009F39E8" w:rsidRDefault="009F39E8" w:rsidP="009F39E8">
      <w:pPr>
        <w:numPr>
          <w:ilvl w:val="3"/>
          <w:numId w:val="12"/>
        </w:numPr>
        <w:tabs>
          <w:tab w:val="left" w:pos="720"/>
        </w:tabs>
        <w:spacing w:before="59" w:line="242" w:lineRule="auto"/>
        <w:ind w:right="357"/>
        <w:jc w:val="both"/>
        <w:rPr>
          <w:sz w:val="24"/>
        </w:rPr>
      </w:pPr>
      <w:r w:rsidRPr="009F39E8">
        <w:rPr>
          <w:b/>
          <w:sz w:val="24"/>
        </w:rPr>
        <w:t xml:space="preserve">Unloading and Stowage ($16,500.00): </w:t>
      </w:r>
      <w:r w:rsidRPr="009F39E8">
        <w:rPr>
          <w:sz w:val="24"/>
        </w:rPr>
        <w:t>POA is budgeting for commodity unloading and stowage</w:t>
      </w:r>
      <w:r w:rsidRPr="009F39E8">
        <w:rPr>
          <w:bCs/>
          <w:sz w:val="24"/>
        </w:rPr>
        <w:t xml:space="preserve"> at a rate of $3,000 per year for Y1 and Y5, and $1,500 in Y6 ($3,000/year * 5 years + $1,500 for Y6 = $16,500.00).</w:t>
      </w:r>
    </w:p>
    <w:p w14:paraId="0E9E58C8" w14:textId="77777777" w:rsidR="009F39E8" w:rsidRPr="009F39E8" w:rsidRDefault="009F39E8" w:rsidP="009F39E8">
      <w:pPr>
        <w:numPr>
          <w:ilvl w:val="3"/>
          <w:numId w:val="12"/>
        </w:numPr>
        <w:tabs>
          <w:tab w:val="left" w:pos="720"/>
        </w:tabs>
        <w:spacing w:before="53" w:line="242" w:lineRule="auto"/>
        <w:ind w:right="357"/>
        <w:jc w:val="both"/>
        <w:rPr>
          <w:sz w:val="24"/>
        </w:rPr>
      </w:pPr>
      <w:r w:rsidRPr="009F39E8">
        <w:rPr>
          <w:b/>
          <w:sz w:val="24"/>
        </w:rPr>
        <w:t>Repacking</w:t>
      </w:r>
      <w:r w:rsidRPr="009F39E8">
        <w:rPr>
          <w:b/>
          <w:spacing w:val="-9"/>
          <w:sz w:val="24"/>
        </w:rPr>
        <w:t xml:space="preserve"> </w:t>
      </w:r>
      <w:proofErr w:type="gramStart"/>
      <w:r w:rsidRPr="009F39E8">
        <w:rPr>
          <w:b/>
          <w:spacing w:val="-9"/>
          <w:sz w:val="24"/>
        </w:rPr>
        <w:t>of  Commodities</w:t>
      </w:r>
      <w:proofErr w:type="gramEnd"/>
      <w:r w:rsidRPr="009F39E8">
        <w:rPr>
          <w:b/>
          <w:spacing w:val="-9"/>
          <w:sz w:val="24"/>
        </w:rPr>
        <w:t xml:space="preserve"> </w:t>
      </w:r>
      <w:r w:rsidRPr="009F39E8">
        <w:rPr>
          <w:b/>
          <w:sz w:val="24"/>
        </w:rPr>
        <w:t>Materials</w:t>
      </w:r>
      <w:r w:rsidRPr="009F39E8">
        <w:rPr>
          <w:b/>
          <w:spacing w:val="-9"/>
          <w:sz w:val="24"/>
        </w:rPr>
        <w:t xml:space="preserve"> </w:t>
      </w:r>
      <w:r w:rsidRPr="009F39E8">
        <w:rPr>
          <w:b/>
          <w:sz w:val="24"/>
        </w:rPr>
        <w:t>for</w:t>
      </w:r>
      <w:r w:rsidRPr="009F39E8">
        <w:rPr>
          <w:b/>
          <w:spacing w:val="-9"/>
          <w:sz w:val="24"/>
        </w:rPr>
        <w:t xml:space="preserve"> </w:t>
      </w:r>
      <w:r w:rsidRPr="009F39E8">
        <w:rPr>
          <w:b/>
          <w:sz w:val="24"/>
        </w:rPr>
        <w:t>Schools</w:t>
      </w:r>
      <w:r w:rsidRPr="009F39E8">
        <w:rPr>
          <w:b/>
          <w:spacing w:val="-9"/>
          <w:sz w:val="24"/>
        </w:rPr>
        <w:t xml:space="preserve"> </w:t>
      </w:r>
      <w:r w:rsidRPr="009F39E8">
        <w:rPr>
          <w:b/>
          <w:sz w:val="24"/>
        </w:rPr>
        <w:t>($46,872.00):</w:t>
      </w:r>
      <w:r w:rsidRPr="009F39E8">
        <w:rPr>
          <w:b/>
          <w:spacing w:val="-9"/>
          <w:sz w:val="24"/>
        </w:rPr>
        <w:t xml:space="preserve"> </w:t>
      </w:r>
      <w:r w:rsidRPr="009F39E8">
        <w:rPr>
          <w:sz w:val="24"/>
        </w:rPr>
        <w:t>POA</w:t>
      </w:r>
      <w:r w:rsidRPr="009F39E8">
        <w:rPr>
          <w:spacing w:val="-9"/>
          <w:sz w:val="24"/>
        </w:rPr>
        <w:t xml:space="preserve"> </w:t>
      </w:r>
      <w:r w:rsidRPr="009F39E8">
        <w:rPr>
          <w:sz w:val="24"/>
        </w:rPr>
        <w:t>will</w:t>
      </w:r>
      <w:r w:rsidRPr="009F39E8">
        <w:rPr>
          <w:spacing w:val="-9"/>
          <w:sz w:val="24"/>
        </w:rPr>
        <w:t xml:space="preserve"> </w:t>
      </w:r>
      <w:r w:rsidRPr="009F39E8">
        <w:rPr>
          <w:sz w:val="24"/>
        </w:rPr>
        <w:t>provide</w:t>
      </w:r>
      <w:r w:rsidRPr="009F39E8">
        <w:rPr>
          <w:spacing w:val="-9"/>
          <w:sz w:val="24"/>
        </w:rPr>
        <w:t xml:space="preserve"> </w:t>
      </w:r>
      <w:r w:rsidRPr="009F39E8">
        <w:rPr>
          <w:sz w:val="24"/>
        </w:rPr>
        <w:t>school</w:t>
      </w:r>
      <w:r w:rsidRPr="009F39E8">
        <w:rPr>
          <w:spacing w:val="-9"/>
          <w:sz w:val="24"/>
        </w:rPr>
        <w:t xml:space="preserve"> </w:t>
      </w:r>
      <w:r w:rsidRPr="009F39E8">
        <w:rPr>
          <w:sz w:val="24"/>
        </w:rPr>
        <w:t>repackaging</w:t>
      </w:r>
      <w:r w:rsidRPr="009F39E8">
        <w:rPr>
          <w:spacing w:val="-9"/>
          <w:sz w:val="24"/>
        </w:rPr>
        <w:t xml:space="preserve"> </w:t>
      </w:r>
      <w:r w:rsidRPr="009F39E8">
        <w:rPr>
          <w:sz w:val="24"/>
        </w:rPr>
        <w:t>materials for commodities to</w:t>
      </w:r>
      <w:r w:rsidRPr="009F39E8">
        <w:rPr>
          <w:spacing w:val="-3"/>
          <w:sz w:val="24"/>
        </w:rPr>
        <w:t xml:space="preserve"> </w:t>
      </w:r>
      <w:r w:rsidRPr="009F39E8">
        <w:rPr>
          <w:sz w:val="24"/>
        </w:rPr>
        <w:t>1,953</w:t>
      </w:r>
      <w:r w:rsidRPr="009F39E8">
        <w:rPr>
          <w:spacing w:val="-3"/>
          <w:sz w:val="24"/>
        </w:rPr>
        <w:t xml:space="preserve"> </w:t>
      </w:r>
      <w:r w:rsidRPr="009F39E8">
        <w:rPr>
          <w:sz w:val="24"/>
        </w:rPr>
        <w:t>schools</w:t>
      </w:r>
      <w:r w:rsidRPr="009F39E8">
        <w:rPr>
          <w:spacing w:val="-3"/>
          <w:sz w:val="24"/>
        </w:rPr>
        <w:t xml:space="preserve"> </w:t>
      </w:r>
      <w:r w:rsidRPr="009F39E8">
        <w:rPr>
          <w:sz w:val="24"/>
        </w:rPr>
        <w:t>each</w:t>
      </w:r>
      <w:r w:rsidRPr="009F39E8">
        <w:rPr>
          <w:spacing w:val="-3"/>
          <w:sz w:val="24"/>
        </w:rPr>
        <w:t xml:space="preserve"> </w:t>
      </w:r>
      <w:r w:rsidRPr="009F39E8">
        <w:rPr>
          <w:sz w:val="24"/>
        </w:rPr>
        <w:t>year</w:t>
      </w:r>
      <w:r w:rsidRPr="009F39E8">
        <w:rPr>
          <w:spacing w:val="-3"/>
          <w:sz w:val="24"/>
        </w:rPr>
        <w:t xml:space="preserve"> </w:t>
      </w:r>
      <w:r w:rsidRPr="009F39E8">
        <w:rPr>
          <w:sz w:val="24"/>
        </w:rPr>
        <w:t>over</w:t>
      </w:r>
      <w:r w:rsidRPr="009F39E8">
        <w:rPr>
          <w:spacing w:val="-3"/>
          <w:sz w:val="24"/>
        </w:rPr>
        <w:t xml:space="preserve"> </w:t>
      </w:r>
      <w:r w:rsidRPr="009F39E8">
        <w:rPr>
          <w:sz w:val="24"/>
        </w:rPr>
        <w:t>the</w:t>
      </w:r>
      <w:r w:rsidRPr="009F39E8">
        <w:rPr>
          <w:spacing w:val="-4"/>
          <w:sz w:val="24"/>
        </w:rPr>
        <w:t xml:space="preserve"> </w:t>
      </w:r>
      <w:r w:rsidRPr="009F39E8">
        <w:rPr>
          <w:sz w:val="24"/>
        </w:rPr>
        <w:t>LOP</w:t>
      </w:r>
      <w:r w:rsidRPr="009F39E8">
        <w:rPr>
          <w:spacing w:val="-3"/>
          <w:sz w:val="24"/>
        </w:rPr>
        <w:t xml:space="preserve"> </w:t>
      </w:r>
      <w:r w:rsidRPr="009F39E8">
        <w:rPr>
          <w:sz w:val="24"/>
        </w:rPr>
        <w:t>at</w:t>
      </w:r>
      <w:r w:rsidRPr="009F39E8">
        <w:rPr>
          <w:spacing w:val="-3"/>
          <w:sz w:val="24"/>
        </w:rPr>
        <w:t xml:space="preserve"> </w:t>
      </w:r>
      <w:r w:rsidRPr="009F39E8">
        <w:rPr>
          <w:sz w:val="24"/>
        </w:rPr>
        <w:t>a</w:t>
      </w:r>
      <w:r w:rsidRPr="009F39E8">
        <w:rPr>
          <w:spacing w:val="-3"/>
          <w:sz w:val="24"/>
        </w:rPr>
        <w:t xml:space="preserve"> </w:t>
      </w:r>
      <w:r w:rsidRPr="009F39E8">
        <w:rPr>
          <w:sz w:val="24"/>
        </w:rPr>
        <w:t>rate</w:t>
      </w:r>
      <w:r w:rsidRPr="009F39E8">
        <w:rPr>
          <w:spacing w:val="-3"/>
          <w:sz w:val="24"/>
        </w:rPr>
        <w:t xml:space="preserve"> </w:t>
      </w:r>
      <w:r w:rsidRPr="009F39E8">
        <w:rPr>
          <w:sz w:val="24"/>
        </w:rPr>
        <w:t>of</w:t>
      </w:r>
      <w:r w:rsidRPr="009F39E8">
        <w:rPr>
          <w:spacing w:val="-3"/>
          <w:sz w:val="24"/>
        </w:rPr>
        <w:t xml:space="preserve"> </w:t>
      </w:r>
      <w:r w:rsidRPr="009F39E8">
        <w:rPr>
          <w:sz w:val="24"/>
        </w:rPr>
        <w:t>$</w:t>
      </w:r>
      <w:proofErr w:type="gramStart"/>
      <w:r w:rsidRPr="009F39E8">
        <w:rPr>
          <w:sz w:val="24"/>
        </w:rPr>
        <w:t xml:space="preserve">4 </w:t>
      </w:r>
      <w:r w:rsidRPr="009F39E8">
        <w:rPr>
          <w:spacing w:val="-3"/>
          <w:sz w:val="24"/>
        </w:rPr>
        <w:t xml:space="preserve"> </w:t>
      </w:r>
      <w:r w:rsidRPr="009F39E8">
        <w:rPr>
          <w:sz w:val="24"/>
        </w:rPr>
        <w:t>per</w:t>
      </w:r>
      <w:proofErr w:type="gramEnd"/>
      <w:r w:rsidRPr="009F39E8">
        <w:rPr>
          <w:spacing w:val="-3"/>
          <w:sz w:val="24"/>
        </w:rPr>
        <w:t xml:space="preserve"> </w:t>
      </w:r>
      <w:r w:rsidRPr="009F39E8">
        <w:rPr>
          <w:sz w:val="24"/>
        </w:rPr>
        <w:t>unit ($</w:t>
      </w:r>
      <w:proofErr w:type="gramStart"/>
      <w:r w:rsidRPr="009F39E8">
        <w:rPr>
          <w:sz w:val="24"/>
        </w:rPr>
        <w:t>4  per</w:t>
      </w:r>
      <w:proofErr w:type="gramEnd"/>
      <w:r w:rsidRPr="009F39E8">
        <w:rPr>
          <w:sz w:val="24"/>
        </w:rPr>
        <w:t xml:space="preserve"> unit * 1,953 schools * 6 years = $46,872.00).</w:t>
      </w:r>
    </w:p>
    <w:p w14:paraId="6BC0ABD9" w14:textId="77777777" w:rsidR="009F39E8" w:rsidRPr="009F39E8" w:rsidRDefault="009F39E8" w:rsidP="009F39E8">
      <w:pPr>
        <w:numPr>
          <w:ilvl w:val="3"/>
          <w:numId w:val="12"/>
        </w:numPr>
        <w:tabs>
          <w:tab w:val="left" w:pos="720"/>
        </w:tabs>
        <w:spacing w:before="53" w:line="242" w:lineRule="auto"/>
        <w:ind w:right="357"/>
        <w:jc w:val="both"/>
        <w:rPr>
          <w:sz w:val="24"/>
          <w:szCs w:val="24"/>
        </w:rPr>
      </w:pPr>
      <w:r w:rsidRPr="009F39E8">
        <w:rPr>
          <w:b/>
          <w:sz w:val="24"/>
          <w:szCs w:val="24"/>
        </w:rPr>
        <w:t>Take Home Ration Packaging ($23,400.00):</w:t>
      </w:r>
      <w:r w:rsidRPr="009F39E8">
        <w:rPr>
          <w:sz w:val="24"/>
          <w:szCs w:val="24"/>
        </w:rPr>
        <w:t xml:space="preserve"> POA is budgeting to provide take home ration packaging to </w:t>
      </w:r>
      <w:r w:rsidRPr="009F39E8">
        <w:rPr>
          <w:sz w:val="24"/>
        </w:rPr>
        <w:t xml:space="preserve">approximately 1/3 of </w:t>
      </w:r>
      <w:r w:rsidRPr="009F39E8">
        <w:rPr>
          <w:sz w:val="24"/>
          <w:szCs w:val="24"/>
        </w:rPr>
        <w:t xml:space="preserve">schools each year (1/3 * 1,953 schools ≈ 650), for a total of 650 packaging kits per year at $6/kit ($6/kit * 650 kits/year * 6 years = $23,400.00). </w:t>
      </w:r>
      <w:r w:rsidRPr="009F39E8">
        <w:rPr>
          <w:sz w:val="24"/>
        </w:rPr>
        <w:t>Take-home rations will be repackaged using safe, durable materials appropriate for food commodities.</w:t>
      </w:r>
    </w:p>
    <w:p w14:paraId="598D90B4" w14:textId="77777777" w:rsidR="009F39E8" w:rsidRPr="009F39E8" w:rsidRDefault="009F39E8" w:rsidP="009F39E8">
      <w:pPr>
        <w:numPr>
          <w:ilvl w:val="3"/>
          <w:numId w:val="12"/>
        </w:numPr>
        <w:tabs>
          <w:tab w:val="left" w:pos="720"/>
        </w:tabs>
        <w:spacing w:before="55" w:line="237" w:lineRule="auto"/>
        <w:ind w:right="359"/>
        <w:jc w:val="both"/>
        <w:rPr>
          <w:sz w:val="24"/>
        </w:rPr>
      </w:pPr>
      <w:r w:rsidRPr="009F39E8">
        <w:rPr>
          <w:b/>
          <w:sz w:val="24"/>
        </w:rPr>
        <w:t xml:space="preserve">Printing Material for Warehouse Safety Signs ($2,160.00): </w:t>
      </w:r>
      <w:r w:rsidRPr="009F39E8">
        <w:rPr>
          <w:sz w:val="24"/>
        </w:rPr>
        <w:t>POA will develop and print 36 municipality warehouse safety signs each year for the project and municipality warehouse. Each sign is estimated to cost $10 per unit ($10 per unit * 36 municipalities * 6 years = $2,160.00).</w:t>
      </w:r>
    </w:p>
    <w:p w14:paraId="26F52062" w14:textId="77777777" w:rsidR="009F39E8" w:rsidRPr="009F39E8" w:rsidRDefault="009F39E8" w:rsidP="009F39E8">
      <w:pPr>
        <w:rPr>
          <w:sz w:val="24"/>
          <w:szCs w:val="24"/>
        </w:rPr>
      </w:pPr>
    </w:p>
    <w:p w14:paraId="24E82506" w14:textId="77777777" w:rsidR="009F39E8" w:rsidRPr="009F39E8" w:rsidRDefault="009F39E8" w:rsidP="009F39E8">
      <w:pPr>
        <w:numPr>
          <w:ilvl w:val="2"/>
          <w:numId w:val="12"/>
        </w:numPr>
        <w:tabs>
          <w:tab w:val="left" w:pos="720"/>
        </w:tabs>
        <w:jc w:val="both"/>
        <w:outlineLvl w:val="0"/>
        <w:rPr>
          <w:b/>
          <w:bCs/>
          <w:i/>
          <w:iCs/>
          <w:color w:val="002C72"/>
          <w:sz w:val="24"/>
          <w:szCs w:val="24"/>
        </w:rPr>
      </w:pPr>
      <w:r w:rsidRPr="009F39E8">
        <w:rPr>
          <w:b/>
          <w:bCs/>
          <w:i/>
          <w:iCs/>
          <w:color w:val="002C72"/>
          <w:sz w:val="24"/>
          <w:szCs w:val="24"/>
        </w:rPr>
        <w:t>Supplies</w:t>
      </w:r>
      <w:r w:rsidRPr="009F39E8">
        <w:rPr>
          <w:b/>
          <w:bCs/>
          <w:i/>
          <w:iCs/>
          <w:color w:val="002C72"/>
          <w:spacing w:val="-2"/>
          <w:sz w:val="24"/>
          <w:szCs w:val="24"/>
        </w:rPr>
        <w:t xml:space="preserve"> </w:t>
      </w:r>
      <w:r w:rsidRPr="009F39E8">
        <w:rPr>
          <w:b/>
          <w:bCs/>
          <w:i/>
          <w:iCs/>
          <w:color w:val="002C72"/>
          <w:sz w:val="24"/>
          <w:szCs w:val="24"/>
        </w:rPr>
        <w:t>–</w:t>
      </w:r>
      <w:r w:rsidRPr="009F39E8">
        <w:rPr>
          <w:b/>
          <w:bCs/>
          <w:i/>
          <w:iCs/>
          <w:color w:val="002C72"/>
          <w:spacing w:val="-1"/>
          <w:sz w:val="24"/>
          <w:szCs w:val="24"/>
        </w:rPr>
        <w:t xml:space="preserve"> </w:t>
      </w:r>
      <w:r w:rsidRPr="009F39E8">
        <w:rPr>
          <w:b/>
          <w:bCs/>
          <w:i/>
          <w:iCs/>
          <w:color w:val="002C72"/>
          <w:sz w:val="24"/>
          <w:szCs w:val="24"/>
        </w:rPr>
        <w:t xml:space="preserve">Subtotal </w:t>
      </w:r>
      <w:r w:rsidRPr="009F39E8">
        <w:rPr>
          <w:b/>
          <w:bCs/>
          <w:i/>
          <w:iCs/>
          <w:color w:val="002C72"/>
          <w:spacing w:val="-2"/>
          <w:sz w:val="24"/>
          <w:szCs w:val="24"/>
        </w:rPr>
        <w:t>$2,450.00</w:t>
      </w:r>
    </w:p>
    <w:p w14:paraId="78E10D5A" w14:textId="77777777" w:rsidR="009F39E8" w:rsidRPr="009F39E8" w:rsidRDefault="009F39E8" w:rsidP="009F39E8">
      <w:pPr>
        <w:spacing w:before="3"/>
        <w:ind w:left="360" w:right="357"/>
        <w:jc w:val="both"/>
        <w:rPr>
          <w:sz w:val="24"/>
        </w:rPr>
      </w:pPr>
      <w:r w:rsidRPr="009F39E8">
        <w:rPr>
          <w:b/>
          <w:sz w:val="24"/>
        </w:rPr>
        <w:t xml:space="preserve">Tablets for Warehouse ($2,450.00): </w:t>
      </w:r>
      <w:r w:rsidRPr="009F39E8">
        <w:rPr>
          <w:sz w:val="24"/>
        </w:rPr>
        <w:t>POA will purchase 7 tablets in Y1 at $350 each for project staff managing the warehouse (7 tablets *$350/tablet = $2,450.00).</w:t>
      </w:r>
      <w:r w:rsidRPr="009F39E8">
        <w:t xml:space="preserve"> T</w:t>
      </w:r>
      <w:r w:rsidRPr="009F39E8">
        <w:rPr>
          <w:sz w:val="24"/>
        </w:rPr>
        <w:t>he tablets will be used to record inventory data, track commodity movements, and support real-time reporting to strengthen warehouse management and traceability under the project.</w:t>
      </w:r>
    </w:p>
    <w:p w14:paraId="6CCA1C0C" w14:textId="77777777" w:rsidR="009F39E8" w:rsidRPr="009F39E8" w:rsidRDefault="009F39E8" w:rsidP="009F39E8">
      <w:pPr>
        <w:rPr>
          <w:sz w:val="24"/>
          <w:szCs w:val="24"/>
        </w:rPr>
      </w:pPr>
    </w:p>
    <w:p w14:paraId="20A2D6FF" w14:textId="507976B0" w:rsidR="009F39E8" w:rsidRPr="009F39E8" w:rsidRDefault="009F39E8" w:rsidP="565A61D0">
      <w:pPr>
        <w:numPr>
          <w:ilvl w:val="2"/>
          <w:numId w:val="12"/>
        </w:numPr>
        <w:tabs>
          <w:tab w:val="left" w:pos="720"/>
        </w:tabs>
        <w:spacing w:line="275" w:lineRule="exact"/>
        <w:jc w:val="both"/>
        <w:outlineLvl w:val="0"/>
        <w:rPr>
          <w:b/>
          <w:bCs/>
          <w:i/>
          <w:iCs/>
          <w:color w:val="002C72"/>
          <w:sz w:val="24"/>
          <w:szCs w:val="24"/>
        </w:rPr>
      </w:pPr>
      <w:r w:rsidRPr="565A61D0">
        <w:rPr>
          <w:b/>
          <w:bCs/>
          <w:i/>
          <w:iCs/>
          <w:color w:val="002C72"/>
          <w:sz w:val="24"/>
          <w:szCs w:val="24"/>
        </w:rPr>
        <w:t>Indirect</w:t>
      </w:r>
      <w:r w:rsidRPr="565A61D0">
        <w:rPr>
          <w:b/>
          <w:bCs/>
          <w:i/>
          <w:iCs/>
          <w:color w:val="002C72"/>
          <w:spacing w:val="-3"/>
          <w:sz w:val="24"/>
          <w:szCs w:val="24"/>
        </w:rPr>
        <w:t xml:space="preserve"> </w:t>
      </w:r>
      <w:r w:rsidRPr="565A61D0">
        <w:rPr>
          <w:b/>
          <w:bCs/>
          <w:i/>
          <w:iCs/>
          <w:color w:val="002C72"/>
          <w:sz w:val="24"/>
          <w:szCs w:val="24"/>
        </w:rPr>
        <w:t>Costs</w:t>
      </w:r>
      <w:r w:rsidRPr="565A61D0">
        <w:rPr>
          <w:b/>
          <w:bCs/>
          <w:i/>
          <w:iCs/>
          <w:color w:val="002C72"/>
          <w:spacing w:val="-1"/>
          <w:sz w:val="24"/>
          <w:szCs w:val="24"/>
        </w:rPr>
        <w:t xml:space="preserve"> </w:t>
      </w:r>
      <w:r w:rsidRPr="565A61D0">
        <w:rPr>
          <w:b/>
          <w:bCs/>
          <w:i/>
          <w:iCs/>
          <w:color w:val="002C72"/>
          <w:sz w:val="24"/>
          <w:szCs w:val="24"/>
        </w:rPr>
        <w:t>–</w:t>
      </w:r>
      <w:r w:rsidRPr="565A61D0">
        <w:rPr>
          <w:b/>
          <w:bCs/>
          <w:i/>
          <w:iCs/>
          <w:color w:val="002C72"/>
          <w:spacing w:val="-2"/>
          <w:sz w:val="24"/>
          <w:szCs w:val="24"/>
        </w:rPr>
        <w:t xml:space="preserve"> </w:t>
      </w:r>
      <w:r w:rsidRPr="565A61D0">
        <w:rPr>
          <w:b/>
          <w:bCs/>
          <w:i/>
          <w:iCs/>
          <w:color w:val="002C72"/>
          <w:sz w:val="24"/>
          <w:szCs w:val="24"/>
        </w:rPr>
        <w:t>ITSH</w:t>
      </w:r>
      <w:r w:rsidRPr="565A61D0">
        <w:rPr>
          <w:b/>
          <w:bCs/>
          <w:i/>
          <w:iCs/>
          <w:color w:val="002C72"/>
          <w:spacing w:val="-1"/>
          <w:sz w:val="24"/>
          <w:szCs w:val="24"/>
        </w:rPr>
        <w:t xml:space="preserve"> </w:t>
      </w:r>
      <w:r w:rsidRPr="565A61D0">
        <w:rPr>
          <w:b/>
          <w:bCs/>
          <w:i/>
          <w:iCs/>
          <w:color w:val="002C72"/>
          <w:spacing w:val="-2"/>
          <w:sz w:val="24"/>
          <w:szCs w:val="24"/>
        </w:rPr>
        <w:t>–$5</w:t>
      </w:r>
      <w:r w:rsidR="00FE3EC7" w:rsidRPr="565A61D0">
        <w:rPr>
          <w:b/>
          <w:bCs/>
          <w:i/>
          <w:iCs/>
          <w:color w:val="002C72"/>
          <w:spacing w:val="-2"/>
          <w:sz w:val="24"/>
          <w:szCs w:val="24"/>
        </w:rPr>
        <w:t>40,</w:t>
      </w:r>
      <w:r w:rsidR="00BB55A2" w:rsidRPr="565A61D0">
        <w:rPr>
          <w:b/>
          <w:bCs/>
          <w:i/>
          <w:iCs/>
          <w:color w:val="002C72"/>
          <w:spacing w:val="-2"/>
          <w:sz w:val="24"/>
          <w:szCs w:val="24"/>
        </w:rPr>
        <w:t>526.49</w:t>
      </w:r>
    </w:p>
    <w:p w14:paraId="221EB800" w14:textId="78F82377" w:rsidR="009F39E8" w:rsidRPr="009F39E8" w:rsidRDefault="009F39E8" w:rsidP="009F39E8">
      <w:pPr>
        <w:spacing w:line="242" w:lineRule="auto"/>
        <w:ind w:left="360" w:right="358"/>
        <w:jc w:val="both"/>
        <w:rPr>
          <w:sz w:val="24"/>
          <w:szCs w:val="24"/>
        </w:rPr>
      </w:pPr>
      <w:r w:rsidRPr="009F39E8">
        <w:rPr>
          <w:sz w:val="24"/>
          <w:szCs w:val="24"/>
        </w:rPr>
        <w:t>In</w:t>
      </w:r>
      <w:r w:rsidRPr="009F39E8">
        <w:rPr>
          <w:spacing w:val="-14"/>
          <w:sz w:val="24"/>
          <w:szCs w:val="24"/>
        </w:rPr>
        <w:t xml:space="preserve"> </w:t>
      </w:r>
      <w:r w:rsidRPr="009F39E8">
        <w:rPr>
          <w:sz w:val="24"/>
          <w:szCs w:val="24"/>
        </w:rPr>
        <w:t>accordance</w:t>
      </w:r>
      <w:r w:rsidRPr="009F39E8">
        <w:rPr>
          <w:spacing w:val="-14"/>
          <w:sz w:val="24"/>
          <w:szCs w:val="24"/>
        </w:rPr>
        <w:t xml:space="preserve"> </w:t>
      </w:r>
      <w:r w:rsidRPr="009F39E8">
        <w:rPr>
          <w:sz w:val="24"/>
          <w:szCs w:val="24"/>
        </w:rPr>
        <w:t>with</w:t>
      </w:r>
      <w:r w:rsidRPr="009F39E8">
        <w:rPr>
          <w:spacing w:val="-14"/>
          <w:sz w:val="24"/>
          <w:szCs w:val="24"/>
        </w:rPr>
        <w:t xml:space="preserve"> </w:t>
      </w:r>
      <w:r w:rsidRPr="009F39E8">
        <w:rPr>
          <w:sz w:val="24"/>
          <w:szCs w:val="24"/>
        </w:rPr>
        <w:t>POA’s</w:t>
      </w:r>
      <w:r w:rsidRPr="009F39E8">
        <w:rPr>
          <w:spacing w:val="-14"/>
          <w:sz w:val="24"/>
          <w:szCs w:val="24"/>
        </w:rPr>
        <w:t xml:space="preserve"> </w:t>
      </w:r>
      <w:r w:rsidRPr="009F39E8">
        <w:rPr>
          <w:sz w:val="24"/>
          <w:szCs w:val="24"/>
        </w:rPr>
        <w:t>reduced</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w:t>
      </w:r>
      <w:r w:rsidRPr="009F39E8">
        <w:rPr>
          <w:spacing w:val="-14"/>
          <w:sz w:val="24"/>
          <w:szCs w:val="24"/>
        </w:rPr>
        <w:t xml:space="preserve"> </w:t>
      </w:r>
      <w:r w:rsidRPr="009F39E8">
        <w:rPr>
          <w:sz w:val="24"/>
          <w:szCs w:val="24"/>
        </w:rPr>
        <w:t>application</w:t>
      </w:r>
      <w:r w:rsidRPr="009F39E8">
        <w:rPr>
          <w:spacing w:val="-14"/>
          <w:sz w:val="24"/>
          <w:szCs w:val="24"/>
        </w:rPr>
        <w:t xml:space="preserve"> </w:t>
      </w:r>
      <w:r w:rsidRPr="009F39E8">
        <w:rPr>
          <w:sz w:val="24"/>
          <w:szCs w:val="24"/>
        </w:rPr>
        <w:t>of</w:t>
      </w:r>
      <w:r w:rsidRPr="009F39E8">
        <w:rPr>
          <w:spacing w:val="-14"/>
          <w:sz w:val="24"/>
          <w:szCs w:val="24"/>
        </w:rPr>
        <w:t xml:space="preserve"> </w:t>
      </w:r>
      <w:r w:rsidRPr="009F39E8">
        <w:rPr>
          <w:sz w:val="24"/>
          <w:szCs w:val="24"/>
        </w:rPr>
        <w:t>20%</w:t>
      </w:r>
      <w:r w:rsidRPr="009F39E8">
        <w:rPr>
          <w:spacing w:val="-14"/>
          <w:sz w:val="24"/>
          <w:szCs w:val="24"/>
        </w:rPr>
        <w:t xml:space="preserve"> </w:t>
      </w:r>
      <w:r w:rsidRPr="009F39E8">
        <w:rPr>
          <w:sz w:val="24"/>
          <w:szCs w:val="24"/>
        </w:rPr>
        <w:t>for</w:t>
      </w:r>
      <w:r w:rsidRPr="009F39E8">
        <w:rPr>
          <w:spacing w:val="-14"/>
          <w:sz w:val="24"/>
          <w:szCs w:val="24"/>
        </w:rPr>
        <w:t xml:space="preserve"> </w:t>
      </w:r>
      <w:r w:rsidRPr="009F39E8">
        <w:rPr>
          <w:sz w:val="24"/>
          <w:szCs w:val="24"/>
        </w:rPr>
        <w:t>this</w:t>
      </w:r>
      <w:r w:rsidRPr="009F39E8">
        <w:rPr>
          <w:spacing w:val="-14"/>
          <w:sz w:val="24"/>
          <w:szCs w:val="24"/>
        </w:rPr>
        <w:t xml:space="preserve"> </w:t>
      </w:r>
      <w:r w:rsidRPr="009F39E8">
        <w:rPr>
          <w:sz w:val="24"/>
          <w:szCs w:val="24"/>
        </w:rPr>
        <w:t>proposal,</w:t>
      </w:r>
      <w:r w:rsidRPr="009F39E8">
        <w:rPr>
          <w:spacing w:val="-14"/>
          <w:sz w:val="24"/>
          <w:szCs w:val="24"/>
        </w:rPr>
        <w:t xml:space="preserve"> </w:t>
      </w:r>
      <w:r w:rsidRPr="009F39E8">
        <w:rPr>
          <w:sz w:val="24"/>
          <w:szCs w:val="24"/>
        </w:rPr>
        <w:t>indirect</w:t>
      </w:r>
      <w:r w:rsidRPr="009F39E8">
        <w:rPr>
          <w:spacing w:val="-14"/>
          <w:sz w:val="24"/>
          <w:szCs w:val="24"/>
        </w:rPr>
        <w:t xml:space="preserve"> </w:t>
      </w:r>
      <w:r w:rsidRPr="009F39E8">
        <w:rPr>
          <w:sz w:val="24"/>
          <w:szCs w:val="24"/>
        </w:rPr>
        <w:t>costs are estimated at $</w:t>
      </w:r>
      <w:r w:rsidRPr="009F39E8">
        <w:rPr>
          <w:spacing w:val="-2"/>
          <w:sz w:val="24"/>
          <w:szCs w:val="24"/>
        </w:rPr>
        <w:t>5</w:t>
      </w:r>
      <w:r w:rsidR="00BB55A2">
        <w:rPr>
          <w:spacing w:val="-2"/>
          <w:sz w:val="24"/>
          <w:szCs w:val="24"/>
        </w:rPr>
        <w:t>40</w:t>
      </w:r>
      <w:r w:rsidR="00F704BA">
        <w:rPr>
          <w:spacing w:val="-2"/>
          <w:sz w:val="24"/>
          <w:szCs w:val="24"/>
        </w:rPr>
        <w:t>,526.49</w:t>
      </w:r>
      <w:r w:rsidRPr="009F39E8">
        <w:rPr>
          <w:sz w:val="24"/>
          <w:szCs w:val="24"/>
        </w:rPr>
        <w:t>.</w:t>
      </w:r>
    </w:p>
    <w:p w14:paraId="0D43438B" w14:textId="77777777" w:rsidR="009F39E8" w:rsidRPr="00882762" w:rsidRDefault="009F39E8" w:rsidP="000B0A3C">
      <w:pPr>
        <w:spacing w:before="73" w:line="276" w:lineRule="auto"/>
        <w:rPr>
          <w:sz w:val="24"/>
          <w:szCs w:val="24"/>
        </w:rPr>
      </w:pPr>
    </w:p>
    <w:sectPr w:rsidR="009F39E8" w:rsidRPr="00882762">
      <w:headerReference w:type="default" r:id="rId11"/>
      <w:pgSz w:w="12240" w:h="15840"/>
      <w:pgMar w:top="900" w:right="1000" w:bottom="2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573D" w14:textId="77777777" w:rsidR="005141D4" w:rsidRDefault="005141D4" w:rsidP="00595ECE">
      <w:r>
        <w:separator/>
      </w:r>
    </w:p>
  </w:endnote>
  <w:endnote w:type="continuationSeparator" w:id="0">
    <w:p w14:paraId="3C51E027" w14:textId="77777777" w:rsidR="005141D4" w:rsidRDefault="005141D4" w:rsidP="00595ECE">
      <w:r>
        <w:continuationSeparator/>
      </w:r>
    </w:p>
  </w:endnote>
  <w:endnote w:type="continuationNotice" w:id="1">
    <w:p w14:paraId="2742B903" w14:textId="77777777" w:rsidR="005141D4" w:rsidRDefault="005141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4C05" w14:textId="0F25BA03" w:rsidR="009F39E8" w:rsidRDefault="009F39E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0D77" w14:textId="77777777" w:rsidR="005141D4" w:rsidRDefault="005141D4" w:rsidP="00595ECE">
      <w:r>
        <w:separator/>
      </w:r>
    </w:p>
  </w:footnote>
  <w:footnote w:type="continuationSeparator" w:id="0">
    <w:p w14:paraId="11E74E49" w14:textId="77777777" w:rsidR="005141D4" w:rsidRDefault="005141D4" w:rsidP="00595ECE">
      <w:r>
        <w:continuationSeparator/>
      </w:r>
    </w:p>
  </w:footnote>
  <w:footnote w:type="continuationNotice" w:id="1">
    <w:p w14:paraId="787E50B4" w14:textId="77777777" w:rsidR="005141D4" w:rsidRDefault="005141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5"/>
      <w:gridCol w:w="3445"/>
      <w:gridCol w:w="3445"/>
    </w:tblGrid>
    <w:tr w:rsidR="37725555" w14:paraId="6D6C71A2" w14:textId="77777777" w:rsidTr="37725555">
      <w:trPr>
        <w:trHeight w:val="300"/>
      </w:trPr>
      <w:tc>
        <w:tcPr>
          <w:tcW w:w="3445" w:type="dxa"/>
        </w:tcPr>
        <w:p w14:paraId="65373479" w14:textId="1D512073" w:rsidR="37725555" w:rsidRDefault="37725555" w:rsidP="37725555">
          <w:pPr>
            <w:pStyle w:val="Header"/>
            <w:ind w:left="-115"/>
          </w:pPr>
        </w:p>
      </w:tc>
      <w:tc>
        <w:tcPr>
          <w:tcW w:w="3445" w:type="dxa"/>
        </w:tcPr>
        <w:p w14:paraId="232B0F1B" w14:textId="1EBC7F31" w:rsidR="37725555" w:rsidRDefault="37725555" w:rsidP="37725555">
          <w:pPr>
            <w:pStyle w:val="Header"/>
            <w:jc w:val="center"/>
          </w:pPr>
        </w:p>
      </w:tc>
      <w:tc>
        <w:tcPr>
          <w:tcW w:w="3445" w:type="dxa"/>
        </w:tcPr>
        <w:p w14:paraId="00CD80F3" w14:textId="00375FD0" w:rsidR="37725555" w:rsidRDefault="37725555" w:rsidP="37725555">
          <w:pPr>
            <w:pStyle w:val="Header"/>
            <w:ind w:right="-115"/>
            <w:jc w:val="right"/>
          </w:pPr>
        </w:p>
      </w:tc>
    </w:tr>
  </w:tbl>
  <w:p w14:paraId="76824D96" w14:textId="11490FB5" w:rsidR="37725555" w:rsidRDefault="37725555" w:rsidP="377255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886"/>
    <w:multiLevelType w:val="multilevel"/>
    <w:tmpl w:val="F01AC286"/>
    <w:lvl w:ilvl="0">
      <w:start w:val="3"/>
      <w:numFmt w:val="decimal"/>
      <w:lvlText w:val="%1"/>
      <w:lvlJc w:val="left"/>
      <w:pPr>
        <w:ind w:left="1080" w:hanging="720"/>
      </w:pPr>
      <w:rPr>
        <w:rFonts w:hint="default"/>
        <w:lang w:val="en-US" w:eastAsia="en-US" w:bidi="ar-SA"/>
      </w:rPr>
    </w:lvl>
    <w:lvl w:ilvl="1">
      <w:start w:val="8"/>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B4E6540"/>
    <w:multiLevelType w:val="multilevel"/>
    <w:tmpl w:val="C8DEA846"/>
    <w:lvl w:ilvl="0">
      <w:start w:val="3"/>
      <w:numFmt w:val="decimal"/>
      <w:lvlText w:val="%1"/>
      <w:lvlJc w:val="left"/>
      <w:pPr>
        <w:ind w:left="1080" w:hanging="720"/>
      </w:pPr>
      <w:rPr>
        <w:rFonts w:hint="default"/>
        <w:lang w:val="en-US" w:eastAsia="en-US" w:bidi="ar-SA"/>
      </w:rPr>
    </w:lvl>
    <w:lvl w:ilvl="1">
      <w:start w:val="6"/>
      <w:numFmt w:val="decimal"/>
      <w:lvlText w:val="%1.%2"/>
      <w:lvlJc w:val="left"/>
      <w:pPr>
        <w:ind w:left="1080" w:hanging="720"/>
      </w:pPr>
      <w:rPr>
        <w:rFonts w:hint="default"/>
        <w:color w:val="1F497D" w:themeColor="text2"/>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 w15:restartNumberingAfterBreak="0">
    <w:nsid w:val="0DB0572A"/>
    <w:multiLevelType w:val="hybridMultilevel"/>
    <w:tmpl w:val="61764996"/>
    <w:lvl w:ilvl="0" w:tplc="79C03860">
      <w:numFmt w:val="bullet"/>
      <w:lvlText w:val=""/>
      <w:lvlJc w:val="left"/>
      <w:pPr>
        <w:ind w:left="1080" w:hanging="360"/>
      </w:pPr>
      <w:rPr>
        <w:rFonts w:ascii="Symbol" w:eastAsia="Symbol" w:hAnsi="Symbol" w:cs="Symbol" w:hint="default"/>
        <w:spacing w:val="0"/>
        <w:w w:val="100"/>
        <w:lang w:val="en-US" w:eastAsia="en-US" w:bidi="ar-SA"/>
      </w:rPr>
    </w:lvl>
    <w:lvl w:ilvl="1" w:tplc="379CC48A">
      <w:numFmt w:val="bullet"/>
      <w:lvlText w:val="•"/>
      <w:lvlJc w:val="left"/>
      <w:pPr>
        <w:ind w:left="1980" w:hanging="360"/>
      </w:pPr>
      <w:rPr>
        <w:rFonts w:hint="default"/>
        <w:lang w:val="en-US" w:eastAsia="en-US" w:bidi="ar-SA"/>
      </w:rPr>
    </w:lvl>
    <w:lvl w:ilvl="2" w:tplc="64BAC986">
      <w:numFmt w:val="bullet"/>
      <w:lvlText w:val="•"/>
      <w:lvlJc w:val="left"/>
      <w:pPr>
        <w:ind w:left="2880" w:hanging="360"/>
      </w:pPr>
      <w:rPr>
        <w:rFonts w:hint="default"/>
        <w:lang w:val="en-US" w:eastAsia="en-US" w:bidi="ar-SA"/>
      </w:rPr>
    </w:lvl>
    <w:lvl w:ilvl="3" w:tplc="AEA2F580">
      <w:numFmt w:val="bullet"/>
      <w:lvlText w:val="•"/>
      <w:lvlJc w:val="left"/>
      <w:pPr>
        <w:ind w:left="3780" w:hanging="360"/>
      </w:pPr>
      <w:rPr>
        <w:rFonts w:hint="default"/>
        <w:lang w:val="en-US" w:eastAsia="en-US" w:bidi="ar-SA"/>
      </w:rPr>
    </w:lvl>
    <w:lvl w:ilvl="4" w:tplc="DD047A3E">
      <w:numFmt w:val="bullet"/>
      <w:lvlText w:val="•"/>
      <w:lvlJc w:val="left"/>
      <w:pPr>
        <w:ind w:left="4680" w:hanging="360"/>
      </w:pPr>
      <w:rPr>
        <w:rFonts w:hint="default"/>
        <w:lang w:val="en-US" w:eastAsia="en-US" w:bidi="ar-SA"/>
      </w:rPr>
    </w:lvl>
    <w:lvl w:ilvl="5" w:tplc="2542D0CA">
      <w:numFmt w:val="bullet"/>
      <w:lvlText w:val="•"/>
      <w:lvlJc w:val="left"/>
      <w:pPr>
        <w:ind w:left="5580" w:hanging="360"/>
      </w:pPr>
      <w:rPr>
        <w:rFonts w:hint="default"/>
        <w:lang w:val="en-US" w:eastAsia="en-US" w:bidi="ar-SA"/>
      </w:rPr>
    </w:lvl>
    <w:lvl w:ilvl="6" w:tplc="8D4C0D20">
      <w:numFmt w:val="bullet"/>
      <w:lvlText w:val="•"/>
      <w:lvlJc w:val="left"/>
      <w:pPr>
        <w:ind w:left="6480" w:hanging="360"/>
      </w:pPr>
      <w:rPr>
        <w:rFonts w:hint="default"/>
        <w:lang w:val="en-US" w:eastAsia="en-US" w:bidi="ar-SA"/>
      </w:rPr>
    </w:lvl>
    <w:lvl w:ilvl="7" w:tplc="DA384078">
      <w:numFmt w:val="bullet"/>
      <w:lvlText w:val="•"/>
      <w:lvlJc w:val="left"/>
      <w:pPr>
        <w:ind w:left="7380" w:hanging="360"/>
      </w:pPr>
      <w:rPr>
        <w:rFonts w:hint="default"/>
        <w:lang w:val="en-US" w:eastAsia="en-US" w:bidi="ar-SA"/>
      </w:rPr>
    </w:lvl>
    <w:lvl w:ilvl="8" w:tplc="9940DC7C">
      <w:numFmt w:val="bullet"/>
      <w:lvlText w:val="•"/>
      <w:lvlJc w:val="left"/>
      <w:pPr>
        <w:ind w:left="8280" w:hanging="360"/>
      </w:pPr>
      <w:rPr>
        <w:rFonts w:hint="default"/>
        <w:lang w:val="en-US" w:eastAsia="en-US" w:bidi="ar-SA"/>
      </w:rPr>
    </w:lvl>
  </w:abstractNum>
  <w:abstractNum w:abstractNumId="3" w15:restartNumberingAfterBreak="0">
    <w:nsid w:val="17281486"/>
    <w:multiLevelType w:val="hybridMultilevel"/>
    <w:tmpl w:val="FF0AF1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741BD"/>
    <w:multiLevelType w:val="hybridMultilevel"/>
    <w:tmpl w:val="6A5E32B2"/>
    <w:lvl w:ilvl="0" w:tplc="4E72E5AC">
      <w:start w:val="1"/>
      <w:numFmt w:val="decimal"/>
      <w:lvlText w:val="%1."/>
      <w:lvlJc w:val="left"/>
      <w:pPr>
        <w:ind w:left="228" w:hanging="240"/>
      </w:pPr>
      <w:rPr>
        <w:rFonts w:ascii="Times New Roman" w:eastAsia="Times New Roman" w:hAnsi="Times New Roman" w:cs="Times New Roman" w:hint="default"/>
        <w:b w:val="0"/>
        <w:bCs w:val="0"/>
        <w:i w:val="0"/>
        <w:iCs w:val="0"/>
        <w:spacing w:val="0"/>
        <w:w w:val="97"/>
        <w:sz w:val="24"/>
        <w:szCs w:val="24"/>
        <w:lang w:val="en-US" w:eastAsia="en-US" w:bidi="ar-SA"/>
      </w:rPr>
    </w:lvl>
    <w:lvl w:ilvl="1" w:tplc="AB2AE002">
      <w:numFmt w:val="bullet"/>
      <w:lvlText w:val="•"/>
      <w:lvlJc w:val="left"/>
      <w:pPr>
        <w:ind w:left="1232" w:hanging="240"/>
      </w:pPr>
      <w:rPr>
        <w:rFonts w:hint="default"/>
        <w:lang w:val="en-US" w:eastAsia="en-US" w:bidi="ar-SA"/>
      </w:rPr>
    </w:lvl>
    <w:lvl w:ilvl="2" w:tplc="4538F584">
      <w:numFmt w:val="bullet"/>
      <w:lvlText w:val="•"/>
      <w:lvlJc w:val="left"/>
      <w:pPr>
        <w:ind w:left="2244" w:hanging="240"/>
      </w:pPr>
      <w:rPr>
        <w:rFonts w:hint="default"/>
        <w:lang w:val="en-US" w:eastAsia="en-US" w:bidi="ar-SA"/>
      </w:rPr>
    </w:lvl>
    <w:lvl w:ilvl="3" w:tplc="7C9A8624">
      <w:numFmt w:val="bullet"/>
      <w:lvlText w:val="•"/>
      <w:lvlJc w:val="left"/>
      <w:pPr>
        <w:ind w:left="3256" w:hanging="240"/>
      </w:pPr>
      <w:rPr>
        <w:rFonts w:hint="default"/>
        <w:lang w:val="en-US" w:eastAsia="en-US" w:bidi="ar-SA"/>
      </w:rPr>
    </w:lvl>
    <w:lvl w:ilvl="4" w:tplc="B57AAE9C">
      <w:numFmt w:val="bullet"/>
      <w:lvlText w:val="•"/>
      <w:lvlJc w:val="left"/>
      <w:pPr>
        <w:ind w:left="4268" w:hanging="240"/>
      </w:pPr>
      <w:rPr>
        <w:rFonts w:hint="default"/>
        <w:lang w:val="en-US" w:eastAsia="en-US" w:bidi="ar-SA"/>
      </w:rPr>
    </w:lvl>
    <w:lvl w:ilvl="5" w:tplc="3F0ADFD8">
      <w:numFmt w:val="bullet"/>
      <w:lvlText w:val="•"/>
      <w:lvlJc w:val="left"/>
      <w:pPr>
        <w:ind w:left="5280" w:hanging="240"/>
      </w:pPr>
      <w:rPr>
        <w:rFonts w:hint="default"/>
        <w:lang w:val="en-US" w:eastAsia="en-US" w:bidi="ar-SA"/>
      </w:rPr>
    </w:lvl>
    <w:lvl w:ilvl="6" w:tplc="092ACA0C">
      <w:numFmt w:val="bullet"/>
      <w:lvlText w:val="•"/>
      <w:lvlJc w:val="left"/>
      <w:pPr>
        <w:ind w:left="6292" w:hanging="240"/>
      </w:pPr>
      <w:rPr>
        <w:rFonts w:hint="default"/>
        <w:lang w:val="en-US" w:eastAsia="en-US" w:bidi="ar-SA"/>
      </w:rPr>
    </w:lvl>
    <w:lvl w:ilvl="7" w:tplc="BF409BCC">
      <w:numFmt w:val="bullet"/>
      <w:lvlText w:val="•"/>
      <w:lvlJc w:val="left"/>
      <w:pPr>
        <w:ind w:left="7304" w:hanging="240"/>
      </w:pPr>
      <w:rPr>
        <w:rFonts w:hint="default"/>
        <w:lang w:val="en-US" w:eastAsia="en-US" w:bidi="ar-SA"/>
      </w:rPr>
    </w:lvl>
    <w:lvl w:ilvl="8" w:tplc="8C865598">
      <w:numFmt w:val="bullet"/>
      <w:lvlText w:val="•"/>
      <w:lvlJc w:val="left"/>
      <w:pPr>
        <w:ind w:left="8316" w:hanging="240"/>
      </w:pPr>
      <w:rPr>
        <w:rFonts w:hint="default"/>
        <w:lang w:val="en-US" w:eastAsia="en-US" w:bidi="ar-SA"/>
      </w:rPr>
    </w:lvl>
  </w:abstractNum>
  <w:abstractNum w:abstractNumId="5" w15:restartNumberingAfterBreak="0">
    <w:nsid w:val="1D433CE4"/>
    <w:multiLevelType w:val="multilevel"/>
    <w:tmpl w:val="63C8767A"/>
    <w:lvl w:ilvl="0">
      <w:start w:val="1"/>
      <w:numFmt w:val="bullet"/>
      <w:lvlText w:val=""/>
      <w:lvlJc w:val="left"/>
      <w:pPr>
        <w:ind w:left="1260" w:hanging="540"/>
      </w:pPr>
      <w:rPr>
        <w:rFonts w:ascii="Symbol" w:hAnsi="Symbol" w:hint="default"/>
        <w:lang w:val="en-US" w:eastAsia="en-US" w:bidi="ar-SA"/>
      </w:rPr>
    </w:lvl>
    <w:lvl w:ilvl="1">
      <w:start w:val="3"/>
      <w:numFmt w:val="decimal"/>
      <w:lvlText w:val="%1.%2"/>
      <w:lvlJc w:val="left"/>
      <w:pPr>
        <w:ind w:left="1260" w:hanging="540"/>
      </w:pPr>
      <w:rPr>
        <w:rFonts w:hint="default"/>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6" w15:restartNumberingAfterBreak="0">
    <w:nsid w:val="1FFD763B"/>
    <w:multiLevelType w:val="hybridMultilevel"/>
    <w:tmpl w:val="1B306292"/>
    <w:lvl w:ilvl="0" w:tplc="CFF8DCD0">
      <w:start w:val="1"/>
      <w:numFmt w:val="decimal"/>
      <w:lvlText w:val="(%1)"/>
      <w:lvlJc w:val="left"/>
      <w:pPr>
        <w:ind w:left="549" w:hanging="334"/>
      </w:pPr>
      <w:rPr>
        <w:rFonts w:ascii="Times New Roman" w:eastAsia="Times New Roman" w:hAnsi="Times New Roman" w:cs="Times New Roman" w:hint="default"/>
        <w:b w:val="0"/>
        <w:bCs w:val="0"/>
        <w:i w:val="0"/>
        <w:iCs w:val="0"/>
        <w:spacing w:val="0"/>
        <w:w w:val="96"/>
        <w:sz w:val="24"/>
        <w:szCs w:val="24"/>
        <w:lang w:val="en-US" w:eastAsia="en-US" w:bidi="ar-SA"/>
      </w:rPr>
    </w:lvl>
    <w:lvl w:ilvl="1" w:tplc="C4E4FE8C">
      <w:numFmt w:val="bullet"/>
      <w:lvlText w:val="•"/>
      <w:lvlJc w:val="left"/>
      <w:pPr>
        <w:ind w:left="1520" w:hanging="334"/>
      </w:pPr>
      <w:rPr>
        <w:rFonts w:hint="default"/>
        <w:lang w:val="en-US" w:eastAsia="en-US" w:bidi="ar-SA"/>
      </w:rPr>
    </w:lvl>
    <w:lvl w:ilvl="2" w:tplc="0C660316">
      <w:numFmt w:val="bullet"/>
      <w:lvlText w:val="•"/>
      <w:lvlJc w:val="left"/>
      <w:pPr>
        <w:ind w:left="2500" w:hanging="334"/>
      </w:pPr>
      <w:rPr>
        <w:rFonts w:hint="default"/>
        <w:lang w:val="en-US" w:eastAsia="en-US" w:bidi="ar-SA"/>
      </w:rPr>
    </w:lvl>
    <w:lvl w:ilvl="3" w:tplc="BF944822">
      <w:numFmt w:val="bullet"/>
      <w:lvlText w:val="•"/>
      <w:lvlJc w:val="left"/>
      <w:pPr>
        <w:ind w:left="3480" w:hanging="334"/>
      </w:pPr>
      <w:rPr>
        <w:rFonts w:hint="default"/>
        <w:lang w:val="en-US" w:eastAsia="en-US" w:bidi="ar-SA"/>
      </w:rPr>
    </w:lvl>
    <w:lvl w:ilvl="4" w:tplc="A2B6D076">
      <w:numFmt w:val="bullet"/>
      <w:lvlText w:val="•"/>
      <w:lvlJc w:val="left"/>
      <w:pPr>
        <w:ind w:left="4460" w:hanging="334"/>
      </w:pPr>
      <w:rPr>
        <w:rFonts w:hint="default"/>
        <w:lang w:val="en-US" w:eastAsia="en-US" w:bidi="ar-SA"/>
      </w:rPr>
    </w:lvl>
    <w:lvl w:ilvl="5" w:tplc="B622AF70">
      <w:numFmt w:val="bullet"/>
      <w:lvlText w:val="•"/>
      <w:lvlJc w:val="left"/>
      <w:pPr>
        <w:ind w:left="5440" w:hanging="334"/>
      </w:pPr>
      <w:rPr>
        <w:rFonts w:hint="default"/>
        <w:lang w:val="en-US" w:eastAsia="en-US" w:bidi="ar-SA"/>
      </w:rPr>
    </w:lvl>
    <w:lvl w:ilvl="6" w:tplc="E490F9D8">
      <w:numFmt w:val="bullet"/>
      <w:lvlText w:val="•"/>
      <w:lvlJc w:val="left"/>
      <w:pPr>
        <w:ind w:left="6420" w:hanging="334"/>
      </w:pPr>
      <w:rPr>
        <w:rFonts w:hint="default"/>
        <w:lang w:val="en-US" w:eastAsia="en-US" w:bidi="ar-SA"/>
      </w:rPr>
    </w:lvl>
    <w:lvl w:ilvl="7" w:tplc="9A3A1F06">
      <w:numFmt w:val="bullet"/>
      <w:lvlText w:val="•"/>
      <w:lvlJc w:val="left"/>
      <w:pPr>
        <w:ind w:left="7400" w:hanging="334"/>
      </w:pPr>
      <w:rPr>
        <w:rFonts w:hint="default"/>
        <w:lang w:val="en-US" w:eastAsia="en-US" w:bidi="ar-SA"/>
      </w:rPr>
    </w:lvl>
    <w:lvl w:ilvl="8" w:tplc="8698000A">
      <w:numFmt w:val="bullet"/>
      <w:lvlText w:val="•"/>
      <w:lvlJc w:val="left"/>
      <w:pPr>
        <w:ind w:left="8380" w:hanging="334"/>
      </w:pPr>
      <w:rPr>
        <w:rFonts w:hint="default"/>
        <w:lang w:val="en-US" w:eastAsia="en-US" w:bidi="ar-SA"/>
      </w:rPr>
    </w:lvl>
  </w:abstractNum>
  <w:abstractNum w:abstractNumId="7" w15:restartNumberingAfterBreak="0">
    <w:nsid w:val="23B33F66"/>
    <w:multiLevelType w:val="hybridMultilevel"/>
    <w:tmpl w:val="FA902FA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278C5094"/>
    <w:multiLevelType w:val="multilevel"/>
    <w:tmpl w:val="F5C63864"/>
    <w:lvl w:ilvl="0">
      <w:start w:val="3"/>
      <w:numFmt w:val="decimal"/>
      <w:lvlText w:val="%1"/>
      <w:lvlJc w:val="left"/>
      <w:pPr>
        <w:ind w:left="900" w:hanging="540"/>
      </w:pPr>
      <w:rPr>
        <w:rFonts w:hint="default"/>
        <w:lang w:val="en-US" w:eastAsia="en-US" w:bidi="ar-SA"/>
      </w:rPr>
    </w:lvl>
    <w:lvl w:ilvl="1">
      <w:start w:val="2"/>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9" w15:restartNumberingAfterBreak="0">
    <w:nsid w:val="27C90216"/>
    <w:multiLevelType w:val="hybridMultilevel"/>
    <w:tmpl w:val="63E82D82"/>
    <w:lvl w:ilvl="0" w:tplc="649640F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CFA6BFE6">
      <w:numFmt w:val="bullet"/>
      <w:lvlText w:val="•"/>
      <w:lvlJc w:val="left"/>
      <w:pPr>
        <w:ind w:left="1656" w:hanging="360"/>
      </w:pPr>
      <w:rPr>
        <w:rFonts w:hint="default"/>
        <w:lang w:val="en-US" w:eastAsia="en-US" w:bidi="ar-SA"/>
      </w:rPr>
    </w:lvl>
    <w:lvl w:ilvl="2" w:tplc="94006C30">
      <w:numFmt w:val="bullet"/>
      <w:lvlText w:val="•"/>
      <w:lvlJc w:val="left"/>
      <w:pPr>
        <w:ind w:left="2592" w:hanging="360"/>
      </w:pPr>
      <w:rPr>
        <w:rFonts w:hint="default"/>
        <w:lang w:val="en-US" w:eastAsia="en-US" w:bidi="ar-SA"/>
      </w:rPr>
    </w:lvl>
    <w:lvl w:ilvl="3" w:tplc="02862C68">
      <w:numFmt w:val="bullet"/>
      <w:lvlText w:val="•"/>
      <w:lvlJc w:val="left"/>
      <w:pPr>
        <w:ind w:left="3528" w:hanging="360"/>
      </w:pPr>
      <w:rPr>
        <w:rFonts w:hint="default"/>
        <w:lang w:val="en-US" w:eastAsia="en-US" w:bidi="ar-SA"/>
      </w:rPr>
    </w:lvl>
    <w:lvl w:ilvl="4" w:tplc="EA0C588A">
      <w:numFmt w:val="bullet"/>
      <w:lvlText w:val="•"/>
      <w:lvlJc w:val="left"/>
      <w:pPr>
        <w:ind w:left="4464" w:hanging="360"/>
      </w:pPr>
      <w:rPr>
        <w:rFonts w:hint="default"/>
        <w:lang w:val="en-US" w:eastAsia="en-US" w:bidi="ar-SA"/>
      </w:rPr>
    </w:lvl>
    <w:lvl w:ilvl="5" w:tplc="31AE6A16">
      <w:numFmt w:val="bullet"/>
      <w:lvlText w:val="•"/>
      <w:lvlJc w:val="left"/>
      <w:pPr>
        <w:ind w:left="5400" w:hanging="360"/>
      </w:pPr>
      <w:rPr>
        <w:rFonts w:hint="default"/>
        <w:lang w:val="en-US" w:eastAsia="en-US" w:bidi="ar-SA"/>
      </w:rPr>
    </w:lvl>
    <w:lvl w:ilvl="6" w:tplc="3EFA4B1E">
      <w:numFmt w:val="bullet"/>
      <w:lvlText w:val="•"/>
      <w:lvlJc w:val="left"/>
      <w:pPr>
        <w:ind w:left="6336" w:hanging="360"/>
      </w:pPr>
      <w:rPr>
        <w:rFonts w:hint="default"/>
        <w:lang w:val="en-US" w:eastAsia="en-US" w:bidi="ar-SA"/>
      </w:rPr>
    </w:lvl>
    <w:lvl w:ilvl="7" w:tplc="5344C286">
      <w:numFmt w:val="bullet"/>
      <w:lvlText w:val="•"/>
      <w:lvlJc w:val="left"/>
      <w:pPr>
        <w:ind w:left="7272" w:hanging="360"/>
      </w:pPr>
      <w:rPr>
        <w:rFonts w:hint="default"/>
        <w:lang w:val="en-US" w:eastAsia="en-US" w:bidi="ar-SA"/>
      </w:rPr>
    </w:lvl>
    <w:lvl w:ilvl="8" w:tplc="2F6A578A">
      <w:numFmt w:val="bullet"/>
      <w:lvlText w:val="•"/>
      <w:lvlJc w:val="left"/>
      <w:pPr>
        <w:ind w:left="8208" w:hanging="360"/>
      </w:pPr>
      <w:rPr>
        <w:rFonts w:hint="default"/>
        <w:lang w:val="en-US" w:eastAsia="en-US" w:bidi="ar-SA"/>
      </w:rPr>
    </w:lvl>
  </w:abstractNum>
  <w:abstractNum w:abstractNumId="10" w15:restartNumberingAfterBreak="0">
    <w:nsid w:val="28B71EE0"/>
    <w:multiLevelType w:val="multilevel"/>
    <w:tmpl w:val="59D0DA16"/>
    <w:lvl w:ilvl="0">
      <w:start w:val="3"/>
      <w:numFmt w:val="decimal"/>
      <w:lvlText w:val="%1"/>
      <w:lvlJc w:val="left"/>
      <w:pPr>
        <w:ind w:left="1080" w:hanging="720"/>
      </w:pPr>
      <w:rPr>
        <w:rFonts w:hint="default"/>
        <w:lang w:val="en-US" w:eastAsia="en-US" w:bidi="ar-SA"/>
      </w:rPr>
    </w:lvl>
    <w:lvl w:ilvl="1">
      <w:start w:val="7"/>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1" w15:restartNumberingAfterBreak="0">
    <w:nsid w:val="2A1C3004"/>
    <w:multiLevelType w:val="multilevel"/>
    <w:tmpl w:val="71BC9CBC"/>
    <w:lvl w:ilvl="0">
      <w:start w:val="1"/>
      <w:numFmt w:val="upperRoman"/>
      <w:lvlText w:val="%1."/>
      <w:lvlJc w:val="left"/>
      <w:pPr>
        <w:ind w:left="720" w:hanging="514"/>
        <w:jc w:val="right"/>
      </w:pPr>
      <w:rPr>
        <w:rFonts w:ascii="Times New Roman" w:eastAsia="Times New Roman" w:hAnsi="Times New Roman" w:cs="Times New Roman" w:hint="default"/>
        <w:b/>
        <w:bCs/>
        <w:i w:val="0"/>
        <w:iCs w:val="0"/>
        <w:color w:val="002D72"/>
        <w:spacing w:val="0"/>
        <w:w w:val="100"/>
        <w:sz w:val="24"/>
        <w:szCs w:val="24"/>
        <w:lang w:val="en-US" w:eastAsia="en-US" w:bidi="ar-SA"/>
      </w:rPr>
    </w:lvl>
    <w:lvl w:ilvl="1">
      <w:start w:val="1"/>
      <w:numFmt w:val="decimal"/>
      <w:lvlText w:val="%2."/>
      <w:lvlJc w:val="left"/>
      <w:pPr>
        <w:ind w:left="720" w:hanging="360"/>
      </w:pPr>
      <w:rPr>
        <w:rFonts w:ascii="Times New Roman" w:eastAsia="Times New Roman" w:hAnsi="Times New Roman" w:cs="Times New Roman" w:hint="default"/>
        <w:b/>
        <w:bCs/>
        <w:i w:val="0"/>
        <w:iCs w:val="0"/>
        <w:color w:val="002D72"/>
        <w:spacing w:val="0"/>
        <w:w w:val="100"/>
        <w:sz w:val="24"/>
        <w:szCs w:val="24"/>
        <w:lang w:val="en-US" w:eastAsia="en-US" w:bidi="ar-SA"/>
      </w:rPr>
    </w:lvl>
    <w:lvl w:ilvl="2">
      <w:start w:val="1"/>
      <w:numFmt w:val="decimal"/>
      <w:lvlText w:val="%2.%3"/>
      <w:lvlJc w:val="left"/>
      <w:pPr>
        <w:ind w:left="720" w:hanging="360"/>
      </w:pPr>
      <w:rPr>
        <w:rFonts w:hint="default"/>
        <w:spacing w:val="0"/>
        <w:w w:val="100"/>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2" w15:restartNumberingAfterBreak="0">
    <w:nsid w:val="2DD02E5A"/>
    <w:multiLevelType w:val="hybridMultilevel"/>
    <w:tmpl w:val="C71039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0338C6"/>
    <w:multiLevelType w:val="hybridMultilevel"/>
    <w:tmpl w:val="92FC7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72A02"/>
    <w:multiLevelType w:val="multilevel"/>
    <w:tmpl w:val="922062E0"/>
    <w:lvl w:ilvl="0">
      <w:start w:val="3"/>
      <w:numFmt w:val="decimal"/>
      <w:lvlText w:val="%1"/>
      <w:lvlJc w:val="left"/>
      <w:pPr>
        <w:ind w:left="1080" w:hanging="720"/>
      </w:pPr>
      <w:rPr>
        <w:rFonts w:hint="default"/>
        <w:lang w:val="en-US" w:eastAsia="en-US" w:bidi="ar-SA"/>
      </w:rPr>
    </w:lvl>
    <w:lvl w:ilvl="1">
      <w:start w:val="11"/>
      <w:numFmt w:val="decimal"/>
      <w:lvlText w:val="%1.%2"/>
      <w:lvlJc w:val="left"/>
      <w:pPr>
        <w:ind w:left="1080" w:hanging="720"/>
      </w:pPr>
      <w:rPr>
        <w:rFonts w:hint="default"/>
        <w:color w:val="002C72"/>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5" w15:restartNumberingAfterBreak="0">
    <w:nsid w:val="30951138"/>
    <w:multiLevelType w:val="multilevel"/>
    <w:tmpl w:val="74684F20"/>
    <w:lvl w:ilvl="0">
      <w:start w:val="3"/>
      <w:numFmt w:val="decimal"/>
      <w:lvlText w:val="%1"/>
      <w:lvlJc w:val="left"/>
      <w:pPr>
        <w:ind w:left="900" w:hanging="540"/>
      </w:pPr>
      <w:rPr>
        <w:rFonts w:hint="default"/>
        <w:lang w:val="en-US" w:eastAsia="en-US" w:bidi="ar-SA"/>
      </w:rPr>
    </w:lvl>
    <w:lvl w:ilvl="1">
      <w:start w:val="3"/>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16" w15:restartNumberingAfterBreak="0">
    <w:nsid w:val="345B4D61"/>
    <w:multiLevelType w:val="hybridMultilevel"/>
    <w:tmpl w:val="46CC88F8"/>
    <w:lvl w:ilvl="0" w:tplc="04090001">
      <w:start w:val="1"/>
      <w:numFmt w:val="bullet"/>
      <w:lvlText w:val=""/>
      <w:lvlJc w:val="left"/>
      <w:pPr>
        <w:ind w:left="1204" w:hanging="360"/>
      </w:pPr>
      <w:rPr>
        <w:rFonts w:ascii="Symbol" w:hAnsi="Symbol" w:hint="default"/>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17" w15:restartNumberingAfterBreak="0">
    <w:nsid w:val="37934EA2"/>
    <w:multiLevelType w:val="hybridMultilevel"/>
    <w:tmpl w:val="CEB4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660AA5"/>
    <w:multiLevelType w:val="multilevel"/>
    <w:tmpl w:val="2F2E8204"/>
    <w:lvl w:ilvl="0">
      <w:start w:val="3"/>
      <w:numFmt w:val="decimal"/>
      <w:lvlText w:val="%1"/>
      <w:lvlJc w:val="left"/>
      <w:pPr>
        <w:ind w:left="1080" w:hanging="720"/>
      </w:pPr>
      <w:rPr>
        <w:rFonts w:hint="default"/>
        <w:lang w:val="en-US" w:eastAsia="en-US" w:bidi="ar-SA"/>
      </w:rPr>
    </w:lvl>
    <w:lvl w:ilvl="1">
      <w:start w:val="9"/>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9" w15:restartNumberingAfterBreak="0">
    <w:nsid w:val="45D675CA"/>
    <w:multiLevelType w:val="multilevel"/>
    <w:tmpl w:val="3546261E"/>
    <w:lvl w:ilvl="0">
      <w:start w:val="3"/>
      <w:numFmt w:val="decimal"/>
      <w:lvlText w:val="%1"/>
      <w:lvlJc w:val="left"/>
      <w:pPr>
        <w:ind w:left="1080" w:hanging="720"/>
      </w:pPr>
      <w:rPr>
        <w:rFonts w:hint="default"/>
        <w:lang w:val="en-US" w:eastAsia="en-US" w:bidi="ar-SA"/>
      </w:rPr>
    </w:lvl>
    <w:lvl w:ilvl="1">
      <w:start w:val="10"/>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0" w15:restartNumberingAfterBreak="0">
    <w:nsid w:val="55D62DD3"/>
    <w:multiLevelType w:val="multilevel"/>
    <w:tmpl w:val="64EE530A"/>
    <w:lvl w:ilvl="0">
      <w:start w:val="3"/>
      <w:numFmt w:val="decimal"/>
      <w:lvlText w:val="%1"/>
      <w:lvlJc w:val="left"/>
      <w:pPr>
        <w:ind w:left="900" w:hanging="540"/>
      </w:pPr>
      <w:rPr>
        <w:rFonts w:hint="default"/>
        <w:lang w:val="en-US" w:eastAsia="en-US" w:bidi="ar-SA"/>
      </w:rPr>
    </w:lvl>
    <w:lvl w:ilvl="1">
      <w:start w:val="1"/>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21" w15:restartNumberingAfterBreak="0">
    <w:nsid w:val="59A301EE"/>
    <w:multiLevelType w:val="hybridMultilevel"/>
    <w:tmpl w:val="61AA4EC8"/>
    <w:lvl w:ilvl="0" w:tplc="D43EFAB6">
      <w:start w:val="1"/>
      <w:numFmt w:val="decimal"/>
      <w:lvlText w:val="%1."/>
      <w:lvlJc w:val="left"/>
      <w:pPr>
        <w:ind w:left="484" w:hanging="256"/>
      </w:pPr>
      <w:rPr>
        <w:rFonts w:hint="default"/>
        <w:spacing w:val="0"/>
        <w:w w:val="101"/>
        <w:lang w:val="en-US" w:eastAsia="en-US" w:bidi="ar-SA"/>
      </w:rPr>
    </w:lvl>
    <w:lvl w:ilvl="1" w:tplc="A8BE197E">
      <w:start w:val="1"/>
      <w:numFmt w:val="lowerLetter"/>
      <w:lvlText w:val="(%2)"/>
      <w:lvlJc w:val="left"/>
      <w:pPr>
        <w:ind w:left="228" w:hanging="281"/>
      </w:pPr>
      <w:rPr>
        <w:rFonts w:hint="default"/>
        <w:spacing w:val="0"/>
        <w:w w:val="98"/>
        <w:lang w:val="en-US" w:eastAsia="en-US" w:bidi="ar-SA"/>
      </w:rPr>
    </w:lvl>
    <w:lvl w:ilvl="2" w:tplc="5680C2C6">
      <w:start w:val="1"/>
      <w:numFmt w:val="lowerRoman"/>
      <w:lvlText w:val="(%3)"/>
      <w:lvlJc w:val="left"/>
      <w:pPr>
        <w:ind w:left="1149" w:hanging="281"/>
      </w:pPr>
      <w:rPr>
        <w:rFonts w:ascii="Times New Roman" w:eastAsia="Times New Roman" w:hAnsi="Times New Roman" w:cs="Times New Roman" w:hint="default"/>
        <w:b w:val="0"/>
        <w:bCs w:val="0"/>
        <w:i w:val="0"/>
        <w:iCs w:val="0"/>
        <w:spacing w:val="0"/>
        <w:w w:val="90"/>
        <w:sz w:val="24"/>
        <w:szCs w:val="24"/>
        <w:lang w:val="en-US" w:eastAsia="en-US" w:bidi="ar-SA"/>
      </w:rPr>
    </w:lvl>
    <w:lvl w:ilvl="3" w:tplc="B518FFDC">
      <w:numFmt w:val="bullet"/>
      <w:lvlText w:val="•"/>
      <w:lvlJc w:val="left"/>
      <w:pPr>
        <w:ind w:left="580" w:hanging="281"/>
      </w:pPr>
      <w:rPr>
        <w:rFonts w:hint="default"/>
        <w:lang w:val="en-US" w:eastAsia="en-US" w:bidi="ar-SA"/>
      </w:rPr>
    </w:lvl>
    <w:lvl w:ilvl="4" w:tplc="608A1B58">
      <w:numFmt w:val="bullet"/>
      <w:lvlText w:val="•"/>
      <w:lvlJc w:val="left"/>
      <w:pPr>
        <w:ind w:left="1140" w:hanging="281"/>
      </w:pPr>
      <w:rPr>
        <w:rFonts w:hint="default"/>
        <w:lang w:val="en-US" w:eastAsia="en-US" w:bidi="ar-SA"/>
      </w:rPr>
    </w:lvl>
    <w:lvl w:ilvl="5" w:tplc="8158938E">
      <w:numFmt w:val="bullet"/>
      <w:lvlText w:val="•"/>
      <w:lvlJc w:val="left"/>
      <w:pPr>
        <w:ind w:left="2673" w:hanging="281"/>
      </w:pPr>
      <w:rPr>
        <w:rFonts w:hint="default"/>
        <w:lang w:val="en-US" w:eastAsia="en-US" w:bidi="ar-SA"/>
      </w:rPr>
    </w:lvl>
    <w:lvl w:ilvl="6" w:tplc="5A7224A6">
      <w:numFmt w:val="bullet"/>
      <w:lvlText w:val="•"/>
      <w:lvlJc w:val="left"/>
      <w:pPr>
        <w:ind w:left="4206" w:hanging="281"/>
      </w:pPr>
      <w:rPr>
        <w:rFonts w:hint="default"/>
        <w:lang w:val="en-US" w:eastAsia="en-US" w:bidi="ar-SA"/>
      </w:rPr>
    </w:lvl>
    <w:lvl w:ilvl="7" w:tplc="383A5586">
      <w:numFmt w:val="bullet"/>
      <w:lvlText w:val="•"/>
      <w:lvlJc w:val="left"/>
      <w:pPr>
        <w:ind w:left="5740" w:hanging="281"/>
      </w:pPr>
      <w:rPr>
        <w:rFonts w:hint="default"/>
        <w:lang w:val="en-US" w:eastAsia="en-US" w:bidi="ar-SA"/>
      </w:rPr>
    </w:lvl>
    <w:lvl w:ilvl="8" w:tplc="749AC66C">
      <w:numFmt w:val="bullet"/>
      <w:lvlText w:val="•"/>
      <w:lvlJc w:val="left"/>
      <w:pPr>
        <w:ind w:left="7273" w:hanging="281"/>
      </w:pPr>
      <w:rPr>
        <w:rFonts w:hint="default"/>
        <w:lang w:val="en-US" w:eastAsia="en-US" w:bidi="ar-SA"/>
      </w:rPr>
    </w:lvl>
  </w:abstractNum>
  <w:abstractNum w:abstractNumId="22" w15:restartNumberingAfterBreak="0">
    <w:nsid w:val="5E5A6FBB"/>
    <w:multiLevelType w:val="hybridMultilevel"/>
    <w:tmpl w:val="3DA68A26"/>
    <w:lvl w:ilvl="0" w:tplc="6548E7B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5605B0C">
      <w:numFmt w:val="bullet"/>
      <w:lvlText w:val="•"/>
      <w:lvlJc w:val="left"/>
      <w:pPr>
        <w:ind w:left="1656" w:hanging="360"/>
      </w:pPr>
      <w:rPr>
        <w:rFonts w:hint="default"/>
        <w:lang w:val="en-US" w:eastAsia="en-US" w:bidi="ar-SA"/>
      </w:rPr>
    </w:lvl>
    <w:lvl w:ilvl="2" w:tplc="2CD2B860">
      <w:numFmt w:val="bullet"/>
      <w:lvlText w:val="•"/>
      <w:lvlJc w:val="left"/>
      <w:pPr>
        <w:ind w:left="2592" w:hanging="360"/>
      </w:pPr>
      <w:rPr>
        <w:rFonts w:hint="default"/>
        <w:lang w:val="en-US" w:eastAsia="en-US" w:bidi="ar-SA"/>
      </w:rPr>
    </w:lvl>
    <w:lvl w:ilvl="3" w:tplc="E318A6CA">
      <w:numFmt w:val="bullet"/>
      <w:lvlText w:val="•"/>
      <w:lvlJc w:val="left"/>
      <w:pPr>
        <w:ind w:left="3528" w:hanging="360"/>
      </w:pPr>
      <w:rPr>
        <w:rFonts w:hint="default"/>
        <w:lang w:val="en-US" w:eastAsia="en-US" w:bidi="ar-SA"/>
      </w:rPr>
    </w:lvl>
    <w:lvl w:ilvl="4" w:tplc="24FEA724">
      <w:numFmt w:val="bullet"/>
      <w:lvlText w:val="•"/>
      <w:lvlJc w:val="left"/>
      <w:pPr>
        <w:ind w:left="4464" w:hanging="360"/>
      </w:pPr>
      <w:rPr>
        <w:rFonts w:hint="default"/>
        <w:lang w:val="en-US" w:eastAsia="en-US" w:bidi="ar-SA"/>
      </w:rPr>
    </w:lvl>
    <w:lvl w:ilvl="5" w:tplc="AA1EDF4E">
      <w:numFmt w:val="bullet"/>
      <w:lvlText w:val="•"/>
      <w:lvlJc w:val="left"/>
      <w:pPr>
        <w:ind w:left="5400" w:hanging="360"/>
      </w:pPr>
      <w:rPr>
        <w:rFonts w:hint="default"/>
        <w:lang w:val="en-US" w:eastAsia="en-US" w:bidi="ar-SA"/>
      </w:rPr>
    </w:lvl>
    <w:lvl w:ilvl="6" w:tplc="3CA01750">
      <w:numFmt w:val="bullet"/>
      <w:lvlText w:val="•"/>
      <w:lvlJc w:val="left"/>
      <w:pPr>
        <w:ind w:left="6336" w:hanging="360"/>
      </w:pPr>
      <w:rPr>
        <w:rFonts w:hint="default"/>
        <w:lang w:val="en-US" w:eastAsia="en-US" w:bidi="ar-SA"/>
      </w:rPr>
    </w:lvl>
    <w:lvl w:ilvl="7" w:tplc="96445092">
      <w:numFmt w:val="bullet"/>
      <w:lvlText w:val="•"/>
      <w:lvlJc w:val="left"/>
      <w:pPr>
        <w:ind w:left="7272" w:hanging="360"/>
      </w:pPr>
      <w:rPr>
        <w:rFonts w:hint="default"/>
        <w:lang w:val="en-US" w:eastAsia="en-US" w:bidi="ar-SA"/>
      </w:rPr>
    </w:lvl>
    <w:lvl w:ilvl="8" w:tplc="7082C796">
      <w:numFmt w:val="bullet"/>
      <w:lvlText w:val="•"/>
      <w:lvlJc w:val="left"/>
      <w:pPr>
        <w:ind w:left="8208" w:hanging="360"/>
      </w:pPr>
      <w:rPr>
        <w:rFonts w:hint="default"/>
        <w:lang w:val="en-US" w:eastAsia="en-US" w:bidi="ar-SA"/>
      </w:rPr>
    </w:lvl>
  </w:abstractNum>
  <w:abstractNum w:abstractNumId="23" w15:restartNumberingAfterBreak="0">
    <w:nsid w:val="5FC01463"/>
    <w:multiLevelType w:val="hybridMultilevel"/>
    <w:tmpl w:val="99943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FCD11D2"/>
    <w:multiLevelType w:val="hybridMultilevel"/>
    <w:tmpl w:val="F9A6DF64"/>
    <w:lvl w:ilvl="0" w:tplc="04090001">
      <w:start w:val="1"/>
      <w:numFmt w:val="bullet"/>
      <w:lvlText w:val=""/>
      <w:lvlJc w:val="left"/>
      <w:pPr>
        <w:ind w:left="1204" w:hanging="360"/>
      </w:pPr>
      <w:rPr>
        <w:rFonts w:ascii="Symbol" w:hAnsi="Symbol" w:hint="default"/>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25" w15:restartNumberingAfterBreak="0">
    <w:nsid w:val="60207183"/>
    <w:multiLevelType w:val="multilevel"/>
    <w:tmpl w:val="16808102"/>
    <w:lvl w:ilvl="0">
      <w:start w:val="3"/>
      <w:numFmt w:val="decimal"/>
      <w:lvlText w:val="%1"/>
      <w:lvlJc w:val="left"/>
      <w:pPr>
        <w:ind w:left="1080" w:hanging="720"/>
      </w:pPr>
      <w:rPr>
        <w:rFonts w:hint="default"/>
        <w:lang w:val="en-US" w:eastAsia="en-US" w:bidi="ar-SA"/>
      </w:rPr>
    </w:lvl>
    <w:lvl w:ilvl="1">
      <w:start w:val="12"/>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26" w15:restartNumberingAfterBreak="0">
    <w:nsid w:val="64282624"/>
    <w:multiLevelType w:val="hybridMultilevel"/>
    <w:tmpl w:val="B9F2E938"/>
    <w:lvl w:ilvl="0" w:tplc="BDBC737A">
      <w:numFmt w:val="bullet"/>
      <w:lvlText w:val=""/>
      <w:lvlJc w:val="left"/>
      <w:pPr>
        <w:ind w:left="720" w:hanging="360"/>
      </w:pPr>
      <w:rPr>
        <w:rFonts w:ascii="Symbol" w:eastAsia="Symbol" w:hAnsi="Symbol" w:cs="Symbol" w:hint="default"/>
        <w:spacing w:val="0"/>
        <w:w w:val="100"/>
        <w:lang w:val="en-US" w:eastAsia="en-US" w:bidi="ar-SA"/>
      </w:rPr>
    </w:lvl>
    <w:lvl w:ilvl="1" w:tplc="B34AC1D0">
      <w:numFmt w:val="bullet"/>
      <w:lvlText w:val="•"/>
      <w:lvlJc w:val="left"/>
      <w:pPr>
        <w:ind w:left="1656" w:hanging="360"/>
      </w:pPr>
      <w:rPr>
        <w:rFonts w:hint="default"/>
        <w:lang w:val="en-US" w:eastAsia="en-US" w:bidi="ar-SA"/>
      </w:rPr>
    </w:lvl>
    <w:lvl w:ilvl="2" w:tplc="D2AA67A4">
      <w:numFmt w:val="bullet"/>
      <w:lvlText w:val="•"/>
      <w:lvlJc w:val="left"/>
      <w:pPr>
        <w:ind w:left="2592" w:hanging="360"/>
      </w:pPr>
      <w:rPr>
        <w:rFonts w:hint="default"/>
        <w:lang w:val="en-US" w:eastAsia="en-US" w:bidi="ar-SA"/>
      </w:rPr>
    </w:lvl>
    <w:lvl w:ilvl="3" w:tplc="63FA0C76">
      <w:numFmt w:val="bullet"/>
      <w:lvlText w:val="•"/>
      <w:lvlJc w:val="left"/>
      <w:pPr>
        <w:ind w:left="3528" w:hanging="360"/>
      </w:pPr>
      <w:rPr>
        <w:rFonts w:hint="default"/>
        <w:lang w:val="en-US" w:eastAsia="en-US" w:bidi="ar-SA"/>
      </w:rPr>
    </w:lvl>
    <w:lvl w:ilvl="4" w:tplc="511E6B5A">
      <w:numFmt w:val="bullet"/>
      <w:lvlText w:val="•"/>
      <w:lvlJc w:val="left"/>
      <w:pPr>
        <w:ind w:left="4464" w:hanging="360"/>
      </w:pPr>
      <w:rPr>
        <w:rFonts w:hint="default"/>
        <w:lang w:val="en-US" w:eastAsia="en-US" w:bidi="ar-SA"/>
      </w:rPr>
    </w:lvl>
    <w:lvl w:ilvl="5" w:tplc="EE443600">
      <w:numFmt w:val="bullet"/>
      <w:lvlText w:val="•"/>
      <w:lvlJc w:val="left"/>
      <w:pPr>
        <w:ind w:left="5400" w:hanging="360"/>
      </w:pPr>
      <w:rPr>
        <w:rFonts w:hint="default"/>
        <w:lang w:val="en-US" w:eastAsia="en-US" w:bidi="ar-SA"/>
      </w:rPr>
    </w:lvl>
    <w:lvl w:ilvl="6" w:tplc="EF02A7DC">
      <w:numFmt w:val="bullet"/>
      <w:lvlText w:val="•"/>
      <w:lvlJc w:val="left"/>
      <w:pPr>
        <w:ind w:left="6336" w:hanging="360"/>
      </w:pPr>
      <w:rPr>
        <w:rFonts w:hint="default"/>
        <w:lang w:val="en-US" w:eastAsia="en-US" w:bidi="ar-SA"/>
      </w:rPr>
    </w:lvl>
    <w:lvl w:ilvl="7" w:tplc="0DEEB42A">
      <w:numFmt w:val="bullet"/>
      <w:lvlText w:val="•"/>
      <w:lvlJc w:val="left"/>
      <w:pPr>
        <w:ind w:left="7272" w:hanging="360"/>
      </w:pPr>
      <w:rPr>
        <w:rFonts w:hint="default"/>
        <w:lang w:val="en-US" w:eastAsia="en-US" w:bidi="ar-SA"/>
      </w:rPr>
    </w:lvl>
    <w:lvl w:ilvl="8" w:tplc="5E1E01EA">
      <w:numFmt w:val="bullet"/>
      <w:lvlText w:val="•"/>
      <w:lvlJc w:val="left"/>
      <w:pPr>
        <w:ind w:left="8208" w:hanging="360"/>
      </w:pPr>
      <w:rPr>
        <w:rFonts w:hint="default"/>
        <w:lang w:val="en-US" w:eastAsia="en-US" w:bidi="ar-SA"/>
      </w:rPr>
    </w:lvl>
  </w:abstractNum>
  <w:abstractNum w:abstractNumId="27" w15:restartNumberingAfterBreak="0">
    <w:nsid w:val="69E53952"/>
    <w:multiLevelType w:val="hybridMultilevel"/>
    <w:tmpl w:val="8E889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E56187A"/>
    <w:multiLevelType w:val="multilevel"/>
    <w:tmpl w:val="748CC474"/>
    <w:lvl w:ilvl="0">
      <w:start w:val="3"/>
      <w:numFmt w:val="decimal"/>
      <w:lvlText w:val="%1"/>
      <w:lvlJc w:val="left"/>
      <w:pPr>
        <w:ind w:left="1080" w:hanging="720"/>
      </w:pPr>
      <w:rPr>
        <w:rFonts w:hint="default"/>
        <w:lang w:val="en-US" w:eastAsia="en-US" w:bidi="ar-SA"/>
      </w:rPr>
    </w:lvl>
    <w:lvl w:ilvl="1">
      <w:start w:val="5"/>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9" w15:restartNumberingAfterBreak="0">
    <w:nsid w:val="7096094B"/>
    <w:multiLevelType w:val="hybridMultilevel"/>
    <w:tmpl w:val="5ACCB1E6"/>
    <w:lvl w:ilvl="0" w:tplc="38989E30">
      <w:start w:val="1"/>
      <w:numFmt w:val="decimal"/>
      <w:lvlText w:val="%1."/>
      <w:lvlJc w:val="left"/>
      <w:pPr>
        <w:ind w:left="228" w:hanging="238"/>
      </w:pPr>
      <w:rPr>
        <w:rFonts w:ascii="Times New Roman" w:eastAsia="Times New Roman" w:hAnsi="Times New Roman" w:cs="Times New Roman" w:hint="default"/>
        <w:b w:val="0"/>
        <w:bCs w:val="0"/>
        <w:i w:val="0"/>
        <w:iCs w:val="0"/>
        <w:spacing w:val="0"/>
        <w:w w:val="96"/>
        <w:sz w:val="24"/>
        <w:szCs w:val="24"/>
        <w:lang w:val="en-US" w:eastAsia="en-US" w:bidi="ar-SA"/>
      </w:rPr>
    </w:lvl>
    <w:lvl w:ilvl="1" w:tplc="1CC4024E">
      <w:numFmt w:val="bullet"/>
      <w:lvlText w:val="•"/>
      <w:lvlJc w:val="left"/>
      <w:pPr>
        <w:ind w:left="1232" w:hanging="238"/>
      </w:pPr>
      <w:rPr>
        <w:rFonts w:hint="default"/>
        <w:lang w:val="en-US" w:eastAsia="en-US" w:bidi="ar-SA"/>
      </w:rPr>
    </w:lvl>
    <w:lvl w:ilvl="2" w:tplc="B9EABFE6">
      <w:numFmt w:val="bullet"/>
      <w:lvlText w:val="•"/>
      <w:lvlJc w:val="left"/>
      <w:pPr>
        <w:ind w:left="2244" w:hanging="238"/>
      </w:pPr>
      <w:rPr>
        <w:rFonts w:hint="default"/>
        <w:lang w:val="en-US" w:eastAsia="en-US" w:bidi="ar-SA"/>
      </w:rPr>
    </w:lvl>
    <w:lvl w:ilvl="3" w:tplc="532E6DE8">
      <w:numFmt w:val="bullet"/>
      <w:lvlText w:val="•"/>
      <w:lvlJc w:val="left"/>
      <w:pPr>
        <w:ind w:left="3256" w:hanging="238"/>
      </w:pPr>
      <w:rPr>
        <w:rFonts w:hint="default"/>
        <w:lang w:val="en-US" w:eastAsia="en-US" w:bidi="ar-SA"/>
      </w:rPr>
    </w:lvl>
    <w:lvl w:ilvl="4" w:tplc="C4EC1314">
      <w:numFmt w:val="bullet"/>
      <w:lvlText w:val="•"/>
      <w:lvlJc w:val="left"/>
      <w:pPr>
        <w:ind w:left="4268" w:hanging="238"/>
      </w:pPr>
      <w:rPr>
        <w:rFonts w:hint="default"/>
        <w:lang w:val="en-US" w:eastAsia="en-US" w:bidi="ar-SA"/>
      </w:rPr>
    </w:lvl>
    <w:lvl w:ilvl="5" w:tplc="69C4E552">
      <w:numFmt w:val="bullet"/>
      <w:lvlText w:val="•"/>
      <w:lvlJc w:val="left"/>
      <w:pPr>
        <w:ind w:left="5280" w:hanging="238"/>
      </w:pPr>
      <w:rPr>
        <w:rFonts w:hint="default"/>
        <w:lang w:val="en-US" w:eastAsia="en-US" w:bidi="ar-SA"/>
      </w:rPr>
    </w:lvl>
    <w:lvl w:ilvl="6" w:tplc="2A72DDEC">
      <w:numFmt w:val="bullet"/>
      <w:lvlText w:val="•"/>
      <w:lvlJc w:val="left"/>
      <w:pPr>
        <w:ind w:left="6292" w:hanging="238"/>
      </w:pPr>
      <w:rPr>
        <w:rFonts w:hint="default"/>
        <w:lang w:val="en-US" w:eastAsia="en-US" w:bidi="ar-SA"/>
      </w:rPr>
    </w:lvl>
    <w:lvl w:ilvl="7" w:tplc="367A4E7A">
      <w:numFmt w:val="bullet"/>
      <w:lvlText w:val="•"/>
      <w:lvlJc w:val="left"/>
      <w:pPr>
        <w:ind w:left="7304" w:hanging="238"/>
      </w:pPr>
      <w:rPr>
        <w:rFonts w:hint="default"/>
        <w:lang w:val="en-US" w:eastAsia="en-US" w:bidi="ar-SA"/>
      </w:rPr>
    </w:lvl>
    <w:lvl w:ilvl="8" w:tplc="245EA268">
      <w:numFmt w:val="bullet"/>
      <w:lvlText w:val="•"/>
      <w:lvlJc w:val="left"/>
      <w:pPr>
        <w:ind w:left="8316" w:hanging="238"/>
      </w:pPr>
      <w:rPr>
        <w:rFonts w:hint="default"/>
        <w:lang w:val="en-US" w:eastAsia="en-US" w:bidi="ar-SA"/>
      </w:rPr>
    </w:lvl>
  </w:abstractNum>
  <w:abstractNum w:abstractNumId="30" w15:restartNumberingAfterBreak="0">
    <w:nsid w:val="719C3FDF"/>
    <w:multiLevelType w:val="hybridMultilevel"/>
    <w:tmpl w:val="3954D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DD4C10"/>
    <w:multiLevelType w:val="multilevel"/>
    <w:tmpl w:val="79C63C48"/>
    <w:lvl w:ilvl="0">
      <w:start w:val="3"/>
      <w:numFmt w:val="decimal"/>
      <w:lvlText w:val="%1"/>
      <w:lvlJc w:val="left"/>
      <w:pPr>
        <w:ind w:left="1080" w:hanging="720"/>
      </w:pPr>
      <w:rPr>
        <w:rFonts w:hint="default"/>
        <w:lang w:val="en-US" w:eastAsia="en-US" w:bidi="ar-SA"/>
      </w:rPr>
    </w:lvl>
    <w:lvl w:ilvl="1">
      <w:start w:val="4"/>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2" w15:restartNumberingAfterBreak="0">
    <w:nsid w:val="75534D84"/>
    <w:multiLevelType w:val="hybridMultilevel"/>
    <w:tmpl w:val="2236DEDC"/>
    <w:lvl w:ilvl="0" w:tplc="40B6D1B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A84E768">
      <w:numFmt w:val="bullet"/>
      <w:lvlText w:val="•"/>
      <w:lvlJc w:val="left"/>
      <w:pPr>
        <w:ind w:left="1656" w:hanging="360"/>
      </w:pPr>
      <w:rPr>
        <w:rFonts w:hint="default"/>
        <w:lang w:val="en-US" w:eastAsia="en-US" w:bidi="ar-SA"/>
      </w:rPr>
    </w:lvl>
    <w:lvl w:ilvl="2" w:tplc="35903864">
      <w:numFmt w:val="bullet"/>
      <w:lvlText w:val="•"/>
      <w:lvlJc w:val="left"/>
      <w:pPr>
        <w:ind w:left="2592" w:hanging="360"/>
      </w:pPr>
      <w:rPr>
        <w:rFonts w:hint="default"/>
        <w:lang w:val="en-US" w:eastAsia="en-US" w:bidi="ar-SA"/>
      </w:rPr>
    </w:lvl>
    <w:lvl w:ilvl="3" w:tplc="C1182B58">
      <w:numFmt w:val="bullet"/>
      <w:lvlText w:val="•"/>
      <w:lvlJc w:val="left"/>
      <w:pPr>
        <w:ind w:left="3528" w:hanging="360"/>
      </w:pPr>
      <w:rPr>
        <w:rFonts w:hint="default"/>
        <w:lang w:val="en-US" w:eastAsia="en-US" w:bidi="ar-SA"/>
      </w:rPr>
    </w:lvl>
    <w:lvl w:ilvl="4" w:tplc="534A9D0C">
      <w:numFmt w:val="bullet"/>
      <w:lvlText w:val="•"/>
      <w:lvlJc w:val="left"/>
      <w:pPr>
        <w:ind w:left="4464" w:hanging="360"/>
      </w:pPr>
      <w:rPr>
        <w:rFonts w:hint="default"/>
        <w:lang w:val="en-US" w:eastAsia="en-US" w:bidi="ar-SA"/>
      </w:rPr>
    </w:lvl>
    <w:lvl w:ilvl="5" w:tplc="76C84F48">
      <w:numFmt w:val="bullet"/>
      <w:lvlText w:val="•"/>
      <w:lvlJc w:val="left"/>
      <w:pPr>
        <w:ind w:left="5400" w:hanging="360"/>
      </w:pPr>
      <w:rPr>
        <w:rFonts w:hint="default"/>
        <w:lang w:val="en-US" w:eastAsia="en-US" w:bidi="ar-SA"/>
      </w:rPr>
    </w:lvl>
    <w:lvl w:ilvl="6" w:tplc="12AA7C54">
      <w:numFmt w:val="bullet"/>
      <w:lvlText w:val="•"/>
      <w:lvlJc w:val="left"/>
      <w:pPr>
        <w:ind w:left="6336" w:hanging="360"/>
      </w:pPr>
      <w:rPr>
        <w:rFonts w:hint="default"/>
        <w:lang w:val="en-US" w:eastAsia="en-US" w:bidi="ar-SA"/>
      </w:rPr>
    </w:lvl>
    <w:lvl w:ilvl="7" w:tplc="2FE60442">
      <w:numFmt w:val="bullet"/>
      <w:lvlText w:val="•"/>
      <w:lvlJc w:val="left"/>
      <w:pPr>
        <w:ind w:left="7272" w:hanging="360"/>
      </w:pPr>
      <w:rPr>
        <w:rFonts w:hint="default"/>
        <w:lang w:val="en-US" w:eastAsia="en-US" w:bidi="ar-SA"/>
      </w:rPr>
    </w:lvl>
    <w:lvl w:ilvl="8" w:tplc="D2EA196C">
      <w:numFmt w:val="bullet"/>
      <w:lvlText w:val="•"/>
      <w:lvlJc w:val="left"/>
      <w:pPr>
        <w:ind w:left="8208" w:hanging="360"/>
      </w:pPr>
      <w:rPr>
        <w:rFonts w:hint="default"/>
        <w:lang w:val="en-US" w:eastAsia="en-US" w:bidi="ar-SA"/>
      </w:rPr>
    </w:lvl>
  </w:abstractNum>
  <w:abstractNum w:abstractNumId="33" w15:restartNumberingAfterBreak="0">
    <w:nsid w:val="793115C9"/>
    <w:multiLevelType w:val="hybridMultilevel"/>
    <w:tmpl w:val="08EA73F4"/>
    <w:lvl w:ilvl="0" w:tplc="E57A3902">
      <w:numFmt w:val="bullet"/>
      <w:lvlText w:val=""/>
      <w:lvlJc w:val="left"/>
      <w:pPr>
        <w:ind w:left="740" w:hanging="205"/>
      </w:pPr>
      <w:rPr>
        <w:rFonts w:ascii="Wingdings" w:eastAsia="Wingdings" w:hAnsi="Wingdings" w:cs="Wingdings" w:hint="default"/>
        <w:b w:val="0"/>
        <w:bCs w:val="0"/>
        <w:i w:val="0"/>
        <w:iCs w:val="0"/>
        <w:spacing w:val="0"/>
        <w:w w:val="104"/>
        <w:sz w:val="11"/>
        <w:szCs w:val="11"/>
        <w:lang w:val="en-US" w:eastAsia="en-US" w:bidi="ar-SA"/>
      </w:rPr>
    </w:lvl>
    <w:lvl w:ilvl="1" w:tplc="51F0DF18">
      <w:numFmt w:val="bullet"/>
      <w:lvlText w:val="•"/>
      <w:lvlJc w:val="left"/>
      <w:pPr>
        <w:ind w:left="1700" w:hanging="205"/>
      </w:pPr>
      <w:rPr>
        <w:rFonts w:hint="default"/>
        <w:lang w:val="en-US" w:eastAsia="en-US" w:bidi="ar-SA"/>
      </w:rPr>
    </w:lvl>
    <w:lvl w:ilvl="2" w:tplc="34AE60F4">
      <w:numFmt w:val="bullet"/>
      <w:lvlText w:val="•"/>
      <w:lvlJc w:val="left"/>
      <w:pPr>
        <w:ind w:left="2660" w:hanging="205"/>
      </w:pPr>
      <w:rPr>
        <w:rFonts w:hint="default"/>
        <w:lang w:val="en-US" w:eastAsia="en-US" w:bidi="ar-SA"/>
      </w:rPr>
    </w:lvl>
    <w:lvl w:ilvl="3" w:tplc="F020C22C">
      <w:numFmt w:val="bullet"/>
      <w:lvlText w:val="•"/>
      <w:lvlJc w:val="left"/>
      <w:pPr>
        <w:ind w:left="3620" w:hanging="205"/>
      </w:pPr>
      <w:rPr>
        <w:rFonts w:hint="default"/>
        <w:lang w:val="en-US" w:eastAsia="en-US" w:bidi="ar-SA"/>
      </w:rPr>
    </w:lvl>
    <w:lvl w:ilvl="4" w:tplc="B86CBC92">
      <w:numFmt w:val="bullet"/>
      <w:lvlText w:val="•"/>
      <w:lvlJc w:val="left"/>
      <w:pPr>
        <w:ind w:left="4580" w:hanging="205"/>
      </w:pPr>
      <w:rPr>
        <w:rFonts w:hint="default"/>
        <w:lang w:val="en-US" w:eastAsia="en-US" w:bidi="ar-SA"/>
      </w:rPr>
    </w:lvl>
    <w:lvl w:ilvl="5" w:tplc="E2C8D35C">
      <w:numFmt w:val="bullet"/>
      <w:lvlText w:val="•"/>
      <w:lvlJc w:val="left"/>
      <w:pPr>
        <w:ind w:left="5540" w:hanging="205"/>
      </w:pPr>
      <w:rPr>
        <w:rFonts w:hint="default"/>
        <w:lang w:val="en-US" w:eastAsia="en-US" w:bidi="ar-SA"/>
      </w:rPr>
    </w:lvl>
    <w:lvl w:ilvl="6" w:tplc="EE20EA58">
      <w:numFmt w:val="bullet"/>
      <w:lvlText w:val="•"/>
      <w:lvlJc w:val="left"/>
      <w:pPr>
        <w:ind w:left="6500" w:hanging="205"/>
      </w:pPr>
      <w:rPr>
        <w:rFonts w:hint="default"/>
        <w:lang w:val="en-US" w:eastAsia="en-US" w:bidi="ar-SA"/>
      </w:rPr>
    </w:lvl>
    <w:lvl w:ilvl="7" w:tplc="F12E20C6">
      <w:numFmt w:val="bullet"/>
      <w:lvlText w:val="•"/>
      <w:lvlJc w:val="left"/>
      <w:pPr>
        <w:ind w:left="7460" w:hanging="205"/>
      </w:pPr>
      <w:rPr>
        <w:rFonts w:hint="default"/>
        <w:lang w:val="en-US" w:eastAsia="en-US" w:bidi="ar-SA"/>
      </w:rPr>
    </w:lvl>
    <w:lvl w:ilvl="8" w:tplc="B5C02582">
      <w:numFmt w:val="bullet"/>
      <w:lvlText w:val="•"/>
      <w:lvlJc w:val="left"/>
      <w:pPr>
        <w:ind w:left="8420" w:hanging="205"/>
      </w:pPr>
      <w:rPr>
        <w:rFonts w:hint="default"/>
        <w:lang w:val="en-US" w:eastAsia="en-US" w:bidi="ar-SA"/>
      </w:rPr>
    </w:lvl>
  </w:abstractNum>
  <w:abstractNum w:abstractNumId="34" w15:restartNumberingAfterBreak="0">
    <w:nsid w:val="7B7807D6"/>
    <w:multiLevelType w:val="multilevel"/>
    <w:tmpl w:val="A5CE67F0"/>
    <w:lvl w:ilvl="0">
      <w:start w:val="3"/>
      <w:numFmt w:val="decimal"/>
      <w:lvlText w:val="%1."/>
      <w:lvlJc w:val="left"/>
      <w:pPr>
        <w:ind w:left="480" w:hanging="480"/>
      </w:pPr>
      <w:rPr>
        <w:rFonts w:hint="default"/>
        <w:color w:val="002C72"/>
      </w:rPr>
    </w:lvl>
    <w:lvl w:ilvl="1">
      <w:start w:val="11"/>
      <w:numFmt w:val="decimal"/>
      <w:lvlText w:val="%1.%2."/>
      <w:lvlJc w:val="left"/>
      <w:pPr>
        <w:ind w:left="840" w:hanging="480"/>
      </w:pPr>
      <w:rPr>
        <w:rFonts w:hint="default"/>
        <w:color w:val="002C72"/>
      </w:rPr>
    </w:lvl>
    <w:lvl w:ilvl="2">
      <w:start w:val="1"/>
      <w:numFmt w:val="decimal"/>
      <w:lvlText w:val="%1.%2.%3."/>
      <w:lvlJc w:val="left"/>
      <w:pPr>
        <w:ind w:left="1440" w:hanging="720"/>
      </w:pPr>
      <w:rPr>
        <w:rFonts w:hint="default"/>
        <w:color w:val="002C72"/>
      </w:rPr>
    </w:lvl>
    <w:lvl w:ilvl="3">
      <w:start w:val="1"/>
      <w:numFmt w:val="decimal"/>
      <w:lvlText w:val="%1.%2.%3.%4."/>
      <w:lvlJc w:val="left"/>
      <w:pPr>
        <w:ind w:left="1800" w:hanging="720"/>
      </w:pPr>
      <w:rPr>
        <w:rFonts w:hint="default"/>
        <w:color w:val="002C72"/>
      </w:rPr>
    </w:lvl>
    <w:lvl w:ilvl="4">
      <w:start w:val="1"/>
      <w:numFmt w:val="decimal"/>
      <w:lvlText w:val="%1.%2.%3.%4.%5."/>
      <w:lvlJc w:val="left"/>
      <w:pPr>
        <w:ind w:left="2520" w:hanging="1080"/>
      </w:pPr>
      <w:rPr>
        <w:rFonts w:hint="default"/>
        <w:color w:val="002C72"/>
      </w:rPr>
    </w:lvl>
    <w:lvl w:ilvl="5">
      <w:start w:val="1"/>
      <w:numFmt w:val="decimal"/>
      <w:lvlText w:val="%1.%2.%3.%4.%5.%6."/>
      <w:lvlJc w:val="left"/>
      <w:pPr>
        <w:ind w:left="2880" w:hanging="1080"/>
      </w:pPr>
      <w:rPr>
        <w:rFonts w:hint="default"/>
        <w:color w:val="002C72"/>
      </w:rPr>
    </w:lvl>
    <w:lvl w:ilvl="6">
      <w:start w:val="1"/>
      <w:numFmt w:val="decimal"/>
      <w:lvlText w:val="%1.%2.%3.%4.%5.%6.%7."/>
      <w:lvlJc w:val="left"/>
      <w:pPr>
        <w:ind w:left="3600" w:hanging="1440"/>
      </w:pPr>
      <w:rPr>
        <w:rFonts w:hint="default"/>
        <w:color w:val="002C72"/>
      </w:rPr>
    </w:lvl>
    <w:lvl w:ilvl="7">
      <w:start w:val="1"/>
      <w:numFmt w:val="decimal"/>
      <w:lvlText w:val="%1.%2.%3.%4.%5.%6.%7.%8."/>
      <w:lvlJc w:val="left"/>
      <w:pPr>
        <w:ind w:left="3960" w:hanging="1440"/>
      </w:pPr>
      <w:rPr>
        <w:rFonts w:hint="default"/>
        <w:color w:val="002C72"/>
      </w:rPr>
    </w:lvl>
    <w:lvl w:ilvl="8">
      <w:start w:val="1"/>
      <w:numFmt w:val="decimal"/>
      <w:lvlText w:val="%1.%2.%3.%4.%5.%6.%7.%8.%9."/>
      <w:lvlJc w:val="left"/>
      <w:pPr>
        <w:ind w:left="4680" w:hanging="1800"/>
      </w:pPr>
      <w:rPr>
        <w:rFonts w:hint="default"/>
        <w:color w:val="002C72"/>
      </w:rPr>
    </w:lvl>
  </w:abstractNum>
  <w:num w:numId="1" w16cid:durableId="1104807474">
    <w:abstractNumId w:val="33"/>
  </w:num>
  <w:num w:numId="2" w16cid:durableId="1963730441">
    <w:abstractNumId w:val="6"/>
  </w:num>
  <w:num w:numId="3" w16cid:durableId="1230770900">
    <w:abstractNumId w:val="4"/>
  </w:num>
  <w:num w:numId="4" w16cid:durableId="1846478051">
    <w:abstractNumId w:val="21"/>
  </w:num>
  <w:num w:numId="5" w16cid:durableId="1398742617">
    <w:abstractNumId w:val="29"/>
  </w:num>
  <w:num w:numId="6" w16cid:durableId="743338652">
    <w:abstractNumId w:val="7"/>
  </w:num>
  <w:num w:numId="7" w16cid:durableId="1699892149">
    <w:abstractNumId w:val="16"/>
  </w:num>
  <w:num w:numId="8" w16cid:durableId="1035227747">
    <w:abstractNumId w:val="24"/>
  </w:num>
  <w:num w:numId="9" w16cid:durableId="1420711195">
    <w:abstractNumId w:val="32"/>
  </w:num>
  <w:num w:numId="10" w16cid:durableId="385185998">
    <w:abstractNumId w:val="22"/>
  </w:num>
  <w:num w:numId="11" w16cid:durableId="1372194137">
    <w:abstractNumId w:val="25"/>
  </w:num>
  <w:num w:numId="12" w16cid:durableId="1794909304">
    <w:abstractNumId w:val="14"/>
  </w:num>
  <w:num w:numId="13" w16cid:durableId="1509249442">
    <w:abstractNumId w:val="19"/>
  </w:num>
  <w:num w:numId="14" w16cid:durableId="850799812">
    <w:abstractNumId w:val="18"/>
  </w:num>
  <w:num w:numId="15" w16cid:durableId="1466040323">
    <w:abstractNumId w:val="0"/>
  </w:num>
  <w:num w:numId="16" w16cid:durableId="1811825155">
    <w:abstractNumId w:val="10"/>
  </w:num>
  <w:num w:numId="17" w16cid:durableId="1112212156">
    <w:abstractNumId w:val="1"/>
  </w:num>
  <w:num w:numId="18" w16cid:durableId="1692298546">
    <w:abstractNumId w:val="28"/>
  </w:num>
  <w:num w:numId="19" w16cid:durableId="2134982565">
    <w:abstractNumId w:val="31"/>
  </w:num>
  <w:num w:numId="20" w16cid:durableId="614169834">
    <w:abstractNumId w:val="15"/>
  </w:num>
  <w:num w:numId="21" w16cid:durableId="1164592849">
    <w:abstractNumId w:val="8"/>
  </w:num>
  <w:num w:numId="22" w16cid:durableId="2096366371">
    <w:abstractNumId w:val="20"/>
  </w:num>
  <w:num w:numId="23" w16cid:durableId="880558495">
    <w:abstractNumId w:val="9"/>
  </w:num>
  <w:num w:numId="24" w16cid:durableId="1000085069">
    <w:abstractNumId w:val="2"/>
  </w:num>
  <w:num w:numId="25" w16cid:durableId="2052265012">
    <w:abstractNumId w:val="26"/>
  </w:num>
  <w:num w:numId="26" w16cid:durableId="754671794">
    <w:abstractNumId w:val="11"/>
  </w:num>
  <w:num w:numId="27" w16cid:durableId="1921482354">
    <w:abstractNumId w:val="34"/>
  </w:num>
  <w:num w:numId="28" w16cid:durableId="1866405816">
    <w:abstractNumId w:val="12"/>
  </w:num>
  <w:num w:numId="29" w16cid:durableId="72359616">
    <w:abstractNumId w:val="23"/>
  </w:num>
  <w:num w:numId="30" w16cid:durableId="652828647">
    <w:abstractNumId w:val="27"/>
  </w:num>
  <w:num w:numId="31" w16cid:durableId="1776248572">
    <w:abstractNumId w:val="30"/>
  </w:num>
  <w:num w:numId="32" w16cid:durableId="395857153">
    <w:abstractNumId w:val="17"/>
  </w:num>
  <w:num w:numId="33" w16cid:durableId="1306735225">
    <w:abstractNumId w:val="3"/>
  </w:num>
  <w:num w:numId="34" w16cid:durableId="1119103081">
    <w:abstractNumId w:val="13"/>
  </w:num>
  <w:num w:numId="35" w16cid:durableId="8353411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a Salinas">
    <w15:presenceInfo w15:providerId="AD" w15:userId="S::jsalinas@partners.net::611e6f39-e55a-4066-99d9-e81e4e21b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0E"/>
    <w:rsid w:val="00027517"/>
    <w:rsid w:val="000312CA"/>
    <w:rsid w:val="000314C2"/>
    <w:rsid w:val="000346D7"/>
    <w:rsid w:val="000800BA"/>
    <w:rsid w:val="0008684E"/>
    <w:rsid w:val="000965DE"/>
    <w:rsid w:val="000A74C7"/>
    <w:rsid w:val="000B0A3C"/>
    <w:rsid w:val="000C12C3"/>
    <w:rsid w:val="000C7A07"/>
    <w:rsid w:val="000D002C"/>
    <w:rsid w:val="000D005F"/>
    <w:rsid w:val="000D74A7"/>
    <w:rsid w:val="000F3B91"/>
    <w:rsid w:val="001226D5"/>
    <w:rsid w:val="001351C5"/>
    <w:rsid w:val="001363BE"/>
    <w:rsid w:val="00145EBA"/>
    <w:rsid w:val="00160CD9"/>
    <w:rsid w:val="00162D66"/>
    <w:rsid w:val="0016504B"/>
    <w:rsid w:val="00170DA8"/>
    <w:rsid w:val="00181581"/>
    <w:rsid w:val="001827AC"/>
    <w:rsid w:val="00184042"/>
    <w:rsid w:val="001912CD"/>
    <w:rsid w:val="001973D3"/>
    <w:rsid w:val="001B0B06"/>
    <w:rsid w:val="001B60EF"/>
    <w:rsid w:val="001C7FA9"/>
    <w:rsid w:val="001D1FB1"/>
    <w:rsid w:val="001E248E"/>
    <w:rsid w:val="001E4B6B"/>
    <w:rsid w:val="001F32CE"/>
    <w:rsid w:val="0020095D"/>
    <w:rsid w:val="00201267"/>
    <w:rsid w:val="00203C95"/>
    <w:rsid w:val="00212056"/>
    <w:rsid w:val="00214FAF"/>
    <w:rsid w:val="00215BFD"/>
    <w:rsid w:val="002365BD"/>
    <w:rsid w:val="00247150"/>
    <w:rsid w:val="00261380"/>
    <w:rsid w:val="002616CC"/>
    <w:rsid w:val="002644A5"/>
    <w:rsid w:val="00264D23"/>
    <w:rsid w:val="00270012"/>
    <w:rsid w:val="002805EB"/>
    <w:rsid w:val="00282C5E"/>
    <w:rsid w:val="0028435E"/>
    <w:rsid w:val="00293F8C"/>
    <w:rsid w:val="002C17A4"/>
    <w:rsid w:val="002C3AD2"/>
    <w:rsid w:val="002C5220"/>
    <w:rsid w:val="002D1A16"/>
    <w:rsid w:val="002D26FD"/>
    <w:rsid w:val="002E7EB5"/>
    <w:rsid w:val="002F117D"/>
    <w:rsid w:val="002F5EBE"/>
    <w:rsid w:val="002F74E0"/>
    <w:rsid w:val="00302D9A"/>
    <w:rsid w:val="00307553"/>
    <w:rsid w:val="00325FCA"/>
    <w:rsid w:val="003326D1"/>
    <w:rsid w:val="00332BCF"/>
    <w:rsid w:val="0034201E"/>
    <w:rsid w:val="00343741"/>
    <w:rsid w:val="00343AC6"/>
    <w:rsid w:val="0034475E"/>
    <w:rsid w:val="00354453"/>
    <w:rsid w:val="003555A0"/>
    <w:rsid w:val="003645DE"/>
    <w:rsid w:val="00374722"/>
    <w:rsid w:val="00380BF5"/>
    <w:rsid w:val="00382A01"/>
    <w:rsid w:val="003846D4"/>
    <w:rsid w:val="003850A2"/>
    <w:rsid w:val="003A196D"/>
    <w:rsid w:val="003B34CE"/>
    <w:rsid w:val="003B5D13"/>
    <w:rsid w:val="003C2DF1"/>
    <w:rsid w:val="003C4225"/>
    <w:rsid w:val="003E310C"/>
    <w:rsid w:val="003F1960"/>
    <w:rsid w:val="003F534B"/>
    <w:rsid w:val="003F7963"/>
    <w:rsid w:val="00403FF1"/>
    <w:rsid w:val="00410D22"/>
    <w:rsid w:val="00413B9B"/>
    <w:rsid w:val="00430072"/>
    <w:rsid w:val="00430524"/>
    <w:rsid w:val="004409CD"/>
    <w:rsid w:val="00446E50"/>
    <w:rsid w:val="004634AC"/>
    <w:rsid w:val="00466A9A"/>
    <w:rsid w:val="00466C48"/>
    <w:rsid w:val="00467039"/>
    <w:rsid w:val="004735C4"/>
    <w:rsid w:val="00495D84"/>
    <w:rsid w:val="00497582"/>
    <w:rsid w:val="004A199D"/>
    <w:rsid w:val="004C6CC6"/>
    <w:rsid w:val="004C7CEA"/>
    <w:rsid w:val="004D2BA1"/>
    <w:rsid w:val="004E1D1F"/>
    <w:rsid w:val="004E4136"/>
    <w:rsid w:val="004E5A9F"/>
    <w:rsid w:val="00500864"/>
    <w:rsid w:val="005141D4"/>
    <w:rsid w:val="00525BD8"/>
    <w:rsid w:val="00526C42"/>
    <w:rsid w:val="005453D6"/>
    <w:rsid w:val="005464FB"/>
    <w:rsid w:val="005568B7"/>
    <w:rsid w:val="00577723"/>
    <w:rsid w:val="00590E86"/>
    <w:rsid w:val="00591170"/>
    <w:rsid w:val="00591DD4"/>
    <w:rsid w:val="00595ECE"/>
    <w:rsid w:val="005A50CF"/>
    <w:rsid w:val="005B70A4"/>
    <w:rsid w:val="005D28BB"/>
    <w:rsid w:val="005D37F6"/>
    <w:rsid w:val="005D668B"/>
    <w:rsid w:val="005E183C"/>
    <w:rsid w:val="005F4EE6"/>
    <w:rsid w:val="00616618"/>
    <w:rsid w:val="00622AB4"/>
    <w:rsid w:val="00640816"/>
    <w:rsid w:val="00655E5C"/>
    <w:rsid w:val="00673030"/>
    <w:rsid w:val="00677D1C"/>
    <w:rsid w:val="00691A5A"/>
    <w:rsid w:val="00692847"/>
    <w:rsid w:val="00694FA5"/>
    <w:rsid w:val="006A5BBC"/>
    <w:rsid w:val="006A72FB"/>
    <w:rsid w:val="006B1F64"/>
    <w:rsid w:val="006B5D91"/>
    <w:rsid w:val="006D1BCE"/>
    <w:rsid w:val="006D69E9"/>
    <w:rsid w:val="006E27B8"/>
    <w:rsid w:val="006E60FE"/>
    <w:rsid w:val="006E7BF3"/>
    <w:rsid w:val="006F4019"/>
    <w:rsid w:val="00701878"/>
    <w:rsid w:val="00701C87"/>
    <w:rsid w:val="00713463"/>
    <w:rsid w:val="00714238"/>
    <w:rsid w:val="00717987"/>
    <w:rsid w:val="00720556"/>
    <w:rsid w:val="00723ABC"/>
    <w:rsid w:val="007249ED"/>
    <w:rsid w:val="00724FD5"/>
    <w:rsid w:val="00725A96"/>
    <w:rsid w:val="0073784F"/>
    <w:rsid w:val="00737C9D"/>
    <w:rsid w:val="007404E6"/>
    <w:rsid w:val="00752B3A"/>
    <w:rsid w:val="0075611A"/>
    <w:rsid w:val="00761211"/>
    <w:rsid w:val="00764286"/>
    <w:rsid w:val="0077571F"/>
    <w:rsid w:val="0078052B"/>
    <w:rsid w:val="00785901"/>
    <w:rsid w:val="007A4436"/>
    <w:rsid w:val="007B4753"/>
    <w:rsid w:val="007B7071"/>
    <w:rsid w:val="007C096D"/>
    <w:rsid w:val="007C6203"/>
    <w:rsid w:val="007D1AF6"/>
    <w:rsid w:val="007D262E"/>
    <w:rsid w:val="007D61AC"/>
    <w:rsid w:val="007E4742"/>
    <w:rsid w:val="007F76DA"/>
    <w:rsid w:val="0082193C"/>
    <w:rsid w:val="0082371E"/>
    <w:rsid w:val="0084065E"/>
    <w:rsid w:val="0084128D"/>
    <w:rsid w:val="008418AB"/>
    <w:rsid w:val="00846A70"/>
    <w:rsid w:val="00856219"/>
    <w:rsid w:val="008811D2"/>
    <w:rsid w:val="00882762"/>
    <w:rsid w:val="00893FD2"/>
    <w:rsid w:val="008B40DF"/>
    <w:rsid w:val="008C0364"/>
    <w:rsid w:val="008D2BE7"/>
    <w:rsid w:val="008E0D20"/>
    <w:rsid w:val="008E550E"/>
    <w:rsid w:val="008E5729"/>
    <w:rsid w:val="008F1F63"/>
    <w:rsid w:val="008F4F6D"/>
    <w:rsid w:val="008F54E7"/>
    <w:rsid w:val="00903791"/>
    <w:rsid w:val="00910C5B"/>
    <w:rsid w:val="00915675"/>
    <w:rsid w:val="00917438"/>
    <w:rsid w:val="00934CC4"/>
    <w:rsid w:val="0093711D"/>
    <w:rsid w:val="00943236"/>
    <w:rsid w:val="009470EB"/>
    <w:rsid w:val="00957466"/>
    <w:rsid w:val="0096511A"/>
    <w:rsid w:val="0096592D"/>
    <w:rsid w:val="009722C6"/>
    <w:rsid w:val="00975137"/>
    <w:rsid w:val="00982285"/>
    <w:rsid w:val="00983A2D"/>
    <w:rsid w:val="00987CFB"/>
    <w:rsid w:val="009A070F"/>
    <w:rsid w:val="009A17FE"/>
    <w:rsid w:val="009B03FC"/>
    <w:rsid w:val="009C0684"/>
    <w:rsid w:val="009C3814"/>
    <w:rsid w:val="009D4C18"/>
    <w:rsid w:val="009D6850"/>
    <w:rsid w:val="009D6BC5"/>
    <w:rsid w:val="009E3ECE"/>
    <w:rsid w:val="009F00A5"/>
    <w:rsid w:val="009F39E8"/>
    <w:rsid w:val="009F483C"/>
    <w:rsid w:val="009F5EBE"/>
    <w:rsid w:val="009F733A"/>
    <w:rsid w:val="00A1767F"/>
    <w:rsid w:val="00A27E17"/>
    <w:rsid w:val="00A3173F"/>
    <w:rsid w:val="00A318CE"/>
    <w:rsid w:val="00A35258"/>
    <w:rsid w:val="00A364E4"/>
    <w:rsid w:val="00A370E6"/>
    <w:rsid w:val="00A4264D"/>
    <w:rsid w:val="00A46559"/>
    <w:rsid w:val="00A622AA"/>
    <w:rsid w:val="00A66250"/>
    <w:rsid w:val="00A73AA6"/>
    <w:rsid w:val="00A825F9"/>
    <w:rsid w:val="00A90046"/>
    <w:rsid w:val="00A93F4A"/>
    <w:rsid w:val="00A94308"/>
    <w:rsid w:val="00AA4C1D"/>
    <w:rsid w:val="00AB2AEF"/>
    <w:rsid w:val="00AC47BD"/>
    <w:rsid w:val="00AD3A90"/>
    <w:rsid w:val="00AD4553"/>
    <w:rsid w:val="00AD766B"/>
    <w:rsid w:val="00AE2486"/>
    <w:rsid w:val="00AF1F34"/>
    <w:rsid w:val="00AF67EC"/>
    <w:rsid w:val="00AF71A7"/>
    <w:rsid w:val="00B0425F"/>
    <w:rsid w:val="00B04E29"/>
    <w:rsid w:val="00B237A8"/>
    <w:rsid w:val="00B2399D"/>
    <w:rsid w:val="00B24286"/>
    <w:rsid w:val="00B303C2"/>
    <w:rsid w:val="00B50FDE"/>
    <w:rsid w:val="00B556CF"/>
    <w:rsid w:val="00B64142"/>
    <w:rsid w:val="00B74F73"/>
    <w:rsid w:val="00B87870"/>
    <w:rsid w:val="00BA5527"/>
    <w:rsid w:val="00BA6521"/>
    <w:rsid w:val="00BA7BAC"/>
    <w:rsid w:val="00BB55A2"/>
    <w:rsid w:val="00BC55F0"/>
    <w:rsid w:val="00BC7AAC"/>
    <w:rsid w:val="00BE217B"/>
    <w:rsid w:val="00BE2904"/>
    <w:rsid w:val="00BE5AFB"/>
    <w:rsid w:val="00BF3BDC"/>
    <w:rsid w:val="00BF57FE"/>
    <w:rsid w:val="00BF607E"/>
    <w:rsid w:val="00BF6A13"/>
    <w:rsid w:val="00C120C2"/>
    <w:rsid w:val="00C157C8"/>
    <w:rsid w:val="00C2060C"/>
    <w:rsid w:val="00C32C01"/>
    <w:rsid w:val="00C45C88"/>
    <w:rsid w:val="00C5731D"/>
    <w:rsid w:val="00C755D8"/>
    <w:rsid w:val="00C75FE4"/>
    <w:rsid w:val="00C77DBB"/>
    <w:rsid w:val="00C81380"/>
    <w:rsid w:val="00C90A47"/>
    <w:rsid w:val="00C96463"/>
    <w:rsid w:val="00CC406D"/>
    <w:rsid w:val="00CD6EB9"/>
    <w:rsid w:val="00CF2A72"/>
    <w:rsid w:val="00CF2C2A"/>
    <w:rsid w:val="00D10D40"/>
    <w:rsid w:val="00D170C9"/>
    <w:rsid w:val="00D23EB6"/>
    <w:rsid w:val="00D336A9"/>
    <w:rsid w:val="00D3393A"/>
    <w:rsid w:val="00D42D79"/>
    <w:rsid w:val="00D42F61"/>
    <w:rsid w:val="00D44C39"/>
    <w:rsid w:val="00D5759D"/>
    <w:rsid w:val="00D77223"/>
    <w:rsid w:val="00D91840"/>
    <w:rsid w:val="00DE42D1"/>
    <w:rsid w:val="00DF3583"/>
    <w:rsid w:val="00DF35DE"/>
    <w:rsid w:val="00DF5CF8"/>
    <w:rsid w:val="00DF5E09"/>
    <w:rsid w:val="00DF6F46"/>
    <w:rsid w:val="00E07568"/>
    <w:rsid w:val="00E1146F"/>
    <w:rsid w:val="00E33B17"/>
    <w:rsid w:val="00E41BD2"/>
    <w:rsid w:val="00E4366D"/>
    <w:rsid w:val="00E44425"/>
    <w:rsid w:val="00E523D7"/>
    <w:rsid w:val="00E71151"/>
    <w:rsid w:val="00E828B9"/>
    <w:rsid w:val="00E830E0"/>
    <w:rsid w:val="00E93E22"/>
    <w:rsid w:val="00E93FA2"/>
    <w:rsid w:val="00E940BC"/>
    <w:rsid w:val="00EA1B41"/>
    <w:rsid w:val="00EA4227"/>
    <w:rsid w:val="00EA4C5A"/>
    <w:rsid w:val="00EB0C0E"/>
    <w:rsid w:val="00EC0454"/>
    <w:rsid w:val="00EC0EC7"/>
    <w:rsid w:val="00EE49FA"/>
    <w:rsid w:val="00EE559A"/>
    <w:rsid w:val="00EF54F3"/>
    <w:rsid w:val="00EF5E33"/>
    <w:rsid w:val="00EF6803"/>
    <w:rsid w:val="00EF77E8"/>
    <w:rsid w:val="00F068BA"/>
    <w:rsid w:val="00F0742C"/>
    <w:rsid w:val="00F22A09"/>
    <w:rsid w:val="00F30328"/>
    <w:rsid w:val="00F311AE"/>
    <w:rsid w:val="00F32331"/>
    <w:rsid w:val="00F3588E"/>
    <w:rsid w:val="00F57EA4"/>
    <w:rsid w:val="00F704BA"/>
    <w:rsid w:val="00F709A9"/>
    <w:rsid w:val="00F7450F"/>
    <w:rsid w:val="00F77619"/>
    <w:rsid w:val="00F810D2"/>
    <w:rsid w:val="00F94F87"/>
    <w:rsid w:val="00FB00A1"/>
    <w:rsid w:val="00FB2805"/>
    <w:rsid w:val="00FB6139"/>
    <w:rsid w:val="00FC38BB"/>
    <w:rsid w:val="00FC38CE"/>
    <w:rsid w:val="00FD1722"/>
    <w:rsid w:val="00FE072A"/>
    <w:rsid w:val="00FE337E"/>
    <w:rsid w:val="00FE3EC7"/>
    <w:rsid w:val="00FF056F"/>
    <w:rsid w:val="00FF3E42"/>
    <w:rsid w:val="0CBC2238"/>
    <w:rsid w:val="16207062"/>
    <w:rsid w:val="1A24C6D5"/>
    <w:rsid w:val="1C972C4B"/>
    <w:rsid w:val="241B3C52"/>
    <w:rsid w:val="37725555"/>
    <w:rsid w:val="527A6810"/>
    <w:rsid w:val="565A61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7D7E4"/>
  <w15:docId w15:val="{153ABF2A-08C9-47E8-8FEE-00DD3D42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E07568"/>
    <w:pPr>
      <w:spacing w:line="275" w:lineRule="exact"/>
      <w:ind w:left="1080" w:hanging="720"/>
      <w:jc w:val="both"/>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27" w:hanging="204"/>
    </w:pPr>
  </w:style>
  <w:style w:type="paragraph" w:customStyle="1" w:styleId="TableParagraph">
    <w:name w:val="Table Paragraph"/>
    <w:basedOn w:val="Normal"/>
    <w:uiPriority w:val="1"/>
    <w:qFormat/>
    <w:pPr>
      <w:ind w:left="10"/>
    </w:pPr>
  </w:style>
  <w:style w:type="paragraph" w:styleId="Header">
    <w:name w:val="header"/>
    <w:basedOn w:val="Normal"/>
    <w:link w:val="HeaderChar"/>
    <w:uiPriority w:val="99"/>
    <w:unhideWhenUsed/>
    <w:rsid w:val="00595ECE"/>
    <w:pPr>
      <w:tabs>
        <w:tab w:val="center" w:pos="4680"/>
        <w:tab w:val="right" w:pos="9360"/>
      </w:tabs>
    </w:pPr>
  </w:style>
  <w:style w:type="character" w:customStyle="1" w:styleId="HeaderChar">
    <w:name w:val="Header Char"/>
    <w:basedOn w:val="DefaultParagraphFont"/>
    <w:link w:val="Header"/>
    <w:uiPriority w:val="99"/>
    <w:rsid w:val="00595ECE"/>
    <w:rPr>
      <w:rFonts w:ascii="Times New Roman" w:eastAsia="Times New Roman" w:hAnsi="Times New Roman" w:cs="Times New Roman"/>
    </w:rPr>
  </w:style>
  <w:style w:type="paragraph" w:styleId="Footer">
    <w:name w:val="footer"/>
    <w:basedOn w:val="Normal"/>
    <w:link w:val="FooterChar"/>
    <w:uiPriority w:val="99"/>
    <w:unhideWhenUsed/>
    <w:rsid w:val="00595ECE"/>
    <w:pPr>
      <w:tabs>
        <w:tab w:val="center" w:pos="4680"/>
        <w:tab w:val="right" w:pos="9360"/>
      </w:tabs>
    </w:pPr>
  </w:style>
  <w:style w:type="character" w:customStyle="1" w:styleId="FooterChar">
    <w:name w:val="Footer Char"/>
    <w:basedOn w:val="DefaultParagraphFont"/>
    <w:link w:val="Footer"/>
    <w:uiPriority w:val="99"/>
    <w:rsid w:val="00595ECE"/>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4475E"/>
    <w:rPr>
      <w:sz w:val="16"/>
      <w:szCs w:val="16"/>
    </w:rPr>
  </w:style>
  <w:style w:type="paragraph" w:styleId="CommentText">
    <w:name w:val="annotation text"/>
    <w:basedOn w:val="Normal"/>
    <w:link w:val="CommentTextChar"/>
    <w:uiPriority w:val="99"/>
    <w:unhideWhenUsed/>
    <w:rsid w:val="0034475E"/>
    <w:rPr>
      <w:sz w:val="20"/>
      <w:szCs w:val="20"/>
    </w:rPr>
  </w:style>
  <w:style w:type="character" w:customStyle="1" w:styleId="CommentTextChar">
    <w:name w:val="Comment Text Char"/>
    <w:basedOn w:val="DefaultParagraphFont"/>
    <w:link w:val="CommentText"/>
    <w:uiPriority w:val="99"/>
    <w:rsid w:val="0034475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4475E"/>
    <w:rPr>
      <w:b/>
      <w:bCs/>
    </w:rPr>
  </w:style>
  <w:style w:type="character" w:customStyle="1" w:styleId="CommentSubjectChar">
    <w:name w:val="Comment Subject Char"/>
    <w:basedOn w:val="CommentTextChar"/>
    <w:link w:val="CommentSubject"/>
    <w:uiPriority w:val="99"/>
    <w:semiHidden/>
    <w:rsid w:val="0034475E"/>
    <w:rPr>
      <w:rFonts w:ascii="Times New Roman" w:eastAsia="Times New Roman" w:hAnsi="Times New Roman" w:cs="Times New Roman"/>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E07568"/>
    <w:rPr>
      <w:rFonts w:ascii="Times New Roman" w:eastAsia="Times New Roman" w:hAnsi="Times New Roman" w:cs="Times New Roman"/>
      <w:b/>
      <w:bCs/>
      <w:i/>
      <w:iCs/>
      <w:sz w:val="24"/>
      <w:szCs w:val="24"/>
    </w:rPr>
  </w:style>
  <w:style w:type="character" w:styleId="Mention">
    <w:name w:val="Mention"/>
    <w:basedOn w:val="DefaultParagraphFont"/>
    <w:uiPriority w:val="99"/>
    <w:unhideWhenUsed/>
    <w:rsid w:val="00E07568"/>
    <w:rPr>
      <w:color w:val="2B579A"/>
      <w:shd w:val="clear" w:color="auto" w:fill="E1DFDD"/>
    </w:rPr>
  </w:style>
  <w:style w:type="character" w:styleId="Hyperlink">
    <w:name w:val="Hyperlink"/>
    <w:basedOn w:val="DefaultParagraphFont"/>
    <w:uiPriority w:val="99"/>
    <w:unhideWhenUsed/>
    <w:rsid w:val="00E07568"/>
    <w:rPr>
      <w:color w:val="0000FF" w:themeColor="hyperlink"/>
      <w:u w:val="single"/>
    </w:rPr>
  </w:style>
  <w:style w:type="character" w:styleId="UnresolvedMention">
    <w:name w:val="Unresolved Mention"/>
    <w:basedOn w:val="DefaultParagraphFont"/>
    <w:uiPriority w:val="99"/>
    <w:semiHidden/>
    <w:unhideWhenUsed/>
    <w:rsid w:val="00E07568"/>
    <w:rPr>
      <w:color w:val="605E5C"/>
      <w:shd w:val="clear" w:color="auto" w:fill="E1DFDD"/>
    </w:rPr>
  </w:style>
  <w:style w:type="paragraph" w:styleId="Revision">
    <w:name w:val="Revision"/>
    <w:hidden/>
    <w:uiPriority w:val="99"/>
    <w:semiHidden/>
    <w:rsid w:val="00E07568"/>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F39E8"/>
    <w:rPr>
      <w:rFonts w:ascii="Times New Roman" w:eastAsia="Times New Roman" w:hAnsi="Times New Roman" w:cs="Times New Roman"/>
      <w:sz w:val="24"/>
      <w:szCs w:val="24"/>
    </w:rPr>
  </w:style>
  <w:style w:type="character" w:customStyle="1" w:styleId="cf01">
    <w:name w:val="cf01"/>
    <w:basedOn w:val="DefaultParagraphFont"/>
    <w:rsid w:val="00332BC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A80596-0D38-4B52-909D-2646331237AD}">
  <ds:schemaRefs>
    <ds:schemaRef ds:uri="http://schemas.microsoft.com/office/2006/metadata/properties"/>
    <ds:schemaRef ds:uri="http://schemas.microsoft.com/office/infopath/2007/PartnerControls"/>
    <ds:schemaRef ds:uri="dc808d36-874f-4b27-aec2-2fd649817929"/>
    <ds:schemaRef ds:uri="1a9bbbe1-7cae-48c1-93ed-4785e360835f"/>
  </ds:schemaRefs>
</ds:datastoreItem>
</file>

<file path=customXml/itemProps2.xml><?xml version="1.0" encoding="utf-8"?>
<ds:datastoreItem xmlns:ds="http://schemas.openxmlformats.org/officeDocument/2006/customXml" ds:itemID="{33C26D92-36FA-479B-89D2-79DB85825FA0}"/>
</file>

<file path=customXml/itemProps3.xml><?xml version="1.0" encoding="utf-8"?>
<ds:datastoreItem xmlns:ds="http://schemas.openxmlformats.org/officeDocument/2006/customXml" ds:itemID="{A7B7D740-8761-404F-89BD-A5C866435AE2}">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TotalTime>
  <Pages>36</Pages>
  <Words>14404</Words>
  <Characters>80521</Characters>
  <Application>Microsoft Office Word</Application>
  <DocSecurity>0</DocSecurity>
  <Lines>2776</Lines>
  <Paragraphs>1977</Paragraphs>
  <ScaleCrop>false</ScaleCrop>
  <Company/>
  <LinksUpToDate>false</LinksUpToDate>
  <CharactersWithSpaces>92948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Ardjosoediro, Ingrid - TFAA-FAS, DC</dc:creator>
  <cp:keywords>Food For Development</cp:keywords>
  <cp:lastModifiedBy>Javiera Salinas</cp:lastModifiedBy>
  <cp:revision>31</cp:revision>
  <dcterms:created xsi:type="dcterms:W3CDTF">2025-11-26T17:05:00Z</dcterms:created>
  <dcterms:modified xsi:type="dcterms:W3CDTF">2025-12-09T19:46:00Z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FEI. Com, Inc via ABCpdf</vt:lpwstr>
  </property>
  <property fmtid="{D5CDD505-2E9C-101B-9397-08002B2CF9AE}" pid="3" name="ContentTypeId">
    <vt:lpwstr>0x0101003206C8355D678A459F2EF8957171B231</vt:lpwstr>
  </property>
  <property fmtid="{D5CDD505-2E9C-101B-9397-08002B2CF9AE}" pid="4" name="TaxKeyword">
    <vt:lpwstr>81;#Food For Development|98747836-2529-4530-bb6a-d74dee1d6b61</vt:lpwstr>
  </property>
  <property fmtid="{D5CDD505-2E9C-101B-9397-08002B2CF9AE}" pid="5" name="MediaServiceImageTags">
    <vt:lpwstr/>
  </property>
  <property fmtid="{D5CDD505-2E9C-101B-9397-08002B2CF9AE}" pid="6" name="Tags">
    <vt:lpwstr/>
  </property>
  <property fmtid="{D5CDD505-2E9C-101B-9397-08002B2CF9AE}" pid="7" name="GrammarlyDocumentId">
    <vt:lpwstr>e6309539-be22-49ca-aed6-9ca54656befa</vt:lpwstr>
  </property>
</Properties>
</file>