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E61FF" w:rsidR="00D27C55" w:rsidP="00B95F6E" w:rsidRDefault="009B513A" w14:paraId="2CDEBEC5" w14:textId="0E9F9DCC">
      <w:pPr>
        <w:spacing w:line="240" w:lineRule="auto"/>
        <w:jc w:val="center"/>
        <w:rPr>
          <w:rFonts w:asciiTheme="minorHAnsi" w:hAnsiTheme="minorHAnsi" w:cstheme="minorHAnsi"/>
          <w:b/>
          <w:bCs/>
        </w:rPr>
      </w:pPr>
      <w:r w:rsidRPr="006E61FF">
        <w:rPr>
          <w:rFonts w:asciiTheme="minorHAnsi" w:hAnsiTheme="minorHAnsi" w:cstheme="minorHAnsi"/>
          <w:b/>
          <w:bCs/>
        </w:rPr>
        <w:t>Security Plan – Mexico United 2026</w:t>
      </w:r>
    </w:p>
    <w:p w:rsidRPr="006E61FF" w:rsidR="00D27C55" w:rsidP="00B95F6E" w:rsidRDefault="00D27C55" w14:paraId="2EF8842B" w14:textId="0EF3247D">
      <w:pPr>
        <w:spacing w:line="240" w:lineRule="auto"/>
        <w:rPr>
          <w:rFonts w:asciiTheme="minorHAnsi" w:hAnsiTheme="minorHAnsi" w:cstheme="minorHAnsi"/>
        </w:rPr>
      </w:pPr>
    </w:p>
    <w:sdt>
      <w:sdtPr>
        <w:rPr>
          <w:rFonts w:eastAsiaTheme="minorHAnsi" w:cstheme="minorBidi"/>
          <w:b w:val="0"/>
          <w:color w:val="auto"/>
          <w:sz w:val="24"/>
          <w:szCs w:val="24"/>
        </w:rPr>
        <w:id w:val="952793741"/>
        <w:docPartObj>
          <w:docPartGallery w:val="Table of Contents"/>
          <w:docPartUnique/>
        </w:docPartObj>
      </w:sdtPr>
      <w:sdtEndPr/>
      <w:sdtContent>
        <w:p w:rsidRPr="00827044" w:rsidR="00F961B8" w:rsidP="00827044" w:rsidRDefault="00703601" w14:paraId="0E26563A" w14:textId="1515C96A">
          <w:pPr>
            <w:pStyle w:val="TtuloTDC"/>
            <w:spacing w:after="160"/>
            <w:rPr>
              <w:rFonts w:asciiTheme="minorHAnsi" w:hAnsiTheme="minorHAnsi" w:cstheme="minorBidi"/>
              <w:sz w:val="24"/>
              <w:szCs w:val="24"/>
            </w:rPr>
          </w:pPr>
          <w:r w:rsidRPr="055C35A8">
            <w:rPr>
              <w:rFonts w:asciiTheme="minorHAnsi" w:hAnsiTheme="minorHAnsi" w:cstheme="minorBidi"/>
              <w:sz w:val="24"/>
              <w:szCs w:val="24"/>
            </w:rPr>
            <w:t>Cont</w:t>
          </w:r>
          <w:r w:rsidRPr="055C35A8" w:rsidR="006E61FF">
            <w:rPr>
              <w:rFonts w:asciiTheme="minorHAnsi" w:hAnsiTheme="minorHAnsi" w:cstheme="minorBidi"/>
              <w:sz w:val="24"/>
              <w:szCs w:val="24"/>
            </w:rPr>
            <w:t>ent</w:t>
          </w:r>
        </w:p>
        <w:p w:rsidR="007433DC" w:rsidP="00B95F6E" w:rsidRDefault="007433DC" w14:paraId="277D474E" w14:textId="4D0D28E6">
          <w:pPr>
            <w:pStyle w:val="TDC1"/>
            <w:tabs>
              <w:tab w:val="clear" w:pos="9350"/>
              <w:tab w:val="right" w:leader="dot" w:pos="9360"/>
            </w:tabs>
            <w:spacing w:after="160"/>
            <w:rPr>
              <w:rStyle w:val="Hipervnculo"/>
              <w:noProof/>
              <w:kern w:val="2"/>
              <w14:ligatures w14:val="standardContextual"/>
            </w:rPr>
          </w:pPr>
          <w:r>
            <w:fldChar w:fldCharType="begin"/>
          </w:r>
          <w:r w:rsidR="00C818CC">
            <w:instrText>TOC \o "1-3" \h \z \u</w:instrText>
          </w:r>
          <w:r>
            <w:fldChar w:fldCharType="separate"/>
          </w:r>
          <w:hyperlink w:anchor="_Toc995673677">
            <w:r w:rsidRPr="055C35A8" w:rsidR="055C35A8">
              <w:rPr>
                <w:rStyle w:val="Hipervnculo"/>
                <w:noProof/>
              </w:rPr>
              <w:t>Introduction</w:t>
            </w:r>
            <w:r w:rsidR="00C818CC">
              <w:rPr>
                <w:noProof/>
              </w:rPr>
              <w:tab/>
            </w:r>
            <w:r w:rsidR="00C818CC">
              <w:rPr>
                <w:noProof/>
              </w:rPr>
              <w:fldChar w:fldCharType="begin"/>
            </w:r>
            <w:r w:rsidR="00C818CC">
              <w:rPr>
                <w:noProof/>
              </w:rPr>
              <w:instrText>PAGEREF _Toc995673677 \h</w:instrText>
            </w:r>
            <w:r w:rsidR="00C818CC">
              <w:rPr>
                <w:noProof/>
              </w:rPr>
            </w:r>
            <w:r w:rsidR="00C818CC">
              <w:rPr>
                <w:noProof/>
              </w:rPr>
              <w:fldChar w:fldCharType="separate"/>
            </w:r>
            <w:r w:rsidR="00827044">
              <w:rPr>
                <w:noProof/>
              </w:rPr>
              <w:t>2</w:t>
            </w:r>
            <w:r w:rsidR="00C818CC">
              <w:rPr>
                <w:noProof/>
              </w:rPr>
              <w:fldChar w:fldCharType="end"/>
            </w:r>
          </w:hyperlink>
        </w:p>
        <w:p w:rsidR="007433DC" w:rsidP="00B95F6E" w:rsidRDefault="00C177CB" w14:paraId="0C254DB0" w14:textId="1167EFC3">
          <w:pPr>
            <w:pStyle w:val="TDC1"/>
            <w:tabs>
              <w:tab w:val="clear" w:pos="9350"/>
              <w:tab w:val="right" w:leader="dot" w:pos="9360"/>
            </w:tabs>
            <w:spacing w:after="160"/>
            <w:rPr>
              <w:rStyle w:val="Hipervnculo"/>
              <w:noProof/>
              <w:kern w:val="2"/>
              <w14:ligatures w14:val="standardContextual"/>
            </w:rPr>
          </w:pPr>
          <w:hyperlink w:anchor="_Toc753372360">
            <w:r w:rsidRPr="055C35A8" w:rsidR="055C35A8">
              <w:rPr>
                <w:rStyle w:val="Hipervnculo"/>
                <w:noProof/>
              </w:rPr>
              <w:t>Activity Overview</w:t>
            </w:r>
            <w:r w:rsidR="007433DC">
              <w:rPr>
                <w:noProof/>
              </w:rPr>
              <w:tab/>
            </w:r>
            <w:r w:rsidR="007433DC">
              <w:rPr>
                <w:noProof/>
              </w:rPr>
              <w:fldChar w:fldCharType="begin"/>
            </w:r>
            <w:r w:rsidR="007433DC">
              <w:rPr>
                <w:noProof/>
              </w:rPr>
              <w:instrText>PAGEREF _Toc753372360 \h</w:instrText>
            </w:r>
            <w:r w:rsidR="007433DC">
              <w:rPr>
                <w:noProof/>
              </w:rPr>
            </w:r>
            <w:r w:rsidR="007433DC">
              <w:rPr>
                <w:noProof/>
              </w:rPr>
              <w:fldChar w:fldCharType="separate"/>
            </w:r>
            <w:r w:rsidR="00827044">
              <w:rPr>
                <w:noProof/>
              </w:rPr>
              <w:t>2</w:t>
            </w:r>
            <w:r w:rsidR="007433DC">
              <w:rPr>
                <w:noProof/>
              </w:rPr>
              <w:fldChar w:fldCharType="end"/>
            </w:r>
          </w:hyperlink>
        </w:p>
        <w:p w:rsidR="007433DC" w:rsidP="00B95F6E" w:rsidRDefault="00C177CB" w14:paraId="0E21FDF5" w14:textId="67CB6AB8">
          <w:pPr>
            <w:pStyle w:val="TDC1"/>
            <w:tabs>
              <w:tab w:val="clear" w:pos="9350"/>
              <w:tab w:val="right" w:leader="dot" w:pos="9360"/>
            </w:tabs>
            <w:spacing w:after="160"/>
            <w:rPr>
              <w:rStyle w:val="Hipervnculo"/>
              <w:noProof/>
              <w:kern w:val="2"/>
              <w14:ligatures w14:val="standardContextual"/>
            </w:rPr>
          </w:pPr>
          <w:hyperlink w:anchor="_Toc922671324">
            <w:r w:rsidRPr="055C35A8" w:rsidR="055C35A8">
              <w:rPr>
                <w:rStyle w:val="Hipervnculo"/>
                <w:noProof/>
              </w:rPr>
              <w:t>Security Philosophy and Management Responsibilities</w:t>
            </w:r>
            <w:r w:rsidR="007433DC">
              <w:rPr>
                <w:noProof/>
              </w:rPr>
              <w:tab/>
            </w:r>
            <w:r w:rsidR="007433DC">
              <w:rPr>
                <w:noProof/>
              </w:rPr>
              <w:fldChar w:fldCharType="begin"/>
            </w:r>
            <w:r w:rsidR="007433DC">
              <w:rPr>
                <w:noProof/>
              </w:rPr>
              <w:instrText>PAGEREF _Toc922671324 \h</w:instrText>
            </w:r>
            <w:r w:rsidR="007433DC">
              <w:rPr>
                <w:noProof/>
              </w:rPr>
            </w:r>
            <w:r w:rsidR="007433DC">
              <w:rPr>
                <w:noProof/>
              </w:rPr>
              <w:fldChar w:fldCharType="separate"/>
            </w:r>
            <w:r w:rsidR="00827044">
              <w:rPr>
                <w:noProof/>
              </w:rPr>
              <w:t>3</w:t>
            </w:r>
            <w:r w:rsidR="007433DC">
              <w:rPr>
                <w:noProof/>
              </w:rPr>
              <w:fldChar w:fldCharType="end"/>
            </w:r>
          </w:hyperlink>
        </w:p>
        <w:p w:rsidR="007433DC" w:rsidP="00B95F6E" w:rsidRDefault="00C177CB" w14:paraId="49184924" w14:textId="3D7722FC">
          <w:pPr>
            <w:pStyle w:val="TDC1"/>
            <w:tabs>
              <w:tab w:val="clear" w:pos="9350"/>
              <w:tab w:val="right" w:leader="dot" w:pos="9360"/>
            </w:tabs>
            <w:spacing w:after="160"/>
            <w:rPr>
              <w:rStyle w:val="Hipervnculo"/>
              <w:noProof/>
              <w:kern w:val="2"/>
              <w14:ligatures w14:val="standardContextual"/>
            </w:rPr>
          </w:pPr>
          <w:hyperlink w:anchor="_Toc1934924912">
            <w:r w:rsidRPr="055C35A8" w:rsidR="055C35A8">
              <w:rPr>
                <w:rStyle w:val="Hipervnculo"/>
                <w:noProof/>
              </w:rPr>
              <w:t>Risk Assessment and Mitigation Measures</w:t>
            </w:r>
            <w:r w:rsidR="007433DC">
              <w:rPr>
                <w:noProof/>
              </w:rPr>
              <w:tab/>
            </w:r>
            <w:r w:rsidR="007433DC">
              <w:rPr>
                <w:noProof/>
              </w:rPr>
              <w:fldChar w:fldCharType="begin"/>
            </w:r>
            <w:r w:rsidR="007433DC">
              <w:rPr>
                <w:noProof/>
              </w:rPr>
              <w:instrText>PAGEREF _Toc1934924912 \h</w:instrText>
            </w:r>
            <w:r w:rsidR="007433DC">
              <w:rPr>
                <w:noProof/>
              </w:rPr>
            </w:r>
            <w:r w:rsidR="007433DC">
              <w:rPr>
                <w:noProof/>
              </w:rPr>
              <w:fldChar w:fldCharType="separate"/>
            </w:r>
            <w:r w:rsidR="00827044">
              <w:rPr>
                <w:noProof/>
              </w:rPr>
              <w:t>3</w:t>
            </w:r>
            <w:r w:rsidR="007433DC">
              <w:rPr>
                <w:noProof/>
              </w:rPr>
              <w:fldChar w:fldCharType="end"/>
            </w:r>
          </w:hyperlink>
        </w:p>
        <w:p w:rsidR="007433DC" w:rsidP="00B95F6E" w:rsidRDefault="00C177CB" w14:paraId="43BAB934" w14:textId="13960379">
          <w:pPr>
            <w:pStyle w:val="TDC2"/>
            <w:tabs>
              <w:tab w:val="right" w:leader="dot" w:pos="9360"/>
            </w:tabs>
            <w:spacing w:after="160"/>
            <w:rPr>
              <w:rStyle w:val="Hipervnculo"/>
              <w:noProof/>
              <w:kern w:val="2"/>
              <w14:ligatures w14:val="standardContextual"/>
            </w:rPr>
          </w:pPr>
          <w:hyperlink w:anchor="_Toc1506675684">
            <w:r w:rsidRPr="055C35A8" w:rsidR="055C35A8">
              <w:rPr>
                <w:rStyle w:val="Hipervnculo"/>
                <w:noProof/>
              </w:rPr>
              <w:t>Alert Status Matrix</w:t>
            </w:r>
            <w:r w:rsidR="007433DC">
              <w:rPr>
                <w:noProof/>
              </w:rPr>
              <w:tab/>
            </w:r>
            <w:r w:rsidR="007433DC">
              <w:rPr>
                <w:noProof/>
              </w:rPr>
              <w:fldChar w:fldCharType="begin"/>
            </w:r>
            <w:r w:rsidR="007433DC">
              <w:rPr>
                <w:noProof/>
              </w:rPr>
              <w:instrText>PAGEREF _Toc1506675684 \h</w:instrText>
            </w:r>
            <w:r w:rsidR="007433DC">
              <w:rPr>
                <w:noProof/>
              </w:rPr>
            </w:r>
            <w:r w:rsidR="007433DC">
              <w:rPr>
                <w:noProof/>
              </w:rPr>
              <w:fldChar w:fldCharType="separate"/>
            </w:r>
            <w:r w:rsidR="00827044">
              <w:rPr>
                <w:noProof/>
              </w:rPr>
              <w:t>3</w:t>
            </w:r>
            <w:r w:rsidR="007433DC">
              <w:rPr>
                <w:noProof/>
              </w:rPr>
              <w:fldChar w:fldCharType="end"/>
            </w:r>
          </w:hyperlink>
        </w:p>
        <w:p w:rsidR="007433DC" w:rsidP="00B95F6E" w:rsidRDefault="00C177CB" w14:paraId="6D5FD289" w14:textId="6672958E">
          <w:pPr>
            <w:pStyle w:val="TDC2"/>
            <w:tabs>
              <w:tab w:val="right" w:leader="dot" w:pos="9360"/>
            </w:tabs>
            <w:spacing w:after="160"/>
            <w:rPr>
              <w:rStyle w:val="Hipervnculo"/>
              <w:noProof/>
              <w:kern w:val="2"/>
              <w14:ligatures w14:val="standardContextual"/>
            </w:rPr>
          </w:pPr>
          <w:hyperlink w:anchor="_Toc1691611687">
            <w:r w:rsidRPr="055C35A8" w:rsidR="055C35A8">
              <w:rPr>
                <w:rStyle w:val="Hipervnculo"/>
                <w:noProof/>
              </w:rPr>
              <w:t>Potential Risks and Security/Safety Protocols</w:t>
            </w:r>
            <w:r w:rsidR="007433DC">
              <w:rPr>
                <w:noProof/>
              </w:rPr>
              <w:tab/>
            </w:r>
            <w:r w:rsidR="007433DC">
              <w:rPr>
                <w:noProof/>
              </w:rPr>
              <w:fldChar w:fldCharType="begin"/>
            </w:r>
            <w:r w:rsidR="007433DC">
              <w:rPr>
                <w:noProof/>
              </w:rPr>
              <w:instrText>PAGEREF _Toc1691611687 \h</w:instrText>
            </w:r>
            <w:r w:rsidR="007433DC">
              <w:rPr>
                <w:noProof/>
              </w:rPr>
            </w:r>
            <w:r w:rsidR="007433DC">
              <w:rPr>
                <w:noProof/>
              </w:rPr>
              <w:fldChar w:fldCharType="separate"/>
            </w:r>
            <w:r w:rsidR="00827044">
              <w:rPr>
                <w:noProof/>
              </w:rPr>
              <w:t>5</w:t>
            </w:r>
            <w:r w:rsidR="007433DC">
              <w:rPr>
                <w:noProof/>
              </w:rPr>
              <w:fldChar w:fldCharType="end"/>
            </w:r>
          </w:hyperlink>
        </w:p>
        <w:p w:rsidR="007433DC" w:rsidP="00B95F6E" w:rsidRDefault="00C177CB" w14:paraId="101CB906" w14:textId="3DE1F8EC">
          <w:pPr>
            <w:pStyle w:val="TDC3"/>
            <w:tabs>
              <w:tab w:val="right" w:leader="dot" w:pos="9360"/>
            </w:tabs>
            <w:spacing w:after="160"/>
            <w:rPr>
              <w:rStyle w:val="Hipervnculo"/>
              <w:noProof/>
              <w:kern w:val="2"/>
              <w14:ligatures w14:val="standardContextual"/>
            </w:rPr>
          </w:pPr>
          <w:hyperlink w:anchor="_Toc1918045455">
            <w:r w:rsidRPr="055C35A8" w:rsidR="055C35A8">
              <w:rPr>
                <w:rStyle w:val="Hipervnculo"/>
                <w:noProof/>
              </w:rPr>
              <w:t>Earthquake</w:t>
            </w:r>
            <w:r w:rsidR="007433DC">
              <w:rPr>
                <w:noProof/>
              </w:rPr>
              <w:tab/>
            </w:r>
            <w:r w:rsidR="007433DC">
              <w:rPr>
                <w:noProof/>
              </w:rPr>
              <w:fldChar w:fldCharType="begin"/>
            </w:r>
            <w:r w:rsidR="007433DC">
              <w:rPr>
                <w:noProof/>
              </w:rPr>
              <w:instrText>PAGEREF _Toc1918045455 \h</w:instrText>
            </w:r>
            <w:r w:rsidR="007433DC">
              <w:rPr>
                <w:noProof/>
              </w:rPr>
            </w:r>
            <w:r w:rsidR="007433DC">
              <w:rPr>
                <w:noProof/>
              </w:rPr>
              <w:fldChar w:fldCharType="separate"/>
            </w:r>
            <w:r w:rsidR="00827044">
              <w:rPr>
                <w:noProof/>
              </w:rPr>
              <w:t>5</w:t>
            </w:r>
            <w:r w:rsidR="007433DC">
              <w:rPr>
                <w:noProof/>
              </w:rPr>
              <w:fldChar w:fldCharType="end"/>
            </w:r>
          </w:hyperlink>
        </w:p>
        <w:p w:rsidR="007433DC" w:rsidP="00B95F6E" w:rsidRDefault="00C177CB" w14:paraId="38F2DA58" w14:textId="134C6EFF">
          <w:pPr>
            <w:pStyle w:val="TDC3"/>
            <w:tabs>
              <w:tab w:val="right" w:leader="dot" w:pos="9360"/>
            </w:tabs>
            <w:spacing w:after="160"/>
            <w:rPr>
              <w:rStyle w:val="Hipervnculo"/>
              <w:noProof/>
              <w:kern w:val="2"/>
              <w14:ligatures w14:val="standardContextual"/>
            </w:rPr>
          </w:pPr>
          <w:hyperlink w:anchor="_Toc1363825833">
            <w:r w:rsidRPr="055C35A8" w:rsidR="055C35A8">
              <w:rPr>
                <w:rStyle w:val="Hipervnculo"/>
                <w:noProof/>
              </w:rPr>
              <w:t>Medical Emergencies and/or Accidents</w:t>
            </w:r>
            <w:r w:rsidR="007433DC">
              <w:rPr>
                <w:noProof/>
              </w:rPr>
              <w:tab/>
            </w:r>
            <w:r w:rsidR="007433DC">
              <w:rPr>
                <w:noProof/>
              </w:rPr>
              <w:fldChar w:fldCharType="begin"/>
            </w:r>
            <w:r w:rsidR="007433DC">
              <w:rPr>
                <w:noProof/>
              </w:rPr>
              <w:instrText>PAGEREF _Toc1363825833 \h</w:instrText>
            </w:r>
            <w:r w:rsidR="007433DC">
              <w:rPr>
                <w:noProof/>
              </w:rPr>
            </w:r>
            <w:r w:rsidR="007433DC">
              <w:rPr>
                <w:noProof/>
              </w:rPr>
              <w:fldChar w:fldCharType="separate"/>
            </w:r>
            <w:r w:rsidR="00827044">
              <w:rPr>
                <w:noProof/>
              </w:rPr>
              <w:t>5</w:t>
            </w:r>
            <w:r w:rsidR="007433DC">
              <w:rPr>
                <w:noProof/>
              </w:rPr>
              <w:fldChar w:fldCharType="end"/>
            </w:r>
          </w:hyperlink>
        </w:p>
        <w:p w:rsidR="007433DC" w:rsidP="00B95F6E" w:rsidRDefault="00C177CB" w14:paraId="57AF4087" w14:textId="31790ABA">
          <w:pPr>
            <w:pStyle w:val="TDC3"/>
            <w:tabs>
              <w:tab w:val="right" w:leader="dot" w:pos="9360"/>
            </w:tabs>
            <w:spacing w:after="160"/>
            <w:rPr>
              <w:rStyle w:val="Hipervnculo"/>
              <w:noProof/>
              <w:kern w:val="2"/>
              <w14:ligatures w14:val="standardContextual"/>
            </w:rPr>
          </w:pPr>
          <w:hyperlink w:anchor="_Toc532624208">
            <w:r w:rsidRPr="055C35A8" w:rsidR="055C35A8">
              <w:rPr>
                <w:rStyle w:val="Hipervnculo"/>
                <w:noProof/>
              </w:rPr>
              <w:t>Harassment/Bullying</w:t>
            </w:r>
            <w:r w:rsidR="007433DC">
              <w:rPr>
                <w:noProof/>
              </w:rPr>
              <w:tab/>
            </w:r>
            <w:r w:rsidR="007433DC">
              <w:rPr>
                <w:noProof/>
              </w:rPr>
              <w:fldChar w:fldCharType="begin"/>
            </w:r>
            <w:r w:rsidR="007433DC">
              <w:rPr>
                <w:noProof/>
              </w:rPr>
              <w:instrText>PAGEREF _Toc532624208 \h</w:instrText>
            </w:r>
            <w:r w:rsidR="007433DC">
              <w:rPr>
                <w:noProof/>
              </w:rPr>
            </w:r>
            <w:r w:rsidR="007433DC">
              <w:rPr>
                <w:noProof/>
              </w:rPr>
              <w:fldChar w:fldCharType="separate"/>
            </w:r>
            <w:r w:rsidR="00827044">
              <w:rPr>
                <w:noProof/>
              </w:rPr>
              <w:t>7</w:t>
            </w:r>
            <w:r w:rsidR="007433DC">
              <w:rPr>
                <w:noProof/>
              </w:rPr>
              <w:fldChar w:fldCharType="end"/>
            </w:r>
          </w:hyperlink>
        </w:p>
        <w:p w:rsidR="007433DC" w:rsidP="00B95F6E" w:rsidRDefault="00C177CB" w14:paraId="794B5DB8" w14:textId="2B75C319">
          <w:pPr>
            <w:pStyle w:val="TDC3"/>
            <w:tabs>
              <w:tab w:val="right" w:leader="dot" w:pos="9360"/>
            </w:tabs>
            <w:spacing w:after="160"/>
            <w:rPr>
              <w:rStyle w:val="Hipervnculo"/>
              <w:noProof/>
              <w:kern w:val="2"/>
              <w14:ligatures w14:val="standardContextual"/>
            </w:rPr>
          </w:pPr>
          <w:hyperlink w:anchor="_Toc853734922">
            <w:r w:rsidRPr="055C35A8" w:rsidR="055C35A8">
              <w:rPr>
                <w:rStyle w:val="Hipervnculo"/>
                <w:noProof/>
              </w:rPr>
              <w:t>Contact with Armed Groups</w:t>
            </w:r>
            <w:r w:rsidR="007433DC">
              <w:rPr>
                <w:noProof/>
              </w:rPr>
              <w:tab/>
            </w:r>
            <w:r w:rsidR="007433DC">
              <w:rPr>
                <w:noProof/>
              </w:rPr>
              <w:fldChar w:fldCharType="begin"/>
            </w:r>
            <w:r w:rsidR="007433DC">
              <w:rPr>
                <w:noProof/>
              </w:rPr>
              <w:instrText>PAGEREF _Toc853734922 \h</w:instrText>
            </w:r>
            <w:r w:rsidR="007433DC">
              <w:rPr>
                <w:noProof/>
              </w:rPr>
            </w:r>
            <w:r w:rsidR="007433DC">
              <w:rPr>
                <w:noProof/>
              </w:rPr>
              <w:fldChar w:fldCharType="separate"/>
            </w:r>
            <w:r w:rsidR="00827044">
              <w:rPr>
                <w:noProof/>
              </w:rPr>
              <w:t>8</w:t>
            </w:r>
            <w:r w:rsidR="007433DC">
              <w:rPr>
                <w:noProof/>
              </w:rPr>
              <w:fldChar w:fldCharType="end"/>
            </w:r>
          </w:hyperlink>
        </w:p>
        <w:p w:rsidR="007433DC" w:rsidP="00B95F6E" w:rsidRDefault="00C177CB" w14:paraId="5B576483" w14:textId="72F850A1">
          <w:pPr>
            <w:pStyle w:val="TDC3"/>
            <w:tabs>
              <w:tab w:val="right" w:leader="dot" w:pos="9360"/>
            </w:tabs>
            <w:spacing w:after="160"/>
            <w:rPr>
              <w:rStyle w:val="Hipervnculo"/>
              <w:noProof/>
              <w:kern w:val="2"/>
              <w14:ligatures w14:val="standardContextual"/>
            </w:rPr>
          </w:pPr>
          <w:hyperlink w:anchor="_Toc319758989">
            <w:r w:rsidRPr="055C35A8" w:rsidR="055C35A8">
              <w:rPr>
                <w:rStyle w:val="Hipervnculo"/>
                <w:noProof/>
              </w:rPr>
              <w:t>Armed Attack, Harassment or Shootings</w:t>
            </w:r>
            <w:r w:rsidR="007433DC">
              <w:rPr>
                <w:noProof/>
              </w:rPr>
              <w:tab/>
            </w:r>
            <w:r w:rsidR="007433DC">
              <w:rPr>
                <w:noProof/>
              </w:rPr>
              <w:fldChar w:fldCharType="begin"/>
            </w:r>
            <w:r w:rsidR="007433DC">
              <w:rPr>
                <w:noProof/>
              </w:rPr>
              <w:instrText>PAGEREF _Toc319758989 \h</w:instrText>
            </w:r>
            <w:r w:rsidR="007433DC">
              <w:rPr>
                <w:noProof/>
              </w:rPr>
            </w:r>
            <w:r w:rsidR="007433DC">
              <w:rPr>
                <w:noProof/>
              </w:rPr>
              <w:fldChar w:fldCharType="separate"/>
            </w:r>
            <w:r w:rsidR="00827044">
              <w:rPr>
                <w:noProof/>
              </w:rPr>
              <w:t>9</w:t>
            </w:r>
            <w:r w:rsidR="007433DC">
              <w:rPr>
                <w:noProof/>
              </w:rPr>
              <w:fldChar w:fldCharType="end"/>
            </w:r>
          </w:hyperlink>
        </w:p>
        <w:p w:rsidR="007433DC" w:rsidP="00B95F6E" w:rsidRDefault="00C177CB" w14:paraId="42B7DB6B" w14:textId="414B54FB">
          <w:pPr>
            <w:pStyle w:val="TDC3"/>
            <w:tabs>
              <w:tab w:val="right" w:leader="dot" w:pos="9360"/>
            </w:tabs>
            <w:spacing w:after="160"/>
            <w:rPr>
              <w:rStyle w:val="Hipervnculo"/>
              <w:noProof/>
              <w:kern w:val="2"/>
              <w14:ligatures w14:val="standardContextual"/>
            </w:rPr>
          </w:pPr>
          <w:hyperlink w:anchor="_Toc1629470188">
            <w:r w:rsidRPr="055C35A8" w:rsidR="055C35A8">
              <w:rPr>
                <w:rStyle w:val="Hipervnculo"/>
                <w:noProof/>
              </w:rPr>
              <w:t>Illegal Checkpoints</w:t>
            </w:r>
            <w:r w:rsidR="007433DC">
              <w:rPr>
                <w:noProof/>
              </w:rPr>
              <w:tab/>
            </w:r>
            <w:r w:rsidR="007433DC">
              <w:rPr>
                <w:noProof/>
              </w:rPr>
              <w:fldChar w:fldCharType="begin"/>
            </w:r>
            <w:r w:rsidR="007433DC">
              <w:rPr>
                <w:noProof/>
              </w:rPr>
              <w:instrText>PAGEREF _Toc1629470188 \h</w:instrText>
            </w:r>
            <w:r w:rsidR="007433DC">
              <w:rPr>
                <w:noProof/>
              </w:rPr>
            </w:r>
            <w:r w:rsidR="007433DC">
              <w:rPr>
                <w:noProof/>
              </w:rPr>
              <w:fldChar w:fldCharType="separate"/>
            </w:r>
            <w:r w:rsidR="00827044">
              <w:rPr>
                <w:noProof/>
              </w:rPr>
              <w:t>10</w:t>
            </w:r>
            <w:r w:rsidR="007433DC">
              <w:rPr>
                <w:noProof/>
              </w:rPr>
              <w:fldChar w:fldCharType="end"/>
            </w:r>
          </w:hyperlink>
        </w:p>
        <w:p w:rsidR="007433DC" w:rsidP="00B95F6E" w:rsidRDefault="00C177CB" w14:paraId="22696BF1" w14:textId="06B48CAD">
          <w:pPr>
            <w:pStyle w:val="TDC3"/>
            <w:tabs>
              <w:tab w:val="right" w:leader="dot" w:pos="9360"/>
            </w:tabs>
            <w:spacing w:after="160"/>
            <w:rPr>
              <w:rStyle w:val="Hipervnculo"/>
              <w:noProof/>
              <w:kern w:val="2"/>
              <w14:ligatures w14:val="standardContextual"/>
            </w:rPr>
          </w:pPr>
          <w:hyperlink w:anchor="_Toc1842689086">
            <w:r w:rsidRPr="055C35A8" w:rsidR="055C35A8">
              <w:rPr>
                <w:rStyle w:val="Hipervnculo"/>
                <w:noProof/>
              </w:rPr>
              <w:t>Theft</w:t>
            </w:r>
            <w:r w:rsidR="007433DC">
              <w:rPr>
                <w:noProof/>
              </w:rPr>
              <w:tab/>
            </w:r>
            <w:r w:rsidR="007433DC">
              <w:rPr>
                <w:noProof/>
              </w:rPr>
              <w:fldChar w:fldCharType="begin"/>
            </w:r>
            <w:r w:rsidR="007433DC">
              <w:rPr>
                <w:noProof/>
              </w:rPr>
              <w:instrText>PAGEREF _Toc1842689086 \h</w:instrText>
            </w:r>
            <w:r w:rsidR="007433DC">
              <w:rPr>
                <w:noProof/>
              </w:rPr>
            </w:r>
            <w:r w:rsidR="007433DC">
              <w:rPr>
                <w:noProof/>
              </w:rPr>
              <w:fldChar w:fldCharType="separate"/>
            </w:r>
            <w:r w:rsidR="00827044">
              <w:rPr>
                <w:noProof/>
              </w:rPr>
              <w:t>11</w:t>
            </w:r>
            <w:r w:rsidR="007433DC">
              <w:rPr>
                <w:noProof/>
              </w:rPr>
              <w:fldChar w:fldCharType="end"/>
            </w:r>
          </w:hyperlink>
        </w:p>
        <w:p w:rsidR="007433DC" w:rsidP="00B95F6E" w:rsidRDefault="00C177CB" w14:paraId="415ECEBF" w14:textId="35F9D096">
          <w:pPr>
            <w:pStyle w:val="TDC3"/>
            <w:tabs>
              <w:tab w:val="right" w:leader="dot" w:pos="9360"/>
            </w:tabs>
            <w:spacing w:after="160"/>
            <w:rPr>
              <w:rStyle w:val="Hipervnculo"/>
              <w:noProof/>
              <w:kern w:val="2"/>
              <w14:ligatures w14:val="standardContextual"/>
            </w:rPr>
          </w:pPr>
          <w:hyperlink w:anchor="_Toc1660837573">
            <w:r w:rsidRPr="055C35A8" w:rsidR="055C35A8">
              <w:rPr>
                <w:rStyle w:val="Hipervnculo"/>
                <w:noProof/>
              </w:rPr>
              <w:t>Threatening Phone Calls</w:t>
            </w:r>
            <w:r w:rsidR="007433DC">
              <w:rPr>
                <w:noProof/>
              </w:rPr>
              <w:tab/>
            </w:r>
            <w:r w:rsidR="007433DC">
              <w:rPr>
                <w:noProof/>
              </w:rPr>
              <w:fldChar w:fldCharType="begin"/>
            </w:r>
            <w:r w:rsidR="007433DC">
              <w:rPr>
                <w:noProof/>
              </w:rPr>
              <w:instrText>PAGEREF _Toc1660837573 \h</w:instrText>
            </w:r>
            <w:r w:rsidR="007433DC">
              <w:rPr>
                <w:noProof/>
              </w:rPr>
            </w:r>
            <w:r w:rsidR="007433DC">
              <w:rPr>
                <w:noProof/>
              </w:rPr>
              <w:fldChar w:fldCharType="separate"/>
            </w:r>
            <w:r w:rsidR="00827044">
              <w:rPr>
                <w:noProof/>
              </w:rPr>
              <w:t>11</w:t>
            </w:r>
            <w:r w:rsidR="007433DC">
              <w:rPr>
                <w:noProof/>
              </w:rPr>
              <w:fldChar w:fldCharType="end"/>
            </w:r>
          </w:hyperlink>
        </w:p>
        <w:p w:rsidR="007433DC" w:rsidP="00B95F6E" w:rsidRDefault="00C177CB" w14:paraId="6D2E5930" w14:textId="35D91A04">
          <w:pPr>
            <w:pStyle w:val="TDC1"/>
            <w:tabs>
              <w:tab w:val="clear" w:pos="9350"/>
              <w:tab w:val="right" w:leader="dot" w:pos="9360"/>
            </w:tabs>
            <w:spacing w:after="160"/>
            <w:rPr>
              <w:rStyle w:val="Hipervnculo"/>
              <w:noProof/>
              <w:kern w:val="2"/>
              <w14:ligatures w14:val="standardContextual"/>
            </w:rPr>
          </w:pPr>
          <w:hyperlink w:anchor="_Toc1643813683">
            <w:r w:rsidRPr="055C35A8" w:rsidR="055C35A8">
              <w:rPr>
                <w:rStyle w:val="Hipervnculo"/>
                <w:noProof/>
              </w:rPr>
              <w:t>Security Recommendations</w:t>
            </w:r>
            <w:r w:rsidR="007433DC">
              <w:rPr>
                <w:noProof/>
              </w:rPr>
              <w:tab/>
            </w:r>
            <w:r w:rsidR="007433DC">
              <w:rPr>
                <w:noProof/>
              </w:rPr>
              <w:fldChar w:fldCharType="begin"/>
            </w:r>
            <w:r w:rsidR="007433DC">
              <w:rPr>
                <w:noProof/>
              </w:rPr>
              <w:instrText>PAGEREF _Toc1643813683 \h</w:instrText>
            </w:r>
            <w:r w:rsidR="007433DC">
              <w:rPr>
                <w:noProof/>
              </w:rPr>
            </w:r>
            <w:r w:rsidR="007433DC">
              <w:rPr>
                <w:noProof/>
              </w:rPr>
              <w:fldChar w:fldCharType="separate"/>
            </w:r>
            <w:r w:rsidR="00827044">
              <w:rPr>
                <w:noProof/>
              </w:rPr>
              <w:t>12</w:t>
            </w:r>
            <w:r w:rsidR="007433DC">
              <w:rPr>
                <w:noProof/>
              </w:rPr>
              <w:fldChar w:fldCharType="end"/>
            </w:r>
          </w:hyperlink>
        </w:p>
        <w:p w:rsidR="007433DC" w:rsidP="00B95F6E" w:rsidRDefault="00C177CB" w14:paraId="2620848B" w14:textId="631EC6A4">
          <w:pPr>
            <w:pStyle w:val="TDC1"/>
            <w:tabs>
              <w:tab w:val="clear" w:pos="9350"/>
              <w:tab w:val="right" w:leader="dot" w:pos="9360"/>
            </w:tabs>
            <w:spacing w:after="160"/>
            <w:rPr>
              <w:rStyle w:val="Hipervnculo"/>
              <w:noProof/>
              <w:kern w:val="2"/>
              <w14:ligatures w14:val="standardContextual"/>
            </w:rPr>
          </w:pPr>
          <w:hyperlink w:anchor="_Toc1651525844">
            <w:r w:rsidRPr="055C35A8" w:rsidR="055C35A8">
              <w:rPr>
                <w:rStyle w:val="Hipervnculo"/>
                <w:noProof/>
              </w:rPr>
              <w:t>Security Points of Contact</w:t>
            </w:r>
            <w:r w:rsidR="007433DC">
              <w:rPr>
                <w:noProof/>
              </w:rPr>
              <w:tab/>
            </w:r>
            <w:r w:rsidR="007433DC">
              <w:rPr>
                <w:noProof/>
              </w:rPr>
              <w:fldChar w:fldCharType="begin"/>
            </w:r>
            <w:r w:rsidR="007433DC">
              <w:rPr>
                <w:noProof/>
              </w:rPr>
              <w:instrText>PAGEREF _Toc1651525844 \h</w:instrText>
            </w:r>
            <w:r w:rsidR="007433DC">
              <w:rPr>
                <w:noProof/>
              </w:rPr>
            </w:r>
            <w:r w:rsidR="007433DC">
              <w:rPr>
                <w:noProof/>
              </w:rPr>
              <w:fldChar w:fldCharType="separate"/>
            </w:r>
            <w:r w:rsidR="00827044">
              <w:rPr>
                <w:noProof/>
              </w:rPr>
              <w:t>13</w:t>
            </w:r>
            <w:r w:rsidR="007433DC">
              <w:rPr>
                <w:noProof/>
              </w:rPr>
              <w:fldChar w:fldCharType="end"/>
            </w:r>
          </w:hyperlink>
          <w:r w:rsidR="007433DC">
            <w:fldChar w:fldCharType="end"/>
          </w:r>
        </w:p>
      </w:sdtContent>
    </w:sdt>
    <w:p w:rsidRPr="006E61FF" w:rsidR="00F961B8" w:rsidP="00B95F6E" w:rsidRDefault="00F961B8" w14:paraId="37F7A85E" w14:textId="3560D384">
      <w:pPr>
        <w:pStyle w:val="TDC1"/>
        <w:spacing w:after="160"/>
        <w:rPr>
          <w:rStyle w:val="Hipervnculo"/>
          <w:rFonts w:asciiTheme="minorHAnsi" w:hAnsiTheme="minorHAnsi"/>
          <w:noProof/>
          <w:kern w:val="2"/>
          <w:lang w:val="es-MX" w:eastAsia="es-MX"/>
          <w14:ligatures w14:val="standardContextual"/>
        </w:rPr>
      </w:pPr>
    </w:p>
    <w:p w:rsidRPr="006E61FF" w:rsidR="00703601" w:rsidP="00B95F6E" w:rsidRDefault="00703601" w14:paraId="709A1B76" w14:textId="3302EFBF">
      <w:pPr>
        <w:rPr>
          <w:rFonts w:asciiTheme="minorHAnsi" w:hAnsiTheme="minorHAnsi" w:cstheme="minorHAnsi"/>
        </w:rPr>
      </w:pPr>
    </w:p>
    <w:p w:rsidRPr="006E61FF" w:rsidR="00703601" w:rsidP="00B95F6E" w:rsidRDefault="00703601" w14:paraId="74785B6F" w14:textId="46137C6D">
      <w:pPr>
        <w:rPr>
          <w:rFonts w:asciiTheme="minorHAnsi" w:hAnsiTheme="minorHAnsi" w:cstheme="minorHAnsi"/>
        </w:rPr>
      </w:pPr>
      <w:r w:rsidRPr="006E61FF">
        <w:rPr>
          <w:rFonts w:asciiTheme="minorHAnsi" w:hAnsiTheme="minorHAnsi" w:cstheme="minorHAnsi"/>
        </w:rPr>
        <w:br w:type="page"/>
      </w:r>
    </w:p>
    <w:p w:rsidRPr="006E61FF" w:rsidR="00D27C55" w:rsidP="00B95F6E" w:rsidRDefault="00121C74" w14:paraId="13C9043E" w14:textId="318AB1E9">
      <w:pPr>
        <w:pStyle w:val="Ttulo1"/>
        <w:spacing w:after="160"/>
        <w:rPr>
          <w:rFonts w:asciiTheme="minorHAnsi" w:hAnsiTheme="minorHAnsi" w:cstheme="minorBidi"/>
          <w:color w:val="000000" w:themeColor="text1"/>
          <w:sz w:val="24"/>
          <w:szCs w:val="24"/>
        </w:rPr>
      </w:pPr>
      <w:bookmarkStart w:name="_Toc105496755" w:id="0"/>
      <w:bookmarkStart w:name="_Toc995673677" w:id="1"/>
      <w:r w:rsidRPr="055C35A8">
        <w:rPr>
          <w:rFonts w:asciiTheme="minorHAnsi" w:hAnsiTheme="minorHAnsi" w:cstheme="minorBidi"/>
          <w:color w:val="000000" w:themeColor="text1"/>
          <w:sz w:val="24"/>
          <w:szCs w:val="24"/>
        </w:rPr>
        <w:lastRenderedPageBreak/>
        <w:t>Introduction</w:t>
      </w:r>
      <w:bookmarkEnd w:id="0"/>
      <w:bookmarkEnd w:id="1"/>
    </w:p>
    <w:p w:rsidRPr="006E61FF" w:rsidR="006E61FF" w:rsidP="00B95F6E" w:rsidRDefault="00EF6F09" w14:paraId="6D055C8F" w14:textId="3A34B6B0">
      <w:pPr>
        <w:spacing w:line="240" w:lineRule="auto"/>
        <w:jc w:val="both"/>
        <w:rPr>
          <w:rFonts w:asciiTheme="minorHAnsi" w:hAnsiTheme="minorHAnsi" w:cstheme="minorHAnsi"/>
        </w:rPr>
      </w:pPr>
      <w:r w:rsidRPr="006E61FF">
        <w:rPr>
          <w:rFonts w:asciiTheme="minorHAnsi" w:hAnsiTheme="minorHAnsi" w:cstheme="minorHAnsi"/>
        </w:rPr>
        <w:t>In th</w:t>
      </w:r>
      <w:r w:rsidRPr="006E61FF" w:rsidR="006F6A7B">
        <w:rPr>
          <w:rFonts w:asciiTheme="minorHAnsi" w:hAnsiTheme="minorHAnsi" w:cstheme="minorHAnsi"/>
        </w:rPr>
        <w:t>is</w:t>
      </w:r>
      <w:r w:rsidRPr="006E61FF">
        <w:rPr>
          <w:rFonts w:asciiTheme="minorHAnsi" w:hAnsiTheme="minorHAnsi" w:cstheme="minorHAnsi"/>
        </w:rPr>
        <w:t xml:space="preserve"> document, P</w:t>
      </w:r>
      <w:r w:rsidRPr="006E61FF" w:rsidR="008360D8">
        <w:rPr>
          <w:rFonts w:asciiTheme="minorHAnsi" w:hAnsiTheme="minorHAnsi" w:cstheme="minorHAnsi"/>
        </w:rPr>
        <w:t>artners of the Americas</w:t>
      </w:r>
      <w:r w:rsidRPr="006E61FF" w:rsidR="00C97B66">
        <w:rPr>
          <w:rFonts w:asciiTheme="minorHAnsi" w:hAnsiTheme="minorHAnsi" w:cstheme="minorHAnsi"/>
        </w:rPr>
        <w:t xml:space="preserve"> (Partners)</w:t>
      </w:r>
      <w:r w:rsidRPr="006E61FF">
        <w:rPr>
          <w:rFonts w:asciiTheme="minorHAnsi" w:hAnsiTheme="minorHAnsi" w:cstheme="minorHAnsi"/>
        </w:rPr>
        <w:t xml:space="preserve"> presents</w:t>
      </w:r>
      <w:r w:rsidRPr="006E61FF" w:rsidR="00C97B66">
        <w:rPr>
          <w:rFonts w:asciiTheme="minorHAnsi" w:hAnsiTheme="minorHAnsi" w:cstheme="minorHAnsi"/>
        </w:rPr>
        <w:t xml:space="preserve"> </w:t>
      </w:r>
      <w:r w:rsidRPr="006E61FF" w:rsidR="00C062FD">
        <w:rPr>
          <w:rFonts w:asciiTheme="minorHAnsi" w:hAnsiTheme="minorHAnsi" w:cstheme="minorHAnsi"/>
        </w:rPr>
        <w:t xml:space="preserve">the Security Plan that </w:t>
      </w:r>
      <w:r w:rsidRPr="006E61FF" w:rsidR="006E61FF">
        <w:rPr>
          <w:rFonts w:asciiTheme="minorHAnsi" w:hAnsiTheme="minorHAnsi" w:cstheme="minorHAnsi"/>
        </w:rPr>
        <w:t>addresses risks</w:t>
      </w:r>
      <w:r w:rsidRPr="006E61FF" w:rsidR="00C062FD">
        <w:rPr>
          <w:rFonts w:asciiTheme="minorHAnsi" w:hAnsiTheme="minorHAnsi" w:cstheme="minorHAnsi"/>
        </w:rPr>
        <w:t xml:space="preserve"> that may affect the </w:t>
      </w:r>
      <w:r w:rsidRPr="006E61FF" w:rsidR="00656F4B">
        <w:rPr>
          <w:rFonts w:asciiTheme="minorHAnsi" w:hAnsiTheme="minorHAnsi" w:cstheme="minorHAnsi"/>
        </w:rPr>
        <w:t xml:space="preserve">safety and </w:t>
      </w:r>
      <w:r w:rsidRPr="006E61FF" w:rsidR="00C062FD">
        <w:rPr>
          <w:rFonts w:asciiTheme="minorHAnsi" w:hAnsiTheme="minorHAnsi" w:cstheme="minorHAnsi"/>
        </w:rPr>
        <w:t>security of personnel, identified in the risk analysis, as well as any other related to the performance of the M</w:t>
      </w:r>
      <w:r w:rsidRPr="006E61FF" w:rsidR="00656F4B">
        <w:rPr>
          <w:rFonts w:asciiTheme="minorHAnsi" w:hAnsiTheme="minorHAnsi" w:cstheme="minorHAnsi"/>
        </w:rPr>
        <w:t>exico</w:t>
      </w:r>
      <w:r w:rsidRPr="006E61FF" w:rsidR="00C062FD">
        <w:rPr>
          <w:rFonts w:asciiTheme="minorHAnsi" w:hAnsiTheme="minorHAnsi" w:cstheme="minorHAnsi"/>
        </w:rPr>
        <w:t xml:space="preserve"> Uni</w:t>
      </w:r>
      <w:r w:rsidRPr="006E61FF" w:rsidR="00656F4B">
        <w:rPr>
          <w:rFonts w:asciiTheme="minorHAnsi" w:hAnsiTheme="minorHAnsi" w:cstheme="minorHAnsi"/>
        </w:rPr>
        <w:t>ted</w:t>
      </w:r>
      <w:r w:rsidRPr="006E61FF" w:rsidR="00C062FD">
        <w:rPr>
          <w:rFonts w:asciiTheme="minorHAnsi" w:hAnsiTheme="minorHAnsi" w:cstheme="minorHAnsi"/>
        </w:rPr>
        <w:t xml:space="preserve"> 2026 </w:t>
      </w:r>
      <w:r w:rsidRPr="006E61FF" w:rsidR="7C4CF9F5">
        <w:rPr>
          <w:rFonts w:asciiTheme="minorHAnsi" w:hAnsiTheme="minorHAnsi" w:cstheme="minorHAnsi"/>
        </w:rPr>
        <w:t>pro</w:t>
      </w:r>
      <w:r w:rsidRPr="006E61FF" w:rsidR="5093C520">
        <w:rPr>
          <w:rFonts w:asciiTheme="minorHAnsi" w:hAnsiTheme="minorHAnsi" w:cstheme="minorHAnsi"/>
        </w:rPr>
        <w:t>gram</w:t>
      </w:r>
      <w:r w:rsidRPr="006E61FF" w:rsidR="00622EA9">
        <w:rPr>
          <w:rFonts w:asciiTheme="minorHAnsi" w:hAnsiTheme="minorHAnsi" w:cstheme="minorHAnsi"/>
        </w:rPr>
        <w:t>, through the following information:</w:t>
      </w:r>
    </w:p>
    <w:p w:rsidRPr="006E61FF" w:rsidR="00EF6F09" w:rsidP="00B95F6E" w:rsidRDefault="00EF6F09" w14:paraId="53D0323B" w14:textId="7DF09782">
      <w:pPr>
        <w:pStyle w:val="Prrafodelista"/>
        <w:widowControl/>
        <w:numPr>
          <w:ilvl w:val="0"/>
          <w:numId w:val="1"/>
        </w:numPr>
        <w:spacing w:before="0" w:after="160"/>
        <w:contextualSpacing/>
        <w:jc w:val="both"/>
        <w:rPr>
          <w:rFonts w:asciiTheme="minorHAnsi" w:hAnsiTheme="minorHAnsi" w:cstheme="minorHAnsi"/>
          <w:lang w:val="en-US"/>
        </w:rPr>
      </w:pPr>
      <w:r w:rsidRPr="006E61FF">
        <w:rPr>
          <w:rFonts w:asciiTheme="minorHAnsi" w:hAnsiTheme="minorHAnsi" w:cstheme="minorHAnsi"/>
          <w:lang w:val="en-US"/>
        </w:rPr>
        <w:t>Activity overview</w:t>
      </w:r>
      <w:r w:rsidRPr="006E61FF" w:rsidR="00D826A5">
        <w:rPr>
          <w:rFonts w:asciiTheme="minorHAnsi" w:hAnsiTheme="minorHAnsi" w:cstheme="minorHAnsi"/>
          <w:lang w:val="en-US"/>
        </w:rPr>
        <w:t>.</w:t>
      </w:r>
    </w:p>
    <w:p w:rsidRPr="006E61FF" w:rsidR="00EF6F09" w:rsidP="00B95F6E" w:rsidRDefault="00EF6F09" w14:paraId="7523EB74" w14:textId="6FF2A9B5">
      <w:pPr>
        <w:pStyle w:val="Prrafodelista"/>
        <w:widowControl/>
        <w:numPr>
          <w:ilvl w:val="0"/>
          <w:numId w:val="1"/>
        </w:numPr>
        <w:spacing w:before="0" w:after="160"/>
        <w:contextualSpacing/>
        <w:jc w:val="both"/>
        <w:rPr>
          <w:rFonts w:asciiTheme="minorHAnsi" w:hAnsiTheme="minorHAnsi" w:cstheme="minorHAnsi"/>
          <w:lang w:val="en-US"/>
        </w:rPr>
      </w:pPr>
      <w:r w:rsidRPr="006E61FF">
        <w:rPr>
          <w:rFonts w:asciiTheme="minorHAnsi" w:hAnsiTheme="minorHAnsi" w:cstheme="minorHAnsi"/>
          <w:lang w:val="en-US"/>
        </w:rPr>
        <w:t>Security philosophy and management responsibilities</w:t>
      </w:r>
      <w:r w:rsidRPr="006E61FF" w:rsidR="00D826A5">
        <w:rPr>
          <w:rFonts w:asciiTheme="minorHAnsi" w:hAnsiTheme="minorHAnsi" w:cstheme="minorHAnsi"/>
          <w:lang w:val="en-US"/>
        </w:rPr>
        <w:t>.</w:t>
      </w:r>
    </w:p>
    <w:p w:rsidRPr="006E61FF" w:rsidR="00EF6F09" w:rsidP="00B95F6E" w:rsidRDefault="00AC6AE5" w14:paraId="4A81BD5E" w14:textId="10324CDA">
      <w:pPr>
        <w:pStyle w:val="Prrafodelista"/>
        <w:widowControl/>
        <w:numPr>
          <w:ilvl w:val="0"/>
          <w:numId w:val="1"/>
        </w:numPr>
        <w:spacing w:before="0" w:after="160"/>
        <w:contextualSpacing/>
        <w:jc w:val="both"/>
        <w:rPr>
          <w:rFonts w:asciiTheme="minorHAnsi" w:hAnsiTheme="minorHAnsi" w:cstheme="minorHAnsi"/>
          <w:lang w:val="en-US"/>
        </w:rPr>
      </w:pPr>
      <w:r w:rsidRPr="006E61FF">
        <w:rPr>
          <w:rFonts w:asciiTheme="minorHAnsi" w:hAnsiTheme="minorHAnsi" w:cstheme="minorHAnsi"/>
          <w:lang w:val="en-US"/>
        </w:rPr>
        <w:t>R</w:t>
      </w:r>
      <w:r w:rsidRPr="006E61FF" w:rsidR="00EF6F09">
        <w:rPr>
          <w:rFonts w:asciiTheme="minorHAnsi" w:hAnsiTheme="minorHAnsi" w:cstheme="minorHAnsi"/>
          <w:lang w:val="en-US"/>
        </w:rPr>
        <w:t>isk assessment and mitigation measures</w:t>
      </w:r>
      <w:r w:rsidRPr="006E61FF" w:rsidR="00D826A5">
        <w:rPr>
          <w:rFonts w:asciiTheme="minorHAnsi" w:hAnsiTheme="minorHAnsi" w:cstheme="minorHAnsi"/>
          <w:lang w:val="en-US"/>
        </w:rPr>
        <w:t>.</w:t>
      </w:r>
    </w:p>
    <w:p w:rsidRPr="006E61FF" w:rsidR="00EF6F09" w:rsidP="00B95F6E" w:rsidRDefault="00EF6F09" w14:paraId="6E4A9F94" w14:textId="65423BD8">
      <w:pPr>
        <w:pStyle w:val="Prrafodelista"/>
        <w:widowControl/>
        <w:numPr>
          <w:ilvl w:val="0"/>
          <w:numId w:val="1"/>
        </w:numPr>
        <w:spacing w:before="0" w:after="160"/>
        <w:contextualSpacing/>
        <w:jc w:val="both"/>
        <w:rPr>
          <w:rFonts w:asciiTheme="minorHAnsi" w:hAnsiTheme="minorHAnsi" w:cstheme="minorHAnsi"/>
          <w:lang w:val="en-US"/>
        </w:rPr>
      </w:pPr>
      <w:r w:rsidRPr="006E61FF">
        <w:rPr>
          <w:rFonts w:asciiTheme="minorHAnsi" w:hAnsiTheme="minorHAnsi" w:cstheme="minorHAnsi"/>
          <w:lang w:val="en-US"/>
        </w:rPr>
        <w:t xml:space="preserve">Security </w:t>
      </w:r>
      <w:r w:rsidRPr="006E61FF" w:rsidR="00281996">
        <w:rPr>
          <w:rFonts w:asciiTheme="minorHAnsi" w:hAnsiTheme="minorHAnsi" w:cstheme="minorHAnsi"/>
          <w:lang w:val="en-US"/>
        </w:rPr>
        <w:t>recommendations</w:t>
      </w:r>
      <w:r w:rsidRPr="006E61FF" w:rsidR="00D826A5">
        <w:rPr>
          <w:rFonts w:asciiTheme="minorHAnsi" w:hAnsiTheme="minorHAnsi" w:cstheme="minorHAnsi"/>
          <w:lang w:val="en-US"/>
        </w:rPr>
        <w:t>.</w:t>
      </w:r>
    </w:p>
    <w:p w:rsidRPr="006E61FF" w:rsidR="00EF6F09" w:rsidP="00B95F6E" w:rsidRDefault="00EF6F09" w14:paraId="3FD8E834" w14:textId="5F96EC31">
      <w:pPr>
        <w:pStyle w:val="Prrafodelista"/>
        <w:widowControl/>
        <w:numPr>
          <w:ilvl w:val="0"/>
          <w:numId w:val="1"/>
        </w:numPr>
        <w:spacing w:before="0" w:after="160"/>
        <w:contextualSpacing/>
        <w:jc w:val="both"/>
        <w:rPr>
          <w:rFonts w:asciiTheme="minorHAnsi" w:hAnsiTheme="minorHAnsi" w:cstheme="minorHAnsi"/>
          <w:lang w:val="en-US"/>
        </w:rPr>
      </w:pPr>
      <w:r w:rsidRPr="006E61FF">
        <w:rPr>
          <w:rFonts w:asciiTheme="minorHAnsi" w:hAnsiTheme="minorHAnsi" w:cstheme="minorHAnsi"/>
          <w:lang w:val="en-US"/>
        </w:rPr>
        <w:t>Security Points of Contact (POC).</w:t>
      </w:r>
    </w:p>
    <w:p w:rsidRPr="00040209" w:rsidR="00040209" w:rsidP="00B95F6E" w:rsidRDefault="0027106E" w14:paraId="0A2559D7" w14:textId="0373B73D">
      <w:pPr>
        <w:pStyle w:val="Ttulo1"/>
        <w:spacing w:after="160"/>
        <w:rPr>
          <w:rFonts w:asciiTheme="minorHAnsi" w:hAnsiTheme="minorHAnsi" w:cstheme="minorBidi"/>
          <w:color w:val="000000" w:themeColor="text1"/>
          <w:sz w:val="24"/>
          <w:szCs w:val="24"/>
        </w:rPr>
      </w:pPr>
      <w:bookmarkStart w:name="_Toc105496756" w:id="2"/>
      <w:bookmarkStart w:name="_Toc753372360" w:id="3"/>
      <w:r w:rsidRPr="055C35A8">
        <w:rPr>
          <w:rFonts w:asciiTheme="minorHAnsi" w:hAnsiTheme="minorHAnsi" w:cstheme="minorBidi"/>
          <w:color w:val="000000" w:themeColor="text1"/>
          <w:sz w:val="24"/>
          <w:szCs w:val="24"/>
        </w:rPr>
        <w:t>Activity Overview</w:t>
      </w:r>
      <w:bookmarkEnd w:id="2"/>
      <w:bookmarkEnd w:id="3"/>
    </w:p>
    <w:p w:rsidRPr="006E61FF" w:rsidR="00282F27" w:rsidP="00B95F6E" w:rsidRDefault="00282F27" w14:paraId="1F3C8D92" w14:textId="436E3238">
      <w:pPr>
        <w:spacing w:line="240" w:lineRule="auto"/>
        <w:jc w:val="both"/>
        <w:rPr>
          <w:rFonts w:asciiTheme="minorHAnsi" w:hAnsiTheme="minorHAnsi" w:cstheme="minorHAnsi"/>
        </w:rPr>
      </w:pPr>
      <w:r w:rsidRPr="006E61FF">
        <w:rPr>
          <w:rFonts w:asciiTheme="minorHAnsi" w:hAnsiTheme="minorHAnsi" w:cstheme="minorHAnsi"/>
        </w:rPr>
        <w:t xml:space="preserve">Partners requests an 18-month, $500,000.00 </w:t>
      </w:r>
      <w:r w:rsidRPr="006E61FF" w:rsidR="00D84FD6">
        <w:rPr>
          <w:rFonts w:asciiTheme="minorHAnsi" w:hAnsiTheme="minorHAnsi" w:cstheme="minorHAnsi"/>
        </w:rPr>
        <w:t>cost amendment</w:t>
      </w:r>
      <w:r w:rsidRPr="006E61FF">
        <w:rPr>
          <w:rFonts w:asciiTheme="minorHAnsi" w:hAnsiTheme="minorHAnsi" w:cstheme="minorHAnsi"/>
        </w:rPr>
        <w:t xml:space="preserve"> for Mexico United 2026, a </w:t>
      </w:r>
      <w:r w:rsidRPr="006E61FF" w:rsidR="3AE2CAE7">
        <w:rPr>
          <w:rFonts w:asciiTheme="minorHAnsi" w:hAnsiTheme="minorHAnsi" w:cstheme="minorHAnsi"/>
        </w:rPr>
        <w:t>pro</w:t>
      </w:r>
      <w:r w:rsidRPr="006E61FF" w:rsidR="1A3FC3C7">
        <w:rPr>
          <w:rFonts w:asciiTheme="minorHAnsi" w:hAnsiTheme="minorHAnsi" w:cstheme="minorHAnsi"/>
        </w:rPr>
        <w:t>gram</w:t>
      </w:r>
      <w:r w:rsidRPr="006E61FF">
        <w:rPr>
          <w:rFonts w:asciiTheme="minorHAnsi" w:hAnsiTheme="minorHAnsi" w:cstheme="minorHAnsi"/>
        </w:rPr>
        <w:t xml:space="preserve"> that seeks to strengthen Mexico’s capacity to identify, prevent and mitigate the impacts of the United 2026 games on the realization of labor rights and human rights guarantees</w:t>
      </w:r>
      <w:r w:rsidRPr="006E61FF" w:rsidR="3AE2CAE7">
        <w:rPr>
          <w:rFonts w:asciiTheme="minorHAnsi" w:hAnsiTheme="minorHAnsi" w:cstheme="minorHAnsi"/>
        </w:rPr>
        <w:t>.</w:t>
      </w:r>
      <w:r w:rsidRPr="006E61FF">
        <w:rPr>
          <w:rFonts w:asciiTheme="minorHAnsi" w:hAnsiTheme="minorHAnsi" w:cstheme="minorHAnsi"/>
        </w:rPr>
        <w:t xml:space="preserve"> Mexico United 2026 employs a multi-sectoral approach, supporting federal government institutions in their efforts to disseminate key information on human rights and labor rights, and working with journalists and the media to better prepare them to report on the International Federation of Association Football (FIFA) World Cup from a labor rights perspective. Additionally, Mexico United 2026 supports the local governments of the three selected host cities to strengthen their human rights defense plans in the context of the mega-sporting event (MSE) and facilitates coordination among</w:t>
      </w:r>
      <w:r w:rsidRPr="006E61FF" w:rsidR="000106A1">
        <w:rPr>
          <w:rFonts w:asciiTheme="minorHAnsi" w:hAnsiTheme="minorHAnsi" w:cstheme="minorHAnsi"/>
        </w:rPr>
        <w:t xml:space="preserve"> civil society organizations</w:t>
      </w:r>
      <w:r w:rsidRPr="006E61FF">
        <w:rPr>
          <w:rFonts w:asciiTheme="minorHAnsi" w:hAnsiTheme="minorHAnsi" w:cstheme="minorHAnsi"/>
        </w:rPr>
        <w:t xml:space="preserve"> </w:t>
      </w:r>
      <w:r w:rsidRPr="006E61FF" w:rsidR="000106A1">
        <w:rPr>
          <w:rFonts w:asciiTheme="minorHAnsi" w:hAnsiTheme="minorHAnsi" w:cstheme="minorHAnsi"/>
        </w:rPr>
        <w:t>(</w:t>
      </w:r>
      <w:r w:rsidRPr="006E61FF">
        <w:rPr>
          <w:rFonts w:asciiTheme="minorHAnsi" w:hAnsiTheme="minorHAnsi" w:cstheme="minorHAnsi"/>
        </w:rPr>
        <w:t>CSOs</w:t>
      </w:r>
      <w:r w:rsidRPr="006E61FF" w:rsidR="000106A1">
        <w:rPr>
          <w:rFonts w:asciiTheme="minorHAnsi" w:hAnsiTheme="minorHAnsi" w:cstheme="minorHAnsi"/>
        </w:rPr>
        <w:t>)</w:t>
      </w:r>
      <w:r w:rsidRPr="006E61FF">
        <w:rPr>
          <w:rFonts w:asciiTheme="minorHAnsi" w:hAnsiTheme="minorHAnsi" w:cstheme="minorHAnsi"/>
        </w:rPr>
        <w:t xml:space="preserve"> to harmonize their efforts to hold public and private institutions accountable for the protection of workers. </w:t>
      </w:r>
      <w:r w:rsidRPr="006E61FF" w:rsidR="3AE2CAE7">
        <w:rPr>
          <w:rFonts w:asciiTheme="minorHAnsi" w:hAnsiTheme="minorHAnsi" w:cstheme="minorHAnsi"/>
        </w:rPr>
        <w:t>The pro</w:t>
      </w:r>
      <w:r w:rsidRPr="006E61FF" w:rsidR="0C459B0C">
        <w:rPr>
          <w:rFonts w:asciiTheme="minorHAnsi" w:hAnsiTheme="minorHAnsi" w:cstheme="minorHAnsi"/>
        </w:rPr>
        <w:t>gram</w:t>
      </w:r>
      <w:r w:rsidRPr="006E61FF">
        <w:rPr>
          <w:rFonts w:asciiTheme="minorHAnsi" w:hAnsiTheme="minorHAnsi" w:cstheme="minorHAnsi"/>
        </w:rPr>
        <w:t xml:space="preserve"> places special emphasis on the defense of rights of vulnerable populations, including women workers and youth, who are most likely to be adversely affected by the preparation for and hosting of the 2026 FIFA World Cup.</w:t>
      </w:r>
    </w:p>
    <w:p w:rsidRPr="006E61FF" w:rsidR="003F1A69" w:rsidP="00B95F6E" w:rsidRDefault="008220B3" w14:paraId="2DB6E47E" w14:textId="0B853346">
      <w:pPr>
        <w:spacing w:line="240" w:lineRule="auto"/>
        <w:jc w:val="both"/>
        <w:rPr>
          <w:rFonts w:asciiTheme="minorHAnsi" w:hAnsiTheme="minorHAnsi" w:cstheme="minorHAnsi"/>
        </w:rPr>
      </w:pPr>
      <w:r w:rsidRPr="006E61FF">
        <w:rPr>
          <w:rFonts w:asciiTheme="minorHAnsi" w:hAnsiTheme="minorHAnsi" w:cstheme="minorHAnsi"/>
        </w:rPr>
        <w:t xml:space="preserve">Mexico United 2026 seeks to defend the rights of unionized and non-unionized workers from various sectors involved in the execution of the United 2026 World Cup in Mexico. Partners recognizes that different sectors are vulnerable to different human rights and labor rights violations. As such, Mexico United 2026’s approach centers the rights violations that are most prevalent in the sectors and occupations related to the games. Partners promotes equality, diversity, and inclusion in all proposed activities and is committed to addressing barriers to equal participation, especially in addressing vulnerable populations, including women, indigenous peoples, persons with disabilities, human rights defenders, and other marginalized groups. </w:t>
      </w:r>
      <w:r w:rsidRPr="006E61FF" w:rsidR="270FB4C4">
        <w:rPr>
          <w:rFonts w:asciiTheme="minorHAnsi" w:hAnsiTheme="minorHAnsi" w:cstheme="minorHAnsi"/>
        </w:rPr>
        <w:t>Pro</w:t>
      </w:r>
      <w:r w:rsidRPr="006E61FF" w:rsidR="79A735C5">
        <w:rPr>
          <w:rFonts w:asciiTheme="minorHAnsi" w:hAnsiTheme="minorHAnsi" w:cstheme="minorHAnsi"/>
        </w:rPr>
        <w:t>gram</w:t>
      </w:r>
      <w:r w:rsidRPr="006E61FF">
        <w:rPr>
          <w:rFonts w:asciiTheme="minorHAnsi" w:hAnsiTheme="minorHAnsi" w:cstheme="minorHAnsi"/>
        </w:rPr>
        <w:t xml:space="preserve"> activities will prioritize the needs of, and challenges faced, by marginalized groups affected by the 2026 World Cup.</w:t>
      </w:r>
    </w:p>
    <w:p w:rsidRPr="006E61FF" w:rsidR="0080790C" w:rsidP="00B95F6E" w:rsidRDefault="000F323C" w14:paraId="65032A7B" w14:textId="11901CED">
      <w:pPr>
        <w:spacing w:line="240" w:lineRule="auto"/>
        <w:jc w:val="both"/>
        <w:rPr>
          <w:rFonts w:asciiTheme="minorHAnsi" w:hAnsiTheme="minorHAnsi" w:cstheme="minorHAnsi"/>
        </w:rPr>
      </w:pPr>
      <w:r w:rsidRPr="006E61FF">
        <w:rPr>
          <w:rFonts w:asciiTheme="minorHAnsi" w:hAnsiTheme="minorHAnsi" w:cstheme="minorHAnsi"/>
        </w:rPr>
        <w:t xml:space="preserve">The United 2026 World Cup will be held in Mexico in three cities: CDMX, Monterrey and Guadalajara. Mexico United 2026 and its implementing partners will carry out both face-to-face and virtual activities in these cities. CDMX activities will be carried out by </w:t>
      </w:r>
      <w:r w:rsidRPr="006E61FF" w:rsidR="00A16BAC">
        <w:rPr>
          <w:rFonts w:asciiTheme="minorHAnsi" w:hAnsiTheme="minorHAnsi" w:cstheme="minorHAnsi"/>
          <w:i/>
          <w:iCs/>
        </w:rPr>
        <w:t xml:space="preserve">Red de </w:t>
      </w:r>
      <w:proofErr w:type="spellStart"/>
      <w:r w:rsidRPr="006E61FF" w:rsidR="00A16BAC">
        <w:rPr>
          <w:rFonts w:asciiTheme="minorHAnsi" w:hAnsiTheme="minorHAnsi" w:cstheme="minorHAnsi"/>
          <w:i/>
          <w:iCs/>
        </w:rPr>
        <w:t>Mujeres</w:t>
      </w:r>
      <w:proofErr w:type="spellEnd"/>
      <w:r w:rsidRPr="006E61FF" w:rsidR="00A16BAC">
        <w:rPr>
          <w:rFonts w:asciiTheme="minorHAnsi" w:hAnsiTheme="minorHAnsi" w:cstheme="minorHAnsi"/>
          <w:i/>
          <w:iCs/>
        </w:rPr>
        <w:t xml:space="preserve"> </w:t>
      </w:r>
      <w:proofErr w:type="spellStart"/>
      <w:r w:rsidRPr="006E61FF" w:rsidR="00A16BAC">
        <w:rPr>
          <w:rFonts w:asciiTheme="minorHAnsi" w:hAnsiTheme="minorHAnsi" w:cstheme="minorHAnsi"/>
          <w:i/>
          <w:iCs/>
        </w:rPr>
        <w:t>Sindicalistas</w:t>
      </w:r>
      <w:proofErr w:type="spellEnd"/>
      <w:r w:rsidRPr="006E61FF" w:rsidR="00A16BAC">
        <w:rPr>
          <w:rFonts w:asciiTheme="minorHAnsi" w:hAnsiTheme="minorHAnsi" w:cstheme="minorHAnsi"/>
          <w:i/>
          <w:iCs/>
        </w:rPr>
        <w:t xml:space="preserve"> </w:t>
      </w:r>
      <w:r w:rsidRPr="006E61FF" w:rsidR="00A16BAC">
        <w:rPr>
          <w:rFonts w:asciiTheme="minorHAnsi" w:hAnsiTheme="minorHAnsi" w:cstheme="minorHAnsi"/>
        </w:rPr>
        <w:t>(</w:t>
      </w:r>
      <w:r w:rsidRPr="006E61FF">
        <w:rPr>
          <w:rFonts w:asciiTheme="minorHAnsi" w:hAnsiTheme="minorHAnsi" w:cstheme="minorHAnsi"/>
        </w:rPr>
        <w:t>RMS</w:t>
      </w:r>
      <w:r w:rsidRPr="006E61FF" w:rsidR="00A16BAC">
        <w:rPr>
          <w:rFonts w:asciiTheme="minorHAnsi" w:hAnsiTheme="minorHAnsi" w:cstheme="minorHAnsi"/>
        </w:rPr>
        <w:t>)</w:t>
      </w:r>
      <w:r w:rsidRPr="006E61FF">
        <w:rPr>
          <w:rFonts w:asciiTheme="minorHAnsi" w:hAnsiTheme="minorHAnsi" w:cstheme="minorHAnsi"/>
        </w:rPr>
        <w:t xml:space="preserve"> and </w:t>
      </w:r>
      <w:r w:rsidRPr="006E61FF" w:rsidR="00E62C0E">
        <w:rPr>
          <w:rFonts w:asciiTheme="minorHAnsi" w:hAnsiTheme="minorHAnsi" w:cstheme="minorHAnsi"/>
          <w:i/>
          <w:iCs/>
        </w:rPr>
        <w:t xml:space="preserve">Centro de </w:t>
      </w:r>
      <w:proofErr w:type="spellStart"/>
      <w:r w:rsidRPr="006E61FF" w:rsidR="00E62C0E">
        <w:rPr>
          <w:rFonts w:asciiTheme="minorHAnsi" w:hAnsiTheme="minorHAnsi" w:cstheme="minorHAnsi"/>
          <w:i/>
          <w:iCs/>
        </w:rPr>
        <w:t>los</w:t>
      </w:r>
      <w:proofErr w:type="spellEnd"/>
      <w:r w:rsidRPr="006E61FF" w:rsidR="00E62C0E">
        <w:rPr>
          <w:rFonts w:asciiTheme="minorHAnsi" w:hAnsiTheme="minorHAnsi" w:cstheme="minorHAnsi"/>
          <w:i/>
          <w:iCs/>
        </w:rPr>
        <w:t xml:space="preserve"> Derechos del </w:t>
      </w:r>
      <w:proofErr w:type="spellStart"/>
      <w:r w:rsidRPr="006E61FF" w:rsidR="00E62C0E">
        <w:rPr>
          <w:rFonts w:asciiTheme="minorHAnsi" w:hAnsiTheme="minorHAnsi" w:cstheme="minorHAnsi"/>
          <w:i/>
          <w:iCs/>
        </w:rPr>
        <w:t>Migrante</w:t>
      </w:r>
      <w:proofErr w:type="spellEnd"/>
      <w:r w:rsidRPr="006E61FF" w:rsidR="00E62C0E">
        <w:rPr>
          <w:rFonts w:asciiTheme="minorHAnsi" w:hAnsiTheme="minorHAnsi" w:cstheme="minorHAnsi"/>
          <w:i/>
          <w:iCs/>
        </w:rPr>
        <w:t xml:space="preserve"> </w:t>
      </w:r>
      <w:r w:rsidRPr="006E61FF" w:rsidR="00E62C0E">
        <w:rPr>
          <w:rFonts w:asciiTheme="minorHAnsi" w:hAnsiTheme="minorHAnsi" w:cstheme="minorHAnsi"/>
        </w:rPr>
        <w:t>(</w:t>
      </w:r>
      <w:r w:rsidRPr="006E61FF">
        <w:rPr>
          <w:rFonts w:asciiTheme="minorHAnsi" w:hAnsiTheme="minorHAnsi" w:cstheme="minorHAnsi"/>
        </w:rPr>
        <w:t>CDM</w:t>
      </w:r>
      <w:r w:rsidRPr="006E61FF" w:rsidR="00E62C0E">
        <w:rPr>
          <w:rFonts w:asciiTheme="minorHAnsi" w:hAnsiTheme="minorHAnsi" w:cstheme="minorHAnsi"/>
        </w:rPr>
        <w:t>)</w:t>
      </w:r>
      <w:r w:rsidRPr="006E61FF">
        <w:rPr>
          <w:rFonts w:asciiTheme="minorHAnsi" w:hAnsiTheme="minorHAnsi" w:cstheme="minorHAnsi"/>
        </w:rPr>
        <w:t xml:space="preserve">, Monterrey activities will be carried out by CDM, and Guadalajara activities will be carried out by </w:t>
      </w:r>
      <w:r w:rsidRPr="006E61FF" w:rsidR="00E62C0E">
        <w:rPr>
          <w:rFonts w:asciiTheme="minorHAnsi" w:hAnsiTheme="minorHAnsi" w:cstheme="minorHAnsi"/>
          <w:i/>
          <w:iCs/>
        </w:rPr>
        <w:t xml:space="preserve">Centro de </w:t>
      </w:r>
      <w:proofErr w:type="spellStart"/>
      <w:r w:rsidRPr="006E61FF" w:rsidR="00E62C0E">
        <w:rPr>
          <w:rFonts w:asciiTheme="minorHAnsi" w:hAnsiTheme="minorHAnsi" w:cstheme="minorHAnsi"/>
          <w:i/>
          <w:iCs/>
        </w:rPr>
        <w:t>Reflexión</w:t>
      </w:r>
      <w:proofErr w:type="spellEnd"/>
      <w:r w:rsidRPr="006E61FF" w:rsidR="00E62C0E">
        <w:rPr>
          <w:rFonts w:asciiTheme="minorHAnsi" w:hAnsiTheme="minorHAnsi" w:cstheme="minorHAnsi"/>
          <w:i/>
          <w:iCs/>
        </w:rPr>
        <w:t xml:space="preserve"> y </w:t>
      </w:r>
      <w:proofErr w:type="spellStart"/>
      <w:r w:rsidRPr="006E61FF" w:rsidR="00E62C0E">
        <w:rPr>
          <w:rFonts w:asciiTheme="minorHAnsi" w:hAnsiTheme="minorHAnsi" w:cstheme="minorHAnsi"/>
          <w:i/>
          <w:iCs/>
        </w:rPr>
        <w:t>Acción</w:t>
      </w:r>
      <w:proofErr w:type="spellEnd"/>
      <w:r w:rsidRPr="006E61FF" w:rsidR="00E62C0E">
        <w:rPr>
          <w:rFonts w:asciiTheme="minorHAnsi" w:hAnsiTheme="minorHAnsi" w:cstheme="minorHAnsi"/>
          <w:i/>
          <w:iCs/>
        </w:rPr>
        <w:t xml:space="preserve"> </w:t>
      </w:r>
      <w:r w:rsidRPr="006E61FF" w:rsidR="00E62C0E">
        <w:rPr>
          <w:rFonts w:asciiTheme="minorHAnsi" w:hAnsiTheme="minorHAnsi" w:cstheme="minorHAnsi"/>
          <w:i/>
          <w:iCs/>
        </w:rPr>
        <w:lastRenderedPageBreak/>
        <w:t xml:space="preserve">Laboral </w:t>
      </w:r>
      <w:r w:rsidRPr="006E61FF" w:rsidR="00E62C0E">
        <w:rPr>
          <w:rFonts w:asciiTheme="minorHAnsi" w:hAnsiTheme="minorHAnsi" w:cstheme="minorHAnsi"/>
        </w:rPr>
        <w:t>(</w:t>
      </w:r>
      <w:r w:rsidRPr="006E61FF">
        <w:rPr>
          <w:rFonts w:asciiTheme="minorHAnsi" w:hAnsiTheme="minorHAnsi" w:cstheme="minorHAnsi"/>
        </w:rPr>
        <w:t>CEREAL</w:t>
      </w:r>
      <w:r w:rsidRPr="006E61FF" w:rsidR="00E62C0E">
        <w:rPr>
          <w:rFonts w:asciiTheme="minorHAnsi" w:hAnsiTheme="minorHAnsi" w:cstheme="minorHAnsi"/>
        </w:rPr>
        <w:t>)</w:t>
      </w:r>
      <w:r w:rsidRPr="006E61FF">
        <w:rPr>
          <w:rFonts w:asciiTheme="minorHAnsi" w:hAnsiTheme="minorHAnsi" w:cstheme="minorHAnsi"/>
        </w:rPr>
        <w:t xml:space="preserve">. </w:t>
      </w:r>
      <w:r w:rsidRPr="006E61FF" w:rsidR="00A16BAC">
        <w:rPr>
          <w:rFonts w:asciiTheme="minorHAnsi" w:hAnsiTheme="minorHAnsi" w:cstheme="minorHAnsi"/>
        </w:rPr>
        <w:t xml:space="preserve">While educational activities, exchanges, briefings, and events will take place in and around each of the selected Mexican host cities, the </w:t>
      </w:r>
      <w:r w:rsidRPr="006E61FF" w:rsidR="0AE1D607">
        <w:rPr>
          <w:rFonts w:asciiTheme="minorHAnsi" w:hAnsiTheme="minorHAnsi" w:cstheme="minorHAnsi"/>
        </w:rPr>
        <w:t>pro</w:t>
      </w:r>
      <w:r w:rsidRPr="006E61FF" w:rsidR="550B3033">
        <w:rPr>
          <w:rFonts w:asciiTheme="minorHAnsi" w:hAnsiTheme="minorHAnsi" w:cstheme="minorHAnsi"/>
        </w:rPr>
        <w:t>gram</w:t>
      </w:r>
      <w:r w:rsidRPr="006E61FF" w:rsidR="00A16BAC">
        <w:rPr>
          <w:rFonts w:asciiTheme="minorHAnsi" w:hAnsiTheme="minorHAnsi" w:cstheme="minorHAnsi"/>
        </w:rPr>
        <w:t xml:space="preserve"> will expand its reach nationally through the dissemination of virtual tools, </w:t>
      </w:r>
      <w:proofErr w:type="gramStart"/>
      <w:r w:rsidRPr="006E61FF" w:rsidR="00A16BAC">
        <w:rPr>
          <w:rFonts w:asciiTheme="minorHAnsi" w:hAnsiTheme="minorHAnsi" w:cstheme="minorHAnsi"/>
        </w:rPr>
        <w:t>materials</w:t>
      </w:r>
      <w:proofErr w:type="gramEnd"/>
      <w:r w:rsidRPr="006E61FF" w:rsidR="00A16BAC">
        <w:rPr>
          <w:rFonts w:asciiTheme="minorHAnsi" w:hAnsiTheme="minorHAnsi" w:cstheme="minorHAnsi"/>
        </w:rPr>
        <w:t xml:space="preserve"> and outreach campaigns, such as online forums, websites, publications and social media content.</w:t>
      </w:r>
    </w:p>
    <w:p w:rsidRPr="006E61FF" w:rsidR="00D63BE0" w:rsidP="00B95F6E" w:rsidRDefault="00D63BE0" w14:paraId="333CC2EA" w14:textId="29CD1A9D">
      <w:pPr>
        <w:pStyle w:val="Ttulo1"/>
        <w:spacing w:after="160"/>
        <w:rPr>
          <w:rFonts w:asciiTheme="minorHAnsi" w:hAnsiTheme="minorHAnsi" w:cstheme="minorBidi"/>
          <w:color w:val="000000" w:themeColor="text1"/>
          <w:sz w:val="24"/>
          <w:szCs w:val="24"/>
        </w:rPr>
      </w:pPr>
      <w:bookmarkStart w:name="_Toc105496757" w:id="4"/>
      <w:bookmarkStart w:name="_Toc922671324" w:id="5"/>
      <w:r w:rsidRPr="055C35A8">
        <w:rPr>
          <w:rFonts w:asciiTheme="minorHAnsi" w:hAnsiTheme="minorHAnsi" w:cstheme="minorBidi"/>
          <w:color w:val="000000" w:themeColor="text1"/>
          <w:sz w:val="24"/>
          <w:szCs w:val="24"/>
        </w:rPr>
        <w:t>Security Philosophy and Management Responsibilities</w:t>
      </w:r>
      <w:bookmarkEnd w:id="4"/>
      <w:bookmarkEnd w:id="5"/>
    </w:p>
    <w:p w:rsidRPr="006E61FF" w:rsidR="006E61FF" w:rsidP="00B95F6E" w:rsidRDefault="79D311CD" w14:paraId="401914D2" w14:textId="59D793B4">
      <w:pPr>
        <w:spacing w:line="240" w:lineRule="auto"/>
        <w:jc w:val="both"/>
        <w:rPr>
          <w:rFonts w:asciiTheme="minorHAnsi" w:hAnsiTheme="minorHAnsi" w:cstheme="minorHAnsi"/>
        </w:rPr>
      </w:pPr>
      <w:r w:rsidRPr="006E61FF">
        <w:rPr>
          <w:rFonts w:asciiTheme="minorHAnsi" w:hAnsiTheme="minorHAnsi" w:cstheme="minorHAnsi"/>
        </w:rPr>
        <w:t>P</w:t>
      </w:r>
      <w:r w:rsidRPr="006E61FF" w:rsidR="628D3CED">
        <w:rPr>
          <w:rFonts w:asciiTheme="minorHAnsi" w:hAnsiTheme="minorHAnsi" w:cstheme="minorHAnsi"/>
        </w:rPr>
        <w:t>artners</w:t>
      </w:r>
      <w:r w:rsidRPr="006E61FF" w:rsidR="00D63BE0">
        <w:rPr>
          <w:rFonts w:asciiTheme="minorHAnsi" w:hAnsiTheme="minorHAnsi" w:cstheme="minorHAnsi"/>
        </w:rPr>
        <w:t xml:space="preserve"> is committed to effective risk management and guarantees that it allocates economic, technical, and human resources to manage risks associated with physical security to preserve the life, integrity, and health of its employees and allies. Zero catastrophic events associated with physical security have been set as a goal. </w:t>
      </w:r>
      <w:r w:rsidRPr="006E61FF" w:rsidR="00D826A5">
        <w:rPr>
          <w:rFonts w:asciiTheme="minorHAnsi" w:hAnsiTheme="minorHAnsi" w:cstheme="minorHAnsi"/>
        </w:rPr>
        <w:t>Partners</w:t>
      </w:r>
      <w:r w:rsidRPr="006E61FF" w:rsidR="00D63BE0">
        <w:rPr>
          <w:rFonts w:asciiTheme="minorHAnsi" w:hAnsiTheme="minorHAnsi" w:cstheme="minorHAnsi"/>
        </w:rPr>
        <w:t xml:space="preserve"> is committed to the continuous improvement of physical security processes and communicating to interested parties the purpose of this policy, and set goals</w:t>
      </w:r>
      <w:r w:rsidRPr="006E61FF" w:rsidR="00A07F80">
        <w:rPr>
          <w:rFonts w:asciiTheme="minorHAnsi" w:hAnsiTheme="minorHAnsi" w:cstheme="minorHAnsi"/>
        </w:rPr>
        <w:t xml:space="preserve"> below</w:t>
      </w:r>
      <w:r w:rsidRPr="006E61FF" w:rsidR="00A544E5">
        <w:rPr>
          <w:rFonts w:asciiTheme="minorHAnsi" w:hAnsiTheme="minorHAnsi" w:cstheme="minorHAnsi"/>
        </w:rPr>
        <w:t>:</w:t>
      </w:r>
    </w:p>
    <w:p w:rsidRPr="006E61FF" w:rsidR="00F64AC9" w:rsidP="00B95F6E" w:rsidRDefault="00D826A5" w14:paraId="4C3E6F46" w14:textId="68CDCD2D">
      <w:pPr>
        <w:pStyle w:val="Prrafodelista"/>
        <w:numPr>
          <w:ilvl w:val="0"/>
          <w:numId w:val="52"/>
        </w:numPr>
        <w:spacing w:before="0" w:after="160"/>
        <w:jc w:val="both"/>
        <w:rPr>
          <w:rFonts w:asciiTheme="minorHAnsi" w:hAnsiTheme="minorHAnsi" w:cstheme="minorHAnsi"/>
          <w:lang w:val="en-US"/>
        </w:rPr>
      </w:pPr>
      <w:r w:rsidRPr="006E61FF">
        <w:rPr>
          <w:rFonts w:asciiTheme="minorHAnsi" w:hAnsiTheme="minorHAnsi" w:cstheme="minorHAnsi"/>
          <w:lang w:val="en-US"/>
        </w:rPr>
        <w:t>Zero fatalities associated with physical security.</w:t>
      </w:r>
    </w:p>
    <w:p w:rsidRPr="006E61FF" w:rsidR="00D826A5" w:rsidP="00B95F6E" w:rsidRDefault="00D826A5" w14:paraId="1C9AC8B5" w14:textId="42AEA055">
      <w:pPr>
        <w:pStyle w:val="Prrafodelista"/>
        <w:numPr>
          <w:ilvl w:val="0"/>
          <w:numId w:val="52"/>
        </w:numPr>
        <w:spacing w:before="0" w:after="160"/>
        <w:jc w:val="both"/>
        <w:rPr>
          <w:rFonts w:asciiTheme="minorHAnsi" w:hAnsiTheme="minorHAnsi" w:cstheme="minorHAnsi"/>
          <w:lang w:val="en-US"/>
        </w:rPr>
      </w:pPr>
      <w:r w:rsidRPr="006E61FF">
        <w:rPr>
          <w:rFonts w:asciiTheme="minorHAnsi" w:hAnsiTheme="minorHAnsi" w:cstheme="minorHAnsi"/>
          <w:lang w:val="en-US"/>
        </w:rPr>
        <w:t>100 percent trip monitoring and control.</w:t>
      </w:r>
    </w:p>
    <w:p w:rsidRPr="006E61FF" w:rsidR="00D826A5" w:rsidP="00B95F6E" w:rsidRDefault="00D826A5" w14:paraId="5CAB56DF" w14:textId="034919B1">
      <w:pPr>
        <w:pStyle w:val="Prrafodelista"/>
        <w:numPr>
          <w:ilvl w:val="0"/>
          <w:numId w:val="52"/>
        </w:numPr>
        <w:spacing w:before="0" w:after="160"/>
        <w:jc w:val="both"/>
        <w:rPr>
          <w:rFonts w:asciiTheme="minorHAnsi" w:hAnsiTheme="minorHAnsi" w:cstheme="minorHAnsi"/>
          <w:lang w:val="en-US"/>
        </w:rPr>
      </w:pPr>
      <w:r w:rsidRPr="006E61FF">
        <w:rPr>
          <w:rFonts w:asciiTheme="minorHAnsi" w:hAnsiTheme="minorHAnsi" w:cstheme="minorHAnsi"/>
          <w:lang w:val="en-US"/>
        </w:rPr>
        <w:t>Increase the perception of travel safety associated with Partners operations.</w:t>
      </w:r>
    </w:p>
    <w:p w:rsidRPr="006E61FF" w:rsidR="00A544E5" w:rsidP="00B95F6E" w:rsidRDefault="00A544E5" w14:paraId="1316A2C8" w14:textId="471744EF">
      <w:pPr>
        <w:pStyle w:val="Prrafodelista"/>
        <w:numPr>
          <w:ilvl w:val="0"/>
          <w:numId w:val="52"/>
        </w:numPr>
        <w:spacing w:before="0" w:after="160"/>
        <w:jc w:val="both"/>
        <w:rPr>
          <w:rFonts w:asciiTheme="minorHAnsi" w:hAnsiTheme="minorHAnsi" w:cstheme="minorHAnsi"/>
          <w:lang w:val="en-US"/>
        </w:rPr>
      </w:pPr>
      <w:r w:rsidRPr="006E61FF">
        <w:rPr>
          <w:rFonts w:asciiTheme="minorHAnsi" w:hAnsiTheme="minorHAnsi" w:cstheme="minorHAnsi"/>
          <w:lang w:val="en-US"/>
        </w:rPr>
        <w:t>Train and raise awareness on issues associated with public risks to all employees.</w:t>
      </w:r>
    </w:p>
    <w:p w:rsidRPr="00040209" w:rsidR="00D826A5" w:rsidP="00B95F6E" w:rsidRDefault="00A544E5" w14:paraId="0ADDB03D" w14:textId="1A002D62">
      <w:pPr>
        <w:pStyle w:val="Prrafodelista"/>
        <w:numPr>
          <w:ilvl w:val="0"/>
          <w:numId w:val="52"/>
        </w:numPr>
        <w:spacing w:before="0" w:after="160"/>
        <w:jc w:val="both"/>
        <w:rPr>
          <w:rFonts w:asciiTheme="minorHAnsi" w:hAnsiTheme="minorHAnsi" w:cstheme="minorHAnsi"/>
          <w:lang w:val="en-US"/>
        </w:rPr>
      </w:pPr>
      <w:r w:rsidRPr="006E61FF">
        <w:rPr>
          <w:rFonts w:asciiTheme="minorHAnsi" w:hAnsiTheme="minorHAnsi" w:cstheme="minorHAnsi"/>
          <w:lang w:val="en-US"/>
        </w:rPr>
        <w:t>Timely management of public risk and early warnings.</w:t>
      </w:r>
    </w:p>
    <w:p w:rsidRPr="006E61FF" w:rsidR="00F64203" w:rsidP="00B95F6E" w:rsidRDefault="00F64AC9" w14:paraId="1F4410BA" w14:textId="29F4B7AE">
      <w:pPr>
        <w:spacing w:line="240" w:lineRule="auto"/>
        <w:jc w:val="both"/>
        <w:rPr>
          <w:rFonts w:asciiTheme="minorHAnsi" w:hAnsiTheme="minorHAnsi" w:cstheme="minorHAnsi"/>
        </w:rPr>
      </w:pPr>
      <w:r w:rsidRPr="006E61FF">
        <w:rPr>
          <w:rFonts w:asciiTheme="minorHAnsi" w:hAnsiTheme="minorHAnsi" w:cstheme="minorHAnsi"/>
        </w:rPr>
        <w:t xml:space="preserve">The </w:t>
      </w:r>
      <w:r w:rsidRPr="006E61FF" w:rsidR="00EA343A">
        <w:rPr>
          <w:rFonts w:asciiTheme="minorHAnsi" w:hAnsiTheme="minorHAnsi" w:cstheme="minorHAnsi"/>
        </w:rPr>
        <w:t>Country Director</w:t>
      </w:r>
      <w:r w:rsidRPr="006E61FF" w:rsidR="00367514">
        <w:rPr>
          <w:rFonts w:asciiTheme="minorHAnsi" w:hAnsiTheme="minorHAnsi" w:cstheme="minorHAnsi"/>
        </w:rPr>
        <w:t xml:space="preserve"> and</w:t>
      </w:r>
      <w:r w:rsidRPr="006E61FF" w:rsidR="002469AD">
        <w:rPr>
          <w:rFonts w:asciiTheme="minorHAnsi" w:hAnsiTheme="minorHAnsi" w:cstheme="minorHAnsi"/>
        </w:rPr>
        <w:t xml:space="preserve"> the Director of Finance and Administration</w:t>
      </w:r>
      <w:r w:rsidRPr="006E61FF" w:rsidR="00367514">
        <w:rPr>
          <w:rFonts w:asciiTheme="minorHAnsi" w:hAnsiTheme="minorHAnsi" w:cstheme="minorHAnsi"/>
        </w:rPr>
        <w:t xml:space="preserve"> </w:t>
      </w:r>
      <w:r w:rsidRPr="006E61FF">
        <w:rPr>
          <w:rFonts w:asciiTheme="minorHAnsi" w:hAnsiTheme="minorHAnsi" w:cstheme="minorHAnsi"/>
        </w:rPr>
        <w:t xml:space="preserve">are responsible for ensuring that the </w:t>
      </w:r>
      <w:r w:rsidRPr="006E61FF" w:rsidR="009F4BF1">
        <w:rPr>
          <w:rFonts w:asciiTheme="minorHAnsi" w:hAnsiTheme="minorHAnsi" w:cstheme="minorHAnsi"/>
        </w:rPr>
        <w:t xml:space="preserve">program </w:t>
      </w:r>
      <w:r w:rsidRPr="006E61FF">
        <w:rPr>
          <w:rFonts w:asciiTheme="minorHAnsi" w:hAnsiTheme="minorHAnsi" w:cstheme="minorHAnsi"/>
        </w:rPr>
        <w:t>team follows the organization's security policy</w:t>
      </w:r>
      <w:r w:rsidRPr="006E61FF" w:rsidR="00BF75F3">
        <w:rPr>
          <w:rFonts w:asciiTheme="minorHAnsi" w:hAnsiTheme="minorHAnsi" w:cstheme="minorHAnsi"/>
        </w:rPr>
        <w:t xml:space="preserve">; </w:t>
      </w:r>
      <w:r w:rsidRPr="006E61FF">
        <w:rPr>
          <w:rFonts w:asciiTheme="minorHAnsi" w:hAnsiTheme="minorHAnsi" w:cstheme="minorHAnsi"/>
        </w:rPr>
        <w:t xml:space="preserve">training the </w:t>
      </w:r>
      <w:r w:rsidRPr="006E61FF" w:rsidR="00BF75F3">
        <w:rPr>
          <w:rFonts w:asciiTheme="minorHAnsi" w:hAnsiTheme="minorHAnsi" w:cstheme="minorHAnsi"/>
        </w:rPr>
        <w:t>Mexico United 2026</w:t>
      </w:r>
      <w:r w:rsidRPr="006E61FF">
        <w:rPr>
          <w:rFonts w:asciiTheme="minorHAnsi" w:hAnsiTheme="minorHAnsi" w:cstheme="minorHAnsi"/>
        </w:rPr>
        <w:t xml:space="preserve"> team on security issues and protocols; monitoring physical security in target territories; conducting visits and safety inspections in areas of interest; issuing security recommendations; and monitoring compliance.</w:t>
      </w:r>
    </w:p>
    <w:p w:rsidRPr="006E61FF" w:rsidR="00F64203" w:rsidP="00B95F6E" w:rsidRDefault="00F64203" w14:paraId="3AAC52D2" w14:textId="364DC131">
      <w:pPr>
        <w:pStyle w:val="Ttulo1"/>
        <w:spacing w:after="160"/>
        <w:rPr>
          <w:rFonts w:asciiTheme="minorHAnsi" w:hAnsiTheme="minorHAnsi" w:cstheme="minorBidi"/>
          <w:color w:val="000000" w:themeColor="text1"/>
          <w:sz w:val="24"/>
          <w:szCs w:val="24"/>
        </w:rPr>
      </w:pPr>
      <w:bookmarkStart w:name="_Toc105496758" w:id="6"/>
      <w:bookmarkStart w:name="_Toc1934924912" w:id="7"/>
      <w:r w:rsidRPr="055C35A8">
        <w:rPr>
          <w:rFonts w:asciiTheme="minorHAnsi" w:hAnsiTheme="minorHAnsi" w:cstheme="minorBidi"/>
          <w:color w:val="000000" w:themeColor="text1"/>
          <w:sz w:val="24"/>
          <w:szCs w:val="24"/>
        </w:rPr>
        <w:t>Risk Assessment</w:t>
      </w:r>
      <w:bookmarkEnd w:id="6"/>
      <w:r w:rsidRPr="055C35A8" w:rsidR="00AC6AE5">
        <w:rPr>
          <w:rFonts w:asciiTheme="minorHAnsi" w:hAnsiTheme="minorHAnsi" w:cstheme="minorBidi"/>
          <w:color w:val="000000" w:themeColor="text1"/>
          <w:sz w:val="24"/>
          <w:szCs w:val="24"/>
        </w:rPr>
        <w:t xml:space="preserve"> and </w:t>
      </w:r>
      <w:r w:rsidRPr="055C35A8" w:rsidR="00952E84">
        <w:rPr>
          <w:rFonts w:asciiTheme="minorHAnsi" w:hAnsiTheme="minorHAnsi" w:cstheme="minorBidi"/>
          <w:color w:val="000000" w:themeColor="text1"/>
          <w:sz w:val="24"/>
          <w:szCs w:val="24"/>
        </w:rPr>
        <w:t>M</w:t>
      </w:r>
      <w:r w:rsidRPr="055C35A8" w:rsidR="00AC6AE5">
        <w:rPr>
          <w:rFonts w:asciiTheme="minorHAnsi" w:hAnsiTheme="minorHAnsi" w:cstheme="minorBidi"/>
          <w:color w:val="000000" w:themeColor="text1"/>
          <w:sz w:val="24"/>
          <w:szCs w:val="24"/>
        </w:rPr>
        <w:t xml:space="preserve">itigation </w:t>
      </w:r>
      <w:r w:rsidRPr="055C35A8" w:rsidR="00952E84">
        <w:rPr>
          <w:rFonts w:asciiTheme="minorHAnsi" w:hAnsiTheme="minorHAnsi" w:cstheme="minorBidi"/>
          <w:color w:val="000000" w:themeColor="text1"/>
          <w:sz w:val="24"/>
          <w:szCs w:val="24"/>
        </w:rPr>
        <w:t>M</w:t>
      </w:r>
      <w:r w:rsidRPr="055C35A8" w:rsidR="00AC6AE5">
        <w:rPr>
          <w:rFonts w:asciiTheme="minorHAnsi" w:hAnsiTheme="minorHAnsi" w:cstheme="minorBidi"/>
          <w:color w:val="000000" w:themeColor="text1"/>
          <w:sz w:val="24"/>
          <w:szCs w:val="24"/>
        </w:rPr>
        <w:t>easures</w:t>
      </w:r>
      <w:bookmarkEnd w:id="7"/>
    </w:p>
    <w:p w:rsidRPr="00040209" w:rsidR="002F62AC" w:rsidP="00B95F6E" w:rsidRDefault="00C21D5C" w14:paraId="1B5BF835" w14:textId="13B0BC91">
      <w:pPr>
        <w:spacing w:line="240" w:lineRule="auto"/>
        <w:jc w:val="both"/>
        <w:rPr>
          <w:rFonts w:asciiTheme="minorHAnsi" w:hAnsiTheme="minorHAnsi"/>
        </w:rPr>
      </w:pPr>
      <w:r w:rsidRPr="5A0A309B">
        <w:rPr>
          <w:rFonts w:asciiTheme="minorHAnsi" w:hAnsiTheme="minorHAnsi"/>
        </w:rPr>
        <w:t>Mexico United 2026 work r</w:t>
      </w:r>
      <w:r w:rsidRPr="5A0A309B" w:rsidR="00F64203">
        <w:rPr>
          <w:rFonts w:asciiTheme="minorHAnsi" w:hAnsiTheme="minorHAnsi"/>
        </w:rPr>
        <w:t xml:space="preserve">equires close coordination with </w:t>
      </w:r>
      <w:r w:rsidRPr="5A0A309B">
        <w:rPr>
          <w:rFonts w:asciiTheme="minorHAnsi" w:hAnsiTheme="minorHAnsi"/>
        </w:rPr>
        <w:t>implementing partners</w:t>
      </w:r>
      <w:r w:rsidRPr="5A0A309B" w:rsidR="00F64203">
        <w:rPr>
          <w:rFonts w:asciiTheme="minorHAnsi" w:hAnsiTheme="minorHAnsi"/>
        </w:rPr>
        <w:t xml:space="preserve">. </w:t>
      </w:r>
      <w:r w:rsidRPr="5A0A309B" w:rsidR="0037535C">
        <w:rPr>
          <w:rFonts w:asciiTheme="minorHAnsi" w:hAnsiTheme="minorHAnsi"/>
        </w:rPr>
        <w:t>Mexico United 2026</w:t>
      </w:r>
      <w:r w:rsidRPr="5A0A309B" w:rsidR="00F64203">
        <w:rPr>
          <w:rFonts w:asciiTheme="minorHAnsi" w:hAnsiTheme="minorHAnsi"/>
        </w:rPr>
        <w:t xml:space="preserve"> </w:t>
      </w:r>
      <w:r w:rsidRPr="5A0A309B" w:rsidR="00FC2F8E">
        <w:rPr>
          <w:rFonts w:asciiTheme="minorHAnsi" w:hAnsiTheme="minorHAnsi"/>
        </w:rPr>
        <w:t xml:space="preserve">will </w:t>
      </w:r>
      <w:r w:rsidRPr="5A0A309B" w:rsidR="486A5BEA">
        <w:rPr>
          <w:rFonts w:asciiTheme="minorHAnsi" w:hAnsiTheme="minorHAnsi"/>
        </w:rPr>
        <w:t>train</w:t>
      </w:r>
      <w:r w:rsidRPr="5A0A309B" w:rsidR="00F64203">
        <w:rPr>
          <w:rFonts w:asciiTheme="minorHAnsi" w:hAnsiTheme="minorHAnsi"/>
        </w:rPr>
        <w:t xml:space="preserve"> staff on security issues, </w:t>
      </w:r>
      <w:r w:rsidRPr="5A0A309B" w:rsidR="486A5BEA">
        <w:rPr>
          <w:rFonts w:asciiTheme="minorHAnsi" w:hAnsiTheme="minorHAnsi"/>
        </w:rPr>
        <w:t>monitor</w:t>
      </w:r>
      <w:r w:rsidRPr="5A0A309B" w:rsidR="00F64203">
        <w:rPr>
          <w:rFonts w:asciiTheme="minorHAnsi" w:hAnsiTheme="minorHAnsi"/>
        </w:rPr>
        <w:t xml:space="preserve"> staff safety and well-being, </w:t>
      </w:r>
      <w:r w:rsidRPr="5A0A309B" w:rsidR="486A5BEA">
        <w:rPr>
          <w:rFonts w:asciiTheme="minorHAnsi" w:hAnsiTheme="minorHAnsi"/>
        </w:rPr>
        <w:t>prepare</w:t>
      </w:r>
      <w:r w:rsidRPr="5A0A309B" w:rsidR="00F64203">
        <w:rPr>
          <w:rFonts w:asciiTheme="minorHAnsi" w:hAnsiTheme="minorHAnsi"/>
        </w:rPr>
        <w:t xml:space="preserve"> security plans, and </w:t>
      </w:r>
      <w:r w:rsidRPr="5A0A309B" w:rsidR="486A5BEA">
        <w:rPr>
          <w:rFonts w:asciiTheme="minorHAnsi" w:hAnsiTheme="minorHAnsi"/>
        </w:rPr>
        <w:t>follow</w:t>
      </w:r>
      <w:r w:rsidRPr="5A0A309B" w:rsidR="00F64203">
        <w:rPr>
          <w:rFonts w:asciiTheme="minorHAnsi" w:hAnsiTheme="minorHAnsi"/>
        </w:rPr>
        <w:t xml:space="preserve"> up on situations in target areas.</w:t>
      </w:r>
      <w:r w:rsidRPr="5A0A309B" w:rsidR="00CE32E0">
        <w:rPr>
          <w:rFonts w:asciiTheme="minorHAnsi" w:hAnsiTheme="minorHAnsi"/>
        </w:rPr>
        <w:t xml:space="preserve"> </w:t>
      </w:r>
      <w:r w:rsidRPr="5A0A309B" w:rsidR="00F64203">
        <w:rPr>
          <w:rFonts w:asciiTheme="minorHAnsi" w:hAnsiTheme="minorHAnsi"/>
        </w:rPr>
        <w:t>In addition, all staff traveling</w:t>
      </w:r>
      <w:r w:rsidRPr="5A0A309B" w:rsidR="00164591">
        <w:rPr>
          <w:rFonts w:asciiTheme="minorHAnsi" w:hAnsiTheme="minorHAnsi"/>
        </w:rPr>
        <w:t xml:space="preserve"> </w:t>
      </w:r>
      <w:r w:rsidRPr="5A0A309B" w:rsidR="00F64203">
        <w:rPr>
          <w:rFonts w:asciiTheme="minorHAnsi" w:hAnsiTheme="minorHAnsi"/>
        </w:rPr>
        <w:t xml:space="preserve">to </w:t>
      </w:r>
      <w:r w:rsidRPr="5A0A309B" w:rsidR="00A30D35">
        <w:rPr>
          <w:rFonts w:asciiTheme="minorHAnsi" w:hAnsiTheme="minorHAnsi"/>
        </w:rPr>
        <w:t xml:space="preserve">the </w:t>
      </w:r>
      <w:r w:rsidRPr="5A0A309B" w:rsidR="0CE987CE">
        <w:rPr>
          <w:rFonts w:asciiTheme="minorHAnsi" w:hAnsiTheme="minorHAnsi"/>
        </w:rPr>
        <w:t>pro</w:t>
      </w:r>
      <w:r w:rsidRPr="5A0A309B" w:rsidR="56C6C3EB">
        <w:rPr>
          <w:rFonts w:asciiTheme="minorHAnsi" w:hAnsiTheme="minorHAnsi"/>
        </w:rPr>
        <w:t>gram</w:t>
      </w:r>
      <w:r w:rsidRPr="5A0A309B" w:rsidR="00A30D35">
        <w:rPr>
          <w:rFonts w:asciiTheme="minorHAnsi" w:hAnsiTheme="minorHAnsi"/>
        </w:rPr>
        <w:t xml:space="preserve"> </w:t>
      </w:r>
      <w:r w:rsidRPr="5A0A309B" w:rsidR="00F64203">
        <w:rPr>
          <w:rFonts w:asciiTheme="minorHAnsi" w:hAnsiTheme="minorHAnsi"/>
        </w:rPr>
        <w:t xml:space="preserve">activities </w:t>
      </w:r>
      <w:r w:rsidRPr="5A0A309B" w:rsidR="47884C33">
        <w:rPr>
          <w:rFonts w:asciiTheme="minorHAnsi" w:hAnsiTheme="minorHAnsi"/>
        </w:rPr>
        <w:t xml:space="preserve">will be </w:t>
      </w:r>
      <w:r w:rsidRPr="5A0A309B" w:rsidR="00F64203">
        <w:rPr>
          <w:rFonts w:asciiTheme="minorHAnsi" w:hAnsiTheme="minorHAnsi"/>
        </w:rPr>
        <w:t xml:space="preserve">monitored via cellphone, WhatsApp, </w:t>
      </w:r>
      <w:r w:rsidRPr="5A0A309B" w:rsidR="00164591">
        <w:rPr>
          <w:rFonts w:asciiTheme="minorHAnsi" w:hAnsiTheme="minorHAnsi"/>
        </w:rPr>
        <w:t>and/</w:t>
      </w:r>
      <w:r w:rsidRPr="5A0A309B" w:rsidR="00F64203">
        <w:rPr>
          <w:rFonts w:asciiTheme="minorHAnsi" w:hAnsiTheme="minorHAnsi"/>
        </w:rPr>
        <w:t xml:space="preserve">or GPS to guarantee safety and well-being during </w:t>
      </w:r>
      <w:r w:rsidRPr="5A0A309B" w:rsidR="00164591">
        <w:rPr>
          <w:rFonts w:asciiTheme="minorHAnsi" w:hAnsiTheme="minorHAnsi"/>
        </w:rPr>
        <w:t>fieldwork</w:t>
      </w:r>
      <w:r w:rsidRPr="5A0A309B" w:rsidR="00F64203">
        <w:rPr>
          <w:rFonts w:asciiTheme="minorHAnsi" w:hAnsiTheme="minorHAnsi"/>
        </w:rPr>
        <w:t>.</w:t>
      </w:r>
      <w:r w:rsidRPr="5A0A309B" w:rsidR="00A30D35">
        <w:rPr>
          <w:rFonts w:asciiTheme="minorHAnsi" w:hAnsiTheme="minorHAnsi"/>
        </w:rPr>
        <w:t xml:space="preserve"> </w:t>
      </w:r>
    </w:p>
    <w:p w:rsidRPr="006E61FF" w:rsidR="00F64203" w:rsidP="00B95F6E" w:rsidRDefault="00135FEF" w14:paraId="74B87051" w14:textId="6C682F7A">
      <w:pPr>
        <w:pStyle w:val="Ttulo2"/>
        <w:spacing w:after="160"/>
        <w:rPr>
          <w:rFonts w:asciiTheme="minorHAnsi" w:hAnsiTheme="minorHAnsi" w:cstheme="minorBidi"/>
          <w:color w:val="2F5496" w:themeColor="accent1" w:themeShade="BF"/>
          <w:sz w:val="24"/>
          <w:szCs w:val="24"/>
        </w:rPr>
      </w:pPr>
      <w:bookmarkStart w:name="_Toc105496759" w:id="8"/>
      <w:bookmarkStart w:name="_Toc1506675684" w:id="9"/>
      <w:r w:rsidRPr="055C35A8">
        <w:rPr>
          <w:rFonts w:asciiTheme="minorHAnsi" w:hAnsiTheme="minorHAnsi" w:cstheme="minorBidi"/>
          <w:color w:val="2F5496" w:themeColor="accent1" w:themeShade="BF"/>
          <w:sz w:val="24"/>
          <w:szCs w:val="24"/>
        </w:rPr>
        <w:t>Alert Status Matrix</w:t>
      </w:r>
      <w:bookmarkEnd w:id="8"/>
      <w:bookmarkEnd w:id="9"/>
    </w:p>
    <w:p w:rsidRPr="006E61FF" w:rsidR="006E61FF" w:rsidP="00B95F6E" w:rsidRDefault="00135FEF" w14:paraId="6349E8FB" w14:textId="4DACEF5C">
      <w:pPr>
        <w:spacing w:line="240" w:lineRule="auto"/>
        <w:jc w:val="both"/>
        <w:rPr>
          <w:rFonts w:asciiTheme="minorHAnsi" w:hAnsiTheme="minorHAnsi" w:cstheme="minorHAnsi"/>
        </w:rPr>
      </w:pPr>
      <w:r w:rsidRPr="006E61FF">
        <w:rPr>
          <w:rFonts w:asciiTheme="minorHAnsi" w:hAnsiTheme="minorHAnsi" w:cstheme="minorHAnsi"/>
        </w:rPr>
        <w:t xml:space="preserve">The Alert Status Protocol is an important tool used to analyze and communicate existing threat levels presented in </w:t>
      </w:r>
      <w:r w:rsidRPr="006E61FF" w:rsidR="768D76F3">
        <w:rPr>
          <w:rFonts w:asciiTheme="minorHAnsi" w:hAnsiTheme="minorHAnsi" w:cstheme="minorHAnsi"/>
        </w:rPr>
        <w:t>a</w:t>
      </w:r>
      <w:r w:rsidRPr="006E61FF" w:rsidR="29C8B569">
        <w:rPr>
          <w:rFonts w:asciiTheme="minorHAnsi" w:hAnsiTheme="minorHAnsi" w:cstheme="minorHAnsi"/>
        </w:rPr>
        <w:t>ctivit</w:t>
      </w:r>
      <w:r w:rsidRPr="006E61FF" w:rsidR="768D76F3">
        <w:rPr>
          <w:rFonts w:asciiTheme="minorHAnsi" w:hAnsiTheme="minorHAnsi" w:cstheme="minorHAnsi"/>
        </w:rPr>
        <w:t>ies</w:t>
      </w:r>
      <w:r w:rsidRPr="006E61FF">
        <w:rPr>
          <w:rFonts w:asciiTheme="minorHAnsi" w:hAnsiTheme="minorHAnsi" w:cstheme="minorHAnsi"/>
        </w:rPr>
        <w:t xml:space="preserve"> target areas. Each alert status is based on specific criteria </w:t>
      </w:r>
      <w:r w:rsidRPr="006E61FF" w:rsidR="006A5E74">
        <w:rPr>
          <w:rFonts w:asciiTheme="minorHAnsi" w:hAnsiTheme="minorHAnsi" w:cstheme="minorHAnsi"/>
        </w:rPr>
        <w:t xml:space="preserve">and divided into four alert statuses (each one based on specific criteria) </w:t>
      </w:r>
      <w:r w:rsidRPr="006E61FF">
        <w:rPr>
          <w:rFonts w:asciiTheme="minorHAnsi" w:hAnsiTheme="minorHAnsi" w:cstheme="minorHAnsi"/>
        </w:rPr>
        <w:t xml:space="preserve">detailed in the table below. </w:t>
      </w:r>
    </w:p>
    <w:p w:rsidR="00FA2B62" w:rsidP="00B95F6E" w:rsidRDefault="00FA2B62" w14:paraId="19B00F29" w14:textId="77777777">
      <w:pPr>
        <w:spacing w:line="240" w:lineRule="auto"/>
        <w:jc w:val="center"/>
        <w:rPr>
          <w:rFonts w:asciiTheme="minorHAnsi" w:hAnsiTheme="minorHAnsi" w:cstheme="minorHAnsi"/>
          <w:b/>
          <w:bCs/>
        </w:rPr>
      </w:pPr>
    </w:p>
    <w:p w:rsidR="00FA2B62" w:rsidP="00B95F6E" w:rsidRDefault="00FA2B62" w14:paraId="17014E47" w14:textId="77777777">
      <w:pPr>
        <w:spacing w:line="240" w:lineRule="auto"/>
        <w:jc w:val="center"/>
        <w:rPr>
          <w:rFonts w:asciiTheme="minorHAnsi" w:hAnsiTheme="minorHAnsi" w:cstheme="minorHAnsi"/>
          <w:b/>
          <w:bCs/>
        </w:rPr>
      </w:pPr>
    </w:p>
    <w:p w:rsidR="00FA2B62" w:rsidP="00B95F6E" w:rsidRDefault="00FA2B62" w14:paraId="23E6CCEB" w14:textId="77777777">
      <w:pPr>
        <w:spacing w:line="240" w:lineRule="auto"/>
        <w:jc w:val="center"/>
        <w:rPr>
          <w:rFonts w:asciiTheme="minorHAnsi" w:hAnsiTheme="minorHAnsi" w:cstheme="minorHAnsi"/>
          <w:b/>
          <w:bCs/>
        </w:rPr>
      </w:pPr>
    </w:p>
    <w:p w:rsidRPr="006E61FF" w:rsidR="00135FEF" w:rsidP="00B95F6E" w:rsidRDefault="006A5E74" w14:paraId="195A8492" w14:textId="2824B955">
      <w:pPr>
        <w:spacing w:line="240" w:lineRule="auto"/>
        <w:jc w:val="center"/>
        <w:rPr>
          <w:rFonts w:asciiTheme="minorHAnsi" w:hAnsiTheme="minorHAnsi" w:cstheme="minorHAnsi"/>
          <w:b/>
          <w:bCs/>
        </w:rPr>
      </w:pPr>
      <w:r w:rsidRPr="006E61FF">
        <w:rPr>
          <w:rFonts w:asciiTheme="minorHAnsi" w:hAnsiTheme="minorHAnsi" w:cstheme="minorHAnsi"/>
          <w:b/>
          <w:bCs/>
        </w:rPr>
        <w:lastRenderedPageBreak/>
        <w:t xml:space="preserve">Table </w:t>
      </w:r>
      <w:r w:rsidRPr="006E61FF" w:rsidR="00840A06">
        <w:rPr>
          <w:rFonts w:asciiTheme="minorHAnsi" w:hAnsiTheme="minorHAnsi" w:cstheme="minorHAnsi"/>
          <w:b/>
          <w:bCs/>
        </w:rPr>
        <w:t>1</w:t>
      </w:r>
      <w:r w:rsidRPr="006E61FF">
        <w:rPr>
          <w:rFonts w:asciiTheme="minorHAnsi" w:hAnsiTheme="minorHAnsi" w:cstheme="minorHAnsi"/>
          <w:b/>
          <w:bCs/>
        </w:rPr>
        <w:t>. Alert Status Matrix</w:t>
      </w:r>
    </w:p>
    <w:tbl>
      <w:tblPr>
        <w:tblpPr w:leftFromText="180" w:rightFromText="180" w:vertAnchor="text" w:tblpY="1"/>
        <w:tblOverlap w:val="nev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83"/>
        <w:gridCol w:w="3957"/>
        <w:gridCol w:w="3910"/>
      </w:tblGrid>
      <w:tr w:rsidRPr="006E61FF" w:rsidR="00CD7DA0" w:rsidTr="51288D25" w14:paraId="5D5A03EE" w14:textId="77777777">
        <w:trPr>
          <w:trHeight w:val="47"/>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C6463"/>
            <w:vAlign w:val="center"/>
            <w:hideMark/>
          </w:tcPr>
          <w:p w:rsidRPr="006E61FF" w:rsidR="006A5E74" w:rsidP="00B95F6E" w:rsidRDefault="006A5E74" w14:paraId="7CD9CE02" w14:textId="77777777">
            <w:pPr>
              <w:spacing w:line="240" w:lineRule="auto"/>
              <w:jc w:val="center"/>
              <w:rPr>
                <w:rFonts w:asciiTheme="minorHAnsi" w:hAnsiTheme="minorHAnsi" w:cstheme="minorHAnsi"/>
                <w:b/>
                <w:bCs/>
                <w:color w:val="FFFFFF" w:themeColor="background1"/>
              </w:rPr>
            </w:pPr>
            <w:r w:rsidRPr="006E61FF">
              <w:rPr>
                <w:rFonts w:asciiTheme="minorHAnsi" w:hAnsiTheme="minorHAnsi" w:cstheme="minorHAnsi"/>
                <w:b/>
                <w:bCs/>
                <w:color w:val="FFFFFF" w:themeColor="background1"/>
              </w:rPr>
              <w:t>State of Alert</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C6463"/>
            <w:vAlign w:val="center"/>
            <w:hideMark/>
          </w:tcPr>
          <w:p w:rsidRPr="006E61FF" w:rsidR="006A5E74" w:rsidP="00B95F6E" w:rsidRDefault="006A5E74" w14:paraId="4AC1306A" w14:textId="77777777">
            <w:pPr>
              <w:spacing w:line="240" w:lineRule="auto"/>
              <w:jc w:val="center"/>
              <w:rPr>
                <w:rFonts w:asciiTheme="minorHAnsi" w:hAnsiTheme="minorHAnsi" w:cstheme="minorHAnsi"/>
                <w:b/>
                <w:bCs/>
                <w:color w:val="FFFFFF" w:themeColor="background1"/>
              </w:rPr>
            </w:pPr>
            <w:r w:rsidRPr="006E61FF">
              <w:rPr>
                <w:rFonts w:asciiTheme="minorHAnsi" w:hAnsiTheme="minorHAnsi" w:cstheme="minorHAnsi"/>
                <w:b/>
                <w:bCs/>
                <w:color w:val="FFFFFF" w:themeColor="background1"/>
              </w:rPr>
              <w:t>Criteria</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C6463"/>
            <w:vAlign w:val="center"/>
            <w:hideMark/>
          </w:tcPr>
          <w:p w:rsidRPr="006E61FF" w:rsidR="006A5E74" w:rsidP="00B95F6E" w:rsidRDefault="5E4DB776" w14:paraId="706B3EED" w14:textId="6502910D">
            <w:pPr>
              <w:spacing w:line="240" w:lineRule="auto"/>
              <w:jc w:val="center"/>
              <w:rPr>
                <w:rFonts w:asciiTheme="minorHAnsi" w:hAnsiTheme="minorHAnsi" w:cstheme="minorHAnsi"/>
                <w:b/>
                <w:bCs/>
                <w:color w:val="FFFFFF" w:themeColor="background1"/>
              </w:rPr>
            </w:pPr>
            <w:r w:rsidRPr="006E61FF">
              <w:rPr>
                <w:rFonts w:asciiTheme="minorHAnsi" w:hAnsiTheme="minorHAnsi" w:cstheme="minorHAnsi"/>
                <w:b/>
                <w:bCs/>
                <w:color w:val="FFFFFF" w:themeColor="background1"/>
              </w:rPr>
              <w:t>Pr</w:t>
            </w:r>
            <w:r w:rsidRPr="006E61FF" w:rsidR="326A9E80">
              <w:rPr>
                <w:rFonts w:asciiTheme="minorHAnsi" w:hAnsiTheme="minorHAnsi" w:cstheme="minorHAnsi"/>
                <w:b/>
                <w:bCs/>
                <w:color w:val="FFFFFF" w:themeColor="background1"/>
              </w:rPr>
              <w:t>ogram</w:t>
            </w:r>
            <w:r w:rsidRPr="006E61FF" w:rsidR="006A5E74">
              <w:rPr>
                <w:rFonts w:asciiTheme="minorHAnsi" w:hAnsiTheme="minorHAnsi" w:cstheme="minorHAnsi"/>
                <w:b/>
                <w:bCs/>
                <w:color w:val="FFFFFF" w:themeColor="background1"/>
              </w:rPr>
              <w:t xml:space="preserve"> Procedure</w:t>
            </w:r>
          </w:p>
        </w:tc>
      </w:tr>
      <w:tr w:rsidRPr="006E61FF" w:rsidR="00581C20" w:rsidTr="51288D25" w14:paraId="0C4CD09B" w14:textId="77777777">
        <w:trPr>
          <w:cantSplit/>
          <w:trHeight w:val="47"/>
        </w:trPr>
        <w:tc>
          <w:tcPr>
            <w:tcW w:w="0" w:type="auto"/>
            <w:vMerge w:val="restart"/>
            <w:tcBorders>
              <w:top w:val="single" w:color="000000" w:themeColor="text1" w:sz="4" w:space="0"/>
              <w:left w:val="single" w:color="000000" w:themeColor="text1" w:sz="4" w:space="0"/>
              <w:right w:val="single" w:color="000000" w:themeColor="text1" w:sz="4" w:space="0"/>
            </w:tcBorders>
            <w:shd w:val="clear" w:color="auto" w:fill="FF0000"/>
            <w:textDirection w:val="btLr"/>
            <w:vAlign w:val="center"/>
            <w:hideMark/>
          </w:tcPr>
          <w:p w:rsidRPr="006E61FF" w:rsidR="00581C20" w:rsidP="00B95F6E" w:rsidRDefault="00581C20" w14:paraId="6155A8C9" w14:textId="77777777">
            <w:pPr>
              <w:spacing w:before="240" w:line="240" w:lineRule="auto"/>
              <w:jc w:val="center"/>
              <w:rPr>
                <w:rFonts w:asciiTheme="minorHAnsi" w:hAnsiTheme="minorHAnsi" w:cstheme="minorHAnsi"/>
                <w:b/>
                <w:bCs/>
              </w:rPr>
            </w:pPr>
            <w:r w:rsidRPr="006E61FF">
              <w:rPr>
                <w:rFonts w:asciiTheme="minorHAnsi" w:hAnsiTheme="minorHAnsi" w:cstheme="minorHAnsi"/>
                <w:b/>
                <w:bCs/>
              </w:rPr>
              <w:t>CRITICAL</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6E61FF" w:rsidR="00581C20" w:rsidP="00B95F6E" w:rsidRDefault="00581C20" w14:paraId="2E39135E" w14:textId="2E839FA0">
            <w:pPr>
              <w:spacing w:before="240" w:line="240" w:lineRule="auto"/>
              <w:rPr>
                <w:rFonts w:asciiTheme="minorHAnsi" w:hAnsiTheme="minorHAnsi" w:cstheme="minorHAnsi"/>
              </w:rPr>
            </w:pPr>
            <w:r w:rsidRPr="006E61FF">
              <w:rPr>
                <w:rFonts w:asciiTheme="minorHAnsi" w:hAnsiTheme="minorHAnsi" w:cstheme="minorHAnsi"/>
              </w:rPr>
              <w:t xml:space="preserve">Direct threats against the integrity of the </w:t>
            </w:r>
            <w:r w:rsidRPr="006E61FF" w:rsidR="666C794E">
              <w:rPr>
                <w:rFonts w:asciiTheme="minorHAnsi" w:hAnsiTheme="minorHAnsi" w:cstheme="minorHAnsi"/>
              </w:rPr>
              <w:t>pro</w:t>
            </w:r>
            <w:r w:rsidRPr="006E61FF" w:rsidR="42C1ECEA">
              <w:rPr>
                <w:rFonts w:asciiTheme="minorHAnsi" w:hAnsiTheme="minorHAnsi" w:cstheme="minorHAnsi"/>
              </w:rPr>
              <w:t>gram</w:t>
            </w:r>
            <w:r w:rsidRPr="006E61FF" w:rsidR="00B17E85">
              <w:rPr>
                <w:rFonts w:asciiTheme="minorHAnsi" w:hAnsiTheme="minorHAnsi" w:cstheme="minorHAnsi"/>
              </w:rPr>
              <w:t xml:space="preserve"> </w:t>
            </w:r>
            <w:r w:rsidRPr="006E61FF">
              <w:rPr>
                <w:rFonts w:asciiTheme="minorHAnsi" w:hAnsiTheme="minorHAnsi" w:cstheme="minorHAnsi"/>
              </w:rPr>
              <w:t>staff.</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581C20" w:rsidP="00B95F6E" w:rsidRDefault="00581C20" w14:paraId="5EA8C9A6" w14:textId="77777777">
            <w:pPr>
              <w:spacing w:before="240" w:line="240" w:lineRule="auto"/>
              <w:rPr>
                <w:rFonts w:asciiTheme="minorHAnsi" w:hAnsiTheme="minorHAnsi" w:cstheme="minorHAnsi"/>
              </w:rPr>
            </w:pPr>
            <w:r w:rsidRPr="006E61FF">
              <w:rPr>
                <w:rFonts w:asciiTheme="minorHAnsi" w:hAnsiTheme="minorHAnsi" w:cstheme="minorHAnsi"/>
              </w:rPr>
              <w:t>Suspend activities (visits, meetings, trips) until the situation is restored.</w:t>
            </w:r>
          </w:p>
        </w:tc>
      </w:tr>
      <w:tr w:rsidRPr="006E61FF" w:rsidR="00581C20" w:rsidTr="51288D25" w14:paraId="036E03A0" w14:textId="77777777">
        <w:trPr>
          <w:cantSplit/>
          <w:trHeight w:val="47"/>
        </w:trPr>
        <w:tc>
          <w:tcPr>
            <w:tcW w:w="0" w:type="auto"/>
            <w:vMerge/>
            <w:textDirection w:val="btLr"/>
            <w:vAlign w:val="center"/>
          </w:tcPr>
          <w:p w:rsidRPr="006E61FF" w:rsidR="00581C20" w:rsidP="00B95F6E" w:rsidRDefault="00581C20" w14:paraId="79EB81FA" w14:textId="77777777">
            <w:pPr>
              <w:spacing w:before="240" w:line="240" w:lineRule="auto"/>
              <w:jc w:val="center"/>
              <w:rPr>
                <w:rFonts w:asciiTheme="minorHAnsi" w:hAnsiTheme="minorHAnsi" w:cstheme="minorHAnsi"/>
              </w:rPr>
            </w:pP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581C20" w:rsidP="00B95F6E" w:rsidRDefault="76A09338" w14:paraId="5AE65273" w14:textId="42C09661">
            <w:pPr>
              <w:spacing w:before="240" w:line="240" w:lineRule="auto"/>
              <w:rPr>
                <w:rFonts w:asciiTheme="minorHAnsi" w:hAnsiTheme="minorHAnsi"/>
              </w:rPr>
            </w:pPr>
            <w:r w:rsidRPr="51288D25">
              <w:rPr>
                <w:rFonts w:asciiTheme="minorHAnsi" w:hAnsiTheme="minorHAnsi"/>
              </w:rPr>
              <w:t>Recent high-impact hostile events against the</w:t>
            </w:r>
            <w:r w:rsidRPr="51288D25" w:rsidR="5AF143B6">
              <w:rPr>
                <w:rFonts w:asciiTheme="minorHAnsi" w:hAnsiTheme="minorHAnsi"/>
              </w:rPr>
              <w:t xml:space="preserve"> </w:t>
            </w:r>
            <w:r w:rsidRPr="51288D25" w:rsidR="212C64DC">
              <w:rPr>
                <w:rFonts w:asciiTheme="minorHAnsi" w:hAnsiTheme="minorHAnsi"/>
              </w:rPr>
              <w:t>program staff</w:t>
            </w:r>
            <w:r w:rsidRPr="51288D25">
              <w:rPr>
                <w:rFonts w:asciiTheme="minorHAnsi" w:hAnsiTheme="minorHAnsi"/>
              </w:rPr>
              <w:t xml:space="preserve"> (fatalities, attacks, physical attacks).</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581C20" w:rsidP="00B95F6E" w:rsidRDefault="7AEE0086" w14:paraId="50F5DEB7" w14:textId="72D6426A">
            <w:pPr>
              <w:spacing w:before="240" w:line="240" w:lineRule="auto"/>
              <w:rPr>
                <w:rFonts w:asciiTheme="minorHAnsi" w:hAnsiTheme="minorHAnsi" w:cstheme="minorHAnsi"/>
              </w:rPr>
            </w:pPr>
            <w:r w:rsidRPr="006E61FF">
              <w:rPr>
                <w:rFonts w:asciiTheme="minorHAnsi" w:hAnsiTheme="minorHAnsi" w:cstheme="minorHAnsi"/>
              </w:rPr>
              <w:t>Pro</w:t>
            </w:r>
            <w:r w:rsidRPr="006E61FF" w:rsidR="30EB9506">
              <w:rPr>
                <w:rFonts w:asciiTheme="minorHAnsi" w:hAnsiTheme="minorHAnsi" w:cstheme="minorHAnsi"/>
              </w:rPr>
              <w:t>gram</w:t>
            </w:r>
            <w:r w:rsidRPr="006E61FF" w:rsidR="00581C20">
              <w:rPr>
                <w:rFonts w:asciiTheme="minorHAnsi" w:hAnsiTheme="minorHAnsi" w:cstheme="minorHAnsi"/>
              </w:rPr>
              <w:t xml:space="preserve"> staff in these areas should prepare for an evacuation.</w:t>
            </w:r>
          </w:p>
        </w:tc>
      </w:tr>
      <w:tr w:rsidRPr="006E61FF" w:rsidR="006A5E74" w:rsidTr="51288D25" w14:paraId="04EEBF33" w14:textId="77777777">
        <w:trPr>
          <w:cantSplit/>
          <w:trHeight w:val="47"/>
        </w:trPr>
        <w:tc>
          <w:tcPr>
            <w:tcW w:w="0" w:type="auto"/>
            <w:vMerge w:val="restart"/>
            <w:tcBorders>
              <w:top w:val="single" w:color="000000" w:themeColor="text1" w:sz="4" w:space="0"/>
              <w:left w:val="single" w:color="000000" w:themeColor="text1" w:sz="4" w:space="0"/>
              <w:right w:val="single" w:color="000000" w:themeColor="text1" w:sz="4" w:space="0"/>
            </w:tcBorders>
            <w:shd w:val="clear" w:color="auto" w:fill="FF9900"/>
            <w:textDirection w:val="btLr"/>
            <w:vAlign w:val="center"/>
            <w:hideMark/>
          </w:tcPr>
          <w:p w:rsidRPr="006E61FF" w:rsidR="006A5E74" w:rsidP="00B95F6E" w:rsidRDefault="006A5E74" w14:paraId="29A33CD3" w14:textId="77777777">
            <w:pPr>
              <w:spacing w:before="240" w:line="240" w:lineRule="auto"/>
              <w:jc w:val="center"/>
              <w:rPr>
                <w:rFonts w:asciiTheme="minorHAnsi" w:hAnsiTheme="minorHAnsi" w:cstheme="minorHAnsi"/>
                <w:b/>
                <w:bCs/>
              </w:rPr>
            </w:pPr>
            <w:r w:rsidRPr="006E61FF">
              <w:rPr>
                <w:rFonts w:asciiTheme="minorHAnsi" w:hAnsiTheme="minorHAnsi" w:cstheme="minorHAnsi"/>
                <w:b/>
                <w:bCs/>
              </w:rPr>
              <w:t>HIGH</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6A5E74" w:rsidP="00B95F6E" w:rsidRDefault="006A5E74" w14:paraId="76612C49" w14:textId="77777777">
            <w:pPr>
              <w:spacing w:before="240" w:line="240" w:lineRule="auto"/>
              <w:rPr>
                <w:rFonts w:asciiTheme="minorHAnsi" w:hAnsiTheme="minorHAnsi" w:cstheme="minorHAnsi"/>
              </w:rPr>
            </w:pPr>
            <w:r w:rsidRPr="006E61FF">
              <w:rPr>
                <w:rFonts w:asciiTheme="minorHAnsi" w:hAnsiTheme="minorHAnsi" w:cstheme="minorHAnsi"/>
              </w:rPr>
              <w:t>Incidents against the community conducted by illegal armed groups.</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6A5E74" w:rsidP="00B95F6E" w:rsidRDefault="08BC7BAF" w14:paraId="08ECF139" w14:textId="20BEDCB6">
            <w:pPr>
              <w:spacing w:before="240" w:line="240" w:lineRule="auto"/>
              <w:rPr>
                <w:rFonts w:asciiTheme="minorHAnsi" w:hAnsiTheme="minorHAnsi" w:cstheme="minorHAnsi"/>
              </w:rPr>
            </w:pPr>
            <w:r w:rsidRPr="006E61FF">
              <w:rPr>
                <w:rFonts w:asciiTheme="minorHAnsi" w:hAnsiTheme="minorHAnsi" w:cstheme="minorHAnsi"/>
              </w:rPr>
              <w:t>Pro</w:t>
            </w:r>
            <w:r w:rsidRPr="006E61FF" w:rsidR="297C4447">
              <w:rPr>
                <w:rFonts w:asciiTheme="minorHAnsi" w:hAnsiTheme="minorHAnsi" w:cstheme="minorHAnsi"/>
              </w:rPr>
              <w:t>gram</w:t>
            </w:r>
            <w:r w:rsidRPr="006E61FF" w:rsidR="006A5E74">
              <w:rPr>
                <w:rFonts w:asciiTheme="minorHAnsi" w:hAnsiTheme="minorHAnsi" w:cstheme="minorHAnsi"/>
              </w:rPr>
              <w:t xml:space="preserve"> staff that do not reside in the region must be authorized by th</w:t>
            </w:r>
            <w:r w:rsidRPr="006E61FF" w:rsidR="00692D8A">
              <w:rPr>
                <w:rFonts w:asciiTheme="minorHAnsi" w:hAnsiTheme="minorHAnsi" w:cstheme="minorHAnsi"/>
              </w:rPr>
              <w:t>e Country Director</w:t>
            </w:r>
            <w:r w:rsidRPr="006E61FF" w:rsidR="006A5E74">
              <w:rPr>
                <w:rFonts w:asciiTheme="minorHAnsi" w:hAnsiTheme="minorHAnsi" w:cstheme="minorHAnsi"/>
              </w:rPr>
              <w:t xml:space="preserve">. </w:t>
            </w:r>
          </w:p>
        </w:tc>
      </w:tr>
      <w:tr w:rsidRPr="006E61FF" w:rsidR="006A5E74" w:rsidTr="51288D25" w14:paraId="7BE17E07" w14:textId="77777777">
        <w:trPr>
          <w:cantSplit/>
          <w:trHeight w:val="47"/>
        </w:trPr>
        <w:tc>
          <w:tcPr>
            <w:tcW w:w="0" w:type="auto"/>
            <w:vMerge/>
            <w:textDirection w:val="btLr"/>
            <w:vAlign w:val="center"/>
          </w:tcPr>
          <w:p w:rsidRPr="006E61FF" w:rsidR="006A5E74" w:rsidP="00B95F6E" w:rsidRDefault="006A5E74" w14:paraId="5629B070" w14:textId="77777777">
            <w:pPr>
              <w:spacing w:before="240" w:line="240" w:lineRule="auto"/>
              <w:rPr>
                <w:rFonts w:asciiTheme="minorHAnsi" w:hAnsiTheme="minorHAnsi" w:cstheme="minorHAnsi"/>
              </w:rPr>
            </w:pP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6A5E74" w:rsidP="00B95F6E" w:rsidRDefault="006A5E74" w14:paraId="18629946" w14:textId="2548DFDB">
            <w:pPr>
              <w:spacing w:before="240" w:line="240" w:lineRule="auto"/>
              <w:rPr>
                <w:rFonts w:asciiTheme="minorHAnsi" w:hAnsiTheme="minorHAnsi" w:cstheme="minorHAnsi"/>
              </w:rPr>
            </w:pPr>
            <w:r w:rsidRPr="006E61FF">
              <w:rPr>
                <w:rFonts w:asciiTheme="minorHAnsi" w:hAnsiTheme="minorHAnsi" w:cstheme="minorHAnsi"/>
              </w:rPr>
              <w:t xml:space="preserve">Hostile acts against third parties related to </w:t>
            </w:r>
            <w:r w:rsidRPr="006E61FF" w:rsidR="00692D8A">
              <w:rPr>
                <w:rFonts w:asciiTheme="minorHAnsi" w:hAnsiTheme="minorHAnsi" w:cstheme="minorHAnsi"/>
              </w:rPr>
              <w:t xml:space="preserve">the </w:t>
            </w:r>
            <w:r w:rsidRPr="006E61FF" w:rsidR="5BCB1C53">
              <w:rPr>
                <w:rFonts w:asciiTheme="minorHAnsi" w:hAnsiTheme="minorHAnsi" w:cstheme="minorHAnsi"/>
              </w:rPr>
              <w:t>pro</w:t>
            </w:r>
            <w:r w:rsidRPr="006E61FF" w:rsidR="2EB9E7A2">
              <w:rPr>
                <w:rFonts w:asciiTheme="minorHAnsi" w:hAnsiTheme="minorHAnsi" w:cstheme="minorHAnsi"/>
              </w:rPr>
              <w:t>gram</w:t>
            </w:r>
            <w:r w:rsidRPr="006E61FF">
              <w:rPr>
                <w:rFonts w:asciiTheme="minorHAnsi" w:hAnsiTheme="minorHAnsi" w:cstheme="minorHAnsi"/>
              </w:rPr>
              <w:t xml:space="preserve"> (community, </w:t>
            </w:r>
            <w:r w:rsidRPr="006E61FF" w:rsidR="0031349E">
              <w:rPr>
                <w:rFonts w:asciiTheme="minorHAnsi" w:hAnsiTheme="minorHAnsi" w:cstheme="minorHAnsi"/>
              </w:rPr>
              <w:t>organizations</w:t>
            </w:r>
            <w:r w:rsidRPr="006E61FF">
              <w:rPr>
                <w:rFonts w:asciiTheme="minorHAnsi" w:hAnsiTheme="minorHAnsi" w:cstheme="minorHAnsi"/>
              </w:rPr>
              <w:t>).</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6A5E74" w:rsidP="00B95F6E" w:rsidRDefault="006A5E74" w14:paraId="199ECB14" w14:textId="3D54C97E">
            <w:pPr>
              <w:spacing w:before="240" w:line="240" w:lineRule="auto"/>
              <w:rPr>
                <w:rFonts w:asciiTheme="minorHAnsi" w:hAnsiTheme="minorHAnsi" w:cstheme="minorHAnsi"/>
              </w:rPr>
            </w:pPr>
            <w:r w:rsidRPr="006E61FF">
              <w:rPr>
                <w:rFonts w:asciiTheme="minorHAnsi" w:hAnsiTheme="minorHAnsi" w:cstheme="minorHAnsi"/>
              </w:rPr>
              <w:t xml:space="preserve">Visits or trips to the area are authorized only if strictly necessary. Pre-defined agendas to guarantee short visits. The approved schedule cannot be altered. </w:t>
            </w:r>
          </w:p>
        </w:tc>
      </w:tr>
      <w:tr w:rsidRPr="006E61FF" w:rsidR="006A5E74" w:rsidTr="51288D25" w14:paraId="7A7C691C" w14:textId="77777777">
        <w:trPr>
          <w:cantSplit/>
          <w:trHeight w:val="47"/>
        </w:trPr>
        <w:tc>
          <w:tcPr>
            <w:tcW w:w="0" w:type="auto"/>
            <w:vMerge/>
            <w:textDirection w:val="btLr"/>
            <w:vAlign w:val="center"/>
          </w:tcPr>
          <w:p w:rsidRPr="006E61FF" w:rsidR="006A5E74" w:rsidP="00B95F6E" w:rsidRDefault="006A5E74" w14:paraId="14ACC27D" w14:textId="77777777">
            <w:pPr>
              <w:spacing w:before="240" w:line="240" w:lineRule="auto"/>
              <w:rPr>
                <w:rFonts w:asciiTheme="minorHAnsi" w:hAnsiTheme="minorHAnsi" w:cstheme="minorHAnsi"/>
              </w:rPr>
            </w:pPr>
          </w:p>
        </w:tc>
        <w:tc>
          <w:tcPr>
            <w:tcW w:w="3957" w:type="dxa"/>
            <w:tcBorders>
              <w:top w:val="single" w:color="000000" w:themeColor="text1" w:sz="4" w:space="0"/>
              <w:left w:val="single" w:color="000000" w:themeColor="text1" w:sz="4" w:space="0"/>
              <w:right w:val="single" w:color="000000" w:themeColor="text1" w:sz="4" w:space="0"/>
            </w:tcBorders>
            <w:vAlign w:val="center"/>
          </w:tcPr>
          <w:p w:rsidRPr="006E61FF" w:rsidR="006A5E74" w:rsidP="00B95F6E" w:rsidRDefault="006A5E74" w14:paraId="42ADF746" w14:textId="7253E2CA">
            <w:pPr>
              <w:spacing w:before="240" w:line="240" w:lineRule="auto"/>
              <w:rPr>
                <w:rFonts w:asciiTheme="minorHAnsi" w:hAnsiTheme="minorHAnsi" w:cstheme="minorHAnsi"/>
              </w:rPr>
            </w:pPr>
            <w:r w:rsidRPr="006E61FF">
              <w:rPr>
                <w:rFonts w:asciiTheme="minorHAnsi" w:hAnsiTheme="minorHAnsi" w:cstheme="minorHAnsi"/>
              </w:rPr>
              <w:t xml:space="preserve">Recent incidents against other </w:t>
            </w:r>
            <w:r w:rsidRPr="006E61FF" w:rsidR="00612DFD">
              <w:rPr>
                <w:rFonts w:asciiTheme="minorHAnsi" w:hAnsiTheme="minorHAnsi" w:cstheme="minorHAnsi"/>
              </w:rPr>
              <w:t>U.S. Government</w:t>
            </w:r>
            <w:r w:rsidRPr="006E61FF">
              <w:rPr>
                <w:rFonts w:asciiTheme="minorHAnsi" w:hAnsiTheme="minorHAnsi" w:cstheme="minorHAnsi"/>
              </w:rPr>
              <w:t xml:space="preserve"> program implementers.</w:t>
            </w:r>
          </w:p>
        </w:tc>
        <w:tc>
          <w:tcPr>
            <w:tcW w:w="3910" w:type="dxa"/>
            <w:tcBorders>
              <w:top w:val="single" w:color="000000" w:themeColor="text1" w:sz="4" w:space="0"/>
              <w:left w:val="single" w:color="000000" w:themeColor="text1" w:sz="4" w:space="0"/>
              <w:right w:val="single" w:color="000000" w:themeColor="text1" w:sz="4" w:space="0"/>
            </w:tcBorders>
            <w:vAlign w:val="center"/>
          </w:tcPr>
          <w:p w:rsidRPr="006E61FF" w:rsidR="006A5E74" w:rsidP="00B95F6E" w:rsidRDefault="56EE6894" w14:paraId="26F4054F" w14:textId="77C09AB0">
            <w:pPr>
              <w:spacing w:before="240" w:line="240" w:lineRule="auto"/>
              <w:rPr>
                <w:rFonts w:asciiTheme="minorHAnsi" w:hAnsiTheme="minorHAnsi" w:cstheme="minorHAnsi"/>
              </w:rPr>
            </w:pPr>
            <w:r w:rsidRPr="006E61FF">
              <w:rPr>
                <w:rFonts w:asciiTheme="minorHAnsi" w:hAnsiTheme="minorHAnsi" w:cstheme="minorHAnsi"/>
              </w:rPr>
              <w:t>Pro</w:t>
            </w:r>
            <w:r w:rsidRPr="006E61FF" w:rsidR="6B653686">
              <w:rPr>
                <w:rFonts w:asciiTheme="minorHAnsi" w:hAnsiTheme="minorHAnsi" w:cstheme="minorHAnsi"/>
              </w:rPr>
              <w:t>gram</w:t>
            </w:r>
            <w:r w:rsidRPr="006E61FF" w:rsidR="006A5E74">
              <w:rPr>
                <w:rFonts w:asciiTheme="minorHAnsi" w:hAnsiTheme="minorHAnsi" w:cstheme="minorHAnsi"/>
              </w:rPr>
              <w:t xml:space="preserve"> staff must strictly follow self-protection measures to reduce risk exposure.</w:t>
            </w:r>
          </w:p>
        </w:tc>
      </w:tr>
      <w:tr w:rsidRPr="006E61FF" w:rsidR="006A5E74" w:rsidTr="51288D25" w14:paraId="15540644" w14:textId="77777777">
        <w:trPr>
          <w:cantSplit/>
          <w:trHeight w:val="1134"/>
        </w:trPr>
        <w:tc>
          <w:tcPr>
            <w:tcW w:w="0" w:type="auto"/>
            <w:vMerge w:val="restart"/>
            <w:tcBorders>
              <w:top w:val="single" w:color="000000" w:themeColor="text1" w:sz="4" w:space="0"/>
              <w:left w:val="single" w:color="000000" w:themeColor="text1" w:sz="4" w:space="0"/>
              <w:right w:val="single" w:color="000000" w:themeColor="text1" w:sz="4" w:space="0"/>
            </w:tcBorders>
            <w:shd w:val="clear" w:color="auto" w:fill="FFFF00"/>
            <w:textDirection w:val="btLr"/>
            <w:vAlign w:val="center"/>
          </w:tcPr>
          <w:p w:rsidRPr="006E61FF" w:rsidR="006A5E74" w:rsidP="00B95F6E" w:rsidRDefault="006A5E74" w14:paraId="11D946F8" w14:textId="77777777">
            <w:pPr>
              <w:spacing w:before="240" w:line="240" w:lineRule="auto"/>
              <w:jc w:val="center"/>
              <w:rPr>
                <w:rFonts w:asciiTheme="minorHAnsi" w:hAnsiTheme="minorHAnsi" w:cstheme="minorHAnsi"/>
                <w:b/>
                <w:bCs/>
              </w:rPr>
            </w:pPr>
            <w:r w:rsidRPr="006E61FF">
              <w:rPr>
                <w:rFonts w:asciiTheme="minorHAnsi" w:hAnsiTheme="minorHAnsi" w:cstheme="minorHAnsi"/>
                <w:b/>
                <w:bCs/>
              </w:rPr>
              <w:t>MEDIUM</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6A5E74" w:rsidP="00B95F6E" w:rsidRDefault="006A5E74" w14:paraId="095F7132" w14:textId="32FB52BE">
            <w:pPr>
              <w:spacing w:before="240" w:line="240" w:lineRule="auto"/>
              <w:rPr>
                <w:rFonts w:asciiTheme="minorHAnsi" w:hAnsiTheme="minorHAnsi" w:cstheme="minorHAnsi"/>
              </w:rPr>
            </w:pPr>
            <w:r w:rsidRPr="006E61FF">
              <w:rPr>
                <w:rFonts w:asciiTheme="minorHAnsi" w:hAnsiTheme="minorHAnsi" w:cstheme="minorHAnsi"/>
              </w:rPr>
              <w:t xml:space="preserve">Illegal groups present in the area with </w:t>
            </w:r>
            <w:r w:rsidRPr="006E61FF" w:rsidR="00CD7DA0">
              <w:rPr>
                <w:rFonts w:asciiTheme="minorHAnsi" w:hAnsiTheme="minorHAnsi" w:cstheme="minorHAnsi"/>
              </w:rPr>
              <w:t xml:space="preserve">a </w:t>
            </w:r>
            <w:r w:rsidRPr="006E61FF">
              <w:rPr>
                <w:rFonts w:asciiTheme="minorHAnsi" w:hAnsiTheme="minorHAnsi" w:cstheme="minorHAnsi"/>
              </w:rPr>
              <w:t xml:space="preserve">low probability of hostile action against </w:t>
            </w:r>
            <w:r w:rsidRPr="006E61FF" w:rsidR="00FA1002">
              <w:rPr>
                <w:rFonts w:asciiTheme="minorHAnsi" w:hAnsiTheme="minorHAnsi" w:cstheme="minorHAnsi"/>
              </w:rPr>
              <w:t xml:space="preserve">the </w:t>
            </w:r>
            <w:r w:rsidRPr="006E61FF" w:rsidR="3457B0E7">
              <w:rPr>
                <w:rFonts w:asciiTheme="minorHAnsi" w:hAnsiTheme="minorHAnsi" w:cstheme="minorHAnsi"/>
              </w:rPr>
              <w:t>pro</w:t>
            </w:r>
            <w:r w:rsidRPr="006E61FF" w:rsidR="19990BA8">
              <w:rPr>
                <w:rFonts w:asciiTheme="minorHAnsi" w:hAnsiTheme="minorHAnsi" w:cstheme="minorHAnsi"/>
              </w:rPr>
              <w:t>gram</w:t>
            </w:r>
            <w:r w:rsidRPr="006E61FF">
              <w:rPr>
                <w:rFonts w:asciiTheme="minorHAnsi" w:hAnsiTheme="minorHAnsi" w:cstheme="minorHAnsi"/>
              </w:rPr>
              <w:t xml:space="preserve"> staff.</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6E61FF" w:rsidR="006A5E74" w:rsidP="00B95F6E" w:rsidRDefault="006A5E74" w14:paraId="2D865412" w14:textId="77777777">
            <w:pPr>
              <w:spacing w:before="240" w:line="240" w:lineRule="auto"/>
              <w:rPr>
                <w:rFonts w:asciiTheme="minorHAnsi" w:hAnsiTheme="minorHAnsi" w:cstheme="minorHAnsi"/>
              </w:rPr>
            </w:pPr>
            <w:r w:rsidRPr="006E61FF">
              <w:rPr>
                <w:rFonts w:asciiTheme="minorHAnsi" w:hAnsiTheme="minorHAnsi" w:cstheme="minorHAnsi"/>
              </w:rPr>
              <w:t>Observe strict security protocols (telephone monitoring, follow approved travel schedule, pre-defined agenda).</w:t>
            </w:r>
          </w:p>
        </w:tc>
      </w:tr>
      <w:tr w:rsidRPr="006E61FF" w:rsidR="006A5E74" w:rsidTr="51288D25" w14:paraId="79778E54" w14:textId="77777777">
        <w:trPr>
          <w:cantSplit/>
          <w:trHeight w:val="1134"/>
        </w:trPr>
        <w:tc>
          <w:tcPr>
            <w:tcW w:w="0" w:type="auto"/>
            <w:vMerge/>
            <w:textDirection w:val="btLr"/>
            <w:vAlign w:val="center"/>
            <w:hideMark/>
          </w:tcPr>
          <w:p w:rsidRPr="006E61FF" w:rsidR="006A5E74" w:rsidP="00B95F6E" w:rsidRDefault="006A5E74" w14:paraId="53811C5E" w14:textId="77777777">
            <w:pPr>
              <w:spacing w:line="240" w:lineRule="auto"/>
              <w:rPr>
                <w:rFonts w:asciiTheme="minorHAnsi" w:hAnsiTheme="minorHAnsi" w:cstheme="minorHAnsi"/>
              </w:rPr>
            </w:pP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6E61FF" w:rsidR="006A5E74" w:rsidP="00B95F6E" w:rsidRDefault="006A5E74" w14:paraId="410D3017" w14:textId="127E4200">
            <w:pPr>
              <w:rPr>
                <w:rFonts w:asciiTheme="minorHAnsi" w:hAnsiTheme="minorHAnsi" w:cstheme="minorHAnsi"/>
              </w:rPr>
            </w:pPr>
            <w:r w:rsidRPr="006E61FF">
              <w:rPr>
                <w:rFonts w:asciiTheme="minorHAnsi" w:hAnsiTheme="minorHAnsi" w:cstheme="minorHAnsi"/>
              </w:rPr>
              <w:t>Delays in leaving scheduled activities</w:t>
            </w:r>
            <w:r w:rsidRPr="006E61FF" w:rsidR="00C21A55">
              <w:rPr>
                <w:rFonts w:asciiTheme="minorHAnsi" w:hAnsiTheme="minorHAnsi" w:cstheme="minorHAnsi"/>
              </w:rPr>
              <w:t xml:space="preserve"> and u</w:t>
            </w:r>
            <w:r w:rsidRPr="006E61FF">
              <w:rPr>
                <w:rFonts w:asciiTheme="minorHAnsi" w:hAnsiTheme="minorHAnsi" w:cstheme="minorHAnsi"/>
              </w:rPr>
              <w:t>nexpected security events.</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6E61FF" w:rsidR="006A5E74" w:rsidP="00B95F6E" w:rsidRDefault="00A1F301" w14:paraId="31FAB17B" w14:textId="6EA1FFCA">
            <w:pPr>
              <w:spacing w:line="240" w:lineRule="auto"/>
              <w:rPr>
                <w:rFonts w:asciiTheme="minorHAnsi" w:hAnsiTheme="minorHAnsi" w:cstheme="minorHAnsi"/>
              </w:rPr>
            </w:pPr>
            <w:r w:rsidRPr="006E61FF">
              <w:rPr>
                <w:rFonts w:asciiTheme="minorHAnsi" w:hAnsiTheme="minorHAnsi" w:cstheme="minorHAnsi"/>
              </w:rPr>
              <w:t>Pro</w:t>
            </w:r>
            <w:r w:rsidRPr="006E61FF" w:rsidR="4F228A5C">
              <w:rPr>
                <w:rFonts w:asciiTheme="minorHAnsi" w:hAnsiTheme="minorHAnsi" w:cstheme="minorHAnsi"/>
              </w:rPr>
              <w:t>gram</w:t>
            </w:r>
            <w:r w:rsidRPr="006E61FF" w:rsidR="006A5E74">
              <w:rPr>
                <w:rFonts w:asciiTheme="minorHAnsi" w:hAnsiTheme="minorHAnsi" w:cstheme="minorHAnsi"/>
              </w:rPr>
              <w:t xml:space="preserve"> staff alert and attentive to changes in the area</w:t>
            </w:r>
            <w:r w:rsidRPr="006E61FF" w:rsidR="00806B08">
              <w:rPr>
                <w:rFonts w:asciiTheme="minorHAnsi" w:hAnsiTheme="minorHAnsi" w:cstheme="minorHAnsi"/>
              </w:rPr>
              <w:t>.</w:t>
            </w:r>
          </w:p>
        </w:tc>
      </w:tr>
      <w:tr w:rsidRPr="006E61FF" w:rsidR="006A5E74" w:rsidTr="51288D25" w14:paraId="105114BB" w14:textId="77777777">
        <w:trPr>
          <w:cantSplit/>
          <w:trHeight w:val="1134"/>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extDirection w:val="btLr"/>
            <w:vAlign w:val="center"/>
            <w:hideMark/>
          </w:tcPr>
          <w:p w:rsidRPr="006E61FF" w:rsidR="006A5E74" w:rsidP="00B95F6E" w:rsidRDefault="006A5E74" w14:paraId="7A9C13C3" w14:textId="77777777">
            <w:pPr>
              <w:spacing w:line="240" w:lineRule="auto"/>
              <w:jc w:val="center"/>
              <w:rPr>
                <w:rFonts w:asciiTheme="minorHAnsi" w:hAnsiTheme="minorHAnsi" w:cstheme="minorHAnsi"/>
                <w:b/>
                <w:bCs/>
              </w:rPr>
            </w:pPr>
            <w:r w:rsidRPr="006E61FF">
              <w:rPr>
                <w:rFonts w:asciiTheme="minorHAnsi" w:hAnsiTheme="minorHAnsi" w:cstheme="minorHAnsi"/>
                <w:b/>
                <w:bCs/>
              </w:rPr>
              <w:t>LOW</w:t>
            </w:r>
          </w:p>
        </w:tc>
        <w:tc>
          <w:tcPr>
            <w:tcW w:w="3957"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6E61FF" w:rsidR="006A5E74" w:rsidP="00B95F6E" w:rsidRDefault="006A5E74" w14:paraId="6B2D8391" w14:textId="02CEDBC6">
            <w:pPr>
              <w:pStyle w:val="Prrafodelista"/>
              <w:numPr>
                <w:ilvl w:val="0"/>
                <w:numId w:val="4"/>
              </w:numPr>
              <w:spacing w:before="0" w:after="160"/>
              <w:rPr>
                <w:rFonts w:asciiTheme="minorHAnsi" w:hAnsiTheme="minorHAnsi" w:cstheme="minorHAnsi"/>
              </w:rPr>
            </w:pPr>
            <w:r w:rsidRPr="006E61FF">
              <w:rPr>
                <w:rFonts w:asciiTheme="minorHAnsi" w:hAnsiTheme="minorHAnsi" w:cstheme="minorHAnsi"/>
              </w:rPr>
              <w:t xml:space="preserve">Normal </w:t>
            </w:r>
            <w:proofErr w:type="spellStart"/>
            <w:r w:rsidRPr="006E61FF">
              <w:rPr>
                <w:rFonts w:asciiTheme="minorHAnsi" w:hAnsiTheme="minorHAnsi" w:cstheme="minorHAnsi"/>
              </w:rPr>
              <w:t>operations</w:t>
            </w:r>
            <w:proofErr w:type="spellEnd"/>
            <w:r w:rsidRPr="006E61FF">
              <w:rPr>
                <w:rFonts w:asciiTheme="minorHAnsi" w:hAnsiTheme="minorHAnsi" w:cstheme="minorHAnsi"/>
              </w:rPr>
              <w:t>.</w:t>
            </w:r>
          </w:p>
          <w:p w:rsidRPr="006E61FF" w:rsidR="006A5E74" w:rsidP="00B95F6E" w:rsidRDefault="006A5E74" w14:paraId="1879BD7D" w14:textId="0552FA2E">
            <w:pPr>
              <w:pStyle w:val="Prrafodelista"/>
              <w:numPr>
                <w:ilvl w:val="0"/>
                <w:numId w:val="4"/>
              </w:numPr>
              <w:spacing w:before="0" w:after="160"/>
              <w:rPr>
                <w:rFonts w:asciiTheme="minorHAnsi" w:hAnsiTheme="minorHAnsi" w:cstheme="minorHAnsi"/>
              </w:rPr>
            </w:pPr>
            <w:r w:rsidRPr="006E61FF">
              <w:rPr>
                <w:rFonts w:asciiTheme="minorHAnsi" w:hAnsiTheme="minorHAnsi" w:cstheme="minorHAnsi"/>
              </w:rPr>
              <w:t xml:space="preserve">Criminal </w:t>
            </w:r>
            <w:proofErr w:type="spellStart"/>
            <w:r w:rsidRPr="006E61FF">
              <w:rPr>
                <w:rFonts w:asciiTheme="minorHAnsi" w:hAnsiTheme="minorHAnsi" w:cstheme="minorHAnsi"/>
              </w:rPr>
              <w:t>activity</w:t>
            </w:r>
            <w:proofErr w:type="spellEnd"/>
            <w:r w:rsidRPr="006E61FF">
              <w:rPr>
                <w:rFonts w:asciiTheme="minorHAnsi" w:hAnsiTheme="minorHAnsi" w:cstheme="minorHAnsi"/>
              </w:rPr>
              <w:t xml:space="preserve"> </w:t>
            </w:r>
            <w:proofErr w:type="spellStart"/>
            <w:r w:rsidRPr="006E61FF">
              <w:rPr>
                <w:rFonts w:asciiTheme="minorHAnsi" w:hAnsiTheme="minorHAnsi" w:cstheme="minorHAnsi"/>
              </w:rPr>
              <w:t>is</w:t>
            </w:r>
            <w:proofErr w:type="spellEnd"/>
            <w:r w:rsidRPr="006E61FF">
              <w:rPr>
                <w:rFonts w:asciiTheme="minorHAnsi" w:hAnsiTheme="minorHAnsi" w:cstheme="minorHAnsi"/>
              </w:rPr>
              <w:t xml:space="preserve"> </w:t>
            </w:r>
            <w:proofErr w:type="spellStart"/>
            <w:r w:rsidRPr="006E61FF">
              <w:rPr>
                <w:rFonts w:asciiTheme="minorHAnsi" w:hAnsiTheme="minorHAnsi" w:cstheme="minorHAnsi"/>
              </w:rPr>
              <w:t>minimal</w:t>
            </w:r>
            <w:proofErr w:type="spellEnd"/>
            <w:r w:rsidRPr="006E61FF">
              <w:rPr>
                <w:rFonts w:asciiTheme="minorHAnsi" w:hAnsiTheme="minorHAnsi" w:cstheme="minorHAnsi"/>
              </w:rPr>
              <w:t>.</w:t>
            </w:r>
          </w:p>
          <w:p w:rsidRPr="006E61FF" w:rsidR="006A5E74" w:rsidP="00B95F6E" w:rsidRDefault="006A5E74" w14:paraId="11673230" w14:textId="57DECE22">
            <w:pPr>
              <w:pStyle w:val="Prrafodelista"/>
              <w:numPr>
                <w:ilvl w:val="0"/>
                <w:numId w:val="4"/>
              </w:numPr>
              <w:spacing w:before="0" w:after="160"/>
              <w:rPr>
                <w:rFonts w:asciiTheme="minorHAnsi" w:hAnsiTheme="minorHAnsi" w:cstheme="minorHAnsi"/>
                <w:lang w:val="en-US"/>
              </w:rPr>
            </w:pPr>
            <w:r w:rsidRPr="006E61FF">
              <w:rPr>
                <w:rFonts w:asciiTheme="minorHAnsi" w:hAnsiTheme="minorHAnsi" w:cstheme="minorHAnsi"/>
                <w:lang w:val="en-US"/>
              </w:rPr>
              <w:t xml:space="preserve">Risk of hostile actions against </w:t>
            </w:r>
            <w:r w:rsidRPr="006E61FF" w:rsidR="00770006">
              <w:rPr>
                <w:rFonts w:asciiTheme="minorHAnsi" w:hAnsiTheme="minorHAnsi" w:cstheme="minorHAnsi"/>
                <w:lang w:val="en-US"/>
              </w:rPr>
              <w:t>the</w:t>
            </w:r>
            <w:r w:rsidRPr="006E61FF">
              <w:rPr>
                <w:rFonts w:asciiTheme="minorHAnsi" w:hAnsiTheme="minorHAnsi" w:cstheme="minorHAnsi"/>
                <w:lang w:val="en-US"/>
              </w:rPr>
              <w:t xml:space="preserve"> </w:t>
            </w:r>
            <w:r w:rsidRPr="006E61FF" w:rsidR="58DD4A25">
              <w:rPr>
                <w:rFonts w:asciiTheme="minorHAnsi" w:hAnsiTheme="minorHAnsi" w:cstheme="minorHAnsi"/>
                <w:lang w:val="en-US"/>
              </w:rPr>
              <w:t>pro</w:t>
            </w:r>
            <w:r w:rsidRPr="006E61FF" w:rsidR="14683BE3">
              <w:rPr>
                <w:rFonts w:asciiTheme="minorHAnsi" w:hAnsiTheme="minorHAnsi" w:cstheme="minorHAnsi"/>
                <w:lang w:val="en-US"/>
              </w:rPr>
              <w:t>gram</w:t>
            </w:r>
            <w:r w:rsidRPr="006E61FF" w:rsidR="00770006">
              <w:rPr>
                <w:rFonts w:asciiTheme="minorHAnsi" w:hAnsiTheme="minorHAnsi" w:cstheme="minorHAnsi"/>
                <w:lang w:val="en-US"/>
              </w:rPr>
              <w:t xml:space="preserve"> </w:t>
            </w:r>
            <w:r w:rsidRPr="006E61FF">
              <w:rPr>
                <w:rFonts w:asciiTheme="minorHAnsi" w:hAnsiTheme="minorHAnsi" w:cstheme="minorHAnsi"/>
                <w:lang w:val="en-US"/>
              </w:rPr>
              <w:t>staff or activities is minimal.</w:t>
            </w:r>
          </w:p>
        </w:tc>
        <w:tc>
          <w:tcPr>
            <w:tcW w:w="391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6E61FF" w:rsidR="006A5E74" w:rsidP="00B95F6E" w:rsidRDefault="006A5E74" w14:paraId="3EFD23BE" w14:textId="77777777">
            <w:pPr>
              <w:spacing w:line="240" w:lineRule="auto"/>
              <w:rPr>
                <w:rFonts w:asciiTheme="minorHAnsi" w:hAnsiTheme="minorHAnsi" w:cstheme="minorHAnsi"/>
              </w:rPr>
            </w:pPr>
            <w:r w:rsidRPr="006E61FF">
              <w:rPr>
                <w:rFonts w:asciiTheme="minorHAnsi" w:hAnsiTheme="minorHAnsi" w:cstheme="minorHAnsi"/>
              </w:rPr>
              <w:t>Comply with existing security protocols.</w:t>
            </w:r>
          </w:p>
        </w:tc>
      </w:tr>
    </w:tbl>
    <w:p w:rsidRPr="006E61FF" w:rsidR="000762CC" w:rsidP="00B95F6E" w:rsidRDefault="000762CC" w14:paraId="6BA10E2F" w14:textId="77777777">
      <w:pPr>
        <w:pStyle w:val="CHMBodyText"/>
        <w:spacing w:after="160"/>
        <w:rPr>
          <w:rFonts w:asciiTheme="minorHAnsi" w:hAnsiTheme="minorHAnsi" w:cstheme="minorHAnsi"/>
          <w:sz w:val="24"/>
          <w:szCs w:val="24"/>
          <w:lang w:val="en-US"/>
        </w:rPr>
      </w:pPr>
      <w:bookmarkStart w:name="_Toc105496760" w:id="10"/>
    </w:p>
    <w:p w:rsidRPr="006E61FF" w:rsidR="00CD7DA0" w:rsidP="00B95F6E" w:rsidRDefault="00CD7DA0" w14:paraId="4F71AA02" w14:textId="10C4DEB9">
      <w:pPr>
        <w:pStyle w:val="Ttulo2"/>
        <w:spacing w:after="160"/>
        <w:rPr>
          <w:rFonts w:asciiTheme="minorHAnsi" w:hAnsiTheme="minorHAnsi" w:cstheme="minorBidi"/>
          <w:color w:val="2F5496" w:themeColor="accent1" w:themeShade="BF"/>
          <w:sz w:val="24"/>
          <w:szCs w:val="24"/>
        </w:rPr>
      </w:pPr>
      <w:bookmarkStart w:name="_Toc1691611687" w:id="11"/>
      <w:r w:rsidRPr="055C35A8">
        <w:rPr>
          <w:rFonts w:asciiTheme="minorHAnsi" w:hAnsiTheme="minorHAnsi" w:cstheme="minorBidi"/>
          <w:color w:val="2F5496" w:themeColor="accent1" w:themeShade="BF"/>
          <w:sz w:val="24"/>
          <w:szCs w:val="24"/>
        </w:rPr>
        <w:t>Potential Risks and Security/Safety Protocols</w:t>
      </w:r>
      <w:bookmarkEnd w:id="10"/>
      <w:bookmarkEnd w:id="11"/>
    </w:p>
    <w:p w:rsidRPr="006E61FF" w:rsidR="006E61FF" w:rsidP="00B95F6E" w:rsidRDefault="00D62F51" w14:paraId="18A98BDA" w14:textId="77D56FA0">
      <w:pPr>
        <w:spacing w:line="240" w:lineRule="auto"/>
        <w:rPr>
          <w:rFonts w:asciiTheme="minorHAnsi" w:hAnsiTheme="minorHAnsi" w:cstheme="minorHAnsi"/>
        </w:rPr>
      </w:pPr>
      <w:r w:rsidRPr="006E61FF">
        <w:rPr>
          <w:rFonts w:asciiTheme="minorHAnsi" w:hAnsiTheme="minorHAnsi" w:cstheme="minorHAnsi"/>
        </w:rPr>
        <w:t xml:space="preserve">The </w:t>
      </w:r>
      <w:r w:rsidRPr="006E61FF" w:rsidR="4B7A6960">
        <w:rPr>
          <w:rFonts w:asciiTheme="minorHAnsi" w:hAnsiTheme="minorHAnsi" w:cstheme="minorHAnsi"/>
        </w:rPr>
        <w:t>pro</w:t>
      </w:r>
      <w:r w:rsidRPr="006E61FF" w:rsidR="134E55C4">
        <w:rPr>
          <w:rFonts w:asciiTheme="minorHAnsi" w:hAnsiTheme="minorHAnsi" w:cstheme="minorHAnsi"/>
        </w:rPr>
        <w:t>gram</w:t>
      </w:r>
      <w:r w:rsidRPr="006E61FF" w:rsidR="00CD7DA0">
        <w:rPr>
          <w:rFonts w:asciiTheme="minorHAnsi" w:hAnsiTheme="minorHAnsi" w:cstheme="minorHAnsi"/>
        </w:rPr>
        <w:t xml:space="preserve"> identified several risks that can affect team safety and field operations, along with measures to address each</w:t>
      </w:r>
      <w:r w:rsidRPr="006E61FF" w:rsidR="00F12C65">
        <w:rPr>
          <w:rFonts w:asciiTheme="minorHAnsi" w:hAnsiTheme="minorHAnsi" w:cstheme="minorHAnsi"/>
        </w:rPr>
        <w:t xml:space="preserve"> which are detailed below. </w:t>
      </w:r>
    </w:p>
    <w:p w:rsidRPr="006E61FF" w:rsidR="00436856" w:rsidP="00B95F6E" w:rsidRDefault="008A6B6B" w14:paraId="18CC051C" w14:textId="6F976284">
      <w:pPr>
        <w:pStyle w:val="Ttulo3"/>
        <w:spacing w:after="160"/>
        <w:rPr>
          <w:rFonts w:asciiTheme="minorHAnsi" w:hAnsiTheme="minorHAnsi"/>
          <w:sz w:val="24"/>
          <w:szCs w:val="24"/>
        </w:rPr>
      </w:pPr>
      <w:bookmarkStart w:name="_Toc1918045455" w:id="12"/>
      <w:r w:rsidRPr="055C35A8">
        <w:rPr>
          <w:rFonts w:asciiTheme="minorHAnsi" w:hAnsiTheme="minorHAnsi"/>
          <w:sz w:val="24"/>
          <w:szCs w:val="24"/>
        </w:rPr>
        <w:t>Earthquake</w:t>
      </w:r>
      <w:bookmarkEnd w:id="12"/>
    </w:p>
    <w:p w:rsidRPr="006E61FF" w:rsidR="00436856" w:rsidP="00B95F6E" w:rsidRDefault="00436856" w14:paraId="65ECD0F2" w14:textId="77777777">
      <w:pPr>
        <w:pStyle w:val="Ttulo4"/>
        <w:spacing w:after="160"/>
        <w:rPr>
          <w:rFonts w:asciiTheme="minorHAnsi" w:hAnsiTheme="minorHAnsi" w:cstheme="minorHAnsi"/>
          <w:sz w:val="24"/>
        </w:rPr>
      </w:pPr>
      <w:r w:rsidRPr="006E61FF">
        <w:rPr>
          <w:rFonts w:asciiTheme="minorHAnsi" w:hAnsiTheme="minorHAnsi" w:cstheme="minorHAnsi"/>
          <w:sz w:val="24"/>
        </w:rPr>
        <w:t>Preventative Measures</w:t>
      </w:r>
    </w:p>
    <w:p w:rsidRPr="006E61FF" w:rsidR="00436856" w:rsidP="00B95F6E" w:rsidRDefault="00436856" w14:paraId="4918C295" w14:textId="79B64E7B">
      <w:pPr>
        <w:pStyle w:val="Prrafodelista"/>
        <w:numPr>
          <w:ilvl w:val="0"/>
          <w:numId w:val="6"/>
        </w:numPr>
        <w:tabs>
          <w:tab w:val="left" w:pos="426"/>
        </w:tabs>
        <w:spacing w:before="0" w:after="160"/>
        <w:jc w:val="both"/>
        <w:rPr>
          <w:rFonts w:eastAsia="Calibri" w:asciiTheme="minorHAnsi" w:hAnsiTheme="minorHAnsi" w:cstheme="minorBidi"/>
          <w:lang w:val="en-US"/>
        </w:rPr>
      </w:pPr>
      <w:r w:rsidRPr="51288D25">
        <w:rPr>
          <w:rFonts w:asciiTheme="minorHAnsi" w:hAnsiTheme="minorHAnsi" w:cstheme="minorBidi"/>
          <w:lang w:val="en-US"/>
        </w:rPr>
        <w:t xml:space="preserve">There must be designated points within the office such as kits and briefcases with </w:t>
      </w:r>
      <w:r w:rsidRPr="51288D25" w:rsidR="11341FD2">
        <w:rPr>
          <w:rFonts w:asciiTheme="minorHAnsi" w:hAnsiTheme="minorHAnsi" w:cstheme="minorBidi"/>
          <w:lang w:val="en-US"/>
        </w:rPr>
        <w:t>survival</w:t>
      </w:r>
      <w:r w:rsidRPr="51288D25">
        <w:rPr>
          <w:rFonts w:asciiTheme="minorHAnsi" w:hAnsiTheme="minorHAnsi" w:cstheme="minorBidi"/>
          <w:lang w:val="en-US"/>
        </w:rPr>
        <w:t xml:space="preserve"> supplies.</w:t>
      </w:r>
    </w:p>
    <w:p w:rsidRPr="006E61FF" w:rsidR="00436856" w:rsidP="00B95F6E" w:rsidRDefault="00436856" w14:paraId="55EDB2D5" w14:textId="77777777">
      <w:pPr>
        <w:pStyle w:val="Prrafodelista"/>
        <w:numPr>
          <w:ilvl w:val="0"/>
          <w:numId w:val="6"/>
        </w:numPr>
        <w:tabs>
          <w:tab w:val="left" w:pos="426"/>
        </w:tabs>
        <w:spacing w:before="0" w:after="160"/>
        <w:jc w:val="both"/>
        <w:rPr>
          <w:rFonts w:asciiTheme="minorHAnsi" w:hAnsiTheme="minorHAnsi" w:cstheme="minorHAnsi"/>
          <w:lang w:val="en-US"/>
        </w:rPr>
      </w:pPr>
      <w:r w:rsidRPr="006E61FF">
        <w:rPr>
          <w:rFonts w:asciiTheme="minorHAnsi" w:hAnsiTheme="minorHAnsi" w:cstheme="minorHAnsi"/>
          <w:lang w:val="en-US"/>
        </w:rPr>
        <w:t>Make sure that:</w:t>
      </w:r>
    </w:p>
    <w:p w:rsidRPr="006E61FF" w:rsidR="00436856" w:rsidP="00B95F6E" w:rsidRDefault="00225956" w14:paraId="1AF27404" w14:textId="20A49E36">
      <w:pPr>
        <w:pStyle w:val="Prrafodelista"/>
        <w:numPr>
          <w:ilvl w:val="1"/>
          <w:numId w:val="6"/>
        </w:numPr>
        <w:tabs>
          <w:tab w:val="left" w:pos="426"/>
        </w:tabs>
        <w:spacing w:before="0" w:after="160"/>
        <w:jc w:val="both"/>
        <w:rPr>
          <w:rFonts w:asciiTheme="minorHAnsi" w:hAnsiTheme="minorHAnsi" w:cstheme="minorHAnsi"/>
          <w:lang w:val="en-US"/>
        </w:rPr>
      </w:pPr>
      <w:r w:rsidRPr="006E61FF">
        <w:rPr>
          <w:rFonts w:asciiTheme="minorHAnsi" w:hAnsiTheme="minorHAnsi" w:cstheme="minorHAnsi"/>
          <w:lang w:val="en-US"/>
        </w:rPr>
        <w:t xml:space="preserve">Staff members </w:t>
      </w:r>
      <w:r w:rsidRPr="006E61FF" w:rsidR="00436856">
        <w:rPr>
          <w:rFonts w:asciiTheme="minorHAnsi" w:hAnsiTheme="minorHAnsi" w:cstheme="minorHAnsi"/>
          <w:lang w:val="en-US"/>
        </w:rPr>
        <w:t>know where the nearest meeting points, emergency exits, evacuation routes, fire extinguishers are located.</w:t>
      </w:r>
    </w:p>
    <w:p w:rsidRPr="006E61FF" w:rsidR="00436856" w:rsidP="00B95F6E" w:rsidRDefault="00436856" w14:paraId="625980BD" w14:textId="77777777">
      <w:pPr>
        <w:pStyle w:val="Prrafodelista"/>
        <w:numPr>
          <w:ilvl w:val="1"/>
          <w:numId w:val="6"/>
        </w:numPr>
        <w:tabs>
          <w:tab w:val="left" w:pos="426"/>
        </w:tabs>
        <w:spacing w:before="0" w:after="160"/>
        <w:jc w:val="both"/>
        <w:rPr>
          <w:rFonts w:asciiTheme="minorHAnsi" w:hAnsiTheme="minorHAnsi" w:cstheme="minorHAnsi"/>
          <w:lang w:val="en-US"/>
        </w:rPr>
      </w:pPr>
      <w:r w:rsidRPr="006E61FF">
        <w:rPr>
          <w:rFonts w:asciiTheme="minorHAnsi" w:hAnsiTheme="minorHAnsi" w:cstheme="minorHAnsi"/>
          <w:lang w:val="en-US"/>
        </w:rPr>
        <w:t>In the evacuation routes physical elements such as furniture, cabinets, and others that are fixed to the walls are not obstructing the passageway.</w:t>
      </w:r>
    </w:p>
    <w:p w:rsidRPr="006E61FF" w:rsidR="2264D578" w:rsidP="00B95F6E" w:rsidRDefault="00436856" w14:paraId="6F0DDFDA" w14:textId="6BA75D14">
      <w:pPr>
        <w:pStyle w:val="Prrafodelista"/>
        <w:numPr>
          <w:ilvl w:val="1"/>
          <w:numId w:val="6"/>
        </w:numPr>
        <w:tabs>
          <w:tab w:val="left" w:pos="426"/>
        </w:tabs>
        <w:spacing w:before="0" w:after="160"/>
        <w:jc w:val="both"/>
        <w:rPr>
          <w:rFonts w:asciiTheme="minorHAnsi" w:hAnsiTheme="minorHAnsi" w:cstheme="minorHAnsi"/>
          <w:lang w:val="en-US"/>
        </w:rPr>
      </w:pPr>
      <w:r w:rsidRPr="006E61FF">
        <w:rPr>
          <w:rFonts w:asciiTheme="minorHAnsi" w:hAnsiTheme="minorHAnsi" w:cstheme="minorHAnsi"/>
          <w:lang w:val="en-US"/>
        </w:rPr>
        <w:t>All visitors should stay with their host.</w:t>
      </w:r>
    </w:p>
    <w:p w:rsidRPr="006E61FF" w:rsidR="2264D578" w:rsidP="00B95F6E" w:rsidRDefault="00436856" w14:paraId="141B640F" w14:textId="06DFB441">
      <w:pPr>
        <w:pStyle w:val="Ttulo4"/>
        <w:spacing w:after="160"/>
        <w:rPr>
          <w:rFonts w:asciiTheme="minorHAnsi" w:hAnsiTheme="minorHAnsi" w:cstheme="minorHAnsi"/>
          <w:sz w:val="24"/>
        </w:rPr>
      </w:pPr>
      <w:r w:rsidRPr="006E61FF">
        <w:rPr>
          <w:rFonts w:asciiTheme="minorHAnsi" w:hAnsiTheme="minorHAnsi" w:cstheme="minorHAnsi"/>
          <w:sz w:val="24"/>
        </w:rPr>
        <w:t>Procedures</w:t>
      </w:r>
    </w:p>
    <w:p w:rsidRPr="006E61FF" w:rsidR="00436856" w:rsidP="00B95F6E" w:rsidRDefault="00436856" w14:paraId="16367B09" w14:textId="26725F82">
      <w:pPr>
        <w:spacing w:line="240" w:lineRule="auto"/>
        <w:jc w:val="center"/>
        <w:rPr>
          <w:rFonts w:asciiTheme="minorHAnsi" w:hAnsiTheme="minorHAnsi" w:cstheme="minorHAnsi"/>
          <w:b/>
          <w:bCs/>
        </w:rPr>
      </w:pPr>
      <w:r w:rsidRPr="006E61FF">
        <w:rPr>
          <w:rFonts w:asciiTheme="minorHAnsi" w:hAnsiTheme="minorHAnsi" w:cstheme="minorHAnsi"/>
          <w:b/>
          <w:bCs/>
        </w:rPr>
        <w:t xml:space="preserve">Table </w:t>
      </w:r>
      <w:r w:rsidRPr="006E61FF" w:rsidR="00F473E3">
        <w:rPr>
          <w:rFonts w:asciiTheme="minorHAnsi" w:hAnsiTheme="minorHAnsi" w:cstheme="minorHAnsi"/>
          <w:b/>
          <w:bCs/>
        </w:rPr>
        <w:t>2</w:t>
      </w:r>
      <w:r w:rsidRPr="006E61FF">
        <w:rPr>
          <w:rFonts w:asciiTheme="minorHAnsi" w:hAnsiTheme="minorHAnsi" w:cstheme="minorHAnsi"/>
          <w:b/>
          <w:bCs/>
        </w:rPr>
        <w:t>. Earthquake Procedures</w:t>
      </w:r>
    </w:p>
    <w:tbl>
      <w:tblPr>
        <w:tblStyle w:val="Tablaconcuadrcula"/>
        <w:tblW w:w="0" w:type="auto"/>
        <w:tblLook w:val="04A0" w:firstRow="1" w:lastRow="0" w:firstColumn="1" w:lastColumn="0" w:noHBand="0" w:noVBand="1"/>
      </w:tblPr>
      <w:tblGrid>
        <w:gridCol w:w="625"/>
        <w:gridCol w:w="8725"/>
      </w:tblGrid>
      <w:tr w:rsidRPr="006E61FF" w:rsidR="00436856" w:rsidTr="006E61FF" w14:paraId="75256E99" w14:textId="77777777">
        <w:trPr>
          <w:trHeight w:val="359"/>
        </w:trPr>
        <w:tc>
          <w:tcPr>
            <w:tcW w:w="9350" w:type="dxa"/>
            <w:gridSpan w:val="2"/>
            <w:shd w:val="clear" w:color="auto" w:fill="6C6463"/>
            <w:vAlign w:val="center"/>
          </w:tcPr>
          <w:p w:rsidRPr="006E61FF" w:rsidR="00436856" w:rsidP="00B95F6E" w:rsidRDefault="00436856" w14:paraId="431AC5DC" w14:textId="77777777">
            <w:pPr>
              <w:jc w:val="center"/>
              <w:rPr>
                <w:rFonts w:asciiTheme="minorHAnsi" w:hAnsiTheme="minorHAnsi" w:cstheme="minorHAnsi"/>
                <w:b/>
                <w:bCs/>
                <w:color w:val="FFFFFF" w:themeColor="background1"/>
              </w:rPr>
            </w:pPr>
            <w:r w:rsidRPr="006E61FF">
              <w:rPr>
                <w:rFonts w:asciiTheme="minorHAnsi" w:hAnsiTheme="minorHAnsi" w:cstheme="minorHAnsi"/>
                <w:b/>
                <w:bCs/>
                <w:color w:val="FFFFFF" w:themeColor="background1"/>
              </w:rPr>
              <w:t>Inside of a Building</w:t>
            </w:r>
          </w:p>
        </w:tc>
      </w:tr>
      <w:tr w:rsidRPr="006E61FF" w:rsidR="00436856" w:rsidTr="006E61FF" w14:paraId="68E30172" w14:textId="77777777">
        <w:tc>
          <w:tcPr>
            <w:tcW w:w="625" w:type="dxa"/>
            <w:shd w:val="clear" w:color="auto" w:fill="CFCDC9"/>
            <w:vAlign w:val="center"/>
          </w:tcPr>
          <w:p w:rsidRPr="006E61FF" w:rsidR="00436856" w:rsidP="00B95F6E" w:rsidRDefault="00436856" w14:paraId="3810D014" w14:textId="77777777">
            <w:pPr>
              <w:jc w:val="center"/>
              <w:rPr>
                <w:rFonts w:asciiTheme="minorHAnsi" w:hAnsiTheme="minorHAnsi" w:cstheme="minorHAnsi"/>
              </w:rPr>
            </w:pPr>
            <w:r w:rsidRPr="006E61FF">
              <w:rPr>
                <w:rFonts w:asciiTheme="minorHAnsi" w:hAnsiTheme="minorHAnsi" w:cstheme="minorHAnsi"/>
              </w:rPr>
              <w:t>1</w:t>
            </w:r>
          </w:p>
        </w:tc>
        <w:tc>
          <w:tcPr>
            <w:tcW w:w="8725" w:type="dxa"/>
            <w:vAlign w:val="center"/>
          </w:tcPr>
          <w:p w:rsidRPr="006E61FF" w:rsidR="00436856" w:rsidP="00B95F6E" w:rsidRDefault="00436856" w14:paraId="780B69B3" w14:textId="77777777">
            <w:pPr>
              <w:contextualSpacing/>
              <w:jc w:val="both"/>
              <w:rPr>
                <w:rFonts w:asciiTheme="minorHAnsi" w:hAnsiTheme="minorHAnsi" w:cstheme="minorHAnsi"/>
              </w:rPr>
            </w:pPr>
            <w:r w:rsidRPr="006E61FF">
              <w:rPr>
                <w:rFonts w:asciiTheme="minorHAnsi" w:hAnsiTheme="minorHAnsi" w:cstheme="minorHAnsi"/>
              </w:rPr>
              <w:t>Locate yourself under a sturdy desk/table. If this is not possible, position yourself under a door frame.</w:t>
            </w:r>
          </w:p>
        </w:tc>
      </w:tr>
      <w:tr w:rsidRPr="006E61FF" w:rsidR="00436856" w:rsidTr="006E61FF" w14:paraId="0362897A" w14:textId="77777777">
        <w:tc>
          <w:tcPr>
            <w:tcW w:w="625" w:type="dxa"/>
            <w:shd w:val="clear" w:color="auto" w:fill="CFCDC9"/>
            <w:vAlign w:val="center"/>
          </w:tcPr>
          <w:p w:rsidRPr="006E61FF" w:rsidR="00436856" w:rsidP="00B95F6E" w:rsidRDefault="00436856" w14:paraId="67BB5159" w14:textId="77777777">
            <w:pPr>
              <w:jc w:val="center"/>
              <w:rPr>
                <w:rFonts w:asciiTheme="minorHAnsi" w:hAnsiTheme="minorHAnsi" w:cstheme="minorHAnsi"/>
              </w:rPr>
            </w:pPr>
            <w:r w:rsidRPr="006E61FF">
              <w:rPr>
                <w:rFonts w:asciiTheme="minorHAnsi" w:hAnsiTheme="minorHAnsi" w:cstheme="minorHAnsi"/>
              </w:rPr>
              <w:t>2</w:t>
            </w:r>
          </w:p>
        </w:tc>
        <w:tc>
          <w:tcPr>
            <w:tcW w:w="8725" w:type="dxa"/>
            <w:vAlign w:val="center"/>
          </w:tcPr>
          <w:p w:rsidRPr="006E61FF" w:rsidR="00436856" w:rsidP="00B95F6E" w:rsidRDefault="00436856" w14:paraId="182CA27E" w14:textId="77777777">
            <w:pPr>
              <w:jc w:val="both"/>
              <w:rPr>
                <w:rFonts w:asciiTheme="minorHAnsi" w:hAnsiTheme="minorHAnsi" w:cstheme="minorHAnsi"/>
                <w:b/>
                <w:bCs/>
              </w:rPr>
            </w:pPr>
            <w:r w:rsidRPr="006E61FF">
              <w:rPr>
                <w:rFonts w:asciiTheme="minorHAnsi" w:hAnsiTheme="minorHAnsi" w:cstheme="minorHAnsi"/>
              </w:rPr>
              <w:t>Once the earthquake is over, turn off the electricity and natural gas meters.</w:t>
            </w:r>
          </w:p>
        </w:tc>
      </w:tr>
      <w:tr w:rsidRPr="006E61FF" w:rsidR="00436856" w:rsidTr="006E61FF" w14:paraId="02190EE6" w14:textId="77777777">
        <w:tc>
          <w:tcPr>
            <w:tcW w:w="625" w:type="dxa"/>
            <w:shd w:val="clear" w:color="auto" w:fill="CFCDC9"/>
            <w:vAlign w:val="center"/>
          </w:tcPr>
          <w:p w:rsidRPr="006E61FF" w:rsidR="00436856" w:rsidP="00B95F6E" w:rsidRDefault="00436856" w14:paraId="7640CEA8" w14:textId="77777777">
            <w:pPr>
              <w:jc w:val="center"/>
              <w:rPr>
                <w:rFonts w:asciiTheme="minorHAnsi" w:hAnsiTheme="minorHAnsi" w:cstheme="minorHAnsi"/>
              </w:rPr>
            </w:pPr>
            <w:r w:rsidRPr="006E61FF">
              <w:rPr>
                <w:rFonts w:asciiTheme="minorHAnsi" w:hAnsiTheme="minorHAnsi" w:cstheme="minorHAnsi"/>
              </w:rPr>
              <w:t>3</w:t>
            </w:r>
          </w:p>
        </w:tc>
        <w:tc>
          <w:tcPr>
            <w:tcW w:w="8725" w:type="dxa"/>
            <w:vAlign w:val="center"/>
          </w:tcPr>
          <w:p w:rsidRPr="006E61FF" w:rsidR="00436856" w:rsidP="00B95F6E" w:rsidRDefault="00436856" w14:paraId="2F44EBDB" w14:textId="77777777">
            <w:pPr>
              <w:jc w:val="both"/>
              <w:rPr>
                <w:rFonts w:asciiTheme="minorHAnsi" w:hAnsiTheme="minorHAnsi" w:cstheme="minorHAnsi"/>
                <w:b/>
                <w:bCs/>
              </w:rPr>
            </w:pPr>
            <w:r w:rsidRPr="006E61FF">
              <w:rPr>
                <w:rFonts w:asciiTheme="minorHAnsi" w:hAnsiTheme="minorHAnsi" w:cstheme="minorHAnsi"/>
              </w:rPr>
              <w:t>Evacuate the place once the telluric movement ends.</w:t>
            </w:r>
          </w:p>
        </w:tc>
      </w:tr>
      <w:tr w:rsidRPr="006E61FF" w:rsidR="00436856" w:rsidTr="006E61FF" w14:paraId="10BF02C4" w14:textId="77777777">
        <w:tc>
          <w:tcPr>
            <w:tcW w:w="625" w:type="dxa"/>
            <w:shd w:val="clear" w:color="auto" w:fill="CFCDC9"/>
            <w:vAlign w:val="center"/>
          </w:tcPr>
          <w:p w:rsidRPr="006E61FF" w:rsidR="00436856" w:rsidP="00B95F6E" w:rsidRDefault="00436856" w14:paraId="165D34F8" w14:textId="77777777">
            <w:pPr>
              <w:jc w:val="center"/>
              <w:rPr>
                <w:rFonts w:asciiTheme="minorHAnsi" w:hAnsiTheme="minorHAnsi" w:cstheme="minorHAnsi"/>
              </w:rPr>
            </w:pPr>
            <w:r w:rsidRPr="006E61FF">
              <w:rPr>
                <w:rFonts w:asciiTheme="minorHAnsi" w:hAnsiTheme="minorHAnsi" w:cstheme="minorHAnsi"/>
              </w:rPr>
              <w:t>4</w:t>
            </w:r>
          </w:p>
        </w:tc>
        <w:tc>
          <w:tcPr>
            <w:tcW w:w="8725" w:type="dxa"/>
            <w:vAlign w:val="center"/>
          </w:tcPr>
          <w:p w:rsidRPr="006E61FF" w:rsidR="00436856" w:rsidP="00B95F6E" w:rsidRDefault="00436856" w14:paraId="10C5D668" w14:textId="77777777">
            <w:pPr>
              <w:jc w:val="both"/>
              <w:rPr>
                <w:rFonts w:asciiTheme="minorHAnsi" w:hAnsiTheme="minorHAnsi" w:cstheme="minorHAnsi"/>
                <w:b/>
                <w:bCs/>
              </w:rPr>
            </w:pPr>
            <w:r w:rsidRPr="006E61FF">
              <w:rPr>
                <w:rFonts w:asciiTheme="minorHAnsi" w:hAnsiTheme="minorHAnsi" w:cstheme="minorHAnsi"/>
              </w:rPr>
              <w:t>Please proceed to the designated meeting point.</w:t>
            </w:r>
          </w:p>
        </w:tc>
      </w:tr>
      <w:tr w:rsidRPr="006E61FF" w:rsidR="00436856" w:rsidTr="006E61FF" w14:paraId="351723B9" w14:textId="77777777">
        <w:tc>
          <w:tcPr>
            <w:tcW w:w="625" w:type="dxa"/>
            <w:shd w:val="clear" w:color="auto" w:fill="CFCDC9"/>
            <w:vAlign w:val="center"/>
          </w:tcPr>
          <w:p w:rsidRPr="006E61FF" w:rsidR="00436856" w:rsidP="00B95F6E" w:rsidRDefault="00436856" w14:paraId="0AD9C869" w14:textId="77777777">
            <w:pPr>
              <w:jc w:val="center"/>
              <w:rPr>
                <w:rFonts w:asciiTheme="minorHAnsi" w:hAnsiTheme="minorHAnsi" w:cstheme="minorHAnsi"/>
              </w:rPr>
            </w:pPr>
            <w:r w:rsidRPr="006E61FF">
              <w:rPr>
                <w:rFonts w:asciiTheme="minorHAnsi" w:hAnsiTheme="minorHAnsi" w:cstheme="minorHAnsi"/>
              </w:rPr>
              <w:t>5</w:t>
            </w:r>
          </w:p>
        </w:tc>
        <w:tc>
          <w:tcPr>
            <w:tcW w:w="8725" w:type="dxa"/>
            <w:vAlign w:val="center"/>
          </w:tcPr>
          <w:p w:rsidRPr="006E61FF" w:rsidR="00436856" w:rsidP="00B95F6E" w:rsidRDefault="00436856" w14:paraId="5FEA2841" w14:textId="77777777">
            <w:pPr>
              <w:jc w:val="both"/>
              <w:rPr>
                <w:rFonts w:asciiTheme="minorHAnsi" w:hAnsiTheme="minorHAnsi" w:cstheme="minorHAnsi"/>
                <w:b/>
                <w:bCs/>
              </w:rPr>
            </w:pPr>
            <w:r w:rsidRPr="006E61FF">
              <w:rPr>
                <w:rFonts w:asciiTheme="minorHAnsi" w:hAnsiTheme="minorHAnsi" w:cstheme="minorHAnsi"/>
              </w:rPr>
              <w:t>If you are with a visitor, it will be your responsibility and obligation to assist them to the meeting point.</w:t>
            </w:r>
          </w:p>
        </w:tc>
      </w:tr>
      <w:tr w:rsidRPr="006E61FF" w:rsidR="00436856" w:rsidTr="006E61FF" w14:paraId="606E76B8" w14:textId="77777777">
        <w:trPr>
          <w:trHeight w:val="422"/>
        </w:trPr>
        <w:tc>
          <w:tcPr>
            <w:tcW w:w="9350" w:type="dxa"/>
            <w:gridSpan w:val="2"/>
            <w:shd w:val="clear" w:color="auto" w:fill="6C6463"/>
            <w:vAlign w:val="center"/>
          </w:tcPr>
          <w:p w:rsidRPr="006E61FF" w:rsidR="00436856" w:rsidP="00B95F6E" w:rsidRDefault="00436856" w14:paraId="53C24F71" w14:textId="77777777">
            <w:pPr>
              <w:jc w:val="center"/>
              <w:rPr>
                <w:rFonts w:asciiTheme="minorHAnsi" w:hAnsiTheme="minorHAnsi" w:cstheme="minorHAnsi"/>
              </w:rPr>
            </w:pPr>
            <w:r w:rsidRPr="006E61FF">
              <w:rPr>
                <w:rFonts w:asciiTheme="minorHAnsi" w:hAnsiTheme="minorHAnsi" w:cstheme="minorHAnsi"/>
                <w:b/>
                <w:bCs/>
                <w:color w:val="FFFFFF" w:themeColor="background1"/>
              </w:rPr>
              <w:t>Outside of a Building (street)</w:t>
            </w:r>
          </w:p>
        </w:tc>
      </w:tr>
      <w:tr w:rsidRPr="006E61FF" w:rsidR="00436856" w:rsidTr="006E61FF" w14:paraId="727A290F" w14:textId="77777777">
        <w:tc>
          <w:tcPr>
            <w:tcW w:w="625" w:type="dxa"/>
            <w:shd w:val="clear" w:color="auto" w:fill="CFCDC9"/>
            <w:vAlign w:val="center"/>
          </w:tcPr>
          <w:p w:rsidRPr="006E61FF" w:rsidR="00436856" w:rsidP="00B95F6E" w:rsidRDefault="00436856" w14:paraId="08CD546D" w14:textId="77777777">
            <w:pPr>
              <w:jc w:val="center"/>
              <w:rPr>
                <w:rFonts w:asciiTheme="minorHAnsi" w:hAnsiTheme="minorHAnsi" w:cstheme="minorHAnsi"/>
              </w:rPr>
            </w:pPr>
            <w:r w:rsidRPr="006E61FF">
              <w:rPr>
                <w:rFonts w:asciiTheme="minorHAnsi" w:hAnsiTheme="minorHAnsi" w:cstheme="minorHAnsi"/>
              </w:rPr>
              <w:t>1</w:t>
            </w:r>
          </w:p>
        </w:tc>
        <w:tc>
          <w:tcPr>
            <w:tcW w:w="8725" w:type="dxa"/>
            <w:vAlign w:val="center"/>
          </w:tcPr>
          <w:p w:rsidRPr="006E61FF" w:rsidR="00436856" w:rsidP="00B95F6E" w:rsidRDefault="00436856" w14:paraId="482C9C6F" w14:textId="77777777">
            <w:pPr>
              <w:contextualSpacing/>
              <w:jc w:val="both"/>
              <w:rPr>
                <w:rFonts w:asciiTheme="minorHAnsi" w:hAnsiTheme="minorHAnsi" w:cstheme="minorHAnsi"/>
              </w:rPr>
            </w:pPr>
            <w:r w:rsidRPr="006E61FF">
              <w:rPr>
                <w:rFonts w:asciiTheme="minorHAnsi" w:hAnsiTheme="minorHAnsi" w:cstheme="minorHAnsi"/>
              </w:rPr>
              <w:t>Avoid and keep the most distance possible from glass windows and buildings.</w:t>
            </w:r>
          </w:p>
        </w:tc>
      </w:tr>
      <w:tr w:rsidRPr="006E61FF" w:rsidR="00436856" w:rsidTr="006E61FF" w14:paraId="3C285698" w14:textId="77777777">
        <w:tc>
          <w:tcPr>
            <w:tcW w:w="625" w:type="dxa"/>
            <w:shd w:val="clear" w:color="auto" w:fill="CFCDC9"/>
            <w:vAlign w:val="center"/>
          </w:tcPr>
          <w:p w:rsidRPr="006E61FF" w:rsidR="00436856" w:rsidP="00B95F6E" w:rsidRDefault="00436856" w14:paraId="53862360" w14:textId="77777777">
            <w:pPr>
              <w:jc w:val="center"/>
              <w:rPr>
                <w:rFonts w:asciiTheme="minorHAnsi" w:hAnsiTheme="minorHAnsi" w:cstheme="minorHAnsi"/>
              </w:rPr>
            </w:pPr>
            <w:r w:rsidRPr="006E61FF">
              <w:rPr>
                <w:rFonts w:asciiTheme="minorHAnsi" w:hAnsiTheme="minorHAnsi" w:cstheme="minorHAnsi"/>
              </w:rPr>
              <w:t>2</w:t>
            </w:r>
          </w:p>
        </w:tc>
        <w:tc>
          <w:tcPr>
            <w:tcW w:w="8725" w:type="dxa"/>
            <w:vAlign w:val="center"/>
          </w:tcPr>
          <w:p w:rsidRPr="006E61FF" w:rsidR="00436856" w:rsidP="00B95F6E" w:rsidRDefault="00436856" w14:paraId="5C080EB0" w14:textId="77777777">
            <w:pPr>
              <w:contextualSpacing/>
              <w:jc w:val="both"/>
              <w:rPr>
                <w:rFonts w:asciiTheme="minorHAnsi" w:hAnsiTheme="minorHAnsi" w:cstheme="minorHAnsi"/>
              </w:rPr>
            </w:pPr>
            <w:r w:rsidRPr="006E61FF">
              <w:rPr>
                <w:rFonts w:asciiTheme="minorHAnsi" w:hAnsiTheme="minorHAnsi" w:cstheme="minorHAnsi"/>
              </w:rPr>
              <w:t>Stop driving your vehicle.</w:t>
            </w:r>
          </w:p>
        </w:tc>
      </w:tr>
      <w:tr w:rsidRPr="006E61FF" w:rsidR="00436856" w:rsidTr="006E61FF" w14:paraId="426FC4F0" w14:textId="77777777">
        <w:tc>
          <w:tcPr>
            <w:tcW w:w="625" w:type="dxa"/>
            <w:shd w:val="clear" w:color="auto" w:fill="CFCDC9"/>
            <w:vAlign w:val="center"/>
          </w:tcPr>
          <w:p w:rsidRPr="006E61FF" w:rsidR="00436856" w:rsidP="00B95F6E" w:rsidRDefault="00436856" w14:paraId="728EEB32" w14:textId="77777777">
            <w:pPr>
              <w:jc w:val="center"/>
              <w:rPr>
                <w:rFonts w:asciiTheme="minorHAnsi" w:hAnsiTheme="minorHAnsi" w:cstheme="minorHAnsi"/>
              </w:rPr>
            </w:pPr>
            <w:r w:rsidRPr="006E61FF">
              <w:rPr>
                <w:rFonts w:asciiTheme="minorHAnsi" w:hAnsiTheme="minorHAnsi" w:cstheme="minorHAnsi"/>
              </w:rPr>
              <w:t>3</w:t>
            </w:r>
          </w:p>
        </w:tc>
        <w:tc>
          <w:tcPr>
            <w:tcW w:w="8725" w:type="dxa"/>
            <w:vAlign w:val="center"/>
          </w:tcPr>
          <w:p w:rsidRPr="006E61FF" w:rsidR="00436856" w:rsidP="00B95F6E" w:rsidRDefault="00436856" w14:paraId="6FE1BF2B" w14:textId="77777777">
            <w:pPr>
              <w:jc w:val="both"/>
              <w:rPr>
                <w:rFonts w:asciiTheme="minorHAnsi" w:hAnsiTheme="minorHAnsi" w:cstheme="minorHAnsi"/>
                <w:b/>
                <w:bCs/>
              </w:rPr>
            </w:pPr>
            <w:r w:rsidRPr="006E61FF">
              <w:rPr>
                <w:rFonts w:asciiTheme="minorHAnsi" w:hAnsiTheme="minorHAnsi" w:cstheme="minorHAnsi"/>
              </w:rPr>
              <w:t>Avoid bridges and collapsed steps.</w:t>
            </w:r>
          </w:p>
        </w:tc>
      </w:tr>
      <w:tr w:rsidRPr="006E61FF" w:rsidR="00436856" w:rsidTr="006E61FF" w14:paraId="019E3AA1" w14:textId="77777777">
        <w:tc>
          <w:tcPr>
            <w:tcW w:w="625" w:type="dxa"/>
            <w:shd w:val="clear" w:color="auto" w:fill="CFCDC9"/>
            <w:vAlign w:val="center"/>
          </w:tcPr>
          <w:p w:rsidRPr="006E61FF" w:rsidR="00436856" w:rsidP="00B95F6E" w:rsidRDefault="00436856" w14:paraId="54E30FD1" w14:textId="77777777">
            <w:pPr>
              <w:jc w:val="center"/>
              <w:rPr>
                <w:rFonts w:asciiTheme="minorHAnsi" w:hAnsiTheme="minorHAnsi" w:cstheme="minorHAnsi"/>
              </w:rPr>
            </w:pPr>
            <w:r w:rsidRPr="006E61FF">
              <w:rPr>
                <w:rFonts w:asciiTheme="minorHAnsi" w:hAnsiTheme="minorHAnsi" w:cstheme="minorHAnsi"/>
              </w:rPr>
              <w:t>4</w:t>
            </w:r>
          </w:p>
        </w:tc>
        <w:tc>
          <w:tcPr>
            <w:tcW w:w="8725" w:type="dxa"/>
            <w:vAlign w:val="center"/>
          </w:tcPr>
          <w:p w:rsidRPr="006E61FF" w:rsidR="00436856" w:rsidP="00B95F6E" w:rsidRDefault="00095FC1" w14:paraId="25E29C98" w14:textId="2632846C">
            <w:pPr>
              <w:jc w:val="both"/>
              <w:rPr>
                <w:rFonts w:asciiTheme="minorHAnsi" w:hAnsiTheme="minorHAnsi" w:cstheme="minorHAnsi"/>
                <w:b/>
                <w:bCs/>
              </w:rPr>
            </w:pPr>
            <w:r w:rsidRPr="006E61FF">
              <w:rPr>
                <w:rFonts w:asciiTheme="minorHAnsi" w:hAnsiTheme="minorHAnsi" w:cstheme="minorHAnsi"/>
              </w:rPr>
              <w:t>W</w:t>
            </w:r>
            <w:r w:rsidRPr="006E61FF" w:rsidR="00436856">
              <w:rPr>
                <w:rFonts w:asciiTheme="minorHAnsi" w:hAnsiTheme="minorHAnsi" w:cstheme="minorHAnsi"/>
              </w:rPr>
              <w:t>ait for instructions</w:t>
            </w:r>
            <w:r w:rsidRPr="006E61FF">
              <w:rPr>
                <w:rFonts w:asciiTheme="minorHAnsi" w:hAnsiTheme="minorHAnsi" w:cstheme="minorHAnsi"/>
              </w:rPr>
              <w:t>.</w:t>
            </w:r>
          </w:p>
        </w:tc>
      </w:tr>
    </w:tbl>
    <w:p w:rsidRPr="006E61FF" w:rsidR="00436856" w:rsidP="00B95F6E" w:rsidRDefault="00436856" w14:paraId="2E3BE9F0" w14:textId="77777777">
      <w:pPr>
        <w:spacing w:line="240" w:lineRule="auto"/>
        <w:jc w:val="both"/>
        <w:rPr>
          <w:rFonts w:asciiTheme="minorHAnsi" w:hAnsiTheme="minorHAnsi" w:cstheme="minorHAnsi"/>
          <w:b/>
          <w:bCs/>
        </w:rPr>
      </w:pPr>
    </w:p>
    <w:p w:rsidRPr="006E61FF" w:rsidR="00F12C65" w:rsidP="00B95F6E" w:rsidRDefault="00F12C65" w14:paraId="337354D1" w14:textId="5FC8F64B">
      <w:pPr>
        <w:pStyle w:val="Ttulo3"/>
        <w:spacing w:after="160"/>
        <w:rPr>
          <w:rFonts w:asciiTheme="minorHAnsi" w:hAnsiTheme="minorHAnsi"/>
          <w:sz w:val="24"/>
          <w:szCs w:val="24"/>
        </w:rPr>
      </w:pPr>
      <w:bookmarkStart w:name="_Toc105496761" w:id="13"/>
      <w:bookmarkStart w:name="_Toc1363825833" w:id="14"/>
      <w:r w:rsidRPr="055C35A8">
        <w:rPr>
          <w:rFonts w:asciiTheme="minorHAnsi" w:hAnsiTheme="minorHAnsi"/>
          <w:sz w:val="24"/>
          <w:szCs w:val="24"/>
        </w:rPr>
        <w:t>Medical Emergencies and/or Accidents</w:t>
      </w:r>
      <w:bookmarkEnd w:id="13"/>
      <w:bookmarkEnd w:id="14"/>
    </w:p>
    <w:p w:rsidRPr="006E61FF" w:rsidR="00F12C65" w:rsidP="00B95F6E" w:rsidRDefault="00F12C65" w14:paraId="3905C321" w14:textId="0335F179">
      <w:pPr>
        <w:pStyle w:val="Ttulo4"/>
        <w:spacing w:after="160"/>
        <w:rPr>
          <w:rFonts w:asciiTheme="minorHAnsi" w:hAnsiTheme="minorHAnsi" w:cstheme="minorHAnsi"/>
          <w:sz w:val="24"/>
        </w:rPr>
      </w:pPr>
      <w:r w:rsidRPr="006E61FF">
        <w:rPr>
          <w:rFonts w:asciiTheme="minorHAnsi" w:hAnsiTheme="minorHAnsi" w:cstheme="minorHAnsi"/>
          <w:sz w:val="24"/>
        </w:rPr>
        <w:t>Preventive Measures</w:t>
      </w:r>
    </w:p>
    <w:p w:rsidRPr="006E61FF" w:rsidR="00F12C65" w:rsidP="00B95F6E" w:rsidRDefault="00F12C65" w14:paraId="26219C36" w14:textId="7063EA5C">
      <w:pPr>
        <w:pStyle w:val="CHMBodyText"/>
        <w:numPr>
          <w:ilvl w:val="0"/>
          <w:numId w:val="6"/>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P</w:t>
      </w:r>
      <w:r w:rsidRPr="006E61FF" w:rsidR="00490DDC">
        <w:rPr>
          <w:rFonts w:eastAsia="Arial MT" w:asciiTheme="minorHAnsi" w:hAnsiTheme="minorHAnsi" w:cstheme="minorHAnsi"/>
          <w:sz w:val="24"/>
          <w:szCs w:val="24"/>
          <w:lang w:val="en-US"/>
        </w:rPr>
        <w:t>artners’</w:t>
      </w:r>
      <w:r w:rsidRPr="006E61FF">
        <w:rPr>
          <w:rFonts w:eastAsia="Arial MT" w:asciiTheme="minorHAnsi" w:hAnsiTheme="minorHAnsi" w:cstheme="minorHAnsi"/>
          <w:sz w:val="24"/>
          <w:szCs w:val="24"/>
          <w:lang w:val="en-US"/>
        </w:rPr>
        <w:t xml:space="preserve"> staff responsible for organizational safety and security plans in the workplace must:</w:t>
      </w:r>
    </w:p>
    <w:p w:rsidRPr="006E61FF" w:rsidR="00F12C65" w:rsidP="00B95F6E" w:rsidRDefault="00F12C65" w14:paraId="727278AA" w14:textId="77777777">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lastRenderedPageBreak/>
        <w:t>Organize an emergency brigade with employees and provide emergency, first aid and training, as required.</w:t>
      </w:r>
    </w:p>
    <w:p w:rsidRPr="006E61FF" w:rsidR="00F12C65" w:rsidP="00B95F6E" w:rsidRDefault="00F12C65" w14:paraId="2C8C02AD" w14:textId="77777777">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Carry out emergency and evacuation drills in offices.</w:t>
      </w:r>
    </w:p>
    <w:p w:rsidRPr="006E61FF" w:rsidR="00F12C65" w:rsidP="00B95F6E" w:rsidRDefault="00F12C65" w14:paraId="0D81C333" w14:textId="2D22107D">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Ensure that offices have operating fire extinguishers, evacuation signals, sound alarms, and smoke sensors and that these go through periodic check-ups.</w:t>
      </w:r>
    </w:p>
    <w:p w:rsidRPr="006E61FF" w:rsidR="00F12C65" w:rsidP="00B95F6E" w:rsidRDefault="00F12C65" w14:paraId="462A45EE" w14:textId="78CF6B54">
      <w:pPr>
        <w:pStyle w:val="CHMBodyText"/>
        <w:numPr>
          <w:ilvl w:val="0"/>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P</w:t>
      </w:r>
      <w:r w:rsidRPr="006E61FF" w:rsidR="008C06A8">
        <w:rPr>
          <w:rFonts w:eastAsia="Arial MT" w:asciiTheme="minorHAnsi" w:hAnsiTheme="minorHAnsi" w:cstheme="minorHAnsi"/>
          <w:sz w:val="24"/>
          <w:szCs w:val="24"/>
          <w:lang w:val="en-US"/>
        </w:rPr>
        <w:t>artners</w:t>
      </w:r>
      <w:r w:rsidRPr="006E61FF">
        <w:rPr>
          <w:rFonts w:eastAsia="Arial MT" w:asciiTheme="minorHAnsi" w:hAnsiTheme="minorHAnsi" w:cstheme="minorHAnsi"/>
          <w:sz w:val="24"/>
          <w:szCs w:val="24"/>
          <w:lang w:val="en-US"/>
        </w:rPr>
        <w:t>’ human resources teams must:</w:t>
      </w:r>
    </w:p>
    <w:p w:rsidRPr="006E61FF" w:rsidR="00F12C65" w:rsidP="00B95F6E" w:rsidRDefault="00F12C65" w14:paraId="5EC9A376" w14:textId="77777777">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Update staff database, with relevant information, like health insurance providers, allergies, and medical prescriptions.</w:t>
      </w:r>
    </w:p>
    <w:p w:rsidRPr="006E61FF" w:rsidR="00F12C65" w:rsidP="00B95F6E" w:rsidRDefault="00F12C65" w14:paraId="7890C433" w14:textId="77777777">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 xml:space="preserve">Maintain an emergency directory with staff contact information and emergency contacts. </w:t>
      </w:r>
    </w:p>
    <w:p w:rsidRPr="00663EDF" w:rsidR="006E61FF" w:rsidP="00B95F6E" w:rsidRDefault="00F12C65" w14:paraId="48AB7769" w14:textId="7328002D">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Keep staff social security up to date.</w:t>
      </w:r>
    </w:p>
    <w:p w:rsidRPr="006E61FF" w:rsidR="00F12C65" w:rsidP="00B95F6E" w:rsidRDefault="001A57AF" w14:paraId="0ADDEE0C" w14:textId="1DDE0939">
      <w:pPr>
        <w:pStyle w:val="CHMBodyText"/>
        <w:numPr>
          <w:ilvl w:val="0"/>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Partner</w:t>
      </w:r>
      <w:r w:rsidRPr="006E61FF" w:rsidR="0080246D">
        <w:rPr>
          <w:rFonts w:eastAsia="Arial MT" w:asciiTheme="minorHAnsi" w:hAnsiTheme="minorHAnsi" w:cstheme="minorHAnsi"/>
          <w:sz w:val="24"/>
          <w:szCs w:val="24"/>
          <w:lang w:val="en-US"/>
        </w:rPr>
        <w:t>’s</w:t>
      </w:r>
      <w:r w:rsidRPr="006E61FF" w:rsidR="00F12C65">
        <w:rPr>
          <w:rFonts w:eastAsia="Arial MT" w:asciiTheme="minorHAnsi" w:hAnsiTheme="minorHAnsi" w:cstheme="minorHAnsi"/>
          <w:sz w:val="24"/>
          <w:szCs w:val="24"/>
          <w:lang w:val="en-US"/>
        </w:rPr>
        <w:t xml:space="preserve"> teams must:</w:t>
      </w:r>
    </w:p>
    <w:p w:rsidRPr="006E61FF" w:rsidR="00F12C65" w:rsidP="00B95F6E" w:rsidRDefault="00F12C65" w14:paraId="7F01F263" w14:textId="77777777">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Be familiar with and update local emergency organizations’ contact information to receive support during emergencies, in particular hospitals, ambulances, air evacuation, etc.</w:t>
      </w:r>
    </w:p>
    <w:p w:rsidRPr="006E61FF" w:rsidR="00F12C65" w:rsidP="00B95F6E" w:rsidRDefault="00F12C65" w14:paraId="08BCAA5E" w14:textId="77777777">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Identify the closest medical providers and access routes.</w:t>
      </w:r>
    </w:p>
    <w:p w:rsidRPr="006E61FF" w:rsidR="00F12C65" w:rsidP="00B95F6E" w:rsidRDefault="00F12C65" w14:paraId="48E088ED" w14:textId="1FA98428">
      <w:pPr>
        <w:pStyle w:val="CHMBodyText"/>
        <w:numPr>
          <w:ilvl w:val="1"/>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 xml:space="preserve">Follow basic safety and security measures in the workplace and while conducting </w:t>
      </w:r>
      <w:r w:rsidRPr="006E61FF" w:rsidR="00371D16">
        <w:rPr>
          <w:rFonts w:eastAsia="Arial MT" w:asciiTheme="minorHAnsi" w:hAnsiTheme="minorHAnsi" w:cstheme="minorHAnsi"/>
          <w:sz w:val="24"/>
          <w:szCs w:val="24"/>
          <w:lang w:val="en-US"/>
        </w:rPr>
        <w:t xml:space="preserve">the </w:t>
      </w:r>
      <w:r w:rsidRPr="006E61FF" w:rsidR="76541BCD">
        <w:rPr>
          <w:rFonts w:eastAsia="Arial MT" w:asciiTheme="minorHAnsi" w:hAnsiTheme="minorHAnsi" w:cstheme="minorHAnsi"/>
          <w:sz w:val="24"/>
          <w:szCs w:val="24"/>
          <w:lang w:val="en-US"/>
        </w:rPr>
        <w:t>pro</w:t>
      </w:r>
      <w:r w:rsidRPr="006E61FF" w:rsidR="3E280831">
        <w:rPr>
          <w:rFonts w:eastAsia="Arial MT" w:asciiTheme="minorHAnsi" w:hAnsiTheme="minorHAnsi" w:cstheme="minorHAnsi"/>
          <w:sz w:val="24"/>
          <w:szCs w:val="24"/>
          <w:lang w:val="en-US"/>
        </w:rPr>
        <w:t>gram</w:t>
      </w:r>
      <w:r w:rsidRPr="006E61FF">
        <w:rPr>
          <w:rFonts w:eastAsia="Arial MT" w:asciiTheme="minorHAnsi" w:hAnsiTheme="minorHAnsi" w:cstheme="minorHAnsi"/>
          <w:sz w:val="24"/>
          <w:szCs w:val="24"/>
          <w:lang w:val="en-US"/>
        </w:rPr>
        <w:t xml:space="preserve"> activities, such as:</w:t>
      </w:r>
    </w:p>
    <w:p w:rsidRPr="006E61FF" w:rsidR="00F12C65" w:rsidP="00B95F6E" w:rsidRDefault="00F12C65" w14:paraId="68F1CF73" w14:textId="6BE0DB06">
      <w:pPr>
        <w:pStyle w:val="CHMBodyText"/>
        <w:numPr>
          <w:ilvl w:val="2"/>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Proceed to the nearest meeting point in case of an emergency of an evaluation</w:t>
      </w:r>
      <w:r w:rsidRPr="006E61FF" w:rsidR="00371D16">
        <w:rPr>
          <w:rFonts w:eastAsia="Arial MT" w:asciiTheme="minorHAnsi" w:hAnsiTheme="minorHAnsi" w:cstheme="minorHAnsi"/>
          <w:sz w:val="24"/>
          <w:szCs w:val="24"/>
          <w:lang w:val="en-US"/>
        </w:rPr>
        <w:t>.</w:t>
      </w:r>
    </w:p>
    <w:p w:rsidRPr="006E61FF" w:rsidR="00F12C65" w:rsidP="00B95F6E" w:rsidRDefault="00F12C65" w14:paraId="1FB06970" w14:textId="49260309">
      <w:pPr>
        <w:pStyle w:val="CHMBodyText"/>
        <w:numPr>
          <w:ilvl w:val="2"/>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Recognize the nearest emergency exit</w:t>
      </w:r>
      <w:r w:rsidRPr="006E61FF" w:rsidR="00D15188">
        <w:rPr>
          <w:rFonts w:eastAsia="Arial MT" w:asciiTheme="minorHAnsi" w:hAnsiTheme="minorHAnsi" w:cstheme="minorHAnsi"/>
          <w:sz w:val="24"/>
          <w:szCs w:val="24"/>
          <w:lang w:val="en-US"/>
        </w:rPr>
        <w:t>.</w:t>
      </w:r>
    </w:p>
    <w:p w:rsidRPr="006E61FF" w:rsidR="00F12C65" w:rsidP="00B95F6E" w:rsidRDefault="00F12C65" w14:paraId="4DC9AE6D" w14:textId="7BB99AA5">
      <w:pPr>
        <w:pStyle w:val="CHMBodyText"/>
        <w:numPr>
          <w:ilvl w:val="2"/>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Identify an evacuation route</w:t>
      </w:r>
      <w:r w:rsidRPr="006E61FF" w:rsidR="00D15188">
        <w:rPr>
          <w:rFonts w:eastAsia="Arial MT" w:asciiTheme="minorHAnsi" w:hAnsiTheme="minorHAnsi" w:cstheme="minorHAnsi"/>
          <w:sz w:val="24"/>
          <w:szCs w:val="24"/>
          <w:lang w:val="en-US"/>
        </w:rPr>
        <w:t>.</w:t>
      </w:r>
    </w:p>
    <w:p w:rsidRPr="006E61FF" w:rsidR="00F12C65" w:rsidP="00B95F6E" w:rsidRDefault="00F12C65" w14:paraId="4D35630A" w14:textId="35B7C9B2">
      <w:pPr>
        <w:pStyle w:val="CHMBodyText"/>
        <w:numPr>
          <w:ilvl w:val="2"/>
          <w:numId w:val="5"/>
        </w:numPr>
        <w:spacing w:after="160"/>
        <w:contextualSpacing/>
        <w:rPr>
          <w:rFonts w:eastAsia="Arial MT" w:asciiTheme="minorHAnsi" w:hAnsiTheme="minorHAnsi" w:cstheme="minorHAnsi"/>
          <w:sz w:val="24"/>
          <w:szCs w:val="24"/>
          <w:lang w:val="en-US"/>
        </w:rPr>
      </w:pPr>
      <w:r w:rsidRPr="006E61FF">
        <w:rPr>
          <w:rFonts w:eastAsia="Arial MT" w:asciiTheme="minorHAnsi" w:hAnsiTheme="minorHAnsi" w:cstheme="minorHAnsi"/>
          <w:sz w:val="24"/>
          <w:szCs w:val="24"/>
          <w:lang w:val="en-US"/>
        </w:rPr>
        <w:t xml:space="preserve">Inquire about the location of fire extinguishers. </w:t>
      </w:r>
    </w:p>
    <w:p w:rsidRPr="006E61FF" w:rsidR="3DC27146" w:rsidP="00B95F6E" w:rsidRDefault="3DC27146" w14:paraId="648F3EB8" w14:textId="7567D919">
      <w:pPr>
        <w:pStyle w:val="CHMBodyText"/>
        <w:spacing w:after="160"/>
        <w:contextualSpacing/>
        <w:rPr>
          <w:rFonts w:asciiTheme="minorHAnsi" w:hAnsiTheme="minorHAnsi" w:cstheme="minorHAnsi"/>
          <w:lang w:val="en-US"/>
        </w:rPr>
      </w:pPr>
    </w:p>
    <w:p w:rsidRPr="006E61FF" w:rsidR="0080246D" w:rsidP="00B95F6E" w:rsidRDefault="0080246D" w14:paraId="66C17A0B" w14:textId="4EE57EE8">
      <w:pPr>
        <w:pStyle w:val="Ttulo4"/>
        <w:spacing w:after="160"/>
        <w:rPr>
          <w:rFonts w:asciiTheme="minorHAnsi" w:hAnsiTheme="minorHAnsi" w:cstheme="minorHAnsi"/>
          <w:sz w:val="24"/>
        </w:rPr>
      </w:pPr>
      <w:r w:rsidRPr="006E61FF">
        <w:rPr>
          <w:rFonts w:asciiTheme="minorHAnsi" w:hAnsiTheme="minorHAnsi" w:cstheme="minorHAnsi"/>
          <w:sz w:val="24"/>
        </w:rPr>
        <w:t>Procedures</w:t>
      </w:r>
    </w:p>
    <w:p w:rsidRPr="006E61FF" w:rsidR="004733FC" w:rsidP="00B95F6E" w:rsidRDefault="004733FC" w14:paraId="554274D4" w14:textId="2CD6E1F9">
      <w:pPr>
        <w:spacing w:line="240" w:lineRule="auto"/>
        <w:jc w:val="center"/>
        <w:rPr>
          <w:rFonts w:asciiTheme="minorHAnsi" w:hAnsiTheme="minorHAnsi" w:cstheme="minorHAnsi"/>
          <w:b/>
          <w:bCs/>
        </w:rPr>
      </w:pPr>
      <w:r w:rsidRPr="006E61FF">
        <w:rPr>
          <w:rFonts w:asciiTheme="minorHAnsi" w:hAnsiTheme="minorHAnsi" w:cstheme="minorHAnsi"/>
          <w:b/>
          <w:bCs/>
        </w:rPr>
        <w:t xml:space="preserve">Table </w:t>
      </w:r>
      <w:r w:rsidRPr="006E61FF" w:rsidR="00F473E3">
        <w:rPr>
          <w:rFonts w:asciiTheme="minorHAnsi" w:hAnsiTheme="minorHAnsi" w:cstheme="minorHAnsi"/>
          <w:b/>
          <w:bCs/>
        </w:rPr>
        <w:t>3</w:t>
      </w:r>
      <w:r w:rsidRPr="006E61FF">
        <w:rPr>
          <w:rFonts w:asciiTheme="minorHAnsi" w:hAnsiTheme="minorHAnsi" w:cstheme="minorHAnsi"/>
          <w:b/>
          <w:bCs/>
        </w:rPr>
        <w:t>. Medical Emergencies and/or Accident Procedures</w:t>
      </w:r>
    </w:p>
    <w:tbl>
      <w:tblPr>
        <w:tblStyle w:val="Tablaconcuadrcula"/>
        <w:tblW w:w="0" w:type="auto"/>
        <w:tblLook w:val="04A0" w:firstRow="1" w:lastRow="0" w:firstColumn="1" w:lastColumn="0" w:noHBand="0" w:noVBand="1"/>
      </w:tblPr>
      <w:tblGrid>
        <w:gridCol w:w="625"/>
        <w:gridCol w:w="8725"/>
      </w:tblGrid>
      <w:tr w:rsidRPr="006E61FF" w:rsidR="00AC6A62" w:rsidTr="51288D25" w14:paraId="33A9996B" w14:textId="77777777">
        <w:tc>
          <w:tcPr>
            <w:tcW w:w="625" w:type="dxa"/>
            <w:shd w:val="clear" w:color="auto" w:fill="6C6463"/>
            <w:vAlign w:val="center"/>
          </w:tcPr>
          <w:p w:rsidRPr="006E61FF" w:rsidR="00AC6A62" w:rsidP="00B95F6E" w:rsidRDefault="00AC6A62" w14:paraId="15B5E74B" w14:textId="4BD4FF75">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1</w:t>
            </w:r>
          </w:p>
        </w:tc>
        <w:tc>
          <w:tcPr>
            <w:tcW w:w="8725" w:type="dxa"/>
          </w:tcPr>
          <w:p w:rsidRPr="006E61FF" w:rsidR="00AC6A62" w:rsidP="00B95F6E" w:rsidRDefault="00AC6A62" w14:paraId="7E76EE86" w14:textId="5A569551">
            <w:pPr>
              <w:contextualSpacing/>
              <w:rPr>
                <w:rFonts w:asciiTheme="minorHAnsi" w:hAnsiTheme="minorHAnsi" w:cstheme="minorHAnsi"/>
              </w:rPr>
            </w:pPr>
            <w:r w:rsidRPr="006E61FF">
              <w:rPr>
                <w:rFonts w:asciiTheme="minorHAnsi" w:hAnsiTheme="minorHAnsi" w:cstheme="minorHAnsi"/>
              </w:rPr>
              <w:t>If it is not possible to access medical attention on-site (nurse, first aid, ambulance response), or in case such attention is not sufficient, contact the organization’s POC for organizational safety and security and/or security personnel who will coordinate necessary support.</w:t>
            </w:r>
          </w:p>
        </w:tc>
      </w:tr>
      <w:tr w:rsidRPr="006E61FF" w:rsidR="00AC6A62" w:rsidTr="51288D25" w14:paraId="4B5EB33E" w14:textId="77777777">
        <w:tc>
          <w:tcPr>
            <w:tcW w:w="625" w:type="dxa"/>
            <w:shd w:val="clear" w:color="auto" w:fill="6C6463"/>
            <w:vAlign w:val="center"/>
          </w:tcPr>
          <w:p w:rsidRPr="006E61FF" w:rsidR="00AC6A62" w:rsidP="00B95F6E" w:rsidRDefault="00AC6A62" w14:paraId="0C6F78C3" w14:textId="4559160D">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2</w:t>
            </w:r>
          </w:p>
        </w:tc>
        <w:tc>
          <w:tcPr>
            <w:tcW w:w="8725" w:type="dxa"/>
          </w:tcPr>
          <w:p w:rsidRPr="006E61FF" w:rsidR="00AC6A62" w:rsidP="00B95F6E" w:rsidRDefault="00AC6A62" w14:paraId="2B7890FB" w14:textId="30F2A0EF">
            <w:pPr>
              <w:contextualSpacing/>
              <w:rPr>
                <w:rFonts w:asciiTheme="minorHAnsi" w:hAnsiTheme="minorHAnsi" w:cstheme="minorHAnsi"/>
              </w:rPr>
            </w:pPr>
            <w:r w:rsidRPr="006E61FF">
              <w:rPr>
                <w:rFonts w:asciiTheme="minorHAnsi" w:hAnsiTheme="minorHAnsi" w:cstheme="minorHAnsi"/>
              </w:rPr>
              <w:t>Publish contact and address information for medical centers located near the office site.</w:t>
            </w:r>
          </w:p>
        </w:tc>
      </w:tr>
      <w:tr w:rsidRPr="006E61FF" w:rsidR="00AC6A62" w:rsidTr="51288D25" w14:paraId="45C31930" w14:textId="77777777">
        <w:tc>
          <w:tcPr>
            <w:tcW w:w="625" w:type="dxa"/>
            <w:shd w:val="clear" w:color="auto" w:fill="6C6463"/>
            <w:vAlign w:val="center"/>
          </w:tcPr>
          <w:p w:rsidRPr="006E61FF" w:rsidR="00AC6A62" w:rsidP="00B95F6E" w:rsidRDefault="00AC6A62" w14:paraId="0B0F24FF" w14:textId="05AFD5CE">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3</w:t>
            </w:r>
          </w:p>
        </w:tc>
        <w:tc>
          <w:tcPr>
            <w:tcW w:w="8725" w:type="dxa"/>
          </w:tcPr>
          <w:p w:rsidRPr="006E61FF" w:rsidR="00AC6A62" w:rsidP="00B95F6E" w:rsidRDefault="00AC6A62" w14:paraId="5F0B0B73" w14:textId="10ADB036">
            <w:pPr>
              <w:contextualSpacing/>
              <w:rPr>
                <w:rFonts w:asciiTheme="minorHAnsi" w:hAnsiTheme="minorHAnsi" w:cstheme="minorHAnsi"/>
              </w:rPr>
            </w:pPr>
            <w:r w:rsidRPr="006E61FF">
              <w:rPr>
                <w:rFonts w:eastAsia="Arial MT" w:asciiTheme="minorHAnsi" w:hAnsiTheme="minorHAnsi" w:cstheme="minorHAnsi"/>
              </w:rPr>
              <w:t>Staff responsible for organizational safety and security plans</w:t>
            </w:r>
            <w:r w:rsidRPr="006E61FF" w:rsidR="00D15188">
              <w:rPr>
                <w:rFonts w:eastAsia="Arial MT" w:asciiTheme="minorHAnsi" w:hAnsiTheme="minorHAnsi" w:cstheme="minorHAnsi"/>
              </w:rPr>
              <w:t>.</w:t>
            </w:r>
          </w:p>
        </w:tc>
      </w:tr>
      <w:tr w:rsidRPr="006E61FF" w:rsidR="00AC6A62" w:rsidTr="51288D25" w14:paraId="2549CEB2" w14:textId="77777777">
        <w:tc>
          <w:tcPr>
            <w:tcW w:w="625" w:type="dxa"/>
            <w:shd w:val="clear" w:color="auto" w:fill="6C6463"/>
            <w:vAlign w:val="center"/>
          </w:tcPr>
          <w:p w:rsidRPr="006E61FF" w:rsidR="00AC6A62" w:rsidP="00B95F6E" w:rsidRDefault="00436856" w14:paraId="4609D4AD" w14:textId="6FFE4E0C">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4</w:t>
            </w:r>
          </w:p>
        </w:tc>
        <w:tc>
          <w:tcPr>
            <w:tcW w:w="8725" w:type="dxa"/>
          </w:tcPr>
          <w:p w:rsidRPr="006E61FF" w:rsidR="00AC6A62" w:rsidP="00B95F6E" w:rsidRDefault="00AC6A62" w14:paraId="0230CD8A" w14:textId="088FB508">
            <w:pPr>
              <w:contextualSpacing/>
              <w:rPr>
                <w:rFonts w:asciiTheme="minorHAnsi" w:hAnsiTheme="minorHAnsi" w:cstheme="minorHAnsi"/>
              </w:rPr>
            </w:pPr>
            <w:r w:rsidRPr="006E61FF">
              <w:rPr>
                <w:rFonts w:asciiTheme="minorHAnsi" w:hAnsiTheme="minorHAnsi" w:cstheme="minorHAnsi"/>
              </w:rPr>
              <w:t>If there is a fire or outbreak of fire in the offices, verify the situation and contact the Fire Department directly, or ask someone to do so</w:t>
            </w:r>
            <w:r w:rsidRPr="006E61FF" w:rsidR="00863C4A">
              <w:rPr>
                <w:rFonts w:asciiTheme="minorHAnsi" w:hAnsiTheme="minorHAnsi" w:cstheme="minorHAnsi"/>
              </w:rPr>
              <w:t xml:space="preserve"> </w:t>
            </w:r>
            <w:r w:rsidRPr="006E61FF">
              <w:rPr>
                <w:rFonts w:asciiTheme="minorHAnsi" w:hAnsiTheme="minorHAnsi" w:cstheme="minorHAnsi"/>
              </w:rPr>
              <w:t>(</w:t>
            </w:r>
            <w:proofErr w:type="gramStart"/>
            <w:r w:rsidRPr="006E61FF">
              <w:rPr>
                <w:rFonts w:asciiTheme="minorHAnsi" w:hAnsiTheme="minorHAnsi" w:cstheme="minorHAnsi"/>
              </w:rPr>
              <w:t>take into account</w:t>
            </w:r>
            <w:proofErr w:type="gramEnd"/>
            <w:r w:rsidRPr="006E61FF">
              <w:rPr>
                <w:rFonts w:asciiTheme="minorHAnsi" w:hAnsiTheme="minorHAnsi" w:cstheme="minorHAnsi"/>
              </w:rPr>
              <w:t xml:space="preserve"> the fire stations).</w:t>
            </w:r>
          </w:p>
        </w:tc>
      </w:tr>
      <w:tr w:rsidRPr="006E61FF" w:rsidR="00AC6A62" w:rsidTr="51288D25" w14:paraId="390908B4" w14:textId="77777777">
        <w:tc>
          <w:tcPr>
            <w:tcW w:w="625" w:type="dxa"/>
            <w:shd w:val="clear" w:color="auto" w:fill="6C6463"/>
            <w:vAlign w:val="center"/>
          </w:tcPr>
          <w:p w:rsidRPr="006E61FF" w:rsidR="00AC6A62" w:rsidP="00B95F6E" w:rsidRDefault="00436856" w14:paraId="1B8B58E9" w14:textId="0023160D">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5</w:t>
            </w:r>
          </w:p>
        </w:tc>
        <w:tc>
          <w:tcPr>
            <w:tcW w:w="8725" w:type="dxa"/>
          </w:tcPr>
          <w:p w:rsidRPr="006E61FF" w:rsidR="00AC6A62" w:rsidP="00B95F6E" w:rsidRDefault="00AC6A62" w14:paraId="4BDEAFBF" w14:textId="10558CAA">
            <w:pPr>
              <w:contextualSpacing/>
              <w:rPr>
                <w:rFonts w:asciiTheme="minorHAnsi" w:hAnsiTheme="minorHAnsi" w:cstheme="minorHAnsi"/>
              </w:rPr>
            </w:pPr>
            <w:r w:rsidRPr="006E61FF">
              <w:rPr>
                <w:rFonts w:asciiTheme="minorHAnsi" w:hAnsiTheme="minorHAnsi" w:cstheme="minorHAnsi"/>
              </w:rPr>
              <w:t xml:space="preserve">If </w:t>
            </w:r>
            <w:r w:rsidRPr="006E61FF" w:rsidR="00863C4A">
              <w:rPr>
                <w:rFonts w:asciiTheme="minorHAnsi" w:hAnsiTheme="minorHAnsi" w:cstheme="minorHAnsi"/>
              </w:rPr>
              <w:t xml:space="preserve">a </w:t>
            </w:r>
            <w:r w:rsidRPr="006E61FF">
              <w:rPr>
                <w:rFonts w:asciiTheme="minorHAnsi" w:hAnsiTheme="minorHAnsi" w:cstheme="minorHAnsi"/>
              </w:rPr>
              <w:t xml:space="preserve">fire </w:t>
            </w:r>
            <w:r w:rsidRPr="006E61FF" w:rsidR="00863C4A">
              <w:rPr>
                <w:rFonts w:asciiTheme="minorHAnsi" w:hAnsiTheme="minorHAnsi" w:cstheme="minorHAnsi"/>
              </w:rPr>
              <w:t xml:space="preserve">occurs </w:t>
            </w:r>
            <w:r w:rsidRPr="006E61FF">
              <w:rPr>
                <w:rFonts w:asciiTheme="minorHAnsi" w:hAnsiTheme="minorHAnsi" w:cstheme="minorHAnsi"/>
              </w:rPr>
              <w:t xml:space="preserve">and you think you can extinguish it, </w:t>
            </w:r>
            <w:r w:rsidRPr="006E61FF" w:rsidR="00863C4A">
              <w:rPr>
                <w:rFonts w:asciiTheme="minorHAnsi" w:hAnsiTheme="minorHAnsi" w:cstheme="minorHAnsi"/>
              </w:rPr>
              <w:t>enable</w:t>
            </w:r>
            <w:r w:rsidRPr="006E61FF">
              <w:rPr>
                <w:rFonts w:asciiTheme="minorHAnsi" w:hAnsiTheme="minorHAnsi" w:cstheme="minorHAnsi"/>
              </w:rPr>
              <w:t xml:space="preserve"> the nearest fire </w:t>
            </w:r>
            <w:proofErr w:type="gramStart"/>
            <w:r w:rsidRPr="006E61FF">
              <w:rPr>
                <w:rFonts w:asciiTheme="minorHAnsi" w:hAnsiTheme="minorHAnsi" w:cstheme="minorHAnsi"/>
              </w:rPr>
              <w:t>extinguisher</w:t>
            </w:r>
            <w:proofErr w:type="gramEnd"/>
            <w:r w:rsidRPr="006E61FF">
              <w:rPr>
                <w:rFonts w:asciiTheme="minorHAnsi" w:hAnsiTheme="minorHAnsi" w:cstheme="minorHAnsi"/>
              </w:rPr>
              <w:t xml:space="preserve"> and </w:t>
            </w:r>
            <w:r w:rsidRPr="006E61FF" w:rsidR="00863C4A">
              <w:rPr>
                <w:rFonts w:asciiTheme="minorHAnsi" w:hAnsiTheme="minorHAnsi" w:cstheme="minorHAnsi"/>
              </w:rPr>
              <w:t xml:space="preserve">direct it toward </w:t>
            </w:r>
            <w:r w:rsidRPr="006E61FF">
              <w:rPr>
                <w:rFonts w:asciiTheme="minorHAnsi" w:hAnsiTheme="minorHAnsi" w:cstheme="minorHAnsi"/>
              </w:rPr>
              <w:t>the base of the fire.</w:t>
            </w:r>
          </w:p>
        </w:tc>
      </w:tr>
      <w:tr w:rsidRPr="006E61FF" w:rsidR="00AC6A62" w:rsidTr="51288D25" w14:paraId="35B30F34" w14:textId="77777777">
        <w:tc>
          <w:tcPr>
            <w:tcW w:w="625" w:type="dxa"/>
            <w:shd w:val="clear" w:color="auto" w:fill="6C6463"/>
            <w:vAlign w:val="center"/>
          </w:tcPr>
          <w:p w:rsidRPr="006E61FF" w:rsidR="00AC6A62" w:rsidP="00B95F6E" w:rsidRDefault="00436856" w14:paraId="2A9FC4D2" w14:textId="05908FD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6</w:t>
            </w:r>
          </w:p>
        </w:tc>
        <w:tc>
          <w:tcPr>
            <w:tcW w:w="8725" w:type="dxa"/>
          </w:tcPr>
          <w:p w:rsidRPr="006E61FF" w:rsidR="00AC6A62" w:rsidP="00B95F6E" w:rsidRDefault="544A8ABD" w14:paraId="4E4E878D" w14:textId="21DDA35A">
            <w:pPr>
              <w:contextualSpacing/>
              <w:rPr>
                <w:rFonts w:asciiTheme="minorHAnsi" w:hAnsiTheme="minorHAnsi"/>
              </w:rPr>
            </w:pPr>
            <w:r w:rsidRPr="51288D25">
              <w:rPr>
                <w:rFonts w:asciiTheme="minorHAnsi" w:hAnsiTheme="minorHAnsi"/>
              </w:rPr>
              <w:t xml:space="preserve">Before </w:t>
            </w:r>
            <w:r w:rsidRPr="51288D25" w:rsidR="5BF85A41">
              <w:rPr>
                <w:rFonts w:asciiTheme="minorHAnsi" w:hAnsiTheme="minorHAnsi"/>
              </w:rPr>
              <w:t>giving a</w:t>
            </w:r>
            <w:r w:rsidRPr="51288D25">
              <w:rPr>
                <w:rFonts w:asciiTheme="minorHAnsi" w:hAnsiTheme="minorHAnsi"/>
              </w:rPr>
              <w:t xml:space="preserve"> signal (sound or verbal) to evacuate the offices, the head of the brigade</w:t>
            </w:r>
            <w:r w:rsidRPr="51288D25" w:rsidR="00436856">
              <w:rPr>
                <w:rFonts w:asciiTheme="minorHAnsi" w:hAnsiTheme="minorHAnsi"/>
              </w:rPr>
              <w:t xml:space="preserve"> </w:t>
            </w:r>
            <w:r w:rsidRPr="51288D25">
              <w:rPr>
                <w:rFonts w:asciiTheme="minorHAnsi" w:hAnsiTheme="minorHAnsi"/>
              </w:rPr>
              <w:t xml:space="preserve">will determine the evacuation of the offices. If you </w:t>
            </w:r>
            <w:r w:rsidRPr="51288D25" w:rsidR="0AB1D003">
              <w:rPr>
                <w:rFonts w:asciiTheme="minorHAnsi" w:hAnsiTheme="minorHAnsi"/>
              </w:rPr>
              <w:t>are hosting</w:t>
            </w:r>
            <w:r w:rsidRPr="51288D25" w:rsidR="477F7D45">
              <w:rPr>
                <w:rFonts w:asciiTheme="minorHAnsi" w:hAnsiTheme="minorHAnsi"/>
              </w:rPr>
              <w:t xml:space="preserve"> </w:t>
            </w:r>
            <w:r w:rsidRPr="51288D25">
              <w:rPr>
                <w:rFonts w:asciiTheme="minorHAnsi" w:hAnsiTheme="minorHAnsi"/>
              </w:rPr>
              <w:t xml:space="preserve">a visitor at the time, make sure </w:t>
            </w:r>
            <w:r w:rsidRPr="51288D25" w:rsidR="5BF85A41">
              <w:rPr>
                <w:rFonts w:asciiTheme="minorHAnsi" w:hAnsiTheme="minorHAnsi"/>
              </w:rPr>
              <w:t xml:space="preserve">they are escorted </w:t>
            </w:r>
            <w:r w:rsidRPr="51288D25">
              <w:rPr>
                <w:rFonts w:asciiTheme="minorHAnsi" w:hAnsiTheme="minorHAnsi"/>
              </w:rPr>
              <w:t>to the meeting point.</w:t>
            </w:r>
          </w:p>
        </w:tc>
      </w:tr>
      <w:tr w:rsidRPr="006E61FF" w:rsidR="00AC6A62" w:rsidTr="51288D25" w14:paraId="3C283467" w14:textId="77777777">
        <w:tc>
          <w:tcPr>
            <w:tcW w:w="625" w:type="dxa"/>
            <w:shd w:val="clear" w:color="auto" w:fill="6C6463"/>
            <w:vAlign w:val="center"/>
          </w:tcPr>
          <w:p w:rsidRPr="006E61FF" w:rsidR="00AC6A62" w:rsidP="00B95F6E" w:rsidRDefault="00436856" w14:paraId="10F712A7" w14:textId="6C3F04C2">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7</w:t>
            </w:r>
          </w:p>
        </w:tc>
        <w:tc>
          <w:tcPr>
            <w:tcW w:w="8725" w:type="dxa"/>
          </w:tcPr>
          <w:p w:rsidRPr="006E61FF" w:rsidR="00AC6A62" w:rsidP="00B95F6E" w:rsidRDefault="00AC6A62" w14:paraId="719354C6" w14:textId="73DB5A97">
            <w:pPr>
              <w:contextualSpacing/>
              <w:rPr>
                <w:rFonts w:asciiTheme="minorHAnsi" w:hAnsiTheme="minorHAnsi" w:cstheme="minorHAnsi"/>
              </w:rPr>
            </w:pPr>
            <w:r w:rsidRPr="006E61FF">
              <w:rPr>
                <w:rFonts w:asciiTheme="minorHAnsi" w:hAnsiTheme="minorHAnsi" w:cstheme="minorHAnsi"/>
              </w:rPr>
              <w:t>Proceed calmly, but quickly.</w:t>
            </w:r>
          </w:p>
        </w:tc>
      </w:tr>
      <w:tr w:rsidRPr="006E61FF" w:rsidR="00AC6A62" w:rsidTr="51288D25" w14:paraId="665735ED" w14:textId="77777777">
        <w:tc>
          <w:tcPr>
            <w:tcW w:w="625" w:type="dxa"/>
            <w:shd w:val="clear" w:color="auto" w:fill="6C6463"/>
            <w:vAlign w:val="center"/>
          </w:tcPr>
          <w:p w:rsidRPr="006E61FF" w:rsidR="00AC6A62" w:rsidP="00B95F6E" w:rsidRDefault="00436856" w14:paraId="689497F8" w14:textId="1A7F9B21">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lastRenderedPageBreak/>
              <w:t>8</w:t>
            </w:r>
          </w:p>
        </w:tc>
        <w:tc>
          <w:tcPr>
            <w:tcW w:w="8725" w:type="dxa"/>
          </w:tcPr>
          <w:p w:rsidRPr="006E61FF" w:rsidR="00AC6A62" w:rsidP="00B95F6E" w:rsidRDefault="00AC6A62" w14:paraId="2796FC3B" w14:textId="7C858A1A">
            <w:pPr>
              <w:contextualSpacing/>
              <w:rPr>
                <w:rFonts w:asciiTheme="minorHAnsi" w:hAnsiTheme="minorHAnsi" w:cstheme="minorHAnsi"/>
              </w:rPr>
            </w:pPr>
            <w:r w:rsidRPr="006E61FF">
              <w:rPr>
                <w:rFonts w:asciiTheme="minorHAnsi" w:hAnsiTheme="minorHAnsi" w:cstheme="minorHAnsi"/>
              </w:rPr>
              <w:t>Go to the designated meeting point in the office and assist with the headcount that will take place there.</w:t>
            </w:r>
          </w:p>
        </w:tc>
      </w:tr>
      <w:tr w:rsidRPr="006E61FF" w:rsidR="00AC6A62" w:rsidTr="51288D25" w14:paraId="619339B8" w14:textId="77777777">
        <w:tc>
          <w:tcPr>
            <w:tcW w:w="625" w:type="dxa"/>
            <w:shd w:val="clear" w:color="auto" w:fill="6C6463"/>
            <w:vAlign w:val="center"/>
          </w:tcPr>
          <w:p w:rsidRPr="006E61FF" w:rsidR="00AC6A62" w:rsidP="00B95F6E" w:rsidRDefault="00436856" w14:paraId="033B6A1A" w14:textId="31930C79">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9</w:t>
            </w:r>
          </w:p>
        </w:tc>
        <w:tc>
          <w:tcPr>
            <w:tcW w:w="8725" w:type="dxa"/>
          </w:tcPr>
          <w:p w:rsidRPr="006E61FF" w:rsidR="00AC6A62" w:rsidP="00B95F6E" w:rsidRDefault="00AC6A62" w14:paraId="19620CD6" w14:textId="3EFA63F4">
            <w:pPr>
              <w:contextualSpacing/>
              <w:rPr>
                <w:rFonts w:asciiTheme="minorHAnsi" w:hAnsiTheme="minorHAnsi" w:cstheme="minorHAnsi"/>
              </w:rPr>
            </w:pPr>
            <w:r w:rsidRPr="006E61FF">
              <w:rPr>
                <w:rFonts w:asciiTheme="minorHAnsi" w:hAnsiTheme="minorHAnsi" w:cstheme="minorHAnsi"/>
              </w:rPr>
              <w:t>Once you receive the order from the designated evacuation coordinator, return to the offices.</w:t>
            </w:r>
          </w:p>
        </w:tc>
      </w:tr>
    </w:tbl>
    <w:p w:rsidRPr="006E61FF" w:rsidR="00AC6A62" w:rsidP="00B95F6E" w:rsidRDefault="00AC6A62" w14:paraId="355B6D1D" w14:textId="1C16AFD0">
      <w:pPr>
        <w:spacing w:line="240" w:lineRule="auto"/>
        <w:rPr>
          <w:rFonts w:asciiTheme="minorHAnsi" w:hAnsiTheme="minorHAnsi" w:cstheme="minorHAnsi"/>
        </w:rPr>
      </w:pPr>
    </w:p>
    <w:p w:rsidRPr="006E61FF" w:rsidR="00B4653B" w:rsidP="00B95F6E" w:rsidRDefault="00B4653B" w14:paraId="281553FA" w14:textId="77777777">
      <w:pPr>
        <w:pStyle w:val="Ttulo3"/>
        <w:spacing w:after="160"/>
        <w:rPr>
          <w:rFonts w:asciiTheme="minorHAnsi" w:hAnsiTheme="minorHAnsi"/>
          <w:sz w:val="24"/>
          <w:szCs w:val="24"/>
        </w:rPr>
      </w:pPr>
      <w:bookmarkStart w:name="_Toc105496778" w:id="15"/>
      <w:bookmarkStart w:name="_Toc532624208" w:id="16"/>
      <w:r w:rsidRPr="055C35A8">
        <w:rPr>
          <w:rFonts w:asciiTheme="minorHAnsi" w:hAnsiTheme="minorHAnsi"/>
          <w:sz w:val="24"/>
          <w:szCs w:val="24"/>
        </w:rPr>
        <w:t>Harassment/Bullying</w:t>
      </w:r>
      <w:bookmarkEnd w:id="15"/>
      <w:bookmarkEnd w:id="16"/>
    </w:p>
    <w:p w:rsidRPr="006E61FF" w:rsidR="00B4653B" w:rsidP="00B95F6E" w:rsidRDefault="00B4653B" w14:paraId="55437290" w14:textId="77777777">
      <w:pPr>
        <w:pStyle w:val="Ttulo4"/>
        <w:spacing w:after="160"/>
        <w:rPr>
          <w:rFonts w:asciiTheme="minorHAnsi" w:hAnsiTheme="minorHAnsi" w:cstheme="minorHAnsi"/>
          <w:sz w:val="24"/>
        </w:rPr>
      </w:pPr>
      <w:r w:rsidRPr="006E61FF">
        <w:rPr>
          <w:rFonts w:asciiTheme="minorHAnsi" w:hAnsiTheme="minorHAnsi" w:cstheme="minorHAnsi"/>
          <w:sz w:val="24"/>
        </w:rPr>
        <w:t>Preventative Measures</w:t>
      </w:r>
    </w:p>
    <w:p w:rsidRPr="006E61FF" w:rsidR="00B4653B" w:rsidP="00B95F6E" w:rsidRDefault="00B4653B" w14:paraId="178EE8DD" w14:textId="6AF1DE46">
      <w:pPr>
        <w:pStyle w:val="Prrafodelista"/>
        <w:numPr>
          <w:ilvl w:val="0"/>
          <w:numId w:val="33"/>
        </w:numPr>
        <w:spacing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A sexual assault is any type of sexual activity or contact that occurs without consent. This includes rape (forced penetration) and unwanted sexual touching.</w:t>
      </w:r>
    </w:p>
    <w:p w:rsidRPr="006E61FF" w:rsidR="00B4653B" w:rsidP="00B95F6E" w:rsidRDefault="00B4653B" w14:paraId="60882500" w14:textId="5BE90CDA">
      <w:pPr>
        <w:pStyle w:val="Prrafodelista"/>
        <w:numPr>
          <w:ilvl w:val="0"/>
          <w:numId w:val="33"/>
        </w:numPr>
        <w:spacing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A sexual assault is always the fault of the perpetrator (person committing the assault). It is not only up to the woman to prevent it with self-protection and self-care. The prevention of sexual abuse is the responsibility of all people within the community.</w:t>
      </w:r>
    </w:p>
    <w:p w:rsidRPr="006E61FF" w:rsidR="00B4653B" w:rsidP="00B95F6E" w:rsidRDefault="00B4653B" w14:paraId="62004C1C" w14:textId="0BCF87B7">
      <w:pPr>
        <w:pStyle w:val="Prrafodelista"/>
        <w:numPr>
          <w:ilvl w:val="0"/>
          <w:numId w:val="33"/>
        </w:numPr>
        <w:spacing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Although it is not possible to completely protect yourself from sexual assault. It is important to know what steps can be taken to help keep yourself safe.</w:t>
      </w:r>
    </w:p>
    <w:p w:rsidRPr="006E61FF" w:rsidR="00B4653B" w:rsidP="00B95F6E" w:rsidRDefault="00B4653B" w14:paraId="5B6612D3" w14:textId="5A68BAC7">
      <w:pPr>
        <w:pStyle w:val="Prrafodelista"/>
        <w:numPr>
          <w:ilvl w:val="0"/>
          <w:numId w:val="33"/>
        </w:numPr>
        <w:spacing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Use recommended means of transportation such as a secure vehicle or use a trusted taxi application.</w:t>
      </w:r>
    </w:p>
    <w:p w:rsidRPr="00663EDF" w:rsidR="4AC5D274" w:rsidP="00B95F6E" w:rsidRDefault="00B4653B" w14:paraId="43811AAC" w14:textId="1DEF055C">
      <w:pPr>
        <w:pStyle w:val="Prrafodelista"/>
        <w:numPr>
          <w:ilvl w:val="0"/>
          <w:numId w:val="33"/>
        </w:numPr>
        <w:spacing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Follow the procedures in this document for monitoring during travel, you will receive the security situation in the area and recommendations.</w:t>
      </w:r>
    </w:p>
    <w:p w:rsidRPr="006E61FF" w:rsidR="00B4653B" w:rsidP="00B95F6E" w:rsidRDefault="00B4653B" w14:paraId="1FBC3680" w14:textId="77777777">
      <w:pPr>
        <w:pStyle w:val="Ttulo4"/>
        <w:spacing w:after="160"/>
        <w:rPr>
          <w:rFonts w:asciiTheme="minorHAnsi" w:hAnsiTheme="minorHAnsi" w:cstheme="minorHAnsi"/>
          <w:sz w:val="24"/>
        </w:rPr>
      </w:pPr>
      <w:r w:rsidRPr="006E61FF">
        <w:rPr>
          <w:rFonts w:asciiTheme="minorHAnsi" w:hAnsiTheme="minorHAnsi" w:cstheme="minorHAnsi"/>
          <w:sz w:val="24"/>
        </w:rPr>
        <w:t>Procedures</w:t>
      </w:r>
    </w:p>
    <w:p w:rsidRPr="006E61FF" w:rsidR="00B4653B" w:rsidP="00B95F6E" w:rsidRDefault="00B4653B" w14:paraId="12839376" w14:textId="363E2ACE">
      <w:pPr>
        <w:spacing w:line="240" w:lineRule="auto"/>
        <w:jc w:val="center"/>
        <w:rPr>
          <w:rFonts w:asciiTheme="minorHAnsi" w:hAnsiTheme="minorHAnsi" w:cstheme="minorHAnsi"/>
          <w:b/>
          <w:bCs/>
        </w:rPr>
      </w:pPr>
      <w:r w:rsidRPr="006E61FF">
        <w:rPr>
          <w:rFonts w:asciiTheme="minorHAnsi" w:hAnsiTheme="minorHAnsi" w:cstheme="minorHAnsi"/>
          <w:b/>
          <w:bCs/>
        </w:rPr>
        <w:t xml:space="preserve">Table </w:t>
      </w:r>
      <w:r w:rsidRPr="006E61FF" w:rsidR="006C45F9">
        <w:rPr>
          <w:rFonts w:asciiTheme="minorHAnsi" w:hAnsiTheme="minorHAnsi" w:cstheme="minorHAnsi"/>
          <w:b/>
          <w:bCs/>
        </w:rPr>
        <w:t>4</w:t>
      </w:r>
      <w:r w:rsidRPr="006E61FF">
        <w:rPr>
          <w:rFonts w:asciiTheme="minorHAnsi" w:hAnsiTheme="minorHAnsi" w:cstheme="minorHAnsi"/>
          <w:b/>
          <w:bCs/>
        </w:rPr>
        <w:t>. Procedures in the Event of Harassment/Bullying</w:t>
      </w:r>
    </w:p>
    <w:tbl>
      <w:tblPr>
        <w:tblStyle w:val="Tablaconcuadrcula"/>
        <w:tblW w:w="0" w:type="auto"/>
        <w:tblLook w:val="04A0" w:firstRow="1" w:lastRow="0" w:firstColumn="1" w:lastColumn="0" w:noHBand="0" w:noVBand="1"/>
      </w:tblPr>
      <w:tblGrid>
        <w:gridCol w:w="625"/>
        <w:gridCol w:w="8725"/>
      </w:tblGrid>
      <w:tr w:rsidRPr="006E61FF" w:rsidR="00B4653B" w:rsidTr="006E61FF" w14:paraId="7B498033" w14:textId="77777777">
        <w:tc>
          <w:tcPr>
            <w:tcW w:w="625" w:type="dxa"/>
            <w:shd w:val="clear" w:color="auto" w:fill="6C6463"/>
            <w:vAlign w:val="center"/>
          </w:tcPr>
          <w:p w:rsidRPr="006E61FF" w:rsidR="00B4653B" w:rsidP="00B95F6E" w:rsidRDefault="00B4653B" w14:paraId="5CBCC9DE"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1</w:t>
            </w:r>
          </w:p>
        </w:tc>
        <w:tc>
          <w:tcPr>
            <w:tcW w:w="8725" w:type="dxa"/>
          </w:tcPr>
          <w:p w:rsidRPr="006E61FF" w:rsidR="00B4653B" w:rsidP="00B95F6E" w:rsidRDefault="00B4653B" w14:paraId="519925BC" w14:textId="77777777">
            <w:pPr>
              <w:contextualSpacing/>
              <w:jc w:val="both"/>
              <w:rPr>
                <w:rFonts w:asciiTheme="minorHAnsi" w:hAnsiTheme="minorHAnsi" w:cstheme="minorHAnsi"/>
              </w:rPr>
            </w:pPr>
            <w:r w:rsidRPr="006E61FF">
              <w:rPr>
                <w:rFonts w:asciiTheme="minorHAnsi" w:hAnsiTheme="minorHAnsi" w:cstheme="minorHAnsi"/>
              </w:rPr>
              <w:t>Trust yourself and your instincts if something seems wrong, try to get out of the situation. In these cases, it is okay to lie or create excuses if it helps to get away safely.</w:t>
            </w:r>
          </w:p>
        </w:tc>
      </w:tr>
      <w:tr w:rsidRPr="006E61FF" w:rsidR="00B4653B" w:rsidTr="006E61FF" w14:paraId="089DAFB1" w14:textId="77777777">
        <w:tc>
          <w:tcPr>
            <w:tcW w:w="625" w:type="dxa"/>
            <w:shd w:val="clear" w:color="auto" w:fill="6C6463"/>
            <w:vAlign w:val="center"/>
          </w:tcPr>
          <w:p w:rsidRPr="006E61FF" w:rsidR="00B4653B" w:rsidP="00B95F6E" w:rsidRDefault="00B4653B" w14:paraId="4DC81BBD"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2</w:t>
            </w:r>
          </w:p>
        </w:tc>
        <w:tc>
          <w:tcPr>
            <w:tcW w:w="8725" w:type="dxa"/>
          </w:tcPr>
          <w:p w:rsidRPr="006E61FF" w:rsidR="00B4653B" w:rsidP="00B95F6E" w:rsidRDefault="00B4653B" w14:paraId="10DCFB34" w14:textId="77777777">
            <w:pPr>
              <w:jc w:val="both"/>
              <w:rPr>
                <w:rFonts w:asciiTheme="minorHAnsi" w:hAnsiTheme="minorHAnsi" w:cstheme="minorHAnsi"/>
              </w:rPr>
            </w:pPr>
            <w:r w:rsidRPr="006E61FF">
              <w:rPr>
                <w:rFonts w:asciiTheme="minorHAnsi" w:hAnsiTheme="minorHAnsi" w:cstheme="minorHAnsi"/>
              </w:rPr>
              <w:t>Avoid being alone with people you don't know or trust.</w:t>
            </w:r>
          </w:p>
        </w:tc>
      </w:tr>
      <w:tr w:rsidRPr="006E61FF" w:rsidR="00B4653B" w:rsidTr="006E61FF" w14:paraId="636AC4B8" w14:textId="77777777">
        <w:tc>
          <w:tcPr>
            <w:tcW w:w="625" w:type="dxa"/>
            <w:shd w:val="clear" w:color="auto" w:fill="6C6463"/>
            <w:vAlign w:val="center"/>
          </w:tcPr>
          <w:p w:rsidRPr="006E61FF" w:rsidR="00B4653B" w:rsidP="00B95F6E" w:rsidRDefault="00B4653B" w14:paraId="2469DCD0"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3</w:t>
            </w:r>
          </w:p>
        </w:tc>
        <w:tc>
          <w:tcPr>
            <w:tcW w:w="8725" w:type="dxa"/>
          </w:tcPr>
          <w:p w:rsidRPr="006E61FF" w:rsidR="00B4653B" w:rsidP="00B95F6E" w:rsidRDefault="00B4653B" w14:paraId="0C48E44B" w14:textId="77777777">
            <w:pPr>
              <w:contextualSpacing/>
              <w:jc w:val="both"/>
              <w:rPr>
                <w:rFonts w:asciiTheme="minorHAnsi" w:hAnsiTheme="minorHAnsi" w:cstheme="minorHAnsi"/>
              </w:rPr>
            </w:pPr>
            <w:r w:rsidRPr="006E61FF">
              <w:rPr>
                <w:rFonts w:asciiTheme="minorHAnsi" w:hAnsiTheme="minorHAnsi" w:cstheme="minorHAnsi"/>
              </w:rPr>
              <w:t>Be aware of where you are and what is around you, try not to cover both ears with headphones.</w:t>
            </w:r>
          </w:p>
        </w:tc>
      </w:tr>
      <w:tr w:rsidRPr="006E61FF" w:rsidR="00B4653B" w:rsidTr="006E61FF" w14:paraId="016E9B38" w14:textId="77777777">
        <w:tc>
          <w:tcPr>
            <w:tcW w:w="625" w:type="dxa"/>
            <w:shd w:val="clear" w:color="auto" w:fill="6C6463"/>
            <w:vAlign w:val="center"/>
          </w:tcPr>
          <w:p w:rsidRPr="006E61FF" w:rsidR="00B4653B" w:rsidP="00B95F6E" w:rsidRDefault="00B4653B" w14:paraId="1209BEE2"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4</w:t>
            </w:r>
          </w:p>
        </w:tc>
        <w:tc>
          <w:tcPr>
            <w:tcW w:w="8725" w:type="dxa"/>
          </w:tcPr>
          <w:p w:rsidRPr="006E61FF" w:rsidR="00B4653B" w:rsidP="00B95F6E" w:rsidRDefault="00B4653B" w14:paraId="1AEC9721" w14:textId="77777777">
            <w:pPr>
              <w:contextualSpacing/>
              <w:jc w:val="both"/>
              <w:rPr>
                <w:rFonts w:asciiTheme="minorHAnsi" w:hAnsiTheme="minorHAnsi" w:cstheme="minorHAnsi"/>
              </w:rPr>
            </w:pPr>
            <w:r w:rsidRPr="006E61FF">
              <w:rPr>
                <w:rFonts w:asciiTheme="minorHAnsi" w:hAnsiTheme="minorHAnsi" w:cstheme="minorHAnsi"/>
              </w:rPr>
              <w:t>Keep your cell phone charged and with you. Make sure you have cash to take a taxi home if necessary.</w:t>
            </w:r>
          </w:p>
        </w:tc>
      </w:tr>
      <w:tr w:rsidRPr="006E61FF" w:rsidR="00B4653B" w:rsidTr="006E61FF" w14:paraId="413399D0" w14:textId="77777777">
        <w:tc>
          <w:tcPr>
            <w:tcW w:w="625" w:type="dxa"/>
            <w:shd w:val="clear" w:color="auto" w:fill="6C6463"/>
            <w:vAlign w:val="center"/>
          </w:tcPr>
          <w:p w:rsidRPr="006E61FF" w:rsidR="00B4653B" w:rsidP="00B95F6E" w:rsidRDefault="00B4653B" w14:paraId="0B4558BD"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5</w:t>
            </w:r>
          </w:p>
        </w:tc>
        <w:tc>
          <w:tcPr>
            <w:tcW w:w="8725" w:type="dxa"/>
          </w:tcPr>
          <w:p w:rsidRPr="006E61FF" w:rsidR="00B4653B" w:rsidP="00B95F6E" w:rsidRDefault="00B4653B" w14:paraId="7E69F046" w14:textId="77777777">
            <w:pPr>
              <w:contextualSpacing/>
              <w:jc w:val="both"/>
              <w:rPr>
                <w:rFonts w:asciiTheme="minorHAnsi" w:hAnsiTheme="minorHAnsi" w:cstheme="minorHAnsi"/>
              </w:rPr>
            </w:pPr>
            <w:r w:rsidRPr="006E61FF">
              <w:rPr>
                <w:rFonts w:asciiTheme="minorHAnsi" w:hAnsiTheme="minorHAnsi" w:cstheme="minorHAnsi"/>
              </w:rPr>
              <w:t>Avoid abandoned areas.</w:t>
            </w:r>
          </w:p>
        </w:tc>
      </w:tr>
      <w:tr w:rsidRPr="006E61FF" w:rsidR="00B4653B" w:rsidTr="006E61FF" w14:paraId="2D6CF0F8" w14:textId="77777777">
        <w:tc>
          <w:tcPr>
            <w:tcW w:w="625" w:type="dxa"/>
            <w:shd w:val="clear" w:color="auto" w:fill="6C6463"/>
            <w:vAlign w:val="center"/>
          </w:tcPr>
          <w:p w:rsidRPr="006E61FF" w:rsidR="00B4653B" w:rsidP="00B95F6E" w:rsidRDefault="00B4653B" w14:paraId="73A0A3D7"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6</w:t>
            </w:r>
          </w:p>
        </w:tc>
        <w:tc>
          <w:tcPr>
            <w:tcW w:w="8725" w:type="dxa"/>
          </w:tcPr>
          <w:p w:rsidRPr="006E61FF" w:rsidR="00B4653B" w:rsidP="00B95F6E" w:rsidRDefault="00B4653B" w14:paraId="74BA62CB" w14:textId="77777777">
            <w:pPr>
              <w:contextualSpacing/>
              <w:jc w:val="both"/>
              <w:rPr>
                <w:rFonts w:asciiTheme="minorHAnsi" w:hAnsiTheme="minorHAnsi" w:cstheme="minorHAnsi"/>
              </w:rPr>
            </w:pPr>
            <w:r w:rsidRPr="006E61FF">
              <w:rPr>
                <w:rFonts w:asciiTheme="minorHAnsi" w:hAnsiTheme="minorHAnsi" w:cstheme="minorHAnsi"/>
              </w:rPr>
              <w:t xml:space="preserve">Try to appear strong, confident, </w:t>
            </w:r>
            <w:proofErr w:type="gramStart"/>
            <w:r w:rsidRPr="006E61FF">
              <w:rPr>
                <w:rFonts w:asciiTheme="minorHAnsi" w:hAnsiTheme="minorHAnsi" w:cstheme="minorHAnsi"/>
              </w:rPr>
              <w:t>aware</w:t>
            </w:r>
            <w:proofErr w:type="gramEnd"/>
            <w:r w:rsidRPr="006E61FF">
              <w:rPr>
                <w:rFonts w:asciiTheme="minorHAnsi" w:hAnsiTheme="minorHAnsi" w:cstheme="minorHAnsi"/>
              </w:rPr>
              <w:t xml:space="preserve"> and sure of the places you walk and the environment in general.</w:t>
            </w:r>
          </w:p>
        </w:tc>
      </w:tr>
      <w:tr w:rsidRPr="006E61FF" w:rsidR="00B4653B" w:rsidTr="006E61FF" w14:paraId="040BE277" w14:textId="77777777">
        <w:tc>
          <w:tcPr>
            <w:tcW w:w="625" w:type="dxa"/>
            <w:shd w:val="clear" w:color="auto" w:fill="6C6463"/>
            <w:vAlign w:val="center"/>
          </w:tcPr>
          <w:p w:rsidRPr="006E61FF" w:rsidR="00B4653B" w:rsidP="00B95F6E" w:rsidRDefault="00B4653B" w14:paraId="4765313C"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7</w:t>
            </w:r>
          </w:p>
        </w:tc>
        <w:tc>
          <w:tcPr>
            <w:tcW w:w="8725" w:type="dxa"/>
          </w:tcPr>
          <w:p w:rsidRPr="006E61FF" w:rsidR="00B4653B" w:rsidP="00B95F6E" w:rsidRDefault="00B4653B" w14:paraId="101EAE28" w14:textId="67FDEE87">
            <w:pPr>
              <w:contextualSpacing/>
              <w:jc w:val="both"/>
              <w:rPr>
                <w:rFonts w:asciiTheme="minorHAnsi" w:hAnsiTheme="minorHAnsi" w:cstheme="minorHAnsi"/>
              </w:rPr>
            </w:pPr>
            <w:r w:rsidRPr="006E61FF">
              <w:rPr>
                <w:rFonts w:asciiTheme="minorHAnsi" w:hAnsiTheme="minorHAnsi" w:cstheme="minorHAnsi"/>
              </w:rPr>
              <w:t xml:space="preserve">If you find yourself in a questionable situation, please </w:t>
            </w:r>
            <w:r w:rsidRPr="006E61FF" w:rsidR="0040700A">
              <w:rPr>
                <w:rFonts w:asciiTheme="minorHAnsi" w:hAnsiTheme="minorHAnsi" w:cstheme="minorHAnsi"/>
              </w:rPr>
              <w:t xml:space="preserve">call </w:t>
            </w:r>
            <w:r w:rsidRPr="006E61FF" w:rsidR="007E22A7">
              <w:rPr>
                <w:rFonts w:asciiTheme="minorHAnsi" w:hAnsiTheme="minorHAnsi" w:cstheme="minorHAnsi"/>
              </w:rPr>
              <w:t>the emergency phone number in Mexico (</w:t>
            </w:r>
            <w:r w:rsidRPr="006E61FF" w:rsidR="00AA10FE">
              <w:rPr>
                <w:rFonts w:asciiTheme="minorHAnsi" w:hAnsiTheme="minorHAnsi" w:cstheme="minorHAnsi"/>
              </w:rPr>
              <w:t>911).</w:t>
            </w:r>
          </w:p>
        </w:tc>
      </w:tr>
      <w:tr w:rsidRPr="006E61FF" w:rsidR="00B4653B" w:rsidTr="006E61FF" w14:paraId="1EAC151E" w14:textId="77777777">
        <w:tc>
          <w:tcPr>
            <w:tcW w:w="625" w:type="dxa"/>
            <w:shd w:val="clear" w:color="auto" w:fill="6C6463"/>
            <w:vAlign w:val="center"/>
          </w:tcPr>
          <w:p w:rsidRPr="006E61FF" w:rsidR="00B4653B" w:rsidP="00B95F6E" w:rsidRDefault="00AA10FE" w14:paraId="371AFD7E" w14:textId="168D5A98">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8</w:t>
            </w:r>
          </w:p>
        </w:tc>
        <w:tc>
          <w:tcPr>
            <w:tcW w:w="8725" w:type="dxa"/>
          </w:tcPr>
          <w:p w:rsidRPr="006E61FF" w:rsidR="00B4653B" w:rsidP="00B95F6E" w:rsidRDefault="00B4653B" w14:paraId="217B9FBF" w14:textId="77777777">
            <w:pPr>
              <w:contextualSpacing/>
              <w:jc w:val="both"/>
              <w:rPr>
                <w:rFonts w:asciiTheme="minorHAnsi" w:hAnsiTheme="minorHAnsi" w:cstheme="minorHAnsi"/>
              </w:rPr>
            </w:pPr>
            <w:r w:rsidRPr="006E61FF">
              <w:rPr>
                <w:rFonts w:asciiTheme="minorHAnsi" w:hAnsiTheme="minorHAnsi" w:cstheme="minorHAnsi"/>
              </w:rPr>
              <w:t>Avoid taking shared transportation with strangers.</w:t>
            </w:r>
          </w:p>
        </w:tc>
      </w:tr>
    </w:tbl>
    <w:p w:rsidRPr="006E61FF" w:rsidR="00B4653B" w:rsidP="00B95F6E" w:rsidRDefault="00B4653B" w14:paraId="4AB2D240" w14:textId="77777777">
      <w:pPr>
        <w:spacing w:line="240" w:lineRule="auto"/>
        <w:rPr>
          <w:rFonts w:asciiTheme="minorHAnsi" w:hAnsiTheme="minorHAnsi" w:cstheme="minorHAnsi"/>
        </w:rPr>
      </w:pPr>
    </w:p>
    <w:p w:rsidR="00FA2B62" w:rsidP="00B95F6E" w:rsidRDefault="00FA2B62" w14:paraId="360F4874" w14:textId="77777777">
      <w:pPr>
        <w:pStyle w:val="Ttulo3"/>
        <w:spacing w:after="160"/>
        <w:jc w:val="both"/>
        <w:rPr>
          <w:rFonts w:asciiTheme="minorHAnsi" w:hAnsiTheme="minorHAnsi"/>
          <w:sz w:val="24"/>
          <w:szCs w:val="24"/>
        </w:rPr>
      </w:pPr>
      <w:bookmarkStart w:name="_Toc105496767" w:id="17"/>
      <w:bookmarkStart w:name="_Toc853734922" w:id="18"/>
    </w:p>
    <w:p w:rsidR="00FA2B62" w:rsidP="00B95F6E" w:rsidRDefault="00FA2B62" w14:paraId="611228A4" w14:textId="77777777">
      <w:pPr>
        <w:pStyle w:val="Ttulo3"/>
        <w:spacing w:after="160"/>
        <w:jc w:val="both"/>
        <w:rPr>
          <w:rFonts w:asciiTheme="minorHAnsi" w:hAnsiTheme="minorHAnsi"/>
          <w:sz w:val="24"/>
          <w:szCs w:val="24"/>
        </w:rPr>
      </w:pPr>
    </w:p>
    <w:p w:rsidRPr="006E61FF" w:rsidR="001F09B9" w:rsidP="00B95F6E" w:rsidRDefault="001F09B9" w14:paraId="14D49B72" w14:textId="035B4FD4">
      <w:pPr>
        <w:pStyle w:val="Ttulo3"/>
        <w:spacing w:after="160"/>
        <w:jc w:val="both"/>
        <w:rPr>
          <w:rFonts w:asciiTheme="minorHAnsi" w:hAnsiTheme="minorHAnsi"/>
          <w:sz w:val="24"/>
          <w:szCs w:val="24"/>
        </w:rPr>
      </w:pPr>
      <w:r w:rsidRPr="055C35A8">
        <w:rPr>
          <w:rFonts w:asciiTheme="minorHAnsi" w:hAnsiTheme="minorHAnsi"/>
          <w:sz w:val="24"/>
          <w:szCs w:val="24"/>
        </w:rPr>
        <w:lastRenderedPageBreak/>
        <w:t>Contact with Armed Groups</w:t>
      </w:r>
      <w:bookmarkEnd w:id="17"/>
      <w:bookmarkEnd w:id="18"/>
    </w:p>
    <w:p w:rsidRPr="006E61FF" w:rsidR="001F09B9" w:rsidP="00B95F6E" w:rsidRDefault="001F09B9" w14:paraId="3B5C2288" w14:textId="77777777">
      <w:pPr>
        <w:pStyle w:val="Ttulo4"/>
        <w:spacing w:after="160"/>
        <w:jc w:val="both"/>
        <w:rPr>
          <w:rFonts w:asciiTheme="minorHAnsi" w:hAnsiTheme="minorHAnsi" w:cstheme="minorHAnsi"/>
          <w:sz w:val="24"/>
        </w:rPr>
      </w:pPr>
      <w:r w:rsidRPr="006E61FF">
        <w:rPr>
          <w:rFonts w:asciiTheme="minorHAnsi" w:hAnsiTheme="minorHAnsi" w:cstheme="minorHAnsi"/>
          <w:sz w:val="24"/>
        </w:rPr>
        <w:t>Preventative Measures</w:t>
      </w:r>
    </w:p>
    <w:p w:rsidRPr="006E61FF" w:rsidR="001F09B9" w:rsidP="00B95F6E" w:rsidRDefault="001F09B9" w14:paraId="58A58522" w14:textId="36E51164">
      <w:pPr>
        <w:pStyle w:val="Prrafodelista"/>
        <w:numPr>
          <w:ilvl w:val="0"/>
          <w:numId w:val="13"/>
        </w:numPr>
        <w:tabs>
          <w:tab w:val="left" w:pos="426"/>
        </w:tabs>
        <w:spacing w:after="160"/>
        <w:ind w:right="49"/>
        <w:jc w:val="both"/>
        <w:rPr>
          <w:rFonts w:asciiTheme="minorHAnsi" w:hAnsiTheme="minorHAnsi" w:cstheme="minorHAnsi"/>
          <w:lang w:val="en-US"/>
        </w:rPr>
      </w:pPr>
      <w:r w:rsidRPr="006E61FF">
        <w:rPr>
          <w:rFonts w:asciiTheme="minorHAnsi" w:hAnsiTheme="minorHAnsi" w:cstheme="minorHAnsi"/>
          <w:lang w:val="en-US"/>
        </w:rPr>
        <w:t>The following preventative steps are recommended:</w:t>
      </w:r>
    </w:p>
    <w:p w:rsidRPr="006E61FF" w:rsidR="001F09B9" w:rsidP="00B95F6E" w:rsidRDefault="001F09B9" w14:paraId="60F15F5D" w14:textId="77777777">
      <w:pPr>
        <w:numPr>
          <w:ilvl w:val="1"/>
          <w:numId w:val="12"/>
        </w:numPr>
        <w:tabs>
          <w:tab w:val="left" w:pos="426"/>
        </w:tabs>
        <w:spacing w:line="240" w:lineRule="auto"/>
        <w:ind w:right="49"/>
        <w:jc w:val="both"/>
        <w:rPr>
          <w:rFonts w:asciiTheme="minorHAnsi" w:hAnsiTheme="minorHAnsi" w:cstheme="minorHAnsi"/>
        </w:rPr>
      </w:pPr>
      <w:r w:rsidRPr="006E61FF">
        <w:rPr>
          <w:rFonts w:asciiTheme="minorHAnsi" w:hAnsiTheme="minorHAnsi" w:cstheme="minorHAnsi"/>
        </w:rPr>
        <w:t>Avoid traveling to areas recently impacted by actions or violence on the part of armed groups.</w:t>
      </w:r>
    </w:p>
    <w:p w:rsidRPr="006E61FF" w:rsidR="001F09B9" w:rsidP="00B95F6E" w:rsidRDefault="001F09B9" w14:paraId="26E44FD9" w14:textId="04EFD10E">
      <w:pPr>
        <w:numPr>
          <w:ilvl w:val="1"/>
          <w:numId w:val="12"/>
        </w:numPr>
        <w:spacing w:line="240" w:lineRule="auto"/>
        <w:ind w:right="49"/>
        <w:jc w:val="both"/>
        <w:rPr>
          <w:rFonts w:asciiTheme="minorHAnsi" w:hAnsiTheme="minorHAnsi" w:cstheme="minorHAnsi"/>
        </w:rPr>
      </w:pPr>
      <w:r w:rsidRPr="006E61FF">
        <w:rPr>
          <w:rFonts w:asciiTheme="minorHAnsi" w:hAnsiTheme="minorHAnsi" w:cstheme="minorHAnsi"/>
        </w:rPr>
        <w:t>Avoid</w:t>
      </w:r>
      <w:r w:rsidRPr="006E61FF" w:rsidR="3B5FF1B4">
        <w:rPr>
          <w:rFonts w:asciiTheme="minorHAnsi" w:hAnsiTheme="minorHAnsi" w:cstheme="minorHAnsi"/>
        </w:rPr>
        <w:t>,</w:t>
      </w:r>
      <w:r w:rsidRPr="006E61FF">
        <w:rPr>
          <w:rFonts w:asciiTheme="minorHAnsi" w:hAnsiTheme="minorHAnsi" w:cstheme="minorHAnsi"/>
        </w:rPr>
        <w:t xml:space="preserve"> to the extent possible, traveling to areas under high-security Alert (see Table </w:t>
      </w:r>
      <w:r w:rsidRPr="006E61FF" w:rsidR="002671D2">
        <w:rPr>
          <w:rFonts w:asciiTheme="minorHAnsi" w:hAnsiTheme="minorHAnsi" w:cstheme="minorHAnsi"/>
        </w:rPr>
        <w:t>1</w:t>
      </w:r>
      <w:r w:rsidRPr="006E61FF">
        <w:rPr>
          <w:rFonts w:asciiTheme="minorHAnsi" w:hAnsiTheme="minorHAnsi" w:cstheme="minorHAnsi"/>
        </w:rPr>
        <w:t>. Alert Status Matrix).</w:t>
      </w:r>
    </w:p>
    <w:p w:rsidRPr="006E61FF" w:rsidR="001F09B9" w:rsidP="00B95F6E" w:rsidRDefault="001F09B9" w14:paraId="1FD8023D" w14:textId="77777777">
      <w:pPr>
        <w:numPr>
          <w:ilvl w:val="1"/>
          <w:numId w:val="12"/>
        </w:numPr>
        <w:spacing w:line="240" w:lineRule="auto"/>
        <w:ind w:right="49"/>
        <w:jc w:val="both"/>
        <w:rPr>
          <w:rFonts w:asciiTheme="minorHAnsi" w:hAnsiTheme="minorHAnsi" w:cstheme="minorHAnsi"/>
        </w:rPr>
      </w:pPr>
      <w:r w:rsidRPr="006E61FF">
        <w:rPr>
          <w:rFonts w:asciiTheme="minorHAnsi" w:hAnsiTheme="minorHAnsi" w:cstheme="minorHAnsi"/>
        </w:rPr>
        <w:t>When possible, inquire with the contact person in the area visited regarding the current situation and request recommendations.</w:t>
      </w:r>
    </w:p>
    <w:p w:rsidRPr="006E61FF" w:rsidR="001F09B9" w:rsidP="00B95F6E" w:rsidRDefault="001F09B9" w14:paraId="3CDA9FCC" w14:textId="77777777">
      <w:pPr>
        <w:numPr>
          <w:ilvl w:val="1"/>
          <w:numId w:val="12"/>
        </w:numPr>
        <w:spacing w:line="240" w:lineRule="auto"/>
        <w:ind w:right="49"/>
        <w:jc w:val="both"/>
        <w:rPr>
          <w:rFonts w:asciiTheme="minorHAnsi" w:hAnsiTheme="minorHAnsi" w:cstheme="minorHAnsi"/>
        </w:rPr>
      </w:pPr>
      <w:r w:rsidRPr="006E61FF">
        <w:rPr>
          <w:rFonts w:asciiTheme="minorHAnsi" w:hAnsiTheme="minorHAnsi" w:cstheme="minorHAnsi"/>
        </w:rPr>
        <w:t>Have a clear discourse on your reasons for being in the area you find yourself in and a credible person who can confirm your version.</w:t>
      </w:r>
    </w:p>
    <w:p w:rsidRPr="006E61FF" w:rsidR="001F09B9" w:rsidP="00B95F6E" w:rsidRDefault="001F09B9" w14:paraId="2A313372" w14:textId="77777777">
      <w:pPr>
        <w:numPr>
          <w:ilvl w:val="1"/>
          <w:numId w:val="12"/>
        </w:numPr>
        <w:spacing w:line="240" w:lineRule="auto"/>
        <w:ind w:right="49"/>
        <w:jc w:val="both"/>
        <w:rPr>
          <w:rFonts w:asciiTheme="minorHAnsi" w:hAnsiTheme="minorHAnsi" w:cstheme="minorHAnsi"/>
        </w:rPr>
      </w:pPr>
      <w:r w:rsidRPr="006E61FF">
        <w:rPr>
          <w:rFonts w:asciiTheme="minorHAnsi" w:hAnsiTheme="minorHAnsi" w:cstheme="minorHAnsi"/>
        </w:rPr>
        <w:t>Do not present yourself as a person as the person in charge, portray yourself as a subordinate following instruction from a supervisor. The people who interact with you should have this same perception, even those closest to you.</w:t>
      </w:r>
    </w:p>
    <w:p w:rsidRPr="006E61FF" w:rsidR="001F09B9" w:rsidP="00B95F6E" w:rsidRDefault="001F09B9" w14:paraId="64E9A21B" w14:textId="33461786">
      <w:pPr>
        <w:numPr>
          <w:ilvl w:val="1"/>
          <w:numId w:val="12"/>
        </w:numPr>
        <w:spacing w:line="240" w:lineRule="auto"/>
        <w:ind w:right="49"/>
        <w:jc w:val="both"/>
        <w:rPr>
          <w:rFonts w:asciiTheme="minorHAnsi" w:hAnsiTheme="minorHAnsi" w:cstheme="minorHAnsi"/>
        </w:rPr>
      </w:pPr>
      <w:r w:rsidRPr="006E61FF">
        <w:rPr>
          <w:rFonts w:asciiTheme="minorHAnsi" w:hAnsiTheme="minorHAnsi" w:cstheme="minorHAnsi"/>
        </w:rPr>
        <w:t>Do not provide third parties with details of where or who you work with (people involved, resources, etc.); try to give the impression that you do not know this information.</w:t>
      </w:r>
    </w:p>
    <w:p w:rsidRPr="00663EDF" w:rsidR="2455DB80" w:rsidP="00B95F6E" w:rsidRDefault="001F09B9" w14:paraId="1FF37EE3" w14:textId="1CCD7B84">
      <w:pPr>
        <w:pStyle w:val="Prrafodelista"/>
        <w:numPr>
          <w:ilvl w:val="0"/>
          <w:numId w:val="14"/>
        </w:numPr>
        <w:spacing w:before="0" w:after="160"/>
        <w:jc w:val="both"/>
        <w:rPr>
          <w:rFonts w:asciiTheme="minorHAnsi" w:hAnsiTheme="minorHAnsi" w:cstheme="minorBidi"/>
          <w:lang w:val="en-US"/>
        </w:rPr>
      </w:pPr>
      <w:r w:rsidRPr="51288D25">
        <w:rPr>
          <w:rFonts w:asciiTheme="minorHAnsi" w:hAnsiTheme="minorHAnsi" w:cstheme="minorBidi"/>
          <w:lang w:val="en-US"/>
        </w:rPr>
        <w:t xml:space="preserve">Do not defend any political inclination. Any comments you make </w:t>
      </w:r>
      <w:r w:rsidRPr="51288D25" w:rsidR="3B27DCAC">
        <w:rPr>
          <w:rFonts w:asciiTheme="minorHAnsi" w:hAnsiTheme="minorHAnsi" w:cstheme="minorBidi"/>
          <w:lang w:val="en-US"/>
        </w:rPr>
        <w:t>about it</w:t>
      </w:r>
      <w:r w:rsidRPr="51288D25">
        <w:rPr>
          <w:rFonts w:asciiTheme="minorHAnsi" w:hAnsiTheme="minorHAnsi" w:cstheme="minorBidi"/>
          <w:lang w:val="en-US"/>
        </w:rPr>
        <w:t xml:space="preserve"> can be used against you.</w:t>
      </w:r>
    </w:p>
    <w:p w:rsidRPr="006E61FF" w:rsidR="001F09B9" w:rsidP="00B95F6E" w:rsidRDefault="001F09B9" w14:paraId="09F1E23A" w14:textId="77777777">
      <w:pPr>
        <w:pStyle w:val="Ttulo4"/>
        <w:spacing w:after="160"/>
        <w:jc w:val="both"/>
        <w:rPr>
          <w:rFonts w:asciiTheme="minorHAnsi" w:hAnsiTheme="minorHAnsi" w:cstheme="minorHAnsi"/>
          <w:sz w:val="24"/>
        </w:rPr>
      </w:pPr>
      <w:r w:rsidRPr="006E61FF">
        <w:rPr>
          <w:rFonts w:asciiTheme="minorHAnsi" w:hAnsiTheme="minorHAnsi" w:cstheme="minorHAnsi"/>
          <w:sz w:val="24"/>
        </w:rPr>
        <w:t>Procedures</w:t>
      </w:r>
    </w:p>
    <w:p w:rsidRPr="006E61FF" w:rsidR="001F09B9" w:rsidP="00B95F6E" w:rsidRDefault="001F09B9" w14:paraId="1F808E6F" w14:textId="28C3040A">
      <w:pPr>
        <w:spacing w:line="240" w:lineRule="auto"/>
        <w:jc w:val="center"/>
        <w:rPr>
          <w:rFonts w:asciiTheme="minorHAnsi" w:hAnsiTheme="minorHAnsi" w:cstheme="minorHAnsi"/>
          <w:b/>
          <w:bCs/>
        </w:rPr>
      </w:pPr>
      <w:r w:rsidRPr="006E61FF">
        <w:rPr>
          <w:rFonts w:asciiTheme="minorHAnsi" w:hAnsiTheme="minorHAnsi" w:cstheme="minorHAnsi"/>
          <w:b/>
          <w:bCs/>
        </w:rPr>
        <w:t xml:space="preserve">Table </w:t>
      </w:r>
      <w:r w:rsidRPr="006E61FF" w:rsidR="005F5366">
        <w:rPr>
          <w:rFonts w:asciiTheme="minorHAnsi" w:hAnsiTheme="minorHAnsi" w:cstheme="minorHAnsi"/>
          <w:b/>
          <w:bCs/>
        </w:rPr>
        <w:t>5</w:t>
      </w:r>
      <w:r w:rsidRPr="006E61FF">
        <w:rPr>
          <w:rFonts w:asciiTheme="minorHAnsi" w:hAnsiTheme="minorHAnsi" w:cstheme="minorHAnsi"/>
          <w:b/>
          <w:bCs/>
        </w:rPr>
        <w:t>. Procedures for Contact with Armed Groups</w:t>
      </w:r>
    </w:p>
    <w:tbl>
      <w:tblPr>
        <w:tblStyle w:val="Tablaconcuadrcula"/>
        <w:tblW w:w="0" w:type="auto"/>
        <w:tblLook w:val="04A0" w:firstRow="1" w:lastRow="0" w:firstColumn="1" w:lastColumn="0" w:noHBand="0" w:noVBand="1"/>
      </w:tblPr>
      <w:tblGrid>
        <w:gridCol w:w="625"/>
        <w:gridCol w:w="8725"/>
      </w:tblGrid>
      <w:tr w:rsidRPr="006E61FF" w:rsidR="001F09B9" w:rsidTr="006E61FF" w14:paraId="67E8F59D" w14:textId="77777777">
        <w:trPr>
          <w:trHeight w:val="404"/>
        </w:trPr>
        <w:tc>
          <w:tcPr>
            <w:tcW w:w="9350" w:type="dxa"/>
            <w:gridSpan w:val="2"/>
            <w:shd w:val="clear" w:color="auto" w:fill="6C6463"/>
            <w:vAlign w:val="center"/>
          </w:tcPr>
          <w:p w:rsidRPr="006E61FF" w:rsidR="001F09B9" w:rsidP="00B95F6E" w:rsidRDefault="001F09B9" w14:paraId="21E4F71E" w14:textId="77777777">
            <w:pPr>
              <w:contextualSpacing/>
              <w:jc w:val="center"/>
              <w:rPr>
                <w:rFonts w:asciiTheme="minorHAnsi" w:hAnsiTheme="minorHAnsi" w:cstheme="minorHAnsi"/>
              </w:rPr>
            </w:pPr>
            <w:r w:rsidRPr="006E61FF">
              <w:rPr>
                <w:rFonts w:asciiTheme="minorHAnsi" w:hAnsiTheme="minorHAnsi" w:cstheme="minorHAnsi"/>
                <w:color w:val="FFFFFF" w:themeColor="background1"/>
              </w:rPr>
              <w:t>If you receive third-party messages from armed groups that want/will meet with you:</w:t>
            </w:r>
          </w:p>
        </w:tc>
      </w:tr>
      <w:tr w:rsidRPr="006E61FF" w:rsidR="001F09B9" w:rsidTr="006E61FF" w14:paraId="681754DA" w14:textId="77777777">
        <w:tc>
          <w:tcPr>
            <w:tcW w:w="625" w:type="dxa"/>
            <w:shd w:val="clear" w:color="auto" w:fill="CFCDC9"/>
            <w:vAlign w:val="center"/>
          </w:tcPr>
          <w:p w:rsidRPr="006E61FF" w:rsidR="001F09B9" w:rsidP="00B95F6E" w:rsidRDefault="001F09B9" w14:paraId="6F237F52" w14:textId="77777777">
            <w:pPr>
              <w:jc w:val="center"/>
              <w:rPr>
                <w:rFonts w:asciiTheme="minorHAnsi" w:hAnsiTheme="minorHAnsi" w:cstheme="minorHAnsi"/>
              </w:rPr>
            </w:pPr>
            <w:r w:rsidRPr="006E61FF">
              <w:rPr>
                <w:rFonts w:asciiTheme="minorHAnsi" w:hAnsiTheme="minorHAnsi" w:cstheme="minorHAnsi"/>
              </w:rPr>
              <w:t>1</w:t>
            </w:r>
          </w:p>
        </w:tc>
        <w:tc>
          <w:tcPr>
            <w:tcW w:w="8725" w:type="dxa"/>
          </w:tcPr>
          <w:p w:rsidRPr="006E61FF" w:rsidR="001F09B9" w:rsidP="00B95F6E" w:rsidRDefault="001F09B9" w14:paraId="3FD84D39" w14:textId="77777777">
            <w:pPr>
              <w:contextualSpacing/>
              <w:jc w:val="both"/>
              <w:rPr>
                <w:rFonts w:asciiTheme="minorHAnsi" w:hAnsiTheme="minorHAnsi" w:cstheme="minorHAnsi"/>
              </w:rPr>
            </w:pPr>
            <w:r w:rsidRPr="006E61FF">
              <w:rPr>
                <w:rFonts w:asciiTheme="minorHAnsi" w:hAnsiTheme="minorHAnsi" w:cstheme="minorHAnsi"/>
              </w:rPr>
              <w:t>Make it clear to the person who contacts you that you don't have a lot of information and emphasize that you don't make decisions.</w:t>
            </w:r>
          </w:p>
        </w:tc>
      </w:tr>
      <w:tr w:rsidRPr="006E61FF" w:rsidR="001F09B9" w:rsidTr="006E61FF" w14:paraId="4B8717D0" w14:textId="77777777">
        <w:tc>
          <w:tcPr>
            <w:tcW w:w="625" w:type="dxa"/>
            <w:shd w:val="clear" w:color="auto" w:fill="CFCDC9"/>
            <w:vAlign w:val="center"/>
          </w:tcPr>
          <w:p w:rsidRPr="006E61FF" w:rsidR="001F09B9" w:rsidP="00B95F6E" w:rsidRDefault="001F09B9" w14:paraId="621F2488" w14:textId="77777777">
            <w:pPr>
              <w:jc w:val="center"/>
              <w:rPr>
                <w:rFonts w:asciiTheme="minorHAnsi" w:hAnsiTheme="minorHAnsi" w:cstheme="minorHAnsi"/>
              </w:rPr>
            </w:pPr>
            <w:r w:rsidRPr="006E61FF">
              <w:rPr>
                <w:rFonts w:asciiTheme="minorHAnsi" w:hAnsiTheme="minorHAnsi" w:cstheme="minorHAnsi"/>
              </w:rPr>
              <w:t>2</w:t>
            </w:r>
          </w:p>
        </w:tc>
        <w:tc>
          <w:tcPr>
            <w:tcW w:w="8725" w:type="dxa"/>
          </w:tcPr>
          <w:p w:rsidRPr="006E61FF" w:rsidR="001F09B9" w:rsidP="00B95F6E" w:rsidRDefault="001F09B9" w14:paraId="5FC9607A" w14:textId="77777777">
            <w:pPr>
              <w:jc w:val="both"/>
              <w:rPr>
                <w:rFonts w:asciiTheme="minorHAnsi" w:hAnsiTheme="minorHAnsi" w:cstheme="minorHAnsi"/>
              </w:rPr>
            </w:pPr>
            <w:r w:rsidRPr="006E61FF">
              <w:rPr>
                <w:rFonts w:asciiTheme="minorHAnsi" w:hAnsiTheme="minorHAnsi" w:cstheme="minorHAnsi"/>
              </w:rPr>
              <w:t>Make it clear that under no circumstances can you leave your area of intervention.</w:t>
            </w:r>
          </w:p>
        </w:tc>
      </w:tr>
      <w:tr w:rsidRPr="006E61FF" w:rsidR="001F09B9" w:rsidTr="006E61FF" w14:paraId="3671D900" w14:textId="77777777">
        <w:tc>
          <w:tcPr>
            <w:tcW w:w="625" w:type="dxa"/>
            <w:shd w:val="clear" w:color="auto" w:fill="CFCDC9"/>
            <w:vAlign w:val="center"/>
          </w:tcPr>
          <w:p w:rsidRPr="006E61FF" w:rsidR="001F09B9" w:rsidP="00B95F6E" w:rsidRDefault="001F09B9" w14:paraId="18A96B32" w14:textId="77777777">
            <w:pPr>
              <w:jc w:val="center"/>
              <w:rPr>
                <w:rFonts w:asciiTheme="minorHAnsi" w:hAnsiTheme="minorHAnsi" w:cstheme="minorHAnsi"/>
              </w:rPr>
            </w:pPr>
            <w:r w:rsidRPr="006E61FF">
              <w:rPr>
                <w:rFonts w:asciiTheme="minorHAnsi" w:hAnsiTheme="minorHAnsi" w:cstheme="minorHAnsi"/>
              </w:rPr>
              <w:t>3</w:t>
            </w:r>
          </w:p>
        </w:tc>
        <w:tc>
          <w:tcPr>
            <w:tcW w:w="8725" w:type="dxa"/>
          </w:tcPr>
          <w:p w:rsidRPr="006E61FF" w:rsidR="001F09B9" w:rsidP="00B95F6E" w:rsidRDefault="001F09B9" w14:paraId="36820E78" w14:textId="77777777">
            <w:pPr>
              <w:contextualSpacing/>
              <w:jc w:val="both"/>
              <w:rPr>
                <w:rFonts w:asciiTheme="minorHAnsi" w:hAnsiTheme="minorHAnsi" w:cstheme="minorHAnsi"/>
              </w:rPr>
            </w:pPr>
            <w:r w:rsidRPr="006E61FF">
              <w:rPr>
                <w:rFonts w:asciiTheme="minorHAnsi" w:hAnsiTheme="minorHAnsi" w:cstheme="minorHAnsi"/>
              </w:rPr>
              <w:t>Be decent (don't take an aggressive or challenging stance) and don't refuse to go outright (do it subtly).</w:t>
            </w:r>
          </w:p>
        </w:tc>
      </w:tr>
      <w:tr w:rsidRPr="006E61FF" w:rsidR="001F09B9" w:rsidTr="006E61FF" w14:paraId="7B7D7AE2" w14:textId="77777777">
        <w:tc>
          <w:tcPr>
            <w:tcW w:w="625" w:type="dxa"/>
            <w:shd w:val="clear" w:color="auto" w:fill="CFCDC9"/>
            <w:vAlign w:val="center"/>
          </w:tcPr>
          <w:p w:rsidRPr="006E61FF" w:rsidR="001F09B9" w:rsidP="00B95F6E" w:rsidRDefault="001F09B9" w14:paraId="489EB2CF" w14:textId="77777777">
            <w:pPr>
              <w:jc w:val="center"/>
              <w:rPr>
                <w:rFonts w:asciiTheme="minorHAnsi" w:hAnsiTheme="minorHAnsi" w:cstheme="minorHAnsi"/>
              </w:rPr>
            </w:pPr>
            <w:r w:rsidRPr="006E61FF">
              <w:rPr>
                <w:rFonts w:asciiTheme="minorHAnsi" w:hAnsiTheme="minorHAnsi" w:cstheme="minorHAnsi"/>
              </w:rPr>
              <w:t>4</w:t>
            </w:r>
          </w:p>
        </w:tc>
        <w:tc>
          <w:tcPr>
            <w:tcW w:w="8725" w:type="dxa"/>
          </w:tcPr>
          <w:p w:rsidRPr="006E61FF" w:rsidR="001F09B9" w:rsidP="00B95F6E" w:rsidRDefault="001F09B9" w14:paraId="0B3E98ED" w14:textId="6954F9D0">
            <w:pPr>
              <w:contextualSpacing/>
              <w:jc w:val="both"/>
              <w:rPr>
                <w:rFonts w:asciiTheme="minorHAnsi" w:hAnsiTheme="minorHAnsi" w:cstheme="minorHAnsi"/>
              </w:rPr>
            </w:pPr>
            <w:r w:rsidRPr="006E61FF">
              <w:rPr>
                <w:rFonts w:asciiTheme="minorHAnsi" w:hAnsiTheme="minorHAnsi" w:cstheme="minorHAnsi"/>
              </w:rPr>
              <w:t xml:space="preserve">Report any incident to the </w:t>
            </w:r>
            <w:r w:rsidRPr="006E61FF" w:rsidR="00D328BC">
              <w:rPr>
                <w:rFonts w:asciiTheme="minorHAnsi" w:hAnsiTheme="minorHAnsi" w:cstheme="minorHAnsi"/>
              </w:rPr>
              <w:t>POC</w:t>
            </w:r>
            <w:r w:rsidRPr="006E61FF">
              <w:rPr>
                <w:rFonts w:asciiTheme="minorHAnsi" w:hAnsiTheme="minorHAnsi" w:cstheme="minorHAnsi"/>
              </w:rPr>
              <w:t xml:space="preserve"> and await instructions.</w:t>
            </w:r>
          </w:p>
        </w:tc>
      </w:tr>
      <w:tr w:rsidRPr="006E61FF" w:rsidR="001F09B9" w:rsidTr="006E61FF" w14:paraId="0FE623DC" w14:textId="77777777">
        <w:tc>
          <w:tcPr>
            <w:tcW w:w="9350" w:type="dxa"/>
            <w:gridSpan w:val="2"/>
            <w:shd w:val="clear" w:color="auto" w:fill="6C6463"/>
            <w:vAlign w:val="center"/>
          </w:tcPr>
          <w:p w:rsidRPr="006E61FF" w:rsidR="001F09B9" w:rsidP="00B95F6E" w:rsidRDefault="001F09B9" w14:paraId="17E0388C" w14:textId="77777777">
            <w:pPr>
              <w:contextualSpacing/>
              <w:jc w:val="center"/>
              <w:rPr>
                <w:rFonts w:asciiTheme="minorHAnsi" w:hAnsiTheme="minorHAnsi" w:cstheme="minorHAnsi"/>
              </w:rPr>
            </w:pPr>
            <w:r w:rsidRPr="006E61FF">
              <w:rPr>
                <w:rFonts w:asciiTheme="minorHAnsi" w:hAnsiTheme="minorHAnsi" w:cstheme="minorHAnsi"/>
                <w:color w:val="FFFFFF" w:themeColor="background1"/>
              </w:rPr>
              <w:t>If you are forced to go with an armed group:</w:t>
            </w:r>
          </w:p>
        </w:tc>
      </w:tr>
      <w:tr w:rsidRPr="006E61FF" w:rsidR="001F09B9" w:rsidTr="006E61FF" w14:paraId="2EF3FB2C" w14:textId="77777777">
        <w:tc>
          <w:tcPr>
            <w:tcW w:w="625" w:type="dxa"/>
            <w:shd w:val="clear" w:color="auto" w:fill="CFCDC9"/>
            <w:vAlign w:val="center"/>
          </w:tcPr>
          <w:p w:rsidRPr="006E61FF" w:rsidR="001F09B9" w:rsidP="00B95F6E" w:rsidRDefault="001F09B9" w14:paraId="0AFA6FF7" w14:textId="77777777">
            <w:pPr>
              <w:jc w:val="center"/>
              <w:rPr>
                <w:rFonts w:asciiTheme="minorHAnsi" w:hAnsiTheme="minorHAnsi" w:cstheme="minorHAnsi"/>
              </w:rPr>
            </w:pPr>
            <w:r w:rsidRPr="006E61FF">
              <w:rPr>
                <w:rFonts w:asciiTheme="minorHAnsi" w:hAnsiTheme="minorHAnsi" w:cstheme="minorHAnsi"/>
              </w:rPr>
              <w:t>1</w:t>
            </w:r>
          </w:p>
        </w:tc>
        <w:tc>
          <w:tcPr>
            <w:tcW w:w="8725" w:type="dxa"/>
          </w:tcPr>
          <w:p w:rsidRPr="006E61FF" w:rsidR="001F09B9" w:rsidP="00B95F6E" w:rsidRDefault="001F09B9" w14:paraId="44A5FD52" w14:textId="77777777">
            <w:pPr>
              <w:contextualSpacing/>
              <w:jc w:val="both"/>
              <w:rPr>
                <w:rFonts w:asciiTheme="minorHAnsi" w:hAnsiTheme="minorHAnsi" w:cstheme="minorHAnsi"/>
              </w:rPr>
            </w:pPr>
            <w:r w:rsidRPr="006E61FF">
              <w:rPr>
                <w:rFonts w:asciiTheme="minorHAnsi" w:hAnsiTheme="minorHAnsi" w:cstheme="minorHAnsi"/>
              </w:rPr>
              <w:t>Do not resist, try to negotiate, or lead them to a safe place (office, hotel, etc.).</w:t>
            </w:r>
          </w:p>
        </w:tc>
      </w:tr>
      <w:tr w:rsidRPr="006E61FF" w:rsidR="001F09B9" w:rsidTr="006E61FF" w14:paraId="5F0D4380" w14:textId="77777777">
        <w:tc>
          <w:tcPr>
            <w:tcW w:w="625" w:type="dxa"/>
            <w:shd w:val="clear" w:color="auto" w:fill="CFCDC9"/>
            <w:vAlign w:val="center"/>
          </w:tcPr>
          <w:p w:rsidRPr="006E61FF" w:rsidR="001F09B9" w:rsidP="00B95F6E" w:rsidRDefault="001F09B9" w14:paraId="60F78C4B" w14:textId="77777777">
            <w:pPr>
              <w:jc w:val="center"/>
              <w:rPr>
                <w:rFonts w:asciiTheme="minorHAnsi" w:hAnsiTheme="minorHAnsi" w:cstheme="minorHAnsi"/>
              </w:rPr>
            </w:pPr>
            <w:r w:rsidRPr="006E61FF">
              <w:rPr>
                <w:rFonts w:asciiTheme="minorHAnsi" w:hAnsiTheme="minorHAnsi" w:cstheme="minorHAnsi"/>
              </w:rPr>
              <w:t>2</w:t>
            </w:r>
          </w:p>
        </w:tc>
        <w:tc>
          <w:tcPr>
            <w:tcW w:w="8725" w:type="dxa"/>
          </w:tcPr>
          <w:p w:rsidRPr="006E61FF" w:rsidR="001F09B9" w:rsidP="00B95F6E" w:rsidRDefault="001F09B9" w14:paraId="13CDF3C3" w14:textId="77777777">
            <w:pPr>
              <w:contextualSpacing/>
              <w:jc w:val="both"/>
              <w:rPr>
                <w:rFonts w:asciiTheme="minorHAnsi" w:hAnsiTheme="minorHAnsi" w:cstheme="minorHAnsi"/>
              </w:rPr>
            </w:pPr>
            <w:r w:rsidRPr="006E61FF">
              <w:rPr>
                <w:rFonts w:asciiTheme="minorHAnsi" w:hAnsiTheme="minorHAnsi" w:cstheme="minorHAnsi"/>
              </w:rPr>
              <w:t>Listen carefully to questions and try to answer according to the criteria mentioned above (you are not the one who decides). Be clear that you cannot make decisions and that you must report everything to a supervisor.</w:t>
            </w:r>
          </w:p>
        </w:tc>
      </w:tr>
      <w:tr w:rsidRPr="006E61FF" w:rsidR="001F09B9" w:rsidTr="006E61FF" w14:paraId="61AD2FFA" w14:textId="77777777">
        <w:tc>
          <w:tcPr>
            <w:tcW w:w="625" w:type="dxa"/>
            <w:shd w:val="clear" w:color="auto" w:fill="CFCDC9"/>
            <w:vAlign w:val="center"/>
          </w:tcPr>
          <w:p w:rsidRPr="006E61FF" w:rsidR="001F09B9" w:rsidP="00B95F6E" w:rsidRDefault="001F09B9" w14:paraId="1AE3602A" w14:textId="77777777">
            <w:pPr>
              <w:jc w:val="center"/>
              <w:rPr>
                <w:rFonts w:asciiTheme="minorHAnsi" w:hAnsiTheme="minorHAnsi" w:cstheme="minorHAnsi"/>
              </w:rPr>
            </w:pPr>
            <w:r w:rsidRPr="006E61FF">
              <w:rPr>
                <w:rFonts w:asciiTheme="minorHAnsi" w:hAnsiTheme="minorHAnsi" w:cstheme="minorHAnsi"/>
              </w:rPr>
              <w:t>3</w:t>
            </w:r>
          </w:p>
        </w:tc>
        <w:tc>
          <w:tcPr>
            <w:tcW w:w="8725" w:type="dxa"/>
          </w:tcPr>
          <w:p w:rsidRPr="006E61FF" w:rsidR="001F09B9" w:rsidP="00B95F6E" w:rsidRDefault="001F09B9" w14:paraId="1FECFCDB" w14:textId="77777777">
            <w:pPr>
              <w:contextualSpacing/>
              <w:jc w:val="both"/>
              <w:rPr>
                <w:rFonts w:asciiTheme="minorHAnsi" w:hAnsiTheme="minorHAnsi" w:cstheme="minorHAnsi"/>
              </w:rPr>
            </w:pPr>
            <w:r w:rsidRPr="006E61FF">
              <w:rPr>
                <w:rFonts w:asciiTheme="minorHAnsi" w:hAnsiTheme="minorHAnsi" w:cstheme="minorHAnsi"/>
              </w:rPr>
              <w:t>If you are asked to elaborate on the Activity, emphasize the ongoing social work or that which will be implemented.</w:t>
            </w:r>
          </w:p>
        </w:tc>
      </w:tr>
      <w:tr w:rsidRPr="006E61FF" w:rsidR="001F09B9" w:rsidTr="006E61FF" w14:paraId="3C65FC85" w14:textId="77777777">
        <w:tc>
          <w:tcPr>
            <w:tcW w:w="625" w:type="dxa"/>
            <w:shd w:val="clear" w:color="auto" w:fill="CFCDC9"/>
            <w:vAlign w:val="center"/>
          </w:tcPr>
          <w:p w:rsidRPr="006E61FF" w:rsidR="001F09B9" w:rsidP="00B95F6E" w:rsidRDefault="001F09B9" w14:paraId="4C168288" w14:textId="77777777">
            <w:pPr>
              <w:jc w:val="center"/>
              <w:rPr>
                <w:rFonts w:asciiTheme="minorHAnsi" w:hAnsiTheme="minorHAnsi" w:cstheme="minorHAnsi"/>
              </w:rPr>
            </w:pPr>
            <w:r w:rsidRPr="006E61FF">
              <w:rPr>
                <w:rFonts w:asciiTheme="minorHAnsi" w:hAnsiTheme="minorHAnsi" w:cstheme="minorHAnsi"/>
              </w:rPr>
              <w:lastRenderedPageBreak/>
              <w:t>4</w:t>
            </w:r>
          </w:p>
        </w:tc>
        <w:tc>
          <w:tcPr>
            <w:tcW w:w="8725" w:type="dxa"/>
          </w:tcPr>
          <w:p w:rsidRPr="006E61FF" w:rsidR="001F09B9" w:rsidP="00B95F6E" w:rsidRDefault="001F09B9" w14:paraId="169A66C9" w14:textId="77777777">
            <w:pPr>
              <w:contextualSpacing/>
              <w:jc w:val="both"/>
              <w:rPr>
                <w:rFonts w:asciiTheme="minorHAnsi" w:hAnsiTheme="minorHAnsi" w:cstheme="minorHAnsi"/>
              </w:rPr>
            </w:pPr>
            <w:r w:rsidRPr="006E61FF">
              <w:rPr>
                <w:rFonts w:asciiTheme="minorHAnsi" w:hAnsiTheme="minorHAnsi" w:cstheme="minorHAnsi"/>
              </w:rPr>
              <w:t>Do not make any kind of commitments or promises, confirm that you will deliver any messages to your supervisors.</w:t>
            </w:r>
          </w:p>
        </w:tc>
      </w:tr>
    </w:tbl>
    <w:p w:rsidRPr="006E61FF" w:rsidR="00B8383B" w:rsidP="00B95F6E" w:rsidRDefault="00B8383B" w14:paraId="01E991E2" w14:textId="77777777">
      <w:pPr>
        <w:spacing w:line="240" w:lineRule="auto"/>
        <w:rPr>
          <w:rFonts w:asciiTheme="minorHAnsi" w:hAnsiTheme="minorHAnsi" w:cstheme="minorHAnsi"/>
        </w:rPr>
      </w:pPr>
    </w:p>
    <w:p w:rsidRPr="006E61FF" w:rsidR="001F09B9" w:rsidP="00B95F6E" w:rsidRDefault="001F09B9" w14:paraId="12BF38A3" w14:textId="77777777">
      <w:pPr>
        <w:pStyle w:val="Ttulo3"/>
        <w:spacing w:after="160"/>
        <w:jc w:val="both"/>
        <w:rPr>
          <w:rFonts w:asciiTheme="minorHAnsi" w:hAnsiTheme="minorHAnsi"/>
          <w:sz w:val="24"/>
          <w:szCs w:val="24"/>
        </w:rPr>
      </w:pPr>
      <w:bookmarkStart w:name="_Toc105496769" w:id="19"/>
      <w:bookmarkStart w:name="_Toc319758989" w:id="20"/>
      <w:r w:rsidRPr="055C35A8">
        <w:rPr>
          <w:rFonts w:asciiTheme="minorHAnsi" w:hAnsiTheme="minorHAnsi"/>
          <w:sz w:val="24"/>
          <w:szCs w:val="24"/>
        </w:rPr>
        <w:t>Armed Attack, Harassment or Shootings</w:t>
      </w:r>
      <w:bookmarkEnd w:id="19"/>
      <w:bookmarkEnd w:id="20"/>
    </w:p>
    <w:p w:rsidRPr="006E61FF" w:rsidR="001F09B9" w:rsidP="00B95F6E" w:rsidRDefault="001F09B9" w14:paraId="4CEC72B2" w14:textId="77777777">
      <w:pPr>
        <w:pStyle w:val="Ttulo4"/>
        <w:spacing w:after="160"/>
        <w:jc w:val="both"/>
        <w:rPr>
          <w:rFonts w:asciiTheme="minorHAnsi" w:hAnsiTheme="minorHAnsi" w:cstheme="minorHAnsi"/>
          <w:sz w:val="24"/>
        </w:rPr>
      </w:pPr>
      <w:r w:rsidRPr="006E61FF">
        <w:rPr>
          <w:rFonts w:asciiTheme="minorHAnsi" w:hAnsiTheme="minorHAnsi" w:cstheme="minorHAnsi"/>
          <w:sz w:val="24"/>
        </w:rPr>
        <w:t>Preventative Measures</w:t>
      </w:r>
    </w:p>
    <w:p w:rsidRPr="006E61FF" w:rsidR="001F09B9" w:rsidP="00B95F6E" w:rsidRDefault="001F09B9" w14:paraId="25F8FA52" w14:textId="77777777">
      <w:pPr>
        <w:numPr>
          <w:ilvl w:val="0"/>
          <w:numId w:val="18"/>
        </w:numPr>
        <w:tabs>
          <w:tab w:val="left" w:pos="426"/>
        </w:tabs>
        <w:spacing w:line="240" w:lineRule="auto"/>
        <w:ind w:right="49"/>
        <w:jc w:val="both"/>
        <w:rPr>
          <w:rFonts w:asciiTheme="minorHAnsi" w:hAnsiTheme="minorHAnsi" w:cstheme="minorHAnsi"/>
        </w:rPr>
      </w:pPr>
      <w:r w:rsidRPr="006E61FF">
        <w:rPr>
          <w:rFonts w:asciiTheme="minorHAnsi" w:hAnsiTheme="minorHAnsi" w:cstheme="minorHAnsi"/>
        </w:rPr>
        <w:t>Avoid traveling to areas recently impacted by actions or violence by armed groups.</w:t>
      </w:r>
    </w:p>
    <w:p w:rsidRPr="006E61FF" w:rsidR="001F09B9" w:rsidP="00B95F6E" w:rsidRDefault="001F09B9" w14:paraId="5BA7E598" w14:textId="77777777">
      <w:pPr>
        <w:numPr>
          <w:ilvl w:val="0"/>
          <w:numId w:val="18"/>
        </w:numPr>
        <w:spacing w:line="240" w:lineRule="auto"/>
        <w:ind w:right="49"/>
        <w:jc w:val="both"/>
        <w:rPr>
          <w:rFonts w:asciiTheme="minorHAnsi" w:hAnsiTheme="minorHAnsi" w:cstheme="minorHAnsi"/>
        </w:rPr>
      </w:pPr>
      <w:r w:rsidRPr="006E61FF">
        <w:rPr>
          <w:rFonts w:asciiTheme="minorHAnsi" w:hAnsiTheme="minorHAnsi" w:cstheme="minorHAnsi"/>
        </w:rPr>
        <w:t>Stay at hotels that are in safe areas or that have an adequate level of security, geographical location, and low level of risk (within the proximity of government entities, military bases, and police stations, etc.)</w:t>
      </w:r>
    </w:p>
    <w:p w:rsidRPr="006E61FF" w:rsidR="001F09B9" w:rsidP="00B95F6E" w:rsidRDefault="001F09B9" w14:paraId="531FCED6" w14:textId="77777777">
      <w:pPr>
        <w:numPr>
          <w:ilvl w:val="0"/>
          <w:numId w:val="18"/>
        </w:numPr>
        <w:spacing w:line="240" w:lineRule="auto"/>
        <w:ind w:right="49"/>
        <w:jc w:val="both"/>
        <w:rPr>
          <w:rFonts w:asciiTheme="minorHAnsi" w:hAnsiTheme="minorHAnsi" w:cstheme="minorHAnsi"/>
        </w:rPr>
      </w:pPr>
      <w:r w:rsidRPr="006E61FF">
        <w:rPr>
          <w:rFonts w:asciiTheme="minorHAnsi" w:hAnsiTheme="minorHAnsi" w:cstheme="minorHAnsi"/>
        </w:rPr>
        <w:t>Avoid late night travel outside your accommodations.</w:t>
      </w:r>
    </w:p>
    <w:p w:rsidRPr="006E61FF" w:rsidR="001F09B9" w:rsidP="00B95F6E" w:rsidRDefault="001F09B9" w14:paraId="064EC0B0" w14:textId="4D29761B">
      <w:pPr>
        <w:numPr>
          <w:ilvl w:val="0"/>
          <w:numId w:val="18"/>
        </w:numPr>
        <w:spacing w:line="240" w:lineRule="auto"/>
        <w:ind w:right="49"/>
        <w:jc w:val="both"/>
        <w:rPr>
          <w:rFonts w:asciiTheme="minorHAnsi" w:hAnsiTheme="minorHAnsi"/>
        </w:rPr>
      </w:pPr>
      <w:r w:rsidRPr="51288D25">
        <w:rPr>
          <w:rFonts w:asciiTheme="minorHAnsi" w:hAnsiTheme="minorHAnsi"/>
        </w:rPr>
        <w:t xml:space="preserve">If possible, eat at the same hotel where you are staying or at </w:t>
      </w:r>
      <w:r w:rsidRPr="51288D25" w:rsidR="0019793B">
        <w:rPr>
          <w:rFonts w:asciiTheme="minorHAnsi" w:hAnsiTheme="minorHAnsi"/>
        </w:rPr>
        <w:t>a recognized</w:t>
      </w:r>
      <w:r w:rsidRPr="51288D25">
        <w:rPr>
          <w:rFonts w:asciiTheme="minorHAnsi" w:hAnsiTheme="minorHAnsi"/>
        </w:rPr>
        <w:t xml:space="preserve"> and safe place recommended by people you trust.</w:t>
      </w:r>
    </w:p>
    <w:p w:rsidRPr="006E61FF" w:rsidR="001F09B9" w:rsidP="00B95F6E" w:rsidRDefault="001F09B9" w14:paraId="1642C45B" w14:textId="77777777">
      <w:pPr>
        <w:numPr>
          <w:ilvl w:val="0"/>
          <w:numId w:val="18"/>
        </w:numPr>
        <w:spacing w:line="240" w:lineRule="auto"/>
        <w:ind w:right="49"/>
        <w:jc w:val="both"/>
        <w:rPr>
          <w:rFonts w:asciiTheme="minorHAnsi" w:hAnsiTheme="minorHAnsi" w:cstheme="minorHAnsi"/>
        </w:rPr>
      </w:pPr>
      <w:r w:rsidRPr="006E61FF">
        <w:rPr>
          <w:rFonts w:asciiTheme="minorHAnsi" w:hAnsiTheme="minorHAnsi" w:cstheme="minorHAnsi"/>
        </w:rPr>
        <w:t>Avoid being on public roads after 7:00 p.m. in high-risk areas.</w:t>
      </w:r>
    </w:p>
    <w:p w:rsidRPr="00663EDF" w:rsidR="51288D25" w:rsidP="00B95F6E" w:rsidRDefault="001F09B9" w14:paraId="1D73E4C5" w14:textId="5DBFE4B4">
      <w:pPr>
        <w:numPr>
          <w:ilvl w:val="0"/>
          <w:numId w:val="18"/>
        </w:numPr>
        <w:spacing w:line="240" w:lineRule="auto"/>
        <w:ind w:right="49"/>
        <w:jc w:val="both"/>
        <w:rPr>
          <w:rFonts w:asciiTheme="minorHAnsi" w:hAnsiTheme="minorHAnsi"/>
        </w:rPr>
      </w:pPr>
      <w:r w:rsidRPr="51288D25">
        <w:rPr>
          <w:rFonts w:asciiTheme="minorHAnsi" w:hAnsiTheme="minorHAnsi"/>
        </w:rPr>
        <w:t>Avoid, if possible, traveling to areas with a high security alert. (</w:t>
      </w:r>
      <w:r w:rsidRPr="51288D25" w:rsidR="4AFDA61E">
        <w:rPr>
          <w:rFonts w:asciiTheme="minorHAnsi" w:hAnsiTheme="minorHAnsi"/>
        </w:rPr>
        <w:t>See</w:t>
      </w:r>
      <w:r w:rsidRPr="51288D25">
        <w:rPr>
          <w:rFonts w:asciiTheme="minorHAnsi" w:hAnsiTheme="minorHAnsi"/>
        </w:rPr>
        <w:t xml:space="preserve"> Table </w:t>
      </w:r>
      <w:r w:rsidRPr="51288D25" w:rsidR="00593FFA">
        <w:rPr>
          <w:rFonts w:asciiTheme="minorHAnsi" w:hAnsiTheme="minorHAnsi"/>
        </w:rPr>
        <w:t>1</w:t>
      </w:r>
      <w:r w:rsidRPr="51288D25">
        <w:rPr>
          <w:rFonts w:asciiTheme="minorHAnsi" w:hAnsiTheme="minorHAnsi"/>
        </w:rPr>
        <w:t>. Alert Status Matrix).</w:t>
      </w:r>
    </w:p>
    <w:p w:rsidRPr="006E61FF" w:rsidR="001F09B9" w:rsidP="00B95F6E" w:rsidRDefault="001F09B9" w14:paraId="1C1933EB" w14:textId="77777777">
      <w:pPr>
        <w:pStyle w:val="Ttulo4"/>
        <w:spacing w:after="160"/>
        <w:jc w:val="both"/>
        <w:rPr>
          <w:rFonts w:asciiTheme="minorHAnsi" w:hAnsiTheme="minorHAnsi" w:cstheme="minorHAnsi"/>
          <w:sz w:val="24"/>
        </w:rPr>
      </w:pPr>
      <w:r w:rsidRPr="006E61FF">
        <w:rPr>
          <w:rFonts w:asciiTheme="minorHAnsi" w:hAnsiTheme="minorHAnsi" w:cstheme="minorHAnsi"/>
          <w:sz w:val="24"/>
        </w:rPr>
        <w:t>Procedures</w:t>
      </w:r>
    </w:p>
    <w:p w:rsidRPr="006E61FF" w:rsidR="001F09B9" w:rsidP="00B95F6E" w:rsidRDefault="001F09B9" w14:paraId="0DE97512" w14:textId="1FF2A46F">
      <w:pPr>
        <w:spacing w:line="240" w:lineRule="auto"/>
        <w:jc w:val="center"/>
        <w:rPr>
          <w:rFonts w:asciiTheme="minorHAnsi" w:hAnsiTheme="minorHAnsi" w:cstheme="minorHAnsi"/>
          <w:b/>
          <w:bCs/>
        </w:rPr>
      </w:pPr>
      <w:r w:rsidRPr="006E61FF">
        <w:rPr>
          <w:rFonts w:asciiTheme="minorHAnsi" w:hAnsiTheme="minorHAnsi" w:cstheme="minorHAnsi"/>
          <w:b/>
          <w:bCs/>
        </w:rPr>
        <w:t xml:space="preserve">Table </w:t>
      </w:r>
      <w:r w:rsidRPr="006E61FF" w:rsidR="00593FFA">
        <w:rPr>
          <w:rFonts w:asciiTheme="minorHAnsi" w:hAnsiTheme="minorHAnsi" w:cstheme="minorHAnsi"/>
          <w:b/>
          <w:bCs/>
        </w:rPr>
        <w:t>6</w:t>
      </w:r>
      <w:r w:rsidRPr="006E61FF">
        <w:rPr>
          <w:rFonts w:asciiTheme="minorHAnsi" w:hAnsiTheme="minorHAnsi" w:cstheme="minorHAnsi"/>
          <w:b/>
          <w:bCs/>
        </w:rPr>
        <w:t>. Armed Attack, Harassment, and Shootings Procedures</w:t>
      </w:r>
    </w:p>
    <w:tbl>
      <w:tblPr>
        <w:tblStyle w:val="Tablaconcuadrcula"/>
        <w:tblW w:w="0" w:type="auto"/>
        <w:tblLook w:val="04A0" w:firstRow="1" w:lastRow="0" w:firstColumn="1" w:lastColumn="0" w:noHBand="0" w:noVBand="1"/>
      </w:tblPr>
      <w:tblGrid>
        <w:gridCol w:w="625"/>
        <w:gridCol w:w="8725"/>
      </w:tblGrid>
      <w:tr w:rsidRPr="006E61FF" w:rsidR="001F09B9" w:rsidTr="006E61FF" w14:paraId="0C5A7590" w14:textId="77777777">
        <w:tc>
          <w:tcPr>
            <w:tcW w:w="625" w:type="dxa"/>
            <w:shd w:val="clear" w:color="auto" w:fill="6C6463"/>
            <w:vAlign w:val="center"/>
          </w:tcPr>
          <w:p w:rsidRPr="006E61FF" w:rsidR="001F09B9" w:rsidP="00B95F6E" w:rsidRDefault="001F09B9" w14:paraId="503CFDF1"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1</w:t>
            </w:r>
          </w:p>
        </w:tc>
        <w:tc>
          <w:tcPr>
            <w:tcW w:w="8725" w:type="dxa"/>
          </w:tcPr>
          <w:p w:rsidRPr="006E61FF" w:rsidR="001F09B9" w:rsidP="00B95F6E" w:rsidRDefault="001F09B9" w14:paraId="4EE6EE8D" w14:textId="77777777">
            <w:pPr>
              <w:contextualSpacing/>
              <w:jc w:val="both"/>
              <w:rPr>
                <w:rFonts w:asciiTheme="minorHAnsi" w:hAnsiTheme="minorHAnsi" w:cstheme="minorHAnsi"/>
              </w:rPr>
            </w:pPr>
            <w:r w:rsidRPr="006E61FF">
              <w:rPr>
                <w:rFonts w:asciiTheme="minorHAnsi" w:hAnsiTheme="minorHAnsi" w:cstheme="minorHAnsi"/>
              </w:rPr>
              <w:t>Seek cover from gunshots by lying on the floor and take shelter. Don't expose yourself unnecessarily, seek protection from gunshots, shrapnel, or other projectile objects in the event of an attack.</w:t>
            </w:r>
          </w:p>
        </w:tc>
      </w:tr>
      <w:tr w:rsidRPr="006E61FF" w:rsidR="001F09B9" w:rsidTr="006E61FF" w14:paraId="7258BD13" w14:textId="77777777">
        <w:tc>
          <w:tcPr>
            <w:tcW w:w="625" w:type="dxa"/>
            <w:shd w:val="clear" w:color="auto" w:fill="6C6463"/>
            <w:vAlign w:val="center"/>
          </w:tcPr>
          <w:p w:rsidRPr="006E61FF" w:rsidR="001F09B9" w:rsidP="00B95F6E" w:rsidRDefault="001F09B9" w14:paraId="055CBCBB"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2</w:t>
            </w:r>
          </w:p>
        </w:tc>
        <w:tc>
          <w:tcPr>
            <w:tcW w:w="8725" w:type="dxa"/>
          </w:tcPr>
          <w:p w:rsidRPr="006E61FF" w:rsidR="001F09B9" w:rsidP="00B95F6E" w:rsidRDefault="001F09B9" w14:paraId="51C0F3E0" w14:textId="77777777">
            <w:pPr>
              <w:contextualSpacing/>
              <w:jc w:val="both"/>
              <w:rPr>
                <w:rFonts w:asciiTheme="minorHAnsi" w:hAnsiTheme="minorHAnsi" w:cstheme="minorHAnsi"/>
              </w:rPr>
            </w:pPr>
            <w:r w:rsidRPr="006E61FF">
              <w:rPr>
                <w:rFonts w:asciiTheme="minorHAnsi" w:hAnsiTheme="minorHAnsi" w:cstheme="minorHAnsi"/>
              </w:rPr>
              <w:t>Stay away from windows; lie on the floor under a desk or table, lie on the ground in a ditch or depression in the ground.</w:t>
            </w:r>
          </w:p>
        </w:tc>
      </w:tr>
      <w:tr w:rsidRPr="006E61FF" w:rsidR="001F09B9" w:rsidTr="006E61FF" w14:paraId="32B4FBF3" w14:textId="77777777">
        <w:tc>
          <w:tcPr>
            <w:tcW w:w="625" w:type="dxa"/>
            <w:shd w:val="clear" w:color="auto" w:fill="6C6463"/>
            <w:vAlign w:val="center"/>
          </w:tcPr>
          <w:p w:rsidRPr="006E61FF" w:rsidR="001F09B9" w:rsidP="00B95F6E" w:rsidRDefault="001F09B9" w14:paraId="515A86E6"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3</w:t>
            </w:r>
          </w:p>
        </w:tc>
        <w:tc>
          <w:tcPr>
            <w:tcW w:w="8725" w:type="dxa"/>
          </w:tcPr>
          <w:p w:rsidRPr="006E61FF" w:rsidR="001F09B9" w:rsidP="00B95F6E" w:rsidRDefault="001F09B9" w14:paraId="18F60F48" w14:textId="77777777">
            <w:pPr>
              <w:contextualSpacing/>
              <w:jc w:val="both"/>
              <w:rPr>
                <w:rFonts w:asciiTheme="minorHAnsi" w:hAnsiTheme="minorHAnsi" w:cstheme="minorHAnsi"/>
              </w:rPr>
            </w:pPr>
            <w:r w:rsidRPr="006E61FF">
              <w:rPr>
                <w:rFonts w:asciiTheme="minorHAnsi" w:hAnsiTheme="minorHAnsi" w:cstheme="minorHAnsi"/>
              </w:rPr>
              <w:t>Stay away from areas such as power stations, fuel storage areas, and other flammable products, as armed groups can use these as improvised explosives, or a projectile can hit them and cause a fire or explosion.</w:t>
            </w:r>
          </w:p>
        </w:tc>
      </w:tr>
      <w:tr w:rsidRPr="006E61FF" w:rsidR="001F09B9" w:rsidTr="006E61FF" w14:paraId="0F3DCD63" w14:textId="77777777">
        <w:tc>
          <w:tcPr>
            <w:tcW w:w="625" w:type="dxa"/>
            <w:shd w:val="clear" w:color="auto" w:fill="6C6463"/>
            <w:vAlign w:val="center"/>
          </w:tcPr>
          <w:p w:rsidRPr="006E61FF" w:rsidR="001F09B9" w:rsidP="00B95F6E" w:rsidRDefault="001F09B9" w14:paraId="643254FE"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4</w:t>
            </w:r>
          </w:p>
        </w:tc>
        <w:tc>
          <w:tcPr>
            <w:tcW w:w="8725" w:type="dxa"/>
          </w:tcPr>
          <w:p w:rsidRPr="006E61FF" w:rsidR="001F09B9" w:rsidP="00B95F6E" w:rsidRDefault="001F09B9" w14:paraId="79F38B8E" w14:textId="77777777">
            <w:pPr>
              <w:contextualSpacing/>
              <w:jc w:val="both"/>
              <w:rPr>
                <w:rFonts w:asciiTheme="minorHAnsi" w:hAnsiTheme="minorHAnsi" w:cstheme="minorHAnsi"/>
              </w:rPr>
            </w:pPr>
            <w:r w:rsidRPr="006E61FF">
              <w:rPr>
                <w:rFonts w:asciiTheme="minorHAnsi" w:hAnsiTheme="minorHAnsi" w:cstheme="minorHAnsi"/>
              </w:rPr>
              <w:t>Don't run in any direction.</w:t>
            </w:r>
          </w:p>
        </w:tc>
      </w:tr>
      <w:tr w:rsidRPr="006E61FF" w:rsidR="001F09B9" w:rsidTr="006E61FF" w14:paraId="46AFE948" w14:textId="77777777">
        <w:tc>
          <w:tcPr>
            <w:tcW w:w="625" w:type="dxa"/>
            <w:shd w:val="clear" w:color="auto" w:fill="6C6463"/>
            <w:vAlign w:val="center"/>
          </w:tcPr>
          <w:p w:rsidRPr="006E61FF" w:rsidR="001F09B9" w:rsidP="00B95F6E" w:rsidRDefault="001F09B9" w14:paraId="50FCF9C0"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5</w:t>
            </w:r>
          </w:p>
        </w:tc>
        <w:tc>
          <w:tcPr>
            <w:tcW w:w="8725" w:type="dxa"/>
          </w:tcPr>
          <w:p w:rsidRPr="006E61FF" w:rsidR="001F09B9" w:rsidP="00B95F6E" w:rsidRDefault="001F09B9" w14:paraId="140609BA" w14:textId="77777777">
            <w:pPr>
              <w:contextualSpacing/>
              <w:jc w:val="both"/>
              <w:rPr>
                <w:rFonts w:asciiTheme="minorHAnsi" w:hAnsiTheme="minorHAnsi" w:cstheme="minorHAnsi"/>
              </w:rPr>
            </w:pPr>
            <w:r w:rsidRPr="006E61FF">
              <w:rPr>
                <w:rFonts w:asciiTheme="minorHAnsi" w:hAnsiTheme="minorHAnsi" w:cstheme="minorHAnsi"/>
              </w:rPr>
              <w:t>Stay below deck until the situation normalizes.</w:t>
            </w:r>
          </w:p>
        </w:tc>
      </w:tr>
      <w:tr w:rsidRPr="006E61FF" w:rsidR="001F09B9" w:rsidTr="006E61FF" w14:paraId="30D9E279" w14:textId="77777777">
        <w:tc>
          <w:tcPr>
            <w:tcW w:w="625" w:type="dxa"/>
            <w:shd w:val="clear" w:color="auto" w:fill="6C6463"/>
            <w:vAlign w:val="center"/>
          </w:tcPr>
          <w:p w:rsidRPr="006E61FF" w:rsidR="001F09B9" w:rsidP="00B95F6E" w:rsidRDefault="001F09B9" w14:paraId="65953849"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6</w:t>
            </w:r>
          </w:p>
        </w:tc>
        <w:tc>
          <w:tcPr>
            <w:tcW w:w="8725" w:type="dxa"/>
          </w:tcPr>
          <w:p w:rsidRPr="006E61FF" w:rsidR="001F09B9" w:rsidP="00B95F6E" w:rsidRDefault="001F09B9" w14:paraId="289D2D26" w14:textId="77777777">
            <w:pPr>
              <w:contextualSpacing/>
              <w:jc w:val="both"/>
              <w:rPr>
                <w:rFonts w:asciiTheme="minorHAnsi" w:hAnsiTheme="minorHAnsi" w:cstheme="minorHAnsi"/>
              </w:rPr>
            </w:pPr>
            <w:r w:rsidRPr="006E61FF">
              <w:rPr>
                <w:rFonts w:asciiTheme="minorHAnsi" w:hAnsiTheme="minorHAnsi" w:cstheme="minorHAnsi"/>
              </w:rPr>
              <w:t>If you are in an open area avoid proximity to government or military/police locations as these are high priority targets. Do not take weapons or equipment as they can make you a target.</w:t>
            </w:r>
          </w:p>
        </w:tc>
      </w:tr>
      <w:tr w:rsidRPr="006E61FF" w:rsidR="001F09B9" w:rsidTr="006E61FF" w14:paraId="556984F1" w14:textId="77777777">
        <w:tc>
          <w:tcPr>
            <w:tcW w:w="625" w:type="dxa"/>
            <w:shd w:val="clear" w:color="auto" w:fill="6C6463"/>
            <w:vAlign w:val="center"/>
          </w:tcPr>
          <w:p w:rsidRPr="006E61FF" w:rsidR="001F09B9" w:rsidP="00B95F6E" w:rsidRDefault="001F09B9" w14:paraId="31D2035D"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7</w:t>
            </w:r>
          </w:p>
        </w:tc>
        <w:tc>
          <w:tcPr>
            <w:tcW w:w="8725" w:type="dxa"/>
          </w:tcPr>
          <w:p w:rsidRPr="006E61FF" w:rsidR="001F09B9" w:rsidP="00B95F6E" w:rsidRDefault="001F09B9" w14:paraId="60D7E498" w14:textId="2B93E4D2">
            <w:pPr>
              <w:contextualSpacing/>
              <w:jc w:val="both"/>
              <w:rPr>
                <w:rFonts w:asciiTheme="minorHAnsi" w:hAnsiTheme="minorHAnsi" w:cstheme="minorHAnsi"/>
              </w:rPr>
            </w:pPr>
            <w:r w:rsidRPr="006E61FF">
              <w:rPr>
                <w:rFonts w:asciiTheme="minorHAnsi" w:hAnsiTheme="minorHAnsi" w:cstheme="minorHAnsi"/>
              </w:rPr>
              <w:t>When it is safe, report your situation to your immediate supervisor/</w:t>
            </w:r>
            <w:r w:rsidRPr="006E61FF" w:rsidR="00850EFD">
              <w:rPr>
                <w:rFonts w:asciiTheme="minorHAnsi" w:hAnsiTheme="minorHAnsi" w:cstheme="minorHAnsi"/>
              </w:rPr>
              <w:t>POC</w:t>
            </w:r>
            <w:r w:rsidRPr="006E61FF">
              <w:rPr>
                <w:rFonts w:asciiTheme="minorHAnsi" w:hAnsiTheme="minorHAnsi" w:cstheme="minorHAnsi"/>
              </w:rPr>
              <w:t>.</w:t>
            </w:r>
          </w:p>
        </w:tc>
      </w:tr>
      <w:tr w:rsidRPr="006E61FF" w:rsidR="001F09B9" w:rsidTr="006E61FF" w14:paraId="6435C774" w14:textId="77777777">
        <w:tc>
          <w:tcPr>
            <w:tcW w:w="625" w:type="dxa"/>
            <w:shd w:val="clear" w:color="auto" w:fill="6C6463"/>
            <w:vAlign w:val="center"/>
          </w:tcPr>
          <w:p w:rsidRPr="006E61FF" w:rsidR="001F09B9" w:rsidP="00B95F6E" w:rsidRDefault="00DA5CAD" w14:paraId="5818432B" w14:textId="540963CA">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8</w:t>
            </w:r>
          </w:p>
        </w:tc>
        <w:tc>
          <w:tcPr>
            <w:tcW w:w="8725" w:type="dxa"/>
          </w:tcPr>
          <w:p w:rsidRPr="006E61FF" w:rsidR="001F09B9" w:rsidP="00B95F6E" w:rsidRDefault="001F09B9" w14:paraId="35D5C00F" w14:textId="77777777">
            <w:pPr>
              <w:contextualSpacing/>
              <w:jc w:val="both"/>
              <w:rPr>
                <w:rFonts w:asciiTheme="minorHAnsi" w:hAnsiTheme="minorHAnsi" w:cstheme="minorHAnsi"/>
              </w:rPr>
            </w:pPr>
            <w:r w:rsidRPr="006E61FF">
              <w:rPr>
                <w:rFonts w:asciiTheme="minorHAnsi" w:hAnsiTheme="minorHAnsi" w:cstheme="minorHAnsi"/>
              </w:rPr>
              <w:t>When the situation normalizes, carry out the personnel verification procedure.</w:t>
            </w:r>
          </w:p>
        </w:tc>
      </w:tr>
      <w:tr w:rsidRPr="006E61FF" w:rsidR="001F09B9" w:rsidTr="006E61FF" w14:paraId="5C07B9DC" w14:textId="77777777">
        <w:tc>
          <w:tcPr>
            <w:tcW w:w="625" w:type="dxa"/>
            <w:shd w:val="clear" w:color="auto" w:fill="6C6463"/>
            <w:vAlign w:val="center"/>
          </w:tcPr>
          <w:p w:rsidRPr="006E61FF" w:rsidR="001F09B9" w:rsidP="00B95F6E" w:rsidRDefault="00503B69" w14:paraId="7E319C55" w14:textId="026612E9">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9</w:t>
            </w:r>
          </w:p>
        </w:tc>
        <w:tc>
          <w:tcPr>
            <w:tcW w:w="8725" w:type="dxa"/>
          </w:tcPr>
          <w:p w:rsidRPr="006E61FF" w:rsidR="001F09B9" w:rsidP="00B95F6E" w:rsidRDefault="001F09B9" w14:paraId="504757FF" w14:textId="2881A709">
            <w:pPr>
              <w:contextualSpacing/>
              <w:jc w:val="both"/>
              <w:rPr>
                <w:rFonts w:asciiTheme="minorHAnsi" w:hAnsiTheme="minorHAnsi" w:cstheme="minorHAnsi"/>
              </w:rPr>
            </w:pPr>
            <w:r w:rsidRPr="006E61FF">
              <w:rPr>
                <w:rFonts w:asciiTheme="minorHAnsi" w:hAnsiTheme="minorHAnsi" w:cstheme="minorHAnsi"/>
              </w:rPr>
              <w:t>Ask your immediate supervisor/</w:t>
            </w:r>
            <w:r w:rsidRPr="006E61FF" w:rsidR="00DA5CAD">
              <w:rPr>
                <w:rFonts w:asciiTheme="minorHAnsi" w:hAnsiTheme="minorHAnsi" w:cstheme="minorHAnsi"/>
              </w:rPr>
              <w:t>POC</w:t>
            </w:r>
            <w:r w:rsidRPr="006E61FF">
              <w:rPr>
                <w:rFonts w:asciiTheme="minorHAnsi" w:hAnsiTheme="minorHAnsi" w:cstheme="minorHAnsi"/>
              </w:rPr>
              <w:t xml:space="preserve"> for instructions on whether to evacuate, stay in the areas, or the suggested exit route. This decision depends on the evolution of the situation at hand.</w:t>
            </w:r>
          </w:p>
        </w:tc>
      </w:tr>
    </w:tbl>
    <w:p w:rsidRPr="006E61FF" w:rsidR="001F09B9" w:rsidP="00B95F6E" w:rsidRDefault="001F09B9" w14:paraId="2F72202A" w14:textId="77777777">
      <w:pPr>
        <w:spacing w:line="240" w:lineRule="auto"/>
        <w:jc w:val="both"/>
        <w:rPr>
          <w:rFonts w:asciiTheme="minorHAnsi" w:hAnsiTheme="minorHAnsi" w:cstheme="minorHAnsi"/>
        </w:rPr>
      </w:pPr>
    </w:p>
    <w:p w:rsidR="00FA2B62" w:rsidP="00B95F6E" w:rsidRDefault="00FA2B62" w14:paraId="01C300F6" w14:textId="77777777">
      <w:pPr>
        <w:pStyle w:val="Ttulo3"/>
        <w:spacing w:after="160"/>
        <w:jc w:val="both"/>
        <w:rPr>
          <w:rFonts w:asciiTheme="minorHAnsi" w:hAnsiTheme="minorHAnsi"/>
          <w:sz w:val="24"/>
          <w:szCs w:val="24"/>
        </w:rPr>
      </w:pPr>
      <w:bookmarkStart w:name="_Toc105496768" w:id="21"/>
      <w:bookmarkStart w:name="_Toc1629470188" w:id="22"/>
    </w:p>
    <w:p w:rsidRPr="006E61FF" w:rsidR="001F09B9" w:rsidP="00B95F6E" w:rsidRDefault="001F09B9" w14:paraId="08B031CD" w14:textId="10AE175D">
      <w:pPr>
        <w:pStyle w:val="Ttulo3"/>
        <w:spacing w:after="160"/>
        <w:jc w:val="both"/>
        <w:rPr>
          <w:rFonts w:asciiTheme="minorHAnsi" w:hAnsiTheme="minorHAnsi"/>
          <w:sz w:val="24"/>
          <w:szCs w:val="24"/>
        </w:rPr>
      </w:pPr>
      <w:r w:rsidRPr="055C35A8">
        <w:rPr>
          <w:rFonts w:asciiTheme="minorHAnsi" w:hAnsiTheme="minorHAnsi"/>
          <w:sz w:val="24"/>
          <w:szCs w:val="24"/>
        </w:rPr>
        <w:lastRenderedPageBreak/>
        <w:t>Illegal Checkpoints</w:t>
      </w:r>
      <w:bookmarkEnd w:id="21"/>
      <w:bookmarkEnd w:id="22"/>
    </w:p>
    <w:p w:rsidRPr="006E61FF" w:rsidR="001F09B9" w:rsidP="00B95F6E" w:rsidRDefault="001F09B9" w14:paraId="6A7345FC" w14:textId="77777777">
      <w:pPr>
        <w:pStyle w:val="Ttulo4"/>
        <w:spacing w:after="160"/>
        <w:jc w:val="both"/>
        <w:rPr>
          <w:rFonts w:asciiTheme="minorHAnsi" w:hAnsiTheme="minorHAnsi" w:cstheme="minorHAnsi"/>
          <w:sz w:val="24"/>
        </w:rPr>
      </w:pPr>
      <w:r w:rsidRPr="006E61FF">
        <w:rPr>
          <w:rFonts w:asciiTheme="minorHAnsi" w:hAnsiTheme="minorHAnsi" w:cstheme="minorHAnsi"/>
          <w:sz w:val="24"/>
        </w:rPr>
        <w:t>Preventative Measures</w:t>
      </w:r>
    </w:p>
    <w:p w:rsidRPr="006E61FF" w:rsidR="001F09B9" w:rsidP="00B95F6E" w:rsidRDefault="001F09B9" w14:paraId="6350BD72" w14:textId="77777777">
      <w:pPr>
        <w:pStyle w:val="Prrafodelista"/>
        <w:numPr>
          <w:ilvl w:val="0"/>
          <w:numId w:val="15"/>
        </w:numPr>
        <w:tabs>
          <w:tab w:val="left" w:pos="426"/>
        </w:tabs>
        <w:spacing w:before="0" w:after="160"/>
        <w:ind w:right="49"/>
        <w:jc w:val="both"/>
        <w:rPr>
          <w:rFonts w:eastAsia="Calibri" w:asciiTheme="minorHAnsi" w:hAnsiTheme="minorHAnsi" w:cstheme="minorHAnsi"/>
          <w:lang w:val="en-US"/>
        </w:rPr>
      </w:pPr>
      <w:r w:rsidRPr="006E61FF">
        <w:rPr>
          <w:rFonts w:asciiTheme="minorHAnsi" w:hAnsiTheme="minorHAnsi" w:cstheme="minorHAnsi"/>
          <w:lang w:val="en-US"/>
        </w:rPr>
        <w:t>Be attentive to any variations in regular routes or checkpoints when traveling by land or river.</w:t>
      </w:r>
    </w:p>
    <w:p w:rsidRPr="006E61FF" w:rsidR="001F09B9" w:rsidP="00B95F6E" w:rsidRDefault="001F09B9" w14:paraId="2B80A3A5" w14:textId="272372E1">
      <w:pPr>
        <w:pStyle w:val="Prrafodelista"/>
        <w:numPr>
          <w:ilvl w:val="0"/>
          <w:numId w:val="15"/>
        </w:numPr>
        <w:tabs>
          <w:tab w:val="left" w:pos="426"/>
        </w:tabs>
        <w:spacing w:before="0" w:after="160"/>
        <w:ind w:right="49"/>
        <w:jc w:val="both"/>
        <w:rPr>
          <w:rFonts w:asciiTheme="minorHAnsi" w:hAnsiTheme="minorHAnsi" w:cstheme="minorHAnsi"/>
          <w:lang w:val="en-US"/>
        </w:rPr>
      </w:pPr>
      <w:r w:rsidRPr="006E61FF">
        <w:rPr>
          <w:rFonts w:asciiTheme="minorHAnsi" w:hAnsiTheme="minorHAnsi" w:cstheme="minorHAnsi"/>
          <w:lang w:val="en-US"/>
        </w:rPr>
        <w:t>If there is no vehicular movement coming from the opposite direction at times when traffic is expected, check for:</w:t>
      </w:r>
    </w:p>
    <w:p w:rsidRPr="006E61FF" w:rsidR="001F09B9" w:rsidP="00B95F6E" w:rsidRDefault="001F09B9" w14:paraId="0112B3A2" w14:textId="77777777">
      <w:pPr>
        <w:pStyle w:val="Prrafodelista"/>
        <w:numPr>
          <w:ilvl w:val="0"/>
          <w:numId w:val="14"/>
        </w:numPr>
        <w:tabs>
          <w:tab w:val="left" w:pos="426"/>
        </w:tabs>
        <w:spacing w:before="0" w:after="160"/>
        <w:ind w:right="49"/>
        <w:jc w:val="both"/>
        <w:rPr>
          <w:rFonts w:asciiTheme="minorHAnsi" w:hAnsiTheme="minorHAnsi" w:cstheme="minorHAnsi"/>
          <w:lang w:val="en-US"/>
        </w:rPr>
      </w:pPr>
      <w:r w:rsidRPr="006E61FF">
        <w:rPr>
          <w:rFonts w:asciiTheme="minorHAnsi" w:hAnsiTheme="minorHAnsi" w:cstheme="minorHAnsi"/>
          <w:lang w:val="en-US"/>
        </w:rPr>
        <w:t>An atypical traffic jam for a rural area.</w:t>
      </w:r>
    </w:p>
    <w:p w:rsidRPr="006E61FF" w:rsidR="001F09B9" w:rsidP="00B95F6E" w:rsidRDefault="001F09B9" w14:paraId="4581F44A" w14:textId="77777777">
      <w:pPr>
        <w:pStyle w:val="Prrafodelista"/>
        <w:numPr>
          <w:ilvl w:val="0"/>
          <w:numId w:val="14"/>
        </w:numPr>
        <w:tabs>
          <w:tab w:val="left" w:pos="426"/>
        </w:tabs>
        <w:spacing w:before="0" w:after="160"/>
        <w:ind w:right="49"/>
        <w:jc w:val="both"/>
        <w:rPr>
          <w:rFonts w:asciiTheme="minorHAnsi" w:hAnsiTheme="minorHAnsi" w:cstheme="minorHAnsi"/>
          <w:lang w:val="en-US"/>
        </w:rPr>
      </w:pPr>
      <w:r w:rsidRPr="006E61FF">
        <w:rPr>
          <w:rFonts w:asciiTheme="minorHAnsi" w:hAnsiTheme="minorHAnsi" w:cstheme="minorHAnsi"/>
          <w:lang w:val="en-US"/>
        </w:rPr>
        <w:t>Armed persons signaling to stop traveling.</w:t>
      </w:r>
    </w:p>
    <w:p w:rsidRPr="006E61FF" w:rsidR="001F09B9" w:rsidP="00B95F6E" w:rsidRDefault="001F09B9" w14:paraId="25859BB1" w14:textId="77777777">
      <w:pPr>
        <w:pStyle w:val="Prrafodelista"/>
        <w:numPr>
          <w:ilvl w:val="0"/>
          <w:numId w:val="14"/>
        </w:numPr>
        <w:tabs>
          <w:tab w:val="left" w:pos="426"/>
        </w:tabs>
        <w:spacing w:before="0" w:after="160"/>
        <w:ind w:right="49"/>
        <w:jc w:val="both"/>
        <w:rPr>
          <w:rFonts w:asciiTheme="minorHAnsi" w:hAnsiTheme="minorHAnsi" w:cstheme="minorHAnsi"/>
          <w:lang w:val="en-US"/>
        </w:rPr>
      </w:pPr>
      <w:r w:rsidRPr="006E61FF">
        <w:rPr>
          <w:rFonts w:asciiTheme="minorHAnsi" w:hAnsiTheme="minorHAnsi" w:cstheme="minorHAnsi"/>
          <w:lang w:val="en-US"/>
        </w:rPr>
        <w:t xml:space="preserve">Armed persons without military distinctions on the side of the road or riverway. </w:t>
      </w:r>
    </w:p>
    <w:p w:rsidRPr="006E61FF" w:rsidR="001F09B9" w:rsidP="00B95F6E" w:rsidRDefault="001F09B9" w14:paraId="11B2AE52" w14:textId="69ABAE8C">
      <w:pPr>
        <w:pStyle w:val="Prrafodelista"/>
        <w:numPr>
          <w:ilvl w:val="1"/>
          <w:numId w:val="17"/>
        </w:numPr>
        <w:tabs>
          <w:tab w:val="left" w:pos="426"/>
        </w:tabs>
        <w:spacing w:before="0" w:after="160"/>
        <w:ind w:right="49"/>
        <w:jc w:val="both"/>
        <w:rPr>
          <w:rFonts w:asciiTheme="minorHAnsi" w:hAnsiTheme="minorHAnsi" w:cstheme="minorHAnsi"/>
          <w:lang w:val="en-US"/>
        </w:rPr>
      </w:pPr>
      <w:r w:rsidRPr="006E61FF">
        <w:rPr>
          <w:rFonts w:eastAsia="Open Sans" w:asciiTheme="minorHAnsi" w:hAnsiTheme="minorHAnsi" w:cstheme="minorHAnsi"/>
          <w:lang w:val="en-US"/>
        </w:rPr>
        <w:t>Vehicles traveling in the opposite direction flashing lights or honking horns, etc.</w:t>
      </w:r>
    </w:p>
    <w:p w:rsidRPr="006E61FF" w:rsidR="001F09B9" w:rsidP="00B95F6E" w:rsidRDefault="001F09B9" w14:paraId="0ED62B2D" w14:textId="324AFD92">
      <w:pPr>
        <w:numPr>
          <w:ilvl w:val="0"/>
          <w:numId w:val="16"/>
        </w:numPr>
        <w:tabs>
          <w:tab w:val="left" w:pos="426"/>
        </w:tabs>
        <w:spacing w:line="240" w:lineRule="auto"/>
        <w:ind w:right="49"/>
        <w:jc w:val="both"/>
        <w:rPr>
          <w:rFonts w:asciiTheme="minorHAnsi" w:hAnsiTheme="minorHAnsi" w:cstheme="minorHAnsi"/>
        </w:rPr>
      </w:pPr>
      <w:r w:rsidRPr="006E61FF">
        <w:rPr>
          <w:rFonts w:asciiTheme="minorHAnsi" w:hAnsiTheme="minorHAnsi" w:cstheme="minorHAnsi"/>
        </w:rPr>
        <w:t xml:space="preserve">Follow the safe travel procedures in this document. Inform the </w:t>
      </w:r>
      <w:r w:rsidRPr="006E61FF" w:rsidR="00FA61FA">
        <w:rPr>
          <w:rFonts w:asciiTheme="minorHAnsi" w:hAnsiTheme="minorHAnsi" w:cstheme="minorHAnsi"/>
        </w:rPr>
        <w:t>POA</w:t>
      </w:r>
      <w:r w:rsidRPr="006E61FF">
        <w:rPr>
          <w:rFonts w:asciiTheme="minorHAnsi" w:hAnsiTheme="minorHAnsi" w:cstheme="minorHAnsi"/>
        </w:rPr>
        <w:t xml:space="preserve"> in a timely manner regarding your travel itinerary and its details.</w:t>
      </w:r>
    </w:p>
    <w:p w:rsidRPr="006E61FF" w:rsidR="001F09B9" w:rsidP="00B95F6E" w:rsidRDefault="001F09B9" w14:paraId="49431758" w14:textId="47A5D92F">
      <w:pPr>
        <w:numPr>
          <w:ilvl w:val="0"/>
          <w:numId w:val="16"/>
        </w:numPr>
        <w:spacing w:line="240" w:lineRule="auto"/>
        <w:ind w:right="49"/>
        <w:jc w:val="both"/>
        <w:rPr>
          <w:rFonts w:asciiTheme="minorHAnsi" w:hAnsiTheme="minorHAnsi" w:cstheme="minorHAnsi"/>
        </w:rPr>
      </w:pPr>
      <w:r w:rsidRPr="006E61FF">
        <w:rPr>
          <w:rFonts w:asciiTheme="minorHAnsi" w:hAnsiTheme="minorHAnsi" w:cstheme="minorHAnsi"/>
        </w:rPr>
        <w:t>Keep emergency numbers registered in your phone.</w:t>
      </w:r>
    </w:p>
    <w:p w:rsidRPr="00663EDF" w:rsidR="001F09B9" w:rsidP="00B95F6E" w:rsidRDefault="001F09B9" w14:paraId="05438609" w14:textId="6402DBFF">
      <w:pPr>
        <w:numPr>
          <w:ilvl w:val="0"/>
          <w:numId w:val="16"/>
        </w:numPr>
        <w:spacing w:line="240" w:lineRule="auto"/>
        <w:ind w:right="49"/>
        <w:jc w:val="both"/>
        <w:rPr>
          <w:rFonts w:asciiTheme="minorHAnsi" w:hAnsiTheme="minorHAnsi" w:cstheme="minorHAnsi"/>
        </w:rPr>
      </w:pPr>
      <w:r w:rsidRPr="006E61FF">
        <w:rPr>
          <w:rFonts w:asciiTheme="minorHAnsi" w:hAnsiTheme="minorHAnsi" w:cstheme="minorHAnsi"/>
        </w:rPr>
        <w:t>Carefully review and secure the information you carry during your trip to prevent it from being exposed to avoid elevating your level of risk.</w:t>
      </w:r>
    </w:p>
    <w:p w:rsidRPr="006E61FF" w:rsidR="001F09B9" w:rsidP="00B95F6E" w:rsidRDefault="001F09B9" w14:paraId="0A79A95E" w14:textId="77777777">
      <w:pPr>
        <w:pStyle w:val="Ttulo4"/>
        <w:spacing w:after="160"/>
        <w:jc w:val="both"/>
        <w:rPr>
          <w:rFonts w:asciiTheme="minorHAnsi" w:hAnsiTheme="minorHAnsi" w:cstheme="minorHAnsi"/>
          <w:sz w:val="24"/>
        </w:rPr>
      </w:pPr>
      <w:r w:rsidRPr="006E61FF">
        <w:rPr>
          <w:rFonts w:asciiTheme="minorHAnsi" w:hAnsiTheme="minorHAnsi" w:cstheme="minorHAnsi"/>
          <w:sz w:val="24"/>
        </w:rPr>
        <w:t>Procedures</w:t>
      </w:r>
    </w:p>
    <w:p w:rsidRPr="006E61FF" w:rsidR="001F09B9" w:rsidP="00B95F6E" w:rsidRDefault="001F09B9" w14:paraId="7863210F" w14:textId="4D3C9787">
      <w:pPr>
        <w:spacing w:line="240" w:lineRule="auto"/>
        <w:jc w:val="center"/>
        <w:rPr>
          <w:rFonts w:asciiTheme="minorHAnsi" w:hAnsiTheme="minorHAnsi" w:cstheme="minorHAnsi"/>
          <w:b/>
          <w:bCs/>
        </w:rPr>
      </w:pPr>
      <w:r w:rsidRPr="006E61FF">
        <w:rPr>
          <w:rFonts w:asciiTheme="minorHAnsi" w:hAnsiTheme="minorHAnsi" w:cstheme="minorHAnsi"/>
          <w:b/>
          <w:bCs/>
        </w:rPr>
        <w:t xml:space="preserve">Table </w:t>
      </w:r>
      <w:r w:rsidRPr="006E61FF" w:rsidR="00503B69">
        <w:rPr>
          <w:rFonts w:asciiTheme="minorHAnsi" w:hAnsiTheme="minorHAnsi" w:cstheme="minorHAnsi"/>
          <w:b/>
          <w:bCs/>
        </w:rPr>
        <w:t>7</w:t>
      </w:r>
      <w:r w:rsidRPr="006E61FF">
        <w:rPr>
          <w:rFonts w:asciiTheme="minorHAnsi" w:hAnsiTheme="minorHAnsi" w:cstheme="minorHAnsi"/>
          <w:b/>
          <w:bCs/>
        </w:rPr>
        <w:t>. Illegal Checkpoint Procedures</w:t>
      </w:r>
    </w:p>
    <w:tbl>
      <w:tblPr>
        <w:tblStyle w:val="Tablaconcuadrcula"/>
        <w:tblW w:w="0" w:type="auto"/>
        <w:tblLook w:val="04A0" w:firstRow="1" w:lastRow="0" w:firstColumn="1" w:lastColumn="0" w:noHBand="0" w:noVBand="1"/>
      </w:tblPr>
      <w:tblGrid>
        <w:gridCol w:w="625"/>
        <w:gridCol w:w="8725"/>
      </w:tblGrid>
      <w:tr w:rsidRPr="006E61FF" w:rsidR="001F09B9" w:rsidTr="006E61FF" w14:paraId="45784FE5" w14:textId="77777777">
        <w:tc>
          <w:tcPr>
            <w:tcW w:w="625" w:type="dxa"/>
            <w:shd w:val="clear" w:color="auto" w:fill="6C6463"/>
            <w:vAlign w:val="center"/>
          </w:tcPr>
          <w:p w:rsidRPr="006E61FF" w:rsidR="001F09B9" w:rsidP="00B95F6E" w:rsidRDefault="001F09B9" w14:paraId="0DF83935"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1</w:t>
            </w:r>
          </w:p>
        </w:tc>
        <w:tc>
          <w:tcPr>
            <w:tcW w:w="8725" w:type="dxa"/>
          </w:tcPr>
          <w:p w:rsidRPr="006E61FF" w:rsidR="001F09B9" w:rsidP="00B95F6E" w:rsidRDefault="001F09B9" w14:paraId="06B76A5E" w14:textId="3934491B">
            <w:pPr>
              <w:contextualSpacing/>
              <w:jc w:val="both"/>
              <w:rPr>
                <w:rFonts w:asciiTheme="minorHAnsi" w:hAnsiTheme="minorHAnsi" w:cstheme="minorHAnsi"/>
              </w:rPr>
            </w:pPr>
            <w:r w:rsidRPr="006E61FF">
              <w:rPr>
                <w:rFonts w:asciiTheme="minorHAnsi" w:hAnsiTheme="minorHAnsi" w:cstheme="minorHAnsi"/>
              </w:rPr>
              <w:t>Obey signals to stop the vehicle.</w:t>
            </w:r>
          </w:p>
        </w:tc>
      </w:tr>
      <w:tr w:rsidRPr="006E61FF" w:rsidR="001F09B9" w:rsidTr="006E61FF" w14:paraId="3D799149" w14:textId="77777777">
        <w:tc>
          <w:tcPr>
            <w:tcW w:w="625" w:type="dxa"/>
            <w:shd w:val="clear" w:color="auto" w:fill="6C6463"/>
            <w:vAlign w:val="center"/>
          </w:tcPr>
          <w:p w:rsidRPr="006E61FF" w:rsidR="001F09B9" w:rsidP="00B95F6E" w:rsidRDefault="001F09B9" w14:paraId="339DE36D"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2</w:t>
            </w:r>
          </w:p>
        </w:tc>
        <w:tc>
          <w:tcPr>
            <w:tcW w:w="8725" w:type="dxa"/>
          </w:tcPr>
          <w:p w:rsidRPr="006E61FF" w:rsidR="001F09B9" w:rsidP="00B95F6E" w:rsidRDefault="001F09B9" w14:paraId="4B2AA144" w14:textId="77777777">
            <w:pPr>
              <w:contextualSpacing/>
              <w:jc w:val="both"/>
              <w:rPr>
                <w:rFonts w:asciiTheme="minorHAnsi" w:hAnsiTheme="minorHAnsi" w:cstheme="minorHAnsi"/>
              </w:rPr>
            </w:pPr>
            <w:r w:rsidRPr="006E61FF">
              <w:rPr>
                <w:rFonts w:asciiTheme="minorHAnsi" w:hAnsiTheme="minorHAnsi" w:cstheme="minorHAnsi"/>
              </w:rPr>
              <w:t>Do not ignore signs of risk for you or your companions. The risk of an attack (shots) is very high in this situation.</w:t>
            </w:r>
          </w:p>
        </w:tc>
      </w:tr>
      <w:tr w:rsidRPr="006E61FF" w:rsidR="001F09B9" w:rsidTr="006E61FF" w14:paraId="63C333BF" w14:textId="77777777">
        <w:tc>
          <w:tcPr>
            <w:tcW w:w="625" w:type="dxa"/>
            <w:shd w:val="clear" w:color="auto" w:fill="6C6463"/>
            <w:vAlign w:val="center"/>
          </w:tcPr>
          <w:p w:rsidRPr="006E61FF" w:rsidR="001F09B9" w:rsidP="00B95F6E" w:rsidRDefault="001F09B9" w14:paraId="7BC7605A"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3</w:t>
            </w:r>
          </w:p>
        </w:tc>
        <w:tc>
          <w:tcPr>
            <w:tcW w:w="8725" w:type="dxa"/>
          </w:tcPr>
          <w:p w:rsidRPr="006E61FF" w:rsidR="001F09B9" w:rsidP="00B95F6E" w:rsidRDefault="001F09B9" w14:paraId="2AC85DCC" w14:textId="2DB47FE8">
            <w:pPr>
              <w:contextualSpacing/>
              <w:jc w:val="both"/>
              <w:rPr>
                <w:rFonts w:asciiTheme="minorHAnsi" w:hAnsiTheme="minorHAnsi" w:cstheme="minorHAnsi"/>
              </w:rPr>
            </w:pPr>
            <w:r w:rsidRPr="006E61FF">
              <w:rPr>
                <w:rFonts w:asciiTheme="minorHAnsi" w:hAnsiTheme="minorHAnsi" w:cstheme="minorHAnsi"/>
              </w:rPr>
              <w:t>If you can use some type of communication without increasing your risk level, do so.</w:t>
            </w:r>
          </w:p>
        </w:tc>
      </w:tr>
      <w:tr w:rsidRPr="006E61FF" w:rsidR="001F09B9" w:rsidTr="006E61FF" w14:paraId="1DDF191B" w14:textId="77777777">
        <w:tc>
          <w:tcPr>
            <w:tcW w:w="625" w:type="dxa"/>
            <w:shd w:val="clear" w:color="auto" w:fill="6C6463"/>
            <w:vAlign w:val="center"/>
          </w:tcPr>
          <w:p w:rsidRPr="006E61FF" w:rsidR="001F09B9" w:rsidP="00B95F6E" w:rsidRDefault="001F09B9" w14:paraId="52A52205"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4</w:t>
            </w:r>
          </w:p>
        </w:tc>
        <w:tc>
          <w:tcPr>
            <w:tcW w:w="8725" w:type="dxa"/>
          </w:tcPr>
          <w:p w:rsidRPr="006E61FF" w:rsidR="001F09B9" w:rsidP="00B95F6E" w:rsidRDefault="001F09B9" w14:paraId="2416E86B" w14:textId="77777777">
            <w:pPr>
              <w:contextualSpacing/>
              <w:jc w:val="both"/>
              <w:rPr>
                <w:rFonts w:asciiTheme="minorHAnsi" w:hAnsiTheme="minorHAnsi" w:cstheme="minorHAnsi"/>
              </w:rPr>
            </w:pPr>
            <w:r w:rsidRPr="006E61FF">
              <w:rPr>
                <w:rFonts w:asciiTheme="minorHAnsi" w:hAnsiTheme="minorHAnsi" w:cstheme="minorHAnsi"/>
              </w:rPr>
              <w:t>Act normal and keep calm. Control your nerves to the fullest. It is important not to heighten the emotional response of those traveling with you.</w:t>
            </w:r>
          </w:p>
        </w:tc>
      </w:tr>
      <w:tr w:rsidRPr="006E61FF" w:rsidR="001F09B9" w:rsidTr="006E61FF" w14:paraId="79DBA180" w14:textId="77777777">
        <w:tc>
          <w:tcPr>
            <w:tcW w:w="625" w:type="dxa"/>
            <w:shd w:val="clear" w:color="auto" w:fill="6C6463"/>
            <w:vAlign w:val="center"/>
          </w:tcPr>
          <w:p w:rsidRPr="006E61FF" w:rsidR="001F09B9" w:rsidP="00B95F6E" w:rsidRDefault="001F09B9" w14:paraId="12D2D82F"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5</w:t>
            </w:r>
          </w:p>
        </w:tc>
        <w:tc>
          <w:tcPr>
            <w:tcW w:w="8725" w:type="dxa"/>
          </w:tcPr>
          <w:p w:rsidRPr="006E61FF" w:rsidR="001F09B9" w:rsidP="00B95F6E" w:rsidRDefault="001F09B9" w14:paraId="3DBC3F78" w14:textId="77777777">
            <w:pPr>
              <w:contextualSpacing/>
              <w:jc w:val="both"/>
              <w:rPr>
                <w:rFonts w:asciiTheme="minorHAnsi" w:hAnsiTheme="minorHAnsi" w:cstheme="minorHAnsi"/>
              </w:rPr>
            </w:pPr>
            <w:r w:rsidRPr="006E61FF">
              <w:rPr>
                <w:rFonts w:asciiTheme="minorHAnsi" w:hAnsiTheme="minorHAnsi" w:cstheme="minorHAnsi"/>
              </w:rPr>
              <w:t>If the situation involves an assault, do not resist, deliver what is asked of you, and do not put your life at risk.</w:t>
            </w:r>
          </w:p>
        </w:tc>
      </w:tr>
      <w:tr w:rsidRPr="006E61FF" w:rsidR="001F09B9" w:rsidTr="006E61FF" w14:paraId="25D3AFCC" w14:textId="77777777">
        <w:tc>
          <w:tcPr>
            <w:tcW w:w="625" w:type="dxa"/>
            <w:shd w:val="clear" w:color="auto" w:fill="6C6463"/>
            <w:vAlign w:val="center"/>
          </w:tcPr>
          <w:p w:rsidRPr="006E61FF" w:rsidR="001F09B9" w:rsidP="00B95F6E" w:rsidRDefault="001F09B9" w14:paraId="79CFB391"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6</w:t>
            </w:r>
          </w:p>
        </w:tc>
        <w:tc>
          <w:tcPr>
            <w:tcW w:w="8725" w:type="dxa"/>
          </w:tcPr>
          <w:p w:rsidRPr="006E61FF" w:rsidR="001F09B9" w:rsidP="00B95F6E" w:rsidRDefault="001F09B9" w14:paraId="3028BC7C" w14:textId="77777777">
            <w:pPr>
              <w:contextualSpacing/>
              <w:jc w:val="both"/>
              <w:rPr>
                <w:rFonts w:asciiTheme="minorHAnsi" w:hAnsiTheme="minorHAnsi" w:cstheme="minorHAnsi"/>
              </w:rPr>
            </w:pPr>
            <w:r w:rsidRPr="006E61FF">
              <w:rPr>
                <w:rFonts w:asciiTheme="minorHAnsi" w:hAnsiTheme="minorHAnsi" w:cstheme="minorHAnsi"/>
              </w:rPr>
              <w:t>When being interrogated regarding the reasons for your trip, or your role in the organization, answer truthfully, without providing further details to ensure exposing yourself as little as possible.</w:t>
            </w:r>
          </w:p>
        </w:tc>
      </w:tr>
      <w:tr w:rsidRPr="006E61FF" w:rsidR="001F09B9" w:rsidTr="006E61FF" w14:paraId="424BDC06" w14:textId="77777777">
        <w:tc>
          <w:tcPr>
            <w:tcW w:w="625" w:type="dxa"/>
            <w:shd w:val="clear" w:color="auto" w:fill="6C6463"/>
            <w:vAlign w:val="center"/>
          </w:tcPr>
          <w:p w:rsidRPr="006E61FF" w:rsidR="001F09B9" w:rsidP="00B95F6E" w:rsidRDefault="001F09B9" w14:paraId="450BFB47"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7</w:t>
            </w:r>
          </w:p>
        </w:tc>
        <w:tc>
          <w:tcPr>
            <w:tcW w:w="8725" w:type="dxa"/>
          </w:tcPr>
          <w:p w:rsidRPr="006E61FF" w:rsidR="001F09B9" w:rsidP="00B95F6E" w:rsidRDefault="001F09B9" w14:paraId="77B3A848" w14:textId="7AE841C9">
            <w:pPr>
              <w:contextualSpacing/>
              <w:jc w:val="both"/>
              <w:rPr>
                <w:rFonts w:asciiTheme="minorHAnsi" w:hAnsiTheme="minorHAnsi" w:cstheme="minorHAnsi"/>
              </w:rPr>
            </w:pPr>
            <w:r w:rsidRPr="006E61FF">
              <w:rPr>
                <w:rFonts w:asciiTheme="minorHAnsi" w:hAnsiTheme="minorHAnsi" w:cstheme="minorHAnsi"/>
              </w:rPr>
              <w:t>Keep calm to the maximum. If it is an imminent kidnapping situation accept it and control your nerves, be attentive to what is happening around you. Be prepared for a shock, recognize, and accept changes in the circumstances.</w:t>
            </w:r>
          </w:p>
        </w:tc>
      </w:tr>
      <w:tr w:rsidRPr="006E61FF" w:rsidR="001F09B9" w:rsidTr="006E61FF" w14:paraId="3948A1B4" w14:textId="77777777">
        <w:tc>
          <w:tcPr>
            <w:tcW w:w="625" w:type="dxa"/>
            <w:shd w:val="clear" w:color="auto" w:fill="6C6463"/>
            <w:vAlign w:val="center"/>
          </w:tcPr>
          <w:p w:rsidRPr="006E61FF" w:rsidR="001F09B9" w:rsidP="00B95F6E" w:rsidRDefault="001F09B9" w14:paraId="7344B468"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8</w:t>
            </w:r>
          </w:p>
        </w:tc>
        <w:tc>
          <w:tcPr>
            <w:tcW w:w="8725" w:type="dxa"/>
          </w:tcPr>
          <w:p w:rsidRPr="006E61FF" w:rsidR="001F09B9" w:rsidP="00B95F6E" w:rsidRDefault="001F09B9" w14:paraId="2DC9FF01" w14:textId="77777777">
            <w:pPr>
              <w:contextualSpacing/>
              <w:jc w:val="both"/>
              <w:rPr>
                <w:rFonts w:asciiTheme="minorHAnsi" w:hAnsiTheme="minorHAnsi" w:cstheme="minorHAnsi"/>
              </w:rPr>
            </w:pPr>
            <w:r w:rsidRPr="006E61FF">
              <w:rPr>
                <w:rFonts w:asciiTheme="minorHAnsi" w:hAnsiTheme="minorHAnsi" w:cstheme="minorHAnsi"/>
              </w:rPr>
              <w:t>Do not do anything that puts your life at risk, the most important thing is to safeguard your life.</w:t>
            </w:r>
          </w:p>
        </w:tc>
      </w:tr>
    </w:tbl>
    <w:p w:rsidRPr="006E61FF" w:rsidR="00B8383B" w:rsidP="00B95F6E" w:rsidRDefault="00B8383B" w14:paraId="76F55E9C" w14:textId="77777777">
      <w:pPr>
        <w:spacing w:line="240" w:lineRule="auto"/>
        <w:rPr>
          <w:rFonts w:asciiTheme="minorHAnsi" w:hAnsiTheme="minorHAnsi" w:cstheme="minorHAnsi"/>
        </w:rPr>
      </w:pPr>
    </w:p>
    <w:p w:rsidR="00FA2B62" w:rsidP="00B95F6E" w:rsidRDefault="00FA2B62" w14:paraId="32898A8C" w14:textId="77777777">
      <w:pPr>
        <w:pStyle w:val="Ttulo3"/>
        <w:spacing w:after="160"/>
        <w:jc w:val="both"/>
        <w:rPr>
          <w:rFonts w:asciiTheme="minorHAnsi" w:hAnsiTheme="minorHAnsi"/>
          <w:sz w:val="24"/>
          <w:szCs w:val="24"/>
        </w:rPr>
      </w:pPr>
      <w:bookmarkStart w:name="_Toc105496766" w:id="23"/>
      <w:bookmarkStart w:name="_Toc1842689086" w:id="24"/>
    </w:p>
    <w:p w:rsidRPr="006E61FF" w:rsidR="00B8383B" w:rsidP="00B95F6E" w:rsidRDefault="00B8383B" w14:paraId="18A3F683" w14:textId="31089D5B">
      <w:pPr>
        <w:pStyle w:val="Ttulo3"/>
        <w:spacing w:after="160"/>
        <w:jc w:val="both"/>
        <w:rPr>
          <w:rFonts w:asciiTheme="minorHAnsi" w:hAnsiTheme="minorHAnsi"/>
          <w:sz w:val="24"/>
          <w:szCs w:val="24"/>
        </w:rPr>
      </w:pPr>
      <w:r w:rsidRPr="055C35A8">
        <w:rPr>
          <w:rFonts w:asciiTheme="minorHAnsi" w:hAnsiTheme="minorHAnsi"/>
          <w:sz w:val="24"/>
          <w:szCs w:val="24"/>
        </w:rPr>
        <w:lastRenderedPageBreak/>
        <w:t>Theft</w:t>
      </w:r>
      <w:bookmarkEnd w:id="23"/>
      <w:bookmarkEnd w:id="24"/>
    </w:p>
    <w:p w:rsidRPr="006E61FF" w:rsidR="00B8383B" w:rsidP="00B95F6E" w:rsidRDefault="00B8383B" w14:paraId="6534BD41" w14:textId="77777777">
      <w:pPr>
        <w:pStyle w:val="Ttulo4"/>
        <w:spacing w:after="160"/>
        <w:jc w:val="both"/>
        <w:rPr>
          <w:rFonts w:asciiTheme="minorHAnsi" w:hAnsiTheme="minorHAnsi" w:cstheme="minorHAnsi"/>
          <w:sz w:val="24"/>
        </w:rPr>
      </w:pPr>
      <w:r w:rsidRPr="006E61FF">
        <w:rPr>
          <w:rFonts w:asciiTheme="minorHAnsi" w:hAnsiTheme="minorHAnsi" w:cstheme="minorHAnsi"/>
          <w:sz w:val="24"/>
        </w:rPr>
        <w:t>Preventative Measures</w:t>
      </w:r>
    </w:p>
    <w:p w:rsidRPr="006E61FF" w:rsidR="00B8383B" w:rsidP="00B95F6E" w:rsidRDefault="00B8383B" w14:paraId="334D5343" w14:textId="77777777">
      <w:pPr>
        <w:pStyle w:val="Prrafodelista"/>
        <w:numPr>
          <w:ilvl w:val="0"/>
          <w:numId w:val="11"/>
        </w:numPr>
        <w:tabs>
          <w:tab w:val="left" w:pos="424"/>
        </w:tabs>
        <w:spacing w:after="160"/>
        <w:ind w:right="49"/>
        <w:jc w:val="both"/>
        <w:rPr>
          <w:rFonts w:asciiTheme="minorHAnsi" w:hAnsiTheme="minorHAnsi" w:cstheme="minorHAnsi"/>
          <w:lang w:val="en-US"/>
        </w:rPr>
      </w:pPr>
      <w:r w:rsidRPr="006E61FF">
        <w:rPr>
          <w:rFonts w:asciiTheme="minorHAnsi" w:hAnsiTheme="minorHAnsi" w:cstheme="minorHAnsi"/>
          <w:lang w:val="en-US"/>
        </w:rPr>
        <w:t>Apply prevention criteria for all your professional and personal activities.</w:t>
      </w:r>
    </w:p>
    <w:p w:rsidRPr="006E61FF" w:rsidR="00B8383B" w:rsidP="00B95F6E" w:rsidRDefault="00B8383B" w14:paraId="387FF35A" w14:textId="56F0463F">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Avoid dangerous areas considered unsafe, especially during night hours.</w:t>
      </w:r>
    </w:p>
    <w:p w:rsidRPr="006E61FF" w:rsidR="00B8383B" w:rsidP="00B95F6E" w:rsidRDefault="00B8383B" w14:paraId="1FA79E83" w14:textId="77777777">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Avoid behaviors that expose you to obvious and imminent risk situations. Do not attend virtual meetings if will traveling in vehicles, as an accident or loss of equipment may occur.</w:t>
      </w:r>
    </w:p>
    <w:p w:rsidRPr="006E61FF" w:rsidR="00B8383B" w:rsidP="00B95F6E" w:rsidRDefault="00B8383B" w14:paraId="7C78C0C2" w14:textId="77777777">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Do not create an opportunity to be a victim of robbery. Such as, do not answer calls on the public streets.</w:t>
      </w:r>
    </w:p>
    <w:p w:rsidRPr="006E61FF" w:rsidR="00B8383B" w:rsidP="00B95F6E" w:rsidRDefault="00B8383B" w14:paraId="3F87C305" w14:textId="77777777">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Carry strictly necessary belongings, money, and credit cards with you and only those you may be willing to lose.</w:t>
      </w:r>
    </w:p>
    <w:p w:rsidRPr="006E61FF" w:rsidR="00B8383B" w:rsidP="00B95F6E" w:rsidRDefault="00B8383B" w14:paraId="0C5EBA16" w14:textId="77777777">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When you are on the street, be alert and be wary of people who approach you under pretexts such as: asking for an address, conducting a survey, etc.</w:t>
      </w:r>
    </w:p>
    <w:p w:rsidRPr="006E61FF" w:rsidR="00B8383B" w:rsidP="00B95F6E" w:rsidRDefault="00B8383B" w14:paraId="5D757B0F" w14:textId="77777777">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Be vigilant of people's hands moving sneakily and quickly.</w:t>
      </w:r>
    </w:p>
    <w:p w:rsidRPr="006E61FF" w:rsidR="00B8383B" w:rsidP="00B95F6E" w:rsidRDefault="00B8383B" w14:paraId="7EFED207" w14:textId="77777777">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Keep a safe personal distance from others when walking.</w:t>
      </w:r>
    </w:p>
    <w:p w:rsidRPr="006E61FF" w:rsidR="00B8383B" w:rsidP="00B95F6E" w:rsidRDefault="00B8383B" w14:paraId="10CC3FBF" w14:textId="77777777">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Do not openly and carelessly carry valuable items such as jewelry, watches, rings, and earrings.</w:t>
      </w:r>
    </w:p>
    <w:p w:rsidRPr="00663EDF" w:rsidR="00B8383B" w:rsidP="00B95F6E" w:rsidRDefault="00B8383B" w14:paraId="4CD8F715" w14:textId="584830A8">
      <w:pPr>
        <w:pStyle w:val="Prrafodelista"/>
        <w:widowControl/>
        <w:numPr>
          <w:ilvl w:val="0"/>
          <w:numId w:val="11"/>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Avoid dangerous, secluded places or crowds that expose you to risks.</w:t>
      </w:r>
    </w:p>
    <w:p w:rsidRPr="006E61FF" w:rsidR="00B8383B" w:rsidP="00B95F6E" w:rsidRDefault="00B8383B" w14:paraId="3A8BB35A" w14:textId="77777777">
      <w:pPr>
        <w:pStyle w:val="Ttulo4"/>
        <w:spacing w:after="160"/>
        <w:jc w:val="both"/>
        <w:rPr>
          <w:rFonts w:asciiTheme="minorHAnsi" w:hAnsiTheme="minorHAnsi" w:cstheme="minorHAnsi"/>
          <w:sz w:val="24"/>
        </w:rPr>
      </w:pPr>
      <w:r w:rsidRPr="006E61FF">
        <w:rPr>
          <w:rFonts w:asciiTheme="minorHAnsi" w:hAnsiTheme="minorHAnsi" w:cstheme="minorHAnsi"/>
          <w:sz w:val="24"/>
        </w:rPr>
        <w:t>Procedures</w:t>
      </w:r>
    </w:p>
    <w:p w:rsidRPr="006E61FF" w:rsidR="00B8383B" w:rsidP="00B95F6E" w:rsidRDefault="00B8383B" w14:paraId="1C6C4B8E" w14:textId="77777777">
      <w:pPr>
        <w:spacing w:line="240" w:lineRule="auto"/>
        <w:jc w:val="center"/>
        <w:rPr>
          <w:rFonts w:asciiTheme="minorHAnsi" w:hAnsiTheme="minorHAnsi" w:cstheme="minorHAnsi"/>
          <w:b/>
          <w:bCs/>
        </w:rPr>
      </w:pPr>
      <w:r w:rsidRPr="006E61FF">
        <w:rPr>
          <w:rFonts w:asciiTheme="minorHAnsi" w:hAnsiTheme="minorHAnsi" w:cstheme="minorHAnsi"/>
          <w:b/>
          <w:bCs/>
        </w:rPr>
        <w:t>Table 8. Procedures if Victim of Street Robbery or Theft</w:t>
      </w:r>
    </w:p>
    <w:tbl>
      <w:tblPr>
        <w:tblStyle w:val="Tablaconcuadrcula"/>
        <w:tblW w:w="0" w:type="auto"/>
        <w:tblLook w:val="04A0" w:firstRow="1" w:lastRow="0" w:firstColumn="1" w:lastColumn="0" w:noHBand="0" w:noVBand="1"/>
      </w:tblPr>
      <w:tblGrid>
        <w:gridCol w:w="625"/>
        <w:gridCol w:w="8725"/>
      </w:tblGrid>
      <w:tr w:rsidRPr="006E61FF" w:rsidR="00B8383B" w:rsidTr="006E61FF" w14:paraId="79BDE69C" w14:textId="77777777">
        <w:tc>
          <w:tcPr>
            <w:tcW w:w="625" w:type="dxa"/>
            <w:shd w:val="clear" w:color="auto" w:fill="6C6463"/>
            <w:vAlign w:val="center"/>
          </w:tcPr>
          <w:p w:rsidRPr="006E61FF" w:rsidR="00B8383B" w:rsidP="00B95F6E" w:rsidRDefault="00B8383B" w14:paraId="019B417C"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1</w:t>
            </w:r>
          </w:p>
        </w:tc>
        <w:tc>
          <w:tcPr>
            <w:tcW w:w="8725" w:type="dxa"/>
          </w:tcPr>
          <w:p w:rsidRPr="006E61FF" w:rsidR="00B8383B" w:rsidP="00B95F6E" w:rsidRDefault="00B8383B" w14:paraId="3C2BDCAE" w14:textId="77777777">
            <w:pPr>
              <w:contextualSpacing/>
              <w:jc w:val="both"/>
              <w:rPr>
                <w:rFonts w:asciiTheme="minorHAnsi" w:hAnsiTheme="minorHAnsi" w:cstheme="minorHAnsi"/>
              </w:rPr>
            </w:pPr>
            <w:r w:rsidRPr="006E61FF">
              <w:rPr>
                <w:rFonts w:asciiTheme="minorHAnsi" w:hAnsiTheme="minorHAnsi" w:cstheme="minorHAnsi"/>
              </w:rPr>
              <w:t>Do not resist and, on the contrary, comply with their request, especially if the criminals are armed.</w:t>
            </w:r>
          </w:p>
        </w:tc>
      </w:tr>
      <w:tr w:rsidRPr="006E61FF" w:rsidR="00B8383B" w:rsidTr="006E61FF" w14:paraId="47359ED3" w14:textId="77777777">
        <w:tc>
          <w:tcPr>
            <w:tcW w:w="625" w:type="dxa"/>
            <w:shd w:val="clear" w:color="auto" w:fill="6C6463"/>
            <w:vAlign w:val="center"/>
          </w:tcPr>
          <w:p w:rsidRPr="006E61FF" w:rsidR="00B8383B" w:rsidP="00B95F6E" w:rsidRDefault="00B8383B" w14:paraId="0544ED74"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2</w:t>
            </w:r>
          </w:p>
        </w:tc>
        <w:tc>
          <w:tcPr>
            <w:tcW w:w="8725" w:type="dxa"/>
          </w:tcPr>
          <w:p w:rsidRPr="006E61FF" w:rsidR="00B8383B" w:rsidP="00B95F6E" w:rsidRDefault="00B8383B" w14:paraId="40563B81" w14:textId="72B24323">
            <w:pPr>
              <w:jc w:val="both"/>
              <w:rPr>
                <w:rFonts w:asciiTheme="minorHAnsi" w:hAnsiTheme="minorHAnsi" w:cstheme="minorHAnsi"/>
              </w:rPr>
            </w:pPr>
            <w:r w:rsidRPr="006E61FF">
              <w:rPr>
                <w:rFonts w:asciiTheme="minorHAnsi" w:hAnsiTheme="minorHAnsi" w:cstheme="minorHAnsi"/>
              </w:rPr>
              <w:t xml:space="preserve">Find a safe place, and request support from </w:t>
            </w:r>
            <w:r w:rsidRPr="006E61FF" w:rsidR="00C74321">
              <w:rPr>
                <w:rFonts w:asciiTheme="minorHAnsi" w:hAnsiTheme="minorHAnsi" w:cstheme="minorHAnsi"/>
              </w:rPr>
              <w:t>police</w:t>
            </w:r>
            <w:r w:rsidRPr="006E61FF" w:rsidR="00A21803">
              <w:rPr>
                <w:rFonts w:asciiTheme="minorHAnsi" w:hAnsiTheme="minorHAnsi" w:cstheme="minorHAnsi"/>
              </w:rPr>
              <w:t xml:space="preserve"> and POC</w:t>
            </w:r>
            <w:r w:rsidRPr="006E61FF">
              <w:rPr>
                <w:rFonts w:asciiTheme="minorHAnsi" w:hAnsiTheme="minorHAnsi" w:cstheme="minorHAnsi"/>
              </w:rPr>
              <w:t>.</w:t>
            </w:r>
          </w:p>
        </w:tc>
      </w:tr>
      <w:tr w:rsidRPr="006E61FF" w:rsidR="00B8383B" w:rsidTr="006E61FF" w14:paraId="3A42A328" w14:textId="77777777">
        <w:tc>
          <w:tcPr>
            <w:tcW w:w="625" w:type="dxa"/>
            <w:shd w:val="clear" w:color="auto" w:fill="6C6463"/>
            <w:vAlign w:val="center"/>
          </w:tcPr>
          <w:p w:rsidRPr="006E61FF" w:rsidR="00B8383B" w:rsidP="00B95F6E" w:rsidRDefault="00B8383B" w14:paraId="6F1AF21F"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3</w:t>
            </w:r>
          </w:p>
        </w:tc>
        <w:tc>
          <w:tcPr>
            <w:tcW w:w="8725" w:type="dxa"/>
          </w:tcPr>
          <w:p w:rsidRPr="006E61FF" w:rsidR="00B8383B" w:rsidP="00B95F6E" w:rsidRDefault="00B8383B" w14:paraId="77C7778F" w14:textId="77777777">
            <w:pPr>
              <w:contextualSpacing/>
              <w:jc w:val="both"/>
              <w:rPr>
                <w:rFonts w:asciiTheme="minorHAnsi" w:hAnsiTheme="minorHAnsi" w:cstheme="minorHAnsi"/>
              </w:rPr>
            </w:pPr>
            <w:r w:rsidRPr="006E61FF">
              <w:rPr>
                <w:rFonts w:asciiTheme="minorHAnsi" w:hAnsiTheme="minorHAnsi" w:cstheme="minorHAnsi"/>
              </w:rPr>
              <w:t>Provide your location and status information and await instructions.</w:t>
            </w:r>
          </w:p>
        </w:tc>
      </w:tr>
      <w:tr w:rsidRPr="006E61FF" w:rsidR="00B8383B" w:rsidTr="006E61FF" w14:paraId="33335B08" w14:textId="77777777">
        <w:tc>
          <w:tcPr>
            <w:tcW w:w="625" w:type="dxa"/>
            <w:shd w:val="clear" w:color="auto" w:fill="6C6463"/>
            <w:vAlign w:val="center"/>
          </w:tcPr>
          <w:p w:rsidRPr="006E61FF" w:rsidR="00B8383B" w:rsidP="00B95F6E" w:rsidRDefault="00B8383B" w14:paraId="297A1943"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4</w:t>
            </w:r>
          </w:p>
        </w:tc>
        <w:tc>
          <w:tcPr>
            <w:tcW w:w="8725" w:type="dxa"/>
          </w:tcPr>
          <w:p w:rsidRPr="006E61FF" w:rsidR="00B8383B" w:rsidP="00B95F6E" w:rsidRDefault="00B8383B" w14:paraId="4C27F01D" w14:textId="77777777">
            <w:pPr>
              <w:contextualSpacing/>
              <w:jc w:val="both"/>
              <w:rPr>
                <w:rFonts w:asciiTheme="minorHAnsi" w:hAnsiTheme="minorHAnsi" w:cstheme="minorHAnsi"/>
              </w:rPr>
            </w:pPr>
            <w:r w:rsidRPr="006E61FF">
              <w:rPr>
                <w:rFonts w:asciiTheme="minorHAnsi" w:hAnsiTheme="minorHAnsi" w:cstheme="minorHAnsi"/>
              </w:rPr>
              <w:t>If necessary, contact your financial institution to block your credit/debit cards.</w:t>
            </w:r>
          </w:p>
        </w:tc>
      </w:tr>
      <w:tr w:rsidRPr="006E61FF" w:rsidR="00B8383B" w:rsidTr="006E61FF" w14:paraId="4CF2739B" w14:textId="77777777">
        <w:tc>
          <w:tcPr>
            <w:tcW w:w="625" w:type="dxa"/>
            <w:shd w:val="clear" w:color="auto" w:fill="6C6463"/>
            <w:vAlign w:val="center"/>
          </w:tcPr>
          <w:p w:rsidRPr="006E61FF" w:rsidR="00B8383B" w:rsidP="00B95F6E" w:rsidRDefault="00B8383B" w14:paraId="54381B38"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5</w:t>
            </w:r>
          </w:p>
        </w:tc>
        <w:tc>
          <w:tcPr>
            <w:tcW w:w="8725" w:type="dxa"/>
          </w:tcPr>
          <w:p w:rsidRPr="006E61FF" w:rsidR="00B8383B" w:rsidP="00B95F6E" w:rsidRDefault="00B8383B" w14:paraId="077920F8" w14:textId="77777777">
            <w:pPr>
              <w:contextualSpacing/>
              <w:jc w:val="both"/>
              <w:rPr>
                <w:rFonts w:asciiTheme="minorHAnsi" w:hAnsiTheme="minorHAnsi" w:cstheme="minorHAnsi"/>
              </w:rPr>
            </w:pPr>
            <w:r w:rsidRPr="006E61FF">
              <w:rPr>
                <w:rFonts w:asciiTheme="minorHAnsi" w:hAnsiTheme="minorHAnsi" w:cstheme="minorHAnsi"/>
              </w:rPr>
              <w:t>File a formal complaint with the respective authorities (immediate response unit, police).</w:t>
            </w:r>
          </w:p>
        </w:tc>
      </w:tr>
      <w:tr w:rsidRPr="006E61FF" w:rsidR="00B8383B" w:rsidTr="006E61FF" w14:paraId="69B4147B" w14:textId="77777777">
        <w:tc>
          <w:tcPr>
            <w:tcW w:w="625" w:type="dxa"/>
            <w:shd w:val="clear" w:color="auto" w:fill="6C6463"/>
            <w:vAlign w:val="center"/>
          </w:tcPr>
          <w:p w:rsidRPr="006E61FF" w:rsidR="00B8383B" w:rsidP="00B95F6E" w:rsidRDefault="00B8383B" w14:paraId="0C49CCEA"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6</w:t>
            </w:r>
          </w:p>
        </w:tc>
        <w:tc>
          <w:tcPr>
            <w:tcW w:w="8725" w:type="dxa"/>
          </w:tcPr>
          <w:p w:rsidRPr="006E61FF" w:rsidR="00B8383B" w:rsidP="00B95F6E" w:rsidRDefault="00B8383B" w14:paraId="0646EB0D" w14:textId="77777777">
            <w:pPr>
              <w:contextualSpacing/>
              <w:jc w:val="both"/>
              <w:rPr>
                <w:rFonts w:asciiTheme="minorHAnsi" w:hAnsiTheme="minorHAnsi" w:cstheme="minorHAnsi"/>
              </w:rPr>
            </w:pPr>
            <w:r w:rsidRPr="006E61FF">
              <w:rPr>
                <w:rFonts w:asciiTheme="minorHAnsi" w:hAnsiTheme="minorHAnsi" w:cstheme="minorHAnsi"/>
              </w:rPr>
              <w:t>The priority is to communicate your situation quickly and safely.</w:t>
            </w:r>
          </w:p>
        </w:tc>
      </w:tr>
    </w:tbl>
    <w:p w:rsidRPr="006E61FF" w:rsidR="00B8383B" w:rsidP="00B95F6E" w:rsidRDefault="00B8383B" w14:paraId="2A6FB19C" w14:textId="77777777">
      <w:pPr>
        <w:spacing w:line="240" w:lineRule="auto"/>
        <w:jc w:val="both"/>
        <w:rPr>
          <w:rFonts w:asciiTheme="minorHAnsi" w:hAnsiTheme="minorHAnsi" w:cstheme="minorHAnsi"/>
          <w:b/>
          <w:bCs/>
        </w:rPr>
      </w:pPr>
    </w:p>
    <w:p w:rsidRPr="006E61FF" w:rsidR="00A63287" w:rsidP="00B95F6E" w:rsidRDefault="00A63287" w14:paraId="3F32C5B1" w14:textId="3FB591C2">
      <w:pPr>
        <w:pStyle w:val="Ttulo3"/>
        <w:spacing w:after="160"/>
        <w:jc w:val="both"/>
        <w:rPr>
          <w:rFonts w:asciiTheme="minorHAnsi" w:hAnsiTheme="minorHAnsi"/>
          <w:sz w:val="24"/>
          <w:szCs w:val="24"/>
        </w:rPr>
      </w:pPr>
      <w:bookmarkStart w:name="_Toc105496765" w:id="25"/>
      <w:bookmarkStart w:name="_Toc1660837573" w:id="26"/>
      <w:r w:rsidRPr="055C35A8">
        <w:rPr>
          <w:rFonts w:asciiTheme="minorHAnsi" w:hAnsiTheme="minorHAnsi"/>
          <w:sz w:val="24"/>
          <w:szCs w:val="24"/>
        </w:rPr>
        <w:t>Threatening Phone Calls</w:t>
      </w:r>
      <w:bookmarkEnd w:id="25"/>
      <w:bookmarkEnd w:id="26"/>
    </w:p>
    <w:p w:rsidRPr="006E61FF" w:rsidR="00A63287" w:rsidP="00B95F6E" w:rsidRDefault="00A63287" w14:paraId="1E9F9D14" w14:textId="6042C323">
      <w:pPr>
        <w:pStyle w:val="Ttulo4"/>
        <w:spacing w:after="160"/>
        <w:jc w:val="both"/>
        <w:rPr>
          <w:rFonts w:asciiTheme="minorHAnsi" w:hAnsiTheme="minorHAnsi" w:cstheme="minorHAnsi"/>
          <w:sz w:val="24"/>
        </w:rPr>
      </w:pPr>
      <w:r w:rsidRPr="006E61FF">
        <w:rPr>
          <w:rFonts w:asciiTheme="minorHAnsi" w:hAnsiTheme="minorHAnsi" w:cstheme="minorHAnsi"/>
          <w:sz w:val="24"/>
        </w:rPr>
        <w:t>Preventative Measures</w:t>
      </w:r>
    </w:p>
    <w:p w:rsidRPr="006E61FF" w:rsidR="00A63287" w:rsidP="00B95F6E" w:rsidRDefault="00A63287" w14:paraId="1845F46C" w14:textId="77777777">
      <w:pPr>
        <w:pStyle w:val="Prrafodelista"/>
        <w:numPr>
          <w:ilvl w:val="0"/>
          <w:numId w:val="8"/>
        </w:numPr>
        <w:tabs>
          <w:tab w:val="left" w:pos="426"/>
        </w:tabs>
        <w:spacing w:after="160"/>
        <w:ind w:right="49"/>
        <w:jc w:val="both"/>
        <w:rPr>
          <w:rFonts w:asciiTheme="minorHAnsi" w:hAnsiTheme="minorHAnsi" w:cstheme="minorHAnsi"/>
          <w:lang w:val="en-US"/>
        </w:rPr>
      </w:pPr>
      <w:r w:rsidRPr="006E61FF">
        <w:rPr>
          <w:rFonts w:asciiTheme="minorHAnsi" w:hAnsiTheme="minorHAnsi" w:cstheme="minorHAnsi"/>
          <w:lang w:val="en-US"/>
        </w:rPr>
        <w:t>Criminal groups access people's phone numbers to pressure and obtain benefits, therefore, it is important that you:</w:t>
      </w:r>
    </w:p>
    <w:p w:rsidRPr="006E61FF" w:rsidR="00A63287" w:rsidP="00B95F6E" w:rsidRDefault="00A63287" w14:paraId="4EBE99E4" w14:textId="22BDE3EC">
      <w:pPr>
        <w:pStyle w:val="Prrafodelista"/>
        <w:widowControl/>
        <w:numPr>
          <w:ilvl w:val="1"/>
          <w:numId w:val="10"/>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Avoid advertising</w:t>
      </w:r>
      <w:r w:rsidRPr="006E61FF" w:rsidR="00A643B3">
        <w:rPr>
          <w:rFonts w:eastAsia="Open Sans" w:asciiTheme="minorHAnsi" w:hAnsiTheme="minorHAnsi" w:cstheme="minorHAnsi"/>
          <w:lang w:val="en-US"/>
        </w:rPr>
        <w:t xml:space="preserve"> </w:t>
      </w:r>
      <w:r w:rsidRPr="006E61FF">
        <w:rPr>
          <w:rFonts w:eastAsia="Open Sans" w:asciiTheme="minorHAnsi" w:hAnsiTheme="minorHAnsi" w:cstheme="minorHAnsi"/>
          <w:lang w:val="en-US"/>
        </w:rPr>
        <w:t>your phone number.</w:t>
      </w:r>
    </w:p>
    <w:p w:rsidRPr="006E61FF" w:rsidR="00AF478C" w:rsidP="00B95F6E" w:rsidRDefault="00A63287" w14:paraId="35DE954C" w14:textId="13967E3C">
      <w:pPr>
        <w:pStyle w:val="Prrafodelista"/>
        <w:widowControl/>
        <w:numPr>
          <w:ilvl w:val="1"/>
          <w:numId w:val="10"/>
        </w:numPr>
        <w:spacing w:before="0" w:after="160"/>
        <w:contextualSpacing/>
        <w:jc w:val="both"/>
        <w:rPr>
          <w:rFonts w:eastAsia="Open Sans" w:asciiTheme="minorHAnsi" w:hAnsiTheme="minorHAnsi" w:cstheme="minorHAnsi"/>
          <w:lang w:val="en-US"/>
        </w:rPr>
      </w:pPr>
      <w:r w:rsidRPr="006E61FF">
        <w:rPr>
          <w:rFonts w:eastAsia="Open Sans" w:asciiTheme="minorHAnsi" w:hAnsiTheme="minorHAnsi" w:cstheme="minorHAnsi"/>
          <w:lang w:val="en-US"/>
        </w:rPr>
        <w:t xml:space="preserve">Avoid answering unknown calls. </w:t>
      </w:r>
      <w:r w:rsidRPr="006E61FF" w:rsidR="00A643B3">
        <w:rPr>
          <w:rFonts w:eastAsia="Open Sans" w:asciiTheme="minorHAnsi" w:hAnsiTheme="minorHAnsi" w:cstheme="minorHAnsi"/>
          <w:lang w:val="en-US"/>
        </w:rPr>
        <w:t>Also a</w:t>
      </w:r>
      <w:r w:rsidRPr="006E61FF">
        <w:rPr>
          <w:rFonts w:eastAsia="Open Sans" w:asciiTheme="minorHAnsi" w:hAnsiTheme="minorHAnsi" w:cstheme="minorHAnsi"/>
          <w:lang w:val="en-US"/>
        </w:rPr>
        <w:t>void repetitive phone calls from unknown numbers</w:t>
      </w:r>
      <w:r w:rsidRPr="006E61FF" w:rsidR="00A643B3">
        <w:rPr>
          <w:rFonts w:eastAsia="Open Sans" w:asciiTheme="minorHAnsi" w:hAnsiTheme="minorHAnsi" w:cstheme="minorHAnsi"/>
          <w:lang w:val="en-US"/>
        </w:rPr>
        <w:t xml:space="preserve"> or</w:t>
      </w:r>
      <w:r w:rsidRPr="006E61FF">
        <w:rPr>
          <w:rFonts w:eastAsia="Open Sans" w:asciiTheme="minorHAnsi" w:hAnsiTheme="minorHAnsi" w:cstheme="minorHAnsi"/>
          <w:lang w:val="en-US"/>
        </w:rPr>
        <w:t xml:space="preserve"> people yo</w:t>
      </w:r>
      <w:r w:rsidRPr="006E61FF" w:rsidR="00A643B3">
        <w:rPr>
          <w:rFonts w:eastAsia="Open Sans" w:asciiTheme="minorHAnsi" w:hAnsiTheme="minorHAnsi" w:cstheme="minorHAnsi"/>
          <w:lang w:val="en-US"/>
        </w:rPr>
        <w:t>u are unfamiliar with</w:t>
      </w:r>
      <w:r w:rsidRPr="006E61FF">
        <w:rPr>
          <w:rFonts w:eastAsia="Open Sans" w:asciiTheme="minorHAnsi" w:hAnsiTheme="minorHAnsi" w:cstheme="minorHAnsi"/>
          <w:lang w:val="en-US"/>
        </w:rPr>
        <w:t>, or who do not know how they obtained your number</w:t>
      </w:r>
      <w:r w:rsidRPr="006E61FF" w:rsidR="00A643B3">
        <w:rPr>
          <w:rFonts w:eastAsia="Open Sans" w:asciiTheme="minorHAnsi" w:hAnsiTheme="minorHAnsi" w:cstheme="minorHAnsi"/>
          <w:lang w:val="en-US"/>
        </w:rPr>
        <w:t>.</w:t>
      </w:r>
      <w:r w:rsidRPr="006E61FF">
        <w:rPr>
          <w:rFonts w:eastAsia="Open Sans" w:asciiTheme="minorHAnsi" w:hAnsiTheme="minorHAnsi" w:cstheme="minorHAnsi"/>
          <w:lang w:val="en-US"/>
        </w:rPr>
        <w:t xml:space="preserve"> </w:t>
      </w:r>
      <w:r w:rsidRPr="006E61FF" w:rsidR="00A643B3">
        <w:rPr>
          <w:rFonts w:eastAsia="Open Sans" w:asciiTheme="minorHAnsi" w:hAnsiTheme="minorHAnsi" w:cstheme="minorHAnsi"/>
          <w:lang w:val="en-US"/>
        </w:rPr>
        <w:t>M</w:t>
      </w:r>
      <w:r w:rsidRPr="006E61FF">
        <w:rPr>
          <w:rFonts w:eastAsia="Open Sans" w:asciiTheme="minorHAnsi" w:hAnsiTheme="minorHAnsi" w:cstheme="minorHAnsi"/>
          <w:lang w:val="en-US"/>
        </w:rPr>
        <w:t xml:space="preserve">ake sure that </w:t>
      </w:r>
      <w:r w:rsidRPr="006E61FF" w:rsidR="00A643B3">
        <w:rPr>
          <w:rFonts w:eastAsia="Open Sans" w:asciiTheme="minorHAnsi" w:hAnsiTheme="minorHAnsi" w:cstheme="minorHAnsi"/>
          <w:lang w:val="en-US"/>
        </w:rPr>
        <w:t>calls received</w:t>
      </w:r>
      <w:r w:rsidRPr="006E61FF">
        <w:rPr>
          <w:rFonts w:eastAsia="Open Sans" w:asciiTheme="minorHAnsi" w:hAnsiTheme="minorHAnsi" w:cstheme="minorHAnsi"/>
          <w:lang w:val="en-US"/>
        </w:rPr>
        <w:t xml:space="preserve"> </w:t>
      </w:r>
      <w:r w:rsidRPr="006E61FF" w:rsidR="00A643B3">
        <w:rPr>
          <w:rFonts w:eastAsia="Open Sans" w:asciiTheme="minorHAnsi" w:hAnsiTheme="minorHAnsi" w:cstheme="minorHAnsi"/>
          <w:lang w:val="en-US"/>
        </w:rPr>
        <w:t>are from</w:t>
      </w:r>
      <w:r w:rsidRPr="006E61FF">
        <w:rPr>
          <w:rFonts w:eastAsia="Open Sans" w:asciiTheme="minorHAnsi" w:hAnsiTheme="minorHAnsi" w:cstheme="minorHAnsi"/>
          <w:lang w:val="en-US"/>
        </w:rPr>
        <w:t xml:space="preserve"> people you have registered within your work or personal contacts.</w:t>
      </w:r>
    </w:p>
    <w:p w:rsidRPr="006E61FF" w:rsidR="00A63287" w:rsidP="00B95F6E" w:rsidRDefault="00A643B3" w14:paraId="7C44EE47" w14:textId="6FEC2722">
      <w:pPr>
        <w:pStyle w:val="Ttulo4"/>
        <w:spacing w:after="160"/>
        <w:jc w:val="both"/>
        <w:rPr>
          <w:rFonts w:asciiTheme="minorHAnsi" w:hAnsiTheme="minorHAnsi" w:cstheme="minorHAnsi"/>
          <w:sz w:val="24"/>
        </w:rPr>
      </w:pPr>
      <w:r w:rsidRPr="006E61FF">
        <w:rPr>
          <w:rFonts w:asciiTheme="minorHAnsi" w:hAnsiTheme="minorHAnsi" w:cstheme="minorHAnsi"/>
          <w:sz w:val="24"/>
        </w:rPr>
        <w:lastRenderedPageBreak/>
        <w:t>Procedures</w:t>
      </w:r>
    </w:p>
    <w:p w:rsidRPr="006E61FF" w:rsidR="00A643B3" w:rsidP="00B95F6E" w:rsidRDefault="00A643B3" w14:paraId="51A63C0F" w14:textId="00FF47E3">
      <w:pPr>
        <w:spacing w:line="240" w:lineRule="auto"/>
        <w:jc w:val="center"/>
        <w:rPr>
          <w:rFonts w:asciiTheme="minorHAnsi" w:hAnsiTheme="minorHAnsi" w:cstheme="minorHAnsi"/>
          <w:b/>
          <w:bCs/>
        </w:rPr>
      </w:pPr>
      <w:r w:rsidRPr="006E61FF">
        <w:rPr>
          <w:rFonts w:asciiTheme="minorHAnsi" w:hAnsiTheme="minorHAnsi" w:cstheme="minorHAnsi"/>
          <w:b/>
          <w:bCs/>
        </w:rPr>
        <w:t xml:space="preserve">Table </w:t>
      </w:r>
      <w:r w:rsidRPr="006E61FF" w:rsidR="00FF05F5">
        <w:rPr>
          <w:rFonts w:asciiTheme="minorHAnsi" w:hAnsiTheme="minorHAnsi" w:cstheme="minorHAnsi"/>
          <w:b/>
          <w:bCs/>
        </w:rPr>
        <w:t>9.</w:t>
      </w:r>
      <w:r w:rsidRPr="006E61FF">
        <w:rPr>
          <w:rFonts w:asciiTheme="minorHAnsi" w:hAnsiTheme="minorHAnsi" w:cstheme="minorHAnsi"/>
          <w:b/>
          <w:bCs/>
        </w:rPr>
        <w:t xml:space="preserve"> Threating Phone Calls Procedures</w:t>
      </w:r>
    </w:p>
    <w:tbl>
      <w:tblPr>
        <w:tblStyle w:val="Tablaconcuadrcula"/>
        <w:tblW w:w="0" w:type="auto"/>
        <w:tblLook w:val="04A0" w:firstRow="1" w:lastRow="0" w:firstColumn="1" w:lastColumn="0" w:noHBand="0" w:noVBand="1"/>
      </w:tblPr>
      <w:tblGrid>
        <w:gridCol w:w="625"/>
        <w:gridCol w:w="8725"/>
      </w:tblGrid>
      <w:tr w:rsidRPr="006E61FF" w:rsidR="00A643B3" w:rsidTr="00200DD8" w14:paraId="33DBA51D" w14:textId="77777777">
        <w:tc>
          <w:tcPr>
            <w:tcW w:w="625" w:type="dxa"/>
            <w:shd w:val="clear" w:color="auto" w:fill="6C6463"/>
            <w:vAlign w:val="center"/>
          </w:tcPr>
          <w:p w:rsidRPr="006E61FF" w:rsidR="00A643B3" w:rsidP="00B95F6E" w:rsidRDefault="00A643B3" w14:paraId="38E47A16"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1</w:t>
            </w:r>
          </w:p>
        </w:tc>
        <w:tc>
          <w:tcPr>
            <w:tcW w:w="8725" w:type="dxa"/>
          </w:tcPr>
          <w:p w:rsidRPr="006E61FF" w:rsidR="00A643B3" w:rsidP="00B95F6E" w:rsidRDefault="00A643B3" w14:paraId="302C7044" w14:textId="43909953">
            <w:pPr>
              <w:contextualSpacing/>
              <w:jc w:val="both"/>
              <w:rPr>
                <w:rFonts w:asciiTheme="minorHAnsi" w:hAnsiTheme="minorHAnsi" w:cstheme="minorHAnsi"/>
              </w:rPr>
            </w:pPr>
            <w:r w:rsidRPr="006E61FF">
              <w:rPr>
                <w:rFonts w:asciiTheme="minorHAnsi" w:hAnsiTheme="minorHAnsi" w:cstheme="minorHAnsi"/>
              </w:rPr>
              <w:t>If a suspicious call persists, obtain information regarding the person who is calling you, try to identify accents, and characteristic features of the voice and the language used.</w:t>
            </w:r>
          </w:p>
        </w:tc>
      </w:tr>
      <w:tr w:rsidRPr="006E61FF" w:rsidR="00A643B3" w:rsidTr="00200DD8" w14:paraId="1883DE54" w14:textId="77777777">
        <w:tc>
          <w:tcPr>
            <w:tcW w:w="625" w:type="dxa"/>
            <w:shd w:val="clear" w:color="auto" w:fill="6C6463"/>
            <w:vAlign w:val="center"/>
          </w:tcPr>
          <w:p w:rsidRPr="006E61FF" w:rsidR="00A643B3" w:rsidP="00B95F6E" w:rsidRDefault="00A643B3" w14:paraId="0C5A1D29"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2</w:t>
            </w:r>
          </w:p>
        </w:tc>
        <w:tc>
          <w:tcPr>
            <w:tcW w:w="8725" w:type="dxa"/>
          </w:tcPr>
          <w:p w:rsidRPr="006E61FF" w:rsidR="00A643B3" w:rsidP="00B95F6E" w:rsidRDefault="00A643B3" w14:paraId="781D5647" w14:textId="7F16E6FF">
            <w:pPr>
              <w:jc w:val="both"/>
              <w:rPr>
                <w:rFonts w:asciiTheme="minorHAnsi" w:hAnsiTheme="minorHAnsi" w:cstheme="minorHAnsi"/>
              </w:rPr>
            </w:pPr>
            <w:r w:rsidRPr="006E61FF">
              <w:rPr>
                <w:rFonts w:asciiTheme="minorHAnsi" w:hAnsiTheme="minorHAnsi" w:cstheme="minorHAnsi"/>
              </w:rPr>
              <w:t>Stay calm and listen to the caller, do not interrupt them, at the end indicate that you are only a subordinate and that you will take the concern to your supervisors.</w:t>
            </w:r>
          </w:p>
        </w:tc>
      </w:tr>
      <w:tr w:rsidRPr="006E61FF" w:rsidR="00A643B3" w:rsidTr="00200DD8" w14:paraId="4D6E576D" w14:textId="77777777">
        <w:tc>
          <w:tcPr>
            <w:tcW w:w="625" w:type="dxa"/>
            <w:shd w:val="clear" w:color="auto" w:fill="6C6463"/>
            <w:vAlign w:val="center"/>
          </w:tcPr>
          <w:p w:rsidRPr="006E61FF" w:rsidR="00A643B3" w:rsidP="00B95F6E" w:rsidRDefault="00A643B3" w14:paraId="15F4EBCC"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3</w:t>
            </w:r>
          </w:p>
        </w:tc>
        <w:tc>
          <w:tcPr>
            <w:tcW w:w="8725" w:type="dxa"/>
          </w:tcPr>
          <w:p w:rsidRPr="006E61FF" w:rsidR="00A643B3" w:rsidP="00B95F6E" w:rsidRDefault="00A643B3" w14:paraId="7006BC2F" w14:textId="722B3F3A">
            <w:pPr>
              <w:contextualSpacing/>
              <w:jc w:val="both"/>
              <w:rPr>
                <w:rFonts w:asciiTheme="minorHAnsi" w:hAnsiTheme="minorHAnsi" w:cstheme="minorHAnsi"/>
              </w:rPr>
            </w:pPr>
            <w:r w:rsidRPr="006E61FF">
              <w:rPr>
                <w:rFonts w:asciiTheme="minorHAnsi" w:hAnsiTheme="minorHAnsi" w:cstheme="minorHAnsi"/>
              </w:rPr>
              <w:t xml:space="preserve">Report the news to your immediate supervisor and/or </w:t>
            </w:r>
            <w:r w:rsidRPr="006E61FF" w:rsidR="008F0326">
              <w:rPr>
                <w:rFonts w:asciiTheme="minorHAnsi" w:hAnsiTheme="minorHAnsi" w:cstheme="minorHAnsi"/>
              </w:rPr>
              <w:t>POC</w:t>
            </w:r>
            <w:r w:rsidRPr="006E61FF">
              <w:rPr>
                <w:rFonts w:asciiTheme="minorHAnsi" w:hAnsiTheme="minorHAnsi" w:cstheme="minorHAnsi"/>
              </w:rPr>
              <w:t>.</w:t>
            </w:r>
          </w:p>
        </w:tc>
      </w:tr>
      <w:tr w:rsidRPr="006E61FF" w:rsidR="00A643B3" w:rsidTr="00200DD8" w14:paraId="45E87248" w14:textId="77777777">
        <w:tc>
          <w:tcPr>
            <w:tcW w:w="625" w:type="dxa"/>
            <w:shd w:val="clear" w:color="auto" w:fill="6C6463"/>
            <w:vAlign w:val="center"/>
          </w:tcPr>
          <w:p w:rsidRPr="006E61FF" w:rsidR="00A643B3" w:rsidP="00B95F6E" w:rsidRDefault="00A643B3" w14:paraId="1D1CD049" w14:textId="77777777">
            <w:pPr>
              <w:jc w:val="center"/>
              <w:rPr>
                <w:rFonts w:asciiTheme="minorHAnsi" w:hAnsiTheme="minorHAnsi" w:cstheme="minorHAnsi"/>
                <w:color w:val="FFFFFF" w:themeColor="background1"/>
              </w:rPr>
            </w:pPr>
            <w:r w:rsidRPr="006E61FF">
              <w:rPr>
                <w:rFonts w:asciiTheme="minorHAnsi" w:hAnsiTheme="minorHAnsi" w:cstheme="minorHAnsi"/>
                <w:color w:val="FFFFFF" w:themeColor="background1"/>
              </w:rPr>
              <w:t>4</w:t>
            </w:r>
          </w:p>
        </w:tc>
        <w:tc>
          <w:tcPr>
            <w:tcW w:w="8725" w:type="dxa"/>
          </w:tcPr>
          <w:p w:rsidRPr="006E61FF" w:rsidR="00E41892" w:rsidP="00B95F6E" w:rsidRDefault="00E41892" w14:paraId="7BB0D3C9" w14:textId="230612DE">
            <w:pPr>
              <w:contextualSpacing/>
              <w:jc w:val="both"/>
              <w:rPr>
                <w:rFonts w:asciiTheme="minorHAnsi" w:hAnsiTheme="minorHAnsi" w:cstheme="minorHAnsi"/>
              </w:rPr>
            </w:pPr>
            <w:r w:rsidRPr="006E61FF">
              <w:rPr>
                <w:rFonts w:asciiTheme="minorHAnsi" w:hAnsiTheme="minorHAnsi" w:cstheme="minorHAnsi"/>
              </w:rPr>
              <w:t xml:space="preserve">If you receive a call regarding one of your family members where the caller states that: </w:t>
            </w:r>
            <w:r w:rsidRPr="006E61FF">
              <w:rPr>
                <w:rFonts w:asciiTheme="minorHAnsi" w:hAnsiTheme="minorHAnsi" w:cstheme="minorHAnsi"/>
                <w:i/>
                <w:iCs/>
              </w:rPr>
              <w:t xml:space="preserve">Your relative has a legal problem, your family member had an accident, your family member has been arrested or held hostage, </w:t>
            </w:r>
            <w:r w:rsidRPr="006E61FF">
              <w:rPr>
                <w:rFonts w:asciiTheme="minorHAnsi" w:hAnsiTheme="minorHAnsi" w:cstheme="minorHAnsi"/>
              </w:rPr>
              <w:t>take the following steps:</w:t>
            </w:r>
          </w:p>
          <w:p w:rsidRPr="006E61FF" w:rsidR="00E41892" w:rsidP="00B95F6E" w:rsidRDefault="00E41892" w14:paraId="36B14227" w14:textId="0905644A">
            <w:pPr>
              <w:pStyle w:val="Prrafodelista"/>
              <w:numPr>
                <w:ilvl w:val="0"/>
                <w:numId w:val="8"/>
              </w:numPr>
              <w:spacing w:after="160"/>
              <w:contextualSpacing/>
              <w:jc w:val="both"/>
              <w:rPr>
                <w:rFonts w:asciiTheme="minorHAnsi" w:hAnsiTheme="minorHAnsi" w:cstheme="minorHAnsi"/>
                <w:lang w:val="en-US"/>
              </w:rPr>
            </w:pPr>
            <w:r w:rsidRPr="006E61FF">
              <w:rPr>
                <w:rFonts w:asciiTheme="minorHAnsi" w:hAnsiTheme="minorHAnsi" w:cstheme="minorHAnsi"/>
                <w:lang w:val="en-US"/>
              </w:rPr>
              <w:t>Request as much information about the caller. Do not provide any information about yourself or your family.</w:t>
            </w:r>
          </w:p>
          <w:p w:rsidRPr="006E61FF" w:rsidR="00E41892" w:rsidP="00B95F6E" w:rsidRDefault="00E41892" w14:paraId="4943A5A3" w14:textId="00258657">
            <w:pPr>
              <w:pStyle w:val="Prrafodelista"/>
              <w:numPr>
                <w:ilvl w:val="0"/>
                <w:numId w:val="8"/>
              </w:numPr>
              <w:spacing w:after="160"/>
              <w:contextualSpacing/>
              <w:jc w:val="both"/>
              <w:rPr>
                <w:rFonts w:asciiTheme="minorHAnsi" w:hAnsiTheme="minorHAnsi" w:cstheme="minorHAnsi"/>
                <w:lang w:val="en-US"/>
              </w:rPr>
            </w:pPr>
            <w:r w:rsidRPr="006E61FF">
              <w:rPr>
                <w:rFonts w:asciiTheme="minorHAnsi" w:hAnsiTheme="minorHAnsi" w:cstheme="minorHAnsi"/>
                <w:lang w:val="en-US"/>
              </w:rPr>
              <w:t>Request contact details of the caller (name and phone number)</w:t>
            </w:r>
            <w:r w:rsidRPr="006E61FF" w:rsidR="009D2612">
              <w:rPr>
                <w:rFonts w:asciiTheme="minorHAnsi" w:hAnsiTheme="minorHAnsi" w:cstheme="minorHAnsi"/>
                <w:lang w:val="en-US"/>
              </w:rPr>
              <w:t>.</w:t>
            </w:r>
          </w:p>
          <w:p w:rsidRPr="006E61FF" w:rsidR="00E41892" w:rsidP="00B95F6E" w:rsidRDefault="00E41892" w14:paraId="43364564" w14:textId="47C14796">
            <w:pPr>
              <w:pStyle w:val="Prrafodelista"/>
              <w:numPr>
                <w:ilvl w:val="0"/>
                <w:numId w:val="8"/>
              </w:numPr>
              <w:spacing w:after="160"/>
              <w:contextualSpacing/>
              <w:jc w:val="both"/>
              <w:rPr>
                <w:rFonts w:asciiTheme="minorHAnsi" w:hAnsiTheme="minorHAnsi" w:cstheme="minorHAnsi"/>
                <w:lang w:val="en-US"/>
              </w:rPr>
            </w:pPr>
            <w:r w:rsidRPr="006E61FF">
              <w:rPr>
                <w:rFonts w:asciiTheme="minorHAnsi" w:hAnsiTheme="minorHAnsi" w:cstheme="minorHAnsi"/>
                <w:lang w:val="en-US"/>
              </w:rPr>
              <w:t xml:space="preserve">Remain calm and immediately report the incident to the </w:t>
            </w:r>
            <w:r w:rsidRPr="006E61FF" w:rsidR="009D2612">
              <w:rPr>
                <w:rFonts w:asciiTheme="minorHAnsi" w:hAnsiTheme="minorHAnsi" w:cstheme="minorHAnsi"/>
                <w:lang w:val="en-US"/>
              </w:rPr>
              <w:t>POC</w:t>
            </w:r>
            <w:r w:rsidRPr="006E61FF">
              <w:rPr>
                <w:rFonts w:asciiTheme="minorHAnsi" w:hAnsiTheme="minorHAnsi" w:cstheme="minorHAnsi"/>
                <w:lang w:val="en-US"/>
              </w:rPr>
              <w:t>.</w:t>
            </w:r>
          </w:p>
          <w:p w:rsidRPr="006E61FF" w:rsidR="00E41892" w:rsidP="00B95F6E" w:rsidRDefault="00E41892" w14:paraId="1410EBBE" w14:textId="3550CB45">
            <w:pPr>
              <w:pStyle w:val="Prrafodelista"/>
              <w:numPr>
                <w:ilvl w:val="0"/>
                <w:numId w:val="8"/>
              </w:numPr>
              <w:spacing w:after="160"/>
              <w:contextualSpacing/>
              <w:jc w:val="both"/>
              <w:rPr>
                <w:rFonts w:asciiTheme="minorHAnsi" w:hAnsiTheme="minorHAnsi" w:cstheme="minorHAnsi"/>
                <w:lang w:val="en-US"/>
              </w:rPr>
            </w:pPr>
            <w:r w:rsidRPr="006E61FF">
              <w:rPr>
                <w:rFonts w:asciiTheme="minorHAnsi" w:hAnsiTheme="minorHAnsi" w:cstheme="minorHAnsi"/>
                <w:lang w:val="en-US"/>
              </w:rPr>
              <w:t>Contact your relative to verify the validity of the call.</w:t>
            </w:r>
          </w:p>
          <w:p w:rsidRPr="006E61FF" w:rsidR="00E41892" w:rsidP="00B95F6E" w:rsidRDefault="00E41892" w14:paraId="68308667" w14:textId="6429E7E4">
            <w:pPr>
              <w:pStyle w:val="Prrafodelista"/>
              <w:numPr>
                <w:ilvl w:val="0"/>
                <w:numId w:val="8"/>
              </w:numPr>
              <w:spacing w:after="160"/>
              <w:contextualSpacing/>
              <w:jc w:val="both"/>
              <w:rPr>
                <w:rFonts w:asciiTheme="minorHAnsi" w:hAnsiTheme="minorHAnsi" w:cstheme="minorHAnsi"/>
                <w:lang w:val="en-US"/>
              </w:rPr>
            </w:pPr>
            <w:r w:rsidRPr="006E61FF">
              <w:rPr>
                <w:rFonts w:asciiTheme="minorHAnsi" w:hAnsiTheme="minorHAnsi" w:cstheme="minorHAnsi"/>
                <w:lang w:val="en-US"/>
              </w:rPr>
              <w:t>Do not leave your residence, nor allow anyone in it.</w:t>
            </w:r>
          </w:p>
          <w:p w:rsidRPr="006E61FF" w:rsidR="00E41892" w:rsidP="00B95F6E" w:rsidRDefault="00E41892" w14:paraId="756F3245" w14:textId="1B1A27B8">
            <w:pPr>
              <w:pStyle w:val="Prrafodelista"/>
              <w:numPr>
                <w:ilvl w:val="0"/>
                <w:numId w:val="8"/>
              </w:numPr>
              <w:spacing w:after="160"/>
              <w:contextualSpacing/>
              <w:jc w:val="both"/>
              <w:rPr>
                <w:rFonts w:asciiTheme="minorHAnsi" w:hAnsiTheme="minorHAnsi" w:cstheme="minorHAnsi"/>
                <w:lang w:val="en-US"/>
              </w:rPr>
            </w:pPr>
            <w:r w:rsidRPr="006E61FF">
              <w:rPr>
                <w:rFonts w:asciiTheme="minorHAnsi" w:hAnsiTheme="minorHAnsi" w:cstheme="minorHAnsi"/>
                <w:lang w:val="en-US"/>
              </w:rPr>
              <w:t>Do not disable your communication equipment in any way</w:t>
            </w:r>
            <w:r w:rsidRPr="006E61FF" w:rsidR="0008261A">
              <w:rPr>
                <w:rFonts w:asciiTheme="minorHAnsi" w:hAnsiTheme="minorHAnsi" w:cstheme="minorHAnsi"/>
                <w:lang w:val="en-US"/>
              </w:rPr>
              <w:t xml:space="preserve">, the caller may ask you to do this to buy time. </w:t>
            </w:r>
          </w:p>
        </w:tc>
      </w:tr>
    </w:tbl>
    <w:p w:rsidRPr="006E61FF" w:rsidR="0008261A" w:rsidP="00B95F6E" w:rsidRDefault="0008261A" w14:paraId="1B1C90D9" w14:textId="61CF5597">
      <w:pPr>
        <w:spacing w:line="240" w:lineRule="auto"/>
        <w:jc w:val="both"/>
        <w:rPr>
          <w:rFonts w:asciiTheme="minorHAnsi" w:hAnsiTheme="minorHAnsi" w:cstheme="minorHAnsi"/>
        </w:rPr>
      </w:pPr>
    </w:p>
    <w:p w:rsidRPr="00B95F6E" w:rsidR="00A520C1" w:rsidP="00B95F6E" w:rsidRDefault="00EF6D1C" w14:paraId="7EBD8E7E" w14:textId="1010300B">
      <w:pPr>
        <w:pStyle w:val="Ttulo1"/>
        <w:spacing w:after="160"/>
        <w:rPr>
          <w:rStyle w:val="normaltextrun"/>
          <w:rFonts w:asciiTheme="minorHAnsi" w:hAnsiTheme="minorHAnsi" w:cstheme="minorBidi"/>
          <w:color w:val="000000" w:themeColor="text1"/>
          <w:sz w:val="24"/>
          <w:szCs w:val="24"/>
        </w:rPr>
      </w:pPr>
      <w:bookmarkStart w:name="_Toc1643813683" w:id="27"/>
      <w:r w:rsidRPr="055C35A8">
        <w:rPr>
          <w:rFonts w:asciiTheme="minorHAnsi" w:hAnsiTheme="minorHAnsi" w:cstheme="minorBidi"/>
          <w:color w:val="000000" w:themeColor="text1"/>
          <w:sz w:val="24"/>
          <w:szCs w:val="24"/>
        </w:rPr>
        <w:t>Security Re</w:t>
      </w:r>
      <w:r w:rsidR="00B95F6E">
        <w:rPr>
          <w:rFonts w:asciiTheme="minorHAnsi" w:hAnsiTheme="minorHAnsi" w:cstheme="minorBidi"/>
          <w:color w:val="000000" w:themeColor="text1"/>
          <w:sz w:val="24"/>
          <w:szCs w:val="24"/>
        </w:rPr>
        <w:t>c</w:t>
      </w:r>
      <w:r w:rsidRPr="055C35A8">
        <w:rPr>
          <w:rFonts w:asciiTheme="minorHAnsi" w:hAnsiTheme="minorHAnsi" w:cstheme="minorBidi"/>
          <w:color w:val="000000" w:themeColor="text1"/>
          <w:sz w:val="24"/>
          <w:szCs w:val="24"/>
        </w:rPr>
        <w:t>omm</w:t>
      </w:r>
      <w:r w:rsidRPr="055C35A8" w:rsidR="006E13BE">
        <w:rPr>
          <w:rFonts w:asciiTheme="minorHAnsi" w:hAnsiTheme="minorHAnsi" w:cstheme="minorBidi"/>
          <w:color w:val="000000" w:themeColor="text1"/>
          <w:sz w:val="24"/>
          <w:szCs w:val="24"/>
        </w:rPr>
        <w:t>endations</w:t>
      </w:r>
      <w:bookmarkEnd w:id="27"/>
    </w:p>
    <w:p w:rsidRPr="006E61FF" w:rsidR="00FF0C21" w:rsidP="00B95F6E" w:rsidRDefault="00200DD8" w14:paraId="6F55B553" w14:textId="3514EC64">
      <w:pPr>
        <w:pStyle w:val="paragraph"/>
        <w:spacing w:before="0" w:beforeAutospacing="0" w:after="160" w:afterAutospacing="0"/>
        <w:jc w:val="both"/>
        <w:textAlignment w:val="baseline"/>
        <w:rPr>
          <w:rFonts w:asciiTheme="minorHAnsi" w:hAnsiTheme="minorHAnsi" w:cstheme="minorHAnsi"/>
          <w:b/>
          <w:bCs/>
          <w:color w:val="002F6C"/>
        </w:rPr>
      </w:pPr>
      <w:r w:rsidRPr="006E61FF">
        <w:rPr>
          <w:rStyle w:val="normaltextrun"/>
          <w:rFonts w:asciiTheme="minorHAnsi" w:hAnsiTheme="minorHAnsi" w:cstheme="minorHAnsi"/>
          <w:b/>
          <w:bCs/>
          <w:color w:val="002F6C"/>
        </w:rPr>
        <w:t>Security recommendations before entering:</w:t>
      </w:r>
    </w:p>
    <w:p w:rsidRPr="006E61FF" w:rsidR="00200DD8" w:rsidP="00B95F6E" w:rsidRDefault="00200DD8" w14:paraId="3CDF8DB2" w14:textId="549C59DF">
      <w:pPr>
        <w:pStyle w:val="Prrafodelista"/>
        <w:numPr>
          <w:ilvl w:val="0"/>
          <w:numId w:val="39"/>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Always keep in mind that the most important thing for the Activity is the life and integrity of people, do not hesitate to expose any dangerous situation to your immediate boss.</w:t>
      </w:r>
    </w:p>
    <w:p w:rsidRPr="006E61FF" w:rsidR="00200DD8" w:rsidP="00B95F6E" w:rsidRDefault="00200DD8" w14:paraId="674BAF2B" w14:textId="111F531A">
      <w:pPr>
        <w:pStyle w:val="Prrafodelista"/>
        <w:numPr>
          <w:ilvl w:val="0"/>
          <w:numId w:val="39"/>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Information Collection: knowledge of the security situation of the environment and the specific site (recent incidents)</w:t>
      </w:r>
      <w:r w:rsidRPr="006E61FF" w:rsidR="00822FDE">
        <w:rPr>
          <w:rFonts w:eastAsia="Times New Roman" w:asciiTheme="minorHAnsi" w:hAnsiTheme="minorHAnsi" w:cstheme="minorHAnsi"/>
          <w:lang w:val="en-US"/>
        </w:rPr>
        <w:t>.</w:t>
      </w:r>
    </w:p>
    <w:p w:rsidRPr="006E61FF" w:rsidR="00200DD8" w:rsidP="00B95F6E" w:rsidRDefault="00200DD8" w14:paraId="5D8BE5BA" w14:textId="79C3D798">
      <w:pPr>
        <w:pStyle w:val="Prrafodelista"/>
        <w:numPr>
          <w:ilvl w:val="0"/>
          <w:numId w:val="39"/>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Know the threats and possible dangers.</w:t>
      </w:r>
    </w:p>
    <w:p w:rsidRPr="006E61FF" w:rsidR="00200DD8" w:rsidP="00B95F6E" w:rsidRDefault="00200DD8" w14:paraId="5AF8F9FE" w14:textId="6932E989">
      <w:pPr>
        <w:pStyle w:val="Prrafodelista"/>
        <w:numPr>
          <w:ilvl w:val="0"/>
          <w:numId w:val="39"/>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Avoid moving to areas where there have recently been impact actions by armed groups.</w:t>
      </w:r>
    </w:p>
    <w:p w:rsidRPr="006E61FF" w:rsidR="00200DD8" w:rsidP="00B95F6E" w:rsidRDefault="00200DD8" w14:paraId="1C9B74EB" w14:textId="61362EC5">
      <w:pPr>
        <w:pStyle w:val="Prrafodelista"/>
        <w:numPr>
          <w:ilvl w:val="0"/>
          <w:numId w:val="39"/>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Avoid as far as possible, traveling to areas called High Security Alert.</w:t>
      </w:r>
    </w:p>
    <w:p w:rsidRPr="006E61FF" w:rsidR="00200DD8" w:rsidP="00B95F6E" w:rsidRDefault="00200DD8" w14:paraId="62B801D3" w14:textId="1BC12968">
      <w:pPr>
        <w:pStyle w:val="Prrafodelista"/>
        <w:numPr>
          <w:ilvl w:val="0"/>
          <w:numId w:val="39"/>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Transportation to use: Recommended vehicle or use of taxi platform service.</w:t>
      </w:r>
    </w:p>
    <w:p w:rsidRPr="006E61FF" w:rsidR="00200DD8" w:rsidP="00B95F6E" w:rsidRDefault="00200DD8" w14:paraId="316670C1" w14:textId="428032CD">
      <w:pPr>
        <w:pStyle w:val="Prrafodelista"/>
        <w:numPr>
          <w:ilvl w:val="0"/>
          <w:numId w:val="39"/>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 xml:space="preserve">Carry strictly necessary belongings, </w:t>
      </w:r>
      <w:proofErr w:type="gramStart"/>
      <w:r w:rsidRPr="006E61FF">
        <w:rPr>
          <w:rFonts w:eastAsia="Times New Roman" w:asciiTheme="minorHAnsi" w:hAnsiTheme="minorHAnsi" w:cstheme="minorHAnsi"/>
          <w:lang w:val="en-US"/>
        </w:rPr>
        <w:t>money</w:t>
      </w:r>
      <w:proofErr w:type="gramEnd"/>
      <w:r w:rsidRPr="006E61FF">
        <w:rPr>
          <w:rFonts w:eastAsia="Times New Roman" w:asciiTheme="minorHAnsi" w:hAnsiTheme="minorHAnsi" w:cstheme="minorHAnsi"/>
          <w:lang w:val="en-US"/>
        </w:rPr>
        <w:t xml:space="preserve"> and credit cards with you and only those you may be willing to lose.</w:t>
      </w:r>
    </w:p>
    <w:p w:rsidRPr="006E61FF" w:rsidR="00D71AD9" w:rsidP="00B95F6E" w:rsidRDefault="009025CF" w14:paraId="03494F5A" w14:textId="7994C4CA">
      <w:pPr>
        <w:spacing w:line="240" w:lineRule="auto"/>
        <w:jc w:val="both"/>
        <w:textAlignment w:val="baseline"/>
        <w:rPr>
          <w:rStyle w:val="eop"/>
          <w:rFonts w:asciiTheme="minorHAnsi" w:hAnsiTheme="minorHAnsi" w:cstheme="minorHAnsi"/>
          <w:b/>
          <w:bCs/>
          <w:color w:val="002F6C"/>
          <w:shd w:val="clear" w:color="auto" w:fill="FFFFFF"/>
        </w:rPr>
      </w:pPr>
      <w:r w:rsidRPr="006E61FF">
        <w:rPr>
          <w:rStyle w:val="normaltextrun"/>
          <w:rFonts w:asciiTheme="minorHAnsi" w:hAnsiTheme="minorHAnsi" w:cstheme="minorHAnsi"/>
          <w:b/>
          <w:bCs/>
          <w:color w:val="002F6C"/>
          <w:shd w:val="clear" w:color="auto" w:fill="FFFFFF"/>
        </w:rPr>
        <w:t>Recommendations b</w:t>
      </w:r>
      <w:r w:rsidRPr="006E61FF" w:rsidR="00D71AD9">
        <w:rPr>
          <w:rStyle w:val="normaltextrun"/>
          <w:rFonts w:asciiTheme="minorHAnsi" w:hAnsiTheme="minorHAnsi" w:cstheme="minorHAnsi"/>
          <w:b/>
          <w:bCs/>
          <w:color w:val="002F6C"/>
          <w:shd w:val="clear" w:color="auto" w:fill="FFFFFF"/>
        </w:rPr>
        <w:t>efore starting the travel activity</w:t>
      </w:r>
      <w:r w:rsidRPr="006E61FF" w:rsidR="00D71AD9">
        <w:rPr>
          <w:rStyle w:val="eop"/>
          <w:rFonts w:asciiTheme="minorHAnsi" w:hAnsiTheme="minorHAnsi" w:cstheme="minorHAnsi"/>
          <w:b/>
          <w:bCs/>
          <w:color w:val="002F6C"/>
          <w:shd w:val="clear" w:color="auto" w:fill="FFFFFF"/>
        </w:rPr>
        <w:t>:</w:t>
      </w:r>
    </w:p>
    <w:p w:rsidRPr="006E61FF" w:rsidR="00D71AD9" w:rsidP="00B95F6E" w:rsidRDefault="00D71AD9" w14:paraId="5C3915F3" w14:textId="600E14A5">
      <w:pPr>
        <w:pStyle w:val="Prrafodelista"/>
        <w:numPr>
          <w:ilvl w:val="0"/>
          <w:numId w:val="41"/>
        </w:numPr>
        <w:spacing w:before="0" w:after="160"/>
        <w:jc w:val="both"/>
        <w:textAlignment w:val="baseline"/>
        <w:rPr>
          <w:rFonts w:asciiTheme="minorHAnsi" w:hAnsiTheme="minorHAnsi" w:eastAsiaTheme="minorEastAsia" w:cstheme="minorHAnsi"/>
          <w:b/>
          <w:color w:val="002F6C"/>
          <w:shd w:val="clear" w:color="auto" w:fill="FFFFFF"/>
          <w:lang w:val="en-US"/>
        </w:rPr>
      </w:pPr>
      <w:r w:rsidRPr="006E61FF">
        <w:rPr>
          <w:rFonts w:eastAsia="Times New Roman" w:asciiTheme="minorHAnsi" w:hAnsiTheme="minorHAnsi" w:cstheme="minorHAnsi"/>
          <w:lang w:val="en-US"/>
        </w:rPr>
        <w:t xml:space="preserve">Plan and request your trip in a timely manner according to the protocols defined by </w:t>
      </w:r>
      <w:r w:rsidRPr="006E61FF" w:rsidR="007621BB">
        <w:rPr>
          <w:rFonts w:eastAsia="Times New Roman" w:asciiTheme="minorHAnsi" w:hAnsiTheme="minorHAnsi" w:cstheme="minorHAnsi"/>
          <w:lang w:val="en-US"/>
        </w:rPr>
        <w:t xml:space="preserve">the </w:t>
      </w:r>
      <w:r w:rsidRPr="006E61FF" w:rsidR="03BD739B">
        <w:rPr>
          <w:rFonts w:eastAsia="Times New Roman" w:asciiTheme="minorHAnsi" w:hAnsiTheme="minorHAnsi" w:cstheme="minorHAnsi"/>
          <w:lang w:val="en-US"/>
        </w:rPr>
        <w:t>pro</w:t>
      </w:r>
      <w:r w:rsidRPr="006E61FF" w:rsidR="247D3C33">
        <w:rPr>
          <w:rFonts w:eastAsia="Times New Roman" w:asciiTheme="minorHAnsi" w:hAnsiTheme="minorHAnsi" w:cstheme="minorHAnsi"/>
          <w:lang w:val="en-US"/>
        </w:rPr>
        <w:t>gram</w:t>
      </w:r>
      <w:r w:rsidRPr="006E61FF">
        <w:rPr>
          <w:rFonts w:eastAsia="Times New Roman" w:asciiTheme="minorHAnsi" w:hAnsiTheme="minorHAnsi" w:cstheme="minorHAnsi"/>
          <w:lang w:val="en-US"/>
        </w:rPr>
        <w:t xml:space="preserve">, which must </w:t>
      </w:r>
      <w:r w:rsidRPr="006E61FF" w:rsidR="00F7653F">
        <w:rPr>
          <w:rFonts w:eastAsia="Times New Roman" w:asciiTheme="minorHAnsi" w:hAnsiTheme="minorHAnsi" w:cstheme="minorHAnsi"/>
          <w:lang w:val="en-US"/>
        </w:rPr>
        <w:t>include</w:t>
      </w:r>
      <w:r w:rsidRPr="006E61FF">
        <w:rPr>
          <w:rFonts w:eastAsia="Times New Roman" w:asciiTheme="minorHAnsi" w:hAnsiTheme="minorHAnsi" w:cstheme="minorHAnsi"/>
          <w:lang w:val="en-US"/>
        </w:rPr>
        <w:t xml:space="preserve"> times, routes, information, procedures, evaluations, recommendations.</w:t>
      </w:r>
    </w:p>
    <w:p w:rsidRPr="006E61FF" w:rsidR="00D71AD9" w:rsidP="00B95F6E" w:rsidRDefault="00D71AD9" w14:paraId="6C69CF3F" w14:textId="34C5170A">
      <w:pPr>
        <w:pStyle w:val="Prrafodelista"/>
        <w:numPr>
          <w:ilvl w:val="0"/>
          <w:numId w:val="41"/>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lastRenderedPageBreak/>
        <w:t>The travel approval format will be approved by the persons authorized for this purpose.</w:t>
      </w:r>
    </w:p>
    <w:p w:rsidRPr="006E61FF" w:rsidR="00D71AD9" w:rsidP="00B95F6E" w:rsidRDefault="00F7653F" w14:paraId="6FF5F0CC" w14:textId="4F3D4B87">
      <w:pPr>
        <w:pStyle w:val="Prrafodelista"/>
        <w:numPr>
          <w:ilvl w:val="0"/>
          <w:numId w:val="41"/>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Follow</w:t>
      </w:r>
      <w:r w:rsidRPr="006E61FF" w:rsidR="00D71AD9">
        <w:rPr>
          <w:rFonts w:eastAsia="Times New Roman" w:asciiTheme="minorHAnsi" w:hAnsiTheme="minorHAnsi" w:cstheme="minorHAnsi"/>
          <w:lang w:val="en-US"/>
        </w:rPr>
        <w:t xml:space="preserve"> the recommendations you receive</w:t>
      </w:r>
      <w:r w:rsidRPr="006E61FF">
        <w:rPr>
          <w:rFonts w:eastAsia="Times New Roman" w:asciiTheme="minorHAnsi" w:hAnsiTheme="minorHAnsi" w:cstheme="minorHAnsi"/>
          <w:lang w:val="en-US"/>
        </w:rPr>
        <w:t xml:space="preserve"> from t</w:t>
      </w:r>
      <w:r w:rsidRPr="006E61FF" w:rsidR="00D71AD9">
        <w:rPr>
          <w:rFonts w:eastAsia="Times New Roman" w:asciiTheme="minorHAnsi" w:hAnsiTheme="minorHAnsi" w:cstheme="minorHAnsi"/>
          <w:lang w:val="en-US"/>
        </w:rPr>
        <w:t>he risk analysis.</w:t>
      </w:r>
    </w:p>
    <w:p w:rsidRPr="006E61FF" w:rsidR="00D71AD9" w:rsidP="00B95F6E" w:rsidRDefault="10AE5D6F" w14:paraId="4923C7EE" w14:textId="173AFA07">
      <w:pPr>
        <w:pStyle w:val="Prrafodelista"/>
        <w:numPr>
          <w:ilvl w:val="0"/>
          <w:numId w:val="41"/>
        </w:numPr>
        <w:spacing w:before="0" w:after="160"/>
        <w:jc w:val="both"/>
        <w:textAlignment w:val="baseline"/>
        <w:rPr>
          <w:rFonts w:eastAsia="Times New Roman" w:asciiTheme="minorHAnsi" w:hAnsiTheme="minorHAnsi" w:cstheme="minorHAnsi"/>
          <w:lang w:val="en-US"/>
        </w:rPr>
      </w:pPr>
      <w:proofErr w:type="gramStart"/>
      <w:r w:rsidRPr="006E61FF">
        <w:rPr>
          <w:rFonts w:eastAsia="Times New Roman" w:asciiTheme="minorHAnsi" w:hAnsiTheme="minorHAnsi" w:cstheme="minorHAnsi"/>
          <w:lang w:val="en-US"/>
        </w:rPr>
        <w:t>Tak</w:t>
      </w:r>
      <w:r w:rsidRPr="006E61FF" w:rsidR="316E2607">
        <w:rPr>
          <w:rFonts w:eastAsia="Times New Roman" w:asciiTheme="minorHAnsi" w:hAnsiTheme="minorHAnsi" w:cstheme="minorHAnsi"/>
          <w:lang w:val="en-US"/>
        </w:rPr>
        <w:t>e</w:t>
      </w:r>
      <w:r w:rsidRPr="006E61FF" w:rsidR="00F7653F">
        <w:rPr>
          <w:rFonts w:eastAsia="Times New Roman" w:asciiTheme="minorHAnsi" w:hAnsiTheme="minorHAnsi" w:cstheme="minorHAnsi"/>
          <w:lang w:val="en-US"/>
        </w:rPr>
        <w:t xml:space="preserve"> into account</w:t>
      </w:r>
      <w:proofErr w:type="gramEnd"/>
      <w:r w:rsidRPr="006E61FF" w:rsidR="00D71AD9">
        <w:rPr>
          <w:rFonts w:eastAsia="Times New Roman" w:asciiTheme="minorHAnsi" w:hAnsiTheme="minorHAnsi" w:cstheme="minorHAnsi"/>
          <w:lang w:val="en-US"/>
        </w:rPr>
        <w:t xml:space="preserve"> the environment, task</w:t>
      </w:r>
      <w:r w:rsidRPr="006E61FF" w:rsidR="00B748D2">
        <w:rPr>
          <w:rFonts w:eastAsia="Times New Roman" w:asciiTheme="minorHAnsi" w:hAnsiTheme="minorHAnsi" w:cstheme="minorHAnsi"/>
          <w:lang w:val="en-US"/>
        </w:rPr>
        <w:t>,</w:t>
      </w:r>
      <w:r w:rsidRPr="006E61FF" w:rsidR="00D71AD9">
        <w:rPr>
          <w:rFonts w:eastAsia="Times New Roman" w:asciiTheme="minorHAnsi" w:hAnsiTheme="minorHAnsi" w:cstheme="minorHAnsi"/>
          <w:lang w:val="en-US"/>
        </w:rPr>
        <w:t xml:space="preserve"> and risk analysis</w:t>
      </w:r>
      <w:r w:rsidRPr="006E61FF" w:rsidR="008303A1">
        <w:rPr>
          <w:rFonts w:eastAsia="Times New Roman" w:asciiTheme="minorHAnsi" w:hAnsiTheme="minorHAnsi" w:cstheme="minorHAnsi"/>
          <w:lang w:val="en-US"/>
        </w:rPr>
        <w:t>.</w:t>
      </w:r>
    </w:p>
    <w:p w:rsidRPr="006E61FF" w:rsidR="00D71AD9" w:rsidP="00B95F6E" w:rsidRDefault="00D71AD9" w14:paraId="7CB9DF2E" w14:textId="274DC564">
      <w:pPr>
        <w:pStyle w:val="Prrafodelista"/>
        <w:numPr>
          <w:ilvl w:val="0"/>
          <w:numId w:val="41"/>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Verify that the emergency contact numbers are on your cell phone</w:t>
      </w:r>
      <w:r w:rsidRPr="006E61FF" w:rsidR="008303A1">
        <w:rPr>
          <w:rFonts w:eastAsia="Times New Roman" w:asciiTheme="minorHAnsi" w:hAnsiTheme="minorHAnsi" w:cstheme="minorHAnsi"/>
          <w:lang w:val="en-US"/>
        </w:rPr>
        <w:t>.</w:t>
      </w:r>
    </w:p>
    <w:p w:rsidRPr="006E61FF" w:rsidR="00D71AD9" w:rsidP="00B95F6E" w:rsidRDefault="00D71AD9" w14:paraId="01B3F33B" w14:textId="13A3E25E">
      <w:pPr>
        <w:pStyle w:val="Prrafodelista"/>
        <w:numPr>
          <w:ilvl w:val="0"/>
          <w:numId w:val="41"/>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Keep your communication devices charged</w:t>
      </w:r>
      <w:r w:rsidRPr="006E61FF" w:rsidR="00E51B01">
        <w:rPr>
          <w:rFonts w:eastAsia="Times New Roman" w:asciiTheme="minorHAnsi" w:hAnsiTheme="minorHAnsi" w:cstheme="minorHAnsi"/>
          <w:lang w:val="en-US"/>
        </w:rPr>
        <w:t>.</w:t>
      </w:r>
    </w:p>
    <w:p w:rsidRPr="006E61FF" w:rsidR="00D71AD9" w:rsidP="00B95F6E" w:rsidRDefault="00D71AD9" w14:paraId="6F86DA4C" w14:textId="064774B6">
      <w:pPr>
        <w:pStyle w:val="Prrafodelista"/>
        <w:numPr>
          <w:ilvl w:val="0"/>
          <w:numId w:val="41"/>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Attend training related to emergency procedures</w:t>
      </w:r>
      <w:r w:rsidRPr="006E61FF" w:rsidR="00B748D2">
        <w:rPr>
          <w:rFonts w:eastAsia="Times New Roman" w:asciiTheme="minorHAnsi" w:hAnsiTheme="minorHAnsi" w:cstheme="minorHAnsi"/>
          <w:lang w:val="en-US"/>
        </w:rPr>
        <w:t>.</w:t>
      </w:r>
    </w:p>
    <w:p w:rsidRPr="006E61FF" w:rsidR="009A096E" w:rsidP="00B95F6E" w:rsidRDefault="009A096E" w14:paraId="462C3C04" w14:textId="0149ED21">
      <w:pPr>
        <w:spacing w:line="240" w:lineRule="auto"/>
        <w:jc w:val="both"/>
        <w:textAlignment w:val="baseline"/>
        <w:rPr>
          <w:rFonts w:eastAsia="Times New Roman" w:asciiTheme="minorHAnsi" w:hAnsiTheme="minorHAnsi" w:cstheme="minorHAnsi"/>
          <w:b/>
          <w:bCs/>
          <w:color w:val="002F6C"/>
        </w:rPr>
      </w:pPr>
      <w:r w:rsidRPr="006E61FF">
        <w:rPr>
          <w:rFonts w:eastAsia="Times New Roman" w:asciiTheme="minorHAnsi" w:hAnsiTheme="minorHAnsi" w:cstheme="minorHAnsi"/>
          <w:b/>
          <w:bCs/>
          <w:color w:val="002F6C"/>
        </w:rPr>
        <w:t xml:space="preserve">During Travel: </w:t>
      </w:r>
    </w:p>
    <w:p w:rsidRPr="006E61FF" w:rsidR="009A096E" w:rsidP="00B95F6E" w:rsidRDefault="009A096E" w14:paraId="3E3E9091" w14:textId="4D486D0C">
      <w:pPr>
        <w:pStyle w:val="Prrafodelista"/>
        <w:numPr>
          <w:ilvl w:val="0"/>
          <w:numId w:val="42"/>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Keep a low profile during all your activities.</w:t>
      </w:r>
    </w:p>
    <w:p w:rsidRPr="006E61FF" w:rsidR="009A096E" w:rsidP="00B95F6E" w:rsidRDefault="00C71C80" w14:paraId="16F51AB1" w14:textId="06809C60">
      <w:pPr>
        <w:pStyle w:val="Prrafodelista"/>
        <w:numPr>
          <w:ilvl w:val="0"/>
          <w:numId w:val="42"/>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 xml:space="preserve">Be always aware of your surroundings </w:t>
      </w:r>
      <w:r w:rsidRPr="006E61FF" w:rsidR="009A096E">
        <w:rPr>
          <w:rFonts w:eastAsia="Times New Roman" w:asciiTheme="minorHAnsi" w:hAnsiTheme="minorHAnsi" w:cstheme="minorHAnsi"/>
          <w:lang w:val="en-US"/>
        </w:rPr>
        <w:t xml:space="preserve">to detect suspicious situations. </w:t>
      </w:r>
    </w:p>
    <w:p w:rsidRPr="006E61FF" w:rsidR="009A096E" w:rsidP="00B95F6E" w:rsidRDefault="009A096E" w14:paraId="1F25FBD0" w14:textId="5F69F016">
      <w:pPr>
        <w:pStyle w:val="Prrafodelista"/>
        <w:numPr>
          <w:ilvl w:val="0"/>
          <w:numId w:val="42"/>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The recommended times to make land trips</w:t>
      </w:r>
      <w:r w:rsidRPr="006E61FF" w:rsidR="00C71C80">
        <w:rPr>
          <w:rFonts w:eastAsia="Times New Roman" w:asciiTheme="minorHAnsi" w:hAnsiTheme="minorHAnsi" w:cstheme="minorHAnsi"/>
          <w:lang w:val="en-US"/>
        </w:rPr>
        <w:t xml:space="preserve"> is</w:t>
      </w:r>
      <w:r w:rsidRPr="006E61FF">
        <w:rPr>
          <w:rFonts w:eastAsia="Times New Roman" w:asciiTheme="minorHAnsi" w:hAnsiTheme="minorHAnsi" w:cstheme="minorHAnsi"/>
          <w:lang w:val="en-US"/>
        </w:rPr>
        <w:t xml:space="preserve"> from 05:00 to 18:00</w:t>
      </w:r>
      <w:r w:rsidRPr="006E61FF" w:rsidR="00C71C80">
        <w:rPr>
          <w:rFonts w:eastAsia="Times New Roman" w:asciiTheme="minorHAnsi" w:hAnsiTheme="minorHAnsi" w:cstheme="minorHAnsi"/>
          <w:lang w:val="en-US"/>
        </w:rPr>
        <w:t>.</w:t>
      </w:r>
      <w:r w:rsidRPr="006E61FF">
        <w:rPr>
          <w:rFonts w:eastAsia="Times New Roman" w:asciiTheme="minorHAnsi" w:hAnsiTheme="minorHAnsi" w:cstheme="minorHAnsi"/>
          <w:lang w:val="en-US"/>
        </w:rPr>
        <w:t xml:space="preserve"> </w:t>
      </w:r>
    </w:p>
    <w:p w:rsidRPr="006E61FF" w:rsidR="009A096E" w:rsidP="00B95F6E" w:rsidRDefault="009A096E" w14:paraId="3D8EB1D0" w14:textId="743B830C">
      <w:pPr>
        <w:pStyle w:val="Prrafodelista"/>
        <w:numPr>
          <w:ilvl w:val="0"/>
          <w:numId w:val="42"/>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 xml:space="preserve">Report any novelty </w:t>
      </w:r>
      <w:r w:rsidRPr="006E61FF" w:rsidR="00C71C80">
        <w:rPr>
          <w:rFonts w:eastAsia="Times New Roman" w:asciiTheme="minorHAnsi" w:hAnsiTheme="minorHAnsi" w:cstheme="minorHAnsi"/>
          <w:lang w:val="en-US"/>
        </w:rPr>
        <w:t>regarding</w:t>
      </w:r>
      <w:r w:rsidRPr="006E61FF">
        <w:rPr>
          <w:rFonts w:eastAsia="Times New Roman" w:asciiTheme="minorHAnsi" w:hAnsiTheme="minorHAnsi" w:cstheme="minorHAnsi"/>
          <w:lang w:val="en-US"/>
        </w:rPr>
        <w:t xml:space="preserve"> physical security or </w:t>
      </w:r>
      <w:r w:rsidRPr="006E61FF" w:rsidR="00C71C80">
        <w:rPr>
          <w:rFonts w:eastAsia="Times New Roman" w:asciiTheme="minorHAnsi" w:hAnsiTheme="minorHAnsi" w:cstheme="minorHAnsi"/>
          <w:lang w:val="en-US"/>
        </w:rPr>
        <w:t>safety</w:t>
      </w:r>
      <w:r w:rsidRPr="006E61FF">
        <w:rPr>
          <w:rFonts w:eastAsia="Times New Roman" w:asciiTheme="minorHAnsi" w:hAnsiTheme="minorHAnsi" w:cstheme="minorHAnsi"/>
          <w:lang w:val="en-US"/>
        </w:rPr>
        <w:t xml:space="preserve"> that </w:t>
      </w:r>
      <w:r w:rsidRPr="006E61FF" w:rsidR="00C71C80">
        <w:rPr>
          <w:rFonts w:eastAsia="Times New Roman" w:asciiTheme="minorHAnsi" w:hAnsiTheme="minorHAnsi" w:cstheme="minorHAnsi"/>
          <w:lang w:val="en-US"/>
        </w:rPr>
        <w:t>arises during your travel</w:t>
      </w:r>
      <w:r w:rsidRPr="006E61FF">
        <w:rPr>
          <w:rFonts w:eastAsia="Times New Roman" w:asciiTheme="minorHAnsi" w:hAnsiTheme="minorHAnsi" w:cstheme="minorHAnsi"/>
          <w:lang w:val="en-US"/>
        </w:rPr>
        <w:t xml:space="preserve">. </w:t>
      </w:r>
    </w:p>
    <w:p w:rsidRPr="006E61FF" w:rsidR="009A096E" w:rsidP="00B95F6E" w:rsidRDefault="009A096E" w14:paraId="4037A376" w14:textId="6F16EBC4">
      <w:pPr>
        <w:pStyle w:val="Prrafodelista"/>
        <w:numPr>
          <w:ilvl w:val="0"/>
          <w:numId w:val="42"/>
        </w:numPr>
        <w:spacing w:before="0" w:after="160"/>
        <w:jc w:val="both"/>
        <w:textAlignment w:val="baseline"/>
        <w:rPr>
          <w:rFonts w:eastAsia="Times New Roman" w:asciiTheme="minorHAnsi" w:hAnsiTheme="minorHAnsi" w:cstheme="minorBidi"/>
          <w:lang w:val="en-US"/>
        </w:rPr>
      </w:pPr>
      <w:r w:rsidRPr="51288D25">
        <w:rPr>
          <w:rFonts w:eastAsia="Times New Roman" w:asciiTheme="minorHAnsi" w:hAnsiTheme="minorHAnsi" w:cstheme="minorBidi"/>
          <w:lang w:val="en-US"/>
        </w:rPr>
        <w:t xml:space="preserve">Be prudent </w:t>
      </w:r>
      <w:r w:rsidRPr="51288D25" w:rsidR="00C71C80">
        <w:rPr>
          <w:rFonts w:eastAsia="Times New Roman" w:asciiTheme="minorHAnsi" w:hAnsiTheme="minorHAnsi" w:cstheme="minorBidi"/>
          <w:lang w:val="en-US"/>
        </w:rPr>
        <w:t>on</w:t>
      </w:r>
      <w:r w:rsidRPr="51288D25">
        <w:rPr>
          <w:rFonts w:eastAsia="Times New Roman" w:asciiTheme="minorHAnsi" w:hAnsiTheme="minorHAnsi" w:cstheme="minorBidi"/>
          <w:lang w:val="en-US"/>
        </w:rPr>
        <w:t xml:space="preserve"> your telephone conversations in open areas, refrain from speaking in front of people you do not know, speak in a low voice, if </w:t>
      </w:r>
      <w:r w:rsidRPr="51288D25" w:rsidR="0A90C060">
        <w:rPr>
          <w:rFonts w:eastAsia="Times New Roman" w:asciiTheme="minorHAnsi" w:hAnsiTheme="minorHAnsi" w:cstheme="minorBidi"/>
          <w:lang w:val="en-US"/>
        </w:rPr>
        <w:t>possible,</w:t>
      </w:r>
      <w:r w:rsidRPr="51288D25">
        <w:rPr>
          <w:rFonts w:eastAsia="Times New Roman" w:asciiTheme="minorHAnsi" w:hAnsiTheme="minorHAnsi" w:cstheme="minorBidi"/>
          <w:lang w:val="en-US"/>
        </w:rPr>
        <w:t xml:space="preserve"> in a place away from other people </w:t>
      </w:r>
      <w:r w:rsidRPr="51288D25" w:rsidR="00C71C80">
        <w:rPr>
          <w:rFonts w:eastAsia="Times New Roman" w:asciiTheme="minorHAnsi" w:hAnsiTheme="minorHAnsi" w:cstheme="minorBidi"/>
          <w:lang w:val="en-US"/>
        </w:rPr>
        <w:t>and being discreet</w:t>
      </w:r>
      <w:r w:rsidRPr="51288D25">
        <w:rPr>
          <w:rFonts w:eastAsia="Times New Roman" w:asciiTheme="minorHAnsi" w:hAnsiTheme="minorHAnsi" w:cstheme="minorBidi"/>
          <w:lang w:val="en-US"/>
        </w:rPr>
        <w:t xml:space="preserve"> with information that could expose you to danger. </w:t>
      </w:r>
    </w:p>
    <w:p w:rsidRPr="006E61FF" w:rsidR="009A096E" w:rsidP="00B95F6E" w:rsidRDefault="009A096E" w14:paraId="1772CB94" w14:textId="0CF133DD">
      <w:pPr>
        <w:pStyle w:val="Prrafodelista"/>
        <w:numPr>
          <w:ilvl w:val="0"/>
          <w:numId w:val="42"/>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Pay attention to people and drivers when boarding a</w:t>
      </w:r>
      <w:r w:rsidRPr="006E61FF" w:rsidR="00C71C80">
        <w:rPr>
          <w:rFonts w:eastAsia="Times New Roman" w:asciiTheme="minorHAnsi" w:hAnsiTheme="minorHAnsi" w:cstheme="minorHAnsi"/>
          <w:lang w:val="en-US"/>
        </w:rPr>
        <w:t xml:space="preserve"> vehicle or when </w:t>
      </w:r>
      <w:r w:rsidRPr="006E61FF">
        <w:rPr>
          <w:rFonts w:eastAsia="Times New Roman" w:asciiTheme="minorHAnsi" w:hAnsiTheme="minorHAnsi" w:cstheme="minorHAnsi"/>
          <w:lang w:val="en-US"/>
        </w:rPr>
        <w:t>being transport</w:t>
      </w:r>
      <w:r w:rsidRPr="006E61FF" w:rsidR="00C71C80">
        <w:rPr>
          <w:rFonts w:eastAsia="Times New Roman" w:asciiTheme="minorHAnsi" w:hAnsiTheme="minorHAnsi" w:cstheme="minorHAnsi"/>
          <w:lang w:val="en-US"/>
        </w:rPr>
        <w:t>ed in one</w:t>
      </w:r>
      <w:r w:rsidRPr="006E61FF">
        <w:rPr>
          <w:rFonts w:eastAsia="Times New Roman" w:asciiTheme="minorHAnsi" w:hAnsiTheme="minorHAnsi" w:cstheme="minorHAnsi"/>
          <w:lang w:val="en-US"/>
        </w:rPr>
        <w:t xml:space="preserve">. </w:t>
      </w:r>
    </w:p>
    <w:p w:rsidR="00FA2B62" w:rsidP="00B95F6E" w:rsidRDefault="009A096E" w14:paraId="28C399FB" w14:textId="3AEE03B7">
      <w:pPr>
        <w:pStyle w:val="Prrafodelista"/>
        <w:numPr>
          <w:ilvl w:val="0"/>
          <w:numId w:val="42"/>
        </w:numPr>
        <w:spacing w:before="0" w:after="160"/>
        <w:jc w:val="both"/>
        <w:textAlignment w:val="baseline"/>
        <w:rPr>
          <w:rFonts w:eastAsia="Times New Roman" w:asciiTheme="minorHAnsi" w:hAnsiTheme="minorHAnsi" w:cstheme="minorHAnsi"/>
          <w:lang w:val="en-US"/>
        </w:rPr>
      </w:pPr>
      <w:r w:rsidRPr="006E61FF">
        <w:rPr>
          <w:rFonts w:eastAsia="Times New Roman" w:asciiTheme="minorHAnsi" w:hAnsiTheme="minorHAnsi" w:cstheme="minorHAnsi"/>
          <w:lang w:val="en-US"/>
        </w:rPr>
        <w:t xml:space="preserve">Respect </w:t>
      </w:r>
      <w:r w:rsidRPr="006E61FF" w:rsidR="004253B6">
        <w:rPr>
          <w:rFonts w:eastAsia="Times New Roman" w:asciiTheme="minorHAnsi" w:hAnsiTheme="minorHAnsi" w:cstheme="minorHAnsi"/>
          <w:lang w:val="en-US"/>
        </w:rPr>
        <w:t xml:space="preserve">the </w:t>
      </w:r>
      <w:r w:rsidRPr="006E61FF">
        <w:rPr>
          <w:rFonts w:eastAsia="Times New Roman" w:asciiTheme="minorHAnsi" w:hAnsiTheme="minorHAnsi" w:cstheme="minorHAnsi"/>
          <w:lang w:val="en-US"/>
        </w:rPr>
        <w:t>communities and the environment</w:t>
      </w:r>
      <w:r w:rsidRPr="006E61FF" w:rsidR="004253B6">
        <w:rPr>
          <w:rFonts w:eastAsia="Times New Roman" w:asciiTheme="minorHAnsi" w:hAnsiTheme="minorHAnsi" w:cstheme="minorHAnsi"/>
          <w:lang w:val="en-US"/>
        </w:rPr>
        <w:t xml:space="preserve"> you visit</w:t>
      </w:r>
      <w:r w:rsidRPr="006E61FF">
        <w:rPr>
          <w:rFonts w:eastAsia="Times New Roman" w:asciiTheme="minorHAnsi" w:hAnsiTheme="minorHAnsi" w:cstheme="minorHAnsi"/>
          <w:lang w:val="en-US"/>
        </w:rPr>
        <w:t>.</w:t>
      </w:r>
      <w:bookmarkStart w:name="_Toc105496782" w:id="28"/>
      <w:bookmarkStart w:name="_Toc1651525844" w:id="29"/>
    </w:p>
    <w:p w:rsidRPr="00C177CB" w:rsidR="00C177CB" w:rsidP="00C177CB" w:rsidRDefault="00C177CB" w14:paraId="2E8ED4F1" w14:textId="77777777">
      <w:pPr>
        <w:pStyle w:val="Prrafodelista"/>
        <w:spacing w:before="0" w:after="160"/>
        <w:ind w:left="720" w:firstLine="0"/>
        <w:jc w:val="both"/>
        <w:textAlignment w:val="baseline"/>
        <w:rPr>
          <w:rFonts w:eastAsia="Times New Roman" w:asciiTheme="minorHAnsi" w:hAnsiTheme="minorHAnsi" w:cstheme="minorHAnsi"/>
          <w:lang w:val="en-US"/>
        </w:rPr>
      </w:pPr>
    </w:p>
    <w:p w:rsidRPr="00FA2B62" w:rsidR="00FA2B62" w:rsidP="00FA2B62" w:rsidRDefault="00360CEA" w14:paraId="06B2809A" w14:textId="003873EE">
      <w:pPr>
        <w:pStyle w:val="Ttulo1"/>
        <w:spacing w:before="0" w:after="160" w:line="240" w:lineRule="auto"/>
        <w:rPr>
          <w:rFonts w:asciiTheme="minorHAnsi" w:hAnsiTheme="minorHAnsi" w:cstheme="minorBidi"/>
          <w:sz w:val="24"/>
          <w:szCs w:val="24"/>
        </w:rPr>
      </w:pPr>
      <w:r w:rsidRPr="055C35A8">
        <w:rPr>
          <w:rFonts w:asciiTheme="minorHAnsi" w:hAnsiTheme="minorHAnsi" w:cstheme="minorBidi"/>
          <w:sz w:val="24"/>
          <w:szCs w:val="24"/>
        </w:rPr>
        <w:t>Security Points of Contact</w:t>
      </w:r>
      <w:bookmarkEnd w:id="28"/>
      <w:bookmarkEnd w:id="29"/>
    </w:p>
    <w:p w:rsidRPr="006E61FF" w:rsidR="00360CEA" w:rsidP="00B95F6E" w:rsidRDefault="002D158C" w14:paraId="0BD99F7A" w14:textId="72F6F218">
      <w:pPr>
        <w:spacing w:line="240" w:lineRule="auto"/>
        <w:textAlignment w:val="baseline"/>
        <w:rPr>
          <w:rFonts w:eastAsia="Times New Roman" w:asciiTheme="minorHAnsi" w:hAnsiTheme="minorHAnsi" w:cstheme="minorHAnsi"/>
        </w:rPr>
      </w:pPr>
      <w:r w:rsidRPr="006E61FF">
        <w:rPr>
          <w:rFonts w:eastAsia="Times New Roman" w:asciiTheme="minorHAnsi" w:hAnsiTheme="minorHAnsi" w:cstheme="minorHAnsi"/>
        </w:rPr>
        <w:t>Alonso González, Country Director</w:t>
      </w:r>
    </w:p>
    <w:p w:rsidRPr="006E61FF" w:rsidR="00360CEA" w:rsidP="00B95F6E" w:rsidRDefault="00F7184C" w14:paraId="36C7C83D" w14:textId="1DD0BC7D">
      <w:pPr>
        <w:spacing w:line="240" w:lineRule="auto"/>
        <w:textAlignment w:val="baseline"/>
        <w:rPr>
          <w:rFonts w:eastAsia="Times New Roman" w:asciiTheme="minorHAnsi" w:hAnsiTheme="minorHAnsi" w:cstheme="minorHAnsi"/>
        </w:rPr>
      </w:pPr>
      <w:r w:rsidRPr="006E61FF">
        <w:rPr>
          <w:rFonts w:asciiTheme="minorHAnsi" w:hAnsiTheme="minorHAnsi" w:cstheme="minorHAnsi"/>
        </w:rPr>
        <w:t>agonzalez@partners.net</w:t>
      </w:r>
    </w:p>
    <w:p w:rsidRPr="00FA2B62" w:rsidR="00360CEA" w:rsidP="00B95F6E" w:rsidRDefault="6EA21BCB" w14:paraId="6D621544" w14:textId="3E692DB7">
      <w:pPr>
        <w:spacing w:line="240" w:lineRule="auto"/>
        <w:textAlignment w:val="baseline"/>
        <w:rPr>
          <w:rFonts w:eastAsia="Times New Roman" w:asciiTheme="minorHAnsi" w:hAnsiTheme="minorHAnsi"/>
        </w:rPr>
      </w:pPr>
      <w:r w:rsidRPr="1E25C63A">
        <w:rPr>
          <w:rFonts w:eastAsia="Times New Roman" w:asciiTheme="minorHAnsi" w:hAnsiTheme="minorHAnsi"/>
        </w:rPr>
        <w:t>+52 5545778667</w:t>
      </w:r>
    </w:p>
    <w:p w:rsidRPr="006E61FF" w:rsidR="00360CEA" w:rsidP="00B95F6E" w:rsidRDefault="00FE0D73" w14:paraId="66D6CF22" w14:textId="301B308E">
      <w:pPr>
        <w:spacing w:line="240" w:lineRule="auto"/>
        <w:textAlignment w:val="baseline"/>
        <w:rPr>
          <w:rFonts w:eastAsia="Times New Roman" w:asciiTheme="minorHAnsi" w:hAnsiTheme="minorHAnsi" w:cstheme="minorHAnsi"/>
        </w:rPr>
      </w:pPr>
      <w:r w:rsidRPr="006E61FF">
        <w:rPr>
          <w:rFonts w:eastAsia="Times New Roman" w:asciiTheme="minorHAnsi" w:hAnsiTheme="minorHAnsi" w:cstheme="minorHAnsi"/>
        </w:rPr>
        <w:t xml:space="preserve">Juan Carlos Mendoza, </w:t>
      </w:r>
      <w:r w:rsidRPr="006E61FF" w:rsidR="00E53F43">
        <w:rPr>
          <w:rFonts w:eastAsia="Times New Roman" w:asciiTheme="minorHAnsi" w:hAnsiTheme="minorHAnsi" w:cstheme="minorHAnsi"/>
        </w:rPr>
        <w:t>Director of Finance and Administration</w:t>
      </w:r>
    </w:p>
    <w:p w:rsidRPr="008D5381" w:rsidR="00370546" w:rsidP="00B95F6E" w:rsidRDefault="00C177CB" w14:paraId="2C7A5C51" w14:textId="6BDC96C4">
      <w:pPr>
        <w:spacing w:line="240" w:lineRule="auto"/>
        <w:textAlignment w:val="baseline"/>
        <w:rPr>
          <w:rFonts w:asciiTheme="minorHAnsi" w:hAnsiTheme="minorHAnsi" w:cstheme="minorHAnsi"/>
          <w:lang w:val="es-419"/>
        </w:rPr>
      </w:pPr>
      <w:hyperlink w:history="1" r:id="rId11">
        <w:r w:rsidRPr="008D5381" w:rsidR="00370546">
          <w:rPr>
            <w:rStyle w:val="Hipervnculo"/>
            <w:rFonts w:asciiTheme="minorHAnsi" w:hAnsiTheme="minorHAnsi" w:cstheme="minorHAnsi"/>
            <w:lang w:val="es-419"/>
          </w:rPr>
          <w:t>JCMendoza@partners.net</w:t>
        </w:r>
      </w:hyperlink>
    </w:p>
    <w:p w:rsidRPr="00B95F6E" w:rsidR="00360CEA" w:rsidP="00B95F6E" w:rsidRDefault="6C38AD67" w14:paraId="7119D168" w14:textId="2CD7B773">
      <w:pPr>
        <w:spacing w:line="240" w:lineRule="auto"/>
        <w:textAlignment w:val="baseline"/>
        <w:rPr>
          <w:rFonts w:eastAsia="Times New Roman" w:asciiTheme="minorHAnsi" w:hAnsiTheme="minorHAnsi"/>
          <w:lang w:val="es-419"/>
        </w:rPr>
      </w:pPr>
      <w:r w:rsidRPr="008D5381">
        <w:rPr>
          <w:rFonts w:eastAsia="Times New Roman" w:asciiTheme="minorHAnsi" w:hAnsiTheme="minorHAnsi"/>
          <w:lang w:val="es-419"/>
        </w:rPr>
        <w:t>+52 5539558554</w:t>
      </w:r>
    </w:p>
    <w:p w:rsidRPr="008D5381" w:rsidR="00370546" w:rsidP="6F40BDDE" w:rsidRDefault="00370546" w14:paraId="23AC6E46" w14:textId="4658BD03">
      <w:pPr>
        <w:spacing w:line="240" w:lineRule="auto"/>
        <w:textAlignment w:val="baseline"/>
        <w:rPr>
          <w:del w:author="Saskia Cabrera Padilla" w:date="2023-07-02T15:23:08.598Z" w:id="803023775"/>
          <w:rFonts w:ascii="Calibri" w:hAnsi="Calibri" w:eastAsia="Times New Roman" w:cs="Calibri" w:asciiTheme="minorAscii" w:hAnsiTheme="minorAscii" w:cstheme="minorAscii"/>
          <w:lang w:val="es-419"/>
        </w:rPr>
      </w:pPr>
      <w:del w:author="Saskia Cabrera Padilla" w:date="2023-07-02T15:23:08.598Z" w:id="1654761812">
        <w:r w:rsidRPr="6F40BDDE" w:rsidDel="00370546">
          <w:rPr>
            <w:rFonts w:ascii="Calibri" w:hAnsi="Calibri" w:eastAsia="Times New Roman" w:cs="Calibri" w:asciiTheme="minorAscii" w:hAnsiTheme="minorAscii" w:cstheme="minorAscii"/>
            <w:lang w:val="es-419"/>
          </w:rPr>
          <w:delText xml:space="preserve">Saskia Cabrera, </w:delText>
        </w:r>
        <w:r w:rsidRPr="6F40BDDE" w:rsidDel="00370546">
          <w:rPr>
            <w:rFonts w:ascii="Calibri" w:hAnsi="Calibri" w:eastAsia="Times New Roman" w:cs="Calibri" w:asciiTheme="minorAscii" w:hAnsiTheme="minorAscii" w:cstheme="minorAscii"/>
            <w:lang w:val="es-419"/>
          </w:rPr>
          <w:delText>Program</w:delText>
        </w:r>
        <w:r w:rsidRPr="6F40BDDE" w:rsidDel="00370546">
          <w:rPr>
            <w:rFonts w:ascii="Calibri" w:hAnsi="Calibri" w:eastAsia="Times New Roman" w:cs="Calibri" w:asciiTheme="minorAscii" w:hAnsiTheme="minorAscii" w:cstheme="minorAscii"/>
            <w:lang w:val="es-419"/>
          </w:rPr>
          <w:delText xml:space="preserve"> </w:delText>
        </w:r>
        <w:r w:rsidRPr="6F40BDDE" w:rsidDel="00370546">
          <w:rPr>
            <w:rFonts w:ascii="Calibri" w:hAnsi="Calibri" w:eastAsia="Times New Roman" w:cs="Calibri" w:asciiTheme="minorAscii" w:hAnsiTheme="minorAscii" w:cstheme="minorAscii"/>
            <w:lang w:val="es-419"/>
          </w:rPr>
          <w:delText>Coordinator</w:delText>
        </w:r>
      </w:del>
    </w:p>
    <w:p w:rsidRPr="008D5381" w:rsidR="00360CEA" w:rsidP="6F40BDDE" w:rsidRDefault="00C177CB" w14:paraId="43FE6594" w14:textId="0B0E760A">
      <w:pPr>
        <w:spacing w:line="240" w:lineRule="auto"/>
        <w:textAlignment w:val="baseline"/>
        <w:rPr>
          <w:del w:author="Saskia Cabrera Padilla" w:date="2023-07-02T15:23:08.591Z" w:id="1843951637"/>
          <w:rFonts w:ascii="Calibri" w:hAnsi="Calibri" w:eastAsia="Times New Roman" w:cs="Calibri" w:asciiTheme="minorAscii" w:hAnsiTheme="minorAscii" w:cstheme="minorAscii"/>
          <w:lang w:val="es-419"/>
        </w:rPr>
      </w:pPr>
      <w:del w:author="Saskia Cabrera Padilla" w:date="2023-07-02T15:23:08.592Z" w:id="280968748">
        <w:r>
          <w:fldChar w:fldCharType="begin"/>
        </w:r>
        <w:r>
          <w:delInstrText xml:space="preserve">HYPERLINK "mailto:spadilla@partners.net" </w:delInstrText>
        </w:r>
        <w:r>
          <w:fldChar w:fldCharType="separate"/>
        </w:r>
        <w:r/>
      </w:del>
      <w:del w:author="Saskia Cabrera Padilla" w:date="2023-07-02T15:23:08.597Z" w:id="1744632979">
        <w:r w:rsidRPr="6F40BDDE" w:rsidDel="00D373A9">
          <w:rPr>
            <w:rFonts w:ascii="Calibri" w:hAnsi="Calibri" w:eastAsia="Times New Roman" w:cs="Calibri" w:asciiTheme="minorAscii" w:hAnsiTheme="minorAscii" w:cstheme="minorAscii"/>
            <w:lang w:val="es-419"/>
          </w:rPr>
          <w:delText>spadilla@partners.net</w:delText>
        </w:r>
      </w:del>
      <w:del w:author="Saskia Cabrera Padilla" w:date="2023-07-02T15:23:08.592Z" w:id="1608200617">
        <w:r>
          <w:fldChar w:fldCharType="end"/>
        </w:r>
      </w:del>
      <w:del w:author="Saskia Cabrera Padilla" w:date="2023-07-02T15:23:08.597Z" w:id="897660525">
        <w:r w:rsidRPr="6F40BDDE" w:rsidDel="00D373A9">
          <w:rPr>
            <w:rFonts w:ascii="Calibri" w:hAnsi="Calibri" w:eastAsia="Times New Roman" w:cs="Calibri" w:asciiTheme="minorAscii" w:hAnsiTheme="minorAscii" w:cstheme="minorAscii"/>
            <w:lang w:val="es-419"/>
          </w:rPr>
          <w:delText xml:space="preserve"> </w:delText>
        </w:r>
      </w:del>
    </w:p>
    <w:p w:rsidRPr="006E61FF" w:rsidR="00370546" w:rsidP="6F40BDDE" w:rsidRDefault="7E640C4F" w14:paraId="1D960B5E" w14:textId="06B38DAB">
      <w:pPr>
        <w:spacing w:line="240" w:lineRule="auto"/>
        <w:textAlignment w:val="baseline"/>
        <w:rPr>
          <w:rFonts w:ascii="Calibri" w:hAnsi="Calibri" w:eastAsia="Times New Roman" w:asciiTheme="minorAscii" w:hAnsiTheme="minorAscii"/>
          <w:highlight w:val="yellow"/>
        </w:rPr>
      </w:pPr>
      <w:del w:author="Saskia Cabrera Padilla" w:date="2023-07-02T15:23:08.591Z" w:id="1434664269">
        <w:r w:rsidRPr="6F40BDDE" w:rsidDel="7E640C4F">
          <w:rPr>
            <w:rFonts w:ascii="Calibri" w:hAnsi="Calibri" w:eastAsia="Times New Roman" w:asciiTheme="minorAscii" w:hAnsiTheme="minorAscii"/>
          </w:rPr>
          <w:delText>+52 5545563369</w:delText>
        </w:r>
      </w:del>
    </w:p>
    <w:sectPr w:rsidRPr="006E61FF" w:rsidR="00370546" w:rsidSect="00121C74">
      <w:headerReference w:type="default" r:id="rId13"/>
      <w:footerReference w:type="default" r:id="rId14"/>
      <w:headerReference w:type="first" r:id="rId15"/>
      <w:footerReference w:type="first" r:id="rId16"/>
      <w:pgSz w:w="12240" w:h="15840" w:orient="portrait"/>
      <w:pgMar w:top="1440" w:right="1440" w:bottom="1440" w:left="1440" w:header="720"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73F5" w:rsidP="00351CED" w:rsidRDefault="00C573F5" w14:paraId="0F83F3F8" w14:textId="77777777">
      <w:r>
        <w:separator/>
      </w:r>
    </w:p>
  </w:endnote>
  <w:endnote w:type="continuationSeparator" w:id="0">
    <w:p w:rsidR="00C573F5" w:rsidP="00351CED" w:rsidRDefault="00C573F5" w14:paraId="4CC35C08" w14:textId="77777777">
      <w:r>
        <w:continuationSeparator/>
      </w:r>
    </w:p>
  </w:endnote>
  <w:endnote w:type="continuationNotice" w:id="1">
    <w:p w:rsidR="00330845" w:rsidRDefault="00330845" w14:paraId="3DEBC33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36843" w:rsidR="00FA2B62" w:rsidP="00FA2B62" w:rsidRDefault="00FA2B62" w14:paraId="65E8539E" w14:textId="77777777">
    <w:pPr>
      <w:pStyle w:val="Piedepgina"/>
      <w:jc w:val="center"/>
      <w:rPr>
        <w:i/>
        <w:iCs/>
      </w:rPr>
    </w:pPr>
    <w:r>
      <w:rPr>
        <w:i/>
        <w:iCs/>
      </w:rPr>
      <w:t>Security Plan</w:t>
    </w:r>
    <w:r w:rsidRPr="00036843">
      <w:rPr>
        <w:i/>
        <w:iCs/>
      </w:rPr>
      <w:t>- Mexico United 2026- Cost Amendment Request May 2023- Partners of the Americas</w:t>
    </w:r>
  </w:p>
  <w:p w:rsidR="00FA2B62" w:rsidP="00FA2B62" w:rsidRDefault="00FA2B62" w14:paraId="1CDCCAF0" w14:textId="77777777">
    <w:pPr>
      <w:pStyle w:val="Piedepgina"/>
    </w:pPr>
  </w:p>
  <w:p w:rsidR="00FA2B62" w:rsidRDefault="00FA2B62" w14:paraId="3DAE61BD"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36843" w:rsidR="00040209" w:rsidP="00040209" w:rsidRDefault="00040209" w14:paraId="4B1A1C3E" w14:textId="3E03C8CD">
    <w:pPr>
      <w:pStyle w:val="Piedepgina"/>
      <w:jc w:val="center"/>
      <w:rPr>
        <w:i/>
        <w:iCs/>
      </w:rPr>
    </w:pPr>
    <w:r>
      <w:rPr>
        <w:i/>
        <w:iCs/>
      </w:rPr>
      <w:t>Security Plan</w:t>
    </w:r>
    <w:r w:rsidRPr="00036843">
      <w:rPr>
        <w:i/>
        <w:iCs/>
      </w:rPr>
      <w:t>- Mexico United 2026- Cost Amendment Request May 2023- Partners of the Americas</w:t>
    </w:r>
  </w:p>
  <w:p w:rsidR="00040209" w:rsidRDefault="00040209" w14:paraId="595A8CDA" w14:textId="291DC7B8">
    <w:pPr>
      <w:pStyle w:val="Piedepgina"/>
    </w:pPr>
  </w:p>
  <w:p w:rsidR="00040209" w:rsidRDefault="00040209" w14:paraId="180B6527"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73F5" w:rsidP="00351CED" w:rsidRDefault="00C573F5" w14:paraId="55B9FC2E" w14:textId="77777777">
      <w:r>
        <w:separator/>
      </w:r>
    </w:p>
  </w:footnote>
  <w:footnote w:type="continuationSeparator" w:id="0">
    <w:p w:rsidR="00C573F5" w:rsidP="00351CED" w:rsidRDefault="00C573F5" w14:paraId="04E1EEE0" w14:textId="77777777">
      <w:r>
        <w:continuationSeparator/>
      </w:r>
    </w:p>
  </w:footnote>
  <w:footnote w:type="continuationNotice" w:id="1">
    <w:p w:rsidR="00330845" w:rsidRDefault="00330845" w14:paraId="0DB073A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6285229"/>
      <w:docPartObj>
        <w:docPartGallery w:val="Page Numbers (Top of Page)"/>
        <w:docPartUnique/>
      </w:docPartObj>
    </w:sdtPr>
    <w:sdtEndPr/>
    <w:sdtContent>
      <w:p w:rsidR="00827044" w:rsidRDefault="00827044" w14:paraId="22E98348" w14:textId="19E5ED96">
        <w:pPr>
          <w:pStyle w:val="Encabezado"/>
          <w:jc w:val="right"/>
        </w:pPr>
        <w:r>
          <w:fldChar w:fldCharType="begin"/>
        </w:r>
        <w:r>
          <w:instrText>PAGE   \* MERGEFORMAT</w:instrText>
        </w:r>
        <w:r>
          <w:fldChar w:fldCharType="separate"/>
        </w:r>
        <w:r>
          <w:rPr>
            <w:lang w:val="es-ES"/>
          </w:rPr>
          <w:t>2</w:t>
        </w:r>
        <w:r>
          <w:fldChar w:fldCharType="end"/>
        </w:r>
      </w:p>
    </w:sdtContent>
  </w:sdt>
  <w:p w:rsidR="00827044" w:rsidRDefault="00827044" w14:paraId="7CD61FE6"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F1F3F" w:rsidRDefault="00CF1F3F" w14:paraId="1D2A5285" w14:textId="03868F7C">
    <w:pPr>
      <w:pStyle w:val="Encabezado"/>
    </w:pPr>
    <w:r w:rsidRPr="003B1ADB">
      <w:rPr>
        <w:rFonts w:ascii="Times New Roman" w:hAnsi="Times New Roman" w:eastAsia="Times New Roman" w:cs="Times New Roman"/>
        <w:b/>
        <w:bCs/>
        <w:noProof/>
      </w:rPr>
      <w:drawing>
        <wp:anchor distT="0" distB="0" distL="114300" distR="114300" simplePos="0" relativeHeight="251658240" behindDoc="0" locked="0" layoutInCell="1" allowOverlap="1" wp14:anchorId="5C3B2EDC" wp14:editId="65818B35">
          <wp:simplePos x="0" y="0"/>
          <wp:positionH relativeFrom="column">
            <wp:posOffset>0</wp:posOffset>
          </wp:positionH>
          <wp:positionV relativeFrom="paragraph">
            <wp:posOffset>175260</wp:posOffset>
          </wp:positionV>
          <wp:extent cx="3164840" cy="492125"/>
          <wp:effectExtent l="0" t="0" r="0" b="3175"/>
          <wp:wrapTopAndBottom/>
          <wp:docPr id="2" name="Picture 2"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4840" cy="4921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00B9"/>
    <w:multiLevelType w:val="hybridMultilevel"/>
    <w:tmpl w:val="BAF4B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2905E5"/>
    <w:multiLevelType w:val="hybridMultilevel"/>
    <w:tmpl w:val="862E21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9651D0"/>
    <w:multiLevelType w:val="hybridMultilevel"/>
    <w:tmpl w:val="B302D4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33F32DA"/>
    <w:multiLevelType w:val="multilevel"/>
    <w:tmpl w:val="3F6ED9E4"/>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4" w15:restartNumberingAfterBreak="0">
    <w:nsid w:val="042D5EFD"/>
    <w:multiLevelType w:val="hybridMultilevel"/>
    <w:tmpl w:val="A3D254E6"/>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DD605EA"/>
    <w:multiLevelType w:val="hybridMultilevel"/>
    <w:tmpl w:val="35789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1307B9"/>
    <w:multiLevelType w:val="hybridMultilevel"/>
    <w:tmpl w:val="FFFFFFFF"/>
    <w:lvl w:ilvl="0" w:tplc="B29691AC">
      <w:start w:val="1"/>
      <w:numFmt w:val="bullet"/>
      <w:lvlText w:val=""/>
      <w:lvlJc w:val="left"/>
      <w:pPr>
        <w:ind w:left="720" w:hanging="360"/>
      </w:pPr>
      <w:rPr>
        <w:rFonts w:hint="default" w:ascii="Symbol" w:hAnsi="Symbol"/>
      </w:rPr>
    </w:lvl>
    <w:lvl w:ilvl="1" w:tplc="046C207C">
      <w:start w:val="1"/>
      <w:numFmt w:val="bullet"/>
      <w:lvlText w:val="o"/>
      <w:lvlJc w:val="left"/>
      <w:pPr>
        <w:ind w:left="1440" w:hanging="360"/>
      </w:pPr>
      <w:rPr>
        <w:rFonts w:hint="default" w:ascii="Courier New" w:hAnsi="Courier New"/>
      </w:rPr>
    </w:lvl>
    <w:lvl w:ilvl="2" w:tplc="9A4E3B38">
      <w:start w:val="1"/>
      <w:numFmt w:val="bullet"/>
      <w:lvlText w:val=""/>
      <w:lvlJc w:val="left"/>
      <w:pPr>
        <w:ind w:left="2160" w:hanging="360"/>
      </w:pPr>
      <w:rPr>
        <w:rFonts w:hint="default" w:ascii="Wingdings" w:hAnsi="Wingdings"/>
      </w:rPr>
    </w:lvl>
    <w:lvl w:ilvl="3" w:tplc="4C688466">
      <w:start w:val="1"/>
      <w:numFmt w:val="bullet"/>
      <w:lvlText w:val=""/>
      <w:lvlJc w:val="left"/>
      <w:pPr>
        <w:ind w:left="2880" w:hanging="360"/>
      </w:pPr>
      <w:rPr>
        <w:rFonts w:hint="default" w:ascii="Symbol" w:hAnsi="Symbol"/>
      </w:rPr>
    </w:lvl>
    <w:lvl w:ilvl="4" w:tplc="B3A2BFC0">
      <w:start w:val="1"/>
      <w:numFmt w:val="bullet"/>
      <w:lvlText w:val="o"/>
      <w:lvlJc w:val="left"/>
      <w:pPr>
        <w:ind w:left="3600" w:hanging="360"/>
      </w:pPr>
      <w:rPr>
        <w:rFonts w:hint="default" w:ascii="Courier New" w:hAnsi="Courier New"/>
      </w:rPr>
    </w:lvl>
    <w:lvl w:ilvl="5" w:tplc="98A43EA4">
      <w:start w:val="1"/>
      <w:numFmt w:val="bullet"/>
      <w:lvlText w:val=""/>
      <w:lvlJc w:val="left"/>
      <w:pPr>
        <w:ind w:left="4320" w:hanging="360"/>
      </w:pPr>
      <w:rPr>
        <w:rFonts w:hint="default" w:ascii="Wingdings" w:hAnsi="Wingdings"/>
      </w:rPr>
    </w:lvl>
    <w:lvl w:ilvl="6" w:tplc="96F496AC">
      <w:start w:val="1"/>
      <w:numFmt w:val="bullet"/>
      <w:lvlText w:val=""/>
      <w:lvlJc w:val="left"/>
      <w:pPr>
        <w:ind w:left="5040" w:hanging="360"/>
      </w:pPr>
      <w:rPr>
        <w:rFonts w:hint="default" w:ascii="Symbol" w:hAnsi="Symbol"/>
      </w:rPr>
    </w:lvl>
    <w:lvl w:ilvl="7" w:tplc="D200C3E0">
      <w:start w:val="1"/>
      <w:numFmt w:val="bullet"/>
      <w:lvlText w:val="o"/>
      <w:lvlJc w:val="left"/>
      <w:pPr>
        <w:ind w:left="5760" w:hanging="360"/>
      </w:pPr>
      <w:rPr>
        <w:rFonts w:hint="default" w:ascii="Courier New" w:hAnsi="Courier New"/>
      </w:rPr>
    </w:lvl>
    <w:lvl w:ilvl="8" w:tplc="0254C860">
      <w:start w:val="1"/>
      <w:numFmt w:val="bullet"/>
      <w:lvlText w:val=""/>
      <w:lvlJc w:val="left"/>
      <w:pPr>
        <w:ind w:left="6480" w:hanging="360"/>
      </w:pPr>
      <w:rPr>
        <w:rFonts w:hint="default" w:ascii="Wingdings" w:hAnsi="Wingdings"/>
      </w:rPr>
    </w:lvl>
  </w:abstractNum>
  <w:abstractNum w:abstractNumId="7" w15:restartNumberingAfterBreak="0">
    <w:nsid w:val="102639EB"/>
    <w:multiLevelType w:val="hybridMultilevel"/>
    <w:tmpl w:val="26AC02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07099D"/>
    <w:multiLevelType w:val="hybridMultilevel"/>
    <w:tmpl w:val="F30840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7D16DCE"/>
    <w:multiLevelType w:val="hybridMultilevel"/>
    <w:tmpl w:val="49128454"/>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0" w15:restartNumberingAfterBreak="0">
    <w:nsid w:val="187D2869"/>
    <w:multiLevelType w:val="hybridMultilevel"/>
    <w:tmpl w:val="E522D32E"/>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1" w15:restartNumberingAfterBreak="0">
    <w:nsid w:val="19C54448"/>
    <w:multiLevelType w:val="multilevel"/>
    <w:tmpl w:val="7736ECBC"/>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D0927B5"/>
    <w:multiLevelType w:val="hybridMultilevel"/>
    <w:tmpl w:val="153E4E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E7E7643"/>
    <w:multiLevelType w:val="hybridMultilevel"/>
    <w:tmpl w:val="933A9C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0F5108C"/>
    <w:multiLevelType w:val="hybridMultilevel"/>
    <w:tmpl w:val="FD4AA9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67F097A"/>
    <w:multiLevelType w:val="hybridMultilevel"/>
    <w:tmpl w:val="636469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8E52548"/>
    <w:multiLevelType w:val="hybridMultilevel"/>
    <w:tmpl w:val="6E2E7D40"/>
    <w:lvl w:ilvl="0" w:tplc="8024631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91C4C59"/>
    <w:multiLevelType w:val="hybridMultilevel"/>
    <w:tmpl w:val="572243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99A351A"/>
    <w:multiLevelType w:val="hybridMultilevel"/>
    <w:tmpl w:val="5290DB1E"/>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9" w15:restartNumberingAfterBreak="0">
    <w:nsid w:val="2AA41D8B"/>
    <w:multiLevelType w:val="hybridMultilevel"/>
    <w:tmpl w:val="036A3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16365B7"/>
    <w:multiLevelType w:val="multilevel"/>
    <w:tmpl w:val="C1FEE02C"/>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68951C9"/>
    <w:multiLevelType w:val="hybridMultilevel"/>
    <w:tmpl w:val="44B65AD6"/>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22" w15:restartNumberingAfterBreak="0">
    <w:nsid w:val="3DB6212A"/>
    <w:multiLevelType w:val="hybridMultilevel"/>
    <w:tmpl w:val="11E023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32A6D9C"/>
    <w:multiLevelType w:val="hybridMultilevel"/>
    <w:tmpl w:val="703C07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53009E9"/>
    <w:multiLevelType w:val="hybridMultilevel"/>
    <w:tmpl w:val="CD8893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5F47672"/>
    <w:multiLevelType w:val="hybridMultilevel"/>
    <w:tmpl w:val="6D4EE6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70F5DD8"/>
    <w:multiLevelType w:val="hybridMultilevel"/>
    <w:tmpl w:val="DA72D9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7972922"/>
    <w:multiLevelType w:val="hybridMultilevel"/>
    <w:tmpl w:val="84CCF9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7BF2D9E"/>
    <w:multiLevelType w:val="hybridMultilevel"/>
    <w:tmpl w:val="E4A2A4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8AE6FC6"/>
    <w:multiLevelType w:val="hybridMultilevel"/>
    <w:tmpl w:val="BD062954"/>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8E5370A"/>
    <w:multiLevelType w:val="hybridMultilevel"/>
    <w:tmpl w:val="1C901C6E"/>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49E17D60"/>
    <w:multiLevelType w:val="hybridMultilevel"/>
    <w:tmpl w:val="3B9E94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A0D2952"/>
    <w:multiLevelType w:val="hybridMultilevel"/>
    <w:tmpl w:val="E834C3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4BCC0CAF"/>
    <w:multiLevelType w:val="hybridMultilevel"/>
    <w:tmpl w:val="AB6CCB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FAE0DB2"/>
    <w:multiLevelType w:val="hybridMultilevel"/>
    <w:tmpl w:val="46628C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6FD6B57"/>
    <w:multiLevelType w:val="hybridMultilevel"/>
    <w:tmpl w:val="4AD43B8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584A5E33"/>
    <w:multiLevelType w:val="hybridMultilevel"/>
    <w:tmpl w:val="301883DA"/>
    <w:lvl w:ilvl="0" w:tplc="0C0A0005">
      <w:start w:val="1"/>
      <w:numFmt w:val="bullet"/>
      <w:lvlText w:val=""/>
      <w:lvlJc w:val="left"/>
      <w:pPr>
        <w:ind w:left="720" w:hanging="360"/>
      </w:pPr>
      <w:rPr>
        <w:rFonts w:hint="default" w:ascii="Wingdings" w:hAnsi="Wingdings"/>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37" w15:restartNumberingAfterBreak="0">
    <w:nsid w:val="5A680F2E"/>
    <w:multiLevelType w:val="hybridMultilevel"/>
    <w:tmpl w:val="5BAC6A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B051D8D"/>
    <w:multiLevelType w:val="hybridMultilevel"/>
    <w:tmpl w:val="C6541A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5DA01227"/>
    <w:multiLevelType w:val="hybridMultilevel"/>
    <w:tmpl w:val="1A6C0180"/>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6EB1B13"/>
    <w:multiLevelType w:val="hybridMultilevel"/>
    <w:tmpl w:val="A62EB1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84C705B"/>
    <w:multiLevelType w:val="hybridMultilevel"/>
    <w:tmpl w:val="64C410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E2D0F60"/>
    <w:multiLevelType w:val="hybridMultilevel"/>
    <w:tmpl w:val="98068844"/>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3" w15:restartNumberingAfterBreak="0">
    <w:nsid w:val="6ED668BB"/>
    <w:multiLevelType w:val="hybridMultilevel"/>
    <w:tmpl w:val="A80ECD82"/>
    <w:lvl w:ilvl="0" w:tplc="FFFFFFFF">
      <w:start w:val="1"/>
      <w:numFmt w:val="bullet"/>
      <w:lvlText w:val="o"/>
      <w:lvlJc w:val="left"/>
      <w:pPr>
        <w:ind w:left="720" w:hanging="360"/>
      </w:pPr>
      <w:rPr>
        <w:rFonts w:hint="default" w:ascii="Courier New" w:hAnsi="Courier New" w:cs="Courier New"/>
      </w:rPr>
    </w:lvl>
    <w:lvl w:ilvl="1" w:tplc="04090005">
      <w:start w:val="1"/>
      <w:numFmt w:val="bullet"/>
      <w:lvlText w:val=""/>
      <w:lvlJc w:val="left"/>
      <w:pPr>
        <w:ind w:left="1440" w:hanging="360"/>
      </w:pPr>
      <w:rPr>
        <w:rFonts w:hint="default" w:ascii="Wingdings" w:hAnsi="Wingdings"/>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4" w15:restartNumberingAfterBreak="0">
    <w:nsid w:val="6EDB184E"/>
    <w:multiLevelType w:val="hybridMultilevel"/>
    <w:tmpl w:val="E7809DE0"/>
    <w:lvl w:ilvl="0" w:tplc="04090001">
      <w:start w:val="1"/>
      <w:numFmt w:val="bullet"/>
      <w:lvlText w:val=""/>
      <w:lvlJc w:val="left"/>
      <w:pPr>
        <w:ind w:left="786" w:hanging="360"/>
      </w:pPr>
      <w:rPr>
        <w:rFonts w:hint="default" w:ascii="Symbol" w:hAnsi="Symbol"/>
      </w:rPr>
    </w:lvl>
    <w:lvl w:ilvl="1" w:tplc="FFFFFFFF">
      <w:start w:val="1"/>
      <w:numFmt w:val="bullet"/>
      <w:lvlText w:val="o"/>
      <w:lvlJc w:val="left"/>
      <w:pPr>
        <w:ind w:left="1506" w:hanging="360"/>
      </w:pPr>
      <w:rPr>
        <w:rFonts w:hint="default" w:ascii="Courier New" w:hAnsi="Courier New" w:cs="Courier New"/>
      </w:rPr>
    </w:lvl>
    <w:lvl w:ilvl="2" w:tplc="FFFFFFFF" w:tentative="1">
      <w:start w:val="1"/>
      <w:numFmt w:val="bullet"/>
      <w:lvlText w:val=""/>
      <w:lvlJc w:val="left"/>
      <w:pPr>
        <w:ind w:left="2226" w:hanging="360"/>
      </w:pPr>
      <w:rPr>
        <w:rFonts w:hint="default" w:ascii="Wingdings" w:hAnsi="Wingdings"/>
      </w:rPr>
    </w:lvl>
    <w:lvl w:ilvl="3" w:tplc="FFFFFFFF" w:tentative="1">
      <w:start w:val="1"/>
      <w:numFmt w:val="bullet"/>
      <w:lvlText w:val=""/>
      <w:lvlJc w:val="left"/>
      <w:pPr>
        <w:ind w:left="2946" w:hanging="360"/>
      </w:pPr>
      <w:rPr>
        <w:rFonts w:hint="default" w:ascii="Symbol" w:hAnsi="Symbol"/>
      </w:rPr>
    </w:lvl>
    <w:lvl w:ilvl="4" w:tplc="FFFFFFFF" w:tentative="1">
      <w:start w:val="1"/>
      <w:numFmt w:val="bullet"/>
      <w:lvlText w:val="o"/>
      <w:lvlJc w:val="left"/>
      <w:pPr>
        <w:ind w:left="3666" w:hanging="360"/>
      </w:pPr>
      <w:rPr>
        <w:rFonts w:hint="default" w:ascii="Courier New" w:hAnsi="Courier New" w:cs="Courier New"/>
      </w:rPr>
    </w:lvl>
    <w:lvl w:ilvl="5" w:tplc="FFFFFFFF" w:tentative="1">
      <w:start w:val="1"/>
      <w:numFmt w:val="bullet"/>
      <w:lvlText w:val=""/>
      <w:lvlJc w:val="left"/>
      <w:pPr>
        <w:ind w:left="4386" w:hanging="360"/>
      </w:pPr>
      <w:rPr>
        <w:rFonts w:hint="default" w:ascii="Wingdings" w:hAnsi="Wingdings"/>
      </w:rPr>
    </w:lvl>
    <w:lvl w:ilvl="6" w:tplc="FFFFFFFF" w:tentative="1">
      <w:start w:val="1"/>
      <w:numFmt w:val="bullet"/>
      <w:lvlText w:val=""/>
      <w:lvlJc w:val="left"/>
      <w:pPr>
        <w:ind w:left="5106" w:hanging="360"/>
      </w:pPr>
      <w:rPr>
        <w:rFonts w:hint="default" w:ascii="Symbol" w:hAnsi="Symbol"/>
      </w:rPr>
    </w:lvl>
    <w:lvl w:ilvl="7" w:tplc="FFFFFFFF" w:tentative="1">
      <w:start w:val="1"/>
      <w:numFmt w:val="bullet"/>
      <w:lvlText w:val="o"/>
      <w:lvlJc w:val="left"/>
      <w:pPr>
        <w:ind w:left="5826" w:hanging="360"/>
      </w:pPr>
      <w:rPr>
        <w:rFonts w:hint="default" w:ascii="Courier New" w:hAnsi="Courier New" w:cs="Courier New"/>
      </w:rPr>
    </w:lvl>
    <w:lvl w:ilvl="8" w:tplc="FFFFFFFF" w:tentative="1">
      <w:start w:val="1"/>
      <w:numFmt w:val="bullet"/>
      <w:lvlText w:val=""/>
      <w:lvlJc w:val="left"/>
      <w:pPr>
        <w:ind w:left="6546" w:hanging="360"/>
      </w:pPr>
      <w:rPr>
        <w:rFonts w:hint="default" w:ascii="Wingdings" w:hAnsi="Wingdings"/>
      </w:rPr>
    </w:lvl>
  </w:abstractNum>
  <w:abstractNum w:abstractNumId="45" w15:restartNumberingAfterBreak="0">
    <w:nsid w:val="708E3CA5"/>
    <w:multiLevelType w:val="hybridMultilevel"/>
    <w:tmpl w:val="889E888C"/>
    <w:lvl w:ilvl="0" w:tplc="046C207C">
      <w:start w:val="1"/>
      <w:numFmt w:val="bullet"/>
      <w:lvlText w:val="o"/>
      <w:lvlJc w:val="left"/>
      <w:pPr>
        <w:ind w:left="360" w:hanging="360"/>
      </w:pPr>
      <w:rPr>
        <w:rFonts w:hint="default" w:ascii="Courier New" w:hAnsi="Courier New"/>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6" w15:restartNumberingAfterBreak="0">
    <w:nsid w:val="77681822"/>
    <w:multiLevelType w:val="hybridMultilevel"/>
    <w:tmpl w:val="8272C1F0"/>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7" w15:restartNumberingAfterBreak="0">
    <w:nsid w:val="777C1C01"/>
    <w:multiLevelType w:val="hybridMultilevel"/>
    <w:tmpl w:val="F15E6A9A"/>
    <w:lvl w:ilvl="0" w:tplc="0C0A0005">
      <w:start w:val="1"/>
      <w:numFmt w:val="bullet"/>
      <w:lvlText w:val=""/>
      <w:lvlJc w:val="left"/>
      <w:pPr>
        <w:ind w:left="720" w:hanging="360"/>
      </w:pPr>
      <w:rPr>
        <w:rFonts w:hint="default" w:ascii="Wingdings" w:hAnsi="Wingdings"/>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48" w15:restartNumberingAfterBreak="0">
    <w:nsid w:val="78FD523E"/>
    <w:multiLevelType w:val="hybridMultilevel"/>
    <w:tmpl w:val="9B8CD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A902E61"/>
    <w:multiLevelType w:val="hybridMultilevel"/>
    <w:tmpl w:val="EB862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DF56A1C"/>
    <w:multiLevelType w:val="hybridMultilevel"/>
    <w:tmpl w:val="625E41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7EEC7637"/>
    <w:multiLevelType w:val="hybridMultilevel"/>
    <w:tmpl w:val="5A68D61C"/>
    <w:lvl w:ilvl="0" w:tplc="04090003">
      <w:start w:val="1"/>
      <w:numFmt w:val="bullet"/>
      <w:lvlText w:val="o"/>
      <w:lvlJc w:val="left"/>
      <w:pPr>
        <w:ind w:left="786" w:hanging="360"/>
      </w:pPr>
      <w:rPr>
        <w:rFonts w:hint="default" w:ascii="Courier New" w:hAnsi="Courier New" w:cs="Courier New"/>
      </w:rPr>
    </w:lvl>
    <w:lvl w:ilvl="1" w:tplc="FFFFFFFF">
      <w:start w:val="1"/>
      <w:numFmt w:val="bullet"/>
      <w:lvlText w:val="o"/>
      <w:lvlJc w:val="left"/>
      <w:pPr>
        <w:ind w:left="1506" w:hanging="360"/>
      </w:pPr>
      <w:rPr>
        <w:rFonts w:hint="default" w:ascii="Courier New" w:hAnsi="Courier New" w:cs="Courier New"/>
      </w:rPr>
    </w:lvl>
    <w:lvl w:ilvl="2" w:tplc="FFFFFFFF" w:tentative="1">
      <w:start w:val="1"/>
      <w:numFmt w:val="bullet"/>
      <w:lvlText w:val=""/>
      <w:lvlJc w:val="left"/>
      <w:pPr>
        <w:ind w:left="2226" w:hanging="360"/>
      </w:pPr>
      <w:rPr>
        <w:rFonts w:hint="default" w:ascii="Wingdings" w:hAnsi="Wingdings"/>
      </w:rPr>
    </w:lvl>
    <w:lvl w:ilvl="3" w:tplc="FFFFFFFF" w:tentative="1">
      <w:start w:val="1"/>
      <w:numFmt w:val="bullet"/>
      <w:lvlText w:val=""/>
      <w:lvlJc w:val="left"/>
      <w:pPr>
        <w:ind w:left="2946" w:hanging="360"/>
      </w:pPr>
      <w:rPr>
        <w:rFonts w:hint="default" w:ascii="Symbol" w:hAnsi="Symbol"/>
      </w:rPr>
    </w:lvl>
    <w:lvl w:ilvl="4" w:tplc="FFFFFFFF" w:tentative="1">
      <w:start w:val="1"/>
      <w:numFmt w:val="bullet"/>
      <w:lvlText w:val="o"/>
      <w:lvlJc w:val="left"/>
      <w:pPr>
        <w:ind w:left="3666" w:hanging="360"/>
      </w:pPr>
      <w:rPr>
        <w:rFonts w:hint="default" w:ascii="Courier New" w:hAnsi="Courier New" w:cs="Courier New"/>
      </w:rPr>
    </w:lvl>
    <w:lvl w:ilvl="5" w:tplc="FFFFFFFF" w:tentative="1">
      <w:start w:val="1"/>
      <w:numFmt w:val="bullet"/>
      <w:lvlText w:val=""/>
      <w:lvlJc w:val="left"/>
      <w:pPr>
        <w:ind w:left="4386" w:hanging="360"/>
      </w:pPr>
      <w:rPr>
        <w:rFonts w:hint="default" w:ascii="Wingdings" w:hAnsi="Wingdings"/>
      </w:rPr>
    </w:lvl>
    <w:lvl w:ilvl="6" w:tplc="FFFFFFFF" w:tentative="1">
      <w:start w:val="1"/>
      <w:numFmt w:val="bullet"/>
      <w:lvlText w:val=""/>
      <w:lvlJc w:val="left"/>
      <w:pPr>
        <w:ind w:left="5106" w:hanging="360"/>
      </w:pPr>
      <w:rPr>
        <w:rFonts w:hint="default" w:ascii="Symbol" w:hAnsi="Symbol"/>
      </w:rPr>
    </w:lvl>
    <w:lvl w:ilvl="7" w:tplc="FFFFFFFF" w:tentative="1">
      <w:start w:val="1"/>
      <w:numFmt w:val="bullet"/>
      <w:lvlText w:val="o"/>
      <w:lvlJc w:val="left"/>
      <w:pPr>
        <w:ind w:left="5826" w:hanging="360"/>
      </w:pPr>
      <w:rPr>
        <w:rFonts w:hint="default" w:ascii="Courier New" w:hAnsi="Courier New" w:cs="Courier New"/>
      </w:rPr>
    </w:lvl>
    <w:lvl w:ilvl="8" w:tplc="FFFFFFFF" w:tentative="1">
      <w:start w:val="1"/>
      <w:numFmt w:val="bullet"/>
      <w:lvlText w:val=""/>
      <w:lvlJc w:val="left"/>
      <w:pPr>
        <w:ind w:left="6546" w:hanging="360"/>
      </w:pPr>
      <w:rPr>
        <w:rFonts w:hint="default" w:ascii="Wingdings" w:hAnsi="Wingdings"/>
      </w:rPr>
    </w:lvl>
  </w:abstractNum>
  <w:num w:numId="1" w16cid:durableId="1542400191">
    <w:abstractNumId w:val="38"/>
  </w:num>
  <w:num w:numId="2" w16cid:durableId="1289555608">
    <w:abstractNumId w:val="16"/>
  </w:num>
  <w:num w:numId="3" w16cid:durableId="1005550346">
    <w:abstractNumId w:val="48"/>
  </w:num>
  <w:num w:numId="4" w16cid:durableId="1941137118">
    <w:abstractNumId w:val="13"/>
  </w:num>
  <w:num w:numId="5" w16cid:durableId="746995122">
    <w:abstractNumId w:val="6"/>
  </w:num>
  <w:num w:numId="6" w16cid:durableId="419184637">
    <w:abstractNumId w:val="50"/>
  </w:num>
  <w:num w:numId="7" w16cid:durableId="1265847218">
    <w:abstractNumId w:val="9"/>
  </w:num>
  <w:num w:numId="8" w16cid:durableId="1765414926">
    <w:abstractNumId w:val="18"/>
  </w:num>
  <w:num w:numId="9" w16cid:durableId="1382093171">
    <w:abstractNumId w:val="21"/>
  </w:num>
  <w:num w:numId="10" w16cid:durableId="1637102403">
    <w:abstractNumId w:val="47"/>
  </w:num>
  <w:num w:numId="11" w16cid:durableId="1355154636">
    <w:abstractNumId w:val="17"/>
  </w:num>
  <w:num w:numId="12" w16cid:durableId="8263275">
    <w:abstractNumId w:val="36"/>
  </w:num>
  <w:num w:numId="13" w16cid:durableId="391079157">
    <w:abstractNumId w:val="32"/>
  </w:num>
  <w:num w:numId="14" w16cid:durableId="1298148396">
    <w:abstractNumId w:val="30"/>
  </w:num>
  <w:num w:numId="15" w16cid:durableId="1455096424">
    <w:abstractNumId w:val="5"/>
  </w:num>
  <w:num w:numId="16" w16cid:durableId="805437689">
    <w:abstractNumId w:val="44"/>
  </w:num>
  <w:num w:numId="17" w16cid:durableId="2107114109">
    <w:abstractNumId w:val="51"/>
  </w:num>
  <w:num w:numId="18" w16cid:durableId="215316090">
    <w:abstractNumId w:val="10"/>
  </w:num>
  <w:num w:numId="19" w16cid:durableId="1330911421">
    <w:abstractNumId w:val="26"/>
  </w:num>
  <w:num w:numId="20" w16cid:durableId="232744784">
    <w:abstractNumId w:val="46"/>
  </w:num>
  <w:num w:numId="21" w16cid:durableId="978649569">
    <w:abstractNumId w:val="28"/>
  </w:num>
  <w:num w:numId="22" w16cid:durableId="214853905">
    <w:abstractNumId w:val="4"/>
  </w:num>
  <w:num w:numId="23" w16cid:durableId="550656494">
    <w:abstractNumId w:val="43"/>
  </w:num>
  <w:num w:numId="24" w16cid:durableId="1219514167">
    <w:abstractNumId w:val="29"/>
  </w:num>
  <w:num w:numId="25" w16cid:durableId="1880124036">
    <w:abstractNumId w:val="8"/>
  </w:num>
  <w:num w:numId="26" w16cid:durableId="310720957">
    <w:abstractNumId w:val="42"/>
  </w:num>
  <w:num w:numId="27" w16cid:durableId="1896045155">
    <w:abstractNumId w:val="37"/>
  </w:num>
  <w:num w:numId="28" w16cid:durableId="1068304392">
    <w:abstractNumId w:val="39"/>
  </w:num>
  <w:num w:numId="29" w16cid:durableId="401176114">
    <w:abstractNumId w:val="19"/>
  </w:num>
  <w:num w:numId="30" w16cid:durableId="581598640">
    <w:abstractNumId w:val="12"/>
  </w:num>
  <w:num w:numId="31" w16cid:durableId="438066282">
    <w:abstractNumId w:val="15"/>
  </w:num>
  <w:num w:numId="32" w16cid:durableId="1825314683">
    <w:abstractNumId w:val="1"/>
  </w:num>
  <w:num w:numId="33" w16cid:durableId="723141909">
    <w:abstractNumId w:val="0"/>
  </w:num>
  <w:num w:numId="34" w16cid:durableId="670984344">
    <w:abstractNumId w:val="40"/>
  </w:num>
  <w:num w:numId="35" w16cid:durableId="1869367660">
    <w:abstractNumId w:val="45"/>
  </w:num>
  <w:num w:numId="36" w16cid:durableId="879167618">
    <w:abstractNumId w:val="2"/>
  </w:num>
  <w:num w:numId="37" w16cid:durableId="1786264908">
    <w:abstractNumId w:val="33"/>
  </w:num>
  <w:num w:numId="38" w16cid:durableId="549151193">
    <w:abstractNumId w:val="7"/>
  </w:num>
  <w:num w:numId="39" w16cid:durableId="34891148">
    <w:abstractNumId w:val="49"/>
  </w:num>
  <w:num w:numId="40" w16cid:durableId="1959944670">
    <w:abstractNumId w:val="34"/>
  </w:num>
  <w:num w:numId="41" w16cid:durableId="2081825811">
    <w:abstractNumId w:val="14"/>
  </w:num>
  <w:num w:numId="42" w16cid:durableId="717707421">
    <w:abstractNumId w:val="24"/>
  </w:num>
  <w:num w:numId="43" w16cid:durableId="1299342727">
    <w:abstractNumId w:val="25"/>
  </w:num>
  <w:num w:numId="44" w16cid:durableId="431898993">
    <w:abstractNumId w:val="27"/>
  </w:num>
  <w:num w:numId="45" w16cid:durableId="672533659">
    <w:abstractNumId w:val="22"/>
  </w:num>
  <w:num w:numId="46" w16cid:durableId="166943167">
    <w:abstractNumId w:val="31"/>
  </w:num>
  <w:num w:numId="47" w16cid:durableId="703409609">
    <w:abstractNumId w:val="20"/>
  </w:num>
  <w:num w:numId="48" w16cid:durableId="1913849330">
    <w:abstractNumId w:val="23"/>
  </w:num>
  <w:num w:numId="49" w16cid:durableId="174152097">
    <w:abstractNumId w:val="3"/>
  </w:num>
  <w:num w:numId="50" w16cid:durableId="1322654720">
    <w:abstractNumId w:val="11"/>
  </w:num>
  <w:num w:numId="51" w16cid:durableId="1035080210">
    <w:abstractNumId w:val="41"/>
  </w:num>
  <w:num w:numId="52" w16cid:durableId="687410935">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trackRevisions w:val="tru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13"/>
    <w:rsid w:val="000106A1"/>
    <w:rsid w:val="000156E4"/>
    <w:rsid w:val="000172A0"/>
    <w:rsid w:val="00040209"/>
    <w:rsid w:val="0004085E"/>
    <w:rsid w:val="000408AC"/>
    <w:rsid w:val="00040A12"/>
    <w:rsid w:val="00041AE3"/>
    <w:rsid w:val="0004343B"/>
    <w:rsid w:val="000469E4"/>
    <w:rsid w:val="00052FBD"/>
    <w:rsid w:val="000631C3"/>
    <w:rsid w:val="00063756"/>
    <w:rsid w:val="00063E6B"/>
    <w:rsid w:val="00065063"/>
    <w:rsid w:val="000762CC"/>
    <w:rsid w:val="00076457"/>
    <w:rsid w:val="00077554"/>
    <w:rsid w:val="0008261A"/>
    <w:rsid w:val="000842A2"/>
    <w:rsid w:val="0008523D"/>
    <w:rsid w:val="00094EAD"/>
    <w:rsid w:val="00095F36"/>
    <w:rsid w:val="00095FC1"/>
    <w:rsid w:val="000A5545"/>
    <w:rsid w:val="000C6DFB"/>
    <w:rsid w:val="000C7F36"/>
    <w:rsid w:val="000D5FC2"/>
    <w:rsid w:val="000E3264"/>
    <w:rsid w:val="000F0239"/>
    <w:rsid w:val="000F0883"/>
    <w:rsid w:val="000F323C"/>
    <w:rsid w:val="001046AC"/>
    <w:rsid w:val="00107F19"/>
    <w:rsid w:val="001139DA"/>
    <w:rsid w:val="001202F5"/>
    <w:rsid w:val="00121C74"/>
    <w:rsid w:val="00131548"/>
    <w:rsid w:val="00135FEF"/>
    <w:rsid w:val="00136DA9"/>
    <w:rsid w:val="00145510"/>
    <w:rsid w:val="001456F0"/>
    <w:rsid w:val="00147B72"/>
    <w:rsid w:val="00160090"/>
    <w:rsid w:val="00164591"/>
    <w:rsid w:val="00173C33"/>
    <w:rsid w:val="00183450"/>
    <w:rsid w:val="00187945"/>
    <w:rsid w:val="00192FC7"/>
    <w:rsid w:val="0019793B"/>
    <w:rsid w:val="00197CEA"/>
    <w:rsid w:val="001A4617"/>
    <w:rsid w:val="001A57AF"/>
    <w:rsid w:val="001A7280"/>
    <w:rsid w:val="001B0478"/>
    <w:rsid w:val="001C4FD2"/>
    <w:rsid w:val="001D0EC1"/>
    <w:rsid w:val="001D397B"/>
    <w:rsid w:val="001F09B9"/>
    <w:rsid w:val="001F6141"/>
    <w:rsid w:val="00200DD8"/>
    <w:rsid w:val="00210963"/>
    <w:rsid w:val="00224FE4"/>
    <w:rsid w:val="00225956"/>
    <w:rsid w:val="00226714"/>
    <w:rsid w:val="00241E80"/>
    <w:rsid w:val="002442F9"/>
    <w:rsid w:val="002469AD"/>
    <w:rsid w:val="002473E8"/>
    <w:rsid w:val="00251232"/>
    <w:rsid w:val="00252309"/>
    <w:rsid w:val="00254D29"/>
    <w:rsid w:val="002671D2"/>
    <w:rsid w:val="0027106E"/>
    <w:rsid w:val="00272FA4"/>
    <w:rsid w:val="00273D68"/>
    <w:rsid w:val="0027428A"/>
    <w:rsid w:val="00275FDF"/>
    <w:rsid w:val="00281996"/>
    <w:rsid w:val="00282F27"/>
    <w:rsid w:val="00283F8B"/>
    <w:rsid w:val="002B6A2A"/>
    <w:rsid w:val="002B73B2"/>
    <w:rsid w:val="002B7FE0"/>
    <w:rsid w:val="002D0677"/>
    <w:rsid w:val="002D158C"/>
    <w:rsid w:val="002F37B7"/>
    <w:rsid w:val="002F62AC"/>
    <w:rsid w:val="003069A9"/>
    <w:rsid w:val="00307915"/>
    <w:rsid w:val="0031349E"/>
    <w:rsid w:val="0031384C"/>
    <w:rsid w:val="00317AAA"/>
    <w:rsid w:val="00322125"/>
    <w:rsid w:val="00330845"/>
    <w:rsid w:val="00332982"/>
    <w:rsid w:val="003506B8"/>
    <w:rsid w:val="00351CED"/>
    <w:rsid w:val="00360CEA"/>
    <w:rsid w:val="00367514"/>
    <w:rsid w:val="00370546"/>
    <w:rsid w:val="00370BF5"/>
    <w:rsid w:val="00371D16"/>
    <w:rsid w:val="0037535C"/>
    <w:rsid w:val="00381C1D"/>
    <w:rsid w:val="0038232D"/>
    <w:rsid w:val="00382A6C"/>
    <w:rsid w:val="003A62D6"/>
    <w:rsid w:val="003A6D67"/>
    <w:rsid w:val="003B3BC5"/>
    <w:rsid w:val="003B4C6E"/>
    <w:rsid w:val="003C0819"/>
    <w:rsid w:val="003C2B42"/>
    <w:rsid w:val="003C3B16"/>
    <w:rsid w:val="003C569F"/>
    <w:rsid w:val="003C5941"/>
    <w:rsid w:val="003C68CA"/>
    <w:rsid w:val="003D1B89"/>
    <w:rsid w:val="003D1E98"/>
    <w:rsid w:val="003D4FF0"/>
    <w:rsid w:val="003D7919"/>
    <w:rsid w:val="003E0063"/>
    <w:rsid w:val="003F1A69"/>
    <w:rsid w:val="003F26AE"/>
    <w:rsid w:val="003F41BF"/>
    <w:rsid w:val="003F6712"/>
    <w:rsid w:val="00401070"/>
    <w:rsid w:val="00404CDB"/>
    <w:rsid w:val="0040700A"/>
    <w:rsid w:val="00414808"/>
    <w:rsid w:val="00421B23"/>
    <w:rsid w:val="004253B6"/>
    <w:rsid w:val="00427BE0"/>
    <w:rsid w:val="0043228D"/>
    <w:rsid w:val="00436856"/>
    <w:rsid w:val="00444DCA"/>
    <w:rsid w:val="004454BA"/>
    <w:rsid w:val="00446C07"/>
    <w:rsid w:val="00451B86"/>
    <w:rsid w:val="00452D67"/>
    <w:rsid w:val="0045611A"/>
    <w:rsid w:val="00466E48"/>
    <w:rsid w:val="004733FC"/>
    <w:rsid w:val="00481753"/>
    <w:rsid w:val="00490DDC"/>
    <w:rsid w:val="00497B5B"/>
    <w:rsid w:val="004A3809"/>
    <w:rsid w:val="004B7CC2"/>
    <w:rsid w:val="004C4DEB"/>
    <w:rsid w:val="004D207D"/>
    <w:rsid w:val="004E0D41"/>
    <w:rsid w:val="004E3F02"/>
    <w:rsid w:val="004E5965"/>
    <w:rsid w:val="00501EB9"/>
    <w:rsid w:val="00503B69"/>
    <w:rsid w:val="00510D71"/>
    <w:rsid w:val="00511D63"/>
    <w:rsid w:val="00514375"/>
    <w:rsid w:val="00515415"/>
    <w:rsid w:val="00522D70"/>
    <w:rsid w:val="005246EB"/>
    <w:rsid w:val="00526A28"/>
    <w:rsid w:val="00543324"/>
    <w:rsid w:val="00543C93"/>
    <w:rsid w:val="00543C9C"/>
    <w:rsid w:val="00557380"/>
    <w:rsid w:val="005577A8"/>
    <w:rsid w:val="00557BFF"/>
    <w:rsid w:val="00576E66"/>
    <w:rsid w:val="00580948"/>
    <w:rsid w:val="005815A0"/>
    <w:rsid w:val="00581C20"/>
    <w:rsid w:val="005907AF"/>
    <w:rsid w:val="00592708"/>
    <w:rsid w:val="00593FFA"/>
    <w:rsid w:val="00594B21"/>
    <w:rsid w:val="005A1506"/>
    <w:rsid w:val="005C0D8B"/>
    <w:rsid w:val="005C5C41"/>
    <w:rsid w:val="005E1094"/>
    <w:rsid w:val="005F5366"/>
    <w:rsid w:val="00600A4F"/>
    <w:rsid w:val="006023EF"/>
    <w:rsid w:val="00612B75"/>
    <w:rsid w:val="00612DFD"/>
    <w:rsid w:val="00615A3A"/>
    <w:rsid w:val="006217B9"/>
    <w:rsid w:val="00622EA9"/>
    <w:rsid w:val="006316C9"/>
    <w:rsid w:val="006320E6"/>
    <w:rsid w:val="00641E0C"/>
    <w:rsid w:val="00644FF8"/>
    <w:rsid w:val="00650A32"/>
    <w:rsid w:val="00653CB1"/>
    <w:rsid w:val="00656F4B"/>
    <w:rsid w:val="00663C4A"/>
    <w:rsid w:val="00663EDF"/>
    <w:rsid w:val="00664513"/>
    <w:rsid w:val="00665A5B"/>
    <w:rsid w:val="0066793B"/>
    <w:rsid w:val="00677088"/>
    <w:rsid w:val="0069147F"/>
    <w:rsid w:val="006927F8"/>
    <w:rsid w:val="00692D8A"/>
    <w:rsid w:val="006A1D29"/>
    <w:rsid w:val="006A5E74"/>
    <w:rsid w:val="006A7FBA"/>
    <w:rsid w:val="006C25DF"/>
    <w:rsid w:val="006C2A79"/>
    <w:rsid w:val="006C2E93"/>
    <w:rsid w:val="006C45F9"/>
    <w:rsid w:val="006D344C"/>
    <w:rsid w:val="006E13BE"/>
    <w:rsid w:val="006E156A"/>
    <w:rsid w:val="006E3170"/>
    <w:rsid w:val="006E61FF"/>
    <w:rsid w:val="006F56C2"/>
    <w:rsid w:val="006F6A7B"/>
    <w:rsid w:val="006F7F70"/>
    <w:rsid w:val="00703601"/>
    <w:rsid w:val="00724FE2"/>
    <w:rsid w:val="007258F5"/>
    <w:rsid w:val="007433DC"/>
    <w:rsid w:val="00753E83"/>
    <w:rsid w:val="00755DB6"/>
    <w:rsid w:val="007621BB"/>
    <w:rsid w:val="00770006"/>
    <w:rsid w:val="007751BE"/>
    <w:rsid w:val="00782B6E"/>
    <w:rsid w:val="00787AFA"/>
    <w:rsid w:val="007A024A"/>
    <w:rsid w:val="007A03FE"/>
    <w:rsid w:val="007A2AD4"/>
    <w:rsid w:val="007C1F0D"/>
    <w:rsid w:val="007C2C72"/>
    <w:rsid w:val="007C3058"/>
    <w:rsid w:val="007D03E4"/>
    <w:rsid w:val="007D1459"/>
    <w:rsid w:val="007D1D99"/>
    <w:rsid w:val="007D27EE"/>
    <w:rsid w:val="007E22A7"/>
    <w:rsid w:val="007F6893"/>
    <w:rsid w:val="00802166"/>
    <w:rsid w:val="0080246D"/>
    <w:rsid w:val="00806B08"/>
    <w:rsid w:val="0080790C"/>
    <w:rsid w:val="00817714"/>
    <w:rsid w:val="00820BAB"/>
    <w:rsid w:val="008220B3"/>
    <w:rsid w:val="00822FDE"/>
    <w:rsid w:val="00823B1D"/>
    <w:rsid w:val="00827044"/>
    <w:rsid w:val="008303A1"/>
    <w:rsid w:val="008315F5"/>
    <w:rsid w:val="00833A51"/>
    <w:rsid w:val="00834C7F"/>
    <w:rsid w:val="008360D8"/>
    <w:rsid w:val="00840A06"/>
    <w:rsid w:val="0084340E"/>
    <w:rsid w:val="00850EFD"/>
    <w:rsid w:val="0085263E"/>
    <w:rsid w:val="008535CE"/>
    <w:rsid w:val="008577F2"/>
    <w:rsid w:val="008601FA"/>
    <w:rsid w:val="00862583"/>
    <w:rsid w:val="00862DDA"/>
    <w:rsid w:val="00863C4A"/>
    <w:rsid w:val="00865882"/>
    <w:rsid w:val="00870C90"/>
    <w:rsid w:val="00875C82"/>
    <w:rsid w:val="00883938"/>
    <w:rsid w:val="00891396"/>
    <w:rsid w:val="008934BF"/>
    <w:rsid w:val="008A1DD9"/>
    <w:rsid w:val="008A5F69"/>
    <w:rsid w:val="008A6B6B"/>
    <w:rsid w:val="008B2FCC"/>
    <w:rsid w:val="008B5263"/>
    <w:rsid w:val="008C06A8"/>
    <w:rsid w:val="008C0F7F"/>
    <w:rsid w:val="008C1AD9"/>
    <w:rsid w:val="008C612F"/>
    <w:rsid w:val="008D5381"/>
    <w:rsid w:val="008F0326"/>
    <w:rsid w:val="008F363D"/>
    <w:rsid w:val="008F43FE"/>
    <w:rsid w:val="009025CF"/>
    <w:rsid w:val="0090619E"/>
    <w:rsid w:val="00907E40"/>
    <w:rsid w:val="00911750"/>
    <w:rsid w:val="009118A0"/>
    <w:rsid w:val="0091702D"/>
    <w:rsid w:val="009173F9"/>
    <w:rsid w:val="00931456"/>
    <w:rsid w:val="009338BF"/>
    <w:rsid w:val="00941F64"/>
    <w:rsid w:val="00942249"/>
    <w:rsid w:val="00945CD3"/>
    <w:rsid w:val="0094711E"/>
    <w:rsid w:val="009473B7"/>
    <w:rsid w:val="00952E84"/>
    <w:rsid w:val="00964C55"/>
    <w:rsid w:val="009677F1"/>
    <w:rsid w:val="009715D0"/>
    <w:rsid w:val="009800AB"/>
    <w:rsid w:val="009824A2"/>
    <w:rsid w:val="009A096E"/>
    <w:rsid w:val="009A224B"/>
    <w:rsid w:val="009A67BA"/>
    <w:rsid w:val="009B513A"/>
    <w:rsid w:val="009D0C30"/>
    <w:rsid w:val="009D2612"/>
    <w:rsid w:val="009D5079"/>
    <w:rsid w:val="009E2F13"/>
    <w:rsid w:val="009E732E"/>
    <w:rsid w:val="009F0042"/>
    <w:rsid w:val="009F2458"/>
    <w:rsid w:val="009F4BF1"/>
    <w:rsid w:val="009F4FC7"/>
    <w:rsid w:val="00A01710"/>
    <w:rsid w:val="00A02F71"/>
    <w:rsid w:val="00A03505"/>
    <w:rsid w:val="00A03BB5"/>
    <w:rsid w:val="00A054E3"/>
    <w:rsid w:val="00A07055"/>
    <w:rsid w:val="00A07F80"/>
    <w:rsid w:val="00A13F6D"/>
    <w:rsid w:val="00A15046"/>
    <w:rsid w:val="00A16BAC"/>
    <w:rsid w:val="00A1F301"/>
    <w:rsid w:val="00A21803"/>
    <w:rsid w:val="00A27E21"/>
    <w:rsid w:val="00A30D35"/>
    <w:rsid w:val="00A31B09"/>
    <w:rsid w:val="00A320AA"/>
    <w:rsid w:val="00A322E4"/>
    <w:rsid w:val="00A44129"/>
    <w:rsid w:val="00A455E0"/>
    <w:rsid w:val="00A520C1"/>
    <w:rsid w:val="00A544E5"/>
    <w:rsid w:val="00A63287"/>
    <w:rsid w:val="00A64156"/>
    <w:rsid w:val="00A643B3"/>
    <w:rsid w:val="00A80021"/>
    <w:rsid w:val="00A9268E"/>
    <w:rsid w:val="00A974DC"/>
    <w:rsid w:val="00AA10FE"/>
    <w:rsid w:val="00AA3381"/>
    <w:rsid w:val="00AA4E4C"/>
    <w:rsid w:val="00AC0790"/>
    <w:rsid w:val="00AC6A62"/>
    <w:rsid w:val="00AC6AE5"/>
    <w:rsid w:val="00AC7806"/>
    <w:rsid w:val="00AD14FF"/>
    <w:rsid w:val="00AE1CB5"/>
    <w:rsid w:val="00AE2E75"/>
    <w:rsid w:val="00AE503B"/>
    <w:rsid w:val="00AE54A5"/>
    <w:rsid w:val="00AF0E09"/>
    <w:rsid w:val="00AF478C"/>
    <w:rsid w:val="00B10F67"/>
    <w:rsid w:val="00B12AEC"/>
    <w:rsid w:val="00B17E85"/>
    <w:rsid w:val="00B246D7"/>
    <w:rsid w:val="00B34CCB"/>
    <w:rsid w:val="00B414AA"/>
    <w:rsid w:val="00B41525"/>
    <w:rsid w:val="00B44505"/>
    <w:rsid w:val="00B4653B"/>
    <w:rsid w:val="00B60895"/>
    <w:rsid w:val="00B748D2"/>
    <w:rsid w:val="00B8138C"/>
    <w:rsid w:val="00B8383B"/>
    <w:rsid w:val="00B83B56"/>
    <w:rsid w:val="00B851F5"/>
    <w:rsid w:val="00B94AB5"/>
    <w:rsid w:val="00B95F6E"/>
    <w:rsid w:val="00B9665E"/>
    <w:rsid w:val="00BA4B1D"/>
    <w:rsid w:val="00BB70C1"/>
    <w:rsid w:val="00BB7772"/>
    <w:rsid w:val="00BC7ACB"/>
    <w:rsid w:val="00BD03D0"/>
    <w:rsid w:val="00BD2EAD"/>
    <w:rsid w:val="00BE4002"/>
    <w:rsid w:val="00BF5FE9"/>
    <w:rsid w:val="00BF75F3"/>
    <w:rsid w:val="00C01D59"/>
    <w:rsid w:val="00C027DF"/>
    <w:rsid w:val="00C02E69"/>
    <w:rsid w:val="00C062FD"/>
    <w:rsid w:val="00C13AEC"/>
    <w:rsid w:val="00C177CB"/>
    <w:rsid w:val="00C21137"/>
    <w:rsid w:val="00C21A55"/>
    <w:rsid w:val="00C21D5C"/>
    <w:rsid w:val="00C231A1"/>
    <w:rsid w:val="00C26316"/>
    <w:rsid w:val="00C27D5E"/>
    <w:rsid w:val="00C366DA"/>
    <w:rsid w:val="00C4414E"/>
    <w:rsid w:val="00C459AD"/>
    <w:rsid w:val="00C45AAB"/>
    <w:rsid w:val="00C53FEA"/>
    <w:rsid w:val="00C573F5"/>
    <w:rsid w:val="00C71C80"/>
    <w:rsid w:val="00C737CC"/>
    <w:rsid w:val="00C74321"/>
    <w:rsid w:val="00C818CC"/>
    <w:rsid w:val="00C84AD8"/>
    <w:rsid w:val="00C86013"/>
    <w:rsid w:val="00C97B66"/>
    <w:rsid w:val="00CA7206"/>
    <w:rsid w:val="00CB3395"/>
    <w:rsid w:val="00CB4C95"/>
    <w:rsid w:val="00CC216D"/>
    <w:rsid w:val="00CC3736"/>
    <w:rsid w:val="00CC3B09"/>
    <w:rsid w:val="00CC6CA4"/>
    <w:rsid w:val="00CD4F17"/>
    <w:rsid w:val="00CD7DA0"/>
    <w:rsid w:val="00CE208F"/>
    <w:rsid w:val="00CE32E0"/>
    <w:rsid w:val="00CF1F3F"/>
    <w:rsid w:val="00CF53A8"/>
    <w:rsid w:val="00D15188"/>
    <w:rsid w:val="00D17259"/>
    <w:rsid w:val="00D27C55"/>
    <w:rsid w:val="00D328BC"/>
    <w:rsid w:val="00D3464A"/>
    <w:rsid w:val="00D373A9"/>
    <w:rsid w:val="00D474A8"/>
    <w:rsid w:val="00D51446"/>
    <w:rsid w:val="00D539CD"/>
    <w:rsid w:val="00D54056"/>
    <w:rsid w:val="00D5776D"/>
    <w:rsid w:val="00D609F5"/>
    <w:rsid w:val="00D62F51"/>
    <w:rsid w:val="00D63BE0"/>
    <w:rsid w:val="00D65EFB"/>
    <w:rsid w:val="00D7006A"/>
    <w:rsid w:val="00D71AD9"/>
    <w:rsid w:val="00D71CF5"/>
    <w:rsid w:val="00D73741"/>
    <w:rsid w:val="00D81B30"/>
    <w:rsid w:val="00D826A5"/>
    <w:rsid w:val="00D828A5"/>
    <w:rsid w:val="00D84FD6"/>
    <w:rsid w:val="00D85F4D"/>
    <w:rsid w:val="00D971ED"/>
    <w:rsid w:val="00D97505"/>
    <w:rsid w:val="00DA5CAD"/>
    <w:rsid w:val="00DA6360"/>
    <w:rsid w:val="00DB3A15"/>
    <w:rsid w:val="00DB7171"/>
    <w:rsid w:val="00DB7D84"/>
    <w:rsid w:val="00DC2032"/>
    <w:rsid w:val="00DF1966"/>
    <w:rsid w:val="00E00BA4"/>
    <w:rsid w:val="00E01A49"/>
    <w:rsid w:val="00E05E20"/>
    <w:rsid w:val="00E12E67"/>
    <w:rsid w:val="00E138F3"/>
    <w:rsid w:val="00E17AB6"/>
    <w:rsid w:val="00E2786C"/>
    <w:rsid w:val="00E304D3"/>
    <w:rsid w:val="00E31DFF"/>
    <w:rsid w:val="00E3287F"/>
    <w:rsid w:val="00E41892"/>
    <w:rsid w:val="00E44B5B"/>
    <w:rsid w:val="00E45C04"/>
    <w:rsid w:val="00E47989"/>
    <w:rsid w:val="00E51B01"/>
    <w:rsid w:val="00E53F43"/>
    <w:rsid w:val="00E565ED"/>
    <w:rsid w:val="00E62C0E"/>
    <w:rsid w:val="00E64797"/>
    <w:rsid w:val="00E65114"/>
    <w:rsid w:val="00E67850"/>
    <w:rsid w:val="00E8036D"/>
    <w:rsid w:val="00E86D50"/>
    <w:rsid w:val="00EA343A"/>
    <w:rsid w:val="00EB2C14"/>
    <w:rsid w:val="00EB55F6"/>
    <w:rsid w:val="00EC5AC7"/>
    <w:rsid w:val="00EE34B1"/>
    <w:rsid w:val="00EE364B"/>
    <w:rsid w:val="00EF1510"/>
    <w:rsid w:val="00EF487B"/>
    <w:rsid w:val="00EF6404"/>
    <w:rsid w:val="00EF6D1C"/>
    <w:rsid w:val="00EF6F09"/>
    <w:rsid w:val="00F02813"/>
    <w:rsid w:val="00F04C50"/>
    <w:rsid w:val="00F116D6"/>
    <w:rsid w:val="00F12786"/>
    <w:rsid w:val="00F12C65"/>
    <w:rsid w:val="00F13512"/>
    <w:rsid w:val="00F13D84"/>
    <w:rsid w:val="00F14FF9"/>
    <w:rsid w:val="00F153EA"/>
    <w:rsid w:val="00F4074A"/>
    <w:rsid w:val="00F473E3"/>
    <w:rsid w:val="00F5167E"/>
    <w:rsid w:val="00F54855"/>
    <w:rsid w:val="00F64203"/>
    <w:rsid w:val="00F64AC9"/>
    <w:rsid w:val="00F7184C"/>
    <w:rsid w:val="00F71DDF"/>
    <w:rsid w:val="00F74166"/>
    <w:rsid w:val="00F7653F"/>
    <w:rsid w:val="00F7663C"/>
    <w:rsid w:val="00F83A46"/>
    <w:rsid w:val="00F867CB"/>
    <w:rsid w:val="00F87D17"/>
    <w:rsid w:val="00F95206"/>
    <w:rsid w:val="00F961B8"/>
    <w:rsid w:val="00FA1002"/>
    <w:rsid w:val="00FA2B62"/>
    <w:rsid w:val="00FA61FA"/>
    <w:rsid w:val="00FA7E5F"/>
    <w:rsid w:val="00FB1784"/>
    <w:rsid w:val="00FC2F8E"/>
    <w:rsid w:val="00FD4265"/>
    <w:rsid w:val="00FD511B"/>
    <w:rsid w:val="00FD6A9B"/>
    <w:rsid w:val="00FE0D73"/>
    <w:rsid w:val="00FE5378"/>
    <w:rsid w:val="00FF05F5"/>
    <w:rsid w:val="00FF0C21"/>
    <w:rsid w:val="00FF129B"/>
    <w:rsid w:val="00FF1F88"/>
    <w:rsid w:val="00FF7A9C"/>
    <w:rsid w:val="012B3734"/>
    <w:rsid w:val="02395732"/>
    <w:rsid w:val="03BD739B"/>
    <w:rsid w:val="055C35A8"/>
    <w:rsid w:val="05E27C0A"/>
    <w:rsid w:val="0647DCD3"/>
    <w:rsid w:val="0708422D"/>
    <w:rsid w:val="076C7C64"/>
    <w:rsid w:val="07CD34D2"/>
    <w:rsid w:val="0834B913"/>
    <w:rsid w:val="08A399C7"/>
    <w:rsid w:val="08BC7BAF"/>
    <w:rsid w:val="0A90C060"/>
    <w:rsid w:val="0AB1D003"/>
    <w:rsid w:val="0AE1D607"/>
    <w:rsid w:val="0C459B0C"/>
    <w:rsid w:val="0CE987CE"/>
    <w:rsid w:val="0DCC0359"/>
    <w:rsid w:val="10AE5D6F"/>
    <w:rsid w:val="11341FD2"/>
    <w:rsid w:val="1182C239"/>
    <w:rsid w:val="1280740E"/>
    <w:rsid w:val="12FFA8C1"/>
    <w:rsid w:val="134E55C4"/>
    <w:rsid w:val="13BF935F"/>
    <w:rsid w:val="14683BE3"/>
    <w:rsid w:val="1551C574"/>
    <w:rsid w:val="15DA5927"/>
    <w:rsid w:val="178D9B5B"/>
    <w:rsid w:val="19990BA8"/>
    <w:rsid w:val="1A2C2E99"/>
    <w:rsid w:val="1A3FC3C7"/>
    <w:rsid w:val="1B1B9B6E"/>
    <w:rsid w:val="1DE3246E"/>
    <w:rsid w:val="1E06BD5D"/>
    <w:rsid w:val="1E25C63A"/>
    <w:rsid w:val="1EA807FB"/>
    <w:rsid w:val="1EE72171"/>
    <w:rsid w:val="1F0852F8"/>
    <w:rsid w:val="1F0D05C1"/>
    <w:rsid w:val="20A646AD"/>
    <w:rsid w:val="20C3A842"/>
    <w:rsid w:val="20C94A74"/>
    <w:rsid w:val="212C64DC"/>
    <w:rsid w:val="217590AA"/>
    <w:rsid w:val="21F12030"/>
    <w:rsid w:val="2264D578"/>
    <w:rsid w:val="2318DC2A"/>
    <w:rsid w:val="2455DB80"/>
    <w:rsid w:val="247D3C33"/>
    <w:rsid w:val="2567C1C6"/>
    <w:rsid w:val="256AF756"/>
    <w:rsid w:val="25C31AC8"/>
    <w:rsid w:val="26C7130D"/>
    <w:rsid w:val="26D465D3"/>
    <w:rsid w:val="26ECC3E7"/>
    <w:rsid w:val="270FB4C4"/>
    <w:rsid w:val="275A070C"/>
    <w:rsid w:val="278822BD"/>
    <w:rsid w:val="27B0622A"/>
    <w:rsid w:val="27C2A3B8"/>
    <w:rsid w:val="27FEB9F1"/>
    <w:rsid w:val="297C4447"/>
    <w:rsid w:val="29A89F9E"/>
    <w:rsid w:val="29C8B569"/>
    <w:rsid w:val="2B238A44"/>
    <w:rsid w:val="2DAEAB5C"/>
    <w:rsid w:val="2DFB2A2F"/>
    <w:rsid w:val="2EB9E7A2"/>
    <w:rsid w:val="2F69072E"/>
    <w:rsid w:val="2F6DF822"/>
    <w:rsid w:val="30A393C5"/>
    <w:rsid w:val="30D63262"/>
    <w:rsid w:val="30EB9506"/>
    <w:rsid w:val="316E2607"/>
    <w:rsid w:val="320DCA2E"/>
    <w:rsid w:val="325DE069"/>
    <w:rsid w:val="326A9E80"/>
    <w:rsid w:val="3457B0E7"/>
    <w:rsid w:val="350A8C96"/>
    <w:rsid w:val="3534A50A"/>
    <w:rsid w:val="377606D6"/>
    <w:rsid w:val="3797119A"/>
    <w:rsid w:val="37A345FD"/>
    <w:rsid w:val="38AB9CCB"/>
    <w:rsid w:val="39DAF184"/>
    <w:rsid w:val="3A2E77A0"/>
    <w:rsid w:val="3A93BA29"/>
    <w:rsid w:val="3AE2CAE7"/>
    <w:rsid w:val="3B27DCAC"/>
    <w:rsid w:val="3B5FF1B4"/>
    <w:rsid w:val="3BC35795"/>
    <w:rsid w:val="3C3320F7"/>
    <w:rsid w:val="3DC27146"/>
    <w:rsid w:val="3E280831"/>
    <w:rsid w:val="3EE39662"/>
    <w:rsid w:val="3F4E133F"/>
    <w:rsid w:val="3F57B5E2"/>
    <w:rsid w:val="3F90BCCC"/>
    <w:rsid w:val="40607CEA"/>
    <w:rsid w:val="411A2AD1"/>
    <w:rsid w:val="41E69476"/>
    <w:rsid w:val="4206B31E"/>
    <w:rsid w:val="42C1ECEA"/>
    <w:rsid w:val="43A6C8CD"/>
    <w:rsid w:val="43E9B78B"/>
    <w:rsid w:val="44787021"/>
    <w:rsid w:val="448EA326"/>
    <w:rsid w:val="4530781A"/>
    <w:rsid w:val="461FE998"/>
    <w:rsid w:val="4704DB4C"/>
    <w:rsid w:val="47064DAC"/>
    <w:rsid w:val="477F7D45"/>
    <w:rsid w:val="47884C33"/>
    <w:rsid w:val="486A5BEA"/>
    <w:rsid w:val="4883DCE1"/>
    <w:rsid w:val="48CFA268"/>
    <w:rsid w:val="4984948F"/>
    <w:rsid w:val="4A3C0CDF"/>
    <w:rsid w:val="4A53037D"/>
    <w:rsid w:val="4AC5D274"/>
    <w:rsid w:val="4AFDA61E"/>
    <w:rsid w:val="4B2BFEC5"/>
    <w:rsid w:val="4B7A6960"/>
    <w:rsid w:val="4BA2CAEA"/>
    <w:rsid w:val="4DC036FC"/>
    <w:rsid w:val="4DC30D62"/>
    <w:rsid w:val="4F228A5C"/>
    <w:rsid w:val="4FD91082"/>
    <w:rsid w:val="5093C520"/>
    <w:rsid w:val="51288D25"/>
    <w:rsid w:val="541FD140"/>
    <w:rsid w:val="544A8ABD"/>
    <w:rsid w:val="550B3033"/>
    <w:rsid w:val="55DB8799"/>
    <w:rsid w:val="56C6C3EB"/>
    <w:rsid w:val="56EE6894"/>
    <w:rsid w:val="57E7215C"/>
    <w:rsid w:val="58DD4A25"/>
    <w:rsid w:val="59DCC737"/>
    <w:rsid w:val="5A0A309B"/>
    <w:rsid w:val="5A6217B7"/>
    <w:rsid w:val="5AE9CFE2"/>
    <w:rsid w:val="5AF143B6"/>
    <w:rsid w:val="5BAA4393"/>
    <w:rsid w:val="5BCB1C53"/>
    <w:rsid w:val="5BF85A41"/>
    <w:rsid w:val="5E4DB776"/>
    <w:rsid w:val="5EA24A3B"/>
    <w:rsid w:val="60114FEB"/>
    <w:rsid w:val="602089F8"/>
    <w:rsid w:val="6284891C"/>
    <w:rsid w:val="628D3CED"/>
    <w:rsid w:val="62B08A7F"/>
    <w:rsid w:val="62BEA080"/>
    <w:rsid w:val="650F9381"/>
    <w:rsid w:val="6530848D"/>
    <w:rsid w:val="6578DAA0"/>
    <w:rsid w:val="66428AEC"/>
    <w:rsid w:val="666C794E"/>
    <w:rsid w:val="677A7A85"/>
    <w:rsid w:val="67C2FE44"/>
    <w:rsid w:val="6918441F"/>
    <w:rsid w:val="691A79C6"/>
    <w:rsid w:val="69F4EA7A"/>
    <w:rsid w:val="6A084A9A"/>
    <w:rsid w:val="6A6795AD"/>
    <w:rsid w:val="6B653686"/>
    <w:rsid w:val="6C38AD67"/>
    <w:rsid w:val="6C73F8BE"/>
    <w:rsid w:val="6E769F3F"/>
    <w:rsid w:val="6E8DCE6C"/>
    <w:rsid w:val="6EA21BCB"/>
    <w:rsid w:val="6EB06C8C"/>
    <w:rsid w:val="6F40BDDE"/>
    <w:rsid w:val="70A8417C"/>
    <w:rsid w:val="70C97C81"/>
    <w:rsid w:val="7157283E"/>
    <w:rsid w:val="71B17990"/>
    <w:rsid w:val="71F00EC7"/>
    <w:rsid w:val="7326D06B"/>
    <w:rsid w:val="732B2689"/>
    <w:rsid w:val="7478E480"/>
    <w:rsid w:val="754AEF4A"/>
    <w:rsid w:val="754C2908"/>
    <w:rsid w:val="756A7B69"/>
    <w:rsid w:val="76541BCD"/>
    <w:rsid w:val="768D76F3"/>
    <w:rsid w:val="76A09338"/>
    <w:rsid w:val="7700EEF5"/>
    <w:rsid w:val="781A2786"/>
    <w:rsid w:val="78F2A99E"/>
    <w:rsid w:val="79A735C5"/>
    <w:rsid w:val="79D311CD"/>
    <w:rsid w:val="7AEE0086"/>
    <w:rsid w:val="7C4CF9F5"/>
    <w:rsid w:val="7C81FD2C"/>
    <w:rsid w:val="7E366C95"/>
    <w:rsid w:val="7E640C4F"/>
    <w:rsid w:val="7FFF5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7CDB"/>
  <w15:docId w15:val="{8C80F3A3-48A6-4E5D-B093-CA07CA334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1CED"/>
    <w:rPr>
      <w:rFonts w:ascii="Gill Sans MT" w:hAnsi="Gill Sans MT"/>
      <w:sz w:val="24"/>
      <w:szCs w:val="24"/>
    </w:rPr>
  </w:style>
  <w:style w:type="paragraph" w:styleId="Ttulo1">
    <w:name w:val="heading 1"/>
    <w:basedOn w:val="Normal"/>
    <w:next w:val="Normal"/>
    <w:link w:val="Ttulo1Car"/>
    <w:uiPriority w:val="9"/>
    <w:qFormat/>
    <w:rsid w:val="00351CED"/>
    <w:pPr>
      <w:keepNext/>
      <w:keepLines/>
      <w:spacing w:before="240" w:after="0"/>
      <w:outlineLvl w:val="0"/>
    </w:pPr>
    <w:rPr>
      <w:rFonts w:eastAsiaTheme="majorEastAsia" w:cstheme="majorBidi"/>
      <w:b/>
      <w:color w:val="BA0C2F"/>
      <w:sz w:val="40"/>
      <w:szCs w:val="32"/>
    </w:rPr>
  </w:style>
  <w:style w:type="paragraph" w:styleId="Ttulo2">
    <w:name w:val="heading 2"/>
    <w:basedOn w:val="Normal"/>
    <w:next w:val="Normal"/>
    <w:link w:val="Ttulo2Car"/>
    <w:uiPriority w:val="9"/>
    <w:unhideWhenUsed/>
    <w:qFormat/>
    <w:rsid w:val="0080246D"/>
    <w:pPr>
      <w:keepNext/>
      <w:keepLines/>
      <w:spacing w:before="40" w:after="120" w:line="240" w:lineRule="auto"/>
      <w:outlineLvl w:val="1"/>
    </w:pPr>
    <w:rPr>
      <w:rFonts w:eastAsiaTheme="majorEastAsia" w:cstheme="majorBidi"/>
      <w:b/>
      <w:bCs/>
      <w:color w:val="205493"/>
      <w:sz w:val="32"/>
      <w:szCs w:val="28"/>
    </w:rPr>
  </w:style>
  <w:style w:type="paragraph" w:styleId="Ttulo3">
    <w:name w:val="heading 3"/>
    <w:basedOn w:val="Normal"/>
    <w:next w:val="Normal"/>
    <w:link w:val="Ttulo3Car"/>
    <w:uiPriority w:val="9"/>
    <w:unhideWhenUsed/>
    <w:qFormat/>
    <w:rsid w:val="00863C4A"/>
    <w:pPr>
      <w:spacing w:after="120" w:line="240" w:lineRule="auto"/>
      <w:outlineLvl w:val="2"/>
    </w:pPr>
    <w:rPr>
      <w:b/>
      <w:bCs/>
      <w:color w:val="BA0C2F"/>
      <w:sz w:val="32"/>
      <w:szCs w:val="32"/>
    </w:rPr>
  </w:style>
  <w:style w:type="paragraph" w:styleId="Ttulo4">
    <w:name w:val="heading 4"/>
    <w:basedOn w:val="Normal"/>
    <w:next w:val="Normal"/>
    <w:link w:val="Ttulo4Car"/>
    <w:uiPriority w:val="9"/>
    <w:unhideWhenUsed/>
    <w:qFormat/>
    <w:rsid w:val="00AF478C"/>
    <w:pPr>
      <w:spacing w:after="120" w:line="240" w:lineRule="auto"/>
      <w:outlineLvl w:val="3"/>
    </w:pPr>
    <w:rPr>
      <w:b/>
      <w:bCs/>
      <w:i/>
      <w:iCs/>
      <w:color w:val="002F6C"/>
      <w:sz w:val="28"/>
    </w:rPr>
  </w:style>
  <w:style w:type="paragraph" w:styleId="Ttulo5">
    <w:name w:val="heading 5"/>
    <w:basedOn w:val="Normal"/>
    <w:next w:val="Normal"/>
    <w:link w:val="Ttulo5Car"/>
    <w:uiPriority w:val="9"/>
    <w:unhideWhenUsed/>
    <w:qFormat/>
    <w:rsid w:val="00360CEA"/>
    <w:pPr>
      <w:keepNext/>
      <w:keepLines/>
      <w:spacing w:before="40" w:after="0"/>
      <w:outlineLvl w:val="4"/>
    </w:pPr>
    <w:rPr>
      <w:rFonts w:asciiTheme="majorHAnsi" w:hAnsiTheme="majorHAnsi" w:eastAsiaTheme="majorEastAsia" w:cstheme="majorBidi"/>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C86013"/>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C86013"/>
  </w:style>
  <w:style w:type="paragraph" w:styleId="Piedepgina">
    <w:name w:val="footer"/>
    <w:basedOn w:val="Normal"/>
    <w:link w:val="PiedepginaCar"/>
    <w:uiPriority w:val="99"/>
    <w:unhideWhenUsed/>
    <w:rsid w:val="00C86013"/>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C86013"/>
  </w:style>
  <w:style w:type="character" w:styleId="Ttulo1Car" w:customStyle="1">
    <w:name w:val="Título 1 Car"/>
    <w:basedOn w:val="Fuentedeprrafopredeter"/>
    <w:link w:val="Ttulo1"/>
    <w:uiPriority w:val="9"/>
    <w:rsid w:val="00351CED"/>
    <w:rPr>
      <w:rFonts w:ascii="Gill Sans MT" w:hAnsi="Gill Sans MT" w:eastAsiaTheme="majorEastAsia" w:cstheme="majorBidi"/>
      <w:b/>
      <w:color w:val="BA0C2F"/>
      <w:sz w:val="40"/>
      <w:szCs w:val="32"/>
    </w:rPr>
  </w:style>
  <w:style w:type="paragraph" w:styleId="TtuloTDC">
    <w:name w:val="TOC Heading"/>
    <w:basedOn w:val="Ttulo1"/>
    <w:next w:val="Normal"/>
    <w:uiPriority w:val="39"/>
    <w:unhideWhenUsed/>
    <w:qFormat/>
    <w:rsid w:val="00351CED"/>
    <w:pPr>
      <w:outlineLvl w:val="9"/>
    </w:pPr>
  </w:style>
  <w:style w:type="paragraph" w:styleId="Sinespaciado">
    <w:name w:val="No Spacing"/>
    <w:uiPriority w:val="1"/>
    <w:qFormat/>
    <w:rsid w:val="003D1B89"/>
    <w:pPr>
      <w:spacing w:after="0" w:line="240" w:lineRule="auto"/>
    </w:pPr>
    <w:rPr>
      <w:rFonts w:ascii="Gill Sans MT" w:hAnsi="Gill Sans MT"/>
      <w:sz w:val="24"/>
      <w:szCs w:val="24"/>
    </w:rPr>
  </w:style>
  <w:style w:type="paragraph" w:styleId="paragraph" w:customStyle="1">
    <w:name w:val="paragraph"/>
    <w:basedOn w:val="Normal"/>
    <w:rsid w:val="00121C74"/>
    <w:pPr>
      <w:spacing w:before="100" w:beforeAutospacing="1" w:after="100" w:afterAutospacing="1" w:line="240" w:lineRule="auto"/>
    </w:pPr>
    <w:rPr>
      <w:rFonts w:ascii="Times New Roman" w:hAnsi="Times New Roman" w:eastAsia="Times New Roman" w:cs="Times New Roman"/>
    </w:rPr>
  </w:style>
  <w:style w:type="character" w:styleId="normaltextrun" w:customStyle="1">
    <w:name w:val="normaltextrun"/>
    <w:basedOn w:val="Fuentedeprrafopredeter"/>
    <w:rsid w:val="00121C74"/>
  </w:style>
  <w:style w:type="character" w:styleId="tabchar" w:customStyle="1">
    <w:name w:val="tabchar"/>
    <w:basedOn w:val="Fuentedeprrafopredeter"/>
    <w:rsid w:val="00121C74"/>
  </w:style>
  <w:style w:type="character" w:styleId="eop" w:customStyle="1">
    <w:name w:val="eop"/>
    <w:basedOn w:val="Fuentedeprrafopredeter"/>
    <w:rsid w:val="00121C74"/>
  </w:style>
  <w:style w:type="paragraph" w:styleId="Textocomentario">
    <w:name w:val="annotation text"/>
    <w:basedOn w:val="Normal"/>
    <w:link w:val="TextocomentarioCar"/>
    <w:uiPriority w:val="99"/>
    <w:unhideWhenUsed/>
    <w:rsid w:val="00EF6F09"/>
    <w:pPr>
      <w:spacing w:line="240" w:lineRule="auto"/>
    </w:pPr>
    <w:rPr>
      <w:rFonts w:asciiTheme="minorHAnsi" w:hAnsiTheme="minorHAnsi"/>
      <w:sz w:val="20"/>
      <w:szCs w:val="20"/>
      <w:lang w:val="es-CO"/>
    </w:rPr>
  </w:style>
  <w:style w:type="character" w:styleId="TextocomentarioCar" w:customStyle="1">
    <w:name w:val="Texto comentario Car"/>
    <w:basedOn w:val="Fuentedeprrafopredeter"/>
    <w:link w:val="Textocomentario"/>
    <w:uiPriority w:val="99"/>
    <w:rsid w:val="00EF6F09"/>
    <w:rPr>
      <w:sz w:val="20"/>
      <w:szCs w:val="20"/>
      <w:lang w:val="es-CO"/>
    </w:rPr>
  </w:style>
  <w:style w:type="character" w:styleId="Refdecomentario">
    <w:name w:val="annotation reference"/>
    <w:basedOn w:val="Fuentedeprrafopredeter"/>
    <w:uiPriority w:val="99"/>
    <w:semiHidden/>
    <w:unhideWhenUsed/>
    <w:rsid w:val="00EF6F09"/>
    <w:rPr>
      <w:sz w:val="16"/>
      <w:szCs w:val="16"/>
    </w:rPr>
  </w:style>
  <w:style w:type="paragraph" w:styleId="Prrafodelista">
    <w:name w:val="List Paragraph"/>
    <w:basedOn w:val="Normal"/>
    <w:uiPriority w:val="34"/>
    <w:qFormat/>
    <w:rsid w:val="00EF6F09"/>
    <w:pPr>
      <w:widowControl w:val="0"/>
      <w:spacing w:before="89" w:after="0" w:line="240" w:lineRule="auto"/>
      <w:ind w:left="2345" w:hanging="720"/>
    </w:pPr>
    <w:rPr>
      <w:rFonts w:ascii="Open Sans" w:hAnsi="Open Sans" w:eastAsia="Arial MT" w:cs="Open Sans"/>
      <w:lang w:val="es-ES"/>
    </w:rPr>
  </w:style>
  <w:style w:type="table" w:styleId="Tablaconcuadrcula">
    <w:name w:val="Table Grid"/>
    <w:basedOn w:val="Tablanormal"/>
    <w:uiPriority w:val="39"/>
    <w:rsid w:val="00D971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9"/>
    <w:rsid w:val="0080246D"/>
    <w:rPr>
      <w:rFonts w:ascii="Gill Sans MT" w:hAnsi="Gill Sans MT" w:eastAsiaTheme="majorEastAsia" w:cstheme="majorBidi"/>
      <w:b/>
      <w:bCs/>
      <w:color w:val="205493"/>
      <w:sz w:val="32"/>
      <w:szCs w:val="28"/>
    </w:rPr>
  </w:style>
  <w:style w:type="paragraph" w:styleId="CHMBodyText" w:customStyle="1">
    <w:name w:val="CHM Body Text"/>
    <w:basedOn w:val="Normal"/>
    <w:rsid w:val="00CD7DA0"/>
    <w:pPr>
      <w:spacing w:after="120" w:line="240" w:lineRule="auto"/>
      <w:jc w:val="both"/>
    </w:pPr>
    <w:rPr>
      <w:rFonts w:ascii="Arial" w:hAnsi="Arial" w:eastAsia="Times New Roman" w:cs="Arial"/>
      <w:sz w:val="22"/>
      <w:szCs w:val="22"/>
      <w:lang w:val="es-CO" w:eastAsia="es-ES"/>
    </w:rPr>
  </w:style>
  <w:style w:type="character" w:styleId="Ttulo3Car" w:customStyle="1">
    <w:name w:val="Título 3 Car"/>
    <w:basedOn w:val="Fuentedeprrafopredeter"/>
    <w:link w:val="Ttulo3"/>
    <w:uiPriority w:val="9"/>
    <w:rsid w:val="00863C4A"/>
    <w:rPr>
      <w:rFonts w:ascii="Gill Sans MT" w:hAnsi="Gill Sans MT"/>
      <w:b/>
      <w:bCs/>
      <w:color w:val="BA0C2F"/>
      <w:sz w:val="32"/>
      <w:szCs w:val="32"/>
    </w:rPr>
  </w:style>
  <w:style w:type="character" w:styleId="Ttulo4Car" w:customStyle="1">
    <w:name w:val="Título 4 Car"/>
    <w:basedOn w:val="Fuentedeprrafopredeter"/>
    <w:link w:val="Ttulo4"/>
    <w:uiPriority w:val="9"/>
    <w:rsid w:val="00AF478C"/>
    <w:rPr>
      <w:rFonts w:ascii="Gill Sans MT" w:hAnsi="Gill Sans MT"/>
      <w:b/>
      <w:bCs/>
      <w:i/>
      <w:iCs/>
      <w:color w:val="002F6C"/>
      <w:sz w:val="28"/>
      <w:szCs w:val="24"/>
    </w:rPr>
  </w:style>
  <w:style w:type="paragraph" w:styleId="TDC1">
    <w:name w:val="toc 1"/>
    <w:basedOn w:val="Normal"/>
    <w:next w:val="Normal"/>
    <w:autoRedefine/>
    <w:uiPriority w:val="39"/>
    <w:unhideWhenUsed/>
    <w:rsid w:val="008D5381"/>
    <w:pPr>
      <w:tabs>
        <w:tab w:val="right" w:leader="dot" w:pos="9350"/>
      </w:tabs>
      <w:spacing w:after="100"/>
    </w:pPr>
  </w:style>
  <w:style w:type="paragraph" w:styleId="TDC2">
    <w:name w:val="toc 2"/>
    <w:basedOn w:val="Normal"/>
    <w:next w:val="Normal"/>
    <w:autoRedefine/>
    <w:uiPriority w:val="39"/>
    <w:unhideWhenUsed/>
    <w:rsid w:val="000C6DFB"/>
    <w:pPr>
      <w:spacing w:after="100"/>
      <w:ind w:left="240"/>
    </w:pPr>
  </w:style>
  <w:style w:type="paragraph" w:styleId="TDC3">
    <w:name w:val="toc 3"/>
    <w:basedOn w:val="Normal"/>
    <w:next w:val="Normal"/>
    <w:autoRedefine/>
    <w:uiPriority w:val="39"/>
    <w:unhideWhenUsed/>
    <w:rsid w:val="000C6DFB"/>
    <w:pPr>
      <w:spacing w:after="100"/>
      <w:ind w:left="480"/>
    </w:pPr>
  </w:style>
  <w:style w:type="character" w:styleId="Hipervnculo">
    <w:name w:val="Hyperlink"/>
    <w:basedOn w:val="Fuentedeprrafopredeter"/>
    <w:uiPriority w:val="99"/>
    <w:unhideWhenUsed/>
    <w:rsid w:val="000C6DFB"/>
    <w:rPr>
      <w:color w:val="0563C1" w:themeColor="hyperlink"/>
      <w:u w:val="single"/>
    </w:rPr>
  </w:style>
  <w:style w:type="paragraph" w:styleId="Revisin">
    <w:name w:val="Revision"/>
    <w:hidden/>
    <w:uiPriority w:val="99"/>
    <w:semiHidden/>
    <w:rsid w:val="009E2F13"/>
    <w:pPr>
      <w:spacing w:after="0" w:line="240" w:lineRule="auto"/>
    </w:pPr>
    <w:rPr>
      <w:rFonts w:ascii="Gill Sans MT" w:hAnsi="Gill Sans MT"/>
      <w:sz w:val="24"/>
      <w:szCs w:val="24"/>
    </w:rPr>
  </w:style>
  <w:style w:type="character" w:styleId="Ttulo5Car" w:customStyle="1">
    <w:name w:val="Título 5 Car"/>
    <w:basedOn w:val="Fuentedeprrafopredeter"/>
    <w:link w:val="Ttulo5"/>
    <w:uiPriority w:val="9"/>
    <w:rsid w:val="00360CEA"/>
    <w:rPr>
      <w:rFonts w:asciiTheme="majorHAnsi" w:hAnsiTheme="majorHAnsi" w:eastAsiaTheme="majorEastAsia" w:cstheme="majorBidi"/>
      <w:color w:val="2F5496" w:themeColor="accent1" w:themeShade="BF"/>
      <w:sz w:val="24"/>
      <w:szCs w:val="24"/>
    </w:rPr>
  </w:style>
  <w:style w:type="paragraph" w:styleId="Asuntodelcomentario">
    <w:name w:val="annotation subject"/>
    <w:basedOn w:val="Textocomentario"/>
    <w:next w:val="Textocomentario"/>
    <w:link w:val="AsuntodelcomentarioCar"/>
    <w:uiPriority w:val="99"/>
    <w:semiHidden/>
    <w:unhideWhenUsed/>
    <w:rsid w:val="003B4C6E"/>
    <w:rPr>
      <w:rFonts w:ascii="Gill Sans MT" w:hAnsi="Gill Sans MT"/>
      <w:b/>
      <w:bCs/>
      <w:lang w:val="en-US"/>
    </w:rPr>
  </w:style>
  <w:style w:type="character" w:styleId="AsuntodelcomentarioCar" w:customStyle="1">
    <w:name w:val="Asunto del comentario Car"/>
    <w:basedOn w:val="TextocomentarioCar"/>
    <w:link w:val="Asuntodelcomentario"/>
    <w:uiPriority w:val="99"/>
    <w:semiHidden/>
    <w:rsid w:val="003B4C6E"/>
    <w:rPr>
      <w:rFonts w:ascii="Gill Sans MT" w:hAnsi="Gill Sans MT"/>
      <w:b/>
      <w:bCs/>
      <w:sz w:val="20"/>
      <w:szCs w:val="20"/>
      <w:lang w:val="es-CO"/>
    </w:rPr>
  </w:style>
  <w:style w:type="character" w:styleId="Mencinsinresolver">
    <w:name w:val="Unresolved Mention"/>
    <w:basedOn w:val="Fuentedeprrafopredeter"/>
    <w:uiPriority w:val="99"/>
    <w:semiHidden/>
    <w:unhideWhenUsed/>
    <w:rsid w:val="00370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0419">
      <w:bodyDiv w:val="1"/>
      <w:marLeft w:val="0"/>
      <w:marRight w:val="0"/>
      <w:marTop w:val="0"/>
      <w:marBottom w:val="0"/>
      <w:divBdr>
        <w:top w:val="none" w:sz="0" w:space="0" w:color="auto"/>
        <w:left w:val="none" w:sz="0" w:space="0" w:color="auto"/>
        <w:bottom w:val="none" w:sz="0" w:space="0" w:color="auto"/>
        <w:right w:val="none" w:sz="0" w:space="0" w:color="auto"/>
      </w:divBdr>
      <w:divsChild>
        <w:div w:id="1404179166">
          <w:marLeft w:val="0"/>
          <w:marRight w:val="0"/>
          <w:marTop w:val="0"/>
          <w:marBottom w:val="0"/>
          <w:divBdr>
            <w:top w:val="none" w:sz="0" w:space="0" w:color="auto"/>
            <w:left w:val="none" w:sz="0" w:space="0" w:color="auto"/>
            <w:bottom w:val="none" w:sz="0" w:space="0" w:color="auto"/>
            <w:right w:val="none" w:sz="0" w:space="0" w:color="auto"/>
          </w:divBdr>
        </w:div>
        <w:div w:id="1583835987">
          <w:marLeft w:val="0"/>
          <w:marRight w:val="0"/>
          <w:marTop w:val="0"/>
          <w:marBottom w:val="0"/>
          <w:divBdr>
            <w:top w:val="none" w:sz="0" w:space="0" w:color="auto"/>
            <w:left w:val="none" w:sz="0" w:space="0" w:color="auto"/>
            <w:bottom w:val="none" w:sz="0" w:space="0" w:color="auto"/>
            <w:right w:val="none" w:sz="0" w:space="0" w:color="auto"/>
          </w:divBdr>
        </w:div>
      </w:divsChild>
    </w:div>
    <w:div w:id="135341583">
      <w:bodyDiv w:val="1"/>
      <w:marLeft w:val="0"/>
      <w:marRight w:val="0"/>
      <w:marTop w:val="0"/>
      <w:marBottom w:val="0"/>
      <w:divBdr>
        <w:top w:val="none" w:sz="0" w:space="0" w:color="auto"/>
        <w:left w:val="none" w:sz="0" w:space="0" w:color="auto"/>
        <w:bottom w:val="none" w:sz="0" w:space="0" w:color="auto"/>
        <w:right w:val="none" w:sz="0" w:space="0" w:color="auto"/>
      </w:divBdr>
      <w:divsChild>
        <w:div w:id="290479708">
          <w:marLeft w:val="0"/>
          <w:marRight w:val="0"/>
          <w:marTop w:val="0"/>
          <w:marBottom w:val="0"/>
          <w:divBdr>
            <w:top w:val="none" w:sz="0" w:space="0" w:color="auto"/>
            <w:left w:val="none" w:sz="0" w:space="0" w:color="auto"/>
            <w:bottom w:val="none" w:sz="0" w:space="0" w:color="auto"/>
            <w:right w:val="none" w:sz="0" w:space="0" w:color="auto"/>
          </w:divBdr>
        </w:div>
        <w:div w:id="1226836532">
          <w:marLeft w:val="0"/>
          <w:marRight w:val="0"/>
          <w:marTop w:val="0"/>
          <w:marBottom w:val="0"/>
          <w:divBdr>
            <w:top w:val="none" w:sz="0" w:space="0" w:color="auto"/>
            <w:left w:val="none" w:sz="0" w:space="0" w:color="auto"/>
            <w:bottom w:val="none" w:sz="0" w:space="0" w:color="auto"/>
            <w:right w:val="none" w:sz="0" w:space="0" w:color="auto"/>
          </w:divBdr>
        </w:div>
        <w:div w:id="2021465304">
          <w:marLeft w:val="0"/>
          <w:marRight w:val="0"/>
          <w:marTop w:val="0"/>
          <w:marBottom w:val="0"/>
          <w:divBdr>
            <w:top w:val="none" w:sz="0" w:space="0" w:color="auto"/>
            <w:left w:val="none" w:sz="0" w:space="0" w:color="auto"/>
            <w:bottom w:val="none" w:sz="0" w:space="0" w:color="auto"/>
            <w:right w:val="none" w:sz="0" w:space="0" w:color="auto"/>
          </w:divBdr>
        </w:div>
      </w:divsChild>
    </w:div>
    <w:div w:id="203175042">
      <w:bodyDiv w:val="1"/>
      <w:marLeft w:val="0"/>
      <w:marRight w:val="0"/>
      <w:marTop w:val="0"/>
      <w:marBottom w:val="0"/>
      <w:divBdr>
        <w:top w:val="none" w:sz="0" w:space="0" w:color="auto"/>
        <w:left w:val="none" w:sz="0" w:space="0" w:color="auto"/>
        <w:bottom w:val="none" w:sz="0" w:space="0" w:color="auto"/>
        <w:right w:val="none" w:sz="0" w:space="0" w:color="auto"/>
      </w:divBdr>
      <w:divsChild>
        <w:div w:id="1132017774">
          <w:marLeft w:val="0"/>
          <w:marRight w:val="0"/>
          <w:marTop w:val="0"/>
          <w:marBottom w:val="0"/>
          <w:divBdr>
            <w:top w:val="none" w:sz="0" w:space="0" w:color="auto"/>
            <w:left w:val="none" w:sz="0" w:space="0" w:color="auto"/>
            <w:bottom w:val="none" w:sz="0" w:space="0" w:color="auto"/>
            <w:right w:val="none" w:sz="0" w:space="0" w:color="auto"/>
          </w:divBdr>
        </w:div>
        <w:div w:id="1394279742">
          <w:marLeft w:val="0"/>
          <w:marRight w:val="0"/>
          <w:marTop w:val="0"/>
          <w:marBottom w:val="0"/>
          <w:divBdr>
            <w:top w:val="none" w:sz="0" w:space="0" w:color="auto"/>
            <w:left w:val="none" w:sz="0" w:space="0" w:color="auto"/>
            <w:bottom w:val="none" w:sz="0" w:space="0" w:color="auto"/>
            <w:right w:val="none" w:sz="0" w:space="0" w:color="auto"/>
          </w:divBdr>
        </w:div>
        <w:div w:id="1619988384">
          <w:marLeft w:val="0"/>
          <w:marRight w:val="0"/>
          <w:marTop w:val="0"/>
          <w:marBottom w:val="0"/>
          <w:divBdr>
            <w:top w:val="none" w:sz="0" w:space="0" w:color="auto"/>
            <w:left w:val="none" w:sz="0" w:space="0" w:color="auto"/>
            <w:bottom w:val="none" w:sz="0" w:space="0" w:color="auto"/>
            <w:right w:val="none" w:sz="0" w:space="0" w:color="auto"/>
          </w:divBdr>
        </w:div>
      </w:divsChild>
    </w:div>
    <w:div w:id="277837572">
      <w:bodyDiv w:val="1"/>
      <w:marLeft w:val="0"/>
      <w:marRight w:val="0"/>
      <w:marTop w:val="0"/>
      <w:marBottom w:val="0"/>
      <w:divBdr>
        <w:top w:val="none" w:sz="0" w:space="0" w:color="auto"/>
        <w:left w:val="none" w:sz="0" w:space="0" w:color="auto"/>
        <w:bottom w:val="none" w:sz="0" w:space="0" w:color="auto"/>
        <w:right w:val="none" w:sz="0" w:space="0" w:color="auto"/>
      </w:divBdr>
      <w:divsChild>
        <w:div w:id="152181096">
          <w:marLeft w:val="0"/>
          <w:marRight w:val="0"/>
          <w:marTop w:val="0"/>
          <w:marBottom w:val="0"/>
          <w:divBdr>
            <w:top w:val="none" w:sz="0" w:space="0" w:color="auto"/>
            <w:left w:val="none" w:sz="0" w:space="0" w:color="auto"/>
            <w:bottom w:val="none" w:sz="0" w:space="0" w:color="auto"/>
            <w:right w:val="none" w:sz="0" w:space="0" w:color="auto"/>
          </w:divBdr>
        </w:div>
        <w:div w:id="848524742">
          <w:marLeft w:val="0"/>
          <w:marRight w:val="0"/>
          <w:marTop w:val="0"/>
          <w:marBottom w:val="0"/>
          <w:divBdr>
            <w:top w:val="none" w:sz="0" w:space="0" w:color="auto"/>
            <w:left w:val="none" w:sz="0" w:space="0" w:color="auto"/>
            <w:bottom w:val="none" w:sz="0" w:space="0" w:color="auto"/>
            <w:right w:val="none" w:sz="0" w:space="0" w:color="auto"/>
          </w:divBdr>
        </w:div>
        <w:div w:id="1776440797">
          <w:marLeft w:val="0"/>
          <w:marRight w:val="0"/>
          <w:marTop w:val="0"/>
          <w:marBottom w:val="0"/>
          <w:divBdr>
            <w:top w:val="none" w:sz="0" w:space="0" w:color="auto"/>
            <w:left w:val="none" w:sz="0" w:space="0" w:color="auto"/>
            <w:bottom w:val="none" w:sz="0" w:space="0" w:color="auto"/>
            <w:right w:val="none" w:sz="0" w:space="0" w:color="auto"/>
          </w:divBdr>
        </w:div>
      </w:divsChild>
    </w:div>
    <w:div w:id="331877984">
      <w:bodyDiv w:val="1"/>
      <w:marLeft w:val="0"/>
      <w:marRight w:val="0"/>
      <w:marTop w:val="0"/>
      <w:marBottom w:val="0"/>
      <w:divBdr>
        <w:top w:val="none" w:sz="0" w:space="0" w:color="auto"/>
        <w:left w:val="none" w:sz="0" w:space="0" w:color="auto"/>
        <w:bottom w:val="none" w:sz="0" w:space="0" w:color="auto"/>
        <w:right w:val="none" w:sz="0" w:space="0" w:color="auto"/>
      </w:divBdr>
      <w:divsChild>
        <w:div w:id="1187477299">
          <w:marLeft w:val="0"/>
          <w:marRight w:val="0"/>
          <w:marTop w:val="0"/>
          <w:marBottom w:val="0"/>
          <w:divBdr>
            <w:top w:val="none" w:sz="0" w:space="0" w:color="auto"/>
            <w:left w:val="none" w:sz="0" w:space="0" w:color="auto"/>
            <w:bottom w:val="none" w:sz="0" w:space="0" w:color="auto"/>
            <w:right w:val="none" w:sz="0" w:space="0" w:color="auto"/>
          </w:divBdr>
        </w:div>
        <w:div w:id="1478037515">
          <w:marLeft w:val="0"/>
          <w:marRight w:val="0"/>
          <w:marTop w:val="0"/>
          <w:marBottom w:val="0"/>
          <w:divBdr>
            <w:top w:val="none" w:sz="0" w:space="0" w:color="auto"/>
            <w:left w:val="none" w:sz="0" w:space="0" w:color="auto"/>
            <w:bottom w:val="none" w:sz="0" w:space="0" w:color="auto"/>
            <w:right w:val="none" w:sz="0" w:space="0" w:color="auto"/>
          </w:divBdr>
        </w:div>
        <w:div w:id="1987467374">
          <w:marLeft w:val="0"/>
          <w:marRight w:val="0"/>
          <w:marTop w:val="0"/>
          <w:marBottom w:val="0"/>
          <w:divBdr>
            <w:top w:val="none" w:sz="0" w:space="0" w:color="auto"/>
            <w:left w:val="none" w:sz="0" w:space="0" w:color="auto"/>
            <w:bottom w:val="none" w:sz="0" w:space="0" w:color="auto"/>
            <w:right w:val="none" w:sz="0" w:space="0" w:color="auto"/>
          </w:divBdr>
        </w:div>
      </w:divsChild>
    </w:div>
    <w:div w:id="432823438">
      <w:bodyDiv w:val="1"/>
      <w:marLeft w:val="0"/>
      <w:marRight w:val="0"/>
      <w:marTop w:val="0"/>
      <w:marBottom w:val="0"/>
      <w:divBdr>
        <w:top w:val="none" w:sz="0" w:space="0" w:color="auto"/>
        <w:left w:val="none" w:sz="0" w:space="0" w:color="auto"/>
        <w:bottom w:val="none" w:sz="0" w:space="0" w:color="auto"/>
        <w:right w:val="none" w:sz="0" w:space="0" w:color="auto"/>
      </w:divBdr>
      <w:divsChild>
        <w:div w:id="1064644415">
          <w:marLeft w:val="0"/>
          <w:marRight w:val="0"/>
          <w:marTop w:val="0"/>
          <w:marBottom w:val="0"/>
          <w:divBdr>
            <w:top w:val="none" w:sz="0" w:space="0" w:color="auto"/>
            <w:left w:val="none" w:sz="0" w:space="0" w:color="auto"/>
            <w:bottom w:val="none" w:sz="0" w:space="0" w:color="auto"/>
            <w:right w:val="none" w:sz="0" w:space="0" w:color="auto"/>
          </w:divBdr>
        </w:div>
        <w:div w:id="1536430349">
          <w:marLeft w:val="0"/>
          <w:marRight w:val="0"/>
          <w:marTop w:val="0"/>
          <w:marBottom w:val="0"/>
          <w:divBdr>
            <w:top w:val="none" w:sz="0" w:space="0" w:color="auto"/>
            <w:left w:val="none" w:sz="0" w:space="0" w:color="auto"/>
            <w:bottom w:val="none" w:sz="0" w:space="0" w:color="auto"/>
            <w:right w:val="none" w:sz="0" w:space="0" w:color="auto"/>
          </w:divBdr>
        </w:div>
      </w:divsChild>
    </w:div>
    <w:div w:id="436801683">
      <w:bodyDiv w:val="1"/>
      <w:marLeft w:val="0"/>
      <w:marRight w:val="0"/>
      <w:marTop w:val="0"/>
      <w:marBottom w:val="0"/>
      <w:divBdr>
        <w:top w:val="none" w:sz="0" w:space="0" w:color="auto"/>
        <w:left w:val="none" w:sz="0" w:space="0" w:color="auto"/>
        <w:bottom w:val="none" w:sz="0" w:space="0" w:color="auto"/>
        <w:right w:val="none" w:sz="0" w:space="0" w:color="auto"/>
      </w:divBdr>
      <w:divsChild>
        <w:div w:id="314993713">
          <w:marLeft w:val="0"/>
          <w:marRight w:val="0"/>
          <w:marTop w:val="0"/>
          <w:marBottom w:val="0"/>
          <w:divBdr>
            <w:top w:val="none" w:sz="0" w:space="0" w:color="auto"/>
            <w:left w:val="none" w:sz="0" w:space="0" w:color="auto"/>
            <w:bottom w:val="none" w:sz="0" w:space="0" w:color="auto"/>
            <w:right w:val="none" w:sz="0" w:space="0" w:color="auto"/>
          </w:divBdr>
        </w:div>
        <w:div w:id="445083432">
          <w:marLeft w:val="0"/>
          <w:marRight w:val="0"/>
          <w:marTop w:val="0"/>
          <w:marBottom w:val="0"/>
          <w:divBdr>
            <w:top w:val="none" w:sz="0" w:space="0" w:color="auto"/>
            <w:left w:val="none" w:sz="0" w:space="0" w:color="auto"/>
            <w:bottom w:val="none" w:sz="0" w:space="0" w:color="auto"/>
            <w:right w:val="none" w:sz="0" w:space="0" w:color="auto"/>
          </w:divBdr>
        </w:div>
        <w:div w:id="1558977996">
          <w:marLeft w:val="0"/>
          <w:marRight w:val="0"/>
          <w:marTop w:val="0"/>
          <w:marBottom w:val="0"/>
          <w:divBdr>
            <w:top w:val="none" w:sz="0" w:space="0" w:color="auto"/>
            <w:left w:val="none" w:sz="0" w:space="0" w:color="auto"/>
            <w:bottom w:val="none" w:sz="0" w:space="0" w:color="auto"/>
            <w:right w:val="none" w:sz="0" w:space="0" w:color="auto"/>
          </w:divBdr>
        </w:div>
      </w:divsChild>
    </w:div>
    <w:div w:id="456606732">
      <w:bodyDiv w:val="1"/>
      <w:marLeft w:val="0"/>
      <w:marRight w:val="0"/>
      <w:marTop w:val="0"/>
      <w:marBottom w:val="0"/>
      <w:divBdr>
        <w:top w:val="none" w:sz="0" w:space="0" w:color="auto"/>
        <w:left w:val="none" w:sz="0" w:space="0" w:color="auto"/>
        <w:bottom w:val="none" w:sz="0" w:space="0" w:color="auto"/>
        <w:right w:val="none" w:sz="0" w:space="0" w:color="auto"/>
      </w:divBdr>
      <w:divsChild>
        <w:div w:id="174154755">
          <w:marLeft w:val="0"/>
          <w:marRight w:val="0"/>
          <w:marTop w:val="0"/>
          <w:marBottom w:val="0"/>
          <w:divBdr>
            <w:top w:val="none" w:sz="0" w:space="0" w:color="auto"/>
            <w:left w:val="none" w:sz="0" w:space="0" w:color="auto"/>
            <w:bottom w:val="none" w:sz="0" w:space="0" w:color="auto"/>
            <w:right w:val="none" w:sz="0" w:space="0" w:color="auto"/>
          </w:divBdr>
        </w:div>
        <w:div w:id="323239851">
          <w:marLeft w:val="0"/>
          <w:marRight w:val="0"/>
          <w:marTop w:val="0"/>
          <w:marBottom w:val="0"/>
          <w:divBdr>
            <w:top w:val="none" w:sz="0" w:space="0" w:color="auto"/>
            <w:left w:val="none" w:sz="0" w:space="0" w:color="auto"/>
            <w:bottom w:val="none" w:sz="0" w:space="0" w:color="auto"/>
            <w:right w:val="none" w:sz="0" w:space="0" w:color="auto"/>
          </w:divBdr>
        </w:div>
        <w:div w:id="919949323">
          <w:marLeft w:val="0"/>
          <w:marRight w:val="0"/>
          <w:marTop w:val="0"/>
          <w:marBottom w:val="0"/>
          <w:divBdr>
            <w:top w:val="none" w:sz="0" w:space="0" w:color="auto"/>
            <w:left w:val="none" w:sz="0" w:space="0" w:color="auto"/>
            <w:bottom w:val="none" w:sz="0" w:space="0" w:color="auto"/>
            <w:right w:val="none" w:sz="0" w:space="0" w:color="auto"/>
          </w:divBdr>
        </w:div>
        <w:div w:id="1045911541">
          <w:marLeft w:val="0"/>
          <w:marRight w:val="0"/>
          <w:marTop w:val="0"/>
          <w:marBottom w:val="0"/>
          <w:divBdr>
            <w:top w:val="none" w:sz="0" w:space="0" w:color="auto"/>
            <w:left w:val="none" w:sz="0" w:space="0" w:color="auto"/>
            <w:bottom w:val="none" w:sz="0" w:space="0" w:color="auto"/>
            <w:right w:val="none" w:sz="0" w:space="0" w:color="auto"/>
          </w:divBdr>
        </w:div>
        <w:div w:id="1191383251">
          <w:marLeft w:val="0"/>
          <w:marRight w:val="0"/>
          <w:marTop w:val="0"/>
          <w:marBottom w:val="0"/>
          <w:divBdr>
            <w:top w:val="none" w:sz="0" w:space="0" w:color="auto"/>
            <w:left w:val="none" w:sz="0" w:space="0" w:color="auto"/>
            <w:bottom w:val="none" w:sz="0" w:space="0" w:color="auto"/>
            <w:right w:val="none" w:sz="0" w:space="0" w:color="auto"/>
          </w:divBdr>
        </w:div>
        <w:div w:id="1698117238">
          <w:marLeft w:val="0"/>
          <w:marRight w:val="0"/>
          <w:marTop w:val="0"/>
          <w:marBottom w:val="0"/>
          <w:divBdr>
            <w:top w:val="none" w:sz="0" w:space="0" w:color="auto"/>
            <w:left w:val="none" w:sz="0" w:space="0" w:color="auto"/>
            <w:bottom w:val="none" w:sz="0" w:space="0" w:color="auto"/>
            <w:right w:val="none" w:sz="0" w:space="0" w:color="auto"/>
          </w:divBdr>
        </w:div>
        <w:div w:id="1910919722">
          <w:marLeft w:val="0"/>
          <w:marRight w:val="0"/>
          <w:marTop w:val="0"/>
          <w:marBottom w:val="0"/>
          <w:divBdr>
            <w:top w:val="none" w:sz="0" w:space="0" w:color="auto"/>
            <w:left w:val="none" w:sz="0" w:space="0" w:color="auto"/>
            <w:bottom w:val="none" w:sz="0" w:space="0" w:color="auto"/>
            <w:right w:val="none" w:sz="0" w:space="0" w:color="auto"/>
          </w:divBdr>
        </w:div>
        <w:div w:id="1949581141">
          <w:marLeft w:val="0"/>
          <w:marRight w:val="0"/>
          <w:marTop w:val="0"/>
          <w:marBottom w:val="0"/>
          <w:divBdr>
            <w:top w:val="none" w:sz="0" w:space="0" w:color="auto"/>
            <w:left w:val="none" w:sz="0" w:space="0" w:color="auto"/>
            <w:bottom w:val="none" w:sz="0" w:space="0" w:color="auto"/>
            <w:right w:val="none" w:sz="0" w:space="0" w:color="auto"/>
          </w:divBdr>
        </w:div>
        <w:div w:id="2010257069">
          <w:marLeft w:val="0"/>
          <w:marRight w:val="0"/>
          <w:marTop w:val="0"/>
          <w:marBottom w:val="0"/>
          <w:divBdr>
            <w:top w:val="none" w:sz="0" w:space="0" w:color="auto"/>
            <w:left w:val="none" w:sz="0" w:space="0" w:color="auto"/>
            <w:bottom w:val="none" w:sz="0" w:space="0" w:color="auto"/>
            <w:right w:val="none" w:sz="0" w:space="0" w:color="auto"/>
          </w:divBdr>
        </w:div>
        <w:div w:id="2054771674">
          <w:marLeft w:val="0"/>
          <w:marRight w:val="0"/>
          <w:marTop w:val="0"/>
          <w:marBottom w:val="0"/>
          <w:divBdr>
            <w:top w:val="none" w:sz="0" w:space="0" w:color="auto"/>
            <w:left w:val="none" w:sz="0" w:space="0" w:color="auto"/>
            <w:bottom w:val="none" w:sz="0" w:space="0" w:color="auto"/>
            <w:right w:val="none" w:sz="0" w:space="0" w:color="auto"/>
          </w:divBdr>
        </w:div>
        <w:div w:id="2095323959">
          <w:marLeft w:val="0"/>
          <w:marRight w:val="0"/>
          <w:marTop w:val="0"/>
          <w:marBottom w:val="0"/>
          <w:divBdr>
            <w:top w:val="none" w:sz="0" w:space="0" w:color="auto"/>
            <w:left w:val="none" w:sz="0" w:space="0" w:color="auto"/>
            <w:bottom w:val="none" w:sz="0" w:space="0" w:color="auto"/>
            <w:right w:val="none" w:sz="0" w:space="0" w:color="auto"/>
          </w:divBdr>
        </w:div>
      </w:divsChild>
    </w:div>
    <w:div w:id="512452034">
      <w:bodyDiv w:val="1"/>
      <w:marLeft w:val="0"/>
      <w:marRight w:val="0"/>
      <w:marTop w:val="0"/>
      <w:marBottom w:val="0"/>
      <w:divBdr>
        <w:top w:val="none" w:sz="0" w:space="0" w:color="auto"/>
        <w:left w:val="none" w:sz="0" w:space="0" w:color="auto"/>
        <w:bottom w:val="none" w:sz="0" w:space="0" w:color="auto"/>
        <w:right w:val="none" w:sz="0" w:space="0" w:color="auto"/>
      </w:divBdr>
      <w:divsChild>
        <w:div w:id="25908361">
          <w:marLeft w:val="0"/>
          <w:marRight w:val="0"/>
          <w:marTop w:val="0"/>
          <w:marBottom w:val="0"/>
          <w:divBdr>
            <w:top w:val="none" w:sz="0" w:space="0" w:color="auto"/>
            <w:left w:val="none" w:sz="0" w:space="0" w:color="auto"/>
            <w:bottom w:val="none" w:sz="0" w:space="0" w:color="auto"/>
            <w:right w:val="none" w:sz="0" w:space="0" w:color="auto"/>
          </w:divBdr>
        </w:div>
        <w:div w:id="879362512">
          <w:marLeft w:val="0"/>
          <w:marRight w:val="0"/>
          <w:marTop w:val="0"/>
          <w:marBottom w:val="0"/>
          <w:divBdr>
            <w:top w:val="none" w:sz="0" w:space="0" w:color="auto"/>
            <w:left w:val="none" w:sz="0" w:space="0" w:color="auto"/>
            <w:bottom w:val="none" w:sz="0" w:space="0" w:color="auto"/>
            <w:right w:val="none" w:sz="0" w:space="0" w:color="auto"/>
          </w:divBdr>
        </w:div>
        <w:div w:id="1272400701">
          <w:marLeft w:val="0"/>
          <w:marRight w:val="0"/>
          <w:marTop w:val="0"/>
          <w:marBottom w:val="0"/>
          <w:divBdr>
            <w:top w:val="none" w:sz="0" w:space="0" w:color="auto"/>
            <w:left w:val="none" w:sz="0" w:space="0" w:color="auto"/>
            <w:bottom w:val="none" w:sz="0" w:space="0" w:color="auto"/>
            <w:right w:val="none" w:sz="0" w:space="0" w:color="auto"/>
          </w:divBdr>
        </w:div>
      </w:divsChild>
    </w:div>
    <w:div w:id="523129304">
      <w:bodyDiv w:val="1"/>
      <w:marLeft w:val="0"/>
      <w:marRight w:val="0"/>
      <w:marTop w:val="0"/>
      <w:marBottom w:val="0"/>
      <w:divBdr>
        <w:top w:val="none" w:sz="0" w:space="0" w:color="auto"/>
        <w:left w:val="none" w:sz="0" w:space="0" w:color="auto"/>
        <w:bottom w:val="none" w:sz="0" w:space="0" w:color="auto"/>
        <w:right w:val="none" w:sz="0" w:space="0" w:color="auto"/>
      </w:divBdr>
      <w:divsChild>
        <w:div w:id="961813834">
          <w:marLeft w:val="0"/>
          <w:marRight w:val="0"/>
          <w:marTop w:val="0"/>
          <w:marBottom w:val="0"/>
          <w:divBdr>
            <w:top w:val="none" w:sz="0" w:space="0" w:color="auto"/>
            <w:left w:val="none" w:sz="0" w:space="0" w:color="auto"/>
            <w:bottom w:val="none" w:sz="0" w:space="0" w:color="auto"/>
            <w:right w:val="none" w:sz="0" w:space="0" w:color="auto"/>
          </w:divBdr>
          <w:divsChild>
            <w:div w:id="357222">
              <w:marLeft w:val="0"/>
              <w:marRight w:val="0"/>
              <w:marTop w:val="0"/>
              <w:marBottom w:val="0"/>
              <w:divBdr>
                <w:top w:val="none" w:sz="0" w:space="0" w:color="auto"/>
                <w:left w:val="none" w:sz="0" w:space="0" w:color="auto"/>
                <w:bottom w:val="none" w:sz="0" w:space="0" w:color="auto"/>
                <w:right w:val="none" w:sz="0" w:space="0" w:color="auto"/>
              </w:divBdr>
            </w:div>
            <w:div w:id="534659260">
              <w:marLeft w:val="0"/>
              <w:marRight w:val="0"/>
              <w:marTop w:val="0"/>
              <w:marBottom w:val="0"/>
              <w:divBdr>
                <w:top w:val="none" w:sz="0" w:space="0" w:color="auto"/>
                <w:left w:val="none" w:sz="0" w:space="0" w:color="auto"/>
                <w:bottom w:val="none" w:sz="0" w:space="0" w:color="auto"/>
                <w:right w:val="none" w:sz="0" w:space="0" w:color="auto"/>
              </w:divBdr>
            </w:div>
            <w:div w:id="1029723040">
              <w:marLeft w:val="0"/>
              <w:marRight w:val="0"/>
              <w:marTop w:val="0"/>
              <w:marBottom w:val="0"/>
              <w:divBdr>
                <w:top w:val="none" w:sz="0" w:space="0" w:color="auto"/>
                <w:left w:val="none" w:sz="0" w:space="0" w:color="auto"/>
                <w:bottom w:val="none" w:sz="0" w:space="0" w:color="auto"/>
                <w:right w:val="none" w:sz="0" w:space="0" w:color="auto"/>
              </w:divBdr>
            </w:div>
            <w:div w:id="1177118051">
              <w:marLeft w:val="0"/>
              <w:marRight w:val="0"/>
              <w:marTop w:val="0"/>
              <w:marBottom w:val="0"/>
              <w:divBdr>
                <w:top w:val="none" w:sz="0" w:space="0" w:color="auto"/>
                <w:left w:val="none" w:sz="0" w:space="0" w:color="auto"/>
                <w:bottom w:val="none" w:sz="0" w:space="0" w:color="auto"/>
                <w:right w:val="none" w:sz="0" w:space="0" w:color="auto"/>
              </w:divBdr>
            </w:div>
          </w:divsChild>
        </w:div>
        <w:div w:id="1875118971">
          <w:marLeft w:val="0"/>
          <w:marRight w:val="0"/>
          <w:marTop w:val="0"/>
          <w:marBottom w:val="0"/>
          <w:divBdr>
            <w:top w:val="none" w:sz="0" w:space="0" w:color="auto"/>
            <w:left w:val="none" w:sz="0" w:space="0" w:color="auto"/>
            <w:bottom w:val="none" w:sz="0" w:space="0" w:color="auto"/>
            <w:right w:val="none" w:sz="0" w:space="0" w:color="auto"/>
          </w:divBdr>
        </w:div>
      </w:divsChild>
    </w:div>
    <w:div w:id="644554474">
      <w:bodyDiv w:val="1"/>
      <w:marLeft w:val="0"/>
      <w:marRight w:val="0"/>
      <w:marTop w:val="0"/>
      <w:marBottom w:val="0"/>
      <w:divBdr>
        <w:top w:val="none" w:sz="0" w:space="0" w:color="auto"/>
        <w:left w:val="none" w:sz="0" w:space="0" w:color="auto"/>
        <w:bottom w:val="none" w:sz="0" w:space="0" w:color="auto"/>
        <w:right w:val="none" w:sz="0" w:space="0" w:color="auto"/>
      </w:divBdr>
      <w:divsChild>
        <w:div w:id="222982744">
          <w:marLeft w:val="0"/>
          <w:marRight w:val="0"/>
          <w:marTop w:val="0"/>
          <w:marBottom w:val="0"/>
          <w:divBdr>
            <w:top w:val="none" w:sz="0" w:space="0" w:color="auto"/>
            <w:left w:val="none" w:sz="0" w:space="0" w:color="auto"/>
            <w:bottom w:val="none" w:sz="0" w:space="0" w:color="auto"/>
            <w:right w:val="none" w:sz="0" w:space="0" w:color="auto"/>
          </w:divBdr>
        </w:div>
        <w:div w:id="1403064846">
          <w:marLeft w:val="0"/>
          <w:marRight w:val="0"/>
          <w:marTop w:val="0"/>
          <w:marBottom w:val="0"/>
          <w:divBdr>
            <w:top w:val="none" w:sz="0" w:space="0" w:color="auto"/>
            <w:left w:val="none" w:sz="0" w:space="0" w:color="auto"/>
            <w:bottom w:val="none" w:sz="0" w:space="0" w:color="auto"/>
            <w:right w:val="none" w:sz="0" w:space="0" w:color="auto"/>
          </w:divBdr>
        </w:div>
        <w:div w:id="2032295878">
          <w:marLeft w:val="0"/>
          <w:marRight w:val="0"/>
          <w:marTop w:val="0"/>
          <w:marBottom w:val="0"/>
          <w:divBdr>
            <w:top w:val="none" w:sz="0" w:space="0" w:color="auto"/>
            <w:left w:val="none" w:sz="0" w:space="0" w:color="auto"/>
            <w:bottom w:val="none" w:sz="0" w:space="0" w:color="auto"/>
            <w:right w:val="none" w:sz="0" w:space="0" w:color="auto"/>
          </w:divBdr>
        </w:div>
      </w:divsChild>
    </w:div>
    <w:div w:id="675419500">
      <w:bodyDiv w:val="1"/>
      <w:marLeft w:val="0"/>
      <w:marRight w:val="0"/>
      <w:marTop w:val="0"/>
      <w:marBottom w:val="0"/>
      <w:divBdr>
        <w:top w:val="none" w:sz="0" w:space="0" w:color="auto"/>
        <w:left w:val="none" w:sz="0" w:space="0" w:color="auto"/>
        <w:bottom w:val="none" w:sz="0" w:space="0" w:color="auto"/>
        <w:right w:val="none" w:sz="0" w:space="0" w:color="auto"/>
      </w:divBdr>
      <w:divsChild>
        <w:div w:id="165637002">
          <w:marLeft w:val="0"/>
          <w:marRight w:val="0"/>
          <w:marTop w:val="0"/>
          <w:marBottom w:val="0"/>
          <w:divBdr>
            <w:top w:val="none" w:sz="0" w:space="0" w:color="auto"/>
            <w:left w:val="none" w:sz="0" w:space="0" w:color="auto"/>
            <w:bottom w:val="none" w:sz="0" w:space="0" w:color="auto"/>
            <w:right w:val="none" w:sz="0" w:space="0" w:color="auto"/>
          </w:divBdr>
        </w:div>
        <w:div w:id="176119278">
          <w:marLeft w:val="0"/>
          <w:marRight w:val="0"/>
          <w:marTop w:val="0"/>
          <w:marBottom w:val="0"/>
          <w:divBdr>
            <w:top w:val="none" w:sz="0" w:space="0" w:color="auto"/>
            <w:left w:val="none" w:sz="0" w:space="0" w:color="auto"/>
            <w:bottom w:val="none" w:sz="0" w:space="0" w:color="auto"/>
            <w:right w:val="none" w:sz="0" w:space="0" w:color="auto"/>
          </w:divBdr>
        </w:div>
        <w:div w:id="1347486344">
          <w:marLeft w:val="0"/>
          <w:marRight w:val="0"/>
          <w:marTop w:val="0"/>
          <w:marBottom w:val="0"/>
          <w:divBdr>
            <w:top w:val="none" w:sz="0" w:space="0" w:color="auto"/>
            <w:left w:val="none" w:sz="0" w:space="0" w:color="auto"/>
            <w:bottom w:val="none" w:sz="0" w:space="0" w:color="auto"/>
            <w:right w:val="none" w:sz="0" w:space="0" w:color="auto"/>
          </w:divBdr>
        </w:div>
        <w:div w:id="1625041037">
          <w:marLeft w:val="0"/>
          <w:marRight w:val="0"/>
          <w:marTop w:val="0"/>
          <w:marBottom w:val="0"/>
          <w:divBdr>
            <w:top w:val="none" w:sz="0" w:space="0" w:color="auto"/>
            <w:left w:val="none" w:sz="0" w:space="0" w:color="auto"/>
            <w:bottom w:val="none" w:sz="0" w:space="0" w:color="auto"/>
            <w:right w:val="none" w:sz="0" w:space="0" w:color="auto"/>
          </w:divBdr>
        </w:div>
        <w:div w:id="2032952435">
          <w:marLeft w:val="0"/>
          <w:marRight w:val="0"/>
          <w:marTop w:val="0"/>
          <w:marBottom w:val="0"/>
          <w:divBdr>
            <w:top w:val="none" w:sz="0" w:space="0" w:color="auto"/>
            <w:left w:val="none" w:sz="0" w:space="0" w:color="auto"/>
            <w:bottom w:val="none" w:sz="0" w:space="0" w:color="auto"/>
            <w:right w:val="none" w:sz="0" w:space="0" w:color="auto"/>
          </w:divBdr>
        </w:div>
      </w:divsChild>
    </w:div>
    <w:div w:id="744650966">
      <w:bodyDiv w:val="1"/>
      <w:marLeft w:val="0"/>
      <w:marRight w:val="0"/>
      <w:marTop w:val="0"/>
      <w:marBottom w:val="0"/>
      <w:divBdr>
        <w:top w:val="none" w:sz="0" w:space="0" w:color="auto"/>
        <w:left w:val="none" w:sz="0" w:space="0" w:color="auto"/>
        <w:bottom w:val="none" w:sz="0" w:space="0" w:color="auto"/>
        <w:right w:val="none" w:sz="0" w:space="0" w:color="auto"/>
      </w:divBdr>
    </w:div>
    <w:div w:id="757214654">
      <w:bodyDiv w:val="1"/>
      <w:marLeft w:val="0"/>
      <w:marRight w:val="0"/>
      <w:marTop w:val="0"/>
      <w:marBottom w:val="0"/>
      <w:divBdr>
        <w:top w:val="none" w:sz="0" w:space="0" w:color="auto"/>
        <w:left w:val="none" w:sz="0" w:space="0" w:color="auto"/>
        <w:bottom w:val="none" w:sz="0" w:space="0" w:color="auto"/>
        <w:right w:val="none" w:sz="0" w:space="0" w:color="auto"/>
      </w:divBdr>
      <w:divsChild>
        <w:div w:id="909342314">
          <w:marLeft w:val="0"/>
          <w:marRight w:val="0"/>
          <w:marTop w:val="0"/>
          <w:marBottom w:val="0"/>
          <w:divBdr>
            <w:top w:val="none" w:sz="0" w:space="0" w:color="auto"/>
            <w:left w:val="none" w:sz="0" w:space="0" w:color="auto"/>
            <w:bottom w:val="none" w:sz="0" w:space="0" w:color="auto"/>
            <w:right w:val="none" w:sz="0" w:space="0" w:color="auto"/>
          </w:divBdr>
        </w:div>
        <w:div w:id="1878657252">
          <w:marLeft w:val="0"/>
          <w:marRight w:val="0"/>
          <w:marTop w:val="0"/>
          <w:marBottom w:val="0"/>
          <w:divBdr>
            <w:top w:val="none" w:sz="0" w:space="0" w:color="auto"/>
            <w:left w:val="none" w:sz="0" w:space="0" w:color="auto"/>
            <w:bottom w:val="none" w:sz="0" w:space="0" w:color="auto"/>
            <w:right w:val="none" w:sz="0" w:space="0" w:color="auto"/>
          </w:divBdr>
        </w:div>
      </w:divsChild>
    </w:div>
    <w:div w:id="788741193">
      <w:bodyDiv w:val="1"/>
      <w:marLeft w:val="0"/>
      <w:marRight w:val="0"/>
      <w:marTop w:val="0"/>
      <w:marBottom w:val="0"/>
      <w:divBdr>
        <w:top w:val="none" w:sz="0" w:space="0" w:color="auto"/>
        <w:left w:val="none" w:sz="0" w:space="0" w:color="auto"/>
        <w:bottom w:val="none" w:sz="0" w:space="0" w:color="auto"/>
        <w:right w:val="none" w:sz="0" w:space="0" w:color="auto"/>
      </w:divBdr>
      <w:divsChild>
        <w:div w:id="172844529">
          <w:marLeft w:val="0"/>
          <w:marRight w:val="0"/>
          <w:marTop w:val="0"/>
          <w:marBottom w:val="0"/>
          <w:divBdr>
            <w:top w:val="none" w:sz="0" w:space="0" w:color="auto"/>
            <w:left w:val="none" w:sz="0" w:space="0" w:color="auto"/>
            <w:bottom w:val="none" w:sz="0" w:space="0" w:color="auto"/>
            <w:right w:val="none" w:sz="0" w:space="0" w:color="auto"/>
          </w:divBdr>
        </w:div>
        <w:div w:id="979846604">
          <w:marLeft w:val="0"/>
          <w:marRight w:val="0"/>
          <w:marTop w:val="0"/>
          <w:marBottom w:val="0"/>
          <w:divBdr>
            <w:top w:val="none" w:sz="0" w:space="0" w:color="auto"/>
            <w:left w:val="none" w:sz="0" w:space="0" w:color="auto"/>
            <w:bottom w:val="none" w:sz="0" w:space="0" w:color="auto"/>
            <w:right w:val="none" w:sz="0" w:space="0" w:color="auto"/>
          </w:divBdr>
        </w:div>
        <w:div w:id="1919628429">
          <w:marLeft w:val="0"/>
          <w:marRight w:val="0"/>
          <w:marTop w:val="0"/>
          <w:marBottom w:val="0"/>
          <w:divBdr>
            <w:top w:val="none" w:sz="0" w:space="0" w:color="auto"/>
            <w:left w:val="none" w:sz="0" w:space="0" w:color="auto"/>
            <w:bottom w:val="none" w:sz="0" w:space="0" w:color="auto"/>
            <w:right w:val="none" w:sz="0" w:space="0" w:color="auto"/>
          </w:divBdr>
        </w:div>
      </w:divsChild>
    </w:div>
    <w:div w:id="826021423">
      <w:bodyDiv w:val="1"/>
      <w:marLeft w:val="0"/>
      <w:marRight w:val="0"/>
      <w:marTop w:val="0"/>
      <w:marBottom w:val="0"/>
      <w:divBdr>
        <w:top w:val="none" w:sz="0" w:space="0" w:color="auto"/>
        <w:left w:val="none" w:sz="0" w:space="0" w:color="auto"/>
        <w:bottom w:val="none" w:sz="0" w:space="0" w:color="auto"/>
        <w:right w:val="none" w:sz="0" w:space="0" w:color="auto"/>
      </w:divBdr>
      <w:divsChild>
        <w:div w:id="986741893">
          <w:marLeft w:val="0"/>
          <w:marRight w:val="0"/>
          <w:marTop w:val="0"/>
          <w:marBottom w:val="0"/>
          <w:divBdr>
            <w:top w:val="none" w:sz="0" w:space="0" w:color="auto"/>
            <w:left w:val="none" w:sz="0" w:space="0" w:color="auto"/>
            <w:bottom w:val="none" w:sz="0" w:space="0" w:color="auto"/>
            <w:right w:val="none" w:sz="0" w:space="0" w:color="auto"/>
          </w:divBdr>
        </w:div>
        <w:div w:id="1991597031">
          <w:marLeft w:val="0"/>
          <w:marRight w:val="0"/>
          <w:marTop w:val="0"/>
          <w:marBottom w:val="0"/>
          <w:divBdr>
            <w:top w:val="none" w:sz="0" w:space="0" w:color="auto"/>
            <w:left w:val="none" w:sz="0" w:space="0" w:color="auto"/>
            <w:bottom w:val="none" w:sz="0" w:space="0" w:color="auto"/>
            <w:right w:val="none" w:sz="0" w:space="0" w:color="auto"/>
          </w:divBdr>
        </w:div>
      </w:divsChild>
    </w:div>
    <w:div w:id="896863729">
      <w:bodyDiv w:val="1"/>
      <w:marLeft w:val="0"/>
      <w:marRight w:val="0"/>
      <w:marTop w:val="0"/>
      <w:marBottom w:val="0"/>
      <w:divBdr>
        <w:top w:val="none" w:sz="0" w:space="0" w:color="auto"/>
        <w:left w:val="none" w:sz="0" w:space="0" w:color="auto"/>
        <w:bottom w:val="none" w:sz="0" w:space="0" w:color="auto"/>
        <w:right w:val="none" w:sz="0" w:space="0" w:color="auto"/>
      </w:divBdr>
    </w:div>
    <w:div w:id="934020365">
      <w:bodyDiv w:val="1"/>
      <w:marLeft w:val="0"/>
      <w:marRight w:val="0"/>
      <w:marTop w:val="0"/>
      <w:marBottom w:val="0"/>
      <w:divBdr>
        <w:top w:val="none" w:sz="0" w:space="0" w:color="auto"/>
        <w:left w:val="none" w:sz="0" w:space="0" w:color="auto"/>
        <w:bottom w:val="none" w:sz="0" w:space="0" w:color="auto"/>
        <w:right w:val="none" w:sz="0" w:space="0" w:color="auto"/>
      </w:divBdr>
      <w:divsChild>
        <w:div w:id="877860074">
          <w:marLeft w:val="0"/>
          <w:marRight w:val="0"/>
          <w:marTop w:val="0"/>
          <w:marBottom w:val="0"/>
          <w:divBdr>
            <w:top w:val="none" w:sz="0" w:space="0" w:color="auto"/>
            <w:left w:val="none" w:sz="0" w:space="0" w:color="auto"/>
            <w:bottom w:val="none" w:sz="0" w:space="0" w:color="auto"/>
            <w:right w:val="none" w:sz="0" w:space="0" w:color="auto"/>
          </w:divBdr>
        </w:div>
        <w:div w:id="1024406029">
          <w:marLeft w:val="0"/>
          <w:marRight w:val="0"/>
          <w:marTop w:val="0"/>
          <w:marBottom w:val="0"/>
          <w:divBdr>
            <w:top w:val="none" w:sz="0" w:space="0" w:color="auto"/>
            <w:left w:val="none" w:sz="0" w:space="0" w:color="auto"/>
            <w:bottom w:val="none" w:sz="0" w:space="0" w:color="auto"/>
            <w:right w:val="none" w:sz="0" w:space="0" w:color="auto"/>
          </w:divBdr>
        </w:div>
        <w:div w:id="1069576013">
          <w:marLeft w:val="0"/>
          <w:marRight w:val="0"/>
          <w:marTop w:val="0"/>
          <w:marBottom w:val="0"/>
          <w:divBdr>
            <w:top w:val="none" w:sz="0" w:space="0" w:color="auto"/>
            <w:left w:val="none" w:sz="0" w:space="0" w:color="auto"/>
            <w:bottom w:val="none" w:sz="0" w:space="0" w:color="auto"/>
            <w:right w:val="none" w:sz="0" w:space="0" w:color="auto"/>
          </w:divBdr>
        </w:div>
        <w:div w:id="1297487503">
          <w:marLeft w:val="0"/>
          <w:marRight w:val="0"/>
          <w:marTop w:val="0"/>
          <w:marBottom w:val="0"/>
          <w:divBdr>
            <w:top w:val="none" w:sz="0" w:space="0" w:color="auto"/>
            <w:left w:val="none" w:sz="0" w:space="0" w:color="auto"/>
            <w:bottom w:val="none" w:sz="0" w:space="0" w:color="auto"/>
            <w:right w:val="none" w:sz="0" w:space="0" w:color="auto"/>
          </w:divBdr>
        </w:div>
      </w:divsChild>
    </w:div>
    <w:div w:id="1052844901">
      <w:bodyDiv w:val="1"/>
      <w:marLeft w:val="0"/>
      <w:marRight w:val="0"/>
      <w:marTop w:val="0"/>
      <w:marBottom w:val="0"/>
      <w:divBdr>
        <w:top w:val="none" w:sz="0" w:space="0" w:color="auto"/>
        <w:left w:val="none" w:sz="0" w:space="0" w:color="auto"/>
        <w:bottom w:val="none" w:sz="0" w:space="0" w:color="auto"/>
        <w:right w:val="none" w:sz="0" w:space="0" w:color="auto"/>
      </w:divBdr>
      <w:divsChild>
        <w:div w:id="1001469245">
          <w:marLeft w:val="0"/>
          <w:marRight w:val="0"/>
          <w:marTop w:val="0"/>
          <w:marBottom w:val="0"/>
          <w:divBdr>
            <w:top w:val="none" w:sz="0" w:space="0" w:color="auto"/>
            <w:left w:val="none" w:sz="0" w:space="0" w:color="auto"/>
            <w:bottom w:val="none" w:sz="0" w:space="0" w:color="auto"/>
            <w:right w:val="none" w:sz="0" w:space="0" w:color="auto"/>
          </w:divBdr>
        </w:div>
        <w:div w:id="1226993207">
          <w:marLeft w:val="0"/>
          <w:marRight w:val="0"/>
          <w:marTop w:val="0"/>
          <w:marBottom w:val="0"/>
          <w:divBdr>
            <w:top w:val="none" w:sz="0" w:space="0" w:color="auto"/>
            <w:left w:val="none" w:sz="0" w:space="0" w:color="auto"/>
            <w:bottom w:val="none" w:sz="0" w:space="0" w:color="auto"/>
            <w:right w:val="none" w:sz="0" w:space="0" w:color="auto"/>
          </w:divBdr>
        </w:div>
        <w:div w:id="1360231950">
          <w:marLeft w:val="0"/>
          <w:marRight w:val="0"/>
          <w:marTop w:val="0"/>
          <w:marBottom w:val="0"/>
          <w:divBdr>
            <w:top w:val="none" w:sz="0" w:space="0" w:color="auto"/>
            <w:left w:val="none" w:sz="0" w:space="0" w:color="auto"/>
            <w:bottom w:val="none" w:sz="0" w:space="0" w:color="auto"/>
            <w:right w:val="none" w:sz="0" w:space="0" w:color="auto"/>
          </w:divBdr>
        </w:div>
        <w:div w:id="2098667650">
          <w:marLeft w:val="0"/>
          <w:marRight w:val="0"/>
          <w:marTop w:val="0"/>
          <w:marBottom w:val="0"/>
          <w:divBdr>
            <w:top w:val="none" w:sz="0" w:space="0" w:color="auto"/>
            <w:left w:val="none" w:sz="0" w:space="0" w:color="auto"/>
            <w:bottom w:val="none" w:sz="0" w:space="0" w:color="auto"/>
            <w:right w:val="none" w:sz="0" w:space="0" w:color="auto"/>
          </w:divBdr>
        </w:div>
      </w:divsChild>
    </w:div>
    <w:div w:id="1160390211">
      <w:bodyDiv w:val="1"/>
      <w:marLeft w:val="0"/>
      <w:marRight w:val="0"/>
      <w:marTop w:val="0"/>
      <w:marBottom w:val="0"/>
      <w:divBdr>
        <w:top w:val="none" w:sz="0" w:space="0" w:color="auto"/>
        <w:left w:val="none" w:sz="0" w:space="0" w:color="auto"/>
        <w:bottom w:val="none" w:sz="0" w:space="0" w:color="auto"/>
        <w:right w:val="none" w:sz="0" w:space="0" w:color="auto"/>
      </w:divBdr>
      <w:divsChild>
        <w:div w:id="820387481">
          <w:marLeft w:val="0"/>
          <w:marRight w:val="0"/>
          <w:marTop w:val="0"/>
          <w:marBottom w:val="0"/>
          <w:divBdr>
            <w:top w:val="none" w:sz="0" w:space="0" w:color="auto"/>
            <w:left w:val="none" w:sz="0" w:space="0" w:color="auto"/>
            <w:bottom w:val="none" w:sz="0" w:space="0" w:color="auto"/>
            <w:right w:val="none" w:sz="0" w:space="0" w:color="auto"/>
          </w:divBdr>
        </w:div>
        <w:div w:id="1308824636">
          <w:marLeft w:val="0"/>
          <w:marRight w:val="0"/>
          <w:marTop w:val="0"/>
          <w:marBottom w:val="0"/>
          <w:divBdr>
            <w:top w:val="none" w:sz="0" w:space="0" w:color="auto"/>
            <w:left w:val="none" w:sz="0" w:space="0" w:color="auto"/>
            <w:bottom w:val="none" w:sz="0" w:space="0" w:color="auto"/>
            <w:right w:val="none" w:sz="0" w:space="0" w:color="auto"/>
          </w:divBdr>
        </w:div>
      </w:divsChild>
    </w:div>
    <w:div w:id="1317220223">
      <w:bodyDiv w:val="1"/>
      <w:marLeft w:val="0"/>
      <w:marRight w:val="0"/>
      <w:marTop w:val="0"/>
      <w:marBottom w:val="0"/>
      <w:divBdr>
        <w:top w:val="none" w:sz="0" w:space="0" w:color="auto"/>
        <w:left w:val="none" w:sz="0" w:space="0" w:color="auto"/>
        <w:bottom w:val="none" w:sz="0" w:space="0" w:color="auto"/>
        <w:right w:val="none" w:sz="0" w:space="0" w:color="auto"/>
      </w:divBdr>
      <w:divsChild>
        <w:div w:id="1085304209">
          <w:marLeft w:val="0"/>
          <w:marRight w:val="0"/>
          <w:marTop w:val="0"/>
          <w:marBottom w:val="0"/>
          <w:divBdr>
            <w:top w:val="none" w:sz="0" w:space="0" w:color="auto"/>
            <w:left w:val="none" w:sz="0" w:space="0" w:color="auto"/>
            <w:bottom w:val="none" w:sz="0" w:space="0" w:color="auto"/>
            <w:right w:val="none" w:sz="0" w:space="0" w:color="auto"/>
          </w:divBdr>
        </w:div>
        <w:div w:id="1121262479">
          <w:marLeft w:val="0"/>
          <w:marRight w:val="0"/>
          <w:marTop w:val="0"/>
          <w:marBottom w:val="0"/>
          <w:divBdr>
            <w:top w:val="none" w:sz="0" w:space="0" w:color="auto"/>
            <w:left w:val="none" w:sz="0" w:space="0" w:color="auto"/>
            <w:bottom w:val="none" w:sz="0" w:space="0" w:color="auto"/>
            <w:right w:val="none" w:sz="0" w:space="0" w:color="auto"/>
          </w:divBdr>
        </w:div>
      </w:divsChild>
    </w:div>
    <w:div w:id="1327244348">
      <w:bodyDiv w:val="1"/>
      <w:marLeft w:val="0"/>
      <w:marRight w:val="0"/>
      <w:marTop w:val="0"/>
      <w:marBottom w:val="0"/>
      <w:divBdr>
        <w:top w:val="none" w:sz="0" w:space="0" w:color="auto"/>
        <w:left w:val="none" w:sz="0" w:space="0" w:color="auto"/>
        <w:bottom w:val="none" w:sz="0" w:space="0" w:color="auto"/>
        <w:right w:val="none" w:sz="0" w:space="0" w:color="auto"/>
      </w:divBdr>
      <w:divsChild>
        <w:div w:id="515116125">
          <w:marLeft w:val="0"/>
          <w:marRight w:val="0"/>
          <w:marTop w:val="0"/>
          <w:marBottom w:val="0"/>
          <w:divBdr>
            <w:top w:val="none" w:sz="0" w:space="0" w:color="auto"/>
            <w:left w:val="none" w:sz="0" w:space="0" w:color="auto"/>
            <w:bottom w:val="none" w:sz="0" w:space="0" w:color="auto"/>
            <w:right w:val="none" w:sz="0" w:space="0" w:color="auto"/>
          </w:divBdr>
        </w:div>
        <w:div w:id="1177112728">
          <w:marLeft w:val="0"/>
          <w:marRight w:val="0"/>
          <w:marTop w:val="0"/>
          <w:marBottom w:val="0"/>
          <w:divBdr>
            <w:top w:val="none" w:sz="0" w:space="0" w:color="auto"/>
            <w:left w:val="none" w:sz="0" w:space="0" w:color="auto"/>
            <w:bottom w:val="none" w:sz="0" w:space="0" w:color="auto"/>
            <w:right w:val="none" w:sz="0" w:space="0" w:color="auto"/>
          </w:divBdr>
        </w:div>
        <w:div w:id="1847793293">
          <w:marLeft w:val="0"/>
          <w:marRight w:val="0"/>
          <w:marTop w:val="0"/>
          <w:marBottom w:val="0"/>
          <w:divBdr>
            <w:top w:val="none" w:sz="0" w:space="0" w:color="auto"/>
            <w:left w:val="none" w:sz="0" w:space="0" w:color="auto"/>
            <w:bottom w:val="none" w:sz="0" w:space="0" w:color="auto"/>
            <w:right w:val="none" w:sz="0" w:space="0" w:color="auto"/>
          </w:divBdr>
        </w:div>
      </w:divsChild>
    </w:div>
    <w:div w:id="1508716362">
      <w:bodyDiv w:val="1"/>
      <w:marLeft w:val="0"/>
      <w:marRight w:val="0"/>
      <w:marTop w:val="0"/>
      <w:marBottom w:val="0"/>
      <w:divBdr>
        <w:top w:val="none" w:sz="0" w:space="0" w:color="auto"/>
        <w:left w:val="none" w:sz="0" w:space="0" w:color="auto"/>
        <w:bottom w:val="none" w:sz="0" w:space="0" w:color="auto"/>
        <w:right w:val="none" w:sz="0" w:space="0" w:color="auto"/>
      </w:divBdr>
      <w:divsChild>
        <w:div w:id="250892626">
          <w:marLeft w:val="0"/>
          <w:marRight w:val="0"/>
          <w:marTop w:val="0"/>
          <w:marBottom w:val="0"/>
          <w:divBdr>
            <w:top w:val="none" w:sz="0" w:space="0" w:color="auto"/>
            <w:left w:val="none" w:sz="0" w:space="0" w:color="auto"/>
            <w:bottom w:val="none" w:sz="0" w:space="0" w:color="auto"/>
            <w:right w:val="none" w:sz="0" w:space="0" w:color="auto"/>
          </w:divBdr>
        </w:div>
        <w:div w:id="256329689">
          <w:marLeft w:val="0"/>
          <w:marRight w:val="0"/>
          <w:marTop w:val="0"/>
          <w:marBottom w:val="0"/>
          <w:divBdr>
            <w:top w:val="none" w:sz="0" w:space="0" w:color="auto"/>
            <w:left w:val="none" w:sz="0" w:space="0" w:color="auto"/>
            <w:bottom w:val="none" w:sz="0" w:space="0" w:color="auto"/>
            <w:right w:val="none" w:sz="0" w:space="0" w:color="auto"/>
          </w:divBdr>
        </w:div>
      </w:divsChild>
    </w:div>
    <w:div w:id="1609240756">
      <w:bodyDiv w:val="1"/>
      <w:marLeft w:val="0"/>
      <w:marRight w:val="0"/>
      <w:marTop w:val="0"/>
      <w:marBottom w:val="0"/>
      <w:divBdr>
        <w:top w:val="none" w:sz="0" w:space="0" w:color="auto"/>
        <w:left w:val="none" w:sz="0" w:space="0" w:color="auto"/>
        <w:bottom w:val="none" w:sz="0" w:space="0" w:color="auto"/>
        <w:right w:val="none" w:sz="0" w:space="0" w:color="auto"/>
      </w:divBdr>
    </w:div>
    <w:div w:id="1657684872">
      <w:bodyDiv w:val="1"/>
      <w:marLeft w:val="0"/>
      <w:marRight w:val="0"/>
      <w:marTop w:val="0"/>
      <w:marBottom w:val="0"/>
      <w:divBdr>
        <w:top w:val="none" w:sz="0" w:space="0" w:color="auto"/>
        <w:left w:val="none" w:sz="0" w:space="0" w:color="auto"/>
        <w:bottom w:val="none" w:sz="0" w:space="0" w:color="auto"/>
        <w:right w:val="none" w:sz="0" w:space="0" w:color="auto"/>
      </w:divBdr>
      <w:divsChild>
        <w:div w:id="869563043">
          <w:marLeft w:val="0"/>
          <w:marRight w:val="0"/>
          <w:marTop w:val="0"/>
          <w:marBottom w:val="0"/>
          <w:divBdr>
            <w:top w:val="none" w:sz="0" w:space="0" w:color="auto"/>
            <w:left w:val="none" w:sz="0" w:space="0" w:color="auto"/>
            <w:bottom w:val="none" w:sz="0" w:space="0" w:color="auto"/>
            <w:right w:val="none" w:sz="0" w:space="0" w:color="auto"/>
          </w:divBdr>
        </w:div>
        <w:div w:id="1342507857">
          <w:marLeft w:val="0"/>
          <w:marRight w:val="0"/>
          <w:marTop w:val="0"/>
          <w:marBottom w:val="0"/>
          <w:divBdr>
            <w:top w:val="none" w:sz="0" w:space="0" w:color="auto"/>
            <w:left w:val="none" w:sz="0" w:space="0" w:color="auto"/>
            <w:bottom w:val="none" w:sz="0" w:space="0" w:color="auto"/>
            <w:right w:val="none" w:sz="0" w:space="0" w:color="auto"/>
          </w:divBdr>
        </w:div>
      </w:divsChild>
    </w:div>
    <w:div w:id="1694961763">
      <w:bodyDiv w:val="1"/>
      <w:marLeft w:val="0"/>
      <w:marRight w:val="0"/>
      <w:marTop w:val="0"/>
      <w:marBottom w:val="0"/>
      <w:divBdr>
        <w:top w:val="none" w:sz="0" w:space="0" w:color="auto"/>
        <w:left w:val="none" w:sz="0" w:space="0" w:color="auto"/>
        <w:bottom w:val="none" w:sz="0" w:space="0" w:color="auto"/>
        <w:right w:val="none" w:sz="0" w:space="0" w:color="auto"/>
      </w:divBdr>
      <w:divsChild>
        <w:div w:id="37050054">
          <w:marLeft w:val="0"/>
          <w:marRight w:val="0"/>
          <w:marTop w:val="0"/>
          <w:marBottom w:val="0"/>
          <w:divBdr>
            <w:top w:val="none" w:sz="0" w:space="0" w:color="auto"/>
            <w:left w:val="none" w:sz="0" w:space="0" w:color="auto"/>
            <w:bottom w:val="none" w:sz="0" w:space="0" w:color="auto"/>
            <w:right w:val="none" w:sz="0" w:space="0" w:color="auto"/>
          </w:divBdr>
        </w:div>
        <w:div w:id="75707538">
          <w:marLeft w:val="0"/>
          <w:marRight w:val="0"/>
          <w:marTop w:val="0"/>
          <w:marBottom w:val="0"/>
          <w:divBdr>
            <w:top w:val="none" w:sz="0" w:space="0" w:color="auto"/>
            <w:left w:val="none" w:sz="0" w:space="0" w:color="auto"/>
            <w:bottom w:val="none" w:sz="0" w:space="0" w:color="auto"/>
            <w:right w:val="none" w:sz="0" w:space="0" w:color="auto"/>
          </w:divBdr>
        </w:div>
        <w:div w:id="255604287">
          <w:marLeft w:val="0"/>
          <w:marRight w:val="0"/>
          <w:marTop w:val="0"/>
          <w:marBottom w:val="0"/>
          <w:divBdr>
            <w:top w:val="none" w:sz="0" w:space="0" w:color="auto"/>
            <w:left w:val="none" w:sz="0" w:space="0" w:color="auto"/>
            <w:bottom w:val="none" w:sz="0" w:space="0" w:color="auto"/>
            <w:right w:val="none" w:sz="0" w:space="0" w:color="auto"/>
          </w:divBdr>
        </w:div>
        <w:div w:id="338390523">
          <w:marLeft w:val="0"/>
          <w:marRight w:val="0"/>
          <w:marTop w:val="0"/>
          <w:marBottom w:val="0"/>
          <w:divBdr>
            <w:top w:val="none" w:sz="0" w:space="0" w:color="auto"/>
            <w:left w:val="none" w:sz="0" w:space="0" w:color="auto"/>
            <w:bottom w:val="none" w:sz="0" w:space="0" w:color="auto"/>
            <w:right w:val="none" w:sz="0" w:space="0" w:color="auto"/>
          </w:divBdr>
        </w:div>
        <w:div w:id="361517982">
          <w:marLeft w:val="0"/>
          <w:marRight w:val="0"/>
          <w:marTop w:val="0"/>
          <w:marBottom w:val="0"/>
          <w:divBdr>
            <w:top w:val="none" w:sz="0" w:space="0" w:color="auto"/>
            <w:left w:val="none" w:sz="0" w:space="0" w:color="auto"/>
            <w:bottom w:val="none" w:sz="0" w:space="0" w:color="auto"/>
            <w:right w:val="none" w:sz="0" w:space="0" w:color="auto"/>
          </w:divBdr>
        </w:div>
        <w:div w:id="476381246">
          <w:marLeft w:val="0"/>
          <w:marRight w:val="0"/>
          <w:marTop w:val="0"/>
          <w:marBottom w:val="0"/>
          <w:divBdr>
            <w:top w:val="none" w:sz="0" w:space="0" w:color="auto"/>
            <w:left w:val="none" w:sz="0" w:space="0" w:color="auto"/>
            <w:bottom w:val="none" w:sz="0" w:space="0" w:color="auto"/>
            <w:right w:val="none" w:sz="0" w:space="0" w:color="auto"/>
          </w:divBdr>
        </w:div>
        <w:div w:id="602342470">
          <w:marLeft w:val="0"/>
          <w:marRight w:val="0"/>
          <w:marTop w:val="0"/>
          <w:marBottom w:val="0"/>
          <w:divBdr>
            <w:top w:val="none" w:sz="0" w:space="0" w:color="auto"/>
            <w:left w:val="none" w:sz="0" w:space="0" w:color="auto"/>
            <w:bottom w:val="none" w:sz="0" w:space="0" w:color="auto"/>
            <w:right w:val="none" w:sz="0" w:space="0" w:color="auto"/>
          </w:divBdr>
        </w:div>
        <w:div w:id="1075010785">
          <w:marLeft w:val="0"/>
          <w:marRight w:val="0"/>
          <w:marTop w:val="0"/>
          <w:marBottom w:val="0"/>
          <w:divBdr>
            <w:top w:val="none" w:sz="0" w:space="0" w:color="auto"/>
            <w:left w:val="none" w:sz="0" w:space="0" w:color="auto"/>
            <w:bottom w:val="none" w:sz="0" w:space="0" w:color="auto"/>
            <w:right w:val="none" w:sz="0" w:space="0" w:color="auto"/>
          </w:divBdr>
        </w:div>
        <w:div w:id="1344044861">
          <w:marLeft w:val="0"/>
          <w:marRight w:val="0"/>
          <w:marTop w:val="0"/>
          <w:marBottom w:val="0"/>
          <w:divBdr>
            <w:top w:val="none" w:sz="0" w:space="0" w:color="auto"/>
            <w:left w:val="none" w:sz="0" w:space="0" w:color="auto"/>
            <w:bottom w:val="none" w:sz="0" w:space="0" w:color="auto"/>
            <w:right w:val="none" w:sz="0" w:space="0" w:color="auto"/>
          </w:divBdr>
        </w:div>
        <w:div w:id="1674338645">
          <w:marLeft w:val="0"/>
          <w:marRight w:val="0"/>
          <w:marTop w:val="0"/>
          <w:marBottom w:val="0"/>
          <w:divBdr>
            <w:top w:val="none" w:sz="0" w:space="0" w:color="auto"/>
            <w:left w:val="none" w:sz="0" w:space="0" w:color="auto"/>
            <w:bottom w:val="none" w:sz="0" w:space="0" w:color="auto"/>
            <w:right w:val="none" w:sz="0" w:space="0" w:color="auto"/>
          </w:divBdr>
        </w:div>
        <w:div w:id="1797487729">
          <w:marLeft w:val="0"/>
          <w:marRight w:val="0"/>
          <w:marTop w:val="0"/>
          <w:marBottom w:val="0"/>
          <w:divBdr>
            <w:top w:val="none" w:sz="0" w:space="0" w:color="auto"/>
            <w:left w:val="none" w:sz="0" w:space="0" w:color="auto"/>
            <w:bottom w:val="none" w:sz="0" w:space="0" w:color="auto"/>
            <w:right w:val="none" w:sz="0" w:space="0" w:color="auto"/>
          </w:divBdr>
        </w:div>
      </w:divsChild>
    </w:div>
    <w:div w:id="1717468705">
      <w:bodyDiv w:val="1"/>
      <w:marLeft w:val="0"/>
      <w:marRight w:val="0"/>
      <w:marTop w:val="0"/>
      <w:marBottom w:val="0"/>
      <w:divBdr>
        <w:top w:val="none" w:sz="0" w:space="0" w:color="auto"/>
        <w:left w:val="none" w:sz="0" w:space="0" w:color="auto"/>
        <w:bottom w:val="none" w:sz="0" w:space="0" w:color="auto"/>
        <w:right w:val="none" w:sz="0" w:space="0" w:color="auto"/>
      </w:divBdr>
      <w:divsChild>
        <w:div w:id="231159451">
          <w:marLeft w:val="0"/>
          <w:marRight w:val="0"/>
          <w:marTop w:val="0"/>
          <w:marBottom w:val="0"/>
          <w:divBdr>
            <w:top w:val="none" w:sz="0" w:space="0" w:color="auto"/>
            <w:left w:val="none" w:sz="0" w:space="0" w:color="auto"/>
            <w:bottom w:val="none" w:sz="0" w:space="0" w:color="auto"/>
            <w:right w:val="none" w:sz="0" w:space="0" w:color="auto"/>
          </w:divBdr>
        </w:div>
        <w:div w:id="300890669">
          <w:marLeft w:val="0"/>
          <w:marRight w:val="0"/>
          <w:marTop w:val="0"/>
          <w:marBottom w:val="0"/>
          <w:divBdr>
            <w:top w:val="none" w:sz="0" w:space="0" w:color="auto"/>
            <w:left w:val="none" w:sz="0" w:space="0" w:color="auto"/>
            <w:bottom w:val="none" w:sz="0" w:space="0" w:color="auto"/>
            <w:right w:val="none" w:sz="0" w:space="0" w:color="auto"/>
          </w:divBdr>
        </w:div>
        <w:div w:id="443114546">
          <w:marLeft w:val="0"/>
          <w:marRight w:val="0"/>
          <w:marTop w:val="0"/>
          <w:marBottom w:val="0"/>
          <w:divBdr>
            <w:top w:val="none" w:sz="0" w:space="0" w:color="auto"/>
            <w:left w:val="none" w:sz="0" w:space="0" w:color="auto"/>
            <w:bottom w:val="none" w:sz="0" w:space="0" w:color="auto"/>
            <w:right w:val="none" w:sz="0" w:space="0" w:color="auto"/>
          </w:divBdr>
        </w:div>
        <w:div w:id="471561160">
          <w:marLeft w:val="0"/>
          <w:marRight w:val="0"/>
          <w:marTop w:val="0"/>
          <w:marBottom w:val="0"/>
          <w:divBdr>
            <w:top w:val="none" w:sz="0" w:space="0" w:color="auto"/>
            <w:left w:val="none" w:sz="0" w:space="0" w:color="auto"/>
            <w:bottom w:val="none" w:sz="0" w:space="0" w:color="auto"/>
            <w:right w:val="none" w:sz="0" w:space="0" w:color="auto"/>
          </w:divBdr>
        </w:div>
        <w:div w:id="770860381">
          <w:marLeft w:val="0"/>
          <w:marRight w:val="0"/>
          <w:marTop w:val="0"/>
          <w:marBottom w:val="0"/>
          <w:divBdr>
            <w:top w:val="none" w:sz="0" w:space="0" w:color="auto"/>
            <w:left w:val="none" w:sz="0" w:space="0" w:color="auto"/>
            <w:bottom w:val="none" w:sz="0" w:space="0" w:color="auto"/>
            <w:right w:val="none" w:sz="0" w:space="0" w:color="auto"/>
          </w:divBdr>
        </w:div>
        <w:div w:id="996957253">
          <w:marLeft w:val="0"/>
          <w:marRight w:val="0"/>
          <w:marTop w:val="0"/>
          <w:marBottom w:val="0"/>
          <w:divBdr>
            <w:top w:val="none" w:sz="0" w:space="0" w:color="auto"/>
            <w:left w:val="none" w:sz="0" w:space="0" w:color="auto"/>
            <w:bottom w:val="none" w:sz="0" w:space="0" w:color="auto"/>
            <w:right w:val="none" w:sz="0" w:space="0" w:color="auto"/>
          </w:divBdr>
        </w:div>
        <w:div w:id="1032538075">
          <w:marLeft w:val="0"/>
          <w:marRight w:val="0"/>
          <w:marTop w:val="0"/>
          <w:marBottom w:val="0"/>
          <w:divBdr>
            <w:top w:val="none" w:sz="0" w:space="0" w:color="auto"/>
            <w:left w:val="none" w:sz="0" w:space="0" w:color="auto"/>
            <w:bottom w:val="none" w:sz="0" w:space="0" w:color="auto"/>
            <w:right w:val="none" w:sz="0" w:space="0" w:color="auto"/>
          </w:divBdr>
        </w:div>
        <w:div w:id="1491213453">
          <w:marLeft w:val="0"/>
          <w:marRight w:val="0"/>
          <w:marTop w:val="0"/>
          <w:marBottom w:val="0"/>
          <w:divBdr>
            <w:top w:val="none" w:sz="0" w:space="0" w:color="auto"/>
            <w:left w:val="none" w:sz="0" w:space="0" w:color="auto"/>
            <w:bottom w:val="none" w:sz="0" w:space="0" w:color="auto"/>
            <w:right w:val="none" w:sz="0" w:space="0" w:color="auto"/>
          </w:divBdr>
        </w:div>
        <w:div w:id="1638488337">
          <w:marLeft w:val="0"/>
          <w:marRight w:val="0"/>
          <w:marTop w:val="0"/>
          <w:marBottom w:val="0"/>
          <w:divBdr>
            <w:top w:val="none" w:sz="0" w:space="0" w:color="auto"/>
            <w:left w:val="none" w:sz="0" w:space="0" w:color="auto"/>
            <w:bottom w:val="none" w:sz="0" w:space="0" w:color="auto"/>
            <w:right w:val="none" w:sz="0" w:space="0" w:color="auto"/>
          </w:divBdr>
        </w:div>
        <w:div w:id="1693188921">
          <w:marLeft w:val="0"/>
          <w:marRight w:val="0"/>
          <w:marTop w:val="0"/>
          <w:marBottom w:val="0"/>
          <w:divBdr>
            <w:top w:val="none" w:sz="0" w:space="0" w:color="auto"/>
            <w:left w:val="none" w:sz="0" w:space="0" w:color="auto"/>
            <w:bottom w:val="none" w:sz="0" w:space="0" w:color="auto"/>
            <w:right w:val="none" w:sz="0" w:space="0" w:color="auto"/>
          </w:divBdr>
        </w:div>
        <w:div w:id="1748379741">
          <w:marLeft w:val="0"/>
          <w:marRight w:val="0"/>
          <w:marTop w:val="0"/>
          <w:marBottom w:val="0"/>
          <w:divBdr>
            <w:top w:val="none" w:sz="0" w:space="0" w:color="auto"/>
            <w:left w:val="none" w:sz="0" w:space="0" w:color="auto"/>
            <w:bottom w:val="none" w:sz="0" w:space="0" w:color="auto"/>
            <w:right w:val="none" w:sz="0" w:space="0" w:color="auto"/>
          </w:divBdr>
        </w:div>
        <w:div w:id="1795712702">
          <w:marLeft w:val="0"/>
          <w:marRight w:val="0"/>
          <w:marTop w:val="0"/>
          <w:marBottom w:val="0"/>
          <w:divBdr>
            <w:top w:val="none" w:sz="0" w:space="0" w:color="auto"/>
            <w:left w:val="none" w:sz="0" w:space="0" w:color="auto"/>
            <w:bottom w:val="none" w:sz="0" w:space="0" w:color="auto"/>
            <w:right w:val="none" w:sz="0" w:space="0" w:color="auto"/>
          </w:divBdr>
        </w:div>
        <w:div w:id="2005665004">
          <w:marLeft w:val="0"/>
          <w:marRight w:val="0"/>
          <w:marTop w:val="0"/>
          <w:marBottom w:val="0"/>
          <w:divBdr>
            <w:top w:val="none" w:sz="0" w:space="0" w:color="auto"/>
            <w:left w:val="none" w:sz="0" w:space="0" w:color="auto"/>
            <w:bottom w:val="none" w:sz="0" w:space="0" w:color="auto"/>
            <w:right w:val="none" w:sz="0" w:space="0" w:color="auto"/>
          </w:divBdr>
        </w:div>
      </w:divsChild>
    </w:div>
    <w:div w:id="1765498136">
      <w:bodyDiv w:val="1"/>
      <w:marLeft w:val="0"/>
      <w:marRight w:val="0"/>
      <w:marTop w:val="0"/>
      <w:marBottom w:val="0"/>
      <w:divBdr>
        <w:top w:val="none" w:sz="0" w:space="0" w:color="auto"/>
        <w:left w:val="none" w:sz="0" w:space="0" w:color="auto"/>
        <w:bottom w:val="none" w:sz="0" w:space="0" w:color="auto"/>
        <w:right w:val="none" w:sz="0" w:space="0" w:color="auto"/>
      </w:divBdr>
      <w:divsChild>
        <w:div w:id="561872136">
          <w:marLeft w:val="0"/>
          <w:marRight w:val="0"/>
          <w:marTop w:val="0"/>
          <w:marBottom w:val="0"/>
          <w:divBdr>
            <w:top w:val="none" w:sz="0" w:space="0" w:color="auto"/>
            <w:left w:val="none" w:sz="0" w:space="0" w:color="auto"/>
            <w:bottom w:val="none" w:sz="0" w:space="0" w:color="auto"/>
            <w:right w:val="none" w:sz="0" w:space="0" w:color="auto"/>
          </w:divBdr>
        </w:div>
        <w:div w:id="650521277">
          <w:marLeft w:val="0"/>
          <w:marRight w:val="0"/>
          <w:marTop w:val="0"/>
          <w:marBottom w:val="0"/>
          <w:divBdr>
            <w:top w:val="none" w:sz="0" w:space="0" w:color="auto"/>
            <w:left w:val="none" w:sz="0" w:space="0" w:color="auto"/>
            <w:bottom w:val="none" w:sz="0" w:space="0" w:color="auto"/>
            <w:right w:val="none" w:sz="0" w:space="0" w:color="auto"/>
          </w:divBdr>
        </w:div>
        <w:div w:id="1463502535">
          <w:marLeft w:val="0"/>
          <w:marRight w:val="0"/>
          <w:marTop w:val="0"/>
          <w:marBottom w:val="0"/>
          <w:divBdr>
            <w:top w:val="none" w:sz="0" w:space="0" w:color="auto"/>
            <w:left w:val="none" w:sz="0" w:space="0" w:color="auto"/>
            <w:bottom w:val="none" w:sz="0" w:space="0" w:color="auto"/>
            <w:right w:val="none" w:sz="0" w:space="0" w:color="auto"/>
          </w:divBdr>
        </w:div>
      </w:divsChild>
    </w:div>
    <w:div w:id="1845822755">
      <w:bodyDiv w:val="1"/>
      <w:marLeft w:val="0"/>
      <w:marRight w:val="0"/>
      <w:marTop w:val="0"/>
      <w:marBottom w:val="0"/>
      <w:divBdr>
        <w:top w:val="none" w:sz="0" w:space="0" w:color="auto"/>
        <w:left w:val="none" w:sz="0" w:space="0" w:color="auto"/>
        <w:bottom w:val="none" w:sz="0" w:space="0" w:color="auto"/>
        <w:right w:val="none" w:sz="0" w:space="0" w:color="auto"/>
      </w:divBdr>
      <w:divsChild>
        <w:div w:id="736171079">
          <w:marLeft w:val="0"/>
          <w:marRight w:val="0"/>
          <w:marTop w:val="0"/>
          <w:marBottom w:val="0"/>
          <w:divBdr>
            <w:top w:val="none" w:sz="0" w:space="0" w:color="auto"/>
            <w:left w:val="none" w:sz="0" w:space="0" w:color="auto"/>
            <w:bottom w:val="none" w:sz="0" w:space="0" w:color="auto"/>
            <w:right w:val="none" w:sz="0" w:space="0" w:color="auto"/>
          </w:divBdr>
        </w:div>
        <w:div w:id="1760981069">
          <w:marLeft w:val="0"/>
          <w:marRight w:val="0"/>
          <w:marTop w:val="0"/>
          <w:marBottom w:val="0"/>
          <w:divBdr>
            <w:top w:val="none" w:sz="0" w:space="0" w:color="auto"/>
            <w:left w:val="none" w:sz="0" w:space="0" w:color="auto"/>
            <w:bottom w:val="none" w:sz="0" w:space="0" w:color="auto"/>
            <w:right w:val="none" w:sz="0" w:space="0" w:color="auto"/>
          </w:divBdr>
        </w:div>
      </w:divsChild>
    </w:div>
    <w:div w:id="1881281567">
      <w:bodyDiv w:val="1"/>
      <w:marLeft w:val="0"/>
      <w:marRight w:val="0"/>
      <w:marTop w:val="0"/>
      <w:marBottom w:val="0"/>
      <w:divBdr>
        <w:top w:val="none" w:sz="0" w:space="0" w:color="auto"/>
        <w:left w:val="none" w:sz="0" w:space="0" w:color="auto"/>
        <w:bottom w:val="none" w:sz="0" w:space="0" w:color="auto"/>
        <w:right w:val="none" w:sz="0" w:space="0" w:color="auto"/>
      </w:divBdr>
      <w:divsChild>
        <w:div w:id="179979288">
          <w:marLeft w:val="0"/>
          <w:marRight w:val="0"/>
          <w:marTop w:val="0"/>
          <w:marBottom w:val="0"/>
          <w:divBdr>
            <w:top w:val="none" w:sz="0" w:space="0" w:color="auto"/>
            <w:left w:val="none" w:sz="0" w:space="0" w:color="auto"/>
            <w:bottom w:val="none" w:sz="0" w:space="0" w:color="auto"/>
            <w:right w:val="none" w:sz="0" w:space="0" w:color="auto"/>
          </w:divBdr>
        </w:div>
        <w:div w:id="376396962">
          <w:marLeft w:val="0"/>
          <w:marRight w:val="0"/>
          <w:marTop w:val="0"/>
          <w:marBottom w:val="0"/>
          <w:divBdr>
            <w:top w:val="none" w:sz="0" w:space="0" w:color="auto"/>
            <w:left w:val="none" w:sz="0" w:space="0" w:color="auto"/>
            <w:bottom w:val="none" w:sz="0" w:space="0" w:color="auto"/>
            <w:right w:val="none" w:sz="0" w:space="0" w:color="auto"/>
          </w:divBdr>
        </w:div>
        <w:div w:id="443620826">
          <w:marLeft w:val="0"/>
          <w:marRight w:val="0"/>
          <w:marTop w:val="0"/>
          <w:marBottom w:val="0"/>
          <w:divBdr>
            <w:top w:val="none" w:sz="0" w:space="0" w:color="auto"/>
            <w:left w:val="none" w:sz="0" w:space="0" w:color="auto"/>
            <w:bottom w:val="none" w:sz="0" w:space="0" w:color="auto"/>
            <w:right w:val="none" w:sz="0" w:space="0" w:color="auto"/>
          </w:divBdr>
        </w:div>
        <w:div w:id="930939122">
          <w:marLeft w:val="0"/>
          <w:marRight w:val="0"/>
          <w:marTop w:val="0"/>
          <w:marBottom w:val="0"/>
          <w:divBdr>
            <w:top w:val="none" w:sz="0" w:space="0" w:color="auto"/>
            <w:left w:val="none" w:sz="0" w:space="0" w:color="auto"/>
            <w:bottom w:val="none" w:sz="0" w:space="0" w:color="auto"/>
            <w:right w:val="none" w:sz="0" w:space="0" w:color="auto"/>
          </w:divBdr>
        </w:div>
        <w:div w:id="1254977327">
          <w:marLeft w:val="0"/>
          <w:marRight w:val="0"/>
          <w:marTop w:val="0"/>
          <w:marBottom w:val="0"/>
          <w:divBdr>
            <w:top w:val="none" w:sz="0" w:space="0" w:color="auto"/>
            <w:left w:val="none" w:sz="0" w:space="0" w:color="auto"/>
            <w:bottom w:val="none" w:sz="0" w:space="0" w:color="auto"/>
            <w:right w:val="none" w:sz="0" w:space="0" w:color="auto"/>
          </w:divBdr>
        </w:div>
        <w:div w:id="1304701712">
          <w:marLeft w:val="0"/>
          <w:marRight w:val="0"/>
          <w:marTop w:val="0"/>
          <w:marBottom w:val="0"/>
          <w:divBdr>
            <w:top w:val="none" w:sz="0" w:space="0" w:color="auto"/>
            <w:left w:val="none" w:sz="0" w:space="0" w:color="auto"/>
            <w:bottom w:val="none" w:sz="0" w:space="0" w:color="auto"/>
            <w:right w:val="none" w:sz="0" w:space="0" w:color="auto"/>
          </w:divBdr>
        </w:div>
        <w:div w:id="1309554097">
          <w:marLeft w:val="0"/>
          <w:marRight w:val="0"/>
          <w:marTop w:val="0"/>
          <w:marBottom w:val="0"/>
          <w:divBdr>
            <w:top w:val="none" w:sz="0" w:space="0" w:color="auto"/>
            <w:left w:val="none" w:sz="0" w:space="0" w:color="auto"/>
            <w:bottom w:val="none" w:sz="0" w:space="0" w:color="auto"/>
            <w:right w:val="none" w:sz="0" w:space="0" w:color="auto"/>
          </w:divBdr>
        </w:div>
        <w:div w:id="1328895793">
          <w:marLeft w:val="0"/>
          <w:marRight w:val="0"/>
          <w:marTop w:val="0"/>
          <w:marBottom w:val="0"/>
          <w:divBdr>
            <w:top w:val="none" w:sz="0" w:space="0" w:color="auto"/>
            <w:left w:val="none" w:sz="0" w:space="0" w:color="auto"/>
            <w:bottom w:val="none" w:sz="0" w:space="0" w:color="auto"/>
            <w:right w:val="none" w:sz="0" w:space="0" w:color="auto"/>
          </w:divBdr>
        </w:div>
        <w:div w:id="1535579949">
          <w:marLeft w:val="0"/>
          <w:marRight w:val="0"/>
          <w:marTop w:val="0"/>
          <w:marBottom w:val="0"/>
          <w:divBdr>
            <w:top w:val="none" w:sz="0" w:space="0" w:color="auto"/>
            <w:left w:val="none" w:sz="0" w:space="0" w:color="auto"/>
            <w:bottom w:val="none" w:sz="0" w:space="0" w:color="auto"/>
            <w:right w:val="none" w:sz="0" w:space="0" w:color="auto"/>
          </w:divBdr>
        </w:div>
        <w:div w:id="1903324471">
          <w:marLeft w:val="0"/>
          <w:marRight w:val="0"/>
          <w:marTop w:val="0"/>
          <w:marBottom w:val="0"/>
          <w:divBdr>
            <w:top w:val="none" w:sz="0" w:space="0" w:color="auto"/>
            <w:left w:val="none" w:sz="0" w:space="0" w:color="auto"/>
            <w:bottom w:val="none" w:sz="0" w:space="0" w:color="auto"/>
            <w:right w:val="none" w:sz="0" w:space="0" w:color="auto"/>
          </w:divBdr>
        </w:div>
        <w:div w:id="1944721395">
          <w:marLeft w:val="0"/>
          <w:marRight w:val="0"/>
          <w:marTop w:val="0"/>
          <w:marBottom w:val="0"/>
          <w:divBdr>
            <w:top w:val="none" w:sz="0" w:space="0" w:color="auto"/>
            <w:left w:val="none" w:sz="0" w:space="0" w:color="auto"/>
            <w:bottom w:val="none" w:sz="0" w:space="0" w:color="auto"/>
            <w:right w:val="none" w:sz="0" w:space="0" w:color="auto"/>
          </w:divBdr>
        </w:div>
      </w:divsChild>
    </w:div>
    <w:div w:id="1891649950">
      <w:bodyDiv w:val="1"/>
      <w:marLeft w:val="0"/>
      <w:marRight w:val="0"/>
      <w:marTop w:val="0"/>
      <w:marBottom w:val="0"/>
      <w:divBdr>
        <w:top w:val="none" w:sz="0" w:space="0" w:color="auto"/>
        <w:left w:val="none" w:sz="0" w:space="0" w:color="auto"/>
        <w:bottom w:val="none" w:sz="0" w:space="0" w:color="auto"/>
        <w:right w:val="none" w:sz="0" w:space="0" w:color="auto"/>
      </w:divBdr>
      <w:divsChild>
        <w:div w:id="1538542036">
          <w:marLeft w:val="0"/>
          <w:marRight w:val="0"/>
          <w:marTop w:val="0"/>
          <w:marBottom w:val="0"/>
          <w:divBdr>
            <w:top w:val="none" w:sz="0" w:space="0" w:color="auto"/>
            <w:left w:val="none" w:sz="0" w:space="0" w:color="auto"/>
            <w:bottom w:val="none" w:sz="0" w:space="0" w:color="auto"/>
            <w:right w:val="none" w:sz="0" w:space="0" w:color="auto"/>
          </w:divBdr>
        </w:div>
        <w:div w:id="1791624957">
          <w:marLeft w:val="0"/>
          <w:marRight w:val="0"/>
          <w:marTop w:val="0"/>
          <w:marBottom w:val="0"/>
          <w:divBdr>
            <w:top w:val="none" w:sz="0" w:space="0" w:color="auto"/>
            <w:left w:val="none" w:sz="0" w:space="0" w:color="auto"/>
            <w:bottom w:val="none" w:sz="0" w:space="0" w:color="auto"/>
            <w:right w:val="none" w:sz="0" w:space="0" w:color="auto"/>
          </w:divBdr>
        </w:div>
        <w:div w:id="1850678681">
          <w:marLeft w:val="0"/>
          <w:marRight w:val="0"/>
          <w:marTop w:val="0"/>
          <w:marBottom w:val="0"/>
          <w:divBdr>
            <w:top w:val="none" w:sz="0" w:space="0" w:color="auto"/>
            <w:left w:val="none" w:sz="0" w:space="0" w:color="auto"/>
            <w:bottom w:val="none" w:sz="0" w:space="0" w:color="auto"/>
            <w:right w:val="none" w:sz="0" w:space="0" w:color="auto"/>
          </w:divBdr>
        </w:div>
      </w:divsChild>
    </w:div>
    <w:div w:id="1972517843">
      <w:bodyDiv w:val="1"/>
      <w:marLeft w:val="0"/>
      <w:marRight w:val="0"/>
      <w:marTop w:val="0"/>
      <w:marBottom w:val="0"/>
      <w:divBdr>
        <w:top w:val="none" w:sz="0" w:space="0" w:color="auto"/>
        <w:left w:val="none" w:sz="0" w:space="0" w:color="auto"/>
        <w:bottom w:val="none" w:sz="0" w:space="0" w:color="auto"/>
        <w:right w:val="none" w:sz="0" w:space="0" w:color="auto"/>
      </w:divBdr>
      <w:divsChild>
        <w:div w:id="813179225">
          <w:marLeft w:val="0"/>
          <w:marRight w:val="0"/>
          <w:marTop w:val="0"/>
          <w:marBottom w:val="0"/>
          <w:divBdr>
            <w:top w:val="none" w:sz="0" w:space="0" w:color="auto"/>
            <w:left w:val="none" w:sz="0" w:space="0" w:color="auto"/>
            <w:bottom w:val="none" w:sz="0" w:space="0" w:color="auto"/>
            <w:right w:val="none" w:sz="0" w:space="0" w:color="auto"/>
          </w:divBdr>
        </w:div>
        <w:div w:id="1862088913">
          <w:marLeft w:val="0"/>
          <w:marRight w:val="0"/>
          <w:marTop w:val="0"/>
          <w:marBottom w:val="0"/>
          <w:divBdr>
            <w:top w:val="none" w:sz="0" w:space="0" w:color="auto"/>
            <w:left w:val="none" w:sz="0" w:space="0" w:color="auto"/>
            <w:bottom w:val="none" w:sz="0" w:space="0" w:color="auto"/>
            <w:right w:val="none" w:sz="0" w:space="0" w:color="auto"/>
          </w:divBdr>
        </w:div>
      </w:divsChild>
    </w:div>
    <w:div w:id="1995451535">
      <w:bodyDiv w:val="1"/>
      <w:marLeft w:val="0"/>
      <w:marRight w:val="0"/>
      <w:marTop w:val="0"/>
      <w:marBottom w:val="0"/>
      <w:divBdr>
        <w:top w:val="none" w:sz="0" w:space="0" w:color="auto"/>
        <w:left w:val="none" w:sz="0" w:space="0" w:color="auto"/>
        <w:bottom w:val="none" w:sz="0" w:space="0" w:color="auto"/>
        <w:right w:val="none" w:sz="0" w:space="0" w:color="auto"/>
      </w:divBdr>
      <w:divsChild>
        <w:div w:id="220677019">
          <w:marLeft w:val="0"/>
          <w:marRight w:val="0"/>
          <w:marTop w:val="0"/>
          <w:marBottom w:val="0"/>
          <w:divBdr>
            <w:top w:val="none" w:sz="0" w:space="0" w:color="auto"/>
            <w:left w:val="none" w:sz="0" w:space="0" w:color="auto"/>
            <w:bottom w:val="none" w:sz="0" w:space="0" w:color="auto"/>
            <w:right w:val="none" w:sz="0" w:space="0" w:color="auto"/>
          </w:divBdr>
        </w:div>
        <w:div w:id="1049768766">
          <w:marLeft w:val="0"/>
          <w:marRight w:val="0"/>
          <w:marTop w:val="0"/>
          <w:marBottom w:val="0"/>
          <w:divBdr>
            <w:top w:val="none" w:sz="0" w:space="0" w:color="auto"/>
            <w:left w:val="none" w:sz="0" w:space="0" w:color="auto"/>
            <w:bottom w:val="none" w:sz="0" w:space="0" w:color="auto"/>
            <w:right w:val="none" w:sz="0" w:space="0" w:color="auto"/>
          </w:divBdr>
        </w:div>
      </w:divsChild>
    </w:div>
    <w:div w:id="2071540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JCMendoza@partners.net" TargetMode="External"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glossaryDocument" Target="glossary/document.xml" Id="Rd5d2c030eb694e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087a084-f736-40f3-afbe-38415ab5d05a}"/>
      </w:docPartPr>
      <w:docPartBody>
        <w:p w14:paraId="0A460028">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EAA3C6-6ED1-4897-B9AA-858B8291D6F5}">
  <ds:schemaRefs>
    <ds:schemaRef ds:uri="http://schemas.openxmlformats.org/officeDocument/2006/bibliography"/>
  </ds:schemaRefs>
</ds:datastoreItem>
</file>

<file path=customXml/itemProps2.xml><?xml version="1.0" encoding="utf-8"?>
<ds:datastoreItem xmlns:ds="http://schemas.openxmlformats.org/officeDocument/2006/customXml" ds:itemID="{69571877-212A-4494-9105-07D404CB4426}">
  <ds:schemaRefs>
    <ds:schemaRef ds:uri="http://schemas.microsoft.com/sharepoint/v3/contenttype/forms"/>
  </ds:schemaRefs>
</ds:datastoreItem>
</file>

<file path=customXml/itemProps3.xml><?xml version="1.0" encoding="utf-8"?>
<ds:datastoreItem xmlns:ds="http://schemas.openxmlformats.org/officeDocument/2006/customXml" ds:itemID="{D6F906AC-ED3D-4D16-B48C-F9913B12372A}"/>
</file>

<file path=customXml/itemProps4.xml><?xml version="1.0" encoding="utf-8"?>
<ds:datastoreItem xmlns:ds="http://schemas.openxmlformats.org/officeDocument/2006/customXml" ds:itemID="{4B23F13E-E3E2-4CAC-BAD3-4B14756C396A}">
  <ds:schemaRefs>
    <ds:schemaRef ds:uri="http://purl.org/dc/terms/"/>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purl.org/dc/elements/1.1/"/>
    <ds:schemaRef ds:uri="dc808d36-874f-4b27-aec2-2fd649817929"/>
    <ds:schemaRef ds:uri="3a684b84-d35d-4ed0-9b62-b4a83786fd0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Vere</dc:creator>
  <cp:keywords/>
  <dc:description/>
  <cp:lastModifiedBy>Saskia Cabrera Padilla</cp:lastModifiedBy>
  <cp:revision>244</cp:revision>
  <dcterms:created xsi:type="dcterms:W3CDTF">2023-05-11T18:23:00Z</dcterms:created>
  <dcterms:modified xsi:type="dcterms:W3CDTF">2023-07-02T15:23:22Z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