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F23ED" w14:textId="089CF4F4" w:rsidR="2212906D" w:rsidRDefault="00A043D4" w:rsidP="00094AC6">
      <w:pPr>
        <w:pStyle w:val="Heading1"/>
        <w:jc w:val="center"/>
        <w:rPr>
          <w:rFonts w:asciiTheme="minorHAnsi" w:hAnsiTheme="minorHAnsi" w:cstheme="minorBidi"/>
          <w:color w:val="auto"/>
          <w:sz w:val="24"/>
          <w:szCs w:val="24"/>
        </w:rPr>
      </w:pPr>
      <w:r w:rsidRPr="3E396202">
        <w:rPr>
          <w:rFonts w:asciiTheme="minorHAnsi" w:hAnsiTheme="minorHAnsi" w:cstheme="minorBidi"/>
          <w:color w:val="auto"/>
          <w:sz w:val="24"/>
          <w:szCs w:val="24"/>
        </w:rPr>
        <w:t>LOGIC MODEL</w:t>
      </w:r>
    </w:p>
    <w:p w14:paraId="7AF5DE00" w14:textId="77777777" w:rsidR="00094AC6" w:rsidRPr="00094AC6" w:rsidRDefault="00094AC6" w:rsidP="00094AC6"/>
    <w:p w14:paraId="1DF69C75" w14:textId="1D11AACF" w:rsidR="370A46D3" w:rsidRPr="00973B2C" w:rsidRDefault="370A46D3" w:rsidP="63DD642B">
      <w:pPr>
        <w:rPr>
          <w:rFonts w:eastAsia="Times New Roman"/>
          <w:b/>
        </w:rPr>
      </w:pPr>
      <w:r w:rsidRPr="51D768D9">
        <w:rPr>
          <w:rFonts w:eastAsia="Times New Roman"/>
          <w:b/>
        </w:rPr>
        <w:t>Introduction/Context</w:t>
      </w:r>
    </w:p>
    <w:p w14:paraId="69B7D144" w14:textId="5F97CF78" w:rsidR="001B1554" w:rsidRPr="001B1554" w:rsidRDefault="46A47FB1" w:rsidP="40C7EE86">
      <w:pPr>
        <w:spacing w:after="0" w:line="240" w:lineRule="auto"/>
        <w:jc w:val="both"/>
      </w:pPr>
      <w:r>
        <w:t xml:space="preserve">Mega-sporting events (MSEs) organized across the world have seen high incidences of labor rights violations, including abusive labor practices and poor working conditions, with negative impacts on host communities. To remedy these issues, the United 2026 bid incorporated a strategy to address all aspects of human rights risks in the lifecycle of the </w:t>
      </w:r>
      <w:r w:rsidR="3A94C214">
        <w:t xml:space="preserve">2026 </w:t>
      </w:r>
      <w:r>
        <w:t>World Cup, seeking to ensure compliance with internationally recognized labor standards. As part of the bid, Mexico committed to promoting human rights throughout the organization, planning</w:t>
      </w:r>
      <w:r w:rsidR="5E77AEAD">
        <w:t>,</w:t>
      </w:r>
      <w:r>
        <w:t xml:space="preserve"> and implementation of the games. The United 2026 Human Rights Strategy (UHRS) incorporates civil society stakeholders in the dissemination, planning, monitoring and implementation of measures to prevent and mitigate the labor rights risks associated with hosting the games. </w:t>
      </w:r>
    </w:p>
    <w:p w14:paraId="7C8A8E7B" w14:textId="70583EBF" w:rsidR="001B1554" w:rsidRPr="001B1554" w:rsidRDefault="1D754107" w:rsidP="40C7EE86">
      <w:pPr>
        <w:spacing w:after="0" w:line="240" w:lineRule="auto"/>
        <w:jc w:val="both"/>
      </w:pPr>
      <w:r>
        <w:t xml:space="preserve"> </w:t>
      </w:r>
    </w:p>
    <w:p w14:paraId="205CEF77" w14:textId="3285280B" w:rsidR="001B1554" w:rsidRPr="001B1554" w:rsidRDefault="1D754107" w:rsidP="40C7EE86">
      <w:pPr>
        <w:spacing w:after="0" w:line="240" w:lineRule="auto"/>
        <w:jc w:val="both"/>
      </w:pPr>
      <w:r>
        <w:t>Hosting the World Cup games may compound the challenges Mexico faces. Nonetheless, the games provide an unprecedented opportunity to promote labor rights compliance and best practices in Mexico, with positive effects that will last long after the games have ended. Our proposed activities expand worker education and promote coordination between Mexican Civil Society Organizations (CSOs), labor unions, the business sector, and government to ensure their active participation in planning and implementing mitigation strategies. The project will improve documentation and reporting of labor rights violations and disseminate information on Mexico’s human rights commitments throughout the course of the games, setting a new precedent for future MSEs worldwide.</w:t>
      </w:r>
    </w:p>
    <w:p w14:paraId="6DBFCFCE" w14:textId="5AC6BD76" w:rsidR="001B1554" w:rsidRPr="001B1554" w:rsidRDefault="1D754107" w:rsidP="40C7EE86">
      <w:pPr>
        <w:spacing w:after="0" w:line="240" w:lineRule="auto"/>
        <w:jc w:val="both"/>
      </w:pPr>
      <w:r>
        <w:t xml:space="preserve"> </w:t>
      </w:r>
    </w:p>
    <w:p w14:paraId="375D55F5" w14:textId="4928BE95" w:rsidR="001B1554" w:rsidRPr="001B1554" w:rsidRDefault="46A47FB1" w:rsidP="40C7EE86">
      <w:pPr>
        <w:spacing w:after="0" w:line="240" w:lineRule="auto"/>
        <w:jc w:val="both"/>
      </w:pPr>
      <w:r>
        <w:t>The main goal of the Mexico United 2026 project is to strengthen Mexico's capacity to identify, prevent</w:t>
      </w:r>
      <w:r w:rsidR="57BF309E">
        <w:t>,</w:t>
      </w:r>
      <w:r>
        <w:t xml:space="preserve"> and mitigate the impacts of the United 2026 games on the realization of labor and human rights guarantees</w:t>
      </w:r>
      <w:r w:rsidR="2E5C5C43">
        <w:t>.</w:t>
      </w:r>
      <w:r>
        <w:t xml:space="preserve"> </w:t>
      </w:r>
      <w:r w:rsidR="6CE78DE6">
        <w:t>I</w:t>
      </w:r>
      <w:r>
        <w:t xml:space="preserve">t is important to highlight that the first step to achieve </w:t>
      </w:r>
      <w:r w:rsidR="4F3B01FE">
        <w:t>this goal</w:t>
      </w:r>
      <w:r>
        <w:t xml:space="preserve"> is to train and raise awareness among workers, as a process of empowerment that begins individually, and then is extended to the community, to promote a culture of respect for labor human rights, challenging discriminatory practices in employment. </w:t>
      </w:r>
    </w:p>
    <w:p w14:paraId="76A58249" w14:textId="69D138F1" w:rsidR="001B1554" w:rsidRPr="001B1554" w:rsidRDefault="001B1554" w:rsidP="40C7EE86">
      <w:pPr>
        <w:spacing w:after="0" w:line="240" w:lineRule="auto"/>
        <w:jc w:val="both"/>
      </w:pPr>
    </w:p>
    <w:p w14:paraId="62A696DA" w14:textId="4D61A710" w:rsidR="001B1554" w:rsidRPr="001B1554" w:rsidRDefault="1D754107" w:rsidP="40C7EE86">
      <w:pPr>
        <w:spacing w:after="0" w:line="240" w:lineRule="auto"/>
        <w:jc w:val="both"/>
      </w:pPr>
      <w:r>
        <w:t>Furthermore, once workers are aware of their rights, they can critically analyze their own human rights challenges, and thereby seek solutions compatible with human rights standards, thus becoming agents of change for the defense of their interests.</w:t>
      </w:r>
    </w:p>
    <w:p w14:paraId="7E2F30ED" w14:textId="5AB7F1BB" w:rsidR="001B1554" w:rsidRPr="001B1554" w:rsidRDefault="1D754107" w:rsidP="40C7EE86">
      <w:pPr>
        <w:spacing w:after="0" w:line="240" w:lineRule="auto"/>
        <w:jc w:val="both"/>
      </w:pPr>
      <w:r>
        <w:t xml:space="preserve"> </w:t>
      </w:r>
    </w:p>
    <w:p w14:paraId="0214E3FC" w14:textId="31BDA7F4" w:rsidR="001B1554" w:rsidRPr="001B1554" w:rsidRDefault="1D754107" w:rsidP="40C7EE86">
      <w:pPr>
        <w:spacing w:after="0" w:line="240" w:lineRule="auto"/>
        <w:jc w:val="both"/>
      </w:pPr>
      <w:r>
        <w:t>There are major challenges when it comes to generating a culture of defense of labor rights; therefore, training not only involves learning about labor regulations and their protection mechanisms, but also acquiring and consolidating the ability of workers to apply them in a practical way in their daily lives and in actions for the defense and promotion of their human rights.</w:t>
      </w:r>
    </w:p>
    <w:p w14:paraId="05031B4E" w14:textId="732243F0" w:rsidR="51D768D9" w:rsidRDefault="1D754107" w:rsidP="51D768D9">
      <w:pPr>
        <w:spacing w:after="0" w:line="240" w:lineRule="auto"/>
        <w:jc w:val="both"/>
      </w:pPr>
      <w:r>
        <w:t xml:space="preserve"> </w:t>
      </w:r>
    </w:p>
    <w:p w14:paraId="6DB991D6" w14:textId="77777777" w:rsidR="00FD2B98" w:rsidRDefault="00FD2B98" w:rsidP="40C7EE86">
      <w:pPr>
        <w:spacing w:after="0" w:line="240" w:lineRule="auto"/>
        <w:jc w:val="both"/>
        <w:rPr>
          <w:b/>
          <w:bCs/>
        </w:rPr>
      </w:pPr>
    </w:p>
    <w:p w14:paraId="7DDC5E01" w14:textId="77777777" w:rsidR="00FD2B98" w:rsidRDefault="00FD2B98" w:rsidP="40C7EE86">
      <w:pPr>
        <w:spacing w:after="0" w:line="240" w:lineRule="auto"/>
        <w:jc w:val="both"/>
        <w:rPr>
          <w:b/>
          <w:bCs/>
        </w:rPr>
      </w:pPr>
    </w:p>
    <w:p w14:paraId="4A5B7971" w14:textId="031CAB18" w:rsidR="001B1554" w:rsidRPr="001B1554" w:rsidRDefault="2BA7AD9E" w:rsidP="40C7EE86">
      <w:pPr>
        <w:spacing w:after="0" w:line="240" w:lineRule="auto"/>
        <w:jc w:val="both"/>
        <w:rPr>
          <w:b/>
        </w:rPr>
      </w:pPr>
      <w:r w:rsidRPr="63DD642B">
        <w:rPr>
          <w:b/>
          <w:bCs/>
        </w:rPr>
        <w:t>Problem Statement</w:t>
      </w:r>
    </w:p>
    <w:p w14:paraId="6708C833" w14:textId="4AD464AF" w:rsidR="001B1554" w:rsidRPr="001B1554" w:rsidRDefault="001B1554" w:rsidP="40C7EE86">
      <w:pPr>
        <w:spacing w:after="0" w:line="240" w:lineRule="auto"/>
        <w:jc w:val="both"/>
      </w:pPr>
    </w:p>
    <w:p w14:paraId="797D4194" w14:textId="3CF4CAEC" w:rsidR="001B1554" w:rsidRPr="001B1554" w:rsidRDefault="4E471A6D" w:rsidP="63DD642B">
      <w:pPr>
        <w:spacing w:after="0" w:line="240" w:lineRule="auto"/>
        <w:jc w:val="both"/>
      </w:pPr>
      <w:r>
        <w:t xml:space="preserve">The high probability of human rights violations associated with hosting the 2026 </w:t>
      </w:r>
      <w:r w:rsidR="2AE2332C">
        <w:t>International Federation of Association Football (</w:t>
      </w:r>
      <w:r>
        <w:t>FIFA</w:t>
      </w:r>
      <w:r w:rsidR="41ED51C0">
        <w:t>)</w:t>
      </w:r>
      <w:r>
        <w:t xml:space="preserve"> World Cup, may </w:t>
      </w:r>
      <w:r w:rsidR="332939D8">
        <w:t xml:space="preserve">exacerbate </w:t>
      </w:r>
      <w:r>
        <w:t>Mexico’s existing human rights crisis, which includes shortcomings in the adjudication and protection of internationally recognized labor rights.</w:t>
      </w:r>
    </w:p>
    <w:p w14:paraId="160E01FD" w14:textId="49D6BD6B" w:rsidR="001B1554" w:rsidRPr="001B1554" w:rsidRDefault="001B1554" w:rsidP="40C7EE86">
      <w:pPr>
        <w:spacing w:after="0" w:line="240" w:lineRule="auto"/>
        <w:jc w:val="both"/>
      </w:pPr>
    </w:p>
    <w:p w14:paraId="0A066840" w14:textId="4DF09772" w:rsidR="001B1554" w:rsidRPr="001B1554" w:rsidRDefault="08247EE9" w:rsidP="63DD642B">
      <w:pPr>
        <w:spacing w:after="0" w:line="240" w:lineRule="auto"/>
        <w:jc w:val="both"/>
        <w:rPr>
          <w:b/>
          <w:bCs/>
        </w:rPr>
      </w:pPr>
      <w:r w:rsidRPr="63DD642B">
        <w:rPr>
          <w:b/>
          <w:bCs/>
        </w:rPr>
        <w:t xml:space="preserve">Identified community </w:t>
      </w:r>
      <w:proofErr w:type="gramStart"/>
      <w:r w:rsidRPr="63DD642B">
        <w:rPr>
          <w:b/>
          <w:bCs/>
        </w:rPr>
        <w:t>need</w:t>
      </w:r>
      <w:proofErr w:type="gramEnd"/>
    </w:p>
    <w:p w14:paraId="1249526D" w14:textId="33CE463F" w:rsidR="001B1554" w:rsidRPr="001B1554" w:rsidRDefault="001B1554" w:rsidP="63DD642B">
      <w:pPr>
        <w:spacing w:after="0" w:line="240" w:lineRule="auto"/>
        <w:jc w:val="both"/>
      </w:pPr>
    </w:p>
    <w:p w14:paraId="0F522818" w14:textId="4BA78ABD" w:rsidR="001B1554" w:rsidRPr="001B1554" w:rsidRDefault="7FC61AFA" w:rsidP="63DD642B">
      <w:pPr>
        <w:spacing w:after="0" w:line="240" w:lineRule="auto"/>
        <w:jc w:val="both"/>
      </w:pPr>
      <w:r>
        <w:t>Strengthe</w:t>
      </w:r>
      <w:r w:rsidR="5F188D93">
        <w:t>n</w:t>
      </w:r>
      <w:r>
        <w:t xml:space="preserve"> local capacity and collective action to leverage Mexico’s current labor rights context to promote best practices, setting in motion new models for the respect and enforcement of labor rights both during and beyond the games.</w:t>
      </w:r>
    </w:p>
    <w:p w14:paraId="2C5A28F5" w14:textId="34EC9478" w:rsidR="001B1554" w:rsidRPr="001B1554" w:rsidRDefault="001B1554" w:rsidP="63DD642B">
      <w:pPr>
        <w:spacing w:after="0" w:line="240" w:lineRule="auto"/>
        <w:jc w:val="both"/>
      </w:pPr>
    </w:p>
    <w:p w14:paraId="5980E624" w14:textId="20895351" w:rsidR="001B1554" w:rsidRPr="001B1554" w:rsidRDefault="1CA87D5B" w:rsidP="63DD642B">
      <w:pPr>
        <w:spacing w:after="0" w:line="240" w:lineRule="auto"/>
        <w:jc w:val="both"/>
        <w:rPr>
          <w:b/>
          <w:bCs/>
        </w:rPr>
      </w:pPr>
      <w:r w:rsidRPr="51D768D9">
        <w:rPr>
          <w:b/>
        </w:rPr>
        <w:t>Inputs</w:t>
      </w:r>
    </w:p>
    <w:p w14:paraId="15FE5710" w14:textId="02E13BD0" w:rsidR="001B1554" w:rsidRPr="001B1554" w:rsidRDefault="001B1554" w:rsidP="63DD642B">
      <w:pPr>
        <w:spacing w:after="0" w:line="240" w:lineRule="auto"/>
        <w:jc w:val="both"/>
      </w:pPr>
    </w:p>
    <w:p w14:paraId="729BD71E" w14:textId="77837D3E" w:rsidR="001B1554" w:rsidRPr="001B1554" w:rsidRDefault="7C4781E4" w:rsidP="51D768D9">
      <w:pPr>
        <w:pStyle w:val="ListParagraph"/>
        <w:numPr>
          <w:ilvl w:val="0"/>
          <w:numId w:val="1"/>
        </w:numPr>
        <w:spacing w:after="0" w:line="240" w:lineRule="auto"/>
        <w:jc w:val="both"/>
      </w:pPr>
      <w:r>
        <w:t>Human resources</w:t>
      </w:r>
    </w:p>
    <w:p w14:paraId="7F947BB2" w14:textId="27418191" w:rsidR="001B1554" w:rsidRPr="001B1554" w:rsidRDefault="02DD4367" w:rsidP="51D768D9">
      <w:pPr>
        <w:pStyle w:val="ListParagraph"/>
        <w:numPr>
          <w:ilvl w:val="0"/>
          <w:numId w:val="1"/>
        </w:numPr>
        <w:spacing w:after="0" w:line="240" w:lineRule="auto"/>
        <w:jc w:val="both"/>
      </w:pPr>
      <w:r>
        <w:t>Financial resources</w:t>
      </w:r>
    </w:p>
    <w:p w14:paraId="264C378F" w14:textId="02AE17E1" w:rsidR="001B1554" w:rsidRPr="001B1554" w:rsidRDefault="02DD4367" w:rsidP="51D768D9">
      <w:pPr>
        <w:pStyle w:val="ListParagraph"/>
        <w:numPr>
          <w:ilvl w:val="0"/>
          <w:numId w:val="1"/>
        </w:numPr>
        <w:spacing w:after="0" w:line="240" w:lineRule="auto"/>
        <w:jc w:val="both"/>
      </w:pPr>
      <w:r>
        <w:t>Material resources</w:t>
      </w:r>
    </w:p>
    <w:p w14:paraId="15D6F84E" w14:textId="18AAFDF9" w:rsidR="001B1554" w:rsidRPr="001B1554" w:rsidRDefault="02DD4367" w:rsidP="51D768D9">
      <w:pPr>
        <w:pStyle w:val="ListParagraph"/>
        <w:numPr>
          <w:ilvl w:val="0"/>
          <w:numId w:val="1"/>
        </w:numPr>
        <w:spacing w:after="0" w:line="240" w:lineRule="auto"/>
        <w:jc w:val="both"/>
      </w:pPr>
      <w:r>
        <w:t>Technological resources</w:t>
      </w:r>
    </w:p>
    <w:p w14:paraId="2FC64B3C" w14:textId="22EEAA0F" w:rsidR="001B1554" w:rsidRPr="001B1554" w:rsidRDefault="02DD4367" w:rsidP="51D768D9">
      <w:pPr>
        <w:pStyle w:val="ListParagraph"/>
        <w:numPr>
          <w:ilvl w:val="0"/>
          <w:numId w:val="1"/>
        </w:numPr>
        <w:spacing w:after="0" w:line="240" w:lineRule="auto"/>
        <w:jc w:val="both"/>
      </w:pPr>
      <w:r>
        <w:t>Implementing partners</w:t>
      </w:r>
    </w:p>
    <w:p w14:paraId="519FC576" w14:textId="11EB6E75" w:rsidR="001B1554" w:rsidRPr="001B1554" w:rsidRDefault="02DD4367" w:rsidP="51D768D9">
      <w:pPr>
        <w:pStyle w:val="ListParagraph"/>
        <w:numPr>
          <w:ilvl w:val="0"/>
          <w:numId w:val="1"/>
        </w:numPr>
        <w:spacing w:after="0" w:line="240" w:lineRule="auto"/>
        <w:jc w:val="both"/>
      </w:pPr>
      <w:r>
        <w:t>Time</w:t>
      </w:r>
    </w:p>
    <w:p w14:paraId="51A291C4" w14:textId="23DD81B4" w:rsidR="51D768D9" w:rsidRDefault="51D768D9" w:rsidP="51D768D9">
      <w:pPr>
        <w:spacing w:after="0" w:line="240" w:lineRule="auto"/>
        <w:jc w:val="both"/>
        <w:rPr>
          <w:rFonts w:ascii="Calibri" w:eastAsia="Calibri" w:hAnsi="Calibri" w:cs="Arial"/>
        </w:rPr>
      </w:pPr>
    </w:p>
    <w:p w14:paraId="68390F64" w14:textId="2E566CF3" w:rsidR="001B1554" w:rsidRPr="001B1554" w:rsidRDefault="6F67CAA7" w:rsidP="63DD642B">
      <w:pPr>
        <w:spacing w:after="0" w:line="240" w:lineRule="auto"/>
        <w:jc w:val="both"/>
        <w:rPr>
          <w:b/>
          <w:bCs/>
        </w:rPr>
      </w:pPr>
      <w:r w:rsidRPr="51D768D9">
        <w:rPr>
          <w:b/>
        </w:rPr>
        <w:t>Assumptions</w:t>
      </w:r>
    </w:p>
    <w:p w14:paraId="60486DDE" w14:textId="647C9BE6" w:rsidR="001B1554" w:rsidRPr="001B1554" w:rsidRDefault="001B1554" w:rsidP="63DD642B">
      <w:pPr>
        <w:spacing w:after="0" w:line="240" w:lineRule="auto"/>
        <w:jc w:val="both"/>
      </w:pPr>
    </w:p>
    <w:p w14:paraId="2CF3EA0D" w14:textId="3212FD78" w:rsidR="001B1554" w:rsidRPr="001B1554" w:rsidRDefault="2145B0A7" w:rsidP="1B599E6B">
      <w:pPr>
        <w:spacing w:after="0" w:line="240" w:lineRule="auto"/>
        <w:jc w:val="both"/>
      </w:pPr>
      <w:r>
        <w:t xml:space="preserve">The project assumes that: 1) </w:t>
      </w:r>
      <w:r w:rsidR="66AC7664">
        <w:t>G</w:t>
      </w:r>
      <w:r w:rsidR="2D4D21D8">
        <w:t>overnment entities agree to participate in project activities and promote compliance with human and labor rights in the country;</w:t>
      </w:r>
      <w:r w:rsidR="3ED1A7F1">
        <w:t xml:space="preserve"> 2)</w:t>
      </w:r>
      <w:r w:rsidR="2D4D21D8">
        <w:t xml:space="preserve"> </w:t>
      </w:r>
      <w:r w:rsidR="2D625326">
        <w:t>The</w:t>
      </w:r>
      <w:r w:rsidR="2D4D21D8">
        <w:t xml:space="preserve"> Mexican cities hosting the World Cup form local committees</w:t>
      </w:r>
      <w:r w:rsidR="559C8DD2">
        <w:t>, develop</w:t>
      </w:r>
      <w:r w:rsidR="2D4D21D8">
        <w:t xml:space="preserve"> and implement their human rights plan;</w:t>
      </w:r>
      <w:r w:rsidR="4AB3DFB3">
        <w:t xml:space="preserve"> 3) </w:t>
      </w:r>
      <w:r w:rsidR="005DB7AF">
        <w:t>W</w:t>
      </w:r>
      <w:r w:rsidR="2D4D21D8">
        <w:t xml:space="preserve">orkers, human rights defenders, journalists, and human and labor rights organizations </w:t>
      </w:r>
      <w:r w:rsidR="61F8D485">
        <w:t xml:space="preserve">are interested in </w:t>
      </w:r>
      <w:r w:rsidR="2D4D21D8">
        <w:t>participat</w:t>
      </w:r>
      <w:r w:rsidR="11E751B6">
        <w:t>ing</w:t>
      </w:r>
      <w:r w:rsidR="2D4D21D8">
        <w:t xml:space="preserve"> in </w:t>
      </w:r>
      <w:r w:rsidR="34411C26">
        <w:t xml:space="preserve">the </w:t>
      </w:r>
      <w:r w:rsidR="2D4D21D8">
        <w:t>project training activities</w:t>
      </w:r>
      <w:r w:rsidR="31825DC1">
        <w:t>;</w:t>
      </w:r>
      <w:r w:rsidR="2D4D21D8">
        <w:t xml:space="preserve"> and </w:t>
      </w:r>
      <w:r w:rsidR="14212E30">
        <w:t>4</w:t>
      </w:r>
      <w:r w:rsidR="793849E5">
        <w:t xml:space="preserve">) </w:t>
      </w:r>
      <w:r w:rsidR="252D6413">
        <w:t>M</w:t>
      </w:r>
      <w:r w:rsidR="2D4D21D8">
        <w:t>embers of the Mexico United 2026 Network c</w:t>
      </w:r>
      <w:r w:rsidR="173DE2F1">
        <w:t>ontinue to be interested in participating in Networks activities</w:t>
      </w:r>
      <w:r w:rsidR="2D4D21D8">
        <w:t>.</w:t>
      </w:r>
    </w:p>
    <w:p w14:paraId="7390394B" w14:textId="14C22E9B" w:rsidR="63DD642B" w:rsidRDefault="63DD642B" w:rsidP="63DD642B">
      <w:pPr>
        <w:spacing w:after="0" w:line="240" w:lineRule="auto"/>
        <w:jc w:val="both"/>
      </w:pPr>
    </w:p>
    <w:p w14:paraId="461FC28B" w14:textId="609FD308" w:rsidR="13C5B8D6" w:rsidRDefault="2DDCCBC8" w:rsidP="63DD642B">
      <w:pPr>
        <w:spacing w:after="0" w:line="240" w:lineRule="auto"/>
        <w:jc w:val="both"/>
        <w:rPr>
          <w:b/>
          <w:bCs/>
        </w:rPr>
      </w:pPr>
      <w:r w:rsidRPr="3E396202">
        <w:rPr>
          <w:b/>
          <w:bCs/>
        </w:rPr>
        <w:t>External Factors</w:t>
      </w:r>
    </w:p>
    <w:p w14:paraId="40481E72" w14:textId="13ABE1DA" w:rsidR="63DD642B" w:rsidRDefault="63DD642B" w:rsidP="63DD642B">
      <w:pPr>
        <w:spacing w:after="0" w:line="240" w:lineRule="auto"/>
        <w:jc w:val="both"/>
      </w:pPr>
    </w:p>
    <w:p w14:paraId="1C1FD325" w14:textId="6B496F2E" w:rsidR="1D754107" w:rsidRDefault="60916E30" w:rsidP="63DD642B">
      <w:pPr>
        <w:spacing w:after="0" w:line="240" w:lineRule="auto"/>
        <w:jc w:val="both"/>
      </w:pPr>
      <w:r>
        <w:t xml:space="preserve">The main external factors identified are: </w:t>
      </w:r>
      <w:r w:rsidR="454EA1F2">
        <w:t>1) Potential challenges in engaging with private sector, in coordination with unions, due to sensitivities around labor issues and differing perspectives; 2) Potential economic downfall lead to social, economic, and political crisis, policy shifts, etc.; 3) Change in political cycle in Mexico and the US at a state level</w:t>
      </w:r>
      <w:r w:rsidR="54FA26C8">
        <w:t xml:space="preserve">, elections to come in Mexico, and the states of Jalisco and Nuevo Leon on June 2, 2024; 4) Changes in Mexican government labor and human rights policies; 5) Precarious security situation due to mafias associated with real estate, drug trafficking cartels and organized crime threats, particularly in Monterrey and Mexico City; 6) </w:t>
      </w:r>
      <w:r w:rsidR="48BEB4FB">
        <w:t>Human rights defenders, human rights organizations, journalists and stakeholders refuse to participate in the training and awareness activities; 7) Obstacles in the ability of Mexican host cities to ensure effective implementation of their human rights plans (limited financial and human resources); 8) Lack of experience of the organizations in the implementation of activities;</w:t>
      </w:r>
      <w:r w:rsidR="40B69418">
        <w:t xml:space="preserve"> and</w:t>
      </w:r>
      <w:r w:rsidR="48BEB4FB">
        <w:t xml:space="preserve"> 9) </w:t>
      </w:r>
      <w:r w:rsidR="213FEE58">
        <w:t>General security risks, such as e</w:t>
      </w:r>
      <w:r w:rsidR="48BEB4FB">
        <w:t>arthquake</w:t>
      </w:r>
      <w:r w:rsidR="09F251E2">
        <w:t>, m</w:t>
      </w:r>
      <w:r w:rsidR="3E418B8C">
        <w:t xml:space="preserve">edical </w:t>
      </w:r>
      <w:r w:rsidR="12AB78E7">
        <w:t>e</w:t>
      </w:r>
      <w:r w:rsidR="3E418B8C">
        <w:t xml:space="preserve">mergencies and/or </w:t>
      </w:r>
      <w:r w:rsidR="0DC9D0EA">
        <w:t>a</w:t>
      </w:r>
      <w:r w:rsidR="3E418B8C">
        <w:t>ccidents</w:t>
      </w:r>
      <w:r w:rsidR="28330215">
        <w:t>, h</w:t>
      </w:r>
      <w:r w:rsidR="3E418B8C">
        <w:t>arassment/</w:t>
      </w:r>
      <w:r w:rsidR="5A0604CA">
        <w:t>b</w:t>
      </w:r>
      <w:r w:rsidR="3E418B8C">
        <w:t>ullying</w:t>
      </w:r>
      <w:r w:rsidR="69DD73E6">
        <w:t>,</w:t>
      </w:r>
      <w:r w:rsidR="3E418B8C">
        <w:t xml:space="preserve"> </w:t>
      </w:r>
      <w:r w:rsidR="4FE477CF">
        <w:t>c</w:t>
      </w:r>
      <w:r w:rsidR="3E418B8C">
        <w:t xml:space="preserve">ontact with </w:t>
      </w:r>
      <w:r w:rsidR="608893C1">
        <w:t>a</w:t>
      </w:r>
      <w:r w:rsidR="3E418B8C">
        <w:t xml:space="preserve">rmed </w:t>
      </w:r>
      <w:r w:rsidR="3468728C">
        <w:t>g</w:t>
      </w:r>
      <w:r w:rsidR="3E418B8C">
        <w:t>roups</w:t>
      </w:r>
      <w:r w:rsidR="7FB587FD">
        <w:t>, a</w:t>
      </w:r>
      <w:r w:rsidR="3E418B8C">
        <w:t xml:space="preserve">rmed </w:t>
      </w:r>
      <w:r w:rsidR="4B9C6035">
        <w:t>a</w:t>
      </w:r>
      <w:r w:rsidR="3E418B8C">
        <w:t xml:space="preserve">ttack, </w:t>
      </w:r>
      <w:r w:rsidR="3DC109E6">
        <w:t>h</w:t>
      </w:r>
      <w:r w:rsidR="3E418B8C">
        <w:t xml:space="preserve">arassment or </w:t>
      </w:r>
      <w:r w:rsidR="34A78B45">
        <w:t>s</w:t>
      </w:r>
      <w:r w:rsidR="3E418B8C">
        <w:t>hootings</w:t>
      </w:r>
      <w:r w:rsidR="137B756A">
        <w:t>, i</w:t>
      </w:r>
      <w:r w:rsidR="3E418B8C">
        <w:t xml:space="preserve">llegal </w:t>
      </w:r>
      <w:r w:rsidR="0BEC3D45">
        <w:t>c</w:t>
      </w:r>
      <w:r w:rsidR="3E418B8C">
        <w:t>heckpoints</w:t>
      </w:r>
      <w:r w:rsidR="49D51AA7">
        <w:t>, t</w:t>
      </w:r>
      <w:r w:rsidR="7BDB96D1">
        <w:t>heft</w:t>
      </w:r>
      <w:r w:rsidR="205C92BD">
        <w:t>,</w:t>
      </w:r>
      <w:r w:rsidR="7BDB96D1">
        <w:t xml:space="preserve"> and </w:t>
      </w:r>
      <w:r w:rsidR="48312A8D">
        <w:t>t</w:t>
      </w:r>
      <w:r w:rsidR="7BDB96D1">
        <w:t xml:space="preserve">hreatening </w:t>
      </w:r>
      <w:r w:rsidR="0E3579CB">
        <w:t>p</w:t>
      </w:r>
      <w:r w:rsidR="7BDB96D1">
        <w:t xml:space="preserve">hone </w:t>
      </w:r>
      <w:r w:rsidR="42405E46">
        <w:t>c</w:t>
      </w:r>
      <w:r w:rsidR="7BDB96D1">
        <w:t>alls.</w:t>
      </w:r>
      <w:r w:rsidR="566FF90D">
        <w:br/>
      </w:r>
    </w:p>
    <w:p w14:paraId="2A98C5F4" w14:textId="5D51877B" w:rsidR="001B1554" w:rsidRDefault="30C2E576" w:rsidP="51D768D9">
      <w:pPr>
        <w:spacing w:after="0" w:line="240" w:lineRule="auto"/>
        <w:jc w:val="both"/>
        <w:rPr>
          <w:rFonts w:ascii="Calibri" w:eastAsia="Calibri" w:hAnsi="Calibri" w:cs="Calibri"/>
          <w:b/>
          <w:bCs/>
        </w:rPr>
      </w:pPr>
      <w:r w:rsidRPr="63DD642B">
        <w:rPr>
          <w:rFonts w:ascii="Calibri" w:eastAsia="Calibri" w:hAnsi="Calibri" w:cs="Calibri"/>
          <w:b/>
          <w:bCs/>
        </w:rPr>
        <w:t xml:space="preserve">Objectives, Activities, </w:t>
      </w:r>
      <w:r w:rsidR="5BD677BD" w:rsidRPr="63DD642B">
        <w:rPr>
          <w:rFonts w:ascii="Calibri" w:eastAsia="Calibri" w:hAnsi="Calibri" w:cs="Calibri"/>
          <w:b/>
          <w:bCs/>
        </w:rPr>
        <w:t xml:space="preserve">Pathways, </w:t>
      </w:r>
      <w:r w:rsidRPr="63DD642B">
        <w:rPr>
          <w:rFonts w:ascii="Calibri" w:eastAsia="Calibri" w:hAnsi="Calibri" w:cs="Calibri"/>
          <w:b/>
          <w:bCs/>
        </w:rPr>
        <w:t>Expected Outputs and Expected Outcomes</w:t>
      </w:r>
    </w:p>
    <w:p w14:paraId="3E0A18B8" w14:textId="77777777" w:rsidR="00E61972" w:rsidRPr="001B1554" w:rsidRDefault="00E61972" w:rsidP="51D768D9">
      <w:pPr>
        <w:spacing w:after="0" w:line="240" w:lineRule="auto"/>
        <w:jc w:val="both"/>
        <w:rPr>
          <w:rFonts w:ascii="Calibri" w:eastAsia="Calibri" w:hAnsi="Calibri" w:cs="Calibri"/>
          <w:b/>
        </w:rPr>
      </w:pPr>
    </w:p>
    <w:tbl>
      <w:tblPr>
        <w:tblW w:w="1396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741"/>
        <w:gridCol w:w="3150"/>
        <w:gridCol w:w="3060"/>
        <w:gridCol w:w="4011"/>
      </w:tblGrid>
      <w:tr w:rsidR="002913FD" w:rsidRPr="00C5210C" w14:paraId="3F45E74D" w14:textId="77777777" w:rsidTr="4AF3F0B7">
        <w:trPr>
          <w:trHeight w:val="368"/>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3F45E74C" w14:textId="49F3C01A" w:rsidR="00C23D60" w:rsidRPr="001318AC" w:rsidRDefault="01061F82" w:rsidP="3BAB92B8">
            <w:pPr>
              <w:spacing w:after="0" w:line="240" w:lineRule="auto"/>
              <w:rPr>
                <w:color w:val="000000" w:themeColor="text1"/>
                <w:sz w:val="24"/>
                <w:szCs w:val="24"/>
              </w:rPr>
            </w:pPr>
            <w:r w:rsidRPr="3BAB92B8">
              <w:rPr>
                <w:b/>
                <w:bCs/>
                <w:color w:val="000000" w:themeColor="text1"/>
                <w:sz w:val="24"/>
                <w:szCs w:val="24"/>
              </w:rPr>
              <w:t xml:space="preserve">PROJECT </w:t>
            </w:r>
            <w:r w:rsidRPr="3BAB92B8">
              <w:rPr>
                <w:rStyle w:val="Hyperlink"/>
                <w:b/>
                <w:bCs/>
                <w:color w:val="000000" w:themeColor="text1"/>
                <w:sz w:val="24"/>
                <w:szCs w:val="24"/>
                <w:u w:val="none"/>
              </w:rPr>
              <w:t>GOAL</w:t>
            </w:r>
            <w:r w:rsidRPr="3BAB92B8">
              <w:rPr>
                <w:b/>
                <w:bCs/>
                <w:color w:val="000000" w:themeColor="text1"/>
                <w:sz w:val="24"/>
                <w:szCs w:val="24"/>
              </w:rPr>
              <w:t xml:space="preserve">: </w:t>
            </w:r>
            <w:r w:rsidR="11E1C0FB" w:rsidRPr="3BAB92B8">
              <w:rPr>
                <w:color w:val="000000" w:themeColor="text1"/>
                <w:sz w:val="24"/>
                <w:szCs w:val="24"/>
              </w:rPr>
              <w:t xml:space="preserve">To </w:t>
            </w:r>
            <w:r w:rsidR="3359EF29" w:rsidRPr="3BAB92B8">
              <w:rPr>
                <w:color w:val="000000" w:themeColor="text1"/>
                <w:sz w:val="24"/>
                <w:szCs w:val="24"/>
              </w:rPr>
              <w:t xml:space="preserve">strengthen </w:t>
            </w:r>
            <w:r w:rsidR="58037952" w:rsidRPr="3BAB92B8">
              <w:rPr>
                <w:color w:val="000000" w:themeColor="text1"/>
                <w:sz w:val="24"/>
                <w:szCs w:val="24"/>
              </w:rPr>
              <w:t>Mexico’s</w:t>
            </w:r>
            <w:r w:rsidR="3359EF29" w:rsidRPr="3BAB92B8">
              <w:rPr>
                <w:color w:val="000000" w:themeColor="text1"/>
                <w:sz w:val="24"/>
                <w:szCs w:val="24"/>
              </w:rPr>
              <w:t xml:space="preserve"> capacity</w:t>
            </w:r>
            <w:r w:rsidR="0B66929C" w:rsidRPr="3BAB92B8">
              <w:rPr>
                <w:color w:val="000000" w:themeColor="text1"/>
                <w:sz w:val="24"/>
                <w:szCs w:val="24"/>
              </w:rPr>
              <w:t xml:space="preserve"> to</w:t>
            </w:r>
            <w:r w:rsidR="3359EF29" w:rsidRPr="3BAB92B8">
              <w:rPr>
                <w:color w:val="000000" w:themeColor="text1"/>
                <w:sz w:val="24"/>
                <w:szCs w:val="24"/>
              </w:rPr>
              <w:t xml:space="preserve"> </w:t>
            </w:r>
            <w:r w:rsidR="0B66929C" w:rsidRPr="3BAB92B8">
              <w:rPr>
                <w:color w:val="000000" w:themeColor="text1"/>
                <w:sz w:val="24"/>
                <w:szCs w:val="24"/>
              </w:rPr>
              <w:t xml:space="preserve">identify, prevent and mitigate the impacts of the </w:t>
            </w:r>
            <w:r w:rsidR="0ED9EA15" w:rsidRPr="3BAB92B8">
              <w:rPr>
                <w:color w:val="000000" w:themeColor="text1"/>
                <w:sz w:val="24"/>
                <w:szCs w:val="24"/>
              </w:rPr>
              <w:t xml:space="preserve">United </w:t>
            </w:r>
            <w:r w:rsidR="0B66929C" w:rsidRPr="3BAB92B8">
              <w:rPr>
                <w:color w:val="000000" w:themeColor="text1"/>
                <w:sz w:val="24"/>
                <w:szCs w:val="24"/>
              </w:rPr>
              <w:t>2026 games on the realization of labor rights and human rights guarantees.</w:t>
            </w:r>
          </w:p>
        </w:tc>
      </w:tr>
      <w:tr w:rsidR="002913FD" w:rsidRPr="00C5210C" w14:paraId="3F45E74F" w14:textId="77777777" w:rsidTr="4AF3F0B7">
        <w:trPr>
          <w:trHeight w:val="300"/>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hideMark/>
          </w:tcPr>
          <w:p w14:paraId="3F45E74E" w14:textId="304E27A5" w:rsidR="00F73CA9" w:rsidRPr="00811F02" w:rsidRDefault="64C37694" w:rsidP="3BAB92B8">
            <w:pPr>
              <w:spacing w:after="0" w:line="240" w:lineRule="auto"/>
              <w:rPr>
                <w:b/>
                <w:color w:val="000000" w:themeColor="text1"/>
                <w:sz w:val="24"/>
                <w:szCs w:val="24"/>
              </w:rPr>
            </w:pPr>
            <w:r w:rsidRPr="3BAB92B8">
              <w:rPr>
                <w:b/>
                <w:bCs/>
                <w:color w:val="000000" w:themeColor="text1"/>
                <w:sz w:val="24"/>
                <w:szCs w:val="24"/>
              </w:rPr>
              <w:t>Objective</w:t>
            </w:r>
            <w:hyperlink w:anchor="Objective">
              <w:r w:rsidR="56C978B8" w:rsidRPr="3BAB92B8">
                <w:rPr>
                  <w:b/>
                  <w:bCs/>
                  <w:color w:val="000000" w:themeColor="text1"/>
                  <w:sz w:val="24"/>
                  <w:szCs w:val="24"/>
                </w:rPr>
                <w:t xml:space="preserve"> 1: </w:t>
              </w:r>
            </w:hyperlink>
            <w:r w:rsidR="4305E0A1" w:rsidRPr="3BAB92B8">
              <w:rPr>
                <w:color w:val="000000" w:themeColor="text1"/>
                <w:sz w:val="24"/>
                <w:szCs w:val="24"/>
              </w:rPr>
              <w:t xml:space="preserve">Increase workers’ knowledge and ability to understand the applicability of labor </w:t>
            </w:r>
            <w:r w:rsidR="579C265D" w:rsidRPr="3BAB92B8">
              <w:rPr>
                <w:color w:val="000000" w:themeColor="text1"/>
                <w:sz w:val="24"/>
                <w:szCs w:val="24"/>
              </w:rPr>
              <w:t>law</w:t>
            </w:r>
            <w:r w:rsidR="4305E0A1" w:rsidRPr="3BAB92B8">
              <w:rPr>
                <w:color w:val="000000" w:themeColor="text1"/>
                <w:sz w:val="24"/>
                <w:szCs w:val="24"/>
              </w:rPr>
              <w:t xml:space="preserve"> and international labor standards relevant to the United 2026 games.</w:t>
            </w:r>
            <w:r w:rsidR="00853046" w:rsidRPr="4EB42E52">
              <w:rPr>
                <w:color w:val="000000" w:themeColor="text1"/>
                <w:sz w:val="24"/>
                <w:szCs w:val="24"/>
              </w:rPr>
              <w:t xml:space="preserve"> and international labor standards relevant to the United 2026 games.</w:t>
            </w:r>
          </w:p>
        </w:tc>
      </w:tr>
      <w:tr w:rsidR="00611713" w:rsidRPr="00C5210C" w14:paraId="3F45E751" w14:textId="77777777" w:rsidTr="4AF3F0B7">
        <w:trPr>
          <w:trHeight w:val="395"/>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3F45E750" w14:textId="6BCCA8B7" w:rsidR="00611713" w:rsidRPr="001318AC" w:rsidRDefault="42CE08BD" w:rsidP="5F1B5BB1">
            <w:pPr>
              <w:spacing w:after="0" w:line="240" w:lineRule="auto"/>
              <w:rPr>
                <w:color w:val="000000" w:themeColor="text1"/>
                <w:sz w:val="24"/>
                <w:szCs w:val="24"/>
              </w:rPr>
            </w:pPr>
            <w:r w:rsidRPr="51D768D9">
              <w:rPr>
                <w:b/>
                <w:color w:val="000000" w:themeColor="text1"/>
                <w:sz w:val="24"/>
                <w:szCs w:val="24"/>
              </w:rPr>
              <w:t xml:space="preserve">Activity </w:t>
            </w:r>
            <w:r w:rsidR="5D68B311" w:rsidRPr="51D768D9">
              <w:rPr>
                <w:b/>
                <w:color w:val="000000" w:themeColor="text1"/>
                <w:sz w:val="24"/>
                <w:szCs w:val="24"/>
              </w:rPr>
              <w:t>1</w:t>
            </w:r>
            <w:r w:rsidRPr="51D768D9">
              <w:rPr>
                <w:b/>
                <w:color w:val="000000" w:themeColor="text1"/>
                <w:sz w:val="24"/>
                <w:szCs w:val="24"/>
              </w:rPr>
              <w:t xml:space="preserve">: </w:t>
            </w:r>
            <w:r w:rsidR="5E6A8E38" w:rsidRPr="3BAB92B8">
              <w:rPr>
                <w:color w:val="000000" w:themeColor="text1"/>
                <w:sz w:val="24"/>
                <w:szCs w:val="24"/>
              </w:rPr>
              <w:t xml:space="preserve">Expand educational programs led by LROs in Mexico with experience in popular education methods, to train workers on protections under Mexican labor law, international labor standards, </w:t>
            </w:r>
            <w:proofErr w:type="gramStart"/>
            <w:r w:rsidR="5E6A8E38" w:rsidRPr="3BAB92B8">
              <w:rPr>
                <w:color w:val="000000" w:themeColor="text1"/>
                <w:sz w:val="24"/>
                <w:szCs w:val="24"/>
              </w:rPr>
              <w:t>business</w:t>
            </w:r>
            <w:proofErr w:type="gramEnd"/>
            <w:r w:rsidR="5E6A8E38" w:rsidRPr="3BAB92B8">
              <w:rPr>
                <w:color w:val="000000" w:themeColor="text1"/>
                <w:sz w:val="24"/>
                <w:szCs w:val="24"/>
              </w:rPr>
              <w:t xml:space="preserve"> and human rights frameworks relevant to the United 2026 games, and the risks of the games for Mexican workers.</w:t>
            </w:r>
          </w:p>
        </w:tc>
      </w:tr>
      <w:tr w:rsidR="000078A5" w:rsidRPr="00C5210C" w14:paraId="7755485D" w14:textId="77777777" w:rsidTr="4AF3F0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60"/>
          <w:jc w:val="center"/>
        </w:trPr>
        <w:tc>
          <w:tcPr>
            <w:tcW w:w="3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BEFDF6" w14:textId="69F448B8"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Output 1.1:</w:t>
            </w:r>
          </w:p>
          <w:p w14:paraId="5B54A6A3" w14:textId="27CD29B4" w:rsidR="000078A5" w:rsidRPr="001318AC" w:rsidRDefault="4FF44B17" w:rsidP="3BAB92B8">
            <w:pPr>
              <w:spacing w:after="0" w:line="240" w:lineRule="auto"/>
              <w:rPr>
                <w:b/>
                <w:bCs/>
                <w:color w:val="000000" w:themeColor="text1"/>
                <w:sz w:val="24"/>
                <w:szCs w:val="24"/>
              </w:rPr>
            </w:pPr>
            <w:r w:rsidRPr="3BAB92B8">
              <w:rPr>
                <w:color w:val="000000" w:themeColor="text1"/>
                <w:sz w:val="24"/>
                <w:szCs w:val="24"/>
              </w:rPr>
              <w:t>Labor rights stakeholders and workers are educated and trained about labor rights, including cross-cutting issues (subcontracting, minimum wage, freedom of association and collective bargaining and non-discrimination) and protections under Mexican labor law, international labor standards, business and human rights frameworks and risks of the games for Mexican workers.</w:t>
            </w:r>
          </w:p>
          <w:p w14:paraId="26BE97D9" w14:textId="2540BE2E" w:rsidR="000078A5" w:rsidRPr="001318AC" w:rsidRDefault="000078A5" w:rsidP="000078A5">
            <w:pPr>
              <w:spacing w:after="0" w:line="240" w:lineRule="auto"/>
              <w:rPr>
                <w:color w:val="000000" w:themeColor="text1"/>
                <w:sz w:val="24"/>
                <w:szCs w:val="24"/>
              </w:rPr>
            </w:pPr>
          </w:p>
          <w:p w14:paraId="0288C3EC" w14:textId="2AF7C566" w:rsidR="000078A5" w:rsidRPr="001318AC" w:rsidRDefault="000078A5" w:rsidP="000078A5">
            <w:pPr>
              <w:spacing w:after="0" w:line="240" w:lineRule="auto"/>
              <w:rPr>
                <w:color w:val="000000" w:themeColor="text1"/>
                <w:sz w:val="24"/>
                <w:szCs w:val="24"/>
              </w:rPr>
            </w:pPr>
          </w:p>
          <w:p w14:paraId="7E5CAC66" w14:textId="77777777" w:rsidR="000078A5" w:rsidRPr="001318AC" w:rsidRDefault="000078A5" w:rsidP="000078A5">
            <w:pPr>
              <w:spacing w:after="0" w:line="240" w:lineRule="auto"/>
              <w:rPr>
                <w:color w:val="000000" w:themeColor="text1"/>
                <w:sz w:val="24"/>
                <w:szCs w:val="24"/>
              </w:rPr>
            </w:pPr>
          </w:p>
          <w:p w14:paraId="3D52C40C" w14:textId="77777777" w:rsidR="000078A5" w:rsidRPr="001318AC" w:rsidRDefault="000078A5" w:rsidP="000078A5">
            <w:pPr>
              <w:spacing w:after="0" w:line="240" w:lineRule="auto"/>
              <w:rPr>
                <w:color w:val="000000" w:themeColor="text1"/>
                <w:sz w:val="24"/>
                <w:szCs w:val="24"/>
              </w:rPr>
            </w:pPr>
          </w:p>
          <w:p w14:paraId="1759181C" w14:textId="77777777" w:rsidR="000078A5" w:rsidRPr="001318AC" w:rsidRDefault="000078A5" w:rsidP="000078A5">
            <w:pPr>
              <w:spacing w:after="0" w:line="240" w:lineRule="auto"/>
              <w:rPr>
                <w:color w:val="000000" w:themeColor="text1"/>
                <w:sz w:val="24"/>
                <w:szCs w:val="24"/>
              </w:rPr>
            </w:pPr>
          </w:p>
          <w:p w14:paraId="771ACDA7" w14:textId="77777777" w:rsidR="000078A5" w:rsidRPr="001318AC" w:rsidRDefault="000078A5" w:rsidP="000078A5">
            <w:pPr>
              <w:spacing w:after="0" w:line="240" w:lineRule="auto"/>
              <w:rPr>
                <w:color w:val="000000" w:themeColor="text1"/>
                <w:sz w:val="24"/>
                <w:szCs w:val="24"/>
              </w:rPr>
            </w:pPr>
          </w:p>
          <w:p w14:paraId="5CD644BA" w14:textId="77777777" w:rsidR="000078A5" w:rsidRPr="001318AC" w:rsidRDefault="000078A5" w:rsidP="000078A5">
            <w:pPr>
              <w:spacing w:after="0" w:line="240" w:lineRule="auto"/>
              <w:rPr>
                <w:color w:val="000000" w:themeColor="text1"/>
                <w:sz w:val="24"/>
                <w:szCs w:val="24"/>
              </w:rPr>
            </w:pPr>
          </w:p>
          <w:p w14:paraId="55D2BB0C" w14:textId="77777777" w:rsidR="000078A5" w:rsidRPr="001318AC" w:rsidRDefault="000078A5" w:rsidP="000078A5">
            <w:pPr>
              <w:spacing w:after="0" w:line="240" w:lineRule="auto"/>
              <w:rPr>
                <w:color w:val="000000" w:themeColor="text1"/>
                <w:sz w:val="24"/>
                <w:szCs w:val="24"/>
              </w:rPr>
            </w:pPr>
          </w:p>
          <w:p w14:paraId="18C7E91B" w14:textId="77777777" w:rsidR="000078A5" w:rsidRPr="001318AC" w:rsidRDefault="000078A5" w:rsidP="000078A5">
            <w:pPr>
              <w:spacing w:after="0" w:line="240" w:lineRule="auto"/>
              <w:rPr>
                <w:color w:val="000000" w:themeColor="text1"/>
                <w:sz w:val="24"/>
                <w:szCs w:val="24"/>
              </w:rPr>
            </w:pPr>
          </w:p>
          <w:p w14:paraId="1819B1BD" w14:textId="21620A6D" w:rsidR="40C7EE86" w:rsidRPr="001318AC" w:rsidRDefault="40C7EE86" w:rsidP="5F1B5BB1">
            <w:pPr>
              <w:spacing w:after="0" w:line="240" w:lineRule="auto"/>
              <w:rPr>
                <w:color w:val="000000" w:themeColor="text1"/>
                <w:sz w:val="24"/>
                <w:szCs w:val="24"/>
              </w:rPr>
            </w:pPr>
          </w:p>
          <w:p w14:paraId="657951C2" w14:textId="78C2F272" w:rsidR="5F1B5BB1" w:rsidRDefault="5F1B5BB1" w:rsidP="5F1B5BB1">
            <w:pPr>
              <w:spacing w:after="0" w:line="240" w:lineRule="auto"/>
              <w:rPr>
                <w:color w:val="000000" w:themeColor="text1"/>
                <w:sz w:val="24"/>
                <w:szCs w:val="24"/>
              </w:rPr>
            </w:pPr>
          </w:p>
          <w:p w14:paraId="5FD1868D" w14:textId="140326FE" w:rsidR="40C7EE86" w:rsidRPr="001318AC" w:rsidRDefault="40C7EE86" w:rsidP="40C7EE86">
            <w:pPr>
              <w:spacing w:after="0" w:line="240" w:lineRule="auto"/>
              <w:rPr>
                <w:color w:val="000000" w:themeColor="text1"/>
                <w:sz w:val="24"/>
                <w:szCs w:val="24"/>
              </w:rPr>
            </w:pPr>
          </w:p>
          <w:p w14:paraId="79D4E892" w14:textId="349AF120" w:rsidR="000078A5" w:rsidRPr="001318AC" w:rsidRDefault="000078A5" w:rsidP="3BAB92B8">
            <w:pPr>
              <w:spacing w:after="0" w:line="240" w:lineRule="auto"/>
              <w:rPr>
                <w:b/>
                <w:bCs/>
                <w:color w:val="000000" w:themeColor="text1"/>
                <w:sz w:val="24"/>
                <w:szCs w:val="24"/>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9F44B6" w14:textId="2B6EA99B" w:rsidR="000078A5" w:rsidRPr="001318AC" w:rsidRDefault="4FF44B17" w:rsidP="11C650A3">
            <w:pPr>
              <w:spacing w:after="0" w:line="240" w:lineRule="auto"/>
              <w:rPr>
                <w:color w:val="000000" w:themeColor="text1"/>
                <w:sz w:val="24"/>
                <w:szCs w:val="24"/>
              </w:rPr>
            </w:pPr>
            <w:r w:rsidRPr="3BAB92B8">
              <w:rPr>
                <w:b/>
                <w:bCs/>
                <w:color w:val="000000" w:themeColor="text1"/>
                <w:sz w:val="24"/>
                <w:szCs w:val="24"/>
              </w:rPr>
              <w:t>Output Indicators 1.1:</w:t>
            </w:r>
          </w:p>
          <w:p w14:paraId="59CDF18F" w14:textId="3D685634" w:rsidR="000078A5" w:rsidRPr="001318AC" w:rsidRDefault="4FF44B17" w:rsidP="3BAB92B8">
            <w:pPr>
              <w:spacing w:after="0" w:line="240" w:lineRule="auto"/>
              <w:rPr>
                <w:i/>
                <w:color w:val="000000" w:themeColor="text1"/>
                <w:sz w:val="24"/>
                <w:szCs w:val="24"/>
              </w:rPr>
            </w:pPr>
            <w:r w:rsidRPr="3BAB92B8">
              <w:rPr>
                <w:color w:val="000000" w:themeColor="text1"/>
                <w:sz w:val="24"/>
                <w:szCs w:val="24"/>
              </w:rPr>
              <w:t xml:space="preserve">1.1.1 </w:t>
            </w:r>
            <w:r w:rsidR="1528DE4D" w:rsidRPr="3BAB92B8">
              <w:rPr>
                <w:color w:val="000000" w:themeColor="text1"/>
                <w:sz w:val="24"/>
                <w:szCs w:val="24"/>
              </w:rPr>
              <w:t xml:space="preserve">DRL.1 (DR. 6.1-2) </w:t>
            </w:r>
            <w:r w:rsidRPr="3BAB92B8">
              <w:rPr>
                <w:color w:val="000000" w:themeColor="text1"/>
                <w:sz w:val="24"/>
                <w:szCs w:val="24"/>
              </w:rPr>
              <w:t xml:space="preserve"># of human rights defenders trained and supported </w:t>
            </w:r>
            <w:r w:rsidRPr="3BAB92B8">
              <w:rPr>
                <w:i/>
                <w:iCs/>
                <w:color w:val="000000" w:themeColor="text1"/>
                <w:sz w:val="24"/>
                <w:szCs w:val="24"/>
              </w:rPr>
              <w:t>(Target: 350)</w:t>
            </w:r>
          </w:p>
          <w:p w14:paraId="47371177" w14:textId="28BA8B7B" w:rsidR="000078A5" w:rsidRPr="001318AC" w:rsidRDefault="18BFC039"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06927FBA" w:rsidRPr="3BAB92B8">
              <w:rPr>
                <w:i/>
                <w:iCs/>
                <w:color w:val="000000" w:themeColor="text1"/>
                <w:sz w:val="24"/>
                <w:szCs w:val="24"/>
              </w:rPr>
              <w:t xml:space="preserve"> target:</w:t>
            </w:r>
            <w:r w:rsidR="40ECF533" w:rsidRPr="3BAB92B8">
              <w:rPr>
                <w:i/>
                <w:iCs/>
                <w:color w:val="000000" w:themeColor="text1"/>
                <w:sz w:val="24"/>
                <w:szCs w:val="24"/>
              </w:rPr>
              <w:t>300</w:t>
            </w:r>
          </w:p>
          <w:p w14:paraId="3DF9880F" w14:textId="07B2F26F" w:rsidR="6A85757A" w:rsidRPr="001318AC" w:rsidRDefault="28939DCB" w:rsidP="3BAB92B8">
            <w:pPr>
              <w:spacing w:after="0" w:line="240" w:lineRule="auto"/>
              <w:rPr>
                <w:i/>
                <w:iCs/>
                <w:color w:val="000000" w:themeColor="text1"/>
                <w:sz w:val="24"/>
                <w:szCs w:val="24"/>
              </w:rPr>
            </w:pPr>
            <w:r w:rsidRPr="3BAB92B8">
              <w:rPr>
                <w:i/>
                <w:iCs/>
                <w:color w:val="000000" w:themeColor="text1"/>
                <w:sz w:val="24"/>
                <w:szCs w:val="24"/>
              </w:rPr>
              <w:t>Life of Project (LOP)</w:t>
            </w:r>
            <w:r w:rsidR="41567951" w:rsidRPr="3BAB92B8">
              <w:rPr>
                <w:i/>
                <w:iCs/>
                <w:color w:val="000000" w:themeColor="text1"/>
                <w:sz w:val="24"/>
                <w:szCs w:val="24"/>
              </w:rPr>
              <w:t xml:space="preserve"> target: </w:t>
            </w:r>
            <w:proofErr w:type="gramStart"/>
            <w:r w:rsidR="41567951" w:rsidRPr="3BAB92B8">
              <w:rPr>
                <w:i/>
                <w:iCs/>
                <w:color w:val="000000" w:themeColor="text1"/>
                <w:sz w:val="24"/>
                <w:szCs w:val="24"/>
              </w:rPr>
              <w:t>650</w:t>
            </w:r>
            <w:proofErr w:type="gramEnd"/>
          </w:p>
          <w:p w14:paraId="1F427C9B" w14:textId="6431A002" w:rsidR="000078A5" w:rsidRPr="001318AC" w:rsidRDefault="000078A5" w:rsidP="3BAB92B8">
            <w:pPr>
              <w:spacing w:after="0" w:line="240" w:lineRule="auto"/>
              <w:rPr>
                <w:i/>
                <w:color w:val="000000" w:themeColor="text1"/>
                <w:sz w:val="24"/>
                <w:szCs w:val="24"/>
              </w:rPr>
            </w:pPr>
          </w:p>
          <w:p w14:paraId="19FC932E" w14:textId="44021B0E" w:rsidR="000078A5" w:rsidRPr="001318AC" w:rsidRDefault="4FF44B17" w:rsidP="3BAB92B8">
            <w:pPr>
              <w:spacing w:after="0" w:line="240" w:lineRule="auto"/>
              <w:rPr>
                <w:i/>
                <w:iCs/>
                <w:color w:val="000000" w:themeColor="text1"/>
                <w:sz w:val="24"/>
                <w:szCs w:val="24"/>
              </w:rPr>
            </w:pPr>
            <w:r w:rsidRPr="3BAB92B8">
              <w:rPr>
                <w:color w:val="000000" w:themeColor="text1"/>
                <w:sz w:val="24"/>
                <w:szCs w:val="24"/>
              </w:rPr>
              <w:t xml:space="preserve">1.1.2 </w:t>
            </w:r>
            <w:r w:rsidR="28B7B49B" w:rsidRPr="3BAB92B8">
              <w:rPr>
                <w:color w:val="000000" w:themeColor="text1"/>
                <w:sz w:val="24"/>
                <w:szCs w:val="24"/>
              </w:rPr>
              <w:t xml:space="preserve">DRL.2 (DR. 4.2-1) </w:t>
            </w:r>
            <w:r w:rsidRPr="3BAB92B8">
              <w:rPr>
                <w:color w:val="000000" w:themeColor="text1"/>
                <w:sz w:val="24"/>
                <w:szCs w:val="24"/>
              </w:rPr>
              <w:t xml:space="preserve"># of human rights organizations trained and </w:t>
            </w:r>
            <w:proofErr w:type="gramStart"/>
            <w:r w:rsidRPr="3BAB92B8">
              <w:rPr>
                <w:color w:val="000000" w:themeColor="text1"/>
                <w:sz w:val="24"/>
                <w:szCs w:val="24"/>
              </w:rPr>
              <w:t>supported</w:t>
            </w:r>
            <w:proofErr w:type="gramEnd"/>
            <w:r w:rsidRPr="3BAB92B8">
              <w:rPr>
                <w:color w:val="000000" w:themeColor="text1"/>
                <w:sz w:val="24"/>
                <w:szCs w:val="24"/>
              </w:rPr>
              <w:t xml:space="preserve"> </w:t>
            </w:r>
          </w:p>
          <w:p w14:paraId="3FE1BB16" w14:textId="014A1C9B" w:rsidR="000078A5" w:rsidRPr="001318AC" w:rsidRDefault="109D7F03"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290FF67F" w:rsidRPr="3BAB92B8">
              <w:rPr>
                <w:i/>
                <w:iCs/>
                <w:color w:val="000000" w:themeColor="text1"/>
                <w:sz w:val="24"/>
                <w:szCs w:val="24"/>
              </w:rPr>
              <w:t xml:space="preserve"> target: </w:t>
            </w:r>
            <w:r w:rsidR="40ECF533" w:rsidRPr="3BAB92B8">
              <w:rPr>
                <w:i/>
                <w:iCs/>
                <w:color w:val="000000" w:themeColor="text1"/>
                <w:sz w:val="24"/>
                <w:szCs w:val="24"/>
              </w:rPr>
              <w:t>15</w:t>
            </w:r>
          </w:p>
          <w:p w14:paraId="55C01C8F" w14:textId="2A8E1503" w:rsidR="69EF5D6D" w:rsidRPr="001318AC" w:rsidRDefault="1F2F1C42" w:rsidP="3BAB92B8">
            <w:pPr>
              <w:spacing w:after="0" w:line="240" w:lineRule="auto"/>
              <w:rPr>
                <w:i/>
                <w:iCs/>
                <w:color w:val="000000" w:themeColor="text1"/>
                <w:sz w:val="24"/>
                <w:szCs w:val="24"/>
              </w:rPr>
            </w:pPr>
            <w:r w:rsidRPr="3BAB92B8">
              <w:rPr>
                <w:i/>
                <w:iCs/>
                <w:color w:val="000000" w:themeColor="text1"/>
                <w:sz w:val="24"/>
                <w:szCs w:val="24"/>
              </w:rPr>
              <w:t>LOP</w:t>
            </w:r>
            <w:r w:rsidR="0A039E33" w:rsidRPr="3BAB92B8">
              <w:rPr>
                <w:i/>
                <w:iCs/>
                <w:color w:val="000000" w:themeColor="text1"/>
                <w:sz w:val="24"/>
                <w:szCs w:val="24"/>
              </w:rPr>
              <w:t xml:space="preserve"> target: </w:t>
            </w:r>
            <w:proofErr w:type="gramStart"/>
            <w:r w:rsidR="0A039E33" w:rsidRPr="3BAB92B8">
              <w:rPr>
                <w:i/>
                <w:iCs/>
                <w:color w:val="000000" w:themeColor="text1"/>
                <w:sz w:val="24"/>
                <w:szCs w:val="24"/>
              </w:rPr>
              <w:t>30</w:t>
            </w:r>
            <w:proofErr w:type="gramEnd"/>
          </w:p>
          <w:p w14:paraId="3923485F" w14:textId="77777777" w:rsidR="000078A5" w:rsidRPr="001318AC" w:rsidRDefault="000078A5" w:rsidP="11C650A3">
            <w:pPr>
              <w:spacing w:after="0" w:line="240" w:lineRule="auto"/>
              <w:rPr>
                <w:color w:val="000000" w:themeColor="text1"/>
                <w:sz w:val="24"/>
                <w:szCs w:val="24"/>
              </w:rPr>
            </w:pPr>
          </w:p>
          <w:p w14:paraId="7A3623F5" w14:textId="0482B560" w:rsidR="000078A5" w:rsidRPr="001318AC" w:rsidRDefault="4FF44B17" w:rsidP="3BAB92B8">
            <w:pPr>
              <w:spacing w:after="0" w:line="240" w:lineRule="auto"/>
              <w:rPr>
                <w:i/>
                <w:color w:val="000000" w:themeColor="text1"/>
                <w:sz w:val="24"/>
                <w:szCs w:val="24"/>
              </w:rPr>
            </w:pPr>
            <w:r w:rsidRPr="3BAB92B8">
              <w:rPr>
                <w:color w:val="000000" w:themeColor="text1"/>
                <w:sz w:val="24"/>
                <w:szCs w:val="24"/>
              </w:rPr>
              <w:t xml:space="preserve">1.1.3 # of awareness raising events to share the information received during project training and informational events conducted in target areas </w:t>
            </w:r>
            <w:r w:rsidRPr="3BAB92B8">
              <w:rPr>
                <w:i/>
                <w:iCs/>
                <w:color w:val="000000" w:themeColor="text1"/>
                <w:sz w:val="24"/>
                <w:szCs w:val="24"/>
              </w:rPr>
              <w:t>(Target: 6)</w:t>
            </w:r>
          </w:p>
          <w:p w14:paraId="1E4245A4" w14:textId="6C2D8F93" w:rsidR="000078A5" w:rsidRPr="001318AC" w:rsidRDefault="05F518F2" w:rsidP="3BAB92B8">
            <w:pPr>
              <w:spacing w:after="0" w:line="240" w:lineRule="auto"/>
              <w:rPr>
                <w:b/>
                <w:b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1E01D9E0" w:rsidRPr="3BAB92B8">
              <w:rPr>
                <w:i/>
                <w:iCs/>
                <w:color w:val="000000" w:themeColor="text1"/>
                <w:sz w:val="24"/>
                <w:szCs w:val="24"/>
              </w:rPr>
              <w:t xml:space="preserve"> </w:t>
            </w:r>
            <w:r w:rsidR="47E03D34" w:rsidRPr="3BAB92B8">
              <w:rPr>
                <w:i/>
                <w:iCs/>
                <w:color w:val="000000" w:themeColor="text1"/>
                <w:sz w:val="24"/>
                <w:szCs w:val="24"/>
              </w:rPr>
              <w:t xml:space="preserve">target: </w:t>
            </w:r>
            <w:r w:rsidR="40ECF533" w:rsidRPr="3BAB92B8">
              <w:rPr>
                <w:i/>
                <w:iCs/>
                <w:color w:val="000000" w:themeColor="text1"/>
                <w:sz w:val="24"/>
                <w:szCs w:val="24"/>
              </w:rPr>
              <w:t>16</w:t>
            </w:r>
          </w:p>
          <w:p w14:paraId="6F2A93D7" w14:textId="7DDCAED4" w:rsidR="000078A5" w:rsidRPr="001318AC" w:rsidRDefault="5B09E428" w:rsidP="3BAB92B8">
            <w:pPr>
              <w:spacing w:after="0" w:line="240" w:lineRule="auto"/>
              <w:rPr>
                <w:i/>
                <w:color w:val="000000" w:themeColor="text1"/>
                <w:sz w:val="24"/>
                <w:szCs w:val="24"/>
              </w:rPr>
            </w:pPr>
            <w:r w:rsidRPr="3BAB92B8">
              <w:rPr>
                <w:i/>
                <w:iCs/>
                <w:color w:val="000000" w:themeColor="text1"/>
                <w:sz w:val="24"/>
                <w:szCs w:val="24"/>
              </w:rPr>
              <w:t>LOP</w:t>
            </w:r>
            <w:r w:rsidR="68D42241" w:rsidRPr="3BAB92B8">
              <w:rPr>
                <w:i/>
                <w:iCs/>
                <w:color w:val="000000" w:themeColor="text1"/>
                <w:sz w:val="24"/>
                <w:szCs w:val="24"/>
              </w:rPr>
              <w:t xml:space="preserve"> target: </w:t>
            </w:r>
            <w:proofErr w:type="gramStart"/>
            <w:r w:rsidR="68D42241" w:rsidRPr="3BAB92B8">
              <w:rPr>
                <w:i/>
                <w:iCs/>
                <w:color w:val="000000" w:themeColor="text1"/>
                <w:sz w:val="24"/>
                <w:szCs w:val="24"/>
              </w:rPr>
              <w:t>22</w:t>
            </w:r>
            <w:proofErr w:type="gramEnd"/>
          </w:p>
          <w:p w14:paraId="511D23B2" w14:textId="77777777" w:rsidR="000078A5" w:rsidRPr="001318AC" w:rsidRDefault="000078A5" w:rsidP="11C650A3">
            <w:pPr>
              <w:spacing w:after="0" w:line="240" w:lineRule="auto"/>
              <w:rPr>
                <w:color w:val="000000" w:themeColor="text1"/>
                <w:sz w:val="24"/>
                <w:szCs w:val="24"/>
              </w:rPr>
            </w:pPr>
          </w:p>
          <w:p w14:paraId="0CCC9416" w14:textId="075D0F8C" w:rsidR="000078A5" w:rsidRPr="001318AC" w:rsidRDefault="4FF44B17" w:rsidP="3BAB92B8">
            <w:pPr>
              <w:spacing w:after="0" w:line="240" w:lineRule="auto"/>
              <w:rPr>
                <w:rFonts w:eastAsia="Times New Roman"/>
                <w:i/>
                <w:iCs/>
                <w:color w:val="000000" w:themeColor="text1"/>
                <w:sz w:val="24"/>
                <w:szCs w:val="24"/>
              </w:rPr>
            </w:pPr>
            <w:r w:rsidRPr="3BAB92B8">
              <w:rPr>
                <w:rFonts w:eastAsia="Times New Roman"/>
                <w:color w:val="000000" w:themeColor="text1"/>
                <w:sz w:val="24"/>
                <w:szCs w:val="24"/>
              </w:rPr>
              <w:t>1.1.</w:t>
            </w:r>
            <w:r w:rsidR="539AE3FF" w:rsidRPr="3BAB92B8">
              <w:rPr>
                <w:rFonts w:eastAsia="Times New Roman"/>
                <w:color w:val="000000" w:themeColor="text1"/>
                <w:sz w:val="24"/>
                <w:szCs w:val="24"/>
              </w:rPr>
              <w:t>4</w:t>
            </w:r>
            <w:r w:rsidRPr="3BAB92B8">
              <w:rPr>
                <w:rFonts w:eastAsia="Times New Roman"/>
                <w:color w:val="000000" w:themeColor="text1"/>
                <w:sz w:val="24"/>
                <w:szCs w:val="24"/>
              </w:rPr>
              <w:t xml:space="preserve"> </w:t>
            </w:r>
            <w:r w:rsidR="223EBE20" w:rsidRPr="3BAB92B8">
              <w:rPr>
                <w:rFonts w:eastAsia="Times New Roman"/>
                <w:color w:val="000000" w:themeColor="text1"/>
                <w:sz w:val="24"/>
                <w:szCs w:val="24"/>
              </w:rPr>
              <w:t xml:space="preserve">DRL.3 </w:t>
            </w:r>
            <w:r w:rsidRPr="3BAB92B8">
              <w:rPr>
                <w:rFonts w:eastAsia="Times New Roman"/>
                <w:color w:val="000000" w:themeColor="text1"/>
                <w:sz w:val="24"/>
                <w:szCs w:val="24"/>
              </w:rPr>
              <w:t xml:space="preserve"># of human rights materials supported by DRL </w:t>
            </w:r>
            <w:r w:rsidRPr="3BAB92B8">
              <w:rPr>
                <w:rFonts w:eastAsia="Times New Roman"/>
                <w:i/>
                <w:iCs/>
                <w:color w:val="000000" w:themeColor="text1"/>
                <w:sz w:val="24"/>
                <w:szCs w:val="24"/>
              </w:rPr>
              <w:t>(Target: 66)</w:t>
            </w:r>
          </w:p>
          <w:p w14:paraId="536B6DC3" w14:textId="6CC89362" w:rsidR="000078A5" w:rsidRPr="001318AC" w:rsidRDefault="27186620" w:rsidP="3BAB92B8">
            <w:pPr>
              <w:spacing w:after="0" w:line="240" w:lineRule="auto"/>
              <w:rPr>
                <w:rFonts w:eastAsia="Times New Roman"/>
                <w:i/>
                <w:iCs/>
                <w:color w:val="000000" w:themeColor="text1"/>
                <w:sz w:val="24"/>
                <w:szCs w:val="24"/>
              </w:rPr>
            </w:pPr>
            <w:r w:rsidRPr="3BAB92B8">
              <w:rPr>
                <w:rFonts w:eastAsia="Times New Roman"/>
                <w:i/>
                <w:iCs/>
                <w:color w:val="000000" w:themeColor="text1"/>
                <w:sz w:val="24"/>
                <w:szCs w:val="24"/>
              </w:rPr>
              <w:t xml:space="preserve">Cost </w:t>
            </w:r>
            <w:r w:rsidR="2AA49917" w:rsidRPr="3BAB92B8">
              <w:rPr>
                <w:rFonts w:eastAsia="Times New Roman"/>
                <w:i/>
                <w:iCs/>
                <w:color w:val="000000" w:themeColor="text1"/>
                <w:sz w:val="24"/>
                <w:szCs w:val="24"/>
              </w:rPr>
              <w:t>amendment</w:t>
            </w:r>
            <w:r w:rsidR="7BCF4649" w:rsidRPr="3BAB92B8">
              <w:rPr>
                <w:rFonts w:eastAsia="Times New Roman"/>
                <w:i/>
                <w:iCs/>
                <w:color w:val="000000" w:themeColor="text1"/>
                <w:sz w:val="24"/>
                <w:szCs w:val="24"/>
              </w:rPr>
              <w:t xml:space="preserve"> target: </w:t>
            </w:r>
            <w:r w:rsidR="40ECF533" w:rsidRPr="3BAB92B8">
              <w:rPr>
                <w:rFonts w:eastAsia="Times New Roman"/>
                <w:i/>
                <w:iCs/>
                <w:color w:val="000000" w:themeColor="text1"/>
                <w:sz w:val="24"/>
                <w:szCs w:val="24"/>
              </w:rPr>
              <w:t>85</w:t>
            </w:r>
          </w:p>
          <w:p w14:paraId="77EB135C" w14:textId="2C4975B1" w:rsidR="000078A5" w:rsidRPr="001318AC" w:rsidRDefault="692F452B" w:rsidP="3BAB92B8">
            <w:pPr>
              <w:spacing w:after="0" w:line="240" w:lineRule="auto"/>
              <w:rPr>
                <w:rFonts w:eastAsia="Times New Roman"/>
                <w:i/>
                <w:iCs/>
                <w:color w:val="000000" w:themeColor="text1"/>
                <w:sz w:val="24"/>
                <w:szCs w:val="24"/>
              </w:rPr>
            </w:pPr>
            <w:r w:rsidRPr="3BAB92B8">
              <w:rPr>
                <w:rFonts w:eastAsia="Times New Roman"/>
                <w:i/>
                <w:iCs/>
                <w:color w:val="000000" w:themeColor="text1"/>
                <w:sz w:val="24"/>
                <w:szCs w:val="24"/>
              </w:rPr>
              <w:t>LOP</w:t>
            </w:r>
            <w:r w:rsidR="07492D3C" w:rsidRPr="3BAB92B8">
              <w:rPr>
                <w:rFonts w:eastAsia="Times New Roman"/>
                <w:i/>
                <w:iCs/>
                <w:color w:val="000000" w:themeColor="text1"/>
                <w:sz w:val="24"/>
                <w:szCs w:val="24"/>
              </w:rPr>
              <w:t xml:space="preserve"> target: 151</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E49F7E" w14:textId="7885235A"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Outcome 1.1:</w:t>
            </w:r>
          </w:p>
          <w:p w14:paraId="1052A709" w14:textId="0196CDCD" w:rsidR="000078A5" w:rsidRPr="001318AC" w:rsidRDefault="5EB03A86" w:rsidP="3BAB92B8">
            <w:pPr>
              <w:spacing w:after="0" w:line="240" w:lineRule="auto"/>
              <w:rPr>
                <w:b/>
                <w:bCs/>
                <w:color w:val="000000" w:themeColor="text1"/>
                <w:sz w:val="24"/>
                <w:szCs w:val="24"/>
              </w:rPr>
            </w:pPr>
            <w:r w:rsidRPr="088D340A">
              <w:rPr>
                <w:color w:val="000000" w:themeColor="text1"/>
                <w:sz w:val="24"/>
                <w:szCs w:val="24"/>
              </w:rPr>
              <w:t>La</w:t>
            </w:r>
            <w:r w:rsidR="560D5F15" w:rsidRPr="088D340A">
              <w:rPr>
                <w:color w:val="000000" w:themeColor="text1"/>
                <w:sz w:val="24"/>
                <w:szCs w:val="24"/>
              </w:rPr>
              <w:t xml:space="preserve">bor rights organizations </w:t>
            </w:r>
            <w:r w:rsidR="68B858CD" w:rsidRPr="088D340A">
              <w:rPr>
                <w:color w:val="000000" w:themeColor="text1"/>
                <w:sz w:val="24"/>
                <w:szCs w:val="24"/>
              </w:rPr>
              <w:t xml:space="preserve">understand and raise awareness on </w:t>
            </w:r>
            <w:r w:rsidR="31E430FC" w:rsidRPr="088D340A">
              <w:rPr>
                <w:color w:val="000000" w:themeColor="text1"/>
                <w:sz w:val="24"/>
                <w:szCs w:val="24"/>
              </w:rPr>
              <w:t>labor rights and protections under Mexican labor law, international labor standards, business and human rights frameworks</w:t>
            </w:r>
            <w:r w:rsidR="427EC314" w:rsidRPr="088D340A">
              <w:rPr>
                <w:color w:val="000000" w:themeColor="text1"/>
                <w:sz w:val="24"/>
                <w:szCs w:val="24"/>
              </w:rPr>
              <w:t>,</w:t>
            </w:r>
            <w:r w:rsidR="31E430FC" w:rsidRPr="088D340A">
              <w:rPr>
                <w:color w:val="000000" w:themeColor="text1"/>
                <w:sz w:val="24"/>
                <w:szCs w:val="24"/>
              </w:rPr>
              <w:t xml:space="preserve"> and risks of the games for Mexican workers.</w:t>
            </w:r>
          </w:p>
        </w:tc>
        <w:tc>
          <w:tcPr>
            <w:tcW w:w="40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78EF56" w14:textId="27356842" w:rsidR="000078A5" w:rsidRPr="001318AC" w:rsidRDefault="3525F528" w:rsidP="3BAB92B8">
            <w:pPr>
              <w:spacing w:after="0" w:line="240" w:lineRule="auto"/>
              <w:rPr>
                <w:rFonts w:eastAsia="Times New Roman"/>
                <w:b/>
                <w:bCs/>
                <w:color w:val="000000" w:themeColor="text1"/>
                <w:sz w:val="24"/>
                <w:szCs w:val="24"/>
              </w:rPr>
            </w:pPr>
            <w:r w:rsidRPr="3BAB92B8">
              <w:rPr>
                <w:rFonts w:eastAsia="Times New Roman"/>
                <w:b/>
                <w:bCs/>
                <w:color w:val="000000" w:themeColor="text1"/>
                <w:sz w:val="24"/>
                <w:szCs w:val="24"/>
              </w:rPr>
              <w:t>Outcome Indicator 1.1:</w:t>
            </w:r>
          </w:p>
          <w:p w14:paraId="35AF395C" w14:textId="2680107F" w:rsidR="4A33541A" w:rsidRDefault="53B86D9C" w:rsidP="3BAB92B8">
            <w:pPr>
              <w:spacing w:line="240" w:lineRule="auto"/>
              <w:rPr>
                <w:rFonts w:eastAsia="Times New Roman"/>
                <w:b/>
                <w:bCs/>
                <w:color w:val="000000" w:themeColor="text1"/>
                <w:sz w:val="24"/>
                <w:szCs w:val="24"/>
              </w:rPr>
            </w:pPr>
            <w:r w:rsidRPr="3BAB92B8">
              <w:rPr>
                <w:rFonts w:eastAsia="Times New Roman"/>
                <w:color w:val="000000" w:themeColor="text1"/>
                <w:sz w:val="24"/>
                <w:szCs w:val="24"/>
              </w:rPr>
              <w:t xml:space="preserve">1.1.1 # of </w:t>
            </w:r>
            <w:r w:rsidR="5914FE9B" w:rsidRPr="3BAB92B8">
              <w:rPr>
                <w:rFonts w:eastAsia="Times New Roman"/>
                <w:color w:val="000000" w:themeColor="text1"/>
                <w:sz w:val="24"/>
                <w:szCs w:val="24"/>
              </w:rPr>
              <w:t>labor rights organizations promoting the materials</w:t>
            </w:r>
            <w:r w:rsidR="5B153C4F" w:rsidRPr="3BAB92B8">
              <w:rPr>
                <w:rFonts w:eastAsia="Times New Roman"/>
                <w:color w:val="000000" w:themeColor="text1"/>
                <w:sz w:val="24"/>
                <w:szCs w:val="24"/>
              </w:rPr>
              <w:t xml:space="preserve"> developed by the project</w:t>
            </w:r>
            <w:r w:rsidR="4F920E78" w:rsidRPr="3BAB92B8">
              <w:rPr>
                <w:rFonts w:eastAsia="Times New Roman"/>
                <w:color w:val="000000" w:themeColor="text1"/>
                <w:sz w:val="24"/>
                <w:szCs w:val="24"/>
              </w:rPr>
              <w:t>, through digital or print media</w:t>
            </w:r>
            <w:r w:rsidR="272020EF" w:rsidRPr="3BAB92B8">
              <w:rPr>
                <w:rFonts w:eastAsia="Times New Roman"/>
                <w:color w:val="000000" w:themeColor="text1"/>
                <w:sz w:val="24"/>
                <w:szCs w:val="24"/>
              </w:rPr>
              <w:t xml:space="preserve"> </w:t>
            </w:r>
            <w:r w:rsidR="272020EF" w:rsidRPr="3BAB92B8">
              <w:rPr>
                <w:rFonts w:eastAsia="Times New Roman"/>
                <w:i/>
                <w:iCs/>
                <w:color w:val="000000" w:themeColor="text1"/>
                <w:sz w:val="24"/>
                <w:szCs w:val="24"/>
              </w:rPr>
              <w:t xml:space="preserve">(Cost </w:t>
            </w:r>
            <w:r w:rsidR="2AA49917" w:rsidRPr="3BAB92B8">
              <w:rPr>
                <w:rFonts w:eastAsia="Times New Roman"/>
                <w:i/>
                <w:iCs/>
                <w:color w:val="000000" w:themeColor="text1"/>
                <w:sz w:val="24"/>
                <w:szCs w:val="24"/>
              </w:rPr>
              <w:t>amendment</w:t>
            </w:r>
            <w:r w:rsidR="272020EF" w:rsidRPr="3BAB92B8">
              <w:rPr>
                <w:rFonts w:eastAsia="Times New Roman"/>
                <w:i/>
                <w:iCs/>
                <w:color w:val="000000" w:themeColor="text1"/>
                <w:sz w:val="24"/>
                <w:szCs w:val="24"/>
              </w:rPr>
              <w:t xml:space="preserve"> target: 5)</w:t>
            </w:r>
          </w:p>
          <w:p w14:paraId="3A4BEC1A" w14:textId="77777777" w:rsidR="000078A5" w:rsidRPr="001318AC" w:rsidRDefault="000078A5" w:rsidP="3BAB92B8">
            <w:pPr>
              <w:spacing w:line="240" w:lineRule="auto"/>
              <w:rPr>
                <w:rFonts w:eastAsia="Times New Roman"/>
                <w:color w:val="000000" w:themeColor="text1"/>
                <w:sz w:val="24"/>
                <w:szCs w:val="24"/>
              </w:rPr>
            </w:pPr>
          </w:p>
          <w:p w14:paraId="5437077E" w14:textId="7D525807" w:rsidR="000078A5" w:rsidRPr="001318AC" w:rsidRDefault="000078A5" w:rsidP="3BAB92B8">
            <w:pPr>
              <w:spacing w:line="240" w:lineRule="auto"/>
              <w:rPr>
                <w:rFonts w:eastAsia="Times New Roman"/>
                <w:color w:val="000000" w:themeColor="text1"/>
                <w:sz w:val="24"/>
                <w:szCs w:val="24"/>
              </w:rPr>
            </w:pPr>
          </w:p>
          <w:p w14:paraId="4DDECC6D" w14:textId="2DAB5AA1" w:rsidR="000078A5" w:rsidRPr="001318AC" w:rsidRDefault="000078A5" w:rsidP="3BAB92B8">
            <w:pPr>
              <w:spacing w:after="0" w:line="240" w:lineRule="auto"/>
              <w:rPr>
                <w:rFonts w:eastAsia="Times New Roman"/>
                <w:color w:val="000000" w:themeColor="text1"/>
                <w:sz w:val="24"/>
                <w:szCs w:val="24"/>
              </w:rPr>
            </w:pPr>
          </w:p>
        </w:tc>
      </w:tr>
      <w:tr w:rsidR="000078A5" w:rsidRPr="00C5210C" w14:paraId="3F45E76B" w14:textId="77777777" w:rsidTr="4AF3F0B7">
        <w:trPr>
          <w:trHeight w:val="305"/>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14:paraId="3F45E76A" w14:textId="228B4E73" w:rsidR="000078A5" w:rsidRPr="001318AC" w:rsidRDefault="40ECF533" w:rsidP="3BAB92B8">
            <w:pPr>
              <w:spacing w:after="0" w:line="240" w:lineRule="auto"/>
              <w:jc w:val="both"/>
              <w:rPr>
                <w:rFonts w:eastAsiaTheme="minorEastAsia"/>
                <w:color w:val="000000" w:themeColor="text1"/>
                <w:sz w:val="24"/>
                <w:szCs w:val="24"/>
              </w:rPr>
            </w:pPr>
            <w:r w:rsidRPr="3BAB92B8">
              <w:rPr>
                <w:b/>
                <w:bCs/>
                <w:color w:val="000000" w:themeColor="text1"/>
                <w:sz w:val="24"/>
                <w:szCs w:val="24"/>
              </w:rPr>
              <w:t xml:space="preserve">Objective 2: </w:t>
            </w:r>
            <w:r w:rsidR="2ADE1413" w:rsidRPr="3BAB92B8">
              <w:rPr>
                <w:color w:val="000000" w:themeColor="text1"/>
                <w:sz w:val="24"/>
                <w:szCs w:val="24"/>
              </w:rPr>
              <w:t>Increase engagement and coordination between labor rights organizations</w:t>
            </w:r>
            <w:r w:rsidR="570AEB9E" w:rsidRPr="3BAB92B8">
              <w:rPr>
                <w:color w:val="000000" w:themeColor="text1"/>
                <w:sz w:val="24"/>
                <w:szCs w:val="24"/>
              </w:rPr>
              <w:t>,</w:t>
            </w:r>
            <w:r w:rsidR="2ADE1413" w:rsidRPr="3BAB92B8">
              <w:rPr>
                <w:color w:val="000000" w:themeColor="text1"/>
                <w:sz w:val="24"/>
                <w:szCs w:val="24"/>
              </w:rPr>
              <w:t xml:space="preserve"> the private sector, and democratic, independent unions on the UHRS and around pre-games planning of United 2026 events, including the implementation of the human rights strategy in each host city, and </w:t>
            </w:r>
            <w:r w:rsidR="570AEB9E" w:rsidRPr="3BAB92B8">
              <w:rPr>
                <w:color w:val="000000" w:themeColor="text1"/>
                <w:sz w:val="24"/>
                <w:szCs w:val="24"/>
              </w:rPr>
              <w:t>ways that</w:t>
            </w:r>
            <w:r w:rsidR="2ADE1413" w:rsidRPr="3BAB92B8">
              <w:rPr>
                <w:color w:val="000000" w:themeColor="text1"/>
                <w:sz w:val="24"/>
                <w:szCs w:val="24"/>
              </w:rPr>
              <w:t xml:space="preserve"> the Government of Mexico</w:t>
            </w:r>
            <w:r w:rsidR="570AEB9E" w:rsidRPr="3BAB92B8">
              <w:rPr>
                <w:color w:val="000000" w:themeColor="text1"/>
                <w:sz w:val="24"/>
                <w:szCs w:val="24"/>
              </w:rPr>
              <w:t>,</w:t>
            </w:r>
            <w:r w:rsidR="2ADE1413" w:rsidRPr="3BAB92B8">
              <w:rPr>
                <w:color w:val="000000" w:themeColor="text1"/>
                <w:sz w:val="24"/>
                <w:szCs w:val="24"/>
              </w:rPr>
              <w:t xml:space="preserve"> </w:t>
            </w:r>
            <w:proofErr w:type="gramStart"/>
            <w:r w:rsidR="2ADE1413" w:rsidRPr="3BAB92B8">
              <w:rPr>
                <w:color w:val="000000" w:themeColor="text1"/>
                <w:sz w:val="24"/>
                <w:szCs w:val="24"/>
              </w:rPr>
              <w:t>FIFA</w:t>
            </w:r>
            <w:proofErr w:type="gramEnd"/>
            <w:r w:rsidR="2ADE1413" w:rsidRPr="3BAB92B8">
              <w:rPr>
                <w:color w:val="000000" w:themeColor="text1"/>
                <w:sz w:val="24"/>
                <w:szCs w:val="24"/>
              </w:rPr>
              <w:t xml:space="preserve"> and the MFA will address and mitigate labor rights risks associated with the games.</w:t>
            </w:r>
          </w:p>
        </w:tc>
      </w:tr>
      <w:tr w:rsidR="000078A5" w:rsidRPr="00C5210C" w14:paraId="3F45E76D" w14:textId="77777777" w:rsidTr="4AF3F0B7">
        <w:trPr>
          <w:trHeight w:val="377"/>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3F45E76C" w14:textId="18EA94C8" w:rsidR="000078A5" w:rsidRPr="001318AC" w:rsidRDefault="40ECF533" w:rsidP="3BAB92B8">
            <w:pPr>
              <w:spacing w:after="0" w:line="240" w:lineRule="auto"/>
              <w:rPr>
                <w:color w:val="000000" w:themeColor="text1"/>
                <w:sz w:val="24"/>
                <w:szCs w:val="24"/>
              </w:rPr>
            </w:pPr>
            <w:r w:rsidRPr="3BAB92B8">
              <w:rPr>
                <w:b/>
                <w:bCs/>
                <w:color w:val="000000" w:themeColor="text1"/>
                <w:sz w:val="24"/>
                <w:szCs w:val="24"/>
              </w:rPr>
              <w:t>Activity 2:</w:t>
            </w:r>
            <w:r w:rsidRPr="3BAB92B8">
              <w:rPr>
                <w:color w:val="000000" w:themeColor="text1"/>
                <w:sz w:val="24"/>
                <w:szCs w:val="24"/>
              </w:rPr>
              <w:t xml:space="preserve"> </w:t>
            </w:r>
            <w:r w:rsidR="68CC74FC" w:rsidRPr="3BAB92B8">
              <w:rPr>
                <w:color w:val="000000" w:themeColor="text1"/>
                <w:sz w:val="24"/>
                <w:szCs w:val="24"/>
              </w:rPr>
              <w:t>Establish and facilitate a civil society labor advisory network in Mexico.</w:t>
            </w:r>
          </w:p>
        </w:tc>
      </w:tr>
      <w:tr w:rsidR="000078A5" w:rsidRPr="00C5210C" w14:paraId="3F45E77F" w14:textId="77777777" w:rsidTr="4AF3F0B7">
        <w:trPr>
          <w:trHeight w:val="377"/>
          <w:jc w:val="center"/>
        </w:trPr>
        <w:tc>
          <w:tcPr>
            <w:tcW w:w="3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D5BBAB8" w14:textId="317DDAFD"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Output 2.1:</w:t>
            </w:r>
          </w:p>
          <w:p w14:paraId="7B0A9EF0" w14:textId="7D2BD427" w:rsidR="000078A5" w:rsidRPr="001318AC" w:rsidRDefault="4FF44B17" w:rsidP="3BAB92B8">
            <w:pPr>
              <w:spacing w:after="0" w:line="240" w:lineRule="auto"/>
              <w:rPr>
                <w:color w:val="000000" w:themeColor="text1"/>
                <w:sz w:val="24"/>
                <w:szCs w:val="24"/>
              </w:rPr>
            </w:pPr>
            <w:r w:rsidRPr="3BAB92B8">
              <w:rPr>
                <w:color w:val="000000" w:themeColor="text1"/>
                <w:sz w:val="24"/>
                <w:szCs w:val="24"/>
              </w:rPr>
              <w:t>Labor rights stakeholders (CSOs, unions, labor lawyers, academics) engaged in the civil society labor advisory network establish thematical Working Groups and organize labor representation for business and government forums.</w:t>
            </w:r>
          </w:p>
          <w:p w14:paraId="1576E272" w14:textId="0956F24B" w:rsidR="000078A5" w:rsidRPr="001318AC" w:rsidRDefault="000078A5" w:rsidP="3BAB92B8">
            <w:pPr>
              <w:spacing w:after="0" w:line="240" w:lineRule="auto"/>
              <w:rPr>
                <w:color w:val="000000" w:themeColor="text1"/>
                <w:sz w:val="24"/>
                <w:szCs w:val="24"/>
              </w:rPr>
            </w:pPr>
          </w:p>
          <w:p w14:paraId="3F45E771" w14:textId="0718EEFE" w:rsidR="000078A5" w:rsidRPr="001318AC" w:rsidRDefault="000078A5" w:rsidP="3BAB92B8">
            <w:pPr>
              <w:spacing w:after="0" w:line="240" w:lineRule="auto"/>
              <w:rPr>
                <w:b/>
                <w:bCs/>
                <w:color w:val="000000" w:themeColor="text1"/>
                <w:sz w:val="24"/>
                <w:szCs w:val="24"/>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33E1955" w14:textId="34166194" w:rsidR="000078A5" w:rsidRPr="001318AC" w:rsidRDefault="40ECF533" w:rsidP="3BAB92B8">
            <w:pPr>
              <w:spacing w:after="0" w:line="240" w:lineRule="auto"/>
              <w:rPr>
                <w:b/>
                <w:bCs/>
                <w:color w:val="000000" w:themeColor="text1"/>
                <w:sz w:val="24"/>
                <w:szCs w:val="24"/>
              </w:rPr>
            </w:pPr>
            <w:r w:rsidRPr="3BAB92B8">
              <w:rPr>
                <w:b/>
                <w:bCs/>
                <w:color w:val="000000" w:themeColor="text1"/>
                <w:sz w:val="24"/>
                <w:szCs w:val="24"/>
              </w:rPr>
              <w:t>Output Indicator 2.1:</w:t>
            </w:r>
          </w:p>
          <w:p w14:paraId="605EB322" w14:textId="199B0E41" w:rsidR="000078A5" w:rsidRPr="001318AC" w:rsidRDefault="6F2DA6FC" w:rsidP="3BAB92B8">
            <w:pPr>
              <w:spacing w:after="0" w:line="240" w:lineRule="auto"/>
              <w:rPr>
                <w:i/>
                <w:iCs/>
                <w:color w:val="000000" w:themeColor="text1"/>
                <w:sz w:val="24"/>
                <w:szCs w:val="24"/>
              </w:rPr>
            </w:pPr>
            <w:r w:rsidRPr="3BAB92B8">
              <w:rPr>
                <w:color w:val="000000" w:themeColor="text1"/>
                <w:sz w:val="24"/>
                <w:szCs w:val="24"/>
              </w:rPr>
              <w:t xml:space="preserve">2.1.1 </w:t>
            </w:r>
            <w:r w:rsidR="4FF44B17" w:rsidRPr="3BAB92B8">
              <w:rPr>
                <w:color w:val="000000" w:themeColor="text1"/>
                <w:sz w:val="24"/>
                <w:szCs w:val="24"/>
              </w:rPr>
              <w:t xml:space="preserve"># </w:t>
            </w:r>
            <w:r w:rsidR="4B81699F" w:rsidRPr="3BAB92B8">
              <w:rPr>
                <w:color w:val="000000" w:themeColor="text1"/>
                <w:sz w:val="24"/>
                <w:szCs w:val="24"/>
              </w:rPr>
              <w:t xml:space="preserve">of stakeholders that participate in strategies led by the civil society labor advisory network </w:t>
            </w:r>
            <w:r w:rsidR="4FF44B17" w:rsidRPr="3BAB92B8">
              <w:rPr>
                <w:i/>
                <w:iCs/>
                <w:color w:val="000000" w:themeColor="text1"/>
                <w:sz w:val="24"/>
                <w:szCs w:val="24"/>
              </w:rPr>
              <w:t xml:space="preserve">(Target: </w:t>
            </w:r>
            <w:r w:rsidR="72DBA36C" w:rsidRPr="3BAB92B8">
              <w:rPr>
                <w:i/>
                <w:iCs/>
                <w:color w:val="000000" w:themeColor="text1"/>
                <w:sz w:val="24"/>
                <w:szCs w:val="24"/>
              </w:rPr>
              <w:t>9</w:t>
            </w:r>
            <w:r w:rsidR="4FF44B17" w:rsidRPr="3BAB92B8">
              <w:rPr>
                <w:i/>
                <w:iCs/>
                <w:color w:val="000000" w:themeColor="text1"/>
                <w:sz w:val="24"/>
                <w:szCs w:val="24"/>
              </w:rPr>
              <w:t>)</w:t>
            </w:r>
          </w:p>
          <w:p w14:paraId="3516D49C" w14:textId="02CBB11E" w:rsidR="000078A5" w:rsidRPr="001318AC" w:rsidRDefault="4573D5A2"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7A551966" w:rsidRPr="3BAB92B8">
              <w:rPr>
                <w:i/>
                <w:iCs/>
                <w:color w:val="000000" w:themeColor="text1"/>
                <w:sz w:val="24"/>
                <w:szCs w:val="24"/>
              </w:rPr>
              <w:t xml:space="preserve"> target: </w:t>
            </w:r>
            <w:r w:rsidR="584E6AE6" w:rsidRPr="3BAB92B8">
              <w:rPr>
                <w:i/>
                <w:iCs/>
                <w:color w:val="000000" w:themeColor="text1"/>
                <w:sz w:val="24"/>
                <w:szCs w:val="24"/>
              </w:rPr>
              <w:t>2</w:t>
            </w:r>
            <w:r w:rsidR="014441F8" w:rsidRPr="3BAB92B8">
              <w:rPr>
                <w:i/>
                <w:iCs/>
                <w:color w:val="000000" w:themeColor="text1"/>
                <w:sz w:val="24"/>
                <w:szCs w:val="24"/>
              </w:rPr>
              <w:t>0</w:t>
            </w:r>
          </w:p>
          <w:p w14:paraId="227DA678" w14:textId="642A46C3" w:rsidR="37AC892B" w:rsidRPr="001318AC" w:rsidRDefault="0A49F8AA" w:rsidP="3BAB92B8">
            <w:pPr>
              <w:spacing w:after="0" w:line="240" w:lineRule="auto"/>
              <w:rPr>
                <w:i/>
                <w:iCs/>
                <w:color w:val="000000" w:themeColor="text1"/>
                <w:sz w:val="24"/>
                <w:szCs w:val="24"/>
              </w:rPr>
            </w:pPr>
            <w:r w:rsidRPr="3BAB92B8">
              <w:rPr>
                <w:i/>
                <w:iCs/>
                <w:color w:val="000000" w:themeColor="text1"/>
                <w:sz w:val="24"/>
                <w:szCs w:val="24"/>
              </w:rPr>
              <w:t>LOP</w:t>
            </w:r>
            <w:r w:rsidR="38D45D10" w:rsidRPr="3BAB92B8">
              <w:rPr>
                <w:i/>
                <w:iCs/>
                <w:color w:val="000000" w:themeColor="text1"/>
                <w:sz w:val="24"/>
                <w:szCs w:val="24"/>
              </w:rPr>
              <w:t xml:space="preserve"> target: </w:t>
            </w:r>
            <w:proofErr w:type="gramStart"/>
            <w:r w:rsidR="38D45D10" w:rsidRPr="3BAB92B8">
              <w:rPr>
                <w:i/>
                <w:iCs/>
                <w:color w:val="000000" w:themeColor="text1"/>
                <w:sz w:val="24"/>
                <w:szCs w:val="24"/>
              </w:rPr>
              <w:t>29</w:t>
            </w:r>
            <w:proofErr w:type="gramEnd"/>
          </w:p>
          <w:p w14:paraId="3F45E775" w14:textId="32F4E030" w:rsidR="000078A5" w:rsidRPr="001318AC" w:rsidRDefault="000078A5" w:rsidP="3BAB92B8">
            <w:pPr>
              <w:spacing w:after="0" w:line="240" w:lineRule="auto"/>
              <w:rPr>
                <w:color w:val="000000" w:themeColor="text1"/>
                <w:sz w:val="24"/>
                <w:szCs w:val="24"/>
              </w:rPr>
            </w:pP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C184FA2" w14:textId="2670B299"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 xml:space="preserve">Outcome 2.1: </w:t>
            </w:r>
          </w:p>
          <w:p w14:paraId="4C828006" w14:textId="77777777" w:rsidR="000078A5" w:rsidRPr="001318AC" w:rsidRDefault="4FF44B17" w:rsidP="3BAB92B8">
            <w:pPr>
              <w:spacing w:after="0" w:line="240" w:lineRule="auto"/>
              <w:rPr>
                <w:color w:val="000000" w:themeColor="text1"/>
                <w:sz w:val="24"/>
                <w:szCs w:val="24"/>
              </w:rPr>
            </w:pPr>
            <w:r w:rsidRPr="3BAB92B8">
              <w:rPr>
                <w:color w:val="000000" w:themeColor="text1"/>
                <w:sz w:val="24"/>
                <w:szCs w:val="24"/>
              </w:rPr>
              <w:t>Labor rights stakeholders participate in the civil society labor advisory network and Working Groups.</w:t>
            </w:r>
          </w:p>
          <w:p w14:paraId="6F835826" w14:textId="42C13C87" w:rsidR="000078A5" w:rsidRPr="001318AC" w:rsidRDefault="000078A5" w:rsidP="3BAB92B8">
            <w:pPr>
              <w:spacing w:after="0" w:line="240" w:lineRule="auto"/>
              <w:rPr>
                <w:color w:val="000000" w:themeColor="text1"/>
                <w:sz w:val="24"/>
                <w:szCs w:val="24"/>
              </w:rPr>
            </w:pPr>
          </w:p>
          <w:p w14:paraId="0A3BD6EC" w14:textId="4376C672" w:rsidR="000078A5" w:rsidRPr="001318AC" w:rsidRDefault="000078A5" w:rsidP="3BAB92B8">
            <w:pPr>
              <w:spacing w:after="0" w:line="240" w:lineRule="auto"/>
              <w:rPr>
                <w:color w:val="000000" w:themeColor="text1"/>
                <w:sz w:val="24"/>
                <w:szCs w:val="24"/>
              </w:rPr>
            </w:pPr>
          </w:p>
          <w:p w14:paraId="07EACBB0" w14:textId="4B5035B5" w:rsidR="000078A5" w:rsidRPr="001318AC" w:rsidRDefault="000078A5" w:rsidP="3BAB92B8">
            <w:pPr>
              <w:spacing w:after="0" w:line="240" w:lineRule="auto"/>
              <w:rPr>
                <w:color w:val="000000" w:themeColor="text1"/>
                <w:sz w:val="24"/>
                <w:szCs w:val="24"/>
              </w:rPr>
            </w:pPr>
          </w:p>
          <w:p w14:paraId="3F45E77B" w14:textId="3CDD6823" w:rsidR="000078A5" w:rsidRPr="001318AC" w:rsidRDefault="000078A5" w:rsidP="3BAB92B8">
            <w:pPr>
              <w:spacing w:after="0" w:line="240" w:lineRule="auto"/>
              <w:rPr>
                <w:b/>
                <w:bCs/>
                <w:color w:val="000000" w:themeColor="text1"/>
                <w:sz w:val="24"/>
                <w:szCs w:val="24"/>
              </w:rPr>
            </w:pPr>
          </w:p>
        </w:tc>
        <w:tc>
          <w:tcPr>
            <w:tcW w:w="40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59EF676" w14:textId="29A18FEB" w:rsidR="000078A5" w:rsidRPr="001318AC" w:rsidRDefault="40ECF533" w:rsidP="3BAB92B8">
            <w:pPr>
              <w:spacing w:after="0" w:line="240" w:lineRule="auto"/>
              <w:rPr>
                <w:rFonts w:eastAsia="Times New Roman"/>
                <w:b/>
                <w:color w:val="000000" w:themeColor="text1"/>
                <w:sz w:val="24"/>
                <w:szCs w:val="24"/>
              </w:rPr>
            </w:pPr>
            <w:r w:rsidRPr="3BAB92B8">
              <w:rPr>
                <w:rFonts w:eastAsia="Times New Roman"/>
                <w:b/>
                <w:bCs/>
                <w:color w:val="000000" w:themeColor="text1"/>
                <w:sz w:val="24"/>
                <w:szCs w:val="24"/>
              </w:rPr>
              <w:t>Outcome Indicator 2.1:</w:t>
            </w:r>
          </w:p>
          <w:p w14:paraId="4DC103FA" w14:textId="1E05FC27" w:rsidR="000078A5" w:rsidRPr="001318AC" w:rsidRDefault="6F2DA6FC" w:rsidP="3BAB92B8">
            <w:pPr>
              <w:spacing w:after="0" w:line="240" w:lineRule="auto"/>
              <w:rPr>
                <w:i/>
                <w:iCs/>
                <w:color w:val="000000" w:themeColor="text1"/>
                <w:sz w:val="24"/>
                <w:szCs w:val="24"/>
              </w:rPr>
            </w:pPr>
            <w:r w:rsidRPr="3BAB92B8">
              <w:rPr>
                <w:color w:val="000000" w:themeColor="text1"/>
                <w:sz w:val="24"/>
                <w:szCs w:val="24"/>
              </w:rPr>
              <w:t xml:space="preserve">2.1.1 </w:t>
            </w:r>
            <w:r w:rsidR="0162F469" w:rsidRPr="3BAB92B8">
              <w:rPr>
                <w:color w:val="000000" w:themeColor="text1"/>
                <w:sz w:val="24"/>
                <w:szCs w:val="24"/>
              </w:rPr>
              <w:t xml:space="preserve">DRL.4.3-1 </w:t>
            </w:r>
            <w:r w:rsidR="08E4D123" w:rsidRPr="3BAB92B8">
              <w:rPr>
                <w:color w:val="000000" w:themeColor="text1"/>
                <w:sz w:val="24"/>
                <w:szCs w:val="24"/>
              </w:rPr>
              <w:t xml:space="preserve"># of newly formed labor networks implementing strategic plans </w:t>
            </w:r>
            <w:r w:rsidR="08E4D123" w:rsidRPr="3BAB92B8">
              <w:rPr>
                <w:i/>
                <w:iCs/>
                <w:color w:val="000000" w:themeColor="text1"/>
                <w:sz w:val="24"/>
                <w:szCs w:val="24"/>
              </w:rPr>
              <w:t>(Target</w:t>
            </w:r>
            <w:r w:rsidR="46C19CB4" w:rsidRPr="3BAB92B8">
              <w:rPr>
                <w:i/>
                <w:iCs/>
                <w:color w:val="000000" w:themeColor="text1"/>
                <w:sz w:val="24"/>
                <w:szCs w:val="24"/>
              </w:rPr>
              <w:t xml:space="preserve"> 1)</w:t>
            </w:r>
          </w:p>
          <w:p w14:paraId="65E75A29" w14:textId="22DF7AD7" w:rsidR="00DE52A8" w:rsidRPr="001318AC" w:rsidRDefault="0EE93B84"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67FBFC78" w:rsidRPr="3BAB92B8">
              <w:rPr>
                <w:i/>
                <w:iCs/>
                <w:color w:val="000000" w:themeColor="text1"/>
                <w:sz w:val="24"/>
                <w:szCs w:val="24"/>
              </w:rPr>
              <w:t xml:space="preserve"> target: </w:t>
            </w:r>
            <w:r w:rsidR="6EC8041B" w:rsidRPr="3BAB92B8">
              <w:rPr>
                <w:i/>
                <w:iCs/>
                <w:color w:val="000000" w:themeColor="text1"/>
                <w:sz w:val="24"/>
                <w:szCs w:val="24"/>
              </w:rPr>
              <w:t>0</w:t>
            </w:r>
          </w:p>
          <w:p w14:paraId="3F45E77E" w14:textId="2E426B52" w:rsidR="00DE52A8" w:rsidRPr="001318AC" w:rsidRDefault="6F3324BD" w:rsidP="3BAB92B8">
            <w:pPr>
              <w:spacing w:after="0" w:line="240" w:lineRule="auto"/>
              <w:rPr>
                <w:i/>
                <w:iCs/>
                <w:color w:val="000000" w:themeColor="text1"/>
                <w:sz w:val="24"/>
                <w:szCs w:val="24"/>
              </w:rPr>
            </w:pPr>
            <w:r w:rsidRPr="3BAB92B8">
              <w:rPr>
                <w:i/>
                <w:iCs/>
                <w:color w:val="000000" w:themeColor="text1"/>
                <w:sz w:val="24"/>
                <w:szCs w:val="24"/>
              </w:rPr>
              <w:t>LOP</w:t>
            </w:r>
            <w:r w:rsidR="3B29F4F1" w:rsidRPr="3BAB92B8">
              <w:rPr>
                <w:i/>
                <w:iCs/>
                <w:color w:val="000000" w:themeColor="text1"/>
                <w:sz w:val="24"/>
                <w:szCs w:val="24"/>
              </w:rPr>
              <w:t xml:space="preserve"> target: 1</w:t>
            </w:r>
          </w:p>
        </w:tc>
      </w:tr>
      <w:tr w:rsidR="000078A5" w:rsidRPr="00C5210C" w14:paraId="1A03AF63" w14:textId="77777777" w:rsidTr="4AF3F0B7">
        <w:trPr>
          <w:trHeight w:val="684"/>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14:paraId="06A8EFC9" w14:textId="797E1E1A" w:rsidR="000078A5" w:rsidRPr="001318AC" w:rsidRDefault="40ECF533" w:rsidP="3BAB92B8">
            <w:pPr>
              <w:spacing w:after="0" w:line="240" w:lineRule="auto"/>
              <w:rPr>
                <w:color w:val="000000" w:themeColor="text1"/>
                <w:sz w:val="24"/>
                <w:szCs w:val="24"/>
              </w:rPr>
            </w:pPr>
            <w:r w:rsidRPr="3BAB92B8">
              <w:rPr>
                <w:b/>
                <w:bCs/>
                <w:color w:val="000000" w:themeColor="text1"/>
                <w:sz w:val="24"/>
                <w:szCs w:val="24"/>
              </w:rPr>
              <w:t xml:space="preserve">Objective 3: </w:t>
            </w:r>
            <w:r w:rsidR="37522818" w:rsidRPr="3BAB92B8">
              <w:rPr>
                <w:color w:val="000000" w:themeColor="text1"/>
                <w:sz w:val="24"/>
                <w:szCs w:val="24"/>
              </w:rPr>
              <w:t>Strengthen the capacity of civil society actors, independent unions, and workers to monitor and report labor and human right abuses, to prepare to effectively document violations, and make strategic use of reporting and enforcement mechanisms related to the operation of the games.</w:t>
            </w:r>
          </w:p>
        </w:tc>
      </w:tr>
      <w:tr w:rsidR="000078A5" w:rsidRPr="00C5210C" w14:paraId="4B99E07E" w14:textId="77777777" w:rsidTr="4AF3F0B7">
        <w:trPr>
          <w:trHeight w:val="684"/>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678DF26B" w14:textId="31D445EB" w:rsidR="000078A5" w:rsidRPr="001318AC" w:rsidRDefault="40ECF533" w:rsidP="3BAB92B8">
            <w:pPr>
              <w:spacing w:after="0" w:line="240" w:lineRule="auto"/>
              <w:rPr>
                <w:color w:val="000000" w:themeColor="text1"/>
                <w:sz w:val="24"/>
                <w:szCs w:val="24"/>
              </w:rPr>
            </w:pPr>
            <w:r w:rsidRPr="3BAB92B8">
              <w:rPr>
                <w:b/>
                <w:bCs/>
                <w:color w:val="000000" w:themeColor="text1"/>
                <w:sz w:val="24"/>
                <w:szCs w:val="24"/>
              </w:rPr>
              <w:t>Activity 3:</w:t>
            </w:r>
            <w:r w:rsidRPr="3BAB92B8">
              <w:rPr>
                <w:color w:val="000000" w:themeColor="text1"/>
                <w:sz w:val="24"/>
                <w:szCs w:val="24"/>
              </w:rPr>
              <w:t xml:space="preserve"> </w:t>
            </w:r>
            <w:r w:rsidR="542504CD" w:rsidRPr="3BAB92B8">
              <w:rPr>
                <w:color w:val="000000" w:themeColor="text1"/>
                <w:sz w:val="24"/>
                <w:szCs w:val="24"/>
              </w:rPr>
              <w:t>Develop training programs for human rights and labor rights defenders on monitoring, case development, and filing processes for existing grievance and conciliation procedures, and assist with the planning and implementation of alternative grievance procedures.</w:t>
            </w:r>
          </w:p>
        </w:tc>
      </w:tr>
      <w:tr w:rsidR="000078A5" w:rsidRPr="00C5210C" w14:paraId="3EC03720" w14:textId="77777777" w:rsidTr="4AF3F0B7">
        <w:trPr>
          <w:trHeight w:val="684"/>
          <w:jc w:val="center"/>
        </w:trPr>
        <w:tc>
          <w:tcPr>
            <w:tcW w:w="3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2F4268" w14:textId="1A7DDB3A" w:rsidR="000078A5" w:rsidRPr="001318AC" w:rsidRDefault="4FF44B17" w:rsidP="3BAB92B8">
            <w:pPr>
              <w:spacing w:after="0" w:line="240" w:lineRule="auto"/>
              <w:rPr>
                <w:b/>
                <w:bCs/>
                <w:color w:val="000000" w:themeColor="text1"/>
                <w:sz w:val="24"/>
                <w:szCs w:val="24"/>
              </w:rPr>
            </w:pPr>
            <w:r w:rsidRPr="51D768D9">
              <w:rPr>
                <w:b/>
                <w:color w:val="000000" w:themeColor="text1"/>
                <w:sz w:val="24"/>
                <w:szCs w:val="24"/>
              </w:rPr>
              <w:t>Output 3.1:</w:t>
            </w:r>
          </w:p>
          <w:p w14:paraId="503D20CC" w14:textId="3DFDB326" w:rsidR="000078A5" w:rsidRPr="001318AC" w:rsidRDefault="560D5F15" w:rsidP="3BAB92B8">
            <w:pPr>
              <w:spacing w:after="0" w:line="240" w:lineRule="auto"/>
              <w:rPr>
                <w:b/>
                <w:bCs/>
                <w:color w:val="000000" w:themeColor="text1"/>
                <w:sz w:val="24"/>
                <w:szCs w:val="24"/>
              </w:rPr>
            </w:pPr>
            <w:r w:rsidRPr="088D340A">
              <w:rPr>
                <w:color w:val="000000" w:themeColor="text1"/>
                <w:sz w:val="24"/>
                <w:szCs w:val="24"/>
              </w:rPr>
              <w:t xml:space="preserve">Human rights and labor rights </w:t>
            </w:r>
            <w:r w:rsidR="53EAD78E" w:rsidRPr="088D340A">
              <w:rPr>
                <w:color w:val="000000" w:themeColor="text1"/>
                <w:sz w:val="24"/>
                <w:szCs w:val="24"/>
              </w:rPr>
              <w:t>organizations</w:t>
            </w:r>
            <w:r w:rsidR="59B0BE39" w:rsidRPr="088D340A">
              <w:rPr>
                <w:color w:val="000000" w:themeColor="text1"/>
                <w:sz w:val="24"/>
                <w:szCs w:val="24"/>
              </w:rPr>
              <w:t xml:space="preserve"> </w:t>
            </w:r>
            <w:r w:rsidRPr="088D340A">
              <w:rPr>
                <w:color w:val="000000" w:themeColor="text1"/>
                <w:sz w:val="24"/>
                <w:szCs w:val="24"/>
              </w:rPr>
              <w:t xml:space="preserve">are trained </w:t>
            </w:r>
            <w:r w:rsidR="2727F812" w:rsidRPr="088D340A">
              <w:rPr>
                <w:color w:val="000000" w:themeColor="text1"/>
                <w:sz w:val="24"/>
                <w:szCs w:val="24"/>
              </w:rPr>
              <w:t>in</w:t>
            </w:r>
            <w:r w:rsidRPr="088D340A">
              <w:rPr>
                <w:color w:val="000000" w:themeColor="text1"/>
                <w:sz w:val="24"/>
                <w:szCs w:val="24"/>
              </w:rPr>
              <w:t xml:space="preserve"> monitoring, case development and filing processes for both- existing and alternative- grievance procedures. </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2B152" w14:textId="763B7B9B" w:rsidR="000078A5" w:rsidRPr="001318AC" w:rsidRDefault="40ECF533" w:rsidP="3BAB92B8">
            <w:pPr>
              <w:spacing w:after="0" w:line="240" w:lineRule="auto"/>
              <w:rPr>
                <w:b/>
                <w:bCs/>
                <w:color w:val="000000" w:themeColor="text1"/>
                <w:sz w:val="24"/>
                <w:szCs w:val="24"/>
              </w:rPr>
            </w:pPr>
            <w:r w:rsidRPr="3BAB92B8">
              <w:rPr>
                <w:b/>
                <w:bCs/>
                <w:color w:val="000000" w:themeColor="text1"/>
                <w:sz w:val="24"/>
                <w:szCs w:val="24"/>
              </w:rPr>
              <w:t xml:space="preserve">Output Indicator 3.1: </w:t>
            </w:r>
          </w:p>
          <w:p w14:paraId="0019B439" w14:textId="77777777" w:rsidR="000078A5" w:rsidRPr="001318AC" w:rsidRDefault="4FF44B17" w:rsidP="3BAB92B8">
            <w:pPr>
              <w:spacing w:after="0" w:line="240" w:lineRule="auto"/>
              <w:rPr>
                <w:i/>
                <w:color w:val="000000" w:themeColor="text1"/>
                <w:sz w:val="24"/>
                <w:szCs w:val="24"/>
              </w:rPr>
            </w:pPr>
            <w:r w:rsidRPr="3BAB92B8">
              <w:rPr>
                <w:color w:val="000000" w:themeColor="text1"/>
                <w:sz w:val="24"/>
                <w:szCs w:val="24"/>
              </w:rPr>
              <w:t xml:space="preserve">3.1.1 # </w:t>
            </w:r>
            <w:r w:rsidR="224FE6B6" w:rsidRPr="3BAB92B8">
              <w:rPr>
                <w:color w:val="000000" w:themeColor="text1"/>
                <w:sz w:val="24"/>
                <w:szCs w:val="24"/>
              </w:rPr>
              <w:t xml:space="preserve">of human rights and labor rights organizations that receive training or orientation from the project </w:t>
            </w:r>
            <w:r w:rsidRPr="3BAB92B8">
              <w:rPr>
                <w:i/>
                <w:iCs/>
                <w:color w:val="000000" w:themeColor="text1"/>
                <w:sz w:val="24"/>
                <w:szCs w:val="24"/>
              </w:rPr>
              <w:t xml:space="preserve">(Target: </w:t>
            </w:r>
            <w:r w:rsidR="11A1E128" w:rsidRPr="3BAB92B8">
              <w:rPr>
                <w:i/>
                <w:iCs/>
                <w:color w:val="000000" w:themeColor="text1"/>
                <w:sz w:val="24"/>
                <w:szCs w:val="24"/>
              </w:rPr>
              <w:t>15</w:t>
            </w:r>
            <w:r w:rsidRPr="3BAB92B8">
              <w:rPr>
                <w:i/>
                <w:iCs/>
                <w:color w:val="000000" w:themeColor="text1"/>
                <w:sz w:val="24"/>
                <w:szCs w:val="24"/>
              </w:rPr>
              <w:t>)</w:t>
            </w:r>
          </w:p>
          <w:p w14:paraId="4F083E56" w14:textId="0E20BDCA" w:rsidR="008D126A" w:rsidRPr="001318AC" w:rsidRDefault="20B4371F" w:rsidP="3BAB92B8">
            <w:pPr>
              <w:spacing w:after="0" w:line="240" w:lineRule="auto"/>
              <w:rPr>
                <w:i/>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30A177FB" w:rsidRPr="3BAB92B8">
              <w:rPr>
                <w:i/>
                <w:iCs/>
                <w:color w:val="000000" w:themeColor="text1"/>
                <w:sz w:val="24"/>
                <w:szCs w:val="24"/>
              </w:rPr>
              <w:t xml:space="preserve"> target: </w:t>
            </w:r>
            <w:r w:rsidR="0C308429" w:rsidRPr="3BAB92B8">
              <w:rPr>
                <w:i/>
                <w:iCs/>
                <w:color w:val="000000" w:themeColor="text1"/>
                <w:sz w:val="24"/>
                <w:szCs w:val="24"/>
              </w:rPr>
              <w:t>15</w:t>
            </w:r>
          </w:p>
          <w:p w14:paraId="54200ECB" w14:textId="4F98DEA8" w:rsidR="008D126A" w:rsidRPr="001318AC" w:rsidRDefault="54FF46FE" w:rsidP="3BAB92B8">
            <w:pPr>
              <w:spacing w:after="0" w:line="240" w:lineRule="auto"/>
              <w:rPr>
                <w:i/>
                <w:color w:val="000000" w:themeColor="text1"/>
                <w:sz w:val="24"/>
                <w:szCs w:val="24"/>
              </w:rPr>
            </w:pPr>
            <w:r w:rsidRPr="3BAB92B8">
              <w:rPr>
                <w:i/>
                <w:iCs/>
                <w:color w:val="000000" w:themeColor="text1"/>
                <w:sz w:val="24"/>
                <w:szCs w:val="24"/>
              </w:rPr>
              <w:t>LOP</w:t>
            </w:r>
            <w:r w:rsidR="37888067" w:rsidRPr="3BAB92B8">
              <w:rPr>
                <w:i/>
                <w:iCs/>
                <w:color w:val="000000" w:themeColor="text1"/>
                <w:sz w:val="24"/>
                <w:szCs w:val="24"/>
              </w:rPr>
              <w:t xml:space="preserve"> target: 30</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33EB03" w14:textId="492D1103"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Outcome 3.1:</w:t>
            </w:r>
            <w:r w:rsidRPr="3BAB92B8">
              <w:rPr>
                <w:color w:val="000000" w:themeColor="text1"/>
                <w:sz w:val="24"/>
                <w:szCs w:val="24"/>
              </w:rPr>
              <w:t xml:space="preserve"> </w:t>
            </w:r>
          </w:p>
          <w:p w14:paraId="0360FD07" w14:textId="0779AF3B" w:rsidR="000078A5" w:rsidRPr="001318AC" w:rsidRDefault="0D667CBC" w:rsidP="3BAB92B8">
            <w:pPr>
              <w:spacing w:after="0" w:line="240" w:lineRule="auto"/>
              <w:rPr>
                <w:color w:val="000000" w:themeColor="text1"/>
                <w:sz w:val="24"/>
                <w:szCs w:val="24"/>
              </w:rPr>
            </w:pPr>
            <w:r w:rsidRPr="088D340A">
              <w:rPr>
                <w:color w:val="000000" w:themeColor="text1"/>
                <w:sz w:val="24"/>
                <w:szCs w:val="24"/>
              </w:rPr>
              <w:t xml:space="preserve">Human rights and labor rights organizations understand and raise awareness </w:t>
            </w:r>
            <w:r w:rsidR="500C50AD" w:rsidRPr="088D340A">
              <w:rPr>
                <w:color w:val="000000" w:themeColor="text1"/>
                <w:sz w:val="24"/>
                <w:szCs w:val="24"/>
              </w:rPr>
              <w:t>on</w:t>
            </w:r>
            <w:r w:rsidR="798941EB" w:rsidRPr="088D340A">
              <w:rPr>
                <w:color w:val="000000" w:themeColor="text1"/>
                <w:sz w:val="24"/>
                <w:szCs w:val="24"/>
              </w:rPr>
              <w:t xml:space="preserve"> </w:t>
            </w:r>
            <w:r w:rsidR="560D5F15" w:rsidRPr="088D340A">
              <w:rPr>
                <w:color w:val="000000" w:themeColor="text1"/>
                <w:sz w:val="24"/>
                <w:szCs w:val="24"/>
              </w:rPr>
              <w:t>monitoring, case development and filing processes for existing and alternative grievance procedures.</w:t>
            </w:r>
          </w:p>
          <w:p w14:paraId="6CE47608" w14:textId="51E8242E" w:rsidR="000078A5" w:rsidRPr="001318AC" w:rsidRDefault="000078A5" w:rsidP="3BAB92B8">
            <w:pPr>
              <w:spacing w:after="0" w:line="240" w:lineRule="auto"/>
              <w:rPr>
                <w:b/>
                <w:bCs/>
                <w:color w:val="000000" w:themeColor="text1"/>
                <w:sz w:val="24"/>
                <w:szCs w:val="24"/>
              </w:rPr>
            </w:pPr>
          </w:p>
        </w:tc>
        <w:tc>
          <w:tcPr>
            <w:tcW w:w="4011" w:type="dxa"/>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2539013F" w14:textId="6E85C062" w:rsidR="000078A5" w:rsidRPr="001318AC" w:rsidRDefault="5B1704DE" w:rsidP="3BAB92B8">
            <w:pPr>
              <w:spacing w:after="0" w:line="240" w:lineRule="auto"/>
              <w:rPr>
                <w:b/>
                <w:bCs/>
                <w:color w:val="000000" w:themeColor="text1"/>
                <w:sz w:val="24"/>
                <w:szCs w:val="24"/>
              </w:rPr>
            </w:pPr>
            <w:r w:rsidRPr="3BAB92B8">
              <w:rPr>
                <w:b/>
                <w:bCs/>
                <w:color w:val="000000" w:themeColor="text1"/>
                <w:sz w:val="24"/>
                <w:szCs w:val="24"/>
              </w:rPr>
              <w:t>Outcome Indicator 3.1:</w:t>
            </w:r>
          </w:p>
          <w:p w14:paraId="13910D84" w14:textId="226F743B" w:rsidR="000078A5" w:rsidRPr="001318AC" w:rsidRDefault="46F6EE41" w:rsidP="63DD642B">
            <w:pPr>
              <w:spacing w:after="0" w:line="240" w:lineRule="auto"/>
              <w:rPr>
                <w:color w:val="000000" w:themeColor="text1"/>
                <w:sz w:val="24"/>
                <w:szCs w:val="24"/>
              </w:rPr>
            </w:pPr>
            <w:r w:rsidRPr="3BAB92B8">
              <w:rPr>
                <w:color w:val="000000" w:themeColor="text1"/>
                <w:sz w:val="24"/>
                <w:szCs w:val="24"/>
              </w:rPr>
              <w:t>3.1.1 # of human rights and labor rights organizations</w:t>
            </w:r>
            <w:r w:rsidR="5F13C837" w:rsidRPr="3BAB92B8">
              <w:rPr>
                <w:color w:val="000000" w:themeColor="text1"/>
                <w:sz w:val="24"/>
                <w:szCs w:val="24"/>
              </w:rPr>
              <w:t xml:space="preserve"> </w:t>
            </w:r>
            <w:r w:rsidR="6BDC3D2B" w:rsidRPr="3BAB92B8">
              <w:rPr>
                <w:color w:val="000000" w:themeColor="text1"/>
                <w:sz w:val="24"/>
                <w:szCs w:val="24"/>
              </w:rPr>
              <w:t xml:space="preserve">promoting </w:t>
            </w:r>
            <w:r w:rsidR="1D52B8A2" w:rsidRPr="3BAB92B8">
              <w:rPr>
                <w:color w:val="000000" w:themeColor="text1"/>
                <w:sz w:val="24"/>
                <w:szCs w:val="24"/>
              </w:rPr>
              <w:t>information related to grievance mechanisms</w:t>
            </w:r>
            <w:r w:rsidR="60BF4092" w:rsidRPr="3BAB92B8">
              <w:rPr>
                <w:color w:val="000000" w:themeColor="text1"/>
                <w:sz w:val="24"/>
                <w:szCs w:val="24"/>
              </w:rPr>
              <w:t>, through digital or print media</w:t>
            </w:r>
            <w:r w:rsidR="1D52B8A2" w:rsidRPr="3BAB92B8">
              <w:rPr>
                <w:color w:val="000000" w:themeColor="text1"/>
                <w:sz w:val="24"/>
                <w:szCs w:val="24"/>
              </w:rPr>
              <w:t xml:space="preserve"> </w:t>
            </w:r>
            <w:r w:rsidR="5CCAE87D"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5CCAE87D" w:rsidRPr="3BAB92B8">
              <w:rPr>
                <w:i/>
                <w:iCs/>
                <w:color w:val="000000" w:themeColor="text1"/>
                <w:sz w:val="24"/>
                <w:szCs w:val="24"/>
              </w:rPr>
              <w:t xml:space="preserve"> target: 5)</w:t>
            </w:r>
          </w:p>
        </w:tc>
      </w:tr>
      <w:tr w:rsidR="000078A5" w:rsidRPr="00C5210C" w14:paraId="58726337" w14:textId="77777777" w:rsidTr="4AF3F0B7">
        <w:trPr>
          <w:trHeight w:val="684"/>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5BBF6429" w14:textId="2E40B282" w:rsidR="000078A5" w:rsidRPr="001318AC" w:rsidRDefault="40ECF533" w:rsidP="3BAB92B8">
            <w:pPr>
              <w:spacing w:after="0" w:line="240" w:lineRule="auto"/>
              <w:rPr>
                <w:color w:val="000000" w:themeColor="text1"/>
                <w:sz w:val="24"/>
                <w:szCs w:val="24"/>
              </w:rPr>
            </w:pPr>
            <w:r w:rsidRPr="3BAB92B8">
              <w:rPr>
                <w:b/>
                <w:bCs/>
                <w:color w:val="000000" w:themeColor="text1"/>
                <w:sz w:val="24"/>
                <w:szCs w:val="24"/>
              </w:rPr>
              <w:t xml:space="preserve">Activity 4: </w:t>
            </w:r>
            <w:r w:rsidR="2CC34CB9" w:rsidRPr="3BAB92B8">
              <w:rPr>
                <w:color w:val="000000" w:themeColor="text1"/>
                <w:sz w:val="24"/>
                <w:szCs w:val="24"/>
              </w:rPr>
              <w:t>Strengthen collaboration between civil society and journalists to monitor and report on labor rights impacts during the lifecycle of the games, including tracking violations and complaints submitted to grievance channels.</w:t>
            </w:r>
          </w:p>
        </w:tc>
      </w:tr>
      <w:tr w:rsidR="000078A5" w:rsidRPr="00C5210C" w14:paraId="6170349B" w14:textId="77777777" w:rsidTr="4AF3F0B7">
        <w:trPr>
          <w:trHeight w:val="684"/>
          <w:jc w:val="center"/>
        </w:trPr>
        <w:tc>
          <w:tcPr>
            <w:tcW w:w="3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2C7BCD" w14:textId="75ED3ED2" w:rsidR="000078A5" w:rsidRPr="001318AC" w:rsidRDefault="4FF44B17" w:rsidP="3BAB92B8">
            <w:pPr>
              <w:spacing w:after="0" w:line="240" w:lineRule="auto"/>
              <w:rPr>
                <w:b/>
                <w:color w:val="000000" w:themeColor="text1"/>
                <w:sz w:val="24"/>
                <w:szCs w:val="24"/>
              </w:rPr>
            </w:pPr>
            <w:r w:rsidRPr="3BAB92B8">
              <w:rPr>
                <w:b/>
                <w:bCs/>
                <w:color w:val="000000" w:themeColor="text1"/>
                <w:sz w:val="24"/>
                <w:szCs w:val="24"/>
              </w:rPr>
              <w:t>Output 4.1:</w:t>
            </w:r>
          </w:p>
          <w:p w14:paraId="627DAA97" w14:textId="0D9C25DD" w:rsidR="000078A5" w:rsidRPr="001318AC" w:rsidRDefault="4FF44B17" w:rsidP="3BAB92B8">
            <w:pPr>
              <w:spacing w:after="0" w:line="240" w:lineRule="auto"/>
              <w:rPr>
                <w:color w:val="000000" w:themeColor="text1"/>
                <w:sz w:val="24"/>
                <w:szCs w:val="24"/>
              </w:rPr>
            </w:pPr>
            <w:r w:rsidRPr="3BAB92B8">
              <w:rPr>
                <w:color w:val="000000" w:themeColor="text1"/>
                <w:sz w:val="24"/>
                <w:szCs w:val="24"/>
              </w:rPr>
              <w:t>Collaboration with journalists to monitor and report labor rights impact during lifecycle of the United 2026 games strengthened.</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05E7B9" w14:textId="1CD6F33B" w:rsidR="000078A5" w:rsidRPr="001318AC" w:rsidRDefault="40ECF533" w:rsidP="3BAB92B8">
            <w:pPr>
              <w:spacing w:after="0" w:line="240" w:lineRule="auto"/>
              <w:rPr>
                <w:b/>
                <w:bCs/>
                <w:color w:val="000000" w:themeColor="text1"/>
                <w:sz w:val="24"/>
                <w:szCs w:val="24"/>
              </w:rPr>
            </w:pPr>
            <w:r w:rsidRPr="3BAB92B8">
              <w:rPr>
                <w:b/>
                <w:bCs/>
                <w:color w:val="000000" w:themeColor="text1"/>
                <w:sz w:val="24"/>
                <w:szCs w:val="24"/>
              </w:rPr>
              <w:t>Output Indicator 4.1:</w:t>
            </w:r>
          </w:p>
          <w:p w14:paraId="3274B20A" w14:textId="604D05FB" w:rsidR="000078A5" w:rsidRPr="001318AC" w:rsidRDefault="2380DB63" w:rsidP="3BAB92B8">
            <w:pPr>
              <w:spacing w:after="0" w:line="240" w:lineRule="auto"/>
              <w:rPr>
                <w:i/>
                <w:iCs/>
                <w:color w:val="000000" w:themeColor="text1"/>
                <w:sz w:val="24"/>
                <w:szCs w:val="24"/>
              </w:rPr>
            </w:pPr>
            <w:r w:rsidRPr="3BAB92B8">
              <w:rPr>
                <w:color w:val="000000" w:themeColor="text1"/>
                <w:sz w:val="24"/>
                <w:szCs w:val="24"/>
              </w:rPr>
              <w:t xml:space="preserve">4.1.1 </w:t>
            </w:r>
            <w:r w:rsidR="67EB0333" w:rsidRPr="3BAB92B8">
              <w:rPr>
                <w:color w:val="000000" w:themeColor="text1"/>
                <w:sz w:val="24"/>
                <w:szCs w:val="24"/>
              </w:rPr>
              <w:t xml:space="preserve">DRL.10 (DR.5.2-2) </w:t>
            </w:r>
            <w:r w:rsidR="4FF44B17" w:rsidRPr="3BAB92B8">
              <w:rPr>
                <w:color w:val="000000" w:themeColor="text1"/>
                <w:sz w:val="24"/>
                <w:szCs w:val="24"/>
              </w:rPr>
              <w:t xml:space="preserve"># </w:t>
            </w:r>
            <w:r w:rsidRPr="3BAB92B8">
              <w:rPr>
                <w:color w:val="000000" w:themeColor="text1"/>
                <w:sz w:val="24"/>
                <w:szCs w:val="24"/>
              </w:rPr>
              <w:t>of journalists trained and supported</w:t>
            </w:r>
            <w:r w:rsidR="4FF44B17" w:rsidRPr="3BAB92B8">
              <w:rPr>
                <w:color w:val="000000" w:themeColor="text1"/>
                <w:sz w:val="24"/>
                <w:szCs w:val="24"/>
              </w:rPr>
              <w:t xml:space="preserve"> </w:t>
            </w:r>
            <w:r w:rsidR="4FF44B17" w:rsidRPr="3BAB92B8">
              <w:rPr>
                <w:i/>
                <w:iCs/>
                <w:color w:val="000000" w:themeColor="text1"/>
                <w:sz w:val="24"/>
                <w:szCs w:val="24"/>
              </w:rPr>
              <w:t xml:space="preserve">(Target: </w:t>
            </w:r>
            <w:r w:rsidR="7CFF3491" w:rsidRPr="3BAB92B8">
              <w:rPr>
                <w:i/>
                <w:iCs/>
                <w:color w:val="000000" w:themeColor="text1"/>
                <w:sz w:val="24"/>
                <w:szCs w:val="24"/>
              </w:rPr>
              <w:t>6</w:t>
            </w:r>
            <w:r w:rsidR="4FF44B17" w:rsidRPr="3BAB92B8">
              <w:rPr>
                <w:i/>
                <w:iCs/>
                <w:color w:val="000000" w:themeColor="text1"/>
                <w:sz w:val="24"/>
                <w:szCs w:val="24"/>
              </w:rPr>
              <w:t>0)</w:t>
            </w:r>
          </w:p>
          <w:p w14:paraId="0EF7A77E" w14:textId="06DDC1B2" w:rsidR="00767DA3" w:rsidRPr="001318AC" w:rsidRDefault="4F805550" w:rsidP="3BAB92B8">
            <w:pPr>
              <w:spacing w:after="0" w:line="240" w:lineRule="auto"/>
              <w:rPr>
                <w:i/>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738DAA28" w:rsidRPr="3BAB92B8">
              <w:rPr>
                <w:i/>
                <w:iCs/>
                <w:color w:val="000000" w:themeColor="text1"/>
                <w:sz w:val="24"/>
                <w:szCs w:val="24"/>
              </w:rPr>
              <w:t xml:space="preserve"> target: </w:t>
            </w:r>
            <w:r w:rsidR="1753ECF1" w:rsidRPr="3BAB92B8">
              <w:rPr>
                <w:i/>
                <w:iCs/>
                <w:color w:val="000000" w:themeColor="text1"/>
                <w:sz w:val="24"/>
                <w:szCs w:val="24"/>
              </w:rPr>
              <w:t>20</w:t>
            </w:r>
          </w:p>
          <w:p w14:paraId="0A064038" w14:textId="0129FE18" w:rsidR="00767DA3" w:rsidRPr="001318AC" w:rsidRDefault="3130891B" w:rsidP="3BAB92B8">
            <w:pPr>
              <w:spacing w:after="0" w:line="240" w:lineRule="auto"/>
              <w:rPr>
                <w:i/>
                <w:color w:val="000000" w:themeColor="text1"/>
                <w:sz w:val="24"/>
                <w:szCs w:val="24"/>
              </w:rPr>
            </w:pPr>
            <w:r w:rsidRPr="3BAB92B8">
              <w:rPr>
                <w:i/>
                <w:iCs/>
                <w:color w:val="000000" w:themeColor="text1"/>
                <w:sz w:val="24"/>
                <w:szCs w:val="24"/>
              </w:rPr>
              <w:t>LOP</w:t>
            </w:r>
            <w:r w:rsidR="263CB9A4" w:rsidRPr="3BAB92B8">
              <w:rPr>
                <w:i/>
                <w:iCs/>
                <w:color w:val="000000" w:themeColor="text1"/>
                <w:sz w:val="24"/>
                <w:szCs w:val="24"/>
              </w:rPr>
              <w:t xml:space="preserve"> target: 80</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4510B6" w14:textId="43992121"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Outcome 4.1:</w:t>
            </w:r>
            <w:r w:rsidRPr="3BAB92B8">
              <w:rPr>
                <w:color w:val="000000" w:themeColor="text1"/>
                <w:sz w:val="24"/>
                <w:szCs w:val="24"/>
              </w:rPr>
              <w:t xml:space="preserve"> </w:t>
            </w:r>
          </w:p>
          <w:p w14:paraId="2CDA6442" w14:textId="0415318A" w:rsidR="000078A5" w:rsidRPr="001318AC" w:rsidRDefault="59B0BE39" w:rsidP="3BAB92B8">
            <w:pPr>
              <w:spacing w:after="0" w:line="240" w:lineRule="auto"/>
              <w:rPr>
                <w:color w:val="000000" w:themeColor="text1"/>
                <w:sz w:val="24"/>
                <w:szCs w:val="24"/>
              </w:rPr>
            </w:pPr>
            <w:r w:rsidRPr="088D340A">
              <w:rPr>
                <w:color w:val="000000" w:themeColor="text1"/>
                <w:sz w:val="24"/>
                <w:szCs w:val="24"/>
              </w:rPr>
              <w:t xml:space="preserve">Journalists understand and raise awareness </w:t>
            </w:r>
            <w:r w:rsidR="132BEA7B" w:rsidRPr="088D340A">
              <w:rPr>
                <w:color w:val="000000" w:themeColor="text1"/>
                <w:sz w:val="24"/>
                <w:szCs w:val="24"/>
              </w:rPr>
              <w:t>of</w:t>
            </w:r>
            <w:r w:rsidRPr="088D340A">
              <w:rPr>
                <w:color w:val="000000" w:themeColor="text1"/>
                <w:sz w:val="24"/>
                <w:szCs w:val="24"/>
              </w:rPr>
              <w:t xml:space="preserve"> potential risks and/or violations.  </w:t>
            </w:r>
          </w:p>
        </w:tc>
        <w:tc>
          <w:tcPr>
            <w:tcW w:w="4011" w:type="dxa"/>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20DDDDFE" w14:textId="43A54999" w:rsidR="000078A5" w:rsidRPr="001318AC" w:rsidRDefault="40ECF533" w:rsidP="3BAB92B8">
            <w:pPr>
              <w:spacing w:after="0" w:line="240" w:lineRule="auto"/>
              <w:rPr>
                <w:rFonts w:eastAsia="Times New Roman"/>
                <w:b/>
                <w:color w:val="000000" w:themeColor="text1"/>
                <w:sz w:val="24"/>
                <w:szCs w:val="24"/>
              </w:rPr>
            </w:pPr>
            <w:r w:rsidRPr="3BAB92B8">
              <w:rPr>
                <w:rFonts w:eastAsia="Times New Roman"/>
                <w:b/>
                <w:bCs/>
                <w:color w:val="000000" w:themeColor="text1"/>
                <w:sz w:val="24"/>
                <w:szCs w:val="24"/>
              </w:rPr>
              <w:t>Outcome Indicator 4.1:</w:t>
            </w:r>
          </w:p>
          <w:p w14:paraId="6E1E16A3" w14:textId="13904C11" w:rsidR="000078A5" w:rsidRPr="001318AC" w:rsidRDefault="6A4CFA7F" w:rsidP="3BAB92B8">
            <w:pPr>
              <w:spacing w:after="0" w:line="240" w:lineRule="auto"/>
              <w:rPr>
                <w:i/>
                <w:iCs/>
                <w:color w:val="000000" w:themeColor="text1"/>
                <w:sz w:val="24"/>
                <w:szCs w:val="24"/>
              </w:rPr>
            </w:pPr>
            <w:r w:rsidRPr="3BAB92B8">
              <w:rPr>
                <w:color w:val="000000" w:themeColor="text1"/>
                <w:sz w:val="24"/>
                <w:szCs w:val="24"/>
              </w:rPr>
              <w:t xml:space="preserve">4.1.1 </w:t>
            </w:r>
            <w:r w:rsidR="6BE21791" w:rsidRPr="3BAB92B8">
              <w:rPr>
                <w:color w:val="000000" w:themeColor="text1"/>
                <w:sz w:val="24"/>
                <w:szCs w:val="24"/>
              </w:rPr>
              <w:t xml:space="preserve"># of journalists who report </w:t>
            </w:r>
            <w:r w:rsidR="6F2DA6FC" w:rsidRPr="3BAB92B8">
              <w:rPr>
                <w:color w:val="000000" w:themeColor="text1"/>
                <w:sz w:val="24"/>
                <w:szCs w:val="24"/>
              </w:rPr>
              <w:t xml:space="preserve">on </w:t>
            </w:r>
            <w:r w:rsidR="14681987" w:rsidRPr="3BAB92B8">
              <w:rPr>
                <w:color w:val="000000" w:themeColor="text1"/>
                <w:sz w:val="24"/>
                <w:szCs w:val="24"/>
              </w:rPr>
              <w:t>labor rights issues relevant to United 2026</w:t>
            </w:r>
            <w:r w:rsidR="6FCDF8D6" w:rsidRPr="3BAB92B8">
              <w:rPr>
                <w:color w:val="000000" w:themeColor="text1"/>
                <w:sz w:val="24"/>
                <w:szCs w:val="24"/>
              </w:rPr>
              <w:t xml:space="preserve"> games</w:t>
            </w:r>
            <w:r w:rsidR="56B90F45" w:rsidRPr="3BAB92B8">
              <w:rPr>
                <w:color w:val="000000" w:themeColor="text1"/>
                <w:sz w:val="24"/>
                <w:szCs w:val="24"/>
              </w:rPr>
              <w:t>. Can be articles, blogs, radio</w:t>
            </w:r>
            <w:r w:rsidR="2B11527D" w:rsidRPr="3BAB92B8">
              <w:rPr>
                <w:color w:val="000000" w:themeColor="text1"/>
                <w:sz w:val="24"/>
                <w:szCs w:val="24"/>
              </w:rPr>
              <w:t xml:space="preserve"> or</w:t>
            </w:r>
            <w:r w:rsidR="56B90F45" w:rsidRPr="3BAB92B8">
              <w:rPr>
                <w:color w:val="000000" w:themeColor="text1"/>
                <w:sz w:val="24"/>
                <w:szCs w:val="24"/>
              </w:rPr>
              <w:t xml:space="preserve"> video reports or other new reports that are presented to the public</w:t>
            </w:r>
            <w:r w:rsidR="6BE21791" w:rsidRPr="3BAB92B8">
              <w:rPr>
                <w:color w:val="000000" w:themeColor="text1"/>
                <w:sz w:val="24"/>
                <w:szCs w:val="24"/>
              </w:rPr>
              <w:t xml:space="preserve"> </w:t>
            </w:r>
            <w:r w:rsidR="40ECF533" w:rsidRPr="3BAB92B8">
              <w:rPr>
                <w:i/>
                <w:iCs/>
                <w:color w:val="000000" w:themeColor="text1"/>
                <w:sz w:val="24"/>
                <w:szCs w:val="24"/>
              </w:rPr>
              <w:t xml:space="preserve">(Target: </w:t>
            </w:r>
            <w:r w:rsidR="5755E1FF" w:rsidRPr="3BAB92B8">
              <w:rPr>
                <w:i/>
                <w:iCs/>
                <w:color w:val="000000" w:themeColor="text1"/>
                <w:sz w:val="24"/>
                <w:szCs w:val="24"/>
              </w:rPr>
              <w:t>15</w:t>
            </w:r>
            <w:r w:rsidR="40ECF533" w:rsidRPr="3BAB92B8">
              <w:rPr>
                <w:i/>
                <w:iCs/>
                <w:color w:val="000000" w:themeColor="text1"/>
                <w:sz w:val="24"/>
                <w:szCs w:val="24"/>
              </w:rPr>
              <w:t>)</w:t>
            </w:r>
          </w:p>
          <w:p w14:paraId="2EFB85CC" w14:textId="68E97A64" w:rsidR="00566282" w:rsidRPr="001318AC" w:rsidRDefault="4CDDC046" w:rsidP="5F1B5BB1">
            <w:pPr>
              <w:spacing w:after="0" w:line="240" w:lineRule="auto"/>
              <w:rPr>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39DF8877" w:rsidRPr="3BAB92B8">
              <w:rPr>
                <w:i/>
                <w:iCs/>
                <w:color w:val="000000" w:themeColor="text1"/>
                <w:sz w:val="24"/>
                <w:szCs w:val="24"/>
              </w:rPr>
              <w:t xml:space="preserve"> target: </w:t>
            </w:r>
            <w:r w:rsidR="5755E1FF" w:rsidRPr="3BAB92B8">
              <w:rPr>
                <w:i/>
                <w:iCs/>
                <w:color w:val="000000" w:themeColor="text1"/>
                <w:sz w:val="24"/>
                <w:szCs w:val="24"/>
              </w:rPr>
              <w:t>8</w:t>
            </w:r>
          </w:p>
          <w:p w14:paraId="51450F7E" w14:textId="520DACB8" w:rsidR="00566282" w:rsidRPr="001318AC" w:rsidRDefault="52276C4D" w:rsidP="3BAB92B8">
            <w:pPr>
              <w:spacing w:after="0" w:line="240" w:lineRule="auto"/>
              <w:rPr>
                <w:i/>
                <w:color w:val="000000" w:themeColor="text1"/>
                <w:sz w:val="24"/>
                <w:szCs w:val="24"/>
              </w:rPr>
            </w:pPr>
            <w:r w:rsidRPr="3BAB92B8">
              <w:rPr>
                <w:i/>
                <w:iCs/>
                <w:color w:val="000000" w:themeColor="text1"/>
                <w:sz w:val="24"/>
                <w:szCs w:val="24"/>
              </w:rPr>
              <w:t>LOP</w:t>
            </w:r>
            <w:r w:rsidR="14D25DA7" w:rsidRPr="3BAB92B8">
              <w:rPr>
                <w:i/>
                <w:iCs/>
                <w:color w:val="000000" w:themeColor="text1"/>
                <w:sz w:val="24"/>
                <w:szCs w:val="24"/>
              </w:rPr>
              <w:t xml:space="preserve"> target: 23</w:t>
            </w:r>
          </w:p>
        </w:tc>
      </w:tr>
      <w:tr w:rsidR="000078A5" w:rsidRPr="00C5210C" w14:paraId="6C383014" w14:textId="77777777" w:rsidTr="4AF3F0B7">
        <w:trPr>
          <w:trHeight w:val="458"/>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14:paraId="437B4CA5" w14:textId="7FDA0CDE" w:rsidR="000078A5" w:rsidRPr="001318AC" w:rsidRDefault="40ECF533" w:rsidP="2E3A7B77">
            <w:pPr>
              <w:spacing w:after="0" w:line="240" w:lineRule="auto"/>
              <w:rPr>
                <w:color w:val="000000" w:themeColor="text1"/>
                <w:sz w:val="24"/>
                <w:szCs w:val="24"/>
              </w:rPr>
            </w:pPr>
            <w:r w:rsidRPr="4AF3F0B7">
              <w:rPr>
                <w:b/>
                <w:bCs/>
                <w:color w:val="000000" w:themeColor="text1"/>
                <w:sz w:val="24"/>
                <w:szCs w:val="24"/>
              </w:rPr>
              <w:t xml:space="preserve">Objective 4: </w:t>
            </w:r>
            <w:del w:id="0" w:author="Saskia Cabrera Padilla" w:date="2023-07-02T16:36:00Z">
              <w:r w:rsidRPr="4AF3F0B7" w:rsidDel="40ECF533">
                <w:rPr>
                  <w:color w:val="000000" w:themeColor="text1"/>
                  <w:sz w:val="24"/>
                  <w:szCs w:val="24"/>
                </w:rPr>
                <w:delText>Provide technical assistance to civil society to develop a media campaign to socialize information of labor rights risks in preparation for the United 2026 games</w:delText>
              </w:r>
            </w:del>
            <w:r w:rsidR="71D24AC4" w:rsidRPr="4AF3F0B7">
              <w:rPr>
                <w:color w:val="000000" w:themeColor="text1"/>
                <w:sz w:val="24"/>
                <w:szCs w:val="24"/>
              </w:rPr>
              <w:t xml:space="preserve"> </w:t>
            </w:r>
            <w:ins w:id="1" w:author="Saskia Cabrera Padilla" w:date="2023-07-06T00:47:00Z">
              <w:r w:rsidR="71D24AC4" w:rsidRPr="4AF3F0B7">
                <w:rPr>
                  <w:color w:val="000000" w:themeColor="text1"/>
                  <w:sz w:val="24"/>
                  <w:szCs w:val="24"/>
                </w:rPr>
                <w:t>Increase public awareness of Mexico’s commitments to labor rights regarding the United 2026 games</w:t>
              </w:r>
            </w:ins>
            <w:r w:rsidR="6E24953D" w:rsidRPr="4AF3F0B7">
              <w:rPr>
                <w:color w:val="000000" w:themeColor="text1"/>
                <w:sz w:val="24"/>
                <w:szCs w:val="24"/>
              </w:rPr>
              <w:t>.</w:t>
            </w:r>
          </w:p>
        </w:tc>
      </w:tr>
      <w:tr w:rsidR="000078A5" w:rsidRPr="00C5210C" w14:paraId="63A0EE8C" w14:textId="77777777" w:rsidTr="4AF3F0B7">
        <w:trPr>
          <w:trHeight w:val="684"/>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14:paraId="391B33D9" w14:textId="7F2D903A" w:rsidR="000078A5" w:rsidRPr="001318AC" w:rsidRDefault="40ECF533" w:rsidP="3BAB92B8">
            <w:pPr>
              <w:spacing w:after="0" w:line="240" w:lineRule="auto"/>
              <w:rPr>
                <w:color w:val="000000" w:themeColor="text1"/>
                <w:sz w:val="24"/>
                <w:szCs w:val="24"/>
              </w:rPr>
            </w:pPr>
            <w:r w:rsidRPr="2E3A7B77">
              <w:rPr>
                <w:b/>
                <w:bCs/>
                <w:color w:val="000000" w:themeColor="text1"/>
                <w:sz w:val="24"/>
                <w:szCs w:val="24"/>
              </w:rPr>
              <w:t xml:space="preserve">Activity 5: </w:t>
            </w:r>
            <w:r w:rsidRPr="2E3A7B77">
              <w:rPr>
                <w:color w:val="000000" w:themeColor="text1"/>
                <w:sz w:val="24"/>
                <w:szCs w:val="24"/>
              </w:rPr>
              <w:t>Provide technical assistance to civil society to develop a media campaign to socialize information of labor rights risks, in preparation for the United 2026 games</w:t>
            </w:r>
            <w:r w:rsidR="034F23E8" w:rsidRPr="2E3A7B77">
              <w:rPr>
                <w:color w:val="000000" w:themeColor="text1"/>
                <w:sz w:val="24"/>
                <w:szCs w:val="24"/>
              </w:rPr>
              <w:t>.</w:t>
            </w:r>
          </w:p>
        </w:tc>
      </w:tr>
      <w:tr w:rsidR="000078A5" w:rsidRPr="00C5210C" w14:paraId="6938B273" w14:textId="77777777" w:rsidTr="4AF3F0B7">
        <w:trPr>
          <w:trHeight w:val="684"/>
          <w:jc w:val="center"/>
        </w:trPr>
        <w:tc>
          <w:tcPr>
            <w:tcW w:w="37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4DE5B9" w14:textId="7E04DAE3"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Output 5.1:</w:t>
            </w:r>
          </w:p>
          <w:p w14:paraId="547ADC1E" w14:textId="70CA7C9B" w:rsidR="000078A5" w:rsidRPr="001318AC" w:rsidRDefault="4FF44B17" w:rsidP="3BAB92B8">
            <w:pPr>
              <w:spacing w:after="0" w:line="240" w:lineRule="auto"/>
              <w:rPr>
                <w:color w:val="000000" w:themeColor="text1"/>
                <w:sz w:val="24"/>
                <w:szCs w:val="24"/>
              </w:rPr>
            </w:pPr>
            <w:r w:rsidRPr="3BAB92B8">
              <w:rPr>
                <w:color w:val="000000" w:themeColor="text1"/>
                <w:sz w:val="24"/>
                <w:szCs w:val="24"/>
              </w:rPr>
              <w:t xml:space="preserve">Information sessions for civil society stakeholders, the private sector and democratic unions established to disseminate and promote United 2026 strategy and UN Guiding Principles on Business and Human Rights, particularly as related to internationally recognized workers’ </w:t>
            </w:r>
            <w:proofErr w:type="gramStart"/>
            <w:r w:rsidRPr="3BAB92B8">
              <w:rPr>
                <w:color w:val="000000" w:themeColor="text1"/>
                <w:sz w:val="24"/>
                <w:szCs w:val="24"/>
              </w:rPr>
              <w:t>rights</w:t>
            </w:r>
            <w:proofErr w:type="gramEnd"/>
          </w:p>
          <w:p w14:paraId="5EBDD21D" w14:textId="2F88DDC8" w:rsidR="000078A5" w:rsidRPr="001318AC" w:rsidRDefault="000078A5" w:rsidP="3BAB92B8">
            <w:pPr>
              <w:spacing w:after="0" w:line="240" w:lineRule="auto"/>
              <w:rPr>
                <w:color w:val="000000" w:themeColor="text1"/>
                <w:sz w:val="24"/>
                <w:szCs w:val="24"/>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E84827" w14:textId="54D2A4CB" w:rsidR="000078A5" w:rsidRPr="001318AC" w:rsidRDefault="40ECF533" w:rsidP="3BAB92B8">
            <w:pPr>
              <w:spacing w:after="0" w:line="240" w:lineRule="auto"/>
              <w:rPr>
                <w:b/>
                <w:bCs/>
                <w:color w:val="000000" w:themeColor="text1"/>
                <w:sz w:val="24"/>
                <w:szCs w:val="24"/>
              </w:rPr>
            </w:pPr>
            <w:r w:rsidRPr="3BAB92B8">
              <w:rPr>
                <w:b/>
                <w:bCs/>
                <w:color w:val="000000" w:themeColor="text1"/>
                <w:sz w:val="24"/>
                <w:szCs w:val="24"/>
              </w:rPr>
              <w:t>Output Indicator 5.1:</w:t>
            </w:r>
          </w:p>
          <w:p w14:paraId="0DFD9BF1" w14:textId="00BE79C0" w:rsidR="000078A5" w:rsidRPr="001318AC" w:rsidRDefault="49BBC190" w:rsidP="3BAB92B8">
            <w:pPr>
              <w:spacing w:after="0" w:line="240" w:lineRule="auto"/>
              <w:rPr>
                <w:i/>
                <w:iCs/>
                <w:color w:val="000000" w:themeColor="text1"/>
                <w:sz w:val="24"/>
                <w:szCs w:val="24"/>
              </w:rPr>
            </w:pPr>
            <w:r w:rsidRPr="3BAB92B8">
              <w:rPr>
                <w:color w:val="000000" w:themeColor="text1"/>
                <w:sz w:val="24"/>
                <w:szCs w:val="24"/>
              </w:rPr>
              <w:t xml:space="preserve">5.1.1 </w:t>
            </w:r>
            <w:r w:rsidR="3C4F3E7A" w:rsidRPr="3BAB92B8">
              <w:rPr>
                <w:color w:val="000000" w:themeColor="text1"/>
                <w:sz w:val="24"/>
                <w:szCs w:val="24"/>
              </w:rPr>
              <w:t xml:space="preserve">DRL.4 (DR.4.2-2) </w:t>
            </w:r>
            <w:r w:rsidR="69374F46" w:rsidRPr="3BAB92B8">
              <w:rPr>
                <w:color w:val="000000" w:themeColor="text1"/>
                <w:sz w:val="24"/>
                <w:szCs w:val="24"/>
              </w:rPr>
              <w:t xml:space="preserve"># of civil society organizations (CSOs) receiving USG assistance engaged in advocacy interventions </w:t>
            </w:r>
            <w:r w:rsidR="4FF44B17" w:rsidRPr="3BAB92B8">
              <w:rPr>
                <w:i/>
                <w:iCs/>
                <w:color w:val="000000" w:themeColor="text1"/>
                <w:sz w:val="24"/>
                <w:szCs w:val="24"/>
              </w:rPr>
              <w:t>(Target:</w:t>
            </w:r>
            <w:r w:rsidR="1E7F7725" w:rsidRPr="3BAB92B8">
              <w:rPr>
                <w:i/>
                <w:iCs/>
                <w:color w:val="000000" w:themeColor="text1"/>
                <w:sz w:val="24"/>
                <w:szCs w:val="24"/>
              </w:rPr>
              <w:t>15</w:t>
            </w:r>
            <w:r w:rsidR="4FF44B17" w:rsidRPr="3BAB92B8">
              <w:rPr>
                <w:i/>
                <w:iCs/>
                <w:color w:val="000000" w:themeColor="text1"/>
                <w:sz w:val="24"/>
                <w:szCs w:val="24"/>
              </w:rPr>
              <w:t>)</w:t>
            </w:r>
          </w:p>
          <w:p w14:paraId="10BF746F" w14:textId="5B034388" w:rsidR="000078A5" w:rsidRPr="001318AC" w:rsidRDefault="2DCDCC44"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7FCAAE72" w:rsidRPr="3BAB92B8">
              <w:rPr>
                <w:i/>
                <w:iCs/>
                <w:color w:val="000000" w:themeColor="text1"/>
                <w:sz w:val="24"/>
                <w:szCs w:val="24"/>
              </w:rPr>
              <w:t xml:space="preserve"> target: </w:t>
            </w:r>
            <w:r w:rsidR="2FD5734C" w:rsidRPr="3BAB92B8">
              <w:rPr>
                <w:i/>
                <w:iCs/>
                <w:color w:val="000000" w:themeColor="text1"/>
                <w:sz w:val="24"/>
                <w:szCs w:val="24"/>
              </w:rPr>
              <w:t>15</w:t>
            </w:r>
          </w:p>
          <w:p w14:paraId="023BF02B" w14:textId="23D028DA" w:rsidR="1E654995" w:rsidRPr="001318AC" w:rsidRDefault="7C1FBF4C" w:rsidP="3BAB92B8">
            <w:pPr>
              <w:spacing w:after="0" w:line="240" w:lineRule="auto"/>
              <w:rPr>
                <w:i/>
                <w:iCs/>
                <w:color w:val="000000" w:themeColor="text1"/>
                <w:sz w:val="24"/>
                <w:szCs w:val="24"/>
              </w:rPr>
            </w:pPr>
            <w:r w:rsidRPr="3BAB92B8">
              <w:rPr>
                <w:i/>
                <w:iCs/>
                <w:color w:val="000000" w:themeColor="text1"/>
                <w:sz w:val="24"/>
                <w:szCs w:val="24"/>
              </w:rPr>
              <w:t>LOP</w:t>
            </w:r>
            <w:r w:rsidR="51754B79" w:rsidRPr="3BAB92B8">
              <w:rPr>
                <w:i/>
                <w:iCs/>
                <w:color w:val="000000" w:themeColor="text1"/>
                <w:sz w:val="24"/>
                <w:szCs w:val="24"/>
              </w:rPr>
              <w:t xml:space="preserve"> target: </w:t>
            </w:r>
            <w:proofErr w:type="gramStart"/>
            <w:r w:rsidR="51754B79" w:rsidRPr="3BAB92B8">
              <w:rPr>
                <w:i/>
                <w:iCs/>
                <w:color w:val="000000" w:themeColor="text1"/>
                <w:sz w:val="24"/>
                <w:szCs w:val="24"/>
              </w:rPr>
              <w:t>30</w:t>
            </w:r>
            <w:proofErr w:type="gramEnd"/>
          </w:p>
          <w:p w14:paraId="79C085E3" w14:textId="77777777" w:rsidR="000078A5" w:rsidRPr="001318AC" w:rsidRDefault="000078A5" w:rsidP="3BAB92B8">
            <w:pPr>
              <w:spacing w:after="0" w:line="240" w:lineRule="auto"/>
              <w:rPr>
                <w:color w:val="000000" w:themeColor="text1"/>
                <w:sz w:val="24"/>
                <w:szCs w:val="24"/>
              </w:rPr>
            </w:pPr>
          </w:p>
          <w:p w14:paraId="19AAF14F" w14:textId="4B7F170D" w:rsidR="000078A5" w:rsidRPr="001318AC" w:rsidRDefault="000078A5" w:rsidP="3BAB92B8">
            <w:pPr>
              <w:spacing w:after="0" w:line="240" w:lineRule="auto"/>
              <w:rPr>
                <w:color w:val="000000" w:themeColor="text1"/>
                <w:sz w:val="24"/>
                <w:szCs w:val="24"/>
              </w:rPr>
            </w:pPr>
          </w:p>
          <w:p w14:paraId="46328D5A" w14:textId="7CA2EA83" w:rsidR="000078A5" w:rsidRPr="001318AC" w:rsidRDefault="40ECF533" w:rsidP="3BAB92B8">
            <w:pPr>
              <w:spacing w:after="0" w:line="240" w:lineRule="auto"/>
              <w:rPr>
                <w:i/>
                <w:iCs/>
                <w:color w:val="000000" w:themeColor="text1"/>
                <w:sz w:val="24"/>
                <w:szCs w:val="24"/>
              </w:rPr>
            </w:pPr>
            <w:r w:rsidRPr="3BAB92B8">
              <w:rPr>
                <w:color w:val="000000" w:themeColor="text1"/>
                <w:sz w:val="24"/>
                <w:szCs w:val="24"/>
              </w:rPr>
              <w:t>5.</w:t>
            </w:r>
            <w:r w:rsidR="0E73E42B" w:rsidRPr="3BAB92B8">
              <w:rPr>
                <w:color w:val="000000" w:themeColor="text1"/>
                <w:sz w:val="24"/>
                <w:szCs w:val="24"/>
              </w:rPr>
              <w:t>1</w:t>
            </w:r>
            <w:r w:rsidRPr="3BAB92B8">
              <w:rPr>
                <w:color w:val="000000" w:themeColor="text1"/>
                <w:sz w:val="24"/>
                <w:szCs w:val="24"/>
              </w:rPr>
              <w:t>.</w:t>
            </w:r>
            <w:r w:rsidR="5E5F0C73" w:rsidRPr="3BAB92B8">
              <w:rPr>
                <w:color w:val="000000" w:themeColor="text1"/>
                <w:sz w:val="24"/>
                <w:szCs w:val="24"/>
              </w:rPr>
              <w:t>2</w:t>
            </w:r>
            <w:r w:rsidRPr="3BAB92B8">
              <w:rPr>
                <w:color w:val="000000" w:themeColor="text1"/>
                <w:sz w:val="24"/>
                <w:szCs w:val="24"/>
              </w:rPr>
              <w:t xml:space="preserve"> # </w:t>
            </w:r>
            <w:r w:rsidR="0A8EDB5F" w:rsidRPr="3BAB92B8">
              <w:rPr>
                <w:color w:val="000000" w:themeColor="text1"/>
                <w:sz w:val="24"/>
                <w:szCs w:val="24"/>
              </w:rPr>
              <w:t xml:space="preserve">of informational events organized by the project </w:t>
            </w:r>
            <w:r w:rsidRPr="3BAB92B8">
              <w:rPr>
                <w:i/>
                <w:iCs/>
                <w:color w:val="000000" w:themeColor="text1"/>
                <w:sz w:val="24"/>
                <w:szCs w:val="24"/>
              </w:rPr>
              <w:t>(Target: 12)</w:t>
            </w:r>
          </w:p>
          <w:p w14:paraId="0B268627" w14:textId="59054EC8" w:rsidR="00FB3FA8" w:rsidRPr="001318AC" w:rsidRDefault="30A4296A" w:rsidP="3BAB92B8">
            <w:pPr>
              <w:spacing w:after="0" w:line="240" w:lineRule="auto"/>
              <w:rPr>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440E95ED" w:rsidRPr="3BAB92B8">
              <w:rPr>
                <w:i/>
                <w:iCs/>
                <w:color w:val="000000" w:themeColor="text1"/>
                <w:sz w:val="24"/>
                <w:szCs w:val="24"/>
              </w:rPr>
              <w:t xml:space="preserve"> target: </w:t>
            </w:r>
            <w:r w:rsidR="0A8EDB5F" w:rsidRPr="3BAB92B8">
              <w:rPr>
                <w:i/>
                <w:iCs/>
                <w:color w:val="000000" w:themeColor="text1"/>
                <w:sz w:val="24"/>
                <w:szCs w:val="24"/>
              </w:rPr>
              <w:t>15</w:t>
            </w:r>
          </w:p>
          <w:p w14:paraId="3332916E" w14:textId="38104B72" w:rsidR="00FB3FA8" w:rsidRPr="001318AC" w:rsidRDefault="14775E6B" w:rsidP="3BAB92B8">
            <w:pPr>
              <w:spacing w:after="0" w:line="240" w:lineRule="auto"/>
              <w:rPr>
                <w:i/>
                <w:iCs/>
                <w:color w:val="000000" w:themeColor="text1"/>
                <w:sz w:val="24"/>
                <w:szCs w:val="24"/>
              </w:rPr>
            </w:pPr>
            <w:r w:rsidRPr="3BAB92B8">
              <w:rPr>
                <w:i/>
                <w:iCs/>
                <w:color w:val="000000" w:themeColor="text1"/>
                <w:sz w:val="24"/>
                <w:szCs w:val="24"/>
              </w:rPr>
              <w:t>LOP</w:t>
            </w:r>
            <w:r w:rsidR="52CF9165" w:rsidRPr="3BAB92B8">
              <w:rPr>
                <w:i/>
                <w:iCs/>
                <w:color w:val="000000" w:themeColor="text1"/>
                <w:sz w:val="24"/>
                <w:szCs w:val="24"/>
              </w:rPr>
              <w:t xml:space="preserve"> target: 27</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7CD741" w14:textId="68E83DE1" w:rsidR="000078A5" w:rsidRPr="001318AC" w:rsidRDefault="4FF44B17" w:rsidP="3BAB92B8">
            <w:pPr>
              <w:spacing w:after="0" w:line="240" w:lineRule="auto"/>
              <w:rPr>
                <w:b/>
                <w:bCs/>
                <w:color w:val="000000" w:themeColor="text1"/>
                <w:sz w:val="24"/>
                <w:szCs w:val="24"/>
              </w:rPr>
            </w:pPr>
            <w:r w:rsidRPr="3BAB92B8">
              <w:rPr>
                <w:b/>
                <w:bCs/>
                <w:color w:val="000000" w:themeColor="text1"/>
                <w:sz w:val="24"/>
                <w:szCs w:val="24"/>
              </w:rPr>
              <w:t>Outcome 5.1:</w:t>
            </w:r>
            <w:r w:rsidRPr="3BAB92B8">
              <w:rPr>
                <w:color w:val="000000" w:themeColor="text1"/>
                <w:sz w:val="24"/>
                <w:szCs w:val="24"/>
              </w:rPr>
              <w:t xml:space="preserve"> </w:t>
            </w:r>
          </w:p>
          <w:p w14:paraId="2E20C22C" w14:textId="77777777" w:rsidR="000078A5" w:rsidRPr="001318AC" w:rsidRDefault="4FF44B17" w:rsidP="3BAB92B8">
            <w:pPr>
              <w:spacing w:after="0" w:line="240" w:lineRule="auto"/>
              <w:rPr>
                <w:color w:val="000000" w:themeColor="text1"/>
                <w:sz w:val="24"/>
                <w:szCs w:val="24"/>
              </w:rPr>
            </w:pPr>
            <w:r w:rsidRPr="3BAB92B8">
              <w:rPr>
                <w:color w:val="000000" w:themeColor="text1"/>
                <w:sz w:val="24"/>
                <w:szCs w:val="24"/>
              </w:rPr>
              <w:t xml:space="preserve">Stakeholders linked and using the media </w:t>
            </w:r>
            <w:proofErr w:type="gramStart"/>
            <w:r w:rsidRPr="3BAB92B8">
              <w:rPr>
                <w:color w:val="000000" w:themeColor="text1"/>
                <w:sz w:val="24"/>
                <w:szCs w:val="24"/>
              </w:rPr>
              <w:t>campaign</w:t>
            </w:r>
            <w:proofErr w:type="gramEnd"/>
          </w:p>
          <w:p w14:paraId="768DAAFF" w14:textId="6F351ECA" w:rsidR="000078A5" w:rsidRPr="001318AC" w:rsidRDefault="000078A5" w:rsidP="3BAB92B8">
            <w:pPr>
              <w:spacing w:after="0" w:line="240" w:lineRule="auto"/>
              <w:rPr>
                <w:color w:val="000000" w:themeColor="text1"/>
                <w:sz w:val="24"/>
                <w:szCs w:val="24"/>
              </w:rPr>
            </w:pPr>
          </w:p>
          <w:p w14:paraId="6818A1BB" w14:textId="23585A7E" w:rsidR="000078A5" w:rsidRPr="001318AC" w:rsidRDefault="000078A5" w:rsidP="3BAB92B8">
            <w:pPr>
              <w:spacing w:after="0" w:line="240" w:lineRule="auto"/>
              <w:rPr>
                <w:color w:val="000000" w:themeColor="text1"/>
                <w:sz w:val="24"/>
                <w:szCs w:val="24"/>
              </w:rPr>
            </w:pPr>
          </w:p>
          <w:p w14:paraId="3042D8F2" w14:textId="77777777" w:rsidR="00FC4D24" w:rsidRPr="001318AC" w:rsidRDefault="00FC4D24" w:rsidP="3BAB92B8">
            <w:pPr>
              <w:spacing w:after="0" w:line="240" w:lineRule="auto"/>
              <w:rPr>
                <w:color w:val="000000" w:themeColor="text1"/>
                <w:sz w:val="24"/>
                <w:szCs w:val="24"/>
              </w:rPr>
            </w:pPr>
          </w:p>
          <w:p w14:paraId="0F946AC5" w14:textId="77777777" w:rsidR="000078A5" w:rsidRPr="001318AC" w:rsidRDefault="000078A5" w:rsidP="3BAB92B8">
            <w:pPr>
              <w:spacing w:after="0" w:line="240" w:lineRule="auto"/>
              <w:rPr>
                <w:color w:val="000000" w:themeColor="text1"/>
                <w:sz w:val="24"/>
                <w:szCs w:val="24"/>
              </w:rPr>
            </w:pPr>
          </w:p>
          <w:p w14:paraId="185E6F68" w14:textId="79E4B521" w:rsidR="000078A5" w:rsidRPr="001318AC" w:rsidRDefault="000078A5" w:rsidP="3BAB92B8">
            <w:pPr>
              <w:spacing w:after="0" w:line="240" w:lineRule="auto"/>
              <w:rPr>
                <w:color w:val="000000" w:themeColor="text1"/>
                <w:sz w:val="24"/>
                <w:szCs w:val="24"/>
              </w:rPr>
            </w:pPr>
          </w:p>
          <w:p w14:paraId="464CB283" w14:textId="6C7F75AB" w:rsidR="11C650A3" w:rsidRPr="001318AC" w:rsidRDefault="11C650A3" w:rsidP="3BAB92B8">
            <w:pPr>
              <w:spacing w:after="0" w:line="240" w:lineRule="auto"/>
              <w:rPr>
                <w:color w:val="000000" w:themeColor="text1"/>
                <w:sz w:val="24"/>
                <w:szCs w:val="24"/>
              </w:rPr>
            </w:pPr>
          </w:p>
          <w:p w14:paraId="13325379" w14:textId="77777777" w:rsidR="000078A5" w:rsidRPr="001318AC" w:rsidRDefault="000078A5" w:rsidP="3BAB92B8">
            <w:pPr>
              <w:spacing w:after="0" w:line="240" w:lineRule="auto"/>
              <w:rPr>
                <w:color w:val="000000" w:themeColor="text1"/>
                <w:sz w:val="24"/>
                <w:szCs w:val="24"/>
              </w:rPr>
            </w:pPr>
          </w:p>
          <w:p w14:paraId="3601FC35" w14:textId="35D7E8B2" w:rsidR="000078A5" w:rsidRPr="001318AC" w:rsidRDefault="000078A5" w:rsidP="3BAB92B8">
            <w:pPr>
              <w:spacing w:after="0" w:line="240" w:lineRule="auto"/>
              <w:rPr>
                <w:color w:val="000000" w:themeColor="text1"/>
                <w:sz w:val="24"/>
                <w:szCs w:val="24"/>
              </w:rPr>
            </w:pPr>
          </w:p>
        </w:tc>
        <w:tc>
          <w:tcPr>
            <w:tcW w:w="4011" w:type="dxa"/>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00A09C83" w14:textId="03B61277" w:rsidR="000078A5" w:rsidRPr="001318AC" w:rsidRDefault="40ECF533" w:rsidP="3BAB92B8">
            <w:pPr>
              <w:spacing w:after="0" w:line="240" w:lineRule="auto"/>
              <w:rPr>
                <w:rFonts w:eastAsia="Times New Roman"/>
                <w:b/>
                <w:color w:val="000000" w:themeColor="text1"/>
                <w:sz w:val="24"/>
                <w:szCs w:val="24"/>
              </w:rPr>
            </w:pPr>
            <w:r w:rsidRPr="3BAB92B8">
              <w:rPr>
                <w:rFonts w:eastAsia="Times New Roman"/>
                <w:b/>
                <w:bCs/>
                <w:color w:val="000000" w:themeColor="text1"/>
                <w:sz w:val="24"/>
                <w:szCs w:val="24"/>
              </w:rPr>
              <w:t>Outcome Indicator 5.1:</w:t>
            </w:r>
          </w:p>
          <w:p w14:paraId="235D3E5D" w14:textId="02A84F64" w:rsidR="000078A5" w:rsidRPr="001318AC" w:rsidRDefault="1E1436FF" w:rsidP="3BAB92B8">
            <w:pPr>
              <w:spacing w:after="0" w:line="240" w:lineRule="auto"/>
              <w:rPr>
                <w:color w:val="000000" w:themeColor="text1"/>
                <w:sz w:val="24"/>
                <w:szCs w:val="24"/>
              </w:rPr>
            </w:pPr>
            <w:r w:rsidRPr="3BAB92B8">
              <w:rPr>
                <w:color w:val="000000" w:themeColor="text1"/>
                <w:sz w:val="24"/>
                <w:szCs w:val="24"/>
              </w:rPr>
              <w:t>5.1.1</w:t>
            </w:r>
            <w:r w:rsidR="09604A2E" w:rsidRPr="3BAB92B8">
              <w:rPr>
                <w:color w:val="000000" w:themeColor="text1"/>
                <w:sz w:val="24"/>
                <w:szCs w:val="24"/>
              </w:rPr>
              <w:t xml:space="preserve"> # of stakeholders promoting the media campaign</w:t>
            </w:r>
            <w:r w:rsidR="7F70EEDF" w:rsidRPr="3BAB92B8">
              <w:rPr>
                <w:color w:val="000000" w:themeColor="text1"/>
                <w:sz w:val="24"/>
                <w:szCs w:val="24"/>
              </w:rPr>
              <w:t>, through digital or print media</w:t>
            </w:r>
            <w:r w:rsidR="4FF44B17" w:rsidRPr="3BAB92B8">
              <w:rPr>
                <w:color w:val="000000" w:themeColor="text1"/>
                <w:sz w:val="24"/>
                <w:szCs w:val="24"/>
              </w:rPr>
              <w:t xml:space="preserve"> </w:t>
            </w:r>
            <w:r w:rsidR="4FF44B17" w:rsidRPr="3BAB92B8">
              <w:rPr>
                <w:i/>
                <w:iCs/>
                <w:color w:val="000000" w:themeColor="text1"/>
                <w:sz w:val="24"/>
                <w:szCs w:val="24"/>
              </w:rPr>
              <w:t xml:space="preserve">(Target: </w:t>
            </w:r>
            <w:r w:rsidR="09604A2E" w:rsidRPr="3BAB92B8">
              <w:rPr>
                <w:i/>
                <w:iCs/>
                <w:color w:val="000000" w:themeColor="text1"/>
                <w:sz w:val="24"/>
                <w:szCs w:val="24"/>
              </w:rPr>
              <w:t>15</w:t>
            </w:r>
            <w:r w:rsidR="4FF44B17" w:rsidRPr="3BAB92B8">
              <w:rPr>
                <w:i/>
                <w:iCs/>
                <w:color w:val="000000" w:themeColor="text1"/>
                <w:sz w:val="24"/>
                <w:szCs w:val="24"/>
              </w:rPr>
              <w:t>)</w:t>
            </w:r>
          </w:p>
          <w:p w14:paraId="5993EF96" w14:textId="4310689B" w:rsidR="000078A5" w:rsidRPr="001318AC" w:rsidRDefault="65F3CA84" w:rsidP="3BAB92B8">
            <w:pPr>
              <w:spacing w:after="0" w:line="240" w:lineRule="auto"/>
              <w:rPr>
                <w:i/>
                <w:iCs/>
                <w:color w:val="000000" w:themeColor="text1"/>
                <w:sz w:val="24"/>
                <w:szCs w:val="24"/>
              </w:rPr>
            </w:pPr>
            <w:r w:rsidRPr="3BAB92B8">
              <w:rPr>
                <w:i/>
                <w:iCs/>
                <w:color w:val="000000" w:themeColor="text1"/>
                <w:sz w:val="24"/>
                <w:szCs w:val="24"/>
              </w:rPr>
              <w:t xml:space="preserve">Cost </w:t>
            </w:r>
            <w:r w:rsidR="2AA49917" w:rsidRPr="3BAB92B8">
              <w:rPr>
                <w:rFonts w:eastAsia="Times New Roman"/>
                <w:i/>
                <w:iCs/>
                <w:color w:val="000000" w:themeColor="text1"/>
                <w:sz w:val="24"/>
                <w:szCs w:val="24"/>
              </w:rPr>
              <w:t>amendment</w:t>
            </w:r>
            <w:r w:rsidR="6942D5DA" w:rsidRPr="3BAB92B8">
              <w:rPr>
                <w:i/>
                <w:iCs/>
                <w:color w:val="000000" w:themeColor="text1"/>
                <w:sz w:val="24"/>
                <w:szCs w:val="24"/>
              </w:rPr>
              <w:t xml:space="preserve"> target: </w:t>
            </w:r>
            <w:r w:rsidR="4D3B85E7" w:rsidRPr="3BAB92B8">
              <w:rPr>
                <w:i/>
                <w:iCs/>
                <w:color w:val="000000" w:themeColor="text1"/>
                <w:sz w:val="24"/>
                <w:szCs w:val="24"/>
              </w:rPr>
              <w:t>15</w:t>
            </w:r>
          </w:p>
          <w:p w14:paraId="786C77CE" w14:textId="34F3EA0A" w:rsidR="4D8848DA" w:rsidRPr="001318AC" w:rsidRDefault="6218A29D" w:rsidP="3BAB92B8">
            <w:pPr>
              <w:spacing w:after="0" w:line="240" w:lineRule="auto"/>
              <w:rPr>
                <w:i/>
                <w:iCs/>
                <w:color w:val="000000" w:themeColor="text1"/>
                <w:sz w:val="24"/>
                <w:szCs w:val="24"/>
              </w:rPr>
            </w:pPr>
            <w:r w:rsidRPr="3BAB92B8">
              <w:rPr>
                <w:i/>
                <w:iCs/>
                <w:color w:val="000000" w:themeColor="text1"/>
                <w:sz w:val="24"/>
                <w:szCs w:val="24"/>
              </w:rPr>
              <w:t>LOP</w:t>
            </w:r>
            <w:r w:rsidR="3B34F442" w:rsidRPr="3BAB92B8">
              <w:rPr>
                <w:i/>
                <w:iCs/>
                <w:color w:val="000000" w:themeColor="text1"/>
                <w:sz w:val="24"/>
                <w:szCs w:val="24"/>
              </w:rPr>
              <w:t xml:space="preserve"> target: </w:t>
            </w:r>
            <w:proofErr w:type="gramStart"/>
            <w:r w:rsidR="3B34F442" w:rsidRPr="3BAB92B8">
              <w:rPr>
                <w:i/>
                <w:iCs/>
                <w:color w:val="000000" w:themeColor="text1"/>
                <w:sz w:val="24"/>
                <w:szCs w:val="24"/>
              </w:rPr>
              <w:t>30</w:t>
            </w:r>
            <w:proofErr w:type="gramEnd"/>
          </w:p>
          <w:p w14:paraId="4DEFFBD2" w14:textId="0A9C966A" w:rsidR="000078A5" w:rsidRPr="001318AC" w:rsidRDefault="000078A5" w:rsidP="3BAB92B8">
            <w:pPr>
              <w:spacing w:after="0" w:line="240" w:lineRule="auto"/>
              <w:rPr>
                <w:color w:val="000000" w:themeColor="text1"/>
                <w:sz w:val="24"/>
                <w:szCs w:val="24"/>
              </w:rPr>
            </w:pPr>
          </w:p>
          <w:p w14:paraId="344312F0" w14:textId="54EFD31C" w:rsidR="000078A5" w:rsidRPr="001318AC" w:rsidRDefault="000078A5" w:rsidP="3BAB92B8">
            <w:pPr>
              <w:spacing w:after="0" w:line="240" w:lineRule="auto"/>
              <w:rPr>
                <w:color w:val="000000" w:themeColor="text1"/>
                <w:sz w:val="24"/>
                <w:szCs w:val="24"/>
              </w:rPr>
            </w:pPr>
          </w:p>
          <w:p w14:paraId="22B81220" w14:textId="77777777" w:rsidR="000078A5" w:rsidRPr="001318AC" w:rsidRDefault="000078A5" w:rsidP="3BAB92B8">
            <w:pPr>
              <w:spacing w:after="0" w:line="240" w:lineRule="auto"/>
              <w:rPr>
                <w:color w:val="000000" w:themeColor="text1"/>
                <w:sz w:val="24"/>
                <w:szCs w:val="24"/>
              </w:rPr>
            </w:pPr>
          </w:p>
          <w:p w14:paraId="05354F87" w14:textId="32CF664A" w:rsidR="000078A5" w:rsidRPr="001318AC" w:rsidRDefault="000078A5" w:rsidP="3BAB92B8">
            <w:pPr>
              <w:spacing w:after="0" w:line="240" w:lineRule="auto"/>
              <w:rPr>
                <w:color w:val="000000" w:themeColor="text1"/>
                <w:sz w:val="24"/>
                <w:szCs w:val="24"/>
              </w:rPr>
            </w:pPr>
          </w:p>
        </w:tc>
      </w:tr>
      <w:tr w:rsidR="000078A5" w:rsidRPr="00C5210C" w14:paraId="3F45E80A" w14:textId="77777777" w:rsidTr="4AF3F0B7">
        <w:trPr>
          <w:trHeight w:val="677"/>
          <w:jc w:val="center"/>
        </w:trPr>
        <w:tc>
          <w:tcPr>
            <w:tcW w:w="1396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F45E803" w14:textId="6EE58311" w:rsidR="000078A5" w:rsidRPr="001318AC" w:rsidRDefault="006711BB" w:rsidP="3BAB92B8">
            <w:pPr>
              <w:spacing w:after="0" w:line="240" w:lineRule="auto"/>
              <w:rPr>
                <w:b/>
                <w:bCs/>
                <w:color w:val="000000" w:themeColor="text1"/>
                <w:sz w:val="24"/>
                <w:szCs w:val="24"/>
              </w:rPr>
            </w:pPr>
            <w:hyperlink w:anchor="Data">
              <w:r w:rsidR="4FF44B17" w:rsidRPr="3BAB92B8">
                <w:rPr>
                  <w:rStyle w:val="Hyperlink"/>
                  <w:b/>
                  <w:bCs/>
                  <w:color w:val="000000" w:themeColor="text1"/>
                  <w:sz w:val="24"/>
                  <w:szCs w:val="24"/>
                  <w:u w:val="none"/>
                </w:rPr>
                <w:t>Data</w:t>
              </w:r>
            </w:hyperlink>
            <w:r w:rsidR="4FF44B17" w:rsidRPr="3BAB92B8">
              <w:rPr>
                <w:b/>
                <w:bCs/>
                <w:color w:val="000000" w:themeColor="text1"/>
                <w:sz w:val="24"/>
                <w:szCs w:val="24"/>
              </w:rPr>
              <w:t xml:space="preserve"> Sources/Comments: </w:t>
            </w:r>
          </w:p>
          <w:p w14:paraId="7E92FA2F" w14:textId="2D0756B5" w:rsidR="000078A5" w:rsidRPr="001318AC" w:rsidRDefault="4FF44B17" w:rsidP="3BAB92B8">
            <w:pPr>
              <w:pStyle w:val="ListParagraph"/>
              <w:numPr>
                <w:ilvl w:val="0"/>
                <w:numId w:val="13"/>
              </w:numPr>
              <w:spacing w:after="0" w:line="240" w:lineRule="auto"/>
              <w:rPr>
                <w:rFonts w:asciiTheme="minorHAnsi" w:eastAsia="Symbol" w:hAnsiTheme="minorHAnsi" w:cstheme="minorBidi"/>
                <w:color w:val="000000" w:themeColor="text1"/>
                <w:sz w:val="24"/>
                <w:szCs w:val="24"/>
              </w:rPr>
            </w:pPr>
            <w:r w:rsidRPr="3BAB92B8">
              <w:rPr>
                <w:rFonts w:asciiTheme="minorHAnsi" w:eastAsia="Times New Roman" w:hAnsiTheme="minorHAnsi" w:cstheme="minorBidi"/>
                <w:color w:val="000000" w:themeColor="text1"/>
                <w:sz w:val="24"/>
                <w:szCs w:val="24"/>
              </w:rPr>
              <w:t>Attendance logs from trainings and meetings. These logs will include sufficient detail to produce the disaggregation required for the DRL common indicators.</w:t>
            </w:r>
          </w:p>
          <w:p w14:paraId="12AEFBA6" w14:textId="2EE29C21" w:rsidR="000078A5" w:rsidRPr="001318AC" w:rsidRDefault="40ECF533" w:rsidP="3BAB92B8">
            <w:pPr>
              <w:pStyle w:val="ListParagraph"/>
              <w:numPr>
                <w:ilvl w:val="0"/>
                <w:numId w:val="13"/>
              </w:numPr>
              <w:spacing w:after="0"/>
              <w:rPr>
                <w:rFonts w:asciiTheme="minorHAnsi" w:eastAsiaTheme="minorEastAsia" w:hAnsiTheme="minorHAnsi" w:cstheme="minorBidi"/>
                <w:color w:val="000000" w:themeColor="text1"/>
                <w:sz w:val="24"/>
                <w:szCs w:val="24"/>
              </w:rPr>
            </w:pPr>
            <w:r w:rsidRPr="3BAB92B8">
              <w:rPr>
                <w:rFonts w:asciiTheme="minorHAnsi" w:eastAsia="Times New Roman" w:hAnsiTheme="minorHAnsi" w:cstheme="minorBidi"/>
                <w:color w:val="000000" w:themeColor="text1"/>
                <w:sz w:val="24"/>
                <w:szCs w:val="24"/>
              </w:rPr>
              <w:t xml:space="preserve">Analytics of data generated by media software can be used to measure </w:t>
            </w:r>
            <w:r w:rsidR="4BF023E3" w:rsidRPr="3BAB92B8">
              <w:rPr>
                <w:rFonts w:asciiTheme="minorHAnsi" w:eastAsia="Times New Roman" w:hAnsiTheme="minorHAnsi" w:cstheme="minorBidi"/>
                <w:color w:val="000000" w:themeColor="text1"/>
                <w:sz w:val="24"/>
                <w:szCs w:val="24"/>
              </w:rPr>
              <w:t xml:space="preserve">the </w:t>
            </w:r>
            <w:r w:rsidRPr="3BAB92B8">
              <w:rPr>
                <w:rFonts w:asciiTheme="minorHAnsi" w:eastAsia="Times New Roman" w:hAnsiTheme="minorHAnsi" w:cstheme="minorBidi"/>
                <w:color w:val="000000" w:themeColor="text1"/>
                <w:sz w:val="24"/>
                <w:szCs w:val="24"/>
              </w:rPr>
              <w:t>reach of media campaigns</w:t>
            </w:r>
            <w:r w:rsidR="107271EF" w:rsidRPr="3BAB92B8">
              <w:rPr>
                <w:rFonts w:asciiTheme="minorHAnsi" w:eastAsia="Times New Roman" w:hAnsiTheme="minorHAnsi" w:cstheme="minorBidi"/>
                <w:color w:val="000000" w:themeColor="text1"/>
                <w:sz w:val="24"/>
                <w:szCs w:val="24"/>
              </w:rPr>
              <w:t>.</w:t>
            </w:r>
          </w:p>
          <w:p w14:paraId="3F45E809" w14:textId="32C9517C" w:rsidR="000078A5" w:rsidRPr="001318AC" w:rsidRDefault="25DF544A" w:rsidP="3BAB92B8">
            <w:pPr>
              <w:pStyle w:val="ListParagraph"/>
              <w:numPr>
                <w:ilvl w:val="0"/>
                <w:numId w:val="13"/>
              </w:numPr>
              <w:spacing w:after="0"/>
              <w:rPr>
                <w:color w:val="000000" w:themeColor="text1"/>
                <w:sz w:val="24"/>
                <w:szCs w:val="24"/>
              </w:rPr>
            </w:pPr>
            <w:r w:rsidRPr="3BAB92B8">
              <w:rPr>
                <w:color w:val="000000" w:themeColor="text1"/>
                <w:sz w:val="24"/>
                <w:szCs w:val="24"/>
              </w:rPr>
              <w:t>More information on the details of the indicators can be found in the M&amp;E Plan.</w:t>
            </w:r>
          </w:p>
        </w:tc>
      </w:tr>
    </w:tbl>
    <w:p w14:paraId="3F45E813" w14:textId="77777777" w:rsidR="00B5396B" w:rsidRDefault="00B5396B" w:rsidP="000212FD">
      <w:pPr>
        <w:spacing w:after="160"/>
        <w:contextualSpacing/>
      </w:pPr>
    </w:p>
    <w:p w14:paraId="095CC5A9" w14:textId="47179732" w:rsidR="00D314D1" w:rsidRDefault="00D314D1">
      <w:r>
        <w:br w:type="page"/>
      </w:r>
    </w:p>
    <w:p w14:paraId="3AC44AEA" w14:textId="45C6E261" w:rsidR="008D45C9" w:rsidRPr="00E61972" w:rsidRDefault="00E61972" w:rsidP="00C4066A">
      <w:pPr>
        <w:spacing w:after="0" w:line="240" w:lineRule="auto"/>
        <w:contextualSpacing/>
        <w:rPr>
          <w:b/>
          <w:bCs/>
        </w:rPr>
      </w:pPr>
      <w:r w:rsidRPr="00E61972">
        <w:rPr>
          <w:b/>
          <w:bCs/>
        </w:rPr>
        <w:t>Flowchart</w:t>
      </w:r>
    </w:p>
    <w:p w14:paraId="3E77C3D7" w14:textId="40F74182" w:rsidR="008D45C9" w:rsidRPr="001318AC" w:rsidRDefault="005A4203" w:rsidP="00C4066A">
      <w:pPr>
        <w:spacing w:after="160"/>
        <w:contextualSpacing/>
        <w:jc w:val="center"/>
      </w:pPr>
      <w:r>
        <w:rPr>
          <w:noProof/>
        </w:rPr>
        <w:drawing>
          <wp:inline distT="0" distB="0" distL="0" distR="0" wp14:anchorId="68990266" wp14:editId="327D8567">
            <wp:extent cx="7972731" cy="5695950"/>
            <wp:effectExtent l="0" t="0" r="9525" b="0"/>
            <wp:docPr id="109792140" name="Imagen 1" descr="Una calculadora negra con letras blanc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140" name="Imagen 1" descr="Una calculadora negra con letras blancas&#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84351" cy="5704252"/>
                    </a:xfrm>
                    <a:prstGeom prst="rect">
                      <a:avLst/>
                    </a:prstGeom>
                  </pic:spPr>
                </pic:pic>
              </a:graphicData>
            </a:graphic>
          </wp:inline>
        </w:drawing>
      </w:r>
    </w:p>
    <w:sectPr w:rsidR="008D45C9" w:rsidRPr="001318AC" w:rsidSect="00CA3B00">
      <w:headerReference w:type="default" r:id="rId12"/>
      <w:footerReference w:type="default" r:id="rId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D1574" w14:textId="77777777" w:rsidR="00944711" w:rsidRDefault="00944711" w:rsidP="00B272D2">
      <w:pPr>
        <w:spacing w:after="0" w:line="240" w:lineRule="auto"/>
      </w:pPr>
      <w:r>
        <w:separator/>
      </w:r>
    </w:p>
  </w:endnote>
  <w:endnote w:type="continuationSeparator" w:id="0">
    <w:p w14:paraId="4397134C" w14:textId="77777777" w:rsidR="00944711" w:rsidRDefault="00944711" w:rsidP="00B272D2">
      <w:pPr>
        <w:spacing w:after="0" w:line="240" w:lineRule="auto"/>
      </w:pPr>
      <w:r>
        <w:continuationSeparator/>
      </w:r>
    </w:p>
  </w:endnote>
  <w:endnote w:type="continuationNotice" w:id="1">
    <w:p w14:paraId="554E4E0D" w14:textId="77777777" w:rsidR="00944711" w:rsidRDefault="009447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5E0E6" w14:textId="7C6044E9" w:rsidR="00A94B61" w:rsidRDefault="00A94B61" w:rsidP="00A94B61">
    <w:pPr>
      <w:pStyle w:val="Footer"/>
      <w:jc w:val="center"/>
    </w:pPr>
    <w:r>
      <w:rPr>
        <w:i/>
        <w:iCs/>
      </w:rPr>
      <w:t>Logic Model</w:t>
    </w:r>
    <w:r w:rsidRPr="00036843">
      <w:rPr>
        <w:i/>
        <w:iCs/>
      </w:rPr>
      <w:t>- Mexico United 2026- Cost Amendment Request May 2023- Partners of the Americas</w:t>
    </w:r>
  </w:p>
  <w:p w14:paraId="3F45E819" w14:textId="77777777" w:rsidR="00B272D2" w:rsidRDefault="00B27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ECC4E" w14:textId="77777777" w:rsidR="00944711" w:rsidRDefault="00944711" w:rsidP="00B272D2">
      <w:pPr>
        <w:spacing w:after="0" w:line="240" w:lineRule="auto"/>
      </w:pPr>
      <w:r>
        <w:separator/>
      </w:r>
    </w:p>
  </w:footnote>
  <w:footnote w:type="continuationSeparator" w:id="0">
    <w:p w14:paraId="6F58245F" w14:textId="77777777" w:rsidR="00944711" w:rsidRDefault="00944711" w:rsidP="00B272D2">
      <w:pPr>
        <w:spacing w:after="0" w:line="240" w:lineRule="auto"/>
      </w:pPr>
      <w:r>
        <w:continuationSeparator/>
      </w:r>
    </w:p>
  </w:footnote>
  <w:footnote w:type="continuationNotice" w:id="1">
    <w:p w14:paraId="5670343F" w14:textId="77777777" w:rsidR="00944711" w:rsidRDefault="009447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6810654"/>
      <w:docPartObj>
        <w:docPartGallery w:val="Page Numbers (Top of Page)"/>
        <w:docPartUnique/>
      </w:docPartObj>
    </w:sdtPr>
    <w:sdtContent>
      <w:p w14:paraId="69956EA4" w14:textId="173D1B51" w:rsidR="00A94B61" w:rsidRDefault="00A94B61">
        <w:pPr>
          <w:pStyle w:val="Header"/>
          <w:jc w:val="right"/>
        </w:pPr>
        <w:r>
          <w:fldChar w:fldCharType="begin"/>
        </w:r>
        <w:r>
          <w:instrText>PAGE   \* MERGEFORMAT</w:instrText>
        </w:r>
        <w:r>
          <w:fldChar w:fldCharType="separate"/>
        </w:r>
        <w:r>
          <w:rPr>
            <w:lang w:val="es-ES"/>
          </w:rPr>
          <w:t>2</w:t>
        </w:r>
        <w:r>
          <w:fldChar w:fldCharType="end"/>
        </w:r>
      </w:p>
    </w:sdtContent>
  </w:sdt>
  <w:p w14:paraId="332C6BE8" w14:textId="22ECE072" w:rsidR="008C6234" w:rsidRDefault="008C6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96DBD"/>
    <w:multiLevelType w:val="hybridMultilevel"/>
    <w:tmpl w:val="7882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918DA"/>
    <w:multiLevelType w:val="hybridMultilevel"/>
    <w:tmpl w:val="14A2F7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46A5E02"/>
    <w:multiLevelType w:val="hybridMultilevel"/>
    <w:tmpl w:val="0C72B96C"/>
    <w:lvl w:ilvl="0" w:tplc="E342F9E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F2555"/>
    <w:multiLevelType w:val="hybridMultilevel"/>
    <w:tmpl w:val="FFFFFFFF"/>
    <w:lvl w:ilvl="0" w:tplc="C71649F6">
      <w:start w:val="1"/>
      <w:numFmt w:val="bullet"/>
      <w:lvlText w:val=""/>
      <w:lvlJc w:val="left"/>
      <w:pPr>
        <w:ind w:left="720" w:hanging="360"/>
      </w:pPr>
      <w:rPr>
        <w:rFonts w:ascii="Symbol" w:hAnsi="Symbol" w:hint="default"/>
      </w:rPr>
    </w:lvl>
    <w:lvl w:ilvl="1" w:tplc="C652EA68">
      <w:start w:val="1"/>
      <w:numFmt w:val="bullet"/>
      <w:lvlText w:val="o"/>
      <w:lvlJc w:val="left"/>
      <w:pPr>
        <w:ind w:left="1440" w:hanging="360"/>
      </w:pPr>
      <w:rPr>
        <w:rFonts w:ascii="Courier New" w:hAnsi="Courier New" w:hint="default"/>
      </w:rPr>
    </w:lvl>
    <w:lvl w:ilvl="2" w:tplc="4FEEEBB4">
      <w:start w:val="1"/>
      <w:numFmt w:val="bullet"/>
      <w:lvlText w:val=""/>
      <w:lvlJc w:val="left"/>
      <w:pPr>
        <w:ind w:left="2160" w:hanging="360"/>
      </w:pPr>
      <w:rPr>
        <w:rFonts w:ascii="Wingdings" w:hAnsi="Wingdings" w:hint="default"/>
      </w:rPr>
    </w:lvl>
    <w:lvl w:ilvl="3" w:tplc="EB7CB76E">
      <w:start w:val="1"/>
      <w:numFmt w:val="bullet"/>
      <w:lvlText w:val=""/>
      <w:lvlJc w:val="left"/>
      <w:pPr>
        <w:ind w:left="2880" w:hanging="360"/>
      </w:pPr>
      <w:rPr>
        <w:rFonts w:ascii="Symbol" w:hAnsi="Symbol" w:hint="default"/>
      </w:rPr>
    </w:lvl>
    <w:lvl w:ilvl="4" w:tplc="A30A6466">
      <w:start w:val="1"/>
      <w:numFmt w:val="bullet"/>
      <w:lvlText w:val="o"/>
      <w:lvlJc w:val="left"/>
      <w:pPr>
        <w:ind w:left="3600" w:hanging="360"/>
      </w:pPr>
      <w:rPr>
        <w:rFonts w:ascii="Courier New" w:hAnsi="Courier New" w:hint="default"/>
      </w:rPr>
    </w:lvl>
    <w:lvl w:ilvl="5" w:tplc="0638169C">
      <w:start w:val="1"/>
      <w:numFmt w:val="bullet"/>
      <w:lvlText w:val=""/>
      <w:lvlJc w:val="left"/>
      <w:pPr>
        <w:ind w:left="4320" w:hanging="360"/>
      </w:pPr>
      <w:rPr>
        <w:rFonts w:ascii="Wingdings" w:hAnsi="Wingdings" w:hint="default"/>
      </w:rPr>
    </w:lvl>
    <w:lvl w:ilvl="6" w:tplc="BB0EB498">
      <w:start w:val="1"/>
      <w:numFmt w:val="bullet"/>
      <w:lvlText w:val=""/>
      <w:lvlJc w:val="left"/>
      <w:pPr>
        <w:ind w:left="5040" w:hanging="360"/>
      </w:pPr>
      <w:rPr>
        <w:rFonts w:ascii="Symbol" w:hAnsi="Symbol" w:hint="default"/>
      </w:rPr>
    </w:lvl>
    <w:lvl w:ilvl="7" w:tplc="BA76B556">
      <w:start w:val="1"/>
      <w:numFmt w:val="bullet"/>
      <w:lvlText w:val="o"/>
      <w:lvlJc w:val="left"/>
      <w:pPr>
        <w:ind w:left="5760" w:hanging="360"/>
      </w:pPr>
      <w:rPr>
        <w:rFonts w:ascii="Courier New" w:hAnsi="Courier New" w:hint="default"/>
      </w:rPr>
    </w:lvl>
    <w:lvl w:ilvl="8" w:tplc="4BC05CB0">
      <w:start w:val="1"/>
      <w:numFmt w:val="bullet"/>
      <w:lvlText w:val=""/>
      <w:lvlJc w:val="left"/>
      <w:pPr>
        <w:ind w:left="6480" w:hanging="360"/>
      </w:pPr>
      <w:rPr>
        <w:rFonts w:ascii="Wingdings" w:hAnsi="Wingdings" w:hint="default"/>
      </w:rPr>
    </w:lvl>
  </w:abstractNum>
  <w:abstractNum w:abstractNumId="4" w15:restartNumberingAfterBreak="0">
    <w:nsid w:val="178634EE"/>
    <w:multiLevelType w:val="hybridMultilevel"/>
    <w:tmpl w:val="7D7C7F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B804166"/>
    <w:multiLevelType w:val="hybridMultilevel"/>
    <w:tmpl w:val="FFFFFFFF"/>
    <w:lvl w:ilvl="0" w:tplc="46104470">
      <w:start w:val="1"/>
      <w:numFmt w:val="bullet"/>
      <w:lvlText w:val=""/>
      <w:lvlJc w:val="left"/>
      <w:pPr>
        <w:ind w:left="720" w:hanging="360"/>
      </w:pPr>
      <w:rPr>
        <w:rFonts w:ascii="Symbol" w:hAnsi="Symbol" w:hint="default"/>
      </w:rPr>
    </w:lvl>
    <w:lvl w:ilvl="1" w:tplc="DDE2CD64">
      <w:start w:val="1"/>
      <w:numFmt w:val="bullet"/>
      <w:lvlText w:val="o"/>
      <w:lvlJc w:val="left"/>
      <w:pPr>
        <w:ind w:left="1440" w:hanging="360"/>
      </w:pPr>
      <w:rPr>
        <w:rFonts w:ascii="Courier New" w:hAnsi="Courier New" w:hint="default"/>
      </w:rPr>
    </w:lvl>
    <w:lvl w:ilvl="2" w:tplc="14D487F2">
      <w:start w:val="1"/>
      <w:numFmt w:val="bullet"/>
      <w:lvlText w:val=""/>
      <w:lvlJc w:val="left"/>
      <w:pPr>
        <w:ind w:left="2160" w:hanging="360"/>
      </w:pPr>
      <w:rPr>
        <w:rFonts w:ascii="Wingdings" w:hAnsi="Wingdings" w:hint="default"/>
      </w:rPr>
    </w:lvl>
    <w:lvl w:ilvl="3" w:tplc="D73A5B2A">
      <w:start w:val="1"/>
      <w:numFmt w:val="bullet"/>
      <w:lvlText w:val=""/>
      <w:lvlJc w:val="left"/>
      <w:pPr>
        <w:ind w:left="2880" w:hanging="360"/>
      </w:pPr>
      <w:rPr>
        <w:rFonts w:ascii="Symbol" w:hAnsi="Symbol" w:hint="default"/>
      </w:rPr>
    </w:lvl>
    <w:lvl w:ilvl="4" w:tplc="ED58F88A">
      <w:start w:val="1"/>
      <w:numFmt w:val="bullet"/>
      <w:lvlText w:val="o"/>
      <w:lvlJc w:val="left"/>
      <w:pPr>
        <w:ind w:left="3600" w:hanging="360"/>
      </w:pPr>
      <w:rPr>
        <w:rFonts w:ascii="Courier New" w:hAnsi="Courier New" w:hint="default"/>
      </w:rPr>
    </w:lvl>
    <w:lvl w:ilvl="5" w:tplc="4F665F9A">
      <w:start w:val="1"/>
      <w:numFmt w:val="bullet"/>
      <w:lvlText w:val=""/>
      <w:lvlJc w:val="left"/>
      <w:pPr>
        <w:ind w:left="4320" w:hanging="360"/>
      </w:pPr>
      <w:rPr>
        <w:rFonts w:ascii="Wingdings" w:hAnsi="Wingdings" w:hint="default"/>
      </w:rPr>
    </w:lvl>
    <w:lvl w:ilvl="6" w:tplc="0FD60738">
      <w:start w:val="1"/>
      <w:numFmt w:val="bullet"/>
      <w:lvlText w:val=""/>
      <w:lvlJc w:val="left"/>
      <w:pPr>
        <w:ind w:left="5040" w:hanging="360"/>
      </w:pPr>
      <w:rPr>
        <w:rFonts w:ascii="Symbol" w:hAnsi="Symbol" w:hint="default"/>
      </w:rPr>
    </w:lvl>
    <w:lvl w:ilvl="7" w:tplc="71100F10">
      <w:start w:val="1"/>
      <w:numFmt w:val="bullet"/>
      <w:lvlText w:val="o"/>
      <w:lvlJc w:val="left"/>
      <w:pPr>
        <w:ind w:left="5760" w:hanging="360"/>
      </w:pPr>
      <w:rPr>
        <w:rFonts w:ascii="Courier New" w:hAnsi="Courier New" w:hint="default"/>
      </w:rPr>
    </w:lvl>
    <w:lvl w:ilvl="8" w:tplc="4ADAE01E">
      <w:start w:val="1"/>
      <w:numFmt w:val="bullet"/>
      <w:lvlText w:val=""/>
      <w:lvlJc w:val="left"/>
      <w:pPr>
        <w:ind w:left="6480" w:hanging="360"/>
      </w:pPr>
      <w:rPr>
        <w:rFonts w:ascii="Wingdings" w:hAnsi="Wingdings" w:hint="default"/>
      </w:rPr>
    </w:lvl>
  </w:abstractNum>
  <w:abstractNum w:abstractNumId="6" w15:restartNumberingAfterBreak="0">
    <w:nsid w:val="1F1405D6"/>
    <w:multiLevelType w:val="hybridMultilevel"/>
    <w:tmpl w:val="AE687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34FB4"/>
    <w:multiLevelType w:val="hybridMultilevel"/>
    <w:tmpl w:val="F8FC8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D783B"/>
    <w:multiLevelType w:val="hybridMultilevel"/>
    <w:tmpl w:val="71C6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823A77"/>
    <w:multiLevelType w:val="hybridMultilevel"/>
    <w:tmpl w:val="69EAAD36"/>
    <w:lvl w:ilvl="0" w:tplc="81B473D6">
      <w:start w:val="1"/>
      <w:numFmt w:val="bullet"/>
      <w:lvlText w:val=""/>
      <w:lvlJc w:val="left"/>
      <w:pPr>
        <w:ind w:left="720" w:hanging="360"/>
      </w:pPr>
      <w:rPr>
        <w:rFonts w:ascii="Symbol" w:hAnsi="Symbol" w:hint="default"/>
      </w:rPr>
    </w:lvl>
    <w:lvl w:ilvl="1" w:tplc="3306CFFE">
      <w:start w:val="1"/>
      <w:numFmt w:val="bullet"/>
      <w:lvlText w:val="o"/>
      <w:lvlJc w:val="left"/>
      <w:pPr>
        <w:ind w:left="1440" w:hanging="360"/>
      </w:pPr>
      <w:rPr>
        <w:rFonts w:ascii="Courier New" w:hAnsi="Courier New" w:hint="default"/>
      </w:rPr>
    </w:lvl>
    <w:lvl w:ilvl="2" w:tplc="E4983754">
      <w:start w:val="1"/>
      <w:numFmt w:val="bullet"/>
      <w:lvlText w:val=""/>
      <w:lvlJc w:val="left"/>
      <w:pPr>
        <w:ind w:left="2160" w:hanging="360"/>
      </w:pPr>
      <w:rPr>
        <w:rFonts w:ascii="Wingdings" w:hAnsi="Wingdings" w:hint="default"/>
      </w:rPr>
    </w:lvl>
    <w:lvl w:ilvl="3" w:tplc="E506B734">
      <w:start w:val="1"/>
      <w:numFmt w:val="bullet"/>
      <w:lvlText w:val=""/>
      <w:lvlJc w:val="left"/>
      <w:pPr>
        <w:ind w:left="2880" w:hanging="360"/>
      </w:pPr>
      <w:rPr>
        <w:rFonts w:ascii="Symbol" w:hAnsi="Symbol" w:hint="default"/>
      </w:rPr>
    </w:lvl>
    <w:lvl w:ilvl="4" w:tplc="BBF2B616">
      <w:start w:val="1"/>
      <w:numFmt w:val="bullet"/>
      <w:lvlText w:val="o"/>
      <w:lvlJc w:val="left"/>
      <w:pPr>
        <w:ind w:left="3600" w:hanging="360"/>
      </w:pPr>
      <w:rPr>
        <w:rFonts w:ascii="Courier New" w:hAnsi="Courier New" w:hint="default"/>
      </w:rPr>
    </w:lvl>
    <w:lvl w:ilvl="5" w:tplc="E3B42E84">
      <w:start w:val="1"/>
      <w:numFmt w:val="bullet"/>
      <w:lvlText w:val=""/>
      <w:lvlJc w:val="left"/>
      <w:pPr>
        <w:ind w:left="4320" w:hanging="360"/>
      </w:pPr>
      <w:rPr>
        <w:rFonts w:ascii="Wingdings" w:hAnsi="Wingdings" w:hint="default"/>
      </w:rPr>
    </w:lvl>
    <w:lvl w:ilvl="6" w:tplc="DD6E8182">
      <w:start w:val="1"/>
      <w:numFmt w:val="bullet"/>
      <w:lvlText w:val=""/>
      <w:lvlJc w:val="left"/>
      <w:pPr>
        <w:ind w:left="5040" w:hanging="360"/>
      </w:pPr>
      <w:rPr>
        <w:rFonts w:ascii="Symbol" w:hAnsi="Symbol" w:hint="default"/>
      </w:rPr>
    </w:lvl>
    <w:lvl w:ilvl="7" w:tplc="EBB4DA02">
      <w:start w:val="1"/>
      <w:numFmt w:val="bullet"/>
      <w:lvlText w:val="o"/>
      <w:lvlJc w:val="left"/>
      <w:pPr>
        <w:ind w:left="5760" w:hanging="360"/>
      </w:pPr>
      <w:rPr>
        <w:rFonts w:ascii="Courier New" w:hAnsi="Courier New" w:hint="default"/>
      </w:rPr>
    </w:lvl>
    <w:lvl w:ilvl="8" w:tplc="404C0A10">
      <w:start w:val="1"/>
      <w:numFmt w:val="bullet"/>
      <w:lvlText w:val=""/>
      <w:lvlJc w:val="left"/>
      <w:pPr>
        <w:ind w:left="6480" w:hanging="360"/>
      </w:pPr>
      <w:rPr>
        <w:rFonts w:ascii="Wingdings" w:hAnsi="Wingdings" w:hint="default"/>
      </w:rPr>
    </w:lvl>
  </w:abstractNum>
  <w:abstractNum w:abstractNumId="10" w15:restartNumberingAfterBreak="0">
    <w:nsid w:val="5B3F4BBA"/>
    <w:multiLevelType w:val="hybridMultilevel"/>
    <w:tmpl w:val="B0240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A020A"/>
    <w:multiLevelType w:val="hybridMultilevel"/>
    <w:tmpl w:val="FFFFFFFF"/>
    <w:lvl w:ilvl="0" w:tplc="500A0A9A">
      <w:start w:val="1"/>
      <w:numFmt w:val="bullet"/>
      <w:lvlText w:val=""/>
      <w:lvlJc w:val="left"/>
      <w:pPr>
        <w:ind w:left="720" w:hanging="360"/>
      </w:pPr>
      <w:rPr>
        <w:rFonts w:ascii="Symbol" w:hAnsi="Symbol" w:hint="default"/>
      </w:rPr>
    </w:lvl>
    <w:lvl w:ilvl="1" w:tplc="00A069DA">
      <w:start w:val="1"/>
      <w:numFmt w:val="bullet"/>
      <w:lvlText w:val="o"/>
      <w:lvlJc w:val="left"/>
      <w:pPr>
        <w:ind w:left="1440" w:hanging="360"/>
      </w:pPr>
      <w:rPr>
        <w:rFonts w:ascii="Courier New" w:hAnsi="Courier New" w:hint="default"/>
      </w:rPr>
    </w:lvl>
    <w:lvl w:ilvl="2" w:tplc="4CDC1D30">
      <w:start w:val="1"/>
      <w:numFmt w:val="bullet"/>
      <w:lvlText w:val=""/>
      <w:lvlJc w:val="left"/>
      <w:pPr>
        <w:ind w:left="2160" w:hanging="360"/>
      </w:pPr>
      <w:rPr>
        <w:rFonts w:ascii="Wingdings" w:hAnsi="Wingdings" w:hint="default"/>
      </w:rPr>
    </w:lvl>
    <w:lvl w:ilvl="3" w:tplc="02748AFC">
      <w:start w:val="1"/>
      <w:numFmt w:val="bullet"/>
      <w:lvlText w:val=""/>
      <w:lvlJc w:val="left"/>
      <w:pPr>
        <w:ind w:left="2880" w:hanging="360"/>
      </w:pPr>
      <w:rPr>
        <w:rFonts w:ascii="Symbol" w:hAnsi="Symbol" w:hint="default"/>
      </w:rPr>
    </w:lvl>
    <w:lvl w:ilvl="4" w:tplc="68AE35D4">
      <w:start w:val="1"/>
      <w:numFmt w:val="bullet"/>
      <w:lvlText w:val="o"/>
      <w:lvlJc w:val="left"/>
      <w:pPr>
        <w:ind w:left="3600" w:hanging="360"/>
      </w:pPr>
      <w:rPr>
        <w:rFonts w:ascii="Courier New" w:hAnsi="Courier New" w:hint="default"/>
      </w:rPr>
    </w:lvl>
    <w:lvl w:ilvl="5" w:tplc="6DC6E030">
      <w:start w:val="1"/>
      <w:numFmt w:val="bullet"/>
      <w:lvlText w:val=""/>
      <w:lvlJc w:val="left"/>
      <w:pPr>
        <w:ind w:left="4320" w:hanging="360"/>
      </w:pPr>
      <w:rPr>
        <w:rFonts w:ascii="Wingdings" w:hAnsi="Wingdings" w:hint="default"/>
      </w:rPr>
    </w:lvl>
    <w:lvl w:ilvl="6" w:tplc="209C4D8A">
      <w:start w:val="1"/>
      <w:numFmt w:val="bullet"/>
      <w:lvlText w:val=""/>
      <w:lvlJc w:val="left"/>
      <w:pPr>
        <w:ind w:left="5040" w:hanging="360"/>
      </w:pPr>
      <w:rPr>
        <w:rFonts w:ascii="Symbol" w:hAnsi="Symbol" w:hint="default"/>
      </w:rPr>
    </w:lvl>
    <w:lvl w:ilvl="7" w:tplc="2C203A2A">
      <w:start w:val="1"/>
      <w:numFmt w:val="bullet"/>
      <w:lvlText w:val="o"/>
      <w:lvlJc w:val="left"/>
      <w:pPr>
        <w:ind w:left="5760" w:hanging="360"/>
      </w:pPr>
      <w:rPr>
        <w:rFonts w:ascii="Courier New" w:hAnsi="Courier New" w:hint="default"/>
      </w:rPr>
    </w:lvl>
    <w:lvl w:ilvl="8" w:tplc="A8A67192">
      <w:start w:val="1"/>
      <w:numFmt w:val="bullet"/>
      <w:lvlText w:val=""/>
      <w:lvlJc w:val="left"/>
      <w:pPr>
        <w:ind w:left="6480" w:hanging="360"/>
      </w:pPr>
      <w:rPr>
        <w:rFonts w:ascii="Wingdings" w:hAnsi="Wingdings" w:hint="default"/>
      </w:rPr>
    </w:lvl>
  </w:abstractNum>
  <w:abstractNum w:abstractNumId="12" w15:restartNumberingAfterBreak="0">
    <w:nsid w:val="5EE40DC1"/>
    <w:multiLevelType w:val="hybridMultilevel"/>
    <w:tmpl w:val="9E385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55261"/>
    <w:multiLevelType w:val="hybridMultilevel"/>
    <w:tmpl w:val="FFFFFFFF"/>
    <w:lvl w:ilvl="0" w:tplc="B5669AD2">
      <w:start w:val="1"/>
      <w:numFmt w:val="decimal"/>
      <w:lvlText w:val="%1."/>
      <w:lvlJc w:val="left"/>
      <w:pPr>
        <w:ind w:left="720" w:hanging="360"/>
      </w:pPr>
    </w:lvl>
    <w:lvl w:ilvl="1" w:tplc="086694FC">
      <w:start w:val="1"/>
      <w:numFmt w:val="lowerLetter"/>
      <w:lvlText w:val="%2."/>
      <w:lvlJc w:val="left"/>
      <w:pPr>
        <w:ind w:left="1440" w:hanging="360"/>
      </w:pPr>
    </w:lvl>
    <w:lvl w:ilvl="2" w:tplc="331E64CC">
      <w:start w:val="1"/>
      <w:numFmt w:val="lowerRoman"/>
      <w:lvlText w:val="%3."/>
      <w:lvlJc w:val="right"/>
      <w:pPr>
        <w:ind w:left="2160" w:hanging="180"/>
      </w:pPr>
    </w:lvl>
    <w:lvl w:ilvl="3" w:tplc="42EA6EBA">
      <w:start w:val="1"/>
      <w:numFmt w:val="decimal"/>
      <w:lvlText w:val="%4."/>
      <w:lvlJc w:val="left"/>
      <w:pPr>
        <w:ind w:left="2880" w:hanging="360"/>
      </w:pPr>
    </w:lvl>
    <w:lvl w:ilvl="4" w:tplc="3C10C304">
      <w:start w:val="1"/>
      <w:numFmt w:val="lowerLetter"/>
      <w:lvlText w:val="%5."/>
      <w:lvlJc w:val="left"/>
      <w:pPr>
        <w:ind w:left="3600" w:hanging="360"/>
      </w:pPr>
    </w:lvl>
    <w:lvl w:ilvl="5" w:tplc="FCBC5568">
      <w:start w:val="1"/>
      <w:numFmt w:val="lowerRoman"/>
      <w:lvlText w:val="%6."/>
      <w:lvlJc w:val="right"/>
      <w:pPr>
        <w:ind w:left="4320" w:hanging="180"/>
      </w:pPr>
    </w:lvl>
    <w:lvl w:ilvl="6" w:tplc="F7008680">
      <w:start w:val="1"/>
      <w:numFmt w:val="decimal"/>
      <w:lvlText w:val="%7."/>
      <w:lvlJc w:val="left"/>
      <w:pPr>
        <w:ind w:left="5040" w:hanging="360"/>
      </w:pPr>
    </w:lvl>
    <w:lvl w:ilvl="7" w:tplc="847ACFD6">
      <w:start w:val="1"/>
      <w:numFmt w:val="lowerLetter"/>
      <w:lvlText w:val="%8."/>
      <w:lvlJc w:val="left"/>
      <w:pPr>
        <w:ind w:left="5760" w:hanging="360"/>
      </w:pPr>
    </w:lvl>
    <w:lvl w:ilvl="8" w:tplc="C02AB0C6">
      <w:start w:val="1"/>
      <w:numFmt w:val="lowerRoman"/>
      <w:lvlText w:val="%9."/>
      <w:lvlJc w:val="right"/>
      <w:pPr>
        <w:ind w:left="6480" w:hanging="180"/>
      </w:pPr>
    </w:lvl>
  </w:abstractNum>
  <w:abstractNum w:abstractNumId="14" w15:restartNumberingAfterBreak="0">
    <w:nsid w:val="6B0B4AE5"/>
    <w:multiLevelType w:val="hybridMultilevel"/>
    <w:tmpl w:val="11044D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6B612FC4"/>
    <w:multiLevelType w:val="hybridMultilevel"/>
    <w:tmpl w:val="800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C910A1"/>
    <w:multiLevelType w:val="hybridMultilevel"/>
    <w:tmpl w:val="498601A2"/>
    <w:lvl w:ilvl="0" w:tplc="5596EA1E">
      <w:start w:val="1"/>
      <w:numFmt w:val="decimal"/>
      <w:lvlText w:val="%1)"/>
      <w:lvlJc w:val="left"/>
      <w:pPr>
        <w:ind w:left="1080" w:hanging="360"/>
      </w:pPr>
    </w:lvl>
    <w:lvl w:ilvl="1" w:tplc="DD384084">
      <w:start w:val="1"/>
      <w:numFmt w:val="decimal"/>
      <w:lvlText w:val="%2)"/>
      <w:lvlJc w:val="left"/>
      <w:pPr>
        <w:ind w:left="2040" w:hanging="360"/>
      </w:pPr>
    </w:lvl>
    <w:lvl w:ilvl="2" w:tplc="73B685C8">
      <w:start w:val="1"/>
      <w:numFmt w:val="decimal"/>
      <w:lvlText w:val="%3)"/>
      <w:lvlJc w:val="left"/>
      <w:pPr>
        <w:ind w:left="1080" w:hanging="360"/>
      </w:pPr>
    </w:lvl>
    <w:lvl w:ilvl="3" w:tplc="DFDC7B80">
      <w:start w:val="1"/>
      <w:numFmt w:val="decimal"/>
      <w:lvlText w:val="%4)"/>
      <w:lvlJc w:val="left"/>
      <w:pPr>
        <w:ind w:left="1080" w:hanging="360"/>
      </w:pPr>
    </w:lvl>
    <w:lvl w:ilvl="4" w:tplc="67882D9A">
      <w:start w:val="1"/>
      <w:numFmt w:val="decimal"/>
      <w:lvlText w:val="%5)"/>
      <w:lvlJc w:val="left"/>
      <w:pPr>
        <w:ind w:left="1080" w:hanging="360"/>
      </w:pPr>
    </w:lvl>
    <w:lvl w:ilvl="5" w:tplc="CB60A3F4">
      <w:start w:val="1"/>
      <w:numFmt w:val="decimal"/>
      <w:lvlText w:val="%6)"/>
      <w:lvlJc w:val="left"/>
      <w:pPr>
        <w:ind w:left="1080" w:hanging="360"/>
      </w:pPr>
    </w:lvl>
    <w:lvl w:ilvl="6" w:tplc="62B062DE">
      <w:start w:val="1"/>
      <w:numFmt w:val="decimal"/>
      <w:lvlText w:val="%7)"/>
      <w:lvlJc w:val="left"/>
      <w:pPr>
        <w:ind w:left="1080" w:hanging="360"/>
      </w:pPr>
    </w:lvl>
    <w:lvl w:ilvl="7" w:tplc="4562224C">
      <w:start w:val="1"/>
      <w:numFmt w:val="decimal"/>
      <w:lvlText w:val="%8)"/>
      <w:lvlJc w:val="left"/>
      <w:pPr>
        <w:ind w:left="1080" w:hanging="360"/>
      </w:pPr>
    </w:lvl>
    <w:lvl w:ilvl="8" w:tplc="31F4A982">
      <w:start w:val="1"/>
      <w:numFmt w:val="decimal"/>
      <w:lvlText w:val="%9)"/>
      <w:lvlJc w:val="left"/>
      <w:pPr>
        <w:ind w:left="1080" w:hanging="360"/>
      </w:pPr>
    </w:lvl>
  </w:abstractNum>
  <w:num w:numId="1" w16cid:durableId="397090702">
    <w:abstractNumId w:val="11"/>
  </w:num>
  <w:num w:numId="2" w16cid:durableId="511721036">
    <w:abstractNumId w:val="13"/>
  </w:num>
  <w:num w:numId="3" w16cid:durableId="46491869">
    <w:abstractNumId w:val="5"/>
  </w:num>
  <w:num w:numId="4" w16cid:durableId="618681281">
    <w:abstractNumId w:val="1"/>
  </w:num>
  <w:num w:numId="5" w16cid:durableId="1782991618">
    <w:abstractNumId w:val="14"/>
  </w:num>
  <w:num w:numId="6" w16cid:durableId="1067384975">
    <w:abstractNumId w:val="4"/>
  </w:num>
  <w:num w:numId="7" w16cid:durableId="315961043">
    <w:abstractNumId w:val="12"/>
  </w:num>
  <w:num w:numId="8" w16cid:durableId="661349290">
    <w:abstractNumId w:val="7"/>
  </w:num>
  <w:num w:numId="9" w16cid:durableId="312415800">
    <w:abstractNumId w:val="6"/>
  </w:num>
  <w:num w:numId="10" w16cid:durableId="654989115">
    <w:abstractNumId w:val="15"/>
  </w:num>
  <w:num w:numId="11" w16cid:durableId="1221404194">
    <w:abstractNumId w:val="0"/>
  </w:num>
  <w:num w:numId="12" w16cid:durableId="91635779">
    <w:abstractNumId w:val="8"/>
  </w:num>
  <w:num w:numId="13" w16cid:durableId="322465734">
    <w:abstractNumId w:val="2"/>
  </w:num>
  <w:num w:numId="14" w16cid:durableId="1217819402">
    <w:abstractNumId w:val="10"/>
  </w:num>
  <w:num w:numId="15" w16cid:durableId="65420362">
    <w:abstractNumId w:val="9"/>
  </w:num>
  <w:num w:numId="16" w16cid:durableId="50738381">
    <w:abstractNumId w:val="3"/>
  </w:num>
  <w:num w:numId="17" w16cid:durableId="10679906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A9"/>
    <w:rsid w:val="00006370"/>
    <w:rsid w:val="000078A5"/>
    <w:rsid w:val="00016185"/>
    <w:rsid w:val="000212FD"/>
    <w:rsid w:val="000239E2"/>
    <w:rsid w:val="00027170"/>
    <w:rsid w:val="00031EB3"/>
    <w:rsid w:val="0004120E"/>
    <w:rsid w:val="0004216B"/>
    <w:rsid w:val="000433D4"/>
    <w:rsid w:val="00043E3D"/>
    <w:rsid w:val="00045C97"/>
    <w:rsid w:val="00045D1A"/>
    <w:rsid w:val="00046526"/>
    <w:rsid w:val="000563E1"/>
    <w:rsid w:val="00056E20"/>
    <w:rsid w:val="00060EE0"/>
    <w:rsid w:val="000619F6"/>
    <w:rsid w:val="000657C4"/>
    <w:rsid w:val="000663CD"/>
    <w:rsid w:val="00066A39"/>
    <w:rsid w:val="00071336"/>
    <w:rsid w:val="00075075"/>
    <w:rsid w:val="00093D99"/>
    <w:rsid w:val="00094AC6"/>
    <w:rsid w:val="0009646A"/>
    <w:rsid w:val="000A15BD"/>
    <w:rsid w:val="000A43F4"/>
    <w:rsid w:val="000A4A11"/>
    <w:rsid w:val="000A5D61"/>
    <w:rsid w:val="000A6963"/>
    <w:rsid w:val="000A70AC"/>
    <w:rsid w:val="000B05D6"/>
    <w:rsid w:val="000B2754"/>
    <w:rsid w:val="000C0583"/>
    <w:rsid w:val="000C3A54"/>
    <w:rsid w:val="000C3FC2"/>
    <w:rsid w:val="000C7D57"/>
    <w:rsid w:val="000D3B2F"/>
    <w:rsid w:val="000D72DC"/>
    <w:rsid w:val="000E0973"/>
    <w:rsid w:val="000E1F1F"/>
    <w:rsid w:val="000E2E3B"/>
    <w:rsid w:val="000E3D0B"/>
    <w:rsid w:val="000F0ED8"/>
    <w:rsid w:val="000F1711"/>
    <w:rsid w:val="00101661"/>
    <w:rsid w:val="00103D76"/>
    <w:rsid w:val="001050B0"/>
    <w:rsid w:val="001069B3"/>
    <w:rsid w:val="00106EB8"/>
    <w:rsid w:val="001077BB"/>
    <w:rsid w:val="00110FBE"/>
    <w:rsid w:val="00113994"/>
    <w:rsid w:val="001163E9"/>
    <w:rsid w:val="00116EAD"/>
    <w:rsid w:val="00117090"/>
    <w:rsid w:val="001220C4"/>
    <w:rsid w:val="00125308"/>
    <w:rsid w:val="001258CE"/>
    <w:rsid w:val="001260EE"/>
    <w:rsid w:val="00127604"/>
    <w:rsid w:val="001318AC"/>
    <w:rsid w:val="00137E5E"/>
    <w:rsid w:val="00137F59"/>
    <w:rsid w:val="00140B11"/>
    <w:rsid w:val="00147779"/>
    <w:rsid w:val="00150499"/>
    <w:rsid w:val="00153AD9"/>
    <w:rsid w:val="00161953"/>
    <w:rsid w:val="00163F0D"/>
    <w:rsid w:val="0016519C"/>
    <w:rsid w:val="00165CBF"/>
    <w:rsid w:val="0018103C"/>
    <w:rsid w:val="00183773"/>
    <w:rsid w:val="00185F1C"/>
    <w:rsid w:val="00192474"/>
    <w:rsid w:val="00192595"/>
    <w:rsid w:val="00192F5A"/>
    <w:rsid w:val="00193502"/>
    <w:rsid w:val="00194B87"/>
    <w:rsid w:val="00194F92"/>
    <w:rsid w:val="001A0C3A"/>
    <w:rsid w:val="001A1877"/>
    <w:rsid w:val="001A4F3B"/>
    <w:rsid w:val="001B1554"/>
    <w:rsid w:val="001B2754"/>
    <w:rsid w:val="001B4C1F"/>
    <w:rsid w:val="001B59D4"/>
    <w:rsid w:val="001B5D86"/>
    <w:rsid w:val="001D7F82"/>
    <w:rsid w:val="001E0191"/>
    <w:rsid w:val="001E28D9"/>
    <w:rsid w:val="001E75B6"/>
    <w:rsid w:val="001E76B9"/>
    <w:rsid w:val="001E77D4"/>
    <w:rsid w:val="001F05E9"/>
    <w:rsid w:val="001F0DF3"/>
    <w:rsid w:val="001F27E6"/>
    <w:rsid w:val="001F3A37"/>
    <w:rsid w:val="001F68EC"/>
    <w:rsid w:val="0020613D"/>
    <w:rsid w:val="002107B6"/>
    <w:rsid w:val="00211A36"/>
    <w:rsid w:val="00211B76"/>
    <w:rsid w:val="00221A4C"/>
    <w:rsid w:val="00224C1A"/>
    <w:rsid w:val="002412FD"/>
    <w:rsid w:val="002416E5"/>
    <w:rsid w:val="0024490D"/>
    <w:rsid w:val="002478CF"/>
    <w:rsid w:val="00250C84"/>
    <w:rsid w:val="00252BF8"/>
    <w:rsid w:val="0025349A"/>
    <w:rsid w:val="0025477F"/>
    <w:rsid w:val="00256B38"/>
    <w:rsid w:val="0025743B"/>
    <w:rsid w:val="00262266"/>
    <w:rsid w:val="002623D2"/>
    <w:rsid w:val="00262615"/>
    <w:rsid w:val="002656CE"/>
    <w:rsid w:val="00265D54"/>
    <w:rsid w:val="0026679B"/>
    <w:rsid w:val="002672A2"/>
    <w:rsid w:val="00270AC7"/>
    <w:rsid w:val="00274106"/>
    <w:rsid w:val="00274115"/>
    <w:rsid w:val="0027472B"/>
    <w:rsid w:val="002748A0"/>
    <w:rsid w:val="002766FE"/>
    <w:rsid w:val="002804C6"/>
    <w:rsid w:val="00280E91"/>
    <w:rsid w:val="00284203"/>
    <w:rsid w:val="002850DE"/>
    <w:rsid w:val="002910CB"/>
    <w:rsid w:val="002913FD"/>
    <w:rsid w:val="00294CC3"/>
    <w:rsid w:val="00295E60"/>
    <w:rsid w:val="002A19F6"/>
    <w:rsid w:val="002A5AA4"/>
    <w:rsid w:val="002A7C7B"/>
    <w:rsid w:val="002B3BA3"/>
    <w:rsid w:val="002C41AC"/>
    <w:rsid w:val="002C5FF8"/>
    <w:rsid w:val="002D3728"/>
    <w:rsid w:val="002D563A"/>
    <w:rsid w:val="002E29F9"/>
    <w:rsid w:val="002E3B82"/>
    <w:rsid w:val="002F00B9"/>
    <w:rsid w:val="002F71EA"/>
    <w:rsid w:val="002F7833"/>
    <w:rsid w:val="00301777"/>
    <w:rsid w:val="0030278B"/>
    <w:rsid w:val="00303814"/>
    <w:rsid w:val="0030591A"/>
    <w:rsid w:val="00305C36"/>
    <w:rsid w:val="003118D0"/>
    <w:rsid w:val="003153A2"/>
    <w:rsid w:val="00315A83"/>
    <w:rsid w:val="00317937"/>
    <w:rsid w:val="003212B5"/>
    <w:rsid w:val="003215DE"/>
    <w:rsid w:val="003230B1"/>
    <w:rsid w:val="00325207"/>
    <w:rsid w:val="00326B26"/>
    <w:rsid w:val="003311EA"/>
    <w:rsid w:val="00333169"/>
    <w:rsid w:val="003345D8"/>
    <w:rsid w:val="00334E3E"/>
    <w:rsid w:val="00335DD3"/>
    <w:rsid w:val="00337C55"/>
    <w:rsid w:val="00337F88"/>
    <w:rsid w:val="0034062E"/>
    <w:rsid w:val="00342DCC"/>
    <w:rsid w:val="00343D8F"/>
    <w:rsid w:val="003479A3"/>
    <w:rsid w:val="00352E45"/>
    <w:rsid w:val="0035524A"/>
    <w:rsid w:val="003556BB"/>
    <w:rsid w:val="0035623B"/>
    <w:rsid w:val="003620E5"/>
    <w:rsid w:val="00362F89"/>
    <w:rsid w:val="003670F7"/>
    <w:rsid w:val="00367BC2"/>
    <w:rsid w:val="00371C63"/>
    <w:rsid w:val="00374237"/>
    <w:rsid w:val="00374623"/>
    <w:rsid w:val="00375BE9"/>
    <w:rsid w:val="00376905"/>
    <w:rsid w:val="00376AFE"/>
    <w:rsid w:val="003772BE"/>
    <w:rsid w:val="003772F7"/>
    <w:rsid w:val="0038149D"/>
    <w:rsid w:val="003866F5"/>
    <w:rsid w:val="003876C2"/>
    <w:rsid w:val="003905C6"/>
    <w:rsid w:val="00393ADB"/>
    <w:rsid w:val="00394A51"/>
    <w:rsid w:val="0039563B"/>
    <w:rsid w:val="00395946"/>
    <w:rsid w:val="00396D91"/>
    <w:rsid w:val="003A0FDA"/>
    <w:rsid w:val="003A2442"/>
    <w:rsid w:val="003A6DF3"/>
    <w:rsid w:val="003A77D3"/>
    <w:rsid w:val="003B0E0B"/>
    <w:rsid w:val="003B1284"/>
    <w:rsid w:val="003B1347"/>
    <w:rsid w:val="003C1032"/>
    <w:rsid w:val="003C1F91"/>
    <w:rsid w:val="003C4842"/>
    <w:rsid w:val="003C5A38"/>
    <w:rsid w:val="003D03C4"/>
    <w:rsid w:val="003D2DE8"/>
    <w:rsid w:val="003D36D4"/>
    <w:rsid w:val="003D5C53"/>
    <w:rsid w:val="003D6C61"/>
    <w:rsid w:val="003E0836"/>
    <w:rsid w:val="003F189C"/>
    <w:rsid w:val="003F27B9"/>
    <w:rsid w:val="003F2F2A"/>
    <w:rsid w:val="003F5241"/>
    <w:rsid w:val="003F69F7"/>
    <w:rsid w:val="003F7618"/>
    <w:rsid w:val="00400704"/>
    <w:rsid w:val="004008F5"/>
    <w:rsid w:val="00400B01"/>
    <w:rsid w:val="004060F8"/>
    <w:rsid w:val="00411412"/>
    <w:rsid w:val="00413C66"/>
    <w:rsid w:val="00414287"/>
    <w:rsid w:val="004164B4"/>
    <w:rsid w:val="00422B19"/>
    <w:rsid w:val="00425DC7"/>
    <w:rsid w:val="00432A42"/>
    <w:rsid w:val="00434A89"/>
    <w:rsid w:val="00434FEE"/>
    <w:rsid w:val="0043645C"/>
    <w:rsid w:val="0044742C"/>
    <w:rsid w:val="004476BA"/>
    <w:rsid w:val="00450361"/>
    <w:rsid w:val="0045048C"/>
    <w:rsid w:val="00451972"/>
    <w:rsid w:val="004550C8"/>
    <w:rsid w:val="00455102"/>
    <w:rsid w:val="00455D61"/>
    <w:rsid w:val="00462252"/>
    <w:rsid w:val="00462811"/>
    <w:rsid w:val="00465DC4"/>
    <w:rsid w:val="004664C9"/>
    <w:rsid w:val="0046651C"/>
    <w:rsid w:val="00467F54"/>
    <w:rsid w:val="004707EB"/>
    <w:rsid w:val="00472BCB"/>
    <w:rsid w:val="00477665"/>
    <w:rsid w:val="00485175"/>
    <w:rsid w:val="00491986"/>
    <w:rsid w:val="00492185"/>
    <w:rsid w:val="004C5C29"/>
    <w:rsid w:val="004C6D53"/>
    <w:rsid w:val="004C78D6"/>
    <w:rsid w:val="004D4C7C"/>
    <w:rsid w:val="004D5555"/>
    <w:rsid w:val="004D5E09"/>
    <w:rsid w:val="004D6829"/>
    <w:rsid w:val="004D752F"/>
    <w:rsid w:val="004E0B0D"/>
    <w:rsid w:val="004E44A2"/>
    <w:rsid w:val="004F19AF"/>
    <w:rsid w:val="004F4AC0"/>
    <w:rsid w:val="00503394"/>
    <w:rsid w:val="005154A8"/>
    <w:rsid w:val="005168DC"/>
    <w:rsid w:val="00525B05"/>
    <w:rsid w:val="00527F5B"/>
    <w:rsid w:val="00530EED"/>
    <w:rsid w:val="005317EF"/>
    <w:rsid w:val="00533648"/>
    <w:rsid w:val="005341A3"/>
    <w:rsid w:val="00551931"/>
    <w:rsid w:val="00551A70"/>
    <w:rsid w:val="00552CF6"/>
    <w:rsid w:val="00555CA6"/>
    <w:rsid w:val="0055731E"/>
    <w:rsid w:val="00566282"/>
    <w:rsid w:val="00570D36"/>
    <w:rsid w:val="00570EBF"/>
    <w:rsid w:val="005727AD"/>
    <w:rsid w:val="005740D5"/>
    <w:rsid w:val="005742F8"/>
    <w:rsid w:val="0057729A"/>
    <w:rsid w:val="00580BA1"/>
    <w:rsid w:val="005919D8"/>
    <w:rsid w:val="005945BA"/>
    <w:rsid w:val="005A2CDB"/>
    <w:rsid w:val="005A4203"/>
    <w:rsid w:val="005B1AD1"/>
    <w:rsid w:val="005B2E65"/>
    <w:rsid w:val="005B2F2C"/>
    <w:rsid w:val="005B758A"/>
    <w:rsid w:val="005C0B73"/>
    <w:rsid w:val="005C2EC5"/>
    <w:rsid w:val="005C2F90"/>
    <w:rsid w:val="005C2FDC"/>
    <w:rsid w:val="005C6F0D"/>
    <w:rsid w:val="005C74C0"/>
    <w:rsid w:val="005C7F05"/>
    <w:rsid w:val="005D00C9"/>
    <w:rsid w:val="005D0DDF"/>
    <w:rsid w:val="005D2611"/>
    <w:rsid w:val="005D2890"/>
    <w:rsid w:val="005D684A"/>
    <w:rsid w:val="005D6991"/>
    <w:rsid w:val="005DB7AF"/>
    <w:rsid w:val="005E3724"/>
    <w:rsid w:val="005E5033"/>
    <w:rsid w:val="005E685E"/>
    <w:rsid w:val="005E6DF1"/>
    <w:rsid w:val="005E7A6D"/>
    <w:rsid w:val="005F115B"/>
    <w:rsid w:val="005F401B"/>
    <w:rsid w:val="005F4F00"/>
    <w:rsid w:val="005F61CC"/>
    <w:rsid w:val="00602CE4"/>
    <w:rsid w:val="00605361"/>
    <w:rsid w:val="00610AAE"/>
    <w:rsid w:val="0061114A"/>
    <w:rsid w:val="00611713"/>
    <w:rsid w:val="0061271D"/>
    <w:rsid w:val="00612F96"/>
    <w:rsid w:val="00613552"/>
    <w:rsid w:val="00625B38"/>
    <w:rsid w:val="00625CEC"/>
    <w:rsid w:val="0062767E"/>
    <w:rsid w:val="00636738"/>
    <w:rsid w:val="00640592"/>
    <w:rsid w:val="00640E87"/>
    <w:rsid w:val="006431DE"/>
    <w:rsid w:val="00645448"/>
    <w:rsid w:val="006500C4"/>
    <w:rsid w:val="00650214"/>
    <w:rsid w:val="00652FFC"/>
    <w:rsid w:val="00657B28"/>
    <w:rsid w:val="00657BC3"/>
    <w:rsid w:val="006631D7"/>
    <w:rsid w:val="00663E1F"/>
    <w:rsid w:val="00665511"/>
    <w:rsid w:val="006711BB"/>
    <w:rsid w:val="00674543"/>
    <w:rsid w:val="00675132"/>
    <w:rsid w:val="00675AB1"/>
    <w:rsid w:val="00681AC1"/>
    <w:rsid w:val="00686E7D"/>
    <w:rsid w:val="00687A10"/>
    <w:rsid w:val="00690D66"/>
    <w:rsid w:val="00695022"/>
    <w:rsid w:val="00696B52"/>
    <w:rsid w:val="00696F6F"/>
    <w:rsid w:val="006A33EC"/>
    <w:rsid w:val="006A75A2"/>
    <w:rsid w:val="006B4463"/>
    <w:rsid w:val="006C0C1A"/>
    <w:rsid w:val="006C121F"/>
    <w:rsid w:val="006C4740"/>
    <w:rsid w:val="006C479F"/>
    <w:rsid w:val="006C6A74"/>
    <w:rsid w:val="006C6F22"/>
    <w:rsid w:val="006D3F0D"/>
    <w:rsid w:val="006D4F84"/>
    <w:rsid w:val="006D60E5"/>
    <w:rsid w:val="006D71B0"/>
    <w:rsid w:val="006E29F8"/>
    <w:rsid w:val="006E4EFC"/>
    <w:rsid w:val="006E60BE"/>
    <w:rsid w:val="006E7E64"/>
    <w:rsid w:val="006F06D8"/>
    <w:rsid w:val="006F474D"/>
    <w:rsid w:val="0070023C"/>
    <w:rsid w:val="007061C2"/>
    <w:rsid w:val="00710ECC"/>
    <w:rsid w:val="00717753"/>
    <w:rsid w:val="00721343"/>
    <w:rsid w:val="00723C6A"/>
    <w:rsid w:val="00725765"/>
    <w:rsid w:val="007310DB"/>
    <w:rsid w:val="007325D9"/>
    <w:rsid w:val="00734C98"/>
    <w:rsid w:val="00736A22"/>
    <w:rsid w:val="0074043D"/>
    <w:rsid w:val="007443B1"/>
    <w:rsid w:val="0074555A"/>
    <w:rsid w:val="00745A06"/>
    <w:rsid w:val="00746ED7"/>
    <w:rsid w:val="007476A1"/>
    <w:rsid w:val="007534DA"/>
    <w:rsid w:val="00755919"/>
    <w:rsid w:val="00755B0A"/>
    <w:rsid w:val="007605E5"/>
    <w:rsid w:val="00765CE0"/>
    <w:rsid w:val="00767DA3"/>
    <w:rsid w:val="007730BA"/>
    <w:rsid w:val="007760D0"/>
    <w:rsid w:val="0078283B"/>
    <w:rsid w:val="00783AFF"/>
    <w:rsid w:val="0078462E"/>
    <w:rsid w:val="00784A68"/>
    <w:rsid w:val="0079175E"/>
    <w:rsid w:val="00791A61"/>
    <w:rsid w:val="00797F42"/>
    <w:rsid w:val="007A03ED"/>
    <w:rsid w:val="007A23C0"/>
    <w:rsid w:val="007A45EC"/>
    <w:rsid w:val="007A7CD8"/>
    <w:rsid w:val="007B1B77"/>
    <w:rsid w:val="007B6B1E"/>
    <w:rsid w:val="007C1AD7"/>
    <w:rsid w:val="007D0D3C"/>
    <w:rsid w:val="007E05EB"/>
    <w:rsid w:val="007E1E24"/>
    <w:rsid w:val="007E2D3D"/>
    <w:rsid w:val="007E3766"/>
    <w:rsid w:val="007E7F5F"/>
    <w:rsid w:val="007F07AB"/>
    <w:rsid w:val="007F1219"/>
    <w:rsid w:val="007F2E1F"/>
    <w:rsid w:val="007F44A4"/>
    <w:rsid w:val="00802F81"/>
    <w:rsid w:val="00806B6A"/>
    <w:rsid w:val="00811804"/>
    <w:rsid w:val="00811F02"/>
    <w:rsid w:val="00811FE9"/>
    <w:rsid w:val="00812D77"/>
    <w:rsid w:val="0082057F"/>
    <w:rsid w:val="008218D3"/>
    <w:rsid w:val="00827614"/>
    <w:rsid w:val="008277E1"/>
    <w:rsid w:val="0083277F"/>
    <w:rsid w:val="00834352"/>
    <w:rsid w:val="008349D2"/>
    <w:rsid w:val="0084315B"/>
    <w:rsid w:val="00851616"/>
    <w:rsid w:val="00853046"/>
    <w:rsid w:val="008553EC"/>
    <w:rsid w:val="008572AA"/>
    <w:rsid w:val="008602DA"/>
    <w:rsid w:val="0086050D"/>
    <w:rsid w:val="0086064A"/>
    <w:rsid w:val="008631C2"/>
    <w:rsid w:val="008637D6"/>
    <w:rsid w:val="008655F2"/>
    <w:rsid w:val="00866D4D"/>
    <w:rsid w:val="00867A6C"/>
    <w:rsid w:val="008746C3"/>
    <w:rsid w:val="0087675A"/>
    <w:rsid w:val="00877E8E"/>
    <w:rsid w:val="00880305"/>
    <w:rsid w:val="0088211E"/>
    <w:rsid w:val="00882D4B"/>
    <w:rsid w:val="00882E44"/>
    <w:rsid w:val="00883E3B"/>
    <w:rsid w:val="0088462D"/>
    <w:rsid w:val="008867AE"/>
    <w:rsid w:val="00890116"/>
    <w:rsid w:val="00891840"/>
    <w:rsid w:val="00894786"/>
    <w:rsid w:val="00897D43"/>
    <w:rsid w:val="0089FBAF"/>
    <w:rsid w:val="008A172E"/>
    <w:rsid w:val="008A1FB2"/>
    <w:rsid w:val="008A4234"/>
    <w:rsid w:val="008A4F87"/>
    <w:rsid w:val="008B1271"/>
    <w:rsid w:val="008B6E95"/>
    <w:rsid w:val="008C01EC"/>
    <w:rsid w:val="008C2E2D"/>
    <w:rsid w:val="008C6234"/>
    <w:rsid w:val="008C742C"/>
    <w:rsid w:val="008D126A"/>
    <w:rsid w:val="008D45C9"/>
    <w:rsid w:val="008D751E"/>
    <w:rsid w:val="008E38AA"/>
    <w:rsid w:val="008E423E"/>
    <w:rsid w:val="008E4362"/>
    <w:rsid w:val="008F226A"/>
    <w:rsid w:val="008F38F9"/>
    <w:rsid w:val="008F6B57"/>
    <w:rsid w:val="008F7A84"/>
    <w:rsid w:val="00900521"/>
    <w:rsid w:val="009064DD"/>
    <w:rsid w:val="0091063F"/>
    <w:rsid w:val="00910CEC"/>
    <w:rsid w:val="00911370"/>
    <w:rsid w:val="009159FE"/>
    <w:rsid w:val="00920907"/>
    <w:rsid w:val="00921E66"/>
    <w:rsid w:val="00922862"/>
    <w:rsid w:val="00922E10"/>
    <w:rsid w:val="00926786"/>
    <w:rsid w:val="00931407"/>
    <w:rsid w:val="00933F55"/>
    <w:rsid w:val="009347EB"/>
    <w:rsid w:val="00942266"/>
    <w:rsid w:val="00943E3B"/>
    <w:rsid w:val="00944711"/>
    <w:rsid w:val="009471C3"/>
    <w:rsid w:val="00950BA3"/>
    <w:rsid w:val="00951E6D"/>
    <w:rsid w:val="00952834"/>
    <w:rsid w:val="00953EBD"/>
    <w:rsid w:val="00957EF5"/>
    <w:rsid w:val="009612D3"/>
    <w:rsid w:val="00973B2C"/>
    <w:rsid w:val="009754B9"/>
    <w:rsid w:val="0097690C"/>
    <w:rsid w:val="00977FD8"/>
    <w:rsid w:val="00984136"/>
    <w:rsid w:val="00987AC1"/>
    <w:rsid w:val="009907DF"/>
    <w:rsid w:val="009918B4"/>
    <w:rsid w:val="00995832"/>
    <w:rsid w:val="00997B0A"/>
    <w:rsid w:val="00997C99"/>
    <w:rsid w:val="009A2371"/>
    <w:rsid w:val="009A3745"/>
    <w:rsid w:val="009A4CD6"/>
    <w:rsid w:val="009B0C1D"/>
    <w:rsid w:val="009B303F"/>
    <w:rsid w:val="009B5CD0"/>
    <w:rsid w:val="009B639C"/>
    <w:rsid w:val="009D22BC"/>
    <w:rsid w:val="009E1A55"/>
    <w:rsid w:val="00A043D4"/>
    <w:rsid w:val="00A04B1E"/>
    <w:rsid w:val="00A07B8E"/>
    <w:rsid w:val="00A07FDC"/>
    <w:rsid w:val="00A1018B"/>
    <w:rsid w:val="00A1303C"/>
    <w:rsid w:val="00A136DF"/>
    <w:rsid w:val="00A176EB"/>
    <w:rsid w:val="00A27157"/>
    <w:rsid w:val="00A303FC"/>
    <w:rsid w:val="00A31E66"/>
    <w:rsid w:val="00A3385D"/>
    <w:rsid w:val="00A345ED"/>
    <w:rsid w:val="00A3561D"/>
    <w:rsid w:val="00A40CE9"/>
    <w:rsid w:val="00A413B9"/>
    <w:rsid w:val="00A436D5"/>
    <w:rsid w:val="00A460B9"/>
    <w:rsid w:val="00A47E93"/>
    <w:rsid w:val="00A53D4F"/>
    <w:rsid w:val="00A5776B"/>
    <w:rsid w:val="00A61F40"/>
    <w:rsid w:val="00A65EFD"/>
    <w:rsid w:val="00A67CB5"/>
    <w:rsid w:val="00A74D70"/>
    <w:rsid w:val="00A75749"/>
    <w:rsid w:val="00A75B9C"/>
    <w:rsid w:val="00A877DE"/>
    <w:rsid w:val="00A90726"/>
    <w:rsid w:val="00A94B61"/>
    <w:rsid w:val="00A953E3"/>
    <w:rsid w:val="00A96AC1"/>
    <w:rsid w:val="00A97A06"/>
    <w:rsid w:val="00AA014F"/>
    <w:rsid w:val="00AA4D0B"/>
    <w:rsid w:val="00AA5C79"/>
    <w:rsid w:val="00AA7A86"/>
    <w:rsid w:val="00AB184A"/>
    <w:rsid w:val="00AB4A4D"/>
    <w:rsid w:val="00AB6BC7"/>
    <w:rsid w:val="00AB7773"/>
    <w:rsid w:val="00AB7DB8"/>
    <w:rsid w:val="00AC1112"/>
    <w:rsid w:val="00AC2CD6"/>
    <w:rsid w:val="00AC312A"/>
    <w:rsid w:val="00AC34D6"/>
    <w:rsid w:val="00AC7B7C"/>
    <w:rsid w:val="00AE0E6E"/>
    <w:rsid w:val="00AE2E5D"/>
    <w:rsid w:val="00AE354D"/>
    <w:rsid w:val="00AE446A"/>
    <w:rsid w:val="00AE6224"/>
    <w:rsid w:val="00AE7B8C"/>
    <w:rsid w:val="00AE7C47"/>
    <w:rsid w:val="00B01CD8"/>
    <w:rsid w:val="00B0308D"/>
    <w:rsid w:val="00B03D12"/>
    <w:rsid w:val="00B0518E"/>
    <w:rsid w:val="00B0677C"/>
    <w:rsid w:val="00B143E9"/>
    <w:rsid w:val="00B14DBB"/>
    <w:rsid w:val="00B172B6"/>
    <w:rsid w:val="00B176B0"/>
    <w:rsid w:val="00B201F2"/>
    <w:rsid w:val="00B23F20"/>
    <w:rsid w:val="00B26B58"/>
    <w:rsid w:val="00B272D2"/>
    <w:rsid w:val="00B30C05"/>
    <w:rsid w:val="00B320B7"/>
    <w:rsid w:val="00B34D37"/>
    <w:rsid w:val="00B35159"/>
    <w:rsid w:val="00B37177"/>
    <w:rsid w:val="00B41E69"/>
    <w:rsid w:val="00B44993"/>
    <w:rsid w:val="00B44CA2"/>
    <w:rsid w:val="00B4565D"/>
    <w:rsid w:val="00B526DC"/>
    <w:rsid w:val="00B53187"/>
    <w:rsid w:val="00B5396B"/>
    <w:rsid w:val="00B559C6"/>
    <w:rsid w:val="00B56ACE"/>
    <w:rsid w:val="00B73107"/>
    <w:rsid w:val="00B73C0D"/>
    <w:rsid w:val="00B76CDF"/>
    <w:rsid w:val="00B80866"/>
    <w:rsid w:val="00B81472"/>
    <w:rsid w:val="00B85C0D"/>
    <w:rsid w:val="00B85F57"/>
    <w:rsid w:val="00B875E3"/>
    <w:rsid w:val="00B90DC0"/>
    <w:rsid w:val="00B9340E"/>
    <w:rsid w:val="00B96464"/>
    <w:rsid w:val="00BA08A8"/>
    <w:rsid w:val="00BA3A84"/>
    <w:rsid w:val="00BA40F3"/>
    <w:rsid w:val="00BA6AAF"/>
    <w:rsid w:val="00BB084B"/>
    <w:rsid w:val="00BB1D19"/>
    <w:rsid w:val="00BB784B"/>
    <w:rsid w:val="00BB7919"/>
    <w:rsid w:val="00BC04C3"/>
    <w:rsid w:val="00BC0706"/>
    <w:rsid w:val="00BC4AF1"/>
    <w:rsid w:val="00BC5998"/>
    <w:rsid w:val="00BC5A45"/>
    <w:rsid w:val="00BC5BCA"/>
    <w:rsid w:val="00BE0094"/>
    <w:rsid w:val="00BE0FF3"/>
    <w:rsid w:val="00BE403E"/>
    <w:rsid w:val="00BF03A3"/>
    <w:rsid w:val="00BF0BF2"/>
    <w:rsid w:val="00C05753"/>
    <w:rsid w:val="00C070C3"/>
    <w:rsid w:val="00C0726B"/>
    <w:rsid w:val="00C07D1C"/>
    <w:rsid w:val="00C12158"/>
    <w:rsid w:val="00C132BD"/>
    <w:rsid w:val="00C15BEF"/>
    <w:rsid w:val="00C17D9A"/>
    <w:rsid w:val="00C23D60"/>
    <w:rsid w:val="00C30E69"/>
    <w:rsid w:val="00C329CC"/>
    <w:rsid w:val="00C3645C"/>
    <w:rsid w:val="00C4066A"/>
    <w:rsid w:val="00C41986"/>
    <w:rsid w:val="00C41AB9"/>
    <w:rsid w:val="00C422CD"/>
    <w:rsid w:val="00C43462"/>
    <w:rsid w:val="00C476D4"/>
    <w:rsid w:val="00C500E0"/>
    <w:rsid w:val="00C5210C"/>
    <w:rsid w:val="00C528EC"/>
    <w:rsid w:val="00C545B3"/>
    <w:rsid w:val="00C54E9C"/>
    <w:rsid w:val="00C56151"/>
    <w:rsid w:val="00C569D5"/>
    <w:rsid w:val="00C57B63"/>
    <w:rsid w:val="00C6014F"/>
    <w:rsid w:val="00C73212"/>
    <w:rsid w:val="00C80250"/>
    <w:rsid w:val="00C8215D"/>
    <w:rsid w:val="00C82F07"/>
    <w:rsid w:val="00C8644B"/>
    <w:rsid w:val="00C920D7"/>
    <w:rsid w:val="00C93D80"/>
    <w:rsid w:val="00C952D2"/>
    <w:rsid w:val="00CA3B00"/>
    <w:rsid w:val="00CA3B55"/>
    <w:rsid w:val="00CA4970"/>
    <w:rsid w:val="00CA590C"/>
    <w:rsid w:val="00CA5EF6"/>
    <w:rsid w:val="00CB2DA9"/>
    <w:rsid w:val="00CB4CDC"/>
    <w:rsid w:val="00CB5F8D"/>
    <w:rsid w:val="00CB73DC"/>
    <w:rsid w:val="00CD2508"/>
    <w:rsid w:val="00CD52E0"/>
    <w:rsid w:val="00CD59A7"/>
    <w:rsid w:val="00CD7B6B"/>
    <w:rsid w:val="00CE0716"/>
    <w:rsid w:val="00CE45B6"/>
    <w:rsid w:val="00CE46B9"/>
    <w:rsid w:val="00CE4816"/>
    <w:rsid w:val="00CE746E"/>
    <w:rsid w:val="00CF2ABD"/>
    <w:rsid w:val="00CF42A0"/>
    <w:rsid w:val="00D00404"/>
    <w:rsid w:val="00D0469F"/>
    <w:rsid w:val="00D10A8B"/>
    <w:rsid w:val="00D132F3"/>
    <w:rsid w:val="00D13C9D"/>
    <w:rsid w:val="00D15829"/>
    <w:rsid w:val="00D2728D"/>
    <w:rsid w:val="00D279B2"/>
    <w:rsid w:val="00D30D1D"/>
    <w:rsid w:val="00D313AC"/>
    <w:rsid w:val="00D314D1"/>
    <w:rsid w:val="00D329EA"/>
    <w:rsid w:val="00D33CE2"/>
    <w:rsid w:val="00D37A06"/>
    <w:rsid w:val="00D40002"/>
    <w:rsid w:val="00D4227D"/>
    <w:rsid w:val="00D45F2B"/>
    <w:rsid w:val="00D4702D"/>
    <w:rsid w:val="00D52034"/>
    <w:rsid w:val="00D540AC"/>
    <w:rsid w:val="00D60756"/>
    <w:rsid w:val="00D60CBE"/>
    <w:rsid w:val="00D62548"/>
    <w:rsid w:val="00D67C3A"/>
    <w:rsid w:val="00D7342A"/>
    <w:rsid w:val="00D74E17"/>
    <w:rsid w:val="00D74FE7"/>
    <w:rsid w:val="00D80057"/>
    <w:rsid w:val="00D82343"/>
    <w:rsid w:val="00D845FD"/>
    <w:rsid w:val="00D878BD"/>
    <w:rsid w:val="00D911A0"/>
    <w:rsid w:val="00D972B8"/>
    <w:rsid w:val="00D97857"/>
    <w:rsid w:val="00DA15E4"/>
    <w:rsid w:val="00DA3F12"/>
    <w:rsid w:val="00DA7990"/>
    <w:rsid w:val="00DAFF3B"/>
    <w:rsid w:val="00DB6539"/>
    <w:rsid w:val="00DC192A"/>
    <w:rsid w:val="00DC1AEB"/>
    <w:rsid w:val="00DC35ED"/>
    <w:rsid w:val="00DC4120"/>
    <w:rsid w:val="00DC47CA"/>
    <w:rsid w:val="00DC4EE4"/>
    <w:rsid w:val="00DC57EB"/>
    <w:rsid w:val="00DC7466"/>
    <w:rsid w:val="00DD09A4"/>
    <w:rsid w:val="00DD58E7"/>
    <w:rsid w:val="00DD629F"/>
    <w:rsid w:val="00DE180F"/>
    <w:rsid w:val="00DE52A8"/>
    <w:rsid w:val="00DE5777"/>
    <w:rsid w:val="00DF00CC"/>
    <w:rsid w:val="00DF2236"/>
    <w:rsid w:val="00DF41D0"/>
    <w:rsid w:val="00E04B79"/>
    <w:rsid w:val="00E04E59"/>
    <w:rsid w:val="00E06D24"/>
    <w:rsid w:val="00E2484A"/>
    <w:rsid w:val="00E31C8C"/>
    <w:rsid w:val="00E3684A"/>
    <w:rsid w:val="00E373B3"/>
    <w:rsid w:val="00E37E89"/>
    <w:rsid w:val="00E400DA"/>
    <w:rsid w:val="00E53AB0"/>
    <w:rsid w:val="00E568F3"/>
    <w:rsid w:val="00E574C7"/>
    <w:rsid w:val="00E614E7"/>
    <w:rsid w:val="00E61972"/>
    <w:rsid w:val="00E65036"/>
    <w:rsid w:val="00E7239F"/>
    <w:rsid w:val="00E72509"/>
    <w:rsid w:val="00E757DC"/>
    <w:rsid w:val="00E77FCB"/>
    <w:rsid w:val="00E835E5"/>
    <w:rsid w:val="00E83AD3"/>
    <w:rsid w:val="00E87650"/>
    <w:rsid w:val="00E876AE"/>
    <w:rsid w:val="00E9036E"/>
    <w:rsid w:val="00E90AEA"/>
    <w:rsid w:val="00E90B33"/>
    <w:rsid w:val="00E939D9"/>
    <w:rsid w:val="00E94018"/>
    <w:rsid w:val="00E94513"/>
    <w:rsid w:val="00E94DFF"/>
    <w:rsid w:val="00E96FF1"/>
    <w:rsid w:val="00E97429"/>
    <w:rsid w:val="00EA4C74"/>
    <w:rsid w:val="00EA533D"/>
    <w:rsid w:val="00EB0FC4"/>
    <w:rsid w:val="00EB104B"/>
    <w:rsid w:val="00EB4205"/>
    <w:rsid w:val="00EB7A71"/>
    <w:rsid w:val="00EB7C96"/>
    <w:rsid w:val="00EC287C"/>
    <w:rsid w:val="00EC650A"/>
    <w:rsid w:val="00ED061C"/>
    <w:rsid w:val="00ED3D14"/>
    <w:rsid w:val="00EE1894"/>
    <w:rsid w:val="00EF28B1"/>
    <w:rsid w:val="00EF2AF7"/>
    <w:rsid w:val="00EF6B23"/>
    <w:rsid w:val="00F02688"/>
    <w:rsid w:val="00F05EE7"/>
    <w:rsid w:val="00F108FC"/>
    <w:rsid w:val="00F114D8"/>
    <w:rsid w:val="00F11B12"/>
    <w:rsid w:val="00F11C8B"/>
    <w:rsid w:val="00F13682"/>
    <w:rsid w:val="00F14FAE"/>
    <w:rsid w:val="00F22BA3"/>
    <w:rsid w:val="00F260F1"/>
    <w:rsid w:val="00F313E5"/>
    <w:rsid w:val="00F317A4"/>
    <w:rsid w:val="00F32AB5"/>
    <w:rsid w:val="00F331C0"/>
    <w:rsid w:val="00F3441A"/>
    <w:rsid w:val="00F34F70"/>
    <w:rsid w:val="00F36142"/>
    <w:rsid w:val="00F37A56"/>
    <w:rsid w:val="00F412C8"/>
    <w:rsid w:val="00F4402A"/>
    <w:rsid w:val="00F508A9"/>
    <w:rsid w:val="00F5090D"/>
    <w:rsid w:val="00F51596"/>
    <w:rsid w:val="00F52BA9"/>
    <w:rsid w:val="00F53D78"/>
    <w:rsid w:val="00F57D7C"/>
    <w:rsid w:val="00F60721"/>
    <w:rsid w:val="00F6164E"/>
    <w:rsid w:val="00F628BE"/>
    <w:rsid w:val="00F63C5F"/>
    <w:rsid w:val="00F66F35"/>
    <w:rsid w:val="00F716E2"/>
    <w:rsid w:val="00F71750"/>
    <w:rsid w:val="00F73CA9"/>
    <w:rsid w:val="00F744F9"/>
    <w:rsid w:val="00F8168B"/>
    <w:rsid w:val="00F81B75"/>
    <w:rsid w:val="00F85B67"/>
    <w:rsid w:val="00FA6505"/>
    <w:rsid w:val="00FB09E7"/>
    <w:rsid w:val="00FB1D2C"/>
    <w:rsid w:val="00FB1D7A"/>
    <w:rsid w:val="00FB3FA8"/>
    <w:rsid w:val="00FB41DE"/>
    <w:rsid w:val="00FB7C30"/>
    <w:rsid w:val="00FB7CF8"/>
    <w:rsid w:val="00FC3F4C"/>
    <w:rsid w:val="00FC4D24"/>
    <w:rsid w:val="00FD01CB"/>
    <w:rsid w:val="00FD2B98"/>
    <w:rsid w:val="00FD653F"/>
    <w:rsid w:val="00FF45E9"/>
    <w:rsid w:val="00FF4A65"/>
    <w:rsid w:val="00FF5A4A"/>
    <w:rsid w:val="01061F82"/>
    <w:rsid w:val="0111D25E"/>
    <w:rsid w:val="014441F8"/>
    <w:rsid w:val="0162F469"/>
    <w:rsid w:val="01BFD746"/>
    <w:rsid w:val="01F6D21A"/>
    <w:rsid w:val="0214BF64"/>
    <w:rsid w:val="02309930"/>
    <w:rsid w:val="02C6746B"/>
    <w:rsid w:val="02DD4367"/>
    <w:rsid w:val="0314AAE4"/>
    <w:rsid w:val="033C6D73"/>
    <w:rsid w:val="034F23E8"/>
    <w:rsid w:val="036FBD75"/>
    <w:rsid w:val="03E1F127"/>
    <w:rsid w:val="03E20B09"/>
    <w:rsid w:val="044A0232"/>
    <w:rsid w:val="045DF599"/>
    <w:rsid w:val="04A090A8"/>
    <w:rsid w:val="053CACE0"/>
    <w:rsid w:val="05564D1D"/>
    <w:rsid w:val="0559A381"/>
    <w:rsid w:val="0566738A"/>
    <w:rsid w:val="057DC188"/>
    <w:rsid w:val="058F5A96"/>
    <w:rsid w:val="058FC36B"/>
    <w:rsid w:val="05B9FD33"/>
    <w:rsid w:val="05BD3CC8"/>
    <w:rsid w:val="05C0FFCA"/>
    <w:rsid w:val="05EEC339"/>
    <w:rsid w:val="05F2A310"/>
    <w:rsid w:val="05F518F2"/>
    <w:rsid w:val="05FB3134"/>
    <w:rsid w:val="060B72AA"/>
    <w:rsid w:val="06206B07"/>
    <w:rsid w:val="06437BDE"/>
    <w:rsid w:val="06628E9F"/>
    <w:rsid w:val="06927FBA"/>
    <w:rsid w:val="06BED662"/>
    <w:rsid w:val="06CA433D"/>
    <w:rsid w:val="06DA1CA1"/>
    <w:rsid w:val="06E57E20"/>
    <w:rsid w:val="06E83087"/>
    <w:rsid w:val="06ECCF2F"/>
    <w:rsid w:val="0706CAE3"/>
    <w:rsid w:val="0727A64F"/>
    <w:rsid w:val="07492D3C"/>
    <w:rsid w:val="07ADCCA9"/>
    <w:rsid w:val="07B7EE2A"/>
    <w:rsid w:val="07BC5C1F"/>
    <w:rsid w:val="07BDE638"/>
    <w:rsid w:val="07C33C25"/>
    <w:rsid w:val="07D839E7"/>
    <w:rsid w:val="07E32DD8"/>
    <w:rsid w:val="07E4112A"/>
    <w:rsid w:val="08247EE9"/>
    <w:rsid w:val="0830CAB9"/>
    <w:rsid w:val="084CB544"/>
    <w:rsid w:val="0854B261"/>
    <w:rsid w:val="0866D311"/>
    <w:rsid w:val="0874F190"/>
    <w:rsid w:val="08831C3F"/>
    <w:rsid w:val="08852AD7"/>
    <w:rsid w:val="088D340A"/>
    <w:rsid w:val="08E4D123"/>
    <w:rsid w:val="08F3AD88"/>
    <w:rsid w:val="091F40BE"/>
    <w:rsid w:val="0920159F"/>
    <w:rsid w:val="09604A2E"/>
    <w:rsid w:val="0961A198"/>
    <w:rsid w:val="09833CDD"/>
    <w:rsid w:val="09F251E2"/>
    <w:rsid w:val="09F6AE0A"/>
    <w:rsid w:val="0A01E3FF"/>
    <w:rsid w:val="0A027F6A"/>
    <w:rsid w:val="0A039E33"/>
    <w:rsid w:val="0A0EA371"/>
    <w:rsid w:val="0A10C1F1"/>
    <w:rsid w:val="0A49F8AA"/>
    <w:rsid w:val="0A677B98"/>
    <w:rsid w:val="0A6D4C5B"/>
    <w:rsid w:val="0A7F3AD7"/>
    <w:rsid w:val="0A808F55"/>
    <w:rsid w:val="0A8EDB5F"/>
    <w:rsid w:val="0B37CF57"/>
    <w:rsid w:val="0B66929C"/>
    <w:rsid w:val="0B75A474"/>
    <w:rsid w:val="0B793AE1"/>
    <w:rsid w:val="0BEC3D45"/>
    <w:rsid w:val="0C308429"/>
    <w:rsid w:val="0C721309"/>
    <w:rsid w:val="0C8DC136"/>
    <w:rsid w:val="0C9D6C06"/>
    <w:rsid w:val="0CFEA313"/>
    <w:rsid w:val="0D0C48D8"/>
    <w:rsid w:val="0D13FF8D"/>
    <w:rsid w:val="0D667CBC"/>
    <w:rsid w:val="0D904DFF"/>
    <w:rsid w:val="0D9CD406"/>
    <w:rsid w:val="0DA2A691"/>
    <w:rsid w:val="0DB7E545"/>
    <w:rsid w:val="0DC9D0EA"/>
    <w:rsid w:val="0DF19367"/>
    <w:rsid w:val="0E3579CB"/>
    <w:rsid w:val="0E47A2FA"/>
    <w:rsid w:val="0E55D3E0"/>
    <w:rsid w:val="0E73E42B"/>
    <w:rsid w:val="0E97D445"/>
    <w:rsid w:val="0EAA42E8"/>
    <w:rsid w:val="0EBC904A"/>
    <w:rsid w:val="0ED9EA15"/>
    <w:rsid w:val="0EE93B84"/>
    <w:rsid w:val="0F0BC978"/>
    <w:rsid w:val="0F8F5723"/>
    <w:rsid w:val="0FA8CAF4"/>
    <w:rsid w:val="0FB283EA"/>
    <w:rsid w:val="0FF63F08"/>
    <w:rsid w:val="10057EFE"/>
    <w:rsid w:val="107271EF"/>
    <w:rsid w:val="107F9343"/>
    <w:rsid w:val="109D7F03"/>
    <w:rsid w:val="10F7ED58"/>
    <w:rsid w:val="11055994"/>
    <w:rsid w:val="117692FD"/>
    <w:rsid w:val="1180DB3D"/>
    <w:rsid w:val="11998090"/>
    <w:rsid w:val="11A1E128"/>
    <w:rsid w:val="11C650A3"/>
    <w:rsid w:val="11E1C0FB"/>
    <w:rsid w:val="11E751B6"/>
    <w:rsid w:val="11F6B613"/>
    <w:rsid w:val="120EC401"/>
    <w:rsid w:val="120F82DB"/>
    <w:rsid w:val="12349AAE"/>
    <w:rsid w:val="12AB78E7"/>
    <w:rsid w:val="12B40C71"/>
    <w:rsid w:val="12C1F0FE"/>
    <w:rsid w:val="12F8F3AE"/>
    <w:rsid w:val="131B661A"/>
    <w:rsid w:val="131EA621"/>
    <w:rsid w:val="132BEA7B"/>
    <w:rsid w:val="1335ED8E"/>
    <w:rsid w:val="13586FC5"/>
    <w:rsid w:val="137B756A"/>
    <w:rsid w:val="13C5B8D6"/>
    <w:rsid w:val="13F6F6FF"/>
    <w:rsid w:val="140152AA"/>
    <w:rsid w:val="140B9B57"/>
    <w:rsid w:val="14212E30"/>
    <w:rsid w:val="1458D0A2"/>
    <w:rsid w:val="14681987"/>
    <w:rsid w:val="14775E6B"/>
    <w:rsid w:val="1487EF1A"/>
    <w:rsid w:val="1496C2BD"/>
    <w:rsid w:val="14D25DA7"/>
    <w:rsid w:val="14EBEBB9"/>
    <w:rsid w:val="14EF8CC6"/>
    <w:rsid w:val="1528DE4D"/>
    <w:rsid w:val="153A3180"/>
    <w:rsid w:val="15616EC7"/>
    <w:rsid w:val="158A85B0"/>
    <w:rsid w:val="15978335"/>
    <w:rsid w:val="15CA534F"/>
    <w:rsid w:val="15E49B69"/>
    <w:rsid w:val="15EF0912"/>
    <w:rsid w:val="1666819D"/>
    <w:rsid w:val="1668EDE2"/>
    <w:rsid w:val="16774F97"/>
    <w:rsid w:val="16BDAA6D"/>
    <w:rsid w:val="16DE4BB7"/>
    <w:rsid w:val="17017531"/>
    <w:rsid w:val="170BF42C"/>
    <w:rsid w:val="173DE2F1"/>
    <w:rsid w:val="1753ECF1"/>
    <w:rsid w:val="1763AAFB"/>
    <w:rsid w:val="17712D01"/>
    <w:rsid w:val="17A42CDD"/>
    <w:rsid w:val="17B791AC"/>
    <w:rsid w:val="180A5049"/>
    <w:rsid w:val="181E01F8"/>
    <w:rsid w:val="183EEBA0"/>
    <w:rsid w:val="186B43E1"/>
    <w:rsid w:val="18BFC039"/>
    <w:rsid w:val="18D7AF06"/>
    <w:rsid w:val="18F2BEAD"/>
    <w:rsid w:val="18FBA8E1"/>
    <w:rsid w:val="1962AF90"/>
    <w:rsid w:val="1991D522"/>
    <w:rsid w:val="199EF35B"/>
    <w:rsid w:val="19A75F31"/>
    <w:rsid w:val="19D53D60"/>
    <w:rsid w:val="19F58745"/>
    <w:rsid w:val="19F7E468"/>
    <w:rsid w:val="1A0C4E0D"/>
    <w:rsid w:val="1A7873CB"/>
    <w:rsid w:val="1A8E8F0E"/>
    <w:rsid w:val="1A910611"/>
    <w:rsid w:val="1AA8E1BE"/>
    <w:rsid w:val="1AA8E58C"/>
    <w:rsid w:val="1B18FA9E"/>
    <w:rsid w:val="1B29B806"/>
    <w:rsid w:val="1B3AE8B5"/>
    <w:rsid w:val="1B3EAF62"/>
    <w:rsid w:val="1B4D9E2E"/>
    <w:rsid w:val="1B599E6B"/>
    <w:rsid w:val="1B7E558F"/>
    <w:rsid w:val="1BB51C20"/>
    <w:rsid w:val="1BCB5178"/>
    <w:rsid w:val="1BE59BC4"/>
    <w:rsid w:val="1C12569A"/>
    <w:rsid w:val="1C361538"/>
    <w:rsid w:val="1C45EE80"/>
    <w:rsid w:val="1C96B5F5"/>
    <w:rsid w:val="1CA87D5B"/>
    <w:rsid w:val="1CAC600A"/>
    <w:rsid w:val="1CCF699C"/>
    <w:rsid w:val="1CD3AAF5"/>
    <w:rsid w:val="1CD47161"/>
    <w:rsid w:val="1D1B1D8A"/>
    <w:rsid w:val="1D52B8A2"/>
    <w:rsid w:val="1D6B493E"/>
    <w:rsid w:val="1D6DD7CB"/>
    <w:rsid w:val="1D754107"/>
    <w:rsid w:val="1DD44A64"/>
    <w:rsid w:val="1E01D9E0"/>
    <w:rsid w:val="1E1138EB"/>
    <w:rsid w:val="1E1436FF"/>
    <w:rsid w:val="1E1ED0A0"/>
    <w:rsid w:val="1E2F41A3"/>
    <w:rsid w:val="1E3239C4"/>
    <w:rsid w:val="1E51BBAA"/>
    <w:rsid w:val="1E6300D9"/>
    <w:rsid w:val="1E654995"/>
    <w:rsid w:val="1E7D8FA0"/>
    <w:rsid w:val="1E7EB0C2"/>
    <w:rsid w:val="1E7F7725"/>
    <w:rsid w:val="1E93A7A5"/>
    <w:rsid w:val="1EB51BD5"/>
    <w:rsid w:val="1EE7BB84"/>
    <w:rsid w:val="1EF57929"/>
    <w:rsid w:val="1EFE7CE5"/>
    <w:rsid w:val="1F290BC4"/>
    <w:rsid w:val="1F2F1C42"/>
    <w:rsid w:val="1F74DFD9"/>
    <w:rsid w:val="1F936DB6"/>
    <w:rsid w:val="1F9C391A"/>
    <w:rsid w:val="1FD4D6B9"/>
    <w:rsid w:val="1FDFB737"/>
    <w:rsid w:val="1FE40433"/>
    <w:rsid w:val="20144C3C"/>
    <w:rsid w:val="2022E536"/>
    <w:rsid w:val="2031B77B"/>
    <w:rsid w:val="2038BE14"/>
    <w:rsid w:val="20498426"/>
    <w:rsid w:val="204ADCB3"/>
    <w:rsid w:val="205C92BD"/>
    <w:rsid w:val="205CB740"/>
    <w:rsid w:val="20807B17"/>
    <w:rsid w:val="20A4A9F8"/>
    <w:rsid w:val="20AD460A"/>
    <w:rsid w:val="20B4371F"/>
    <w:rsid w:val="20CE14BC"/>
    <w:rsid w:val="2104D862"/>
    <w:rsid w:val="2133C53D"/>
    <w:rsid w:val="213FEE58"/>
    <w:rsid w:val="2145294F"/>
    <w:rsid w:val="2145B0A7"/>
    <w:rsid w:val="214BAE88"/>
    <w:rsid w:val="216A06BB"/>
    <w:rsid w:val="217FD12D"/>
    <w:rsid w:val="21839A28"/>
    <w:rsid w:val="2212906D"/>
    <w:rsid w:val="222F4C0B"/>
    <w:rsid w:val="223DBFC7"/>
    <w:rsid w:val="223EBE20"/>
    <w:rsid w:val="224FE6B6"/>
    <w:rsid w:val="225ABDCE"/>
    <w:rsid w:val="22A295E3"/>
    <w:rsid w:val="22CA5117"/>
    <w:rsid w:val="22D1796B"/>
    <w:rsid w:val="22F149AD"/>
    <w:rsid w:val="231BA18E"/>
    <w:rsid w:val="2350FEFF"/>
    <w:rsid w:val="237401D2"/>
    <w:rsid w:val="2380DB63"/>
    <w:rsid w:val="2386B260"/>
    <w:rsid w:val="23C9CCE1"/>
    <w:rsid w:val="23E9FADA"/>
    <w:rsid w:val="2403B424"/>
    <w:rsid w:val="247B8941"/>
    <w:rsid w:val="24B771EF"/>
    <w:rsid w:val="24ED40D3"/>
    <w:rsid w:val="252D6413"/>
    <w:rsid w:val="254BD00B"/>
    <w:rsid w:val="255842D0"/>
    <w:rsid w:val="256EE980"/>
    <w:rsid w:val="2578997A"/>
    <w:rsid w:val="2588179C"/>
    <w:rsid w:val="25C1218F"/>
    <w:rsid w:val="25DA080A"/>
    <w:rsid w:val="25DF544A"/>
    <w:rsid w:val="25FEA407"/>
    <w:rsid w:val="2614E5DB"/>
    <w:rsid w:val="2616E4C3"/>
    <w:rsid w:val="263CB9A4"/>
    <w:rsid w:val="26468F6D"/>
    <w:rsid w:val="2659F0EA"/>
    <w:rsid w:val="267AA37C"/>
    <w:rsid w:val="26F9D465"/>
    <w:rsid w:val="270858E7"/>
    <w:rsid w:val="27186620"/>
    <w:rsid w:val="272020EF"/>
    <w:rsid w:val="2723517E"/>
    <w:rsid w:val="2727F812"/>
    <w:rsid w:val="27956F06"/>
    <w:rsid w:val="279C5745"/>
    <w:rsid w:val="27BB1A9B"/>
    <w:rsid w:val="27F58396"/>
    <w:rsid w:val="280E6AB0"/>
    <w:rsid w:val="28178D14"/>
    <w:rsid w:val="281FC6A9"/>
    <w:rsid w:val="28247022"/>
    <w:rsid w:val="28330215"/>
    <w:rsid w:val="2860C703"/>
    <w:rsid w:val="288B7838"/>
    <w:rsid w:val="288FE392"/>
    <w:rsid w:val="28939DCB"/>
    <w:rsid w:val="28B7B49B"/>
    <w:rsid w:val="28C3DA00"/>
    <w:rsid w:val="28CEB3A6"/>
    <w:rsid w:val="28E3C3D6"/>
    <w:rsid w:val="290FF67F"/>
    <w:rsid w:val="29551755"/>
    <w:rsid w:val="296FD6AB"/>
    <w:rsid w:val="2981903C"/>
    <w:rsid w:val="29964D46"/>
    <w:rsid w:val="29ED48C4"/>
    <w:rsid w:val="2A171B68"/>
    <w:rsid w:val="2A1DF111"/>
    <w:rsid w:val="2A5AF240"/>
    <w:rsid w:val="2A8FD6B4"/>
    <w:rsid w:val="2AA49917"/>
    <w:rsid w:val="2AC4F394"/>
    <w:rsid w:val="2ADC43E3"/>
    <w:rsid w:val="2ADE1413"/>
    <w:rsid w:val="2AE2332C"/>
    <w:rsid w:val="2B11527D"/>
    <w:rsid w:val="2B272C3A"/>
    <w:rsid w:val="2B321DA7"/>
    <w:rsid w:val="2B69F2B8"/>
    <w:rsid w:val="2B7EDC84"/>
    <w:rsid w:val="2BA7AD9E"/>
    <w:rsid w:val="2BBBBDB9"/>
    <w:rsid w:val="2BCB3C60"/>
    <w:rsid w:val="2BF99921"/>
    <w:rsid w:val="2C3C0A50"/>
    <w:rsid w:val="2C3CFC8F"/>
    <w:rsid w:val="2C42EBF4"/>
    <w:rsid w:val="2C689904"/>
    <w:rsid w:val="2C6DC50F"/>
    <w:rsid w:val="2C99E1A2"/>
    <w:rsid w:val="2CA446E6"/>
    <w:rsid w:val="2CB3E8BC"/>
    <w:rsid w:val="2CC34CB9"/>
    <w:rsid w:val="2CCBF0D2"/>
    <w:rsid w:val="2CD9B463"/>
    <w:rsid w:val="2CF726D6"/>
    <w:rsid w:val="2D4D21D8"/>
    <w:rsid w:val="2D4FEB62"/>
    <w:rsid w:val="2D52D4F7"/>
    <w:rsid w:val="2D543511"/>
    <w:rsid w:val="2D625326"/>
    <w:rsid w:val="2D6354B5"/>
    <w:rsid w:val="2D6809CF"/>
    <w:rsid w:val="2D81C81D"/>
    <w:rsid w:val="2DC42B3F"/>
    <w:rsid w:val="2DCDCC44"/>
    <w:rsid w:val="2DDCCBC8"/>
    <w:rsid w:val="2DEE300D"/>
    <w:rsid w:val="2E025B04"/>
    <w:rsid w:val="2E04B963"/>
    <w:rsid w:val="2E063274"/>
    <w:rsid w:val="2E2FFC66"/>
    <w:rsid w:val="2E3A7B77"/>
    <w:rsid w:val="2E549AF4"/>
    <w:rsid w:val="2E5C5C43"/>
    <w:rsid w:val="2E775BE3"/>
    <w:rsid w:val="2E9928CB"/>
    <w:rsid w:val="2E9E3DF3"/>
    <w:rsid w:val="2E9FB8E7"/>
    <w:rsid w:val="2EAB3579"/>
    <w:rsid w:val="2F0CBEEE"/>
    <w:rsid w:val="2F6CE167"/>
    <w:rsid w:val="2F7F2BCB"/>
    <w:rsid w:val="2FD5734C"/>
    <w:rsid w:val="301342CB"/>
    <w:rsid w:val="301C2580"/>
    <w:rsid w:val="303B83A4"/>
    <w:rsid w:val="30489965"/>
    <w:rsid w:val="3054282B"/>
    <w:rsid w:val="3097E0B1"/>
    <w:rsid w:val="30A177FB"/>
    <w:rsid w:val="30A4296A"/>
    <w:rsid w:val="30C2E576"/>
    <w:rsid w:val="3115E87C"/>
    <w:rsid w:val="311AFC2C"/>
    <w:rsid w:val="3127E7F8"/>
    <w:rsid w:val="3130891B"/>
    <w:rsid w:val="3157E44C"/>
    <w:rsid w:val="3165DAA8"/>
    <w:rsid w:val="317F69BB"/>
    <w:rsid w:val="317FF533"/>
    <w:rsid w:val="31825DC1"/>
    <w:rsid w:val="31A811BE"/>
    <w:rsid w:val="31B5C1BF"/>
    <w:rsid w:val="31B9BC49"/>
    <w:rsid w:val="31DCB82D"/>
    <w:rsid w:val="31E430FC"/>
    <w:rsid w:val="321BE5E4"/>
    <w:rsid w:val="321C5844"/>
    <w:rsid w:val="322128E6"/>
    <w:rsid w:val="32764672"/>
    <w:rsid w:val="32863F37"/>
    <w:rsid w:val="32958E8F"/>
    <w:rsid w:val="329DCC97"/>
    <w:rsid w:val="32A8C077"/>
    <w:rsid w:val="32B6CC8D"/>
    <w:rsid w:val="32E7F6D0"/>
    <w:rsid w:val="330714B7"/>
    <w:rsid w:val="332939D8"/>
    <w:rsid w:val="333B11CF"/>
    <w:rsid w:val="3359EF29"/>
    <w:rsid w:val="33C215E8"/>
    <w:rsid w:val="34411C26"/>
    <w:rsid w:val="34529CEE"/>
    <w:rsid w:val="3468728C"/>
    <w:rsid w:val="348A8D49"/>
    <w:rsid w:val="34931C76"/>
    <w:rsid w:val="34A78B45"/>
    <w:rsid w:val="34D01737"/>
    <w:rsid w:val="3525F528"/>
    <w:rsid w:val="3543C754"/>
    <w:rsid w:val="354BFEC2"/>
    <w:rsid w:val="354C386E"/>
    <w:rsid w:val="35A57794"/>
    <w:rsid w:val="35B4A5C9"/>
    <w:rsid w:val="35EE6D4F"/>
    <w:rsid w:val="35F36314"/>
    <w:rsid w:val="36090D13"/>
    <w:rsid w:val="3611766F"/>
    <w:rsid w:val="361DE7E6"/>
    <w:rsid w:val="362799A3"/>
    <w:rsid w:val="363B177A"/>
    <w:rsid w:val="36A1D280"/>
    <w:rsid w:val="36BF28F6"/>
    <w:rsid w:val="370A46D3"/>
    <w:rsid w:val="37522818"/>
    <w:rsid w:val="37888067"/>
    <w:rsid w:val="378E7E5C"/>
    <w:rsid w:val="37AC892B"/>
    <w:rsid w:val="38113862"/>
    <w:rsid w:val="385CC60C"/>
    <w:rsid w:val="3887159A"/>
    <w:rsid w:val="38D45D10"/>
    <w:rsid w:val="38FCE6BB"/>
    <w:rsid w:val="39055D11"/>
    <w:rsid w:val="3910B4BD"/>
    <w:rsid w:val="39434361"/>
    <w:rsid w:val="394A0BC5"/>
    <w:rsid w:val="394B5D8D"/>
    <w:rsid w:val="39DF8877"/>
    <w:rsid w:val="39FD38F2"/>
    <w:rsid w:val="3A0E70B5"/>
    <w:rsid w:val="3A31F55F"/>
    <w:rsid w:val="3A743CE1"/>
    <w:rsid w:val="3A81D16B"/>
    <w:rsid w:val="3A8CD221"/>
    <w:rsid w:val="3A94C214"/>
    <w:rsid w:val="3A9BB823"/>
    <w:rsid w:val="3AA8FCA4"/>
    <w:rsid w:val="3ACA2740"/>
    <w:rsid w:val="3AF253D2"/>
    <w:rsid w:val="3B025DFA"/>
    <w:rsid w:val="3B04C338"/>
    <w:rsid w:val="3B29F4F1"/>
    <w:rsid w:val="3B34F442"/>
    <w:rsid w:val="3B4BB0A0"/>
    <w:rsid w:val="3B5CFDC8"/>
    <w:rsid w:val="3BAB92B8"/>
    <w:rsid w:val="3BCC4A99"/>
    <w:rsid w:val="3BDAC2E9"/>
    <w:rsid w:val="3C4F3E7A"/>
    <w:rsid w:val="3C65DFFE"/>
    <w:rsid w:val="3C764530"/>
    <w:rsid w:val="3C96090A"/>
    <w:rsid w:val="3C9E2E5B"/>
    <w:rsid w:val="3CAD48D0"/>
    <w:rsid w:val="3CB842B4"/>
    <w:rsid w:val="3CFC1984"/>
    <w:rsid w:val="3D00A95E"/>
    <w:rsid w:val="3D06442D"/>
    <w:rsid w:val="3D1995F8"/>
    <w:rsid w:val="3D2EDDC7"/>
    <w:rsid w:val="3D76934A"/>
    <w:rsid w:val="3DA9A9B2"/>
    <w:rsid w:val="3DBE2EF5"/>
    <w:rsid w:val="3DC109E6"/>
    <w:rsid w:val="3DC784EE"/>
    <w:rsid w:val="3DC7CE1B"/>
    <w:rsid w:val="3E21361C"/>
    <w:rsid w:val="3E396202"/>
    <w:rsid w:val="3E39FEBC"/>
    <w:rsid w:val="3E3D3D6E"/>
    <w:rsid w:val="3E418B8C"/>
    <w:rsid w:val="3E6A0613"/>
    <w:rsid w:val="3E6A9261"/>
    <w:rsid w:val="3E835162"/>
    <w:rsid w:val="3E83CD92"/>
    <w:rsid w:val="3E9EB77B"/>
    <w:rsid w:val="3EA20909"/>
    <w:rsid w:val="3EB0B49F"/>
    <w:rsid w:val="3ED1A7F1"/>
    <w:rsid w:val="3F07F4FC"/>
    <w:rsid w:val="3F2A049E"/>
    <w:rsid w:val="3F7189AE"/>
    <w:rsid w:val="3F970321"/>
    <w:rsid w:val="3FB91709"/>
    <w:rsid w:val="3FC27D25"/>
    <w:rsid w:val="3FC70CB5"/>
    <w:rsid w:val="3FD92DA6"/>
    <w:rsid w:val="402D356C"/>
    <w:rsid w:val="40306EEB"/>
    <w:rsid w:val="40346AFA"/>
    <w:rsid w:val="4068F8B4"/>
    <w:rsid w:val="406FEA2B"/>
    <w:rsid w:val="40AFF617"/>
    <w:rsid w:val="40B69418"/>
    <w:rsid w:val="40C7EE86"/>
    <w:rsid w:val="40ECF533"/>
    <w:rsid w:val="41251313"/>
    <w:rsid w:val="4135AB57"/>
    <w:rsid w:val="41495A22"/>
    <w:rsid w:val="414E8EC7"/>
    <w:rsid w:val="41567951"/>
    <w:rsid w:val="41BAF224"/>
    <w:rsid w:val="41C05859"/>
    <w:rsid w:val="41D03B5B"/>
    <w:rsid w:val="41E93A46"/>
    <w:rsid w:val="41ED51C0"/>
    <w:rsid w:val="422940D4"/>
    <w:rsid w:val="42405E46"/>
    <w:rsid w:val="42507147"/>
    <w:rsid w:val="427EC314"/>
    <w:rsid w:val="42972109"/>
    <w:rsid w:val="42A6957C"/>
    <w:rsid w:val="42CE08BD"/>
    <w:rsid w:val="42DE8394"/>
    <w:rsid w:val="42E4EC83"/>
    <w:rsid w:val="42FD75AA"/>
    <w:rsid w:val="4305E0A1"/>
    <w:rsid w:val="434284F0"/>
    <w:rsid w:val="4392701B"/>
    <w:rsid w:val="4395479D"/>
    <w:rsid w:val="43C31DBB"/>
    <w:rsid w:val="440E95ED"/>
    <w:rsid w:val="440F19E0"/>
    <w:rsid w:val="4417B3B9"/>
    <w:rsid w:val="442CA073"/>
    <w:rsid w:val="44676B80"/>
    <w:rsid w:val="44A23801"/>
    <w:rsid w:val="44F80A42"/>
    <w:rsid w:val="451E4653"/>
    <w:rsid w:val="4534FF1E"/>
    <w:rsid w:val="454EA1F2"/>
    <w:rsid w:val="4573D5A2"/>
    <w:rsid w:val="45B521F1"/>
    <w:rsid w:val="45D6D5D7"/>
    <w:rsid w:val="46107CC3"/>
    <w:rsid w:val="46167AE1"/>
    <w:rsid w:val="46362EAB"/>
    <w:rsid w:val="46663B71"/>
    <w:rsid w:val="467A7EB5"/>
    <w:rsid w:val="469D7E61"/>
    <w:rsid w:val="46A301A0"/>
    <w:rsid w:val="46A47FB1"/>
    <w:rsid w:val="46B64156"/>
    <w:rsid w:val="46B65E1C"/>
    <w:rsid w:val="46C19CB4"/>
    <w:rsid w:val="46C2939D"/>
    <w:rsid w:val="46D01DCB"/>
    <w:rsid w:val="46F6EE41"/>
    <w:rsid w:val="46F79B4B"/>
    <w:rsid w:val="4744BAA1"/>
    <w:rsid w:val="475837E1"/>
    <w:rsid w:val="476B5529"/>
    <w:rsid w:val="47ACFE52"/>
    <w:rsid w:val="47DAE314"/>
    <w:rsid w:val="47E03D34"/>
    <w:rsid w:val="47F88AD6"/>
    <w:rsid w:val="47FDAE5D"/>
    <w:rsid w:val="482D00CE"/>
    <w:rsid w:val="48312A8D"/>
    <w:rsid w:val="485361A3"/>
    <w:rsid w:val="488DD48F"/>
    <w:rsid w:val="48BEB4FB"/>
    <w:rsid w:val="48C7221F"/>
    <w:rsid w:val="48DC0A20"/>
    <w:rsid w:val="48F3E7C4"/>
    <w:rsid w:val="490FD1C4"/>
    <w:rsid w:val="495ECDF5"/>
    <w:rsid w:val="499BA743"/>
    <w:rsid w:val="49A85672"/>
    <w:rsid w:val="49BBC190"/>
    <w:rsid w:val="49C224E3"/>
    <w:rsid w:val="49D51AA7"/>
    <w:rsid w:val="4A33541A"/>
    <w:rsid w:val="4A7729F5"/>
    <w:rsid w:val="4A808E4D"/>
    <w:rsid w:val="4AB3DFB3"/>
    <w:rsid w:val="4AB8B242"/>
    <w:rsid w:val="4ABB2ED7"/>
    <w:rsid w:val="4AD72DE1"/>
    <w:rsid w:val="4AF3F0B7"/>
    <w:rsid w:val="4B07CED6"/>
    <w:rsid w:val="4B4D0F96"/>
    <w:rsid w:val="4B69DD2B"/>
    <w:rsid w:val="4B7E312B"/>
    <w:rsid w:val="4B81699F"/>
    <w:rsid w:val="4B99BB3D"/>
    <w:rsid w:val="4B9C6035"/>
    <w:rsid w:val="4BAC0226"/>
    <w:rsid w:val="4BC968B4"/>
    <w:rsid w:val="4BF023E3"/>
    <w:rsid w:val="4C3EC64C"/>
    <w:rsid w:val="4C46B3D2"/>
    <w:rsid w:val="4C7D2D72"/>
    <w:rsid w:val="4CAA6AFE"/>
    <w:rsid w:val="4CCBB107"/>
    <w:rsid w:val="4CCEBEA2"/>
    <w:rsid w:val="4CDDC046"/>
    <w:rsid w:val="4D2CE40D"/>
    <w:rsid w:val="4D3B85E7"/>
    <w:rsid w:val="4D46865F"/>
    <w:rsid w:val="4D770154"/>
    <w:rsid w:val="4D8848DA"/>
    <w:rsid w:val="4DAEA94C"/>
    <w:rsid w:val="4DE28433"/>
    <w:rsid w:val="4DFABA2F"/>
    <w:rsid w:val="4E1A3B5F"/>
    <w:rsid w:val="4E21B482"/>
    <w:rsid w:val="4E2A4D4A"/>
    <w:rsid w:val="4E471A6D"/>
    <w:rsid w:val="4E6A8F03"/>
    <w:rsid w:val="4E8700CD"/>
    <w:rsid w:val="4E899A69"/>
    <w:rsid w:val="4EB42E52"/>
    <w:rsid w:val="4EB6DE3F"/>
    <w:rsid w:val="4F090A66"/>
    <w:rsid w:val="4F3B01FE"/>
    <w:rsid w:val="4F41B97C"/>
    <w:rsid w:val="4F468869"/>
    <w:rsid w:val="4F7F2DBC"/>
    <w:rsid w:val="4F805550"/>
    <w:rsid w:val="4F82EA60"/>
    <w:rsid w:val="4F885498"/>
    <w:rsid w:val="4F920E78"/>
    <w:rsid w:val="4F96AF28"/>
    <w:rsid w:val="4F96F80B"/>
    <w:rsid w:val="4F9D0DC9"/>
    <w:rsid w:val="4FA05FC5"/>
    <w:rsid w:val="4FA2658E"/>
    <w:rsid w:val="4FE477CF"/>
    <w:rsid w:val="4FE853E2"/>
    <w:rsid w:val="4FF44B17"/>
    <w:rsid w:val="500C50AD"/>
    <w:rsid w:val="501EF417"/>
    <w:rsid w:val="505D852D"/>
    <w:rsid w:val="509DF57B"/>
    <w:rsid w:val="50A43DED"/>
    <w:rsid w:val="50C01E51"/>
    <w:rsid w:val="50C68D7D"/>
    <w:rsid w:val="511A24F5"/>
    <w:rsid w:val="513BD6EE"/>
    <w:rsid w:val="5151DC21"/>
    <w:rsid w:val="51754B79"/>
    <w:rsid w:val="51AFB844"/>
    <w:rsid w:val="51D333C4"/>
    <w:rsid w:val="51D768D9"/>
    <w:rsid w:val="51E7171D"/>
    <w:rsid w:val="52276C4D"/>
    <w:rsid w:val="5229CBDC"/>
    <w:rsid w:val="522E8E55"/>
    <w:rsid w:val="5231DE99"/>
    <w:rsid w:val="5271ADC9"/>
    <w:rsid w:val="5285F586"/>
    <w:rsid w:val="5286D75D"/>
    <w:rsid w:val="52AF7963"/>
    <w:rsid w:val="52B5F556"/>
    <w:rsid w:val="52CF0C27"/>
    <w:rsid w:val="52CF9165"/>
    <w:rsid w:val="52DBE30C"/>
    <w:rsid w:val="52F2DB1A"/>
    <w:rsid w:val="5330ECB9"/>
    <w:rsid w:val="53563504"/>
    <w:rsid w:val="537AAF56"/>
    <w:rsid w:val="5382E77E"/>
    <w:rsid w:val="5383EFB1"/>
    <w:rsid w:val="539AE3FF"/>
    <w:rsid w:val="53B6900C"/>
    <w:rsid w:val="53B86D9C"/>
    <w:rsid w:val="53EAD78E"/>
    <w:rsid w:val="54057FED"/>
    <w:rsid w:val="54153FB0"/>
    <w:rsid w:val="541CA0AC"/>
    <w:rsid w:val="542504CD"/>
    <w:rsid w:val="542D256B"/>
    <w:rsid w:val="5438058B"/>
    <w:rsid w:val="54386F11"/>
    <w:rsid w:val="544CBB51"/>
    <w:rsid w:val="5455DF6C"/>
    <w:rsid w:val="5475F279"/>
    <w:rsid w:val="5482AA94"/>
    <w:rsid w:val="54998472"/>
    <w:rsid w:val="54BA9BB0"/>
    <w:rsid w:val="54C6C139"/>
    <w:rsid w:val="54D25376"/>
    <w:rsid w:val="54D8329E"/>
    <w:rsid w:val="54FA26C8"/>
    <w:rsid w:val="54FF46FE"/>
    <w:rsid w:val="550E3303"/>
    <w:rsid w:val="5574E2E7"/>
    <w:rsid w:val="559550D6"/>
    <w:rsid w:val="559C8DD2"/>
    <w:rsid w:val="55A3E0F5"/>
    <w:rsid w:val="55A5BF9A"/>
    <w:rsid w:val="55AB89F4"/>
    <w:rsid w:val="55B2F2DA"/>
    <w:rsid w:val="55DCA0E4"/>
    <w:rsid w:val="55FDD126"/>
    <w:rsid w:val="560D5F15"/>
    <w:rsid w:val="5653AE15"/>
    <w:rsid w:val="565B179B"/>
    <w:rsid w:val="566FF90D"/>
    <w:rsid w:val="569212B2"/>
    <w:rsid w:val="56B90F45"/>
    <w:rsid w:val="56C978B8"/>
    <w:rsid w:val="56ED3F2A"/>
    <w:rsid w:val="56FB1E79"/>
    <w:rsid w:val="570AEB9E"/>
    <w:rsid w:val="573D6905"/>
    <w:rsid w:val="5755E1FF"/>
    <w:rsid w:val="575DA973"/>
    <w:rsid w:val="577567C9"/>
    <w:rsid w:val="577FE3C6"/>
    <w:rsid w:val="57896679"/>
    <w:rsid w:val="578B7D23"/>
    <w:rsid w:val="5790B788"/>
    <w:rsid w:val="579C265D"/>
    <w:rsid w:val="57B0EE73"/>
    <w:rsid w:val="57BF309E"/>
    <w:rsid w:val="57E7FA9D"/>
    <w:rsid w:val="58037952"/>
    <w:rsid w:val="58144A81"/>
    <w:rsid w:val="581D6BD8"/>
    <w:rsid w:val="584E6AE6"/>
    <w:rsid w:val="588B7959"/>
    <w:rsid w:val="5901A6B9"/>
    <w:rsid w:val="5914FE9B"/>
    <w:rsid w:val="592536DA"/>
    <w:rsid w:val="592C87E9"/>
    <w:rsid w:val="59493729"/>
    <w:rsid w:val="5957CC3C"/>
    <w:rsid w:val="5972A615"/>
    <w:rsid w:val="597BEDDC"/>
    <w:rsid w:val="59AAD8C2"/>
    <w:rsid w:val="59B0BE39"/>
    <w:rsid w:val="59CEA2DB"/>
    <w:rsid w:val="59FCBE8C"/>
    <w:rsid w:val="5A04987F"/>
    <w:rsid w:val="5A0604CA"/>
    <w:rsid w:val="5A369BDC"/>
    <w:rsid w:val="5A469021"/>
    <w:rsid w:val="5A54085E"/>
    <w:rsid w:val="5A9F3FC4"/>
    <w:rsid w:val="5AB9F9E6"/>
    <w:rsid w:val="5AC1073B"/>
    <w:rsid w:val="5AD36829"/>
    <w:rsid w:val="5AF8586E"/>
    <w:rsid w:val="5B05C987"/>
    <w:rsid w:val="5B09E428"/>
    <w:rsid w:val="5B153C4F"/>
    <w:rsid w:val="5B1704DE"/>
    <w:rsid w:val="5B3BCF53"/>
    <w:rsid w:val="5B3EF813"/>
    <w:rsid w:val="5B864537"/>
    <w:rsid w:val="5B965675"/>
    <w:rsid w:val="5B9F0D26"/>
    <w:rsid w:val="5BAE76D3"/>
    <w:rsid w:val="5BC34D41"/>
    <w:rsid w:val="5BD1C367"/>
    <w:rsid w:val="5BD677BD"/>
    <w:rsid w:val="5BE2689D"/>
    <w:rsid w:val="5C27B418"/>
    <w:rsid w:val="5C87ABA1"/>
    <w:rsid w:val="5CCAE87D"/>
    <w:rsid w:val="5D214267"/>
    <w:rsid w:val="5D217C96"/>
    <w:rsid w:val="5D251109"/>
    <w:rsid w:val="5D2C4E7F"/>
    <w:rsid w:val="5D4CC315"/>
    <w:rsid w:val="5D68B311"/>
    <w:rsid w:val="5D6E3366"/>
    <w:rsid w:val="5D704C58"/>
    <w:rsid w:val="5DAA9543"/>
    <w:rsid w:val="5DCE2664"/>
    <w:rsid w:val="5DF8A7FD"/>
    <w:rsid w:val="5E018E49"/>
    <w:rsid w:val="5E03AC62"/>
    <w:rsid w:val="5E19D325"/>
    <w:rsid w:val="5E1BFCB4"/>
    <w:rsid w:val="5E5F0C73"/>
    <w:rsid w:val="5E6A8E38"/>
    <w:rsid w:val="5E77AEAD"/>
    <w:rsid w:val="5E79EB45"/>
    <w:rsid w:val="5E94E238"/>
    <w:rsid w:val="5EB03A86"/>
    <w:rsid w:val="5EB3590D"/>
    <w:rsid w:val="5EB7E24B"/>
    <w:rsid w:val="5EE0CDD5"/>
    <w:rsid w:val="5EE6D0C4"/>
    <w:rsid w:val="5F0DBC62"/>
    <w:rsid w:val="5F13C837"/>
    <w:rsid w:val="5F188D93"/>
    <w:rsid w:val="5F1B5BB1"/>
    <w:rsid w:val="5F3E0AAB"/>
    <w:rsid w:val="5F493312"/>
    <w:rsid w:val="5F565A4D"/>
    <w:rsid w:val="5F58A026"/>
    <w:rsid w:val="60063409"/>
    <w:rsid w:val="6021D06C"/>
    <w:rsid w:val="602E191B"/>
    <w:rsid w:val="60384EE1"/>
    <w:rsid w:val="606B180D"/>
    <w:rsid w:val="6085F39C"/>
    <w:rsid w:val="608893C1"/>
    <w:rsid w:val="608F43A7"/>
    <w:rsid w:val="60916E30"/>
    <w:rsid w:val="60B074AC"/>
    <w:rsid w:val="60B62EFD"/>
    <w:rsid w:val="60BF4092"/>
    <w:rsid w:val="60DF1EC3"/>
    <w:rsid w:val="60E49ECD"/>
    <w:rsid w:val="611D2527"/>
    <w:rsid w:val="612580BC"/>
    <w:rsid w:val="61794AEC"/>
    <w:rsid w:val="619F21CE"/>
    <w:rsid w:val="61B70F99"/>
    <w:rsid w:val="61DF09F5"/>
    <w:rsid w:val="61F8D485"/>
    <w:rsid w:val="6218A29D"/>
    <w:rsid w:val="62823E13"/>
    <w:rsid w:val="62956416"/>
    <w:rsid w:val="62B8F0A3"/>
    <w:rsid w:val="62E37D43"/>
    <w:rsid w:val="62F34969"/>
    <w:rsid w:val="62F50980"/>
    <w:rsid w:val="630402D9"/>
    <w:rsid w:val="6324CC1F"/>
    <w:rsid w:val="633EFFFD"/>
    <w:rsid w:val="6340628A"/>
    <w:rsid w:val="63588248"/>
    <w:rsid w:val="6373302A"/>
    <w:rsid w:val="63DD642B"/>
    <w:rsid w:val="63E512AE"/>
    <w:rsid w:val="640850FF"/>
    <w:rsid w:val="6410E796"/>
    <w:rsid w:val="641C3F8F"/>
    <w:rsid w:val="643C5953"/>
    <w:rsid w:val="644B3050"/>
    <w:rsid w:val="6454C104"/>
    <w:rsid w:val="6477E15E"/>
    <w:rsid w:val="64883860"/>
    <w:rsid w:val="64918900"/>
    <w:rsid w:val="64998678"/>
    <w:rsid w:val="64C37694"/>
    <w:rsid w:val="64ECE34F"/>
    <w:rsid w:val="65125283"/>
    <w:rsid w:val="6515B196"/>
    <w:rsid w:val="653F1D77"/>
    <w:rsid w:val="654515A8"/>
    <w:rsid w:val="654DA3CC"/>
    <w:rsid w:val="65E81B9E"/>
    <w:rsid w:val="65F3CA84"/>
    <w:rsid w:val="663D276A"/>
    <w:rsid w:val="66490609"/>
    <w:rsid w:val="666220EA"/>
    <w:rsid w:val="6666F483"/>
    <w:rsid w:val="667C3CCF"/>
    <w:rsid w:val="66955A2E"/>
    <w:rsid w:val="66AA1A5D"/>
    <w:rsid w:val="66AC7664"/>
    <w:rsid w:val="66B1AEAA"/>
    <w:rsid w:val="66FA48A2"/>
    <w:rsid w:val="66FC5358"/>
    <w:rsid w:val="6702BC8F"/>
    <w:rsid w:val="6736B3F8"/>
    <w:rsid w:val="675F3173"/>
    <w:rsid w:val="67C3AB52"/>
    <w:rsid w:val="67E99097"/>
    <w:rsid w:val="67EB0333"/>
    <w:rsid w:val="67FBFC78"/>
    <w:rsid w:val="68219DB7"/>
    <w:rsid w:val="6850FA0D"/>
    <w:rsid w:val="685F493D"/>
    <w:rsid w:val="68672BD4"/>
    <w:rsid w:val="68880B8B"/>
    <w:rsid w:val="68B858CD"/>
    <w:rsid w:val="68CC74FC"/>
    <w:rsid w:val="68D42241"/>
    <w:rsid w:val="68F7B594"/>
    <w:rsid w:val="69142A31"/>
    <w:rsid w:val="692F452B"/>
    <w:rsid w:val="69374F46"/>
    <w:rsid w:val="693B710A"/>
    <w:rsid w:val="6942D5DA"/>
    <w:rsid w:val="6960669C"/>
    <w:rsid w:val="698620AC"/>
    <w:rsid w:val="69DD73E6"/>
    <w:rsid w:val="69EF5D6D"/>
    <w:rsid w:val="6A4CFA7F"/>
    <w:rsid w:val="6A77E303"/>
    <w:rsid w:val="6A85531E"/>
    <w:rsid w:val="6A85757A"/>
    <w:rsid w:val="6ACED2E3"/>
    <w:rsid w:val="6AF1DAE0"/>
    <w:rsid w:val="6B486392"/>
    <w:rsid w:val="6B587189"/>
    <w:rsid w:val="6B60D879"/>
    <w:rsid w:val="6BBC7123"/>
    <w:rsid w:val="6BDC3D2B"/>
    <w:rsid w:val="6BE21791"/>
    <w:rsid w:val="6C2AAFFD"/>
    <w:rsid w:val="6C32A296"/>
    <w:rsid w:val="6C6FE325"/>
    <w:rsid w:val="6C7841DF"/>
    <w:rsid w:val="6C981497"/>
    <w:rsid w:val="6CD06195"/>
    <w:rsid w:val="6CDE6D58"/>
    <w:rsid w:val="6CE78DE6"/>
    <w:rsid w:val="6D1970DD"/>
    <w:rsid w:val="6D368100"/>
    <w:rsid w:val="6D5C6C4E"/>
    <w:rsid w:val="6D6254B7"/>
    <w:rsid w:val="6D650B2C"/>
    <w:rsid w:val="6DA5EBA3"/>
    <w:rsid w:val="6DE4BA8F"/>
    <w:rsid w:val="6E021B4E"/>
    <w:rsid w:val="6E24953D"/>
    <w:rsid w:val="6EC8041B"/>
    <w:rsid w:val="6ECA9F97"/>
    <w:rsid w:val="6EE9665D"/>
    <w:rsid w:val="6EF0B76C"/>
    <w:rsid w:val="6F15358C"/>
    <w:rsid w:val="6F2DA6FC"/>
    <w:rsid w:val="6F3324BD"/>
    <w:rsid w:val="6F5D02E2"/>
    <w:rsid w:val="6F67CAA7"/>
    <w:rsid w:val="6F76B780"/>
    <w:rsid w:val="6F79033A"/>
    <w:rsid w:val="6F9CB1D6"/>
    <w:rsid w:val="6FAC3E4A"/>
    <w:rsid w:val="6FCDF8D6"/>
    <w:rsid w:val="6FEF46E3"/>
    <w:rsid w:val="6FFCCD1D"/>
    <w:rsid w:val="7000E463"/>
    <w:rsid w:val="7005AEE1"/>
    <w:rsid w:val="70B0F8C6"/>
    <w:rsid w:val="7114098D"/>
    <w:rsid w:val="713DA71B"/>
    <w:rsid w:val="7170CB2B"/>
    <w:rsid w:val="7192BF1F"/>
    <w:rsid w:val="7194DDA5"/>
    <w:rsid w:val="71D24AC4"/>
    <w:rsid w:val="7217ACC4"/>
    <w:rsid w:val="723E5862"/>
    <w:rsid w:val="72775AD4"/>
    <w:rsid w:val="727F3FB8"/>
    <w:rsid w:val="72883B78"/>
    <w:rsid w:val="729CE98E"/>
    <w:rsid w:val="72ABEB27"/>
    <w:rsid w:val="72DBA36C"/>
    <w:rsid w:val="7315846C"/>
    <w:rsid w:val="7332A3A6"/>
    <w:rsid w:val="733F5D55"/>
    <w:rsid w:val="734F8848"/>
    <w:rsid w:val="73654389"/>
    <w:rsid w:val="738DAA28"/>
    <w:rsid w:val="73C3DFD6"/>
    <w:rsid w:val="73DA28C3"/>
    <w:rsid w:val="73FACA50"/>
    <w:rsid w:val="740E026E"/>
    <w:rsid w:val="74334F55"/>
    <w:rsid w:val="746D41CD"/>
    <w:rsid w:val="7484EB27"/>
    <w:rsid w:val="748F8DC5"/>
    <w:rsid w:val="74AEBDB8"/>
    <w:rsid w:val="74B3560A"/>
    <w:rsid w:val="74CC7E67"/>
    <w:rsid w:val="74CE1E87"/>
    <w:rsid w:val="74EE2426"/>
    <w:rsid w:val="74EE3496"/>
    <w:rsid w:val="74F09E91"/>
    <w:rsid w:val="74F1BD57"/>
    <w:rsid w:val="74FB8E6F"/>
    <w:rsid w:val="75114F0E"/>
    <w:rsid w:val="752B255D"/>
    <w:rsid w:val="755ADC36"/>
    <w:rsid w:val="7581A07B"/>
    <w:rsid w:val="758C3728"/>
    <w:rsid w:val="75AE3AD6"/>
    <w:rsid w:val="75CA638C"/>
    <w:rsid w:val="75FBEB92"/>
    <w:rsid w:val="75FE5E03"/>
    <w:rsid w:val="76674657"/>
    <w:rsid w:val="7669EEE8"/>
    <w:rsid w:val="769A569A"/>
    <w:rsid w:val="76DBD40F"/>
    <w:rsid w:val="76EE34B8"/>
    <w:rsid w:val="772851BE"/>
    <w:rsid w:val="776633ED"/>
    <w:rsid w:val="777AA8CF"/>
    <w:rsid w:val="77AF8AAB"/>
    <w:rsid w:val="77CBC46B"/>
    <w:rsid w:val="77F225CF"/>
    <w:rsid w:val="77F4A6B2"/>
    <w:rsid w:val="77F5C0DE"/>
    <w:rsid w:val="77F7C260"/>
    <w:rsid w:val="7809BBDE"/>
    <w:rsid w:val="7821BCBC"/>
    <w:rsid w:val="7827B34B"/>
    <w:rsid w:val="786FB0DE"/>
    <w:rsid w:val="78971BA2"/>
    <w:rsid w:val="78EE35F9"/>
    <w:rsid w:val="7900E340"/>
    <w:rsid w:val="793849E5"/>
    <w:rsid w:val="79394357"/>
    <w:rsid w:val="79549909"/>
    <w:rsid w:val="798941EB"/>
    <w:rsid w:val="7A0E2EE0"/>
    <w:rsid w:val="7A168BE9"/>
    <w:rsid w:val="7A18F087"/>
    <w:rsid w:val="7A476C09"/>
    <w:rsid w:val="7A551966"/>
    <w:rsid w:val="7A5DFD2F"/>
    <w:rsid w:val="7A648CFF"/>
    <w:rsid w:val="7A6B6D36"/>
    <w:rsid w:val="7A9ACAAF"/>
    <w:rsid w:val="7AC1D44D"/>
    <w:rsid w:val="7AC5880C"/>
    <w:rsid w:val="7AD738E8"/>
    <w:rsid w:val="7AD88324"/>
    <w:rsid w:val="7B1D9442"/>
    <w:rsid w:val="7B22978E"/>
    <w:rsid w:val="7B71FFFC"/>
    <w:rsid w:val="7BCF4649"/>
    <w:rsid w:val="7BD2EDCA"/>
    <w:rsid w:val="7BD34813"/>
    <w:rsid w:val="7BDB96D1"/>
    <w:rsid w:val="7BF188E4"/>
    <w:rsid w:val="7C12E176"/>
    <w:rsid w:val="7C1FBF4C"/>
    <w:rsid w:val="7C33D29E"/>
    <w:rsid w:val="7C45FD34"/>
    <w:rsid w:val="7C4781E4"/>
    <w:rsid w:val="7C803BA8"/>
    <w:rsid w:val="7C8602CB"/>
    <w:rsid w:val="7CB00BBF"/>
    <w:rsid w:val="7CC0080F"/>
    <w:rsid w:val="7CFF3491"/>
    <w:rsid w:val="7D6EBE2B"/>
    <w:rsid w:val="7DC26222"/>
    <w:rsid w:val="7DDA319B"/>
    <w:rsid w:val="7DF3B21C"/>
    <w:rsid w:val="7E07ECB1"/>
    <w:rsid w:val="7E096FE8"/>
    <w:rsid w:val="7E476AD6"/>
    <w:rsid w:val="7E4C3A4C"/>
    <w:rsid w:val="7E55C00C"/>
    <w:rsid w:val="7E571F81"/>
    <w:rsid w:val="7E5A3850"/>
    <w:rsid w:val="7E5BD870"/>
    <w:rsid w:val="7EBF3157"/>
    <w:rsid w:val="7EDA56A1"/>
    <w:rsid w:val="7EE09B4F"/>
    <w:rsid w:val="7EEE4F50"/>
    <w:rsid w:val="7F70EEDF"/>
    <w:rsid w:val="7FB2665A"/>
    <w:rsid w:val="7FB587FD"/>
    <w:rsid w:val="7FC61AFA"/>
    <w:rsid w:val="7FCAAE72"/>
    <w:rsid w:val="7FDC0F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E74B"/>
  <w15:docId w15:val="{8028643F-798F-4C48-9297-70A760A8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CA9"/>
    <w:rPr>
      <w:rFonts w:asciiTheme="minorHAnsi" w:hAnsiTheme="minorHAnsi" w:cstheme="minorBidi"/>
      <w:sz w:val="22"/>
    </w:rPr>
  </w:style>
  <w:style w:type="paragraph" w:styleId="Heading1">
    <w:name w:val="heading 1"/>
    <w:basedOn w:val="Normal"/>
    <w:next w:val="Normal"/>
    <w:link w:val="Heading1Char"/>
    <w:uiPriority w:val="9"/>
    <w:qFormat/>
    <w:rsid w:val="00371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CA9"/>
    <w:pPr>
      <w:ind w:left="720"/>
    </w:pPr>
    <w:rPr>
      <w:rFonts w:ascii="Calibri" w:eastAsia="Calibri" w:hAnsi="Calibri" w:cs="Times New Roman"/>
    </w:rPr>
  </w:style>
  <w:style w:type="paragraph" w:styleId="BalloonText">
    <w:name w:val="Balloon Text"/>
    <w:basedOn w:val="Normal"/>
    <w:link w:val="BalloonTextChar"/>
    <w:uiPriority w:val="99"/>
    <w:semiHidden/>
    <w:unhideWhenUsed/>
    <w:rsid w:val="00C82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F07"/>
    <w:rPr>
      <w:rFonts w:ascii="Tahoma" w:hAnsi="Tahoma" w:cs="Tahoma"/>
      <w:sz w:val="16"/>
      <w:szCs w:val="16"/>
    </w:rPr>
  </w:style>
  <w:style w:type="character" w:styleId="Hyperlink">
    <w:name w:val="Hyperlink"/>
    <w:basedOn w:val="DefaultParagraphFont"/>
    <w:uiPriority w:val="99"/>
    <w:unhideWhenUsed/>
    <w:rsid w:val="00797F42"/>
    <w:rPr>
      <w:color w:val="0000FF" w:themeColor="hyperlink"/>
      <w:u w:val="single"/>
    </w:rPr>
  </w:style>
  <w:style w:type="character" w:styleId="CommentReference">
    <w:name w:val="annotation reference"/>
    <w:basedOn w:val="DefaultParagraphFont"/>
    <w:uiPriority w:val="99"/>
    <w:semiHidden/>
    <w:unhideWhenUsed/>
    <w:rsid w:val="00900521"/>
    <w:rPr>
      <w:sz w:val="16"/>
      <w:szCs w:val="16"/>
    </w:rPr>
  </w:style>
  <w:style w:type="paragraph" w:styleId="CommentText">
    <w:name w:val="annotation text"/>
    <w:basedOn w:val="Normal"/>
    <w:link w:val="CommentTextChar"/>
    <w:uiPriority w:val="99"/>
    <w:unhideWhenUsed/>
    <w:rsid w:val="00900521"/>
    <w:pPr>
      <w:spacing w:line="240" w:lineRule="auto"/>
    </w:pPr>
    <w:rPr>
      <w:sz w:val="20"/>
      <w:szCs w:val="20"/>
    </w:rPr>
  </w:style>
  <w:style w:type="character" w:customStyle="1" w:styleId="CommentTextChar">
    <w:name w:val="Comment Text Char"/>
    <w:basedOn w:val="DefaultParagraphFont"/>
    <w:link w:val="CommentText"/>
    <w:uiPriority w:val="99"/>
    <w:rsid w:val="00900521"/>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00521"/>
    <w:rPr>
      <w:b/>
      <w:bCs/>
    </w:rPr>
  </w:style>
  <w:style w:type="character" w:customStyle="1" w:styleId="CommentSubjectChar">
    <w:name w:val="Comment Subject Char"/>
    <w:basedOn w:val="CommentTextChar"/>
    <w:link w:val="CommentSubject"/>
    <w:uiPriority w:val="99"/>
    <w:semiHidden/>
    <w:rsid w:val="00900521"/>
    <w:rPr>
      <w:rFonts w:asciiTheme="minorHAnsi" w:hAnsiTheme="minorHAnsi" w:cstheme="minorBidi"/>
      <w:b/>
      <w:bCs/>
      <w:sz w:val="20"/>
      <w:szCs w:val="20"/>
    </w:rPr>
  </w:style>
  <w:style w:type="character" w:styleId="FollowedHyperlink">
    <w:name w:val="FollowedHyperlink"/>
    <w:basedOn w:val="DefaultParagraphFont"/>
    <w:uiPriority w:val="99"/>
    <w:semiHidden/>
    <w:unhideWhenUsed/>
    <w:rsid w:val="00B53187"/>
    <w:rPr>
      <w:color w:val="800080" w:themeColor="followedHyperlink"/>
      <w:u w:val="single"/>
    </w:rPr>
  </w:style>
  <w:style w:type="paragraph" w:styleId="Header">
    <w:name w:val="header"/>
    <w:basedOn w:val="Normal"/>
    <w:link w:val="HeaderChar"/>
    <w:uiPriority w:val="99"/>
    <w:unhideWhenUsed/>
    <w:rsid w:val="00B2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2D2"/>
    <w:rPr>
      <w:rFonts w:asciiTheme="minorHAnsi" w:hAnsiTheme="minorHAnsi" w:cstheme="minorBidi"/>
      <w:sz w:val="22"/>
    </w:rPr>
  </w:style>
  <w:style w:type="paragraph" w:styleId="Footer">
    <w:name w:val="footer"/>
    <w:basedOn w:val="Normal"/>
    <w:link w:val="FooterChar"/>
    <w:uiPriority w:val="99"/>
    <w:unhideWhenUsed/>
    <w:rsid w:val="00B2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2D2"/>
    <w:rPr>
      <w:rFonts w:asciiTheme="minorHAnsi" w:hAnsiTheme="minorHAnsi" w:cstheme="minorBidi"/>
      <w:sz w:val="22"/>
    </w:rPr>
  </w:style>
  <w:style w:type="character" w:customStyle="1" w:styleId="Heading1Char">
    <w:name w:val="Heading 1 Char"/>
    <w:basedOn w:val="DefaultParagraphFont"/>
    <w:link w:val="Heading1"/>
    <w:uiPriority w:val="9"/>
    <w:rsid w:val="00371C63"/>
    <w:rPr>
      <w:rFonts w:asciiTheme="majorHAnsi" w:eastAsiaTheme="majorEastAsia" w:hAnsiTheme="majorHAnsi" w:cstheme="majorBidi"/>
      <w:b/>
      <w:bCs/>
      <w:color w:val="365F91" w:themeColor="accent1" w:themeShade="BF"/>
      <w:sz w:val="28"/>
      <w:szCs w:val="28"/>
    </w:rPr>
  </w:style>
  <w:style w:type="paragraph" w:styleId="Revision">
    <w:name w:val="Revision"/>
    <w:hidden/>
    <w:uiPriority w:val="99"/>
    <w:semiHidden/>
    <w:rsid w:val="007C1AD7"/>
    <w:pPr>
      <w:spacing w:after="0" w:line="240" w:lineRule="auto"/>
    </w:pPr>
    <w:rPr>
      <w:rFonts w:asciiTheme="minorHAnsi" w:hAnsiTheme="minorHAnsi" w:cstheme="minorBidi"/>
      <w:sz w:val="22"/>
    </w:rPr>
  </w:style>
  <w:style w:type="paragraph" w:styleId="FootnoteText">
    <w:name w:val="footnote text"/>
    <w:basedOn w:val="Normal"/>
    <w:link w:val="FootnoteTextChar"/>
    <w:uiPriority w:val="99"/>
    <w:semiHidden/>
    <w:unhideWhenUsed/>
    <w:rsid w:val="00252BF8"/>
    <w:pPr>
      <w:spacing w:after="0" w:line="240" w:lineRule="auto"/>
    </w:pPr>
    <w:rPr>
      <w:sz w:val="20"/>
      <w:szCs w:val="20"/>
      <w:lang w:val="es-MX"/>
    </w:rPr>
  </w:style>
  <w:style w:type="character" w:customStyle="1" w:styleId="FootnoteTextChar">
    <w:name w:val="Footnote Text Char"/>
    <w:basedOn w:val="DefaultParagraphFont"/>
    <w:link w:val="FootnoteText"/>
    <w:uiPriority w:val="99"/>
    <w:semiHidden/>
    <w:rsid w:val="00252BF8"/>
    <w:rPr>
      <w:rFonts w:asciiTheme="minorHAnsi" w:hAnsiTheme="minorHAnsi" w:cstheme="minorBidi"/>
      <w:sz w:val="20"/>
      <w:szCs w:val="20"/>
      <w:lang w:val="es-MX"/>
    </w:rPr>
  </w:style>
  <w:style w:type="character" w:styleId="FootnoteReference">
    <w:name w:val="footnote reference"/>
    <w:basedOn w:val="DefaultParagraphFont"/>
    <w:uiPriority w:val="99"/>
    <w:semiHidden/>
    <w:unhideWhenUsed/>
    <w:rsid w:val="00252BF8"/>
    <w:rPr>
      <w:vertAlign w:val="superscript"/>
    </w:rPr>
  </w:style>
  <w:style w:type="table" w:styleId="TableGrid">
    <w:name w:val="Table Grid"/>
    <w:basedOn w:val="TableNormal"/>
    <w:uiPriority w:val="59"/>
    <w:rsid w:val="008C62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F85B67"/>
  </w:style>
  <w:style w:type="character" w:styleId="UnresolvedMention">
    <w:name w:val="Unresolved Mention"/>
    <w:basedOn w:val="DefaultParagraphFont"/>
    <w:uiPriority w:val="99"/>
    <w:semiHidden/>
    <w:unhideWhenUsed/>
    <w:rsid w:val="005C7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677709">
      <w:bodyDiv w:val="1"/>
      <w:marLeft w:val="0"/>
      <w:marRight w:val="0"/>
      <w:marTop w:val="0"/>
      <w:marBottom w:val="0"/>
      <w:divBdr>
        <w:top w:val="none" w:sz="0" w:space="0" w:color="auto"/>
        <w:left w:val="none" w:sz="0" w:space="0" w:color="auto"/>
        <w:bottom w:val="none" w:sz="0" w:space="0" w:color="auto"/>
        <w:right w:val="none" w:sz="0" w:space="0" w:color="auto"/>
      </w:divBdr>
    </w:div>
    <w:div w:id="888415017">
      <w:bodyDiv w:val="1"/>
      <w:marLeft w:val="0"/>
      <w:marRight w:val="0"/>
      <w:marTop w:val="0"/>
      <w:marBottom w:val="0"/>
      <w:divBdr>
        <w:top w:val="none" w:sz="0" w:space="0" w:color="auto"/>
        <w:left w:val="none" w:sz="0" w:space="0" w:color="auto"/>
        <w:bottom w:val="none" w:sz="0" w:space="0" w:color="auto"/>
        <w:right w:val="none" w:sz="0" w:space="0" w:color="auto"/>
      </w:divBdr>
    </w:div>
    <w:div w:id="91142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Carmen Pena</DisplayName>
        <AccountId>38</AccountId>
        <AccountType/>
      </UserInfo>
      <UserInfo>
        <DisplayName>Javiera Salinas</DisplayName>
        <AccountId>31</AccountId>
        <AccountType/>
      </UserInfo>
      <UserInfo>
        <DisplayName>Fadrique Iglesias</DisplayName>
        <AccountId>16</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674607-B749-481E-B94D-52BAACBAF726}">
  <ds:schemaRefs>
    <ds:schemaRef ds:uri="http://schemas.microsoft.com/office/2006/metadata/properties"/>
    <ds:schemaRef ds:uri="http://schemas.microsoft.com/office/infopath/2007/PartnerControls"/>
    <ds:schemaRef ds:uri="dc808d36-874f-4b27-aec2-2fd649817929"/>
    <ds:schemaRef ds:uri="3a684b84-d35d-4ed0-9b62-b4a83786fd0e"/>
  </ds:schemaRefs>
</ds:datastoreItem>
</file>

<file path=customXml/itemProps2.xml><?xml version="1.0" encoding="utf-8"?>
<ds:datastoreItem xmlns:ds="http://schemas.openxmlformats.org/officeDocument/2006/customXml" ds:itemID="{EBE5D79D-6DC0-46FB-8895-14C61CD29391}"/>
</file>

<file path=customXml/itemProps3.xml><?xml version="1.0" encoding="utf-8"?>
<ds:datastoreItem xmlns:ds="http://schemas.openxmlformats.org/officeDocument/2006/customXml" ds:itemID="{B6A6A2D7-730F-40D6-B087-71D0B502AC64}">
  <ds:schemaRefs>
    <ds:schemaRef ds:uri="http://schemas.openxmlformats.org/officeDocument/2006/bibliography"/>
  </ds:schemaRefs>
</ds:datastoreItem>
</file>

<file path=customXml/itemProps4.xml><?xml version="1.0" encoding="utf-8"?>
<ds:datastoreItem xmlns:ds="http://schemas.openxmlformats.org/officeDocument/2006/customXml" ds:itemID="{30B930DC-E7D6-4BA7-B7E6-F7B539383E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1899</Words>
  <Characters>10826</Characters>
  <Application>Microsoft Office Word</Application>
  <DocSecurity>4</DocSecurity>
  <Lines>90</Lines>
  <Paragraphs>25</Paragraphs>
  <ScaleCrop>false</ScaleCrop>
  <Company>U S Department of State</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cp:lastModifiedBy>Saskia Cabrera Padilla</cp:lastModifiedBy>
  <cp:revision>230</cp:revision>
  <cp:lastPrinted>2016-02-26T10:14:00Z</cp:lastPrinted>
  <dcterms:created xsi:type="dcterms:W3CDTF">2023-05-02T23:14:00Z</dcterms:created>
  <dcterms:modified xsi:type="dcterms:W3CDTF">2023-07-06T01:55:00Z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10554400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