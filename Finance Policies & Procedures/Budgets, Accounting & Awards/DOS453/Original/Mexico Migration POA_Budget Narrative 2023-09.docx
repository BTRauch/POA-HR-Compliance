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E54C3C" w14:textId="1A2A2B3B" w:rsidR="00FF6547" w:rsidRPr="00BC5185" w:rsidRDefault="00FF6547" w:rsidP="00E44B57">
      <w:pPr>
        <w:pStyle w:val="Heading2"/>
        <w:spacing w:before="0" w:after="0"/>
        <w:jc w:val="center"/>
        <w:rPr>
          <w:rFonts w:ascii="Times New Roman" w:hAnsi="Times New Roman" w:cs="Times New Roman"/>
          <w:sz w:val="24"/>
          <w:szCs w:val="24"/>
        </w:rPr>
      </w:pPr>
      <w:r w:rsidRPr="00BC5185">
        <w:rPr>
          <w:rFonts w:ascii="Times New Roman" w:hAnsi="Times New Roman" w:cs="Times New Roman"/>
          <w:sz w:val="24"/>
          <w:szCs w:val="24"/>
        </w:rPr>
        <w:t>Partners of the Americas</w:t>
      </w:r>
    </w:p>
    <w:p w14:paraId="5AE54C3D" w14:textId="5EF9FE31" w:rsidR="00B72F0D" w:rsidRPr="00BC5185" w:rsidRDefault="00B72F0D" w:rsidP="00E44B57">
      <w:pPr>
        <w:pStyle w:val="Heading2"/>
        <w:spacing w:before="0" w:after="0"/>
        <w:jc w:val="center"/>
        <w:rPr>
          <w:rFonts w:ascii="Times New Roman" w:hAnsi="Times New Roman" w:cs="Times New Roman"/>
          <w:sz w:val="24"/>
          <w:szCs w:val="24"/>
        </w:rPr>
      </w:pPr>
      <w:r w:rsidRPr="00BC5185">
        <w:rPr>
          <w:rFonts w:ascii="Times New Roman" w:hAnsi="Times New Roman" w:cs="Times New Roman"/>
          <w:sz w:val="24"/>
          <w:szCs w:val="24"/>
        </w:rPr>
        <w:t>Budget Narrative</w:t>
      </w:r>
      <w:r w:rsidR="00420F52">
        <w:rPr>
          <w:rFonts w:ascii="Times New Roman" w:hAnsi="Times New Roman" w:cs="Times New Roman"/>
          <w:sz w:val="24"/>
          <w:szCs w:val="24"/>
        </w:rPr>
        <w:t xml:space="preserve"> – Mexico </w:t>
      </w:r>
      <w:r w:rsidR="00E44B57">
        <w:rPr>
          <w:rFonts w:ascii="Times New Roman" w:hAnsi="Times New Roman" w:cs="Times New Roman"/>
          <w:sz w:val="24"/>
          <w:szCs w:val="24"/>
        </w:rPr>
        <w:t>Migration Messaging</w:t>
      </w:r>
    </w:p>
    <w:p w14:paraId="660924EF" w14:textId="77777777" w:rsidR="00E44B57" w:rsidRDefault="00E44B57" w:rsidP="00E44B57">
      <w:pPr>
        <w:keepNext/>
        <w:spacing w:after="0" w:line="240" w:lineRule="auto"/>
        <w:jc w:val="both"/>
        <w:outlineLvl w:val="2"/>
        <w:rPr>
          <w:rFonts w:ascii="Times New Roman" w:eastAsia="Times New Roman" w:hAnsi="Times New Roman" w:cs="Times New Roman"/>
          <w:b/>
          <w:bCs/>
          <w:sz w:val="24"/>
          <w:szCs w:val="24"/>
        </w:rPr>
      </w:pPr>
    </w:p>
    <w:p w14:paraId="5AE54C3F" w14:textId="5EC927CF" w:rsidR="00B334D0" w:rsidRPr="00E44B57" w:rsidRDefault="00B334D0" w:rsidP="00E44B57">
      <w:pPr>
        <w:keepNext/>
        <w:spacing w:after="0" w:line="240" w:lineRule="auto"/>
        <w:jc w:val="both"/>
        <w:outlineLvl w:val="2"/>
        <w:rPr>
          <w:rFonts w:ascii="Times New Roman" w:eastAsia="Times New Roman" w:hAnsi="Times New Roman" w:cs="Times New Roman"/>
          <w:b/>
          <w:bCs/>
          <w:sz w:val="24"/>
          <w:szCs w:val="24"/>
        </w:rPr>
      </w:pPr>
      <w:r w:rsidRPr="00802142">
        <w:rPr>
          <w:rFonts w:ascii="Times New Roman" w:eastAsia="Times New Roman" w:hAnsi="Times New Roman" w:cs="Times New Roman"/>
          <w:b/>
          <w:bCs/>
          <w:sz w:val="24"/>
          <w:szCs w:val="24"/>
        </w:rPr>
        <w:t>Introduction</w:t>
      </w:r>
    </w:p>
    <w:p w14:paraId="5AE54C40" w14:textId="65B0890B" w:rsidR="0027175E" w:rsidRPr="00802142" w:rsidRDefault="00B334D0" w:rsidP="00E44B57">
      <w:pPr>
        <w:spacing w:after="0" w:line="240" w:lineRule="auto"/>
        <w:jc w:val="both"/>
        <w:rPr>
          <w:rFonts w:ascii="Times New Roman" w:eastAsia="Times New Roman" w:hAnsi="Times New Roman" w:cs="Times New Roman"/>
          <w:sz w:val="24"/>
          <w:szCs w:val="24"/>
        </w:rPr>
      </w:pPr>
      <w:r w:rsidRPr="00802142">
        <w:rPr>
          <w:rFonts w:ascii="Times New Roman" w:eastAsia="Times New Roman" w:hAnsi="Times New Roman" w:cs="Times New Roman"/>
          <w:sz w:val="24"/>
          <w:szCs w:val="24"/>
        </w:rPr>
        <w:t xml:space="preserve">In this section Partners of the Americas </w:t>
      </w:r>
      <w:r w:rsidR="003B4716">
        <w:rPr>
          <w:rFonts w:ascii="Times New Roman" w:eastAsia="Times New Roman" w:hAnsi="Times New Roman" w:cs="Times New Roman"/>
          <w:sz w:val="24"/>
          <w:szCs w:val="24"/>
        </w:rPr>
        <w:t xml:space="preserve">Inc. </w:t>
      </w:r>
      <w:r w:rsidRPr="00802142">
        <w:rPr>
          <w:rFonts w:ascii="Times New Roman" w:eastAsia="Times New Roman" w:hAnsi="Times New Roman" w:cs="Times New Roman"/>
          <w:sz w:val="24"/>
          <w:szCs w:val="24"/>
        </w:rPr>
        <w:t>(</w:t>
      </w:r>
      <w:r w:rsidR="003C0EE9">
        <w:rPr>
          <w:rFonts w:ascii="Times New Roman" w:eastAsia="Times New Roman" w:hAnsi="Times New Roman" w:cs="Times New Roman"/>
          <w:sz w:val="24"/>
          <w:szCs w:val="24"/>
        </w:rPr>
        <w:t>POA</w:t>
      </w:r>
      <w:r w:rsidRPr="00802142">
        <w:rPr>
          <w:rFonts w:ascii="Times New Roman" w:eastAsia="Times New Roman" w:hAnsi="Times New Roman" w:cs="Times New Roman"/>
          <w:sz w:val="24"/>
          <w:szCs w:val="24"/>
        </w:rPr>
        <w:t xml:space="preserve">) provides a detailed explanation of the budget line items and the methods used to determine costs. </w:t>
      </w:r>
      <w:r w:rsidR="003C0EE9">
        <w:rPr>
          <w:rFonts w:ascii="Times New Roman" w:eastAsia="Times New Roman" w:hAnsi="Times New Roman" w:cs="Times New Roman"/>
          <w:sz w:val="24"/>
          <w:szCs w:val="24"/>
        </w:rPr>
        <w:t>POA</w:t>
      </w:r>
      <w:r w:rsidR="003B4716" w:rsidRPr="003B4716">
        <w:rPr>
          <w:rFonts w:ascii="Times New Roman" w:eastAsia="Times New Roman" w:hAnsi="Times New Roman" w:cs="Times New Roman"/>
          <w:sz w:val="24"/>
          <w:szCs w:val="24"/>
        </w:rPr>
        <w:t xml:space="preserve"> has established sound financial management and internal control systems, ensuring expenditures are reasonable, allowable, and classified in accordance with generally accepted accounting principles (GAAP). </w:t>
      </w:r>
      <w:r w:rsidR="003C0EE9">
        <w:rPr>
          <w:rFonts w:ascii="Times New Roman" w:eastAsia="Times New Roman" w:hAnsi="Times New Roman" w:cs="Times New Roman"/>
          <w:sz w:val="24"/>
          <w:szCs w:val="24"/>
        </w:rPr>
        <w:t>POA</w:t>
      </w:r>
      <w:r w:rsidR="003B4716" w:rsidRPr="003B4716">
        <w:rPr>
          <w:rFonts w:ascii="Times New Roman" w:eastAsia="Times New Roman" w:hAnsi="Times New Roman" w:cs="Times New Roman"/>
          <w:sz w:val="24"/>
          <w:szCs w:val="24"/>
        </w:rPr>
        <w:t xml:space="preserve"> uses cloud-based accounting software and is subject to an annual single audit. The Finance and Administration (F&amp;A) department is staffed with professionals with over 100 years of combined experience in finance and accounting, auditing, and managing financial reporting for federal grants, contracts, and cooperative agreements. The F&amp;A department comprises a Chief Financial Officer (CFO), Controller, Deputy Controller, Director of Compliance for Grants and Contracts, Budget Analyst, Accounts Payable Finance Officer, and two Senior Field Finance Officers. The F&amp;A team works closely with project staff at </w:t>
      </w:r>
      <w:r w:rsidR="003C0EE9">
        <w:rPr>
          <w:rFonts w:ascii="Times New Roman" w:eastAsia="Times New Roman" w:hAnsi="Times New Roman" w:cs="Times New Roman"/>
          <w:sz w:val="24"/>
          <w:szCs w:val="24"/>
        </w:rPr>
        <w:t>POA</w:t>
      </w:r>
      <w:r w:rsidR="003B4716" w:rsidRPr="003B4716">
        <w:rPr>
          <w:rFonts w:ascii="Times New Roman" w:eastAsia="Times New Roman" w:hAnsi="Times New Roman" w:cs="Times New Roman"/>
          <w:sz w:val="24"/>
          <w:szCs w:val="24"/>
        </w:rPr>
        <w:t xml:space="preserve"> </w:t>
      </w:r>
      <w:r w:rsidR="00F35ACC">
        <w:rPr>
          <w:rFonts w:ascii="Times New Roman" w:eastAsia="Times New Roman" w:hAnsi="Times New Roman" w:cs="Times New Roman"/>
          <w:sz w:val="24"/>
          <w:szCs w:val="24"/>
        </w:rPr>
        <w:t>headquarters (</w:t>
      </w:r>
      <w:r w:rsidR="003B4716" w:rsidRPr="003B4716">
        <w:rPr>
          <w:rFonts w:ascii="Times New Roman" w:eastAsia="Times New Roman" w:hAnsi="Times New Roman" w:cs="Times New Roman"/>
          <w:sz w:val="24"/>
          <w:szCs w:val="24"/>
        </w:rPr>
        <w:t>HQ</w:t>
      </w:r>
      <w:r w:rsidR="00F35ACC">
        <w:rPr>
          <w:rFonts w:ascii="Times New Roman" w:eastAsia="Times New Roman" w:hAnsi="Times New Roman" w:cs="Times New Roman"/>
          <w:sz w:val="24"/>
          <w:szCs w:val="24"/>
        </w:rPr>
        <w:t>)</w:t>
      </w:r>
      <w:r w:rsidR="003B4716" w:rsidRPr="003B4716">
        <w:rPr>
          <w:rFonts w:ascii="Times New Roman" w:eastAsia="Times New Roman" w:hAnsi="Times New Roman" w:cs="Times New Roman"/>
          <w:sz w:val="24"/>
          <w:szCs w:val="24"/>
        </w:rPr>
        <w:t xml:space="preserve"> and in-country staff to monitor spending, ensure that all costs are reasonable and allowable, and support project staff to implement the project in accordance with </w:t>
      </w:r>
      <w:r w:rsidR="00F35ACC">
        <w:rPr>
          <w:rFonts w:ascii="Times New Roman" w:eastAsia="Times New Roman" w:hAnsi="Times New Roman" w:cs="Times New Roman"/>
          <w:sz w:val="24"/>
          <w:szCs w:val="24"/>
        </w:rPr>
        <w:t>the United States Government (</w:t>
      </w:r>
      <w:r w:rsidR="003B4716" w:rsidRPr="003B4716">
        <w:rPr>
          <w:rFonts w:ascii="Times New Roman" w:eastAsia="Times New Roman" w:hAnsi="Times New Roman" w:cs="Times New Roman"/>
          <w:sz w:val="24"/>
          <w:szCs w:val="24"/>
        </w:rPr>
        <w:t>USG</w:t>
      </w:r>
      <w:r w:rsidR="00F35ACC">
        <w:rPr>
          <w:rFonts w:ascii="Times New Roman" w:eastAsia="Times New Roman" w:hAnsi="Times New Roman" w:cs="Times New Roman"/>
          <w:sz w:val="24"/>
          <w:szCs w:val="24"/>
        </w:rPr>
        <w:t>)</w:t>
      </w:r>
      <w:r w:rsidR="003B4716" w:rsidRPr="003B4716">
        <w:rPr>
          <w:rFonts w:ascii="Times New Roman" w:eastAsia="Times New Roman" w:hAnsi="Times New Roman" w:cs="Times New Roman"/>
          <w:sz w:val="24"/>
          <w:szCs w:val="24"/>
        </w:rPr>
        <w:t xml:space="preserve"> rules and regulations (particularly 2 CFR 200), local laws, as well as </w:t>
      </w:r>
      <w:r w:rsidR="003C0EE9">
        <w:rPr>
          <w:rFonts w:ascii="Times New Roman" w:eastAsia="Times New Roman" w:hAnsi="Times New Roman" w:cs="Times New Roman"/>
          <w:sz w:val="24"/>
          <w:szCs w:val="24"/>
        </w:rPr>
        <w:t>POA</w:t>
      </w:r>
      <w:r w:rsidR="003B4716">
        <w:rPr>
          <w:rFonts w:ascii="Times New Roman" w:eastAsia="Times New Roman" w:hAnsi="Times New Roman" w:cs="Times New Roman"/>
          <w:sz w:val="24"/>
          <w:szCs w:val="24"/>
        </w:rPr>
        <w:t>’</w:t>
      </w:r>
      <w:r w:rsidR="003C0EE9">
        <w:rPr>
          <w:rFonts w:ascii="Times New Roman" w:eastAsia="Times New Roman" w:hAnsi="Times New Roman" w:cs="Times New Roman"/>
          <w:sz w:val="24"/>
          <w:szCs w:val="24"/>
        </w:rPr>
        <w:t>s</w:t>
      </w:r>
      <w:r w:rsidR="003B4716" w:rsidRPr="003B4716">
        <w:rPr>
          <w:rFonts w:ascii="Times New Roman" w:eastAsia="Times New Roman" w:hAnsi="Times New Roman" w:cs="Times New Roman"/>
          <w:sz w:val="24"/>
          <w:szCs w:val="24"/>
        </w:rPr>
        <w:t xml:space="preserve"> internal policies. Our F&amp;A department also reviews spending with project directors monthly and assists with the oversight of contracts,</w:t>
      </w:r>
      <w:r w:rsidR="00BF0EB9">
        <w:rPr>
          <w:rFonts w:ascii="Times New Roman" w:eastAsia="Times New Roman" w:hAnsi="Times New Roman" w:cs="Times New Roman"/>
          <w:sz w:val="24"/>
          <w:szCs w:val="24"/>
        </w:rPr>
        <w:t xml:space="preserve"> and</w:t>
      </w:r>
      <w:r w:rsidR="003B4716" w:rsidRPr="003B4716">
        <w:rPr>
          <w:rFonts w:ascii="Times New Roman" w:eastAsia="Times New Roman" w:hAnsi="Times New Roman" w:cs="Times New Roman"/>
          <w:sz w:val="24"/>
          <w:szCs w:val="24"/>
        </w:rPr>
        <w:t xml:space="preserve"> end-of-project reporting.</w:t>
      </w:r>
    </w:p>
    <w:p w14:paraId="5AE54C41" w14:textId="77777777" w:rsidR="00B334D0" w:rsidRPr="00802142" w:rsidRDefault="0027175E" w:rsidP="00E44B57">
      <w:pPr>
        <w:spacing w:after="0" w:line="240" w:lineRule="auto"/>
        <w:jc w:val="both"/>
        <w:rPr>
          <w:rFonts w:ascii="Times New Roman" w:eastAsia="Times New Roman" w:hAnsi="Times New Roman" w:cs="Times New Roman"/>
          <w:sz w:val="24"/>
          <w:szCs w:val="24"/>
        </w:rPr>
      </w:pPr>
      <w:r w:rsidRPr="00802142">
        <w:rPr>
          <w:rFonts w:ascii="Times New Roman" w:eastAsia="Times New Roman" w:hAnsi="Times New Roman" w:cs="Times New Roman"/>
          <w:sz w:val="24"/>
          <w:szCs w:val="24"/>
        </w:rPr>
        <w:t xml:space="preserve"> </w:t>
      </w:r>
    </w:p>
    <w:p w14:paraId="21AED754" w14:textId="20AEBD26" w:rsidR="00CE4FFB" w:rsidRPr="00802142" w:rsidRDefault="00CE4FFB" w:rsidP="00E44B57">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A. </w:t>
      </w:r>
      <w:r w:rsidR="00FF6547" w:rsidRPr="00802142">
        <w:rPr>
          <w:rFonts w:ascii="Times New Roman" w:eastAsia="Times New Roman" w:hAnsi="Times New Roman" w:cs="Times New Roman"/>
          <w:b/>
          <w:sz w:val="24"/>
          <w:szCs w:val="24"/>
          <w:u w:val="single"/>
        </w:rPr>
        <w:t>Personnel</w:t>
      </w:r>
    </w:p>
    <w:p w14:paraId="5AE54C45" w14:textId="48E9B8F0" w:rsidR="00314F02" w:rsidRDefault="003C0EE9" w:rsidP="008B4D89">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POA</w:t>
      </w:r>
      <w:r w:rsidR="001B3CC5">
        <w:rPr>
          <w:rFonts w:ascii="Times New Roman" w:eastAsia="Times New Roman" w:hAnsi="Times New Roman" w:cs="Times New Roman"/>
          <w:sz w:val="24"/>
          <w:szCs w:val="24"/>
        </w:rPr>
        <w:t xml:space="preserve"> w</w:t>
      </w:r>
      <w:r w:rsidR="00B334D0" w:rsidRPr="00802142">
        <w:rPr>
          <w:rFonts w:ascii="Times New Roman" w:eastAsia="Times New Roman" w:hAnsi="Times New Roman" w:cs="Times New Roman"/>
          <w:sz w:val="24"/>
          <w:szCs w:val="24"/>
        </w:rPr>
        <w:t xml:space="preserve">ill follow U.S. and </w:t>
      </w:r>
      <w:r w:rsidR="00F44FCB">
        <w:rPr>
          <w:rFonts w:ascii="Times New Roman" w:eastAsia="Times New Roman" w:hAnsi="Times New Roman" w:cs="Times New Roman"/>
          <w:sz w:val="24"/>
          <w:szCs w:val="24"/>
        </w:rPr>
        <w:t xml:space="preserve">Mexico </w:t>
      </w:r>
      <w:r w:rsidR="00B334D0" w:rsidRPr="00802142">
        <w:rPr>
          <w:rFonts w:ascii="Times New Roman" w:eastAsia="Times New Roman" w:hAnsi="Times New Roman" w:cs="Times New Roman"/>
          <w:sz w:val="24"/>
          <w:szCs w:val="24"/>
        </w:rPr>
        <w:t xml:space="preserve">labor laws to </w:t>
      </w:r>
      <w:r w:rsidR="00C40D33" w:rsidRPr="00802142">
        <w:rPr>
          <w:rFonts w:ascii="Times New Roman" w:eastAsia="Times New Roman" w:hAnsi="Times New Roman" w:cs="Times New Roman"/>
          <w:sz w:val="24"/>
          <w:szCs w:val="24"/>
        </w:rPr>
        <w:t xml:space="preserve">employ all </w:t>
      </w:r>
      <w:r w:rsidR="00E26955" w:rsidRPr="00802142">
        <w:rPr>
          <w:rFonts w:ascii="Times New Roman" w:eastAsia="Times New Roman" w:hAnsi="Times New Roman" w:cs="Times New Roman"/>
          <w:sz w:val="24"/>
          <w:szCs w:val="24"/>
        </w:rPr>
        <w:t>staff identified</w:t>
      </w:r>
      <w:r w:rsidR="00B334D0" w:rsidRPr="00802142">
        <w:rPr>
          <w:rFonts w:ascii="Times New Roman" w:eastAsia="Times New Roman" w:hAnsi="Times New Roman" w:cs="Times New Roman"/>
          <w:sz w:val="24"/>
          <w:szCs w:val="24"/>
        </w:rPr>
        <w:t xml:space="preserve"> in this proposal. </w:t>
      </w:r>
      <w:r w:rsidR="00BF103D" w:rsidRPr="00BF103D">
        <w:rPr>
          <w:rFonts w:ascii="Times New Roman" w:eastAsia="Times New Roman" w:hAnsi="Times New Roman" w:cs="Times New Roman"/>
          <w:sz w:val="24"/>
          <w:szCs w:val="24"/>
        </w:rPr>
        <w:t xml:space="preserve">Proposed salaries are also consistent with those paid to other personnel engaged in similar work within and outside of </w:t>
      </w:r>
      <w:r>
        <w:rPr>
          <w:rFonts w:ascii="Times New Roman" w:eastAsia="Times New Roman" w:hAnsi="Times New Roman" w:cs="Times New Roman"/>
          <w:sz w:val="24"/>
          <w:szCs w:val="24"/>
        </w:rPr>
        <w:t>POA</w:t>
      </w:r>
      <w:r w:rsidR="00BF103D" w:rsidRPr="00BF103D">
        <w:rPr>
          <w:rFonts w:ascii="Times New Roman" w:eastAsia="Times New Roman" w:hAnsi="Times New Roman" w:cs="Times New Roman"/>
          <w:sz w:val="24"/>
          <w:szCs w:val="24"/>
        </w:rPr>
        <w:t xml:space="preserve">. Level of effort (LOE) budgeted is based on the scope of the program proposed. </w:t>
      </w:r>
      <w:r w:rsidR="003D60B8">
        <w:rPr>
          <w:rFonts w:ascii="Times New Roman" w:eastAsia="Times New Roman" w:hAnsi="Times New Roman" w:cs="Times New Roman"/>
          <w:sz w:val="24"/>
          <w:szCs w:val="24"/>
        </w:rPr>
        <w:t>After Year 1</w:t>
      </w:r>
      <w:r w:rsidR="00BF103D" w:rsidRPr="00BF103D">
        <w:rPr>
          <w:rFonts w:ascii="Times New Roman" w:eastAsia="Times New Roman" w:hAnsi="Times New Roman" w:cs="Times New Roman"/>
          <w:sz w:val="24"/>
          <w:szCs w:val="24"/>
        </w:rPr>
        <w:t xml:space="preserve"> salaries include a projected </w:t>
      </w:r>
      <w:r w:rsidR="003D60B8">
        <w:rPr>
          <w:rFonts w:ascii="Times New Roman" w:eastAsia="Times New Roman" w:hAnsi="Times New Roman" w:cs="Times New Roman"/>
          <w:sz w:val="24"/>
          <w:szCs w:val="24"/>
        </w:rPr>
        <w:t>4</w:t>
      </w:r>
      <w:r w:rsidR="00BF103D" w:rsidRPr="00BF103D">
        <w:rPr>
          <w:rFonts w:ascii="Times New Roman" w:eastAsia="Times New Roman" w:hAnsi="Times New Roman" w:cs="Times New Roman"/>
          <w:sz w:val="24"/>
          <w:szCs w:val="24"/>
        </w:rPr>
        <w:t xml:space="preserve">% increase </w:t>
      </w:r>
      <w:r w:rsidR="00BF103D">
        <w:rPr>
          <w:rFonts w:ascii="Times New Roman" w:eastAsia="Times New Roman" w:hAnsi="Times New Roman" w:cs="Times New Roman"/>
          <w:sz w:val="24"/>
          <w:szCs w:val="24"/>
        </w:rPr>
        <w:t>each year</w:t>
      </w:r>
      <w:r w:rsidR="00BF103D" w:rsidRPr="00BF103D">
        <w:rPr>
          <w:rFonts w:ascii="Times New Roman" w:eastAsia="Times New Roman" w:hAnsi="Times New Roman" w:cs="Times New Roman"/>
          <w:sz w:val="24"/>
          <w:szCs w:val="24"/>
        </w:rPr>
        <w:t xml:space="preserve"> to account for inflation and merit increases for all staff consistent with </w:t>
      </w:r>
      <w:r>
        <w:rPr>
          <w:rFonts w:ascii="Times New Roman" w:eastAsia="Times New Roman" w:hAnsi="Times New Roman" w:cs="Times New Roman"/>
          <w:sz w:val="24"/>
          <w:szCs w:val="24"/>
        </w:rPr>
        <w:t>POA</w:t>
      </w:r>
      <w:r w:rsidR="0019269A">
        <w:rPr>
          <w:rFonts w:ascii="Times New Roman" w:eastAsia="Times New Roman" w:hAnsi="Times New Roman" w:cs="Times New Roman"/>
          <w:sz w:val="24"/>
          <w:szCs w:val="24"/>
        </w:rPr>
        <w:t>’</w:t>
      </w:r>
      <w:r>
        <w:rPr>
          <w:rFonts w:ascii="Times New Roman" w:eastAsia="Times New Roman" w:hAnsi="Times New Roman" w:cs="Times New Roman"/>
          <w:sz w:val="24"/>
          <w:szCs w:val="24"/>
        </w:rPr>
        <w:t>s</w:t>
      </w:r>
      <w:r w:rsidR="00553989" w:rsidRPr="00BF103D">
        <w:rPr>
          <w:rFonts w:ascii="Times New Roman" w:eastAsia="Times New Roman" w:hAnsi="Times New Roman" w:cs="Times New Roman"/>
          <w:sz w:val="24"/>
          <w:szCs w:val="24"/>
        </w:rPr>
        <w:t xml:space="preserve"> </w:t>
      </w:r>
      <w:r w:rsidR="00BF103D" w:rsidRPr="00BF103D">
        <w:rPr>
          <w:rFonts w:ascii="Times New Roman" w:eastAsia="Times New Roman" w:hAnsi="Times New Roman" w:cs="Times New Roman"/>
          <w:sz w:val="24"/>
          <w:szCs w:val="24"/>
        </w:rPr>
        <w:t>policies</w:t>
      </w:r>
      <w:r w:rsidR="00BF103D">
        <w:rPr>
          <w:rFonts w:ascii="Times New Roman" w:eastAsia="Times New Roman" w:hAnsi="Times New Roman" w:cs="Times New Roman"/>
          <w:sz w:val="24"/>
          <w:szCs w:val="24"/>
        </w:rPr>
        <w:t xml:space="preserve">. </w:t>
      </w:r>
      <w:r w:rsidR="003C2020" w:rsidRPr="00802142">
        <w:rPr>
          <w:rFonts w:ascii="Times New Roman" w:eastAsia="Times New Roman" w:hAnsi="Times New Roman" w:cs="Times New Roman"/>
          <w:sz w:val="24"/>
          <w:szCs w:val="24"/>
        </w:rPr>
        <w:t xml:space="preserve">All staff listed, with the exception of the </w:t>
      </w:r>
      <w:r w:rsidR="0000178B">
        <w:rPr>
          <w:rFonts w:ascii="Times New Roman" w:eastAsia="Times New Roman" w:hAnsi="Times New Roman" w:cs="Times New Roman"/>
          <w:sz w:val="24"/>
          <w:szCs w:val="24"/>
        </w:rPr>
        <w:t>HQ Program Manager</w:t>
      </w:r>
      <w:r w:rsidR="003C2020" w:rsidRPr="00802142">
        <w:rPr>
          <w:rFonts w:ascii="Times New Roman" w:eastAsia="Times New Roman" w:hAnsi="Times New Roman" w:cs="Times New Roman"/>
          <w:sz w:val="24"/>
          <w:szCs w:val="24"/>
        </w:rPr>
        <w:t xml:space="preserve">, will be based in </w:t>
      </w:r>
      <w:r w:rsidR="00B879FB">
        <w:rPr>
          <w:rFonts w:ascii="Times New Roman" w:eastAsia="Times New Roman" w:hAnsi="Times New Roman" w:cs="Times New Roman"/>
          <w:sz w:val="24"/>
          <w:szCs w:val="24"/>
        </w:rPr>
        <w:t>Mexico</w:t>
      </w:r>
      <w:r w:rsidR="003C2020" w:rsidRPr="0080214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POA</w:t>
      </w:r>
      <w:r w:rsidR="006C5A74">
        <w:rPr>
          <w:rFonts w:ascii="Times New Roman" w:eastAsia="Times New Roman" w:hAnsi="Times New Roman" w:cs="Times New Roman"/>
          <w:sz w:val="24"/>
          <w:szCs w:val="24"/>
        </w:rPr>
        <w:t xml:space="preserve"> plans </w:t>
      </w:r>
      <w:r w:rsidR="008B4D89">
        <w:rPr>
          <w:rFonts w:ascii="Times New Roman" w:eastAsia="Times New Roman" w:hAnsi="Times New Roman" w:cs="Times New Roman"/>
          <w:sz w:val="24"/>
          <w:szCs w:val="24"/>
        </w:rPr>
        <w:t>to build</w:t>
      </w:r>
      <w:r w:rsidR="008B4D89" w:rsidRPr="008B4D89">
        <w:rPr>
          <w:rFonts w:ascii="Times New Roman" w:eastAsia="Times New Roman" w:hAnsi="Times New Roman" w:cs="Times New Roman"/>
          <w:sz w:val="24"/>
          <w:szCs w:val="24"/>
        </w:rPr>
        <w:t xml:space="preserve"> off from existing </w:t>
      </w:r>
      <w:r w:rsidR="008B4D89">
        <w:rPr>
          <w:rFonts w:ascii="Times New Roman" w:eastAsia="Times New Roman" w:hAnsi="Times New Roman" w:cs="Times New Roman"/>
          <w:sz w:val="24"/>
          <w:szCs w:val="24"/>
        </w:rPr>
        <w:t>staff in Mexico, so program operations can begin</w:t>
      </w:r>
      <w:r w:rsidR="008B4D89" w:rsidRPr="008B4D89">
        <w:rPr>
          <w:rFonts w:ascii="Times New Roman" w:eastAsia="Times New Roman" w:hAnsi="Times New Roman" w:cs="Times New Roman"/>
          <w:sz w:val="24"/>
          <w:szCs w:val="24"/>
        </w:rPr>
        <w:t xml:space="preserve"> immediately.</w:t>
      </w:r>
    </w:p>
    <w:p w14:paraId="5593E587" w14:textId="77777777" w:rsidR="008B4D89" w:rsidRPr="00802142" w:rsidRDefault="008B4D89" w:rsidP="008B4D89">
      <w:pPr>
        <w:spacing w:after="0" w:line="240" w:lineRule="auto"/>
        <w:jc w:val="both"/>
        <w:rPr>
          <w:rFonts w:ascii="Times New Roman" w:hAnsi="Times New Roman" w:cs="Times New Roman"/>
          <w:sz w:val="24"/>
          <w:szCs w:val="24"/>
        </w:rPr>
      </w:pPr>
    </w:p>
    <w:p w14:paraId="5AE54C46" w14:textId="3470853B" w:rsidR="00DF0F6F" w:rsidRPr="00802142" w:rsidRDefault="00D74059" w:rsidP="00E44B57">
      <w:pPr>
        <w:pStyle w:val="Heading3"/>
        <w:spacing w:before="0" w:after="0"/>
        <w:jc w:val="both"/>
        <w:rPr>
          <w:rFonts w:ascii="Times New Roman" w:hAnsi="Times New Roman" w:cs="Times New Roman"/>
          <w:sz w:val="24"/>
          <w:szCs w:val="24"/>
        </w:rPr>
      </w:pPr>
      <w:r>
        <w:rPr>
          <w:rFonts w:ascii="Times New Roman" w:hAnsi="Times New Roman" w:cs="Times New Roman"/>
          <w:sz w:val="24"/>
          <w:szCs w:val="24"/>
        </w:rPr>
        <w:t xml:space="preserve">A.1 Field </w:t>
      </w:r>
      <w:r w:rsidR="003C7CEC" w:rsidRPr="00802142">
        <w:rPr>
          <w:rFonts w:ascii="Times New Roman" w:hAnsi="Times New Roman" w:cs="Times New Roman"/>
          <w:sz w:val="24"/>
          <w:szCs w:val="24"/>
        </w:rPr>
        <w:t>Staff Salaries</w:t>
      </w:r>
    </w:p>
    <w:p w14:paraId="5AE54C47" w14:textId="77777777" w:rsidR="00314F02" w:rsidRPr="00802142" w:rsidRDefault="00314F02" w:rsidP="003D60B8">
      <w:pPr>
        <w:spacing w:after="0" w:line="240" w:lineRule="auto"/>
        <w:jc w:val="both"/>
        <w:rPr>
          <w:sz w:val="24"/>
          <w:szCs w:val="24"/>
        </w:rPr>
      </w:pPr>
    </w:p>
    <w:p w14:paraId="5EC8B25E" w14:textId="2FFC1D22" w:rsidR="003D60B8" w:rsidRPr="003D60B8" w:rsidRDefault="003D60B8" w:rsidP="003D60B8">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A.1.1 </w:t>
      </w:r>
      <w:r w:rsidRPr="003D60B8">
        <w:rPr>
          <w:rFonts w:ascii="Times New Roman" w:eastAsia="Times New Roman" w:hAnsi="Times New Roman" w:cs="Times New Roman"/>
          <w:b/>
          <w:sz w:val="24"/>
          <w:szCs w:val="24"/>
        </w:rPr>
        <w:t xml:space="preserve">Country Director: </w:t>
      </w:r>
      <w:r w:rsidRPr="003D60B8">
        <w:rPr>
          <w:rFonts w:ascii="Times New Roman" w:eastAsia="Times New Roman" w:hAnsi="Times New Roman" w:cs="Times New Roman"/>
          <w:sz w:val="24"/>
          <w:szCs w:val="24"/>
        </w:rPr>
        <w:t>The Country Director with a salary of $16</w:t>
      </w:r>
      <w:r>
        <w:rPr>
          <w:rFonts w:ascii="Times New Roman" w:eastAsia="Times New Roman" w:hAnsi="Times New Roman" w:cs="Times New Roman"/>
          <w:sz w:val="24"/>
          <w:szCs w:val="24"/>
        </w:rPr>
        <w:t>1</w:t>
      </w:r>
      <w:r w:rsidRPr="003D60B8">
        <w:rPr>
          <w:rFonts w:ascii="Times New Roman" w:eastAsia="Times New Roman" w:hAnsi="Times New Roman" w:cs="Times New Roman"/>
          <w:sz w:val="24"/>
          <w:szCs w:val="24"/>
        </w:rPr>
        <w:t>,</w:t>
      </w:r>
      <w:r>
        <w:rPr>
          <w:rFonts w:ascii="Times New Roman" w:eastAsia="Times New Roman" w:hAnsi="Times New Roman" w:cs="Times New Roman"/>
          <w:sz w:val="24"/>
          <w:szCs w:val="24"/>
        </w:rPr>
        <w:t>4</w:t>
      </w:r>
      <w:r w:rsidRPr="003D60B8">
        <w:rPr>
          <w:rFonts w:ascii="Times New Roman" w:eastAsia="Times New Roman" w:hAnsi="Times New Roman" w:cs="Times New Roman"/>
          <w:sz w:val="24"/>
          <w:szCs w:val="24"/>
        </w:rPr>
        <w:t>00 annually or $13,</w:t>
      </w:r>
      <w:r>
        <w:rPr>
          <w:rFonts w:ascii="Times New Roman" w:eastAsia="Times New Roman" w:hAnsi="Times New Roman" w:cs="Times New Roman"/>
          <w:sz w:val="24"/>
          <w:szCs w:val="24"/>
        </w:rPr>
        <w:t>4</w:t>
      </w:r>
      <w:r w:rsidRPr="003D60B8">
        <w:rPr>
          <w:rFonts w:ascii="Times New Roman" w:eastAsia="Times New Roman" w:hAnsi="Times New Roman" w:cs="Times New Roman"/>
          <w:sz w:val="24"/>
          <w:szCs w:val="24"/>
        </w:rPr>
        <w:t xml:space="preserve">50/month will dedicate 5% of </w:t>
      </w:r>
      <w:r w:rsidR="00FF7DA6">
        <w:rPr>
          <w:rFonts w:ascii="Times New Roman" w:eastAsia="Times New Roman" w:hAnsi="Times New Roman" w:cs="Times New Roman"/>
          <w:sz w:val="24"/>
          <w:szCs w:val="24"/>
        </w:rPr>
        <w:t>his</w:t>
      </w:r>
      <w:r w:rsidRPr="003D60B8">
        <w:rPr>
          <w:rFonts w:ascii="Times New Roman" w:eastAsia="Times New Roman" w:hAnsi="Times New Roman" w:cs="Times New Roman"/>
          <w:sz w:val="24"/>
          <w:szCs w:val="24"/>
        </w:rPr>
        <w:t xml:space="preserve"> time to managing the program. This position will provide strategic country guidance, oversight in </w:t>
      </w:r>
      <w:r>
        <w:rPr>
          <w:rFonts w:ascii="Times New Roman" w:eastAsia="Times New Roman" w:hAnsi="Times New Roman" w:cs="Times New Roman"/>
          <w:sz w:val="24"/>
          <w:szCs w:val="24"/>
        </w:rPr>
        <w:t>Mexico</w:t>
      </w:r>
      <w:r w:rsidRPr="003D60B8">
        <w:rPr>
          <w:rFonts w:ascii="Times New Roman" w:eastAsia="Times New Roman" w:hAnsi="Times New Roman" w:cs="Times New Roman"/>
          <w:sz w:val="24"/>
          <w:szCs w:val="24"/>
        </w:rPr>
        <w:t xml:space="preserve">, and assist in cost-effective management by leveraging economies of scale and sharing of costs with other programs in </w:t>
      </w:r>
      <w:r>
        <w:rPr>
          <w:rFonts w:ascii="Times New Roman" w:eastAsia="Times New Roman" w:hAnsi="Times New Roman" w:cs="Times New Roman"/>
          <w:sz w:val="24"/>
          <w:szCs w:val="24"/>
        </w:rPr>
        <w:t>Mexico</w:t>
      </w:r>
      <w:r w:rsidRPr="003D60B8">
        <w:rPr>
          <w:rFonts w:ascii="Times New Roman" w:eastAsia="Times New Roman" w:hAnsi="Times New Roman" w:cs="Times New Roman"/>
          <w:sz w:val="24"/>
          <w:szCs w:val="24"/>
        </w:rPr>
        <w:t xml:space="preserve">. </w:t>
      </w:r>
      <w:r w:rsidRPr="00802142">
        <w:rPr>
          <w:rFonts w:ascii="Times New Roman" w:eastAsia="Times New Roman" w:hAnsi="Times New Roman" w:cs="Times New Roman"/>
          <w:sz w:val="24"/>
          <w:szCs w:val="24"/>
        </w:rPr>
        <w:t xml:space="preserve">The total estimated cost is </w:t>
      </w:r>
      <w:r>
        <w:rPr>
          <w:rFonts w:ascii="Times New Roman" w:eastAsia="Times New Roman" w:hAnsi="Times New Roman" w:cs="Times New Roman"/>
          <w:b/>
          <w:sz w:val="24"/>
          <w:szCs w:val="24"/>
        </w:rPr>
        <w:t>$16,463.</w:t>
      </w:r>
    </w:p>
    <w:p w14:paraId="52FEA835" w14:textId="77777777" w:rsidR="003D60B8" w:rsidRPr="00802142" w:rsidRDefault="003D60B8" w:rsidP="003D60B8">
      <w:pPr>
        <w:spacing w:after="0" w:line="240" w:lineRule="auto"/>
        <w:jc w:val="both"/>
        <w:rPr>
          <w:sz w:val="24"/>
          <w:szCs w:val="24"/>
        </w:rPr>
      </w:pPr>
    </w:p>
    <w:p w14:paraId="3614B208" w14:textId="2D626608" w:rsidR="003D60B8" w:rsidRDefault="003D60B8" w:rsidP="008832E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A.1.2 </w:t>
      </w:r>
      <w:r w:rsidR="00FF7DA6">
        <w:rPr>
          <w:rFonts w:ascii="Times New Roman" w:eastAsia="Times New Roman" w:hAnsi="Times New Roman" w:cs="Times New Roman"/>
          <w:b/>
          <w:sz w:val="24"/>
          <w:szCs w:val="24"/>
        </w:rPr>
        <w:t>Program</w:t>
      </w:r>
      <w:r w:rsidRPr="003D60B8">
        <w:rPr>
          <w:rFonts w:ascii="Times New Roman" w:eastAsia="Times New Roman" w:hAnsi="Times New Roman" w:cs="Times New Roman"/>
          <w:b/>
          <w:sz w:val="24"/>
          <w:szCs w:val="24"/>
        </w:rPr>
        <w:t xml:space="preserve"> Director: </w:t>
      </w:r>
      <w:r w:rsidRPr="003D60B8">
        <w:rPr>
          <w:rFonts w:ascii="Times New Roman" w:eastAsia="Times New Roman" w:hAnsi="Times New Roman" w:cs="Times New Roman"/>
          <w:sz w:val="24"/>
          <w:szCs w:val="24"/>
        </w:rPr>
        <w:t xml:space="preserve">The </w:t>
      </w:r>
      <w:r w:rsidR="00FF7DA6">
        <w:rPr>
          <w:rFonts w:ascii="Times New Roman" w:eastAsia="Times New Roman" w:hAnsi="Times New Roman" w:cs="Times New Roman"/>
          <w:sz w:val="24"/>
          <w:szCs w:val="24"/>
        </w:rPr>
        <w:t>Project</w:t>
      </w:r>
      <w:r w:rsidRPr="003D60B8">
        <w:rPr>
          <w:rFonts w:ascii="Times New Roman" w:eastAsia="Times New Roman" w:hAnsi="Times New Roman" w:cs="Times New Roman"/>
          <w:sz w:val="24"/>
          <w:szCs w:val="24"/>
        </w:rPr>
        <w:t xml:space="preserve"> Director with a salary of $</w:t>
      </w:r>
      <w:r w:rsidR="002F6373">
        <w:rPr>
          <w:rFonts w:ascii="Times New Roman" w:eastAsia="Times New Roman" w:hAnsi="Times New Roman" w:cs="Times New Roman"/>
          <w:sz w:val="24"/>
          <w:szCs w:val="24"/>
        </w:rPr>
        <w:t>103</w:t>
      </w:r>
      <w:r w:rsidRPr="003D60B8">
        <w:rPr>
          <w:rFonts w:ascii="Times New Roman" w:eastAsia="Times New Roman" w:hAnsi="Times New Roman" w:cs="Times New Roman"/>
          <w:sz w:val="24"/>
          <w:szCs w:val="24"/>
        </w:rPr>
        <w:t>,</w:t>
      </w:r>
      <w:r w:rsidR="002F6373">
        <w:rPr>
          <w:rFonts w:ascii="Times New Roman" w:eastAsia="Times New Roman" w:hAnsi="Times New Roman" w:cs="Times New Roman"/>
          <w:sz w:val="24"/>
          <w:szCs w:val="24"/>
        </w:rPr>
        <w:t>8</w:t>
      </w:r>
      <w:r w:rsidRPr="003D60B8">
        <w:rPr>
          <w:rFonts w:ascii="Times New Roman" w:eastAsia="Times New Roman" w:hAnsi="Times New Roman" w:cs="Times New Roman"/>
          <w:sz w:val="24"/>
          <w:szCs w:val="24"/>
        </w:rPr>
        <w:t>00 annually or $</w:t>
      </w:r>
      <w:r w:rsidR="002F6373">
        <w:rPr>
          <w:rFonts w:ascii="Times New Roman" w:eastAsia="Times New Roman" w:hAnsi="Times New Roman" w:cs="Times New Roman"/>
          <w:sz w:val="24"/>
          <w:szCs w:val="24"/>
        </w:rPr>
        <w:t>8</w:t>
      </w:r>
      <w:r w:rsidRPr="003D60B8">
        <w:rPr>
          <w:rFonts w:ascii="Times New Roman" w:eastAsia="Times New Roman" w:hAnsi="Times New Roman" w:cs="Times New Roman"/>
          <w:sz w:val="24"/>
          <w:szCs w:val="24"/>
        </w:rPr>
        <w:t>,</w:t>
      </w:r>
      <w:r w:rsidR="002F6373">
        <w:rPr>
          <w:rFonts w:ascii="Times New Roman" w:eastAsia="Times New Roman" w:hAnsi="Times New Roman" w:cs="Times New Roman"/>
          <w:sz w:val="24"/>
          <w:szCs w:val="24"/>
        </w:rPr>
        <w:t>6</w:t>
      </w:r>
      <w:r w:rsidRPr="003D60B8">
        <w:rPr>
          <w:rFonts w:ascii="Times New Roman" w:eastAsia="Times New Roman" w:hAnsi="Times New Roman" w:cs="Times New Roman"/>
          <w:sz w:val="24"/>
          <w:szCs w:val="24"/>
        </w:rPr>
        <w:t xml:space="preserve">50/month will dedicate </w:t>
      </w:r>
      <w:r w:rsidR="002F6373">
        <w:rPr>
          <w:rFonts w:ascii="Times New Roman" w:eastAsia="Times New Roman" w:hAnsi="Times New Roman" w:cs="Times New Roman"/>
          <w:sz w:val="24"/>
          <w:szCs w:val="24"/>
        </w:rPr>
        <w:t>10</w:t>
      </w:r>
      <w:r w:rsidRPr="003D60B8">
        <w:rPr>
          <w:rFonts w:ascii="Times New Roman" w:eastAsia="Times New Roman" w:hAnsi="Times New Roman" w:cs="Times New Roman"/>
          <w:sz w:val="24"/>
          <w:szCs w:val="24"/>
        </w:rPr>
        <w:t xml:space="preserve">% of </w:t>
      </w:r>
      <w:r w:rsidR="00FF7DA6">
        <w:rPr>
          <w:rFonts w:ascii="Times New Roman" w:eastAsia="Times New Roman" w:hAnsi="Times New Roman" w:cs="Times New Roman"/>
          <w:sz w:val="24"/>
          <w:szCs w:val="24"/>
        </w:rPr>
        <w:t>her</w:t>
      </w:r>
      <w:r w:rsidRPr="003D60B8">
        <w:rPr>
          <w:rFonts w:ascii="Times New Roman" w:eastAsia="Times New Roman" w:hAnsi="Times New Roman" w:cs="Times New Roman"/>
          <w:sz w:val="24"/>
          <w:szCs w:val="24"/>
        </w:rPr>
        <w:t xml:space="preserve"> time t</w:t>
      </w:r>
      <w:r w:rsidR="002F6373">
        <w:rPr>
          <w:rFonts w:ascii="Times New Roman" w:eastAsia="Times New Roman" w:hAnsi="Times New Roman" w:cs="Times New Roman"/>
          <w:sz w:val="24"/>
          <w:szCs w:val="24"/>
        </w:rPr>
        <w:t xml:space="preserve">o </w:t>
      </w:r>
      <w:r w:rsidRPr="003D60B8">
        <w:rPr>
          <w:rFonts w:ascii="Times New Roman" w:eastAsia="Times New Roman" w:hAnsi="Times New Roman" w:cs="Times New Roman"/>
          <w:sz w:val="24"/>
          <w:szCs w:val="24"/>
        </w:rPr>
        <w:t xml:space="preserve">the program. This position will </w:t>
      </w:r>
      <w:r w:rsidR="002F6373" w:rsidRPr="002F6373">
        <w:rPr>
          <w:rFonts w:ascii="Times New Roman" w:eastAsia="Times New Roman" w:hAnsi="Times New Roman" w:cs="Times New Roman"/>
          <w:sz w:val="24"/>
          <w:szCs w:val="24"/>
        </w:rPr>
        <w:t>oversee the full scope of the program, including the establishment of formal agreements with implementing partners, initial and follow-up communication with all stakeholders, program quality assurance, and the organization and submission of all reporting (technical and financial)</w:t>
      </w:r>
      <w:r w:rsidRPr="003D60B8">
        <w:rPr>
          <w:rFonts w:ascii="Times New Roman" w:eastAsia="Times New Roman" w:hAnsi="Times New Roman" w:cs="Times New Roman"/>
          <w:sz w:val="24"/>
          <w:szCs w:val="24"/>
        </w:rPr>
        <w:t xml:space="preserve">. </w:t>
      </w:r>
      <w:r w:rsidRPr="00802142">
        <w:rPr>
          <w:rFonts w:ascii="Times New Roman" w:eastAsia="Times New Roman" w:hAnsi="Times New Roman" w:cs="Times New Roman"/>
          <w:sz w:val="24"/>
          <w:szCs w:val="24"/>
        </w:rPr>
        <w:t xml:space="preserve">The total estimated cost is </w:t>
      </w:r>
      <w:r>
        <w:rPr>
          <w:rFonts w:ascii="Times New Roman" w:eastAsia="Times New Roman" w:hAnsi="Times New Roman" w:cs="Times New Roman"/>
          <w:b/>
          <w:sz w:val="24"/>
          <w:szCs w:val="24"/>
        </w:rPr>
        <w:t>$</w:t>
      </w:r>
      <w:r w:rsidR="002F6373">
        <w:rPr>
          <w:rFonts w:ascii="Times New Roman" w:eastAsia="Times New Roman" w:hAnsi="Times New Roman" w:cs="Times New Roman"/>
          <w:b/>
          <w:sz w:val="24"/>
          <w:szCs w:val="24"/>
        </w:rPr>
        <w:t>21</w:t>
      </w:r>
      <w:r>
        <w:rPr>
          <w:rFonts w:ascii="Times New Roman" w:eastAsia="Times New Roman" w:hAnsi="Times New Roman" w:cs="Times New Roman"/>
          <w:b/>
          <w:sz w:val="24"/>
          <w:szCs w:val="24"/>
        </w:rPr>
        <w:t>,</w:t>
      </w:r>
      <w:r w:rsidR="002F6373">
        <w:rPr>
          <w:rFonts w:ascii="Times New Roman" w:eastAsia="Times New Roman" w:hAnsi="Times New Roman" w:cs="Times New Roman"/>
          <w:b/>
          <w:sz w:val="24"/>
          <w:szCs w:val="24"/>
        </w:rPr>
        <w:t>175</w:t>
      </w:r>
      <w:r>
        <w:rPr>
          <w:rFonts w:ascii="Times New Roman" w:eastAsia="Times New Roman" w:hAnsi="Times New Roman" w:cs="Times New Roman"/>
          <w:b/>
          <w:sz w:val="24"/>
          <w:szCs w:val="24"/>
        </w:rPr>
        <w:t>.</w:t>
      </w:r>
    </w:p>
    <w:p w14:paraId="32F1180D" w14:textId="77777777" w:rsidR="008832EC" w:rsidRPr="008832EC" w:rsidRDefault="008832EC" w:rsidP="008832EC">
      <w:pPr>
        <w:spacing w:after="0" w:line="240" w:lineRule="auto"/>
        <w:jc w:val="both"/>
        <w:rPr>
          <w:rFonts w:ascii="Times New Roman" w:eastAsia="Times New Roman" w:hAnsi="Times New Roman" w:cs="Times New Roman"/>
          <w:sz w:val="24"/>
          <w:szCs w:val="24"/>
        </w:rPr>
      </w:pPr>
    </w:p>
    <w:p w14:paraId="229345DE" w14:textId="25AC1489" w:rsidR="008832EC" w:rsidRPr="00802142" w:rsidRDefault="008832EC" w:rsidP="008832E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A.1.3 Senior Communications Specialist</w:t>
      </w:r>
      <w:r w:rsidRPr="003D60B8">
        <w:rPr>
          <w:rFonts w:ascii="Times New Roman" w:eastAsia="Times New Roman" w:hAnsi="Times New Roman" w:cs="Times New Roman"/>
          <w:b/>
          <w:sz w:val="24"/>
          <w:szCs w:val="24"/>
        </w:rPr>
        <w:t xml:space="preserve">: </w:t>
      </w:r>
      <w:r w:rsidRPr="003D60B8">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Senior Communications Specialist </w:t>
      </w:r>
      <w:r w:rsidRPr="003D60B8">
        <w:rPr>
          <w:rFonts w:ascii="Times New Roman" w:eastAsia="Times New Roman" w:hAnsi="Times New Roman" w:cs="Times New Roman"/>
          <w:sz w:val="24"/>
          <w:szCs w:val="24"/>
        </w:rPr>
        <w:t>with a salary of $</w:t>
      </w:r>
      <w:r>
        <w:rPr>
          <w:rFonts w:ascii="Times New Roman" w:eastAsia="Times New Roman" w:hAnsi="Times New Roman" w:cs="Times New Roman"/>
          <w:sz w:val="24"/>
          <w:szCs w:val="24"/>
        </w:rPr>
        <w:t>49</w:t>
      </w:r>
      <w:r w:rsidRPr="003D60B8">
        <w:rPr>
          <w:rFonts w:ascii="Times New Roman" w:eastAsia="Times New Roman" w:hAnsi="Times New Roman" w:cs="Times New Roman"/>
          <w:sz w:val="24"/>
          <w:szCs w:val="24"/>
        </w:rPr>
        <w:t>,</w:t>
      </w:r>
      <w:r>
        <w:rPr>
          <w:rFonts w:ascii="Times New Roman" w:eastAsia="Times New Roman" w:hAnsi="Times New Roman" w:cs="Times New Roman"/>
          <w:sz w:val="24"/>
          <w:szCs w:val="24"/>
        </w:rPr>
        <w:t>2</w:t>
      </w:r>
      <w:r w:rsidRPr="003D60B8">
        <w:rPr>
          <w:rFonts w:ascii="Times New Roman" w:eastAsia="Times New Roman" w:hAnsi="Times New Roman" w:cs="Times New Roman"/>
          <w:sz w:val="24"/>
          <w:szCs w:val="24"/>
        </w:rPr>
        <w:t>00 annually or $</w:t>
      </w:r>
      <w:r>
        <w:rPr>
          <w:rFonts w:ascii="Times New Roman" w:eastAsia="Times New Roman" w:hAnsi="Times New Roman" w:cs="Times New Roman"/>
          <w:sz w:val="24"/>
          <w:szCs w:val="24"/>
        </w:rPr>
        <w:t>4</w:t>
      </w:r>
      <w:r w:rsidRPr="003D60B8">
        <w:rPr>
          <w:rFonts w:ascii="Times New Roman" w:eastAsia="Times New Roman" w:hAnsi="Times New Roman" w:cs="Times New Roman"/>
          <w:sz w:val="24"/>
          <w:szCs w:val="24"/>
        </w:rPr>
        <w:t>,</w:t>
      </w:r>
      <w:r>
        <w:rPr>
          <w:rFonts w:ascii="Times New Roman" w:eastAsia="Times New Roman" w:hAnsi="Times New Roman" w:cs="Times New Roman"/>
          <w:sz w:val="24"/>
          <w:szCs w:val="24"/>
        </w:rPr>
        <w:t>10</w:t>
      </w:r>
      <w:r w:rsidRPr="003D60B8">
        <w:rPr>
          <w:rFonts w:ascii="Times New Roman" w:eastAsia="Times New Roman" w:hAnsi="Times New Roman" w:cs="Times New Roman"/>
          <w:sz w:val="24"/>
          <w:szCs w:val="24"/>
        </w:rPr>
        <w:t xml:space="preserve">0/month will dedicate </w:t>
      </w:r>
      <w:r>
        <w:rPr>
          <w:rFonts w:ascii="Times New Roman" w:eastAsia="Times New Roman" w:hAnsi="Times New Roman" w:cs="Times New Roman"/>
          <w:sz w:val="24"/>
          <w:szCs w:val="24"/>
        </w:rPr>
        <w:t>30</w:t>
      </w:r>
      <w:r w:rsidRPr="003D60B8">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t>her</w:t>
      </w:r>
      <w:r w:rsidRPr="003D60B8">
        <w:rPr>
          <w:rFonts w:ascii="Times New Roman" w:eastAsia="Times New Roman" w:hAnsi="Times New Roman" w:cs="Times New Roman"/>
          <w:sz w:val="24"/>
          <w:szCs w:val="24"/>
        </w:rPr>
        <w:t xml:space="preserve"> time t</w:t>
      </w:r>
      <w:r>
        <w:rPr>
          <w:rFonts w:ascii="Times New Roman" w:eastAsia="Times New Roman" w:hAnsi="Times New Roman" w:cs="Times New Roman"/>
          <w:sz w:val="24"/>
          <w:szCs w:val="24"/>
        </w:rPr>
        <w:t xml:space="preserve">o </w:t>
      </w:r>
      <w:r w:rsidRPr="003D60B8">
        <w:rPr>
          <w:rFonts w:ascii="Times New Roman" w:eastAsia="Times New Roman" w:hAnsi="Times New Roman" w:cs="Times New Roman"/>
          <w:sz w:val="24"/>
          <w:szCs w:val="24"/>
        </w:rPr>
        <w:t xml:space="preserve">the program. This position will </w:t>
      </w:r>
      <w:r>
        <w:rPr>
          <w:rFonts w:ascii="Times New Roman" w:eastAsia="Times New Roman" w:hAnsi="Times New Roman" w:cs="Times New Roman"/>
          <w:sz w:val="24"/>
          <w:szCs w:val="24"/>
        </w:rPr>
        <w:t xml:space="preserve">oversee all migration messaging efforts and </w:t>
      </w:r>
      <w:r w:rsidR="008074E2">
        <w:rPr>
          <w:rFonts w:ascii="Times New Roman" w:eastAsia="Times New Roman" w:hAnsi="Times New Roman" w:cs="Times New Roman"/>
          <w:sz w:val="24"/>
          <w:szCs w:val="24"/>
        </w:rPr>
        <w:t>arti</w:t>
      </w:r>
      <w:r w:rsidR="00397944">
        <w:rPr>
          <w:rFonts w:ascii="Times New Roman" w:eastAsia="Times New Roman" w:hAnsi="Times New Roman" w:cs="Times New Roman"/>
          <w:sz w:val="24"/>
          <w:szCs w:val="24"/>
        </w:rPr>
        <w:t>ficial intelligence, and</w:t>
      </w:r>
      <w:r w:rsidR="008074E2">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dissemination platforms</w:t>
      </w:r>
      <w:r w:rsidRPr="003D60B8">
        <w:rPr>
          <w:rFonts w:ascii="Times New Roman" w:eastAsia="Times New Roman" w:hAnsi="Times New Roman" w:cs="Times New Roman"/>
          <w:sz w:val="24"/>
          <w:szCs w:val="24"/>
        </w:rPr>
        <w:t xml:space="preserve">. </w:t>
      </w:r>
      <w:r w:rsidRPr="00802142">
        <w:rPr>
          <w:rFonts w:ascii="Times New Roman" w:eastAsia="Times New Roman" w:hAnsi="Times New Roman" w:cs="Times New Roman"/>
          <w:sz w:val="24"/>
          <w:szCs w:val="24"/>
        </w:rPr>
        <w:t xml:space="preserve">The total estimated cost is </w:t>
      </w:r>
      <w:r>
        <w:rPr>
          <w:rFonts w:ascii="Times New Roman" w:eastAsia="Times New Roman" w:hAnsi="Times New Roman" w:cs="Times New Roman"/>
          <w:b/>
          <w:sz w:val="24"/>
          <w:szCs w:val="24"/>
        </w:rPr>
        <w:t>$30,110.</w:t>
      </w:r>
    </w:p>
    <w:p w14:paraId="78174E6B" w14:textId="77777777" w:rsidR="003D60B8" w:rsidRDefault="003D60B8" w:rsidP="00E44B57">
      <w:pPr>
        <w:spacing w:after="0" w:line="240" w:lineRule="auto"/>
        <w:jc w:val="both"/>
        <w:rPr>
          <w:rFonts w:ascii="Times New Roman" w:eastAsia="Times New Roman" w:hAnsi="Times New Roman" w:cs="Times New Roman"/>
          <w:b/>
          <w:sz w:val="24"/>
          <w:szCs w:val="24"/>
        </w:rPr>
      </w:pPr>
    </w:p>
    <w:p w14:paraId="7EBF4B68" w14:textId="71DAC4FC" w:rsidR="008832EC" w:rsidRPr="00802142" w:rsidRDefault="008832EC" w:rsidP="008832E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A.1.4 Communications Specialist</w:t>
      </w:r>
      <w:r w:rsidRPr="003D60B8">
        <w:rPr>
          <w:rFonts w:ascii="Times New Roman" w:eastAsia="Times New Roman" w:hAnsi="Times New Roman" w:cs="Times New Roman"/>
          <w:b/>
          <w:sz w:val="24"/>
          <w:szCs w:val="24"/>
        </w:rPr>
        <w:t xml:space="preserve">: </w:t>
      </w:r>
      <w:r w:rsidRPr="003D60B8">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Communications Specialist </w:t>
      </w:r>
      <w:r w:rsidRPr="003D60B8">
        <w:rPr>
          <w:rFonts w:ascii="Times New Roman" w:eastAsia="Times New Roman" w:hAnsi="Times New Roman" w:cs="Times New Roman"/>
          <w:sz w:val="24"/>
          <w:szCs w:val="24"/>
        </w:rPr>
        <w:t>with a salary of $</w:t>
      </w:r>
      <w:r>
        <w:rPr>
          <w:rFonts w:ascii="Times New Roman" w:eastAsia="Times New Roman" w:hAnsi="Times New Roman" w:cs="Times New Roman"/>
          <w:sz w:val="24"/>
          <w:szCs w:val="24"/>
        </w:rPr>
        <w:t>36</w:t>
      </w:r>
      <w:r w:rsidRPr="003D60B8">
        <w:rPr>
          <w:rFonts w:ascii="Times New Roman" w:eastAsia="Times New Roman" w:hAnsi="Times New Roman" w:cs="Times New Roman"/>
          <w:sz w:val="24"/>
          <w:szCs w:val="24"/>
        </w:rPr>
        <w:t>,</w:t>
      </w:r>
      <w:r>
        <w:rPr>
          <w:rFonts w:ascii="Times New Roman" w:eastAsia="Times New Roman" w:hAnsi="Times New Roman" w:cs="Times New Roman"/>
          <w:sz w:val="24"/>
          <w:szCs w:val="24"/>
        </w:rPr>
        <w:t>0</w:t>
      </w:r>
      <w:r w:rsidRPr="003D60B8">
        <w:rPr>
          <w:rFonts w:ascii="Times New Roman" w:eastAsia="Times New Roman" w:hAnsi="Times New Roman" w:cs="Times New Roman"/>
          <w:sz w:val="24"/>
          <w:szCs w:val="24"/>
        </w:rPr>
        <w:t>00 annually or $</w:t>
      </w:r>
      <w:r>
        <w:rPr>
          <w:rFonts w:ascii="Times New Roman" w:eastAsia="Times New Roman" w:hAnsi="Times New Roman" w:cs="Times New Roman"/>
          <w:sz w:val="24"/>
          <w:szCs w:val="24"/>
        </w:rPr>
        <w:t>3,00</w:t>
      </w:r>
      <w:r w:rsidRPr="003D60B8">
        <w:rPr>
          <w:rFonts w:ascii="Times New Roman" w:eastAsia="Times New Roman" w:hAnsi="Times New Roman" w:cs="Times New Roman"/>
          <w:sz w:val="24"/>
          <w:szCs w:val="24"/>
        </w:rPr>
        <w:t xml:space="preserve">0/month will dedicate </w:t>
      </w:r>
      <w:r>
        <w:rPr>
          <w:rFonts w:ascii="Times New Roman" w:eastAsia="Times New Roman" w:hAnsi="Times New Roman" w:cs="Times New Roman"/>
          <w:sz w:val="24"/>
          <w:szCs w:val="24"/>
        </w:rPr>
        <w:t>30</w:t>
      </w:r>
      <w:r w:rsidRPr="003D60B8">
        <w:rPr>
          <w:rFonts w:ascii="Times New Roman" w:eastAsia="Times New Roman" w:hAnsi="Times New Roman" w:cs="Times New Roman"/>
          <w:sz w:val="24"/>
          <w:szCs w:val="24"/>
        </w:rPr>
        <w:t xml:space="preserve">% of </w:t>
      </w:r>
      <w:del w:id="0" w:author="Macarena Jimenez Granda" w:date="2023-09-15T10:27:00Z">
        <w:r>
          <w:rPr>
            <w:rFonts w:ascii="Times New Roman" w:eastAsia="Times New Roman" w:hAnsi="Times New Roman" w:cs="Times New Roman"/>
            <w:sz w:val="24"/>
            <w:szCs w:val="24"/>
          </w:rPr>
          <w:delText>their</w:delText>
        </w:r>
        <w:r w:rsidRPr="003D60B8">
          <w:rPr>
            <w:rFonts w:ascii="Times New Roman" w:eastAsia="Times New Roman" w:hAnsi="Times New Roman" w:cs="Times New Roman"/>
            <w:sz w:val="24"/>
            <w:szCs w:val="24"/>
          </w:rPr>
          <w:delText xml:space="preserve"> </w:delText>
        </w:r>
      </w:del>
      <w:ins w:id="1" w:author="Macarena Jimenez Granda" w:date="2023-09-15T10:27:00Z">
        <w:r w:rsidR="0022539A">
          <w:rPr>
            <w:rFonts w:ascii="Times New Roman" w:eastAsia="Times New Roman" w:hAnsi="Times New Roman" w:cs="Times New Roman"/>
            <w:sz w:val="24"/>
            <w:szCs w:val="24"/>
          </w:rPr>
          <w:t>his</w:t>
        </w:r>
        <w:r w:rsidR="0022539A" w:rsidRPr="003D60B8">
          <w:rPr>
            <w:rFonts w:ascii="Times New Roman" w:eastAsia="Times New Roman" w:hAnsi="Times New Roman" w:cs="Times New Roman"/>
            <w:sz w:val="24"/>
            <w:szCs w:val="24"/>
          </w:rPr>
          <w:t xml:space="preserve"> </w:t>
        </w:r>
      </w:ins>
      <w:r w:rsidRPr="003D60B8">
        <w:rPr>
          <w:rFonts w:ascii="Times New Roman" w:eastAsia="Times New Roman" w:hAnsi="Times New Roman" w:cs="Times New Roman"/>
          <w:sz w:val="24"/>
          <w:szCs w:val="24"/>
        </w:rPr>
        <w:t>time t</w:t>
      </w:r>
      <w:r>
        <w:rPr>
          <w:rFonts w:ascii="Times New Roman" w:eastAsia="Times New Roman" w:hAnsi="Times New Roman" w:cs="Times New Roman"/>
          <w:sz w:val="24"/>
          <w:szCs w:val="24"/>
        </w:rPr>
        <w:t xml:space="preserve">o </w:t>
      </w:r>
      <w:r w:rsidRPr="003D60B8">
        <w:rPr>
          <w:rFonts w:ascii="Times New Roman" w:eastAsia="Times New Roman" w:hAnsi="Times New Roman" w:cs="Times New Roman"/>
          <w:sz w:val="24"/>
          <w:szCs w:val="24"/>
        </w:rPr>
        <w:t xml:space="preserve">the program. This position will </w:t>
      </w:r>
      <w:r>
        <w:rPr>
          <w:rFonts w:ascii="Times New Roman" w:eastAsia="Times New Roman" w:hAnsi="Times New Roman" w:cs="Times New Roman"/>
          <w:sz w:val="24"/>
          <w:szCs w:val="24"/>
        </w:rPr>
        <w:t>manage all technical content for migration messaging</w:t>
      </w:r>
      <w:r w:rsidRPr="003D60B8">
        <w:rPr>
          <w:rFonts w:ascii="Times New Roman" w:eastAsia="Times New Roman" w:hAnsi="Times New Roman" w:cs="Times New Roman"/>
          <w:sz w:val="24"/>
          <w:szCs w:val="24"/>
        </w:rPr>
        <w:t xml:space="preserve">. </w:t>
      </w:r>
      <w:r w:rsidRPr="00802142">
        <w:rPr>
          <w:rFonts w:ascii="Times New Roman" w:eastAsia="Times New Roman" w:hAnsi="Times New Roman" w:cs="Times New Roman"/>
          <w:sz w:val="24"/>
          <w:szCs w:val="24"/>
        </w:rPr>
        <w:t xml:space="preserve">The total estimated cost is </w:t>
      </w:r>
      <w:r>
        <w:rPr>
          <w:rFonts w:ascii="Times New Roman" w:eastAsia="Times New Roman" w:hAnsi="Times New Roman" w:cs="Times New Roman"/>
          <w:b/>
          <w:sz w:val="24"/>
          <w:szCs w:val="24"/>
        </w:rPr>
        <w:t>$22,032.</w:t>
      </w:r>
    </w:p>
    <w:p w14:paraId="5AE54C49" w14:textId="25C8C3E6" w:rsidR="00314F02" w:rsidRDefault="00314F02" w:rsidP="00E44B57">
      <w:pPr>
        <w:spacing w:after="0" w:line="240" w:lineRule="auto"/>
        <w:jc w:val="both"/>
        <w:rPr>
          <w:rFonts w:ascii="Times New Roman" w:eastAsia="Times New Roman" w:hAnsi="Times New Roman" w:cs="Times New Roman"/>
          <w:b/>
          <w:sz w:val="24"/>
          <w:szCs w:val="24"/>
        </w:rPr>
      </w:pPr>
    </w:p>
    <w:p w14:paraId="5EEDB341" w14:textId="3902E622" w:rsidR="008832EC" w:rsidRPr="00802142" w:rsidRDefault="008832EC" w:rsidP="008832EC">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A.1.5 Social Media Analyst</w:t>
      </w:r>
      <w:r w:rsidRPr="003D60B8">
        <w:rPr>
          <w:rFonts w:ascii="Times New Roman" w:eastAsia="Times New Roman" w:hAnsi="Times New Roman" w:cs="Times New Roman"/>
          <w:b/>
          <w:sz w:val="24"/>
          <w:szCs w:val="24"/>
        </w:rPr>
        <w:t xml:space="preserve">: </w:t>
      </w:r>
      <w:r w:rsidRPr="003D60B8">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Social Media Analyst </w:t>
      </w:r>
      <w:r w:rsidRPr="003D60B8">
        <w:rPr>
          <w:rFonts w:ascii="Times New Roman" w:eastAsia="Times New Roman" w:hAnsi="Times New Roman" w:cs="Times New Roman"/>
          <w:sz w:val="24"/>
          <w:szCs w:val="24"/>
        </w:rPr>
        <w:t>with a salary of $</w:t>
      </w:r>
      <w:r>
        <w:rPr>
          <w:rFonts w:ascii="Times New Roman" w:eastAsia="Times New Roman" w:hAnsi="Times New Roman" w:cs="Times New Roman"/>
          <w:sz w:val="24"/>
          <w:szCs w:val="24"/>
        </w:rPr>
        <w:t>25</w:t>
      </w:r>
      <w:r w:rsidRPr="003D60B8">
        <w:rPr>
          <w:rFonts w:ascii="Times New Roman" w:eastAsia="Times New Roman" w:hAnsi="Times New Roman" w:cs="Times New Roman"/>
          <w:sz w:val="24"/>
          <w:szCs w:val="24"/>
        </w:rPr>
        <w:t>,</w:t>
      </w:r>
      <w:r>
        <w:rPr>
          <w:rFonts w:ascii="Times New Roman" w:eastAsia="Times New Roman" w:hAnsi="Times New Roman" w:cs="Times New Roman"/>
          <w:sz w:val="24"/>
          <w:szCs w:val="24"/>
        </w:rPr>
        <w:t>2</w:t>
      </w:r>
      <w:r w:rsidRPr="003D60B8">
        <w:rPr>
          <w:rFonts w:ascii="Times New Roman" w:eastAsia="Times New Roman" w:hAnsi="Times New Roman" w:cs="Times New Roman"/>
          <w:sz w:val="24"/>
          <w:szCs w:val="24"/>
        </w:rPr>
        <w:t>00 annually or $</w:t>
      </w:r>
      <w:r w:rsidR="00AA7773">
        <w:rPr>
          <w:rFonts w:ascii="Times New Roman" w:eastAsia="Times New Roman" w:hAnsi="Times New Roman" w:cs="Times New Roman"/>
          <w:sz w:val="24"/>
          <w:szCs w:val="24"/>
        </w:rPr>
        <w:t>2</w:t>
      </w:r>
      <w:r>
        <w:rPr>
          <w:rFonts w:ascii="Times New Roman" w:eastAsia="Times New Roman" w:hAnsi="Times New Roman" w:cs="Times New Roman"/>
          <w:sz w:val="24"/>
          <w:szCs w:val="24"/>
        </w:rPr>
        <w:t>,</w:t>
      </w:r>
      <w:r w:rsidR="00AA7773">
        <w:rPr>
          <w:rFonts w:ascii="Times New Roman" w:eastAsia="Times New Roman" w:hAnsi="Times New Roman" w:cs="Times New Roman"/>
          <w:sz w:val="24"/>
          <w:szCs w:val="24"/>
        </w:rPr>
        <w:t>1</w:t>
      </w:r>
      <w:r>
        <w:rPr>
          <w:rFonts w:ascii="Times New Roman" w:eastAsia="Times New Roman" w:hAnsi="Times New Roman" w:cs="Times New Roman"/>
          <w:sz w:val="24"/>
          <w:szCs w:val="24"/>
        </w:rPr>
        <w:t>0</w:t>
      </w:r>
      <w:r w:rsidRPr="003D60B8">
        <w:rPr>
          <w:rFonts w:ascii="Times New Roman" w:eastAsia="Times New Roman" w:hAnsi="Times New Roman" w:cs="Times New Roman"/>
          <w:sz w:val="24"/>
          <w:szCs w:val="24"/>
        </w:rPr>
        <w:t xml:space="preserve">0/month will dedicate </w:t>
      </w:r>
      <w:r>
        <w:rPr>
          <w:rFonts w:ascii="Times New Roman" w:eastAsia="Times New Roman" w:hAnsi="Times New Roman" w:cs="Times New Roman"/>
          <w:sz w:val="24"/>
          <w:szCs w:val="24"/>
        </w:rPr>
        <w:t>30</w:t>
      </w:r>
      <w:r w:rsidRPr="003D60B8">
        <w:rPr>
          <w:rFonts w:ascii="Times New Roman" w:eastAsia="Times New Roman" w:hAnsi="Times New Roman" w:cs="Times New Roman"/>
          <w:sz w:val="24"/>
          <w:szCs w:val="24"/>
        </w:rPr>
        <w:t xml:space="preserve">% of </w:t>
      </w:r>
      <w:ins w:id="2" w:author="Macarena Jimenez Granda" w:date="2023-09-15T10:27:00Z">
        <w:r w:rsidR="00A62124">
          <w:rPr>
            <w:rFonts w:ascii="Times New Roman" w:eastAsia="Times New Roman" w:hAnsi="Times New Roman" w:cs="Times New Roman"/>
            <w:sz w:val="24"/>
            <w:szCs w:val="24"/>
          </w:rPr>
          <w:t>his</w:t>
        </w:r>
      </w:ins>
      <w:del w:id="3" w:author="Macarena Jimenez Granda" w:date="2023-09-15T10:27:00Z">
        <w:r>
          <w:rPr>
            <w:rFonts w:ascii="Times New Roman" w:eastAsia="Times New Roman" w:hAnsi="Times New Roman" w:cs="Times New Roman"/>
            <w:sz w:val="24"/>
            <w:szCs w:val="24"/>
          </w:rPr>
          <w:delText>their</w:delText>
        </w:r>
      </w:del>
      <w:r w:rsidRPr="003D60B8">
        <w:rPr>
          <w:rFonts w:ascii="Times New Roman" w:eastAsia="Times New Roman" w:hAnsi="Times New Roman" w:cs="Times New Roman"/>
          <w:sz w:val="24"/>
          <w:szCs w:val="24"/>
        </w:rPr>
        <w:t xml:space="preserve"> time t</w:t>
      </w:r>
      <w:r>
        <w:rPr>
          <w:rFonts w:ascii="Times New Roman" w:eastAsia="Times New Roman" w:hAnsi="Times New Roman" w:cs="Times New Roman"/>
          <w:sz w:val="24"/>
          <w:szCs w:val="24"/>
        </w:rPr>
        <w:t xml:space="preserve">o </w:t>
      </w:r>
      <w:r w:rsidRPr="003D60B8">
        <w:rPr>
          <w:rFonts w:ascii="Times New Roman" w:eastAsia="Times New Roman" w:hAnsi="Times New Roman" w:cs="Times New Roman"/>
          <w:sz w:val="24"/>
          <w:szCs w:val="24"/>
        </w:rPr>
        <w:t xml:space="preserve">the program. This position will </w:t>
      </w:r>
      <w:r>
        <w:rPr>
          <w:rFonts w:ascii="Times New Roman" w:eastAsia="Times New Roman" w:hAnsi="Times New Roman" w:cs="Times New Roman"/>
          <w:sz w:val="24"/>
          <w:szCs w:val="24"/>
        </w:rPr>
        <w:t>manage all social media communications campaign content for migration messaging</w:t>
      </w:r>
      <w:r w:rsidRPr="003D60B8">
        <w:rPr>
          <w:rFonts w:ascii="Times New Roman" w:eastAsia="Times New Roman" w:hAnsi="Times New Roman" w:cs="Times New Roman"/>
          <w:sz w:val="24"/>
          <w:szCs w:val="24"/>
        </w:rPr>
        <w:t xml:space="preserve">. </w:t>
      </w:r>
      <w:r w:rsidRPr="00802142">
        <w:rPr>
          <w:rFonts w:ascii="Times New Roman" w:eastAsia="Times New Roman" w:hAnsi="Times New Roman" w:cs="Times New Roman"/>
          <w:sz w:val="24"/>
          <w:szCs w:val="24"/>
        </w:rPr>
        <w:t xml:space="preserve">The total estimated cost is </w:t>
      </w:r>
      <w:r>
        <w:rPr>
          <w:rFonts w:ascii="Times New Roman" w:eastAsia="Times New Roman" w:hAnsi="Times New Roman" w:cs="Times New Roman"/>
          <w:b/>
          <w:sz w:val="24"/>
          <w:szCs w:val="24"/>
        </w:rPr>
        <w:t>$15,422.</w:t>
      </w:r>
    </w:p>
    <w:p w14:paraId="3CE6629A" w14:textId="26F4CC94" w:rsidR="008832EC" w:rsidRDefault="008832EC" w:rsidP="00E44B57">
      <w:pPr>
        <w:spacing w:after="0" w:line="240" w:lineRule="auto"/>
        <w:jc w:val="both"/>
        <w:rPr>
          <w:rFonts w:ascii="Times New Roman" w:eastAsia="Times New Roman" w:hAnsi="Times New Roman" w:cs="Times New Roman"/>
          <w:b/>
          <w:sz w:val="24"/>
          <w:szCs w:val="24"/>
        </w:rPr>
      </w:pPr>
    </w:p>
    <w:p w14:paraId="2984DEDC" w14:textId="0C251446" w:rsidR="009F4F27" w:rsidRPr="00802142" w:rsidRDefault="009F4F27" w:rsidP="009F4F2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A.1.</w:t>
      </w:r>
      <w:r w:rsidR="003F6BA2">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 xml:space="preserve"> </w:t>
      </w:r>
      <w:r w:rsidRPr="009F4F27">
        <w:rPr>
          <w:rFonts w:ascii="Times New Roman" w:eastAsia="Times New Roman" w:hAnsi="Times New Roman" w:cs="Times New Roman"/>
          <w:b/>
          <w:sz w:val="24"/>
          <w:szCs w:val="24"/>
        </w:rPr>
        <w:t>Monitoring, Evaluation, and Learning</w:t>
      </w:r>
      <w:r>
        <w:rPr>
          <w:rFonts w:ascii="Times New Roman" w:eastAsia="Times New Roman" w:hAnsi="Times New Roman" w:cs="Times New Roman"/>
          <w:b/>
          <w:sz w:val="24"/>
          <w:szCs w:val="24"/>
        </w:rPr>
        <w:t xml:space="preserve"> (MEL)</w:t>
      </w:r>
      <w:r w:rsidRPr="009F4F27">
        <w:rPr>
          <w:rFonts w:ascii="Times New Roman" w:eastAsia="Times New Roman" w:hAnsi="Times New Roman" w:cs="Times New Roman"/>
          <w:b/>
          <w:sz w:val="24"/>
          <w:szCs w:val="24"/>
        </w:rPr>
        <w:t xml:space="preserve"> Officer</w:t>
      </w:r>
      <w:r w:rsidRPr="003D60B8">
        <w:rPr>
          <w:rFonts w:ascii="Times New Roman" w:eastAsia="Times New Roman" w:hAnsi="Times New Roman" w:cs="Times New Roman"/>
          <w:b/>
          <w:sz w:val="24"/>
          <w:szCs w:val="24"/>
        </w:rPr>
        <w:t xml:space="preserve">: </w:t>
      </w:r>
      <w:r w:rsidRPr="003D60B8">
        <w:rPr>
          <w:rFonts w:ascii="Times New Roman" w:eastAsia="Times New Roman" w:hAnsi="Times New Roman" w:cs="Times New Roman"/>
          <w:sz w:val="24"/>
          <w:szCs w:val="24"/>
        </w:rPr>
        <w:t xml:space="preserve">The </w:t>
      </w:r>
      <w:r w:rsidRPr="009F4F27">
        <w:rPr>
          <w:rFonts w:ascii="Times New Roman" w:eastAsia="Times New Roman" w:hAnsi="Times New Roman" w:cs="Times New Roman"/>
          <w:sz w:val="24"/>
          <w:szCs w:val="24"/>
        </w:rPr>
        <w:t>M</w:t>
      </w:r>
      <w:r>
        <w:rPr>
          <w:rFonts w:ascii="Times New Roman" w:eastAsia="Times New Roman" w:hAnsi="Times New Roman" w:cs="Times New Roman"/>
          <w:sz w:val="24"/>
          <w:szCs w:val="24"/>
        </w:rPr>
        <w:t>EL</w:t>
      </w:r>
      <w:r w:rsidRPr="009F4F27">
        <w:rPr>
          <w:rFonts w:ascii="Times New Roman" w:eastAsia="Times New Roman" w:hAnsi="Times New Roman" w:cs="Times New Roman"/>
          <w:sz w:val="24"/>
          <w:szCs w:val="24"/>
        </w:rPr>
        <w:t xml:space="preserve"> Officer</w:t>
      </w:r>
      <w:r>
        <w:rPr>
          <w:rFonts w:ascii="Times New Roman" w:eastAsia="Times New Roman" w:hAnsi="Times New Roman" w:cs="Times New Roman"/>
          <w:sz w:val="24"/>
          <w:szCs w:val="24"/>
        </w:rPr>
        <w:t xml:space="preserve"> </w:t>
      </w:r>
      <w:r w:rsidRPr="003D60B8">
        <w:rPr>
          <w:rFonts w:ascii="Times New Roman" w:eastAsia="Times New Roman" w:hAnsi="Times New Roman" w:cs="Times New Roman"/>
          <w:sz w:val="24"/>
          <w:szCs w:val="24"/>
        </w:rPr>
        <w:t>with a salary of $</w:t>
      </w:r>
      <w:r>
        <w:rPr>
          <w:rFonts w:ascii="Times New Roman" w:eastAsia="Times New Roman" w:hAnsi="Times New Roman" w:cs="Times New Roman"/>
          <w:sz w:val="24"/>
          <w:szCs w:val="24"/>
        </w:rPr>
        <w:t>37</w:t>
      </w:r>
      <w:r w:rsidRPr="003D60B8">
        <w:rPr>
          <w:rFonts w:ascii="Times New Roman" w:eastAsia="Times New Roman" w:hAnsi="Times New Roman" w:cs="Times New Roman"/>
          <w:sz w:val="24"/>
          <w:szCs w:val="24"/>
        </w:rPr>
        <w:t>,</w:t>
      </w:r>
      <w:r>
        <w:rPr>
          <w:rFonts w:ascii="Times New Roman" w:eastAsia="Times New Roman" w:hAnsi="Times New Roman" w:cs="Times New Roman"/>
          <w:sz w:val="24"/>
          <w:szCs w:val="24"/>
        </w:rPr>
        <w:t>2</w:t>
      </w:r>
      <w:r w:rsidRPr="003D60B8">
        <w:rPr>
          <w:rFonts w:ascii="Times New Roman" w:eastAsia="Times New Roman" w:hAnsi="Times New Roman" w:cs="Times New Roman"/>
          <w:sz w:val="24"/>
          <w:szCs w:val="24"/>
        </w:rPr>
        <w:t>00 annually or $</w:t>
      </w:r>
      <w:r>
        <w:rPr>
          <w:rFonts w:ascii="Times New Roman" w:eastAsia="Times New Roman" w:hAnsi="Times New Roman" w:cs="Times New Roman"/>
          <w:sz w:val="24"/>
          <w:szCs w:val="24"/>
        </w:rPr>
        <w:t>3,10</w:t>
      </w:r>
      <w:r w:rsidRPr="003D60B8">
        <w:rPr>
          <w:rFonts w:ascii="Times New Roman" w:eastAsia="Times New Roman" w:hAnsi="Times New Roman" w:cs="Times New Roman"/>
          <w:sz w:val="24"/>
          <w:szCs w:val="24"/>
        </w:rPr>
        <w:t xml:space="preserve">0/month will dedicate </w:t>
      </w:r>
      <w:r>
        <w:rPr>
          <w:rFonts w:ascii="Times New Roman" w:eastAsia="Times New Roman" w:hAnsi="Times New Roman" w:cs="Times New Roman"/>
          <w:sz w:val="24"/>
          <w:szCs w:val="24"/>
        </w:rPr>
        <w:t>25</w:t>
      </w:r>
      <w:r w:rsidRPr="003D60B8">
        <w:rPr>
          <w:rFonts w:ascii="Times New Roman" w:eastAsia="Times New Roman" w:hAnsi="Times New Roman" w:cs="Times New Roman"/>
          <w:sz w:val="24"/>
          <w:szCs w:val="24"/>
        </w:rPr>
        <w:t xml:space="preserve">% of </w:t>
      </w:r>
      <w:r w:rsidR="00444666">
        <w:rPr>
          <w:rFonts w:ascii="Times New Roman" w:eastAsia="Times New Roman" w:hAnsi="Times New Roman" w:cs="Times New Roman"/>
          <w:sz w:val="24"/>
          <w:szCs w:val="24"/>
        </w:rPr>
        <w:t>his/her</w:t>
      </w:r>
      <w:r w:rsidRPr="003D60B8">
        <w:rPr>
          <w:rFonts w:ascii="Times New Roman" w:eastAsia="Times New Roman" w:hAnsi="Times New Roman" w:cs="Times New Roman"/>
          <w:sz w:val="24"/>
          <w:szCs w:val="24"/>
        </w:rPr>
        <w:t xml:space="preserve"> time t</w:t>
      </w:r>
      <w:r>
        <w:rPr>
          <w:rFonts w:ascii="Times New Roman" w:eastAsia="Times New Roman" w:hAnsi="Times New Roman" w:cs="Times New Roman"/>
          <w:sz w:val="24"/>
          <w:szCs w:val="24"/>
        </w:rPr>
        <w:t xml:space="preserve">o </w:t>
      </w:r>
      <w:r w:rsidRPr="003D60B8">
        <w:rPr>
          <w:rFonts w:ascii="Times New Roman" w:eastAsia="Times New Roman" w:hAnsi="Times New Roman" w:cs="Times New Roman"/>
          <w:sz w:val="24"/>
          <w:szCs w:val="24"/>
        </w:rPr>
        <w:t xml:space="preserve">the program. This position will </w:t>
      </w:r>
      <w:r w:rsidR="00690F65">
        <w:rPr>
          <w:rFonts w:ascii="Times New Roman" w:eastAsia="Times New Roman" w:hAnsi="Times New Roman" w:cs="Times New Roman"/>
          <w:sz w:val="24"/>
          <w:szCs w:val="24"/>
        </w:rPr>
        <w:t>oversee</w:t>
      </w:r>
      <w:r>
        <w:rPr>
          <w:rFonts w:ascii="Times New Roman" w:eastAsia="Times New Roman" w:hAnsi="Times New Roman" w:cs="Times New Roman"/>
          <w:sz w:val="24"/>
          <w:szCs w:val="24"/>
        </w:rPr>
        <w:t xml:space="preserve"> all</w:t>
      </w:r>
      <w:r w:rsidR="00397944">
        <w:rPr>
          <w:rFonts w:ascii="Times New Roman" w:eastAsia="Times New Roman" w:hAnsi="Times New Roman" w:cs="Times New Roman"/>
          <w:sz w:val="24"/>
          <w:szCs w:val="24"/>
        </w:rPr>
        <w:t xml:space="preserve"> M&amp;E</w:t>
      </w:r>
      <w:r w:rsidRPr="009F4F27">
        <w:rPr>
          <w:rFonts w:ascii="Times New Roman" w:eastAsia="Times New Roman" w:hAnsi="Times New Roman" w:cs="Times New Roman"/>
          <w:sz w:val="24"/>
          <w:szCs w:val="24"/>
        </w:rPr>
        <w:t xml:space="preserve"> related reporting, </w:t>
      </w:r>
      <w:r>
        <w:rPr>
          <w:rFonts w:ascii="Times New Roman" w:eastAsia="Times New Roman" w:hAnsi="Times New Roman" w:cs="Times New Roman"/>
          <w:sz w:val="24"/>
          <w:szCs w:val="24"/>
        </w:rPr>
        <w:t>implement M&amp;E tools, collect data, and oversee</w:t>
      </w:r>
      <w:r w:rsidRPr="009F4F27">
        <w:rPr>
          <w:rFonts w:ascii="Times New Roman" w:eastAsia="Times New Roman" w:hAnsi="Times New Roman" w:cs="Times New Roman"/>
          <w:sz w:val="24"/>
          <w:szCs w:val="24"/>
        </w:rPr>
        <w:t xml:space="preserve"> project progress through indicators, outputs, and outcomes.</w:t>
      </w:r>
      <w:r w:rsidRPr="003D60B8">
        <w:rPr>
          <w:rFonts w:ascii="Times New Roman" w:eastAsia="Times New Roman" w:hAnsi="Times New Roman" w:cs="Times New Roman"/>
          <w:sz w:val="24"/>
          <w:szCs w:val="24"/>
        </w:rPr>
        <w:t xml:space="preserve"> </w:t>
      </w:r>
      <w:r w:rsidRPr="00802142">
        <w:rPr>
          <w:rFonts w:ascii="Times New Roman" w:eastAsia="Times New Roman" w:hAnsi="Times New Roman" w:cs="Times New Roman"/>
          <w:sz w:val="24"/>
          <w:szCs w:val="24"/>
        </w:rPr>
        <w:t xml:space="preserve">The total estimated cost is </w:t>
      </w:r>
      <w:r>
        <w:rPr>
          <w:rFonts w:ascii="Times New Roman" w:eastAsia="Times New Roman" w:hAnsi="Times New Roman" w:cs="Times New Roman"/>
          <w:b/>
          <w:sz w:val="24"/>
          <w:szCs w:val="24"/>
        </w:rPr>
        <w:t>$1</w:t>
      </w:r>
      <w:r w:rsidR="002B470B">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w:t>
      </w:r>
      <w:r w:rsidR="002B470B">
        <w:rPr>
          <w:rFonts w:ascii="Times New Roman" w:eastAsia="Times New Roman" w:hAnsi="Times New Roman" w:cs="Times New Roman"/>
          <w:b/>
          <w:sz w:val="24"/>
          <w:szCs w:val="24"/>
        </w:rPr>
        <w:t>97</w:t>
      </w:r>
      <w:r>
        <w:rPr>
          <w:rFonts w:ascii="Times New Roman" w:eastAsia="Times New Roman" w:hAnsi="Times New Roman" w:cs="Times New Roman"/>
          <w:b/>
          <w:sz w:val="24"/>
          <w:szCs w:val="24"/>
        </w:rPr>
        <w:t>2.</w:t>
      </w:r>
    </w:p>
    <w:p w14:paraId="185900EA" w14:textId="77777777" w:rsidR="009F4F27" w:rsidRDefault="009F4F27" w:rsidP="00E44B57">
      <w:pPr>
        <w:spacing w:after="0" w:line="240" w:lineRule="auto"/>
        <w:jc w:val="both"/>
        <w:rPr>
          <w:rFonts w:ascii="Times New Roman" w:eastAsia="Times New Roman" w:hAnsi="Times New Roman" w:cs="Times New Roman"/>
          <w:b/>
          <w:sz w:val="24"/>
          <w:szCs w:val="24"/>
        </w:rPr>
      </w:pPr>
    </w:p>
    <w:p w14:paraId="5C3EC56E" w14:textId="51C42536" w:rsidR="009F4F27" w:rsidRPr="00802142" w:rsidRDefault="009F4F27" w:rsidP="009F4F2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A.1.</w:t>
      </w:r>
      <w:r w:rsidR="003F6BA2">
        <w:rPr>
          <w:rFonts w:ascii="Times New Roman" w:eastAsia="Times New Roman" w:hAnsi="Times New Roman" w:cs="Times New Roman"/>
          <w:b/>
          <w:sz w:val="24"/>
          <w:szCs w:val="24"/>
        </w:rPr>
        <w:t>7</w:t>
      </w:r>
      <w:r>
        <w:rPr>
          <w:rFonts w:ascii="Times New Roman" w:eastAsia="Times New Roman" w:hAnsi="Times New Roman" w:cs="Times New Roman"/>
          <w:b/>
          <w:sz w:val="24"/>
          <w:szCs w:val="24"/>
        </w:rPr>
        <w:t xml:space="preserve"> Finance &amp; Administration Director</w:t>
      </w:r>
      <w:r w:rsidRPr="003D60B8">
        <w:rPr>
          <w:rFonts w:ascii="Times New Roman" w:eastAsia="Times New Roman" w:hAnsi="Times New Roman" w:cs="Times New Roman"/>
          <w:b/>
          <w:sz w:val="24"/>
          <w:szCs w:val="24"/>
        </w:rPr>
        <w:t xml:space="preserve">: </w:t>
      </w:r>
      <w:r w:rsidRPr="003D60B8">
        <w:rPr>
          <w:rFonts w:ascii="Times New Roman" w:eastAsia="Times New Roman" w:hAnsi="Times New Roman" w:cs="Times New Roman"/>
          <w:sz w:val="24"/>
          <w:szCs w:val="24"/>
        </w:rPr>
        <w:t xml:space="preserve">The </w:t>
      </w:r>
      <w:r>
        <w:rPr>
          <w:rFonts w:ascii="Times New Roman" w:eastAsia="Times New Roman" w:hAnsi="Times New Roman" w:cs="Times New Roman"/>
          <w:sz w:val="24"/>
          <w:szCs w:val="24"/>
        </w:rPr>
        <w:t xml:space="preserve">F&amp;A Director </w:t>
      </w:r>
      <w:r w:rsidRPr="003D60B8">
        <w:rPr>
          <w:rFonts w:ascii="Times New Roman" w:eastAsia="Times New Roman" w:hAnsi="Times New Roman" w:cs="Times New Roman"/>
          <w:sz w:val="24"/>
          <w:szCs w:val="24"/>
        </w:rPr>
        <w:t>with a salary of $</w:t>
      </w:r>
      <w:r>
        <w:rPr>
          <w:rFonts w:ascii="Times New Roman" w:eastAsia="Times New Roman" w:hAnsi="Times New Roman" w:cs="Times New Roman"/>
          <w:sz w:val="24"/>
          <w:szCs w:val="24"/>
        </w:rPr>
        <w:t>66</w:t>
      </w:r>
      <w:r w:rsidRPr="003D60B8">
        <w:rPr>
          <w:rFonts w:ascii="Times New Roman" w:eastAsia="Times New Roman" w:hAnsi="Times New Roman" w:cs="Times New Roman"/>
          <w:sz w:val="24"/>
          <w:szCs w:val="24"/>
        </w:rPr>
        <w:t>,</w:t>
      </w:r>
      <w:r>
        <w:rPr>
          <w:rFonts w:ascii="Times New Roman" w:eastAsia="Times New Roman" w:hAnsi="Times New Roman" w:cs="Times New Roman"/>
          <w:sz w:val="24"/>
          <w:szCs w:val="24"/>
        </w:rPr>
        <w:t>0</w:t>
      </w:r>
      <w:r w:rsidRPr="003D60B8">
        <w:rPr>
          <w:rFonts w:ascii="Times New Roman" w:eastAsia="Times New Roman" w:hAnsi="Times New Roman" w:cs="Times New Roman"/>
          <w:sz w:val="24"/>
          <w:szCs w:val="24"/>
        </w:rPr>
        <w:t>00 annually or $</w:t>
      </w:r>
      <w:r>
        <w:rPr>
          <w:rFonts w:ascii="Times New Roman" w:eastAsia="Times New Roman" w:hAnsi="Times New Roman" w:cs="Times New Roman"/>
          <w:sz w:val="24"/>
          <w:szCs w:val="24"/>
        </w:rPr>
        <w:t>5,50</w:t>
      </w:r>
      <w:r w:rsidRPr="003D60B8">
        <w:rPr>
          <w:rFonts w:ascii="Times New Roman" w:eastAsia="Times New Roman" w:hAnsi="Times New Roman" w:cs="Times New Roman"/>
          <w:sz w:val="24"/>
          <w:szCs w:val="24"/>
        </w:rPr>
        <w:t xml:space="preserve">0/month will dedicate </w:t>
      </w:r>
      <w:r>
        <w:rPr>
          <w:rFonts w:ascii="Times New Roman" w:eastAsia="Times New Roman" w:hAnsi="Times New Roman" w:cs="Times New Roman"/>
          <w:sz w:val="24"/>
          <w:szCs w:val="24"/>
        </w:rPr>
        <w:t>5</w:t>
      </w:r>
      <w:r w:rsidRPr="003D60B8">
        <w:rPr>
          <w:rFonts w:ascii="Times New Roman" w:eastAsia="Times New Roman" w:hAnsi="Times New Roman" w:cs="Times New Roman"/>
          <w:sz w:val="24"/>
          <w:szCs w:val="24"/>
        </w:rPr>
        <w:t xml:space="preserve">% of </w:t>
      </w:r>
      <w:r w:rsidR="00B424ED">
        <w:rPr>
          <w:rFonts w:ascii="Times New Roman" w:eastAsia="Times New Roman" w:hAnsi="Times New Roman" w:cs="Times New Roman"/>
          <w:sz w:val="24"/>
          <w:szCs w:val="24"/>
        </w:rPr>
        <w:t>his</w:t>
      </w:r>
      <w:r w:rsidRPr="003D60B8">
        <w:rPr>
          <w:rFonts w:ascii="Times New Roman" w:eastAsia="Times New Roman" w:hAnsi="Times New Roman" w:cs="Times New Roman"/>
          <w:sz w:val="24"/>
          <w:szCs w:val="24"/>
        </w:rPr>
        <w:t xml:space="preserve"> time t</w:t>
      </w:r>
      <w:r>
        <w:rPr>
          <w:rFonts w:ascii="Times New Roman" w:eastAsia="Times New Roman" w:hAnsi="Times New Roman" w:cs="Times New Roman"/>
          <w:sz w:val="24"/>
          <w:szCs w:val="24"/>
        </w:rPr>
        <w:t xml:space="preserve">o </w:t>
      </w:r>
      <w:r w:rsidRPr="003D60B8">
        <w:rPr>
          <w:rFonts w:ascii="Times New Roman" w:eastAsia="Times New Roman" w:hAnsi="Times New Roman" w:cs="Times New Roman"/>
          <w:sz w:val="24"/>
          <w:szCs w:val="24"/>
        </w:rPr>
        <w:t xml:space="preserve">the program. This position will </w:t>
      </w:r>
      <w:r w:rsidR="00F441D4" w:rsidRPr="00F441D4">
        <w:rPr>
          <w:rFonts w:ascii="Times New Roman" w:eastAsia="Times New Roman" w:hAnsi="Times New Roman" w:cs="Times New Roman"/>
          <w:sz w:val="24"/>
          <w:szCs w:val="24"/>
        </w:rPr>
        <w:t xml:space="preserve">implement financial management systems and controls to ensure compliance, transparency, and effective utilization of resources. </w:t>
      </w:r>
      <w:r w:rsidR="00B424ED">
        <w:rPr>
          <w:rFonts w:ascii="Times New Roman" w:eastAsia="Times New Roman" w:hAnsi="Times New Roman" w:cs="Times New Roman"/>
          <w:sz w:val="24"/>
          <w:szCs w:val="24"/>
        </w:rPr>
        <w:t>H</w:t>
      </w:r>
      <w:r w:rsidR="00F441D4" w:rsidRPr="00F441D4">
        <w:rPr>
          <w:rFonts w:ascii="Times New Roman" w:eastAsia="Times New Roman" w:hAnsi="Times New Roman" w:cs="Times New Roman"/>
          <w:sz w:val="24"/>
          <w:szCs w:val="24"/>
        </w:rPr>
        <w:t xml:space="preserve">e will manage the budget and oversee disbursements, reporting, and complying with USG regulations and </w:t>
      </w:r>
      <w:r w:rsidR="003C0EE9">
        <w:rPr>
          <w:rFonts w:ascii="Times New Roman" w:eastAsia="Times New Roman" w:hAnsi="Times New Roman" w:cs="Times New Roman"/>
          <w:sz w:val="24"/>
          <w:szCs w:val="24"/>
        </w:rPr>
        <w:t>POA</w:t>
      </w:r>
      <w:r w:rsidR="00F441D4">
        <w:rPr>
          <w:rFonts w:ascii="Times New Roman" w:eastAsia="Times New Roman" w:hAnsi="Times New Roman" w:cs="Times New Roman"/>
          <w:sz w:val="24"/>
          <w:szCs w:val="24"/>
        </w:rPr>
        <w:t xml:space="preserve"> </w:t>
      </w:r>
      <w:r w:rsidR="00F441D4" w:rsidRPr="00F441D4">
        <w:rPr>
          <w:rFonts w:ascii="Times New Roman" w:eastAsia="Times New Roman" w:hAnsi="Times New Roman" w:cs="Times New Roman"/>
          <w:sz w:val="24"/>
          <w:szCs w:val="24"/>
        </w:rPr>
        <w:t>specific policies and procedures</w:t>
      </w:r>
      <w:r w:rsidRPr="009F4F27">
        <w:rPr>
          <w:rFonts w:ascii="Times New Roman" w:eastAsia="Times New Roman" w:hAnsi="Times New Roman" w:cs="Times New Roman"/>
          <w:sz w:val="24"/>
          <w:szCs w:val="24"/>
        </w:rPr>
        <w:t>.</w:t>
      </w:r>
      <w:r w:rsidRPr="003D60B8">
        <w:rPr>
          <w:rFonts w:ascii="Times New Roman" w:eastAsia="Times New Roman" w:hAnsi="Times New Roman" w:cs="Times New Roman"/>
          <w:sz w:val="24"/>
          <w:szCs w:val="24"/>
        </w:rPr>
        <w:t xml:space="preserve"> </w:t>
      </w:r>
      <w:r w:rsidRPr="00802142">
        <w:rPr>
          <w:rFonts w:ascii="Times New Roman" w:eastAsia="Times New Roman" w:hAnsi="Times New Roman" w:cs="Times New Roman"/>
          <w:sz w:val="24"/>
          <w:szCs w:val="24"/>
        </w:rPr>
        <w:t xml:space="preserve">The total estimated cost is </w:t>
      </w:r>
      <w:r>
        <w:rPr>
          <w:rFonts w:ascii="Times New Roman" w:eastAsia="Times New Roman" w:hAnsi="Times New Roman" w:cs="Times New Roman"/>
          <w:b/>
          <w:sz w:val="24"/>
          <w:szCs w:val="24"/>
        </w:rPr>
        <w:t>$</w:t>
      </w:r>
      <w:r w:rsidR="002B470B">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w:t>
      </w:r>
      <w:r w:rsidR="002B470B">
        <w:rPr>
          <w:rFonts w:ascii="Times New Roman" w:eastAsia="Times New Roman" w:hAnsi="Times New Roman" w:cs="Times New Roman"/>
          <w:b/>
          <w:sz w:val="24"/>
          <w:szCs w:val="24"/>
        </w:rPr>
        <w:t>732</w:t>
      </w:r>
      <w:r>
        <w:rPr>
          <w:rFonts w:ascii="Times New Roman" w:eastAsia="Times New Roman" w:hAnsi="Times New Roman" w:cs="Times New Roman"/>
          <w:b/>
          <w:sz w:val="24"/>
          <w:szCs w:val="24"/>
        </w:rPr>
        <w:t>.</w:t>
      </w:r>
    </w:p>
    <w:p w14:paraId="19359ECC" w14:textId="77777777" w:rsidR="00BA35CD" w:rsidRDefault="00BA35CD" w:rsidP="00BA35CD">
      <w:pPr>
        <w:spacing w:after="0" w:line="240" w:lineRule="auto"/>
        <w:jc w:val="both"/>
        <w:rPr>
          <w:rFonts w:ascii="Times New Roman" w:eastAsia="Times New Roman" w:hAnsi="Times New Roman" w:cs="Times New Roman"/>
          <w:b/>
          <w:sz w:val="24"/>
          <w:szCs w:val="24"/>
        </w:rPr>
      </w:pPr>
    </w:p>
    <w:p w14:paraId="18785AC4" w14:textId="30EEDB79" w:rsidR="009F4F27" w:rsidRDefault="00BA35CD" w:rsidP="00E44B5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A.1.</w:t>
      </w:r>
      <w:r w:rsidR="003F6BA2">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Finance</w:t>
      </w:r>
      <w:r w:rsidR="009E0DC1">
        <w:rPr>
          <w:rFonts w:ascii="Times New Roman" w:eastAsia="Times New Roman" w:hAnsi="Times New Roman" w:cs="Times New Roman"/>
          <w:b/>
          <w:sz w:val="24"/>
          <w:szCs w:val="24"/>
        </w:rPr>
        <w:t xml:space="preserve"> &amp; Administration</w:t>
      </w:r>
      <w:r>
        <w:rPr>
          <w:rFonts w:ascii="Times New Roman" w:eastAsia="Times New Roman" w:hAnsi="Times New Roman" w:cs="Times New Roman"/>
          <w:b/>
          <w:sz w:val="24"/>
          <w:szCs w:val="24"/>
        </w:rPr>
        <w:t xml:space="preserve"> Officer</w:t>
      </w:r>
      <w:r w:rsidRPr="003D60B8">
        <w:rPr>
          <w:rFonts w:ascii="Times New Roman" w:eastAsia="Times New Roman" w:hAnsi="Times New Roman" w:cs="Times New Roman"/>
          <w:b/>
          <w:sz w:val="24"/>
          <w:szCs w:val="24"/>
        </w:rPr>
        <w:t xml:space="preserve">: </w:t>
      </w:r>
      <w:r w:rsidRPr="003D60B8">
        <w:rPr>
          <w:rFonts w:ascii="Times New Roman" w:eastAsia="Times New Roman" w:hAnsi="Times New Roman" w:cs="Times New Roman"/>
          <w:sz w:val="24"/>
          <w:szCs w:val="24"/>
        </w:rPr>
        <w:t xml:space="preserve">The </w:t>
      </w:r>
      <w:r w:rsidR="009E0DC1">
        <w:rPr>
          <w:rFonts w:ascii="Times New Roman" w:eastAsia="Times New Roman" w:hAnsi="Times New Roman" w:cs="Times New Roman"/>
          <w:sz w:val="24"/>
          <w:szCs w:val="24"/>
        </w:rPr>
        <w:t>F&amp;A</w:t>
      </w:r>
      <w:r>
        <w:rPr>
          <w:rFonts w:ascii="Times New Roman" w:eastAsia="Times New Roman" w:hAnsi="Times New Roman" w:cs="Times New Roman"/>
          <w:sz w:val="24"/>
          <w:szCs w:val="24"/>
        </w:rPr>
        <w:t xml:space="preserve"> Officer </w:t>
      </w:r>
      <w:r w:rsidRPr="003D60B8">
        <w:rPr>
          <w:rFonts w:ascii="Times New Roman" w:eastAsia="Times New Roman" w:hAnsi="Times New Roman" w:cs="Times New Roman"/>
          <w:sz w:val="24"/>
          <w:szCs w:val="24"/>
        </w:rPr>
        <w:t>with a salary of $</w:t>
      </w:r>
      <w:r>
        <w:rPr>
          <w:rFonts w:ascii="Times New Roman" w:eastAsia="Times New Roman" w:hAnsi="Times New Roman" w:cs="Times New Roman"/>
          <w:sz w:val="24"/>
          <w:szCs w:val="24"/>
        </w:rPr>
        <w:t>2</w:t>
      </w:r>
      <w:r w:rsidR="003F6BA2">
        <w:rPr>
          <w:rFonts w:ascii="Times New Roman" w:eastAsia="Times New Roman" w:hAnsi="Times New Roman" w:cs="Times New Roman"/>
          <w:sz w:val="24"/>
          <w:szCs w:val="24"/>
        </w:rPr>
        <w:t>5</w:t>
      </w:r>
      <w:r w:rsidRPr="003D60B8">
        <w:rPr>
          <w:rFonts w:ascii="Times New Roman" w:eastAsia="Times New Roman" w:hAnsi="Times New Roman" w:cs="Times New Roman"/>
          <w:sz w:val="24"/>
          <w:szCs w:val="24"/>
        </w:rPr>
        <w:t>,</w:t>
      </w:r>
      <w:r w:rsidR="003F6BA2">
        <w:rPr>
          <w:rFonts w:ascii="Times New Roman" w:eastAsia="Times New Roman" w:hAnsi="Times New Roman" w:cs="Times New Roman"/>
          <w:sz w:val="24"/>
          <w:szCs w:val="24"/>
        </w:rPr>
        <w:t>2</w:t>
      </w:r>
      <w:r w:rsidRPr="003D60B8">
        <w:rPr>
          <w:rFonts w:ascii="Times New Roman" w:eastAsia="Times New Roman" w:hAnsi="Times New Roman" w:cs="Times New Roman"/>
          <w:sz w:val="24"/>
          <w:szCs w:val="24"/>
        </w:rPr>
        <w:t>00 annually or $</w:t>
      </w:r>
      <w:r>
        <w:rPr>
          <w:rFonts w:ascii="Times New Roman" w:eastAsia="Times New Roman" w:hAnsi="Times New Roman" w:cs="Times New Roman"/>
          <w:sz w:val="24"/>
          <w:szCs w:val="24"/>
        </w:rPr>
        <w:t>2,</w:t>
      </w:r>
      <w:r w:rsidR="003F6BA2">
        <w:rPr>
          <w:rFonts w:ascii="Times New Roman" w:eastAsia="Times New Roman" w:hAnsi="Times New Roman" w:cs="Times New Roman"/>
          <w:sz w:val="24"/>
          <w:szCs w:val="24"/>
        </w:rPr>
        <w:t>1</w:t>
      </w:r>
      <w:r>
        <w:rPr>
          <w:rFonts w:ascii="Times New Roman" w:eastAsia="Times New Roman" w:hAnsi="Times New Roman" w:cs="Times New Roman"/>
          <w:sz w:val="24"/>
          <w:szCs w:val="24"/>
        </w:rPr>
        <w:t>0</w:t>
      </w:r>
      <w:r w:rsidRPr="003D60B8">
        <w:rPr>
          <w:rFonts w:ascii="Times New Roman" w:eastAsia="Times New Roman" w:hAnsi="Times New Roman" w:cs="Times New Roman"/>
          <w:sz w:val="24"/>
          <w:szCs w:val="24"/>
        </w:rPr>
        <w:t xml:space="preserve">0/month will dedicate </w:t>
      </w:r>
      <w:r w:rsidR="003F6BA2">
        <w:rPr>
          <w:rFonts w:ascii="Times New Roman" w:eastAsia="Times New Roman" w:hAnsi="Times New Roman" w:cs="Times New Roman"/>
          <w:sz w:val="24"/>
          <w:szCs w:val="24"/>
        </w:rPr>
        <w:t>20</w:t>
      </w:r>
      <w:r w:rsidRPr="003D60B8">
        <w:rPr>
          <w:rFonts w:ascii="Times New Roman" w:eastAsia="Times New Roman" w:hAnsi="Times New Roman" w:cs="Times New Roman"/>
          <w:sz w:val="24"/>
          <w:szCs w:val="24"/>
        </w:rPr>
        <w:t xml:space="preserve">% of </w:t>
      </w:r>
      <w:del w:id="4" w:author="Macarena Jimenez Granda" w:date="2023-09-15T10:29:00Z">
        <w:r>
          <w:rPr>
            <w:rFonts w:ascii="Times New Roman" w:eastAsia="Times New Roman" w:hAnsi="Times New Roman" w:cs="Times New Roman"/>
            <w:sz w:val="24"/>
            <w:szCs w:val="24"/>
          </w:rPr>
          <w:delText>their</w:delText>
        </w:r>
        <w:r w:rsidRPr="003D60B8">
          <w:rPr>
            <w:rFonts w:ascii="Times New Roman" w:eastAsia="Times New Roman" w:hAnsi="Times New Roman" w:cs="Times New Roman"/>
            <w:sz w:val="24"/>
            <w:szCs w:val="24"/>
          </w:rPr>
          <w:delText xml:space="preserve"> </w:delText>
        </w:r>
      </w:del>
      <w:ins w:id="5" w:author="Macarena Jimenez Granda" w:date="2023-09-15T10:29:00Z">
        <w:r w:rsidR="00DF0D7C">
          <w:rPr>
            <w:rFonts w:ascii="Times New Roman" w:eastAsia="Times New Roman" w:hAnsi="Times New Roman" w:cs="Times New Roman"/>
            <w:sz w:val="24"/>
            <w:szCs w:val="24"/>
          </w:rPr>
          <w:t>her</w:t>
        </w:r>
        <w:r w:rsidR="00DF0D7C" w:rsidRPr="003D60B8">
          <w:rPr>
            <w:rFonts w:ascii="Times New Roman" w:eastAsia="Times New Roman" w:hAnsi="Times New Roman" w:cs="Times New Roman"/>
            <w:sz w:val="24"/>
            <w:szCs w:val="24"/>
          </w:rPr>
          <w:t xml:space="preserve"> </w:t>
        </w:r>
      </w:ins>
      <w:r w:rsidRPr="003D60B8">
        <w:rPr>
          <w:rFonts w:ascii="Times New Roman" w:eastAsia="Times New Roman" w:hAnsi="Times New Roman" w:cs="Times New Roman"/>
          <w:sz w:val="24"/>
          <w:szCs w:val="24"/>
        </w:rPr>
        <w:t>time t</w:t>
      </w:r>
      <w:r>
        <w:rPr>
          <w:rFonts w:ascii="Times New Roman" w:eastAsia="Times New Roman" w:hAnsi="Times New Roman" w:cs="Times New Roman"/>
          <w:sz w:val="24"/>
          <w:szCs w:val="24"/>
        </w:rPr>
        <w:t xml:space="preserve">o </w:t>
      </w:r>
      <w:r w:rsidRPr="003D60B8">
        <w:rPr>
          <w:rFonts w:ascii="Times New Roman" w:eastAsia="Times New Roman" w:hAnsi="Times New Roman" w:cs="Times New Roman"/>
          <w:sz w:val="24"/>
          <w:szCs w:val="24"/>
        </w:rPr>
        <w:t>the program. This position will</w:t>
      </w:r>
      <w:r w:rsidRPr="00BA35CD">
        <w:t xml:space="preserve"> </w:t>
      </w:r>
      <w:r w:rsidRPr="00BA35CD">
        <w:rPr>
          <w:rFonts w:ascii="Times New Roman" w:eastAsia="Times New Roman" w:hAnsi="Times New Roman" w:cs="Times New Roman"/>
          <w:sz w:val="24"/>
          <w:szCs w:val="24"/>
        </w:rPr>
        <w:t>provide data entry for the financial and administrative systems</w:t>
      </w:r>
      <w:r w:rsidRPr="009F4F27">
        <w:rPr>
          <w:rFonts w:ascii="Times New Roman" w:eastAsia="Times New Roman" w:hAnsi="Times New Roman" w:cs="Times New Roman"/>
          <w:sz w:val="24"/>
          <w:szCs w:val="24"/>
        </w:rPr>
        <w:t>.</w:t>
      </w:r>
      <w:r w:rsidRPr="003D60B8">
        <w:rPr>
          <w:rFonts w:ascii="Times New Roman" w:eastAsia="Times New Roman" w:hAnsi="Times New Roman" w:cs="Times New Roman"/>
          <w:sz w:val="24"/>
          <w:szCs w:val="24"/>
        </w:rPr>
        <w:t xml:space="preserve"> </w:t>
      </w:r>
      <w:r w:rsidRPr="00802142">
        <w:rPr>
          <w:rFonts w:ascii="Times New Roman" w:eastAsia="Times New Roman" w:hAnsi="Times New Roman" w:cs="Times New Roman"/>
          <w:sz w:val="24"/>
          <w:szCs w:val="24"/>
        </w:rPr>
        <w:t xml:space="preserve">The total estimated cost is </w:t>
      </w:r>
      <w:r>
        <w:rPr>
          <w:rFonts w:ascii="Times New Roman" w:eastAsia="Times New Roman" w:hAnsi="Times New Roman" w:cs="Times New Roman"/>
          <w:b/>
          <w:sz w:val="24"/>
          <w:szCs w:val="24"/>
        </w:rPr>
        <w:t>$</w:t>
      </w:r>
      <w:r w:rsidR="003F6BA2">
        <w:rPr>
          <w:rFonts w:ascii="Times New Roman" w:eastAsia="Times New Roman" w:hAnsi="Times New Roman" w:cs="Times New Roman"/>
          <w:b/>
          <w:sz w:val="24"/>
          <w:szCs w:val="24"/>
        </w:rPr>
        <w:t>10</w:t>
      </w:r>
      <w:r>
        <w:rPr>
          <w:rFonts w:ascii="Times New Roman" w:eastAsia="Times New Roman" w:hAnsi="Times New Roman" w:cs="Times New Roman"/>
          <w:b/>
          <w:sz w:val="24"/>
          <w:szCs w:val="24"/>
        </w:rPr>
        <w:t>,</w:t>
      </w:r>
      <w:r w:rsidR="003F6BA2">
        <w:rPr>
          <w:rFonts w:ascii="Times New Roman" w:eastAsia="Times New Roman" w:hAnsi="Times New Roman" w:cs="Times New Roman"/>
          <w:b/>
          <w:sz w:val="24"/>
          <w:szCs w:val="24"/>
        </w:rPr>
        <w:t>282</w:t>
      </w:r>
      <w:r>
        <w:rPr>
          <w:rFonts w:ascii="Times New Roman" w:eastAsia="Times New Roman" w:hAnsi="Times New Roman" w:cs="Times New Roman"/>
          <w:b/>
          <w:sz w:val="24"/>
          <w:szCs w:val="24"/>
        </w:rPr>
        <w:t>.</w:t>
      </w:r>
    </w:p>
    <w:p w14:paraId="5AE54C4F" w14:textId="22A1CA87" w:rsidR="00A10279" w:rsidRDefault="00A10279" w:rsidP="00E44B57">
      <w:pPr>
        <w:spacing w:after="0" w:line="240" w:lineRule="auto"/>
        <w:jc w:val="both"/>
        <w:rPr>
          <w:rFonts w:ascii="Times New Roman" w:eastAsia="Times New Roman" w:hAnsi="Times New Roman" w:cs="Times New Roman"/>
          <w:sz w:val="24"/>
          <w:szCs w:val="24"/>
        </w:rPr>
      </w:pPr>
    </w:p>
    <w:p w14:paraId="339D4417" w14:textId="44B19BAD" w:rsidR="00D74059" w:rsidRPr="00802142" w:rsidRDefault="00D74059" w:rsidP="00E44B57">
      <w:pPr>
        <w:pStyle w:val="Heading3"/>
        <w:spacing w:before="0" w:after="0"/>
        <w:jc w:val="both"/>
        <w:rPr>
          <w:rFonts w:ascii="Times New Roman" w:hAnsi="Times New Roman" w:cs="Times New Roman"/>
          <w:sz w:val="24"/>
          <w:szCs w:val="24"/>
        </w:rPr>
      </w:pPr>
      <w:r>
        <w:rPr>
          <w:rFonts w:ascii="Times New Roman" w:hAnsi="Times New Roman" w:cs="Times New Roman"/>
          <w:sz w:val="24"/>
          <w:szCs w:val="24"/>
        </w:rPr>
        <w:t xml:space="preserve">A.2 HQ </w:t>
      </w:r>
      <w:r w:rsidRPr="00802142">
        <w:rPr>
          <w:rFonts w:ascii="Times New Roman" w:hAnsi="Times New Roman" w:cs="Times New Roman"/>
          <w:sz w:val="24"/>
          <w:szCs w:val="24"/>
        </w:rPr>
        <w:t>Staff Salaries</w:t>
      </w:r>
    </w:p>
    <w:p w14:paraId="33E3576A" w14:textId="77777777" w:rsidR="00D74059" w:rsidRPr="00802142" w:rsidRDefault="00D74059" w:rsidP="00E44B57">
      <w:pPr>
        <w:spacing w:after="0" w:line="240" w:lineRule="auto"/>
        <w:jc w:val="both"/>
        <w:rPr>
          <w:rFonts w:ascii="Times New Roman" w:eastAsia="Times New Roman" w:hAnsi="Times New Roman" w:cs="Times New Roman"/>
          <w:sz w:val="24"/>
          <w:szCs w:val="24"/>
        </w:rPr>
      </w:pPr>
    </w:p>
    <w:p w14:paraId="5AE54C50" w14:textId="67D33AD9" w:rsidR="00A10279" w:rsidRPr="00802142" w:rsidRDefault="00D74059" w:rsidP="00E44B5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A.2</w:t>
      </w:r>
      <w:r w:rsidR="003F6BA2">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 xml:space="preserve"> </w:t>
      </w:r>
      <w:r w:rsidR="00DE3514">
        <w:rPr>
          <w:rFonts w:ascii="Times New Roman" w:eastAsia="Times New Roman" w:hAnsi="Times New Roman" w:cs="Times New Roman"/>
          <w:b/>
          <w:sz w:val="24"/>
          <w:szCs w:val="24"/>
        </w:rPr>
        <w:t>Program Manager</w:t>
      </w:r>
      <w:r w:rsidR="008B672D" w:rsidRPr="00802142">
        <w:rPr>
          <w:rFonts w:ascii="Times New Roman" w:eastAsia="Times New Roman" w:hAnsi="Times New Roman" w:cs="Times New Roman"/>
          <w:b/>
          <w:sz w:val="24"/>
          <w:szCs w:val="24"/>
        </w:rPr>
        <w:t xml:space="preserve"> (H</w:t>
      </w:r>
      <w:r w:rsidR="00FC0EEA" w:rsidRPr="00802142">
        <w:rPr>
          <w:rFonts w:ascii="Times New Roman" w:eastAsia="Times New Roman" w:hAnsi="Times New Roman" w:cs="Times New Roman"/>
          <w:b/>
          <w:sz w:val="24"/>
          <w:szCs w:val="24"/>
        </w:rPr>
        <w:t>Q</w:t>
      </w:r>
      <w:r w:rsidR="008B672D" w:rsidRPr="00802142">
        <w:rPr>
          <w:rFonts w:ascii="Times New Roman" w:eastAsia="Times New Roman" w:hAnsi="Times New Roman" w:cs="Times New Roman"/>
          <w:b/>
          <w:sz w:val="24"/>
          <w:szCs w:val="24"/>
        </w:rPr>
        <w:t>)</w:t>
      </w:r>
      <w:r w:rsidR="00E34786" w:rsidRPr="00802142">
        <w:rPr>
          <w:rFonts w:ascii="Times New Roman" w:eastAsia="Times New Roman" w:hAnsi="Times New Roman" w:cs="Times New Roman"/>
          <w:b/>
          <w:sz w:val="24"/>
          <w:szCs w:val="24"/>
        </w:rPr>
        <w:t>:</w:t>
      </w:r>
      <w:r w:rsidR="00E34786" w:rsidRPr="00802142">
        <w:rPr>
          <w:rFonts w:ascii="Times New Roman" w:eastAsia="Times New Roman" w:hAnsi="Times New Roman" w:cs="Times New Roman"/>
          <w:sz w:val="24"/>
          <w:szCs w:val="24"/>
        </w:rPr>
        <w:t xml:space="preserve"> </w:t>
      </w:r>
      <w:r w:rsidR="003F6BA2">
        <w:rPr>
          <w:rFonts w:ascii="Times New Roman" w:eastAsia="Times New Roman" w:hAnsi="Times New Roman" w:cs="Times New Roman"/>
          <w:sz w:val="24"/>
          <w:szCs w:val="24"/>
        </w:rPr>
        <w:t>The HQ Manager with an</w:t>
      </w:r>
      <w:r w:rsidR="00E34786" w:rsidRPr="00802142">
        <w:rPr>
          <w:rFonts w:ascii="Times New Roman" w:eastAsia="Times New Roman" w:hAnsi="Times New Roman" w:cs="Times New Roman"/>
          <w:sz w:val="24"/>
          <w:szCs w:val="24"/>
        </w:rPr>
        <w:t xml:space="preserve"> annual salary of $</w:t>
      </w:r>
      <w:r w:rsidR="003F6BA2">
        <w:rPr>
          <w:rFonts w:ascii="Times New Roman" w:eastAsia="Times New Roman" w:hAnsi="Times New Roman" w:cs="Times New Roman"/>
          <w:sz w:val="24"/>
          <w:szCs w:val="24"/>
        </w:rPr>
        <w:t>55</w:t>
      </w:r>
      <w:r w:rsidR="00FA3B77">
        <w:rPr>
          <w:rFonts w:ascii="Times New Roman" w:eastAsia="Times New Roman" w:hAnsi="Times New Roman" w:cs="Times New Roman"/>
          <w:sz w:val="24"/>
          <w:szCs w:val="24"/>
        </w:rPr>
        <w:t>,000</w:t>
      </w:r>
      <w:r w:rsidR="00AD7EDD" w:rsidRPr="00802142">
        <w:rPr>
          <w:rFonts w:ascii="Times New Roman" w:eastAsia="Times New Roman" w:hAnsi="Times New Roman" w:cs="Times New Roman"/>
          <w:sz w:val="24"/>
          <w:szCs w:val="24"/>
        </w:rPr>
        <w:t xml:space="preserve"> ($</w:t>
      </w:r>
      <w:r w:rsidR="00FA3B77">
        <w:rPr>
          <w:rFonts w:ascii="Times New Roman" w:eastAsia="Times New Roman" w:hAnsi="Times New Roman" w:cs="Times New Roman"/>
          <w:sz w:val="24"/>
          <w:szCs w:val="24"/>
        </w:rPr>
        <w:t>4,</w:t>
      </w:r>
      <w:r w:rsidR="003F6BA2">
        <w:rPr>
          <w:rFonts w:ascii="Times New Roman" w:eastAsia="Times New Roman" w:hAnsi="Times New Roman" w:cs="Times New Roman"/>
          <w:sz w:val="24"/>
          <w:szCs w:val="24"/>
        </w:rPr>
        <w:t>583</w:t>
      </w:r>
      <w:r w:rsidR="008B672D" w:rsidRPr="00802142">
        <w:rPr>
          <w:rFonts w:ascii="Times New Roman" w:eastAsia="Times New Roman" w:hAnsi="Times New Roman" w:cs="Times New Roman"/>
          <w:sz w:val="24"/>
          <w:szCs w:val="24"/>
        </w:rPr>
        <w:t>/month)</w:t>
      </w:r>
      <w:r w:rsidR="003F6BA2">
        <w:rPr>
          <w:rFonts w:ascii="Times New Roman" w:eastAsia="Times New Roman" w:hAnsi="Times New Roman" w:cs="Times New Roman"/>
          <w:sz w:val="24"/>
          <w:szCs w:val="24"/>
        </w:rPr>
        <w:t xml:space="preserve"> will dedicate </w:t>
      </w:r>
      <w:r w:rsidR="00FA3B77">
        <w:rPr>
          <w:rFonts w:ascii="Times New Roman" w:eastAsia="Times New Roman" w:hAnsi="Times New Roman" w:cs="Times New Roman"/>
          <w:sz w:val="24"/>
          <w:szCs w:val="24"/>
        </w:rPr>
        <w:t>2</w:t>
      </w:r>
      <w:r w:rsidR="0027175E" w:rsidRPr="00802142">
        <w:rPr>
          <w:rFonts w:ascii="Times New Roman" w:eastAsia="Times New Roman" w:hAnsi="Times New Roman" w:cs="Times New Roman"/>
          <w:sz w:val="24"/>
          <w:szCs w:val="24"/>
        </w:rPr>
        <w:t>0</w:t>
      </w:r>
      <w:r w:rsidR="003E313C" w:rsidRPr="00802142">
        <w:rPr>
          <w:rFonts w:ascii="Times New Roman" w:eastAsia="Times New Roman" w:hAnsi="Times New Roman" w:cs="Times New Roman"/>
          <w:sz w:val="24"/>
          <w:szCs w:val="24"/>
        </w:rPr>
        <w:t xml:space="preserve">% of </w:t>
      </w:r>
      <w:del w:id="6" w:author="Macarena Jimenez Granda" w:date="2023-09-15T10:29:00Z">
        <w:r w:rsidR="003E313C" w:rsidRPr="00802142">
          <w:rPr>
            <w:rFonts w:ascii="Times New Roman" w:eastAsia="Times New Roman" w:hAnsi="Times New Roman" w:cs="Times New Roman"/>
            <w:sz w:val="24"/>
            <w:szCs w:val="24"/>
          </w:rPr>
          <w:delText>his/</w:delText>
        </w:r>
      </w:del>
      <w:r w:rsidR="003E313C" w:rsidRPr="00802142">
        <w:rPr>
          <w:rFonts w:ascii="Times New Roman" w:eastAsia="Times New Roman" w:hAnsi="Times New Roman" w:cs="Times New Roman"/>
          <w:sz w:val="24"/>
          <w:szCs w:val="24"/>
        </w:rPr>
        <w:t>her time</w:t>
      </w:r>
      <w:r w:rsidR="00812C72">
        <w:rPr>
          <w:rFonts w:ascii="Times New Roman" w:eastAsia="Times New Roman" w:hAnsi="Times New Roman" w:cs="Times New Roman"/>
          <w:sz w:val="24"/>
          <w:szCs w:val="24"/>
        </w:rPr>
        <w:t xml:space="preserve"> </w:t>
      </w:r>
      <w:r w:rsidR="00812C72" w:rsidRPr="00812C72">
        <w:rPr>
          <w:rFonts w:ascii="Times New Roman" w:eastAsia="Times New Roman" w:hAnsi="Times New Roman" w:cs="Times New Roman"/>
          <w:sz w:val="24"/>
          <w:szCs w:val="24"/>
        </w:rPr>
        <w:t xml:space="preserve">provide the Mexico team with technical and administrative support, assistance in writing and delivery of reports, and </w:t>
      </w:r>
      <w:r w:rsidR="00B25714">
        <w:rPr>
          <w:rFonts w:ascii="Times New Roman" w:eastAsia="Times New Roman" w:hAnsi="Times New Roman" w:cs="Times New Roman"/>
          <w:sz w:val="24"/>
          <w:szCs w:val="24"/>
        </w:rPr>
        <w:t>facilitating</w:t>
      </w:r>
      <w:r w:rsidR="00812C72" w:rsidRPr="00812C72">
        <w:rPr>
          <w:rFonts w:ascii="Times New Roman" w:eastAsia="Times New Roman" w:hAnsi="Times New Roman" w:cs="Times New Roman"/>
          <w:sz w:val="24"/>
          <w:szCs w:val="24"/>
        </w:rPr>
        <w:t xml:space="preserve"> communication between D</w:t>
      </w:r>
      <w:r w:rsidR="003F6BA2">
        <w:rPr>
          <w:rFonts w:ascii="Times New Roman" w:eastAsia="Times New Roman" w:hAnsi="Times New Roman" w:cs="Times New Roman"/>
          <w:sz w:val="24"/>
          <w:szCs w:val="24"/>
        </w:rPr>
        <w:t xml:space="preserve">epartment of State </w:t>
      </w:r>
      <w:r w:rsidR="00812C72" w:rsidRPr="00812C72">
        <w:rPr>
          <w:rFonts w:ascii="Times New Roman" w:eastAsia="Times New Roman" w:hAnsi="Times New Roman" w:cs="Times New Roman"/>
          <w:sz w:val="24"/>
          <w:szCs w:val="24"/>
        </w:rPr>
        <w:t>and the program team</w:t>
      </w:r>
      <w:r w:rsidR="00812C72">
        <w:rPr>
          <w:rFonts w:ascii="Times New Roman" w:eastAsia="Times New Roman" w:hAnsi="Times New Roman" w:cs="Times New Roman"/>
          <w:sz w:val="24"/>
          <w:szCs w:val="24"/>
        </w:rPr>
        <w:t xml:space="preserve">. </w:t>
      </w:r>
      <w:r w:rsidR="0021188C" w:rsidRPr="00802142">
        <w:rPr>
          <w:rFonts w:ascii="Times New Roman" w:eastAsia="Times New Roman" w:hAnsi="Times New Roman" w:cs="Times New Roman"/>
          <w:sz w:val="24"/>
          <w:szCs w:val="24"/>
        </w:rPr>
        <w:t xml:space="preserve">The total estimated cost is </w:t>
      </w:r>
      <w:r w:rsidR="00AD7EDD" w:rsidRPr="00802142">
        <w:rPr>
          <w:rFonts w:ascii="Times New Roman" w:eastAsia="Times New Roman" w:hAnsi="Times New Roman" w:cs="Times New Roman"/>
          <w:b/>
          <w:sz w:val="24"/>
          <w:szCs w:val="24"/>
        </w:rPr>
        <w:t>$</w:t>
      </w:r>
      <w:r w:rsidR="00D22455">
        <w:rPr>
          <w:rFonts w:ascii="Times New Roman" w:eastAsia="Times New Roman" w:hAnsi="Times New Roman" w:cs="Times New Roman"/>
          <w:b/>
          <w:sz w:val="24"/>
          <w:szCs w:val="24"/>
        </w:rPr>
        <w:t>2</w:t>
      </w:r>
      <w:r w:rsidR="003F6BA2">
        <w:rPr>
          <w:rFonts w:ascii="Times New Roman" w:eastAsia="Times New Roman" w:hAnsi="Times New Roman" w:cs="Times New Roman"/>
          <w:b/>
          <w:sz w:val="24"/>
          <w:szCs w:val="24"/>
        </w:rPr>
        <w:t>2</w:t>
      </w:r>
      <w:r w:rsidR="007323D3">
        <w:rPr>
          <w:rFonts w:ascii="Times New Roman" w:eastAsia="Times New Roman" w:hAnsi="Times New Roman" w:cs="Times New Roman"/>
          <w:b/>
          <w:sz w:val="24"/>
          <w:szCs w:val="24"/>
        </w:rPr>
        <w:t>,</w:t>
      </w:r>
      <w:r w:rsidR="003F6BA2">
        <w:rPr>
          <w:rFonts w:ascii="Times New Roman" w:eastAsia="Times New Roman" w:hAnsi="Times New Roman" w:cs="Times New Roman"/>
          <w:b/>
          <w:sz w:val="24"/>
          <w:szCs w:val="24"/>
        </w:rPr>
        <w:t>440</w:t>
      </w:r>
      <w:r w:rsidR="00FE5827" w:rsidRPr="00802142">
        <w:rPr>
          <w:rFonts w:ascii="Times New Roman" w:eastAsia="Times New Roman" w:hAnsi="Times New Roman" w:cs="Times New Roman"/>
          <w:sz w:val="24"/>
          <w:szCs w:val="24"/>
        </w:rPr>
        <w:t>.</w:t>
      </w:r>
    </w:p>
    <w:p w14:paraId="5AE54C53" w14:textId="77777777" w:rsidR="00C01913" w:rsidRPr="00802142" w:rsidRDefault="00C01913" w:rsidP="00E44B57">
      <w:pPr>
        <w:spacing w:after="0" w:line="240" w:lineRule="auto"/>
        <w:jc w:val="both"/>
        <w:rPr>
          <w:rFonts w:ascii="Times New Roman" w:eastAsia="Times New Roman" w:hAnsi="Times New Roman" w:cs="Times New Roman"/>
          <w:b/>
          <w:sz w:val="24"/>
          <w:szCs w:val="24"/>
        </w:rPr>
      </w:pPr>
    </w:p>
    <w:p w14:paraId="5AE54C54" w14:textId="287238F9" w:rsidR="00282892" w:rsidRDefault="00D74059" w:rsidP="00E44B57">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B. </w:t>
      </w:r>
      <w:r w:rsidR="00282892" w:rsidRPr="00802142">
        <w:rPr>
          <w:rFonts w:ascii="Times New Roman" w:eastAsia="Times New Roman" w:hAnsi="Times New Roman" w:cs="Times New Roman"/>
          <w:b/>
          <w:sz w:val="24"/>
          <w:szCs w:val="24"/>
          <w:u w:val="single"/>
        </w:rPr>
        <w:t>Fringe Benefits</w:t>
      </w:r>
    </w:p>
    <w:p w14:paraId="3353AD7B" w14:textId="4A237FD6" w:rsidR="00A74604" w:rsidRDefault="00A74604" w:rsidP="00E44B57">
      <w:pPr>
        <w:spacing w:after="0" w:line="240" w:lineRule="auto"/>
        <w:jc w:val="both"/>
        <w:rPr>
          <w:rFonts w:ascii="Times New Roman" w:eastAsia="Times New Roman" w:hAnsi="Times New Roman" w:cs="Times New Roman"/>
          <w:b/>
          <w:sz w:val="24"/>
          <w:szCs w:val="24"/>
        </w:rPr>
      </w:pPr>
    </w:p>
    <w:p w14:paraId="4EEC048A" w14:textId="2301533F" w:rsidR="00D74059" w:rsidRPr="00307FE9" w:rsidRDefault="00D74059" w:rsidP="00E44B57">
      <w:pPr>
        <w:spacing w:after="0" w:line="240" w:lineRule="auto"/>
        <w:jc w:val="both"/>
        <w:rPr>
          <w:rFonts w:ascii="Times New Roman" w:eastAsia="Times New Roman" w:hAnsi="Times New Roman" w:cs="Times New Roman"/>
          <w:b/>
          <w:bCs/>
          <w:sz w:val="24"/>
          <w:szCs w:val="24"/>
        </w:rPr>
      </w:pPr>
      <w:r>
        <w:rPr>
          <w:rFonts w:ascii="Times New Roman" w:hAnsi="Times New Roman" w:cs="Times New Roman"/>
          <w:b/>
          <w:bCs/>
          <w:sz w:val="24"/>
          <w:szCs w:val="24"/>
        </w:rPr>
        <w:t>B</w:t>
      </w:r>
      <w:r w:rsidRPr="00D22455">
        <w:rPr>
          <w:rFonts w:ascii="Times New Roman" w:hAnsi="Times New Roman" w:cs="Times New Roman"/>
          <w:b/>
          <w:bCs/>
          <w:sz w:val="24"/>
          <w:szCs w:val="24"/>
        </w:rPr>
        <w:t xml:space="preserve">.1 </w:t>
      </w:r>
      <w:r>
        <w:rPr>
          <w:rFonts w:ascii="Times New Roman" w:hAnsi="Times New Roman" w:cs="Times New Roman"/>
          <w:b/>
          <w:bCs/>
          <w:sz w:val="24"/>
          <w:szCs w:val="24"/>
        </w:rPr>
        <w:t>HQ Fringe Benefits</w:t>
      </w:r>
    </w:p>
    <w:p w14:paraId="3C54FC0A" w14:textId="4540EC26" w:rsidR="00A74604" w:rsidRPr="00802142" w:rsidRDefault="003F2E2D" w:rsidP="00E44B57">
      <w:pPr>
        <w:spacing w:after="0" w:line="240" w:lineRule="auto"/>
        <w:jc w:val="both"/>
        <w:rPr>
          <w:ins w:id="7" w:author="Macarena Jimenez Granda" w:date="2023-09-15T10:30:00Z"/>
          <w:rFonts w:ascii="Times New Roman" w:eastAsia="Times New Roman" w:hAnsi="Times New Roman" w:cs="Times New Roman"/>
          <w:sz w:val="24"/>
          <w:szCs w:val="24"/>
        </w:rPr>
      </w:pPr>
      <w:r w:rsidRPr="003F2E2D">
        <w:rPr>
          <w:rFonts w:ascii="Times New Roman" w:eastAsia="Times New Roman" w:hAnsi="Times New Roman" w:cs="Times New Roman"/>
          <w:b/>
          <w:sz w:val="24"/>
          <w:szCs w:val="24"/>
        </w:rPr>
        <w:t>B.1.1 U.S.-Based Personnel Fringe Ben</w:t>
      </w:r>
      <w:r w:rsidR="00C504E3">
        <w:rPr>
          <w:rFonts w:ascii="Times New Roman" w:eastAsia="Times New Roman" w:hAnsi="Times New Roman" w:cs="Times New Roman"/>
          <w:b/>
          <w:sz w:val="24"/>
          <w:szCs w:val="24"/>
        </w:rPr>
        <w:t>e</w:t>
      </w:r>
      <w:r w:rsidRPr="003F2E2D">
        <w:rPr>
          <w:rFonts w:ascii="Times New Roman" w:eastAsia="Times New Roman" w:hAnsi="Times New Roman" w:cs="Times New Roman"/>
          <w:b/>
          <w:sz w:val="24"/>
          <w:szCs w:val="24"/>
        </w:rPr>
        <w:t>fits</w:t>
      </w:r>
      <w:r w:rsidR="00A74604" w:rsidRPr="00802142">
        <w:rPr>
          <w:rFonts w:ascii="Times New Roman" w:eastAsia="Times New Roman" w:hAnsi="Times New Roman" w:cs="Times New Roman"/>
          <w:b/>
          <w:sz w:val="24"/>
          <w:szCs w:val="24"/>
        </w:rPr>
        <w:t>:</w:t>
      </w:r>
      <w:r w:rsidR="00A74604" w:rsidRPr="00802142">
        <w:rPr>
          <w:rFonts w:ascii="Times New Roman" w:eastAsia="Times New Roman" w:hAnsi="Times New Roman" w:cs="Times New Roman"/>
          <w:sz w:val="24"/>
          <w:szCs w:val="24"/>
        </w:rPr>
        <w:t xml:space="preserve"> In accordance with </w:t>
      </w:r>
      <w:r w:rsidR="003C0EE9">
        <w:rPr>
          <w:rFonts w:ascii="Times New Roman" w:eastAsia="Times New Roman" w:hAnsi="Times New Roman" w:cs="Times New Roman"/>
          <w:sz w:val="24"/>
          <w:szCs w:val="24"/>
        </w:rPr>
        <w:t>POA</w:t>
      </w:r>
      <w:r w:rsidR="00A74604" w:rsidRPr="00802142">
        <w:rPr>
          <w:rFonts w:ascii="Times New Roman" w:eastAsia="Times New Roman" w:hAnsi="Times New Roman" w:cs="Times New Roman"/>
          <w:sz w:val="24"/>
          <w:szCs w:val="24"/>
        </w:rPr>
        <w:t>’</w:t>
      </w:r>
      <w:r w:rsidR="003C0EE9">
        <w:rPr>
          <w:rFonts w:ascii="Times New Roman" w:eastAsia="Times New Roman" w:hAnsi="Times New Roman" w:cs="Times New Roman"/>
          <w:sz w:val="24"/>
          <w:szCs w:val="24"/>
        </w:rPr>
        <w:t>s</w:t>
      </w:r>
      <w:r w:rsidR="00A74604" w:rsidRPr="00802142">
        <w:rPr>
          <w:rFonts w:ascii="Times New Roman" w:eastAsia="Times New Roman" w:hAnsi="Times New Roman" w:cs="Times New Roman"/>
          <w:sz w:val="24"/>
          <w:szCs w:val="24"/>
        </w:rPr>
        <w:t xml:space="preserve"> personnel policy</w:t>
      </w:r>
      <w:r w:rsidR="001B3CC5" w:rsidRPr="001B3CC5">
        <w:rPr>
          <w:rFonts w:ascii="Times New Roman" w:eastAsia="Times New Roman" w:hAnsi="Times New Roman" w:cs="Times New Roman"/>
          <w:sz w:val="24"/>
          <w:szCs w:val="24"/>
        </w:rPr>
        <w:t xml:space="preserve">, </w:t>
      </w:r>
      <w:r w:rsidR="003C0EE9">
        <w:rPr>
          <w:rFonts w:ascii="Times New Roman" w:eastAsia="Times New Roman" w:hAnsi="Times New Roman" w:cs="Times New Roman"/>
          <w:sz w:val="24"/>
          <w:szCs w:val="24"/>
        </w:rPr>
        <w:t>POA</w:t>
      </w:r>
      <w:r w:rsidR="001B3CC5" w:rsidRPr="001B3CC5">
        <w:rPr>
          <w:rFonts w:ascii="Times New Roman" w:eastAsia="Times New Roman" w:hAnsi="Times New Roman" w:cs="Times New Roman"/>
          <w:sz w:val="24"/>
          <w:szCs w:val="24"/>
        </w:rPr>
        <w:t xml:space="preserve"> has budgeted a </w:t>
      </w:r>
      <w:r w:rsidR="67A74B30" w:rsidRPr="7267BCAD">
        <w:rPr>
          <w:rFonts w:ascii="Times New Roman" w:eastAsia="Times New Roman" w:hAnsi="Times New Roman" w:cs="Times New Roman"/>
          <w:sz w:val="24"/>
          <w:szCs w:val="24"/>
        </w:rPr>
        <w:t>2</w:t>
      </w:r>
      <w:r w:rsidR="003F6BA2">
        <w:rPr>
          <w:rFonts w:ascii="Times New Roman" w:eastAsia="Times New Roman" w:hAnsi="Times New Roman" w:cs="Times New Roman"/>
          <w:sz w:val="24"/>
          <w:szCs w:val="24"/>
        </w:rPr>
        <w:t>3</w:t>
      </w:r>
      <w:r w:rsidR="67A74B30" w:rsidRPr="7267BCAD">
        <w:rPr>
          <w:rFonts w:ascii="Times New Roman" w:eastAsia="Times New Roman" w:hAnsi="Times New Roman" w:cs="Times New Roman"/>
          <w:sz w:val="24"/>
          <w:szCs w:val="24"/>
        </w:rPr>
        <w:t>.</w:t>
      </w:r>
      <w:r w:rsidR="003F6BA2">
        <w:rPr>
          <w:rFonts w:ascii="Times New Roman" w:eastAsia="Times New Roman" w:hAnsi="Times New Roman" w:cs="Times New Roman"/>
          <w:sz w:val="24"/>
          <w:szCs w:val="24"/>
        </w:rPr>
        <w:t>47</w:t>
      </w:r>
      <w:r w:rsidR="67A74B30" w:rsidRPr="7267BCAD">
        <w:rPr>
          <w:rFonts w:ascii="Times New Roman" w:eastAsia="Times New Roman" w:hAnsi="Times New Roman" w:cs="Times New Roman"/>
          <w:sz w:val="24"/>
          <w:szCs w:val="24"/>
        </w:rPr>
        <w:t>%</w:t>
      </w:r>
      <w:r w:rsidR="001B3CC5" w:rsidRPr="001B3CC5">
        <w:rPr>
          <w:rFonts w:ascii="Times New Roman" w:eastAsia="Times New Roman" w:hAnsi="Times New Roman" w:cs="Times New Roman"/>
          <w:sz w:val="24"/>
          <w:szCs w:val="24"/>
        </w:rPr>
        <w:t xml:space="preserve"> fringe rate for </w:t>
      </w:r>
      <w:r w:rsidR="003C0EE9">
        <w:rPr>
          <w:rFonts w:ascii="Times New Roman" w:eastAsia="Times New Roman" w:hAnsi="Times New Roman" w:cs="Times New Roman"/>
          <w:sz w:val="24"/>
          <w:szCs w:val="24"/>
        </w:rPr>
        <w:t>POA</w:t>
      </w:r>
      <w:r w:rsidR="009D3082">
        <w:rPr>
          <w:rFonts w:ascii="Times New Roman" w:eastAsia="Times New Roman" w:hAnsi="Times New Roman" w:cs="Times New Roman"/>
          <w:sz w:val="24"/>
          <w:szCs w:val="24"/>
        </w:rPr>
        <w:t xml:space="preserve"> HQ</w:t>
      </w:r>
      <w:r w:rsidR="001B3CC5" w:rsidRPr="001B3CC5">
        <w:rPr>
          <w:rFonts w:ascii="Times New Roman" w:eastAsia="Times New Roman" w:hAnsi="Times New Roman" w:cs="Times New Roman"/>
          <w:sz w:val="24"/>
          <w:szCs w:val="24"/>
        </w:rPr>
        <w:t xml:space="preserve"> staff. Fringe benefits include insurance, mandatory taxes, pension, and other employee benefits</w:t>
      </w:r>
      <w:r w:rsidR="00600C62">
        <w:rPr>
          <w:rFonts w:ascii="Times New Roman" w:eastAsia="Times New Roman" w:hAnsi="Times New Roman" w:cs="Times New Roman"/>
          <w:sz w:val="24"/>
          <w:szCs w:val="24"/>
        </w:rPr>
        <w:t xml:space="preserve">. </w:t>
      </w:r>
      <w:r w:rsidR="00A74604" w:rsidRPr="00802142">
        <w:rPr>
          <w:rFonts w:ascii="Times New Roman" w:eastAsia="Times New Roman" w:hAnsi="Times New Roman" w:cs="Times New Roman"/>
          <w:sz w:val="24"/>
          <w:szCs w:val="24"/>
        </w:rPr>
        <w:t xml:space="preserve">The total estimated cost is </w:t>
      </w:r>
      <w:r w:rsidR="37231673" w:rsidRPr="7267BCAD">
        <w:rPr>
          <w:rFonts w:ascii="Times New Roman" w:eastAsia="Times New Roman" w:hAnsi="Times New Roman" w:cs="Times New Roman"/>
          <w:b/>
          <w:bCs/>
          <w:sz w:val="24"/>
          <w:szCs w:val="24"/>
        </w:rPr>
        <w:t>$5,</w:t>
      </w:r>
      <w:r w:rsidR="003F6BA2">
        <w:rPr>
          <w:rFonts w:ascii="Times New Roman" w:eastAsia="Times New Roman" w:hAnsi="Times New Roman" w:cs="Times New Roman"/>
          <w:b/>
          <w:bCs/>
          <w:sz w:val="24"/>
          <w:szCs w:val="24"/>
        </w:rPr>
        <w:t>267</w:t>
      </w:r>
      <w:r w:rsidR="00A74604" w:rsidRPr="7267BCAD">
        <w:rPr>
          <w:rFonts w:ascii="Times New Roman" w:eastAsia="Times New Roman" w:hAnsi="Times New Roman" w:cs="Times New Roman"/>
          <w:sz w:val="24"/>
          <w:szCs w:val="24"/>
        </w:rPr>
        <w:t>.</w:t>
      </w:r>
    </w:p>
    <w:p w14:paraId="3A1F6616" w14:textId="77777777" w:rsidR="00C72944" w:rsidRPr="00802142" w:rsidRDefault="00C72944" w:rsidP="00E44B57">
      <w:pPr>
        <w:spacing w:after="0" w:line="240" w:lineRule="auto"/>
        <w:jc w:val="both"/>
        <w:rPr>
          <w:rFonts w:ascii="Times New Roman" w:eastAsia="Times New Roman" w:hAnsi="Times New Roman" w:cs="Times New Roman"/>
          <w:sz w:val="24"/>
          <w:szCs w:val="24"/>
        </w:rPr>
      </w:pPr>
    </w:p>
    <w:p w14:paraId="381FE60A" w14:textId="77777777" w:rsidR="00A74604" w:rsidRDefault="00A74604" w:rsidP="00E44B57">
      <w:pPr>
        <w:spacing w:after="0" w:line="240" w:lineRule="auto"/>
        <w:jc w:val="both"/>
        <w:rPr>
          <w:rFonts w:ascii="Times New Roman" w:eastAsia="Times New Roman" w:hAnsi="Times New Roman" w:cs="Times New Roman"/>
          <w:sz w:val="24"/>
          <w:szCs w:val="24"/>
        </w:rPr>
      </w:pPr>
    </w:p>
    <w:p w14:paraId="69EA7FB7" w14:textId="16B4379D" w:rsidR="008E06BF" w:rsidRDefault="008E06BF" w:rsidP="00E44B57">
      <w:pPr>
        <w:spacing w:after="0" w:line="240" w:lineRule="auto"/>
        <w:jc w:val="both"/>
        <w:rPr>
          <w:rFonts w:ascii="Times New Roman" w:hAnsi="Times New Roman" w:cs="Times New Roman"/>
          <w:b/>
          <w:bCs/>
          <w:sz w:val="24"/>
          <w:szCs w:val="24"/>
        </w:rPr>
      </w:pPr>
      <w:r>
        <w:rPr>
          <w:rFonts w:ascii="Times New Roman" w:hAnsi="Times New Roman" w:cs="Times New Roman"/>
          <w:b/>
          <w:bCs/>
          <w:sz w:val="24"/>
          <w:szCs w:val="24"/>
        </w:rPr>
        <w:t>B</w:t>
      </w:r>
      <w:r w:rsidRPr="000F1585">
        <w:rPr>
          <w:rFonts w:ascii="Times New Roman" w:hAnsi="Times New Roman" w:cs="Times New Roman"/>
          <w:b/>
          <w:bCs/>
          <w:sz w:val="24"/>
          <w:szCs w:val="24"/>
        </w:rPr>
        <w:t>.</w:t>
      </w:r>
      <w:r>
        <w:rPr>
          <w:rFonts w:ascii="Times New Roman" w:hAnsi="Times New Roman" w:cs="Times New Roman"/>
          <w:b/>
          <w:bCs/>
          <w:sz w:val="24"/>
          <w:szCs w:val="24"/>
        </w:rPr>
        <w:t>2 Field Fringe Benefits</w:t>
      </w:r>
    </w:p>
    <w:p w14:paraId="1AC6501D" w14:textId="4AED642E" w:rsidR="003F6BA2" w:rsidRPr="00307FE9" w:rsidRDefault="003F6BA2" w:rsidP="00E44B57">
      <w:pPr>
        <w:spacing w:after="0" w:line="240" w:lineRule="auto"/>
        <w:jc w:val="both"/>
        <w:rPr>
          <w:rFonts w:ascii="Times New Roman" w:eastAsia="Times New Roman" w:hAnsi="Times New Roman" w:cs="Times New Roman"/>
          <w:b/>
          <w:bCs/>
          <w:sz w:val="24"/>
          <w:szCs w:val="24"/>
        </w:rPr>
      </w:pPr>
      <w:r>
        <w:rPr>
          <w:rFonts w:ascii="Times New Roman" w:hAnsi="Times New Roman" w:cs="Times New Roman"/>
          <w:b/>
          <w:bCs/>
          <w:sz w:val="24"/>
          <w:szCs w:val="24"/>
        </w:rPr>
        <w:t>B</w:t>
      </w:r>
      <w:r w:rsidRPr="000F1585">
        <w:rPr>
          <w:rFonts w:ascii="Times New Roman" w:hAnsi="Times New Roman" w:cs="Times New Roman"/>
          <w:b/>
          <w:bCs/>
          <w:sz w:val="24"/>
          <w:szCs w:val="24"/>
        </w:rPr>
        <w:t>.</w:t>
      </w:r>
      <w:r>
        <w:rPr>
          <w:rFonts w:ascii="Times New Roman" w:hAnsi="Times New Roman" w:cs="Times New Roman"/>
          <w:b/>
          <w:bCs/>
          <w:sz w:val="24"/>
          <w:szCs w:val="24"/>
        </w:rPr>
        <w:t>2.1 Mexico Field Staff Fringe Benefits</w:t>
      </w:r>
    </w:p>
    <w:p w14:paraId="74C06B4D" w14:textId="1BA7DFAB" w:rsidR="00A2261B" w:rsidRPr="00A2261B" w:rsidRDefault="00F93EAC" w:rsidP="00A2261B">
      <w:pPr>
        <w:spacing w:after="0" w:line="240" w:lineRule="auto"/>
        <w:jc w:val="both"/>
        <w:rPr>
          <w:rFonts w:ascii="Times New Roman" w:eastAsia="Times New Roman" w:hAnsi="Times New Roman" w:cs="Times New Roman"/>
          <w:sz w:val="24"/>
          <w:szCs w:val="24"/>
        </w:rPr>
      </w:pPr>
      <w:r w:rsidRPr="00F93EAC">
        <w:rPr>
          <w:rFonts w:ascii="Times New Roman" w:eastAsia="Times New Roman" w:hAnsi="Times New Roman" w:cs="Times New Roman"/>
          <w:sz w:val="24"/>
          <w:szCs w:val="24"/>
        </w:rPr>
        <w:t xml:space="preserve">In accordance </w:t>
      </w:r>
      <w:r w:rsidR="00A2261B" w:rsidRPr="00A2261B">
        <w:rPr>
          <w:rFonts w:ascii="Times New Roman" w:eastAsia="Times New Roman" w:hAnsi="Times New Roman" w:cs="Times New Roman"/>
          <w:sz w:val="24"/>
          <w:szCs w:val="24"/>
        </w:rPr>
        <w:t>with local labor laws, we have budgeted a 36.71% rate on the salaries of all individuals performing duties under this contract in Mexico. This rate includes:  </w:t>
      </w:r>
    </w:p>
    <w:p w14:paraId="14E16E46" w14:textId="77777777" w:rsidR="00A2261B" w:rsidRPr="00A2261B" w:rsidRDefault="00A2261B" w:rsidP="00A2261B">
      <w:pPr>
        <w:pStyle w:val="ListParagraph"/>
        <w:numPr>
          <w:ilvl w:val="0"/>
          <w:numId w:val="10"/>
        </w:numPr>
        <w:spacing w:after="0" w:line="240" w:lineRule="auto"/>
        <w:jc w:val="both"/>
        <w:rPr>
          <w:rFonts w:ascii="Times New Roman" w:eastAsia="Times New Roman" w:hAnsi="Times New Roman" w:cs="Times New Roman"/>
          <w:sz w:val="24"/>
          <w:szCs w:val="24"/>
        </w:rPr>
      </w:pPr>
      <w:r w:rsidRPr="00A2261B">
        <w:rPr>
          <w:rFonts w:ascii="Times New Roman" w:eastAsia="Times New Roman" w:hAnsi="Times New Roman" w:cs="Times New Roman"/>
          <w:sz w:val="24"/>
          <w:szCs w:val="24"/>
        </w:rPr>
        <w:t>8.33% Aguinaldo </w:t>
      </w:r>
    </w:p>
    <w:p w14:paraId="27502C4D" w14:textId="77777777" w:rsidR="00A2261B" w:rsidRPr="00A2261B" w:rsidRDefault="00A2261B" w:rsidP="00A2261B">
      <w:pPr>
        <w:pStyle w:val="ListParagraph"/>
        <w:numPr>
          <w:ilvl w:val="0"/>
          <w:numId w:val="10"/>
        </w:numPr>
        <w:spacing w:after="0" w:line="240" w:lineRule="auto"/>
        <w:jc w:val="both"/>
        <w:rPr>
          <w:rFonts w:ascii="Times New Roman" w:eastAsia="Times New Roman" w:hAnsi="Times New Roman" w:cs="Times New Roman"/>
          <w:sz w:val="24"/>
          <w:szCs w:val="24"/>
        </w:rPr>
      </w:pPr>
      <w:r w:rsidRPr="00A2261B">
        <w:rPr>
          <w:rFonts w:ascii="Times New Roman" w:eastAsia="Times New Roman" w:hAnsi="Times New Roman" w:cs="Times New Roman"/>
          <w:sz w:val="24"/>
          <w:szCs w:val="24"/>
        </w:rPr>
        <w:t>0.83% Prima Vacacional </w:t>
      </w:r>
    </w:p>
    <w:p w14:paraId="49C05AA4" w14:textId="77777777" w:rsidR="00A2261B" w:rsidRPr="00A2261B" w:rsidRDefault="00A2261B" w:rsidP="00A2261B">
      <w:pPr>
        <w:pStyle w:val="ListParagraph"/>
        <w:numPr>
          <w:ilvl w:val="0"/>
          <w:numId w:val="10"/>
        </w:numPr>
        <w:spacing w:after="0" w:line="240" w:lineRule="auto"/>
        <w:jc w:val="both"/>
        <w:rPr>
          <w:rFonts w:ascii="Times New Roman" w:eastAsia="Times New Roman" w:hAnsi="Times New Roman" w:cs="Times New Roman"/>
          <w:sz w:val="24"/>
          <w:szCs w:val="24"/>
        </w:rPr>
      </w:pPr>
      <w:r w:rsidRPr="00A2261B">
        <w:rPr>
          <w:rFonts w:ascii="Times New Roman" w:eastAsia="Times New Roman" w:hAnsi="Times New Roman" w:cs="Times New Roman"/>
          <w:sz w:val="24"/>
          <w:szCs w:val="24"/>
        </w:rPr>
        <w:t>4.00% Major Medical Expenses Insurance </w:t>
      </w:r>
    </w:p>
    <w:p w14:paraId="73622928" w14:textId="77777777" w:rsidR="00A2261B" w:rsidRPr="00A2261B" w:rsidRDefault="00A2261B" w:rsidP="00A2261B">
      <w:pPr>
        <w:pStyle w:val="ListParagraph"/>
        <w:numPr>
          <w:ilvl w:val="0"/>
          <w:numId w:val="10"/>
        </w:numPr>
        <w:spacing w:after="0" w:line="240" w:lineRule="auto"/>
        <w:jc w:val="both"/>
        <w:rPr>
          <w:rFonts w:ascii="Times New Roman" w:eastAsia="Times New Roman" w:hAnsi="Times New Roman" w:cs="Times New Roman"/>
          <w:sz w:val="24"/>
          <w:szCs w:val="24"/>
        </w:rPr>
      </w:pPr>
      <w:r w:rsidRPr="00A2261B">
        <w:rPr>
          <w:rFonts w:ascii="Times New Roman" w:eastAsia="Times New Roman" w:hAnsi="Times New Roman" w:cs="Times New Roman"/>
          <w:sz w:val="24"/>
          <w:szCs w:val="24"/>
        </w:rPr>
        <w:t>0.57% Prima de Antiguedad </w:t>
      </w:r>
    </w:p>
    <w:p w14:paraId="17D1CCBC" w14:textId="77777777" w:rsidR="00A2261B" w:rsidRPr="00A2261B" w:rsidRDefault="00A2261B" w:rsidP="00A2261B">
      <w:pPr>
        <w:pStyle w:val="ListParagraph"/>
        <w:numPr>
          <w:ilvl w:val="0"/>
          <w:numId w:val="10"/>
        </w:numPr>
        <w:spacing w:after="0" w:line="240" w:lineRule="auto"/>
        <w:jc w:val="both"/>
        <w:rPr>
          <w:rFonts w:ascii="Times New Roman" w:eastAsia="Times New Roman" w:hAnsi="Times New Roman" w:cs="Times New Roman"/>
          <w:sz w:val="24"/>
          <w:szCs w:val="24"/>
        </w:rPr>
      </w:pPr>
      <w:r w:rsidRPr="00A2261B">
        <w:rPr>
          <w:rFonts w:ascii="Times New Roman" w:eastAsia="Times New Roman" w:hAnsi="Times New Roman" w:cs="Times New Roman"/>
          <w:sz w:val="24"/>
          <w:szCs w:val="24"/>
        </w:rPr>
        <w:t>6.08% Indemnización </w:t>
      </w:r>
    </w:p>
    <w:p w14:paraId="66A7FCAB" w14:textId="77777777" w:rsidR="00A2261B" w:rsidRPr="0066245A" w:rsidRDefault="00A2261B" w:rsidP="00A2261B">
      <w:pPr>
        <w:pStyle w:val="ListParagraph"/>
        <w:numPr>
          <w:ilvl w:val="0"/>
          <w:numId w:val="10"/>
        </w:numPr>
        <w:spacing w:after="0" w:line="240" w:lineRule="auto"/>
        <w:jc w:val="both"/>
        <w:rPr>
          <w:rFonts w:ascii="Times New Roman" w:eastAsia="Times New Roman" w:hAnsi="Times New Roman" w:cs="Times New Roman"/>
          <w:sz w:val="24"/>
          <w:szCs w:val="24"/>
          <w:lang w:val="es-CR"/>
        </w:rPr>
      </w:pPr>
      <w:r w:rsidRPr="0066245A">
        <w:rPr>
          <w:rFonts w:ascii="Times New Roman" w:eastAsia="Times New Roman" w:hAnsi="Times New Roman" w:cs="Times New Roman"/>
          <w:sz w:val="24"/>
          <w:szCs w:val="24"/>
          <w:lang w:val="es-CR"/>
        </w:rPr>
        <w:t>1.75% - Gastos médicos para pensionados y beneficiarios y en dinero (Layoff and Retirement Benefits) </w:t>
      </w:r>
    </w:p>
    <w:p w14:paraId="55952B0C" w14:textId="77777777" w:rsidR="00A2261B" w:rsidRPr="00A2261B" w:rsidRDefault="00A2261B" w:rsidP="00A2261B">
      <w:pPr>
        <w:pStyle w:val="ListParagraph"/>
        <w:numPr>
          <w:ilvl w:val="0"/>
          <w:numId w:val="10"/>
        </w:numPr>
        <w:spacing w:after="0" w:line="240" w:lineRule="auto"/>
        <w:jc w:val="both"/>
        <w:rPr>
          <w:rFonts w:ascii="Times New Roman" w:eastAsia="Times New Roman" w:hAnsi="Times New Roman" w:cs="Times New Roman"/>
          <w:sz w:val="24"/>
          <w:szCs w:val="24"/>
        </w:rPr>
      </w:pPr>
      <w:r w:rsidRPr="00A2261B">
        <w:rPr>
          <w:rFonts w:ascii="Times New Roman" w:eastAsia="Times New Roman" w:hAnsi="Times New Roman" w:cs="Times New Roman"/>
          <w:sz w:val="24"/>
          <w:szCs w:val="24"/>
        </w:rPr>
        <w:t>2% Seguro de Retiro </w:t>
      </w:r>
    </w:p>
    <w:p w14:paraId="56A16006" w14:textId="77777777" w:rsidR="00A2261B" w:rsidRPr="0066245A" w:rsidRDefault="00A2261B" w:rsidP="00A2261B">
      <w:pPr>
        <w:pStyle w:val="ListParagraph"/>
        <w:numPr>
          <w:ilvl w:val="0"/>
          <w:numId w:val="10"/>
        </w:numPr>
        <w:spacing w:after="0" w:line="240" w:lineRule="auto"/>
        <w:jc w:val="both"/>
        <w:rPr>
          <w:rFonts w:ascii="Times New Roman" w:eastAsia="Times New Roman" w:hAnsi="Times New Roman" w:cs="Times New Roman"/>
          <w:sz w:val="24"/>
          <w:szCs w:val="24"/>
          <w:lang w:val="es-CR"/>
        </w:rPr>
      </w:pPr>
      <w:r w:rsidRPr="0066245A">
        <w:rPr>
          <w:rFonts w:ascii="Times New Roman" w:eastAsia="Times New Roman" w:hAnsi="Times New Roman" w:cs="Times New Roman"/>
          <w:sz w:val="24"/>
          <w:szCs w:val="24"/>
          <w:lang w:val="es-CR"/>
        </w:rPr>
        <w:t>3.15% Cesantía en edad Avanzada y Vejes </w:t>
      </w:r>
    </w:p>
    <w:p w14:paraId="07ED98E7" w14:textId="77777777" w:rsidR="00A2261B" w:rsidRPr="00A2261B" w:rsidRDefault="00A2261B" w:rsidP="00A2261B">
      <w:pPr>
        <w:pStyle w:val="ListParagraph"/>
        <w:numPr>
          <w:ilvl w:val="0"/>
          <w:numId w:val="10"/>
        </w:numPr>
        <w:spacing w:after="0" w:line="240" w:lineRule="auto"/>
        <w:jc w:val="both"/>
        <w:rPr>
          <w:rFonts w:ascii="Times New Roman" w:eastAsia="Times New Roman" w:hAnsi="Times New Roman" w:cs="Times New Roman"/>
          <w:sz w:val="24"/>
          <w:szCs w:val="24"/>
        </w:rPr>
      </w:pPr>
      <w:r w:rsidRPr="00A2261B">
        <w:rPr>
          <w:rFonts w:ascii="Times New Roman" w:eastAsia="Times New Roman" w:hAnsi="Times New Roman" w:cs="Times New Roman"/>
          <w:sz w:val="24"/>
          <w:szCs w:val="24"/>
        </w:rPr>
        <w:t>1% Riesgos de Trabajo </w:t>
      </w:r>
    </w:p>
    <w:p w14:paraId="410F9DC6" w14:textId="77777777" w:rsidR="00A2261B" w:rsidRPr="00A2261B" w:rsidRDefault="00A2261B" w:rsidP="00A2261B">
      <w:pPr>
        <w:pStyle w:val="ListParagraph"/>
        <w:numPr>
          <w:ilvl w:val="0"/>
          <w:numId w:val="10"/>
        </w:numPr>
        <w:spacing w:after="0" w:line="240" w:lineRule="auto"/>
        <w:jc w:val="both"/>
        <w:rPr>
          <w:rFonts w:ascii="Times New Roman" w:eastAsia="Times New Roman" w:hAnsi="Times New Roman" w:cs="Times New Roman"/>
          <w:sz w:val="24"/>
          <w:szCs w:val="24"/>
        </w:rPr>
      </w:pPr>
      <w:r w:rsidRPr="00A2261B">
        <w:rPr>
          <w:rFonts w:ascii="Times New Roman" w:eastAsia="Times New Roman" w:hAnsi="Times New Roman" w:cs="Times New Roman"/>
          <w:sz w:val="24"/>
          <w:szCs w:val="24"/>
        </w:rPr>
        <w:t>1% Guardería y Prestaciones Sociales </w:t>
      </w:r>
    </w:p>
    <w:p w14:paraId="0F249631" w14:textId="77777777" w:rsidR="00A2261B" w:rsidRPr="00A2261B" w:rsidRDefault="00A2261B" w:rsidP="00A2261B">
      <w:pPr>
        <w:pStyle w:val="ListParagraph"/>
        <w:numPr>
          <w:ilvl w:val="0"/>
          <w:numId w:val="10"/>
        </w:numPr>
        <w:spacing w:after="0" w:line="240" w:lineRule="auto"/>
        <w:jc w:val="both"/>
        <w:rPr>
          <w:rFonts w:ascii="Times New Roman" w:eastAsia="Times New Roman" w:hAnsi="Times New Roman" w:cs="Times New Roman"/>
          <w:sz w:val="24"/>
          <w:szCs w:val="24"/>
        </w:rPr>
      </w:pPr>
      <w:r w:rsidRPr="00A2261B">
        <w:rPr>
          <w:rFonts w:ascii="Times New Roman" w:eastAsia="Times New Roman" w:hAnsi="Times New Roman" w:cs="Times New Roman"/>
          <w:sz w:val="24"/>
          <w:szCs w:val="24"/>
        </w:rPr>
        <w:t>5% Aportación Patronal INFONAVIT </w:t>
      </w:r>
    </w:p>
    <w:p w14:paraId="09A28070" w14:textId="77777777" w:rsidR="00A2261B" w:rsidRPr="00A2261B" w:rsidRDefault="00A2261B" w:rsidP="00A2261B">
      <w:pPr>
        <w:pStyle w:val="ListParagraph"/>
        <w:numPr>
          <w:ilvl w:val="0"/>
          <w:numId w:val="10"/>
        </w:numPr>
        <w:spacing w:after="0" w:line="240" w:lineRule="auto"/>
        <w:jc w:val="both"/>
        <w:rPr>
          <w:rFonts w:ascii="Times New Roman" w:eastAsia="Times New Roman" w:hAnsi="Times New Roman" w:cs="Times New Roman"/>
          <w:sz w:val="24"/>
          <w:szCs w:val="24"/>
        </w:rPr>
      </w:pPr>
      <w:r w:rsidRPr="00A2261B">
        <w:rPr>
          <w:rFonts w:ascii="Times New Roman" w:eastAsia="Times New Roman" w:hAnsi="Times New Roman" w:cs="Times New Roman"/>
          <w:sz w:val="24"/>
          <w:szCs w:val="24"/>
        </w:rPr>
        <w:t>3% impuestos de planilla  </w:t>
      </w:r>
    </w:p>
    <w:p w14:paraId="2CCD7097" w14:textId="77777777" w:rsidR="00BF0EB9" w:rsidRDefault="00BF0EB9" w:rsidP="00A2261B">
      <w:pPr>
        <w:pStyle w:val="paragraph"/>
        <w:spacing w:before="0" w:beforeAutospacing="0" w:after="0" w:afterAutospacing="0"/>
        <w:jc w:val="both"/>
        <w:textAlignment w:val="baseline"/>
        <w:rPr>
          <w:rStyle w:val="eop"/>
        </w:rPr>
      </w:pPr>
    </w:p>
    <w:p w14:paraId="604FF185" w14:textId="45FA4247" w:rsidR="00A2261B" w:rsidRDefault="00A2261B" w:rsidP="00A2261B">
      <w:pPr>
        <w:pStyle w:val="paragraph"/>
        <w:spacing w:before="0" w:beforeAutospacing="0" w:after="0" w:afterAutospacing="0"/>
        <w:jc w:val="both"/>
        <w:textAlignment w:val="baseline"/>
        <w:rPr>
          <w:rFonts w:ascii="Segoe UI" w:hAnsi="Segoe UI" w:cs="Segoe UI"/>
          <w:sz w:val="18"/>
          <w:szCs w:val="18"/>
        </w:rPr>
      </w:pPr>
      <w:r>
        <w:rPr>
          <w:rStyle w:val="normaltextrun"/>
        </w:rPr>
        <w:t xml:space="preserve">Fringe benefits for Mexico staff total </w:t>
      </w:r>
      <w:r>
        <w:rPr>
          <w:rStyle w:val="normaltextrun"/>
          <w:b/>
          <w:bCs/>
        </w:rPr>
        <w:t>$51,830</w:t>
      </w:r>
      <w:r>
        <w:rPr>
          <w:rStyle w:val="normaltextrun"/>
        </w:rPr>
        <w:t>.</w:t>
      </w:r>
      <w:r>
        <w:rPr>
          <w:rStyle w:val="eop"/>
        </w:rPr>
        <w:t> </w:t>
      </w:r>
    </w:p>
    <w:p w14:paraId="75F16A0F" w14:textId="77777777" w:rsidR="00A2261B" w:rsidRDefault="00A2261B" w:rsidP="00A2261B">
      <w:pPr>
        <w:pStyle w:val="paragraph"/>
        <w:spacing w:before="0" w:beforeAutospacing="0" w:after="0" w:afterAutospacing="0"/>
        <w:jc w:val="both"/>
        <w:textAlignment w:val="baseline"/>
        <w:rPr>
          <w:rFonts w:ascii="Segoe UI" w:hAnsi="Segoe UI" w:cs="Segoe UI"/>
          <w:color w:val="000000"/>
          <w:sz w:val="18"/>
          <w:szCs w:val="18"/>
        </w:rPr>
      </w:pPr>
      <w:r>
        <w:rPr>
          <w:rStyle w:val="eop"/>
          <w:color w:val="000000"/>
        </w:rPr>
        <w:t> </w:t>
      </w:r>
    </w:p>
    <w:p w14:paraId="5AE54C61" w14:textId="25329BC7" w:rsidR="00DF0F6F" w:rsidRPr="004455B1" w:rsidRDefault="00353A2E" w:rsidP="00E44B57">
      <w:pPr>
        <w:spacing w:after="0" w:line="240" w:lineRule="auto"/>
        <w:jc w:val="both"/>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C. </w:t>
      </w:r>
      <w:r w:rsidR="00093EC4" w:rsidRPr="004455B1">
        <w:rPr>
          <w:rFonts w:ascii="Times New Roman" w:eastAsia="Times New Roman" w:hAnsi="Times New Roman" w:cs="Times New Roman"/>
          <w:b/>
          <w:bCs/>
          <w:color w:val="000000"/>
          <w:sz w:val="24"/>
          <w:szCs w:val="24"/>
          <w:u w:val="single"/>
        </w:rPr>
        <w:t>Travel</w:t>
      </w:r>
    </w:p>
    <w:p w14:paraId="36CD73B5" w14:textId="77777777" w:rsidR="00BF0EB9" w:rsidRDefault="00843645" w:rsidP="00BF0EB9">
      <w:pPr>
        <w:widowControl w:val="0"/>
        <w:tabs>
          <w:tab w:val="left" w:pos="360"/>
        </w:tabs>
        <w:jc w:val="both"/>
        <w:rPr>
          <w:rFonts w:ascii="Times New Roman" w:hAnsi="Times New Roman" w:cs="Times New Roman"/>
          <w:sz w:val="24"/>
          <w:szCs w:val="24"/>
        </w:rPr>
      </w:pPr>
      <w:r w:rsidRPr="00E41516">
        <w:rPr>
          <w:rFonts w:ascii="Times New Roman" w:hAnsi="Times New Roman" w:cs="Times New Roman"/>
          <w:sz w:val="24"/>
          <w:szCs w:val="24"/>
        </w:rPr>
        <w:t>Budget assumptions related to travel are:</w:t>
      </w:r>
    </w:p>
    <w:p w14:paraId="01F994C7" w14:textId="523ADA17" w:rsidR="00843645" w:rsidRPr="00BF0EB9" w:rsidRDefault="00843645" w:rsidP="00BF0EB9">
      <w:pPr>
        <w:pStyle w:val="ListParagraph"/>
        <w:widowControl w:val="0"/>
        <w:numPr>
          <w:ilvl w:val="0"/>
          <w:numId w:val="11"/>
        </w:numPr>
        <w:tabs>
          <w:tab w:val="left" w:pos="360"/>
        </w:tabs>
        <w:jc w:val="both"/>
        <w:rPr>
          <w:rFonts w:ascii="Times New Roman" w:hAnsi="Times New Roman" w:cs="Times New Roman"/>
          <w:sz w:val="24"/>
          <w:szCs w:val="24"/>
        </w:rPr>
      </w:pPr>
      <w:r w:rsidRPr="00BF0EB9">
        <w:rPr>
          <w:rFonts w:ascii="Times New Roman" w:hAnsi="Times New Roman" w:cs="Times New Roman"/>
          <w:sz w:val="24"/>
          <w:szCs w:val="24"/>
        </w:rPr>
        <w:t>Round trip rates are based on coach/economy class airfares and compliance with Fly America</w:t>
      </w:r>
    </w:p>
    <w:p w14:paraId="5ECD5A2D" w14:textId="1354BB25" w:rsidR="00843645" w:rsidRPr="00E41516" w:rsidRDefault="00843645" w:rsidP="00E44B57">
      <w:pPr>
        <w:pStyle w:val="ListParagraph"/>
        <w:widowControl w:val="0"/>
        <w:numPr>
          <w:ilvl w:val="0"/>
          <w:numId w:val="6"/>
        </w:numPr>
        <w:tabs>
          <w:tab w:val="left" w:pos="360"/>
        </w:tabs>
        <w:spacing w:after="0" w:line="240" w:lineRule="auto"/>
        <w:contextualSpacing w:val="0"/>
        <w:jc w:val="both"/>
        <w:rPr>
          <w:rFonts w:ascii="Times New Roman" w:hAnsi="Times New Roman" w:cs="Times New Roman"/>
          <w:sz w:val="24"/>
          <w:szCs w:val="24"/>
        </w:rPr>
      </w:pPr>
      <w:r w:rsidRPr="00E41516">
        <w:rPr>
          <w:rFonts w:ascii="Times New Roman" w:hAnsi="Times New Roman" w:cs="Times New Roman"/>
          <w:sz w:val="24"/>
          <w:szCs w:val="24"/>
        </w:rPr>
        <w:t xml:space="preserve">Per-diem rates and allowances are in accordance with </w:t>
      </w:r>
      <w:r w:rsidR="003C0EE9">
        <w:rPr>
          <w:rFonts w:ascii="Times New Roman" w:eastAsia="Times New Roman" w:hAnsi="Times New Roman" w:cs="Times New Roman"/>
          <w:sz w:val="24"/>
          <w:szCs w:val="24"/>
        </w:rPr>
        <w:t>POA</w:t>
      </w:r>
      <w:r w:rsidRPr="00E41516">
        <w:rPr>
          <w:rFonts w:ascii="Times New Roman" w:hAnsi="Times New Roman" w:cs="Times New Roman"/>
          <w:sz w:val="24"/>
          <w:szCs w:val="24"/>
        </w:rPr>
        <w:t xml:space="preserve"> policies and are based on an average reduced rate of USG allowable per-diems</w:t>
      </w:r>
    </w:p>
    <w:p w14:paraId="07095FEC" w14:textId="7CFE1573" w:rsidR="00843645" w:rsidRDefault="00843645" w:rsidP="00E44B57">
      <w:pPr>
        <w:pStyle w:val="ListParagraph"/>
        <w:widowControl w:val="0"/>
        <w:numPr>
          <w:ilvl w:val="0"/>
          <w:numId w:val="6"/>
        </w:numPr>
        <w:tabs>
          <w:tab w:val="left" w:pos="360"/>
        </w:tabs>
        <w:spacing w:after="0" w:line="240" w:lineRule="auto"/>
        <w:contextualSpacing w:val="0"/>
        <w:jc w:val="both"/>
        <w:rPr>
          <w:rFonts w:ascii="Times New Roman" w:hAnsi="Times New Roman" w:cs="Times New Roman"/>
          <w:sz w:val="24"/>
          <w:szCs w:val="24"/>
        </w:rPr>
      </w:pPr>
      <w:r w:rsidRPr="00E41516">
        <w:rPr>
          <w:rFonts w:ascii="Times New Roman" w:hAnsi="Times New Roman" w:cs="Times New Roman"/>
          <w:sz w:val="24"/>
          <w:szCs w:val="24"/>
        </w:rPr>
        <w:t>Lodging rates are based on a hotel quotes, market research and an average reduced rate of the USG allowable rate</w:t>
      </w:r>
      <w:r w:rsidR="004E16AD">
        <w:rPr>
          <w:rFonts w:ascii="Times New Roman" w:hAnsi="Times New Roman" w:cs="Times New Roman"/>
          <w:sz w:val="24"/>
          <w:szCs w:val="24"/>
        </w:rPr>
        <w:t>.</w:t>
      </w:r>
    </w:p>
    <w:p w14:paraId="3A89E7B2" w14:textId="2954F844" w:rsidR="00496599" w:rsidRDefault="00496599" w:rsidP="00E44B57">
      <w:pPr>
        <w:pStyle w:val="ListParagraph"/>
        <w:widowControl w:val="0"/>
        <w:numPr>
          <w:ilvl w:val="0"/>
          <w:numId w:val="6"/>
        </w:numPr>
        <w:tabs>
          <w:tab w:val="left" w:pos="360"/>
        </w:tabs>
        <w:spacing w:after="0" w:line="240" w:lineRule="auto"/>
        <w:contextualSpacing w:val="0"/>
        <w:jc w:val="both"/>
        <w:rPr>
          <w:rFonts w:ascii="Times New Roman" w:hAnsi="Times New Roman" w:cs="Times New Roman"/>
          <w:sz w:val="24"/>
          <w:szCs w:val="24"/>
        </w:rPr>
      </w:pPr>
      <w:r>
        <w:rPr>
          <w:rFonts w:ascii="Times New Roman" w:hAnsi="Times New Roman" w:cs="Times New Roman"/>
          <w:sz w:val="24"/>
          <w:szCs w:val="24"/>
        </w:rPr>
        <w:t>Inflation of 4% is included after Year 1.</w:t>
      </w:r>
    </w:p>
    <w:p w14:paraId="5E647598" w14:textId="77777777" w:rsidR="004E16AD" w:rsidRPr="00E41516" w:rsidRDefault="004E16AD" w:rsidP="00E44B57">
      <w:pPr>
        <w:pStyle w:val="ListParagraph"/>
        <w:widowControl w:val="0"/>
        <w:tabs>
          <w:tab w:val="left" w:pos="360"/>
        </w:tabs>
        <w:spacing w:after="0" w:line="240" w:lineRule="auto"/>
        <w:contextualSpacing w:val="0"/>
        <w:jc w:val="both"/>
        <w:rPr>
          <w:rFonts w:ascii="Times New Roman" w:hAnsi="Times New Roman" w:cs="Times New Roman"/>
          <w:sz w:val="24"/>
          <w:szCs w:val="24"/>
        </w:rPr>
      </w:pPr>
    </w:p>
    <w:p w14:paraId="5AE54C63" w14:textId="0F6AA518" w:rsidR="003C7CEC" w:rsidRPr="00E41516" w:rsidRDefault="007E27FA" w:rsidP="00E44B57">
      <w:pP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C.1 </w:t>
      </w:r>
      <w:r w:rsidR="003C7CEC" w:rsidRPr="00E41516">
        <w:rPr>
          <w:rFonts w:ascii="Times New Roman" w:eastAsia="Times New Roman" w:hAnsi="Times New Roman" w:cs="Times New Roman"/>
          <w:b/>
          <w:bCs/>
          <w:color w:val="000000"/>
          <w:sz w:val="24"/>
          <w:szCs w:val="24"/>
        </w:rPr>
        <w:t>HQ Staff Travel</w:t>
      </w:r>
    </w:p>
    <w:p w14:paraId="5AE54C64" w14:textId="77777777" w:rsidR="00DF0F6F" w:rsidRPr="00195863" w:rsidRDefault="00DF0F6F" w:rsidP="00E44B57">
      <w:pPr>
        <w:spacing w:after="0" w:line="240" w:lineRule="auto"/>
        <w:jc w:val="both"/>
        <w:rPr>
          <w:rFonts w:ascii="Times New Roman" w:eastAsia="Times New Roman" w:hAnsi="Times New Roman" w:cs="Times New Roman"/>
          <w:b/>
          <w:bCs/>
          <w:color w:val="000000"/>
          <w:sz w:val="24"/>
          <w:szCs w:val="24"/>
          <w:highlight w:val="yellow"/>
          <w:u w:val="single"/>
        </w:rPr>
      </w:pPr>
    </w:p>
    <w:p w14:paraId="5AE54C65" w14:textId="14564F09" w:rsidR="00DF0F6F" w:rsidRPr="004455B1" w:rsidRDefault="007E27FA" w:rsidP="00E44B5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C.1.1 </w:t>
      </w:r>
      <w:r w:rsidR="00093EC4" w:rsidRPr="004455B1">
        <w:rPr>
          <w:rFonts w:ascii="Times New Roman" w:eastAsia="Times New Roman" w:hAnsi="Times New Roman" w:cs="Times New Roman"/>
          <w:b/>
          <w:sz w:val="24"/>
          <w:szCs w:val="24"/>
        </w:rPr>
        <w:t>International Airfare (</w:t>
      </w:r>
      <w:r w:rsidR="00DF0F6F" w:rsidRPr="004455B1">
        <w:rPr>
          <w:rFonts w:ascii="Times New Roman" w:eastAsia="Times New Roman" w:hAnsi="Times New Roman" w:cs="Times New Roman"/>
          <w:b/>
          <w:sz w:val="24"/>
          <w:szCs w:val="24"/>
        </w:rPr>
        <w:t>DC</w:t>
      </w:r>
      <w:r w:rsidR="00093EC4" w:rsidRPr="004455B1">
        <w:rPr>
          <w:rFonts w:ascii="Times New Roman" w:eastAsia="Times New Roman" w:hAnsi="Times New Roman" w:cs="Times New Roman"/>
          <w:b/>
          <w:sz w:val="24"/>
          <w:szCs w:val="24"/>
        </w:rPr>
        <w:t>-</w:t>
      </w:r>
      <w:r w:rsidR="004455B1">
        <w:rPr>
          <w:rFonts w:ascii="Times New Roman" w:eastAsia="Times New Roman" w:hAnsi="Times New Roman" w:cs="Times New Roman"/>
          <w:b/>
          <w:sz w:val="24"/>
          <w:szCs w:val="24"/>
        </w:rPr>
        <w:t>MX)</w:t>
      </w:r>
      <w:r w:rsidR="00DF0F6F" w:rsidRPr="004455B1">
        <w:rPr>
          <w:rFonts w:ascii="Times New Roman" w:eastAsia="Times New Roman" w:hAnsi="Times New Roman" w:cs="Times New Roman"/>
          <w:b/>
          <w:sz w:val="24"/>
          <w:szCs w:val="24"/>
        </w:rPr>
        <w:t xml:space="preserve">: </w:t>
      </w:r>
      <w:r w:rsidR="003C0EE9">
        <w:rPr>
          <w:rFonts w:ascii="Times New Roman" w:eastAsia="Times New Roman" w:hAnsi="Times New Roman" w:cs="Times New Roman"/>
          <w:sz w:val="24"/>
          <w:szCs w:val="24"/>
        </w:rPr>
        <w:t>POA</w:t>
      </w:r>
      <w:r w:rsidR="00DF0F6F" w:rsidRPr="004455B1">
        <w:rPr>
          <w:rFonts w:ascii="Times New Roman" w:eastAsia="Times New Roman" w:hAnsi="Times New Roman" w:cs="Times New Roman"/>
          <w:sz w:val="24"/>
          <w:szCs w:val="24"/>
        </w:rPr>
        <w:t xml:space="preserve"> is budgeting for airfare for </w:t>
      </w:r>
      <w:r w:rsidR="00642464">
        <w:rPr>
          <w:rFonts w:ascii="Times New Roman" w:eastAsia="Times New Roman" w:hAnsi="Times New Roman" w:cs="Times New Roman"/>
          <w:sz w:val="24"/>
          <w:szCs w:val="24"/>
        </w:rPr>
        <w:t>one</w:t>
      </w:r>
      <w:r w:rsidR="00AA2F76" w:rsidRPr="004455B1">
        <w:rPr>
          <w:rFonts w:ascii="Times New Roman" w:eastAsia="Times New Roman" w:hAnsi="Times New Roman" w:cs="Times New Roman"/>
          <w:sz w:val="24"/>
          <w:szCs w:val="24"/>
        </w:rPr>
        <w:t xml:space="preserve"> </w:t>
      </w:r>
      <w:r w:rsidR="0027175E" w:rsidRPr="004455B1">
        <w:rPr>
          <w:rFonts w:ascii="Times New Roman" w:eastAsia="Times New Roman" w:hAnsi="Times New Roman" w:cs="Times New Roman"/>
          <w:sz w:val="24"/>
          <w:szCs w:val="24"/>
        </w:rPr>
        <w:t>(</w:t>
      </w:r>
      <w:r w:rsidR="00642464">
        <w:rPr>
          <w:rFonts w:ascii="Times New Roman" w:eastAsia="Times New Roman" w:hAnsi="Times New Roman" w:cs="Times New Roman"/>
          <w:sz w:val="24"/>
          <w:szCs w:val="24"/>
        </w:rPr>
        <w:t>1</w:t>
      </w:r>
      <w:r w:rsidR="00DF0F6F" w:rsidRPr="004455B1">
        <w:rPr>
          <w:rFonts w:ascii="Times New Roman" w:eastAsia="Times New Roman" w:hAnsi="Times New Roman" w:cs="Times New Roman"/>
          <w:sz w:val="24"/>
          <w:szCs w:val="24"/>
        </w:rPr>
        <w:t>) trip</w:t>
      </w:r>
      <w:r w:rsidR="00093EC4" w:rsidRPr="004455B1">
        <w:rPr>
          <w:rFonts w:ascii="Times New Roman" w:eastAsia="Times New Roman" w:hAnsi="Times New Roman" w:cs="Times New Roman"/>
          <w:sz w:val="24"/>
          <w:szCs w:val="24"/>
        </w:rPr>
        <w:t xml:space="preserve"> per year at a rate of $</w:t>
      </w:r>
      <w:r w:rsidR="00496599">
        <w:rPr>
          <w:rFonts w:ascii="Times New Roman" w:eastAsia="Times New Roman" w:hAnsi="Times New Roman" w:cs="Times New Roman"/>
          <w:sz w:val="24"/>
          <w:szCs w:val="24"/>
        </w:rPr>
        <w:t>700</w:t>
      </w:r>
      <w:r w:rsidR="00093EC4" w:rsidRPr="004455B1">
        <w:rPr>
          <w:rFonts w:ascii="Times New Roman" w:eastAsia="Times New Roman" w:hAnsi="Times New Roman" w:cs="Times New Roman"/>
          <w:sz w:val="24"/>
          <w:szCs w:val="24"/>
        </w:rPr>
        <w:t>/trip</w:t>
      </w:r>
      <w:r w:rsidR="00475AEB">
        <w:rPr>
          <w:rFonts w:ascii="Times New Roman" w:eastAsia="Times New Roman" w:hAnsi="Times New Roman" w:cs="Times New Roman"/>
          <w:sz w:val="24"/>
          <w:szCs w:val="24"/>
        </w:rPr>
        <w:t xml:space="preserve"> based on an average of airline quotes</w:t>
      </w:r>
      <w:r w:rsidR="00093EC4" w:rsidRPr="004455B1">
        <w:rPr>
          <w:rFonts w:ascii="Times New Roman" w:eastAsia="Times New Roman" w:hAnsi="Times New Roman" w:cs="Times New Roman"/>
          <w:sz w:val="24"/>
          <w:szCs w:val="24"/>
        </w:rPr>
        <w:t xml:space="preserve"> </w:t>
      </w:r>
      <w:r w:rsidR="00DF0F6F" w:rsidRPr="004455B1">
        <w:rPr>
          <w:rFonts w:ascii="Times New Roman" w:eastAsia="Times New Roman" w:hAnsi="Times New Roman" w:cs="Times New Roman"/>
          <w:sz w:val="24"/>
          <w:szCs w:val="24"/>
        </w:rPr>
        <w:t xml:space="preserve">for </w:t>
      </w:r>
      <w:r w:rsidR="003C0EE9">
        <w:rPr>
          <w:rFonts w:ascii="Times New Roman" w:eastAsia="Times New Roman" w:hAnsi="Times New Roman" w:cs="Times New Roman"/>
          <w:sz w:val="24"/>
          <w:szCs w:val="24"/>
        </w:rPr>
        <w:t>POA</w:t>
      </w:r>
      <w:r w:rsidR="00200B59" w:rsidRPr="004455B1">
        <w:rPr>
          <w:rFonts w:ascii="Times New Roman" w:eastAsia="Times New Roman" w:hAnsi="Times New Roman" w:cs="Times New Roman"/>
          <w:sz w:val="24"/>
          <w:szCs w:val="24"/>
        </w:rPr>
        <w:t xml:space="preserve"> </w:t>
      </w:r>
      <w:r w:rsidR="00DF0F6F" w:rsidRPr="004455B1">
        <w:rPr>
          <w:rFonts w:ascii="Times New Roman" w:eastAsia="Times New Roman" w:hAnsi="Times New Roman" w:cs="Times New Roman"/>
          <w:sz w:val="24"/>
          <w:szCs w:val="24"/>
        </w:rPr>
        <w:t>HQ staff</w:t>
      </w:r>
      <w:r w:rsidR="00765B3C" w:rsidRPr="004455B1">
        <w:rPr>
          <w:rFonts w:ascii="Times New Roman" w:eastAsia="Times New Roman" w:hAnsi="Times New Roman" w:cs="Times New Roman"/>
          <w:sz w:val="24"/>
          <w:szCs w:val="24"/>
        </w:rPr>
        <w:t xml:space="preserve"> for project management activities and monitoring</w:t>
      </w:r>
      <w:r w:rsidR="00DF0F6F" w:rsidRPr="004455B1">
        <w:rPr>
          <w:rFonts w:ascii="Times New Roman" w:eastAsia="Times New Roman" w:hAnsi="Times New Roman" w:cs="Times New Roman"/>
          <w:sz w:val="24"/>
          <w:szCs w:val="24"/>
        </w:rPr>
        <w:t xml:space="preserve">. The total estimated cost is </w:t>
      </w:r>
      <w:r w:rsidR="0027175E" w:rsidRPr="004455B1">
        <w:rPr>
          <w:rFonts w:ascii="Times New Roman" w:eastAsia="Times New Roman" w:hAnsi="Times New Roman" w:cs="Times New Roman"/>
          <w:b/>
          <w:sz w:val="24"/>
          <w:szCs w:val="24"/>
        </w:rPr>
        <w:t>$</w:t>
      </w:r>
      <w:r w:rsidR="0055631E">
        <w:rPr>
          <w:rFonts w:ascii="Times New Roman" w:eastAsia="Times New Roman" w:hAnsi="Times New Roman" w:cs="Times New Roman"/>
          <w:b/>
          <w:sz w:val="24"/>
          <w:szCs w:val="24"/>
        </w:rPr>
        <w:t>1,</w:t>
      </w:r>
      <w:r w:rsidR="00496599">
        <w:rPr>
          <w:rFonts w:ascii="Times New Roman" w:eastAsia="Times New Roman" w:hAnsi="Times New Roman" w:cs="Times New Roman"/>
          <w:b/>
          <w:sz w:val="24"/>
          <w:szCs w:val="24"/>
        </w:rPr>
        <w:t>428</w:t>
      </w:r>
      <w:r w:rsidR="00DF0F6F" w:rsidRPr="004455B1">
        <w:rPr>
          <w:rFonts w:ascii="Times New Roman" w:eastAsia="Times New Roman" w:hAnsi="Times New Roman" w:cs="Times New Roman"/>
          <w:b/>
          <w:sz w:val="24"/>
          <w:szCs w:val="24"/>
        </w:rPr>
        <w:t xml:space="preserve">. </w:t>
      </w:r>
    </w:p>
    <w:p w14:paraId="5AE54C66" w14:textId="77777777" w:rsidR="00093EC4" w:rsidRPr="00195863" w:rsidRDefault="00093EC4" w:rsidP="00E44B57">
      <w:pPr>
        <w:spacing w:after="0" w:line="240" w:lineRule="auto"/>
        <w:jc w:val="both"/>
        <w:rPr>
          <w:rFonts w:ascii="Times New Roman" w:eastAsia="Times New Roman" w:hAnsi="Times New Roman" w:cs="Times New Roman"/>
          <w:b/>
          <w:sz w:val="24"/>
          <w:szCs w:val="24"/>
          <w:highlight w:val="yellow"/>
        </w:rPr>
      </w:pPr>
    </w:p>
    <w:p w14:paraId="5AE54C67" w14:textId="2285539B" w:rsidR="00093EC4" w:rsidRPr="0055631E" w:rsidRDefault="007E27FA" w:rsidP="00E44B5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C.1.2 </w:t>
      </w:r>
      <w:r w:rsidR="00093EC4" w:rsidRPr="0055631E">
        <w:rPr>
          <w:rFonts w:ascii="Times New Roman" w:eastAsia="Times New Roman" w:hAnsi="Times New Roman" w:cs="Times New Roman"/>
          <w:b/>
          <w:sz w:val="24"/>
          <w:szCs w:val="24"/>
        </w:rPr>
        <w:t xml:space="preserve">Ground Transportation: </w:t>
      </w:r>
      <w:r w:rsidR="003C0EE9">
        <w:rPr>
          <w:rFonts w:ascii="Times New Roman" w:eastAsia="Times New Roman" w:hAnsi="Times New Roman" w:cs="Times New Roman"/>
          <w:sz w:val="24"/>
          <w:szCs w:val="24"/>
        </w:rPr>
        <w:t>POA</w:t>
      </w:r>
      <w:r w:rsidR="00093EC4" w:rsidRPr="0055631E">
        <w:rPr>
          <w:rFonts w:ascii="Times New Roman" w:eastAsia="Times New Roman" w:hAnsi="Times New Roman" w:cs="Times New Roman"/>
          <w:sz w:val="24"/>
          <w:szCs w:val="24"/>
        </w:rPr>
        <w:t xml:space="preserve"> is estimating ground transportation costs at $100/trip </w:t>
      </w:r>
      <w:r w:rsidR="00200B59">
        <w:rPr>
          <w:rFonts w:ascii="Times New Roman" w:eastAsia="Times New Roman" w:hAnsi="Times New Roman" w:cs="Times New Roman"/>
          <w:sz w:val="24"/>
          <w:szCs w:val="24"/>
        </w:rPr>
        <w:t xml:space="preserve">based on prior experience </w:t>
      </w:r>
      <w:r w:rsidR="00093EC4" w:rsidRPr="0055631E">
        <w:rPr>
          <w:rFonts w:ascii="Times New Roman" w:eastAsia="Times New Roman" w:hAnsi="Times New Roman" w:cs="Times New Roman"/>
          <w:sz w:val="24"/>
          <w:szCs w:val="24"/>
        </w:rPr>
        <w:t xml:space="preserve">for </w:t>
      </w:r>
      <w:r w:rsidR="003C0EE9">
        <w:rPr>
          <w:rFonts w:ascii="Times New Roman" w:eastAsia="Times New Roman" w:hAnsi="Times New Roman" w:cs="Times New Roman"/>
          <w:sz w:val="24"/>
          <w:szCs w:val="24"/>
        </w:rPr>
        <w:t>POA</w:t>
      </w:r>
      <w:r w:rsidR="00093EC4" w:rsidRPr="0055631E">
        <w:rPr>
          <w:rFonts w:ascii="Times New Roman" w:eastAsia="Times New Roman" w:hAnsi="Times New Roman" w:cs="Times New Roman"/>
          <w:sz w:val="24"/>
          <w:szCs w:val="24"/>
        </w:rPr>
        <w:t xml:space="preserve"> HQ staff for a total of </w:t>
      </w:r>
      <w:r w:rsidR="00496599">
        <w:rPr>
          <w:rFonts w:ascii="Times New Roman" w:eastAsia="Times New Roman" w:hAnsi="Times New Roman" w:cs="Times New Roman"/>
          <w:sz w:val="24"/>
          <w:szCs w:val="24"/>
        </w:rPr>
        <w:t>2</w:t>
      </w:r>
      <w:r w:rsidR="00093EC4" w:rsidRPr="0055631E">
        <w:rPr>
          <w:rFonts w:ascii="Times New Roman" w:eastAsia="Times New Roman" w:hAnsi="Times New Roman" w:cs="Times New Roman"/>
          <w:sz w:val="24"/>
          <w:szCs w:val="24"/>
        </w:rPr>
        <w:t xml:space="preserve"> trips</w:t>
      </w:r>
      <w:r w:rsidR="00765B3C" w:rsidRPr="0055631E">
        <w:rPr>
          <w:rFonts w:ascii="Times New Roman" w:eastAsia="Times New Roman" w:hAnsi="Times New Roman" w:cs="Times New Roman"/>
          <w:sz w:val="24"/>
          <w:szCs w:val="24"/>
        </w:rPr>
        <w:t xml:space="preserve"> </w:t>
      </w:r>
      <w:r w:rsidR="0014755B">
        <w:rPr>
          <w:rFonts w:ascii="Times New Roman" w:eastAsia="Times New Roman" w:hAnsi="Times New Roman" w:cs="Times New Roman"/>
          <w:sz w:val="24"/>
          <w:szCs w:val="24"/>
        </w:rPr>
        <w:t xml:space="preserve">over </w:t>
      </w:r>
      <w:r w:rsidR="00B32F88">
        <w:rPr>
          <w:rFonts w:ascii="Times New Roman" w:eastAsia="Times New Roman" w:hAnsi="Times New Roman" w:cs="Times New Roman"/>
          <w:sz w:val="24"/>
          <w:szCs w:val="24"/>
        </w:rPr>
        <w:t>life of project (</w:t>
      </w:r>
      <w:r w:rsidR="0014755B">
        <w:rPr>
          <w:rFonts w:ascii="Times New Roman" w:eastAsia="Times New Roman" w:hAnsi="Times New Roman" w:cs="Times New Roman"/>
          <w:sz w:val="24"/>
          <w:szCs w:val="24"/>
        </w:rPr>
        <w:t>LOP</w:t>
      </w:r>
      <w:r w:rsidR="00B32F88">
        <w:rPr>
          <w:rFonts w:ascii="Times New Roman" w:eastAsia="Times New Roman" w:hAnsi="Times New Roman" w:cs="Times New Roman"/>
          <w:sz w:val="24"/>
          <w:szCs w:val="24"/>
        </w:rPr>
        <w:t>)</w:t>
      </w:r>
      <w:r w:rsidR="00093EC4" w:rsidRPr="0055631E">
        <w:rPr>
          <w:rFonts w:ascii="Times New Roman" w:eastAsia="Times New Roman" w:hAnsi="Times New Roman" w:cs="Times New Roman"/>
          <w:sz w:val="24"/>
          <w:szCs w:val="24"/>
        </w:rPr>
        <w:t xml:space="preserve">. The total estimated cost is </w:t>
      </w:r>
      <w:r w:rsidR="00093EC4" w:rsidRPr="0055631E">
        <w:rPr>
          <w:rFonts w:ascii="Times New Roman" w:eastAsia="Times New Roman" w:hAnsi="Times New Roman" w:cs="Times New Roman"/>
          <w:b/>
          <w:sz w:val="24"/>
          <w:szCs w:val="24"/>
        </w:rPr>
        <w:t>$</w:t>
      </w:r>
      <w:r w:rsidR="00496599">
        <w:rPr>
          <w:rFonts w:ascii="Times New Roman" w:eastAsia="Times New Roman" w:hAnsi="Times New Roman" w:cs="Times New Roman"/>
          <w:b/>
          <w:sz w:val="24"/>
          <w:szCs w:val="24"/>
        </w:rPr>
        <w:t>204</w:t>
      </w:r>
      <w:r w:rsidR="00093EC4" w:rsidRPr="0055631E">
        <w:rPr>
          <w:rFonts w:ascii="Times New Roman" w:eastAsia="Times New Roman" w:hAnsi="Times New Roman" w:cs="Times New Roman"/>
          <w:b/>
          <w:sz w:val="24"/>
          <w:szCs w:val="24"/>
        </w:rPr>
        <w:t>.</w:t>
      </w:r>
    </w:p>
    <w:p w14:paraId="5AE54C68" w14:textId="77777777" w:rsidR="00DF0F6F" w:rsidRPr="00195863" w:rsidRDefault="00DF0F6F" w:rsidP="00E44B57">
      <w:pPr>
        <w:spacing w:after="0" w:line="240" w:lineRule="auto"/>
        <w:jc w:val="both"/>
        <w:rPr>
          <w:rFonts w:ascii="Times New Roman" w:eastAsia="Times New Roman" w:hAnsi="Times New Roman" w:cs="Times New Roman"/>
          <w:b/>
          <w:sz w:val="24"/>
          <w:szCs w:val="24"/>
          <w:highlight w:val="yellow"/>
        </w:rPr>
      </w:pPr>
    </w:p>
    <w:p w14:paraId="5AE54C69" w14:textId="443B3F18" w:rsidR="00DF0F6F" w:rsidRPr="00851BCB" w:rsidRDefault="007E27FA" w:rsidP="00E44B5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4"/>
          <w:szCs w:val="24"/>
        </w:rPr>
        <w:t xml:space="preserve">C.1.3 </w:t>
      </w:r>
      <w:r w:rsidR="00DF0F6F" w:rsidRPr="00851BCB">
        <w:rPr>
          <w:rFonts w:ascii="Times New Roman" w:eastAsia="Times New Roman" w:hAnsi="Times New Roman" w:cs="Times New Roman"/>
          <w:b/>
          <w:bCs/>
          <w:color w:val="000000"/>
          <w:sz w:val="24"/>
          <w:szCs w:val="24"/>
        </w:rPr>
        <w:t>Lodging</w:t>
      </w:r>
      <w:r w:rsidR="00DF0F6F" w:rsidRPr="00851BCB">
        <w:rPr>
          <w:rFonts w:ascii="Times New Roman" w:eastAsia="Times New Roman" w:hAnsi="Times New Roman" w:cs="Times New Roman"/>
          <w:b/>
          <w:sz w:val="24"/>
          <w:szCs w:val="24"/>
        </w:rPr>
        <w:t xml:space="preserve">: </w:t>
      </w:r>
      <w:r w:rsidR="003C0EE9">
        <w:rPr>
          <w:rFonts w:ascii="Times New Roman" w:eastAsia="Times New Roman" w:hAnsi="Times New Roman" w:cs="Times New Roman"/>
          <w:sz w:val="24"/>
          <w:szCs w:val="24"/>
        </w:rPr>
        <w:t>POA</w:t>
      </w:r>
      <w:r w:rsidR="00DF0F6F" w:rsidRPr="00851BCB">
        <w:rPr>
          <w:rFonts w:ascii="Times New Roman" w:eastAsia="Times New Roman" w:hAnsi="Times New Roman" w:cs="Times New Roman"/>
          <w:bCs/>
          <w:color w:val="000000"/>
          <w:sz w:val="24"/>
          <w:szCs w:val="24"/>
        </w:rPr>
        <w:t xml:space="preserve"> is budgeting lodging at a rate of $</w:t>
      </w:r>
      <w:r w:rsidR="0038686A">
        <w:rPr>
          <w:rFonts w:ascii="Times New Roman" w:eastAsia="Times New Roman" w:hAnsi="Times New Roman" w:cs="Times New Roman"/>
          <w:bCs/>
          <w:color w:val="000000"/>
          <w:sz w:val="24"/>
          <w:szCs w:val="24"/>
        </w:rPr>
        <w:t>1</w:t>
      </w:r>
      <w:r w:rsidR="00642F3D">
        <w:rPr>
          <w:rFonts w:ascii="Times New Roman" w:eastAsia="Times New Roman" w:hAnsi="Times New Roman" w:cs="Times New Roman"/>
          <w:bCs/>
          <w:color w:val="000000"/>
          <w:sz w:val="24"/>
          <w:szCs w:val="24"/>
        </w:rPr>
        <w:t>2</w:t>
      </w:r>
      <w:r w:rsidR="0038686A">
        <w:rPr>
          <w:rFonts w:ascii="Times New Roman" w:eastAsia="Times New Roman" w:hAnsi="Times New Roman" w:cs="Times New Roman"/>
          <w:bCs/>
          <w:color w:val="000000"/>
          <w:sz w:val="24"/>
          <w:szCs w:val="24"/>
        </w:rPr>
        <w:t>0</w:t>
      </w:r>
      <w:r w:rsidR="00DF0F6F" w:rsidRPr="00851BCB">
        <w:rPr>
          <w:rFonts w:ascii="Times New Roman" w:eastAsia="Times New Roman" w:hAnsi="Times New Roman" w:cs="Times New Roman"/>
          <w:bCs/>
          <w:color w:val="000000"/>
          <w:sz w:val="24"/>
          <w:szCs w:val="24"/>
        </w:rPr>
        <w:t>/</w:t>
      </w:r>
      <w:r w:rsidR="00093EC4" w:rsidRPr="00851BCB">
        <w:rPr>
          <w:rFonts w:ascii="Times New Roman" w:eastAsia="Times New Roman" w:hAnsi="Times New Roman" w:cs="Times New Roman"/>
          <w:bCs/>
          <w:color w:val="000000"/>
          <w:sz w:val="24"/>
          <w:szCs w:val="24"/>
        </w:rPr>
        <w:t>night</w:t>
      </w:r>
      <w:r w:rsidR="00DF0F6F" w:rsidRPr="00851BCB">
        <w:rPr>
          <w:rFonts w:ascii="Times New Roman" w:eastAsia="Times New Roman" w:hAnsi="Times New Roman" w:cs="Times New Roman"/>
          <w:bCs/>
          <w:color w:val="000000"/>
          <w:sz w:val="24"/>
          <w:szCs w:val="24"/>
        </w:rPr>
        <w:t xml:space="preserve"> </w:t>
      </w:r>
      <w:r w:rsidR="00810CB8" w:rsidRPr="00810CB8">
        <w:rPr>
          <w:rFonts w:ascii="Times New Roman" w:eastAsia="Times New Roman" w:hAnsi="Times New Roman" w:cs="Times New Roman"/>
          <w:bCs/>
          <w:color w:val="000000"/>
          <w:sz w:val="24"/>
          <w:szCs w:val="24"/>
        </w:rPr>
        <w:t xml:space="preserve">based on an average </w:t>
      </w:r>
      <w:r w:rsidR="005E4CB2">
        <w:rPr>
          <w:rFonts w:ascii="Times New Roman" w:eastAsia="Times New Roman" w:hAnsi="Times New Roman" w:cs="Times New Roman"/>
          <w:bCs/>
          <w:color w:val="000000"/>
          <w:sz w:val="24"/>
          <w:szCs w:val="24"/>
        </w:rPr>
        <w:t xml:space="preserve">from </w:t>
      </w:r>
      <w:r w:rsidR="00810CB8" w:rsidRPr="00810CB8">
        <w:rPr>
          <w:rFonts w:ascii="Times New Roman" w:eastAsia="Times New Roman" w:hAnsi="Times New Roman" w:cs="Times New Roman"/>
          <w:bCs/>
          <w:color w:val="000000"/>
          <w:sz w:val="24"/>
          <w:szCs w:val="24"/>
        </w:rPr>
        <w:t>previous travel and a portion of the USG government lodging</w:t>
      </w:r>
      <w:r w:rsidR="002575D2">
        <w:rPr>
          <w:rFonts w:ascii="Times New Roman" w:eastAsia="Times New Roman" w:hAnsi="Times New Roman" w:cs="Times New Roman"/>
          <w:bCs/>
          <w:color w:val="000000"/>
          <w:sz w:val="24"/>
          <w:szCs w:val="24"/>
        </w:rPr>
        <w:t xml:space="preserve"> </w:t>
      </w:r>
      <w:r w:rsidR="00810CB8" w:rsidRPr="00810CB8">
        <w:rPr>
          <w:rFonts w:ascii="Times New Roman" w:eastAsia="Times New Roman" w:hAnsi="Times New Roman" w:cs="Times New Roman"/>
          <w:bCs/>
          <w:color w:val="000000"/>
          <w:sz w:val="24"/>
          <w:szCs w:val="24"/>
        </w:rPr>
        <w:t>rates</w:t>
      </w:r>
      <w:r w:rsidR="00F56B22">
        <w:rPr>
          <w:rFonts w:ascii="Times New Roman" w:eastAsia="Times New Roman" w:hAnsi="Times New Roman" w:cs="Times New Roman"/>
          <w:bCs/>
          <w:color w:val="000000"/>
          <w:sz w:val="24"/>
          <w:szCs w:val="24"/>
        </w:rPr>
        <w:t xml:space="preserve">. This is for </w:t>
      </w:r>
      <w:r w:rsidR="003C7CEC" w:rsidRPr="00851BCB">
        <w:rPr>
          <w:rFonts w:ascii="Times New Roman" w:eastAsia="Times New Roman" w:hAnsi="Times New Roman" w:cs="Times New Roman"/>
          <w:bCs/>
          <w:color w:val="000000"/>
          <w:sz w:val="24"/>
          <w:szCs w:val="24"/>
        </w:rPr>
        <w:t xml:space="preserve">a total of </w:t>
      </w:r>
      <w:r w:rsidR="00642F3D">
        <w:rPr>
          <w:rFonts w:ascii="Times New Roman" w:eastAsia="Times New Roman" w:hAnsi="Times New Roman" w:cs="Times New Roman"/>
          <w:bCs/>
          <w:color w:val="000000"/>
          <w:sz w:val="24"/>
          <w:szCs w:val="24"/>
        </w:rPr>
        <w:t>8</w:t>
      </w:r>
      <w:r w:rsidR="00DF0F6F" w:rsidRPr="00851BCB">
        <w:rPr>
          <w:rFonts w:ascii="Times New Roman" w:eastAsia="Times New Roman" w:hAnsi="Times New Roman" w:cs="Times New Roman"/>
          <w:bCs/>
          <w:color w:val="000000"/>
          <w:sz w:val="24"/>
          <w:szCs w:val="24"/>
        </w:rPr>
        <w:t xml:space="preserve"> </w:t>
      </w:r>
      <w:r w:rsidR="00765B3C" w:rsidRPr="00851BCB">
        <w:rPr>
          <w:rFonts w:ascii="Times New Roman" w:eastAsia="Times New Roman" w:hAnsi="Times New Roman" w:cs="Times New Roman"/>
          <w:bCs/>
          <w:color w:val="000000"/>
          <w:sz w:val="24"/>
          <w:szCs w:val="24"/>
        </w:rPr>
        <w:t xml:space="preserve">nights (an average of </w:t>
      </w:r>
      <w:r w:rsidR="00642F3D">
        <w:rPr>
          <w:rFonts w:ascii="Times New Roman" w:eastAsia="Times New Roman" w:hAnsi="Times New Roman" w:cs="Times New Roman"/>
          <w:bCs/>
          <w:color w:val="000000"/>
          <w:sz w:val="24"/>
          <w:szCs w:val="24"/>
        </w:rPr>
        <w:t>4</w:t>
      </w:r>
      <w:r w:rsidR="00093EC4" w:rsidRPr="00851BCB">
        <w:rPr>
          <w:rFonts w:ascii="Times New Roman" w:eastAsia="Times New Roman" w:hAnsi="Times New Roman" w:cs="Times New Roman"/>
          <w:bCs/>
          <w:color w:val="000000"/>
          <w:sz w:val="24"/>
          <w:szCs w:val="24"/>
        </w:rPr>
        <w:t xml:space="preserve"> </w:t>
      </w:r>
      <w:r w:rsidR="00765B3C" w:rsidRPr="00851BCB">
        <w:rPr>
          <w:rFonts w:ascii="Times New Roman" w:eastAsia="Times New Roman" w:hAnsi="Times New Roman" w:cs="Times New Roman"/>
          <w:bCs/>
          <w:color w:val="000000"/>
          <w:sz w:val="24"/>
          <w:szCs w:val="24"/>
        </w:rPr>
        <w:t xml:space="preserve">nights </w:t>
      </w:r>
      <w:r w:rsidR="00093EC4" w:rsidRPr="00851BCB">
        <w:rPr>
          <w:rFonts w:ascii="Times New Roman" w:eastAsia="Times New Roman" w:hAnsi="Times New Roman" w:cs="Times New Roman"/>
          <w:bCs/>
          <w:color w:val="000000"/>
          <w:sz w:val="24"/>
          <w:szCs w:val="24"/>
        </w:rPr>
        <w:t>per trip</w:t>
      </w:r>
      <w:r w:rsidR="00DF0F6F" w:rsidRPr="00851BCB">
        <w:rPr>
          <w:rFonts w:ascii="Times New Roman" w:eastAsia="Times New Roman" w:hAnsi="Times New Roman" w:cs="Times New Roman"/>
          <w:bCs/>
          <w:color w:val="000000"/>
          <w:sz w:val="24"/>
          <w:szCs w:val="24"/>
        </w:rPr>
        <w:t xml:space="preserve">). </w:t>
      </w:r>
      <w:r w:rsidR="00DF0F6F" w:rsidRPr="00851BCB">
        <w:rPr>
          <w:rFonts w:ascii="Times New Roman" w:eastAsia="Times New Roman" w:hAnsi="Times New Roman" w:cs="Times New Roman"/>
          <w:sz w:val="24"/>
          <w:szCs w:val="24"/>
        </w:rPr>
        <w:t xml:space="preserve">The total estimated cost is </w:t>
      </w:r>
      <w:r w:rsidR="00DF0F6F" w:rsidRPr="00851BCB">
        <w:rPr>
          <w:rFonts w:ascii="Times New Roman" w:eastAsia="Times New Roman" w:hAnsi="Times New Roman" w:cs="Times New Roman"/>
          <w:b/>
          <w:sz w:val="24"/>
          <w:szCs w:val="24"/>
        </w:rPr>
        <w:t>$</w:t>
      </w:r>
      <w:r w:rsidR="00914D54">
        <w:rPr>
          <w:rFonts w:ascii="Times New Roman" w:eastAsia="Times New Roman" w:hAnsi="Times New Roman" w:cs="Times New Roman"/>
          <w:b/>
          <w:sz w:val="24"/>
          <w:szCs w:val="24"/>
        </w:rPr>
        <w:t>979</w:t>
      </w:r>
      <w:r w:rsidR="00DF0F6F" w:rsidRPr="00851BCB">
        <w:rPr>
          <w:rFonts w:ascii="Times New Roman" w:eastAsia="Times New Roman" w:hAnsi="Times New Roman" w:cs="Times New Roman"/>
          <w:b/>
          <w:sz w:val="24"/>
          <w:szCs w:val="24"/>
        </w:rPr>
        <w:t>.</w:t>
      </w:r>
    </w:p>
    <w:p w14:paraId="5AE54C6A" w14:textId="77777777" w:rsidR="003C7CEC" w:rsidRPr="00F23BEC" w:rsidRDefault="003C7CEC" w:rsidP="00E44B57">
      <w:pPr>
        <w:spacing w:after="0" w:line="240" w:lineRule="auto"/>
        <w:jc w:val="both"/>
        <w:rPr>
          <w:rFonts w:ascii="Times New Roman" w:eastAsia="Times New Roman" w:hAnsi="Times New Roman" w:cs="Times New Roman"/>
          <w:b/>
          <w:sz w:val="24"/>
          <w:szCs w:val="24"/>
        </w:rPr>
      </w:pPr>
    </w:p>
    <w:p w14:paraId="5AE54C6B" w14:textId="0E44F9F6" w:rsidR="003C7CEC" w:rsidRPr="00F23BEC" w:rsidRDefault="007E27FA" w:rsidP="00E44B5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C.1.4 </w:t>
      </w:r>
      <w:r w:rsidR="003C7CEC" w:rsidRPr="00F23BEC">
        <w:rPr>
          <w:rFonts w:ascii="Times New Roman" w:eastAsia="Times New Roman" w:hAnsi="Times New Roman" w:cs="Times New Roman"/>
          <w:b/>
          <w:sz w:val="24"/>
          <w:szCs w:val="24"/>
        </w:rPr>
        <w:t xml:space="preserve">M&amp;IE: </w:t>
      </w:r>
      <w:r w:rsidR="003C0EE9">
        <w:rPr>
          <w:rFonts w:ascii="Times New Roman" w:eastAsia="Times New Roman" w:hAnsi="Times New Roman" w:cs="Times New Roman"/>
          <w:sz w:val="24"/>
          <w:szCs w:val="24"/>
        </w:rPr>
        <w:t>POA</w:t>
      </w:r>
      <w:r w:rsidR="003C7CEC" w:rsidRPr="00F23BEC">
        <w:rPr>
          <w:rFonts w:ascii="Times New Roman" w:eastAsia="Times New Roman" w:hAnsi="Times New Roman" w:cs="Times New Roman"/>
          <w:sz w:val="24"/>
          <w:szCs w:val="24"/>
        </w:rPr>
        <w:t xml:space="preserve"> is budgeting meals and incidentals at a</w:t>
      </w:r>
      <w:r w:rsidR="00765B3C" w:rsidRPr="00F23BEC">
        <w:rPr>
          <w:rFonts w:ascii="Times New Roman" w:eastAsia="Times New Roman" w:hAnsi="Times New Roman" w:cs="Times New Roman"/>
          <w:sz w:val="24"/>
          <w:szCs w:val="24"/>
        </w:rPr>
        <w:t xml:space="preserve"> </w:t>
      </w:r>
      <w:r w:rsidR="003C7CEC" w:rsidRPr="00F23BEC">
        <w:rPr>
          <w:rFonts w:ascii="Times New Roman" w:eastAsia="Times New Roman" w:hAnsi="Times New Roman" w:cs="Times New Roman"/>
          <w:sz w:val="24"/>
          <w:szCs w:val="24"/>
        </w:rPr>
        <w:t>rate of $</w:t>
      </w:r>
      <w:r w:rsidR="00642F3D">
        <w:rPr>
          <w:rFonts w:ascii="Times New Roman" w:eastAsia="Times New Roman" w:hAnsi="Times New Roman" w:cs="Times New Roman"/>
          <w:sz w:val="24"/>
          <w:szCs w:val="24"/>
        </w:rPr>
        <w:t>95</w:t>
      </w:r>
      <w:r w:rsidR="003C7CEC" w:rsidRPr="00F23BEC">
        <w:rPr>
          <w:rFonts w:ascii="Times New Roman" w:eastAsia="Times New Roman" w:hAnsi="Times New Roman" w:cs="Times New Roman"/>
          <w:sz w:val="24"/>
          <w:szCs w:val="24"/>
        </w:rPr>
        <w:t>/day</w:t>
      </w:r>
      <w:r w:rsidR="00E06434">
        <w:rPr>
          <w:rFonts w:ascii="Times New Roman" w:eastAsia="Times New Roman" w:hAnsi="Times New Roman" w:cs="Times New Roman"/>
          <w:sz w:val="24"/>
          <w:szCs w:val="24"/>
        </w:rPr>
        <w:t xml:space="preserve"> which is</w:t>
      </w:r>
      <w:r w:rsidR="00E06434" w:rsidRPr="00E06434">
        <w:rPr>
          <w:rFonts w:ascii="Times New Roman" w:eastAsia="Times New Roman" w:hAnsi="Times New Roman" w:cs="Times New Roman"/>
          <w:sz w:val="24"/>
          <w:szCs w:val="24"/>
        </w:rPr>
        <w:t xml:space="preserve"> a reduced M&amp;IE rate based on </w:t>
      </w:r>
      <w:r w:rsidR="003C0EE9">
        <w:rPr>
          <w:rFonts w:ascii="Times New Roman" w:eastAsia="Times New Roman" w:hAnsi="Times New Roman" w:cs="Times New Roman"/>
          <w:sz w:val="24"/>
          <w:szCs w:val="24"/>
        </w:rPr>
        <w:t>POA</w:t>
      </w:r>
      <w:r w:rsidR="00642F3D">
        <w:rPr>
          <w:rFonts w:ascii="Times New Roman" w:eastAsia="Times New Roman" w:hAnsi="Times New Roman" w:cs="Times New Roman"/>
          <w:sz w:val="24"/>
          <w:szCs w:val="24"/>
        </w:rPr>
        <w:t xml:space="preserve"> </w:t>
      </w:r>
      <w:r w:rsidR="00E06434">
        <w:rPr>
          <w:rFonts w:ascii="Times New Roman" w:eastAsia="Times New Roman" w:hAnsi="Times New Roman" w:cs="Times New Roman"/>
          <w:sz w:val="24"/>
          <w:szCs w:val="24"/>
        </w:rPr>
        <w:t>policy</w:t>
      </w:r>
      <w:r w:rsidR="00E06434" w:rsidRPr="00E06434">
        <w:rPr>
          <w:rFonts w:ascii="Times New Roman" w:eastAsia="Times New Roman" w:hAnsi="Times New Roman" w:cs="Times New Roman"/>
          <w:sz w:val="24"/>
          <w:szCs w:val="24"/>
        </w:rPr>
        <w:t xml:space="preserve"> and a portion of the USG government per diem rates</w:t>
      </w:r>
      <w:r w:rsidR="002255BC">
        <w:rPr>
          <w:rFonts w:ascii="Times New Roman" w:eastAsia="Times New Roman" w:hAnsi="Times New Roman" w:cs="Times New Roman"/>
          <w:sz w:val="24"/>
          <w:szCs w:val="24"/>
        </w:rPr>
        <w:t>. This is for</w:t>
      </w:r>
      <w:r w:rsidR="003C7CEC" w:rsidRPr="00F23BEC">
        <w:rPr>
          <w:rFonts w:ascii="Times New Roman" w:eastAsia="Times New Roman" w:hAnsi="Times New Roman" w:cs="Times New Roman"/>
          <w:sz w:val="24"/>
          <w:szCs w:val="24"/>
        </w:rPr>
        <w:t xml:space="preserve"> a total of </w:t>
      </w:r>
      <w:r w:rsidR="00642F3D">
        <w:rPr>
          <w:rFonts w:ascii="Times New Roman" w:eastAsia="Times New Roman" w:hAnsi="Times New Roman" w:cs="Times New Roman"/>
          <w:sz w:val="24"/>
          <w:szCs w:val="24"/>
        </w:rPr>
        <w:t>10</w:t>
      </w:r>
      <w:r w:rsidR="003C7CEC" w:rsidRPr="00F23BEC">
        <w:rPr>
          <w:rFonts w:ascii="Times New Roman" w:eastAsia="Times New Roman" w:hAnsi="Times New Roman" w:cs="Times New Roman"/>
          <w:sz w:val="24"/>
          <w:szCs w:val="24"/>
        </w:rPr>
        <w:t xml:space="preserve"> days (</w:t>
      </w:r>
      <w:r w:rsidR="00765B3C" w:rsidRPr="00F23BEC">
        <w:rPr>
          <w:rFonts w:ascii="Times New Roman" w:eastAsia="Times New Roman" w:hAnsi="Times New Roman" w:cs="Times New Roman"/>
          <w:sz w:val="24"/>
          <w:szCs w:val="24"/>
        </w:rPr>
        <w:t xml:space="preserve">an average of </w:t>
      </w:r>
      <w:r w:rsidR="00642F3D">
        <w:rPr>
          <w:rFonts w:ascii="Times New Roman" w:eastAsia="Times New Roman" w:hAnsi="Times New Roman" w:cs="Times New Roman"/>
          <w:sz w:val="24"/>
          <w:szCs w:val="24"/>
        </w:rPr>
        <w:t>5</w:t>
      </w:r>
      <w:r w:rsidR="003C7CEC" w:rsidRPr="00F23BEC">
        <w:rPr>
          <w:rFonts w:ascii="Times New Roman" w:eastAsia="Times New Roman" w:hAnsi="Times New Roman" w:cs="Times New Roman"/>
          <w:sz w:val="24"/>
          <w:szCs w:val="24"/>
        </w:rPr>
        <w:t xml:space="preserve"> days per trip). The total estimated cost is </w:t>
      </w:r>
      <w:r w:rsidR="0027175E" w:rsidRPr="00F23BEC">
        <w:rPr>
          <w:rFonts w:ascii="Times New Roman" w:eastAsia="Times New Roman" w:hAnsi="Times New Roman" w:cs="Times New Roman"/>
          <w:b/>
          <w:sz w:val="24"/>
          <w:szCs w:val="24"/>
        </w:rPr>
        <w:t>$</w:t>
      </w:r>
      <w:r w:rsidR="00642F3D">
        <w:rPr>
          <w:rFonts w:ascii="Times New Roman" w:eastAsia="Times New Roman" w:hAnsi="Times New Roman" w:cs="Times New Roman"/>
          <w:b/>
          <w:sz w:val="24"/>
          <w:szCs w:val="24"/>
        </w:rPr>
        <w:t>969</w:t>
      </w:r>
      <w:r w:rsidR="003C7CEC" w:rsidRPr="00F23BEC">
        <w:rPr>
          <w:rFonts w:ascii="Times New Roman" w:eastAsia="Times New Roman" w:hAnsi="Times New Roman" w:cs="Times New Roman"/>
          <w:sz w:val="24"/>
          <w:szCs w:val="24"/>
        </w:rPr>
        <w:t>.</w:t>
      </w:r>
    </w:p>
    <w:p w14:paraId="5AE54C76" w14:textId="77777777" w:rsidR="003C7CEC" w:rsidRPr="00195863" w:rsidRDefault="003C7CEC" w:rsidP="00E44B57">
      <w:pPr>
        <w:spacing w:after="0" w:line="240" w:lineRule="auto"/>
        <w:jc w:val="both"/>
        <w:rPr>
          <w:rFonts w:ascii="Times New Roman" w:eastAsia="Times New Roman" w:hAnsi="Times New Roman" w:cs="Times New Roman"/>
          <w:sz w:val="24"/>
          <w:szCs w:val="24"/>
          <w:highlight w:val="yellow"/>
        </w:rPr>
      </w:pPr>
    </w:p>
    <w:p w14:paraId="5AE54C77" w14:textId="7993C4AA" w:rsidR="003C7CEC" w:rsidRPr="00A670E4" w:rsidRDefault="000415E5" w:rsidP="00E44B5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C.2 </w:t>
      </w:r>
      <w:r w:rsidR="003C7CEC" w:rsidRPr="00A670E4">
        <w:rPr>
          <w:rFonts w:ascii="Times New Roman" w:eastAsia="Times New Roman" w:hAnsi="Times New Roman" w:cs="Times New Roman"/>
          <w:b/>
          <w:sz w:val="24"/>
          <w:szCs w:val="24"/>
        </w:rPr>
        <w:t>Local Staff In-Country Travel</w:t>
      </w:r>
    </w:p>
    <w:p w14:paraId="5AE54C78" w14:textId="77777777" w:rsidR="003C7CEC" w:rsidRPr="001C3FC7" w:rsidRDefault="003C7CEC" w:rsidP="00E44B57">
      <w:pPr>
        <w:spacing w:after="0" w:line="240" w:lineRule="auto"/>
        <w:jc w:val="both"/>
        <w:rPr>
          <w:rFonts w:ascii="Times New Roman" w:eastAsia="Times New Roman" w:hAnsi="Times New Roman" w:cs="Times New Roman"/>
          <w:b/>
          <w:sz w:val="24"/>
          <w:szCs w:val="24"/>
        </w:rPr>
      </w:pPr>
    </w:p>
    <w:p w14:paraId="7843BD24" w14:textId="1753C4AB" w:rsidR="0051343B" w:rsidRDefault="0051343B" w:rsidP="0051343B">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C.2.1 Domestic Airfare</w:t>
      </w:r>
      <w:r w:rsidRPr="004455B1">
        <w:rPr>
          <w:rFonts w:ascii="Times New Roman" w:eastAsia="Times New Roman" w:hAnsi="Times New Roman" w:cs="Times New Roman"/>
          <w:b/>
          <w:sz w:val="24"/>
          <w:szCs w:val="24"/>
        </w:rPr>
        <w:t xml:space="preserve">: </w:t>
      </w:r>
      <w:r w:rsidR="003C0EE9">
        <w:rPr>
          <w:rFonts w:ascii="Times New Roman" w:eastAsia="Times New Roman" w:hAnsi="Times New Roman" w:cs="Times New Roman"/>
          <w:sz w:val="24"/>
          <w:szCs w:val="24"/>
        </w:rPr>
        <w:t>POA</w:t>
      </w:r>
      <w:r w:rsidRPr="004455B1">
        <w:rPr>
          <w:rFonts w:ascii="Times New Roman" w:eastAsia="Times New Roman" w:hAnsi="Times New Roman" w:cs="Times New Roman"/>
          <w:sz w:val="24"/>
          <w:szCs w:val="24"/>
        </w:rPr>
        <w:t xml:space="preserve"> is budgeting for airfare </w:t>
      </w:r>
      <w:r>
        <w:rPr>
          <w:rFonts w:ascii="Times New Roman" w:eastAsia="Times New Roman" w:hAnsi="Times New Roman" w:cs="Times New Roman"/>
          <w:sz w:val="24"/>
          <w:szCs w:val="24"/>
        </w:rPr>
        <w:t>for</w:t>
      </w:r>
      <w:r w:rsidR="004108B3">
        <w:rPr>
          <w:rFonts w:ascii="Times New Roman" w:eastAsia="Times New Roman" w:hAnsi="Times New Roman" w:cs="Times New Roman"/>
          <w:sz w:val="24"/>
          <w:szCs w:val="24"/>
        </w:rPr>
        <w:t xml:space="preserve"> 2</w:t>
      </w:r>
      <w:r>
        <w:rPr>
          <w:rFonts w:ascii="Times New Roman" w:eastAsia="Times New Roman" w:hAnsi="Times New Roman" w:cs="Times New Roman"/>
          <w:sz w:val="24"/>
          <w:szCs w:val="24"/>
        </w:rPr>
        <w:t xml:space="preserve"> domestic flights</w:t>
      </w:r>
      <w:r w:rsidR="004108B3">
        <w:rPr>
          <w:rFonts w:ascii="Times New Roman" w:eastAsia="Times New Roman" w:hAnsi="Times New Roman" w:cs="Times New Roman"/>
          <w:sz w:val="24"/>
          <w:szCs w:val="24"/>
        </w:rPr>
        <w:t xml:space="preserve"> a year</w:t>
      </w:r>
      <w:r>
        <w:rPr>
          <w:rFonts w:ascii="Times New Roman" w:eastAsia="Times New Roman" w:hAnsi="Times New Roman" w:cs="Times New Roman"/>
          <w:sz w:val="24"/>
          <w:szCs w:val="24"/>
        </w:rPr>
        <w:t xml:space="preserve"> to the targeted geographic regions at a rate </w:t>
      </w:r>
      <w:r w:rsidRPr="004455B1">
        <w:rPr>
          <w:rFonts w:ascii="Times New Roman" w:eastAsia="Times New Roman" w:hAnsi="Times New Roman" w:cs="Times New Roman"/>
          <w:sz w:val="24"/>
          <w:szCs w:val="24"/>
        </w:rPr>
        <w:t>of $</w:t>
      </w:r>
      <w:r>
        <w:rPr>
          <w:rFonts w:ascii="Times New Roman" w:eastAsia="Times New Roman" w:hAnsi="Times New Roman" w:cs="Times New Roman"/>
          <w:sz w:val="24"/>
          <w:szCs w:val="24"/>
        </w:rPr>
        <w:t>200</w:t>
      </w:r>
      <w:r w:rsidRPr="004455B1">
        <w:rPr>
          <w:rFonts w:ascii="Times New Roman" w:eastAsia="Times New Roman" w:hAnsi="Times New Roman" w:cs="Times New Roman"/>
          <w:sz w:val="24"/>
          <w:szCs w:val="24"/>
        </w:rPr>
        <w:t xml:space="preserve">/trip </w:t>
      </w:r>
      <w:r>
        <w:rPr>
          <w:rFonts w:ascii="Times New Roman" w:eastAsia="Times New Roman" w:hAnsi="Times New Roman" w:cs="Times New Roman"/>
          <w:sz w:val="24"/>
          <w:szCs w:val="24"/>
        </w:rPr>
        <w:t>based on domestic airline quotes</w:t>
      </w:r>
      <w:r w:rsidRPr="001C3FC7">
        <w:rPr>
          <w:rFonts w:ascii="Times New Roman" w:eastAsia="Times New Roman" w:hAnsi="Times New Roman" w:cs="Times New Roman"/>
          <w:sz w:val="24"/>
          <w:szCs w:val="24"/>
        </w:rPr>
        <w:t>.</w:t>
      </w:r>
      <w:r w:rsidRPr="001C3FC7">
        <w:rPr>
          <w:rFonts w:ascii="Times New Roman" w:eastAsia="Times New Roman" w:hAnsi="Times New Roman" w:cs="Times New Roman"/>
          <w:bCs/>
          <w:color w:val="000000"/>
          <w:sz w:val="24"/>
          <w:szCs w:val="24"/>
        </w:rPr>
        <w:t xml:space="preserve"> </w:t>
      </w:r>
      <w:r w:rsidRPr="004455B1">
        <w:rPr>
          <w:rFonts w:ascii="Times New Roman" w:eastAsia="Times New Roman" w:hAnsi="Times New Roman" w:cs="Times New Roman"/>
          <w:sz w:val="24"/>
          <w:szCs w:val="24"/>
        </w:rPr>
        <w:t xml:space="preserve">The total estimated cost is </w:t>
      </w:r>
      <w:r w:rsidRPr="004455B1">
        <w:rPr>
          <w:rFonts w:ascii="Times New Roman" w:eastAsia="Times New Roman" w:hAnsi="Times New Roman" w:cs="Times New Roman"/>
          <w:b/>
          <w:sz w:val="24"/>
          <w:szCs w:val="24"/>
        </w:rPr>
        <w:t>$</w:t>
      </w:r>
      <w:r w:rsidR="00E071A7">
        <w:rPr>
          <w:rFonts w:ascii="Times New Roman" w:eastAsia="Times New Roman" w:hAnsi="Times New Roman" w:cs="Times New Roman"/>
          <w:b/>
          <w:sz w:val="24"/>
          <w:szCs w:val="24"/>
        </w:rPr>
        <w:t>816</w:t>
      </w:r>
      <w:r w:rsidRPr="004455B1">
        <w:rPr>
          <w:rFonts w:ascii="Times New Roman" w:eastAsia="Times New Roman" w:hAnsi="Times New Roman" w:cs="Times New Roman"/>
          <w:b/>
          <w:sz w:val="24"/>
          <w:szCs w:val="24"/>
        </w:rPr>
        <w:t xml:space="preserve">. </w:t>
      </w:r>
    </w:p>
    <w:p w14:paraId="1172B2D8" w14:textId="77777777" w:rsidR="0051343B" w:rsidRDefault="0051343B" w:rsidP="00E44B57">
      <w:pPr>
        <w:spacing w:after="0" w:line="240" w:lineRule="auto"/>
        <w:jc w:val="both"/>
        <w:rPr>
          <w:rFonts w:ascii="Times New Roman" w:eastAsia="Times New Roman" w:hAnsi="Times New Roman" w:cs="Times New Roman"/>
          <w:b/>
          <w:bCs/>
          <w:color w:val="000000"/>
          <w:sz w:val="24"/>
          <w:szCs w:val="24"/>
        </w:rPr>
      </w:pPr>
    </w:p>
    <w:p w14:paraId="5AE54C79" w14:textId="4125E323" w:rsidR="003C7CEC" w:rsidRPr="001C3FC7" w:rsidRDefault="000415E5" w:rsidP="00E44B5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bCs/>
          <w:color w:val="000000"/>
          <w:sz w:val="24"/>
          <w:szCs w:val="24"/>
        </w:rPr>
        <w:t>C.2.</w:t>
      </w:r>
      <w:r w:rsidR="00E071A7">
        <w:rPr>
          <w:rFonts w:ascii="Times New Roman" w:eastAsia="Times New Roman" w:hAnsi="Times New Roman" w:cs="Times New Roman"/>
          <w:b/>
          <w:bCs/>
          <w:color w:val="000000"/>
          <w:sz w:val="24"/>
          <w:szCs w:val="24"/>
        </w:rPr>
        <w:t>2</w:t>
      </w:r>
      <w:r>
        <w:rPr>
          <w:rFonts w:ascii="Times New Roman" w:eastAsia="Times New Roman" w:hAnsi="Times New Roman" w:cs="Times New Roman"/>
          <w:b/>
          <w:bCs/>
          <w:color w:val="000000"/>
          <w:sz w:val="24"/>
          <w:szCs w:val="24"/>
        </w:rPr>
        <w:t xml:space="preserve"> </w:t>
      </w:r>
      <w:r w:rsidR="003C7CEC" w:rsidRPr="001C3FC7">
        <w:rPr>
          <w:rFonts w:ascii="Times New Roman" w:eastAsia="Times New Roman" w:hAnsi="Times New Roman" w:cs="Times New Roman"/>
          <w:b/>
          <w:bCs/>
          <w:color w:val="000000"/>
          <w:sz w:val="24"/>
          <w:szCs w:val="24"/>
        </w:rPr>
        <w:t>Lodging</w:t>
      </w:r>
      <w:r w:rsidR="003C7CEC" w:rsidRPr="001C3FC7">
        <w:rPr>
          <w:rFonts w:ascii="Times New Roman" w:eastAsia="Times New Roman" w:hAnsi="Times New Roman" w:cs="Times New Roman"/>
          <w:b/>
          <w:sz w:val="24"/>
          <w:szCs w:val="24"/>
        </w:rPr>
        <w:t xml:space="preserve">: </w:t>
      </w:r>
      <w:r w:rsidR="003C0EE9">
        <w:rPr>
          <w:rFonts w:ascii="Times New Roman" w:eastAsia="Times New Roman" w:hAnsi="Times New Roman" w:cs="Times New Roman"/>
          <w:sz w:val="24"/>
          <w:szCs w:val="24"/>
        </w:rPr>
        <w:t>POA</w:t>
      </w:r>
      <w:r w:rsidR="003C7CEC" w:rsidRPr="001C3FC7">
        <w:rPr>
          <w:rFonts w:ascii="Times New Roman" w:eastAsia="Times New Roman" w:hAnsi="Times New Roman" w:cs="Times New Roman"/>
          <w:bCs/>
          <w:color w:val="000000"/>
          <w:sz w:val="24"/>
          <w:szCs w:val="24"/>
        </w:rPr>
        <w:t xml:space="preserve"> is budgeting lodging for local staff</w:t>
      </w:r>
      <w:r w:rsidR="00DC11AB" w:rsidRPr="001C3FC7">
        <w:rPr>
          <w:rFonts w:ascii="Times New Roman" w:eastAsia="Times New Roman" w:hAnsi="Times New Roman" w:cs="Times New Roman"/>
          <w:bCs/>
          <w:color w:val="000000"/>
          <w:sz w:val="24"/>
          <w:szCs w:val="24"/>
        </w:rPr>
        <w:t xml:space="preserve"> for </w:t>
      </w:r>
      <w:r w:rsidR="00690F65" w:rsidRPr="001C3FC7">
        <w:rPr>
          <w:rFonts w:ascii="Times New Roman" w:eastAsia="Times New Roman" w:hAnsi="Times New Roman" w:cs="Times New Roman"/>
          <w:bCs/>
          <w:color w:val="000000"/>
          <w:sz w:val="24"/>
          <w:szCs w:val="24"/>
        </w:rPr>
        <w:t>conducting</w:t>
      </w:r>
      <w:r w:rsidR="00DC11AB" w:rsidRPr="001C3FC7">
        <w:rPr>
          <w:rFonts w:ascii="Times New Roman" w:eastAsia="Times New Roman" w:hAnsi="Times New Roman" w:cs="Times New Roman"/>
          <w:bCs/>
          <w:color w:val="000000"/>
          <w:sz w:val="24"/>
          <w:szCs w:val="24"/>
        </w:rPr>
        <w:t xml:space="preserve"> activities and M&amp;E work outside of </w:t>
      </w:r>
      <w:r w:rsidR="001C3FC7">
        <w:rPr>
          <w:rFonts w:ascii="Times New Roman" w:eastAsia="Times New Roman" w:hAnsi="Times New Roman" w:cs="Times New Roman"/>
          <w:bCs/>
          <w:color w:val="000000"/>
          <w:sz w:val="24"/>
          <w:szCs w:val="24"/>
        </w:rPr>
        <w:t>Mexico City</w:t>
      </w:r>
      <w:r w:rsidR="00E071A7">
        <w:rPr>
          <w:rFonts w:ascii="Times New Roman" w:eastAsia="Times New Roman" w:hAnsi="Times New Roman" w:cs="Times New Roman"/>
          <w:bCs/>
          <w:color w:val="000000"/>
          <w:sz w:val="24"/>
          <w:szCs w:val="24"/>
        </w:rPr>
        <w:t xml:space="preserve"> in the targeted geographic regions</w:t>
      </w:r>
      <w:r w:rsidR="003C7CEC" w:rsidRPr="001C3FC7">
        <w:rPr>
          <w:rFonts w:ascii="Times New Roman" w:eastAsia="Times New Roman" w:hAnsi="Times New Roman" w:cs="Times New Roman"/>
          <w:bCs/>
          <w:color w:val="000000"/>
          <w:sz w:val="24"/>
          <w:szCs w:val="24"/>
        </w:rPr>
        <w:t xml:space="preserve"> at a rate of $</w:t>
      </w:r>
      <w:r w:rsidR="001C3FC7">
        <w:rPr>
          <w:rFonts w:ascii="Times New Roman" w:eastAsia="Times New Roman" w:hAnsi="Times New Roman" w:cs="Times New Roman"/>
          <w:bCs/>
          <w:color w:val="000000"/>
          <w:sz w:val="24"/>
          <w:szCs w:val="24"/>
        </w:rPr>
        <w:t>100</w:t>
      </w:r>
      <w:r w:rsidR="003C7CEC" w:rsidRPr="001C3FC7">
        <w:rPr>
          <w:rFonts w:ascii="Times New Roman" w:eastAsia="Times New Roman" w:hAnsi="Times New Roman" w:cs="Times New Roman"/>
          <w:bCs/>
          <w:color w:val="000000"/>
          <w:sz w:val="24"/>
          <w:szCs w:val="24"/>
        </w:rPr>
        <w:t xml:space="preserve">/night </w:t>
      </w:r>
      <w:r w:rsidR="0089198C" w:rsidRPr="0089198C">
        <w:rPr>
          <w:rFonts w:ascii="Times New Roman" w:eastAsia="Times New Roman" w:hAnsi="Times New Roman" w:cs="Times New Roman"/>
          <w:bCs/>
          <w:color w:val="000000"/>
          <w:sz w:val="24"/>
          <w:szCs w:val="24"/>
        </w:rPr>
        <w:t xml:space="preserve">based on an average </w:t>
      </w:r>
      <w:r w:rsidR="00D22C1B">
        <w:rPr>
          <w:rFonts w:ascii="Times New Roman" w:eastAsia="Times New Roman" w:hAnsi="Times New Roman" w:cs="Times New Roman"/>
          <w:bCs/>
          <w:color w:val="000000"/>
          <w:sz w:val="24"/>
          <w:szCs w:val="24"/>
        </w:rPr>
        <w:t>of cities</w:t>
      </w:r>
      <w:r w:rsidR="0089198C" w:rsidRPr="0089198C">
        <w:rPr>
          <w:rFonts w:ascii="Times New Roman" w:eastAsia="Times New Roman" w:hAnsi="Times New Roman" w:cs="Times New Roman"/>
          <w:bCs/>
          <w:color w:val="000000"/>
          <w:sz w:val="24"/>
          <w:szCs w:val="24"/>
        </w:rPr>
        <w:t xml:space="preserve"> and a portion of the USG government lodging rates</w:t>
      </w:r>
      <w:r w:rsidR="00F56B22">
        <w:rPr>
          <w:rFonts w:ascii="Times New Roman" w:eastAsia="Times New Roman" w:hAnsi="Times New Roman" w:cs="Times New Roman"/>
          <w:bCs/>
          <w:color w:val="000000"/>
          <w:sz w:val="24"/>
          <w:szCs w:val="24"/>
        </w:rPr>
        <w:t>. This is</w:t>
      </w:r>
      <w:r w:rsidR="00D22C1B">
        <w:rPr>
          <w:rFonts w:ascii="Times New Roman" w:eastAsia="Times New Roman" w:hAnsi="Times New Roman" w:cs="Times New Roman"/>
          <w:bCs/>
          <w:color w:val="000000"/>
          <w:sz w:val="24"/>
          <w:szCs w:val="24"/>
        </w:rPr>
        <w:t xml:space="preserve"> </w:t>
      </w:r>
      <w:r w:rsidR="003C7CEC" w:rsidRPr="001C3FC7">
        <w:rPr>
          <w:rFonts w:ascii="Times New Roman" w:eastAsia="Times New Roman" w:hAnsi="Times New Roman" w:cs="Times New Roman"/>
          <w:bCs/>
          <w:color w:val="000000"/>
          <w:sz w:val="24"/>
          <w:szCs w:val="24"/>
        </w:rPr>
        <w:t xml:space="preserve">for a total of </w:t>
      </w:r>
      <w:r w:rsidR="00E071A7">
        <w:rPr>
          <w:rFonts w:ascii="Times New Roman" w:eastAsia="Times New Roman" w:hAnsi="Times New Roman" w:cs="Times New Roman"/>
          <w:bCs/>
          <w:color w:val="000000"/>
          <w:sz w:val="24"/>
          <w:szCs w:val="24"/>
        </w:rPr>
        <w:t>36</w:t>
      </w:r>
      <w:r w:rsidR="003C7CEC" w:rsidRPr="001C3FC7">
        <w:rPr>
          <w:rFonts w:ascii="Times New Roman" w:eastAsia="Times New Roman" w:hAnsi="Times New Roman" w:cs="Times New Roman"/>
          <w:bCs/>
          <w:color w:val="000000"/>
          <w:sz w:val="24"/>
          <w:szCs w:val="24"/>
        </w:rPr>
        <w:t xml:space="preserve"> </w:t>
      </w:r>
      <w:r w:rsidR="00AF59BE" w:rsidRPr="001C3FC7">
        <w:rPr>
          <w:rFonts w:ascii="Times New Roman" w:eastAsia="Times New Roman" w:hAnsi="Times New Roman" w:cs="Times New Roman"/>
          <w:bCs/>
          <w:color w:val="000000"/>
          <w:sz w:val="24"/>
          <w:szCs w:val="24"/>
        </w:rPr>
        <w:t xml:space="preserve">nights </w:t>
      </w:r>
      <w:r w:rsidR="003C7CEC" w:rsidRPr="001C3FC7">
        <w:rPr>
          <w:rFonts w:ascii="Times New Roman" w:eastAsia="Times New Roman" w:hAnsi="Times New Roman" w:cs="Times New Roman"/>
          <w:bCs/>
          <w:color w:val="000000"/>
          <w:sz w:val="24"/>
          <w:szCs w:val="24"/>
        </w:rPr>
        <w:t>(</w:t>
      </w:r>
      <w:r w:rsidR="00C066F9" w:rsidRPr="001C3FC7">
        <w:rPr>
          <w:rFonts w:ascii="Times New Roman" w:eastAsia="Times New Roman" w:hAnsi="Times New Roman" w:cs="Times New Roman"/>
          <w:bCs/>
          <w:color w:val="000000"/>
          <w:sz w:val="24"/>
          <w:szCs w:val="24"/>
        </w:rPr>
        <w:t xml:space="preserve">an average of </w:t>
      </w:r>
      <w:r w:rsidR="00275556">
        <w:rPr>
          <w:rFonts w:ascii="Times New Roman" w:eastAsia="Times New Roman" w:hAnsi="Times New Roman" w:cs="Times New Roman"/>
          <w:bCs/>
          <w:color w:val="000000"/>
          <w:sz w:val="24"/>
          <w:szCs w:val="24"/>
        </w:rPr>
        <w:t>3</w:t>
      </w:r>
      <w:r w:rsidR="003C7CEC" w:rsidRPr="001C3FC7">
        <w:rPr>
          <w:rFonts w:ascii="Times New Roman" w:eastAsia="Times New Roman" w:hAnsi="Times New Roman" w:cs="Times New Roman"/>
          <w:bCs/>
          <w:color w:val="000000"/>
          <w:sz w:val="24"/>
          <w:szCs w:val="24"/>
        </w:rPr>
        <w:t xml:space="preserve"> </w:t>
      </w:r>
      <w:r w:rsidR="0027175E" w:rsidRPr="001C3FC7">
        <w:rPr>
          <w:rFonts w:ascii="Times New Roman" w:eastAsia="Times New Roman" w:hAnsi="Times New Roman" w:cs="Times New Roman"/>
          <w:bCs/>
          <w:color w:val="000000"/>
          <w:sz w:val="24"/>
          <w:szCs w:val="24"/>
        </w:rPr>
        <w:t>nights</w:t>
      </w:r>
      <w:r w:rsidR="003C7CEC" w:rsidRPr="001C3FC7">
        <w:rPr>
          <w:rFonts w:ascii="Times New Roman" w:eastAsia="Times New Roman" w:hAnsi="Times New Roman" w:cs="Times New Roman"/>
          <w:bCs/>
          <w:color w:val="000000"/>
          <w:sz w:val="24"/>
          <w:szCs w:val="24"/>
        </w:rPr>
        <w:t xml:space="preserve"> per trip) </w:t>
      </w:r>
      <w:r w:rsidR="00B32F88">
        <w:rPr>
          <w:rFonts w:ascii="Times New Roman" w:eastAsia="Times New Roman" w:hAnsi="Times New Roman" w:cs="Times New Roman"/>
          <w:bCs/>
          <w:color w:val="000000"/>
          <w:sz w:val="24"/>
          <w:szCs w:val="24"/>
        </w:rPr>
        <w:t>over LOP</w:t>
      </w:r>
      <w:r w:rsidR="001D0EEB" w:rsidRPr="001C3FC7">
        <w:rPr>
          <w:rFonts w:ascii="Times New Roman" w:eastAsia="Times New Roman" w:hAnsi="Times New Roman" w:cs="Times New Roman"/>
          <w:sz w:val="24"/>
          <w:szCs w:val="24"/>
        </w:rPr>
        <w:t xml:space="preserve">. </w:t>
      </w:r>
      <w:r w:rsidR="003C7CEC" w:rsidRPr="001C3FC7">
        <w:rPr>
          <w:rFonts w:ascii="Times New Roman" w:eastAsia="Times New Roman" w:hAnsi="Times New Roman" w:cs="Times New Roman"/>
          <w:sz w:val="24"/>
          <w:szCs w:val="24"/>
        </w:rPr>
        <w:t xml:space="preserve">The total estimated cost is </w:t>
      </w:r>
      <w:r w:rsidR="003C7CEC" w:rsidRPr="001C3FC7">
        <w:rPr>
          <w:rFonts w:ascii="Times New Roman" w:eastAsia="Times New Roman" w:hAnsi="Times New Roman" w:cs="Times New Roman"/>
          <w:b/>
          <w:sz w:val="24"/>
          <w:szCs w:val="24"/>
        </w:rPr>
        <w:t>$</w:t>
      </w:r>
      <w:r w:rsidR="00E071A7">
        <w:rPr>
          <w:rFonts w:ascii="Times New Roman" w:eastAsia="Times New Roman" w:hAnsi="Times New Roman" w:cs="Times New Roman"/>
          <w:b/>
          <w:sz w:val="24"/>
          <w:szCs w:val="24"/>
        </w:rPr>
        <w:t>3,672</w:t>
      </w:r>
      <w:r w:rsidR="003C7CEC" w:rsidRPr="001C3FC7">
        <w:rPr>
          <w:rFonts w:ascii="Times New Roman" w:eastAsia="Times New Roman" w:hAnsi="Times New Roman" w:cs="Times New Roman"/>
          <w:b/>
          <w:sz w:val="24"/>
          <w:szCs w:val="24"/>
        </w:rPr>
        <w:t>.</w:t>
      </w:r>
    </w:p>
    <w:p w14:paraId="5AE54C7A" w14:textId="77777777" w:rsidR="003C7CEC" w:rsidRPr="001C3FC7" w:rsidRDefault="003C7CEC" w:rsidP="00E44B57">
      <w:pPr>
        <w:spacing w:after="0" w:line="240" w:lineRule="auto"/>
        <w:jc w:val="both"/>
        <w:rPr>
          <w:rFonts w:ascii="Times New Roman" w:eastAsia="Times New Roman" w:hAnsi="Times New Roman" w:cs="Times New Roman"/>
          <w:b/>
          <w:sz w:val="24"/>
          <w:szCs w:val="24"/>
        </w:rPr>
      </w:pPr>
    </w:p>
    <w:p w14:paraId="5AE54C7B" w14:textId="1F768DAA" w:rsidR="003C7CEC" w:rsidRPr="001C3FC7" w:rsidRDefault="000415E5" w:rsidP="00E44B5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C.2.</w:t>
      </w:r>
      <w:r w:rsidR="00E071A7">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 xml:space="preserve"> </w:t>
      </w:r>
      <w:r w:rsidR="003C7CEC" w:rsidRPr="001C3FC7">
        <w:rPr>
          <w:rFonts w:ascii="Times New Roman" w:eastAsia="Times New Roman" w:hAnsi="Times New Roman" w:cs="Times New Roman"/>
          <w:b/>
          <w:sz w:val="24"/>
          <w:szCs w:val="24"/>
        </w:rPr>
        <w:t xml:space="preserve">M&amp;IE: </w:t>
      </w:r>
      <w:r w:rsidR="003C0EE9">
        <w:rPr>
          <w:rFonts w:ascii="Times New Roman" w:eastAsia="Times New Roman" w:hAnsi="Times New Roman" w:cs="Times New Roman"/>
          <w:sz w:val="24"/>
          <w:szCs w:val="24"/>
        </w:rPr>
        <w:t>POA</w:t>
      </w:r>
      <w:r w:rsidR="003C7CEC" w:rsidRPr="001C3FC7">
        <w:rPr>
          <w:rFonts w:ascii="Times New Roman" w:eastAsia="Times New Roman" w:hAnsi="Times New Roman" w:cs="Times New Roman"/>
          <w:sz w:val="24"/>
          <w:szCs w:val="24"/>
        </w:rPr>
        <w:t xml:space="preserve"> is budgeting meals and incidentals </w:t>
      </w:r>
      <w:r w:rsidR="00EA0BBF" w:rsidRPr="001C3FC7">
        <w:rPr>
          <w:rFonts w:ascii="Times New Roman" w:eastAsia="Times New Roman" w:hAnsi="Times New Roman" w:cs="Times New Roman"/>
          <w:sz w:val="24"/>
          <w:szCs w:val="24"/>
        </w:rPr>
        <w:t xml:space="preserve">for local staff </w:t>
      </w:r>
      <w:r w:rsidR="00DC11AB" w:rsidRPr="001C3FC7">
        <w:rPr>
          <w:rFonts w:ascii="Times New Roman" w:eastAsia="Times New Roman" w:hAnsi="Times New Roman" w:cs="Times New Roman"/>
          <w:bCs/>
          <w:color w:val="000000"/>
          <w:sz w:val="24"/>
          <w:szCs w:val="24"/>
        </w:rPr>
        <w:t xml:space="preserve">for </w:t>
      </w:r>
      <w:r w:rsidR="00690F65" w:rsidRPr="001C3FC7">
        <w:rPr>
          <w:rFonts w:ascii="Times New Roman" w:eastAsia="Times New Roman" w:hAnsi="Times New Roman" w:cs="Times New Roman"/>
          <w:bCs/>
          <w:color w:val="000000"/>
          <w:sz w:val="24"/>
          <w:szCs w:val="24"/>
        </w:rPr>
        <w:t>conducting</w:t>
      </w:r>
      <w:r w:rsidR="00DC11AB" w:rsidRPr="001C3FC7">
        <w:rPr>
          <w:rFonts w:ascii="Times New Roman" w:eastAsia="Times New Roman" w:hAnsi="Times New Roman" w:cs="Times New Roman"/>
          <w:bCs/>
          <w:color w:val="000000"/>
          <w:sz w:val="24"/>
          <w:szCs w:val="24"/>
        </w:rPr>
        <w:t xml:space="preserve"> activities and M&amp;E work outside of </w:t>
      </w:r>
      <w:r w:rsidR="00A62A0F">
        <w:rPr>
          <w:rFonts w:ascii="Times New Roman" w:eastAsia="Times New Roman" w:hAnsi="Times New Roman" w:cs="Times New Roman"/>
          <w:bCs/>
          <w:color w:val="000000"/>
          <w:sz w:val="24"/>
          <w:szCs w:val="24"/>
        </w:rPr>
        <w:t>Mexico City</w:t>
      </w:r>
      <w:r w:rsidR="00E071A7">
        <w:rPr>
          <w:rFonts w:ascii="Times New Roman" w:eastAsia="Times New Roman" w:hAnsi="Times New Roman" w:cs="Times New Roman"/>
          <w:bCs/>
          <w:color w:val="000000"/>
          <w:sz w:val="24"/>
          <w:szCs w:val="24"/>
        </w:rPr>
        <w:t xml:space="preserve"> in the targeted geographic regions</w:t>
      </w:r>
      <w:r w:rsidR="00DC11AB" w:rsidRPr="001C3FC7">
        <w:rPr>
          <w:rFonts w:ascii="Times New Roman" w:eastAsia="Times New Roman" w:hAnsi="Times New Roman" w:cs="Times New Roman"/>
          <w:sz w:val="24"/>
          <w:szCs w:val="24"/>
        </w:rPr>
        <w:t xml:space="preserve"> </w:t>
      </w:r>
      <w:r w:rsidR="003C7CEC" w:rsidRPr="001C3FC7">
        <w:rPr>
          <w:rFonts w:ascii="Times New Roman" w:eastAsia="Times New Roman" w:hAnsi="Times New Roman" w:cs="Times New Roman"/>
          <w:sz w:val="24"/>
          <w:szCs w:val="24"/>
        </w:rPr>
        <w:t>at a rate of $</w:t>
      </w:r>
      <w:r w:rsidR="00E071A7">
        <w:rPr>
          <w:rFonts w:ascii="Times New Roman" w:eastAsia="Times New Roman" w:hAnsi="Times New Roman" w:cs="Times New Roman"/>
          <w:sz w:val="24"/>
          <w:szCs w:val="24"/>
        </w:rPr>
        <w:t>70</w:t>
      </w:r>
      <w:r w:rsidR="003C7CEC" w:rsidRPr="001C3FC7">
        <w:rPr>
          <w:rFonts w:ascii="Times New Roman" w:eastAsia="Times New Roman" w:hAnsi="Times New Roman" w:cs="Times New Roman"/>
          <w:sz w:val="24"/>
          <w:szCs w:val="24"/>
        </w:rPr>
        <w:t xml:space="preserve">/day for a total of </w:t>
      </w:r>
      <w:r w:rsidR="00E071A7">
        <w:rPr>
          <w:rFonts w:ascii="Times New Roman" w:eastAsia="Times New Roman" w:hAnsi="Times New Roman" w:cs="Times New Roman"/>
          <w:sz w:val="24"/>
          <w:szCs w:val="24"/>
        </w:rPr>
        <w:t>48</w:t>
      </w:r>
      <w:r w:rsidR="003C7CEC" w:rsidRPr="001C3FC7">
        <w:rPr>
          <w:rFonts w:ascii="Times New Roman" w:eastAsia="Times New Roman" w:hAnsi="Times New Roman" w:cs="Times New Roman"/>
          <w:sz w:val="24"/>
          <w:szCs w:val="24"/>
        </w:rPr>
        <w:t xml:space="preserve"> days (</w:t>
      </w:r>
      <w:r w:rsidR="001D0EEB" w:rsidRPr="001C3FC7">
        <w:rPr>
          <w:rFonts w:ascii="Times New Roman" w:eastAsia="Times New Roman" w:hAnsi="Times New Roman" w:cs="Times New Roman"/>
          <w:sz w:val="24"/>
          <w:szCs w:val="24"/>
        </w:rPr>
        <w:t>an average of</w:t>
      </w:r>
      <w:r w:rsidR="00E071A7">
        <w:rPr>
          <w:rFonts w:ascii="Times New Roman" w:eastAsia="Times New Roman" w:hAnsi="Times New Roman" w:cs="Times New Roman"/>
          <w:sz w:val="24"/>
          <w:szCs w:val="24"/>
        </w:rPr>
        <w:t xml:space="preserve"> 4</w:t>
      </w:r>
      <w:r w:rsidR="003C7CEC" w:rsidRPr="001C3FC7">
        <w:rPr>
          <w:rFonts w:ascii="Times New Roman" w:eastAsia="Times New Roman" w:hAnsi="Times New Roman" w:cs="Times New Roman"/>
          <w:sz w:val="24"/>
          <w:szCs w:val="24"/>
        </w:rPr>
        <w:t xml:space="preserve"> days per trip) </w:t>
      </w:r>
      <w:r w:rsidR="00B32F88">
        <w:rPr>
          <w:rFonts w:ascii="Times New Roman" w:eastAsia="Times New Roman" w:hAnsi="Times New Roman" w:cs="Times New Roman"/>
          <w:sz w:val="24"/>
          <w:szCs w:val="24"/>
        </w:rPr>
        <w:t>over LOP</w:t>
      </w:r>
      <w:r w:rsidR="003C7CEC" w:rsidRPr="001C3FC7">
        <w:rPr>
          <w:rFonts w:ascii="Times New Roman" w:eastAsia="Times New Roman" w:hAnsi="Times New Roman" w:cs="Times New Roman"/>
          <w:sz w:val="24"/>
          <w:szCs w:val="24"/>
        </w:rPr>
        <w:t xml:space="preserve">. </w:t>
      </w:r>
      <w:r w:rsidR="00CD0112" w:rsidRPr="00CD0112">
        <w:rPr>
          <w:rFonts w:ascii="Times New Roman" w:eastAsia="Times New Roman" w:hAnsi="Times New Roman" w:cs="Times New Roman"/>
          <w:sz w:val="24"/>
          <w:szCs w:val="24"/>
        </w:rPr>
        <w:t xml:space="preserve">This is a reduced M&amp;IE rate based </w:t>
      </w:r>
      <w:r w:rsidR="00BA4754">
        <w:rPr>
          <w:rFonts w:ascii="Times New Roman" w:eastAsia="Times New Roman" w:hAnsi="Times New Roman" w:cs="Times New Roman"/>
          <w:sz w:val="24"/>
          <w:szCs w:val="24"/>
        </w:rPr>
        <w:t>on an average of cities</w:t>
      </w:r>
      <w:r w:rsidR="00CD0112" w:rsidRPr="00CD0112">
        <w:rPr>
          <w:rFonts w:ascii="Times New Roman" w:eastAsia="Times New Roman" w:hAnsi="Times New Roman" w:cs="Times New Roman"/>
          <w:sz w:val="24"/>
          <w:szCs w:val="24"/>
        </w:rPr>
        <w:t xml:space="preserve"> </w:t>
      </w:r>
      <w:r w:rsidR="00874F29">
        <w:rPr>
          <w:rFonts w:ascii="Times New Roman" w:eastAsia="Times New Roman" w:hAnsi="Times New Roman" w:cs="Times New Roman"/>
          <w:sz w:val="24"/>
          <w:szCs w:val="24"/>
        </w:rPr>
        <w:t xml:space="preserve">outside Mexico City </w:t>
      </w:r>
      <w:r w:rsidR="00CD0112" w:rsidRPr="00CD0112">
        <w:rPr>
          <w:rFonts w:ascii="Times New Roman" w:eastAsia="Times New Roman" w:hAnsi="Times New Roman" w:cs="Times New Roman"/>
          <w:sz w:val="24"/>
          <w:szCs w:val="24"/>
        </w:rPr>
        <w:t>and a portion of the USG government per diem rate</w:t>
      </w:r>
      <w:r w:rsidR="00E071A7">
        <w:rPr>
          <w:rFonts w:ascii="Times New Roman" w:eastAsia="Times New Roman" w:hAnsi="Times New Roman" w:cs="Times New Roman"/>
          <w:sz w:val="24"/>
          <w:szCs w:val="24"/>
        </w:rPr>
        <w:t>s</w:t>
      </w:r>
      <w:r w:rsidR="002E22D7" w:rsidRPr="001C3FC7">
        <w:rPr>
          <w:rFonts w:ascii="Times New Roman" w:eastAsia="Times New Roman" w:hAnsi="Times New Roman" w:cs="Times New Roman"/>
          <w:sz w:val="24"/>
          <w:szCs w:val="24"/>
        </w:rPr>
        <w:t>. The</w:t>
      </w:r>
      <w:r w:rsidR="003C7CEC" w:rsidRPr="001C3FC7">
        <w:rPr>
          <w:rFonts w:ascii="Times New Roman" w:eastAsia="Times New Roman" w:hAnsi="Times New Roman" w:cs="Times New Roman"/>
          <w:sz w:val="24"/>
          <w:szCs w:val="24"/>
        </w:rPr>
        <w:t xml:space="preserve"> total estimated cost is </w:t>
      </w:r>
      <w:r w:rsidR="003C7CEC" w:rsidRPr="001C3FC7">
        <w:rPr>
          <w:rFonts w:ascii="Times New Roman" w:eastAsia="Times New Roman" w:hAnsi="Times New Roman" w:cs="Times New Roman"/>
          <w:b/>
          <w:sz w:val="24"/>
          <w:szCs w:val="24"/>
        </w:rPr>
        <w:t>$</w:t>
      </w:r>
      <w:r w:rsidR="00E071A7">
        <w:rPr>
          <w:rFonts w:ascii="Times New Roman" w:eastAsia="Times New Roman" w:hAnsi="Times New Roman" w:cs="Times New Roman"/>
          <w:b/>
          <w:sz w:val="24"/>
          <w:szCs w:val="24"/>
        </w:rPr>
        <w:t>3</w:t>
      </w:r>
      <w:r w:rsidR="00795594">
        <w:rPr>
          <w:rFonts w:ascii="Times New Roman" w:eastAsia="Times New Roman" w:hAnsi="Times New Roman" w:cs="Times New Roman"/>
          <w:b/>
          <w:sz w:val="24"/>
          <w:szCs w:val="24"/>
        </w:rPr>
        <w:t>,</w:t>
      </w:r>
      <w:r w:rsidR="00E071A7">
        <w:rPr>
          <w:rFonts w:ascii="Times New Roman" w:eastAsia="Times New Roman" w:hAnsi="Times New Roman" w:cs="Times New Roman"/>
          <w:b/>
          <w:sz w:val="24"/>
          <w:szCs w:val="24"/>
        </w:rPr>
        <w:t>427</w:t>
      </w:r>
      <w:r w:rsidR="003C7CEC" w:rsidRPr="001C3FC7">
        <w:rPr>
          <w:rFonts w:ascii="Times New Roman" w:eastAsia="Times New Roman" w:hAnsi="Times New Roman" w:cs="Times New Roman"/>
          <w:sz w:val="24"/>
          <w:szCs w:val="24"/>
        </w:rPr>
        <w:t>.</w:t>
      </w:r>
    </w:p>
    <w:p w14:paraId="5AE54C7C" w14:textId="77777777" w:rsidR="00DF0F6F" w:rsidRPr="001C3FC7" w:rsidRDefault="00DF0F6F" w:rsidP="00E44B57">
      <w:pPr>
        <w:spacing w:after="0" w:line="240" w:lineRule="auto"/>
        <w:jc w:val="both"/>
        <w:rPr>
          <w:rFonts w:ascii="Times New Roman" w:eastAsia="Times New Roman" w:hAnsi="Times New Roman" w:cs="Times New Roman"/>
          <w:b/>
          <w:sz w:val="24"/>
          <w:szCs w:val="24"/>
        </w:rPr>
      </w:pPr>
    </w:p>
    <w:p w14:paraId="5AE54C7D" w14:textId="78DF3E2C" w:rsidR="003C7CEC" w:rsidRDefault="007E0CB5" w:rsidP="00E44B5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C.2.</w:t>
      </w:r>
      <w:r w:rsidR="00E071A7">
        <w:rPr>
          <w:rFonts w:ascii="Times New Roman" w:eastAsia="Times New Roman" w:hAnsi="Times New Roman" w:cs="Times New Roman"/>
          <w:b/>
          <w:sz w:val="24"/>
          <w:szCs w:val="24"/>
        </w:rPr>
        <w:t>4</w:t>
      </w:r>
      <w:r>
        <w:rPr>
          <w:rFonts w:ascii="Times New Roman" w:eastAsia="Times New Roman" w:hAnsi="Times New Roman" w:cs="Times New Roman"/>
          <w:b/>
          <w:sz w:val="24"/>
          <w:szCs w:val="24"/>
        </w:rPr>
        <w:t xml:space="preserve"> </w:t>
      </w:r>
      <w:r w:rsidR="003C7CEC" w:rsidRPr="001C3FC7">
        <w:rPr>
          <w:rFonts w:ascii="Times New Roman" w:eastAsia="Times New Roman" w:hAnsi="Times New Roman" w:cs="Times New Roman"/>
          <w:b/>
          <w:sz w:val="24"/>
          <w:szCs w:val="24"/>
        </w:rPr>
        <w:t xml:space="preserve">Ground Transportation: </w:t>
      </w:r>
      <w:r w:rsidR="003C0EE9">
        <w:rPr>
          <w:rFonts w:ascii="Times New Roman" w:eastAsia="Times New Roman" w:hAnsi="Times New Roman" w:cs="Times New Roman"/>
          <w:sz w:val="24"/>
          <w:szCs w:val="24"/>
        </w:rPr>
        <w:t>POA</w:t>
      </w:r>
      <w:r w:rsidR="003C7CEC" w:rsidRPr="001C3FC7">
        <w:rPr>
          <w:rFonts w:ascii="Times New Roman" w:eastAsia="Times New Roman" w:hAnsi="Times New Roman" w:cs="Times New Roman"/>
          <w:sz w:val="24"/>
          <w:szCs w:val="24"/>
        </w:rPr>
        <w:t xml:space="preserve"> is estimating ground transportation costs at $</w:t>
      </w:r>
      <w:r w:rsidR="00C64ADB">
        <w:rPr>
          <w:rFonts w:ascii="Times New Roman" w:eastAsia="Times New Roman" w:hAnsi="Times New Roman" w:cs="Times New Roman"/>
          <w:sz w:val="24"/>
          <w:szCs w:val="24"/>
        </w:rPr>
        <w:t>150</w:t>
      </w:r>
      <w:r w:rsidR="003C7CEC" w:rsidRPr="001C3FC7">
        <w:rPr>
          <w:rFonts w:ascii="Times New Roman" w:eastAsia="Times New Roman" w:hAnsi="Times New Roman" w:cs="Times New Roman"/>
          <w:sz w:val="24"/>
          <w:szCs w:val="24"/>
        </w:rPr>
        <w:t>/</w:t>
      </w:r>
      <w:r w:rsidR="00EA0BBF" w:rsidRPr="001C3FC7">
        <w:rPr>
          <w:rFonts w:ascii="Times New Roman" w:eastAsia="Times New Roman" w:hAnsi="Times New Roman" w:cs="Times New Roman"/>
          <w:sz w:val="24"/>
          <w:szCs w:val="24"/>
        </w:rPr>
        <w:t>month</w:t>
      </w:r>
      <w:r w:rsidR="003C7CEC" w:rsidRPr="001C3FC7">
        <w:rPr>
          <w:rFonts w:ascii="Times New Roman" w:eastAsia="Times New Roman" w:hAnsi="Times New Roman" w:cs="Times New Roman"/>
          <w:sz w:val="24"/>
          <w:szCs w:val="24"/>
        </w:rPr>
        <w:t xml:space="preserve"> for </w:t>
      </w:r>
      <w:r w:rsidR="00EA0BBF" w:rsidRPr="001C3FC7">
        <w:rPr>
          <w:rFonts w:ascii="Times New Roman" w:eastAsia="Times New Roman" w:hAnsi="Times New Roman" w:cs="Times New Roman"/>
          <w:sz w:val="24"/>
          <w:szCs w:val="24"/>
        </w:rPr>
        <w:t>local staff</w:t>
      </w:r>
      <w:r w:rsidR="00AF59BE" w:rsidRPr="001C3FC7">
        <w:rPr>
          <w:rFonts w:ascii="Times New Roman" w:eastAsia="Times New Roman" w:hAnsi="Times New Roman" w:cs="Times New Roman"/>
          <w:sz w:val="24"/>
          <w:szCs w:val="24"/>
        </w:rPr>
        <w:t>.</w:t>
      </w:r>
      <w:r w:rsidR="00DC11AB" w:rsidRPr="001C3FC7">
        <w:rPr>
          <w:rFonts w:ascii="Times New Roman" w:eastAsia="Times New Roman" w:hAnsi="Times New Roman" w:cs="Times New Roman"/>
          <w:sz w:val="24"/>
          <w:szCs w:val="24"/>
        </w:rPr>
        <w:t xml:space="preserve"> This will account for ground transportation during trips in-country </w:t>
      </w:r>
      <w:r w:rsidR="00343DE6" w:rsidRPr="001C3FC7">
        <w:rPr>
          <w:rFonts w:ascii="Times New Roman" w:eastAsia="Times New Roman" w:hAnsi="Times New Roman" w:cs="Times New Roman"/>
          <w:sz w:val="24"/>
          <w:szCs w:val="24"/>
        </w:rPr>
        <w:t xml:space="preserve">and for activities in </w:t>
      </w:r>
      <w:r w:rsidR="00DF2AF5">
        <w:rPr>
          <w:rFonts w:ascii="Times New Roman" w:eastAsia="Times New Roman" w:hAnsi="Times New Roman" w:cs="Times New Roman"/>
          <w:sz w:val="24"/>
          <w:szCs w:val="24"/>
        </w:rPr>
        <w:t>Mexico City</w:t>
      </w:r>
      <w:r w:rsidR="00DC11AB" w:rsidRPr="001C3FC7">
        <w:rPr>
          <w:rFonts w:ascii="Times New Roman" w:eastAsia="Times New Roman" w:hAnsi="Times New Roman" w:cs="Times New Roman"/>
          <w:sz w:val="24"/>
          <w:szCs w:val="24"/>
        </w:rPr>
        <w:t>.</w:t>
      </w:r>
      <w:r w:rsidR="00E071A7">
        <w:rPr>
          <w:rFonts w:ascii="Times New Roman" w:eastAsia="Times New Roman" w:hAnsi="Times New Roman" w:cs="Times New Roman"/>
          <w:bCs/>
          <w:color w:val="000000"/>
          <w:sz w:val="24"/>
          <w:szCs w:val="24"/>
        </w:rPr>
        <w:t xml:space="preserve"> </w:t>
      </w:r>
      <w:r w:rsidR="003C7CEC" w:rsidRPr="001C3FC7">
        <w:rPr>
          <w:rFonts w:ascii="Times New Roman" w:eastAsia="Times New Roman" w:hAnsi="Times New Roman" w:cs="Times New Roman"/>
          <w:sz w:val="24"/>
          <w:szCs w:val="24"/>
        </w:rPr>
        <w:t xml:space="preserve">The total estimated cost is </w:t>
      </w:r>
      <w:r w:rsidR="003C7CEC" w:rsidRPr="001C3FC7">
        <w:rPr>
          <w:rFonts w:ascii="Times New Roman" w:eastAsia="Times New Roman" w:hAnsi="Times New Roman" w:cs="Times New Roman"/>
          <w:b/>
          <w:sz w:val="24"/>
          <w:szCs w:val="24"/>
        </w:rPr>
        <w:t>$</w:t>
      </w:r>
      <w:r w:rsidR="00DF2AF5">
        <w:rPr>
          <w:rFonts w:ascii="Times New Roman" w:eastAsia="Times New Roman" w:hAnsi="Times New Roman" w:cs="Times New Roman"/>
          <w:b/>
          <w:sz w:val="24"/>
          <w:szCs w:val="24"/>
        </w:rPr>
        <w:t>3,</w:t>
      </w:r>
      <w:r w:rsidR="00E071A7">
        <w:rPr>
          <w:rFonts w:ascii="Times New Roman" w:eastAsia="Times New Roman" w:hAnsi="Times New Roman" w:cs="Times New Roman"/>
          <w:b/>
          <w:sz w:val="24"/>
          <w:szCs w:val="24"/>
        </w:rPr>
        <w:t>060</w:t>
      </w:r>
      <w:r w:rsidR="003C7CEC" w:rsidRPr="001C3FC7">
        <w:rPr>
          <w:rFonts w:ascii="Times New Roman" w:eastAsia="Times New Roman" w:hAnsi="Times New Roman" w:cs="Times New Roman"/>
          <w:b/>
          <w:sz w:val="24"/>
          <w:szCs w:val="24"/>
        </w:rPr>
        <w:t>.</w:t>
      </w:r>
    </w:p>
    <w:p w14:paraId="5AE54C7E" w14:textId="77777777" w:rsidR="003C7CEC" w:rsidRPr="00195863" w:rsidRDefault="003C7CEC" w:rsidP="00E44B57">
      <w:pPr>
        <w:spacing w:after="0" w:line="240" w:lineRule="auto"/>
        <w:jc w:val="both"/>
        <w:rPr>
          <w:rFonts w:ascii="Times New Roman" w:eastAsia="Times New Roman" w:hAnsi="Times New Roman" w:cs="Times New Roman"/>
          <w:sz w:val="24"/>
          <w:szCs w:val="24"/>
          <w:highlight w:val="yellow"/>
        </w:rPr>
      </w:pPr>
    </w:p>
    <w:p w14:paraId="01655D99" w14:textId="5B61BB12" w:rsidR="00B8169F" w:rsidRPr="00CE1F72" w:rsidRDefault="007E0CB5" w:rsidP="00E44B57">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D. </w:t>
      </w:r>
      <w:r w:rsidR="00B8169F">
        <w:rPr>
          <w:rFonts w:ascii="Times New Roman" w:eastAsia="Times New Roman" w:hAnsi="Times New Roman" w:cs="Times New Roman"/>
          <w:b/>
          <w:sz w:val="24"/>
          <w:szCs w:val="24"/>
          <w:u w:val="single"/>
        </w:rPr>
        <w:t>Equipment</w:t>
      </w:r>
      <w:r w:rsidR="00CE1F72">
        <w:rPr>
          <w:rFonts w:ascii="Times New Roman" w:eastAsia="Times New Roman" w:hAnsi="Times New Roman" w:cs="Times New Roman"/>
          <w:bCs/>
          <w:sz w:val="24"/>
          <w:szCs w:val="24"/>
        </w:rPr>
        <w:t xml:space="preserve"> -</w:t>
      </w:r>
      <w:r w:rsidR="00B8169F" w:rsidRPr="000F2982">
        <w:rPr>
          <w:rFonts w:ascii="Times New Roman" w:eastAsia="Times New Roman" w:hAnsi="Times New Roman" w:cs="Times New Roman"/>
          <w:sz w:val="24"/>
          <w:szCs w:val="24"/>
        </w:rPr>
        <w:t xml:space="preserve">There </w:t>
      </w:r>
      <w:ins w:id="8" w:author="Alonso González-Villalobos" w:date="2023-09-15T09:15:00Z">
        <w:r w:rsidR="00BB78F9">
          <w:rPr>
            <w:rFonts w:ascii="Times New Roman" w:eastAsia="Times New Roman" w:hAnsi="Times New Roman" w:cs="Times New Roman"/>
            <w:sz w:val="24"/>
            <w:szCs w:val="24"/>
          </w:rPr>
          <w:t xml:space="preserve">is </w:t>
        </w:r>
      </w:ins>
      <w:r w:rsidR="0088176D">
        <w:rPr>
          <w:rFonts w:ascii="Times New Roman" w:eastAsia="Times New Roman" w:hAnsi="Times New Roman" w:cs="Times New Roman"/>
          <w:sz w:val="24"/>
          <w:szCs w:val="24"/>
        </w:rPr>
        <w:t>no</w:t>
      </w:r>
      <w:r w:rsidR="00B8169F" w:rsidRPr="000F2982">
        <w:rPr>
          <w:rFonts w:ascii="Times New Roman" w:eastAsia="Times New Roman" w:hAnsi="Times New Roman" w:cs="Times New Roman"/>
          <w:sz w:val="24"/>
          <w:szCs w:val="24"/>
        </w:rPr>
        <w:t xml:space="preserve"> equipment budget</w:t>
      </w:r>
      <w:r w:rsidR="0088176D">
        <w:rPr>
          <w:rFonts w:ascii="Times New Roman" w:eastAsia="Times New Roman" w:hAnsi="Times New Roman" w:cs="Times New Roman"/>
          <w:sz w:val="24"/>
          <w:szCs w:val="24"/>
        </w:rPr>
        <w:t>ed</w:t>
      </w:r>
      <w:r w:rsidR="00B8169F" w:rsidRPr="000F2982">
        <w:rPr>
          <w:rFonts w:ascii="Times New Roman" w:eastAsia="Times New Roman" w:hAnsi="Times New Roman" w:cs="Times New Roman"/>
          <w:sz w:val="24"/>
          <w:szCs w:val="24"/>
        </w:rPr>
        <w:t xml:space="preserve"> for this project.</w:t>
      </w:r>
    </w:p>
    <w:p w14:paraId="49285BAA" w14:textId="77777777" w:rsidR="007E0CB5" w:rsidRDefault="007E0CB5" w:rsidP="00E44B57">
      <w:pPr>
        <w:spacing w:after="0" w:line="240" w:lineRule="auto"/>
        <w:jc w:val="both"/>
        <w:rPr>
          <w:rFonts w:ascii="Times New Roman" w:eastAsia="Times New Roman" w:hAnsi="Times New Roman" w:cs="Times New Roman"/>
          <w:b/>
          <w:sz w:val="24"/>
          <w:szCs w:val="24"/>
          <w:u w:val="single"/>
        </w:rPr>
      </w:pPr>
    </w:p>
    <w:p w14:paraId="5AE54C7F" w14:textId="50AE48B6" w:rsidR="00C521A1" w:rsidRPr="006E760E" w:rsidRDefault="007E0CB5" w:rsidP="00E44B57">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 xml:space="preserve">E. </w:t>
      </w:r>
      <w:r w:rsidR="00D660FC" w:rsidRPr="006E760E">
        <w:rPr>
          <w:rFonts w:ascii="Times New Roman" w:eastAsia="Times New Roman" w:hAnsi="Times New Roman" w:cs="Times New Roman"/>
          <w:b/>
          <w:sz w:val="24"/>
          <w:szCs w:val="24"/>
          <w:u w:val="single"/>
        </w:rPr>
        <w:t>Supplies</w:t>
      </w:r>
    </w:p>
    <w:p w14:paraId="7C6C2247" w14:textId="08F65002" w:rsidR="00E071A7" w:rsidRDefault="00E071A7" w:rsidP="00E071A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E.2 </w:t>
      </w:r>
      <w:r w:rsidRPr="00BA5004">
        <w:rPr>
          <w:rFonts w:ascii="Times New Roman" w:eastAsia="Times New Roman" w:hAnsi="Times New Roman" w:cs="Times New Roman"/>
          <w:b/>
          <w:sz w:val="24"/>
          <w:szCs w:val="24"/>
        </w:rPr>
        <w:t xml:space="preserve">Office Supplies: </w:t>
      </w:r>
      <w:r>
        <w:rPr>
          <w:rFonts w:ascii="Times New Roman" w:eastAsia="Times New Roman" w:hAnsi="Times New Roman" w:cs="Times New Roman"/>
          <w:sz w:val="24"/>
          <w:szCs w:val="24"/>
        </w:rPr>
        <w:t xml:space="preserve">Based on prior programmatic experience, </w:t>
      </w:r>
      <w:r w:rsidR="003C0EE9">
        <w:rPr>
          <w:rFonts w:ascii="Times New Roman" w:eastAsia="Times New Roman" w:hAnsi="Times New Roman" w:cs="Times New Roman"/>
          <w:sz w:val="24"/>
          <w:szCs w:val="24"/>
        </w:rPr>
        <w:t>POA</w:t>
      </w:r>
      <w:r w:rsidRPr="00BA5004">
        <w:rPr>
          <w:rFonts w:ascii="Times New Roman" w:eastAsia="Times New Roman" w:hAnsi="Times New Roman" w:cs="Times New Roman"/>
          <w:sz w:val="24"/>
          <w:szCs w:val="24"/>
        </w:rPr>
        <w:t xml:space="preserve"> is estimating $</w:t>
      </w:r>
      <w:r>
        <w:rPr>
          <w:rFonts w:ascii="Times New Roman" w:eastAsia="Times New Roman" w:hAnsi="Times New Roman" w:cs="Times New Roman"/>
          <w:sz w:val="24"/>
          <w:szCs w:val="24"/>
        </w:rPr>
        <w:t>50</w:t>
      </w:r>
      <w:r w:rsidRPr="00BA5004">
        <w:rPr>
          <w:rFonts w:ascii="Times New Roman" w:eastAsia="Times New Roman" w:hAnsi="Times New Roman" w:cs="Times New Roman"/>
          <w:sz w:val="24"/>
          <w:szCs w:val="24"/>
        </w:rPr>
        <w:t xml:space="preserve">/month for the purchase of general </w:t>
      </w:r>
      <w:r>
        <w:rPr>
          <w:rFonts w:ascii="Times New Roman" w:eastAsia="Times New Roman" w:hAnsi="Times New Roman" w:cs="Times New Roman"/>
          <w:sz w:val="24"/>
          <w:szCs w:val="24"/>
        </w:rPr>
        <w:t xml:space="preserve">program </w:t>
      </w:r>
      <w:r w:rsidRPr="00BA5004">
        <w:rPr>
          <w:rFonts w:ascii="Times New Roman" w:eastAsia="Times New Roman" w:hAnsi="Times New Roman" w:cs="Times New Roman"/>
          <w:sz w:val="24"/>
          <w:szCs w:val="24"/>
        </w:rPr>
        <w:t xml:space="preserve">office supplies. </w:t>
      </w:r>
      <w:r w:rsidR="008700E9" w:rsidRPr="008700E9">
        <w:rPr>
          <w:rFonts w:ascii="Times New Roman" w:eastAsia="Times New Roman" w:hAnsi="Times New Roman" w:cs="Times New Roman"/>
          <w:sz w:val="24"/>
          <w:szCs w:val="24"/>
        </w:rPr>
        <w:t>Inflation of 4% is included after Year 1.</w:t>
      </w:r>
      <w:ins w:id="9" w:author="Macarena Jimenez Granda" w:date="2023-09-15T10:33:00Z">
        <w:r w:rsidR="00A133FC">
          <w:rPr>
            <w:rFonts w:ascii="Times New Roman" w:eastAsia="Times New Roman" w:hAnsi="Times New Roman" w:cs="Times New Roman"/>
            <w:sz w:val="24"/>
            <w:szCs w:val="24"/>
          </w:rPr>
          <w:t xml:space="preserve"> </w:t>
        </w:r>
      </w:ins>
      <w:r w:rsidRPr="00BA5004">
        <w:rPr>
          <w:rFonts w:ascii="Times New Roman" w:eastAsia="Times New Roman" w:hAnsi="Times New Roman" w:cs="Times New Roman"/>
          <w:sz w:val="24"/>
          <w:szCs w:val="24"/>
        </w:rPr>
        <w:t xml:space="preserve">The total estimated cost is </w:t>
      </w:r>
      <w:r w:rsidRPr="00BA5004">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1,224</w:t>
      </w:r>
      <w:r w:rsidRPr="00BA5004">
        <w:rPr>
          <w:rFonts w:ascii="Times New Roman" w:eastAsia="Times New Roman" w:hAnsi="Times New Roman" w:cs="Times New Roman"/>
          <w:b/>
          <w:sz w:val="24"/>
          <w:szCs w:val="24"/>
        </w:rPr>
        <w:t>.</w:t>
      </w:r>
    </w:p>
    <w:p w14:paraId="5185A9EA" w14:textId="0FD44EBA" w:rsidR="00E071A7" w:rsidRDefault="00E071A7" w:rsidP="00E071A7">
      <w:pPr>
        <w:spacing w:after="0" w:line="240" w:lineRule="auto"/>
        <w:jc w:val="both"/>
        <w:rPr>
          <w:rFonts w:ascii="Times New Roman" w:eastAsia="Times New Roman" w:hAnsi="Times New Roman" w:cs="Times New Roman"/>
          <w:b/>
          <w:sz w:val="24"/>
          <w:szCs w:val="24"/>
        </w:rPr>
      </w:pPr>
    </w:p>
    <w:p w14:paraId="5C413EE4" w14:textId="3EA82D9E" w:rsidR="00E071A7" w:rsidRPr="00682453" w:rsidRDefault="00E071A7" w:rsidP="00E071A7">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E.2 </w:t>
      </w:r>
      <w:r w:rsidRPr="00682453">
        <w:rPr>
          <w:rFonts w:ascii="Times New Roman" w:eastAsia="Times New Roman" w:hAnsi="Times New Roman" w:cs="Times New Roman"/>
          <w:b/>
          <w:sz w:val="24"/>
          <w:szCs w:val="24"/>
        </w:rPr>
        <w:t>Laptop Computers &amp; Software</w:t>
      </w:r>
      <w:r w:rsidRPr="00682453">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Three</w:t>
      </w:r>
      <w:r w:rsidRPr="00682453">
        <w:rPr>
          <w:rFonts w:ascii="Times New Roman" w:eastAsia="Times New Roman" w:hAnsi="Times New Roman" w:cs="Times New Roman"/>
          <w:sz w:val="24"/>
          <w:szCs w:val="24"/>
        </w:rPr>
        <w:t xml:space="preserve"> laptop computers and software, at $</w:t>
      </w:r>
      <w:r>
        <w:rPr>
          <w:rFonts w:ascii="Times New Roman" w:eastAsia="Times New Roman" w:hAnsi="Times New Roman" w:cs="Times New Roman"/>
          <w:sz w:val="24"/>
          <w:szCs w:val="24"/>
        </w:rPr>
        <w:t>1,000</w:t>
      </w:r>
      <w:r w:rsidRPr="00682453">
        <w:rPr>
          <w:rFonts w:ascii="Times New Roman" w:eastAsia="Times New Roman" w:hAnsi="Times New Roman" w:cs="Times New Roman"/>
          <w:sz w:val="24"/>
          <w:szCs w:val="24"/>
        </w:rPr>
        <w:t xml:space="preserve">/unit, will be purchased for local project staff. The total estimated cost is </w:t>
      </w:r>
      <w:r w:rsidRPr="00682453">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3,000</w:t>
      </w:r>
      <w:r w:rsidRPr="00682453">
        <w:rPr>
          <w:rFonts w:ascii="Times New Roman" w:eastAsia="Times New Roman" w:hAnsi="Times New Roman" w:cs="Times New Roman"/>
          <w:sz w:val="24"/>
          <w:szCs w:val="24"/>
        </w:rPr>
        <w:t xml:space="preserve">. </w:t>
      </w:r>
    </w:p>
    <w:p w14:paraId="5EDCEB71" w14:textId="77777777" w:rsidR="00E071A7" w:rsidRPr="00BA5004" w:rsidRDefault="00E071A7" w:rsidP="00E071A7">
      <w:pPr>
        <w:spacing w:after="0" w:line="240" w:lineRule="auto"/>
        <w:jc w:val="both"/>
        <w:rPr>
          <w:rFonts w:ascii="Times New Roman" w:eastAsia="Times New Roman" w:hAnsi="Times New Roman" w:cs="Times New Roman"/>
          <w:sz w:val="24"/>
          <w:szCs w:val="24"/>
        </w:rPr>
      </w:pPr>
    </w:p>
    <w:p w14:paraId="5AE54CA6" w14:textId="6E7F311B" w:rsidR="00770793" w:rsidRPr="00682453" w:rsidRDefault="00DC49E2" w:rsidP="00E44B5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u w:val="single"/>
        </w:rPr>
        <w:t xml:space="preserve">F. </w:t>
      </w:r>
      <w:r w:rsidR="008D1122" w:rsidRPr="00682453">
        <w:rPr>
          <w:rFonts w:ascii="Times New Roman" w:eastAsia="Times New Roman" w:hAnsi="Times New Roman" w:cs="Times New Roman"/>
          <w:b/>
          <w:sz w:val="24"/>
          <w:szCs w:val="24"/>
          <w:u w:val="single"/>
        </w:rPr>
        <w:t>Contractual</w:t>
      </w:r>
    </w:p>
    <w:p w14:paraId="5AE54CA7" w14:textId="77777777" w:rsidR="00770793" w:rsidRPr="00195863" w:rsidRDefault="00770793" w:rsidP="00E44B57">
      <w:pPr>
        <w:spacing w:after="0" w:line="240" w:lineRule="auto"/>
        <w:jc w:val="both"/>
        <w:rPr>
          <w:rFonts w:ascii="Times New Roman" w:eastAsia="Times New Roman" w:hAnsi="Times New Roman" w:cs="Times New Roman"/>
          <w:sz w:val="24"/>
          <w:szCs w:val="24"/>
          <w:highlight w:val="yellow"/>
        </w:rPr>
      </w:pPr>
    </w:p>
    <w:p w14:paraId="2D749054" w14:textId="6AFAF264" w:rsidR="00DC49E2" w:rsidRDefault="00DC49E2" w:rsidP="00E44B57">
      <w:pP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F.1 </w:t>
      </w:r>
      <w:r w:rsidR="004D3F18">
        <w:rPr>
          <w:rFonts w:ascii="Times New Roman" w:eastAsia="Times New Roman" w:hAnsi="Times New Roman" w:cs="Times New Roman"/>
          <w:b/>
          <w:bCs/>
          <w:color w:val="000000"/>
          <w:sz w:val="24"/>
          <w:szCs w:val="24"/>
        </w:rPr>
        <w:t>Consultants</w:t>
      </w:r>
      <w:r w:rsidRPr="000F1585">
        <w:rPr>
          <w:rFonts w:ascii="Times New Roman" w:eastAsia="Times New Roman" w:hAnsi="Times New Roman" w:cs="Times New Roman"/>
          <w:b/>
          <w:bCs/>
          <w:color w:val="000000"/>
          <w:sz w:val="24"/>
          <w:szCs w:val="24"/>
        </w:rPr>
        <w:t xml:space="preserve"> </w:t>
      </w:r>
    </w:p>
    <w:p w14:paraId="189A6A97" w14:textId="77777777" w:rsidR="00DC49E2" w:rsidRDefault="00DC49E2" w:rsidP="00E44B57">
      <w:pPr>
        <w:spacing w:after="0" w:line="240" w:lineRule="auto"/>
        <w:jc w:val="both"/>
        <w:rPr>
          <w:rFonts w:ascii="Times New Roman" w:hAnsi="Times New Roman" w:cs="Times New Roman"/>
          <w:b/>
          <w:bCs/>
          <w:color w:val="000000"/>
          <w:sz w:val="24"/>
          <w:szCs w:val="24"/>
        </w:rPr>
      </w:pPr>
    </w:p>
    <w:p w14:paraId="5AE54CA8" w14:textId="13E2C9C5" w:rsidR="008D1122" w:rsidRDefault="002D613B" w:rsidP="00E44B57">
      <w:pPr>
        <w:spacing w:after="0" w:line="24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 xml:space="preserve">F.1.1 </w:t>
      </w:r>
      <w:r w:rsidR="004D3F18">
        <w:rPr>
          <w:rFonts w:ascii="Times New Roman" w:hAnsi="Times New Roman" w:cs="Times New Roman"/>
          <w:b/>
          <w:bCs/>
          <w:color w:val="000000"/>
          <w:sz w:val="24"/>
          <w:szCs w:val="24"/>
        </w:rPr>
        <w:t>Social Media Influencer Consultants</w:t>
      </w:r>
      <w:r w:rsidR="008D1122" w:rsidRPr="00A85469">
        <w:rPr>
          <w:rFonts w:ascii="Times New Roman" w:hAnsi="Times New Roman" w:cs="Times New Roman"/>
          <w:b/>
          <w:bCs/>
          <w:color w:val="000000"/>
          <w:sz w:val="24"/>
          <w:szCs w:val="24"/>
        </w:rPr>
        <w:t xml:space="preserve">: </w:t>
      </w:r>
      <w:r w:rsidR="003C0EE9">
        <w:rPr>
          <w:rFonts w:ascii="Times New Roman" w:eastAsia="Times New Roman" w:hAnsi="Times New Roman" w:cs="Times New Roman"/>
          <w:sz w:val="24"/>
          <w:szCs w:val="24"/>
        </w:rPr>
        <w:t>POA</w:t>
      </w:r>
      <w:r w:rsidR="008D1122" w:rsidRPr="00A85469">
        <w:rPr>
          <w:rFonts w:ascii="Times New Roman" w:hAnsi="Times New Roman" w:cs="Times New Roman"/>
          <w:bCs/>
          <w:sz w:val="24"/>
          <w:szCs w:val="24"/>
        </w:rPr>
        <w:t xml:space="preserve"> </w:t>
      </w:r>
      <w:r w:rsidR="0066245A">
        <w:rPr>
          <w:rFonts w:ascii="Times New Roman" w:hAnsi="Times New Roman" w:cs="Times New Roman"/>
          <w:bCs/>
          <w:sz w:val="24"/>
          <w:szCs w:val="24"/>
        </w:rPr>
        <w:t xml:space="preserve">is </w:t>
      </w:r>
      <w:r w:rsidR="00B03E1E">
        <w:rPr>
          <w:rFonts w:ascii="Times New Roman" w:hAnsi="Times New Roman" w:cs="Times New Roman"/>
          <w:bCs/>
          <w:sz w:val="24"/>
          <w:szCs w:val="24"/>
        </w:rPr>
        <w:t>budgeting $1,825/month for 4 social media influencer</w:t>
      </w:r>
      <w:r w:rsidR="00FF6B4D">
        <w:rPr>
          <w:rFonts w:ascii="Times New Roman" w:hAnsi="Times New Roman" w:cs="Times New Roman"/>
          <w:bCs/>
          <w:sz w:val="24"/>
          <w:szCs w:val="24"/>
        </w:rPr>
        <w:t>s to spread program messages on their platform</w:t>
      </w:r>
      <w:r w:rsidR="00F4476F">
        <w:rPr>
          <w:rFonts w:ascii="Times New Roman" w:hAnsi="Times New Roman" w:cs="Times New Roman"/>
          <w:bCs/>
          <w:sz w:val="24"/>
          <w:szCs w:val="24"/>
        </w:rPr>
        <w:t>s</w:t>
      </w:r>
      <w:r w:rsidR="00D251CF">
        <w:rPr>
          <w:rFonts w:ascii="Times New Roman" w:hAnsi="Times New Roman" w:cs="Times New Roman"/>
          <w:bCs/>
          <w:sz w:val="24"/>
          <w:szCs w:val="24"/>
        </w:rPr>
        <w:t xml:space="preserve"> for a total of 12 months over LOP.</w:t>
      </w:r>
      <w:r w:rsidR="00AC52D9">
        <w:rPr>
          <w:rFonts w:ascii="Times New Roman" w:hAnsi="Times New Roman" w:cs="Times New Roman"/>
          <w:bCs/>
          <w:sz w:val="24"/>
          <w:szCs w:val="24"/>
        </w:rPr>
        <w:t xml:space="preserve"> The rate is based on experience under other program who have hired influencers. </w:t>
      </w:r>
      <w:r w:rsidR="00D251CF">
        <w:rPr>
          <w:rFonts w:ascii="Times New Roman" w:hAnsi="Times New Roman" w:cs="Times New Roman"/>
          <w:bCs/>
          <w:sz w:val="24"/>
          <w:szCs w:val="24"/>
        </w:rPr>
        <w:t xml:space="preserve">The </w:t>
      </w:r>
      <w:r w:rsidR="00E26955" w:rsidRPr="00CF0919">
        <w:rPr>
          <w:rFonts w:ascii="Times New Roman" w:hAnsi="Times New Roman" w:cs="Times New Roman"/>
          <w:bCs/>
          <w:color w:val="000000"/>
          <w:sz w:val="24"/>
          <w:szCs w:val="24"/>
        </w:rPr>
        <w:t xml:space="preserve">total cost </w:t>
      </w:r>
      <w:r w:rsidR="00D251CF">
        <w:rPr>
          <w:rFonts w:ascii="Times New Roman" w:hAnsi="Times New Roman" w:cs="Times New Roman"/>
          <w:bCs/>
          <w:color w:val="000000"/>
          <w:sz w:val="24"/>
          <w:szCs w:val="24"/>
        </w:rPr>
        <w:t>is</w:t>
      </w:r>
      <w:r w:rsidR="00E26955" w:rsidRPr="00CF0919">
        <w:rPr>
          <w:rFonts w:ascii="Times New Roman" w:hAnsi="Times New Roman" w:cs="Times New Roman"/>
          <w:bCs/>
          <w:color w:val="000000"/>
          <w:sz w:val="24"/>
          <w:szCs w:val="24"/>
        </w:rPr>
        <w:t xml:space="preserve"> </w:t>
      </w:r>
      <w:r w:rsidR="00DA5604">
        <w:rPr>
          <w:rFonts w:ascii="Times New Roman" w:hAnsi="Times New Roman" w:cs="Times New Roman"/>
          <w:b/>
          <w:bCs/>
          <w:color w:val="000000"/>
          <w:sz w:val="24"/>
          <w:szCs w:val="24"/>
        </w:rPr>
        <w:t>$</w:t>
      </w:r>
      <w:r w:rsidR="00AC52D9">
        <w:rPr>
          <w:rFonts w:ascii="Times New Roman" w:hAnsi="Times New Roman" w:cs="Times New Roman"/>
          <w:b/>
          <w:bCs/>
          <w:color w:val="000000"/>
          <w:sz w:val="24"/>
          <w:szCs w:val="24"/>
        </w:rPr>
        <w:t>87</w:t>
      </w:r>
      <w:r w:rsidR="00BE1E14">
        <w:rPr>
          <w:rFonts w:ascii="Times New Roman" w:hAnsi="Times New Roman" w:cs="Times New Roman"/>
          <w:b/>
          <w:bCs/>
          <w:color w:val="000000"/>
          <w:sz w:val="24"/>
          <w:szCs w:val="24"/>
        </w:rPr>
        <w:t>,</w:t>
      </w:r>
      <w:r w:rsidR="00AC52D9">
        <w:rPr>
          <w:rFonts w:ascii="Times New Roman" w:hAnsi="Times New Roman" w:cs="Times New Roman"/>
          <w:b/>
          <w:bCs/>
          <w:color w:val="000000"/>
          <w:sz w:val="24"/>
          <w:szCs w:val="24"/>
        </w:rPr>
        <w:t>600</w:t>
      </w:r>
      <w:r w:rsidR="00E26955" w:rsidRPr="00CF0919">
        <w:rPr>
          <w:rFonts w:ascii="Times New Roman" w:hAnsi="Times New Roman" w:cs="Times New Roman"/>
          <w:bCs/>
          <w:color w:val="000000"/>
          <w:sz w:val="24"/>
          <w:szCs w:val="24"/>
        </w:rPr>
        <w:t>.</w:t>
      </w:r>
    </w:p>
    <w:p w14:paraId="18F3351D" w14:textId="77777777" w:rsidR="003072EB" w:rsidRDefault="003072EB" w:rsidP="00E44B57">
      <w:pPr>
        <w:spacing w:after="0" w:line="240" w:lineRule="auto"/>
        <w:jc w:val="both"/>
        <w:rPr>
          <w:rFonts w:ascii="Times New Roman" w:hAnsi="Times New Roman" w:cs="Times New Roman"/>
          <w:sz w:val="24"/>
          <w:szCs w:val="24"/>
        </w:rPr>
      </w:pPr>
    </w:p>
    <w:p w14:paraId="5AEAF5C2" w14:textId="42DF602F" w:rsidR="003072EB" w:rsidRDefault="003072EB" w:rsidP="003072EB">
      <w:pPr>
        <w:spacing w:after="0" w:line="240" w:lineRule="auto"/>
        <w:jc w:val="both"/>
        <w:rPr>
          <w:rFonts w:ascii="Times New Roman" w:hAnsi="Times New Roman" w:cs="Times New Roman"/>
          <w:sz w:val="24"/>
          <w:szCs w:val="24"/>
        </w:rPr>
      </w:pPr>
      <w:r>
        <w:rPr>
          <w:rFonts w:ascii="Times New Roman" w:hAnsi="Times New Roman" w:cs="Times New Roman"/>
          <w:b/>
          <w:bCs/>
          <w:color w:val="000000"/>
          <w:sz w:val="24"/>
          <w:szCs w:val="24"/>
        </w:rPr>
        <w:t>F.1.2 Technical Advisor on Public Policy</w:t>
      </w:r>
      <w:r w:rsidRPr="00A85469">
        <w:rPr>
          <w:rFonts w:ascii="Times New Roman" w:hAnsi="Times New Roman" w:cs="Times New Roman"/>
          <w:b/>
          <w:bCs/>
          <w:color w:val="000000"/>
          <w:sz w:val="24"/>
          <w:szCs w:val="24"/>
        </w:rPr>
        <w:t xml:space="preserve">: </w:t>
      </w:r>
      <w:r w:rsidR="003C0EE9">
        <w:rPr>
          <w:rFonts w:ascii="Times New Roman" w:eastAsia="Times New Roman" w:hAnsi="Times New Roman" w:cs="Times New Roman"/>
          <w:sz w:val="24"/>
          <w:szCs w:val="24"/>
        </w:rPr>
        <w:t>POA</w:t>
      </w:r>
      <w:r w:rsidRPr="00A85469">
        <w:rPr>
          <w:rFonts w:ascii="Times New Roman" w:hAnsi="Times New Roman" w:cs="Times New Roman"/>
          <w:bCs/>
          <w:sz w:val="24"/>
          <w:szCs w:val="24"/>
        </w:rPr>
        <w:t xml:space="preserve"> </w:t>
      </w:r>
      <w:r>
        <w:rPr>
          <w:rFonts w:ascii="Times New Roman" w:hAnsi="Times New Roman" w:cs="Times New Roman"/>
          <w:bCs/>
          <w:sz w:val="24"/>
          <w:szCs w:val="24"/>
        </w:rPr>
        <w:t>is budgeting $</w:t>
      </w:r>
      <w:r w:rsidR="00F1121F">
        <w:rPr>
          <w:rFonts w:ascii="Times New Roman" w:hAnsi="Times New Roman" w:cs="Times New Roman"/>
          <w:bCs/>
          <w:sz w:val="24"/>
          <w:szCs w:val="24"/>
        </w:rPr>
        <w:t>3</w:t>
      </w:r>
      <w:r>
        <w:rPr>
          <w:rFonts w:ascii="Times New Roman" w:hAnsi="Times New Roman" w:cs="Times New Roman"/>
          <w:bCs/>
          <w:sz w:val="24"/>
          <w:szCs w:val="24"/>
        </w:rPr>
        <w:t>,</w:t>
      </w:r>
      <w:r w:rsidR="00F1121F">
        <w:rPr>
          <w:rFonts w:ascii="Times New Roman" w:hAnsi="Times New Roman" w:cs="Times New Roman"/>
          <w:bCs/>
          <w:sz w:val="24"/>
          <w:szCs w:val="24"/>
        </w:rPr>
        <w:t>500</w:t>
      </w:r>
      <w:r>
        <w:rPr>
          <w:rFonts w:ascii="Times New Roman" w:hAnsi="Times New Roman" w:cs="Times New Roman"/>
          <w:bCs/>
          <w:sz w:val="24"/>
          <w:szCs w:val="24"/>
        </w:rPr>
        <w:t xml:space="preserve">/month for </w:t>
      </w:r>
      <w:r w:rsidR="00F1121F">
        <w:rPr>
          <w:rFonts w:ascii="Times New Roman" w:hAnsi="Times New Roman" w:cs="Times New Roman"/>
          <w:bCs/>
          <w:sz w:val="24"/>
          <w:szCs w:val="24"/>
        </w:rPr>
        <w:t xml:space="preserve">an advisor to review specific messaging and technical content for publication. This will be an expert in the topic of migration and public policy who can advise on the content. The consultant will work on the project </w:t>
      </w:r>
      <w:r>
        <w:rPr>
          <w:rFonts w:ascii="Times New Roman" w:hAnsi="Times New Roman" w:cs="Times New Roman"/>
          <w:bCs/>
          <w:sz w:val="24"/>
          <w:szCs w:val="24"/>
        </w:rPr>
        <w:t>for a total of 1</w:t>
      </w:r>
      <w:r w:rsidR="00F1121F">
        <w:rPr>
          <w:rFonts w:ascii="Times New Roman" w:hAnsi="Times New Roman" w:cs="Times New Roman"/>
          <w:bCs/>
          <w:sz w:val="24"/>
          <w:szCs w:val="24"/>
        </w:rPr>
        <w:t xml:space="preserve">0 </w:t>
      </w:r>
      <w:r>
        <w:rPr>
          <w:rFonts w:ascii="Times New Roman" w:hAnsi="Times New Roman" w:cs="Times New Roman"/>
          <w:bCs/>
          <w:sz w:val="24"/>
          <w:szCs w:val="24"/>
        </w:rPr>
        <w:t>months over LOP. The rate is based on experienc</w:t>
      </w:r>
      <w:r w:rsidR="00F1121F">
        <w:rPr>
          <w:rFonts w:ascii="Times New Roman" w:hAnsi="Times New Roman" w:cs="Times New Roman"/>
          <w:bCs/>
          <w:sz w:val="24"/>
          <w:szCs w:val="24"/>
        </w:rPr>
        <w:t xml:space="preserve">e </w:t>
      </w:r>
      <w:r w:rsidR="00503908">
        <w:rPr>
          <w:rFonts w:ascii="Times New Roman" w:hAnsi="Times New Roman" w:cs="Times New Roman"/>
          <w:bCs/>
          <w:sz w:val="24"/>
          <w:szCs w:val="24"/>
        </w:rPr>
        <w:t xml:space="preserve">for a total of </w:t>
      </w:r>
      <w:r>
        <w:rPr>
          <w:rFonts w:ascii="Times New Roman" w:hAnsi="Times New Roman" w:cs="Times New Roman"/>
          <w:b/>
          <w:bCs/>
          <w:color w:val="000000"/>
          <w:sz w:val="24"/>
          <w:szCs w:val="24"/>
        </w:rPr>
        <w:t>$</w:t>
      </w:r>
      <w:r w:rsidR="00ED7A0C">
        <w:rPr>
          <w:rFonts w:ascii="Times New Roman" w:hAnsi="Times New Roman" w:cs="Times New Roman"/>
          <w:b/>
          <w:bCs/>
          <w:color w:val="000000"/>
          <w:sz w:val="24"/>
          <w:szCs w:val="24"/>
        </w:rPr>
        <w:t>35</w:t>
      </w:r>
      <w:r>
        <w:rPr>
          <w:rFonts w:ascii="Times New Roman" w:hAnsi="Times New Roman" w:cs="Times New Roman"/>
          <w:b/>
          <w:bCs/>
          <w:color w:val="000000"/>
          <w:sz w:val="24"/>
          <w:szCs w:val="24"/>
        </w:rPr>
        <w:t>,</w:t>
      </w:r>
      <w:r w:rsidR="00ED7A0C">
        <w:rPr>
          <w:rFonts w:ascii="Times New Roman" w:hAnsi="Times New Roman" w:cs="Times New Roman"/>
          <w:b/>
          <w:bCs/>
          <w:color w:val="000000"/>
          <w:sz w:val="24"/>
          <w:szCs w:val="24"/>
        </w:rPr>
        <w:t>0</w:t>
      </w:r>
      <w:r>
        <w:rPr>
          <w:rFonts w:ascii="Times New Roman" w:hAnsi="Times New Roman" w:cs="Times New Roman"/>
          <w:b/>
          <w:bCs/>
          <w:color w:val="000000"/>
          <w:sz w:val="24"/>
          <w:szCs w:val="24"/>
        </w:rPr>
        <w:t>00</w:t>
      </w:r>
      <w:r w:rsidRPr="00CF0919">
        <w:rPr>
          <w:rFonts w:ascii="Times New Roman" w:hAnsi="Times New Roman" w:cs="Times New Roman"/>
          <w:bCs/>
          <w:color w:val="000000"/>
          <w:sz w:val="24"/>
          <w:szCs w:val="24"/>
        </w:rPr>
        <w:t>.</w:t>
      </w:r>
    </w:p>
    <w:p w14:paraId="1C20E70E" w14:textId="5D69C71E" w:rsidR="00E47889" w:rsidRDefault="00E47889" w:rsidP="00E44B57">
      <w:pPr>
        <w:spacing w:after="0" w:line="240" w:lineRule="auto"/>
        <w:jc w:val="both"/>
        <w:rPr>
          <w:bCs/>
          <w:color w:val="000000"/>
          <w:sz w:val="24"/>
          <w:szCs w:val="24"/>
        </w:rPr>
      </w:pPr>
    </w:p>
    <w:p w14:paraId="42635C97" w14:textId="40F62B0A" w:rsidR="009B174F" w:rsidRDefault="009B174F" w:rsidP="009B174F">
      <w:pPr>
        <w:spacing w:after="0" w:line="240" w:lineRule="auto"/>
        <w:jc w:val="both"/>
        <w:rPr>
          <w:rFonts w:ascii="Times New Roman" w:hAnsi="Times New Roman" w:cs="Times New Roman"/>
          <w:bCs/>
          <w:color w:val="000000"/>
          <w:sz w:val="24"/>
          <w:szCs w:val="24"/>
        </w:rPr>
      </w:pPr>
      <w:r>
        <w:rPr>
          <w:rFonts w:ascii="Times New Roman" w:hAnsi="Times New Roman" w:cs="Times New Roman"/>
          <w:b/>
          <w:bCs/>
          <w:color w:val="000000"/>
          <w:sz w:val="24"/>
          <w:szCs w:val="24"/>
        </w:rPr>
        <w:t xml:space="preserve">F.1.3 </w:t>
      </w:r>
      <w:r w:rsidR="002B11DC" w:rsidRPr="002B11DC">
        <w:rPr>
          <w:rFonts w:ascii="Times New Roman" w:hAnsi="Times New Roman" w:cs="Times New Roman"/>
          <w:b/>
          <w:bCs/>
          <w:color w:val="000000"/>
          <w:sz w:val="24"/>
          <w:szCs w:val="24"/>
        </w:rPr>
        <w:t>Consultant for Participatory Research for Data Collection</w:t>
      </w:r>
      <w:r w:rsidRPr="00A85469">
        <w:rPr>
          <w:rFonts w:ascii="Times New Roman" w:hAnsi="Times New Roman" w:cs="Times New Roman"/>
          <w:b/>
          <w:bCs/>
          <w:color w:val="000000"/>
          <w:sz w:val="24"/>
          <w:szCs w:val="24"/>
        </w:rPr>
        <w:t xml:space="preserve">: </w:t>
      </w:r>
      <w:r w:rsidR="003C0EE9">
        <w:rPr>
          <w:rFonts w:ascii="Times New Roman" w:eastAsia="Times New Roman" w:hAnsi="Times New Roman" w:cs="Times New Roman"/>
          <w:sz w:val="24"/>
          <w:szCs w:val="24"/>
        </w:rPr>
        <w:t>POA</w:t>
      </w:r>
      <w:r w:rsidRPr="00A85469">
        <w:rPr>
          <w:rFonts w:ascii="Times New Roman" w:hAnsi="Times New Roman" w:cs="Times New Roman"/>
          <w:bCs/>
          <w:sz w:val="24"/>
          <w:szCs w:val="24"/>
        </w:rPr>
        <w:t xml:space="preserve"> </w:t>
      </w:r>
      <w:r>
        <w:rPr>
          <w:rFonts w:ascii="Times New Roman" w:hAnsi="Times New Roman" w:cs="Times New Roman"/>
          <w:bCs/>
          <w:sz w:val="24"/>
          <w:szCs w:val="24"/>
        </w:rPr>
        <w:t>is budgeting $</w:t>
      </w:r>
      <w:r w:rsidR="002B11DC">
        <w:rPr>
          <w:rFonts w:ascii="Times New Roman" w:hAnsi="Times New Roman" w:cs="Times New Roman"/>
          <w:bCs/>
          <w:sz w:val="24"/>
          <w:szCs w:val="24"/>
        </w:rPr>
        <w:t>3</w:t>
      </w:r>
      <w:r>
        <w:rPr>
          <w:rFonts w:ascii="Times New Roman" w:hAnsi="Times New Roman" w:cs="Times New Roman"/>
          <w:bCs/>
          <w:sz w:val="24"/>
          <w:szCs w:val="24"/>
        </w:rPr>
        <w:t>,</w:t>
      </w:r>
      <w:r w:rsidR="002B11DC">
        <w:rPr>
          <w:rFonts w:ascii="Times New Roman" w:hAnsi="Times New Roman" w:cs="Times New Roman"/>
          <w:bCs/>
          <w:sz w:val="24"/>
          <w:szCs w:val="24"/>
        </w:rPr>
        <w:t>000</w:t>
      </w:r>
      <w:r>
        <w:rPr>
          <w:rFonts w:ascii="Times New Roman" w:hAnsi="Times New Roman" w:cs="Times New Roman"/>
          <w:bCs/>
          <w:sz w:val="24"/>
          <w:szCs w:val="24"/>
        </w:rPr>
        <w:t xml:space="preserve">/month for </w:t>
      </w:r>
      <w:r w:rsidR="002B11DC">
        <w:rPr>
          <w:rFonts w:ascii="Times New Roman" w:hAnsi="Times New Roman" w:cs="Times New Roman"/>
          <w:bCs/>
          <w:sz w:val="24"/>
          <w:szCs w:val="24"/>
        </w:rPr>
        <w:t xml:space="preserve">a </w:t>
      </w:r>
      <w:r w:rsidR="00A970F5">
        <w:rPr>
          <w:rFonts w:ascii="Times New Roman" w:hAnsi="Times New Roman" w:cs="Times New Roman"/>
          <w:bCs/>
          <w:sz w:val="24"/>
          <w:szCs w:val="24"/>
        </w:rPr>
        <w:t xml:space="preserve">consultant to conduct research and obtain data on </w:t>
      </w:r>
      <w:del w:id="10" w:author="Macarena Jimenez Granda" w:date="2023-09-15T10:34:00Z">
        <w:r w:rsidR="00A970F5">
          <w:rPr>
            <w:rFonts w:ascii="Times New Roman" w:hAnsi="Times New Roman" w:cs="Times New Roman"/>
            <w:bCs/>
            <w:sz w:val="24"/>
            <w:szCs w:val="24"/>
          </w:rPr>
          <w:delText>migrants</w:delText>
        </w:r>
      </w:del>
      <w:ins w:id="11" w:author="Macarena Jimenez Granda" w:date="2023-09-15T10:34:00Z">
        <w:r w:rsidR="00D55EFC">
          <w:rPr>
            <w:rFonts w:ascii="Times New Roman" w:hAnsi="Times New Roman" w:cs="Times New Roman"/>
            <w:bCs/>
            <w:sz w:val="24"/>
            <w:szCs w:val="24"/>
          </w:rPr>
          <w:t>migrants’</w:t>
        </w:r>
      </w:ins>
      <w:r w:rsidR="00A970F5">
        <w:rPr>
          <w:rFonts w:ascii="Times New Roman" w:hAnsi="Times New Roman" w:cs="Times New Roman"/>
          <w:bCs/>
          <w:sz w:val="24"/>
          <w:szCs w:val="24"/>
        </w:rPr>
        <w:t xml:space="preserve"> experience</w:t>
      </w:r>
      <w:r w:rsidR="00F50DE0">
        <w:rPr>
          <w:rFonts w:ascii="Times New Roman" w:hAnsi="Times New Roman" w:cs="Times New Roman"/>
          <w:bCs/>
          <w:sz w:val="24"/>
          <w:szCs w:val="24"/>
        </w:rPr>
        <w:t xml:space="preserve"> for content creation</w:t>
      </w:r>
      <w:r w:rsidR="00A970F5">
        <w:rPr>
          <w:rFonts w:ascii="Times New Roman" w:hAnsi="Times New Roman" w:cs="Times New Roman"/>
          <w:bCs/>
          <w:sz w:val="24"/>
          <w:szCs w:val="24"/>
        </w:rPr>
        <w:t xml:space="preserve"> for a t</w:t>
      </w:r>
      <w:r>
        <w:rPr>
          <w:rFonts w:ascii="Times New Roman" w:hAnsi="Times New Roman" w:cs="Times New Roman"/>
          <w:bCs/>
          <w:sz w:val="24"/>
          <w:szCs w:val="24"/>
        </w:rPr>
        <w:t xml:space="preserve">otal of </w:t>
      </w:r>
      <w:r w:rsidR="00A970F5">
        <w:rPr>
          <w:rFonts w:ascii="Times New Roman" w:hAnsi="Times New Roman" w:cs="Times New Roman"/>
          <w:bCs/>
          <w:sz w:val="24"/>
          <w:szCs w:val="24"/>
        </w:rPr>
        <w:t>4</w:t>
      </w:r>
      <w:r>
        <w:rPr>
          <w:rFonts w:ascii="Times New Roman" w:hAnsi="Times New Roman" w:cs="Times New Roman"/>
          <w:bCs/>
          <w:sz w:val="24"/>
          <w:szCs w:val="24"/>
        </w:rPr>
        <w:t xml:space="preserve"> months over LOP. The rate is based on experience under other program who have hired </w:t>
      </w:r>
      <w:r w:rsidR="00A970F5">
        <w:rPr>
          <w:rFonts w:ascii="Times New Roman" w:hAnsi="Times New Roman" w:cs="Times New Roman"/>
          <w:bCs/>
          <w:sz w:val="24"/>
          <w:szCs w:val="24"/>
        </w:rPr>
        <w:t>similar researchers in Mexico</w:t>
      </w:r>
      <w:r>
        <w:rPr>
          <w:rFonts w:ascii="Times New Roman" w:hAnsi="Times New Roman" w:cs="Times New Roman"/>
          <w:bCs/>
          <w:sz w:val="24"/>
          <w:szCs w:val="24"/>
        </w:rPr>
        <w:t xml:space="preserve">. The </w:t>
      </w:r>
      <w:r w:rsidRPr="00CF0919">
        <w:rPr>
          <w:rFonts w:ascii="Times New Roman" w:hAnsi="Times New Roman" w:cs="Times New Roman"/>
          <w:bCs/>
          <w:color w:val="000000"/>
          <w:sz w:val="24"/>
          <w:szCs w:val="24"/>
        </w:rPr>
        <w:t xml:space="preserve">total cost </w:t>
      </w:r>
      <w:r>
        <w:rPr>
          <w:rFonts w:ascii="Times New Roman" w:hAnsi="Times New Roman" w:cs="Times New Roman"/>
          <w:bCs/>
          <w:color w:val="000000"/>
          <w:sz w:val="24"/>
          <w:szCs w:val="24"/>
        </w:rPr>
        <w:t>is</w:t>
      </w:r>
      <w:r w:rsidRPr="00CF0919">
        <w:rPr>
          <w:rFonts w:ascii="Times New Roman" w:hAnsi="Times New Roman" w:cs="Times New Roman"/>
          <w:bCs/>
          <w:color w:val="000000"/>
          <w:sz w:val="24"/>
          <w:szCs w:val="24"/>
        </w:rPr>
        <w:t xml:space="preserve"> </w:t>
      </w:r>
      <w:r>
        <w:rPr>
          <w:rFonts w:ascii="Times New Roman" w:hAnsi="Times New Roman" w:cs="Times New Roman"/>
          <w:b/>
          <w:bCs/>
          <w:color w:val="000000"/>
          <w:sz w:val="24"/>
          <w:szCs w:val="24"/>
        </w:rPr>
        <w:t>$12,000</w:t>
      </w:r>
      <w:r w:rsidRPr="00CF0919">
        <w:rPr>
          <w:rFonts w:ascii="Times New Roman" w:hAnsi="Times New Roman" w:cs="Times New Roman"/>
          <w:bCs/>
          <w:color w:val="000000"/>
          <w:sz w:val="24"/>
          <w:szCs w:val="24"/>
        </w:rPr>
        <w:t>.</w:t>
      </w:r>
    </w:p>
    <w:p w14:paraId="5AE54CA9" w14:textId="172C5A0B" w:rsidR="008D1122" w:rsidRDefault="008D1122" w:rsidP="00E44B57">
      <w:pPr>
        <w:spacing w:after="0" w:line="240" w:lineRule="auto"/>
        <w:jc w:val="both"/>
        <w:rPr>
          <w:rFonts w:ascii="Times New Roman" w:eastAsia="Times New Roman" w:hAnsi="Times New Roman" w:cs="Times New Roman"/>
          <w:sz w:val="24"/>
          <w:szCs w:val="24"/>
          <w:highlight w:val="yellow"/>
        </w:rPr>
      </w:pPr>
    </w:p>
    <w:p w14:paraId="1B871883" w14:textId="1DC1AD9E" w:rsidR="002D613B" w:rsidRDefault="002D613B" w:rsidP="00E44B57">
      <w:pPr>
        <w:spacing w:after="0" w:line="240" w:lineRule="auto"/>
        <w:jc w:val="both"/>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F.2 </w:t>
      </w:r>
      <w:r w:rsidR="004D3F18">
        <w:rPr>
          <w:rFonts w:ascii="Times New Roman" w:eastAsia="Times New Roman" w:hAnsi="Times New Roman" w:cs="Times New Roman"/>
          <w:b/>
          <w:bCs/>
          <w:color w:val="000000"/>
          <w:sz w:val="24"/>
          <w:szCs w:val="24"/>
        </w:rPr>
        <w:t>Contracts</w:t>
      </w:r>
    </w:p>
    <w:p w14:paraId="6D2D2DB5" w14:textId="77777777" w:rsidR="00CC22AB" w:rsidRPr="00195863" w:rsidRDefault="00CC22AB" w:rsidP="00E44B57">
      <w:pPr>
        <w:spacing w:after="0" w:line="240" w:lineRule="auto"/>
        <w:jc w:val="both"/>
        <w:rPr>
          <w:rFonts w:ascii="Times New Roman" w:eastAsia="Times New Roman" w:hAnsi="Times New Roman" w:cs="Times New Roman"/>
          <w:sz w:val="24"/>
          <w:szCs w:val="24"/>
          <w:highlight w:val="yellow"/>
        </w:rPr>
      </w:pPr>
    </w:p>
    <w:p w14:paraId="5AE54CAE" w14:textId="38F2B057" w:rsidR="00770793" w:rsidRPr="00EE2C28" w:rsidRDefault="002D613B" w:rsidP="00961090">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F.2.1 </w:t>
      </w:r>
      <w:r w:rsidR="00961090" w:rsidRPr="00961090">
        <w:rPr>
          <w:rFonts w:ascii="Times New Roman" w:eastAsia="Times New Roman" w:hAnsi="Times New Roman" w:cs="Times New Roman"/>
          <w:b/>
          <w:sz w:val="24"/>
          <w:szCs w:val="24"/>
        </w:rPr>
        <w:t>Contract for Live Portrait and Immersive Experience</w:t>
      </w:r>
      <w:r w:rsidR="008D1122" w:rsidRPr="00EE2C28">
        <w:rPr>
          <w:rFonts w:ascii="Times New Roman" w:eastAsia="Times New Roman" w:hAnsi="Times New Roman" w:cs="Times New Roman"/>
          <w:b/>
          <w:sz w:val="24"/>
          <w:szCs w:val="24"/>
        </w:rPr>
        <w:t xml:space="preserve">: </w:t>
      </w:r>
      <w:r w:rsidR="003C0EE9">
        <w:rPr>
          <w:rFonts w:ascii="Times New Roman" w:eastAsia="Times New Roman" w:hAnsi="Times New Roman" w:cs="Times New Roman"/>
          <w:sz w:val="24"/>
          <w:szCs w:val="24"/>
        </w:rPr>
        <w:t>POA</w:t>
      </w:r>
      <w:r w:rsidR="008D1122" w:rsidRPr="00EE2C28">
        <w:rPr>
          <w:rFonts w:ascii="Times New Roman" w:eastAsia="Times New Roman" w:hAnsi="Times New Roman" w:cs="Times New Roman"/>
          <w:sz w:val="24"/>
          <w:szCs w:val="24"/>
        </w:rPr>
        <w:t xml:space="preserve"> is budgeting </w:t>
      </w:r>
      <w:r w:rsidR="00FF640C" w:rsidRPr="003738C7">
        <w:rPr>
          <w:rFonts w:ascii="Times New Roman" w:eastAsia="Times New Roman" w:hAnsi="Times New Roman" w:cs="Times New Roman"/>
          <w:b/>
          <w:bCs/>
          <w:sz w:val="24"/>
          <w:szCs w:val="24"/>
        </w:rPr>
        <w:t>$</w:t>
      </w:r>
      <w:r w:rsidR="00961090" w:rsidRPr="003738C7">
        <w:rPr>
          <w:rFonts w:ascii="Times New Roman" w:eastAsia="Times New Roman" w:hAnsi="Times New Roman" w:cs="Times New Roman"/>
          <w:b/>
          <w:bCs/>
          <w:sz w:val="24"/>
          <w:szCs w:val="24"/>
        </w:rPr>
        <w:t>2</w:t>
      </w:r>
      <w:r w:rsidR="00FF640C" w:rsidRPr="003738C7">
        <w:rPr>
          <w:rFonts w:ascii="Times New Roman" w:eastAsia="Times New Roman" w:hAnsi="Times New Roman" w:cs="Times New Roman"/>
          <w:b/>
          <w:bCs/>
          <w:sz w:val="24"/>
          <w:szCs w:val="24"/>
        </w:rPr>
        <w:t>5,</w:t>
      </w:r>
      <w:r w:rsidR="00961090" w:rsidRPr="003738C7">
        <w:rPr>
          <w:rFonts w:ascii="Times New Roman" w:eastAsia="Times New Roman" w:hAnsi="Times New Roman" w:cs="Times New Roman"/>
          <w:b/>
          <w:bCs/>
          <w:sz w:val="24"/>
          <w:szCs w:val="24"/>
        </w:rPr>
        <w:t>0</w:t>
      </w:r>
      <w:r w:rsidR="00FF640C" w:rsidRPr="003738C7">
        <w:rPr>
          <w:rFonts w:ascii="Times New Roman" w:eastAsia="Times New Roman" w:hAnsi="Times New Roman" w:cs="Times New Roman"/>
          <w:b/>
          <w:bCs/>
          <w:sz w:val="24"/>
          <w:szCs w:val="24"/>
        </w:rPr>
        <w:t>00</w:t>
      </w:r>
      <w:r w:rsidR="008D1122" w:rsidRPr="00EE2C28">
        <w:rPr>
          <w:rFonts w:ascii="Times New Roman" w:eastAsia="Times New Roman" w:hAnsi="Times New Roman" w:cs="Times New Roman"/>
          <w:sz w:val="24"/>
          <w:szCs w:val="24"/>
        </w:rPr>
        <w:t xml:space="preserve"> </w:t>
      </w:r>
      <w:r w:rsidR="00CC30B7">
        <w:rPr>
          <w:rFonts w:ascii="Times New Roman" w:eastAsia="Times New Roman" w:hAnsi="Times New Roman" w:cs="Times New Roman"/>
          <w:sz w:val="24"/>
          <w:szCs w:val="24"/>
        </w:rPr>
        <w:t>for the</w:t>
      </w:r>
      <w:r w:rsidR="00961090">
        <w:rPr>
          <w:rFonts w:ascii="Times New Roman" w:eastAsia="Times New Roman" w:hAnsi="Times New Roman" w:cs="Times New Roman"/>
          <w:sz w:val="24"/>
          <w:szCs w:val="24"/>
        </w:rPr>
        <w:t xml:space="preserve"> creation of </w:t>
      </w:r>
      <w:r w:rsidR="00690F65">
        <w:rPr>
          <w:rFonts w:ascii="Times New Roman" w:eastAsia="Times New Roman" w:hAnsi="Times New Roman" w:cs="Times New Roman"/>
          <w:sz w:val="24"/>
          <w:szCs w:val="24"/>
        </w:rPr>
        <w:t>an</w:t>
      </w:r>
      <w:r w:rsidR="00CC30B7">
        <w:rPr>
          <w:rFonts w:ascii="Times New Roman" w:eastAsia="Times New Roman" w:hAnsi="Times New Roman" w:cs="Times New Roman"/>
          <w:sz w:val="24"/>
          <w:szCs w:val="24"/>
        </w:rPr>
        <w:t xml:space="preserve"> interactive content and artificial intelligence (AI). The AI content created will be a </w:t>
      </w:r>
      <w:r w:rsidR="00961090">
        <w:rPr>
          <w:rFonts w:ascii="Times New Roman" w:eastAsia="Times New Roman" w:hAnsi="Times New Roman" w:cs="Times New Roman"/>
          <w:sz w:val="24"/>
          <w:szCs w:val="24"/>
        </w:rPr>
        <w:t>l</w:t>
      </w:r>
      <w:r w:rsidR="00961090" w:rsidRPr="00961090">
        <w:rPr>
          <w:rFonts w:ascii="Times New Roman" w:eastAsia="Times New Roman" w:hAnsi="Times New Roman" w:cs="Times New Roman"/>
          <w:sz w:val="24"/>
          <w:szCs w:val="24"/>
        </w:rPr>
        <w:t xml:space="preserve">ive </w:t>
      </w:r>
      <w:r w:rsidR="00961090">
        <w:rPr>
          <w:rFonts w:ascii="Times New Roman" w:eastAsia="Times New Roman" w:hAnsi="Times New Roman" w:cs="Times New Roman"/>
          <w:sz w:val="24"/>
          <w:szCs w:val="24"/>
        </w:rPr>
        <w:t>p</w:t>
      </w:r>
      <w:r w:rsidR="00961090" w:rsidRPr="00961090">
        <w:rPr>
          <w:rFonts w:ascii="Times New Roman" w:eastAsia="Times New Roman" w:hAnsi="Times New Roman" w:cs="Times New Roman"/>
          <w:sz w:val="24"/>
          <w:szCs w:val="24"/>
        </w:rPr>
        <w:t xml:space="preserve">ortrait and </w:t>
      </w:r>
      <w:r w:rsidR="00961090">
        <w:rPr>
          <w:rFonts w:ascii="Times New Roman" w:eastAsia="Times New Roman" w:hAnsi="Times New Roman" w:cs="Times New Roman"/>
          <w:sz w:val="24"/>
          <w:szCs w:val="24"/>
        </w:rPr>
        <w:t>i</w:t>
      </w:r>
      <w:r w:rsidR="00961090" w:rsidRPr="00961090">
        <w:rPr>
          <w:rFonts w:ascii="Times New Roman" w:eastAsia="Times New Roman" w:hAnsi="Times New Roman" w:cs="Times New Roman"/>
          <w:sz w:val="24"/>
          <w:szCs w:val="24"/>
        </w:rPr>
        <w:t xml:space="preserve">mmersive </w:t>
      </w:r>
      <w:r w:rsidR="00961090">
        <w:rPr>
          <w:rFonts w:ascii="Times New Roman" w:eastAsia="Times New Roman" w:hAnsi="Times New Roman" w:cs="Times New Roman"/>
          <w:sz w:val="24"/>
          <w:szCs w:val="24"/>
        </w:rPr>
        <w:t>e</w:t>
      </w:r>
      <w:r w:rsidR="00961090" w:rsidRPr="00961090">
        <w:rPr>
          <w:rFonts w:ascii="Times New Roman" w:eastAsia="Times New Roman" w:hAnsi="Times New Roman" w:cs="Times New Roman"/>
          <w:sz w:val="24"/>
          <w:szCs w:val="24"/>
        </w:rPr>
        <w:t>xperience</w:t>
      </w:r>
      <w:r w:rsidR="00953496">
        <w:rPr>
          <w:rFonts w:ascii="Times New Roman" w:eastAsia="Times New Roman" w:hAnsi="Times New Roman" w:cs="Times New Roman"/>
          <w:sz w:val="24"/>
          <w:szCs w:val="24"/>
        </w:rPr>
        <w:t xml:space="preserve"> for the targeted population</w:t>
      </w:r>
      <w:r w:rsidR="00961090">
        <w:rPr>
          <w:rFonts w:ascii="Times New Roman" w:eastAsia="Times New Roman" w:hAnsi="Times New Roman" w:cs="Times New Roman"/>
          <w:sz w:val="24"/>
          <w:szCs w:val="24"/>
        </w:rPr>
        <w:t>.</w:t>
      </w:r>
    </w:p>
    <w:p w14:paraId="5AE54CAF" w14:textId="77777777" w:rsidR="0072791E" w:rsidRPr="00195863" w:rsidRDefault="0072791E" w:rsidP="00E44B57">
      <w:pPr>
        <w:spacing w:after="0" w:line="240" w:lineRule="auto"/>
        <w:jc w:val="both"/>
        <w:rPr>
          <w:rFonts w:ascii="Times New Roman" w:eastAsia="Times New Roman" w:hAnsi="Times New Roman" w:cs="Times New Roman"/>
          <w:b/>
          <w:sz w:val="24"/>
          <w:szCs w:val="24"/>
          <w:highlight w:val="yellow"/>
          <w:u w:val="single"/>
        </w:rPr>
      </w:pPr>
    </w:p>
    <w:p w14:paraId="54B2B2FC" w14:textId="79C29B7A" w:rsidR="00DD2711" w:rsidRPr="00EE2C28" w:rsidRDefault="00DD2711" w:rsidP="00ED5D7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F.2.2 C</w:t>
      </w:r>
      <w:r w:rsidRPr="00DD2711">
        <w:rPr>
          <w:rFonts w:ascii="Times New Roman" w:eastAsia="Times New Roman" w:hAnsi="Times New Roman" w:cs="Times New Roman"/>
          <w:b/>
          <w:sz w:val="24"/>
          <w:szCs w:val="24"/>
        </w:rPr>
        <w:t>ontract to Film &amp; Produce Soap Opera</w:t>
      </w:r>
      <w:r w:rsidRPr="00EE2C28">
        <w:rPr>
          <w:rFonts w:ascii="Times New Roman" w:eastAsia="Times New Roman" w:hAnsi="Times New Roman" w:cs="Times New Roman"/>
          <w:b/>
          <w:sz w:val="24"/>
          <w:szCs w:val="24"/>
        </w:rPr>
        <w:t xml:space="preserve">: </w:t>
      </w:r>
      <w:r w:rsidR="003C0EE9">
        <w:rPr>
          <w:rFonts w:ascii="Times New Roman" w:eastAsia="Times New Roman" w:hAnsi="Times New Roman" w:cs="Times New Roman"/>
          <w:sz w:val="24"/>
          <w:szCs w:val="24"/>
        </w:rPr>
        <w:t>POA</w:t>
      </w:r>
      <w:r w:rsidRPr="00EE2C28">
        <w:rPr>
          <w:rFonts w:ascii="Times New Roman" w:eastAsia="Times New Roman" w:hAnsi="Times New Roman" w:cs="Times New Roman"/>
          <w:sz w:val="24"/>
          <w:szCs w:val="24"/>
        </w:rPr>
        <w:t xml:space="preserve"> is budgeting </w:t>
      </w:r>
      <w:r w:rsidRPr="003738C7">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0</w:t>
      </w:r>
      <w:r w:rsidRPr="003738C7">
        <w:rPr>
          <w:rFonts w:ascii="Times New Roman" w:eastAsia="Times New Roman" w:hAnsi="Times New Roman" w:cs="Times New Roman"/>
          <w:b/>
          <w:bCs/>
          <w:sz w:val="24"/>
          <w:szCs w:val="24"/>
        </w:rPr>
        <w:t>,000</w:t>
      </w:r>
      <w:r w:rsidRPr="00EE2C28">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to contract a firm to film, edit and produce the </w:t>
      </w:r>
      <w:r w:rsidR="00E4138C">
        <w:rPr>
          <w:rFonts w:ascii="Times New Roman" w:eastAsia="Times New Roman" w:hAnsi="Times New Roman" w:cs="Times New Roman"/>
          <w:sz w:val="24"/>
          <w:szCs w:val="24"/>
        </w:rPr>
        <w:t xml:space="preserve">Soap Opera (Telenovela) to raise awareness </w:t>
      </w:r>
      <w:r w:rsidR="00ED5D76">
        <w:rPr>
          <w:rFonts w:ascii="Times New Roman" w:eastAsia="Times New Roman" w:hAnsi="Times New Roman" w:cs="Times New Roman"/>
          <w:sz w:val="24"/>
          <w:szCs w:val="24"/>
        </w:rPr>
        <w:t>on the risk and adverse situation on the journey to the U.S.</w:t>
      </w:r>
    </w:p>
    <w:p w14:paraId="07D6C0E5" w14:textId="77777777" w:rsidR="00DD2711" w:rsidRDefault="00DD2711" w:rsidP="00E44B57">
      <w:pPr>
        <w:spacing w:after="0" w:line="240" w:lineRule="auto"/>
        <w:jc w:val="both"/>
        <w:rPr>
          <w:rFonts w:ascii="Times New Roman" w:eastAsia="Times New Roman" w:hAnsi="Times New Roman" w:cs="Times New Roman"/>
          <w:b/>
          <w:sz w:val="24"/>
          <w:szCs w:val="24"/>
          <w:u w:val="single"/>
        </w:rPr>
      </w:pPr>
    </w:p>
    <w:p w14:paraId="683DED64" w14:textId="03A575CF" w:rsidR="00DD2711" w:rsidRPr="00EE2C28" w:rsidRDefault="00DD2711" w:rsidP="00DD2711">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F.2.</w:t>
      </w:r>
      <w:r w:rsidR="00ED5D76">
        <w:rPr>
          <w:rFonts w:ascii="Times New Roman" w:eastAsia="Times New Roman" w:hAnsi="Times New Roman" w:cs="Times New Roman"/>
          <w:b/>
          <w:sz w:val="24"/>
          <w:szCs w:val="24"/>
        </w:rPr>
        <w:t>3 Security Advisors</w:t>
      </w:r>
      <w:r w:rsidRPr="00EE2C28">
        <w:rPr>
          <w:rFonts w:ascii="Times New Roman" w:eastAsia="Times New Roman" w:hAnsi="Times New Roman" w:cs="Times New Roman"/>
          <w:b/>
          <w:sz w:val="24"/>
          <w:szCs w:val="24"/>
        </w:rPr>
        <w:t xml:space="preserve">: </w:t>
      </w:r>
      <w:r w:rsidR="00666C62">
        <w:rPr>
          <w:rFonts w:ascii="Times New Roman" w:eastAsia="Times New Roman" w:hAnsi="Times New Roman" w:cs="Times New Roman"/>
          <w:bCs/>
          <w:sz w:val="24"/>
          <w:szCs w:val="24"/>
        </w:rPr>
        <w:t xml:space="preserve">Based on current contract rates, </w:t>
      </w:r>
      <w:r w:rsidR="003C0EE9">
        <w:rPr>
          <w:rFonts w:ascii="Times New Roman" w:eastAsia="Times New Roman" w:hAnsi="Times New Roman" w:cs="Times New Roman"/>
          <w:sz w:val="24"/>
          <w:szCs w:val="24"/>
        </w:rPr>
        <w:t>POA</w:t>
      </w:r>
      <w:r w:rsidRPr="00EE2C28">
        <w:rPr>
          <w:rFonts w:ascii="Times New Roman" w:eastAsia="Times New Roman" w:hAnsi="Times New Roman" w:cs="Times New Roman"/>
          <w:sz w:val="24"/>
          <w:szCs w:val="24"/>
        </w:rPr>
        <w:t xml:space="preserve"> is budgeting</w:t>
      </w:r>
      <w:r w:rsidR="00666C62">
        <w:rPr>
          <w:rFonts w:ascii="Times New Roman" w:eastAsia="Times New Roman" w:hAnsi="Times New Roman" w:cs="Times New Roman"/>
          <w:sz w:val="24"/>
          <w:szCs w:val="24"/>
        </w:rPr>
        <w:t xml:space="preserve"> $300/month for 24 months </w:t>
      </w:r>
      <w:r w:rsidR="00A26C44">
        <w:rPr>
          <w:rFonts w:ascii="Times New Roman" w:eastAsia="Times New Roman" w:hAnsi="Times New Roman" w:cs="Times New Roman"/>
          <w:sz w:val="24"/>
          <w:szCs w:val="24"/>
        </w:rPr>
        <w:t xml:space="preserve">for security advisor to prepare briefs, conduct risk assessments, and ensure all project staff and </w:t>
      </w:r>
      <w:r w:rsidR="00672C40">
        <w:rPr>
          <w:rFonts w:ascii="Times New Roman" w:eastAsia="Times New Roman" w:hAnsi="Times New Roman" w:cs="Times New Roman"/>
          <w:sz w:val="24"/>
          <w:szCs w:val="24"/>
        </w:rPr>
        <w:t>consultants</w:t>
      </w:r>
      <w:r w:rsidR="00A26C44">
        <w:rPr>
          <w:rFonts w:ascii="Times New Roman" w:eastAsia="Times New Roman" w:hAnsi="Times New Roman" w:cs="Times New Roman"/>
          <w:sz w:val="24"/>
          <w:szCs w:val="24"/>
        </w:rPr>
        <w:t xml:space="preserve"> have the proper security measure implemented throughout the project. The total cost is</w:t>
      </w:r>
      <w:r w:rsidR="00666C62">
        <w:rPr>
          <w:rFonts w:ascii="Times New Roman" w:eastAsia="Times New Roman" w:hAnsi="Times New Roman" w:cs="Times New Roman"/>
          <w:sz w:val="24"/>
          <w:szCs w:val="24"/>
        </w:rPr>
        <w:t xml:space="preserve"> </w:t>
      </w:r>
      <w:del w:id="12" w:author="Macarena Jimenez Granda" w:date="2023-09-15T10:36:00Z">
        <w:r w:rsidRPr="00EE2C28">
          <w:rPr>
            <w:rFonts w:ascii="Times New Roman" w:eastAsia="Times New Roman" w:hAnsi="Times New Roman" w:cs="Times New Roman"/>
            <w:sz w:val="24"/>
            <w:szCs w:val="24"/>
          </w:rPr>
          <w:delText xml:space="preserve"> </w:delText>
        </w:r>
      </w:del>
      <w:r w:rsidRPr="003738C7">
        <w:rPr>
          <w:rFonts w:ascii="Times New Roman" w:eastAsia="Times New Roman" w:hAnsi="Times New Roman" w:cs="Times New Roman"/>
          <w:b/>
          <w:bCs/>
          <w:sz w:val="24"/>
          <w:szCs w:val="24"/>
        </w:rPr>
        <w:t>$</w:t>
      </w:r>
      <w:r w:rsidR="00672C40">
        <w:rPr>
          <w:rFonts w:ascii="Times New Roman" w:eastAsia="Times New Roman" w:hAnsi="Times New Roman" w:cs="Times New Roman"/>
          <w:b/>
          <w:bCs/>
          <w:sz w:val="24"/>
          <w:szCs w:val="24"/>
        </w:rPr>
        <w:t>7</w:t>
      </w:r>
      <w:r w:rsidRPr="003738C7">
        <w:rPr>
          <w:rFonts w:ascii="Times New Roman" w:eastAsia="Times New Roman" w:hAnsi="Times New Roman" w:cs="Times New Roman"/>
          <w:b/>
          <w:bCs/>
          <w:sz w:val="24"/>
          <w:szCs w:val="24"/>
        </w:rPr>
        <w:t>,</w:t>
      </w:r>
      <w:r w:rsidR="00672C40">
        <w:rPr>
          <w:rFonts w:ascii="Times New Roman" w:eastAsia="Times New Roman" w:hAnsi="Times New Roman" w:cs="Times New Roman"/>
          <w:b/>
          <w:bCs/>
          <w:sz w:val="24"/>
          <w:szCs w:val="24"/>
        </w:rPr>
        <w:t>2</w:t>
      </w:r>
      <w:r w:rsidRPr="003738C7">
        <w:rPr>
          <w:rFonts w:ascii="Times New Roman" w:eastAsia="Times New Roman" w:hAnsi="Times New Roman" w:cs="Times New Roman"/>
          <w:b/>
          <w:bCs/>
          <w:sz w:val="24"/>
          <w:szCs w:val="24"/>
        </w:rPr>
        <w:t>00</w:t>
      </w:r>
      <w:r>
        <w:rPr>
          <w:rFonts w:ascii="Times New Roman" w:eastAsia="Times New Roman" w:hAnsi="Times New Roman" w:cs="Times New Roman"/>
          <w:sz w:val="24"/>
          <w:szCs w:val="24"/>
        </w:rPr>
        <w:t>.</w:t>
      </w:r>
    </w:p>
    <w:p w14:paraId="0A012039" w14:textId="77777777" w:rsidR="00DD2711" w:rsidRDefault="00DD2711" w:rsidP="00E44B57">
      <w:pPr>
        <w:spacing w:after="0" w:line="240" w:lineRule="auto"/>
        <w:jc w:val="both"/>
        <w:rPr>
          <w:rFonts w:ascii="Times New Roman" w:eastAsia="Times New Roman" w:hAnsi="Times New Roman" w:cs="Times New Roman"/>
          <w:b/>
          <w:sz w:val="24"/>
          <w:szCs w:val="24"/>
          <w:u w:val="single"/>
        </w:rPr>
      </w:pPr>
    </w:p>
    <w:p w14:paraId="73E2A3A0" w14:textId="7AFAF004" w:rsidR="00944EE4" w:rsidRDefault="00944EE4" w:rsidP="00E44B57">
      <w:pPr>
        <w:spacing w:after="0" w:line="240" w:lineRule="auto"/>
        <w:jc w:val="both"/>
        <w:rPr>
          <w:rFonts w:ascii="Times New Roman" w:eastAsia="Times New Roman" w:hAnsi="Times New Roman" w:cs="Times New Roman"/>
          <w:b/>
          <w:sz w:val="24"/>
          <w:szCs w:val="24"/>
          <w:u w:val="single"/>
        </w:rPr>
      </w:pPr>
      <w:r>
        <w:rPr>
          <w:rFonts w:ascii="Times New Roman" w:eastAsia="Times New Roman" w:hAnsi="Times New Roman" w:cs="Times New Roman"/>
          <w:b/>
          <w:sz w:val="24"/>
          <w:szCs w:val="24"/>
          <w:u w:val="single"/>
        </w:rPr>
        <w:t>H. Other Direct Costs</w:t>
      </w:r>
    </w:p>
    <w:p w14:paraId="31FFB9ED" w14:textId="17FC2A9D" w:rsidR="008700E9" w:rsidRPr="008700E9" w:rsidRDefault="008700E9" w:rsidP="008700E9">
      <w:pPr>
        <w:widowControl w:val="0"/>
        <w:tabs>
          <w:tab w:val="left" w:pos="36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t>After Year 1, other direct costs include i</w:t>
      </w:r>
      <w:r w:rsidRPr="008700E9">
        <w:rPr>
          <w:rFonts w:ascii="Times New Roman" w:hAnsi="Times New Roman" w:cs="Times New Roman"/>
          <w:sz w:val="24"/>
          <w:szCs w:val="24"/>
        </w:rPr>
        <w:t>nflation of 4%.</w:t>
      </w:r>
    </w:p>
    <w:p w14:paraId="6498927E" w14:textId="77777777" w:rsidR="00944EE4" w:rsidRDefault="00944EE4" w:rsidP="00E44B57">
      <w:pPr>
        <w:spacing w:after="0" w:line="240" w:lineRule="auto"/>
        <w:jc w:val="both"/>
        <w:rPr>
          <w:rFonts w:ascii="Times New Roman" w:eastAsia="Times New Roman" w:hAnsi="Times New Roman" w:cs="Times New Roman"/>
          <w:b/>
          <w:sz w:val="24"/>
          <w:szCs w:val="24"/>
          <w:u w:val="single"/>
        </w:rPr>
      </w:pPr>
    </w:p>
    <w:p w14:paraId="5AE54CB1" w14:textId="43A9B83D" w:rsidR="00C42127" w:rsidRPr="00F25C2C" w:rsidRDefault="003721D6" w:rsidP="00E44B57">
      <w:pPr>
        <w:spacing w:after="0" w:line="240" w:lineRule="auto"/>
        <w:jc w:val="both"/>
        <w:rPr>
          <w:rFonts w:ascii="Times New Roman" w:eastAsia="Times New Roman" w:hAnsi="Times New Roman" w:cs="Times New Roman"/>
          <w:b/>
          <w:sz w:val="24"/>
          <w:szCs w:val="24"/>
        </w:rPr>
      </w:pPr>
      <w:r w:rsidRPr="00F25C2C">
        <w:rPr>
          <w:rFonts w:ascii="Times New Roman" w:eastAsia="Times New Roman" w:hAnsi="Times New Roman" w:cs="Times New Roman"/>
          <w:b/>
          <w:sz w:val="24"/>
          <w:szCs w:val="24"/>
        </w:rPr>
        <w:t>H.1 Office Costs</w:t>
      </w:r>
    </w:p>
    <w:p w14:paraId="62F51E0E" w14:textId="77777777" w:rsidR="00F25C2C" w:rsidRDefault="00F25C2C" w:rsidP="00E071A7">
      <w:pPr>
        <w:spacing w:after="0" w:line="240" w:lineRule="auto"/>
        <w:jc w:val="both"/>
        <w:rPr>
          <w:rFonts w:ascii="Times New Roman" w:eastAsia="Times New Roman" w:hAnsi="Times New Roman" w:cs="Times New Roman"/>
          <w:b/>
          <w:sz w:val="24"/>
          <w:szCs w:val="24"/>
        </w:rPr>
      </w:pPr>
    </w:p>
    <w:p w14:paraId="4BDA66B2" w14:textId="47E1852A" w:rsidR="00E071A7" w:rsidRPr="00BD0E13" w:rsidRDefault="003721D6" w:rsidP="00E071A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H.1.1 Office Space &amp; Utilities</w:t>
      </w:r>
      <w:r w:rsidR="00E071A7" w:rsidRPr="00BD0E13">
        <w:rPr>
          <w:rFonts w:ascii="Times New Roman" w:eastAsia="Times New Roman" w:hAnsi="Times New Roman" w:cs="Times New Roman"/>
          <w:sz w:val="24"/>
          <w:szCs w:val="24"/>
        </w:rPr>
        <w:t xml:space="preserve">: </w:t>
      </w:r>
      <w:r w:rsidR="00E071A7">
        <w:rPr>
          <w:rFonts w:ascii="Times New Roman" w:eastAsia="Times New Roman" w:hAnsi="Times New Roman" w:cs="Times New Roman"/>
          <w:sz w:val="24"/>
          <w:szCs w:val="24"/>
        </w:rPr>
        <w:t xml:space="preserve">Based on </w:t>
      </w:r>
      <w:r w:rsidR="00762F14">
        <w:rPr>
          <w:rFonts w:ascii="Times New Roman" w:eastAsia="Times New Roman" w:hAnsi="Times New Roman" w:cs="Times New Roman"/>
          <w:sz w:val="24"/>
          <w:szCs w:val="24"/>
        </w:rPr>
        <w:t xml:space="preserve">a proportional cost of rent and utilities for office space in Mexico City, </w:t>
      </w:r>
      <w:r w:rsidR="003C0EE9">
        <w:rPr>
          <w:rFonts w:ascii="Times New Roman" w:eastAsia="Times New Roman" w:hAnsi="Times New Roman" w:cs="Times New Roman"/>
          <w:sz w:val="24"/>
          <w:szCs w:val="24"/>
        </w:rPr>
        <w:t>POA</w:t>
      </w:r>
      <w:r w:rsidR="00E071A7">
        <w:rPr>
          <w:rFonts w:ascii="Times New Roman" w:eastAsia="Times New Roman" w:hAnsi="Times New Roman" w:cs="Times New Roman"/>
          <w:sz w:val="24"/>
          <w:szCs w:val="24"/>
        </w:rPr>
        <w:t xml:space="preserve"> is estimating </w:t>
      </w:r>
      <w:r w:rsidR="00E071A7" w:rsidRPr="00BD0E13">
        <w:rPr>
          <w:rFonts w:ascii="Times New Roman" w:eastAsia="Times New Roman" w:hAnsi="Times New Roman" w:cs="Times New Roman"/>
          <w:sz w:val="24"/>
          <w:szCs w:val="24"/>
        </w:rPr>
        <w:t>$</w:t>
      </w:r>
      <w:r w:rsidR="00762F14">
        <w:rPr>
          <w:rFonts w:ascii="Times New Roman" w:eastAsia="Times New Roman" w:hAnsi="Times New Roman" w:cs="Times New Roman"/>
          <w:sz w:val="24"/>
          <w:szCs w:val="24"/>
        </w:rPr>
        <w:t>350</w:t>
      </w:r>
      <w:r w:rsidR="00E071A7" w:rsidRPr="00BD0E13">
        <w:rPr>
          <w:rFonts w:ascii="Times New Roman" w:eastAsia="Times New Roman" w:hAnsi="Times New Roman" w:cs="Times New Roman"/>
          <w:sz w:val="24"/>
          <w:szCs w:val="24"/>
        </w:rPr>
        <w:t>/month</w:t>
      </w:r>
      <w:r w:rsidR="00E071A7">
        <w:rPr>
          <w:rFonts w:ascii="Times New Roman" w:eastAsia="Times New Roman" w:hAnsi="Times New Roman" w:cs="Times New Roman"/>
          <w:sz w:val="24"/>
          <w:szCs w:val="24"/>
        </w:rPr>
        <w:t xml:space="preserve"> </w:t>
      </w:r>
      <w:r w:rsidR="00762F14">
        <w:rPr>
          <w:rFonts w:ascii="Times New Roman" w:eastAsia="Times New Roman" w:hAnsi="Times New Roman" w:cs="Times New Roman"/>
          <w:sz w:val="24"/>
          <w:szCs w:val="24"/>
        </w:rPr>
        <w:t>over LOP for rent and utilities</w:t>
      </w:r>
      <w:r w:rsidR="00E071A7">
        <w:rPr>
          <w:rFonts w:ascii="Times New Roman" w:eastAsia="Times New Roman" w:hAnsi="Times New Roman" w:cs="Times New Roman"/>
          <w:sz w:val="24"/>
          <w:szCs w:val="24"/>
        </w:rPr>
        <w:t>.</w:t>
      </w:r>
      <w:r w:rsidR="00762F14">
        <w:rPr>
          <w:rFonts w:ascii="Times New Roman" w:eastAsia="Times New Roman" w:hAnsi="Times New Roman" w:cs="Times New Roman"/>
          <w:sz w:val="24"/>
          <w:szCs w:val="24"/>
        </w:rPr>
        <w:t xml:space="preserve"> </w:t>
      </w:r>
      <w:r w:rsidR="00E071A7">
        <w:rPr>
          <w:rFonts w:ascii="Times New Roman" w:eastAsia="Times New Roman" w:hAnsi="Times New Roman" w:cs="Times New Roman"/>
          <w:sz w:val="24"/>
          <w:szCs w:val="24"/>
        </w:rPr>
        <w:t xml:space="preserve">The </w:t>
      </w:r>
      <w:r w:rsidR="00E071A7" w:rsidRPr="00BD0E13">
        <w:rPr>
          <w:rFonts w:ascii="Times New Roman" w:eastAsia="Times New Roman" w:hAnsi="Times New Roman" w:cs="Times New Roman"/>
          <w:sz w:val="24"/>
          <w:szCs w:val="24"/>
        </w:rPr>
        <w:t xml:space="preserve">total estimated cost </w:t>
      </w:r>
      <w:r w:rsidR="00E071A7">
        <w:rPr>
          <w:rFonts w:ascii="Times New Roman" w:eastAsia="Times New Roman" w:hAnsi="Times New Roman" w:cs="Times New Roman"/>
          <w:sz w:val="24"/>
          <w:szCs w:val="24"/>
        </w:rPr>
        <w:t>is</w:t>
      </w:r>
      <w:r w:rsidR="00E071A7" w:rsidRPr="00BD0E13">
        <w:rPr>
          <w:rFonts w:ascii="Times New Roman" w:eastAsia="Times New Roman" w:hAnsi="Times New Roman" w:cs="Times New Roman"/>
          <w:sz w:val="24"/>
          <w:szCs w:val="24"/>
        </w:rPr>
        <w:t xml:space="preserve"> </w:t>
      </w:r>
      <w:r w:rsidR="00E071A7" w:rsidRPr="00BD0E13">
        <w:rPr>
          <w:rFonts w:ascii="Times New Roman" w:eastAsia="Times New Roman" w:hAnsi="Times New Roman" w:cs="Times New Roman"/>
          <w:b/>
          <w:sz w:val="24"/>
          <w:szCs w:val="24"/>
        </w:rPr>
        <w:t>$</w:t>
      </w:r>
      <w:r w:rsidR="00F66AE0">
        <w:rPr>
          <w:rFonts w:ascii="Times New Roman" w:eastAsia="Times New Roman" w:hAnsi="Times New Roman" w:cs="Times New Roman"/>
          <w:b/>
          <w:sz w:val="24"/>
          <w:szCs w:val="24"/>
        </w:rPr>
        <w:t>8</w:t>
      </w:r>
      <w:r w:rsidR="00E071A7">
        <w:rPr>
          <w:rFonts w:ascii="Times New Roman" w:eastAsia="Times New Roman" w:hAnsi="Times New Roman" w:cs="Times New Roman"/>
          <w:b/>
          <w:sz w:val="24"/>
          <w:szCs w:val="24"/>
        </w:rPr>
        <w:t>,5</w:t>
      </w:r>
      <w:r w:rsidR="00F66AE0">
        <w:rPr>
          <w:rFonts w:ascii="Times New Roman" w:eastAsia="Times New Roman" w:hAnsi="Times New Roman" w:cs="Times New Roman"/>
          <w:b/>
          <w:sz w:val="24"/>
          <w:szCs w:val="24"/>
        </w:rPr>
        <w:t>68</w:t>
      </w:r>
      <w:r w:rsidR="00E071A7" w:rsidRPr="00BD0E13">
        <w:rPr>
          <w:rFonts w:ascii="Times New Roman" w:eastAsia="Times New Roman" w:hAnsi="Times New Roman" w:cs="Times New Roman"/>
          <w:b/>
          <w:sz w:val="24"/>
          <w:szCs w:val="24"/>
        </w:rPr>
        <w:t>.</w:t>
      </w:r>
    </w:p>
    <w:p w14:paraId="14A29F12" w14:textId="77777777" w:rsidR="00E071A7" w:rsidRPr="00195863" w:rsidRDefault="00E071A7" w:rsidP="00E071A7">
      <w:pPr>
        <w:spacing w:after="0" w:line="240" w:lineRule="auto"/>
        <w:jc w:val="both"/>
        <w:rPr>
          <w:rFonts w:ascii="Times New Roman" w:eastAsia="Times New Roman" w:hAnsi="Times New Roman" w:cs="Times New Roman"/>
          <w:b/>
          <w:sz w:val="24"/>
          <w:szCs w:val="24"/>
          <w:highlight w:val="yellow"/>
        </w:rPr>
      </w:pPr>
    </w:p>
    <w:p w14:paraId="3DBD384D" w14:textId="6411832D" w:rsidR="00E071A7" w:rsidRPr="00D83E06" w:rsidRDefault="00D87684" w:rsidP="00E071A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H.1.2</w:t>
      </w:r>
      <w:r w:rsidR="00E071A7">
        <w:rPr>
          <w:rFonts w:ascii="Times New Roman" w:eastAsia="Times New Roman" w:hAnsi="Times New Roman" w:cs="Times New Roman"/>
          <w:b/>
          <w:sz w:val="24"/>
          <w:szCs w:val="24"/>
        </w:rPr>
        <w:t xml:space="preserve"> </w:t>
      </w:r>
      <w:r w:rsidR="00E071A7" w:rsidRPr="00D83E06">
        <w:rPr>
          <w:rFonts w:ascii="Times New Roman" w:eastAsia="Times New Roman" w:hAnsi="Times New Roman" w:cs="Times New Roman"/>
          <w:b/>
          <w:sz w:val="24"/>
          <w:szCs w:val="24"/>
        </w:rPr>
        <w:t xml:space="preserve">Banking and Cash Handling Fees: </w:t>
      </w:r>
      <w:r w:rsidR="00E071A7">
        <w:rPr>
          <w:rFonts w:ascii="Times New Roman" w:eastAsia="Times New Roman" w:hAnsi="Times New Roman" w:cs="Times New Roman"/>
          <w:sz w:val="24"/>
          <w:szCs w:val="24"/>
        </w:rPr>
        <w:t>Based on prior programmatic experience, b</w:t>
      </w:r>
      <w:r w:rsidR="00E071A7" w:rsidRPr="00D83E06">
        <w:rPr>
          <w:rFonts w:ascii="Times New Roman" w:eastAsia="Times New Roman" w:hAnsi="Times New Roman" w:cs="Times New Roman"/>
          <w:sz w:val="24"/>
          <w:szCs w:val="24"/>
        </w:rPr>
        <w:t>anking and cash handling fees are estimated to cost $</w:t>
      </w:r>
      <w:r w:rsidR="00E071A7">
        <w:rPr>
          <w:rFonts w:ascii="Times New Roman" w:eastAsia="Times New Roman" w:hAnsi="Times New Roman" w:cs="Times New Roman"/>
          <w:sz w:val="24"/>
          <w:szCs w:val="24"/>
        </w:rPr>
        <w:t>35</w:t>
      </w:r>
      <w:r w:rsidR="00E071A7" w:rsidRPr="00D83E06">
        <w:rPr>
          <w:rFonts w:ascii="Times New Roman" w:eastAsia="Times New Roman" w:hAnsi="Times New Roman" w:cs="Times New Roman"/>
          <w:sz w:val="24"/>
          <w:szCs w:val="24"/>
        </w:rPr>
        <w:t xml:space="preserve">/month </w:t>
      </w:r>
      <w:r w:rsidR="00515843">
        <w:rPr>
          <w:rFonts w:ascii="Times New Roman" w:eastAsia="Times New Roman" w:hAnsi="Times New Roman" w:cs="Times New Roman"/>
          <w:sz w:val="24"/>
          <w:szCs w:val="24"/>
        </w:rPr>
        <w:t>over LOP</w:t>
      </w:r>
      <w:r w:rsidR="00E071A7" w:rsidRPr="00D83E06">
        <w:rPr>
          <w:rFonts w:ascii="Times New Roman" w:eastAsia="Times New Roman" w:hAnsi="Times New Roman" w:cs="Times New Roman"/>
          <w:sz w:val="24"/>
          <w:szCs w:val="24"/>
        </w:rPr>
        <w:t xml:space="preserve"> for a total cost of </w:t>
      </w:r>
      <w:r w:rsidR="00E071A7" w:rsidRPr="00D83E06">
        <w:rPr>
          <w:rFonts w:ascii="Times New Roman" w:eastAsia="Times New Roman" w:hAnsi="Times New Roman" w:cs="Times New Roman"/>
          <w:b/>
          <w:sz w:val="24"/>
          <w:szCs w:val="24"/>
        </w:rPr>
        <w:t>$</w:t>
      </w:r>
      <w:r w:rsidR="00515843">
        <w:rPr>
          <w:rFonts w:ascii="Times New Roman" w:eastAsia="Times New Roman" w:hAnsi="Times New Roman" w:cs="Times New Roman"/>
          <w:b/>
          <w:sz w:val="24"/>
          <w:szCs w:val="24"/>
        </w:rPr>
        <w:t>857</w:t>
      </w:r>
      <w:r w:rsidR="00E071A7" w:rsidRPr="00D83E06">
        <w:rPr>
          <w:rFonts w:ascii="Times New Roman" w:eastAsia="Times New Roman" w:hAnsi="Times New Roman" w:cs="Times New Roman"/>
          <w:b/>
          <w:sz w:val="24"/>
          <w:szCs w:val="24"/>
        </w:rPr>
        <w:t>.</w:t>
      </w:r>
    </w:p>
    <w:p w14:paraId="1F25B5BF" w14:textId="77777777" w:rsidR="00E071A7" w:rsidRPr="00195863" w:rsidRDefault="00E071A7" w:rsidP="00E071A7">
      <w:pPr>
        <w:spacing w:after="0" w:line="240" w:lineRule="auto"/>
        <w:jc w:val="both"/>
        <w:rPr>
          <w:rFonts w:ascii="Times New Roman" w:eastAsia="Times New Roman" w:hAnsi="Times New Roman" w:cs="Times New Roman"/>
          <w:b/>
          <w:sz w:val="24"/>
          <w:szCs w:val="24"/>
          <w:highlight w:val="yellow"/>
        </w:rPr>
      </w:pPr>
    </w:p>
    <w:p w14:paraId="3E364EFD" w14:textId="5C8F3B9D" w:rsidR="00D87684" w:rsidRPr="00D83E06" w:rsidRDefault="00D87684" w:rsidP="00D87684">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H.1.3 Payroll Processing</w:t>
      </w:r>
      <w:r w:rsidRPr="00D83E06">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Based on current provider costs, a proportional amount of payroll processing fees is allocated to the grant at a </w:t>
      </w:r>
      <w:r w:rsidRPr="00D83E06">
        <w:rPr>
          <w:rFonts w:ascii="Times New Roman" w:eastAsia="Times New Roman" w:hAnsi="Times New Roman" w:cs="Times New Roman"/>
          <w:sz w:val="24"/>
          <w:szCs w:val="24"/>
        </w:rPr>
        <w:t>cost $</w:t>
      </w:r>
      <w:r>
        <w:rPr>
          <w:rFonts w:ascii="Times New Roman" w:eastAsia="Times New Roman" w:hAnsi="Times New Roman" w:cs="Times New Roman"/>
          <w:sz w:val="24"/>
          <w:szCs w:val="24"/>
        </w:rPr>
        <w:t>50</w:t>
      </w:r>
      <w:r w:rsidRPr="00D83E06">
        <w:rPr>
          <w:rFonts w:ascii="Times New Roman" w:eastAsia="Times New Roman" w:hAnsi="Times New Roman" w:cs="Times New Roman"/>
          <w:sz w:val="24"/>
          <w:szCs w:val="24"/>
        </w:rPr>
        <w:t xml:space="preserve">/month </w:t>
      </w:r>
      <w:r>
        <w:rPr>
          <w:rFonts w:ascii="Times New Roman" w:eastAsia="Times New Roman" w:hAnsi="Times New Roman" w:cs="Times New Roman"/>
          <w:sz w:val="24"/>
          <w:szCs w:val="24"/>
        </w:rPr>
        <w:t>over LOP</w:t>
      </w:r>
      <w:r w:rsidRPr="00D83E06">
        <w:rPr>
          <w:rFonts w:ascii="Times New Roman" w:eastAsia="Times New Roman" w:hAnsi="Times New Roman" w:cs="Times New Roman"/>
          <w:sz w:val="24"/>
          <w:szCs w:val="24"/>
        </w:rPr>
        <w:t xml:space="preserve"> for a total cost of </w:t>
      </w:r>
      <w:r w:rsidRPr="00D83E06">
        <w:rPr>
          <w:rFonts w:ascii="Times New Roman" w:eastAsia="Times New Roman" w:hAnsi="Times New Roman" w:cs="Times New Roman"/>
          <w:b/>
          <w:sz w:val="24"/>
          <w:szCs w:val="24"/>
        </w:rPr>
        <w:t>$</w:t>
      </w:r>
      <w:r w:rsidR="005431D8">
        <w:rPr>
          <w:rFonts w:ascii="Times New Roman" w:eastAsia="Times New Roman" w:hAnsi="Times New Roman" w:cs="Times New Roman"/>
          <w:b/>
          <w:sz w:val="24"/>
          <w:szCs w:val="24"/>
        </w:rPr>
        <w:t>1,224</w:t>
      </w:r>
      <w:r w:rsidRPr="00D83E06">
        <w:rPr>
          <w:rFonts w:ascii="Times New Roman" w:eastAsia="Times New Roman" w:hAnsi="Times New Roman" w:cs="Times New Roman"/>
          <w:b/>
          <w:sz w:val="24"/>
          <w:szCs w:val="24"/>
        </w:rPr>
        <w:t>.</w:t>
      </w:r>
    </w:p>
    <w:p w14:paraId="4481236A" w14:textId="77777777" w:rsidR="00D87684" w:rsidRDefault="00D87684" w:rsidP="00D87684">
      <w:pPr>
        <w:spacing w:after="0" w:line="240" w:lineRule="auto"/>
        <w:jc w:val="both"/>
        <w:rPr>
          <w:rFonts w:ascii="Times New Roman" w:eastAsia="Times New Roman" w:hAnsi="Times New Roman" w:cs="Times New Roman"/>
          <w:b/>
          <w:sz w:val="24"/>
          <w:szCs w:val="24"/>
          <w:highlight w:val="yellow"/>
        </w:rPr>
      </w:pPr>
    </w:p>
    <w:p w14:paraId="69438EC2" w14:textId="3AD71519" w:rsidR="006A3E66" w:rsidRPr="00D83E06" w:rsidRDefault="006A3E66" w:rsidP="006A3E66">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H.1.4 </w:t>
      </w:r>
      <w:r w:rsidR="001D11E1" w:rsidRPr="001D11E1">
        <w:rPr>
          <w:rFonts w:ascii="Times New Roman" w:eastAsia="Times New Roman" w:hAnsi="Times New Roman" w:cs="Times New Roman"/>
          <w:b/>
          <w:sz w:val="24"/>
          <w:szCs w:val="24"/>
        </w:rPr>
        <w:t>Communications Costs (Phone, Data, Internet, etc.)</w:t>
      </w:r>
      <w:r w:rsidRPr="00D83E06">
        <w:rPr>
          <w:rFonts w:ascii="Times New Roman" w:eastAsia="Times New Roman" w:hAnsi="Times New Roman" w:cs="Times New Roman"/>
          <w:b/>
          <w:sz w:val="24"/>
          <w:szCs w:val="24"/>
        </w:rPr>
        <w:t xml:space="preserve">: </w:t>
      </w:r>
      <w:r w:rsidR="003C0EE9">
        <w:rPr>
          <w:rFonts w:ascii="Times New Roman" w:eastAsia="Times New Roman" w:hAnsi="Times New Roman" w:cs="Times New Roman"/>
          <w:sz w:val="24"/>
          <w:szCs w:val="24"/>
        </w:rPr>
        <w:t>POA</w:t>
      </w:r>
      <w:r w:rsidR="001D11E1">
        <w:rPr>
          <w:rFonts w:ascii="Times New Roman" w:eastAsia="Times New Roman" w:hAnsi="Times New Roman" w:cs="Times New Roman"/>
          <w:sz w:val="24"/>
          <w:szCs w:val="24"/>
        </w:rPr>
        <w:t xml:space="preserve"> is budget</w:t>
      </w:r>
      <w:ins w:id="13" w:author="Macarena Jimenez Granda" w:date="2023-09-15T10:38:00Z">
        <w:r w:rsidR="00875944">
          <w:rPr>
            <w:rFonts w:ascii="Times New Roman" w:eastAsia="Times New Roman" w:hAnsi="Times New Roman" w:cs="Times New Roman"/>
            <w:sz w:val="24"/>
            <w:szCs w:val="24"/>
          </w:rPr>
          <w:t>ing</w:t>
        </w:r>
      </w:ins>
      <w:r w:rsidR="001D11E1">
        <w:rPr>
          <w:rFonts w:ascii="Times New Roman" w:eastAsia="Times New Roman" w:hAnsi="Times New Roman" w:cs="Times New Roman"/>
          <w:sz w:val="24"/>
          <w:szCs w:val="24"/>
        </w:rPr>
        <w:t xml:space="preserve"> </w:t>
      </w:r>
      <w:r w:rsidRPr="00D83E06">
        <w:rPr>
          <w:rFonts w:ascii="Times New Roman" w:eastAsia="Times New Roman" w:hAnsi="Times New Roman" w:cs="Times New Roman"/>
          <w:sz w:val="24"/>
          <w:szCs w:val="24"/>
        </w:rPr>
        <w:t>$</w:t>
      </w:r>
      <w:r w:rsidR="001D11E1">
        <w:rPr>
          <w:rFonts w:ascii="Times New Roman" w:eastAsia="Times New Roman" w:hAnsi="Times New Roman" w:cs="Times New Roman"/>
          <w:sz w:val="24"/>
          <w:szCs w:val="24"/>
        </w:rPr>
        <w:t>1</w:t>
      </w:r>
      <w:r>
        <w:rPr>
          <w:rFonts w:ascii="Times New Roman" w:eastAsia="Times New Roman" w:hAnsi="Times New Roman" w:cs="Times New Roman"/>
          <w:sz w:val="24"/>
          <w:szCs w:val="24"/>
        </w:rPr>
        <w:t>50</w:t>
      </w:r>
      <w:r w:rsidRPr="00D83E06">
        <w:rPr>
          <w:rFonts w:ascii="Times New Roman" w:eastAsia="Times New Roman" w:hAnsi="Times New Roman" w:cs="Times New Roman"/>
          <w:sz w:val="24"/>
          <w:szCs w:val="24"/>
        </w:rPr>
        <w:t xml:space="preserve">/month </w:t>
      </w:r>
      <w:r>
        <w:rPr>
          <w:rFonts w:ascii="Times New Roman" w:eastAsia="Times New Roman" w:hAnsi="Times New Roman" w:cs="Times New Roman"/>
          <w:sz w:val="24"/>
          <w:szCs w:val="24"/>
        </w:rPr>
        <w:t>over LOP</w:t>
      </w:r>
      <w:r w:rsidR="001D11E1">
        <w:rPr>
          <w:rFonts w:ascii="Times New Roman" w:eastAsia="Times New Roman" w:hAnsi="Times New Roman" w:cs="Times New Roman"/>
          <w:sz w:val="24"/>
          <w:szCs w:val="24"/>
        </w:rPr>
        <w:t xml:space="preserve"> to cover phones data, internet, and other connectivity costs. The to</w:t>
      </w:r>
      <w:r w:rsidRPr="00D83E06">
        <w:rPr>
          <w:rFonts w:ascii="Times New Roman" w:eastAsia="Times New Roman" w:hAnsi="Times New Roman" w:cs="Times New Roman"/>
          <w:sz w:val="24"/>
          <w:szCs w:val="24"/>
        </w:rPr>
        <w:t xml:space="preserve">tal cost </w:t>
      </w:r>
      <w:r w:rsidR="001D11E1">
        <w:rPr>
          <w:rFonts w:ascii="Times New Roman" w:eastAsia="Times New Roman" w:hAnsi="Times New Roman" w:cs="Times New Roman"/>
          <w:sz w:val="24"/>
          <w:szCs w:val="24"/>
        </w:rPr>
        <w:t>is</w:t>
      </w:r>
      <w:r w:rsidRPr="00D83E06">
        <w:rPr>
          <w:rFonts w:ascii="Times New Roman" w:eastAsia="Times New Roman" w:hAnsi="Times New Roman" w:cs="Times New Roman"/>
          <w:sz w:val="24"/>
          <w:szCs w:val="24"/>
        </w:rPr>
        <w:t xml:space="preserve"> </w:t>
      </w:r>
      <w:r w:rsidRPr="00D83E06">
        <w:rPr>
          <w:rFonts w:ascii="Times New Roman" w:eastAsia="Times New Roman" w:hAnsi="Times New Roman" w:cs="Times New Roman"/>
          <w:b/>
          <w:sz w:val="24"/>
          <w:szCs w:val="24"/>
        </w:rPr>
        <w:t>$</w:t>
      </w:r>
      <w:r w:rsidR="00C547C7">
        <w:rPr>
          <w:rFonts w:ascii="Times New Roman" w:eastAsia="Times New Roman" w:hAnsi="Times New Roman" w:cs="Times New Roman"/>
          <w:b/>
          <w:sz w:val="24"/>
          <w:szCs w:val="24"/>
        </w:rPr>
        <w:t>3,672</w:t>
      </w:r>
      <w:r w:rsidRPr="00D83E06">
        <w:rPr>
          <w:rFonts w:ascii="Times New Roman" w:eastAsia="Times New Roman" w:hAnsi="Times New Roman" w:cs="Times New Roman"/>
          <w:b/>
          <w:sz w:val="24"/>
          <w:szCs w:val="24"/>
        </w:rPr>
        <w:t>.</w:t>
      </w:r>
    </w:p>
    <w:p w14:paraId="61071F2B" w14:textId="77777777" w:rsidR="006A3E66" w:rsidRPr="00195863" w:rsidRDefault="006A3E66" w:rsidP="00D87684">
      <w:pPr>
        <w:spacing w:after="0" w:line="240" w:lineRule="auto"/>
        <w:jc w:val="both"/>
        <w:rPr>
          <w:rFonts w:ascii="Times New Roman" w:eastAsia="Times New Roman" w:hAnsi="Times New Roman" w:cs="Times New Roman"/>
          <w:b/>
          <w:sz w:val="24"/>
          <w:szCs w:val="24"/>
          <w:highlight w:val="yellow"/>
        </w:rPr>
      </w:pPr>
    </w:p>
    <w:p w14:paraId="7206120A" w14:textId="0DE6B910" w:rsidR="00E071A7" w:rsidRDefault="00D87684" w:rsidP="00E071A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H.1.</w:t>
      </w:r>
      <w:r w:rsidR="006A3E66">
        <w:rPr>
          <w:rFonts w:ascii="Times New Roman" w:eastAsia="Times New Roman" w:hAnsi="Times New Roman" w:cs="Times New Roman"/>
          <w:b/>
          <w:sz w:val="24"/>
          <w:szCs w:val="24"/>
        </w:rPr>
        <w:t>5</w:t>
      </w:r>
      <w:r>
        <w:rPr>
          <w:rFonts w:ascii="Times New Roman" w:eastAsia="Times New Roman" w:hAnsi="Times New Roman" w:cs="Times New Roman"/>
          <w:b/>
          <w:sz w:val="24"/>
          <w:szCs w:val="24"/>
        </w:rPr>
        <w:t xml:space="preserve"> </w:t>
      </w:r>
      <w:r w:rsidR="00F96D88" w:rsidRPr="00F96D88">
        <w:rPr>
          <w:rFonts w:ascii="Times New Roman" w:eastAsia="Times New Roman" w:hAnsi="Times New Roman" w:cs="Times New Roman"/>
          <w:b/>
          <w:sz w:val="24"/>
          <w:szCs w:val="24"/>
        </w:rPr>
        <w:t>HR, Platform Subscriptions (Timekeeping and Expense Reporting)</w:t>
      </w:r>
      <w:r w:rsidRPr="00D83E06">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Based </w:t>
      </w:r>
      <w:r w:rsidR="00F81F7C">
        <w:rPr>
          <w:rFonts w:ascii="Times New Roman" w:eastAsia="Times New Roman" w:hAnsi="Times New Roman" w:cs="Times New Roman"/>
          <w:sz w:val="24"/>
          <w:szCs w:val="24"/>
        </w:rPr>
        <w:t>pr</w:t>
      </w:r>
      <w:r w:rsidR="00013844">
        <w:rPr>
          <w:rFonts w:ascii="Times New Roman" w:eastAsia="Times New Roman" w:hAnsi="Times New Roman" w:cs="Times New Roman"/>
          <w:sz w:val="24"/>
          <w:szCs w:val="24"/>
        </w:rPr>
        <w:t>ovider costs</w:t>
      </w:r>
      <w:r w:rsidR="00F81F7C">
        <w:rPr>
          <w:rFonts w:ascii="Times New Roman" w:eastAsia="Times New Roman" w:hAnsi="Times New Roman" w:cs="Times New Roman"/>
          <w:sz w:val="24"/>
          <w:szCs w:val="24"/>
        </w:rPr>
        <w:t xml:space="preserve">, </w:t>
      </w:r>
      <w:r w:rsidR="003C0EE9">
        <w:rPr>
          <w:rFonts w:ascii="Times New Roman" w:eastAsia="Times New Roman" w:hAnsi="Times New Roman" w:cs="Times New Roman"/>
          <w:sz w:val="24"/>
          <w:szCs w:val="24"/>
        </w:rPr>
        <w:t>POA</w:t>
      </w:r>
      <w:r w:rsidR="00F81F7C">
        <w:rPr>
          <w:rFonts w:ascii="Times New Roman" w:eastAsia="Times New Roman" w:hAnsi="Times New Roman" w:cs="Times New Roman"/>
          <w:sz w:val="24"/>
          <w:szCs w:val="24"/>
        </w:rPr>
        <w:t xml:space="preserve"> estimates </w:t>
      </w:r>
      <w:r w:rsidRPr="00D83E06">
        <w:rPr>
          <w:rFonts w:ascii="Times New Roman" w:eastAsia="Times New Roman" w:hAnsi="Times New Roman" w:cs="Times New Roman"/>
          <w:sz w:val="24"/>
          <w:szCs w:val="24"/>
        </w:rPr>
        <w:t>$</w:t>
      </w:r>
      <w:r w:rsidR="00B654E0">
        <w:rPr>
          <w:rFonts w:ascii="Times New Roman" w:eastAsia="Times New Roman" w:hAnsi="Times New Roman" w:cs="Times New Roman"/>
          <w:sz w:val="24"/>
          <w:szCs w:val="24"/>
        </w:rPr>
        <w:t>1</w:t>
      </w:r>
      <w:r w:rsidR="00013844">
        <w:rPr>
          <w:rFonts w:ascii="Times New Roman" w:eastAsia="Times New Roman" w:hAnsi="Times New Roman" w:cs="Times New Roman"/>
          <w:sz w:val="24"/>
          <w:szCs w:val="24"/>
        </w:rPr>
        <w:t>2</w:t>
      </w:r>
      <w:r>
        <w:rPr>
          <w:rFonts w:ascii="Times New Roman" w:eastAsia="Times New Roman" w:hAnsi="Times New Roman" w:cs="Times New Roman"/>
          <w:sz w:val="24"/>
          <w:szCs w:val="24"/>
        </w:rPr>
        <w:t>0</w:t>
      </w:r>
      <w:r w:rsidRPr="00D83E06">
        <w:rPr>
          <w:rFonts w:ascii="Times New Roman" w:eastAsia="Times New Roman" w:hAnsi="Times New Roman" w:cs="Times New Roman"/>
          <w:sz w:val="24"/>
          <w:szCs w:val="24"/>
        </w:rPr>
        <w:t xml:space="preserve">/month </w:t>
      </w:r>
      <w:r>
        <w:rPr>
          <w:rFonts w:ascii="Times New Roman" w:eastAsia="Times New Roman" w:hAnsi="Times New Roman" w:cs="Times New Roman"/>
          <w:sz w:val="24"/>
          <w:szCs w:val="24"/>
        </w:rPr>
        <w:t>over LOP</w:t>
      </w:r>
      <w:r w:rsidRPr="00D83E06">
        <w:rPr>
          <w:rFonts w:ascii="Times New Roman" w:eastAsia="Times New Roman" w:hAnsi="Times New Roman" w:cs="Times New Roman"/>
          <w:sz w:val="24"/>
          <w:szCs w:val="24"/>
        </w:rPr>
        <w:t xml:space="preserve"> </w:t>
      </w:r>
      <w:r w:rsidR="00B654E0">
        <w:rPr>
          <w:rFonts w:ascii="Times New Roman" w:eastAsia="Times New Roman" w:hAnsi="Times New Roman" w:cs="Times New Roman"/>
          <w:sz w:val="24"/>
          <w:szCs w:val="24"/>
        </w:rPr>
        <w:t xml:space="preserve">to </w:t>
      </w:r>
      <w:r w:rsidR="00013844">
        <w:rPr>
          <w:rFonts w:ascii="Times New Roman" w:eastAsia="Times New Roman" w:hAnsi="Times New Roman" w:cs="Times New Roman"/>
          <w:sz w:val="24"/>
          <w:szCs w:val="24"/>
        </w:rPr>
        <w:t>licenses and platform subscriptions such as Zoom,</w:t>
      </w:r>
      <w:r w:rsidR="00ED3BBE">
        <w:rPr>
          <w:rFonts w:ascii="Times New Roman" w:eastAsia="Times New Roman" w:hAnsi="Times New Roman" w:cs="Times New Roman"/>
          <w:sz w:val="24"/>
          <w:szCs w:val="24"/>
        </w:rPr>
        <w:t xml:space="preserve"> Replicon, Paycom and other program specific subscriptions</w:t>
      </w:r>
      <w:r w:rsidR="001968AC">
        <w:rPr>
          <w:rFonts w:ascii="Times New Roman" w:eastAsia="Times New Roman" w:hAnsi="Times New Roman" w:cs="Times New Roman"/>
          <w:sz w:val="24"/>
          <w:szCs w:val="24"/>
        </w:rPr>
        <w:t xml:space="preserve">. The </w:t>
      </w:r>
      <w:r w:rsidRPr="00D83E06">
        <w:rPr>
          <w:rFonts w:ascii="Times New Roman" w:eastAsia="Times New Roman" w:hAnsi="Times New Roman" w:cs="Times New Roman"/>
          <w:sz w:val="24"/>
          <w:szCs w:val="24"/>
        </w:rPr>
        <w:t xml:space="preserve">total cost </w:t>
      </w:r>
      <w:r w:rsidR="001968AC">
        <w:rPr>
          <w:rFonts w:ascii="Times New Roman" w:eastAsia="Times New Roman" w:hAnsi="Times New Roman" w:cs="Times New Roman"/>
          <w:sz w:val="24"/>
          <w:szCs w:val="24"/>
        </w:rPr>
        <w:t>is</w:t>
      </w:r>
      <w:r w:rsidRPr="00D83E06">
        <w:rPr>
          <w:rFonts w:ascii="Times New Roman" w:eastAsia="Times New Roman" w:hAnsi="Times New Roman" w:cs="Times New Roman"/>
          <w:sz w:val="24"/>
          <w:szCs w:val="24"/>
        </w:rPr>
        <w:t xml:space="preserve"> </w:t>
      </w:r>
      <w:r w:rsidRPr="00D83E06">
        <w:rPr>
          <w:rFonts w:ascii="Times New Roman" w:eastAsia="Times New Roman" w:hAnsi="Times New Roman" w:cs="Times New Roman"/>
          <w:b/>
          <w:sz w:val="24"/>
          <w:szCs w:val="24"/>
        </w:rPr>
        <w:t>$</w:t>
      </w:r>
      <w:r w:rsidR="00550289">
        <w:rPr>
          <w:rFonts w:ascii="Times New Roman" w:eastAsia="Times New Roman" w:hAnsi="Times New Roman" w:cs="Times New Roman"/>
          <w:b/>
          <w:sz w:val="24"/>
          <w:szCs w:val="24"/>
        </w:rPr>
        <w:t>2</w:t>
      </w:r>
      <w:r w:rsidR="001968AC">
        <w:rPr>
          <w:rFonts w:ascii="Times New Roman" w:eastAsia="Times New Roman" w:hAnsi="Times New Roman" w:cs="Times New Roman"/>
          <w:b/>
          <w:sz w:val="24"/>
          <w:szCs w:val="24"/>
        </w:rPr>
        <w:t>,</w:t>
      </w:r>
      <w:r w:rsidR="00550289">
        <w:rPr>
          <w:rFonts w:ascii="Times New Roman" w:eastAsia="Times New Roman" w:hAnsi="Times New Roman" w:cs="Times New Roman"/>
          <w:b/>
          <w:sz w:val="24"/>
          <w:szCs w:val="24"/>
        </w:rPr>
        <w:t>938</w:t>
      </w:r>
      <w:r w:rsidRPr="00D83E06">
        <w:rPr>
          <w:rFonts w:ascii="Times New Roman" w:eastAsia="Times New Roman" w:hAnsi="Times New Roman" w:cs="Times New Roman"/>
          <w:b/>
          <w:sz w:val="24"/>
          <w:szCs w:val="24"/>
        </w:rPr>
        <w:t>.</w:t>
      </w:r>
    </w:p>
    <w:p w14:paraId="079D0310" w14:textId="77777777" w:rsidR="00486AC0" w:rsidRPr="00486AC0" w:rsidRDefault="00486AC0" w:rsidP="00E071A7">
      <w:pPr>
        <w:spacing w:after="0" w:line="240" w:lineRule="auto"/>
        <w:jc w:val="both"/>
        <w:rPr>
          <w:rFonts w:ascii="Times New Roman" w:eastAsia="Times New Roman" w:hAnsi="Times New Roman" w:cs="Times New Roman"/>
          <w:b/>
          <w:sz w:val="24"/>
          <w:szCs w:val="24"/>
        </w:rPr>
      </w:pPr>
    </w:p>
    <w:p w14:paraId="5BC95AF3" w14:textId="7342F2DB" w:rsidR="001968AC" w:rsidRPr="00D83E06" w:rsidRDefault="001968AC" w:rsidP="001968AC">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H.1.</w:t>
      </w:r>
      <w:r w:rsidR="00042E0D">
        <w:rPr>
          <w:rFonts w:ascii="Times New Roman" w:eastAsia="Times New Roman" w:hAnsi="Times New Roman" w:cs="Times New Roman"/>
          <w:b/>
          <w:sz w:val="24"/>
          <w:szCs w:val="24"/>
        </w:rPr>
        <w:t>6</w:t>
      </w:r>
      <w:r>
        <w:rPr>
          <w:rFonts w:ascii="Times New Roman" w:eastAsia="Times New Roman" w:hAnsi="Times New Roman" w:cs="Times New Roman"/>
          <w:b/>
          <w:sz w:val="24"/>
          <w:szCs w:val="24"/>
        </w:rPr>
        <w:t xml:space="preserve"> </w:t>
      </w:r>
      <w:r w:rsidR="008A738F">
        <w:rPr>
          <w:rFonts w:ascii="Times New Roman" w:eastAsia="Times New Roman" w:hAnsi="Times New Roman" w:cs="Times New Roman"/>
          <w:b/>
          <w:sz w:val="24"/>
          <w:szCs w:val="24"/>
        </w:rPr>
        <w:t>Meeting Expenses</w:t>
      </w:r>
      <w:r w:rsidRPr="00D83E06">
        <w:rPr>
          <w:rFonts w:ascii="Times New Roman" w:eastAsia="Times New Roman" w:hAnsi="Times New Roman" w:cs="Times New Roman"/>
          <w:b/>
          <w:sz w:val="24"/>
          <w:szCs w:val="24"/>
        </w:rPr>
        <w:t xml:space="preserve">: </w:t>
      </w:r>
      <w:r>
        <w:rPr>
          <w:rFonts w:ascii="Times New Roman" w:eastAsia="Times New Roman" w:hAnsi="Times New Roman" w:cs="Times New Roman"/>
          <w:sz w:val="24"/>
          <w:szCs w:val="24"/>
        </w:rPr>
        <w:t xml:space="preserve">Based prior program experience, </w:t>
      </w:r>
      <w:r w:rsidR="003C0EE9">
        <w:rPr>
          <w:rFonts w:ascii="Times New Roman" w:eastAsia="Times New Roman" w:hAnsi="Times New Roman" w:cs="Times New Roman"/>
          <w:sz w:val="24"/>
          <w:szCs w:val="24"/>
        </w:rPr>
        <w:t>POA</w:t>
      </w:r>
      <w:r>
        <w:rPr>
          <w:rFonts w:ascii="Times New Roman" w:eastAsia="Times New Roman" w:hAnsi="Times New Roman" w:cs="Times New Roman"/>
          <w:sz w:val="24"/>
          <w:szCs w:val="24"/>
        </w:rPr>
        <w:t xml:space="preserve"> estimates </w:t>
      </w:r>
      <w:r w:rsidRPr="00D83E06">
        <w:rPr>
          <w:rFonts w:ascii="Times New Roman" w:eastAsia="Times New Roman" w:hAnsi="Times New Roman" w:cs="Times New Roman"/>
          <w:sz w:val="24"/>
          <w:szCs w:val="24"/>
        </w:rPr>
        <w:t>$</w:t>
      </w:r>
      <w:r>
        <w:rPr>
          <w:rFonts w:ascii="Times New Roman" w:eastAsia="Times New Roman" w:hAnsi="Times New Roman" w:cs="Times New Roman"/>
          <w:sz w:val="24"/>
          <w:szCs w:val="24"/>
        </w:rPr>
        <w:t>50</w:t>
      </w:r>
      <w:r w:rsidRPr="00D83E06">
        <w:rPr>
          <w:rFonts w:ascii="Times New Roman" w:eastAsia="Times New Roman" w:hAnsi="Times New Roman" w:cs="Times New Roman"/>
          <w:sz w:val="24"/>
          <w:szCs w:val="24"/>
        </w:rPr>
        <w:t xml:space="preserve">/month </w:t>
      </w:r>
      <w:r>
        <w:rPr>
          <w:rFonts w:ascii="Times New Roman" w:eastAsia="Times New Roman" w:hAnsi="Times New Roman" w:cs="Times New Roman"/>
          <w:sz w:val="24"/>
          <w:szCs w:val="24"/>
        </w:rPr>
        <w:t>over LOP</w:t>
      </w:r>
      <w:r w:rsidRPr="00D83E06">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to cover </w:t>
      </w:r>
      <w:r w:rsidR="008A738F">
        <w:rPr>
          <w:rFonts w:ascii="Times New Roman" w:eastAsia="Times New Roman" w:hAnsi="Times New Roman" w:cs="Times New Roman"/>
          <w:sz w:val="24"/>
          <w:szCs w:val="24"/>
        </w:rPr>
        <w:t>meeting expenses</w:t>
      </w:r>
      <w:r w:rsidR="005431D8">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The </w:t>
      </w:r>
      <w:r w:rsidRPr="00D83E06">
        <w:rPr>
          <w:rFonts w:ascii="Times New Roman" w:eastAsia="Times New Roman" w:hAnsi="Times New Roman" w:cs="Times New Roman"/>
          <w:sz w:val="24"/>
          <w:szCs w:val="24"/>
        </w:rPr>
        <w:t xml:space="preserve">total cost </w:t>
      </w:r>
      <w:r>
        <w:rPr>
          <w:rFonts w:ascii="Times New Roman" w:eastAsia="Times New Roman" w:hAnsi="Times New Roman" w:cs="Times New Roman"/>
          <w:sz w:val="24"/>
          <w:szCs w:val="24"/>
        </w:rPr>
        <w:t>is</w:t>
      </w:r>
      <w:r w:rsidRPr="00D83E06">
        <w:rPr>
          <w:rFonts w:ascii="Times New Roman" w:eastAsia="Times New Roman" w:hAnsi="Times New Roman" w:cs="Times New Roman"/>
          <w:sz w:val="24"/>
          <w:szCs w:val="24"/>
        </w:rPr>
        <w:t xml:space="preserve"> </w:t>
      </w:r>
      <w:r w:rsidRPr="00D83E06">
        <w:rPr>
          <w:rFonts w:ascii="Times New Roman" w:eastAsia="Times New Roman" w:hAnsi="Times New Roman" w:cs="Times New Roman"/>
          <w:b/>
          <w:sz w:val="24"/>
          <w:szCs w:val="24"/>
        </w:rPr>
        <w:t>$</w:t>
      </w:r>
      <w:r w:rsidR="00641335">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w:t>
      </w:r>
      <w:r w:rsidR="00641335">
        <w:rPr>
          <w:rFonts w:ascii="Times New Roman" w:eastAsia="Times New Roman" w:hAnsi="Times New Roman" w:cs="Times New Roman"/>
          <w:b/>
          <w:sz w:val="24"/>
          <w:szCs w:val="24"/>
        </w:rPr>
        <w:t>224</w:t>
      </w:r>
      <w:r w:rsidRPr="00D83E06">
        <w:rPr>
          <w:rFonts w:ascii="Times New Roman" w:eastAsia="Times New Roman" w:hAnsi="Times New Roman" w:cs="Times New Roman"/>
          <w:b/>
          <w:sz w:val="24"/>
          <w:szCs w:val="24"/>
        </w:rPr>
        <w:t>.</w:t>
      </w:r>
    </w:p>
    <w:p w14:paraId="56B2F4D7" w14:textId="77777777" w:rsidR="001968AC" w:rsidRPr="00195863" w:rsidRDefault="001968AC" w:rsidP="001968AC">
      <w:pPr>
        <w:spacing w:after="0" w:line="240" w:lineRule="auto"/>
        <w:jc w:val="both"/>
        <w:rPr>
          <w:rFonts w:ascii="Times New Roman" w:eastAsia="Times New Roman" w:hAnsi="Times New Roman" w:cs="Times New Roman"/>
          <w:b/>
          <w:sz w:val="24"/>
          <w:szCs w:val="24"/>
          <w:highlight w:val="yellow"/>
        </w:rPr>
      </w:pPr>
    </w:p>
    <w:p w14:paraId="68A23237" w14:textId="41376336" w:rsidR="00641335" w:rsidRPr="00473EF9" w:rsidRDefault="00641335" w:rsidP="00641335">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H.1.</w:t>
      </w:r>
      <w:r w:rsidR="00042E0D">
        <w:rPr>
          <w:rFonts w:ascii="Times New Roman" w:eastAsia="Times New Roman" w:hAnsi="Times New Roman" w:cs="Times New Roman"/>
          <w:b/>
          <w:sz w:val="24"/>
          <w:szCs w:val="24"/>
        </w:rPr>
        <w:t xml:space="preserve">7 </w:t>
      </w:r>
      <w:r w:rsidR="00042E0D" w:rsidRPr="00042E0D">
        <w:rPr>
          <w:rFonts w:ascii="Times New Roman" w:eastAsia="Times New Roman" w:hAnsi="Times New Roman" w:cs="Times New Roman"/>
          <w:b/>
          <w:sz w:val="24"/>
          <w:szCs w:val="24"/>
        </w:rPr>
        <w:t>Procurement Advertising</w:t>
      </w:r>
      <w:r w:rsidRPr="00473EF9">
        <w:rPr>
          <w:rFonts w:ascii="Times New Roman" w:eastAsia="Times New Roman" w:hAnsi="Times New Roman" w:cs="Times New Roman"/>
          <w:b/>
          <w:sz w:val="24"/>
          <w:szCs w:val="24"/>
        </w:rPr>
        <w:t xml:space="preserve">: </w:t>
      </w:r>
      <w:r w:rsidR="003C0EE9">
        <w:rPr>
          <w:rFonts w:ascii="Times New Roman" w:eastAsia="Times New Roman" w:hAnsi="Times New Roman" w:cs="Times New Roman"/>
          <w:sz w:val="24"/>
          <w:szCs w:val="24"/>
        </w:rPr>
        <w:t>POA</w:t>
      </w:r>
      <w:r w:rsidRPr="00473EF9">
        <w:rPr>
          <w:rFonts w:ascii="Times New Roman" w:eastAsia="Times New Roman" w:hAnsi="Times New Roman" w:cs="Times New Roman"/>
          <w:sz w:val="24"/>
          <w:szCs w:val="24"/>
        </w:rPr>
        <w:t xml:space="preserve"> is estimating $</w:t>
      </w:r>
      <w:r w:rsidR="00042E0D">
        <w:rPr>
          <w:rFonts w:ascii="Times New Roman" w:eastAsia="Times New Roman" w:hAnsi="Times New Roman" w:cs="Times New Roman"/>
          <w:sz w:val="24"/>
          <w:szCs w:val="24"/>
        </w:rPr>
        <w:t>4</w:t>
      </w:r>
      <w:r w:rsidRPr="00473EF9">
        <w:rPr>
          <w:rFonts w:ascii="Times New Roman" w:eastAsia="Times New Roman" w:hAnsi="Times New Roman" w:cs="Times New Roman"/>
          <w:sz w:val="24"/>
          <w:szCs w:val="24"/>
        </w:rPr>
        <w:t xml:space="preserve">00/year for </w:t>
      </w:r>
      <w:r w:rsidR="00DB2013">
        <w:rPr>
          <w:rFonts w:ascii="Times New Roman" w:eastAsia="Times New Roman" w:hAnsi="Times New Roman" w:cs="Times New Roman"/>
          <w:sz w:val="24"/>
          <w:szCs w:val="24"/>
        </w:rPr>
        <w:t>online</w:t>
      </w:r>
      <w:r w:rsidR="00042E0D">
        <w:rPr>
          <w:rFonts w:ascii="Times New Roman" w:eastAsia="Times New Roman" w:hAnsi="Times New Roman" w:cs="Times New Roman"/>
          <w:sz w:val="24"/>
          <w:szCs w:val="24"/>
        </w:rPr>
        <w:t xml:space="preserve"> ads </w:t>
      </w:r>
      <w:r w:rsidR="00DB2013">
        <w:rPr>
          <w:rFonts w:ascii="Times New Roman" w:eastAsia="Times New Roman" w:hAnsi="Times New Roman" w:cs="Times New Roman"/>
          <w:sz w:val="24"/>
          <w:szCs w:val="24"/>
        </w:rPr>
        <w:t>for project procurements.</w:t>
      </w:r>
      <w:r w:rsidRPr="00473EF9">
        <w:rPr>
          <w:rFonts w:ascii="Times New Roman" w:eastAsia="Times New Roman" w:hAnsi="Times New Roman" w:cs="Times New Roman"/>
          <w:sz w:val="24"/>
          <w:szCs w:val="24"/>
        </w:rPr>
        <w:t xml:space="preserve"> The total estimated cost is </w:t>
      </w:r>
      <w:r w:rsidRPr="00473EF9">
        <w:rPr>
          <w:rFonts w:ascii="Times New Roman" w:eastAsia="Times New Roman" w:hAnsi="Times New Roman" w:cs="Times New Roman"/>
          <w:b/>
          <w:sz w:val="24"/>
          <w:szCs w:val="24"/>
        </w:rPr>
        <w:t>$</w:t>
      </w:r>
      <w:r w:rsidR="00986AFB">
        <w:rPr>
          <w:rFonts w:ascii="Times New Roman" w:eastAsia="Times New Roman" w:hAnsi="Times New Roman" w:cs="Times New Roman"/>
          <w:b/>
          <w:sz w:val="24"/>
          <w:szCs w:val="24"/>
        </w:rPr>
        <w:t>816</w:t>
      </w:r>
      <w:r w:rsidRPr="00473EF9">
        <w:rPr>
          <w:rFonts w:ascii="Times New Roman" w:eastAsia="Times New Roman" w:hAnsi="Times New Roman" w:cs="Times New Roman"/>
          <w:b/>
          <w:sz w:val="24"/>
          <w:szCs w:val="24"/>
        </w:rPr>
        <w:t>.</w:t>
      </w:r>
    </w:p>
    <w:p w14:paraId="40038E6D" w14:textId="77777777" w:rsidR="00DB2013" w:rsidRPr="00473EF9" w:rsidRDefault="00DB2013" w:rsidP="00E071A7">
      <w:pPr>
        <w:spacing w:after="0" w:line="240" w:lineRule="auto"/>
        <w:jc w:val="both"/>
        <w:rPr>
          <w:rFonts w:ascii="Times New Roman" w:eastAsia="Times New Roman" w:hAnsi="Times New Roman" w:cs="Times New Roman"/>
          <w:b/>
          <w:sz w:val="24"/>
          <w:szCs w:val="24"/>
        </w:rPr>
      </w:pPr>
    </w:p>
    <w:p w14:paraId="2C20B8D4" w14:textId="0355BF35" w:rsidR="00986AFB" w:rsidRDefault="00986AFB" w:rsidP="00986AFB">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H.1.</w:t>
      </w:r>
      <w:r w:rsidR="003C1A69">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w:t>
      </w:r>
      <w:r w:rsidR="003C1A69">
        <w:rPr>
          <w:rFonts w:ascii="Times New Roman" w:eastAsia="Times New Roman" w:hAnsi="Times New Roman" w:cs="Times New Roman"/>
          <w:b/>
          <w:sz w:val="24"/>
          <w:szCs w:val="24"/>
        </w:rPr>
        <w:t>Legal</w:t>
      </w:r>
      <w:r w:rsidRPr="00473EF9">
        <w:rPr>
          <w:rFonts w:ascii="Times New Roman" w:eastAsia="Times New Roman" w:hAnsi="Times New Roman" w:cs="Times New Roman"/>
          <w:b/>
          <w:sz w:val="24"/>
          <w:szCs w:val="24"/>
        </w:rPr>
        <w:t xml:space="preserve"> Fees: </w:t>
      </w:r>
      <w:r w:rsidR="003C0EE9">
        <w:rPr>
          <w:rFonts w:ascii="Times New Roman" w:eastAsia="Times New Roman" w:hAnsi="Times New Roman" w:cs="Times New Roman"/>
          <w:sz w:val="24"/>
          <w:szCs w:val="24"/>
        </w:rPr>
        <w:t>POA</w:t>
      </w:r>
      <w:r w:rsidRPr="00473EF9">
        <w:rPr>
          <w:rFonts w:ascii="Times New Roman" w:eastAsia="Times New Roman" w:hAnsi="Times New Roman" w:cs="Times New Roman"/>
          <w:sz w:val="24"/>
          <w:szCs w:val="24"/>
        </w:rPr>
        <w:t xml:space="preserve"> is estimating $</w:t>
      </w:r>
      <w:r>
        <w:rPr>
          <w:rFonts w:ascii="Times New Roman" w:eastAsia="Times New Roman" w:hAnsi="Times New Roman" w:cs="Times New Roman"/>
          <w:sz w:val="24"/>
          <w:szCs w:val="24"/>
        </w:rPr>
        <w:t>250</w:t>
      </w:r>
      <w:r w:rsidRPr="00473EF9">
        <w:rPr>
          <w:rFonts w:ascii="Times New Roman" w:eastAsia="Times New Roman" w:hAnsi="Times New Roman" w:cs="Times New Roman"/>
          <w:sz w:val="24"/>
          <w:szCs w:val="24"/>
        </w:rPr>
        <w:t xml:space="preserve">/year for legal fees throughout </w:t>
      </w:r>
      <w:r>
        <w:rPr>
          <w:rFonts w:ascii="Times New Roman" w:eastAsia="Times New Roman" w:hAnsi="Times New Roman" w:cs="Times New Roman"/>
          <w:sz w:val="24"/>
          <w:szCs w:val="24"/>
        </w:rPr>
        <w:t>LOP</w:t>
      </w:r>
      <w:r w:rsidRPr="00473EF9">
        <w:rPr>
          <w:rFonts w:ascii="Times New Roman" w:eastAsia="Times New Roman" w:hAnsi="Times New Roman" w:cs="Times New Roman"/>
          <w:sz w:val="24"/>
          <w:szCs w:val="24"/>
        </w:rPr>
        <w:t xml:space="preserve">. The total estimated cost is </w:t>
      </w:r>
      <w:r w:rsidRPr="00473EF9">
        <w:rPr>
          <w:rFonts w:ascii="Times New Roman" w:eastAsia="Times New Roman" w:hAnsi="Times New Roman" w:cs="Times New Roman"/>
          <w:b/>
          <w:sz w:val="24"/>
          <w:szCs w:val="24"/>
        </w:rPr>
        <w:t>$</w:t>
      </w:r>
      <w:r w:rsidR="003C1A69">
        <w:rPr>
          <w:rFonts w:ascii="Times New Roman" w:eastAsia="Times New Roman" w:hAnsi="Times New Roman" w:cs="Times New Roman"/>
          <w:b/>
          <w:sz w:val="24"/>
          <w:szCs w:val="24"/>
        </w:rPr>
        <w:t>510</w:t>
      </w:r>
      <w:r w:rsidRPr="00473EF9">
        <w:rPr>
          <w:rFonts w:ascii="Times New Roman" w:eastAsia="Times New Roman" w:hAnsi="Times New Roman" w:cs="Times New Roman"/>
          <w:b/>
          <w:sz w:val="24"/>
          <w:szCs w:val="24"/>
        </w:rPr>
        <w:t>.</w:t>
      </w:r>
    </w:p>
    <w:p w14:paraId="05CF2EB3" w14:textId="77777777" w:rsidR="00E071A7" w:rsidRDefault="00E071A7" w:rsidP="00E071A7">
      <w:pPr>
        <w:spacing w:after="0" w:line="240" w:lineRule="auto"/>
        <w:jc w:val="both"/>
        <w:rPr>
          <w:rFonts w:ascii="Times New Roman" w:eastAsia="Times New Roman" w:hAnsi="Times New Roman" w:cs="Times New Roman"/>
          <w:b/>
          <w:sz w:val="24"/>
          <w:szCs w:val="24"/>
          <w:u w:val="single"/>
        </w:rPr>
      </w:pPr>
    </w:p>
    <w:p w14:paraId="2B43C0DC" w14:textId="6C90628C" w:rsidR="003C1A69" w:rsidRDefault="003C1A69" w:rsidP="003C1A69">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H.1.9 </w:t>
      </w:r>
      <w:r w:rsidR="002E2FAF">
        <w:rPr>
          <w:rFonts w:ascii="Times New Roman" w:eastAsia="Times New Roman" w:hAnsi="Times New Roman" w:cs="Times New Roman"/>
          <w:b/>
          <w:sz w:val="24"/>
          <w:szCs w:val="24"/>
        </w:rPr>
        <w:t>Audit</w:t>
      </w:r>
      <w:r w:rsidRPr="00473EF9">
        <w:rPr>
          <w:rFonts w:ascii="Times New Roman" w:eastAsia="Times New Roman" w:hAnsi="Times New Roman" w:cs="Times New Roman"/>
          <w:b/>
          <w:sz w:val="24"/>
          <w:szCs w:val="24"/>
        </w:rPr>
        <w:t xml:space="preserve"> Fees: </w:t>
      </w:r>
      <w:r w:rsidR="003C0EE9">
        <w:rPr>
          <w:rFonts w:ascii="Times New Roman" w:eastAsia="Times New Roman" w:hAnsi="Times New Roman" w:cs="Times New Roman"/>
          <w:sz w:val="24"/>
          <w:szCs w:val="24"/>
        </w:rPr>
        <w:t>POA</w:t>
      </w:r>
      <w:r w:rsidRPr="00473EF9">
        <w:rPr>
          <w:rFonts w:ascii="Times New Roman" w:eastAsia="Times New Roman" w:hAnsi="Times New Roman" w:cs="Times New Roman"/>
          <w:sz w:val="24"/>
          <w:szCs w:val="24"/>
        </w:rPr>
        <w:t xml:space="preserve"> is estimating $</w:t>
      </w:r>
      <w:r>
        <w:rPr>
          <w:rFonts w:ascii="Times New Roman" w:eastAsia="Times New Roman" w:hAnsi="Times New Roman" w:cs="Times New Roman"/>
          <w:sz w:val="24"/>
          <w:szCs w:val="24"/>
        </w:rPr>
        <w:t>100</w:t>
      </w:r>
      <w:r w:rsidRPr="00473EF9">
        <w:rPr>
          <w:rFonts w:ascii="Times New Roman" w:eastAsia="Times New Roman" w:hAnsi="Times New Roman" w:cs="Times New Roman"/>
          <w:sz w:val="24"/>
          <w:szCs w:val="24"/>
        </w:rPr>
        <w:t xml:space="preserve">/year for </w:t>
      </w:r>
      <w:r>
        <w:rPr>
          <w:rFonts w:ascii="Times New Roman" w:eastAsia="Times New Roman" w:hAnsi="Times New Roman" w:cs="Times New Roman"/>
          <w:sz w:val="24"/>
          <w:szCs w:val="24"/>
        </w:rPr>
        <w:t>a local project specific audit in Mexico</w:t>
      </w:r>
      <w:r w:rsidRPr="00473EF9">
        <w:rPr>
          <w:rFonts w:ascii="Times New Roman" w:eastAsia="Times New Roman" w:hAnsi="Times New Roman" w:cs="Times New Roman"/>
          <w:sz w:val="24"/>
          <w:szCs w:val="24"/>
        </w:rPr>
        <w:t xml:space="preserve"> throughout </w:t>
      </w:r>
      <w:r>
        <w:rPr>
          <w:rFonts w:ascii="Times New Roman" w:eastAsia="Times New Roman" w:hAnsi="Times New Roman" w:cs="Times New Roman"/>
          <w:sz w:val="24"/>
          <w:szCs w:val="24"/>
        </w:rPr>
        <w:t>LOP</w:t>
      </w:r>
      <w:r w:rsidRPr="00473EF9">
        <w:rPr>
          <w:rFonts w:ascii="Times New Roman" w:eastAsia="Times New Roman" w:hAnsi="Times New Roman" w:cs="Times New Roman"/>
          <w:sz w:val="24"/>
          <w:szCs w:val="24"/>
        </w:rPr>
        <w:t xml:space="preserve">. The total estimated cost is </w:t>
      </w:r>
      <w:r w:rsidRPr="00473EF9">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204</w:t>
      </w:r>
      <w:r w:rsidRPr="00473EF9">
        <w:rPr>
          <w:rFonts w:ascii="Times New Roman" w:eastAsia="Times New Roman" w:hAnsi="Times New Roman" w:cs="Times New Roman"/>
          <w:b/>
          <w:sz w:val="24"/>
          <w:szCs w:val="24"/>
        </w:rPr>
        <w:t>.</w:t>
      </w:r>
    </w:p>
    <w:p w14:paraId="15D0C3E2" w14:textId="77777777" w:rsidR="003C1A69" w:rsidRDefault="003C1A69" w:rsidP="00E071A7">
      <w:pPr>
        <w:spacing w:after="0" w:line="240" w:lineRule="auto"/>
        <w:jc w:val="both"/>
        <w:rPr>
          <w:rFonts w:ascii="Times New Roman" w:eastAsia="Times New Roman" w:hAnsi="Times New Roman" w:cs="Times New Roman"/>
          <w:b/>
          <w:sz w:val="24"/>
          <w:szCs w:val="24"/>
          <w:u w:val="single"/>
        </w:rPr>
      </w:pPr>
    </w:p>
    <w:p w14:paraId="3B46734C" w14:textId="1E50685D" w:rsidR="003C1A69" w:rsidRPr="00012C16" w:rsidRDefault="002E2FAF" w:rsidP="00E071A7">
      <w:pPr>
        <w:spacing w:after="0" w:line="240" w:lineRule="auto"/>
        <w:jc w:val="both"/>
        <w:rPr>
          <w:rFonts w:ascii="Times New Roman" w:eastAsia="Times New Roman" w:hAnsi="Times New Roman" w:cs="Times New Roman"/>
          <w:b/>
          <w:sz w:val="24"/>
          <w:szCs w:val="24"/>
        </w:rPr>
      </w:pPr>
      <w:r w:rsidRPr="00012C16">
        <w:rPr>
          <w:rFonts w:ascii="Times New Roman" w:eastAsia="Times New Roman" w:hAnsi="Times New Roman" w:cs="Times New Roman"/>
          <w:b/>
          <w:sz w:val="24"/>
          <w:szCs w:val="24"/>
        </w:rPr>
        <w:t>H.2 Activities Costs</w:t>
      </w:r>
    </w:p>
    <w:p w14:paraId="58966748" w14:textId="77777777" w:rsidR="00012C16" w:rsidRDefault="00012C16" w:rsidP="001775A6">
      <w:pPr>
        <w:spacing w:after="0" w:line="240" w:lineRule="auto"/>
        <w:jc w:val="both"/>
        <w:rPr>
          <w:rFonts w:ascii="Times New Roman" w:eastAsia="Times New Roman" w:hAnsi="Times New Roman" w:cs="Times New Roman"/>
          <w:b/>
          <w:color w:val="000000"/>
          <w:sz w:val="24"/>
          <w:szCs w:val="24"/>
        </w:rPr>
      </w:pPr>
    </w:p>
    <w:p w14:paraId="5AE54CB8" w14:textId="72A01851" w:rsidR="005146F4" w:rsidRDefault="00922217" w:rsidP="001775A6">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H.</w:t>
      </w:r>
      <w:r w:rsidR="002E2FAF">
        <w:rPr>
          <w:rFonts w:ascii="Times New Roman" w:eastAsia="Times New Roman" w:hAnsi="Times New Roman" w:cs="Times New Roman"/>
          <w:b/>
          <w:color w:val="000000"/>
          <w:sz w:val="24"/>
          <w:szCs w:val="24"/>
        </w:rPr>
        <w:t>2</w:t>
      </w:r>
      <w:r>
        <w:rPr>
          <w:rFonts w:ascii="Times New Roman" w:eastAsia="Times New Roman" w:hAnsi="Times New Roman" w:cs="Times New Roman"/>
          <w:b/>
          <w:color w:val="000000"/>
          <w:sz w:val="24"/>
          <w:szCs w:val="24"/>
        </w:rPr>
        <w:t xml:space="preserve">.1 </w:t>
      </w:r>
      <w:r w:rsidR="002E2FAF">
        <w:rPr>
          <w:rFonts w:ascii="Times New Roman" w:eastAsia="Times New Roman" w:hAnsi="Times New Roman" w:cs="Times New Roman"/>
          <w:b/>
          <w:color w:val="000000"/>
          <w:sz w:val="24"/>
          <w:szCs w:val="24"/>
        </w:rPr>
        <w:t>Translation Costs</w:t>
      </w:r>
      <w:r w:rsidR="005146F4" w:rsidRPr="00FD13FA">
        <w:rPr>
          <w:rFonts w:ascii="Times New Roman" w:eastAsia="Times New Roman" w:hAnsi="Times New Roman" w:cs="Times New Roman"/>
          <w:b/>
          <w:sz w:val="24"/>
          <w:szCs w:val="24"/>
        </w:rPr>
        <w:t>:</w:t>
      </w:r>
      <w:r w:rsidR="005146F4" w:rsidRPr="00FD13FA">
        <w:rPr>
          <w:rFonts w:ascii="Times New Roman" w:eastAsia="Times New Roman" w:hAnsi="Times New Roman" w:cs="Times New Roman"/>
          <w:sz w:val="24"/>
          <w:szCs w:val="24"/>
        </w:rPr>
        <w:t xml:space="preserve"> </w:t>
      </w:r>
      <w:r w:rsidR="003C0EE9">
        <w:rPr>
          <w:rFonts w:ascii="Times New Roman" w:eastAsia="Times New Roman" w:hAnsi="Times New Roman" w:cs="Times New Roman"/>
          <w:sz w:val="24"/>
          <w:szCs w:val="24"/>
        </w:rPr>
        <w:t>POA</w:t>
      </w:r>
      <w:r w:rsidR="005146F4" w:rsidRPr="00FD13FA">
        <w:rPr>
          <w:rFonts w:ascii="Times New Roman" w:eastAsia="Times New Roman" w:hAnsi="Times New Roman" w:cs="Times New Roman"/>
          <w:sz w:val="24"/>
          <w:szCs w:val="24"/>
        </w:rPr>
        <w:t xml:space="preserve"> is budgeting </w:t>
      </w:r>
      <w:r w:rsidR="00B409A5">
        <w:rPr>
          <w:rFonts w:ascii="Times New Roman" w:eastAsia="Times New Roman" w:hAnsi="Times New Roman" w:cs="Times New Roman"/>
          <w:sz w:val="24"/>
          <w:szCs w:val="24"/>
        </w:rPr>
        <w:t xml:space="preserve">$15,000/year for in-person </w:t>
      </w:r>
      <w:r w:rsidR="001775A6">
        <w:rPr>
          <w:rFonts w:ascii="Times New Roman" w:eastAsia="Times New Roman" w:hAnsi="Times New Roman" w:cs="Times New Roman"/>
          <w:sz w:val="24"/>
          <w:szCs w:val="24"/>
        </w:rPr>
        <w:t>translation, and for printed material translation of migration messaging. The total cost</w:t>
      </w:r>
      <w:r w:rsidR="00C21EB5" w:rsidRPr="00FD13FA">
        <w:rPr>
          <w:rFonts w:ascii="Times New Roman" w:eastAsia="Times New Roman" w:hAnsi="Times New Roman" w:cs="Times New Roman"/>
          <w:sz w:val="24"/>
          <w:szCs w:val="24"/>
        </w:rPr>
        <w:t xml:space="preserve"> is</w:t>
      </w:r>
      <w:r w:rsidR="005146F4" w:rsidRPr="00FD13FA">
        <w:rPr>
          <w:rFonts w:ascii="Times New Roman" w:eastAsia="Times New Roman" w:hAnsi="Times New Roman" w:cs="Times New Roman"/>
          <w:sz w:val="24"/>
          <w:szCs w:val="24"/>
        </w:rPr>
        <w:t xml:space="preserve"> </w:t>
      </w:r>
      <w:r w:rsidR="00312DA9" w:rsidRPr="00FD13FA">
        <w:rPr>
          <w:rFonts w:ascii="Times New Roman" w:eastAsia="Times New Roman" w:hAnsi="Times New Roman" w:cs="Times New Roman"/>
          <w:b/>
          <w:sz w:val="24"/>
          <w:szCs w:val="24"/>
        </w:rPr>
        <w:t>$</w:t>
      </w:r>
      <w:r w:rsidR="00651C90">
        <w:rPr>
          <w:rFonts w:ascii="Times New Roman" w:eastAsia="Times New Roman" w:hAnsi="Times New Roman" w:cs="Times New Roman"/>
          <w:b/>
          <w:sz w:val="24"/>
          <w:szCs w:val="24"/>
        </w:rPr>
        <w:t>30,600</w:t>
      </w:r>
      <w:r w:rsidR="005146F4" w:rsidRPr="00FD13FA">
        <w:rPr>
          <w:rFonts w:ascii="Times New Roman" w:eastAsia="Times New Roman" w:hAnsi="Times New Roman" w:cs="Times New Roman"/>
          <w:sz w:val="24"/>
          <w:szCs w:val="24"/>
        </w:rPr>
        <w:t>.</w:t>
      </w:r>
    </w:p>
    <w:p w14:paraId="6F0F1AFF" w14:textId="318BA086" w:rsidR="006F680E" w:rsidRDefault="006F680E" w:rsidP="00E44B57">
      <w:pPr>
        <w:spacing w:after="0" w:line="240" w:lineRule="auto"/>
        <w:jc w:val="both"/>
        <w:rPr>
          <w:rFonts w:ascii="Times New Roman" w:eastAsia="Times New Roman" w:hAnsi="Times New Roman" w:cs="Times New Roman"/>
          <w:sz w:val="24"/>
          <w:szCs w:val="24"/>
        </w:rPr>
      </w:pPr>
    </w:p>
    <w:p w14:paraId="2D331A85" w14:textId="460096F6" w:rsidR="00F450E1" w:rsidRDefault="00F450E1" w:rsidP="00F450E1">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H.2.2 Social Media Ads/Boosts</w:t>
      </w:r>
      <w:r w:rsidRPr="00FD13FA">
        <w:rPr>
          <w:rFonts w:ascii="Times New Roman" w:eastAsia="Times New Roman" w:hAnsi="Times New Roman" w:cs="Times New Roman"/>
          <w:b/>
          <w:sz w:val="24"/>
          <w:szCs w:val="24"/>
        </w:rPr>
        <w:t>:</w:t>
      </w:r>
      <w:r w:rsidRPr="00FD13FA">
        <w:rPr>
          <w:rFonts w:ascii="Times New Roman" w:eastAsia="Times New Roman" w:hAnsi="Times New Roman" w:cs="Times New Roman"/>
          <w:sz w:val="24"/>
          <w:szCs w:val="24"/>
        </w:rPr>
        <w:t xml:space="preserve"> </w:t>
      </w:r>
      <w:r w:rsidR="003C0EE9">
        <w:rPr>
          <w:rFonts w:ascii="Times New Roman" w:eastAsia="Times New Roman" w:hAnsi="Times New Roman" w:cs="Times New Roman"/>
          <w:sz w:val="24"/>
          <w:szCs w:val="24"/>
        </w:rPr>
        <w:t>POA</w:t>
      </w:r>
      <w:r w:rsidRPr="00FD13FA">
        <w:rPr>
          <w:rFonts w:ascii="Times New Roman" w:eastAsia="Times New Roman" w:hAnsi="Times New Roman" w:cs="Times New Roman"/>
          <w:sz w:val="24"/>
          <w:szCs w:val="24"/>
        </w:rPr>
        <w:t xml:space="preserve"> is budgeting </w:t>
      </w:r>
      <w:r>
        <w:rPr>
          <w:rFonts w:ascii="Times New Roman" w:eastAsia="Times New Roman" w:hAnsi="Times New Roman" w:cs="Times New Roman"/>
          <w:sz w:val="24"/>
          <w:szCs w:val="24"/>
        </w:rPr>
        <w:t xml:space="preserve">$250/ad for promote </w:t>
      </w:r>
      <w:r w:rsidR="00781DDB">
        <w:rPr>
          <w:rFonts w:ascii="Times New Roman" w:eastAsia="Times New Roman" w:hAnsi="Times New Roman" w:cs="Times New Roman"/>
          <w:sz w:val="24"/>
          <w:szCs w:val="24"/>
        </w:rPr>
        <w:t>migration messaging on Facebooks, Instagram, and other social media outlets</w:t>
      </w:r>
      <w:r>
        <w:rPr>
          <w:rFonts w:ascii="Times New Roman" w:eastAsia="Times New Roman" w:hAnsi="Times New Roman" w:cs="Times New Roman"/>
          <w:sz w:val="24"/>
          <w:szCs w:val="24"/>
        </w:rPr>
        <w:t>. The total cost</w:t>
      </w:r>
      <w:r w:rsidRPr="00FD13FA">
        <w:rPr>
          <w:rFonts w:ascii="Times New Roman" w:eastAsia="Times New Roman" w:hAnsi="Times New Roman" w:cs="Times New Roman"/>
          <w:sz w:val="24"/>
          <w:szCs w:val="24"/>
        </w:rPr>
        <w:t xml:space="preserve"> </w:t>
      </w:r>
      <w:r w:rsidR="0097721F">
        <w:rPr>
          <w:rFonts w:ascii="Times New Roman" w:eastAsia="Times New Roman" w:hAnsi="Times New Roman" w:cs="Times New Roman"/>
          <w:sz w:val="24"/>
          <w:szCs w:val="24"/>
        </w:rPr>
        <w:t xml:space="preserve">for 48 ads </w:t>
      </w:r>
      <w:r w:rsidRPr="00FD13FA">
        <w:rPr>
          <w:rFonts w:ascii="Times New Roman" w:eastAsia="Times New Roman" w:hAnsi="Times New Roman" w:cs="Times New Roman"/>
          <w:sz w:val="24"/>
          <w:szCs w:val="24"/>
        </w:rPr>
        <w:t xml:space="preserve">is </w:t>
      </w:r>
      <w:r w:rsidRPr="00FD13FA">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12,240</w:t>
      </w:r>
      <w:r w:rsidRPr="00FD13FA">
        <w:rPr>
          <w:rFonts w:ascii="Times New Roman" w:eastAsia="Times New Roman" w:hAnsi="Times New Roman" w:cs="Times New Roman"/>
          <w:sz w:val="24"/>
          <w:szCs w:val="24"/>
        </w:rPr>
        <w:t>.</w:t>
      </w:r>
    </w:p>
    <w:p w14:paraId="0464E1B2" w14:textId="77777777" w:rsidR="00F450E1" w:rsidRDefault="00F450E1" w:rsidP="00E44B57">
      <w:pPr>
        <w:spacing w:after="0" w:line="240" w:lineRule="auto"/>
        <w:jc w:val="both"/>
        <w:rPr>
          <w:rFonts w:ascii="Times New Roman" w:eastAsia="Times New Roman" w:hAnsi="Times New Roman" w:cs="Times New Roman"/>
          <w:sz w:val="24"/>
          <w:szCs w:val="24"/>
        </w:rPr>
      </w:pPr>
    </w:p>
    <w:p w14:paraId="2AC7C826" w14:textId="2DC12C93" w:rsidR="00163E64" w:rsidRDefault="00163E64" w:rsidP="00163E64">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color w:val="000000"/>
          <w:sz w:val="24"/>
          <w:szCs w:val="24"/>
        </w:rPr>
        <w:t>H.2.3 Website Development Fees</w:t>
      </w:r>
      <w:r w:rsidRPr="00FD13FA">
        <w:rPr>
          <w:rFonts w:ascii="Times New Roman" w:eastAsia="Times New Roman" w:hAnsi="Times New Roman" w:cs="Times New Roman"/>
          <w:b/>
          <w:sz w:val="24"/>
          <w:szCs w:val="24"/>
        </w:rPr>
        <w:t>:</w:t>
      </w:r>
      <w:r w:rsidRPr="00FD13FA">
        <w:rPr>
          <w:rFonts w:ascii="Times New Roman" w:eastAsia="Times New Roman" w:hAnsi="Times New Roman" w:cs="Times New Roman"/>
          <w:sz w:val="24"/>
          <w:szCs w:val="24"/>
        </w:rPr>
        <w:t xml:space="preserve"> </w:t>
      </w:r>
      <w:r w:rsidR="00016EDE">
        <w:rPr>
          <w:rFonts w:ascii="Times New Roman" w:eastAsia="Times New Roman" w:hAnsi="Times New Roman" w:cs="Times New Roman"/>
          <w:sz w:val="24"/>
          <w:szCs w:val="24"/>
        </w:rPr>
        <w:t>Based</w:t>
      </w:r>
      <w:r w:rsidR="008C403C">
        <w:rPr>
          <w:rFonts w:ascii="Times New Roman" w:eastAsia="Times New Roman" w:hAnsi="Times New Roman" w:cs="Times New Roman"/>
          <w:sz w:val="24"/>
          <w:szCs w:val="24"/>
        </w:rPr>
        <w:t xml:space="preserve"> on prior </w:t>
      </w:r>
      <w:r w:rsidR="0054306D">
        <w:rPr>
          <w:rFonts w:ascii="Times New Roman" w:eastAsia="Times New Roman" w:hAnsi="Times New Roman" w:cs="Times New Roman"/>
          <w:sz w:val="24"/>
          <w:szCs w:val="24"/>
        </w:rPr>
        <w:t xml:space="preserve">program experience for website creation, </w:t>
      </w:r>
      <w:r w:rsidR="003C0EE9">
        <w:rPr>
          <w:rFonts w:ascii="Times New Roman" w:eastAsia="Times New Roman" w:hAnsi="Times New Roman" w:cs="Times New Roman"/>
          <w:sz w:val="24"/>
          <w:szCs w:val="24"/>
        </w:rPr>
        <w:t>POA</w:t>
      </w:r>
      <w:r w:rsidRPr="00FD13FA">
        <w:rPr>
          <w:rFonts w:ascii="Times New Roman" w:eastAsia="Times New Roman" w:hAnsi="Times New Roman" w:cs="Times New Roman"/>
          <w:sz w:val="24"/>
          <w:szCs w:val="24"/>
        </w:rPr>
        <w:t xml:space="preserve"> is budgeting </w:t>
      </w:r>
      <w:r w:rsidRPr="00936EE2">
        <w:rPr>
          <w:rFonts w:ascii="Times New Roman" w:eastAsia="Times New Roman" w:hAnsi="Times New Roman" w:cs="Times New Roman"/>
          <w:b/>
          <w:bCs/>
          <w:sz w:val="24"/>
          <w:szCs w:val="24"/>
        </w:rPr>
        <w:t>$</w:t>
      </w:r>
      <w:r w:rsidR="0089372C" w:rsidRPr="00936EE2">
        <w:rPr>
          <w:rFonts w:ascii="Times New Roman" w:eastAsia="Times New Roman" w:hAnsi="Times New Roman" w:cs="Times New Roman"/>
          <w:b/>
          <w:bCs/>
          <w:sz w:val="24"/>
          <w:szCs w:val="24"/>
        </w:rPr>
        <w:t>7,000</w:t>
      </w:r>
      <w:r w:rsidR="0054306D" w:rsidRPr="00936EE2">
        <w:rPr>
          <w:rFonts w:ascii="Times New Roman" w:eastAsia="Times New Roman" w:hAnsi="Times New Roman" w:cs="Times New Roman"/>
          <w:b/>
          <w:bCs/>
          <w:sz w:val="24"/>
          <w:szCs w:val="24"/>
        </w:rPr>
        <w:t xml:space="preserve"> </w:t>
      </w:r>
      <w:r w:rsidR="0054306D">
        <w:rPr>
          <w:rFonts w:ascii="Times New Roman" w:eastAsia="Times New Roman" w:hAnsi="Times New Roman" w:cs="Times New Roman"/>
          <w:sz w:val="24"/>
          <w:szCs w:val="24"/>
        </w:rPr>
        <w:t>to develop a basic website and landing page for migration messaging</w:t>
      </w:r>
      <w:r w:rsidR="00690F65">
        <w:rPr>
          <w:rFonts w:ascii="Times New Roman" w:eastAsia="Times New Roman" w:hAnsi="Times New Roman" w:cs="Times New Roman"/>
          <w:sz w:val="24"/>
          <w:szCs w:val="24"/>
        </w:rPr>
        <w:t xml:space="preserve">. </w:t>
      </w:r>
    </w:p>
    <w:p w14:paraId="4BC85FBC" w14:textId="77777777" w:rsidR="00163E64" w:rsidRDefault="00163E64" w:rsidP="00E44B57">
      <w:pPr>
        <w:spacing w:after="0" w:line="240" w:lineRule="auto"/>
        <w:jc w:val="both"/>
        <w:rPr>
          <w:rFonts w:ascii="Times New Roman" w:eastAsia="Times New Roman" w:hAnsi="Times New Roman" w:cs="Times New Roman"/>
          <w:sz w:val="24"/>
          <w:szCs w:val="24"/>
        </w:rPr>
      </w:pPr>
    </w:p>
    <w:p w14:paraId="09FF5BFE" w14:textId="1B022E2A" w:rsidR="00BF653A" w:rsidRDefault="00BF653A" w:rsidP="00BF653A">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H.2.4 </w:t>
      </w:r>
      <w:r w:rsidR="00C12123" w:rsidRPr="00C12123">
        <w:rPr>
          <w:rFonts w:ascii="Times New Roman" w:eastAsia="Times New Roman" w:hAnsi="Times New Roman" w:cs="Times New Roman"/>
          <w:b/>
          <w:sz w:val="24"/>
          <w:szCs w:val="24"/>
        </w:rPr>
        <w:t xml:space="preserve">Website Hosting and Maintenance </w:t>
      </w:r>
      <w:r w:rsidRPr="00473EF9">
        <w:rPr>
          <w:rFonts w:ascii="Times New Roman" w:eastAsia="Times New Roman" w:hAnsi="Times New Roman" w:cs="Times New Roman"/>
          <w:b/>
          <w:sz w:val="24"/>
          <w:szCs w:val="24"/>
        </w:rPr>
        <w:t xml:space="preserve">Fees: </w:t>
      </w:r>
      <w:r w:rsidR="003C0EE9">
        <w:rPr>
          <w:rFonts w:ascii="Times New Roman" w:eastAsia="Times New Roman" w:hAnsi="Times New Roman" w:cs="Times New Roman"/>
          <w:sz w:val="24"/>
          <w:szCs w:val="24"/>
        </w:rPr>
        <w:t>POA</w:t>
      </w:r>
      <w:r w:rsidRPr="00473EF9">
        <w:rPr>
          <w:rFonts w:ascii="Times New Roman" w:eastAsia="Times New Roman" w:hAnsi="Times New Roman" w:cs="Times New Roman"/>
          <w:sz w:val="24"/>
          <w:szCs w:val="24"/>
        </w:rPr>
        <w:t xml:space="preserve"> is </w:t>
      </w:r>
      <w:r w:rsidR="00012C16">
        <w:rPr>
          <w:rFonts w:ascii="Times New Roman" w:eastAsia="Times New Roman" w:hAnsi="Times New Roman" w:cs="Times New Roman"/>
          <w:sz w:val="24"/>
          <w:szCs w:val="24"/>
        </w:rPr>
        <w:t>estimat</w:t>
      </w:r>
      <w:ins w:id="14" w:author="Macarena Jimenez Granda" w:date="2023-09-15T10:40:00Z">
        <w:r w:rsidR="00F6406E">
          <w:rPr>
            <w:rFonts w:ascii="Times New Roman" w:eastAsia="Times New Roman" w:hAnsi="Times New Roman" w:cs="Times New Roman"/>
            <w:sz w:val="24"/>
            <w:szCs w:val="24"/>
          </w:rPr>
          <w:t>ing</w:t>
        </w:r>
      </w:ins>
      <w:del w:id="15" w:author="Macarena Jimenez Granda" w:date="2023-09-15T10:40:00Z">
        <w:r w:rsidR="00012C16" w:rsidDel="00F6406E">
          <w:rPr>
            <w:rFonts w:ascii="Times New Roman" w:eastAsia="Times New Roman" w:hAnsi="Times New Roman" w:cs="Times New Roman"/>
            <w:sz w:val="24"/>
            <w:szCs w:val="24"/>
          </w:rPr>
          <w:delText>es</w:delText>
        </w:r>
      </w:del>
      <w:r w:rsidRPr="00473EF9">
        <w:rPr>
          <w:rFonts w:ascii="Times New Roman" w:eastAsia="Times New Roman" w:hAnsi="Times New Roman" w:cs="Times New Roman"/>
          <w:sz w:val="24"/>
          <w:szCs w:val="24"/>
        </w:rPr>
        <w:t xml:space="preserve"> $</w:t>
      </w:r>
      <w:r w:rsidR="00C12123">
        <w:rPr>
          <w:rFonts w:ascii="Times New Roman" w:eastAsia="Times New Roman" w:hAnsi="Times New Roman" w:cs="Times New Roman"/>
          <w:sz w:val="24"/>
          <w:szCs w:val="24"/>
        </w:rPr>
        <w:t>800</w:t>
      </w:r>
      <w:r w:rsidRPr="00473EF9">
        <w:rPr>
          <w:rFonts w:ascii="Times New Roman" w:eastAsia="Times New Roman" w:hAnsi="Times New Roman" w:cs="Times New Roman"/>
          <w:sz w:val="24"/>
          <w:szCs w:val="24"/>
        </w:rPr>
        <w:t>/year for</w:t>
      </w:r>
      <w:r w:rsidR="00C12123">
        <w:rPr>
          <w:rFonts w:ascii="Times New Roman" w:eastAsia="Times New Roman" w:hAnsi="Times New Roman" w:cs="Times New Roman"/>
          <w:sz w:val="24"/>
          <w:szCs w:val="24"/>
        </w:rPr>
        <w:t xml:space="preserve"> website hosting </w:t>
      </w:r>
      <w:r w:rsidR="00012C16">
        <w:rPr>
          <w:rFonts w:ascii="Times New Roman" w:eastAsia="Times New Roman" w:hAnsi="Times New Roman" w:cs="Times New Roman"/>
          <w:sz w:val="24"/>
          <w:szCs w:val="24"/>
        </w:rPr>
        <w:t>&amp;</w:t>
      </w:r>
      <w:r w:rsidR="00C12123">
        <w:rPr>
          <w:rFonts w:ascii="Times New Roman" w:eastAsia="Times New Roman" w:hAnsi="Times New Roman" w:cs="Times New Roman"/>
          <w:sz w:val="24"/>
          <w:szCs w:val="24"/>
        </w:rPr>
        <w:t xml:space="preserve"> maintenance fees for the migration messag</w:t>
      </w:r>
      <w:r w:rsidR="00012C16">
        <w:rPr>
          <w:rFonts w:ascii="Times New Roman" w:eastAsia="Times New Roman" w:hAnsi="Times New Roman" w:cs="Times New Roman"/>
          <w:sz w:val="24"/>
          <w:szCs w:val="24"/>
        </w:rPr>
        <w:t xml:space="preserve">e </w:t>
      </w:r>
      <w:r w:rsidR="00C12123">
        <w:rPr>
          <w:rFonts w:ascii="Times New Roman" w:eastAsia="Times New Roman" w:hAnsi="Times New Roman" w:cs="Times New Roman"/>
          <w:sz w:val="24"/>
          <w:szCs w:val="24"/>
        </w:rPr>
        <w:t xml:space="preserve">website </w:t>
      </w:r>
      <w:r w:rsidR="00012C16">
        <w:rPr>
          <w:rFonts w:ascii="Times New Roman" w:eastAsia="Times New Roman" w:hAnsi="Times New Roman" w:cs="Times New Roman"/>
          <w:sz w:val="24"/>
          <w:szCs w:val="24"/>
        </w:rPr>
        <w:t>over</w:t>
      </w:r>
      <w:r w:rsidRPr="00473EF9">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LOP</w:t>
      </w:r>
      <w:r w:rsidRPr="00473EF9">
        <w:rPr>
          <w:rFonts w:ascii="Times New Roman" w:eastAsia="Times New Roman" w:hAnsi="Times New Roman" w:cs="Times New Roman"/>
          <w:sz w:val="24"/>
          <w:szCs w:val="24"/>
        </w:rPr>
        <w:t xml:space="preserve">. The total </w:t>
      </w:r>
      <w:r w:rsidR="00012C16">
        <w:rPr>
          <w:rFonts w:ascii="Times New Roman" w:eastAsia="Times New Roman" w:hAnsi="Times New Roman" w:cs="Times New Roman"/>
          <w:sz w:val="24"/>
          <w:szCs w:val="24"/>
        </w:rPr>
        <w:t>cost</w:t>
      </w:r>
      <w:r w:rsidRPr="00473EF9">
        <w:rPr>
          <w:rFonts w:ascii="Times New Roman" w:eastAsia="Times New Roman" w:hAnsi="Times New Roman" w:cs="Times New Roman"/>
          <w:sz w:val="24"/>
          <w:szCs w:val="24"/>
        </w:rPr>
        <w:t xml:space="preserve"> is </w:t>
      </w:r>
      <w:r w:rsidRPr="00473EF9">
        <w:rPr>
          <w:rFonts w:ascii="Times New Roman" w:eastAsia="Times New Roman" w:hAnsi="Times New Roman" w:cs="Times New Roman"/>
          <w:b/>
          <w:sz w:val="24"/>
          <w:szCs w:val="24"/>
        </w:rPr>
        <w:t>$</w:t>
      </w:r>
      <w:r>
        <w:rPr>
          <w:rFonts w:ascii="Times New Roman" w:eastAsia="Times New Roman" w:hAnsi="Times New Roman" w:cs="Times New Roman"/>
          <w:b/>
          <w:sz w:val="24"/>
          <w:szCs w:val="24"/>
        </w:rPr>
        <w:t>1,632</w:t>
      </w:r>
      <w:r w:rsidRPr="00473EF9">
        <w:rPr>
          <w:rFonts w:ascii="Times New Roman" w:eastAsia="Times New Roman" w:hAnsi="Times New Roman" w:cs="Times New Roman"/>
          <w:b/>
          <w:sz w:val="24"/>
          <w:szCs w:val="24"/>
        </w:rPr>
        <w:t>.</w:t>
      </w:r>
    </w:p>
    <w:p w14:paraId="7A3979B7" w14:textId="77777777" w:rsidR="00BF653A" w:rsidRDefault="00BF653A" w:rsidP="00E44B57">
      <w:pPr>
        <w:spacing w:after="0" w:line="240" w:lineRule="auto"/>
        <w:jc w:val="both"/>
        <w:rPr>
          <w:rFonts w:ascii="Times New Roman" w:eastAsia="Times New Roman" w:hAnsi="Times New Roman" w:cs="Times New Roman"/>
          <w:sz w:val="24"/>
          <w:szCs w:val="24"/>
        </w:rPr>
      </w:pPr>
    </w:p>
    <w:p w14:paraId="5AE54CD3" w14:textId="2DF9D882" w:rsidR="007A7BAD" w:rsidRDefault="00EA2B35" w:rsidP="00E44B57">
      <w:pPr>
        <w:spacing w:after="0" w:line="240" w:lineRule="auto"/>
        <w:jc w:val="both"/>
        <w:rPr>
          <w:rFonts w:ascii="Times New Roman" w:eastAsia="Times New Roman" w:hAnsi="Times New Roman" w:cs="Times New Roman"/>
          <w:b/>
          <w:sz w:val="24"/>
          <w:szCs w:val="24"/>
        </w:rPr>
      </w:pPr>
      <w:r w:rsidRPr="00012C16">
        <w:rPr>
          <w:rFonts w:ascii="Times New Roman" w:eastAsia="Times New Roman" w:hAnsi="Times New Roman" w:cs="Times New Roman"/>
          <w:b/>
          <w:sz w:val="24"/>
          <w:szCs w:val="24"/>
        </w:rPr>
        <w:t>H.</w:t>
      </w:r>
      <w:r w:rsidR="006E2390" w:rsidRPr="00012C16">
        <w:rPr>
          <w:rFonts w:ascii="Times New Roman" w:eastAsia="Times New Roman" w:hAnsi="Times New Roman" w:cs="Times New Roman"/>
          <w:b/>
          <w:sz w:val="24"/>
          <w:szCs w:val="24"/>
        </w:rPr>
        <w:t>3</w:t>
      </w:r>
      <w:r w:rsidR="006D5715" w:rsidRPr="00012C16">
        <w:rPr>
          <w:rFonts w:ascii="Times New Roman" w:eastAsia="Times New Roman" w:hAnsi="Times New Roman" w:cs="Times New Roman"/>
          <w:b/>
          <w:sz w:val="24"/>
          <w:szCs w:val="24"/>
        </w:rPr>
        <w:t xml:space="preserve"> </w:t>
      </w:r>
      <w:r w:rsidR="007A7BAD" w:rsidRPr="00012C16">
        <w:rPr>
          <w:rFonts w:ascii="Times New Roman" w:eastAsia="Times New Roman" w:hAnsi="Times New Roman" w:cs="Times New Roman"/>
          <w:b/>
          <w:sz w:val="24"/>
          <w:szCs w:val="24"/>
        </w:rPr>
        <w:t>M&amp;E</w:t>
      </w:r>
    </w:p>
    <w:p w14:paraId="654867E0" w14:textId="77777777" w:rsidR="00012C16" w:rsidRPr="00012C16" w:rsidRDefault="00012C16" w:rsidP="00E44B57">
      <w:pPr>
        <w:spacing w:after="0" w:line="240" w:lineRule="auto"/>
        <w:jc w:val="both"/>
        <w:rPr>
          <w:rFonts w:ascii="Times New Roman" w:eastAsia="Times New Roman" w:hAnsi="Times New Roman" w:cs="Times New Roman"/>
          <w:b/>
          <w:sz w:val="24"/>
          <w:szCs w:val="24"/>
        </w:rPr>
      </w:pPr>
    </w:p>
    <w:p w14:paraId="5AE54CD4" w14:textId="1D1B6BF9" w:rsidR="007A7BAD" w:rsidRPr="003E7355" w:rsidRDefault="00EA2B35" w:rsidP="00E44B57">
      <w:pPr>
        <w:spacing w:after="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b/>
          <w:sz w:val="24"/>
          <w:szCs w:val="24"/>
        </w:rPr>
        <w:t>H.</w:t>
      </w:r>
      <w:r w:rsidR="006E2390">
        <w:rPr>
          <w:rFonts w:ascii="Times New Roman" w:eastAsia="Times New Roman" w:hAnsi="Times New Roman" w:cs="Times New Roman"/>
          <w:b/>
          <w:sz w:val="24"/>
          <w:szCs w:val="24"/>
        </w:rPr>
        <w:t>3</w:t>
      </w:r>
      <w:r>
        <w:rPr>
          <w:rFonts w:ascii="Times New Roman" w:eastAsia="Times New Roman" w:hAnsi="Times New Roman" w:cs="Times New Roman"/>
          <w:b/>
          <w:sz w:val="24"/>
          <w:szCs w:val="24"/>
        </w:rPr>
        <w:t>.1</w:t>
      </w:r>
      <w:r w:rsidR="006D5715">
        <w:rPr>
          <w:rFonts w:ascii="Times New Roman" w:eastAsia="Times New Roman" w:hAnsi="Times New Roman" w:cs="Times New Roman"/>
          <w:b/>
          <w:sz w:val="24"/>
          <w:szCs w:val="24"/>
        </w:rPr>
        <w:t xml:space="preserve"> </w:t>
      </w:r>
      <w:r w:rsidR="003E7355">
        <w:rPr>
          <w:rFonts w:ascii="Times New Roman" w:eastAsia="Times New Roman" w:hAnsi="Times New Roman" w:cs="Times New Roman"/>
          <w:b/>
          <w:sz w:val="24"/>
          <w:szCs w:val="24"/>
        </w:rPr>
        <w:t>M&amp;E</w:t>
      </w:r>
      <w:r w:rsidR="007A7BAD" w:rsidRPr="003E7355">
        <w:rPr>
          <w:rFonts w:ascii="Times New Roman" w:eastAsia="Times New Roman" w:hAnsi="Times New Roman" w:cs="Times New Roman"/>
          <w:b/>
          <w:sz w:val="24"/>
          <w:szCs w:val="24"/>
        </w:rPr>
        <w:t xml:space="preserve"> </w:t>
      </w:r>
      <w:r w:rsidR="003E7355">
        <w:rPr>
          <w:rFonts w:ascii="Times New Roman" w:eastAsia="Times New Roman" w:hAnsi="Times New Roman" w:cs="Times New Roman"/>
          <w:b/>
          <w:sz w:val="24"/>
          <w:szCs w:val="24"/>
        </w:rPr>
        <w:t>Materials</w:t>
      </w:r>
      <w:r w:rsidR="007A7BAD" w:rsidRPr="003E7355">
        <w:rPr>
          <w:rFonts w:ascii="Times New Roman" w:eastAsia="Times New Roman" w:hAnsi="Times New Roman" w:cs="Times New Roman"/>
          <w:b/>
          <w:sz w:val="24"/>
          <w:szCs w:val="24"/>
        </w:rPr>
        <w:t xml:space="preserve">: </w:t>
      </w:r>
      <w:r w:rsidR="003C0EE9">
        <w:rPr>
          <w:rFonts w:ascii="Times New Roman" w:eastAsia="Times New Roman" w:hAnsi="Times New Roman" w:cs="Times New Roman"/>
          <w:sz w:val="24"/>
          <w:szCs w:val="24"/>
        </w:rPr>
        <w:t>POA</w:t>
      </w:r>
      <w:r w:rsidR="006C71E9" w:rsidRPr="003E7355">
        <w:rPr>
          <w:rFonts w:ascii="Times New Roman" w:eastAsia="Times New Roman" w:hAnsi="Times New Roman" w:cs="Times New Roman"/>
          <w:sz w:val="24"/>
          <w:szCs w:val="24"/>
        </w:rPr>
        <w:t xml:space="preserve"> is budgeting $</w:t>
      </w:r>
      <w:r w:rsidR="003E7355">
        <w:rPr>
          <w:rFonts w:ascii="Times New Roman" w:eastAsia="Times New Roman" w:hAnsi="Times New Roman" w:cs="Times New Roman"/>
          <w:sz w:val="24"/>
          <w:szCs w:val="24"/>
        </w:rPr>
        <w:t>300</w:t>
      </w:r>
      <w:r w:rsidR="006C71E9" w:rsidRPr="003E7355">
        <w:rPr>
          <w:rFonts w:ascii="Times New Roman" w:eastAsia="Times New Roman" w:hAnsi="Times New Roman" w:cs="Times New Roman"/>
          <w:sz w:val="24"/>
          <w:szCs w:val="24"/>
        </w:rPr>
        <w:t xml:space="preserve"> per year </w:t>
      </w:r>
      <w:r w:rsidR="00CB4E09">
        <w:rPr>
          <w:rFonts w:ascii="Times New Roman" w:eastAsia="Times New Roman" w:hAnsi="Times New Roman" w:cs="Times New Roman"/>
          <w:sz w:val="24"/>
          <w:szCs w:val="24"/>
        </w:rPr>
        <w:t>over LOP</w:t>
      </w:r>
      <w:r w:rsidR="00B91825" w:rsidRPr="003E7355">
        <w:rPr>
          <w:rFonts w:ascii="Times New Roman" w:eastAsia="Times New Roman" w:hAnsi="Times New Roman" w:cs="Times New Roman"/>
          <w:sz w:val="24"/>
          <w:szCs w:val="24"/>
        </w:rPr>
        <w:t xml:space="preserve"> </w:t>
      </w:r>
      <w:r w:rsidR="006C71E9" w:rsidRPr="003E7355">
        <w:rPr>
          <w:rFonts w:ascii="Times New Roman" w:eastAsia="Times New Roman" w:hAnsi="Times New Roman" w:cs="Times New Roman"/>
          <w:sz w:val="24"/>
          <w:szCs w:val="24"/>
        </w:rPr>
        <w:t>for expenses associated with M&amp;E materials</w:t>
      </w:r>
      <w:r w:rsidR="00AC452C">
        <w:rPr>
          <w:rFonts w:ascii="Times New Roman" w:eastAsia="Times New Roman" w:hAnsi="Times New Roman" w:cs="Times New Roman"/>
          <w:sz w:val="24"/>
          <w:szCs w:val="24"/>
        </w:rPr>
        <w:t xml:space="preserve"> based on previous program experience</w:t>
      </w:r>
      <w:r w:rsidR="006C71E9" w:rsidRPr="003E7355">
        <w:rPr>
          <w:rFonts w:ascii="Times New Roman" w:eastAsia="Times New Roman" w:hAnsi="Times New Roman" w:cs="Times New Roman"/>
          <w:sz w:val="24"/>
          <w:szCs w:val="24"/>
        </w:rPr>
        <w:t xml:space="preserve">. The total estimated cost is </w:t>
      </w:r>
      <w:r w:rsidR="006C71E9" w:rsidRPr="003E7355">
        <w:rPr>
          <w:rFonts w:ascii="Times New Roman" w:eastAsia="Times New Roman" w:hAnsi="Times New Roman" w:cs="Times New Roman"/>
          <w:b/>
          <w:sz w:val="24"/>
          <w:szCs w:val="24"/>
        </w:rPr>
        <w:t>$</w:t>
      </w:r>
      <w:r w:rsidR="00264E77">
        <w:rPr>
          <w:rFonts w:ascii="Times New Roman" w:eastAsia="Times New Roman" w:hAnsi="Times New Roman" w:cs="Times New Roman"/>
          <w:b/>
          <w:sz w:val="24"/>
          <w:szCs w:val="24"/>
        </w:rPr>
        <w:t>612</w:t>
      </w:r>
      <w:r w:rsidR="006C71E9" w:rsidRPr="003E7355">
        <w:rPr>
          <w:rFonts w:ascii="Times New Roman" w:eastAsia="Times New Roman" w:hAnsi="Times New Roman" w:cs="Times New Roman"/>
          <w:sz w:val="24"/>
          <w:szCs w:val="24"/>
        </w:rPr>
        <w:t>.</w:t>
      </w:r>
    </w:p>
    <w:p w14:paraId="5AE54CD5" w14:textId="77777777" w:rsidR="00D36197" w:rsidRPr="003E7355" w:rsidRDefault="00D36197" w:rsidP="00E44B57">
      <w:pPr>
        <w:spacing w:after="0" w:line="240" w:lineRule="auto"/>
        <w:jc w:val="both"/>
        <w:rPr>
          <w:rFonts w:ascii="Times New Roman" w:hAnsi="Times New Roman" w:cs="Times New Roman"/>
          <w:sz w:val="24"/>
          <w:szCs w:val="24"/>
        </w:rPr>
      </w:pPr>
    </w:p>
    <w:p w14:paraId="5AE54CD6" w14:textId="56621BD9" w:rsidR="00D36197" w:rsidRPr="003E7355" w:rsidRDefault="00EA2B35" w:rsidP="00E44B57">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H.</w:t>
      </w:r>
      <w:r w:rsidR="006E2390">
        <w:rPr>
          <w:rFonts w:ascii="Times New Roman" w:hAnsi="Times New Roman" w:cs="Times New Roman"/>
          <w:b/>
          <w:sz w:val="24"/>
          <w:szCs w:val="24"/>
        </w:rPr>
        <w:t>3</w:t>
      </w:r>
      <w:r>
        <w:rPr>
          <w:rFonts w:ascii="Times New Roman" w:hAnsi="Times New Roman" w:cs="Times New Roman"/>
          <w:b/>
          <w:sz w:val="24"/>
          <w:szCs w:val="24"/>
        </w:rPr>
        <w:t>.2</w:t>
      </w:r>
      <w:r w:rsidR="00936CA0">
        <w:rPr>
          <w:rFonts w:ascii="Times New Roman" w:hAnsi="Times New Roman" w:cs="Times New Roman"/>
          <w:b/>
          <w:sz w:val="24"/>
          <w:szCs w:val="24"/>
        </w:rPr>
        <w:t xml:space="preserve"> </w:t>
      </w:r>
      <w:r w:rsidR="00D36197" w:rsidRPr="003E7355">
        <w:rPr>
          <w:rFonts w:ascii="Times New Roman" w:hAnsi="Times New Roman" w:cs="Times New Roman"/>
          <w:b/>
          <w:sz w:val="24"/>
          <w:szCs w:val="24"/>
        </w:rPr>
        <w:t>M&amp;E Training and Coordination Meetings</w:t>
      </w:r>
      <w:r w:rsidR="006C71E9" w:rsidRPr="003E7355">
        <w:rPr>
          <w:rFonts w:ascii="Times New Roman" w:hAnsi="Times New Roman" w:cs="Times New Roman"/>
          <w:sz w:val="24"/>
          <w:szCs w:val="24"/>
        </w:rPr>
        <w:t xml:space="preserve">: </w:t>
      </w:r>
      <w:r w:rsidR="003C0EE9">
        <w:rPr>
          <w:rFonts w:ascii="Times New Roman" w:eastAsia="Times New Roman" w:hAnsi="Times New Roman" w:cs="Times New Roman"/>
          <w:sz w:val="24"/>
          <w:szCs w:val="24"/>
        </w:rPr>
        <w:t>POA</w:t>
      </w:r>
      <w:r w:rsidR="006C71E9" w:rsidRPr="003E7355">
        <w:rPr>
          <w:rFonts w:ascii="Times New Roman" w:eastAsia="Times New Roman" w:hAnsi="Times New Roman" w:cs="Times New Roman"/>
          <w:sz w:val="24"/>
          <w:szCs w:val="24"/>
        </w:rPr>
        <w:t xml:space="preserve"> is budgeting for </w:t>
      </w:r>
      <w:r w:rsidR="00264E77">
        <w:rPr>
          <w:rFonts w:ascii="Times New Roman" w:eastAsia="Times New Roman" w:hAnsi="Times New Roman" w:cs="Times New Roman"/>
          <w:sz w:val="24"/>
          <w:szCs w:val="24"/>
        </w:rPr>
        <w:t>2</w:t>
      </w:r>
      <w:r w:rsidR="006C71E9" w:rsidRPr="003E7355">
        <w:rPr>
          <w:rFonts w:ascii="Times New Roman" w:eastAsia="Times New Roman" w:hAnsi="Times New Roman" w:cs="Times New Roman"/>
          <w:sz w:val="24"/>
          <w:szCs w:val="24"/>
        </w:rPr>
        <w:t xml:space="preserve"> meetings </w:t>
      </w:r>
      <w:r w:rsidR="001400DB">
        <w:rPr>
          <w:rFonts w:ascii="Times New Roman" w:eastAsia="Times New Roman" w:hAnsi="Times New Roman" w:cs="Times New Roman"/>
          <w:sz w:val="24"/>
          <w:szCs w:val="24"/>
        </w:rPr>
        <w:t>at $12</w:t>
      </w:r>
      <w:r w:rsidR="00264E77">
        <w:rPr>
          <w:rFonts w:ascii="Times New Roman" w:eastAsia="Times New Roman" w:hAnsi="Times New Roman" w:cs="Times New Roman"/>
          <w:sz w:val="24"/>
          <w:szCs w:val="24"/>
        </w:rPr>
        <w:t>1</w:t>
      </w:r>
      <w:r w:rsidR="001400DB">
        <w:rPr>
          <w:rFonts w:ascii="Times New Roman" w:eastAsia="Times New Roman" w:hAnsi="Times New Roman" w:cs="Times New Roman"/>
          <w:sz w:val="24"/>
          <w:szCs w:val="24"/>
        </w:rPr>
        <w:t xml:space="preserve">/meeting </w:t>
      </w:r>
      <w:r w:rsidR="006C71E9" w:rsidRPr="003E7355">
        <w:rPr>
          <w:rFonts w:ascii="Times New Roman" w:eastAsia="Times New Roman" w:hAnsi="Times New Roman" w:cs="Times New Roman"/>
          <w:sz w:val="24"/>
          <w:szCs w:val="24"/>
        </w:rPr>
        <w:t xml:space="preserve">for trainings and coordination meetings </w:t>
      </w:r>
      <w:r w:rsidR="0049579D" w:rsidRPr="003E7355">
        <w:rPr>
          <w:rFonts w:ascii="Times New Roman" w:eastAsia="Times New Roman" w:hAnsi="Times New Roman" w:cs="Times New Roman"/>
          <w:sz w:val="24"/>
          <w:szCs w:val="24"/>
        </w:rPr>
        <w:t xml:space="preserve">with staff </w:t>
      </w:r>
      <w:r w:rsidR="006C71E9" w:rsidRPr="003E7355">
        <w:rPr>
          <w:rFonts w:ascii="Times New Roman" w:eastAsia="Times New Roman" w:hAnsi="Times New Roman" w:cs="Times New Roman"/>
          <w:sz w:val="24"/>
          <w:szCs w:val="24"/>
        </w:rPr>
        <w:t xml:space="preserve">associated with the monitoring and evaluation of the project. The total estimated cost is </w:t>
      </w:r>
      <w:r w:rsidR="006C71E9" w:rsidRPr="003E7355">
        <w:rPr>
          <w:rFonts w:ascii="Times New Roman" w:eastAsia="Times New Roman" w:hAnsi="Times New Roman" w:cs="Times New Roman"/>
          <w:b/>
          <w:sz w:val="24"/>
          <w:szCs w:val="24"/>
        </w:rPr>
        <w:t>$</w:t>
      </w:r>
      <w:r w:rsidR="00264E77">
        <w:rPr>
          <w:rFonts w:ascii="Times New Roman" w:eastAsia="Times New Roman" w:hAnsi="Times New Roman" w:cs="Times New Roman"/>
          <w:b/>
          <w:sz w:val="24"/>
          <w:szCs w:val="24"/>
        </w:rPr>
        <w:t>247</w:t>
      </w:r>
      <w:r w:rsidR="006C71E9" w:rsidRPr="003E7355">
        <w:rPr>
          <w:rFonts w:ascii="Times New Roman" w:eastAsia="Times New Roman" w:hAnsi="Times New Roman" w:cs="Times New Roman"/>
          <w:sz w:val="24"/>
          <w:szCs w:val="24"/>
        </w:rPr>
        <w:t>.</w:t>
      </w:r>
    </w:p>
    <w:p w14:paraId="5AE54CD7" w14:textId="77777777" w:rsidR="00D36197" w:rsidRPr="003E7355" w:rsidRDefault="00D36197" w:rsidP="00E44B57">
      <w:pPr>
        <w:spacing w:after="0" w:line="240" w:lineRule="auto"/>
        <w:jc w:val="both"/>
        <w:rPr>
          <w:rFonts w:ascii="Times New Roman" w:hAnsi="Times New Roman" w:cs="Times New Roman"/>
          <w:sz w:val="24"/>
          <w:szCs w:val="24"/>
        </w:rPr>
      </w:pPr>
    </w:p>
    <w:p w14:paraId="5AE54CD8" w14:textId="1F23F349" w:rsidR="00D36197" w:rsidRPr="003E7355" w:rsidRDefault="00EA2B35" w:rsidP="00E44B57">
      <w:pPr>
        <w:spacing w:after="0" w:line="240" w:lineRule="auto"/>
        <w:jc w:val="both"/>
        <w:rPr>
          <w:rFonts w:ascii="Times New Roman" w:hAnsi="Times New Roman" w:cs="Times New Roman"/>
          <w:sz w:val="24"/>
          <w:szCs w:val="24"/>
        </w:rPr>
      </w:pPr>
      <w:r>
        <w:rPr>
          <w:rFonts w:ascii="Times New Roman" w:hAnsi="Times New Roman" w:cs="Times New Roman"/>
          <w:b/>
          <w:sz w:val="24"/>
          <w:szCs w:val="24"/>
        </w:rPr>
        <w:t>H.</w:t>
      </w:r>
      <w:r w:rsidR="006E2390">
        <w:rPr>
          <w:rFonts w:ascii="Times New Roman" w:hAnsi="Times New Roman" w:cs="Times New Roman"/>
          <w:b/>
          <w:sz w:val="24"/>
          <w:szCs w:val="24"/>
        </w:rPr>
        <w:t>3</w:t>
      </w:r>
      <w:r>
        <w:rPr>
          <w:rFonts w:ascii="Times New Roman" w:hAnsi="Times New Roman" w:cs="Times New Roman"/>
          <w:b/>
          <w:sz w:val="24"/>
          <w:szCs w:val="24"/>
        </w:rPr>
        <w:t>.3</w:t>
      </w:r>
      <w:r w:rsidR="00936CA0">
        <w:rPr>
          <w:rFonts w:ascii="Times New Roman" w:hAnsi="Times New Roman" w:cs="Times New Roman"/>
          <w:b/>
          <w:sz w:val="24"/>
          <w:szCs w:val="24"/>
        </w:rPr>
        <w:t xml:space="preserve"> </w:t>
      </w:r>
      <w:r w:rsidR="00D36197" w:rsidRPr="003E7355">
        <w:rPr>
          <w:rFonts w:ascii="Times New Roman" w:hAnsi="Times New Roman" w:cs="Times New Roman"/>
          <w:b/>
          <w:sz w:val="24"/>
          <w:szCs w:val="24"/>
        </w:rPr>
        <w:t>External Project Evaluation support costs</w:t>
      </w:r>
      <w:r w:rsidR="006C71E9" w:rsidRPr="003E7355">
        <w:rPr>
          <w:rFonts w:ascii="Times New Roman" w:hAnsi="Times New Roman" w:cs="Times New Roman"/>
          <w:sz w:val="24"/>
          <w:szCs w:val="24"/>
        </w:rPr>
        <w:t xml:space="preserve">: </w:t>
      </w:r>
      <w:r w:rsidR="003C0EE9">
        <w:rPr>
          <w:rFonts w:ascii="Times New Roman" w:eastAsia="Times New Roman" w:hAnsi="Times New Roman" w:cs="Times New Roman"/>
          <w:sz w:val="24"/>
          <w:szCs w:val="24"/>
        </w:rPr>
        <w:t>POA</w:t>
      </w:r>
      <w:r w:rsidR="006C71E9" w:rsidRPr="003E7355">
        <w:rPr>
          <w:rFonts w:ascii="Times New Roman" w:eastAsia="Times New Roman" w:hAnsi="Times New Roman" w:cs="Times New Roman"/>
          <w:sz w:val="24"/>
          <w:szCs w:val="24"/>
        </w:rPr>
        <w:t xml:space="preserve"> is budgeting a </w:t>
      </w:r>
      <w:r w:rsidR="00AB24C1">
        <w:rPr>
          <w:rFonts w:ascii="Times New Roman" w:eastAsia="Times New Roman" w:hAnsi="Times New Roman" w:cs="Times New Roman"/>
          <w:sz w:val="24"/>
          <w:szCs w:val="24"/>
        </w:rPr>
        <w:t>$</w:t>
      </w:r>
      <w:r w:rsidR="00264E77">
        <w:rPr>
          <w:rFonts w:ascii="Times New Roman" w:eastAsia="Times New Roman" w:hAnsi="Times New Roman" w:cs="Times New Roman"/>
          <w:sz w:val="24"/>
          <w:szCs w:val="24"/>
        </w:rPr>
        <w:t>1</w:t>
      </w:r>
      <w:r w:rsidR="00AB24C1">
        <w:rPr>
          <w:rFonts w:ascii="Times New Roman" w:eastAsia="Times New Roman" w:hAnsi="Times New Roman" w:cs="Times New Roman"/>
          <w:sz w:val="24"/>
          <w:szCs w:val="24"/>
        </w:rPr>
        <w:t>,</w:t>
      </w:r>
      <w:r w:rsidR="00264E77">
        <w:rPr>
          <w:rFonts w:ascii="Times New Roman" w:eastAsia="Times New Roman" w:hAnsi="Times New Roman" w:cs="Times New Roman"/>
          <w:sz w:val="24"/>
          <w:szCs w:val="24"/>
        </w:rPr>
        <w:t>040</w:t>
      </w:r>
      <w:r w:rsidR="006C71E9" w:rsidRPr="003E7355">
        <w:rPr>
          <w:rFonts w:ascii="Times New Roman" w:eastAsia="Times New Roman" w:hAnsi="Times New Roman" w:cs="Times New Roman"/>
          <w:sz w:val="24"/>
          <w:szCs w:val="24"/>
        </w:rPr>
        <w:t xml:space="preserve"> </w:t>
      </w:r>
      <w:r w:rsidR="0049579D" w:rsidRPr="003E7355">
        <w:rPr>
          <w:rFonts w:ascii="Times New Roman" w:eastAsia="Times New Roman" w:hAnsi="Times New Roman" w:cs="Times New Roman"/>
          <w:sz w:val="24"/>
          <w:szCs w:val="24"/>
        </w:rPr>
        <w:t xml:space="preserve">lumpsum </w:t>
      </w:r>
      <w:r w:rsidR="006C71E9" w:rsidRPr="003E7355">
        <w:rPr>
          <w:rFonts w:ascii="Times New Roman" w:eastAsia="Times New Roman" w:hAnsi="Times New Roman" w:cs="Times New Roman"/>
          <w:sz w:val="24"/>
          <w:szCs w:val="24"/>
        </w:rPr>
        <w:t xml:space="preserve">expense during the </w:t>
      </w:r>
      <w:r w:rsidR="00B91133">
        <w:rPr>
          <w:rFonts w:ascii="Times New Roman" w:eastAsia="Times New Roman" w:hAnsi="Times New Roman" w:cs="Times New Roman"/>
          <w:sz w:val="24"/>
          <w:szCs w:val="24"/>
        </w:rPr>
        <w:t>second year</w:t>
      </w:r>
      <w:r w:rsidR="006C71E9" w:rsidRPr="003E7355">
        <w:rPr>
          <w:rFonts w:ascii="Times New Roman" w:eastAsia="Times New Roman" w:hAnsi="Times New Roman" w:cs="Times New Roman"/>
          <w:sz w:val="24"/>
          <w:szCs w:val="24"/>
        </w:rPr>
        <w:t xml:space="preserve"> of the project for the development of an external evaluation</w:t>
      </w:r>
      <w:r w:rsidR="004B3CA2">
        <w:rPr>
          <w:rFonts w:ascii="Times New Roman" w:eastAsia="Times New Roman" w:hAnsi="Times New Roman" w:cs="Times New Roman"/>
          <w:sz w:val="24"/>
          <w:szCs w:val="24"/>
        </w:rPr>
        <w:t xml:space="preserve"> based on previous program implementation experience</w:t>
      </w:r>
      <w:r w:rsidR="006C71E9" w:rsidRPr="003E7355">
        <w:rPr>
          <w:rFonts w:ascii="Times New Roman" w:eastAsia="Times New Roman" w:hAnsi="Times New Roman" w:cs="Times New Roman"/>
          <w:sz w:val="24"/>
          <w:szCs w:val="24"/>
        </w:rPr>
        <w:t xml:space="preserve">. The total estimated cost is </w:t>
      </w:r>
      <w:r w:rsidR="00AB24C1">
        <w:rPr>
          <w:rFonts w:ascii="Times New Roman" w:eastAsia="Times New Roman" w:hAnsi="Times New Roman" w:cs="Times New Roman"/>
          <w:b/>
          <w:sz w:val="24"/>
          <w:szCs w:val="24"/>
        </w:rPr>
        <w:t>$</w:t>
      </w:r>
      <w:r w:rsidR="00264E77">
        <w:rPr>
          <w:rFonts w:ascii="Times New Roman" w:eastAsia="Times New Roman" w:hAnsi="Times New Roman" w:cs="Times New Roman"/>
          <w:b/>
          <w:sz w:val="24"/>
          <w:szCs w:val="24"/>
        </w:rPr>
        <w:t>1</w:t>
      </w:r>
      <w:r w:rsidR="00AB24C1">
        <w:rPr>
          <w:rFonts w:ascii="Times New Roman" w:eastAsia="Times New Roman" w:hAnsi="Times New Roman" w:cs="Times New Roman"/>
          <w:b/>
          <w:sz w:val="24"/>
          <w:szCs w:val="24"/>
        </w:rPr>
        <w:t>,</w:t>
      </w:r>
      <w:r w:rsidR="00264E77">
        <w:rPr>
          <w:rFonts w:ascii="Times New Roman" w:eastAsia="Times New Roman" w:hAnsi="Times New Roman" w:cs="Times New Roman"/>
          <w:b/>
          <w:sz w:val="24"/>
          <w:szCs w:val="24"/>
        </w:rPr>
        <w:t>040</w:t>
      </w:r>
      <w:r w:rsidR="006C71E9" w:rsidRPr="003E7355">
        <w:rPr>
          <w:rFonts w:ascii="Times New Roman" w:eastAsia="Times New Roman" w:hAnsi="Times New Roman" w:cs="Times New Roman"/>
          <w:sz w:val="24"/>
          <w:szCs w:val="24"/>
        </w:rPr>
        <w:t>.</w:t>
      </w:r>
    </w:p>
    <w:p w14:paraId="5AE54CD9" w14:textId="77777777" w:rsidR="00D36197" w:rsidRPr="00195863" w:rsidRDefault="00D36197" w:rsidP="00E44B57">
      <w:pPr>
        <w:spacing w:after="0" w:line="240" w:lineRule="auto"/>
        <w:jc w:val="both"/>
        <w:rPr>
          <w:rFonts w:ascii="Times New Roman" w:hAnsi="Times New Roman" w:cs="Times New Roman"/>
          <w:sz w:val="24"/>
          <w:szCs w:val="24"/>
          <w:highlight w:val="yellow"/>
        </w:rPr>
      </w:pPr>
    </w:p>
    <w:p w14:paraId="5AE54CDB" w14:textId="07FC23B9" w:rsidR="00805AF1" w:rsidRPr="00012C16" w:rsidRDefault="00936CA0" w:rsidP="00E44B57">
      <w:pPr>
        <w:spacing w:after="0" w:line="240" w:lineRule="auto"/>
        <w:jc w:val="both"/>
        <w:rPr>
          <w:rFonts w:ascii="Times New Roman" w:hAnsi="Times New Roman" w:cs="Times New Roman"/>
          <w:b/>
          <w:sz w:val="24"/>
          <w:szCs w:val="24"/>
          <w:u w:val="single"/>
        </w:rPr>
      </w:pPr>
      <w:r>
        <w:rPr>
          <w:rFonts w:ascii="Times New Roman" w:hAnsi="Times New Roman" w:cs="Times New Roman"/>
          <w:b/>
          <w:sz w:val="24"/>
          <w:szCs w:val="24"/>
          <w:u w:val="single"/>
        </w:rPr>
        <w:t xml:space="preserve">J. </w:t>
      </w:r>
      <w:r w:rsidR="00805AF1" w:rsidRPr="00E30ADD">
        <w:rPr>
          <w:rFonts w:ascii="Times New Roman" w:hAnsi="Times New Roman" w:cs="Times New Roman"/>
          <w:b/>
          <w:sz w:val="24"/>
          <w:szCs w:val="24"/>
          <w:u w:val="single"/>
        </w:rPr>
        <w:t xml:space="preserve">Indirect Costs </w:t>
      </w:r>
    </w:p>
    <w:p w14:paraId="5AE54CDD" w14:textId="5D95ECA0" w:rsidR="00805AF1" w:rsidRPr="00E30ADD" w:rsidRDefault="001A2EAF" w:rsidP="00E44B57">
      <w:pPr>
        <w:spacing w:after="0" w:line="240" w:lineRule="auto"/>
        <w:jc w:val="both"/>
        <w:rPr>
          <w:rFonts w:ascii="Times New Roman" w:hAnsi="Times New Roman" w:cs="Times New Roman"/>
          <w:sz w:val="24"/>
          <w:szCs w:val="24"/>
        </w:rPr>
      </w:pPr>
      <w:r w:rsidRPr="00913937">
        <w:rPr>
          <w:rFonts w:ascii="Times New Roman" w:hAnsi="Times New Roman" w:cs="Times New Roman"/>
          <w:b/>
          <w:bCs/>
          <w:sz w:val="24"/>
          <w:szCs w:val="24"/>
        </w:rPr>
        <w:t xml:space="preserve">J.1 </w:t>
      </w:r>
      <w:r w:rsidR="00805AF1" w:rsidRPr="00913937">
        <w:rPr>
          <w:rFonts w:ascii="Times New Roman" w:hAnsi="Times New Roman" w:cs="Times New Roman"/>
          <w:b/>
          <w:bCs/>
          <w:sz w:val="24"/>
          <w:szCs w:val="24"/>
        </w:rPr>
        <w:t xml:space="preserve">Indirect Costs </w:t>
      </w:r>
      <w:r w:rsidR="00805AF1" w:rsidRPr="00E30ADD">
        <w:rPr>
          <w:rFonts w:ascii="Times New Roman" w:hAnsi="Times New Roman" w:cs="Times New Roman"/>
          <w:sz w:val="24"/>
          <w:szCs w:val="24"/>
        </w:rPr>
        <w:t xml:space="preserve">have been applied in accordance with </w:t>
      </w:r>
      <w:r w:rsidR="003C0EE9">
        <w:rPr>
          <w:rFonts w:ascii="Times New Roman" w:eastAsia="Times New Roman" w:hAnsi="Times New Roman" w:cs="Times New Roman"/>
          <w:sz w:val="24"/>
          <w:szCs w:val="24"/>
        </w:rPr>
        <w:t>POA´s</w:t>
      </w:r>
      <w:r w:rsidR="00805AF1" w:rsidRPr="00E30ADD">
        <w:rPr>
          <w:rFonts w:ascii="Times New Roman" w:hAnsi="Times New Roman" w:cs="Times New Roman"/>
          <w:sz w:val="24"/>
          <w:szCs w:val="24"/>
        </w:rPr>
        <w:t xml:space="preserve"> NICRA</w:t>
      </w:r>
      <w:r w:rsidR="00E071A7">
        <w:rPr>
          <w:rFonts w:ascii="Times New Roman" w:hAnsi="Times New Roman" w:cs="Times New Roman"/>
          <w:sz w:val="24"/>
          <w:szCs w:val="24"/>
        </w:rPr>
        <w:t xml:space="preserve"> letter</w:t>
      </w:r>
      <w:r w:rsidR="00486AC0">
        <w:rPr>
          <w:rFonts w:ascii="Times New Roman" w:hAnsi="Times New Roman" w:cs="Times New Roman"/>
          <w:sz w:val="24"/>
          <w:szCs w:val="24"/>
        </w:rPr>
        <w:t xml:space="preserve"> </w:t>
      </w:r>
      <w:r w:rsidR="00805AF1" w:rsidRPr="00E30ADD">
        <w:rPr>
          <w:rFonts w:ascii="Times New Roman" w:hAnsi="Times New Roman" w:cs="Times New Roman"/>
          <w:sz w:val="24"/>
          <w:szCs w:val="24"/>
        </w:rPr>
        <w:t>a</w:t>
      </w:r>
      <w:r w:rsidR="00486AC0">
        <w:rPr>
          <w:rFonts w:ascii="Times New Roman" w:hAnsi="Times New Roman" w:cs="Times New Roman"/>
          <w:sz w:val="24"/>
          <w:szCs w:val="24"/>
        </w:rPr>
        <w:t>t</w:t>
      </w:r>
      <w:r w:rsidR="00805AF1" w:rsidRPr="00E30ADD">
        <w:rPr>
          <w:rFonts w:ascii="Times New Roman" w:hAnsi="Times New Roman" w:cs="Times New Roman"/>
          <w:sz w:val="24"/>
          <w:szCs w:val="24"/>
        </w:rPr>
        <w:t xml:space="preserve"> </w:t>
      </w:r>
      <w:r w:rsidR="00E30ADD" w:rsidRPr="00E30ADD">
        <w:rPr>
          <w:rFonts w:ascii="Times New Roman" w:hAnsi="Times New Roman" w:cs="Times New Roman"/>
          <w:sz w:val="24"/>
          <w:szCs w:val="24"/>
        </w:rPr>
        <w:t>28</w:t>
      </w:r>
      <w:r w:rsidR="00E071A7">
        <w:rPr>
          <w:rFonts w:ascii="Times New Roman" w:hAnsi="Times New Roman" w:cs="Times New Roman"/>
          <w:sz w:val="24"/>
          <w:szCs w:val="24"/>
        </w:rPr>
        <w:t>.28</w:t>
      </w:r>
      <w:r w:rsidR="007A7BAD" w:rsidRPr="00E30ADD">
        <w:rPr>
          <w:rFonts w:ascii="Times New Roman" w:hAnsi="Times New Roman" w:cs="Times New Roman"/>
          <w:sz w:val="24"/>
          <w:szCs w:val="24"/>
        </w:rPr>
        <w:t>%</w:t>
      </w:r>
      <w:r w:rsidR="00486AC0">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1771"/>
        <w:gridCol w:w="1771"/>
        <w:gridCol w:w="1772"/>
      </w:tblGrid>
      <w:tr w:rsidR="004F65BA" w:rsidRPr="00E30ADD" w14:paraId="5AE54CE2" w14:textId="77777777" w:rsidTr="0027687C">
        <w:tc>
          <w:tcPr>
            <w:tcW w:w="1771" w:type="dxa"/>
            <w:shd w:val="clear" w:color="auto" w:fill="D9D9D9" w:themeFill="background1" w:themeFillShade="D9"/>
          </w:tcPr>
          <w:p w14:paraId="5AE54CDE" w14:textId="77777777" w:rsidR="004F65BA" w:rsidRPr="00E30ADD" w:rsidRDefault="004F65BA" w:rsidP="00E44B57">
            <w:pPr>
              <w:jc w:val="both"/>
              <w:rPr>
                <w:sz w:val="24"/>
                <w:szCs w:val="24"/>
              </w:rPr>
            </w:pPr>
            <w:r w:rsidRPr="00E30ADD">
              <w:rPr>
                <w:sz w:val="24"/>
                <w:szCs w:val="24"/>
              </w:rPr>
              <w:t>Year 1</w:t>
            </w:r>
          </w:p>
        </w:tc>
        <w:tc>
          <w:tcPr>
            <w:tcW w:w="1771" w:type="dxa"/>
            <w:shd w:val="clear" w:color="auto" w:fill="D9D9D9" w:themeFill="background1" w:themeFillShade="D9"/>
          </w:tcPr>
          <w:p w14:paraId="5AE54CDF" w14:textId="77777777" w:rsidR="004F65BA" w:rsidRPr="00E30ADD" w:rsidRDefault="004F65BA" w:rsidP="00E44B57">
            <w:pPr>
              <w:jc w:val="both"/>
              <w:rPr>
                <w:sz w:val="24"/>
                <w:szCs w:val="24"/>
              </w:rPr>
            </w:pPr>
            <w:r w:rsidRPr="00E30ADD">
              <w:rPr>
                <w:sz w:val="24"/>
                <w:szCs w:val="24"/>
              </w:rPr>
              <w:t>Year 2</w:t>
            </w:r>
          </w:p>
        </w:tc>
        <w:tc>
          <w:tcPr>
            <w:tcW w:w="1772" w:type="dxa"/>
            <w:shd w:val="clear" w:color="auto" w:fill="D9D9D9" w:themeFill="background1" w:themeFillShade="D9"/>
          </w:tcPr>
          <w:p w14:paraId="5AE54CE1" w14:textId="77777777" w:rsidR="004F65BA" w:rsidRPr="00E30ADD" w:rsidRDefault="004F65BA" w:rsidP="00E44B57">
            <w:pPr>
              <w:jc w:val="both"/>
              <w:rPr>
                <w:sz w:val="24"/>
                <w:szCs w:val="24"/>
              </w:rPr>
            </w:pPr>
            <w:r w:rsidRPr="00E30ADD">
              <w:rPr>
                <w:sz w:val="24"/>
                <w:szCs w:val="24"/>
              </w:rPr>
              <w:t>Total</w:t>
            </w:r>
          </w:p>
        </w:tc>
      </w:tr>
      <w:tr w:rsidR="004F65BA" w:rsidRPr="00E30ADD" w14:paraId="5AE54CE7" w14:textId="77777777" w:rsidTr="0027687C">
        <w:tc>
          <w:tcPr>
            <w:tcW w:w="1771" w:type="dxa"/>
            <w:shd w:val="clear" w:color="auto" w:fill="auto"/>
          </w:tcPr>
          <w:p w14:paraId="5AE54CE3" w14:textId="18335FB8" w:rsidR="004F65BA" w:rsidRPr="00E30ADD" w:rsidRDefault="004F65BA" w:rsidP="00E44B57">
            <w:pPr>
              <w:jc w:val="both"/>
              <w:rPr>
                <w:sz w:val="24"/>
                <w:szCs w:val="24"/>
              </w:rPr>
            </w:pPr>
            <w:r>
              <w:rPr>
                <w:sz w:val="24"/>
                <w:szCs w:val="24"/>
              </w:rPr>
              <w:t>$77,449</w:t>
            </w:r>
          </w:p>
        </w:tc>
        <w:tc>
          <w:tcPr>
            <w:tcW w:w="1771" w:type="dxa"/>
            <w:shd w:val="clear" w:color="auto" w:fill="auto"/>
          </w:tcPr>
          <w:p w14:paraId="5AE54CE4" w14:textId="78E711C2" w:rsidR="004F65BA" w:rsidRPr="00E30ADD" w:rsidRDefault="004F65BA" w:rsidP="00E44B57">
            <w:pPr>
              <w:jc w:val="both"/>
              <w:rPr>
                <w:sz w:val="24"/>
                <w:szCs w:val="24"/>
              </w:rPr>
            </w:pPr>
            <w:r>
              <w:rPr>
                <w:sz w:val="24"/>
                <w:szCs w:val="24"/>
              </w:rPr>
              <w:t>$63,863</w:t>
            </w:r>
          </w:p>
        </w:tc>
        <w:tc>
          <w:tcPr>
            <w:tcW w:w="1772" w:type="dxa"/>
            <w:shd w:val="clear" w:color="auto" w:fill="auto"/>
          </w:tcPr>
          <w:p w14:paraId="5AE54CE6" w14:textId="53A251C3" w:rsidR="004F65BA" w:rsidRPr="00E30ADD" w:rsidRDefault="004F65BA" w:rsidP="00E44B57">
            <w:pPr>
              <w:jc w:val="both"/>
              <w:rPr>
                <w:sz w:val="24"/>
                <w:szCs w:val="24"/>
              </w:rPr>
            </w:pPr>
            <w:r>
              <w:rPr>
                <w:sz w:val="24"/>
                <w:szCs w:val="24"/>
              </w:rPr>
              <w:t>$141,312</w:t>
            </w:r>
          </w:p>
        </w:tc>
      </w:tr>
    </w:tbl>
    <w:p w14:paraId="5AE54CE9" w14:textId="77777777" w:rsidR="00805AF1" w:rsidRPr="00E30ADD" w:rsidRDefault="00805AF1" w:rsidP="00E44B57">
      <w:pPr>
        <w:spacing w:after="0" w:line="240" w:lineRule="auto"/>
        <w:jc w:val="both"/>
        <w:rPr>
          <w:rFonts w:ascii="Times New Roman" w:hAnsi="Times New Roman" w:cs="Times New Roman"/>
          <w:sz w:val="24"/>
          <w:szCs w:val="24"/>
        </w:rPr>
      </w:pPr>
    </w:p>
    <w:p w14:paraId="5AE54CEE" w14:textId="24AFB86B" w:rsidR="00012C16" w:rsidRDefault="00805AF1" w:rsidP="00E44B57">
      <w:pPr>
        <w:spacing w:after="0" w:line="240" w:lineRule="auto"/>
        <w:jc w:val="both"/>
        <w:rPr>
          <w:rFonts w:ascii="Times New Roman" w:hAnsi="Times New Roman" w:cs="Times New Roman"/>
          <w:sz w:val="24"/>
          <w:szCs w:val="24"/>
        </w:rPr>
      </w:pPr>
      <w:r w:rsidRPr="00E30ADD">
        <w:rPr>
          <w:rFonts w:ascii="Times New Roman" w:hAnsi="Times New Roman" w:cs="Times New Roman"/>
          <w:b/>
          <w:sz w:val="24"/>
          <w:szCs w:val="24"/>
        </w:rPr>
        <w:t>Total project costs:</w:t>
      </w:r>
      <w:r w:rsidR="00CE1F72">
        <w:rPr>
          <w:rFonts w:ascii="Times New Roman" w:hAnsi="Times New Roman" w:cs="Times New Roman"/>
          <w:b/>
          <w:sz w:val="24"/>
          <w:szCs w:val="24"/>
        </w:rPr>
        <w:t xml:space="preserve"> </w:t>
      </w:r>
      <w:r w:rsidRPr="00E30ADD">
        <w:rPr>
          <w:rFonts w:ascii="Times New Roman" w:hAnsi="Times New Roman" w:cs="Times New Roman"/>
          <w:sz w:val="24"/>
          <w:szCs w:val="24"/>
        </w:rPr>
        <w:t xml:space="preserve">Year 1: </w:t>
      </w:r>
      <w:r w:rsidR="00E21BB2">
        <w:rPr>
          <w:rFonts w:ascii="Times New Roman" w:hAnsi="Times New Roman" w:cs="Times New Roman"/>
          <w:sz w:val="24"/>
          <w:szCs w:val="24"/>
        </w:rPr>
        <w:t>$</w:t>
      </w:r>
      <w:r w:rsidR="004F65BA">
        <w:rPr>
          <w:rFonts w:ascii="Times New Roman" w:hAnsi="Times New Roman" w:cs="Times New Roman"/>
          <w:sz w:val="24"/>
          <w:szCs w:val="24"/>
        </w:rPr>
        <w:t>351</w:t>
      </w:r>
      <w:r w:rsidR="00891EE8">
        <w:rPr>
          <w:rFonts w:ascii="Times New Roman" w:hAnsi="Times New Roman" w:cs="Times New Roman"/>
          <w:sz w:val="24"/>
          <w:szCs w:val="24"/>
        </w:rPr>
        <w:t>,</w:t>
      </w:r>
      <w:r w:rsidR="004F65BA">
        <w:rPr>
          <w:rFonts w:ascii="Times New Roman" w:hAnsi="Times New Roman" w:cs="Times New Roman"/>
          <w:sz w:val="24"/>
          <w:szCs w:val="24"/>
        </w:rPr>
        <w:t>314</w:t>
      </w:r>
      <w:r w:rsidR="00CE1F72">
        <w:rPr>
          <w:rFonts w:ascii="Times New Roman" w:hAnsi="Times New Roman" w:cs="Times New Roman"/>
          <w:sz w:val="24"/>
          <w:szCs w:val="24"/>
        </w:rPr>
        <w:t xml:space="preserve">, </w:t>
      </w:r>
      <w:r w:rsidRPr="00E30ADD">
        <w:rPr>
          <w:rFonts w:ascii="Times New Roman" w:hAnsi="Times New Roman" w:cs="Times New Roman"/>
          <w:sz w:val="24"/>
          <w:szCs w:val="24"/>
        </w:rPr>
        <w:t xml:space="preserve">Year 2: </w:t>
      </w:r>
      <w:r w:rsidR="003E11BE">
        <w:rPr>
          <w:rFonts w:ascii="Times New Roman" w:hAnsi="Times New Roman" w:cs="Times New Roman"/>
          <w:sz w:val="24"/>
          <w:szCs w:val="24"/>
        </w:rPr>
        <w:t>$2</w:t>
      </w:r>
      <w:r w:rsidR="002841F8">
        <w:rPr>
          <w:rFonts w:ascii="Times New Roman" w:hAnsi="Times New Roman" w:cs="Times New Roman"/>
          <w:sz w:val="24"/>
          <w:szCs w:val="24"/>
        </w:rPr>
        <w:t>89,</w:t>
      </w:r>
      <w:r w:rsidR="004F65BA">
        <w:rPr>
          <w:rFonts w:ascii="Times New Roman" w:hAnsi="Times New Roman" w:cs="Times New Roman"/>
          <w:sz w:val="24"/>
          <w:szCs w:val="24"/>
        </w:rPr>
        <w:t>686</w:t>
      </w:r>
    </w:p>
    <w:p w14:paraId="5AE54CF2" w14:textId="22531248" w:rsidR="00104F2F" w:rsidRPr="00E44B57" w:rsidRDefault="00805AF1" w:rsidP="00E44B57">
      <w:pPr>
        <w:spacing w:after="0" w:line="240" w:lineRule="auto"/>
        <w:jc w:val="both"/>
        <w:rPr>
          <w:rFonts w:ascii="Times New Roman" w:hAnsi="Times New Roman" w:cs="Times New Roman"/>
          <w:b/>
          <w:sz w:val="24"/>
          <w:szCs w:val="24"/>
        </w:rPr>
      </w:pPr>
      <w:r w:rsidRPr="00D95404">
        <w:rPr>
          <w:rFonts w:ascii="Times New Roman" w:hAnsi="Times New Roman" w:cs="Times New Roman"/>
          <w:b/>
          <w:sz w:val="24"/>
          <w:szCs w:val="24"/>
        </w:rPr>
        <w:t xml:space="preserve">Project Grand Total: </w:t>
      </w:r>
      <w:r w:rsidR="00A24701">
        <w:rPr>
          <w:rFonts w:ascii="Times New Roman" w:hAnsi="Times New Roman" w:cs="Times New Roman"/>
          <w:b/>
          <w:sz w:val="24"/>
          <w:szCs w:val="24"/>
        </w:rPr>
        <w:t>$6</w:t>
      </w:r>
      <w:r w:rsidR="00E44B57">
        <w:rPr>
          <w:rFonts w:ascii="Times New Roman" w:hAnsi="Times New Roman" w:cs="Times New Roman"/>
          <w:b/>
          <w:sz w:val="24"/>
          <w:szCs w:val="24"/>
        </w:rPr>
        <w:t>41,000</w:t>
      </w:r>
    </w:p>
    <w:sectPr w:rsidR="00104F2F" w:rsidRPr="00E44B5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B1B305" w14:textId="77777777" w:rsidR="002E21B6" w:rsidRDefault="002E21B6" w:rsidP="00CE5A0E">
      <w:pPr>
        <w:spacing w:after="0" w:line="240" w:lineRule="auto"/>
      </w:pPr>
      <w:r>
        <w:separator/>
      </w:r>
    </w:p>
  </w:endnote>
  <w:endnote w:type="continuationSeparator" w:id="0">
    <w:p w14:paraId="0FDE6838" w14:textId="77777777" w:rsidR="002E21B6" w:rsidRDefault="002E21B6" w:rsidP="00CE5A0E">
      <w:pPr>
        <w:spacing w:after="0" w:line="240" w:lineRule="auto"/>
      </w:pPr>
      <w:r>
        <w:continuationSeparator/>
      </w:r>
    </w:p>
  </w:endnote>
  <w:endnote w:type="continuationNotice" w:id="1">
    <w:p w14:paraId="565C0DCB" w14:textId="77777777" w:rsidR="002E21B6" w:rsidRDefault="002E21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iCs/>
      </w:rPr>
      <w:id w:val="374893100"/>
      <w:docPartObj>
        <w:docPartGallery w:val="Page Numbers (Bottom of Page)"/>
        <w:docPartUnique/>
      </w:docPartObj>
    </w:sdtPr>
    <w:sdtEndPr>
      <w:rPr>
        <w:iCs w:val="0"/>
        <w:noProof/>
      </w:rPr>
    </w:sdtEndPr>
    <w:sdtContent>
      <w:p w14:paraId="5AE54D90" w14:textId="433436EA" w:rsidR="00B90648" w:rsidRDefault="00B90648" w:rsidP="00B90648">
        <w:pPr>
          <w:pStyle w:val="Footer"/>
        </w:pPr>
        <w:r w:rsidRPr="00420F52">
          <w:rPr>
            <w:rFonts w:ascii="Times New Roman" w:hAnsi="Times New Roman" w:cs="Times New Roman"/>
            <w:iCs/>
            <w:sz w:val="24"/>
            <w:szCs w:val="24"/>
          </w:rPr>
          <w:t>Partners of the Americas</w:t>
        </w:r>
        <w:r w:rsidRPr="00B90648">
          <w:rPr>
            <w:rFonts w:ascii="Times New Roman" w:hAnsi="Times New Roman" w:cs="Times New Roman"/>
            <w:i/>
            <w:sz w:val="24"/>
            <w:szCs w:val="24"/>
          </w:rPr>
          <w:t xml:space="preserve"> </w:t>
        </w:r>
        <w:r w:rsidR="00E076C5" w:rsidRPr="00E076C5">
          <w:rPr>
            <w:rFonts w:ascii="Times New Roman" w:hAnsi="Times New Roman" w:cs="Times New Roman"/>
            <w:i/>
            <w:sz w:val="24"/>
            <w:szCs w:val="24"/>
          </w:rPr>
          <w:t xml:space="preserve">– </w:t>
        </w:r>
        <w:r w:rsidR="00420F52">
          <w:rPr>
            <w:rFonts w:ascii="Times New Roman" w:hAnsi="Times New Roman" w:cs="Times New Roman"/>
            <w:i/>
            <w:sz w:val="24"/>
            <w:szCs w:val="24"/>
          </w:rPr>
          <w:t>Budget</w:t>
        </w:r>
        <w:r w:rsidR="00E076C5" w:rsidRPr="00E076C5">
          <w:rPr>
            <w:rFonts w:ascii="Times New Roman" w:hAnsi="Times New Roman" w:cs="Times New Roman"/>
            <w:i/>
            <w:sz w:val="24"/>
            <w:szCs w:val="24"/>
          </w:rPr>
          <w:t xml:space="preserve"> Narrative - </w:t>
        </w:r>
        <w:r w:rsidR="00E076C5" w:rsidRPr="00E076C5">
          <w:rPr>
            <w:rFonts w:ascii="Times New Roman" w:hAnsi="Times New Roman" w:cs="Times New Roman"/>
            <w:iCs/>
            <w:sz w:val="24"/>
            <w:szCs w:val="24"/>
          </w:rPr>
          <w:t xml:space="preserve">Mexico </w:t>
        </w:r>
        <w:r w:rsidR="00E44B57">
          <w:rPr>
            <w:rFonts w:ascii="Times New Roman" w:hAnsi="Times New Roman" w:cs="Times New Roman"/>
            <w:iCs/>
            <w:sz w:val="24"/>
            <w:szCs w:val="24"/>
          </w:rPr>
          <w:t>Migration Messaging</w:t>
        </w:r>
        <w:r w:rsidR="00E067D4">
          <w:rPr>
            <w:rFonts w:ascii="Times New Roman" w:hAnsi="Times New Roman" w:cs="Times New Roman"/>
            <w:i/>
            <w:sz w:val="24"/>
            <w:szCs w:val="24"/>
          </w:rPr>
          <w:tab/>
        </w:r>
        <w:r w:rsidR="00CA777E">
          <w:rPr>
            <w:sz w:val="24"/>
            <w:szCs w:val="24"/>
          </w:rPr>
          <w:t xml:space="preserve"> </w:t>
        </w:r>
        <w:r w:rsidRPr="00B90648">
          <w:rPr>
            <w:rFonts w:ascii="Times New Roman" w:hAnsi="Times New Roman" w:cs="Times New Roman"/>
            <w:sz w:val="24"/>
            <w:szCs w:val="24"/>
          </w:rPr>
          <w:fldChar w:fldCharType="begin"/>
        </w:r>
        <w:r w:rsidRPr="00B90648">
          <w:rPr>
            <w:rFonts w:ascii="Times New Roman" w:hAnsi="Times New Roman" w:cs="Times New Roman"/>
            <w:sz w:val="24"/>
            <w:szCs w:val="24"/>
          </w:rPr>
          <w:instrText xml:space="preserve"> PAGE   \* MERGEFORMAT </w:instrText>
        </w:r>
        <w:r w:rsidRPr="00B90648">
          <w:rPr>
            <w:rFonts w:ascii="Times New Roman" w:hAnsi="Times New Roman" w:cs="Times New Roman"/>
            <w:sz w:val="24"/>
            <w:szCs w:val="24"/>
          </w:rPr>
          <w:fldChar w:fldCharType="separate"/>
        </w:r>
        <w:r w:rsidR="00E26955">
          <w:rPr>
            <w:rFonts w:ascii="Times New Roman" w:hAnsi="Times New Roman" w:cs="Times New Roman"/>
            <w:noProof/>
            <w:sz w:val="24"/>
            <w:szCs w:val="24"/>
          </w:rPr>
          <w:t>2</w:t>
        </w:r>
        <w:r w:rsidRPr="00B90648">
          <w:rPr>
            <w:rFonts w:ascii="Times New Roman" w:hAnsi="Times New Roman" w:cs="Times New Roman"/>
            <w:noProof/>
            <w:sz w:val="24"/>
            <w:szCs w:val="24"/>
          </w:rPr>
          <w:fldChar w:fldCharType="end"/>
        </w:r>
      </w:p>
    </w:sdtContent>
  </w:sdt>
  <w:p w14:paraId="5AE54D91" w14:textId="77777777" w:rsidR="00B90648" w:rsidRPr="00B90648" w:rsidRDefault="00B90648" w:rsidP="00B906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B279856" w14:textId="77777777" w:rsidR="002E21B6" w:rsidRDefault="002E21B6" w:rsidP="00CE5A0E">
      <w:pPr>
        <w:spacing w:after="0" w:line="240" w:lineRule="auto"/>
      </w:pPr>
      <w:r>
        <w:separator/>
      </w:r>
    </w:p>
  </w:footnote>
  <w:footnote w:type="continuationSeparator" w:id="0">
    <w:p w14:paraId="1F4F4421" w14:textId="77777777" w:rsidR="002E21B6" w:rsidRDefault="002E21B6" w:rsidP="00CE5A0E">
      <w:pPr>
        <w:spacing w:after="0" w:line="240" w:lineRule="auto"/>
      </w:pPr>
      <w:r>
        <w:continuationSeparator/>
      </w:r>
    </w:p>
  </w:footnote>
  <w:footnote w:type="continuationNotice" w:id="1">
    <w:p w14:paraId="69E568D1" w14:textId="77777777" w:rsidR="002E21B6" w:rsidRDefault="002E21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17B8B" w14:textId="15A97EB2" w:rsidR="003F6BA2" w:rsidRDefault="00B10A0C">
    <w:pPr>
      <w:pStyle w:val="Header"/>
    </w:pPr>
    <w:r>
      <w:rPr>
        <w:noProof/>
      </w:rPr>
      <w:drawing>
        <wp:inline distT="0" distB="0" distL="0" distR="0" wp14:anchorId="471ED640" wp14:editId="0B620E46">
          <wp:extent cx="2790933" cy="428625"/>
          <wp:effectExtent l="0" t="0" r="9525" b="0"/>
          <wp:docPr id="1228880925" name="Picture 1228880925"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880925" name="Picture 1" descr="A close up of a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802764" cy="430442"/>
                  </a:xfrm>
                  <a:prstGeom prst="rect">
                    <a:avLst/>
                  </a:prstGeom>
                </pic:spPr>
              </pic:pic>
            </a:graphicData>
          </a:graphic>
        </wp:inline>
      </w:drawing>
    </w:r>
  </w:p>
  <w:p w14:paraId="5AE54D8F" w14:textId="2F7BE2E0" w:rsidR="005A655D" w:rsidRDefault="005A65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DB35D7"/>
    <w:multiLevelType w:val="multilevel"/>
    <w:tmpl w:val="85CE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31760F"/>
    <w:multiLevelType w:val="hybridMultilevel"/>
    <w:tmpl w:val="C4883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B75092"/>
    <w:multiLevelType w:val="hybridMultilevel"/>
    <w:tmpl w:val="A1501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A35CAE"/>
    <w:multiLevelType w:val="multilevel"/>
    <w:tmpl w:val="7C6E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D5B55D6"/>
    <w:multiLevelType w:val="hybridMultilevel"/>
    <w:tmpl w:val="50509DAE"/>
    <w:lvl w:ilvl="0" w:tplc="0409000F">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34423E0"/>
    <w:multiLevelType w:val="hybridMultilevel"/>
    <w:tmpl w:val="E250B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39014F6"/>
    <w:multiLevelType w:val="hybridMultilevel"/>
    <w:tmpl w:val="5B4607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DC47AF7"/>
    <w:multiLevelType w:val="multilevel"/>
    <w:tmpl w:val="5F32554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689D263D"/>
    <w:multiLevelType w:val="multilevel"/>
    <w:tmpl w:val="6366B8D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70511D5F"/>
    <w:multiLevelType w:val="hybridMultilevel"/>
    <w:tmpl w:val="1BBECA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25D1FFC"/>
    <w:multiLevelType w:val="multilevel"/>
    <w:tmpl w:val="775C8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95456908">
    <w:abstractNumId w:val="8"/>
  </w:num>
  <w:num w:numId="2" w16cid:durableId="57553518">
    <w:abstractNumId w:val="7"/>
  </w:num>
  <w:num w:numId="3" w16cid:durableId="651837412">
    <w:abstractNumId w:val="4"/>
  </w:num>
  <w:num w:numId="4" w16cid:durableId="1400127597">
    <w:abstractNumId w:val="2"/>
  </w:num>
  <w:num w:numId="5" w16cid:durableId="745029631">
    <w:abstractNumId w:val="6"/>
  </w:num>
  <w:num w:numId="6" w16cid:durableId="215431743">
    <w:abstractNumId w:val="9"/>
  </w:num>
  <w:num w:numId="7" w16cid:durableId="1049457634">
    <w:abstractNumId w:val="3"/>
  </w:num>
  <w:num w:numId="8" w16cid:durableId="64642872">
    <w:abstractNumId w:val="0"/>
  </w:num>
  <w:num w:numId="9" w16cid:durableId="715617274">
    <w:abstractNumId w:val="10"/>
  </w:num>
  <w:num w:numId="10" w16cid:durableId="62485334">
    <w:abstractNumId w:val="1"/>
  </w:num>
  <w:num w:numId="11" w16cid:durableId="42607395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tjQyMzOxMDW0NLIwsDBT0lEKTi0uzszPAykwrAUAoYGTQCwAAAA="/>
  </w:docVars>
  <w:rsids>
    <w:rsidRoot w:val="00B72F0D"/>
    <w:rsid w:val="000002DB"/>
    <w:rsid w:val="00000492"/>
    <w:rsid w:val="0000178B"/>
    <w:rsid w:val="00003B78"/>
    <w:rsid w:val="00003EC5"/>
    <w:rsid w:val="000043AB"/>
    <w:rsid w:val="0000588A"/>
    <w:rsid w:val="000074D7"/>
    <w:rsid w:val="00012707"/>
    <w:rsid w:val="00012C16"/>
    <w:rsid w:val="000135C8"/>
    <w:rsid w:val="00013844"/>
    <w:rsid w:val="00013E5B"/>
    <w:rsid w:val="000148EE"/>
    <w:rsid w:val="000150DE"/>
    <w:rsid w:val="00016EDE"/>
    <w:rsid w:val="0002179B"/>
    <w:rsid w:val="0002326D"/>
    <w:rsid w:val="0002417C"/>
    <w:rsid w:val="00025921"/>
    <w:rsid w:val="00026118"/>
    <w:rsid w:val="00027CFA"/>
    <w:rsid w:val="000302A2"/>
    <w:rsid w:val="00032DD9"/>
    <w:rsid w:val="00035321"/>
    <w:rsid w:val="0003554F"/>
    <w:rsid w:val="00037501"/>
    <w:rsid w:val="00037647"/>
    <w:rsid w:val="000415E5"/>
    <w:rsid w:val="00042E0D"/>
    <w:rsid w:val="0004389D"/>
    <w:rsid w:val="00043B78"/>
    <w:rsid w:val="00044D3F"/>
    <w:rsid w:val="000501AE"/>
    <w:rsid w:val="000527D1"/>
    <w:rsid w:val="00054CD7"/>
    <w:rsid w:val="0006060F"/>
    <w:rsid w:val="00062F26"/>
    <w:rsid w:val="00065409"/>
    <w:rsid w:val="00065FF5"/>
    <w:rsid w:val="00072319"/>
    <w:rsid w:val="000735AD"/>
    <w:rsid w:val="00073C69"/>
    <w:rsid w:val="00076ED7"/>
    <w:rsid w:val="000821DF"/>
    <w:rsid w:val="00082EC8"/>
    <w:rsid w:val="000876D8"/>
    <w:rsid w:val="00087854"/>
    <w:rsid w:val="00091203"/>
    <w:rsid w:val="00093EC4"/>
    <w:rsid w:val="00094031"/>
    <w:rsid w:val="000A02CB"/>
    <w:rsid w:val="000A342B"/>
    <w:rsid w:val="000A48A0"/>
    <w:rsid w:val="000A5816"/>
    <w:rsid w:val="000A75D5"/>
    <w:rsid w:val="000B427A"/>
    <w:rsid w:val="000B4D83"/>
    <w:rsid w:val="000B56BA"/>
    <w:rsid w:val="000B5E44"/>
    <w:rsid w:val="000B6E6C"/>
    <w:rsid w:val="000C27A0"/>
    <w:rsid w:val="000C2EA0"/>
    <w:rsid w:val="000C667F"/>
    <w:rsid w:val="000D0D89"/>
    <w:rsid w:val="000D0E3E"/>
    <w:rsid w:val="000D38F1"/>
    <w:rsid w:val="000D3EE3"/>
    <w:rsid w:val="000D4867"/>
    <w:rsid w:val="000D4B70"/>
    <w:rsid w:val="000D4F1A"/>
    <w:rsid w:val="000D5C22"/>
    <w:rsid w:val="000D75A2"/>
    <w:rsid w:val="000E3EA7"/>
    <w:rsid w:val="000E48C1"/>
    <w:rsid w:val="000E65F4"/>
    <w:rsid w:val="000F0044"/>
    <w:rsid w:val="000F2982"/>
    <w:rsid w:val="00101DE4"/>
    <w:rsid w:val="00102997"/>
    <w:rsid w:val="00102D4C"/>
    <w:rsid w:val="00103021"/>
    <w:rsid w:val="001039A2"/>
    <w:rsid w:val="00104F2F"/>
    <w:rsid w:val="0011089A"/>
    <w:rsid w:val="001134F4"/>
    <w:rsid w:val="0011565C"/>
    <w:rsid w:val="001164C0"/>
    <w:rsid w:val="00120D24"/>
    <w:rsid w:val="00120F0A"/>
    <w:rsid w:val="00121321"/>
    <w:rsid w:val="001220CB"/>
    <w:rsid w:val="001221B1"/>
    <w:rsid w:val="00122B0C"/>
    <w:rsid w:val="00123CE4"/>
    <w:rsid w:val="0012727D"/>
    <w:rsid w:val="00130E0C"/>
    <w:rsid w:val="0013153D"/>
    <w:rsid w:val="0013175F"/>
    <w:rsid w:val="001318EA"/>
    <w:rsid w:val="00131E11"/>
    <w:rsid w:val="001355B7"/>
    <w:rsid w:val="00135B43"/>
    <w:rsid w:val="001375D1"/>
    <w:rsid w:val="001400DB"/>
    <w:rsid w:val="00142B9D"/>
    <w:rsid w:val="00144E23"/>
    <w:rsid w:val="00144E82"/>
    <w:rsid w:val="0014755B"/>
    <w:rsid w:val="00151394"/>
    <w:rsid w:val="00151B4A"/>
    <w:rsid w:val="00152373"/>
    <w:rsid w:val="00156127"/>
    <w:rsid w:val="0016376C"/>
    <w:rsid w:val="00163812"/>
    <w:rsid w:val="00163B53"/>
    <w:rsid w:val="00163E64"/>
    <w:rsid w:val="001645AC"/>
    <w:rsid w:val="00170CD0"/>
    <w:rsid w:val="00171DFA"/>
    <w:rsid w:val="00172493"/>
    <w:rsid w:val="00173D6C"/>
    <w:rsid w:val="0017405C"/>
    <w:rsid w:val="0017566D"/>
    <w:rsid w:val="001764B6"/>
    <w:rsid w:val="00176578"/>
    <w:rsid w:val="001775A6"/>
    <w:rsid w:val="00184F41"/>
    <w:rsid w:val="0019269A"/>
    <w:rsid w:val="00194BAE"/>
    <w:rsid w:val="001956C4"/>
    <w:rsid w:val="00195863"/>
    <w:rsid w:val="0019655B"/>
    <w:rsid w:val="001968AC"/>
    <w:rsid w:val="0019740B"/>
    <w:rsid w:val="001A1DDA"/>
    <w:rsid w:val="001A2EAF"/>
    <w:rsid w:val="001A5C21"/>
    <w:rsid w:val="001A5D63"/>
    <w:rsid w:val="001A7A42"/>
    <w:rsid w:val="001B06F1"/>
    <w:rsid w:val="001B1FED"/>
    <w:rsid w:val="001B2E13"/>
    <w:rsid w:val="001B3CC5"/>
    <w:rsid w:val="001B6E8D"/>
    <w:rsid w:val="001B73A9"/>
    <w:rsid w:val="001B7738"/>
    <w:rsid w:val="001B7E66"/>
    <w:rsid w:val="001C0B05"/>
    <w:rsid w:val="001C20AD"/>
    <w:rsid w:val="001C3FC7"/>
    <w:rsid w:val="001C6605"/>
    <w:rsid w:val="001C71DD"/>
    <w:rsid w:val="001D0EEB"/>
    <w:rsid w:val="001D11E1"/>
    <w:rsid w:val="001D1A9B"/>
    <w:rsid w:val="001D1CE6"/>
    <w:rsid w:val="001D270E"/>
    <w:rsid w:val="001D39FF"/>
    <w:rsid w:val="001D4590"/>
    <w:rsid w:val="001D63A3"/>
    <w:rsid w:val="001E006F"/>
    <w:rsid w:val="001E221B"/>
    <w:rsid w:val="001E5195"/>
    <w:rsid w:val="001E6BA4"/>
    <w:rsid w:val="001E7CCA"/>
    <w:rsid w:val="001F0BE1"/>
    <w:rsid w:val="001F1302"/>
    <w:rsid w:val="001F2AD1"/>
    <w:rsid w:val="001F4EBF"/>
    <w:rsid w:val="001F7B5E"/>
    <w:rsid w:val="00200B59"/>
    <w:rsid w:val="00201A74"/>
    <w:rsid w:val="00202FA1"/>
    <w:rsid w:val="0020495A"/>
    <w:rsid w:val="002050A6"/>
    <w:rsid w:val="0021188C"/>
    <w:rsid w:val="0021291A"/>
    <w:rsid w:val="00216BE8"/>
    <w:rsid w:val="00220BE0"/>
    <w:rsid w:val="00222103"/>
    <w:rsid w:val="00223965"/>
    <w:rsid w:val="00223D23"/>
    <w:rsid w:val="0022539A"/>
    <w:rsid w:val="002255BC"/>
    <w:rsid w:val="00231FB4"/>
    <w:rsid w:val="0023215D"/>
    <w:rsid w:val="0023500E"/>
    <w:rsid w:val="002351DB"/>
    <w:rsid w:val="00240452"/>
    <w:rsid w:val="00240FB5"/>
    <w:rsid w:val="002416C2"/>
    <w:rsid w:val="0024646C"/>
    <w:rsid w:val="00250205"/>
    <w:rsid w:val="00250D40"/>
    <w:rsid w:val="00251CCB"/>
    <w:rsid w:val="00251D8E"/>
    <w:rsid w:val="00253688"/>
    <w:rsid w:val="00256F92"/>
    <w:rsid w:val="002575D2"/>
    <w:rsid w:val="00257FBB"/>
    <w:rsid w:val="002606C2"/>
    <w:rsid w:val="0026077C"/>
    <w:rsid w:val="002617B4"/>
    <w:rsid w:val="00262A92"/>
    <w:rsid w:val="00264E77"/>
    <w:rsid w:val="00265176"/>
    <w:rsid w:val="00265BC2"/>
    <w:rsid w:val="00265C33"/>
    <w:rsid w:val="00266C8A"/>
    <w:rsid w:val="00267003"/>
    <w:rsid w:val="0027175E"/>
    <w:rsid w:val="00271EFA"/>
    <w:rsid w:val="00273AC0"/>
    <w:rsid w:val="00275556"/>
    <w:rsid w:val="0027687C"/>
    <w:rsid w:val="00277473"/>
    <w:rsid w:val="0028059C"/>
    <w:rsid w:val="00281FFE"/>
    <w:rsid w:val="00282892"/>
    <w:rsid w:val="00282DD4"/>
    <w:rsid w:val="002841F8"/>
    <w:rsid w:val="0028590A"/>
    <w:rsid w:val="002864E6"/>
    <w:rsid w:val="00291AF0"/>
    <w:rsid w:val="00295096"/>
    <w:rsid w:val="00295A65"/>
    <w:rsid w:val="002A6DE0"/>
    <w:rsid w:val="002A72FC"/>
    <w:rsid w:val="002B0C72"/>
    <w:rsid w:val="002B11DC"/>
    <w:rsid w:val="002B20A1"/>
    <w:rsid w:val="002B3DBC"/>
    <w:rsid w:val="002B453F"/>
    <w:rsid w:val="002B470B"/>
    <w:rsid w:val="002B581C"/>
    <w:rsid w:val="002B612D"/>
    <w:rsid w:val="002B6C08"/>
    <w:rsid w:val="002B6CA5"/>
    <w:rsid w:val="002C00F7"/>
    <w:rsid w:val="002C0CB3"/>
    <w:rsid w:val="002C34F4"/>
    <w:rsid w:val="002C3661"/>
    <w:rsid w:val="002C7F6C"/>
    <w:rsid w:val="002D04DC"/>
    <w:rsid w:val="002D0BB6"/>
    <w:rsid w:val="002D1B31"/>
    <w:rsid w:val="002D37E7"/>
    <w:rsid w:val="002D4B1C"/>
    <w:rsid w:val="002D613B"/>
    <w:rsid w:val="002E05B3"/>
    <w:rsid w:val="002E21B6"/>
    <w:rsid w:val="002E22D7"/>
    <w:rsid w:val="002E2BB3"/>
    <w:rsid w:val="002E2FAF"/>
    <w:rsid w:val="002E35C0"/>
    <w:rsid w:val="002E4B46"/>
    <w:rsid w:val="002E6265"/>
    <w:rsid w:val="002F059D"/>
    <w:rsid w:val="002F177A"/>
    <w:rsid w:val="002F2A11"/>
    <w:rsid w:val="002F54D1"/>
    <w:rsid w:val="002F6373"/>
    <w:rsid w:val="002F71C8"/>
    <w:rsid w:val="00301E65"/>
    <w:rsid w:val="00302ED2"/>
    <w:rsid w:val="00306A1A"/>
    <w:rsid w:val="00307175"/>
    <w:rsid w:val="003072EB"/>
    <w:rsid w:val="00307FE9"/>
    <w:rsid w:val="00312DA9"/>
    <w:rsid w:val="00314F02"/>
    <w:rsid w:val="00315BD2"/>
    <w:rsid w:val="003164F6"/>
    <w:rsid w:val="00320169"/>
    <w:rsid w:val="00321784"/>
    <w:rsid w:val="00321A15"/>
    <w:rsid w:val="00321D54"/>
    <w:rsid w:val="003232B5"/>
    <w:rsid w:val="003238E9"/>
    <w:rsid w:val="00325B55"/>
    <w:rsid w:val="003278D4"/>
    <w:rsid w:val="00330F4F"/>
    <w:rsid w:val="00331DE7"/>
    <w:rsid w:val="00337A60"/>
    <w:rsid w:val="003400FD"/>
    <w:rsid w:val="003418DE"/>
    <w:rsid w:val="003427E4"/>
    <w:rsid w:val="00343DE6"/>
    <w:rsid w:val="00344DB6"/>
    <w:rsid w:val="00345756"/>
    <w:rsid w:val="003457AB"/>
    <w:rsid w:val="00350ABB"/>
    <w:rsid w:val="00353989"/>
    <w:rsid w:val="00353A2E"/>
    <w:rsid w:val="00353BAE"/>
    <w:rsid w:val="00354251"/>
    <w:rsid w:val="00355FE0"/>
    <w:rsid w:val="003568B6"/>
    <w:rsid w:val="003606E4"/>
    <w:rsid w:val="00360974"/>
    <w:rsid w:val="003626A7"/>
    <w:rsid w:val="00363141"/>
    <w:rsid w:val="00363EA6"/>
    <w:rsid w:val="003640A9"/>
    <w:rsid w:val="00364C48"/>
    <w:rsid w:val="00365B49"/>
    <w:rsid w:val="00366A3E"/>
    <w:rsid w:val="00366B18"/>
    <w:rsid w:val="00370F22"/>
    <w:rsid w:val="003721D6"/>
    <w:rsid w:val="003738C7"/>
    <w:rsid w:val="00374F9A"/>
    <w:rsid w:val="00382B54"/>
    <w:rsid w:val="00384711"/>
    <w:rsid w:val="0038686A"/>
    <w:rsid w:val="00390F31"/>
    <w:rsid w:val="00391986"/>
    <w:rsid w:val="00391CC4"/>
    <w:rsid w:val="003920A7"/>
    <w:rsid w:val="0039210D"/>
    <w:rsid w:val="00394B58"/>
    <w:rsid w:val="00395945"/>
    <w:rsid w:val="00397944"/>
    <w:rsid w:val="003A48F6"/>
    <w:rsid w:val="003A6A7E"/>
    <w:rsid w:val="003B2891"/>
    <w:rsid w:val="003B4716"/>
    <w:rsid w:val="003B4B18"/>
    <w:rsid w:val="003B5126"/>
    <w:rsid w:val="003B6916"/>
    <w:rsid w:val="003C0EE9"/>
    <w:rsid w:val="003C1A69"/>
    <w:rsid w:val="003C2020"/>
    <w:rsid w:val="003C3384"/>
    <w:rsid w:val="003C3D42"/>
    <w:rsid w:val="003C4C94"/>
    <w:rsid w:val="003C61AC"/>
    <w:rsid w:val="003C641E"/>
    <w:rsid w:val="003C67A3"/>
    <w:rsid w:val="003C6B07"/>
    <w:rsid w:val="003C7CEC"/>
    <w:rsid w:val="003D0AEF"/>
    <w:rsid w:val="003D1D56"/>
    <w:rsid w:val="003D3425"/>
    <w:rsid w:val="003D5F2C"/>
    <w:rsid w:val="003D60B8"/>
    <w:rsid w:val="003E11BE"/>
    <w:rsid w:val="003E1E2A"/>
    <w:rsid w:val="003E313C"/>
    <w:rsid w:val="003E5A72"/>
    <w:rsid w:val="003E63E2"/>
    <w:rsid w:val="003E6CC8"/>
    <w:rsid w:val="003E7355"/>
    <w:rsid w:val="003F09F4"/>
    <w:rsid w:val="003F265E"/>
    <w:rsid w:val="003F2E2D"/>
    <w:rsid w:val="003F4204"/>
    <w:rsid w:val="003F64F9"/>
    <w:rsid w:val="003F6BA2"/>
    <w:rsid w:val="004038BA"/>
    <w:rsid w:val="00404FED"/>
    <w:rsid w:val="00405139"/>
    <w:rsid w:val="004108B3"/>
    <w:rsid w:val="0041320B"/>
    <w:rsid w:val="00415A71"/>
    <w:rsid w:val="004161E5"/>
    <w:rsid w:val="0041768B"/>
    <w:rsid w:val="004178E1"/>
    <w:rsid w:val="00417992"/>
    <w:rsid w:val="004206BE"/>
    <w:rsid w:val="00420F52"/>
    <w:rsid w:val="00421D40"/>
    <w:rsid w:val="00423820"/>
    <w:rsid w:val="00423E4F"/>
    <w:rsid w:val="00424C22"/>
    <w:rsid w:val="00430D71"/>
    <w:rsid w:val="004313F5"/>
    <w:rsid w:val="00432256"/>
    <w:rsid w:val="004328E2"/>
    <w:rsid w:val="00433888"/>
    <w:rsid w:val="00433C4A"/>
    <w:rsid w:val="004359B2"/>
    <w:rsid w:val="00437B96"/>
    <w:rsid w:val="00437DB1"/>
    <w:rsid w:val="00437E8A"/>
    <w:rsid w:val="0044025F"/>
    <w:rsid w:val="00444666"/>
    <w:rsid w:val="004453CB"/>
    <w:rsid w:val="004455B1"/>
    <w:rsid w:val="00445CD2"/>
    <w:rsid w:val="00446054"/>
    <w:rsid w:val="00450810"/>
    <w:rsid w:val="00455713"/>
    <w:rsid w:val="00456F39"/>
    <w:rsid w:val="00462117"/>
    <w:rsid w:val="00464B60"/>
    <w:rsid w:val="00464CCF"/>
    <w:rsid w:val="004669DD"/>
    <w:rsid w:val="00467AA6"/>
    <w:rsid w:val="0047110A"/>
    <w:rsid w:val="00471AC6"/>
    <w:rsid w:val="00473EF9"/>
    <w:rsid w:val="00475AEB"/>
    <w:rsid w:val="00482302"/>
    <w:rsid w:val="004847CE"/>
    <w:rsid w:val="00484C09"/>
    <w:rsid w:val="00485471"/>
    <w:rsid w:val="00486AC0"/>
    <w:rsid w:val="00487996"/>
    <w:rsid w:val="00491F74"/>
    <w:rsid w:val="004924F5"/>
    <w:rsid w:val="004925B4"/>
    <w:rsid w:val="00493B9E"/>
    <w:rsid w:val="0049579D"/>
    <w:rsid w:val="00496599"/>
    <w:rsid w:val="00496A8F"/>
    <w:rsid w:val="004A021C"/>
    <w:rsid w:val="004A0739"/>
    <w:rsid w:val="004A2BFC"/>
    <w:rsid w:val="004B36EE"/>
    <w:rsid w:val="004B3AD1"/>
    <w:rsid w:val="004B3CA2"/>
    <w:rsid w:val="004B3EAE"/>
    <w:rsid w:val="004B45FA"/>
    <w:rsid w:val="004B5142"/>
    <w:rsid w:val="004C0427"/>
    <w:rsid w:val="004C0EA9"/>
    <w:rsid w:val="004C15B3"/>
    <w:rsid w:val="004C1757"/>
    <w:rsid w:val="004C2BCD"/>
    <w:rsid w:val="004C2D4F"/>
    <w:rsid w:val="004C2F82"/>
    <w:rsid w:val="004C4A49"/>
    <w:rsid w:val="004C5676"/>
    <w:rsid w:val="004C5F38"/>
    <w:rsid w:val="004C7E90"/>
    <w:rsid w:val="004D17DD"/>
    <w:rsid w:val="004D229C"/>
    <w:rsid w:val="004D3F18"/>
    <w:rsid w:val="004D41A4"/>
    <w:rsid w:val="004D4737"/>
    <w:rsid w:val="004D50C2"/>
    <w:rsid w:val="004E0AE5"/>
    <w:rsid w:val="004E0C49"/>
    <w:rsid w:val="004E16AD"/>
    <w:rsid w:val="004E5466"/>
    <w:rsid w:val="004E7D8B"/>
    <w:rsid w:val="004F1187"/>
    <w:rsid w:val="004F3CC1"/>
    <w:rsid w:val="004F493A"/>
    <w:rsid w:val="004F65BA"/>
    <w:rsid w:val="00500404"/>
    <w:rsid w:val="00501962"/>
    <w:rsid w:val="00501BCC"/>
    <w:rsid w:val="00503908"/>
    <w:rsid w:val="00503FE9"/>
    <w:rsid w:val="00505CAB"/>
    <w:rsid w:val="00511618"/>
    <w:rsid w:val="0051343B"/>
    <w:rsid w:val="005146F4"/>
    <w:rsid w:val="00514AF1"/>
    <w:rsid w:val="00514DB6"/>
    <w:rsid w:val="00515843"/>
    <w:rsid w:val="00516259"/>
    <w:rsid w:val="00516D3E"/>
    <w:rsid w:val="00520F61"/>
    <w:rsid w:val="00523A61"/>
    <w:rsid w:val="005250B1"/>
    <w:rsid w:val="00525A9A"/>
    <w:rsid w:val="005267AA"/>
    <w:rsid w:val="00530EFA"/>
    <w:rsid w:val="00532354"/>
    <w:rsid w:val="00535704"/>
    <w:rsid w:val="00537142"/>
    <w:rsid w:val="0054306D"/>
    <w:rsid w:val="005431D8"/>
    <w:rsid w:val="005434D0"/>
    <w:rsid w:val="005435E3"/>
    <w:rsid w:val="00544289"/>
    <w:rsid w:val="00546273"/>
    <w:rsid w:val="00547D48"/>
    <w:rsid w:val="00550289"/>
    <w:rsid w:val="00550A1D"/>
    <w:rsid w:val="00553989"/>
    <w:rsid w:val="00553EC0"/>
    <w:rsid w:val="00555223"/>
    <w:rsid w:val="00555284"/>
    <w:rsid w:val="0055631E"/>
    <w:rsid w:val="005604B1"/>
    <w:rsid w:val="00560750"/>
    <w:rsid w:val="00560C23"/>
    <w:rsid w:val="00561E5A"/>
    <w:rsid w:val="00562245"/>
    <w:rsid w:val="00562B8F"/>
    <w:rsid w:val="0056463E"/>
    <w:rsid w:val="0056494F"/>
    <w:rsid w:val="00564C28"/>
    <w:rsid w:val="00565BB1"/>
    <w:rsid w:val="00570021"/>
    <w:rsid w:val="005700BB"/>
    <w:rsid w:val="00571B3C"/>
    <w:rsid w:val="00573E7C"/>
    <w:rsid w:val="00580946"/>
    <w:rsid w:val="00582612"/>
    <w:rsid w:val="00584CFB"/>
    <w:rsid w:val="00586A4B"/>
    <w:rsid w:val="005903AA"/>
    <w:rsid w:val="00594A6A"/>
    <w:rsid w:val="00595416"/>
    <w:rsid w:val="00596702"/>
    <w:rsid w:val="00596D97"/>
    <w:rsid w:val="00596DEA"/>
    <w:rsid w:val="00597766"/>
    <w:rsid w:val="00597C27"/>
    <w:rsid w:val="005A05C6"/>
    <w:rsid w:val="005A0BEB"/>
    <w:rsid w:val="005A26F5"/>
    <w:rsid w:val="005A55B6"/>
    <w:rsid w:val="005A570D"/>
    <w:rsid w:val="005A6212"/>
    <w:rsid w:val="005A655D"/>
    <w:rsid w:val="005B0CBD"/>
    <w:rsid w:val="005B1AAB"/>
    <w:rsid w:val="005B245D"/>
    <w:rsid w:val="005B3045"/>
    <w:rsid w:val="005B7596"/>
    <w:rsid w:val="005C06DB"/>
    <w:rsid w:val="005C303E"/>
    <w:rsid w:val="005C3AB7"/>
    <w:rsid w:val="005C59E7"/>
    <w:rsid w:val="005D09AF"/>
    <w:rsid w:val="005D1908"/>
    <w:rsid w:val="005D1B11"/>
    <w:rsid w:val="005D3D6A"/>
    <w:rsid w:val="005E0D18"/>
    <w:rsid w:val="005E124D"/>
    <w:rsid w:val="005E210D"/>
    <w:rsid w:val="005E24C1"/>
    <w:rsid w:val="005E2A89"/>
    <w:rsid w:val="005E3A5F"/>
    <w:rsid w:val="005E4CB2"/>
    <w:rsid w:val="005E6D9F"/>
    <w:rsid w:val="005E795D"/>
    <w:rsid w:val="005F4626"/>
    <w:rsid w:val="005F584A"/>
    <w:rsid w:val="005F5F6B"/>
    <w:rsid w:val="005F6B1C"/>
    <w:rsid w:val="005F7FFE"/>
    <w:rsid w:val="00600C62"/>
    <w:rsid w:val="0060418C"/>
    <w:rsid w:val="00604ECE"/>
    <w:rsid w:val="006058A7"/>
    <w:rsid w:val="0060726D"/>
    <w:rsid w:val="006078C1"/>
    <w:rsid w:val="0061317E"/>
    <w:rsid w:val="006167D9"/>
    <w:rsid w:val="006208A3"/>
    <w:rsid w:val="00623AE2"/>
    <w:rsid w:val="006308F2"/>
    <w:rsid w:val="006315E9"/>
    <w:rsid w:val="006321BC"/>
    <w:rsid w:val="00635131"/>
    <w:rsid w:val="006361C3"/>
    <w:rsid w:val="0064048F"/>
    <w:rsid w:val="00641335"/>
    <w:rsid w:val="00642464"/>
    <w:rsid w:val="00642C8C"/>
    <w:rsid w:val="00642F3D"/>
    <w:rsid w:val="00643D5F"/>
    <w:rsid w:val="00644E98"/>
    <w:rsid w:val="00647E89"/>
    <w:rsid w:val="00650E8D"/>
    <w:rsid w:val="00651C90"/>
    <w:rsid w:val="00654E33"/>
    <w:rsid w:val="00655A2E"/>
    <w:rsid w:val="00661386"/>
    <w:rsid w:val="0066245A"/>
    <w:rsid w:val="00662D55"/>
    <w:rsid w:val="006654D0"/>
    <w:rsid w:val="00666C62"/>
    <w:rsid w:val="006670C1"/>
    <w:rsid w:val="00672C40"/>
    <w:rsid w:val="00673CBC"/>
    <w:rsid w:val="006746F5"/>
    <w:rsid w:val="0068054A"/>
    <w:rsid w:val="00680747"/>
    <w:rsid w:val="00681A1D"/>
    <w:rsid w:val="00682453"/>
    <w:rsid w:val="006834E7"/>
    <w:rsid w:val="00684A43"/>
    <w:rsid w:val="00690A6B"/>
    <w:rsid w:val="00690F65"/>
    <w:rsid w:val="00691BB7"/>
    <w:rsid w:val="00691EB3"/>
    <w:rsid w:val="00694FAE"/>
    <w:rsid w:val="00696BF3"/>
    <w:rsid w:val="00697750"/>
    <w:rsid w:val="006A143F"/>
    <w:rsid w:val="006A164E"/>
    <w:rsid w:val="006A2A19"/>
    <w:rsid w:val="006A3E66"/>
    <w:rsid w:val="006A57DF"/>
    <w:rsid w:val="006A655D"/>
    <w:rsid w:val="006A6D08"/>
    <w:rsid w:val="006B0A5A"/>
    <w:rsid w:val="006B2039"/>
    <w:rsid w:val="006B3A36"/>
    <w:rsid w:val="006B3A91"/>
    <w:rsid w:val="006B7A48"/>
    <w:rsid w:val="006C1E21"/>
    <w:rsid w:val="006C3562"/>
    <w:rsid w:val="006C4C98"/>
    <w:rsid w:val="006C5A74"/>
    <w:rsid w:val="006C71E9"/>
    <w:rsid w:val="006D02C6"/>
    <w:rsid w:val="006D0923"/>
    <w:rsid w:val="006D128F"/>
    <w:rsid w:val="006D256D"/>
    <w:rsid w:val="006D4399"/>
    <w:rsid w:val="006D4CC3"/>
    <w:rsid w:val="006D4FBA"/>
    <w:rsid w:val="006D5715"/>
    <w:rsid w:val="006D67C9"/>
    <w:rsid w:val="006D7D92"/>
    <w:rsid w:val="006E1E44"/>
    <w:rsid w:val="006E2390"/>
    <w:rsid w:val="006E2E4F"/>
    <w:rsid w:val="006E760E"/>
    <w:rsid w:val="006F0851"/>
    <w:rsid w:val="006F1095"/>
    <w:rsid w:val="006F254A"/>
    <w:rsid w:val="006F2988"/>
    <w:rsid w:val="006F4FDD"/>
    <w:rsid w:val="006F5721"/>
    <w:rsid w:val="006F680E"/>
    <w:rsid w:val="006F764F"/>
    <w:rsid w:val="00700AC9"/>
    <w:rsid w:val="00701D18"/>
    <w:rsid w:val="0070339B"/>
    <w:rsid w:val="00714FCC"/>
    <w:rsid w:val="00720BC9"/>
    <w:rsid w:val="00725BA6"/>
    <w:rsid w:val="0072791E"/>
    <w:rsid w:val="0073086E"/>
    <w:rsid w:val="007322C5"/>
    <w:rsid w:val="007323D3"/>
    <w:rsid w:val="0073467F"/>
    <w:rsid w:val="0073506A"/>
    <w:rsid w:val="007378B0"/>
    <w:rsid w:val="00737F98"/>
    <w:rsid w:val="00742844"/>
    <w:rsid w:val="00742D7F"/>
    <w:rsid w:val="00743997"/>
    <w:rsid w:val="007447E8"/>
    <w:rsid w:val="00744B0D"/>
    <w:rsid w:val="00750C96"/>
    <w:rsid w:val="007552EA"/>
    <w:rsid w:val="00755AF0"/>
    <w:rsid w:val="00756A59"/>
    <w:rsid w:val="00761347"/>
    <w:rsid w:val="00761EB5"/>
    <w:rsid w:val="00762F14"/>
    <w:rsid w:val="00763F2A"/>
    <w:rsid w:val="00764EE3"/>
    <w:rsid w:val="00765B3C"/>
    <w:rsid w:val="00766FE1"/>
    <w:rsid w:val="00770793"/>
    <w:rsid w:val="00770C29"/>
    <w:rsid w:val="00770D4D"/>
    <w:rsid w:val="007742E3"/>
    <w:rsid w:val="00774308"/>
    <w:rsid w:val="007743F9"/>
    <w:rsid w:val="007761BF"/>
    <w:rsid w:val="007764EE"/>
    <w:rsid w:val="00776ABB"/>
    <w:rsid w:val="00780537"/>
    <w:rsid w:val="00781A68"/>
    <w:rsid w:val="00781DBF"/>
    <w:rsid w:val="00781DDB"/>
    <w:rsid w:val="0078574E"/>
    <w:rsid w:val="007865A2"/>
    <w:rsid w:val="00790969"/>
    <w:rsid w:val="00790D25"/>
    <w:rsid w:val="0079354D"/>
    <w:rsid w:val="00793C10"/>
    <w:rsid w:val="00794903"/>
    <w:rsid w:val="00795594"/>
    <w:rsid w:val="00795754"/>
    <w:rsid w:val="007A0856"/>
    <w:rsid w:val="007A0D6B"/>
    <w:rsid w:val="007A0EF0"/>
    <w:rsid w:val="007A4C6A"/>
    <w:rsid w:val="007A7BAD"/>
    <w:rsid w:val="007B0812"/>
    <w:rsid w:val="007B1C5C"/>
    <w:rsid w:val="007B1FC3"/>
    <w:rsid w:val="007B3FC9"/>
    <w:rsid w:val="007B403B"/>
    <w:rsid w:val="007B53CD"/>
    <w:rsid w:val="007B55B6"/>
    <w:rsid w:val="007B6A96"/>
    <w:rsid w:val="007C322F"/>
    <w:rsid w:val="007C4B3B"/>
    <w:rsid w:val="007C5015"/>
    <w:rsid w:val="007C5CEF"/>
    <w:rsid w:val="007C5DBC"/>
    <w:rsid w:val="007C6953"/>
    <w:rsid w:val="007C775D"/>
    <w:rsid w:val="007D0E4A"/>
    <w:rsid w:val="007D1482"/>
    <w:rsid w:val="007D365F"/>
    <w:rsid w:val="007D4D3D"/>
    <w:rsid w:val="007D534A"/>
    <w:rsid w:val="007D57F5"/>
    <w:rsid w:val="007D6C95"/>
    <w:rsid w:val="007E0CB5"/>
    <w:rsid w:val="007E27FA"/>
    <w:rsid w:val="007E2FB1"/>
    <w:rsid w:val="007E4237"/>
    <w:rsid w:val="007E4890"/>
    <w:rsid w:val="007E5323"/>
    <w:rsid w:val="007E635B"/>
    <w:rsid w:val="007F045D"/>
    <w:rsid w:val="007F3195"/>
    <w:rsid w:val="007F4394"/>
    <w:rsid w:val="007F4FEB"/>
    <w:rsid w:val="00800AC3"/>
    <w:rsid w:val="008014CA"/>
    <w:rsid w:val="00802142"/>
    <w:rsid w:val="00803625"/>
    <w:rsid w:val="008039C3"/>
    <w:rsid w:val="00805AF1"/>
    <w:rsid w:val="008068D1"/>
    <w:rsid w:val="008074E2"/>
    <w:rsid w:val="00810CB8"/>
    <w:rsid w:val="00812C4B"/>
    <w:rsid w:val="00812C72"/>
    <w:rsid w:val="00813957"/>
    <w:rsid w:val="00814250"/>
    <w:rsid w:val="00816F82"/>
    <w:rsid w:val="00817670"/>
    <w:rsid w:val="00821884"/>
    <w:rsid w:val="0083209E"/>
    <w:rsid w:val="00832174"/>
    <w:rsid w:val="00832580"/>
    <w:rsid w:val="0083493B"/>
    <w:rsid w:val="008356C1"/>
    <w:rsid w:val="00837D04"/>
    <w:rsid w:val="008400CF"/>
    <w:rsid w:val="00840714"/>
    <w:rsid w:val="00841C00"/>
    <w:rsid w:val="00841DC3"/>
    <w:rsid w:val="00842732"/>
    <w:rsid w:val="00843228"/>
    <w:rsid w:val="00843645"/>
    <w:rsid w:val="00851BAC"/>
    <w:rsid w:val="00851BCB"/>
    <w:rsid w:val="00855B28"/>
    <w:rsid w:val="00856B37"/>
    <w:rsid w:val="008570C1"/>
    <w:rsid w:val="00857378"/>
    <w:rsid w:val="00860298"/>
    <w:rsid w:val="0086217F"/>
    <w:rsid w:val="008660BA"/>
    <w:rsid w:val="008667AD"/>
    <w:rsid w:val="00867109"/>
    <w:rsid w:val="008677A4"/>
    <w:rsid w:val="008700E9"/>
    <w:rsid w:val="008703B2"/>
    <w:rsid w:val="00871621"/>
    <w:rsid w:val="00871726"/>
    <w:rsid w:val="00872A12"/>
    <w:rsid w:val="00874F29"/>
    <w:rsid w:val="008751C9"/>
    <w:rsid w:val="00875944"/>
    <w:rsid w:val="00875B56"/>
    <w:rsid w:val="00876530"/>
    <w:rsid w:val="00881194"/>
    <w:rsid w:val="0088175F"/>
    <w:rsid w:val="0088176D"/>
    <w:rsid w:val="00881B06"/>
    <w:rsid w:val="00882DFA"/>
    <w:rsid w:val="008832A0"/>
    <w:rsid w:val="008832EC"/>
    <w:rsid w:val="0088346B"/>
    <w:rsid w:val="00883E9F"/>
    <w:rsid w:val="00884109"/>
    <w:rsid w:val="00885A1C"/>
    <w:rsid w:val="0089198C"/>
    <w:rsid w:val="00891EE8"/>
    <w:rsid w:val="00892794"/>
    <w:rsid w:val="00892A15"/>
    <w:rsid w:val="0089372C"/>
    <w:rsid w:val="008953D5"/>
    <w:rsid w:val="00895E0E"/>
    <w:rsid w:val="008A342D"/>
    <w:rsid w:val="008A38E6"/>
    <w:rsid w:val="008A3FEA"/>
    <w:rsid w:val="008A4770"/>
    <w:rsid w:val="008A55A6"/>
    <w:rsid w:val="008A5A33"/>
    <w:rsid w:val="008A738F"/>
    <w:rsid w:val="008B13E7"/>
    <w:rsid w:val="008B4D89"/>
    <w:rsid w:val="008B5061"/>
    <w:rsid w:val="008B5B40"/>
    <w:rsid w:val="008B672D"/>
    <w:rsid w:val="008C00AD"/>
    <w:rsid w:val="008C28CE"/>
    <w:rsid w:val="008C403C"/>
    <w:rsid w:val="008C6146"/>
    <w:rsid w:val="008D041F"/>
    <w:rsid w:val="008D1122"/>
    <w:rsid w:val="008D3C04"/>
    <w:rsid w:val="008D4EDE"/>
    <w:rsid w:val="008D5291"/>
    <w:rsid w:val="008D59DA"/>
    <w:rsid w:val="008D6746"/>
    <w:rsid w:val="008E06BF"/>
    <w:rsid w:val="008E2B32"/>
    <w:rsid w:val="008E7BC0"/>
    <w:rsid w:val="008F15F1"/>
    <w:rsid w:val="008F2113"/>
    <w:rsid w:val="008F2577"/>
    <w:rsid w:val="008F3343"/>
    <w:rsid w:val="008F44B8"/>
    <w:rsid w:val="008F4AE6"/>
    <w:rsid w:val="008F4DA5"/>
    <w:rsid w:val="008F609B"/>
    <w:rsid w:val="008F7D56"/>
    <w:rsid w:val="009034B0"/>
    <w:rsid w:val="0090573D"/>
    <w:rsid w:val="0090590D"/>
    <w:rsid w:val="00910DBB"/>
    <w:rsid w:val="009127D7"/>
    <w:rsid w:val="00913937"/>
    <w:rsid w:val="00914D54"/>
    <w:rsid w:val="00922217"/>
    <w:rsid w:val="00922608"/>
    <w:rsid w:val="00923DE4"/>
    <w:rsid w:val="00926287"/>
    <w:rsid w:val="009266E9"/>
    <w:rsid w:val="009366B1"/>
    <w:rsid w:val="00936CA0"/>
    <w:rsid w:val="00936EE2"/>
    <w:rsid w:val="009374DA"/>
    <w:rsid w:val="009433B8"/>
    <w:rsid w:val="00943580"/>
    <w:rsid w:val="00944EE4"/>
    <w:rsid w:val="00945290"/>
    <w:rsid w:val="00947A37"/>
    <w:rsid w:val="00947D0D"/>
    <w:rsid w:val="0095045E"/>
    <w:rsid w:val="00951DAE"/>
    <w:rsid w:val="0095338D"/>
    <w:rsid w:val="00953496"/>
    <w:rsid w:val="009540C3"/>
    <w:rsid w:val="009553DE"/>
    <w:rsid w:val="009569A9"/>
    <w:rsid w:val="00957579"/>
    <w:rsid w:val="00961090"/>
    <w:rsid w:val="0096252C"/>
    <w:rsid w:val="00962A33"/>
    <w:rsid w:val="00962DD0"/>
    <w:rsid w:val="0096563E"/>
    <w:rsid w:val="009748DC"/>
    <w:rsid w:val="00975283"/>
    <w:rsid w:val="0097721F"/>
    <w:rsid w:val="009812A9"/>
    <w:rsid w:val="00982E76"/>
    <w:rsid w:val="009842C2"/>
    <w:rsid w:val="0098636F"/>
    <w:rsid w:val="009868EE"/>
    <w:rsid w:val="00986A78"/>
    <w:rsid w:val="00986AFB"/>
    <w:rsid w:val="00992BE8"/>
    <w:rsid w:val="00993BED"/>
    <w:rsid w:val="009945B4"/>
    <w:rsid w:val="009A07DB"/>
    <w:rsid w:val="009A0D9E"/>
    <w:rsid w:val="009A2770"/>
    <w:rsid w:val="009A4291"/>
    <w:rsid w:val="009A6E99"/>
    <w:rsid w:val="009A6F85"/>
    <w:rsid w:val="009B174F"/>
    <w:rsid w:val="009B1DD4"/>
    <w:rsid w:val="009B2103"/>
    <w:rsid w:val="009B24CF"/>
    <w:rsid w:val="009B3015"/>
    <w:rsid w:val="009B3D6D"/>
    <w:rsid w:val="009C27A4"/>
    <w:rsid w:val="009C2F7E"/>
    <w:rsid w:val="009C4008"/>
    <w:rsid w:val="009C53CE"/>
    <w:rsid w:val="009C6029"/>
    <w:rsid w:val="009C6222"/>
    <w:rsid w:val="009D1125"/>
    <w:rsid w:val="009D1A7B"/>
    <w:rsid w:val="009D2F2C"/>
    <w:rsid w:val="009D3042"/>
    <w:rsid w:val="009D3082"/>
    <w:rsid w:val="009D3150"/>
    <w:rsid w:val="009D31A1"/>
    <w:rsid w:val="009D6270"/>
    <w:rsid w:val="009D6C53"/>
    <w:rsid w:val="009D7A4A"/>
    <w:rsid w:val="009E0DC1"/>
    <w:rsid w:val="009E3346"/>
    <w:rsid w:val="009E4930"/>
    <w:rsid w:val="009E54DC"/>
    <w:rsid w:val="009F4F27"/>
    <w:rsid w:val="009F5A68"/>
    <w:rsid w:val="009F71B1"/>
    <w:rsid w:val="009F7A96"/>
    <w:rsid w:val="00A01778"/>
    <w:rsid w:val="00A0290E"/>
    <w:rsid w:val="00A02B10"/>
    <w:rsid w:val="00A04A2C"/>
    <w:rsid w:val="00A04D63"/>
    <w:rsid w:val="00A053F2"/>
    <w:rsid w:val="00A068F8"/>
    <w:rsid w:val="00A10279"/>
    <w:rsid w:val="00A10FF5"/>
    <w:rsid w:val="00A11A05"/>
    <w:rsid w:val="00A126A5"/>
    <w:rsid w:val="00A133FC"/>
    <w:rsid w:val="00A14D6F"/>
    <w:rsid w:val="00A17778"/>
    <w:rsid w:val="00A22420"/>
    <w:rsid w:val="00A2261B"/>
    <w:rsid w:val="00A24701"/>
    <w:rsid w:val="00A25E7E"/>
    <w:rsid w:val="00A26A19"/>
    <w:rsid w:val="00A26C44"/>
    <w:rsid w:val="00A30242"/>
    <w:rsid w:val="00A30FA2"/>
    <w:rsid w:val="00A318DB"/>
    <w:rsid w:val="00A34A45"/>
    <w:rsid w:val="00A40254"/>
    <w:rsid w:val="00A404E5"/>
    <w:rsid w:val="00A41FEB"/>
    <w:rsid w:val="00A436AA"/>
    <w:rsid w:val="00A45281"/>
    <w:rsid w:val="00A4731E"/>
    <w:rsid w:val="00A5305C"/>
    <w:rsid w:val="00A5392A"/>
    <w:rsid w:val="00A56EE4"/>
    <w:rsid w:val="00A61348"/>
    <w:rsid w:val="00A6210C"/>
    <w:rsid w:val="00A62124"/>
    <w:rsid w:val="00A62A0F"/>
    <w:rsid w:val="00A64A07"/>
    <w:rsid w:val="00A667FC"/>
    <w:rsid w:val="00A670E4"/>
    <w:rsid w:val="00A71649"/>
    <w:rsid w:val="00A74604"/>
    <w:rsid w:val="00A80EE6"/>
    <w:rsid w:val="00A834F8"/>
    <w:rsid w:val="00A85469"/>
    <w:rsid w:val="00A929EC"/>
    <w:rsid w:val="00A938AA"/>
    <w:rsid w:val="00A94382"/>
    <w:rsid w:val="00A9452E"/>
    <w:rsid w:val="00A94E14"/>
    <w:rsid w:val="00A958F7"/>
    <w:rsid w:val="00A95C77"/>
    <w:rsid w:val="00A95EAB"/>
    <w:rsid w:val="00A970F5"/>
    <w:rsid w:val="00AA2066"/>
    <w:rsid w:val="00AA2F76"/>
    <w:rsid w:val="00AA7773"/>
    <w:rsid w:val="00AA7F3B"/>
    <w:rsid w:val="00AB07CE"/>
    <w:rsid w:val="00AB1524"/>
    <w:rsid w:val="00AB24C1"/>
    <w:rsid w:val="00AB561A"/>
    <w:rsid w:val="00AC116F"/>
    <w:rsid w:val="00AC3B55"/>
    <w:rsid w:val="00AC452C"/>
    <w:rsid w:val="00AC45F7"/>
    <w:rsid w:val="00AC52D9"/>
    <w:rsid w:val="00AC6D58"/>
    <w:rsid w:val="00AD1763"/>
    <w:rsid w:val="00AD1F47"/>
    <w:rsid w:val="00AD338E"/>
    <w:rsid w:val="00AD6E23"/>
    <w:rsid w:val="00AD7EAD"/>
    <w:rsid w:val="00AD7EDD"/>
    <w:rsid w:val="00AE03EC"/>
    <w:rsid w:val="00AE0EDF"/>
    <w:rsid w:val="00AE28F2"/>
    <w:rsid w:val="00AE47F7"/>
    <w:rsid w:val="00AE4B50"/>
    <w:rsid w:val="00AF1111"/>
    <w:rsid w:val="00AF4149"/>
    <w:rsid w:val="00AF48E1"/>
    <w:rsid w:val="00AF5783"/>
    <w:rsid w:val="00AF59BE"/>
    <w:rsid w:val="00AF7803"/>
    <w:rsid w:val="00B00E4E"/>
    <w:rsid w:val="00B01F6D"/>
    <w:rsid w:val="00B0386B"/>
    <w:rsid w:val="00B03E1E"/>
    <w:rsid w:val="00B05DA8"/>
    <w:rsid w:val="00B06700"/>
    <w:rsid w:val="00B07CFC"/>
    <w:rsid w:val="00B10374"/>
    <w:rsid w:val="00B10A0C"/>
    <w:rsid w:val="00B12410"/>
    <w:rsid w:val="00B153E9"/>
    <w:rsid w:val="00B20121"/>
    <w:rsid w:val="00B25714"/>
    <w:rsid w:val="00B26635"/>
    <w:rsid w:val="00B2688D"/>
    <w:rsid w:val="00B30276"/>
    <w:rsid w:val="00B31EB4"/>
    <w:rsid w:val="00B32F88"/>
    <w:rsid w:val="00B334D0"/>
    <w:rsid w:val="00B33698"/>
    <w:rsid w:val="00B346BC"/>
    <w:rsid w:val="00B35FE3"/>
    <w:rsid w:val="00B406EF"/>
    <w:rsid w:val="00B409A5"/>
    <w:rsid w:val="00B424ED"/>
    <w:rsid w:val="00B47D0F"/>
    <w:rsid w:val="00B516A9"/>
    <w:rsid w:val="00B522AF"/>
    <w:rsid w:val="00B5330D"/>
    <w:rsid w:val="00B53928"/>
    <w:rsid w:val="00B54BD4"/>
    <w:rsid w:val="00B54F3D"/>
    <w:rsid w:val="00B55594"/>
    <w:rsid w:val="00B60D24"/>
    <w:rsid w:val="00B654E0"/>
    <w:rsid w:val="00B67F56"/>
    <w:rsid w:val="00B7047F"/>
    <w:rsid w:val="00B70D21"/>
    <w:rsid w:val="00B711E6"/>
    <w:rsid w:val="00B71937"/>
    <w:rsid w:val="00B7278B"/>
    <w:rsid w:val="00B72B7C"/>
    <w:rsid w:val="00B72F0D"/>
    <w:rsid w:val="00B7695F"/>
    <w:rsid w:val="00B811AE"/>
    <w:rsid w:val="00B8169F"/>
    <w:rsid w:val="00B81A74"/>
    <w:rsid w:val="00B848D6"/>
    <w:rsid w:val="00B871A4"/>
    <w:rsid w:val="00B879FB"/>
    <w:rsid w:val="00B90648"/>
    <w:rsid w:val="00B90848"/>
    <w:rsid w:val="00B91133"/>
    <w:rsid w:val="00B91825"/>
    <w:rsid w:val="00B9193B"/>
    <w:rsid w:val="00B91C0E"/>
    <w:rsid w:val="00B93953"/>
    <w:rsid w:val="00B95CAD"/>
    <w:rsid w:val="00B976A1"/>
    <w:rsid w:val="00BA1D5C"/>
    <w:rsid w:val="00BA2646"/>
    <w:rsid w:val="00BA35CD"/>
    <w:rsid w:val="00BA45CE"/>
    <w:rsid w:val="00BA4754"/>
    <w:rsid w:val="00BA5004"/>
    <w:rsid w:val="00BB1A86"/>
    <w:rsid w:val="00BB5889"/>
    <w:rsid w:val="00BB6423"/>
    <w:rsid w:val="00BB78F9"/>
    <w:rsid w:val="00BC5185"/>
    <w:rsid w:val="00BC6E12"/>
    <w:rsid w:val="00BD0C83"/>
    <w:rsid w:val="00BD0E13"/>
    <w:rsid w:val="00BD4711"/>
    <w:rsid w:val="00BD478A"/>
    <w:rsid w:val="00BD57AF"/>
    <w:rsid w:val="00BD5FEF"/>
    <w:rsid w:val="00BD66E2"/>
    <w:rsid w:val="00BE0669"/>
    <w:rsid w:val="00BE1854"/>
    <w:rsid w:val="00BE1E14"/>
    <w:rsid w:val="00BE3F6A"/>
    <w:rsid w:val="00BE472A"/>
    <w:rsid w:val="00BE7DB0"/>
    <w:rsid w:val="00BF0EB9"/>
    <w:rsid w:val="00BF103D"/>
    <w:rsid w:val="00BF1EA8"/>
    <w:rsid w:val="00BF2493"/>
    <w:rsid w:val="00BF2667"/>
    <w:rsid w:val="00BF2CB5"/>
    <w:rsid w:val="00BF365E"/>
    <w:rsid w:val="00BF4BCE"/>
    <w:rsid w:val="00BF53EB"/>
    <w:rsid w:val="00BF5CE2"/>
    <w:rsid w:val="00BF653A"/>
    <w:rsid w:val="00C01913"/>
    <w:rsid w:val="00C01CF7"/>
    <w:rsid w:val="00C035B5"/>
    <w:rsid w:val="00C066F9"/>
    <w:rsid w:val="00C07F67"/>
    <w:rsid w:val="00C1015D"/>
    <w:rsid w:val="00C10526"/>
    <w:rsid w:val="00C10C8A"/>
    <w:rsid w:val="00C10F94"/>
    <w:rsid w:val="00C1136B"/>
    <w:rsid w:val="00C12123"/>
    <w:rsid w:val="00C13F5F"/>
    <w:rsid w:val="00C201F5"/>
    <w:rsid w:val="00C21B1B"/>
    <w:rsid w:val="00C21EB5"/>
    <w:rsid w:val="00C27E0E"/>
    <w:rsid w:val="00C302EC"/>
    <w:rsid w:val="00C30478"/>
    <w:rsid w:val="00C30E76"/>
    <w:rsid w:val="00C315C7"/>
    <w:rsid w:val="00C31C05"/>
    <w:rsid w:val="00C35658"/>
    <w:rsid w:val="00C36D34"/>
    <w:rsid w:val="00C40D33"/>
    <w:rsid w:val="00C42127"/>
    <w:rsid w:val="00C422B0"/>
    <w:rsid w:val="00C42449"/>
    <w:rsid w:val="00C44863"/>
    <w:rsid w:val="00C5016E"/>
    <w:rsid w:val="00C504E3"/>
    <w:rsid w:val="00C51942"/>
    <w:rsid w:val="00C521A1"/>
    <w:rsid w:val="00C52840"/>
    <w:rsid w:val="00C535A0"/>
    <w:rsid w:val="00C547C7"/>
    <w:rsid w:val="00C54DDA"/>
    <w:rsid w:val="00C5561B"/>
    <w:rsid w:val="00C56750"/>
    <w:rsid w:val="00C604E1"/>
    <w:rsid w:val="00C607EA"/>
    <w:rsid w:val="00C61CE4"/>
    <w:rsid w:val="00C6223C"/>
    <w:rsid w:val="00C64ADB"/>
    <w:rsid w:val="00C65101"/>
    <w:rsid w:val="00C669F9"/>
    <w:rsid w:val="00C72944"/>
    <w:rsid w:val="00C74731"/>
    <w:rsid w:val="00C81D05"/>
    <w:rsid w:val="00C8495F"/>
    <w:rsid w:val="00C859CD"/>
    <w:rsid w:val="00C919BF"/>
    <w:rsid w:val="00C92BA5"/>
    <w:rsid w:val="00C9300A"/>
    <w:rsid w:val="00C932B0"/>
    <w:rsid w:val="00C9443D"/>
    <w:rsid w:val="00C95C88"/>
    <w:rsid w:val="00C970A0"/>
    <w:rsid w:val="00CA12EA"/>
    <w:rsid w:val="00CA2E28"/>
    <w:rsid w:val="00CA3FCC"/>
    <w:rsid w:val="00CA45E5"/>
    <w:rsid w:val="00CA5EB9"/>
    <w:rsid w:val="00CA6204"/>
    <w:rsid w:val="00CA63CE"/>
    <w:rsid w:val="00CA7098"/>
    <w:rsid w:val="00CA777A"/>
    <w:rsid w:val="00CA777E"/>
    <w:rsid w:val="00CB1ADB"/>
    <w:rsid w:val="00CB2A71"/>
    <w:rsid w:val="00CB3D37"/>
    <w:rsid w:val="00CB4E09"/>
    <w:rsid w:val="00CB71FD"/>
    <w:rsid w:val="00CC22AB"/>
    <w:rsid w:val="00CC2CB3"/>
    <w:rsid w:val="00CC30B7"/>
    <w:rsid w:val="00CC46E7"/>
    <w:rsid w:val="00CC725F"/>
    <w:rsid w:val="00CD0112"/>
    <w:rsid w:val="00CD05AE"/>
    <w:rsid w:val="00CD0726"/>
    <w:rsid w:val="00CD12AA"/>
    <w:rsid w:val="00CD3285"/>
    <w:rsid w:val="00CD600B"/>
    <w:rsid w:val="00CD7F8C"/>
    <w:rsid w:val="00CE0205"/>
    <w:rsid w:val="00CE18B6"/>
    <w:rsid w:val="00CE1F72"/>
    <w:rsid w:val="00CE2BBF"/>
    <w:rsid w:val="00CE45DC"/>
    <w:rsid w:val="00CE4FFB"/>
    <w:rsid w:val="00CE5A0E"/>
    <w:rsid w:val="00CE7299"/>
    <w:rsid w:val="00CF0436"/>
    <w:rsid w:val="00CF0630"/>
    <w:rsid w:val="00CF0919"/>
    <w:rsid w:val="00CF1141"/>
    <w:rsid w:val="00CF1545"/>
    <w:rsid w:val="00CF1E74"/>
    <w:rsid w:val="00CF4CEF"/>
    <w:rsid w:val="00CF58FB"/>
    <w:rsid w:val="00CF795C"/>
    <w:rsid w:val="00D00913"/>
    <w:rsid w:val="00D00AAD"/>
    <w:rsid w:val="00D00ABC"/>
    <w:rsid w:val="00D03288"/>
    <w:rsid w:val="00D04850"/>
    <w:rsid w:val="00D050A4"/>
    <w:rsid w:val="00D077C7"/>
    <w:rsid w:val="00D11BD2"/>
    <w:rsid w:val="00D13D3E"/>
    <w:rsid w:val="00D149B3"/>
    <w:rsid w:val="00D14A70"/>
    <w:rsid w:val="00D2074F"/>
    <w:rsid w:val="00D20D72"/>
    <w:rsid w:val="00D22455"/>
    <w:rsid w:val="00D225FE"/>
    <w:rsid w:val="00D22C1B"/>
    <w:rsid w:val="00D251CF"/>
    <w:rsid w:val="00D264E7"/>
    <w:rsid w:val="00D2687E"/>
    <w:rsid w:val="00D3090F"/>
    <w:rsid w:val="00D3441F"/>
    <w:rsid w:val="00D3476E"/>
    <w:rsid w:val="00D36197"/>
    <w:rsid w:val="00D3651E"/>
    <w:rsid w:val="00D36D3F"/>
    <w:rsid w:val="00D36DB1"/>
    <w:rsid w:val="00D37FEF"/>
    <w:rsid w:val="00D4095C"/>
    <w:rsid w:val="00D41A93"/>
    <w:rsid w:val="00D44794"/>
    <w:rsid w:val="00D452F0"/>
    <w:rsid w:val="00D4666A"/>
    <w:rsid w:val="00D46E90"/>
    <w:rsid w:val="00D47A97"/>
    <w:rsid w:val="00D47E2B"/>
    <w:rsid w:val="00D5150E"/>
    <w:rsid w:val="00D51691"/>
    <w:rsid w:val="00D52994"/>
    <w:rsid w:val="00D55736"/>
    <w:rsid w:val="00D55CDA"/>
    <w:rsid w:val="00D55EFC"/>
    <w:rsid w:val="00D64528"/>
    <w:rsid w:val="00D65C82"/>
    <w:rsid w:val="00D660FC"/>
    <w:rsid w:val="00D67279"/>
    <w:rsid w:val="00D67995"/>
    <w:rsid w:val="00D67AFA"/>
    <w:rsid w:val="00D71242"/>
    <w:rsid w:val="00D71D45"/>
    <w:rsid w:val="00D7304D"/>
    <w:rsid w:val="00D7346A"/>
    <w:rsid w:val="00D73510"/>
    <w:rsid w:val="00D73FB1"/>
    <w:rsid w:val="00D74059"/>
    <w:rsid w:val="00D74875"/>
    <w:rsid w:val="00D75E10"/>
    <w:rsid w:val="00D75FB8"/>
    <w:rsid w:val="00D817ED"/>
    <w:rsid w:val="00D8202E"/>
    <w:rsid w:val="00D8371B"/>
    <w:rsid w:val="00D83E06"/>
    <w:rsid w:val="00D84914"/>
    <w:rsid w:val="00D871E0"/>
    <w:rsid w:val="00D87684"/>
    <w:rsid w:val="00D91259"/>
    <w:rsid w:val="00D91B95"/>
    <w:rsid w:val="00D928AB"/>
    <w:rsid w:val="00D94461"/>
    <w:rsid w:val="00D95404"/>
    <w:rsid w:val="00D954F3"/>
    <w:rsid w:val="00D96230"/>
    <w:rsid w:val="00D9661E"/>
    <w:rsid w:val="00D97CCB"/>
    <w:rsid w:val="00DA143B"/>
    <w:rsid w:val="00DA34D4"/>
    <w:rsid w:val="00DA399B"/>
    <w:rsid w:val="00DA5081"/>
    <w:rsid w:val="00DA5604"/>
    <w:rsid w:val="00DB09B9"/>
    <w:rsid w:val="00DB2013"/>
    <w:rsid w:val="00DB25D8"/>
    <w:rsid w:val="00DB44B5"/>
    <w:rsid w:val="00DB60C5"/>
    <w:rsid w:val="00DB610B"/>
    <w:rsid w:val="00DB7664"/>
    <w:rsid w:val="00DB78BB"/>
    <w:rsid w:val="00DC02D3"/>
    <w:rsid w:val="00DC11AB"/>
    <w:rsid w:val="00DC29D1"/>
    <w:rsid w:val="00DC2CB0"/>
    <w:rsid w:val="00DC33F2"/>
    <w:rsid w:val="00DC49E2"/>
    <w:rsid w:val="00DC6474"/>
    <w:rsid w:val="00DD2209"/>
    <w:rsid w:val="00DD2711"/>
    <w:rsid w:val="00DD351A"/>
    <w:rsid w:val="00DD7A7A"/>
    <w:rsid w:val="00DE0640"/>
    <w:rsid w:val="00DE2B5B"/>
    <w:rsid w:val="00DE3514"/>
    <w:rsid w:val="00DE58D8"/>
    <w:rsid w:val="00DE5FE9"/>
    <w:rsid w:val="00DE6B6E"/>
    <w:rsid w:val="00DF0582"/>
    <w:rsid w:val="00DF0D7C"/>
    <w:rsid w:val="00DF0F6F"/>
    <w:rsid w:val="00DF232E"/>
    <w:rsid w:val="00DF2AF5"/>
    <w:rsid w:val="00E0149E"/>
    <w:rsid w:val="00E06434"/>
    <w:rsid w:val="00E067D4"/>
    <w:rsid w:val="00E071A7"/>
    <w:rsid w:val="00E074F2"/>
    <w:rsid w:val="00E076C5"/>
    <w:rsid w:val="00E1008B"/>
    <w:rsid w:val="00E11387"/>
    <w:rsid w:val="00E1219D"/>
    <w:rsid w:val="00E13AF1"/>
    <w:rsid w:val="00E21BB2"/>
    <w:rsid w:val="00E21BED"/>
    <w:rsid w:val="00E22D05"/>
    <w:rsid w:val="00E24439"/>
    <w:rsid w:val="00E24DA8"/>
    <w:rsid w:val="00E266BD"/>
    <w:rsid w:val="00E26955"/>
    <w:rsid w:val="00E30ADD"/>
    <w:rsid w:val="00E30F56"/>
    <w:rsid w:val="00E3279C"/>
    <w:rsid w:val="00E330C9"/>
    <w:rsid w:val="00E34408"/>
    <w:rsid w:val="00E34786"/>
    <w:rsid w:val="00E34BCC"/>
    <w:rsid w:val="00E352C5"/>
    <w:rsid w:val="00E4138C"/>
    <w:rsid w:val="00E41516"/>
    <w:rsid w:val="00E420C3"/>
    <w:rsid w:val="00E42567"/>
    <w:rsid w:val="00E44B57"/>
    <w:rsid w:val="00E44BA7"/>
    <w:rsid w:val="00E459E8"/>
    <w:rsid w:val="00E46399"/>
    <w:rsid w:val="00E47889"/>
    <w:rsid w:val="00E5007D"/>
    <w:rsid w:val="00E50C3C"/>
    <w:rsid w:val="00E5169D"/>
    <w:rsid w:val="00E520E2"/>
    <w:rsid w:val="00E52FEC"/>
    <w:rsid w:val="00E54B58"/>
    <w:rsid w:val="00E6259B"/>
    <w:rsid w:val="00E626DD"/>
    <w:rsid w:val="00E62F7D"/>
    <w:rsid w:val="00E6313D"/>
    <w:rsid w:val="00E64058"/>
    <w:rsid w:val="00E6429A"/>
    <w:rsid w:val="00E647C3"/>
    <w:rsid w:val="00E664B8"/>
    <w:rsid w:val="00E72F65"/>
    <w:rsid w:val="00E75761"/>
    <w:rsid w:val="00E80E6E"/>
    <w:rsid w:val="00E82379"/>
    <w:rsid w:val="00E828B8"/>
    <w:rsid w:val="00E833A2"/>
    <w:rsid w:val="00E85123"/>
    <w:rsid w:val="00E86154"/>
    <w:rsid w:val="00E861C6"/>
    <w:rsid w:val="00E873CE"/>
    <w:rsid w:val="00E902F4"/>
    <w:rsid w:val="00E94196"/>
    <w:rsid w:val="00E970CB"/>
    <w:rsid w:val="00EA0486"/>
    <w:rsid w:val="00EA0BBF"/>
    <w:rsid w:val="00EA2B35"/>
    <w:rsid w:val="00EA2B51"/>
    <w:rsid w:val="00EA2D45"/>
    <w:rsid w:val="00EA4C58"/>
    <w:rsid w:val="00EA5D9C"/>
    <w:rsid w:val="00EA692C"/>
    <w:rsid w:val="00EB5EA7"/>
    <w:rsid w:val="00EB6490"/>
    <w:rsid w:val="00EB66F9"/>
    <w:rsid w:val="00EC0242"/>
    <w:rsid w:val="00EC0EEB"/>
    <w:rsid w:val="00EC1F82"/>
    <w:rsid w:val="00EC26EA"/>
    <w:rsid w:val="00EC44B4"/>
    <w:rsid w:val="00EC5EC1"/>
    <w:rsid w:val="00ED19F0"/>
    <w:rsid w:val="00ED1CBF"/>
    <w:rsid w:val="00ED2192"/>
    <w:rsid w:val="00ED31EE"/>
    <w:rsid w:val="00ED3BBE"/>
    <w:rsid w:val="00ED5998"/>
    <w:rsid w:val="00ED5D76"/>
    <w:rsid w:val="00ED6294"/>
    <w:rsid w:val="00ED7A0C"/>
    <w:rsid w:val="00EE2A0D"/>
    <w:rsid w:val="00EE2C28"/>
    <w:rsid w:val="00EE3429"/>
    <w:rsid w:val="00EE3B43"/>
    <w:rsid w:val="00EE3E84"/>
    <w:rsid w:val="00EE4E11"/>
    <w:rsid w:val="00EE5B39"/>
    <w:rsid w:val="00EE62C8"/>
    <w:rsid w:val="00EF040A"/>
    <w:rsid w:val="00EF24B8"/>
    <w:rsid w:val="00EF4319"/>
    <w:rsid w:val="00EF62CD"/>
    <w:rsid w:val="00EF7CE4"/>
    <w:rsid w:val="00EF7F8C"/>
    <w:rsid w:val="00F01614"/>
    <w:rsid w:val="00F04DDE"/>
    <w:rsid w:val="00F0524F"/>
    <w:rsid w:val="00F06B5A"/>
    <w:rsid w:val="00F07ED5"/>
    <w:rsid w:val="00F1121F"/>
    <w:rsid w:val="00F15449"/>
    <w:rsid w:val="00F16BEC"/>
    <w:rsid w:val="00F22AC5"/>
    <w:rsid w:val="00F22F88"/>
    <w:rsid w:val="00F231A5"/>
    <w:rsid w:val="00F234B3"/>
    <w:rsid w:val="00F23BEC"/>
    <w:rsid w:val="00F25C2C"/>
    <w:rsid w:val="00F27A2B"/>
    <w:rsid w:val="00F30ABE"/>
    <w:rsid w:val="00F318B3"/>
    <w:rsid w:val="00F31D27"/>
    <w:rsid w:val="00F3245D"/>
    <w:rsid w:val="00F32A97"/>
    <w:rsid w:val="00F35ACC"/>
    <w:rsid w:val="00F37DEE"/>
    <w:rsid w:val="00F441D4"/>
    <w:rsid w:val="00F4476F"/>
    <w:rsid w:val="00F44FCB"/>
    <w:rsid w:val="00F450E1"/>
    <w:rsid w:val="00F45734"/>
    <w:rsid w:val="00F46F52"/>
    <w:rsid w:val="00F47D2F"/>
    <w:rsid w:val="00F50DE0"/>
    <w:rsid w:val="00F5162C"/>
    <w:rsid w:val="00F56B22"/>
    <w:rsid w:val="00F605D8"/>
    <w:rsid w:val="00F62044"/>
    <w:rsid w:val="00F62AD9"/>
    <w:rsid w:val="00F6406E"/>
    <w:rsid w:val="00F6461F"/>
    <w:rsid w:val="00F6473B"/>
    <w:rsid w:val="00F66AE0"/>
    <w:rsid w:val="00F70035"/>
    <w:rsid w:val="00F7117F"/>
    <w:rsid w:val="00F71296"/>
    <w:rsid w:val="00F73450"/>
    <w:rsid w:val="00F73B4D"/>
    <w:rsid w:val="00F73CF1"/>
    <w:rsid w:val="00F749BB"/>
    <w:rsid w:val="00F81928"/>
    <w:rsid w:val="00F81F7C"/>
    <w:rsid w:val="00F83710"/>
    <w:rsid w:val="00F84516"/>
    <w:rsid w:val="00F85A7C"/>
    <w:rsid w:val="00F91435"/>
    <w:rsid w:val="00F93EAC"/>
    <w:rsid w:val="00F95E8F"/>
    <w:rsid w:val="00F96D88"/>
    <w:rsid w:val="00FA038D"/>
    <w:rsid w:val="00FA0E68"/>
    <w:rsid w:val="00FA1689"/>
    <w:rsid w:val="00FA2ACF"/>
    <w:rsid w:val="00FA3B77"/>
    <w:rsid w:val="00FA7016"/>
    <w:rsid w:val="00FB1608"/>
    <w:rsid w:val="00FB1741"/>
    <w:rsid w:val="00FB3459"/>
    <w:rsid w:val="00FB432A"/>
    <w:rsid w:val="00FB53DC"/>
    <w:rsid w:val="00FB66CE"/>
    <w:rsid w:val="00FC0EEA"/>
    <w:rsid w:val="00FC4997"/>
    <w:rsid w:val="00FC574B"/>
    <w:rsid w:val="00FC59EE"/>
    <w:rsid w:val="00FC6057"/>
    <w:rsid w:val="00FC7B5B"/>
    <w:rsid w:val="00FC7C08"/>
    <w:rsid w:val="00FD11ED"/>
    <w:rsid w:val="00FD11F8"/>
    <w:rsid w:val="00FD1399"/>
    <w:rsid w:val="00FD13FA"/>
    <w:rsid w:val="00FD1BDA"/>
    <w:rsid w:val="00FD2DEA"/>
    <w:rsid w:val="00FD3FF5"/>
    <w:rsid w:val="00FD621F"/>
    <w:rsid w:val="00FD7772"/>
    <w:rsid w:val="00FE2D31"/>
    <w:rsid w:val="00FE5827"/>
    <w:rsid w:val="00FE772B"/>
    <w:rsid w:val="00FF223B"/>
    <w:rsid w:val="00FF53C6"/>
    <w:rsid w:val="00FF5B32"/>
    <w:rsid w:val="00FF600C"/>
    <w:rsid w:val="00FF640C"/>
    <w:rsid w:val="00FF6434"/>
    <w:rsid w:val="00FF6547"/>
    <w:rsid w:val="00FF6B4D"/>
    <w:rsid w:val="00FF7DA6"/>
    <w:rsid w:val="37231673"/>
    <w:rsid w:val="67A74B30"/>
    <w:rsid w:val="7267BCAD"/>
    <w:rsid w:val="7CA1D02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E54C3C"/>
  <w15:docId w15:val="{FC6CCB8F-4A46-4530-B3F6-E34EBAAC1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44B0D"/>
  </w:style>
  <w:style w:type="paragraph" w:styleId="Heading2">
    <w:name w:val="heading 2"/>
    <w:basedOn w:val="Normal"/>
    <w:next w:val="Normal"/>
    <w:link w:val="Heading2Char"/>
    <w:qFormat/>
    <w:rsid w:val="00B72F0D"/>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B72F0D"/>
    <w:pPr>
      <w:keepNext/>
      <w:spacing w:before="240" w:after="60" w:line="240" w:lineRule="auto"/>
      <w:outlineLvl w:val="2"/>
    </w:pPr>
    <w:rPr>
      <w:rFonts w:ascii="Arial" w:eastAsia="Times New Roman"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B72F0D"/>
    <w:rPr>
      <w:rFonts w:ascii="Arial" w:eastAsia="Times New Roman" w:hAnsi="Arial" w:cs="Arial"/>
      <w:b/>
      <w:bCs/>
      <w:i/>
      <w:iCs/>
      <w:sz w:val="28"/>
      <w:szCs w:val="28"/>
    </w:rPr>
  </w:style>
  <w:style w:type="character" w:customStyle="1" w:styleId="Heading3Char">
    <w:name w:val="Heading 3 Char"/>
    <w:basedOn w:val="DefaultParagraphFont"/>
    <w:link w:val="Heading3"/>
    <w:rsid w:val="00B72F0D"/>
    <w:rPr>
      <w:rFonts w:ascii="Arial" w:eastAsia="Times New Roman" w:hAnsi="Arial" w:cs="Arial"/>
      <w:b/>
      <w:bCs/>
      <w:sz w:val="26"/>
      <w:szCs w:val="26"/>
    </w:rPr>
  </w:style>
  <w:style w:type="paragraph" w:styleId="ListParagraph">
    <w:name w:val="List Paragraph"/>
    <w:basedOn w:val="Normal"/>
    <w:link w:val="ListParagraphChar"/>
    <w:uiPriority w:val="34"/>
    <w:qFormat/>
    <w:rsid w:val="00C36D34"/>
    <w:pPr>
      <w:ind w:left="720"/>
      <w:contextualSpacing/>
    </w:pPr>
  </w:style>
  <w:style w:type="table" w:styleId="TableGrid">
    <w:name w:val="Table Grid"/>
    <w:basedOn w:val="TableNormal"/>
    <w:rsid w:val="00EE3B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E5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5A0E"/>
  </w:style>
  <w:style w:type="paragraph" w:styleId="Footer">
    <w:name w:val="footer"/>
    <w:basedOn w:val="Normal"/>
    <w:link w:val="FooterChar"/>
    <w:uiPriority w:val="99"/>
    <w:unhideWhenUsed/>
    <w:rsid w:val="00CE5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5A0E"/>
  </w:style>
  <w:style w:type="paragraph" w:styleId="BalloonText">
    <w:name w:val="Balloon Text"/>
    <w:basedOn w:val="Normal"/>
    <w:link w:val="BalloonTextChar"/>
    <w:uiPriority w:val="99"/>
    <w:semiHidden/>
    <w:unhideWhenUsed/>
    <w:rsid w:val="003C20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2020"/>
    <w:rPr>
      <w:rFonts w:ascii="Tahoma" w:hAnsi="Tahoma" w:cs="Tahoma"/>
      <w:sz w:val="16"/>
      <w:szCs w:val="16"/>
    </w:rPr>
  </w:style>
  <w:style w:type="character" w:styleId="CommentReference">
    <w:name w:val="annotation reference"/>
    <w:basedOn w:val="DefaultParagraphFont"/>
    <w:uiPriority w:val="99"/>
    <w:semiHidden/>
    <w:unhideWhenUsed/>
    <w:rsid w:val="003427E4"/>
    <w:rPr>
      <w:sz w:val="16"/>
      <w:szCs w:val="16"/>
    </w:rPr>
  </w:style>
  <w:style w:type="paragraph" w:styleId="CommentText">
    <w:name w:val="annotation text"/>
    <w:basedOn w:val="Normal"/>
    <w:link w:val="CommentTextChar"/>
    <w:uiPriority w:val="99"/>
    <w:unhideWhenUsed/>
    <w:rsid w:val="003427E4"/>
    <w:pPr>
      <w:spacing w:line="240" w:lineRule="auto"/>
    </w:pPr>
    <w:rPr>
      <w:sz w:val="20"/>
      <w:szCs w:val="20"/>
    </w:rPr>
  </w:style>
  <w:style w:type="character" w:customStyle="1" w:styleId="CommentTextChar">
    <w:name w:val="Comment Text Char"/>
    <w:basedOn w:val="DefaultParagraphFont"/>
    <w:link w:val="CommentText"/>
    <w:uiPriority w:val="99"/>
    <w:rsid w:val="003427E4"/>
    <w:rPr>
      <w:sz w:val="20"/>
      <w:szCs w:val="20"/>
    </w:rPr>
  </w:style>
  <w:style w:type="paragraph" w:styleId="CommentSubject">
    <w:name w:val="annotation subject"/>
    <w:basedOn w:val="CommentText"/>
    <w:next w:val="CommentText"/>
    <w:link w:val="CommentSubjectChar"/>
    <w:uiPriority w:val="99"/>
    <w:semiHidden/>
    <w:unhideWhenUsed/>
    <w:rsid w:val="003427E4"/>
    <w:rPr>
      <w:b/>
      <w:bCs/>
    </w:rPr>
  </w:style>
  <w:style w:type="character" w:customStyle="1" w:styleId="CommentSubjectChar">
    <w:name w:val="Comment Subject Char"/>
    <w:basedOn w:val="CommentTextChar"/>
    <w:link w:val="CommentSubject"/>
    <w:uiPriority w:val="99"/>
    <w:semiHidden/>
    <w:rsid w:val="003427E4"/>
    <w:rPr>
      <w:b/>
      <w:bCs/>
      <w:sz w:val="20"/>
      <w:szCs w:val="20"/>
    </w:rPr>
  </w:style>
  <w:style w:type="character" w:styleId="Hyperlink">
    <w:name w:val="Hyperlink"/>
    <w:basedOn w:val="DefaultParagraphFont"/>
    <w:uiPriority w:val="99"/>
    <w:semiHidden/>
    <w:unhideWhenUsed/>
    <w:rsid w:val="00A04D63"/>
    <w:rPr>
      <w:color w:val="0000FF"/>
      <w:u w:val="single"/>
    </w:rPr>
  </w:style>
  <w:style w:type="paragraph" w:styleId="Revision">
    <w:name w:val="Revision"/>
    <w:hidden/>
    <w:uiPriority w:val="99"/>
    <w:semiHidden/>
    <w:rsid w:val="00307FE9"/>
    <w:pPr>
      <w:spacing w:after="0" w:line="240" w:lineRule="auto"/>
    </w:pPr>
  </w:style>
  <w:style w:type="character" w:customStyle="1" w:styleId="ListParagraphChar">
    <w:name w:val="List Paragraph Char"/>
    <w:link w:val="ListParagraph"/>
    <w:uiPriority w:val="34"/>
    <w:locked/>
    <w:rsid w:val="00843645"/>
  </w:style>
  <w:style w:type="paragraph" w:customStyle="1" w:styleId="paragraph">
    <w:name w:val="paragraph"/>
    <w:basedOn w:val="Normal"/>
    <w:rsid w:val="00A226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A2261B"/>
  </w:style>
  <w:style w:type="character" w:customStyle="1" w:styleId="eop">
    <w:name w:val="eop"/>
    <w:basedOn w:val="DefaultParagraphFont"/>
    <w:rsid w:val="00A2261B"/>
  </w:style>
  <w:style w:type="character" w:styleId="Mention">
    <w:name w:val="Mention"/>
    <w:basedOn w:val="DefaultParagraphFont"/>
    <w:uiPriority w:val="99"/>
    <w:unhideWhenUsed/>
    <w:rsid w:val="00DB78B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565224">
      <w:bodyDiv w:val="1"/>
      <w:marLeft w:val="0"/>
      <w:marRight w:val="0"/>
      <w:marTop w:val="0"/>
      <w:marBottom w:val="0"/>
      <w:divBdr>
        <w:top w:val="none" w:sz="0" w:space="0" w:color="auto"/>
        <w:left w:val="none" w:sz="0" w:space="0" w:color="auto"/>
        <w:bottom w:val="none" w:sz="0" w:space="0" w:color="auto"/>
        <w:right w:val="none" w:sz="0" w:space="0" w:color="auto"/>
      </w:divBdr>
    </w:div>
    <w:div w:id="128474319">
      <w:bodyDiv w:val="1"/>
      <w:marLeft w:val="0"/>
      <w:marRight w:val="0"/>
      <w:marTop w:val="0"/>
      <w:marBottom w:val="0"/>
      <w:divBdr>
        <w:top w:val="none" w:sz="0" w:space="0" w:color="auto"/>
        <w:left w:val="none" w:sz="0" w:space="0" w:color="auto"/>
        <w:bottom w:val="none" w:sz="0" w:space="0" w:color="auto"/>
        <w:right w:val="none" w:sz="0" w:space="0" w:color="auto"/>
      </w:divBdr>
    </w:div>
    <w:div w:id="221599543">
      <w:bodyDiv w:val="1"/>
      <w:marLeft w:val="0"/>
      <w:marRight w:val="0"/>
      <w:marTop w:val="0"/>
      <w:marBottom w:val="0"/>
      <w:divBdr>
        <w:top w:val="none" w:sz="0" w:space="0" w:color="auto"/>
        <w:left w:val="none" w:sz="0" w:space="0" w:color="auto"/>
        <w:bottom w:val="none" w:sz="0" w:space="0" w:color="auto"/>
        <w:right w:val="none" w:sz="0" w:space="0" w:color="auto"/>
      </w:divBdr>
    </w:div>
    <w:div w:id="303462299">
      <w:bodyDiv w:val="1"/>
      <w:marLeft w:val="0"/>
      <w:marRight w:val="0"/>
      <w:marTop w:val="0"/>
      <w:marBottom w:val="0"/>
      <w:divBdr>
        <w:top w:val="none" w:sz="0" w:space="0" w:color="auto"/>
        <w:left w:val="none" w:sz="0" w:space="0" w:color="auto"/>
        <w:bottom w:val="none" w:sz="0" w:space="0" w:color="auto"/>
        <w:right w:val="none" w:sz="0" w:space="0" w:color="auto"/>
      </w:divBdr>
    </w:div>
    <w:div w:id="364797279">
      <w:bodyDiv w:val="1"/>
      <w:marLeft w:val="0"/>
      <w:marRight w:val="0"/>
      <w:marTop w:val="0"/>
      <w:marBottom w:val="0"/>
      <w:divBdr>
        <w:top w:val="none" w:sz="0" w:space="0" w:color="auto"/>
        <w:left w:val="none" w:sz="0" w:space="0" w:color="auto"/>
        <w:bottom w:val="none" w:sz="0" w:space="0" w:color="auto"/>
        <w:right w:val="none" w:sz="0" w:space="0" w:color="auto"/>
      </w:divBdr>
    </w:div>
    <w:div w:id="539782906">
      <w:bodyDiv w:val="1"/>
      <w:marLeft w:val="0"/>
      <w:marRight w:val="0"/>
      <w:marTop w:val="0"/>
      <w:marBottom w:val="0"/>
      <w:divBdr>
        <w:top w:val="none" w:sz="0" w:space="0" w:color="auto"/>
        <w:left w:val="none" w:sz="0" w:space="0" w:color="auto"/>
        <w:bottom w:val="none" w:sz="0" w:space="0" w:color="auto"/>
        <w:right w:val="none" w:sz="0" w:space="0" w:color="auto"/>
      </w:divBdr>
    </w:div>
    <w:div w:id="779685635">
      <w:bodyDiv w:val="1"/>
      <w:marLeft w:val="0"/>
      <w:marRight w:val="0"/>
      <w:marTop w:val="0"/>
      <w:marBottom w:val="0"/>
      <w:divBdr>
        <w:top w:val="none" w:sz="0" w:space="0" w:color="auto"/>
        <w:left w:val="none" w:sz="0" w:space="0" w:color="auto"/>
        <w:bottom w:val="none" w:sz="0" w:space="0" w:color="auto"/>
        <w:right w:val="none" w:sz="0" w:space="0" w:color="auto"/>
      </w:divBdr>
    </w:div>
    <w:div w:id="900167436">
      <w:bodyDiv w:val="1"/>
      <w:marLeft w:val="0"/>
      <w:marRight w:val="0"/>
      <w:marTop w:val="0"/>
      <w:marBottom w:val="0"/>
      <w:divBdr>
        <w:top w:val="none" w:sz="0" w:space="0" w:color="auto"/>
        <w:left w:val="none" w:sz="0" w:space="0" w:color="auto"/>
        <w:bottom w:val="none" w:sz="0" w:space="0" w:color="auto"/>
        <w:right w:val="none" w:sz="0" w:space="0" w:color="auto"/>
      </w:divBdr>
    </w:div>
    <w:div w:id="1081026905">
      <w:bodyDiv w:val="1"/>
      <w:marLeft w:val="0"/>
      <w:marRight w:val="0"/>
      <w:marTop w:val="0"/>
      <w:marBottom w:val="0"/>
      <w:divBdr>
        <w:top w:val="none" w:sz="0" w:space="0" w:color="auto"/>
        <w:left w:val="none" w:sz="0" w:space="0" w:color="auto"/>
        <w:bottom w:val="none" w:sz="0" w:space="0" w:color="auto"/>
        <w:right w:val="none" w:sz="0" w:space="0" w:color="auto"/>
      </w:divBdr>
    </w:div>
    <w:div w:id="1109426012">
      <w:bodyDiv w:val="1"/>
      <w:marLeft w:val="0"/>
      <w:marRight w:val="0"/>
      <w:marTop w:val="0"/>
      <w:marBottom w:val="0"/>
      <w:divBdr>
        <w:top w:val="none" w:sz="0" w:space="0" w:color="auto"/>
        <w:left w:val="none" w:sz="0" w:space="0" w:color="auto"/>
        <w:bottom w:val="none" w:sz="0" w:space="0" w:color="auto"/>
        <w:right w:val="none" w:sz="0" w:space="0" w:color="auto"/>
      </w:divBdr>
    </w:div>
    <w:div w:id="1233850135">
      <w:bodyDiv w:val="1"/>
      <w:marLeft w:val="0"/>
      <w:marRight w:val="0"/>
      <w:marTop w:val="0"/>
      <w:marBottom w:val="0"/>
      <w:divBdr>
        <w:top w:val="none" w:sz="0" w:space="0" w:color="auto"/>
        <w:left w:val="none" w:sz="0" w:space="0" w:color="auto"/>
        <w:bottom w:val="none" w:sz="0" w:space="0" w:color="auto"/>
        <w:right w:val="none" w:sz="0" w:space="0" w:color="auto"/>
      </w:divBdr>
    </w:div>
    <w:div w:id="1465002317">
      <w:bodyDiv w:val="1"/>
      <w:marLeft w:val="0"/>
      <w:marRight w:val="0"/>
      <w:marTop w:val="0"/>
      <w:marBottom w:val="0"/>
      <w:divBdr>
        <w:top w:val="none" w:sz="0" w:space="0" w:color="auto"/>
        <w:left w:val="none" w:sz="0" w:space="0" w:color="auto"/>
        <w:bottom w:val="none" w:sz="0" w:space="0" w:color="auto"/>
        <w:right w:val="none" w:sz="0" w:space="0" w:color="auto"/>
      </w:divBdr>
    </w:div>
    <w:div w:id="1530488383">
      <w:bodyDiv w:val="1"/>
      <w:marLeft w:val="0"/>
      <w:marRight w:val="0"/>
      <w:marTop w:val="0"/>
      <w:marBottom w:val="0"/>
      <w:divBdr>
        <w:top w:val="none" w:sz="0" w:space="0" w:color="auto"/>
        <w:left w:val="none" w:sz="0" w:space="0" w:color="auto"/>
        <w:bottom w:val="none" w:sz="0" w:space="0" w:color="auto"/>
        <w:right w:val="none" w:sz="0" w:space="0" w:color="auto"/>
      </w:divBdr>
    </w:div>
    <w:div w:id="1567187233">
      <w:bodyDiv w:val="1"/>
      <w:marLeft w:val="0"/>
      <w:marRight w:val="0"/>
      <w:marTop w:val="0"/>
      <w:marBottom w:val="0"/>
      <w:divBdr>
        <w:top w:val="none" w:sz="0" w:space="0" w:color="auto"/>
        <w:left w:val="none" w:sz="0" w:space="0" w:color="auto"/>
        <w:bottom w:val="none" w:sz="0" w:space="0" w:color="auto"/>
        <w:right w:val="none" w:sz="0" w:space="0" w:color="auto"/>
      </w:divBdr>
    </w:div>
    <w:div w:id="1603416455">
      <w:bodyDiv w:val="1"/>
      <w:marLeft w:val="0"/>
      <w:marRight w:val="0"/>
      <w:marTop w:val="0"/>
      <w:marBottom w:val="0"/>
      <w:divBdr>
        <w:top w:val="none" w:sz="0" w:space="0" w:color="auto"/>
        <w:left w:val="none" w:sz="0" w:space="0" w:color="auto"/>
        <w:bottom w:val="none" w:sz="0" w:space="0" w:color="auto"/>
        <w:right w:val="none" w:sz="0" w:space="0" w:color="auto"/>
      </w:divBdr>
    </w:div>
    <w:div w:id="1614439731">
      <w:bodyDiv w:val="1"/>
      <w:marLeft w:val="0"/>
      <w:marRight w:val="0"/>
      <w:marTop w:val="0"/>
      <w:marBottom w:val="0"/>
      <w:divBdr>
        <w:top w:val="none" w:sz="0" w:space="0" w:color="auto"/>
        <w:left w:val="none" w:sz="0" w:space="0" w:color="auto"/>
        <w:bottom w:val="none" w:sz="0" w:space="0" w:color="auto"/>
        <w:right w:val="none" w:sz="0" w:space="0" w:color="auto"/>
      </w:divBdr>
    </w:div>
    <w:div w:id="1644701781">
      <w:bodyDiv w:val="1"/>
      <w:marLeft w:val="0"/>
      <w:marRight w:val="0"/>
      <w:marTop w:val="0"/>
      <w:marBottom w:val="0"/>
      <w:divBdr>
        <w:top w:val="none" w:sz="0" w:space="0" w:color="auto"/>
        <w:left w:val="none" w:sz="0" w:space="0" w:color="auto"/>
        <w:bottom w:val="none" w:sz="0" w:space="0" w:color="auto"/>
        <w:right w:val="none" w:sz="0" w:space="0" w:color="auto"/>
      </w:divBdr>
      <w:divsChild>
        <w:div w:id="452791103">
          <w:marLeft w:val="0"/>
          <w:marRight w:val="0"/>
          <w:marTop w:val="0"/>
          <w:marBottom w:val="0"/>
          <w:divBdr>
            <w:top w:val="none" w:sz="0" w:space="0" w:color="auto"/>
            <w:left w:val="none" w:sz="0" w:space="0" w:color="auto"/>
            <w:bottom w:val="none" w:sz="0" w:space="0" w:color="auto"/>
            <w:right w:val="none" w:sz="0" w:space="0" w:color="auto"/>
          </w:divBdr>
          <w:divsChild>
            <w:div w:id="619343910">
              <w:marLeft w:val="0"/>
              <w:marRight w:val="0"/>
              <w:marTop w:val="0"/>
              <w:marBottom w:val="0"/>
              <w:divBdr>
                <w:top w:val="none" w:sz="0" w:space="0" w:color="auto"/>
                <w:left w:val="none" w:sz="0" w:space="0" w:color="auto"/>
                <w:bottom w:val="none" w:sz="0" w:space="0" w:color="auto"/>
                <w:right w:val="none" w:sz="0" w:space="0" w:color="auto"/>
              </w:divBdr>
            </w:div>
            <w:div w:id="987324891">
              <w:marLeft w:val="0"/>
              <w:marRight w:val="0"/>
              <w:marTop w:val="0"/>
              <w:marBottom w:val="0"/>
              <w:divBdr>
                <w:top w:val="none" w:sz="0" w:space="0" w:color="auto"/>
                <w:left w:val="none" w:sz="0" w:space="0" w:color="auto"/>
                <w:bottom w:val="none" w:sz="0" w:space="0" w:color="auto"/>
                <w:right w:val="none" w:sz="0" w:space="0" w:color="auto"/>
              </w:divBdr>
            </w:div>
            <w:div w:id="1043868483">
              <w:marLeft w:val="0"/>
              <w:marRight w:val="0"/>
              <w:marTop w:val="0"/>
              <w:marBottom w:val="0"/>
              <w:divBdr>
                <w:top w:val="none" w:sz="0" w:space="0" w:color="auto"/>
                <w:left w:val="none" w:sz="0" w:space="0" w:color="auto"/>
                <w:bottom w:val="none" w:sz="0" w:space="0" w:color="auto"/>
                <w:right w:val="none" w:sz="0" w:space="0" w:color="auto"/>
              </w:divBdr>
            </w:div>
          </w:divsChild>
        </w:div>
        <w:div w:id="1374649746">
          <w:marLeft w:val="0"/>
          <w:marRight w:val="0"/>
          <w:marTop w:val="0"/>
          <w:marBottom w:val="0"/>
          <w:divBdr>
            <w:top w:val="none" w:sz="0" w:space="0" w:color="auto"/>
            <w:left w:val="none" w:sz="0" w:space="0" w:color="auto"/>
            <w:bottom w:val="none" w:sz="0" w:space="0" w:color="auto"/>
            <w:right w:val="none" w:sz="0" w:space="0" w:color="auto"/>
          </w:divBdr>
        </w:div>
        <w:div w:id="1409766135">
          <w:marLeft w:val="0"/>
          <w:marRight w:val="0"/>
          <w:marTop w:val="0"/>
          <w:marBottom w:val="0"/>
          <w:divBdr>
            <w:top w:val="none" w:sz="0" w:space="0" w:color="auto"/>
            <w:left w:val="none" w:sz="0" w:space="0" w:color="auto"/>
            <w:bottom w:val="none" w:sz="0" w:space="0" w:color="auto"/>
            <w:right w:val="none" w:sz="0" w:space="0" w:color="auto"/>
          </w:divBdr>
          <w:divsChild>
            <w:div w:id="1354383143">
              <w:marLeft w:val="0"/>
              <w:marRight w:val="0"/>
              <w:marTop w:val="0"/>
              <w:marBottom w:val="0"/>
              <w:divBdr>
                <w:top w:val="none" w:sz="0" w:space="0" w:color="auto"/>
                <w:left w:val="none" w:sz="0" w:space="0" w:color="auto"/>
                <w:bottom w:val="none" w:sz="0" w:space="0" w:color="auto"/>
                <w:right w:val="none" w:sz="0" w:space="0" w:color="auto"/>
              </w:divBdr>
            </w:div>
          </w:divsChild>
        </w:div>
        <w:div w:id="1523590666">
          <w:marLeft w:val="0"/>
          <w:marRight w:val="0"/>
          <w:marTop w:val="0"/>
          <w:marBottom w:val="0"/>
          <w:divBdr>
            <w:top w:val="none" w:sz="0" w:space="0" w:color="auto"/>
            <w:left w:val="none" w:sz="0" w:space="0" w:color="auto"/>
            <w:bottom w:val="none" w:sz="0" w:space="0" w:color="auto"/>
            <w:right w:val="none" w:sz="0" w:space="0" w:color="auto"/>
          </w:divBdr>
          <w:divsChild>
            <w:div w:id="927269140">
              <w:marLeft w:val="0"/>
              <w:marRight w:val="0"/>
              <w:marTop w:val="0"/>
              <w:marBottom w:val="0"/>
              <w:divBdr>
                <w:top w:val="none" w:sz="0" w:space="0" w:color="auto"/>
                <w:left w:val="none" w:sz="0" w:space="0" w:color="auto"/>
                <w:bottom w:val="none" w:sz="0" w:space="0" w:color="auto"/>
                <w:right w:val="none" w:sz="0" w:space="0" w:color="auto"/>
              </w:divBdr>
            </w:div>
            <w:div w:id="2014994023">
              <w:marLeft w:val="0"/>
              <w:marRight w:val="0"/>
              <w:marTop w:val="0"/>
              <w:marBottom w:val="0"/>
              <w:divBdr>
                <w:top w:val="none" w:sz="0" w:space="0" w:color="auto"/>
                <w:left w:val="none" w:sz="0" w:space="0" w:color="auto"/>
                <w:bottom w:val="none" w:sz="0" w:space="0" w:color="auto"/>
                <w:right w:val="none" w:sz="0" w:space="0" w:color="auto"/>
              </w:divBdr>
            </w:div>
          </w:divsChild>
        </w:div>
        <w:div w:id="1717585811">
          <w:marLeft w:val="0"/>
          <w:marRight w:val="0"/>
          <w:marTop w:val="0"/>
          <w:marBottom w:val="0"/>
          <w:divBdr>
            <w:top w:val="none" w:sz="0" w:space="0" w:color="auto"/>
            <w:left w:val="none" w:sz="0" w:space="0" w:color="auto"/>
            <w:bottom w:val="none" w:sz="0" w:space="0" w:color="auto"/>
            <w:right w:val="none" w:sz="0" w:space="0" w:color="auto"/>
          </w:divBdr>
        </w:div>
      </w:divsChild>
    </w:div>
    <w:div w:id="1672954173">
      <w:bodyDiv w:val="1"/>
      <w:marLeft w:val="0"/>
      <w:marRight w:val="0"/>
      <w:marTop w:val="0"/>
      <w:marBottom w:val="0"/>
      <w:divBdr>
        <w:top w:val="none" w:sz="0" w:space="0" w:color="auto"/>
        <w:left w:val="none" w:sz="0" w:space="0" w:color="auto"/>
        <w:bottom w:val="none" w:sz="0" w:space="0" w:color="auto"/>
        <w:right w:val="none" w:sz="0" w:space="0" w:color="auto"/>
      </w:divBdr>
    </w:div>
    <w:div w:id="1805006725">
      <w:bodyDiv w:val="1"/>
      <w:marLeft w:val="0"/>
      <w:marRight w:val="0"/>
      <w:marTop w:val="0"/>
      <w:marBottom w:val="0"/>
      <w:divBdr>
        <w:top w:val="none" w:sz="0" w:space="0" w:color="auto"/>
        <w:left w:val="none" w:sz="0" w:space="0" w:color="auto"/>
        <w:bottom w:val="none" w:sz="0" w:space="0" w:color="auto"/>
        <w:right w:val="none" w:sz="0" w:space="0" w:color="auto"/>
      </w:divBdr>
    </w:div>
    <w:div w:id="1823571592">
      <w:bodyDiv w:val="1"/>
      <w:marLeft w:val="0"/>
      <w:marRight w:val="0"/>
      <w:marTop w:val="0"/>
      <w:marBottom w:val="0"/>
      <w:divBdr>
        <w:top w:val="none" w:sz="0" w:space="0" w:color="auto"/>
        <w:left w:val="none" w:sz="0" w:space="0" w:color="auto"/>
        <w:bottom w:val="none" w:sz="0" w:space="0" w:color="auto"/>
        <w:right w:val="none" w:sz="0" w:space="0" w:color="auto"/>
      </w:divBdr>
    </w:div>
    <w:div w:id="1841040790">
      <w:bodyDiv w:val="1"/>
      <w:marLeft w:val="0"/>
      <w:marRight w:val="0"/>
      <w:marTop w:val="0"/>
      <w:marBottom w:val="0"/>
      <w:divBdr>
        <w:top w:val="none" w:sz="0" w:space="0" w:color="auto"/>
        <w:left w:val="none" w:sz="0" w:space="0" w:color="auto"/>
        <w:bottom w:val="none" w:sz="0" w:space="0" w:color="auto"/>
        <w:right w:val="none" w:sz="0" w:space="0" w:color="auto"/>
      </w:divBdr>
    </w:div>
    <w:div w:id="1993831015">
      <w:bodyDiv w:val="1"/>
      <w:marLeft w:val="0"/>
      <w:marRight w:val="0"/>
      <w:marTop w:val="0"/>
      <w:marBottom w:val="0"/>
      <w:divBdr>
        <w:top w:val="none" w:sz="0" w:space="0" w:color="auto"/>
        <w:left w:val="none" w:sz="0" w:space="0" w:color="auto"/>
        <w:bottom w:val="none" w:sz="0" w:space="0" w:color="auto"/>
        <w:right w:val="none" w:sz="0" w:space="0" w:color="auto"/>
      </w:divBdr>
    </w:div>
    <w:div w:id="20854934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c89dbf13fad0b1343cd41b5338c7e736">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bd4a7335f490c5a41276d1fccfad81ee"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dc808d36-874f-4b27-aec2-2fd649817929">
      <UserInfo>
        <DisplayName/>
        <AccountId xsi:nil="true"/>
        <AccountType/>
      </UserInfo>
    </SharedWithUsers>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5CAC13C-25A5-4DDD-AEA5-DF8CD5ED091F}"/>
</file>

<file path=customXml/itemProps2.xml><?xml version="1.0" encoding="utf-8"?>
<ds:datastoreItem xmlns:ds="http://schemas.openxmlformats.org/officeDocument/2006/customXml" ds:itemID="{685B9236-BFC8-41A6-8CD8-78A6373847B1}">
  <ds:schemaRefs>
    <ds:schemaRef ds:uri="http://schemas.microsoft.com/sharepoint/v3/contenttype/forms"/>
  </ds:schemaRefs>
</ds:datastoreItem>
</file>

<file path=customXml/itemProps3.xml><?xml version="1.0" encoding="utf-8"?>
<ds:datastoreItem xmlns:ds="http://schemas.openxmlformats.org/officeDocument/2006/customXml" ds:itemID="{E54D4367-B984-4757-9396-D4B728CEEBDA}">
  <ds:schemaRefs>
    <ds:schemaRef ds:uri="74bf2029-46c7-4918-9caa-efc5e521933e"/>
    <ds:schemaRef ds:uri="http://www.w3.org/XML/1998/namespace"/>
    <ds:schemaRef ds:uri="http://purl.org/dc/elements/1.1/"/>
    <ds:schemaRef ds:uri="http://schemas.microsoft.com/office/infopath/2007/PartnerControls"/>
    <ds:schemaRef ds:uri="http://schemas.openxmlformats.org/package/2006/metadata/core-properties"/>
    <ds:schemaRef ds:uri="http://schemas.microsoft.com/office/2006/documentManagement/types"/>
    <ds:schemaRef ds:uri="http://purl.org/dc/terms/"/>
    <ds:schemaRef ds:uri="bf99d93c-0c70-4937-b232-7abd4c05cedd"/>
    <ds:schemaRef ds:uri="http://schemas.microsoft.com/office/2006/metadata/properties"/>
    <ds:schemaRef ds:uri="http://purl.org/dc/dcmitype/"/>
  </ds:schemaRefs>
</ds:datastoreItem>
</file>

<file path=customXml/itemProps4.xml><?xml version="1.0" encoding="utf-8"?>
<ds:datastoreItem xmlns:ds="http://schemas.openxmlformats.org/officeDocument/2006/customXml" ds:itemID="{DAB9F1F6-E0CF-40F6-B594-EAECF5315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1213</TotalTime>
  <Pages>1</Pages>
  <Words>2228</Words>
  <Characters>12701</Characters>
  <Application>Microsoft Office Word</Application>
  <DocSecurity>4</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14900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Bulldog</dc:creator>
  <cp:keywords/>
  <cp:lastModifiedBy>Danielle Martin</cp:lastModifiedBy>
  <cp:revision>466</cp:revision>
  <dcterms:created xsi:type="dcterms:W3CDTF">2020-06-09T00:08:00Z</dcterms:created>
  <dcterms:modified xsi:type="dcterms:W3CDTF">2023-09-15T18:49:00Z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9695800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MediaServiceImageTags">
    <vt:lpwstr/>
  </property>
</Properties>
</file>