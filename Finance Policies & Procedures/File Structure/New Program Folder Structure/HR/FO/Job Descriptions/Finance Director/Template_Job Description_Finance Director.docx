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4178E" w14:textId="77777777" w:rsidR="00EE610A" w:rsidRPr="0020645B" w:rsidRDefault="00EE610A" w:rsidP="00D908CD">
      <w:pPr>
        <w:pStyle w:val="Subtitle"/>
        <w:ind w:left="270"/>
      </w:pPr>
      <w:r w:rsidRPr="0020645B">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EE610A" w:rsidRPr="00C10E62" w14:paraId="17A41791" w14:textId="77777777" w:rsidTr="66537E05">
        <w:trPr>
          <w:trHeight w:val="288"/>
          <w:jc w:val="center"/>
        </w:trPr>
        <w:tc>
          <w:tcPr>
            <w:tcW w:w="4788" w:type="dxa"/>
            <w:shd w:val="clear" w:color="auto" w:fill="auto"/>
            <w:vAlign w:val="center"/>
          </w:tcPr>
          <w:p w14:paraId="17A4178F" w14:textId="66515CA1" w:rsidR="00EE610A" w:rsidRPr="00EE610A" w:rsidRDefault="10444B22" w:rsidP="00EE610A">
            <w:r w:rsidRPr="10444B22">
              <w:rPr>
                <w:b/>
                <w:bCs/>
              </w:rPr>
              <w:t>Title</w:t>
            </w:r>
            <w:r>
              <w:t xml:space="preserve">: </w:t>
            </w:r>
            <w:r w:rsidR="00F41C47">
              <w:t>Finance</w:t>
            </w:r>
            <w:r w:rsidR="007F05AF">
              <w:t xml:space="preserve"> Director</w:t>
            </w:r>
          </w:p>
        </w:tc>
        <w:tc>
          <w:tcPr>
            <w:tcW w:w="4788" w:type="dxa"/>
            <w:shd w:val="clear" w:color="auto" w:fill="auto"/>
            <w:vAlign w:val="center"/>
          </w:tcPr>
          <w:p w14:paraId="17A41790" w14:textId="406A0FEC" w:rsidR="00EE610A" w:rsidRPr="00EE610A" w:rsidRDefault="10444B22" w:rsidP="00EE610A">
            <w:r w:rsidRPr="10444B22">
              <w:rPr>
                <w:b/>
                <w:bCs/>
              </w:rPr>
              <w:t>Employee Status</w:t>
            </w:r>
            <w:r>
              <w:t>: Full-time</w:t>
            </w:r>
          </w:p>
        </w:tc>
      </w:tr>
      <w:tr w:rsidR="00EE610A" w:rsidRPr="00C06203" w14:paraId="17A41794" w14:textId="77777777" w:rsidTr="66537E05">
        <w:trPr>
          <w:trHeight w:val="288"/>
          <w:jc w:val="center"/>
        </w:trPr>
        <w:tc>
          <w:tcPr>
            <w:tcW w:w="4788" w:type="dxa"/>
            <w:shd w:val="clear" w:color="auto" w:fill="auto"/>
            <w:vAlign w:val="center"/>
          </w:tcPr>
          <w:p w14:paraId="17A41792" w14:textId="19496D7D" w:rsidR="00EE610A" w:rsidRPr="00EE610A" w:rsidRDefault="10444B22" w:rsidP="00EE610A">
            <w:r w:rsidRPr="10444B22">
              <w:rPr>
                <w:b/>
                <w:bCs/>
              </w:rPr>
              <w:t>Department</w:t>
            </w:r>
            <w:r>
              <w:t xml:space="preserve">: </w:t>
            </w:r>
            <w:r w:rsidR="007F05AF">
              <w:t xml:space="preserve">Food for Progress </w:t>
            </w:r>
            <w:r w:rsidR="00201410">
              <w:t>Tunisia</w:t>
            </w:r>
          </w:p>
        </w:tc>
        <w:tc>
          <w:tcPr>
            <w:tcW w:w="4788" w:type="dxa"/>
            <w:shd w:val="clear" w:color="auto" w:fill="auto"/>
            <w:vAlign w:val="center"/>
          </w:tcPr>
          <w:p w14:paraId="17A41793" w14:textId="0B0546C5" w:rsidR="00EE610A" w:rsidRPr="007F05AF" w:rsidRDefault="00EE610A" w:rsidP="00EE610A">
            <w:pPr>
              <w:rPr>
                <w:lang w:val="fr-FR"/>
              </w:rPr>
            </w:pPr>
            <w:r w:rsidRPr="007F05AF">
              <w:rPr>
                <w:b/>
                <w:lang w:val="fr-FR"/>
              </w:rPr>
              <w:t xml:space="preserve">FLSA </w:t>
            </w:r>
            <w:proofErr w:type="spellStart"/>
            <w:r w:rsidRPr="007F05AF">
              <w:rPr>
                <w:b/>
                <w:lang w:val="fr-FR"/>
              </w:rPr>
              <w:t>Status</w:t>
            </w:r>
            <w:proofErr w:type="spellEnd"/>
            <w:r w:rsidRPr="007F05AF">
              <w:rPr>
                <w:lang w:val="fr-FR"/>
              </w:rPr>
              <w:t xml:space="preserve">: </w:t>
            </w:r>
            <w:r w:rsidR="00777BC9" w:rsidRPr="007F05AF">
              <w:rPr>
                <w:lang w:val="fr-FR"/>
              </w:rPr>
              <w:t>Exempt/</w:t>
            </w:r>
            <w:r w:rsidRPr="007F05AF">
              <w:rPr>
                <w:lang w:val="fr-FR"/>
              </w:rPr>
              <w:t>Non-Exempt</w:t>
            </w:r>
          </w:p>
        </w:tc>
      </w:tr>
      <w:tr w:rsidR="00EE610A" w:rsidRPr="00C10E62" w14:paraId="17A41797" w14:textId="77777777" w:rsidTr="66537E05">
        <w:trPr>
          <w:trHeight w:val="288"/>
          <w:jc w:val="center"/>
        </w:trPr>
        <w:tc>
          <w:tcPr>
            <w:tcW w:w="4788" w:type="dxa"/>
            <w:tcBorders>
              <w:bottom w:val="single" w:sz="4" w:space="0" w:color="auto"/>
            </w:tcBorders>
            <w:shd w:val="clear" w:color="auto" w:fill="auto"/>
            <w:vAlign w:val="center"/>
          </w:tcPr>
          <w:p w14:paraId="17A41795" w14:textId="57CA15FC" w:rsidR="00EE610A" w:rsidRPr="00EE610A" w:rsidRDefault="10444B22" w:rsidP="00EE610A">
            <w:r w:rsidRPr="10444B22">
              <w:rPr>
                <w:b/>
                <w:bCs/>
              </w:rPr>
              <w:t>Reports To</w:t>
            </w:r>
            <w:r>
              <w:t>:</w:t>
            </w:r>
            <w:r w:rsidR="007F05AF">
              <w:t xml:space="preserve"> Chief of Party</w:t>
            </w:r>
          </w:p>
        </w:tc>
        <w:tc>
          <w:tcPr>
            <w:tcW w:w="4788" w:type="dxa"/>
            <w:tcBorders>
              <w:bottom w:val="single" w:sz="4" w:space="0" w:color="auto"/>
            </w:tcBorders>
            <w:shd w:val="clear" w:color="auto" w:fill="auto"/>
            <w:vAlign w:val="center"/>
          </w:tcPr>
          <w:p w14:paraId="17A41796" w14:textId="04DAF7DB" w:rsidR="00EE610A" w:rsidRPr="00C10E62" w:rsidRDefault="00EE610A" w:rsidP="00EE610A">
            <w:pPr>
              <w:rPr>
                <w:rFonts w:cs="Times New Roman"/>
                <w:sz w:val="20"/>
                <w:szCs w:val="20"/>
              </w:rPr>
            </w:pPr>
            <w:r w:rsidRPr="00EE610A">
              <w:rPr>
                <w:b/>
              </w:rPr>
              <w:t>Prepared Date</w:t>
            </w:r>
            <w:r w:rsidRPr="00EE610A">
              <w:t>:</w:t>
            </w:r>
            <w:r w:rsidRPr="00C10E62">
              <w:rPr>
                <w:rFonts w:cs="Times New Roman"/>
                <w:sz w:val="20"/>
                <w:szCs w:val="20"/>
              </w:rPr>
              <w:t xml:space="preserve"> </w:t>
            </w:r>
            <w:sdt>
              <w:sdtPr>
                <w:id w:val="-1102102621"/>
                <w:placeholder>
                  <w:docPart w:val="DefaultPlaceholder_1082065160"/>
                </w:placeholder>
                <w:date w:fullDate="2025-04-15T00:00:00Z">
                  <w:dateFormat w:val="MMMM d, yyyy"/>
                  <w:lid w:val="en-US"/>
                  <w:storeMappedDataAs w:val="dateTime"/>
                  <w:calendar w:val="gregorian"/>
                </w:date>
              </w:sdtPr>
              <w:sdtContent>
                <w:r w:rsidR="00F41C47">
                  <w:t>April 15, 2025</w:t>
                </w:r>
              </w:sdtContent>
            </w:sdt>
          </w:p>
        </w:tc>
      </w:tr>
      <w:tr w:rsidR="00EE610A" w:rsidRPr="00C10E62" w14:paraId="17A4179A" w14:textId="77777777" w:rsidTr="66537E05">
        <w:trPr>
          <w:trHeight w:val="288"/>
          <w:jc w:val="center"/>
        </w:trPr>
        <w:tc>
          <w:tcPr>
            <w:tcW w:w="4788" w:type="dxa"/>
            <w:tcBorders>
              <w:top w:val="single" w:sz="4" w:space="0" w:color="auto"/>
              <w:bottom w:val="single" w:sz="4" w:space="0" w:color="auto"/>
            </w:tcBorders>
            <w:shd w:val="clear" w:color="auto" w:fill="auto"/>
            <w:vAlign w:val="center"/>
          </w:tcPr>
          <w:p w14:paraId="17A41798" w14:textId="7DAE570B" w:rsidR="00EE610A" w:rsidRPr="00EE610A" w:rsidRDefault="7213F6C3" w:rsidP="00EE610A">
            <w:r w:rsidRPr="66537E05">
              <w:rPr>
                <w:b/>
                <w:bCs/>
              </w:rPr>
              <w:t>Pay Grade</w:t>
            </w:r>
            <w:r>
              <w:t xml:space="preserve">: </w:t>
            </w:r>
            <w:r w:rsidR="3C7DCF0A">
              <w:t>D</w:t>
            </w:r>
          </w:p>
        </w:tc>
        <w:tc>
          <w:tcPr>
            <w:tcW w:w="4788" w:type="dxa"/>
            <w:tcBorders>
              <w:top w:val="single" w:sz="4" w:space="0" w:color="auto"/>
              <w:bottom w:val="single" w:sz="4" w:space="0" w:color="auto"/>
            </w:tcBorders>
            <w:shd w:val="clear" w:color="auto" w:fill="auto"/>
            <w:vAlign w:val="center"/>
          </w:tcPr>
          <w:p w14:paraId="17A41799" w14:textId="31E76C88" w:rsidR="00EE610A" w:rsidRPr="00EE610A" w:rsidRDefault="00EE610A" w:rsidP="00EE610A">
            <w:r w:rsidRPr="00EE610A">
              <w:rPr>
                <w:b/>
              </w:rPr>
              <w:t>Prepared By</w:t>
            </w:r>
            <w:r w:rsidRPr="00EE610A">
              <w:t xml:space="preserve">: </w:t>
            </w:r>
            <w:r w:rsidR="0075162A">
              <w:t>Javiera Salinas</w:t>
            </w:r>
          </w:p>
        </w:tc>
      </w:tr>
      <w:tr w:rsidR="00EE610A" w:rsidRPr="00C10E62" w14:paraId="17A4179C" w14:textId="77777777" w:rsidTr="66537E05">
        <w:tblPrEx>
          <w:tblBorders>
            <w:insideH w:val="none" w:sz="0" w:space="0" w:color="auto"/>
          </w:tblBorders>
        </w:tblPrEx>
        <w:trPr>
          <w:trHeight w:val="368"/>
          <w:jc w:val="center"/>
        </w:trPr>
        <w:tc>
          <w:tcPr>
            <w:tcW w:w="9576" w:type="dxa"/>
            <w:gridSpan w:val="2"/>
            <w:tcBorders>
              <w:bottom w:val="single" w:sz="4" w:space="0" w:color="auto"/>
            </w:tcBorders>
          </w:tcPr>
          <w:p w14:paraId="042CA8FB" w14:textId="56556AD6" w:rsidR="00D44357" w:rsidRPr="00D44357" w:rsidRDefault="00D44357" w:rsidP="00D44357">
            <w:r w:rsidRPr="00D44357">
              <w:t>Partners of the Americas (POA), a private voluntary organization engaged in development in the Western Hemisphere</w:t>
            </w:r>
            <w:r w:rsidR="00B3449B">
              <w:t xml:space="preserve">. </w:t>
            </w:r>
            <w:r w:rsidRPr="00D44357">
              <w:t>Partners’ network of Chapters across the Americas, Middle East and Africa forms the core of our work. We also welcome individuals, organizations, and higher education institutions as members. Inspired by President Kennedy and founded in 1964 under the Alliance for Progress, Partners of the Americas is a 501(c)3 nonprofit, nonpartisan organization with international offices in Washington, D.C.</w:t>
            </w:r>
          </w:p>
          <w:p w14:paraId="4A8D1621" w14:textId="1C00AE0E" w:rsidR="00D44357" w:rsidRPr="00D44357" w:rsidRDefault="00D44357" w:rsidP="00D44357">
            <w:pPr>
              <w:pStyle w:val="Heading2"/>
            </w:pPr>
            <w:r w:rsidRPr="00D44357">
              <w:rPr>
                <w:rFonts w:eastAsiaTheme="minorHAnsi" w:cstheme="minorBidi"/>
                <w:b w:val="0"/>
                <w:bCs w:val="0"/>
                <w:color w:val="auto"/>
                <w:sz w:val="21"/>
                <w:szCs w:val="22"/>
              </w:rPr>
              <w:t>The USDA Food for Progress Tunisia project, implemented by Partners of the Americas (POA) under USDA funding’s objective is to revitalize Tunisia's vital oasis ecosystems in the southern regions. This initiative seeks to enhance the sustainability of date production and improve oasis resilience by catalyzing a return to the traditional three-floor agroforestry system.</w:t>
            </w:r>
          </w:p>
          <w:p w14:paraId="17A4179B" w14:textId="501B8368" w:rsidR="00EE610A" w:rsidRPr="00D44357" w:rsidRDefault="00EE610A" w:rsidP="00EE610A">
            <w:pPr>
              <w:pStyle w:val="Heading2"/>
            </w:pPr>
            <w:r w:rsidRPr="00D44357">
              <w:t>Job Objective / Summary of Responsibilities</w:t>
            </w:r>
          </w:p>
        </w:tc>
      </w:tr>
      <w:tr w:rsidR="00EE610A" w:rsidRPr="00B63B95" w14:paraId="17A4179E" w14:textId="77777777" w:rsidTr="00E45CB7">
        <w:tblPrEx>
          <w:tblBorders>
            <w:insideH w:val="none" w:sz="0" w:space="0" w:color="auto"/>
          </w:tblBorders>
        </w:tblPrEx>
        <w:trPr>
          <w:trHeight w:val="287"/>
          <w:jc w:val="center"/>
        </w:trPr>
        <w:tc>
          <w:tcPr>
            <w:tcW w:w="9576" w:type="dxa"/>
            <w:gridSpan w:val="2"/>
            <w:tcBorders>
              <w:top w:val="single" w:sz="4" w:space="0" w:color="auto"/>
              <w:left w:val="single" w:sz="4" w:space="0" w:color="auto"/>
              <w:bottom w:val="single" w:sz="4" w:space="0" w:color="auto"/>
              <w:right w:val="single" w:sz="4" w:space="0" w:color="auto"/>
            </w:tcBorders>
          </w:tcPr>
          <w:p w14:paraId="367EDB5D" w14:textId="011BC79D" w:rsidR="00B3449B" w:rsidRDefault="00C63DF4" w:rsidP="00D269A4">
            <w:pPr>
              <w:pStyle w:val="paragraph"/>
              <w:spacing w:before="0" w:beforeAutospacing="0" w:after="0" w:afterAutospacing="0"/>
              <w:jc w:val="both"/>
              <w:textAlignment w:val="baseline"/>
              <w:rPr>
                <w:rStyle w:val="normaltextrun"/>
                <w:rFonts w:asciiTheme="minorHAnsi" w:hAnsiTheme="minorHAnsi" w:cstheme="minorHAnsi"/>
                <w:color w:val="000000"/>
                <w:sz w:val="22"/>
                <w:szCs w:val="22"/>
                <w:lang w:val="en-US"/>
              </w:rPr>
            </w:pPr>
            <w:r w:rsidRPr="00C63DF4">
              <w:rPr>
                <w:rStyle w:val="normaltextrun"/>
                <w:rFonts w:asciiTheme="minorHAnsi" w:hAnsiTheme="minorHAnsi" w:cstheme="minorHAnsi"/>
                <w:color w:val="000000"/>
                <w:sz w:val="22"/>
                <w:szCs w:val="22"/>
                <w:lang w:val="en-US"/>
              </w:rPr>
              <w:t xml:space="preserve">The Director of Finance will be responsible for the financial and operational management of </w:t>
            </w:r>
            <w:r w:rsidR="00D322A9">
              <w:rPr>
                <w:rStyle w:val="normaltextrun"/>
                <w:rFonts w:asciiTheme="minorHAnsi" w:hAnsiTheme="minorHAnsi" w:cstheme="minorHAnsi"/>
                <w:color w:val="000000"/>
                <w:sz w:val="22"/>
                <w:szCs w:val="22"/>
                <w:lang w:val="en-US"/>
              </w:rPr>
              <w:t>USDA Food for Progress Tunisia</w:t>
            </w:r>
            <w:r w:rsidRPr="00C63DF4">
              <w:rPr>
                <w:rStyle w:val="normaltextrun"/>
                <w:rFonts w:asciiTheme="minorHAnsi" w:hAnsiTheme="minorHAnsi" w:cstheme="minorHAnsi"/>
                <w:color w:val="000000"/>
                <w:sz w:val="22"/>
                <w:szCs w:val="22"/>
                <w:lang w:val="en-US"/>
              </w:rPr>
              <w:t xml:space="preserve">, ensuring compliance with regulations and policies, transparency, and effective use of resources. The Director will be responsible for reviewing and analyzing financial reports </w:t>
            </w:r>
            <w:r w:rsidR="00D322A9">
              <w:rPr>
                <w:rStyle w:val="normaltextrun"/>
                <w:rFonts w:asciiTheme="minorHAnsi" w:hAnsiTheme="minorHAnsi" w:cstheme="minorHAnsi"/>
                <w:color w:val="000000"/>
                <w:sz w:val="22"/>
                <w:szCs w:val="22"/>
                <w:lang w:val="en-US"/>
              </w:rPr>
              <w:t>for the project</w:t>
            </w:r>
            <w:r w:rsidRPr="00C63DF4">
              <w:rPr>
                <w:rStyle w:val="normaltextrun"/>
                <w:rFonts w:asciiTheme="minorHAnsi" w:hAnsiTheme="minorHAnsi" w:cstheme="minorHAnsi"/>
                <w:color w:val="000000"/>
                <w:sz w:val="22"/>
                <w:szCs w:val="22"/>
                <w:lang w:val="en-US"/>
              </w:rPr>
              <w:t xml:space="preserve">, ensuring they are accurate and timely. The Director will also periodically oversee procurement, disbursement, and reporting processes, ensuring compliance with United States Government (USG) regulations. The Director will conduct audits of office operations and random checks of implementing partners as part of </w:t>
            </w:r>
            <w:r w:rsidR="000F3844">
              <w:rPr>
                <w:rStyle w:val="normaltextrun"/>
                <w:rFonts w:asciiTheme="minorHAnsi" w:hAnsiTheme="minorHAnsi" w:cstheme="minorHAnsi"/>
                <w:color w:val="000000"/>
                <w:sz w:val="22"/>
                <w:szCs w:val="22"/>
                <w:lang w:val="en-US"/>
              </w:rPr>
              <w:t>Partners</w:t>
            </w:r>
            <w:r w:rsidRPr="00C63DF4">
              <w:rPr>
                <w:rStyle w:val="normaltextrun"/>
                <w:rFonts w:asciiTheme="minorHAnsi" w:hAnsiTheme="minorHAnsi" w:cstheme="minorHAnsi"/>
                <w:color w:val="000000"/>
                <w:sz w:val="22"/>
                <w:szCs w:val="22"/>
                <w:lang w:val="en-US"/>
              </w:rPr>
              <w:t>' fraud prevention and internal controls system.</w:t>
            </w:r>
          </w:p>
          <w:p w14:paraId="04C01A32" w14:textId="77777777" w:rsidR="00C63DF4" w:rsidRPr="00B63B95" w:rsidRDefault="00C63DF4" w:rsidP="00D269A4">
            <w:pPr>
              <w:pStyle w:val="paragraph"/>
              <w:spacing w:before="0" w:beforeAutospacing="0" w:after="0" w:afterAutospacing="0"/>
              <w:jc w:val="both"/>
              <w:textAlignment w:val="baseline"/>
              <w:rPr>
                <w:rFonts w:asciiTheme="minorHAnsi" w:hAnsiTheme="minorHAnsi" w:cstheme="minorHAnsi"/>
                <w:sz w:val="22"/>
                <w:szCs w:val="22"/>
                <w:lang w:val="en-US"/>
              </w:rPr>
            </w:pPr>
          </w:p>
          <w:p w14:paraId="17A4179D" w14:textId="5124E076" w:rsidR="00EE610A" w:rsidRPr="002D362F" w:rsidRDefault="00D269A4" w:rsidP="002D362F">
            <w:pPr>
              <w:pStyle w:val="paragraph"/>
              <w:spacing w:before="0" w:beforeAutospacing="0" w:after="0" w:afterAutospacing="0"/>
              <w:jc w:val="both"/>
              <w:textAlignment w:val="baseline"/>
              <w:rPr>
                <w:rFonts w:asciiTheme="minorHAnsi" w:hAnsiTheme="minorHAnsi" w:cstheme="minorHAnsi"/>
                <w:sz w:val="22"/>
                <w:szCs w:val="22"/>
                <w:lang w:val="en-US"/>
              </w:rPr>
            </w:pPr>
            <w:r w:rsidRPr="00B63B95">
              <w:rPr>
                <w:rStyle w:val="normaltextrun"/>
                <w:rFonts w:asciiTheme="minorHAnsi" w:hAnsiTheme="minorHAnsi" w:cstheme="minorHAnsi"/>
                <w:color w:val="000000"/>
                <w:sz w:val="22"/>
                <w:szCs w:val="22"/>
                <w:lang w:val="en-US"/>
              </w:rPr>
              <w:t xml:space="preserve">This position reports directly to the Chief of Party. The </w:t>
            </w:r>
            <w:r w:rsidR="000F3844">
              <w:rPr>
                <w:rStyle w:val="normaltextrun"/>
                <w:rFonts w:asciiTheme="minorHAnsi" w:hAnsiTheme="minorHAnsi" w:cstheme="minorHAnsi"/>
                <w:color w:val="000000"/>
                <w:sz w:val="22"/>
                <w:szCs w:val="22"/>
                <w:lang w:val="en-US"/>
              </w:rPr>
              <w:t>Finance</w:t>
            </w:r>
            <w:r w:rsidRPr="00B63B95">
              <w:rPr>
                <w:rStyle w:val="normaltextrun"/>
                <w:rFonts w:asciiTheme="minorHAnsi" w:hAnsiTheme="minorHAnsi" w:cstheme="minorHAnsi"/>
                <w:color w:val="000000"/>
                <w:sz w:val="22"/>
                <w:szCs w:val="22"/>
                <w:lang w:val="en-US"/>
              </w:rPr>
              <w:t xml:space="preserve"> Director will be based in </w:t>
            </w:r>
            <w:r w:rsidR="00F51CCA" w:rsidRPr="00B63B95">
              <w:rPr>
                <w:rStyle w:val="normaltextrun"/>
                <w:rFonts w:asciiTheme="minorHAnsi" w:hAnsiTheme="minorHAnsi" w:cstheme="minorHAnsi"/>
                <w:color w:val="000000"/>
                <w:sz w:val="22"/>
                <w:szCs w:val="22"/>
                <w:lang w:val="en-US"/>
              </w:rPr>
              <w:t>Tunis (Tunisia)</w:t>
            </w:r>
            <w:r w:rsidR="00E45CB7">
              <w:rPr>
                <w:rStyle w:val="normaltextrun"/>
                <w:rFonts w:asciiTheme="minorHAnsi" w:hAnsiTheme="minorHAnsi" w:cstheme="minorHAnsi"/>
                <w:color w:val="000000"/>
                <w:sz w:val="22"/>
                <w:szCs w:val="22"/>
                <w:lang w:val="en-US"/>
              </w:rPr>
              <w:t>.</w:t>
            </w:r>
          </w:p>
        </w:tc>
      </w:tr>
      <w:tr w:rsidR="00EE610A" w:rsidRPr="00B63B95" w14:paraId="17A417A0" w14:textId="77777777" w:rsidTr="66537E05">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9F" w14:textId="77777777" w:rsidR="00EE610A" w:rsidRPr="00B63B95" w:rsidRDefault="00EE610A" w:rsidP="00EE610A">
            <w:pPr>
              <w:pStyle w:val="Heading3"/>
              <w:rPr>
                <w:rFonts w:asciiTheme="minorHAnsi" w:hAnsiTheme="minorHAnsi" w:cstheme="minorHAnsi"/>
                <w:sz w:val="22"/>
              </w:rPr>
            </w:pPr>
            <w:r w:rsidRPr="00B63B95">
              <w:rPr>
                <w:rFonts w:asciiTheme="minorHAnsi" w:hAnsiTheme="minorHAnsi" w:cstheme="minorHAnsi"/>
                <w:sz w:val="22"/>
              </w:rPr>
              <w:t>Essential / Primary Functions</w:t>
            </w:r>
          </w:p>
        </w:tc>
      </w:tr>
      <w:tr w:rsidR="00EE610A" w:rsidRPr="00B63B95" w14:paraId="17A417A2" w14:textId="77777777" w:rsidTr="003A4F6C">
        <w:tblPrEx>
          <w:tblBorders>
            <w:insideH w:val="none" w:sz="0" w:space="0" w:color="auto"/>
          </w:tblBorders>
        </w:tblPrEx>
        <w:trPr>
          <w:trHeight w:val="2627"/>
          <w:jc w:val="center"/>
        </w:trPr>
        <w:tc>
          <w:tcPr>
            <w:tcW w:w="9576" w:type="dxa"/>
            <w:gridSpan w:val="2"/>
            <w:tcBorders>
              <w:top w:val="single" w:sz="4" w:space="0" w:color="auto"/>
              <w:left w:val="single" w:sz="4" w:space="0" w:color="auto"/>
              <w:bottom w:val="single" w:sz="4" w:space="0" w:color="auto"/>
              <w:right w:val="single" w:sz="4" w:space="0" w:color="auto"/>
            </w:tcBorders>
          </w:tcPr>
          <w:p w14:paraId="36E72654" w14:textId="1130B333" w:rsidR="00841E57" w:rsidRPr="00B63B95" w:rsidRDefault="00841E57" w:rsidP="00841E57">
            <w:pPr>
              <w:pStyle w:val="paragraph"/>
              <w:spacing w:before="0" w:beforeAutospacing="0" w:after="0" w:afterAutospacing="0"/>
              <w:textAlignment w:val="baseline"/>
              <w:rPr>
                <w:rFonts w:asciiTheme="minorHAnsi" w:hAnsiTheme="minorHAnsi" w:cstheme="minorHAnsi"/>
                <w:sz w:val="22"/>
                <w:szCs w:val="22"/>
              </w:rPr>
            </w:pPr>
            <w:r w:rsidRPr="00B63B95">
              <w:rPr>
                <w:rStyle w:val="normaltextrun"/>
                <w:rFonts w:asciiTheme="minorHAnsi" w:hAnsiTheme="minorHAnsi" w:cstheme="minorHAnsi"/>
                <w:b/>
                <w:bCs/>
                <w:sz w:val="22"/>
                <w:szCs w:val="22"/>
                <w:lang w:val="en-US"/>
              </w:rPr>
              <w:t>Roles and Responsibilities</w:t>
            </w:r>
            <w:r w:rsidRPr="00B63B95">
              <w:rPr>
                <w:rStyle w:val="eop"/>
                <w:rFonts w:asciiTheme="minorHAnsi" w:hAnsiTheme="minorHAnsi" w:cstheme="minorHAnsi"/>
                <w:sz w:val="22"/>
                <w:szCs w:val="22"/>
              </w:rPr>
              <w:t> </w:t>
            </w:r>
          </w:p>
          <w:p w14:paraId="5CB63ECE" w14:textId="613EFCB0" w:rsidR="00841E57" w:rsidRDefault="002D362F" w:rsidP="008A2417">
            <w:pPr>
              <w:pStyle w:val="ListParagraph"/>
              <w:numPr>
                <w:ilvl w:val="0"/>
                <w:numId w:val="6"/>
              </w:numPr>
              <w:spacing w:after="0"/>
              <w:jc w:val="both"/>
              <w:rPr>
                <w:rFonts w:eastAsia="Poppins"/>
                <w:color w:val="000000" w:themeColor="text1"/>
              </w:rPr>
            </w:pPr>
            <w:r>
              <w:rPr>
                <w:rFonts w:eastAsia="Poppins"/>
                <w:color w:val="000000" w:themeColor="text1"/>
              </w:rPr>
              <w:t>Lead the financial, administrative, and operational functions of the USDA Food for Progress Tunisia project.</w:t>
            </w:r>
          </w:p>
          <w:p w14:paraId="0803FC71" w14:textId="2EDA543E" w:rsidR="0091221E" w:rsidRPr="0091221E" w:rsidRDefault="000410F0" w:rsidP="008A2417">
            <w:pPr>
              <w:pStyle w:val="ListParagraph"/>
              <w:numPr>
                <w:ilvl w:val="0"/>
                <w:numId w:val="6"/>
              </w:numPr>
              <w:spacing w:after="0"/>
              <w:jc w:val="both"/>
              <w:rPr>
                <w:rFonts w:eastAsia="Poppins"/>
                <w:color w:val="000000" w:themeColor="text1"/>
              </w:rPr>
            </w:pPr>
            <w:r>
              <w:rPr>
                <w:rFonts w:eastAsia="Poppins"/>
                <w:color w:val="000000" w:themeColor="text1"/>
              </w:rPr>
              <w:t xml:space="preserve">Supervise the </w:t>
            </w:r>
            <w:r w:rsidR="00A93028">
              <w:rPr>
                <w:rFonts w:eastAsia="Poppins"/>
                <w:color w:val="000000" w:themeColor="text1"/>
              </w:rPr>
              <w:t>administrative and financial personnel for the project, coordinating, monitoring,</w:t>
            </w:r>
            <w:r w:rsidR="0091221E">
              <w:rPr>
                <w:rFonts w:eastAsia="Poppins"/>
                <w:color w:val="000000" w:themeColor="text1"/>
              </w:rPr>
              <w:t xml:space="preserve"> supervising, and developing the team’s capacities.</w:t>
            </w:r>
          </w:p>
          <w:p w14:paraId="67B52B90" w14:textId="77777777" w:rsidR="00FE1F35" w:rsidRDefault="005904CD" w:rsidP="008A2417">
            <w:pPr>
              <w:pStyle w:val="ListParagraph"/>
              <w:numPr>
                <w:ilvl w:val="0"/>
                <w:numId w:val="6"/>
              </w:numPr>
              <w:spacing w:after="0"/>
              <w:jc w:val="both"/>
              <w:rPr>
                <w:rFonts w:eastAsia="Poppins"/>
                <w:color w:val="000000" w:themeColor="text1"/>
              </w:rPr>
            </w:pPr>
            <w:r w:rsidRPr="00BE0CD6">
              <w:rPr>
                <w:rFonts w:eastAsia="Poppins"/>
                <w:color w:val="000000" w:themeColor="text1"/>
              </w:rPr>
              <w:t xml:space="preserve">Lead the development, update, and implementation of the project's </w:t>
            </w:r>
            <w:r w:rsidR="0091221E">
              <w:rPr>
                <w:rFonts w:eastAsia="Poppins"/>
                <w:color w:val="000000" w:themeColor="text1"/>
              </w:rPr>
              <w:t>financial, operational, and administrative processes</w:t>
            </w:r>
            <w:r w:rsidRPr="00BE0CD6">
              <w:rPr>
                <w:rFonts w:eastAsia="Poppins"/>
                <w:color w:val="000000" w:themeColor="text1"/>
              </w:rPr>
              <w:t xml:space="preserve">, </w:t>
            </w:r>
            <w:r w:rsidR="001400BD">
              <w:rPr>
                <w:rFonts w:eastAsia="Poppins"/>
                <w:color w:val="000000" w:themeColor="text1"/>
              </w:rPr>
              <w:t>ensuring the systems established promote efficiency, effectiveness</w:t>
            </w:r>
            <w:r w:rsidR="00FE1F35">
              <w:rPr>
                <w:rFonts w:eastAsia="Poppins"/>
                <w:color w:val="000000" w:themeColor="text1"/>
              </w:rPr>
              <w:t>, standardization, and compliance with rules and regulations.</w:t>
            </w:r>
          </w:p>
          <w:p w14:paraId="7432CC78" w14:textId="4AE41F4B" w:rsidR="005904CD" w:rsidRDefault="00907C9D" w:rsidP="008A2417">
            <w:pPr>
              <w:pStyle w:val="ListParagraph"/>
              <w:numPr>
                <w:ilvl w:val="0"/>
                <w:numId w:val="6"/>
              </w:numPr>
              <w:spacing w:after="0"/>
              <w:jc w:val="both"/>
              <w:rPr>
                <w:rFonts w:eastAsia="Poppins"/>
                <w:color w:val="000000" w:themeColor="text1"/>
              </w:rPr>
            </w:pPr>
            <w:r>
              <w:rPr>
                <w:rFonts w:eastAsia="Poppins"/>
                <w:color w:val="000000" w:themeColor="text1"/>
              </w:rPr>
              <w:t>Ensure compliance with Partners’</w:t>
            </w:r>
            <w:r w:rsidR="00871EC7">
              <w:rPr>
                <w:rFonts w:eastAsia="Poppins"/>
                <w:color w:val="000000" w:themeColor="text1"/>
              </w:rPr>
              <w:t>, Government of Tunisia, and U.S. Government rules and regulations related to finance, procurements, and contracts.</w:t>
            </w:r>
          </w:p>
          <w:p w14:paraId="605662DC" w14:textId="72AA2F7A" w:rsidR="00871EC7" w:rsidRDefault="000964AB" w:rsidP="008A2417">
            <w:pPr>
              <w:pStyle w:val="ListParagraph"/>
              <w:numPr>
                <w:ilvl w:val="0"/>
                <w:numId w:val="6"/>
              </w:numPr>
              <w:spacing w:after="0"/>
              <w:jc w:val="both"/>
              <w:rPr>
                <w:rFonts w:eastAsia="Poppins"/>
                <w:color w:val="000000" w:themeColor="text1"/>
              </w:rPr>
            </w:pPr>
            <w:r>
              <w:rPr>
                <w:rFonts w:eastAsia="Poppins"/>
                <w:color w:val="000000" w:themeColor="text1"/>
              </w:rPr>
              <w:t xml:space="preserve">Communicate </w:t>
            </w:r>
            <w:r w:rsidR="004E49B5">
              <w:rPr>
                <w:rFonts w:eastAsia="Poppins"/>
                <w:color w:val="000000" w:themeColor="text1"/>
              </w:rPr>
              <w:t>in a timely manner any concerns or questions regarding the project’s financial, technical, administrative, or organizational management</w:t>
            </w:r>
            <w:r w:rsidR="00A07E43">
              <w:rPr>
                <w:rFonts w:eastAsia="Poppins"/>
                <w:color w:val="000000" w:themeColor="text1"/>
              </w:rPr>
              <w:t>, within Partners or its partners.</w:t>
            </w:r>
          </w:p>
          <w:p w14:paraId="57A84A8B" w14:textId="51C88B1F" w:rsidR="00A07E43" w:rsidRDefault="00A07E43" w:rsidP="008A2417">
            <w:pPr>
              <w:pStyle w:val="ListParagraph"/>
              <w:numPr>
                <w:ilvl w:val="0"/>
                <w:numId w:val="6"/>
              </w:numPr>
              <w:spacing w:after="0"/>
              <w:jc w:val="both"/>
              <w:rPr>
                <w:rFonts w:eastAsia="Poppins"/>
                <w:color w:val="000000" w:themeColor="text1"/>
              </w:rPr>
            </w:pPr>
            <w:r>
              <w:rPr>
                <w:rFonts w:eastAsia="Poppins"/>
                <w:color w:val="000000" w:themeColor="text1"/>
              </w:rPr>
              <w:t xml:space="preserve">Develop </w:t>
            </w:r>
            <w:r w:rsidR="009B1655">
              <w:rPr>
                <w:rFonts w:eastAsia="Poppins"/>
                <w:color w:val="000000" w:themeColor="text1"/>
              </w:rPr>
              <w:t xml:space="preserve">accurate </w:t>
            </w:r>
            <w:r>
              <w:rPr>
                <w:rFonts w:eastAsia="Poppins"/>
                <w:color w:val="000000" w:themeColor="text1"/>
              </w:rPr>
              <w:t xml:space="preserve">annual budget projections </w:t>
            </w:r>
            <w:r w:rsidR="009B1655">
              <w:rPr>
                <w:rFonts w:eastAsia="Poppins"/>
                <w:color w:val="000000" w:themeColor="text1"/>
              </w:rPr>
              <w:t>to support the planning of activities and resources.</w:t>
            </w:r>
          </w:p>
          <w:p w14:paraId="0581E44A" w14:textId="0392C662" w:rsidR="009B1655" w:rsidRDefault="00900B12" w:rsidP="008A2417">
            <w:pPr>
              <w:pStyle w:val="ListParagraph"/>
              <w:numPr>
                <w:ilvl w:val="0"/>
                <w:numId w:val="6"/>
              </w:numPr>
              <w:spacing w:after="0"/>
              <w:jc w:val="both"/>
              <w:rPr>
                <w:rFonts w:eastAsia="Poppins"/>
                <w:color w:val="000000" w:themeColor="text1"/>
              </w:rPr>
            </w:pPr>
            <w:r>
              <w:rPr>
                <w:rFonts w:eastAsia="Poppins"/>
                <w:color w:val="000000" w:themeColor="text1"/>
              </w:rPr>
              <w:t xml:space="preserve">Support capacity-building efforts of project partners and subrecipients </w:t>
            </w:r>
            <w:r w:rsidR="00DB6887">
              <w:rPr>
                <w:rFonts w:eastAsia="Poppins"/>
                <w:color w:val="000000" w:themeColor="text1"/>
              </w:rPr>
              <w:t>around administration and finance.</w:t>
            </w:r>
          </w:p>
          <w:p w14:paraId="6B22C6C9" w14:textId="662F559B" w:rsidR="00DB6887" w:rsidRDefault="002D5DFD" w:rsidP="008A2417">
            <w:pPr>
              <w:pStyle w:val="ListParagraph"/>
              <w:numPr>
                <w:ilvl w:val="0"/>
                <w:numId w:val="6"/>
              </w:numPr>
              <w:spacing w:after="0"/>
              <w:jc w:val="both"/>
              <w:rPr>
                <w:rFonts w:eastAsia="Poppins"/>
                <w:color w:val="000000" w:themeColor="text1"/>
              </w:rPr>
            </w:pPr>
            <w:r>
              <w:rPr>
                <w:rFonts w:eastAsia="Poppins"/>
                <w:color w:val="000000" w:themeColor="text1"/>
              </w:rPr>
              <w:t xml:space="preserve">Review the project’s budget, spending reports, and procurement plans </w:t>
            </w:r>
            <w:r w:rsidR="00326F54">
              <w:rPr>
                <w:rFonts w:eastAsia="Poppins"/>
                <w:color w:val="000000" w:themeColor="text1"/>
              </w:rPr>
              <w:t xml:space="preserve">regularly </w:t>
            </w:r>
            <w:r>
              <w:rPr>
                <w:rFonts w:eastAsia="Poppins"/>
                <w:color w:val="000000" w:themeColor="text1"/>
              </w:rPr>
              <w:t xml:space="preserve">to ensure </w:t>
            </w:r>
            <w:r w:rsidR="003562C0">
              <w:rPr>
                <w:rFonts w:eastAsia="Poppins"/>
                <w:color w:val="000000" w:themeColor="text1"/>
              </w:rPr>
              <w:t xml:space="preserve">implementation </w:t>
            </w:r>
            <w:r w:rsidR="00CF466F">
              <w:rPr>
                <w:rFonts w:eastAsia="Poppins"/>
                <w:color w:val="000000" w:themeColor="text1"/>
              </w:rPr>
              <w:t>is aligned</w:t>
            </w:r>
            <w:r w:rsidR="00326F54">
              <w:rPr>
                <w:rFonts w:eastAsia="Poppins"/>
                <w:color w:val="000000" w:themeColor="text1"/>
              </w:rPr>
              <w:t xml:space="preserve"> with </w:t>
            </w:r>
            <w:r w:rsidR="003562C0">
              <w:rPr>
                <w:rFonts w:eastAsia="Poppins"/>
                <w:color w:val="000000" w:themeColor="text1"/>
              </w:rPr>
              <w:t>the goals and needs of the project</w:t>
            </w:r>
            <w:r w:rsidR="00CF466F">
              <w:rPr>
                <w:rFonts w:eastAsia="Poppins"/>
                <w:color w:val="000000" w:themeColor="text1"/>
              </w:rPr>
              <w:t xml:space="preserve">, as well as U.S. Government </w:t>
            </w:r>
            <w:r w:rsidR="00432B30">
              <w:rPr>
                <w:rFonts w:eastAsia="Poppins"/>
                <w:color w:val="000000" w:themeColor="text1"/>
              </w:rPr>
              <w:t>rules and regulations.</w:t>
            </w:r>
          </w:p>
          <w:p w14:paraId="6C410B41" w14:textId="187CF0EE" w:rsidR="00432B30" w:rsidRDefault="00432B30" w:rsidP="008A2417">
            <w:pPr>
              <w:pStyle w:val="ListParagraph"/>
              <w:numPr>
                <w:ilvl w:val="0"/>
                <w:numId w:val="6"/>
              </w:numPr>
              <w:spacing w:after="0"/>
              <w:jc w:val="both"/>
              <w:rPr>
                <w:rFonts w:eastAsia="Poppins"/>
                <w:color w:val="000000" w:themeColor="text1"/>
              </w:rPr>
            </w:pPr>
            <w:r>
              <w:rPr>
                <w:rFonts w:eastAsia="Poppins"/>
                <w:color w:val="000000" w:themeColor="text1"/>
              </w:rPr>
              <w:t>Ensure financial reports are submitted in accordance with the timelines established by Partners’ HO Finance Department.</w:t>
            </w:r>
          </w:p>
          <w:p w14:paraId="34B015A2" w14:textId="5A843126" w:rsidR="00432B30" w:rsidRDefault="004275E3" w:rsidP="008A2417">
            <w:pPr>
              <w:pStyle w:val="ListParagraph"/>
              <w:numPr>
                <w:ilvl w:val="0"/>
                <w:numId w:val="6"/>
              </w:numPr>
              <w:spacing w:after="0"/>
              <w:jc w:val="both"/>
              <w:rPr>
                <w:rFonts w:eastAsia="Poppins"/>
                <w:color w:val="000000" w:themeColor="text1"/>
              </w:rPr>
            </w:pPr>
            <w:r>
              <w:rPr>
                <w:rFonts w:eastAsia="Poppins"/>
                <w:color w:val="000000" w:themeColor="text1"/>
              </w:rPr>
              <w:t xml:space="preserve">Support the development and/or update of </w:t>
            </w:r>
            <w:r w:rsidR="00276E9B">
              <w:rPr>
                <w:rFonts w:eastAsia="Poppins"/>
                <w:color w:val="000000" w:themeColor="text1"/>
              </w:rPr>
              <w:t>Tunisia’s Supplemental Operations Manual, providing capacity-building to project staff</w:t>
            </w:r>
            <w:r w:rsidR="004A6ADD">
              <w:rPr>
                <w:rFonts w:eastAsia="Poppins"/>
                <w:color w:val="000000" w:themeColor="text1"/>
              </w:rPr>
              <w:t>.</w:t>
            </w:r>
          </w:p>
          <w:p w14:paraId="6B645923" w14:textId="20D7706A" w:rsidR="004A6ADD" w:rsidRDefault="00A65854" w:rsidP="008A2417">
            <w:pPr>
              <w:pStyle w:val="ListParagraph"/>
              <w:numPr>
                <w:ilvl w:val="0"/>
                <w:numId w:val="6"/>
              </w:numPr>
              <w:spacing w:after="0"/>
              <w:jc w:val="both"/>
              <w:rPr>
                <w:rFonts w:eastAsia="Poppins"/>
                <w:color w:val="000000" w:themeColor="text1"/>
              </w:rPr>
            </w:pPr>
            <w:r w:rsidRPr="00A65854">
              <w:rPr>
                <w:rFonts w:eastAsia="Poppins"/>
                <w:color w:val="000000" w:themeColor="text1"/>
              </w:rPr>
              <w:t xml:space="preserve">Effectively coordinate with the accounting, tax, and legal advisors of the </w:t>
            </w:r>
            <w:r w:rsidR="008117F5">
              <w:rPr>
                <w:rFonts w:eastAsia="Poppins"/>
                <w:color w:val="000000" w:themeColor="text1"/>
              </w:rPr>
              <w:t>Tunisia</w:t>
            </w:r>
            <w:r w:rsidRPr="00A65854">
              <w:rPr>
                <w:rFonts w:eastAsia="Poppins"/>
                <w:color w:val="000000" w:themeColor="text1"/>
              </w:rPr>
              <w:t xml:space="preserve"> branch to fulfill the branch's responsibilities and ensure that the procedures and practices of project comply with all current </w:t>
            </w:r>
            <w:r w:rsidR="008117F5">
              <w:rPr>
                <w:rFonts w:eastAsia="Poppins"/>
                <w:color w:val="000000" w:themeColor="text1"/>
              </w:rPr>
              <w:t>Tunisian</w:t>
            </w:r>
            <w:r w:rsidRPr="00A65854">
              <w:rPr>
                <w:rFonts w:eastAsia="Poppins"/>
                <w:color w:val="000000" w:themeColor="text1"/>
              </w:rPr>
              <w:t xml:space="preserve"> Government regulations.</w:t>
            </w:r>
          </w:p>
          <w:p w14:paraId="1DF91323" w14:textId="64C6FF29" w:rsidR="008117F5" w:rsidRDefault="00A02377" w:rsidP="008A2417">
            <w:pPr>
              <w:pStyle w:val="ListParagraph"/>
              <w:numPr>
                <w:ilvl w:val="0"/>
                <w:numId w:val="6"/>
              </w:numPr>
              <w:spacing w:after="0"/>
              <w:jc w:val="both"/>
              <w:rPr>
                <w:rFonts w:eastAsia="Poppins"/>
                <w:color w:val="000000" w:themeColor="text1"/>
              </w:rPr>
            </w:pPr>
            <w:r>
              <w:rPr>
                <w:rFonts w:eastAsia="Poppins"/>
                <w:color w:val="000000" w:themeColor="text1"/>
              </w:rPr>
              <w:t>R</w:t>
            </w:r>
            <w:r w:rsidRPr="00A02377">
              <w:rPr>
                <w:rFonts w:eastAsia="Poppins"/>
                <w:color w:val="000000" w:themeColor="text1"/>
              </w:rPr>
              <w:t xml:space="preserve">eview monthly </w:t>
            </w:r>
            <w:r w:rsidR="001F7348">
              <w:rPr>
                <w:rFonts w:eastAsia="Poppins"/>
                <w:color w:val="000000" w:themeColor="text1"/>
              </w:rPr>
              <w:t xml:space="preserve">project </w:t>
            </w:r>
            <w:r w:rsidRPr="00A02377">
              <w:rPr>
                <w:rFonts w:eastAsia="Poppins"/>
                <w:color w:val="000000" w:themeColor="text1"/>
              </w:rPr>
              <w:t>payroll</w:t>
            </w:r>
            <w:r w:rsidR="001F7348">
              <w:rPr>
                <w:rFonts w:eastAsia="Poppins"/>
                <w:color w:val="000000" w:themeColor="text1"/>
              </w:rPr>
              <w:t xml:space="preserve"> registries to ensure</w:t>
            </w:r>
            <w:r w:rsidRPr="00A02377">
              <w:rPr>
                <w:rFonts w:eastAsia="Poppins"/>
                <w:color w:val="000000" w:themeColor="text1"/>
              </w:rPr>
              <w:t xml:space="preserve"> adhere</w:t>
            </w:r>
            <w:r w:rsidR="007F641D">
              <w:rPr>
                <w:rFonts w:eastAsia="Poppins"/>
                <w:color w:val="000000" w:themeColor="text1"/>
              </w:rPr>
              <w:t>nce</w:t>
            </w:r>
            <w:r w:rsidRPr="00A02377">
              <w:rPr>
                <w:rFonts w:eastAsia="Poppins"/>
                <w:color w:val="000000" w:themeColor="text1"/>
              </w:rPr>
              <w:t xml:space="preserve"> to local laws, P</w:t>
            </w:r>
            <w:r w:rsidR="007F641D">
              <w:rPr>
                <w:rFonts w:eastAsia="Poppins"/>
                <w:color w:val="000000" w:themeColor="text1"/>
              </w:rPr>
              <w:t>artners’</w:t>
            </w:r>
            <w:r w:rsidRPr="00A02377">
              <w:rPr>
                <w:rFonts w:eastAsia="Poppins"/>
                <w:color w:val="000000" w:themeColor="text1"/>
              </w:rPr>
              <w:t xml:space="preserve"> policies, and donor regulations.</w:t>
            </w:r>
          </w:p>
          <w:p w14:paraId="10C85E01" w14:textId="0A608A63" w:rsidR="007F641D" w:rsidRDefault="001146AF" w:rsidP="008A2417">
            <w:pPr>
              <w:pStyle w:val="ListParagraph"/>
              <w:numPr>
                <w:ilvl w:val="0"/>
                <w:numId w:val="6"/>
              </w:numPr>
              <w:spacing w:after="0"/>
              <w:jc w:val="both"/>
              <w:rPr>
                <w:rFonts w:eastAsia="Poppins"/>
                <w:color w:val="000000" w:themeColor="text1"/>
              </w:rPr>
            </w:pPr>
            <w:r w:rsidRPr="001146AF">
              <w:rPr>
                <w:rFonts w:eastAsia="Poppins"/>
                <w:color w:val="000000" w:themeColor="text1"/>
              </w:rPr>
              <w:t xml:space="preserve">Oversee procurement processes, including </w:t>
            </w:r>
            <w:r w:rsidR="004F722B">
              <w:rPr>
                <w:rFonts w:eastAsia="Poppins"/>
                <w:color w:val="000000" w:themeColor="text1"/>
              </w:rPr>
              <w:t xml:space="preserve">supervising </w:t>
            </w:r>
            <w:r w:rsidRPr="001146AF">
              <w:rPr>
                <w:rFonts w:eastAsia="Poppins"/>
                <w:color w:val="000000" w:themeColor="text1"/>
              </w:rPr>
              <w:t>the drafting and/or review of RFPs and RFQs, determining evaluation criteria, performing bid analysis and evaluations, drafting procurement contracts, and reviewing contract deliverables in accordance with Partners' procurement policy.</w:t>
            </w:r>
          </w:p>
          <w:p w14:paraId="6EAF625D" w14:textId="50108321" w:rsidR="004F722B" w:rsidRDefault="00D54BC2" w:rsidP="008A2417">
            <w:pPr>
              <w:pStyle w:val="ListParagraph"/>
              <w:numPr>
                <w:ilvl w:val="0"/>
                <w:numId w:val="6"/>
              </w:numPr>
              <w:spacing w:after="0"/>
              <w:jc w:val="both"/>
              <w:rPr>
                <w:ins w:id="0" w:author="Gustavo Galdo" w:date="2025-04-22T18:48:00Z" w16du:dateUtc="2025-04-22T22:48:00Z"/>
                <w:rFonts w:eastAsia="Poppins"/>
                <w:color w:val="000000" w:themeColor="text1"/>
              </w:rPr>
            </w:pPr>
            <w:r w:rsidRPr="00D54BC2">
              <w:rPr>
                <w:rFonts w:eastAsia="Poppins"/>
                <w:color w:val="000000" w:themeColor="text1"/>
              </w:rPr>
              <w:t xml:space="preserve">Implement fraud mitigation policies. Conduct </w:t>
            </w:r>
            <w:r w:rsidR="00FC1615">
              <w:rPr>
                <w:rFonts w:eastAsia="Poppins"/>
                <w:color w:val="000000" w:themeColor="text1"/>
              </w:rPr>
              <w:t>confidential</w:t>
            </w:r>
            <w:r w:rsidRPr="00D54BC2">
              <w:rPr>
                <w:rFonts w:eastAsia="Poppins"/>
                <w:color w:val="000000" w:themeColor="text1"/>
              </w:rPr>
              <w:t xml:space="preserve"> investigations as needed.</w:t>
            </w:r>
          </w:p>
          <w:p w14:paraId="73E83D0E" w14:textId="685EF169" w:rsidR="00B87919" w:rsidRPr="00B87919" w:rsidRDefault="00B87919" w:rsidP="00B87919">
            <w:pPr>
              <w:pStyle w:val="ListParagraph"/>
              <w:numPr>
                <w:ilvl w:val="0"/>
                <w:numId w:val="6"/>
              </w:numPr>
              <w:spacing w:after="0"/>
              <w:rPr>
                <w:rFonts w:eastAsia="Poppins"/>
                <w:color w:val="000000" w:themeColor="text1"/>
                <w:rPrChange w:id="1" w:author="Gustavo Galdo" w:date="2025-04-22T18:48:00Z" w16du:dateUtc="2025-04-22T22:48:00Z">
                  <w:rPr/>
                </w:rPrChange>
              </w:rPr>
              <w:pPrChange w:id="2" w:author="Gustavo Galdo" w:date="2025-04-22T18:48:00Z" w16du:dateUtc="2025-04-22T22:48:00Z">
                <w:pPr>
                  <w:pStyle w:val="ListParagraph"/>
                  <w:numPr>
                    <w:numId w:val="6"/>
                  </w:numPr>
                  <w:spacing w:after="0"/>
                  <w:ind w:left="360" w:hanging="360"/>
                  <w:jc w:val="both"/>
                </w:pPr>
              </w:pPrChange>
            </w:pPr>
            <w:ins w:id="3" w:author="Gustavo Galdo" w:date="2025-04-22T18:48:00Z" w16du:dateUtc="2025-04-22T22:48:00Z">
              <w:r w:rsidRPr="00BE0CD6">
                <w:rPr>
                  <w:rFonts w:eastAsia="Poppins"/>
                  <w:color w:val="000000" w:themeColor="text1"/>
                </w:rPr>
                <w:t>Other relevant tasks that are assigned by the Chief of Party. </w:t>
              </w:r>
            </w:ins>
          </w:p>
          <w:p w14:paraId="1D8780B8" w14:textId="77777777" w:rsidR="00841E57" w:rsidRPr="00B63B95" w:rsidRDefault="00841E57" w:rsidP="00841E57">
            <w:pPr>
              <w:pStyle w:val="paragraph"/>
              <w:spacing w:before="0" w:beforeAutospacing="0" w:after="0" w:afterAutospacing="0"/>
              <w:ind w:left="-360" w:firstLine="60"/>
              <w:textAlignment w:val="baseline"/>
              <w:rPr>
                <w:rFonts w:asciiTheme="minorHAnsi" w:hAnsiTheme="minorHAnsi" w:cstheme="minorHAnsi"/>
                <w:sz w:val="22"/>
                <w:szCs w:val="22"/>
                <w:lang w:val="en-US"/>
              </w:rPr>
            </w:pPr>
            <w:r w:rsidRPr="00B63B95">
              <w:rPr>
                <w:rStyle w:val="eop"/>
                <w:rFonts w:asciiTheme="minorHAnsi" w:hAnsiTheme="minorHAnsi" w:cstheme="minorHAnsi"/>
                <w:sz w:val="22"/>
                <w:szCs w:val="22"/>
                <w:lang w:val="en-US"/>
              </w:rPr>
              <w:t> </w:t>
            </w:r>
          </w:p>
          <w:p w14:paraId="7261C9B0" w14:textId="77777777" w:rsidR="00841E57" w:rsidRPr="00B63B95" w:rsidRDefault="00841E57" w:rsidP="00841E57">
            <w:pPr>
              <w:pStyle w:val="paragraph"/>
              <w:spacing w:before="0" w:beforeAutospacing="0" w:after="0" w:afterAutospacing="0"/>
              <w:textAlignment w:val="baseline"/>
              <w:rPr>
                <w:rFonts w:asciiTheme="minorHAnsi" w:hAnsiTheme="minorHAnsi" w:cstheme="minorHAnsi"/>
                <w:sz w:val="22"/>
                <w:szCs w:val="22"/>
              </w:rPr>
            </w:pPr>
            <w:r w:rsidRPr="00B63B95">
              <w:rPr>
                <w:rStyle w:val="normaltextrun"/>
                <w:rFonts w:asciiTheme="minorHAnsi" w:hAnsiTheme="minorHAnsi" w:cstheme="minorHAnsi"/>
                <w:b/>
                <w:bCs/>
                <w:sz w:val="22"/>
                <w:szCs w:val="22"/>
                <w:lang w:val="en-US"/>
              </w:rPr>
              <w:t>Team Management</w:t>
            </w:r>
            <w:r w:rsidRPr="00B63B95">
              <w:rPr>
                <w:rStyle w:val="eop"/>
                <w:rFonts w:asciiTheme="minorHAnsi" w:hAnsiTheme="minorHAnsi" w:cstheme="minorHAnsi"/>
                <w:sz w:val="22"/>
                <w:szCs w:val="22"/>
              </w:rPr>
              <w:t> </w:t>
            </w:r>
          </w:p>
          <w:p w14:paraId="2C8363A5" w14:textId="77777777" w:rsidR="00841E57" w:rsidRPr="00BE0CD6" w:rsidRDefault="00841E57" w:rsidP="00BE0CD6">
            <w:pPr>
              <w:pStyle w:val="ListParagraph"/>
              <w:numPr>
                <w:ilvl w:val="0"/>
                <w:numId w:val="6"/>
              </w:numPr>
              <w:spacing w:after="0"/>
              <w:rPr>
                <w:rFonts w:eastAsia="Poppins"/>
                <w:color w:val="000000" w:themeColor="text1"/>
              </w:rPr>
            </w:pPr>
            <w:r w:rsidRPr="00BE0CD6">
              <w:rPr>
                <w:rFonts w:eastAsia="Poppins"/>
                <w:color w:val="000000" w:themeColor="text1"/>
              </w:rPr>
              <w:t>Develop team capacity, deepen understanding of their roles and responsibilities, and assist in career development.   </w:t>
            </w:r>
          </w:p>
          <w:p w14:paraId="47926A69" w14:textId="77777777" w:rsidR="00841E57" w:rsidRPr="00BE0CD6" w:rsidRDefault="00841E57" w:rsidP="00BE0CD6">
            <w:pPr>
              <w:pStyle w:val="ListParagraph"/>
              <w:numPr>
                <w:ilvl w:val="0"/>
                <w:numId w:val="6"/>
              </w:numPr>
              <w:spacing w:after="0"/>
              <w:rPr>
                <w:rFonts w:eastAsia="Poppins"/>
                <w:color w:val="000000" w:themeColor="text1"/>
              </w:rPr>
            </w:pPr>
            <w:r w:rsidRPr="00BE0CD6">
              <w:rPr>
                <w:rFonts w:eastAsia="Poppins"/>
                <w:color w:val="000000" w:themeColor="text1"/>
              </w:rPr>
              <w:t>Assist team members with information, tools, and resources to improve performance and achieve goals. </w:t>
            </w:r>
          </w:p>
          <w:p w14:paraId="57092432" w14:textId="77777777" w:rsidR="00841E57" w:rsidRPr="00BE0CD6" w:rsidRDefault="00841E57" w:rsidP="00BE0CD6">
            <w:pPr>
              <w:pStyle w:val="ListParagraph"/>
              <w:numPr>
                <w:ilvl w:val="0"/>
                <w:numId w:val="6"/>
              </w:numPr>
              <w:spacing w:after="0"/>
              <w:rPr>
                <w:rFonts w:eastAsia="Poppins"/>
                <w:color w:val="000000" w:themeColor="text1"/>
              </w:rPr>
            </w:pPr>
            <w:r w:rsidRPr="00BE0CD6">
              <w:rPr>
                <w:rFonts w:eastAsia="Poppins"/>
                <w:color w:val="000000" w:themeColor="text1"/>
              </w:rPr>
              <w:t>Promote accountability, communicate expectations, and provide constructive feedback formally and informally with regular one-on-one meetings and performance reviews. </w:t>
            </w:r>
          </w:p>
          <w:p w14:paraId="5262A492" w14:textId="3142F20F" w:rsidR="00841E57" w:rsidRDefault="00841E57" w:rsidP="00BE0CD6">
            <w:pPr>
              <w:pStyle w:val="ListParagraph"/>
              <w:numPr>
                <w:ilvl w:val="0"/>
                <w:numId w:val="6"/>
              </w:numPr>
              <w:spacing w:after="0"/>
              <w:rPr>
                <w:rFonts w:eastAsia="Poppins"/>
                <w:color w:val="000000" w:themeColor="text1"/>
              </w:rPr>
            </w:pPr>
            <w:r w:rsidRPr="00BE0CD6">
              <w:rPr>
                <w:rFonts w:eastAsia="Poppins"/>
                <w:color w:val="000000" w:themeColor="text1"/>
              </w:rPr>
              <w:t>Create and maintain a mutually respectful work environment where team members strive for excellence.  Hire, mentor, and direct team members as needed. </w:t>
            </w:r>
          </w:p>
          <w:p w14:paraId="551C8436" w14:textId="77777777" w:rsidR="003A4F6C" w:rsidRPr="003A4F6C" w:rsidRDefault="003A4F6C" w:rsidP="003A4F6C">
            <w:pPr>
              <w:pStyle w:val="ListParagraph"/>
              <w:spacing w:after="0"/>
              <w:ind w:left="360" w:firstLine="0"/>
              <w:rPr>
                <w:rFonts w:eastAsia="Poppins"/>
                <w:color w:val="000000" w:themeColor="text1"/>
              </w:rPr>
            </w:pPr>
          </w:p>
          <w:p w14:paraId="2D506894" w14:textId="77777777" w:rsidR="00841E57" w:rsidRPr="00B63B95" w:rsidRDefault="00841E57" w:rsidP="00841E57">
            <w:pPr>
              <w:pStyle w:val="paragraph"/>
              <w:spacing w:before="0" w:beforeAutospacing="0" w:after="0" w:afterAutospacing="0"/>
              <w:textAlignment w:val="baseline"/>
              <w:rPr>
                <w:rFonts w:asciiTheme="minorHAnsi" w:hAnsiTheme="minorHAnsi" w:cstheme="minorHAnsi"/>
                <w:sz w:val="22"/>
                <w:szCs w:val="22"/>
                <w:lang w:val="en-US"/>
              </w:rPr>
            </w:pPr>
            <w:r w:rsidRPr="00B63B95">
              <w:rPr>
                <w:rStyle w:val="normaltextrun"/>
                <w:rFonts w:asciiTheme="minorHAnsi" w:hAnsiTheme="minorHAnsi" w:cstheme="minorHAnsi"/>
                <w:b/>
                <w:bCs/>
                <w:sz w:val="22"/>
                <w:szCs w:val="22"/>
                <w:lang w:val="en-US"/>
              </w:rPr>
              <w:t>Responsibilities of All Partners’ Team Members</w:t>
            </w:r>
            <w:r w:rsidRPr="00B63B95">
              <w:rPr>
                <w:rStyle w:val="eop"/>
                <w:rFonts w:asciiTheme="minorHAnsi" w:hAnsiTheme="minorHAnsi" w:cstheme="minorHAnsi"/>
                <w:sz w:val="22"/>
                <w:szCs w:val="22"/>
                <w:lang w:val="en-US"/>
              </w:rPr>
              <w:t> </w:t>
            </w:r>
          </w:p>
          <w:p w14:paraId="17A417A1" w14:textId="3C1BB224" w:rsidR="00EE610A" w:rsidRPr="003A4F6C" w:rsidRDefault="00841E57" w:rsidP="003A4F6C">
            <w:pPr>
              <w:pStyle w:val="ListParagraph"/>
              <w:numPr>
                <w:ilvl w:val="0"/>
                <w:numId w:val="6"/>
              </w:numPr>
              <w:spacing w:after="0"/>
              <w:rPr>
                <w:rFonts w:eastAsia="Poppins"/>
                <w:color w:val="000000" w:themeColor="text1"/>
              </w:rPr>
            </w:pPr>
            <w:r w:rsidRPr="003A4F6C">
              <w:rPr>
                <w:rFonts w:eastAsia="Poppins"/>
                <w:color w:val="000000" w:themeColor="text1"/>
              </w:rPr>
              <w:t>Have a clear and deep understanding of POA and donor policies and standards to comply with programmatic, financial, administrative, procurement, logistics, human resources, and security processes.  </w:t>
            </w:r>
          </w:p>
        </w:tc>
      </w:tr>
      <w:tr w:rsidR="00EE610A" w:rsidRPr="00B63B95" w14:paraId="17A417A4" w14:textId="77777777" w:rsidTr="66537E05">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A3" w14:textId="3DEE202F" w:rsidR="00EE610A" w:rsidRPr="00B63B95" w:rsidRDefault="00EE610A" w:rsidP="00EE610A">
            <w:pPr>
              <w:pStyle w:val="Heading3"/>
              <w:rPr>
                <w:rFonts w:asciiTheme="minorHAnsi" w:hAnsiTheme="minorHAnsi" w:cstheme="minorHAnsi"/>
                <w:sz w:val="22"/>
              </w:rPr>
            </w:pPr>
          </w:p>
        </w:tc>
      </w:tr>
      <w:tr w:rsidR="00EE610A" w:rsidRPr="00B63B95" w14:paraId="17A417A8" w14:textId="77777777" w:rsidTr="66537E05">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A7" w14:textId="77777777" w:rsidR="00EE610A" w:rsidRPr="00B63B95" w:rsidRDefault="00EE610A" w:rsidP="00EE610A">
            <w:pPr>
              <w:pStyle w:val="Heading3"/>
              <w:rPr>
                <w:rFonts w:asciiTheme="minorHAnsi" w:hAnsiTheme="minorHAnsi" w:cstheme="minorHAnsi"/>
                <w:sz w:val="22"/>
              </w:rPr>
            </w:pPr>
            <w:r w:rsidRPr="00B63B95">
              <w:rPr>
                <w:rFonts w:asciiTheme="minorHAnsi" w:hAnsiTheme="minorHAnsi" w:cstheme="minorHAnsi"/>
                <w:sz w:val="22"/>
              </w:rPr>
              <w:t>Distribution of Time</w:t>
            </w:r>
          </w:p>
        </w:tc>
      </w:tr>
      <w:tr w:rsidR="00EE610A" w:rsidRPr="00B63B95" w14:paraId="17A417AA" w14:textId="77777777" w:rsidTr="00D46057">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A9" w14:textId="334CD80E" w:rsidR="00EE585C" w:rsidRPr="00B63B95" w:rsidRDefault="00AE6D7A" w:rsidP="00D46057">
            <w:pPr>
              <w:jc w:val="both"/>
              <w:rPr>
                <w:rFonts w:cstheme="minorHAnsi"/>
                <w:sz w:val="22"/>
              </w:rPr>
            </w:pPr>
            <w:r w:rsidRPr="00AE6D7A">
              <w:rPr>
                <w:rFonts w:cstheme="minorHAnsi"/>
                <w:sz w:val="22"/>
              </w:rPr>
              <w:t xml:space="preserve">Travel Requirement Percentage: </w:t>
            </w:r>
            <w:r>
              <w:rPr>
                <w:rFonts w:cstheme="minorHAnsi"/>
                <w:sz w:val="22"/>
              </w:rPr>
              <w:t>40</w:t>
            </w:r>
            <w:r w:rsidRPr="00AE6D7A">
              <w:rPr>
                <w:rFonts w:cstheme="minorHAnsi"/>
                <w:sz w:val="22"/>
              </w:rPr>
              <w:t>% of the time at least dedicated to local travel in the</w:t>
            </w:r>
            <w:r w:rsidR="00F13C84">
              <w:rPr>
                <w:rFonts w:cstheme="minorHAnsi"/>
                <w:sz w:val="22"/>
              </w:rPr>
              <w:t xml:space="preserve"> project’s</w:t>
            </w:r>
            <w:r w:rsidRPr="00AE6D7A">
              <w:rPr>
                <w:rFonts w:cstheme="minorHAnsi"/>
                <w:sz w:val="22"/>
              </w:rPr>
              <w:t xml:space="preserve"> 4</w:t>
            </w:r>
            <w:r w:rsidR="00D46057">
              <w:rPr>
                <w:rFonts w:cstheme="minorHAnsi"/>
                <w:sz w:val="22"/>
              </w:rPr>
              <w:t xml:space="preserve"> target</w:t>
            </w:r>
            <w:r w:rsidRPr="00AE6D7A">
              <w:rPr>
                <w:rFonts w:cstheme="minorHAnsi"/>
                <w:sz w:val="22"/>
              </w:rPr>
              <w:t xml:space="preserve"> governora</w:t>
            </w:r>
            <w:r w:rsidR="00F13C84">
              <w:rPr>
                <w:rFonts w:cstheme="minorHAnsi"/>
                <w:sz w:val="22"/>
              </w:rPr>
              <w:t>tes.</w:t>
            </w:r>
          </w:p>
        </w:tc>
      </w:tr>
      <w:tr w:rsidR="00EE610A" w:rsidRPr="00B63B95" w14:paraId="17A417AC" w14:textId="77777777" w:rsidTr="66537E05">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AB" w14:textId="77777777" w:rsidR="00EE610A" w:rsidRPr="00B63B95" w:rsidRDefault="00EE610A" w:rsidP="00EE610A">
            <w:pPr>
              <w:pStyle w:val="Heading2"/>
              <w:rPr>
                <w:rFonts w:cstheme="minorHAnsi"/>
                <w:sz w:val="22"/>
                <w:szCs w:val="22"/>
              </w:rPr>
            </w:pPr>
            <w:r w:rsidRPr="00B63B95">
              <w:rPr>
                <w:rFonts w:cstheme="minorHAnsi"/>
                <w:sz w:val="22"/>
                <w:szCs w:val="22"/>
              </w:rPr>
              <w:t>Job Specifications</w:t>
            </w:r>
          </w:p>
        </w:tc>
      </w:tr>
      <w:tr w:rsidR="00EE610A" w:rsidRPr="00B63B95" w14:paraId="17A417AE" w14:textId="77777777" w:rsidTr="66537E05">
        <w:tblPrEx>
          <w:tblBorders>
            <w:insideH w:val="none" w:sz="0" w:space="0" w:color="auto"/>
          </w:tblBorders>
        </w:tblPrEx>
        <w:trPr>
          <w:trHeight w:val="374"/>
          <w:jc w:val="center"/>
        </w:trPr>
        <w:tc>
          <w:tcPr>
            <w:tcW w:w="9576" w:type="dxa"/>
            <w:gridSpan w:val="2"/>
            <w:tcBorders>
              <w:top w:val="single" w:sz="4" w:space="0" w:color="auto"/>
              <w:left w:val="single" w:sz="4" w:space="0" w:color="auto"/>
              <w:right w:val="single" w:sz="4" w:space="0" w:color="auto"/>
            </w:tcBorders>
          </w:tcPr>
          <w:p w14:paraId="406BDD94" w14:textId="61176B5C" w:rsidR="002E17E8" w:rsidRPr="009F5831" w:rsidRDefault="002E17E8" w:rsidP="003A4F6C">
            <w:pPr>
              <w:pStyle w:val="ListParagraph"/>
              <w:numPr>
                <w:ilvl w:val="0"/>
                <w:numId w:val="6"/>
              </w:numPr>
              <w:spacing w:after="0"/>
              <w:rPr>
                <w:rFonts w:eastAsia="Poppins"/>
                <w:color w:val="000000" w:themeColor="text1"/>
              </w:rPr>
            </w:pPr>
            <w:r w:rsidRPr="009F5831">
              <w:rPr>
                <w:rFonts w:eastAsia="Poppins"/>
                <w:color w:val="000000" w:themeColor="text1"/>
              </w:rPr>
              <w:t xml:space="preserve">Minimum of eight (8) years of professional experience in management and leadership positions, or equivalent, executing </w:t>
            </w:r>
            <w:r w:rsidR="001F6DAD" w:rsidRPr="009F5831">
              <w:rPr>
                <w:rFonts w:eastAsia="Poppins"/>
                <w:color w:val="000000" w:themeColor="text1"/>
              </w:rPr>
              <w:t>financial</w:t>
            </w:r>
            <w:r w:rsidR="0033379E" w:rsidRPr="009F5831">
              <w:rPr>
                <w:rFonts w:eastAsia="Poppins"/>
                <w:color w:val="000000" w:themeColor="text1"/>
              </w:rPr>
              <w:t>, administrative, and operational</w:t>
            </w:r>
            <w:r w:rsidRPr="009F5831">
              <w:rPr>
                <w:rFonts w:eastAsia="Poppins"/>
                <w:color w:val="000000" w:themeColor="text1"/>
              </w:rPr>
              <w:t xml:space="preserve"> activities for </w:t>
            </w:r>
            <w:r w:rsidR="0033379E" w:rsidRPr="009F5831">
              <w:rPr>
                <w:rFonts w:eastAsia="Poppins"/>
                <w:color w:val="000000" w:themeColor="text1"/>
              </w:rPr>
              <w:t xml:space="preserve">the implementation of </w:t>
            </w:r>
            <w:r w:rsidRPr="009F5831">
              <w:rPr>
                <w:rFonts w:eastAsia="Poppins"/>
                <w:color w:val="000000" w:themeColor="text1"/>
              </w:rPr>
              <w:t>development projects. </w:t>
            </w:r>
          </w:p>
          <w:p w14:paraId="0520496A" w14:textId="1F5B207E" w:rsidR="002E17E8" w:rsidRPr="009F5831" w:rsidRDefault="002E17E8" w:rsidP="003A4F6C">
            <w:pPr>
              <w:pStyle w:val="ListParagraph"/>
              <w:numPr>
                <w:ilvl w:val="0"/>
                <w:numId w:val="6"/>
              </w:numPr>
              <w:spacing w:after="0"/>
              <w:rPr>
                <w:rFonts w:eastAsia="Poppins"/>
                <w:color w:val="000000" w:themeColor="text1"/>
              </w:rPr>
            </w:pPr>
            <w:r w:rsidRPr="009F5831">
              <w:rPr>
                <w:rFonts w:eastAsia="Poppins"/>
                <w:color w:val="000000" w:themeColor="text1"/>
              </w:rPr>
              <w:t xml:space="preserve">Professional with an advanced degree (preferably a master's degree) in </w:t>
            </w:r>
            <w:r w:rsidR="00EB0096" w:rsidRPr="009F5831">
              <w:rPr>
                <w:rFonts w:eastAsia="Poppins"/>
                <w:color w:val="000000" w:themeColor="text1"/>
              </w:rPr>
              <w:t>finance</w:t>
            </w:r>
            <w:r w:rsidRPr="009F5831">
              <w:rPr>
                <w:rFonts w:eastAsia="Poppins"/>
                <w:color w:val="000000" w:themeColor="text1"/>
              </w:rPr>
              <w:t xml:space="preserve"> or related field. </w:t>
            </w:r>
          </w:p>
          <w:p w14:paraId="61724CFA" w14:textId="77777777" w:rsidR="00777BC9" w:rsidRPr="009F5831" w:rsidRDefault="00D03250" w:rsidP="003A4F6C">
            <w:pPr>
              <w:pStyle w:val="ListParagraph"/>
              <w:numPr>
                <w:ilvl w:val="0"/>
                <w:numId w:val="6"/>
              </w:numPr>
              <w:spacing w:after="0"/>
              <w:rPr>
                <w:rFonts w:eastAsia="Times New Roman" w:cstheme="minorHAnsi"/>
                <w:color w:val="000000" w:themeColor="text1"/>
                <w:sz w:val="22"/>
                <w:lang w:eastAsia="es-CO"/>
              </w:rPr>
            </w:pPr>
            <w:r w:rsidRPr="009F5831">
              <w:rPr>
                <w:rFonts w:eastAsia="Poppins"/>
                <w:color w:val="000000" w:themeColor="text1"/>
              </w:rPr>
              <w:t>Experience leading the administrative and financial areas of U.S. Government-funded projects (USAID, DOL, USDA, etc.). Experience should include strong skills in procurement/subcontracting, budget development and implementation, compliance, and administration.</w:t>
            </w:r>
          </w:p>
          <w:p w14:paraId="143EC8FF" w14:textId="77777777" w:rsidR="00FF683C" w:rsidRPr="009F5831" w:rsidRDefault="00732FE0" w:rsidP="003A4F6C">
            <w:pPr>
              <w:pStyle w:val="ListParagraph"/>
              <w:numPr>
                <w:ilvl w:val="0"/>
                <w:numId w:val="6"/>
              </w:numPr>
              <w:spacing w:after="0"/>
              <w:rPr>
                <w:rFonts w:eastAsia="Poppins"/>
                <w:color w:val="000000" w:themeColor="text1"/>
              </w:rPr>
            </w:pPr>
            <w:r w:rsidRPr="009F5831">
              <w:rPr>
                <w:rFonts w:eastAsia="Poppins"/>
                <w:color w:val="000000" w:themeColor="text1"/>
              </w:rPr>
              <w:t>Experience in the development and implementation of organizational policies and procedures and operational and/or management manuals.</w:t>
            </w:r>
          </w:p>
          <w:p w14:paraId="3DDEBC7B" w14:textId="77777777" w:rsidR="00732FE0" w:rsidRPr="009F5831" w:rsidRDefault="00D85FC6" w:rsidP="003A4F6C">
            <w:pPr>
              <w:pStyle w:val="ListParagraph"/>
              <w:numPr>
                <w:ilvl w:val="0"/>
                <w:numId w:val="6"/>
              </w:numPr>
              <w:spacing w:after="0"/>
              <w:rPr>
                <w:rFonts w:eastAsia="Times New Roman" w:cstheme="minorHAnsi"/>
                <w:color w:val="000000" w:themeColor="text1"/>
                <w:sz w:val="22"/>
                <w:lang w:eastAsia="es-CO"/>
              </w:rPr>
            </w:pPr>
            <w:r w:rsidRPr="009F5831">
              <w:rPr>
                <w:rFonts w:eastAsia="Poppins"/>
                <w:color w:val="000000" w:themeColor="text1"/>
              </w:rPr>
              <w:t>In-depth knowledge of Tunisian labor, administrative, tax, and banking laws and regulations.</w:t>
            </w:r>
          </w:p>
          <w:p w14:paraId="6B170E47" w14:textId="77777777" w:rsidR="00C94798" w:rsidRPr="009F5831" w:rsidRDefault="00C94798" w:rsidP="00C94798">
            <w:pPr>
              <w:pStyle w:val="ListParagraph"/>
              <w:numPr>
                <w:ilvl w:val="0"/>
                <w:numId w:val="6"/>
              </w:numPr>
              <w:spacing w:after="0"/>
              <w:jc w:val="both"/>
              <w:rPr>
                <w:rStyle w:val="normaltextrun"/>
                <w:rFonts w:eastAsia="Times New Roman" w:cstheme="minorHAnsi"/>
                <w:color w:val="000000" w:themeColor="text1"/>
                <w:sz w:val="22"/>
                <w:lang w:eastAsia="es-CO"/>
              </w:rPr>
            </w:pPr>
            <w:r w:rsidRPr="009F5831">
              <w:rPr>
                <w:rStyle w:val="normaltextrun"/>
                <w:rFonts w:eastAsia="Times New Roman" w:cstheme="minorHAnsi"/>
                <w:color w:val="000000" w:themeColor="text1"/>
                <w:sz w:val="22"/>
                <w:lang w:eastAsia="es-CO"/>
              </w:rPr>
              <w:t>Knowledge of U.S. Government rules and regulations for international development project implementation.</w:t>
            </w:r>
          </w:p>
          <w:p w14:paraId="6E8BAC95" w14:textId="77777777" w:rsidR="00C94798" w:rsidRPr="009F5831" w:rsidRDefault="00C94798" w:rsidP="00C94798">
            <w:pPr>
              <w:pStyle w:val="ListParagraph"/>
              <w:numPr>
                <w:ilvl w:val="0"/>
                <w:numId w:val="6"/>
              </w:numPr>
              <w:spacing w:after="0"/>
              <w:jc w:val="both"/>
              <w:rPr>
                <w:rStyle w:val="normaltextrun"/>
                <w:rFonts w:eastAsia="Times New Roman" w:cstheme="minorHAnsi"/>
                <w:color w:val="000000" w:themeColor="text1"/>
                <w:sz w:val="22"/>
                <w:lang w:eastAsia="es-CO"/>
              </w:rPr>
            </w:pPr>
            <w:r w:rsidRPr="009F5831">
              <w:rPr>
                <w:rStyle w:val="normaltextrun"/>
                <w:rFonts w:eastAsia="Times New Roman" w:cstheme="minorHAnsi"/>
                <w:color w:val="000000" w:themeColor="text1"/>
                <w:sz w:val="22"/>
                <w:lang w:eastAsia="es-CO"/>
              </w:rPr>
              <w:t>Strong leadership, mentoring, management, planning, analytical, and organizational skills demonstrated by the ability to work independently and within a team, assess priorities, and manage a variety of activities with attention to detail.</w:t>
            </w:r>
          </w:p>
          <w:p w14:paraId="7F68B474" w14:textId="77777777" w:rsidR="00C94798" w:rsidRPr="009F5831" w:rsidRDefault="00C94798" w:rsidP="00C94798">
            <w:pPr>
              <w:pStyle w:val="ListParagraph"/>
              <w:numPr>
                <w:ilvl w:val="0"/>
                <w:numId w:val="6"/>
              </w:numPr>
              <w:spacing w:after="0"/>
              <w:jc w:val="both"/>
              <w:rPr>
                <w:rStyle w:val="normaltextrun"/>
                <w:rFonts w:eastAsia="Times New Roman" w:cstheme="minorHAnsi"/>
                <w:color w:val="000000" w:themeColor="text1"/>
                <w:sz w:val="22"/>
                <w:lang w:eastAsia="es-CO"/>
              </w:rPr>
            </w:pPr>
            <w:r w:rsidRPr="009F5831">
              <w:rPr>
                <w:rStyle w:val="normaltextrun"/>
                <w:rFonts w:eastAsia="Times New Roman" w:cstheme="minorHAnsi"/>
                <w:color w:val="000000" w:themeColor="text1"/>
                <w:sz w:val="22"/>
                <w:lang w:eastAsia="es-CO"/>
              </w:rPr>
              <w:t>Previous experience in field operations is desirable.</w:t>
            </w:r>
          </w:p>
          <w:p w14:paraId="6EDFCEBB" w14:textId="77777777" w:rsidR="00C94798" w:rsidRPr="009F5831" w:rsidRDefault="00C94798" w:rsidP="00C94798">
            <w:pPr>
              <w:pStyle w:val="ListParagraph"/>
              <w:numPr>
                <w:ilvl w:val="0"/>
                <w:numId w:val="6"/>
              </w:numPr>
              <w:spacing w:after="0"/>
              <w:jc w:val="both"/>
              <w:rPr>
                <w:rStyle w:val="normaltextrun"/>
                <w:rFonts w:eastAsia="Times New Roman" w:cstheme="minorHAnsi"/>
                <w:color w:val="000000" w:themeColor="text1"/>
                <w:sz w:val="22"/>
                <w:lang w:eastAsia="es-CO"/>
              </w:rPr>
            </w:pPr>
            <w:r w:rsidRPr="009F5831">
              <w:rPr>
                <w:rStyle w:val="normaltextrun"/>
                <w:rFonts w:eastAsia="Times New Roman" w:cstheme="minorHAnsi"/>
                <w:color w:val="000000" w:themeColor="text1"/>
                <w:sz w:val="22"/>
                <w:lang w:eastAsia="es-CO"/>
              </w:rPr>
              <w:t>Ability to effectively supervise local staff.</w:t>
            </w:r>
          </w:p>
          <w:p w14:paraId="1B0AE13C" w14:textId="77777777" w:rsidR="00C94798" w:rsidRPr="009F5831" w:rsidRDefault="00C94798" w:rsidP="00C94798">
            <w:pPr>
              <w:pStyle w:val="ListParagraph"/>
              <w:numPr>
                <w:ilvl w:val="0"/>
                <w:numId w:val="6"/>
              </w:numPr>
              <w:spacing w:after="0"/>
              <w:jc w:val="both"/>
              <w:rPr>
                <w:rStyle w:val="normaltextrun"/>
                <w:rFonts w:eastAsia="Times New Roman" w:cstheme="minorHAnsi"/>
                <w:color w:val="000000" w:themeColor="text1"/>
                <w:sz w:val="22"/>
                <w:lang w:eastAsia="es-CO"/>
              </w:rPr>
            </w:pPr>
            <w:r w:rsidRPr="009F5831">
              <w:rPr>
                <w:rStyle w:val="normaltextrun"/>
                <w:rFonts w:eastAsia="Times New Roman" w:cstheme="minorHAnsi"/>
                <w:color w:val="000000" w:themeColor="text1"/>
                <w:sz w:val="22"/>
                <w:lang w:eastAsia="es-CO"/>
              </w:rPr>
              <w:t>Ability to work with collaborative partners in the implementation of complex programs.</w:t>
            </w:r>
          </w:p>
          <w:p w14:paraId="0B6F73AC" w14:textId="77777777" w:rsidR="00C94798" w:rsidRPr="009F5831" w:rsidRDefault="00C94798" w:rsidP="00C94798">
            <w:pPr>
              <w:pStyle w:val="ListParagraph"/>
              <w:numPr>
                <w:ilvl w:val="0"/>
                <w:numId w:val="6"/>
              </w:numPr>
              <w:spacing w:after="0"/>
              <w:jc w:val="both"/>
              <w:rPr>
                <w:rStyle w:val="normaltextrun"/>
                <w:rFonts w:eastAsia="Times New Roman" w:cstheme="minorHAnsi"/>
                <w:color w:val="000000" w:themeColor="text1"/>
                <w:sz w:val="22"/>
                <w:lang w:eastAsia="es-CO"/>
              </w:rPr>
            </w:pPr>
            <w:r w:rsidRPr="009F5831">
              <w:rPr>
                <w:rStyle w:val="normaltextrun"/>
                <w:rFonts w:eastAsia="Times New Roman" w:cstheme="minorHAnsi"/>
                <w:color w:val="000000" w:themeColor="text1"/>
                <w:sz w:val="22"/>
                <w:lang w:eastAsia="es-CO"/>
              </w:rPr>
              <w:t>Strong interpersonal, written, and oral communication skills.</w:t>
            </w:r>
          </w:p>
          <w:p w14:paraId="4DB53BCA" w14:textId="77777777" w:rsidR="00C94798" w:rsidRPr="009F5831" w:rsidRDefault="00C94798" w:rsidP="00C94798">
            <w:pPr>
              <w:pStyle w:val="ListParagraph"/>
              <w:numPr>
                <w:ilvl w:val="0"/>
                <w:numId w:val="6"/>
              </w:numPr>
              <w:spacing w:after="0"/>
              <w:jc w:val="both"/>
              <w:rPr>
                <w:rStyle w:val="normaltextrun"/>
                <w:rFonts w:eastAsia="Times New Roman" w:cstheme="minorHAnsi"/>
                <w:color w:val="000000" w:themeColor="text1"/>
                <w:sz w:val="22"/>
                <w:lang w:eastAsia="es-CO"/>
              </w:rPr>
            </w:pPr>
            <w:r w:rsidRPr="009F5831">
              <w:rPr>
                <w:rStyle w:val="normaltextrun"/>
                <w:rFonts w:eastAsia="Times New Roman" w:cstheme="minorHAnsi"/>
                <w:color w:val="000000" w:themeColor="text1"/>
                <w:sz w:val="22"/>
                <w:lang w:eastAsia="es-CO"/>
              </w:rPr>
              <w:t>Demonstrated versatility and integrity.</w:t>
            </w:r>
          </w:p>
          <w:p w14:paraId="17A417AD" w14:textId="6C0BEEBD" w:rsidR="00D85FC6" w:rsidRPr="00B63B95" w:rsidRDefault="005F25A9" w:rsidP="00C94798">
            <w:pPr>
              <w:pStyle w:val="ListParagraph"/>
              <w:numPr>
                <w:ilvl w:val="0"/>
                <w:numId w:val="6"/>
              </w:numPr>
              <w:spacing w:after="0"/>
              <w:jc w:val="both"/>
              <w:rPr>
                <w:rStyle w:val="normaltextrun"/>
                <w:rFonts w:eastAsia="Times New Roman" w:cstheme="minorHAnsi"/>
                <w:sz w:val="22"/>
                <w:lang w:eastAsia="es-CO"/>
              </w:rPr>
            </w:pPr>
            <w:r w:rsidRPr="009F5831">
              <w:rPr>
                <w:rStyle w:val="normaltextrun"/>
                <w:rFonts w:eastAsia="Times New Roman" w:cstheme="minorHAnsi"/>
                <w:color w:val="000000" w:themeColor="text1"/>
                <w:sz w:val="22"/>
                <w:lang w:eastAsia="es-CO"/>
              </w:rPr>
              <w:t>Advanced proficiency in English, native in French and Arabic; written and oral communication.</w:t>
            </w:r>
          </w:p>
        </w:tc>
      </w:tr>
      <w:tr w:rsidR="00EE610A" w:rsidRPr="00B63B95" w14:paraId="17A417B6" w14:textId="77777777" w:rsidTr="66537E05">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5" w14:textId="77777777" w:rsidR="00EE610A" w:rsidRPr="00B63B95" w:rsidRDefault="00EE610A" w:rsidP="00EE610A">
            <w:pPr>
              <w:pStyle w:val="Heading2"/>
              <w:rPr>
                <w:rFonts w:cstheme="minorHAnsi"/>
                <w:sz w:val="22"/>
                <w:szCs w:val="22"/>
              </w:rPr>
            </w:pPr>
            <w:r w:rsidRPr="00B63B95">
              <w:rPr>
                <w:rFonts w:cstheme="minorHAnsi"/>
                <w:sz w:val="22"/>
                <w:szCs w:val="22"/>
              </w:rPr>
              <w:t>Supervisory Responsibilities</w:t>
            </w:r>
          </w:p>
        </w:tc>
      </w:tr>
      <w:tr w:rsidR="00EE610A" w:rsidRPr="00B63B95" w14:paraId="17A417B8" w14:textId="77777777" w:rsidTr="00E22385">
        <w:tblPrEx>
          <w:tblBorders>
            <w:insideH w:val="none" w:sz="0" w:space="0" w:color="auto"/>
          </w:tblBorders>
        </w:tblPrEx>
        <w:trPr>
          <w:trHeight w:val="296"/>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B7" w14:textId="36D92BA9" w:rsidR="00EE610A" w:rsidRPr="00B63B95" w:rsidRDefault="00AA7420" w:rsidP="00EE610A">
            <w:pPr>
              <w:rPr>
                <w:rFonts w:cstheme="minorHAnsi"/>
                <w:sz w:val="22"/>
              </w:rPr>
            </w:pPr>
            <w:r w:rsidRPr="00B63B95">
              <w:rPr>
                <w:rStyle w:val="normaltextrun"/>
                <w:rFonts w:cstheme="minorHAnsi"/>
                <w:color w:val="000000"/>
                <w:sz w:val="22"/>
                <w:shd w:val="clear" w:color="auto" w:fill="FFFFFF"/>
              </w:rPr>
              <w:t xml:space="preserve">Supervises </w:t>
            </w:r>
            <w:r w:rsidR="0069358A">
              <w:rPr>
                <w:rStyle w:val="normaltextrun"/>
                <w:rFonts w:cstheme="minorHAnsi"/>
                <w:color w:val="000000"/>
                <w:sz w:val="22"/>
                <w:shd w:val="clear" w:color="auto" w:fill="FFFFFF"/>
              </w:rPr>
              <w:t>the Accountant, Contracts &amp; Compliance Specialist</w:t>
            </w:r>
            <w:r w:rsidR="00056C16">
              <w:rPr>
                <w:rStyle w:val="normaltextrun"/>
                <w:rFonts w:cstheme="minorHAnsi"/>
                <w:color w:val="000000"/>
                <w:sz w:val="22"/>
                <w:shd w:val="clear" w:color="auto" w:fill="FFFFFF"/>
              </w:rPr>
              <w:t>, and HR Manager</w:t>
            </w:r>
            <w:r w:rsidR="006F27DA" w:rsidRPr="00B63B95">
              <w:rPr>
                <w:rStyle w:val="normaltextrun"/>
                <w:rFonts w:cstheme="minorHAnsi"/>
                <w:color w:val="000000"/>
                <w:sz w:val="22"/>
                <w:shd w:val="clear" w:color="auto" w:fill="FFFFFF"/>
              </w:rPr>
              <w:t>.</w:t>
            </w:r>
          </w:p>
        </w:tc>
      </w:tr>
      <w:tr w:rsidR="00EE610A" w:rsidRPr="00B63B95" w14:paraId="17A417BA" w14:textId="77777777" w:rsidTr="66537E05">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9" w14:textId="77777777" w:rsidR="00EE610A" w:rsidRPr="00B63B95" w:rsidRDefault="00EE610A" w:rsidP="00EE610A">
            <w:pPr>
              <w:pStyle w:val="Heading2"/>
              <w:rPr>
                <w:rFonts w:cstheme="minorHAnsi"/>
                <w:sz w:val="22"/>
                <w:szCs w:val="22"/>
              </w:rPr>
            </w:pPr>
            <w:r w:rsidRPr="00B63B95">
              <w:rPr>
                <w:rFonts w:cstheme="minorHAnsi"/>
                <w:sz w:val="22"/>
                <w:szCs w:val="22"/>
              </w:rPr>
              <w:t>Working Conditions, Equipment &amp; Physical Demands</w:t>
            </w:r>
          </w:p>
        </w:tc>
      </w:tr>
      <w:tr w:rsidR="00EE610A" w:rsidRPr="00B63B95" w14:paraId="17A417BF" w14:textId="77777777" w:rsidTr="66537E05">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72A3EE32" w14:textId="77777777" w:rsidR="0022731F" w:rsidRPr="0022731F" w:rsidRDefault="0022731F" w:rsidP="0022731F">
            <w:pPr>
              <w:rPr>
                <w:rFonts w:cstheme="minorHAnsi"/>
                <w:sz w:val="22"/>
              </w:rPr>
            </w:pPr>
            <w:r w:rsidRPr="0022731F">
              <w:rPr>
                <w:rFonts w:cstheme="minorHAnsi"/>
                <w:sz w:val="22"/>
              </w:rPr>
              <w:t>The incumbent in this position works in an office environment. The incumbent in this position will utilize the following equipment and shall have the following physical demands:</w:t>
            </w:r>
          </w:p>
          <w:p w14:paraId="15F5DDD1" w14:textId="77777777" w:rsidR="0022731F" w:rsidRPr="0022731F" w:rsidRDefault="0022731F" w:rsidP="0022731F">
            <w:pPr>
              <w:rPr>
                <w:rFonts w:cstheme="minorHAnsi"/>
                <w:sz w:val="22"/>
              </w:rPr>
            </w:pPr>
            <w:r w:rsidRPr="0022731F">
              <w:rPr>
                <w:rFonts w:cstheme="minorHAnsi"/>
                <w:sz w:val="22"/>
              </w:rPr>
              <w:t>•</w:t>
            </w:r>
            <w:r w:rsidRPr="0022731F">
              <w:rPr>
                <w:rFonts w:cstheme="minorHAnsi"/>
                <w:sz w:val="22"/>
              </w:rPr>
              <w:tab/>
              <w:t>Equipment: Computer, Printer, Facsimile, Telephone</w:t>
            </w:r>
          </w:p>
          <w:p w14:paraId="144B52E6" w14:textId="77777777" w:rsidR="0022731F" w:rsidRPr="0022731F" w:rsidRDefault="0022731F" w:rsidP="0022731F">
            <w:pPr>
              <w:rPr>
                <w:rFonts w:cstheme="minorHAnsi"/>
                <w:sz w:val="22"/>
              </w:rPr>
            </w:pPr>
            <w:r w:rsidRPr="0022731F">
              <w:rPr>
                <w:rFonts w:cstheme="minorHAnsi"/>
                <w:sz w:val="22"/>
              </w:rPr>
              <w:t>•</w:t>
            </w:r>
            <w:r w:rsidRPr="0022731F">
              <w:rPr>
                <w:rFonts w:cstheme="minorHAnsi"/>
                <w:sz w:val="22"/>
              </w:rPr>
              <w:tab/>
              <w:t xml:space="preserve">Physical Demands: Usage of equipment, light lifting to utilize and maintain </w:t>
            </w:r>
          </w:p>
          <w:p w14:paraId="17A417BE" w14:textId="28B80F55" w:rsidR="00EE610A" w:rsidRPr="00B63B95" w:rsidRDefault="0022731F" w:rsidP="0022731F">
            <w:pPr>
              <w:rPr>
                <w:rFonts w:cstheme="minorHAnsi"/>
                <w:sz w:val="22"/>
              </w:rPr>
            </w:pPr>
            <w:r w:rsidRPr="0022731F">
              <w:rPr>
                <w:rFonts w:cstheme="minorHAnsi"/>
                <w:sz w:val="22"/>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Tunisian Labor Law.</w:t>
            </w:r>
          </w:p>
        </w:tc>
      </w:tr>
    </w:tbl>
    <w:p w14:paraId="17A417C0" w14:textId="77777777" w:rsidR="00EE610A" w:rsidRPr="00B63B95" w:rsidRDefault="00EE610A" w:rsidP="00D908CD">
      <w:pPr>
        <w:ind w:left="180"/>
        <w:rPr>
          <w:rFonts w:cstheme="minorHAnsi"/>
          <w:sz w:val="22"/>
        </w:rPr>
      </w:pPr>
      <w:r w:rsidRPr="00B63B95">
        <w:rPr>
          <w:rFonts w:cstheme="minorHAnsi"/>
          <w:sz w:val="22"/>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tblInd w:w="28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EE610A" w:rsidRPr="00B63B95" w14:paraId="17A417C4" w14:textId="77777777" w:rsidTr="00D908CD">
        <w:trPr>
          <w:trHeight w:val="504"/>
        </w:trPr>
        <w:tc>
          <w:tcPr>
            <w:tcW w:w="2628" w:type="dxa"/>
            <w:tcBorders>
              <w:bottom w:val="single" w:sz="4" w:space="0" w:color="auto"/>
            </w:tcBorders>
            <w:vAlign w:val="bottom"/>
          </w:tcPr>
          <w:p w14:paraId="17A417C1" w14:textId="77777777" w:rsidR="00EE610A" w:rsidRPr="00B63B95" w:rsidRDefault="00EE610A" w:rsidP="009B3A62">
            <w:pPr>
              <w:ind w:left="-20"/>
              <w:rPr>
                <w:rFonts w:cstheme="minorHAnsi"/>
                <w:b/>
                <w:sz w:val="22"/>
              </w:rPr>
            </w:pPr>
            <w:r w:rsidRPr="00B63B95">
              <w:rPr>
                <w:rFonts w:cstheme="minorHAnsi"/>
                <w:b/>
                <w:sz w:val="22"/>
              </w:rPr>
              <w:t>Employee Signature</w:t>
            </w:r>
          </w:p>
        </w:tc>
        <w:tc>
          <w:tcPr>
            <w:tcW w:w="3756" w:type="dxa"/>
            <w:tcBorders>
              <w:bottom w:val="single" w:sz="4" w:space="0" w:color="auto"/>
            </w:tcBorders>
            <w:vAlign w:val="bottom"/>
          </w:tcPr>
          <w:p w14:paraId="17A417C2" w14:textId="77777777" w:rsidR="00EE610A" w:rsidRPr="00B63B95" w:rsidRDefault="00EE610A" w:rsidP="00EE610A">
            <w:pPr>
              <w:rPr>
                <w:rFonts w:cstheme="minorHAnsi"/>
                <w:sz w:val="22"/>
              </w:rPr>
            </w:pPr>
          </w:p>
        </w:tc>
        <w:tc>
          <w:tcPr>
            <w:tcW w:w="3192" w:type="dxa"/>
            <w:tcBorders>
              <w:bottom w:val="single" w:sz="4" w:space="0" w:color="auto"/>
            </w:tcBorders>
            <w:vAlign w:val="bottom"/>
          </w:tcPr>
          <w:p w14:paraId="17A417C3" w14:textId="77777777" w:rsidR="00EE610A" w:rsidRPr="00B63B95" w:rsidRDefault="00EE610A" w:rsidP="00EE610A">
            <w:pPr>
              <w:rPr>
                <w:rFonts w:cstheme="minorHAnsi"/>
                <w:b/>
                <w:sz w:val="22"/>
              </w:rPr>
            </w:pPr>
            <w:r w:rsidRPr="00B63B95">
              <w:rPr>
                <w:rFonts w:cstheme="minorHAnsi"/>
                <w:b/>
                <w:sz w:val="22"/>
              </w:rPr>
              <w:t>Date</w:t>
            </w:r>
          </w:p>
        </w:tc>
      </w:tr>
      <w:tr w:rsidR="00EE610A" w:rsidRPr="00B63B95" w14:paraId="17A417C8" w14:textId="77777777" w:rsidTr="00D908CD">
        <w:trPr>
          <w:trHeight w:val="504"/>
        </w:trPr>
        <w:tc>
          <w:tcPr>
            <w:tcW w:w="2628" w:type="dxa"/>
            <w:tcBorders>
              <w:top w:val="single" w:sz="4" w:space="0" w:color="auto"/>
              <w:bottom w:val="single" w:sz="4" w:space="0" w:color="auto"/>
            </w:tcBorders>
            <w:vAlign w:val="bottom"/>
          </w:tcPr>
          <w:p w14:paraId="17A417C5" w14:textId="77777777" w:rsidR="00EE610A" w:rsidRPr="00B63B95" w:rsidRDefault="00EE610A" w:rsidP="00D908CD">
            <w:pPr>
              <w:ind w:left="-200" w:firstLine="200"/>
              <w:rPr>
                <w:rFonts w:cstheme="minorHAnsi"/>
                <w:b/>
                <w:sz w:val="22"/>
              </w:rPr>
            </w:pPr>
            <w:r w:rsidRPr="00B63B95">
              <w:rPr>
                <w:rFonts w:cstheme="minorHAnsi"/>
                <w:b/>
                <w:sz w:val="22"/>
              </w:rPr>
              <w:t>Supervisor Signature</w:t>
            </w:r>
          </w:p>
        </w:tc>
        <w:tc>
          <w:tcPr>
            <w:tcW w:w="3756" w:type="dxa"/>
            <w:tcBorders>
              <w:top w:val="single" w:sz="4" w:space="0" w:color="auto"/>
              <w:bottom w:val="single" w:sz="4" w:space="0" w:color="auto"/>
            </w:tcBorders>
            <w:vAlign w:val="bottom"/>
          </w:tcPr>
          <w:p w14:paraId="17A417C6" w14:textId="77777777" w:rsidR="00EE610A" w:rsidRPr="00B63B95" w:rsidRDefault="00EE610A" w:rsidP="00EE610A">
            <w:pPr>
              <w:rPr>
                <w:rFonts w:cstheme="minorHAnsi"/>
                <w:sz w:val="22"/>
              </w:rPr>
            </w:pPr>
          </w:p>
        </w:tc>
        <w:tc>
          <w:tcPr>
            <w:tcW w:w="3192" w:type="dxa"/>
            <w:tcBorders>
              <w:top w:val="single" w:sz="4" w:space="0" w:color="auto"/>
              <w:bottom w:val="single" w:sz="4" w:space="0" w:color="auto"/>
            </w:tcBorders>
            <w:vAlign w:val="bottom"/>
          </w:tcPr>
          <w:p w14:paraId="17A417C7" w14:textId="77777777" w:rsidR="00EE610A" w:rsidRPr="00B63B95" w:rsidRDefault="00EE610A" w:rsidP="00EE610A">
            <w:pPr>
              <w:rPr>
                <w:rFonts w:cstheme="minorHAnsi"/>
                <w:b/>
                <w:sz w:val="22"/>
              </w:rPr>
            </w:pPr>
            <w:r w:rsidRPr="00B63B95">
              <w:rPr>
                <w:rFonts w:cstheme="minorHAnsi"/>
                <w:b/>
                <w:sz w:val="22"/>
              </w:rPr>
              <w:t>Date</w:t>
            </w:r>
          </w:p>
        </w:tc>
      </w:tr>
    </w:tbl>
    <w:p w14:paraId="17A417C9" w14:textId="77777777" w:rsidR="00EE610A" w:rsidRPr="00B63B95" w:rsidRDefault="00EE610A" w:rsidP="00EE610A">
      <w:pPr>
        <w:spacing w:before="240"/>
        <w:rPr>
          <w:rFonts w:cstheme="minorHAnsi"/>
          <w:sz w:val="22"/>
        </w:rPr>
      </w:pPr>
    </w:p>
    <w:p w14:paraId="17A417CA" w14:textId="77777777" w:rsidR="00D4283B" w:rsidRPr="00B63B95" w:rsidRDefault="00D4283B" w:rsidP="00AE6A44">
      <w:pPr>
        <w:rPr>
          <w:rFonts w:cstheme="minorHAnsi"/>
          <w:sz w:val="22"/>
        </w:rPr>
      </w:pPr>
    </w:p>
    <w:sectPr w:rsidR="00D4283B" w:rsidRPr="00B63B95" w:rsidSect="0092709D">
      <w:headerReference w:type="default" r:id="rId10"/>
      <w:footerReference w:type="default" r:id="rId11"/>
      <w:pgSz w:w="12240" w:h="15840"/>
      <w:pgMar w:top="720" w:right="16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870B9" w14:textId="77777777" w:rsidR="00DB54FF" w:rsidRDefault="00DB54FF" w:rsidP="0007684F">
      <w:pPr>
        <w:spacing w:after="0" w:line="240" w:lineRule="auto"/>
      </w:pPr>
      <w:r>
        <w:separator/>
      </w:r>
    </w:p>
  </w:endnote>
  <w:endnote w:type="continuationSeparator" w:id="0">
    <w:p w14:paraId="7FF4B9D4" w14:textId="77777777" w:rsidR="00DB54FF" w:rsidRDefault="00DB54FF" w:rsidP="0007684F">
      <w:pPr>
        <w:spacing w:after="0" w:line="240" w:lineRule="auto"/>
      </w:pPr>
      <w:r>
        <w:continuationSeparator/>
      </w:r>
    </w:p>
  </w:endnote>
  <w:endnote w:type="continuationNotice" w:id="1">
    <w:p w14:paraId="4B1A3F0A" w14:textId="77777777" w:rsidR="00DB54FF" w:rsidRDefault="00DB54F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3E9AF" w14:textId="77777777" w:rsidR="00DB54FF" w:rsidRDefault="00DB54FF" w:rsidP="0007684F">
      <w:pPr>
        <w:spacing w:after="0" w:line="240" w:lineRule="auto"/>
      </w:pPr>
      <w:r>
        <w:separator/>
      </w:r>
    </w:p>
  </w:footnote>
  <w:footnote w:type="continuationSeparator" w:id="0">
    <w:p w14:paraId="37BD1C29" w14:textId="77777777" w:rsidR="00DB54FF" w:rsidRDefault="00DB54FF" w:rsidP="0007684F">
      <w:pPr>
        <w:spacing w:after="0" w:line="240" w:lineRule="auto"/>
      </w:pPr>
      <w:r>
        <w:continuationSeparator/>
      </w:r>
    </w:p>
  </w:footnote>
  <w:footnote w:type="continuationNotice" w:id="1">
    <w:p w14:paraId="07016A73" w14:textId="77777777" w:rsidR="00DB54FF" w:rsidRDefault="00DB54F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17D0" w14:textId="77777777" w:rsidR="0007684F" w:rsidRDefault="00345405" w:rsidP="0007684F">
    <w:pPr>
      <w:pStyle w:val="Header"/>
    </w:pPr>
    <w:r>
      <w:rPr>
        <w:noProof/>
      </w:rPr>
      <w:drawing>
        <wp:inline distT="0" distB="0" distL="0" distR="0" wp14:anchorId="17A417D7" wp14:editId="01EFC6BD">
          <wp:extent cx="2856650" cy="673100"/>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20263" r="28758" b="10400"/>
                  <a:stretch/>
                </pic:blipFill>
                <pic:spPr bwMode="auto">
                  <a:xfrm>
                    <a:off x="0" y="0"/>
                    <a:ext cx="2863333" cy="674675"/>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D411F1"/>
    <w:multiLevelType w:val="multilevel"/>
    <w:tmpl w:val="17F213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1A3458"/>
    <w:multiLevelType w:val="hybridMultilevel"/>
    <w:tmpl w:val="97A286EA"/>
    <w:lvl w:ilvl="0" w:tplc="5486FF62">
      <w:start w:val="1"/>
      <w:numFmt w:val="bullet"/>
      <w:lvlText w:val="·"/>
      <w:lvlJc w:val="left"/>
      <w:pPr>
        <w:ind w:left="720" w:hanging="360"/>
      </w:pPr>
      <w:rPr>
        <w:rFonts w:ascii="Symbol" w:hAnsi="Symbol" w:hint="default"/>
      </w:rPr>
    </w:lvl>
    <w:lvl w:ilvl="1" w:tplc="E3E42626">
      <w:start w:val="1"/>
      <w:numFmt w:val="bullet"/>
      <w:lvlText w:val="o"/>
      <w:lvlJc w:val="left"/>
      <w:pPr>
        <w:ind w:left="1440" w:hanging="360"/>
      </w:pPr>
      <w:rPr>
        <w:rFonts w:ascii="Courier New" w:hAnsi="Courier New" w:hint="default"/>
      </w:rPr>
    </w:lvl>
    <w:lvl w:ilvl="2" w:tplc="056682C4">
      <w:start w:val="1"/>
      <w:numFmt w:val="bullet"/>
      <w:lvlText w:val=""/>
      <w:lvlJc w:val="left"/>
      <w:pPr>
        <w:ind w:left="2160" w:hanging="360"/>
      </w:pPr>
      <w:rPr>
        <w:rFonts w:ascii="Wingdings" w:hAnsi="Wingdings" w:hint="default"/>
      </w:rPr>
    </w:lvl>
    <w:lvl w:ilvl="3" w:tplc="403A5CDE">
      <w:start w:val="1"/>
      <w:numFmt w:val="bullet"/>
      <w:lvlText w:val=""/>
      <w:lvlJc w:val="left"/>
      <w:pPr>
        <w:ind w:left="2880" w:hanging="360"/>
      </w:pPr>
      <w:rPr>
        <w:rFonts w:ascii="Symbol" w:hAnsi="Symbol" w:hint="default"/>
      </w:rPr>
    </w:lvl>
    <w:lvl w:ilvl="4" w:tplc="1D1AD470">
      <w:start w:val="1"/>
      <w:numFmt w:val="bullet"/>
      <w:lvlText w:val="o"/>
      <w:lvlJc w:val="left"/>
      <w:pPr>
        <w:ind w:left="3600" w:hanging="360"/>
      </w:pPr>
      <w:rPr>
        <w:rFonts w:ascii="Courier New" w:hAnsi="Courier New" w:hint="default"/>
      </w:rPr>
    </w:lvl>
    <w:lvl w:ilvl="5" w:tplc="6F0A34F4">
      <w:start w:val="1"/>
      <w:numFmt w:val="bullet"/>
      <w:lvlText w:val=""/>
      <w:lvlJc w:val="left"/>
      <w:pPr>
        <w:ind w:left="4320" w:hanging="360"/>
      </w:pPr>
      <w:rPr>
        <w:rFonts w:ascii="Wingdings" w:hAnsi="Wingdings" w:hint="default"/>
      </w:rPr>
    </w:lvl>
    <w:lvl w:ilvl="6" w:tplc="D8EC53FC">
      <w:start w:val="1"/>
      <w:numFmt w:val="bullet"/>
      <w:lvlText w:val=""/>
      <w:lvlJc w:val="left"/>
      <w:pPr>
        <w:ind w:left="5040" w:hanging="360"/>
      </w:pPr>
      <w:rPr>
        <w:rFonts w:ascii="Symbol" w:hAnsi="Symbol" w:hint="default"/>
      </w:rPr>
    </w:lvl>
    <w:lvl w:ilvl="7" w:tplc="5AAE4754">
      <w:start w:val="1"/>
      <w:numFmt w:val="bullet"/>
      <w:lvlText w:val="o"/>
      <w:lvlJc w:val="left"/>
      <w:pPr>
        <w:ind w:left="5760" w:hanging="360"/>
      </w:pPr>
      <w:rPr>
        <w:rFonts w:ascii="Courier New" w:hAnsi="Courier New" w:hint="default"/>
      </w:rPr>
    </w:lvl>
    <w:lvl w:ilvl="8" w:tplc="E13A0F62">
      <w:start w:val="1"/>
      <w:numFmt w:val="bullet"/>
      <w:lvlText w:val=""/>
      <w:lvlJc w:val="left"/>
      <w:pPr>
        <w:ind w:left="6480" w:hanging="360"/>
      </w:pPr>
      <w:rPr>
        <w:rFonts w:ascii="Wingdings" w:hAnsi="Wingdings" w:hint="default"/>
      </w:rPr>
    </w:lvl>
  </w:abstractNum>
  <w:abstractNum w:abstractNumId="4" w15:restartNumberingAfterBreak="0">
    <w:nsid w:val="1176668F"/>
    <w:multiLevelType w:val="hybridMultilevel"/>
    <w:tmpl w:val="4CCE0F4C"/>
    <w:lvl w:ilvl="0" w:tplc="426A5288">
      <w:start w:val="1"/>
      <w:numFmt w:val="bullet"/>
      <w:lvlText w:val="·"/>
      <w:lvlJc w:val="left"/>
      <w:pPr>
        <w:ind w:left="720" w:hanging="360"/>
      </w:pPr>
      <w:rPr>
        <w:rFonts w:ascii="Symbol" w:hAnsi="Symbol" w:hint="default"/>
      </w:rPr>
    </w:lvl>
    <w:lvl w:ilvl="1" w:tplc="C5DABFEA">
      <w:start w:val="1"/>
      <w:numFmt w:val="bullet"/>
      <w:lvlText w:val="o"/>
      <w:lvlJc w:val="left"/>
      <w:pPr>
        <w:ind w:left="1440" w:hanging="360"/>
      </w:pPr>
      <w:rPr>
        <w:rFonts w:ascii="Courier New" w:hAnsi="Courier New" w:hint="default"/>
      </w:rPr>
    </w:lvl>
    <w:lvl w:ilvl="2" w:tplc="21A05FEA">
      <w:start w:val="1"/>
      <w:numFmt w:val="bullet"/>
      <w:lvlText w:val=""/>
      <w:lvlJc w:val="left"/>
      <w:pPr>
        <w:ind w:left="2160" w:hanging="360"/>
      </w:pPr>
      <w:rPr>
        <w:rFonts w:ascii="Wingdings" w:hAnsi="Wingdings" w:hint="default"/>
      </w:rPr>
    </w:lvl>
    <w:lvl w:ilvl="3" w:tplc="2F785DA2">
      <w:start w:val="1"/>
      <w:numFmt w:val="bullet"/>
      <w:lvlText w:val=""/>
      <w:lvlJc w:val="left"/>
      <w:pPr>
        <w:ind w:left="2880" w:hanging="360"/>
      </w:pPr>
      <w:rPr>
        <w:rFonts w:ascii="Symbol" w:hAnsi="Symbol" w:hint="default"/>
      </w:rPr>
    </w:lvl>
    <w:lvl w:ilvl="4" w:tplc="8834A22C">
      <w:start w:val="1"/>
      <w:numFmt w:val="bullet"/>
      <w:lvlText w:val="o"/>
      <w:lvlJc w:val="left"/>
      <w:pPr>
        <w:ind w:left="3600" w:hanging="360"/>
      </w:pPr>
      <w:rPr>
        <w:rFonts w:ascii="Courier New" w:hAnsi="Courier New" w:hint="default"/>
      </w:rPr>
    </w:lvl>
    <w:lvl w:ilvl="5" w:tplc="1C06573E">
      <w:start w:val="1"/>
      <w:numFmt w:val="bullet"/>
      <w:lvlText w:val=""/>
      <w:lvlJc w:val="left"/>
      <w:pPr>
        <w:ind w:left="4320" w:hanging="360"/>
      </w:pPr>
      <w:rPr>
        <w:rFonts w:ascii="Wingdings" w:hAnsi="Wingdings" w:hint="default"/>
      </w:rPr>
    </w:lvl>
    <w:lvl w:ilvl="6" w:tplc="5F304F2E">
      <w:start w:val="1"/>
      <w:numFmt w:val="bullet"/>
      <w:lvlText w:val=""/>
      <w:lvlJc w:val="left"/>
      <w:pPr>
        <w:ind w:left="5040" w:hanging="360"/>
      </w:pPr>
      <w:rPr>
        <w:rFonts w:ascii="Symbol" w:hAnsi="Symbol" w:hint="default"/>
      </w:rPr>
    </w:lvl>
    <w:lvl w:ilvl="7" w:tplc="1F9E601A">
      <w:start w:val="1"/>
      <w:numFmt w:val="bullet"/>
      <w:lvlText w:val="o"/>
      <w:lvlJc w:val="left"/>
      <w:pPr>
        <w:ind w:left="5760" w:hanging="360"/>
      </w:pPr>
      <w:rPr>
        <w:rFonts w:ascii="Courier New" w:hAnsi="Courier New" w:hint="default"/>
      </w:rPr>
    </w:lvl>
    <w:lvl w:ilvl="8" w:tplc="5EE602CA">
      <w:start w:val="1"/>
      <w:numFmt w:val="bullet"/>
      <w:lvlText w:val=""/>
      <w:lvlJc w:val="left"/>
      <w:pPr>
        <w:ind w:left="6480" w:hanging="360"/>
      </w:pPr>
      <w:rPr>
        <w:rFonts w:ascii="Wingdings" w:hAnsi="Wingdings" w:hint="default"/>
      </w:rPr>
    </w:lvl>
  </w:abstractNum>
  <w:abstractNum w:abstractNumId="5" w15:restartNumberingAfterBreak="0">
    <w:nsid w:val="11BBAEA2"/>
    <w:multiLevelType w:val="hybridMultilevel"/>
    <w:tmpl w:val="6D48D234"/>
    <w:lvl w:ilvl="0" w:tplc="9CE6C266">
      <w:start w:val="1"/>
      <w:numFmt w:val="bullet"/>
      <w:lvlText w:val="·"/>
      <w:lvlJc w:val="left"/>
      <w:pPr>
        <w:ind w:left="720" w:hanging="360"/>
      </w:pPr>
      <w:rPr>
        <w:rFonts w:ascii="Symbol" w:hAnsi="Symbol" w:hint="default"/>
      </w:rPr>
    </w:lvl>
    <w:lvl w:ilvl="1" w:tplc="6638EAD0">
      <w:start w:val="1"/>
      <w:numFmt w:val="bullet"/>
      <w:lvlText w:val="o"/>
      <w:lvlJc w:val="left"/>
      <w:pPr>
        <w:ind w:left="1440" w:hanging="360"/>
      </w:pPr>
      <w:rPr>
        <w:rFonts w:ascii="Courier New" w:hAnsi="Courier New" w:hint="default"/>
      </w:rPr>
    </w:lvl>
    <w:lvl w:ilvl="2" w:tplc="D4D47AC6">
      <w:start w:val="1"/>
      <w:numFmt w:val="bullet"/>
      <w:lvlText w:val=""/>
      <w:lvlJc w:val="left"/>
      <w:pPr>
        <w:ind w:left="2160" w:hanging="360"/>
      </w:pPr>
      <w:rPr>
        <w:rFonts w:ascii="Wingdings" w:hAnsi="Wingdings" w:hint="default"/>
      </w:rPr>
    </w:lvl>
    <w:lvl w:ilvl="3" w:tplc="70944954">
      <w:start w:val="1"/>
      <w:numFmt w:val="bullet"/>
      <w:lvlText w:val=""/>
      <w:lvlJc w:val="left"/>
      <w:pPr>
        <w:ind w:left="2880" w:hanging="360"/>
      </w:pPr>
      <w:rPr>
        <w:rFonts w:ascii="Symbol" w:hAnsi="Symbol" w:hint="default"/>
      </w:rPr>
    </w:lvl>
    <w:lvl w:ilvl="4" w:tplc="A3D0E782">
      <w:start w:val="1"/>
      <w:numFmt w:val="bullet"/>
      <w:lvlText w:val="o"/>
      <w:lvlJc w:val="left"/>
      <w:pPr>
        <w:ind w:left="3600" w:hanging="360"/>
      </w:pPr>
      <w:rPr>
        <w:rFonts w:ascii="Courier New" w:hAnsi="Courier New" w:hint="default"/>
      </w:rPr>
    </w:lvl>
    <w:lvl w:ilvl="5" w:tplc="10BE9240">
      <w:start w:val="1"/>
      <w:numFmt w:val="bullet"/>
      <w:lvlText w:val=""/>
      <w:lvlJc w:val="left"/>
      <w:pPr>
        <w:ind w:left="4320" w:hanging="360"/>
      </w:pPr>
      <w:rPr>
        <w:rFonts w:ascii="Wingdings" w:hAnsi="Wingdings" w:hint="default"/>
      </w:rPr>
    </w:lvl>
    <w:lvl w:ilvl="6" w:tplc="110A0F1E">
      <w:start w:val="1"/>
      <w:numFmt w:val="bullet"/>
      <w:lvlText w:val=""/>
      <w:lvlJc w:val="left"/>
      <w:pPr>
        <w:ind w:left="5040" w:hanging="360"/>
      </w:pPr>
      <w:rPr>
        <w:rFonts w:ascii="Symbol" w:hAnsi="Symbol" w:hint="default"/>
      </w:rPr>
    </w:lvl>
    <w:lvl w:ilvl="7" w:tplc="73F27C78">
      <w:start w:val="1"/>
      <w:numFmt w:val="bullet"/>
      <w:lvlText w:val="o"/>
      <w:lvlJc w:val="left"/>
      <w:pPr>
        <w:ind w:left="5760" w:hanging="360"/>
      </w:pPr>
      <w:rPr>
        <w:rFonts w:ascii="Courier New" w:hAnsi="Courier New" w:hint="default"/>
      </w:rPr>
    </w:lvl>
    <w:lvl w:ilvl="8" w:tplc="773A4816">
      <w:start w:val="1"/>
      <w:numFmt w:val="bullet"/>
      <w:lvlText w:val=""/>
      <w:lvlJc w:val="left"/>
      <w:pPr>
        <w:ind w:left="6480" w:hanging="360"/>
      </w:pPr>
      <w:rPr>
        <w:rFonts w:ascii="Wingdings" w:hAnsi="Wingdings" w:hint="default"/>
      </w:rPr>
    </w:lvl>
  </w:abstractNum>
  <w:abstractNum w:abstractNumId="6" w15:restartNumberingAfterBreak="0">
    <w:nsid w:val="17997917"/>
    <w:multiLevelType w:val="multilevel"/>
    <w:tmpl w:val="5F76C29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7"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B63323"/>
    <w:multiLevelType w:val="multilevel"/>
    <w:tmpl w:val="F894D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41B577EA"/>
    <w:multiLevelType w:val="hybridMultilevel"/>
    <w:tmpl w:val="2DA478D6"/>
    <w:lvl w:ilvl="0" w:tplc="DB96A876">
      <w:start w:val="1"/>
      <w:numFmt w:val="decimal"/>
      <w:lvlText w:val="%1."/>
      <w:lvlJc w:val="left"/>
      <w:pPr>
        <w:ind w:left="720" w:hanging="360"/>
      </w:pPr>
      <w:rPr>
        <w:rFonts w:ascii="Arial" w:hAnsi="Arial" w:cs="Arial" w:hint="default"/>
        <w:color w:val="000000"/>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222036"/>
    <w:multiLevelType w:val="multilevel"/>
    <w:tmpl w:val="E48A282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15" w15:restartNumberingAfterBreak="0">
    <w:nsid w:val="46C18D0F"/>
    <w:multiLevelType w:val="hybridMultilevel"/>
    <w:tmpl w:val="6054D6FE"/>
    <w:lvl w:ilvl="0" w:tplc="749E440C">
      <w:start w:val="1"/>
      <w:numFmt w:val="bullet"/>
      <w:lvlText w:val="·"/>
      <w:lvlJc w:val="left"/>
      <w:pPr>
        <w:ind w:left="720" w:hanging="360"/>
      </w:pPr>
      <w:rPr>
        <w:rFonts w:ascii="Symbol" w:hAnsi="Symbol" w:hint="default"/>
      </w:rPr>
    </w:lvl>
    <w:lvl w:ilvl="1" w:tplc="034E1DB2">
      <w:start w:val="1"/>
      <w:numFmt w:val="bullet"/>
      <w:lvlText w:val="o"/>
      <w:lvlJc w:val="left"/>
      <w:pPr>
        <w:ind w:left="1440" w:hanging="360"/>
      </w:pPr>
      <w:rPr>
        <w:rFonts w:ascii="Courier New" w:hAnsi="Courier New" w:hint="default"/>
      </w:rPr>
    </w:lvl>
    <w:lvl w:ilvl="2" w:tplc="9B80E5CC">
      <w:start w:val="1"/>
      <w:numFmt w:val="bullet"/>
      <w:lvlText w:val=""/>
      <w:lvlJc w:val="left"/>
      <w:pPr>
        <w:ind w:left="2160" w:hanging="360"/>
      </w:pPr>
      <w:rPr>
        <w:rFonts w:ascii="Wingdings" w:hAnsi="Wingdings" w:hint="default"/>
      </w:rPr>
    </w:lvl>
    <w:lvl w:ilvl="3" w:tplc="4B7674EC">
      <w:start w:val="1"/>
      <w:numFmt w:val="bullet"/>
      <w:lvlText w:val=""/>
      <w:lvlJc w:val="left"/>
      <w:pPr>
        <w:ind w:left="2880" w:hanging="360"/>
      </w:pPr>
      <w:rPr>
        <w:rFonts w:ascii="Symbol" w:hAnsi="Symbol" w:hint="default"/>
      </w:rPr>
    </w:lvl>
    <w:lvl w:ilvl="4" w:tplc="0F30F804">
      <w:start w:val="1"/>
      <w:numFmt w:val="bullet"/>
      <w:lvlText w:val="o"/>
      <w:lvlJc w:val="left"/>
      <w:pPr>
        <w:ind w:left="3600" w:hanging="360"/>
      </w:pPr>
      <w:rPr>
        <w:rFonts w:ascii="Courier New" w:hAnsi="Courier New" w:hint="default"/>
      </w:rPr>
    </w:lvl>
    <w:lvl w:ilvl="5" w:tplc="6B96C63E">
      <w:start w:val="1"/>
      <w:numFmt w:val="bullet"/>
      <w:lvlText w:val=""/>
      <w:lvlJc w:val="left"/>
      <w:pPr>
        <w:ind w:left="4320" w:hanging="360"/>
      </w:pPr>
      <w:rPr>
        <w:rFonts w:ascii="Wingdings" w:hAnsi="Wingdings" w:hint="default"/>
      </w:rPr>
    </w:lvl>
    <w:lvl w:ilvl="6" w:tplc="B68CCE20">
      <w:start w:val="1"/>
      <w:numFmt w:val="bullet"/>
      <w:lvlText w:val=""/>
      <w:lvlJc w:val="left"/>
      <w:pPr>
        <w:ind w:left="5040" w:hanging="360"/>
      </w:pPr>
      <w:rPr>
        <w:rFonts w:ascii="Symbol" w:hAnsi="Symbol" w:hint="default"/>
      </w:rPr>
    </w:lvl>
    <w:lvl w:ilvl="7" w:tplc="1A081BDE">
      <w:start w:val="1"/>
      <w:numFmt w:val="bullet"/>
      <w:lvlText w:val="o"/>
      <w:lvlJc w:val="left"/>
      <w:pPr>
        <w:ind w:left="5760" w:hanging="360"/>
      </w:pPr>
      <w:rPr>
        <w:rFonts w:ascii="Courier New" w:hAnsi="Courier New" w:hint="default"/>
      </w:rPr>
    </w:lvl>
    <w:lvl w:ilvl="8" w:tplc="96F6EAAA">
      <w:start w:val="1"/>
      <w:numFmt w:val="bullet"/>
      <w:lvlText w:val=""/>
      <w:lvlJc w:val="left"/>
      <w:pPr>
        <w:ind w:left="6480" w:hanging="360"/>
      </w:pPr>
      <w:rPr>
        <w:rFonts w:ascii="Wingdings" w:hAnsi="Wingdings" w:hint="default"/>
      </w:rPr>
    </w:lvl>
  </w:abstractNum>
  <w:abstractNum w:abstractNumId="16"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17" w15:restartNumberingAfterBreak="0">
    <w:nsid w:val="4E4D1CE2"/>
    <w:multiLevelType w:val="multilevel"/>
    <w:tmpl w:val="9D8475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37C6EF"/>
    <w:multiLevelType w:val="hybridMultilevel"/>
    <w:tmpl w:val="0484B618"/>
    <w:lvl w:ilvl="0" w:tplc="41FA83C2">
      <w:start w:val="1"/>
      <w:numFmt w:val="bullet"/>
      <w:lvlText w:val="·"/>
      <w:lvlJc w:val="left"/>
      <w:pPr>
        <w:ind w:left="720" w:hanging="360"/>
      </w:pPr>
      <w:rPr>
        <w:rFonts w:ascii="Symbol" w:hAnsi="Symbol" w:hint="default"/>
      </w:rPr>
    </w:lvl>
    <w:lvl w:ilvl="1" w:tplc="4D1A4C9A">
      <w:start w:val="1"/>
      <w:numFmt w:val="bullet"/>
      <w:lvlText w:val="o"/>
      <w:lvlJc w:val="left"/>
      <w:pPr>
        <w:ind w:left="1440" w:hanging="360"/>
      </w:pPr>
      <w:rPr>
        <w:rFonts w:ascii="Courier New" w:hAnsi="Courier New" w:hint="default"/>
      </w:rPr>
    </w:lvl>
    <w:lvl w:ilvl="2" w:tplc="290E7E24">
      <w:start w:val="1"/>
      <w:numFmt w:val="bullet"/>
      <w:lvlText w:val=""/>
      <w:lvlJc w:val="left"/>
      <w:pPr>
        <w:ind w:left="2160" w:hanging="360"/>
      </w:pPr>
      <w:rPr>
        <w:rFonts w:ascii="Wingdings" w:hAnsi="Wingdings" w:hint="default"/>
      </w:rPr>
    </w:lvl>
    <w:lvl w:ilvl="3" w:tplc="B498B4EA">
      <w:start w:val="1"/>
      <w:numFmt w:val="bullet"/>
      <w:lvlText w:val=""/>
      <w:lvlJc w:val="left"/>
      <w:pPr>
        <w:ind w:left="2880" w:hanging="360"/>
      </w:pPr>
      <w:rPr>
        <w:rFonts w:ascii="Symbol" w:hAnsi="Symbol" w:hint="default"/>
      </w:rPr>
    </w:lvl>
    <w:lvl w:ilvl="4" w:tplc="FA260B38">
      <w:start w:val="1"/>
      <w:numFmt w:val="bullet"/>
      <w:lvlText w:val="o"/>
      <w:lvlJc w:val="left"/>
      <w:pPr>
        <w:ind w:left="3600" w:hanging="360"/>
      </w:pPr>
      <w:rPr>
        <w:rFonts w:ascii="Courier New" w:hAnsi="Courier New" w:hint="default"/>
      </w:rPr>
    </w:lvl>
    <w:lvl w:ilvl="5" w:tplc="B74A0DA0">
      <w:start w:val="1"/>
      <w:numFmt w:val="bullet"/>
      <w:lvlText w:val=""/>
      <w:lvlJc w:val="left"/>
      <w:pPr>
        <w:ind w:left="4320" w:hanging="360"/>
      </w:pPr>
      <w:rPr>
        <w:rFonts w:ascii="Wingdings" w:hAnsi="Wingdings" w:hint="default"/>
      </w:rPr>
    </w:lvl>
    <w:lvl w:ilvl="6" w:tplc="2250AE42">
      <w:start w:val="1"/>
      <w:numFmt w:val="bullet"/>
      <w:lvlText w:val=""/>
      <w:lvlJc w:val="left"/>
      <w:pPr>
        <w:ind w:left="5040" w:hanging="360"/>
      </w:pPr>
      <w:rPr>
        <w:rFonts w:ascii="Symbol" w:hAnsi="Symbol" w:hint="default"/>
      </w:rPr>
    </w:lvl>
    <w:lvl w:ilvl="7" w:tplc="8B304D7C">
      <w:start w:val="1"/>
      <w:numFmt w:val="bullet"/>
      <w:lvlText w:val="o"/>
      <w:lvlJc w:val="left"/>
      <w:pPr>
        <w:ind w:left="5760" w:hanging="360"/>
      </w:pPr>
      <w:rPr>
        <w:rFonts w:ascii="Courier New" w:hAnsi="Courier New" w:hint="default"/>
      </w:rPr>
    </w:lvl>
    <w:lvl w:ilvl="8" w:tplc="0A74712A">
      <w:start w:val="1"/>
      <w:numFmt w:val="bullet"/>
      <w:lvlText w:val=""/>
      <w:lvlJc w:val="left"/>
      <w:pPr>
        <w:ind w:left="6480" w:hanging="360"/>
      </w:pPr>
      <w:rPr>
        <w:rFonts w:ascii="Wingdings" w:hAnsi="Wingdings" w:hint="default"/>
      </w:rPr>
    </w:lvl>
  </w:abstractNum>
  <w:abstractNum w:abstractNumId="19" w15:restartNumberingAfterBreak="0">
    <w:nsid w:val="69CF7CE1"/>
    <w:multiLevelType w:val="hybridMultilevel"/>
    <w:tmpl w:val="0B10C1E2"/>
    <w:lvl w:ilvl="0" w:tplc="8880153E">
      <w:start w:val="1"/>
      <w:numFmt w:val="bullet"/>
      <w:lvlText w:val="·"/>
      <w:lvlJc w:val="left"/>
      <w:pPr>
        <w:ind w:left="360" w:hanging="360"/>
      </w:pPr>
      <w:rPr>
        <w:rFonts w:ascii="Symbol" w:hAnsi="Symbol" w:hint="default"/>
      </w:rPr>
    </w:lvl>
    <w:lvl w:ilvl="1" w:tplc="5310EEBC">
      <w:start w:val="1"/>
      <w:numFmt w:val="bullet"/>
      <w:lvlText w:val="o"/>
      <w:lvlJc w:val="left"/>
      <w:pPr>
        <w:ind w:left="1080" w:hanging="360"/>
      </w:pPr>
      <w:rPr>
        <w:rFonts w:ascii="Courier New" w:hAnsi="Courier New" w:hint="default"/>
      </w:rPr>
    </w:lvl>
    <w:lvl w:ilvl="2" w:tplc="27509FBE">
      <w:start w:val="1"/>
      <w:numFmt w:val="bullet"/>
      <w:lvlText w:val=""/>
      <w:lvlJc w:val="left"/>
      <w:pPr>
        <w:ind w:left="1800" w:hanging="360"/>
      </w:pPr>
      <w:rPr>
        <w:rFonts w:ascii="Wingdings" w:hAnsi="Wingdings" w:hint="default"/>
      </w:rPr>
    </w:lvl>
    <w:lvl w:ilvl="3" w:tplc="C7360780">
      <w:start w:val="1"/>
      <w:numFmt w:val="bullet"/>
      <w:lvlText w:val=""/>
      <w:lvlJc w:val="left"/>
      <w:pPr>
        <w:ind w:left="2520" w:hanging="360"/>
      </w:pPr>
      <w:rPr>
        <w:rFonts w:ascii="Symbol" w:hAnsi="Symbol" w:hint="default"/>
      </w:rPr>
    </w:lvl>
    <w:lvl w:ilvl="4" w:tplc="23D4CB00">
      <w:start w:val="1"/>
      <w:numFmt w:val="bullet"/>
      <w:lvlText w:val="o"/>
      <w:lvlJc w:val="left"/>
      <w:pPr>
        <w:ind w:left="3240" w:hanging="360"/>
      </w:pPr>
      <w:rPr>
        <w:rFonts w:ascii="Courier New" w:hAnsi="Courier New" w:hint="default"/>
      </w:rPr>
    </w:lvl>
    <w:lvl w:ilvl="5" w:tplc="3A182EBE">
      <w:start w:val="1"/>
      <w:numFmt w:val="bullet"/>
      <w:lvlText w:val=""/>
      <w:lvlJc w:val="left"/>
      <w:pPr>
        <w:ind w:left="3960" w:hanging="360"/>
      </w:pPr>
      <w:rPr>
        <w:rFonts w:ascii="Wingdings" w:hAnsi="Wingdings" w:hint="default"/>
      </w:rPr>
    </w:lvl>
    <w:lvl w:ilvl="6" w:tplc="8934FD86">
      <w:start w:val="1"/>
      <w:numFmt w:val="bullet"/>
      <w:lvlText w:val=""/>
      <w:lvlJc w:val="left"/>
      <w:pPr>
        <w:ind w:left="4680" w:hanging="360"/>
      </w:pPr>
      <w:rPr>
        <w:rFonts w:ascii="Symbol" w:hAnsi="Symbol" w:hint="default"/>
      </w:rPr>
    </w:lvl>
    <w:lvl w:ilvl="7" w:tplc="9AC02164">
      <w:start w:val="1"/>
      <w:numFmt w:val="bullet"/>
      <w:lvlText w:val="o"/>
      <w:lvlJc w:val="left"/>
      <w:pPr>
        <w:ind w:left="5400" w:hanging="360"/>
      </w:pPr>
      <w:rPr>
        <w:rFonts w:ascii="Courier New" w:hAnsi="Courier New" w:hint="default"/>
      </w:rPr>
    </w:lvl>
    <w:lvl w:ilvl="8" w:tplc="3F8E7C3A">
      <w:start w:val="1"/>
      <w:numFmt w:val="bullet"/>
      <w:lvlText w:val=""/>
      <w:lvlJc w:val="left"/>
      <w:pPr>
        <w:ind w:left="6120" w:hanging="360"/>
      </w:pPr>
      <w:rPr>
        <w:rFonts w:ascii="Wingdings" w:hAnsi="Wingdings" w:hint="default"/>
      </w:rPr>
    </w:lvl>
  </w:abstractNum>
  <w:abstractNum w:abstractNumId="20"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720866E6"/>
    <w:multiLevelType w:val="multilevel"/>
    <w:tmpl w:val="C262A666"/>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23" w15:restartNumberingAfterBreak="0">
    <w:nsid w:val="746A5AA8"/>
    <w:multiLevelType w:val="multilevel"/>
    <w:tmpl w:val="3688486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num w:numId="1" w16cid:durableId="514001382">
    <w:abstractNumId w:val="4"/>
  </w:num>
  <w:num w:numId="2" w16cid:durableId="495003508">
    <w:abstractNumId w:val="15"/>
  </w:num>
  <w:num w:numId="3" w16cid:durableId="739057014">
    <w:abstractNumId w:val="18"/>
  </w:num>
  <w:num w:numId="4" w16cid:durableId="552353341">
    <w:abstractNumId w:val="3"/>
  </w:num>
  <w:num w:numId="5" w16cid:durableId="1006593670">
    <w:abstractNumId w:val="5"/>
  </w:num>
  <w:num w:numId="6" w16cid:durableId="1690133310">
    <w:abstractNumId w:val="19"/>
  </w:num>
  <w:num w:numId="7" w16cid:durableId="1702126023">
    <w:abstractNumId w:val="16"/>
  </w:num>
  <w:num w:numId="8" w16cid:durableId="31852183">
    <w:abstractNumId w:val="12"/>
  </w:num>
  <w:num w:numId="9" w16cid:durableId="1520240451">
    <w:abstractNumId w:val="0"/>
  </w:num>
  <w:num w:numId="10" w16cid:durableId="1287585824">
    <w:abstractNumId w:val="13"/>
  </w:num>
  <w:num w:numId="11" w16cid:durableId="454175896">
    <w:abstractNumId w:val="20"/>
  </w:num>
  <w:num w:numId="12" w16cid:durableId="699670504">
    <w:abstractNumId w:val="2"/>
  </w:num>
  <w:num w:numId="13" w16cid:durableId="1559248501">
    <w:abstractNumId w:val="7"/>
  </w:num>
  <w:num w:numId="14" w16cid:durableId="1317614885">
    <w:abstractNumId w:val="8"/>
  </w:num>
  <w:num w:numId="15" w16cid:durableId="448205681">
    <w:abstractNumId w:val="10"/>
  </w:num>
  <w:num w:numId="16" w16cid:durableId="1554973270">
    <w:abstractNumId w:val="21"/>
  </w:num>
  <w:num w:numId="17" w16cid:durableId="130485582">
    <w:abstractNumId w:val="9"/>
  </w:num>
  <w:num w:numId="18" w16cid:durableId="1484273419">
    <w:abstractNumId w:val="17"/>
  </w:num>
  <w:num w:numId="19" w16cid:durableId="2073116410">
    <w:abstractNumId w:val="1"/>
  </w:num>
  <w:num w:numId="20" w16cid:durableId="1221208959">
    <w:abstractNumId w:val="11"/>
  </w:num>
  <w:num w:numId="21" w16cid:durableId="1629047852">
    <w:abstractNumId w:val="6"/>
  </w:num>
  <w:num w:numId="22" w16cid:durableId="484735987">
    <w:abstractNumId w:val="22"/>
  </w:num>
  <w:num w:numId="23" w16cid:durableId="2058896244">
    <w:abstractNumId w:val="23"/>
  </w:num>
  <w:num w:numId="24" w16cid:durableId="13126379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zMDUzNzIxNjE3MbVQ0lEKTi0uzszPAykwrAUAg0YfMywAAAA="/>
  </w:docVars>
  <w:rsids>
    <w:rsidRoot w:val="0007684F"/>
    <w:rsid w:val="00016546"/>
    <w:rsid w:val="00023917"/>
    <w:rsid w:val="000410F0"/>
    <w:rsid w:val="00045278"/>
    <w:rsid w:val="00051AA4"/>
    <w:rsid w:val="00053CAE"/>
    <w:rsid w:val="000561B8"/>
    <w:rsid w:val="00056C16"/>
    <w:rsid w:val="0007684F"/>
    <w:rsid w:val="000952D7"/>
    <w:rsid w:val="000964AB"/>
    <w:rsid w:val="00096E73"/>
    <w:rsid w:val="000C6322"/>
    <w:rsid w:val="000D54CF"/>
    <w:rsid w:val="000F157A"/>
    <w:rsid w:val="000F36A5"/>
    <w:rsid w:val="000F3844"/>
    <w:rsid w:val="001146AF"/>
    <w:rsid w:val="001400BD"/>
    <w:rsid w:val="001777F0"/>
    <w:rsid w:val="00195D8E"/>
    <w:rsid w:val="001F6DAD"/>
    <w:rsid w:val="001F7348"/>
    <w:rsid w:val="00201410"/>
    <w:rsid w:val="00226A7B"/>
    <w:rsid w:val="0022731F"/>
    <w:rsid w:val="00262B8F"/>
    <w:rsid w:val="00274A32"/>
    <w:rsid w:val="00276E9B"/>
    <w:rsid w:val="00281C0D"/>
    <w:rsid w:val="00293697"/>
    <w:rsid w:val="002D362F"/>
    <w:rsid w:val="002D5DFD"/>
    <w:rsid w:val="002E17E8"/>
    <w:rsid w:val="002F79B7"/>
    <w:rsid w:val="00320509"/>
    <w:rsid w:val="00326F54"/>
    <w:rsid w:val="0033379E"/>
    <w:rsid w:val="00345405"/>
    <w:rsid w:val="003562C0"/>
    <w:rsid w:val="00383784"/>
    <w:rsid w:val="003A4F6C"/>
    <w:rsid w:val="003C0347"/>
    <w:rsid w:val="00414821"/>
    <w:rsid w:val="004275E3"/>
    <w:rsid w:val="00432B30"/>
    <w:rsid w:val="004736EA"/>
    <w:rsid w:val="004A2421"/>
    <w:rsid w:val="004A6ADD"/>
    <w:rsid w:val="004C00D4"/>
    <w:rsid w:val="004E49B5"/>
    <w:rsid w:val="004F722B"/>
    <w:rsid w:val="00517198"/>
    <w:rsid w:val="005756F4"/>
    <w:rsid w:val="005904CD"/>
    <w:rsid w:val="005B5329"/>
    <w:rsid w:val="005D6D1E"/>
    <w:rsid w:val="005E308A"/>
    <w:rsid w:val="005F25A9"/>
    <w:rsid w:val="0060235F"/>
    <w:rsid w:val="00624D17"/>
    <w:rsid w:val="00663498"/>
    <w:rsid w:val="0069358A"/>
    <w:rsid w:val="006A711D"/>
    <w:rsid w:val="006C0A77"/>
    <w:rsid w:val="006C4221"/>
    <w:rsid w:val="006D3472"/>
    <w:rsid w:val="006F27DA"/>
    <w:rsid w:val="00732FE0"/>
    <w:rsid w:val="0075162A"/>
    <w:rsid w:val="00757D1F"/>
    <w:rsid w:val="00777BC9"/>
    <w:rsid w:val="007D52FA"/>
    <w:rsid w:val="007D79B6"/>
    <w:rsid w:val="007E0F65"/>
    <w:rsid w:val="007F05AF"/>
    <w:rsid w:val="007F641D"/>
    <w:rsid w:val="008117F5"/>
    <w:rsid w:val="0081676D"/>
    <w:rsid w:val="00816C4C"/>
    <w:rsid w:val="00821F13"/>
    <w:rsid w:val="00840925"/>
    <w:rsid w:val="00841E57"/>
    <w:rsid w:val="00844818"/>
    <w:rsid w:val="008536C3"/>
    <w:rsid w:val="00871EC7"/>
    <w:rsid w:val="00880904"/>
    <w:rsid w:val="008860EC"/>
    <w:rsid w:val="00892474"/>
    <w:rsid w:val="00892568"/>
    <w:rsid w:val="008A2417"/>
    <w:rsid w:val="008D031A"/>
    <w:rsid w:val="008D085A"/>
    <w:rsid w:val="008D7E78"/>
    <w:rsid w:val="008F5698"/>
    <w:rsid w:val="00900B12"/>
    <w:rsid w:val="00907C9D"/>
    <w:rsid w:val="0091221E"/>
    <w:rsid w:val="009136D8"/>
    <w:rsid w:val="0092709D"/>
    <w:rsid w:val="00942265"/>
    <w:rsid w:val="009A0341"/>
    <w:rsid w:val="009A4881"/>
    <w:rsid w:val="009B1655"/>
    <w:rsid w:val="009B3A62"/>
    <w:rsid w:val="009E5FC8"/>
    <w:rsid w:val="009F5831"/>
    <w:rsid w:val="00A02377"/>
    <w:rsid w:val="00A07E43"/>
    <w:rsid w:val="00A22552"/>
    <w:rsid w:val="00A42461"/>
    <w:rsid w:val="00A65854"/>
    <w:rsid w:val="00A7507C"/>
    <w:rsid w:val="00A93028"/>
    <w:rsid w:val="00AA7420"/>
    <w:rsid w:val="00AB1581"/>
    <w:rsid w:val="00AE273F"/>
    <w:rsid w:val="00AE6A44"/>
    <w:rsid w:val="00AE6D7A"/>
    <w:rsid w:val="00B3449B"/>
    <w:rsid w:val="00B41285"/>
    <w:rsid w:val="00B53CD7"/>
    <w:rsid w:val="00B63B95"/>
    <w:rsid w:val="00B75937"/>
    <w:rsid w:val="00B87919"/>
    <w:rsid w:val="00BC1718"/>
    <w:rsid w:val="00BE0CD6"/>
    <w:rsid w:val="00C06203"/>
    <w:rsid w:val="00C1072F"/>
    <w:rsid w:val="00C33F80"/>
    <w:rsid w:val="00C63DF4"/>
    <w:rsid w:val="00C66C55"/>
    <w:rsid w:val="00C72D64"/>
    <w:rsid w:val="00C94798"/>
    <w:rsid w:val="00CF466F"/>
    <w:rsid w:val="00D03250"/>
    <w:rsid w:val="00D269A4"/>
    <w:rsid w:val="00D322A9"/>
    <w:rsid w:val="00D4283B"/>
    <w:rsid w:val="00D44357"/>
    <w:rsid w:val="00D46057"/>
    <w:rsid w:val="00D54BC2"/>
    <w:rsid w:val="00D62083"/>
    <w:rsid w:val="00D636A0"/>
    <w:rsid w:val="00D65959"/>
    <w:rsid w:val="00D85FC6"/>
    <w:rsid w:val="00D908CD"/>
    <w:rsid w:val="00DA4129"/>
    <w:rsid w:val="00DB54FF"/>
    <w:rsid w:val="00DB6887"/>
    <w:rsid w:val="00DD3DD1"/>
    <w:rsid w:val="00DE2744"/>
    <w:rsid w:val="00DF7098"/>
    <w:rsid w:val="00E16254"/>
    <w:rsid w:val="00E22385"/>
    <w:rsid w:val="00E30F12"/>
    <w:rsid w:val="00E45CB7"/>
    <w:rsid w:val="00EA349D"/>
    <w:rsid w:val="00EB0096"/>
    <w:rsid w:val="00EE0DC1"/>
    <w:rsid w:val="00EE585C"/>
    <w:rsid w:val="00EE610A"/>
    <w:rsid w:val="00EF12B0"/>
    <w:rsid w:val="00F109A2"/>
    <w:rsid w:val="00F13C84"/>
    <w:rsid w:val="00F41C47"/>
    <w:rsid w:val="00F51CCA"/>
    <w:rsid w:val="00F64BDB"/>
    <w:rsid w:val="00F855A1"/>
    <w:rsid w:val="00F90461"/>
    <w:rsid w:val="00F9158C"/>
    <w:rsid w:val="00F9508B"/>
    <w:rsid w:val="00FA716B"/>
    <w:rsid w:val="00FA769E"/>
    <w:rsid w:val="00FC1615"/>
    <w:rsid w:val="00FE1F35"/>
    <w:rsid w:val="00FF683C"/>
    <w:rsid w:val="0A4199F6"/>
    <w:rsid w:val="0C8B14C5"/>
    <w:rsid w:val="10444B22"/>
    <w:rsid w:val="13CA596E"/>
    <w:rsid w:val="26E00F02"/>
    <w:rsid w:val="3C7DCF0A"/>
    <w:rsid w:val="47349953"/>
    <w:rsid w:val="4AE71730"/>
    <w:rsid w:val="66537E05"/>
    <w:rsid w:val="7213F6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4682D874-E4A9-4582-B615-DD2BD5AB6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paragraph">
    <w:name w:val="paragraph"/>
    <w:basedOn w:val="Normal"/>
    <w:rsid w:val="00D269A4"/>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normaltextrun">
    <w:name w:val="normaltextrun"/>
    <w:basedOn w:val="DefaultParagraphFont"/>
    <w:rsid w:val="00D269A4"/>
  </w:style>
  <w:style w:type="character" w:customStyle="1" w:styleId="eop">
    <w:name w:val="eop"/>
    <w:basedOn w:val="DefaultParagraphFont"/>
    <w:rsid w:val="00D269A4"/>
  </w:style>
  <w:style w:type="paragraph" w:styleId="Revision">
    <w:name w:val="Revision"/>
    <w:hidden/>
    <w:uiPriority w:val="99"/>
    <w:semiHidden/>
    <w:rsid w:val="00B87919"/>
    <w:pPr>
      <w:spacing w:after="0" w:line="240" w:lineRule="auto"/>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738003">
      <w:bodyDiv w:val="1"/>
      <w:marLeft w:val="0"/>
      <w:marRight w:val="0"/>
      <w:marTop w:val="0"/>
      <w:marBottom w:val="0"/>
      <w:divBdr>
        <w:top w:val="none" w:sz="0" w:space="0" w:color="auto"/>
        <w:left w:val="none" w:sz="0" w:space="0" w:color="auto"/>
        <w:bottom w:val="none" w:sz="0" w:space="0" w:color="auto"/>
        <w:right w:val="none" w:sz="0" w:space="0" w:color="auto"/>
      </w:divBdr>
      <w:divsChild>
        <w:div w:id="9844720">
          <w:marLeft w:val="0"/>
          <w:marRight w:val="0"/>
          <w:marTop w:val="0"/>
          <w:marBottom w:val="0"/>
          <w:divBdr>
            <w:top w:val="none" w:sz="0" w:space="0" w:color="auto"/>
            <w:left w:val="none" w:sz="0" w:space="0" w:color="auto"/>
            <w:bottom w:val="none" w:sz="0" w:space="0" w:color="auto"/>
            <w:right w:val="none" w:sz="0" w:space="0" w:color="auto"/>
          </w:divBdr>
        </w:div>
        <w:div w:id="16663618">
          <w:marLeft w:val="0"/>
          <w:marRight w:val="0"/>
          <w:marTop w:val="0"/>
          <w:marBottom w:val="0"/>
          <w:divBdr>
            <w:top w:val="none" w:sz="0" w:space="0" w:color="auto"/>
            <w:left w:val="none" w:sz="0" w:space="0" w:color="auto"/>
            <w:bottom w:val="none" w:sz="0" w:space="0" w:color="auto"/>
            <w:right w:val="none" w:sz="0" w:space="0" w:color="auto"/>
          </w:divBdr>
        </w:div>
        <w:div w:id="475225193">
          <w:marLeft w:val="0"/>
          <w:marRight w:val="0"/>
          <w:marTop w:val="0"/>
          <w:marBottom w:val="0"/>
          <w:divBdr>
            <w:top w:val="none" w:sz="0" w:space="0" w:color="auto"/>
            <w:left w:val="none" w:sz="0" w:space="0" w:color="auto"/>
            <w:bottom w:val="none" w:sz="0" w:space="0" w:color="auto"/>
            <w:right w:val="none" w:sz="0" w:space="0" w:color="auto"/>
          </w:divBdr>
        </w:div>
        <w:div w:id="777483506">
          <w:marLeft w:val="0"/>
          <w:marRight w:val="0"/>
          <w:marTop w:val="0"/>
          <w:marBottom w:val="0"/>
          <w:divBdr>
            <w:top w:val="none" w:sz="0" w:space="0" w:color="auto"/>
            <w:left w:val="none" w:sz="0" w:space="0" w:color="auto"/>
            <w:bottom w:val="none" w:sz="0" w:space="0" w:color="auto"/>
            <w:right w:val="none" w:sz="0" w:space="0" w:color="auto"/>
          </w:divBdr>
        </w:div>
        <w:div w:id="991905617">
          <w:marLeft w:val="0"/>
          <w:marRight w:val="0"/>
          <w:marTop w:val="0"/>
          <w:marBottom w:val="0"/>
          <w:divBdr>
            <w:top w:val="none" w:sz="0" w:space="0" w:color="auto"/>
            <w:left w:val="none" w:sz="0" w:space="0" w:color="auto"/>
            <w:bottom w:val="none" w:sz="0" w:space="0" w:color="auto"/>
            <w:right w:val="none" w:sz="0" w:space="0" w:color="auto"/>
          </w:divBdr>
        </w:div>
        <w:div w:id="1197890538">
          <w:marLeft w:val="0"/>
          <w:marRight w:val="0"/>
          <w:marTop w:val="0"/>
          <w:marBottom w:val="0"/>
          <w:divBdr>
            <w:top w:val="none" w:sz="0" w:space="0" w:color="auto"/>
            <w:left w:val="none" w:sz="0" w:space="0" w:color="auto"/>
            <w:bottom w:val="none" w:sz="0" w:space="0" w:color="auto"/>
            <w:right w:val="none" w:sz="0" w:space="0" w:color="auto"/>
          </w:divBdr>
        </w:div>
        <w:div w:id="1309671452">
          <w:marLeft w:val="0"/>
          <w:marRight w:val="0"/>
          <w:marTop w:val="0"/>
          <w:marBottom w:val="0"/>
          <w:divBdr>
            <w:top w:val="none" w:sz="0" w:space="0" w:color="auto"/>
            <w:left w:val="none" w:sz="0" w:space="0" w:color="auto"/>
            <w:bottom w:val="none" w:sz="0" w:space="0" w:color="auto"/>
            <w:right w:val="none" w:sz="0" w:space="0" w:color="auto"/>
          </w:divBdr>
        </w:div>
        <w:div w:id="1311977362">
          <w:marLeft w:val="0"/>
          <w:marRight w:val="0"/>
          <w:marTop w:val="0"/>
          <w:marBottom w:val="0"/>
          <w:divBdr>
            <w:top w:val="none" w:sz="0" w:space="0" w:color="auto"/>
            <w:left w:val="none" w:sz="0" w:space="0" w:color="auto"/>
            <w:bottom w:val="none" w:sz="0" w:space="0" w:color="auto"/>
            <w:right w:val="none" w:sz="0" w:space="0" w:color="auto"/>
          </w:divBdr>
        </w:div>
        <w:div w:id="1441955511">
          <w:marLeft w:val="0"/>
          <w:marRight w:val="0"/>
          <w:marTop w:val="0"/>
          <w:marBottom w:val="0"/>
          <w:divBdr>
            <w:top w:val="none" w:sz="0" w:space="0" w:color="auto"/>
            <w:left w:val="none" w:sz="0" w:space="0" w:color="auto"/>
            <w:bottom w:val="none" w:sz="0" w:space="0" w:color="auto"/>
            <w:right w:val="none" w:sz="0" w:space="0" w:color="auto"/>
          </w:divBdr>
        </w:div>
      </w:divsChild>
    </w:div>
    <w:div w:id="1359237040">
      <w:bodyDiv w:val="1"/>
      <w:marLeft w:val="0"/>
      <w:marRight w:val="0"/>
      <w:marTop w:val="0"/>
      <w:marBottom w:val="0"/>
      <w:divBdr>
        <w:top w:val="none" w:sz="0" w:space="0" w:color="auto"/>
        <w:left w:val="none" w:sz="0" w:space="0" w:color="auto"/>
        <w:bottom w:val="none" w:sz="0" w:space="0" w:color="auto"/>
        <w:right w:val="none" w:sz="0" w:space="0" w:color="auto"/>
      </w:divBdr>
    </w:div>
    <w:div w:id="2014607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oppins">
    <w:charset w:val="00"/>
    <w:family w:val="auto"/>
    <w:pitch w:val="variable"/>
    <w:sig w:usb0="00008007" w:usb1="00000000" w:usb2="00000000" w:usb3="00000000" w:csb0="00000093"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045278"/>
    <w:rsid w:val="002F5173"/>
    <w:rsid w:val="00816C4C"/>
    <w:rsid w:val="00840925"/>
    <w:rsid w:val="008E4E07"/>
    <w:rsid w:val="00A04B1C"/>
    <w:rsid w:val="00AA1539"/>
    <w:rsid w:val="00C016E5"/>
    <w:rsid w:val="00C33F80"/>
    <w:rsid w:val="00C909D5"/>
    <w:rsid w:val="00D65959"/>
    <w:rsid w:val="00DA45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SharedWithUsers xmlns="dc808d36-874f-4b27-aec2-2fd649817929">
      <UserInfo>
        <DisplayName>Nilu  Rimal</DisplayName>
        <AccountId>2389</AccountId>
        <AccountType/>
      </UserInfo>
      <UserInfo>
        <DisplayName>Silvia Garcia</DisplayName>
        <AccountId>3902</AccountId>
        <AccountType/>
      </UserInfo>
      <UserInfo>
        <DisplayName>Kirk Del Rosario</DisplayName>
        <AccountId>936</AccountId>
        <AccountType/>
      </UserInfo>
      <UserInfo>
        <DisplayName>Natalie Abegesah</DisplayName>
        <AccountId>1172</AccountId>
        <AccountType/>
      </UserInfo>
      <UserInfo>
        <DisplayName>Kelly McNally</DisplayName>
        <AccountId>51</AccountId>
        <AccountType/>
      </UserInfo>
    </SharedWithUsers>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2.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dc808d36-874f-4b27-aec2-2fd649817929"/>
    <ds:schemaRef ds:uri="ba2e8617-29ee-40b9-b822-c9e0f853d80d"/>
  </ds:schemaRefs>
</ds:datastoreItem>
</file>

<file path=customXml/itemProps3.xml><?xml version="1.0" encoding="utf-8"?>
<ds:datastoreItem xmlns:ds="http://schemas.openxmlformats.org/officeDocument/2006/customXml" ds:itemID="{83FDE3FF-B82C-49F5-87BE-236D048DEC88}"/>
</file>

<file path=docProps/app.xml><?xml version="1.0" encoding="utf-8"?>
<Properties xmlns="http://schemas.openxmlformats.org/officeDocument/2006/extended-properties" xmlns:vt="http://schemas.openxmlformats.org/officeDocument/2006/docPropsVTypes">
  <Template>Normal.dotm</Template>
  <TotalTime>80</TotalTime>
  <Pages>1</Pages>
  <Words>1187</Words>
  <Characters>6771</Characters>
  <Application>Microsoft Office Word</Application>
  <DocSecurity>4</DocSecurity>
  <Lines>56</Lines>
  <Paragraphs>15</Paragraphs>
  <ScaleCrop>false</ScaleCrop>
  <Company>Partners of the Americas</Company>
  <LinksUpToDate>false</LinksUpToDate>
  <CharactersWithSpaces>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Javiera Salinas</cp:lastModifiedBy>
  <cp:revision>73</cp:revision>
  <cp:lastPrinted>2012-08-01T02:41:00Z</cp:lastPrinted>
  <dcterms:created xsi:type="dcterms:W3CDTF">2024-09-23T21:04:00Z</dcterms:created>
  <dcterms:modified xsi:type="dcterms:W3CDTF">2025-04-22T22:48:00Z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