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D4D" w:rsidP="34817A54" w:rsidRDefault="00977D4D" w14:paraId="37F95A19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1"/>
          <w:szCs w:val="21"/>
          <w:lang w:val="es-ES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bCs/>
          <w:sz w:val="21"/>
          <w:szCs w:val="21"/>
          <w:lang w:val="es-ES"/>
        </w:rPr>
      </w:pP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Partners </w:t>
      </w: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of </w:t>
      </w: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the </w:t>
      </w: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Americas</w:t>
      </w:r>
    </w:p>
    <w:p w:rsidRPr="00774FC9" w:rsidR="00774FC9" w:rsidP="009A47D6" w:rsidRDefault="00774FC9" w14:paraId="54B01721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1"/>
          <w:szCs w:val="21"/>
          <w:lang w:val="es-ES_tradnl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34817A54">
        <w:rPr>
          <w:rFonts w:ascii="Times New Roman" w:hAnsi="Times New Roman" w:cs="Times New Roman"/>
          <w:b/>
          <w:bCs/>
          <w:sz w:val="21"/>
          <w:szCs w:val="21"/>
        </w:rPr>
        <w:t xml:space="preserve">Director </w:t>
      </w:r>
      <w:r w:rsidRPr="34817A54" w:rsidR="13507413">
        <w:rPr>
          <w:rFonts w:ascii="Times New Roman" w:hAnsi="Times New Roman" w:cs="Times New Roman"/>
          <w:b/>
          <w:bCs/>
          <w:sz w:val="21"/>
          <w:szCs w:val="21"/>
        </w:rPr>
        <w:t xml:space="preserve">of Monitoring </w:t>
      </w:r>
      <w:r w:rsidRPr="34817A54" w:rsidR="0014038F">
        <w:rPr>
          <w:rFonts w:ascii="Times New Roman" w:hAnsi="Times New Roman" w:cs="Times New Roman"/>
          <w:b/>
          <w:bCs/>
          <w:sz w:val="21"/>
          <w:szCs w:val="21"/>
        </w:rPr>
        <w:t xml:space="preserve">and Evaluation </w:t>
      </w:r>
      <w:r w:rsidRPr="34817A54" w:rsidR="00A25A03">
        <w:rPr>
          <w:rFonts w:ascii="Times New Roman" w:hAnsi="Times New Roman" w:cs="Times New Roman"/>
          <w:b/>
          <w:bCs/>
          <w:sz w:val="21"/>
          <w:szCs w:val="21"/>
        </w:rPr>
        <w:t xml:space="preserve">(</w:t>
      </w:r>
      <w:r w:rsidRPr="34817A54" w:rsidR="00EC0412">
        <w:rPr>
          <w:rFonts w:ascii="Times New Roman" w:hAnsi="Times New Roman" w:cs="Times New Roman"/>
          <w:b/>
          <w:bCs/>
          <w:sz w:val="21"/>
          <w:szCs w:val="21"/>
        </w:rPr>
        <w:t xml:space="preserve">Cacao for Development </w:t>
      </w:r>
      <w:r w:rsidRPr="34817A54" w:rsidR="283B7C3E">
        <w:rPr>
          <w:rFonts w:ascii="Times New Roman" w:hAnsi="Times New Roman" w:cs="Times New Roman"/>
          <w:b/>
          <w:bCs/>
          <w:sz w:val="21"/>
          <w:szCs w:val="21"/>
        </w:rPr>
        <w:t xml:space="preserve">- C4D</w:t>
      </w:r>
      <w:r w:rsidRPr="34817A54" w:rsidR="00EC0412">
        <w:rPr>
          <w:rFonts w:ascii="Times New Roman" w:hAnsi="Times New Roman" w:cs="Times New Roman"/>
          <w:b/>
          <w:bCs/>
          <w:sz w:val="21"/>
          <w:szCs w:val="21"/>
        </w:rPr>
        <w:t xml:space="preserve">)</w:t>
      </w:r>
    </w:p>
    <w:p w:rsidRPr="00B83307" w:rsidR="00774FC9" w:rsidP="009A47D6" w:rsidRDefault="00774FC9" w14:paraId="54B01723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1"/>
          <w:szCs w:val="21"/>
        </w:rPr>
      </w:pPr>
    </w:p>
    <w:p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s-ES"/>
        </w:rPr>
      </w:pP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Partners </w:t>
      </w: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of </w:t>
      </w: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the </w:t>
      </w:r>
      <w:r w:rsidRPr="34817A54">
        <w:rPr>
          <w:rFonts w:ascii="Times New Roman" w:hAnsi="Times New Roman"/>
          <w:b/>
          <w:bCs/>
          <w:sz w:val="21"/>
          <w:szCs w:val="21"/>
          <w:lang w:val="es-ES"/>
        </w:rPr>
        <w:t xml:space="preserve">Americas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is seeking qualified candidates for the position of </w:t>
      </w:r>
      <w:r w:rsidRPr="34817A54" w:rsidR="3DC8B9BA">
        <w:rPr>
          <w:rFonts w:ascii="Times New Roman" w:hAnsi="Times New Roman" w:cs="Times New Roman"/>
          <w:b/>
          <w:bCs/>
          <w:sz w:val="21"/>
          <w:szCs w:val="21"/>
        </w:rPr>
        <w:t xml:space="preserve">Director </w:t>
      </w:r>
      <w:r w:rsidRPr="34817A54" w:rsidR="0014038F">
        <w:rPr>
          <w:rFonts w:ascii="Times New Roman" w:hAnsi="Times New Roman" w:cs="Times New Roman"/>
          <w:b/>
          <w:bCs/>
          <w:sz w:val="21"/>
          <w:szCs w:val="21"/>
        </w:rPr>
        <w:t xml:space="preserve">of Monitoring and Evaluation </w:t>
      </w:r>
      <w:r w:rsidRPr="34817A54" w:rsidR="00B83307">
        <w:rPr>
          <w:rFonts w:ascii="Times New Roman" w:hAnsi="Times New Roman"/>
          <w:sz w:val="21"/>
          <w:szCs w:val="21"/>
          <w:lang w:val="es-ES"/>
        </w:rPr>
        <w:t xml:space="preserve">for </w:t>
      </w:r>
      <w:r w:rsidRPr="34817A54" w:rsidR="004317D9">
        <w:rPr>
          <w:rFonts w:ascii="Times New Roman" w:hAnsi="Times New Roman"/>
          <w:sz w:val="21"/>
          <w:szCs w:val="21"/>
          <w:lang w:val="es-ES"/>
        </w:rPr>
        <w:t xml:space="preserve">the </w:t>
      </w:r>
      <w:r w:rsidRPr="34817A54" w:rsidR="00FB0BBF">
        <w:rPr>
          <w:rFonts w:ascii="Times New Roman" w:hAnsi="Times New Roman"/>
          <w:sz w:val="21"/>
          <w:szCs w:val="21"/>
          <w:lang w:val="es-ES"/>
        </w:rPr>
        <w:t xml:space="preserve">USDA-funded </w:t>
      </w:r>
      <w:r w:rsidRPr="34817A54" w:rsidR="00FB0BBF">
        <w:rPr>
          <w:rFonts w:ascii="Times New Roman" w:hAnsi="Times New Roman"/>
          <w:sz w:val="21"/>
          <w:szCs w:val="21"/>
          <w:lang w:val="es-ES"/>
        </w:rPr>
        <w:t xml:space="preserve">Cocoa for Development </w:t>
      </w:r>
      <w:r w:rsidRPr="34817A54" w:rsidR="00B83307">
        <w:rPr>
          <w:rFonts w:ascii="Times New Roman" w:hAnsi="Times New Roman"/>
          <w:sz w:val="21"/>
          <w:szCs w:val="21"/>
          <w:lang w:val="es-ES"/>
        </w:rPr>
        <w:t xml:space="preserve">project </w:t>
      </w:r>
      <w:r w:rsidRPr="34817A54" w:rsidR="00FB0BBF">
        <w:rPr>
          <w:rFonts w:ascii="Times New Roman" w:hAnsi="Times New Roman"/>
          <w:sz w:val="21"/>
          <w:szCs w:val="21"/>
          <w:lang w:val="es-ES"/>
        </w:rPr>
        <w:t xml:space="preserve">in Colombia</w:t>
      </w:r>
      <w:r w:rsidRPr="34817A54" w:rsidR="00BD4B98">
        <w:rPr>
          <w:rFonts w:ascii="Times New Roman" w:hAnsi="Times New Roman"/>
          <w:sz w:val="21"/>
          <w:szCs w:val="21"/>
          <w:lang w:val="es-ES"/>
        </w:rPr>
        <w:t xml:space="preserve">.</w:t>
      </w:r>
    </w:p>
    <w:p w:rsidR="00DD5449" w:rsidP="002E6828" w:rsidRDefault="00DD5449" w14:paraId="6E61CAB6" w14:textId="38AAAD6A"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s-ES_tradnl"/>
        </w:rPr>
      </w:pPr>
    </w:p>
    <w:p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s-ES"/>
        </w:rPr>
      </w:pPr>
      <w:r w:rsidRPr="34817A54">
        <w:rPr>
          <w:rFonts w:ascii="Times New Roman" w:hAnsi="Times New Roman"/>
          <w:sz w:val="21"/>
          <w:szCs w:val="21"/>
          <w:lang w:val="es-ES"/>
        </w:rPr>
        <w:t xml:space="preserve">Cacao for Development aims to </w:t>
      </w:r>
      <w:r w:rsidRPr="34817A54" w:rsidR="53BE755C">
        <w:rPr>
          <w:rFonts w:ascii="Times New Roman" w:hAnsi="Times New Roman"/>
          <w:sz w:val="21"/>
          <w:szCs w:val="21"/>
          <w:lang w:val="es-ES"/>
        </w:rPr>
        <w:t xml:space="preserve">advance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the cocoa value chain in Colombia, in order to generate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higher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incomes for producers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through diversification and marketing of </w:t>
      </w:r>
      <w:r w:rsidRPr="34817A54" w:rsidR="26E6393E">
        <w:rPr>
          <w:rFonts w:ascii="Times New Roman" w:hAnsi="Times New Roman"/>
          <w:sz w:val="21"/>
          <w:szCs w:val="21"/>
          <w:lang w:val="es-ES"/>
        </w:rPr>
        <w:t xml:space="preserve">complementary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crops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.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The project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aims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to </w:t>
      </w:r>
      <w:r w:rsidRPr="34817A54">
        <w:rPr>
          <w:rFonts w:ascii="Times New Roman" w:hAnsi="Times New Roman"/>
          <w:sz w:val="21"/>
          <w:szCs w:val="21"/>
          <w:lang w:val="es-ES"/>
        </w:rPr>
        <w:t xml:space="preserve">(i)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increase agricultural productivity and improve </w:t>
      </w:r>
      <w:r w:rsidRPr="34817A54" w:rsidR="5D2B2415">
        <w:rPr>
          <w:rFonts w:ascii="Times New Roman" w:hAnsi="Times New Roman"/>
          <w:sz w:val="21"/>
          <w:szCs w:val="21"/>
          <w:lang w:val="es-ES"/>
        </w:rPr>
        <w:t xml:space="preserve">the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income </w:t>
      </w:r>
      <w:r w:rsidRPr="34817A54" w:rsidR="5C57EC53">
        <w:rPr>
          <w:rFonts w:ascii="Times New Roman" w:hAnsi="Times New Roman"/>
          <w:sz w:val="21"/>
          <w:szCs w:val="21"/>
          <w:lang w:val="es-ES"/>
        </w:rPr>
        <w:t xml:space="preserve">of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cocoa producers through </w:t>
      </w:r>
      <w:r w:rsidRPr="34817A54" w:rsidR="5591FDD9">
        <w:rPr>
          <w:rFonts w:ascii="Times New Roman" w:hAnsi="Times New Roman"/>
          <w:sz w:val="21"/>
          <w:szCs w:val="21"/>
          <w:lang w:val="es-ES"/>
        </w:rPr>
        <w:t xml:space="preserve">the promotion </w:t>
      </w:r>
      <w:r w:rsidRPr="34817A54" w:rsidR="0F15F5A5">
        <w:rPr>
          <w:rFonts w:ascii="Times New Roman" w:hAnsi="Times New Roman"/>
          <w:sz w:val="21"/>
          <w:szCs w:val="21"/>
          <w:lang w:val="es-ES"/>
        </w:rPr>
        <w:t xml:space="preserve">of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diversified and sustainable </w:t>
      </w:r>
      <w:r w:rsidRPr="34817A54" w:rsidR="39199D4F">
        <w:rPr>
          <w:rFonts w:ascii="Times New Roman" w:hAnsi="Times New Roman"/>
          <w:sz w:val="21"/>
          <w:szCs w:val="21"/>
          <w:lang w:val="es-ES"/>
        </w:rPr>
        <w:t xml:space="preserve">cropping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 systems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, equitable marketing models, and improved </w:t>
      </w:r>
      <w:r w:rsidRPr="34817A54" w:rsidR="680152F6">
        <w:rPr>
          <w:rFonts w:ascii="Times New Roman" w:hAnsi="Times New Roman"/>
          <w:sz w:val="21"/>
          <w:szCs w:val="21"/>
          <w:lang w:val="es-ES"/>
        </w:rPr>
        <w:t xml:space="preserve">collection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and processing of products for the market; (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ii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) increase trade in agricultural products </w:t>
      </w:r>
      <w:r w:rsidRPr="34817A54" w:rsidR="0E38C136">
        <w:rPr>
          <w:rFonts w:ascii="Times New Roman" w:hAnsi="Times New Roman"/>
          <w:sz w:val="21"/>
          <w:szCs w:val="21"/>
          <w:lang w:val="es-ES"/>
        </w:rPr>
        <w:t xml:space="preserve">through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improved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systems at all levels </w:t>
      </w:r>
      <w:r w:rsidRPr="34817A54" w:rsidR="6922BC60">
        <w:rPr>
          <w:rFonts w:ascii="Times New Roman" w:hAnsi="Times New Roman"/>
          <w:sz w:val="21"/>
          <w:szCs w:val="21"/>
          <w:lang w:val="es-ES"/>
        </w:rPr>
        <w:t xml:space="preserve">of the </w:t>
      </w:r>
      <w:r w:rsidRPr="34817A54" w:rsidR="31DA105C">
        <w:rPr>
          <w:rFonts w:ascii="Times New Roman" w:hAnsi="Times New Roman"/>
          <w:sz w:val="21"/>
          <w:szCs w:val="21"/>
          <w:lang w:val="es-ES"/>
        </w:rPr>
        <w:t xml:space="preserve">value chain, greater use of financial services by producers, and the creation of more links between producers, associations, and national and international actors within the value chain.</w:t>
      </w:r>
    </w:p>
    <w:p w:rsidRPr="002E6828" w:rsidR="00B04263" w:rsidP="00BA0EE6" w:rsidRDefault="00B04263" w14:paraId="789D0CE7" w14:textId="77777777"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s-ES"/>
        </w:rPr>
      </w:pPr>
    </w:p>
    <w:p>
      <w:pPr>
        <w:spacing w:after="0" w:line="240" w:lineRule="auto"/>
        <w:contextualSpacing/>
        <w:rPr>
          <w:rFonts w:ascii="Times New Roman" w:hAnsi="Times New Roman"/>
          <w:sz w:val="21"/>
          <w:szCs w:val="21"/>
          <w:u w:val="single"/>
          <w:lang w:val="es-ES_tradnl"/>
        </w:rPr>
      </w:pPr>
      <w:r>
        <w:rPr>
          <w:rFonts w:ascii="Times New Roman" w:hAnsi="Times New Roman" w:cs="Times New Roman"/>
          <w:b/>
          <w:sz w:val="21"/>
          <w:szCs w:val="21"/>
          <w:u w:val="single"/>
        </w:rPr>
        <w:t xml:space="preserve">Director </w:t>
      </w:r>
      <w:r w:rsidRPr="009F2032" w:rsidR="009F2032">
        <w:rPr>
          <w:rFonts w:ascii="Times New Roman" w:hAnsi="Times New Roman" w:cs="Times New Roman"/>
          <w:b/>
          <w:sz w:val="21"/>
          <w:szCs w:val="21"/>
          <w:u w:val="single"/>
        </w:rPr>
        <w:t xml:space="preserve">of Monitoring and Evaluation</w:t>
      </w:r>
    </w:p>
    <w:p w:rsidR="00B83307" w:rsidP="009A47D6" w:rsidRDefault="00B83307" w14:paraId="54B01726" w14:textId="77777777">
      <w:pPr>
        <w:spacing w:after="0" w:line="240" w:lineRule="auto"/>
        <w:rPr>
          <w:rFonts w:ascii="Times New Roman" w:hAnsi="Times New Roman"/>
          <w:sz w:val="21"/>
          <w:szCs w:val="21"/>
          <w:lang w:val="es-ES_tradnl"/>
        </w:rPr>
      </w:pPr>
    </w:p>
    <w:p>
      <w:pPr>
        <w:spacing w:after="0" w:line="240" w:lineRule="auto"/>
        <w:rPr>
          <w:rFonts w:ascii="Times New Roman" w:hAnsi="Times New Roman" w:cs="Times New Roman"/>
          <w:sz w:val="21"/>
          <w:szCs w:val="21"/>
          <w:lang w:val="es-ES"/>
        </w:rPr>
      </w:pPr>
      <w:r w:rsidRPr="34817A54">
        <w:rPr>
          <w:rFonts w:ascii="Times New Roman" w:hAnsi="Times New Roman" w:cs="Times New Roman"/>
          <w:sz w:val="21"/>
          <w:szCs w:val="21"/>
        </w:rPr>
        <w:t xml:space="preserve">The </w:t>
      </w:r>
      <w:r w:rsidRPr="34817A54" w:rsidR="008A4E42">
        <w:rPr>
          <w:rFonts w:ascii="Times New Roman" w:hAnsi="Times New Roman" w:cs="Times New Roman"/>
          <w:b/>
          <w:bCs/>
          <w:sz w:val="21"/>
          <w:szCs w:val="21"/>
        </w:rPr>
        <w:t xml:space="preserve">Monitoring and Evaluation </w:t>
      </w:r>
      <w:r w:rsidRPr="34817A54" w:rsidR="00FB0BBF">
        <w:rPr>
          <w:rFonts w:ascii="Times New Roman" w:hAnsi="Times New Roman" w:cs="Times New Roman"/>
          <w:b/>
          <w:bCs/>
          <w:sz w:val="21"/>
          <w:szCs w:val="21"/>
        </w:rPr>
        <w:t xml:space="preserve">Manager </w:t>
      </w:r>
      <w:r w:rsidRPr="34817A54" w:rsidR="00FB0BBF">
        <w:rPr>
          <w:rFonts w:ascii="Times New Roman" w:hAnsi="Times New Roman" w:cs="Times New Roman"/>
          <w:sz w:val="21"/>
          <w:szCs w:val="21"/>
          <w:lang w:val="es-ES"/>
        </w:rPr>
        <w:t xml:space="preserve">will 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lead </w:t>
      </w:r>
      <w:r w:rsidRPr="34817A54" w:rsidR="00FB0BBF">
        <w:rPr>
          <w:rFonts w:ascii="Times New Roman" w:hAnsi="Times New Roman" w:cs="Times New Roman"/>
          <w:sz w:val="21"/>
          <w:szCs w:val="21"/>
          <w:lang w:val="es-ES"/>
        </w:rPr>
        <w:t xml:space="preserve">the strategy for the 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collection, processing, verification and reporting of information on the implementation of project activities, integrating </w:t>
      </w:r>
      <w:r w:rsidRPr="34817A54" w:rsidR="008A4E42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Partners </w:t>
      </w:r>
      <w:r w:rsidRPr="34817A54" w:rsidR="008A4E42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of </w:t>
      </w:r>
      <w:r w:rsidRPr="34817A54" w:rsidR="008A4E42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the </w:t>
      </w:r>
      <w:r w:rsidRPr="34817A54" w:rsidR="008A4E42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Americas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' 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best </w:t>
      </w:r>
      <w:r w:rsidRPr="34817A54" w:rsidR="6F00C2C0">
        <w:rPr>
          <w:rFonts w:ascii="Times New Roman" w:hAnsi="Times New Roman" w:cs="Times New Roman"/>
          <w:sz w:val="21"/>
          <w:szCs w:val="21"/>
          <w:lang w:val="es-ES"/>
        </w:rPr>
        <w:t xml:space="preserve">practices 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in this area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. 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This professional </w:t>
      </w:r>
      <w:r w:rsidRPr="34817A54" w:rsidR="004127FB">
        <w:rPr>
          <w:rFonts w:ascii="Times New Roman" w:hAnsi="Times New Roman" w:cs="Times New Roman"/>
          <w:sz w:val="21"/>
          <w:szCs w:val="21"/>
          <w:lang w:val="es-ES"/>
        </w:rPr>
        <w:t xml:space="preserve">will lead </w:t>
      </w:r>
      <w:r w:rsidRPr="34817A54" w:rsidR="008A4E42">
        <w:rPr>
          <w:rFonts w:ascii="Times New Roman" w:hAnsi="Times New Roman" w:cs="Times New Roman"/>
          <w:sz w:val="21"/>
          <w:szCs w:val="21"/>
          <w:lang w:val="es-ES"/>
        </w:rPr>
        <w:t xml:space="preserve">the processes of data collection and processing, internal and external reporting, monitoring of activities and indicators, and evaluation of activities and impact during the course of the project. </w:t>
      </w:r>
      <w:r w:rsidRPr="34817A54" w:rsidR="4259E9D6">
        <w:rPr>
          <w:rFonts w:ascii="Times New Roman" w:hAnsi="Times New Roman" w:cs="Times New Roman"/>
          <w:sz w:val="21"/>
          <w:szCs w:val="21"/>
          <w:lang w:val="es-ES"/>
        </w:rPr>
        <w:t xml:space="preserve">This position </w:t>
      </w:r>
      <w:r w:rsidRPr="34817A54" w:rsidR="495C9B85">
        <w:rPr>
          <w:rFonts w:ascii="Times New Roman" w:hAnsi="Times New Roman" w:cs="Times New Roman"/>
          <w:sz w:val="21"/>
          <w:szCs w:val="21"/>
          <w:lang w:val="es-ES"/>
        </w:rPr>
        <w:t xml:space="preserve">reports directly to the </w:t>
      </w:r>
      <w:r w:rsidRPr="34817A54" w:rsidR="495C9B85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Chief </w:t>
      </w:r>
      <w:r w:rsidRPr="34817A54" w:rsidR="495C9B85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of </w:t>
      </w:r>
      <w:r w:rsidRPr="34817A54" w:rsidR="495C9B85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Party </w:t>
      </w:r>
      <w:r w:rsidRPr="34817A54" w:rsidR="495C9B85">
        <w:rPr>
          <w:rFonts w:ascii="Times New Roman" w:hAnsi="Times New Roman" w:cs="Times New Roman"/>
          <w:sz w:val="21"/>
          <w:szCs w:val="21"/>
          <w:lang w:val="es-ES"/>
        </w:rPr>
        <w:t xml:space="preserve">of the project.</w:t>
      </w:r>
    </w:p>
    <w:p w:rsidR="00B83307" w:rsidP="009A47D6" w:rsidRDefault="00B83307" w14:paraId="54B01728" w14:textId="77777777">
      <w:pPr>
        <w:spacing w:after="0" w:line="240" w:lineRule="auto"/>
        <w:rPr>
          <w:rFonts w:ascii="Times New Roman" w:hAnsi="Times New Roman" w:cs="Times New Roman"/>
          <w:sz w:val="21"/>
          <w:szCs w:val="21"/>
          <w:lang w:val="es-ES"/>
        </w:rPr>
      </w:pPr>
    </w:p>
    <w:p>
      <w:pPr>
        <w:spacing w:after="0" w:line="240" w:lineRule="auto"/>
        <w:contextualSpacing/>
        <w:rPr>
          <w:rFonts w:ascii="Times New Roman" w:hAnsi="Times New Roman" w:cs="Times New Roman"/>
          <w:b/>
          <w:sz w:val="21"/>
          <w:szCs w:val="21"/>
        </w:rPr>
      </w:pPr>
      <w:r w:rsidRPr="00774FC9">
        <w:rPr>
          <w:rFonts w:ascii="Times New Roman" w:hAnsi="Times New Roman" w:cs="Times New Roman"/>
          <w:b/>
          <w:sz w:val="21"/>
          <w:szCs w:val="21"/>
        </w:rPr>
        <w:t xml:space="preserve">Professional qualifications </w:t>
      </w:r>
    </w:p>
    <w:p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At least </w:t>
      </w:r>
      <w:r w:rsidRPr="0EDE40C6" w:rsidR="004127FB">
        <w:rPr>
          <w:rFonts w:ascii="Times New Roman" w:hAnsi="Times New Roman" w:cs="Times New Roman"/>
          <w:sz w:val="21"/>
          <w:szCs w:val="21"/>
          <w:lang w:val="es-ES"/>
        </w:rPr>
        <w:t xml:space="preserve">8 </w:t>
      </w:r>
      <w:r w:rsidRPr="0EDE40C6" w:rsidR="00774FC9">
        <w:rPr>
          <w:rFonts w:ascii="Times New Roman" w:hAnsi="Times New Roman" w:cs="Times New Roman"/>
          <w:sz w:val="21"/>
          <w:szCs w:val="21"/>
          <w:lang w:val="es-ES"/>
        </w:rPr>
        <w:t xml:space="preserve">years of professional experience </w:t>
      </w:r>
      <w:r w:rsidRPr="0EDE40C6" w:rsidR="00B83307">
        <w:rPr>
          <w:rFonts w:ascii="Times New Roman" w:hAnsi="Times New Roman" w:cs="Times New Roman"/>
          <w:sz w:val="21"/>
          <w:szCs w:val="21"/>
          <w:lang w:val="es-ES"/>
        </w:rPr>
        <w:t xml:space="preserve">executing </w:t>
      </w:r>
      <w:r w:rsidRPr="0EDE40C6" w:rsidR="00774FC9">
        <w:rPr>
          <w:rFonts w:ascii="Times New Roman" w:hAnsi="Times New Roman" w:cs="Times New Roman"/>
          <w:sz w:val="21"/>
          <w:szCs w:val="21"/>
          <w:lang w:val="es-ES"/>
        </w:rPr>
        <w:t xml:space="preserve">monitoring and evaluation activities </w:t>
      </w:r>
      <w:r w:rsidRPr="0EDE40C6" w:rsidR="00083FFA">
        <w:rPr>
          <w:rFonts w:ascii="Times New Roman" w:hAnsi="Times New Roman" w:cs="Times New Roman"/>
          <w:sz w:val="21"/>
          <w:szCs w:val="21"/>
          <w:lang w:val="es-ES"/>
        </w:rPr>
        <w:t xml:space="preserve">and/or </w:t>
      </w:r>
      <w:r w:rsidRPr="0EDE40C6" w:rsidR="004A09F5">
        <w:rPr>
          <w:rFonts w:ascii="Times New Roman" w:hAnsi="Times New Roman" w:cs="Times New Roman"/>
          <w:sz w:val="21"/>
          <w:szCs w:val="21"/>
          <w:lang w:val="es-ES"/>
        </w:rPr>
        <w:t xml:space="preserve">in the area </w:t>
      </w:r>
      <w:r w:rsidRPr="0EDE40C6" w:rsidR="00FB0BBF">
        <w:rPr>
          <w:rFonts w:ascii="Times New Roman" w:hAnsi="Times New Roman" w:cs="Times New Roman"/>
          <w:sz w:val="21"/>
          <w:szCs w:val="21"/>
          <w:lang w:val="es-ES"/>
        </w:rPr>
        <w:t xml:space="preserve">of </w:t>
      </w:r>
      <w:r w:rsidRPr="0EDE40C6" w:rsidR="00B83307">
        <w:rPr>
          <w:rFonts w:ascii="Times New Roman" w:hAnsi="Times New Roman" w:cs="Times New Roman"/>
          <w:sz w:val="21"/>
          <w:szCs w:val="21"/>
          <w:lang w:val="es-ES"/>
        </w:rPr>
        <w:t xml:space="preserve">knowledge management </w:t>
      </w:r>
      <w:r w:rsidRPr="0EDE40C6" w:rsidR="00774FC9">
        <w:rPr>
          <w:rFonts w:ascii="Times New Roman" w:hAnsi="Times New Roman" w:cs="Times New Roman"/>
          <w:sz w:val="21"/>
          <w:szCs w:val="21"/>
          <w:lang w:val="es-ES"/>
        </w:rPr>
        <w:t xml:space="preserve">of </w:t>
      </w:r>
      <w:r w:rsidRPr="0EDE40C6" w:rsidR="00E074CC">
        <w:rPr>
          <w:rFonts w:ascii="Times New Roman" w:hAnsi="Times New Roman" w:cs="Times New Roman"/>
          <w:sz w:val="21"/>
          <w:szCs w:val="21"/>
          <w:lang w:val="es-ES"/>
        </w:rPr>
        <w:t xml:space="preserve">international development projects, specifically projects focused on the agricultural sector in Colombia.</w:t>
      </w:r>
    </w:p>
    <w:p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Master's degree in statistics, demography, public policy, international development, economics, </w:t>
      </w:r>
      <w:r w:rsidRPr="0EDE40C6" w:rsidR="004317D9">
        <w:rPr>
          <w:rFonts w:ascii="Times New Roman" w:hAnsi="Times New Roman" w:cs="Times New Roman"/>
          <w:sz w:val="21"/>
          <w:szCs w:val="21"/>
          <w:lang w:val="es-ES"/>
        </w:rPr>
        <w:t xml:space="preserve">sociology, geography</w:t>
      </w: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, or </w:t>
      </w:r>
      <w:r w:rsidRPr="0EDE40C6" w:rsidR="004317D9">
        <w:rPr>
          <w:rFonts w:ascii="Times New Roman" w:hAnsi="Times New Roman" w:cs="Times New Roman"/>
          <w:sz w:val="21"/>
          <w:szCs w:val="21"/>
          <w:lang w:val="es-ES"/>
        </w:rPr>
        <w:t xml:space="preserve">related </w:t>
      </w:r>
      <w:r w:rsidRPr="0EDE40C6" w:rsidR="004317D9">
        <w:rPr>
          <w:rFonts w:ascii="Times New Roman" w:hAnsi="Times New Roman" w:cs="Times New Roman"/>
          <w:sz w:val="21"/>
          <w:szCs w:val="21"/>
          <w:lang w:val="es-ES"/>
        </w:rPr>
        <w:t xml:space="preserve">studies</w:t>
      </w: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.</w:t>
      </w:r>
    </w:p>
    <w:p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Experience </w:t>
      </w:r>
      <w:r w:rsidRPr="0EDE40C6" w:rsidR="00774FC9">
        <w:rPr>
          <w:rFonts w:ascii="Times New Roman" w:hAnsi="Times New Roman" w:cs="Times New Roman"/>
          <w:sz w:val="21"/>
          <w:szCs w:val="21"/>
          <w:lang w:val="es-ES"/>
        </w:rPr>
        <w:t xml:space="preserve">in the design, implementation, and operation of monitoring and evaluation systems.</w:t>
      </w:r>
    </w:p>
    <w:p>
      <w:pPr>
        <w:pStyle w:val="ListParagraph"/>
        <w:numPr>
          <w:ilvl w:val="0"/>
          <w:numId w:val="4"/>
        </w:numPr>
        <w:spacing w:beforeAutospacing="1" w:afterAutospacing="1" w:line="240" w:lineRule="auto"/>
        <w:rPr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Familiarity with </w:t>
      </w:r>
      <w:r w:rsidRPr="0EDE40C6" w:rsidR="01D2B167">
        <w:rPr>
          <w:rFonts w:ascii="Times New Roman" w:hAnsi="Times New Roman" w:cs="Times New Roman"/>
          <w:sz w:val="21"/>
          <w:szCs w:val="21"/>
          <w:lang w:val="es-ES"/>
        </w:rPr>
        <w:t xml:space="preserve">USDA'</w:t>
      </w:r>
      <w:r w:rsidRPr="0EDE40C6" w:rsidR="600FFA83">
        <w:rPr>
          <w:rFonts w:ascii="Times New Roman" w:hAnsi="Times New Roman" w:cs="Times New Roman"/>
          <w:sz w:val="21"/>
          <w:szCs w:val="21"/>
          <w:lang w:val="es-ES"/>
        </w:rPr>
        <w:t xml:space="preserve">s </w:t>
      </w:r>
      <w:r w:rsidRPr="0EDE40C6" w:rsidR="011D3FEB">
        <w:rPr>
          <w:rFonts w:ascii="Times New Roman" w:hAnsi="Times New Roman" w:cs="Times New Roman"/>
          <w:sz w:val="21"/>
          <w:szCs w:val="21"/>
          <w:lang w:val="es-ES"/>
        </w:rPr>
        <w:t xml:space="preserve">Food </w:t>
      </w:r>
      <w:r w:rsidRPr="0EDE40C6" w:rsidR="011D3FEB">
        <w:rPr>
          <w:rFonts w:ascii="Times New Roman" w:hAnsi="Times New Roman" w:cs="Times New Roman"/>
          <w:sz w:val="21"/>
          <w:szCs w:val="21"/>
          <w:lang w:val="es-ES"/>
        </w:rPr>
        <w:t xml:space="preserve">For </w:t>
      </w:r>
      <w:r w:rsidRPr="0EDE40C6" w:rsidR="011D3FEB">
        <w:rPr>
          <w:rFonts w:ascii="Times New Roman" w:hAnsi="Times New Roman" w:cs="Times New Roman"/>
          <w:sz w:val="21"/>
          <w:szCs w:val="21"/>
          <w:lang w:val="es-ES"/>
        </w:rPr>
        <w:t xml:space="preserve">Progress </w:t>
      </w: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indicators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Experience working with </w:t>
      </w: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Colombian </w:t>
      </w:r>
      <w:r w:rsidRPr="0EDE40C6" w:rsidR="00FB0BBF">
        <w:rPr>
          <w:rFonts w:ascii="Times New Roman" w:hAnsi="Times New Roman" w:cs="Times New Roman"/>
          <w:sz w:val="21"/>
          <w:szCs w:val="21"/>
          <w:lang w:val="es-ES"/>
        </w:rPr>
        <w:t xml:space="preserve">producer </w:t>
      </w: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associations</w:t>
      </w: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, trade unions or other civil society organizations</w:t>
      </w:r>
    </w:p>
    <w:p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Experience in strategic planning and performance measurement, including indicator selection, target setting, reporting, database management and development of monitoring and evaluation plans and performance monitoring plans</w:t>
      </w:r>
    </w:p>
    <w:p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Knowledge of the main evaluation methodologies (qualitative, quantitative, mixed method, and impact) and data collection and analysis of the methodologies.</w:t>
      </w:r>
    </w:p>
    <w:p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  <w:sz w:val="21"/>
          <w:szCs w:val="21"/>
          <w:lang w:val="es-ES"/>
        </w:rPr>
      </w:pPr>
      <w:r w:rsidRPr="0EDE40C6">
        <w:rPr>
          <w:rFonts w:ascii="Times New Roman" w:hAnsi="Times New Roman" w:cs="Times New Roman"/>
          <w:sz w:val="21"/>
          <w:szCs w:val="21"/>
          <w:lang w:val="es-ES"/>
        </w:rPr>
        <w:t xml:space="preserve">Experience in the planning and management of surveys, and the development and refinement of data collection tools</w:t>
      </w:r>
    </w:p>
    <w:p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Calibri" w:cs="Times New Roman"/>
          <w:sz w:val="21"/>
          <w:szCs w:val="21"/>
          <w:lang w:val="es-ES"/>
        </w:rPr>
      </w:pPr>
      <w:r w:rsidRPr="0EDE40C6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Understanding of the main </w:t>
      </w:r>
      <w:r w:rsidRPr="0EDE40C6" w:rsidR="006A14C7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issues in </w:t>
      </w:r>
      <w:r w:rsidRPr="0EDE40C6" w:rsidR="006A14C7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agricultural </w:t>
      </w:r>
      <w:r w:rsidRPr="0EDE40C6" w:rsidR="00FB0BBF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value chains</w:t>
      </w:r>
      <w:r w:rsidRPr="0EDE40C6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, </w:t>
      </w:r>
      <w:r w:rsidRPr="0EDE40C6" w:rsidR="006A14C7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including market access</w:t>
      </w:r>
      <w:r w:rsidRPr="0EDE40C6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, </w:t>
      </w:r>
      <w:r w:rsidRPr="0EDE40C6" w:rsidR="006A14C7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product collection and processing, </w:t>
      </w:r>
      <w:r w:rsidRPr="0EDE40C6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and </w:t>
      </w:r>
      <w:r w:rsidRPr="0EDE40C6" w:rsidR="006A14C7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the provision of inputs and services to producers</w:t>
      </w:r>
      <w:r w:rsidRPr="0EDE40C6">
        <w:rPr>
          <w:rFonts w:ascii="Times New Roman" w:hAnsi="Times New Roman" w:eastAsia="Calibri" w:cs="Times New Roman"/>
          <w:sz w:val="21"/>
          <w:szCs w:val="21"/>
          <w:lang w:val="es-ES"/>
        </w:rPr>
        <w:t xml:space="preserve">.</w:t>
      </w:r>
    </w:p>
    <w:p>
      <w:pPr>
        <w:pStyle w:val="ColorfulList-Accent11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hAnsi="Times New Roman"/>
          <w:sz w:val="21"/>
          <w:szCs w:val="21"/>
          <w:lang w:val="es-ES"/>
        </w:rPr>
      </w:pPr>
      <w:r w:rsidRPr="0EDE40C6" w:rsidR="5482EBB5">
        <w:rPr>
          <w:rFonts w:ascii="Times New Roman" w:hAnsi="Times New Roman"/>
          <w:sz w:val="21"/>
          <w:szCs w:val="21"/>
          <w:lang w:val="es-ES"/>
        </w:rPr>
        <w:t xml:space="preserve">Basic </w:t>
      </w:r>
      <w:r w:rsidRPr="0EDE40C6" w:rsidR="00774FC9">
        <w:rPr>
          <w:rFonts w:ascii="Times New Roman" w:hAnsi="Times New Roman"/>
          <w:sz w:val="21"/>
          <w:szCs w:val="21"/>
          <w:lang w:val="es-ES"/>
        </w:rPr>
        <w:t xml:space="preserve">English </w:t>
      </w:r>
      <w:r w:rsidRPr="0EDE40C6">
        <w:rPr>
          <w:rFonts w:ascii="Times New Roman" w:hAnsi="Times New Roman"/>
          <w:sz w:val="21"/>
          <w:szCs w:val="21"/>
          <w:lang w:val="es-ES"/>
        </w:rPr>
        <w:t xml:space="preserve">proficiency</w:t>
      </w:r>
      <w:r w:rsidRPr="0EDE40C6" w:rsidR="0BC28AE8">
        <w:rPr>
          <w:rFonts w:ascii="Times New Roman" w:hAnsi="Times New Roman"/>
          <w:sz w:val="21"/>
          <w:szCs w:val="21"/>
          <w:lang w:val="es-ES"/>
        </w:rPr>
        <w:t xml:space="preserve">, </w:t>
      </w:r>
      <w:r w:rsidRPr="0EDE40C6">
        <w:rPr>
          <w:rFonts w:ascii="Times New Roman" w:hAnsi="Times New Roman"/>
          <w:sz w:val="21"/>
          <w:szCs w:val="21"/>
          <w:lang w:val="es-ES"/>
        </w:rPr>
        <w:t xml:space="preserve">native </w:t>
      </w:r>
      <w:r w:rsidRPr="0EDE40C6" w:rsidR="00774FC9">
        <w:rPr>
          <w:rFonts w:ascii="Times New Roman" w:hAnsi="Times New Roman"/>
          <w:sz w:val="21"/>
          <w:szCs w:val="21"/>
          <w:lang w:val="es-ES"/>
        </w:rPr>
        <w:t xml:space="preserve">Spanish </w:t>
      </w:r>
      <w:r w:rsidRPr="0EDE40C6">
        <w:rPr>
          <w:rFonts w:ascii="Times New Roman" w:hAnsi="Times New Roman"/>
          <w:sz w:val="21"/>
          <w:szCs w:val="21"/>
          <w:lang w:val="es-ES"/>
        </w:rPr>
        <w:t xml:space="preserve">speaker</w:t>
      </w:r>
      <w:r w:rsidRPr="0EDE40C6" w:rsidR="00774FC9">
        <w:rPr>
          <w:rFonts w:ascii="Times New Roman" w:hAnsi="Times New Roman"/>
          <w:sz w:val="21"/>
          <w:szCs w:val="21"/>
          <w:lang w:val="es-ES"/>
        </w:rPr>
        <w:t xml:space="preserve">; written and spoken communication</w:t>
      </w:r>
    </w:p>
    <w:p w:rsidR="0EDE40C6" w:rsidP="0EDE40C6" w:rsidRDefault="0EDE40C6" w14:paraId="25F206B0" w14:textId="3150A252">
      <w:pPr>
        <w:pStyle w:val="ColorfulList-Accent11"/>
        <w:spacing w:beforeAutospacing="1" w:afterAutospacing="1" w:line="240" w:lineRule="auto"/>
        <w:ind w:start="0"/>
        <w:rPr>
          <w:rFonts w:ascii="Times New Roman" w:hAnsi="Times New Roman"/>
          <w:sz w:val="21"/>
          <w:szCs w:val="21"/>
          <w:lang w:val="es-ES"/>
        </w:rPr>
      </w:pPr>
    </w:p>
    <w:p>
      <w:pPr>
        <w:pStyle w:val="ColorfulList-Accent11"/>
        <w:spacing w:beforeAutospacing="1" w:afterAutospacing="1" w:line="240" w:lineRule="auto"/>
        <w:ind w:start="0"/>
        <w:rPr>
          <w:rFonts w:ascii="Times New Roman" w:hAnsi="Times New Roman" w:eastAsia="Times New Roman"/>
          <w:sz w:val="21"/>
          <w:szCs w:val="21"/>
          <w:lang w:val="en-US"/>
        </w:rPr>
      </w:pPr>
      <w:r w:rsidRPr="0EDE40C6">
        <w:rPr>
          <w:rFonts w:ascii="Times New Roman" w:hAnsi="Times New Roman" w:eastAsia="Times New Roman"/>
          <w:b/>
          <w:bCs/>
          <w:sz w:val="21"/>
          <w:szCs w:val="21"/>
        </w:rPr>
        <w:t xml:space="preserve">Responsibilities</w:t>
      </w:r>
    </w:p>
    <w:p>
      <w:pPr>
        <w:pStyle w:val="ListParagraph"/>
        <w:numPr>
          <w:ilvl w:val="0"/>
          <w:numId w:val="4"/>
        </w:numPr>
        <w:spacing w:beforeAutospacing="1" w:afterAutospacing="1" w:line="240" w:lineRule="auto"/>
        <w:rPr>
          <w:rFonts w:eastAsiaTheme="minorEastAsia"/>
          <w:sz w:val="21"/>
          <w:szCs w:val="21"/>
          <w:lang w:val="en-US"/>
        </w:rPr>
      </w:pP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Scheduling of </w:t>
      </w:r>
      <w:r w:rsidRPr="0EDE40C6" w:rsidR="0A800D4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project </w:t>
      </w:r>
      <w:r w:rsidRPr="0EDE40C6" w:rsidR="7C6D0D10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monitoring and </w:t>
      </w:r>
      <w:r w:rsidRPr="0EDE40C6" w:rsidR="25AFAFF9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evaluation </w:t>
      </w: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activities</w:t>
      </w:r>
      <w:r w:rsidRPr="0EDE40C6" w:rsidR="35D4E09B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. </w:t>
      </w:r>
      <w:r w:rsidRPr="0EDE40C6" w:rsidR="35D4E09B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Baseline</w:t>
      </w:r>
      <w:r w:rsidRPr="0EDE40C6" w:rsidR="6EEE2429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, </w:t>
      </w:r>
      <w:r w:rsidRPr="0EDE40C6" w:rsidR="35D4E09B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subsequent evaluations</w:t>
      </w:r>
      <w:r w:rsidRPr="0EDE40C6" w:rsidR="63628229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, partial and final reports.</w:t>
      </w:r>
    </w:p>
    <w:p>
      <w:pPr>
        <w:pStyle w:val="ListParagraph"/>
        <w:numPr>
          <w:ilvl w:val="0"/>
          <w:numId w:val="4"/>
        </w:numPr>
        <w:spacing w:beforeAutospacing="1" w:afterAutospacing="1" w:line="240" w:lineRule="auto"/>
        <w:rPr>
          <w:rFonts w:eastAsiaTheme="minorEastAsia"/>
          <w:sz w:val="21"/>
          <w:szCs w:val="21"/>
          <w:lang w:val="es-ES"/>
        </w:rPr>
      </w:pP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Ensures the technical quality of </w:t>
      </w:r>
      <w:r w:rsidRPr="0EDE40C6" w:rsidR="442EBE43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the M&amp;E platform</w:t>
      </w:r>
      <w:r w:rsidRPr="0EDE40C6" w:rsidR="57D6E029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, data integrity, and </w:t>
      </w:r>
      <w:r w:rsidRPr="0EDE40C6" w:rsidR="4B14681D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reporting</w:t>
      </w:r>
      <w:r w:rsidRPr="0EDE40C6" w:rsidR="57D6E029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 accuracy</w:t>
      </w:r>
      <w:r w:rsidRPr="0EDE40C6" w:rsidR="442EBE43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.</w:t>
      </w:r>
    </w:p>
    <w:p>
      <w:pPr>
        <w:pStyle w:val="ListParagraph"/>
        <w:numPr>
          <w:ilvl w:val="0"/>
          <w:numId w:val="4"/>
        </w:numPr>
        <w:spacing w:beforeAutospacing="1" w:afterAutospacing="1" w:line="240" w:lineRule="auto"/>
        <w:rPr>
          <w:sz w:val="21"/>
          <w:szCs w:val="21"/>
        </w:rPr>
      </w:pP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Coordinates the </w:t>
      </w:r>
      <w:r w:rsidRPr="0EDE40C6" w:rsidR="7BF38FAA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selection of the required software tools.</w:t>
      </w:r>
    </w:p>
    <w:p>
      <w:pPr>
        <w:pStyle w:val="ListParagraph"/>
        <w:numPr>
          <w:ilvl w:val="0"/>
          <w:numId w:val="4"/>
        </w:numPr>
        <w:spacing w:beforeAutospacing="1" w:afterAutospacing="1" w:line="240" w:lineRule="auto"/>
        <w:rPr>
          <w:rFonts w:eastAsiaTheme="minorEastAsia"/>
          <w:sz w:val="21"/>
          <w:szCs w:val="21"/>
          <w:lang w:val="es-ES"/>
        </w:rPr>
      </w:pP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Actively participates in the </w:t>
      </w:r>
      <w:r w:rsidRPr="0EDE40C6" w:rsidR="33D14EE8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selection of </w:t>
      </w:r>
      <w:r w:rsidRPr="0EDE40C6" w:rsidR="003D1F5D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standard </w:t>
      </w:r>
      <w:r w:rsidRPr="0EDE40C6" w:rsidR="33D14EE8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and custom </w:t>
      </w:r>
      <w:r w:rsidRPr="0EDE40C6" w:rsidR="33D14EE8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indicators.</w:t>
      </w:r>
    </w:p>
    <w:p>
      <w:pPr>
        <w:pStyle w:val="ListParagraph"/>
        <w:numPr>
          <w:ilvl w:val="0"/>
          <w:numId w:val="4"/>
        </w:numPr>
        <w:rPr>
          <w:rFonts w:eastAsiaTheme="minorEastAsia"/>
          <w:sz w:val="21"/>
          <w:szCs w:val="21"/>
        </w:rPr>
      </w:pP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Leads and oversees the </w:t>
      </w:r>
      <w:r w:rsidRPr="0EDE40C6" w:rsidR="38F65A84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M&amp;E </w:t>
      </w: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team</w:t>
      </w: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, providing the necessary support to achieve on-time report deliveries</w:t>
      </w:r>
    </w:p>
    <w:p>
      <w:pPr>
        <w:pStyle w:val="ListParagraph"/>
        <w:numPr>
          <w:ilvl w:val="0"/>
          <w:numId w:val="4"/>
        </w:numPr>
        <w:spacing w:beforeAutospacing="1" w:afterAutospacing="1" w:line="240" w:lineRule="auto"/>
        <w:rPr>
          <w:rFonts w:eastAsiaTheme="minorEastAsia"/>
          <w:sz w:val="21"/>
          <w:szCs w:val="21"/>
        </w:rPr>
      </w:pP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Coordinates </w:t>
      </w:r>
      <w:r w:rsidRPr="0EDE40C6" w:rsidR="07F996DC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M&amp;E </w:t>
      </w: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activities </w:t>
      </w:r>
      <w:r w:rsidRPr="0EDE40C6">
        <w:rPr>
          <w:rFonts w:ascii="Times New Roman" w:hAnsi="Times New Roman" w:eastAsia="Times New Roman" w:cs="Times New Roman"/>
          <w:sz w:val="21"/>
          <w:szCs w:val="21"/>
          <w:lang w:val="es-ES"/>
        </w:rPr>
        <w:t xml:space="preserve">with grantees</w:t>
      </w:r>
    </w:p>
    <w:p>
      <w:pPr>
        <w:spacing w:after="0" w:line="240" w:lineRule="auto"/>
        <w:contextualSpacing/>
        <w:rPr>
          <w:rFonts w:ascii="Times New Roman" w:hAnsi="Times New Roman" w:cs="Times New Roman"/>
          <w:sz w:val="21"/>
          <w:szCs w:val="21"/>
          <w:lang w:val="es-ES"/>
        </w:rPr>
      </w:pP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Partners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of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the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Americas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offers a stimulating work environment with competitive professional compensation. </w:t>
      </w:r>
    </w:p>
    <w:p>
      <w:pPr>
        <w:spacing w:after="0" w:line="240" w:lineRule="auto"/>
        <w:contextualSpacing/>
        <w:rPr>
          <w:rFonts w:ascii="Times New Roman" w:hAnsi="Times New Roman" w:cs="Times New Roman"/>
          <w:sz w:val="21"/>
          <w:szCs w:val="21"/>
          <w:lang w:val="es-ES"/>
        </w:rPr>
      </w:pP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Interested professionals, send your resume, before </w:t>
      </w:r>
      <w:r w:rsidRPr="34817A54" w:rsidR="57F12CD7">
        <w:rPr>
          <w:rFonts w:ascii="Times New Roman" w:hAnsi="Times New Roman"/>
          <w:b/>
          <w:bCs/>
          <w:sz w:val="21"/>
          <w:szCs w:val="21"/>
          <w:lang w:val="es-ES"/>
        </w:rPr>
        <w:t xml:space="preserve">November </w:t>
      </w:r>
      <w:r w:rsidRPr="34817A54" w:rsidR="57F12CD7">
        <w:rPr>
          <w:rFonts w:ascii="Times New Roman" w:hAnsi="Times New Roman"/>
          <w:b/>
          <w:bCs/>
          <w:sz w:val="21"/>
          <w:szCs w:val="21"/>
          <w:lang w:val="es-ES"/>
        </w:rPr>
        <w:t xml:space="preserve">27th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to </w:t>
      </w:r>
      <w:hyperlink w:history="1" r:id="rId11">
        <w:r w:rsidRPr="34817A54" w:rsidR="006A14C7">
          <w:rPr>
            <w:rStyle w:val="Hyperlink"/>
            <w:rFonts w:ascii="Times New Roman" w:hAnsi="Times New Roman" w:cs="Times New Roman"/>
            <w:sz w:val="21"/>
            <w:szCs w:val="21"/>
            <w:lang w:val="es-ES"/>
          </w:rPr>
          <w:t xml:space="preserve">jhaines@partners.net</w:t>
        </w:r>
      </w:hyperlink>
      <w:r w:rsidRPr="34817A54" w:rsidR="785CA7C1">
        <w:rPr>
          <w:rFonts w:ascii="Times New Roman" w:hAnsi="Times New Roman" w:cs="Times New Roman"/>
          <w:sz w:val="21"/>
          <w:szCs w:val="21"/>
          <w:lang w:val="es-ES"/>
        </w:rPr>
        <w:t xml:space="preserve"> with copy to </w:t>
      </w:r>
      <w:ins w:author="Pablo Ramirez" w:date="2020-11-13T01:25:00Z" w:id="0">
        <w:r>
          <w:fldChar w:fldCharType="begin"/>
        </w:r>
        <w:r>
          <w:instrText xml:space="preserve">HYPERLINK "mailto:pramirez@partners.net" </w:instrText>
        </w:r>
        <w:r>
          <w:fldChar w:fldCharType="separate"/>
        </w:r>
      </w:ins>
      <w:r w:rsidRPr="34817A54" w:rsidR="785CA7C1">
        <w:rPr>
          <w:rStyle w:val="Hyperlink"/>
          <w:rFonts w:ascii="Times New Roman" w:hAnsi="Times New Roman" w:cs="Times New Roman"/>
          <w:sz w:val="21"/>
          <w:szCs w:val="21"/>
          <w:lang w:val="es-ES"/>
        </w:rPr>
        <w:t xml:space="preserve">pramirez@partners.net</w:t>
      </w:r>
      <w:r>
        <w:fldChar w:fldCharType="end"/>
      </w:r>
    </w:p>
    <w:p w:rsidR="00774FC9" w:rsidP="34817A54" w:rsidRDefault="00774FC9" w14:paraId="26678320" w14:textId="49A06962">
      <w:pPr>
        <w:spacing w:after="0" w:line="240" w:lineRule="auto"/>
        <w:contextualSpacing/>
        <w:rPr>
          <w:rFonts w:ascii="Times New Roman" w:hAnsi="Times New Roman" w:cs="Times New Roman"/>
          <w:sz w:val="21"/>
          <w:szCs w:val="21"/>
          <w:lang w:val="es-ES"/>
        </w:rPr>
      </w:pPr>
    </w:p>
    <w:p>
      <w:pPr>
        <w:spacing w:after="0" w:line="240" w:lineRule="auto"/>
        <w:contextualSpacing/>
        <w:rPr>
          <w:rFonts w:ascii="Times New Roman" w:hAnsi="Times New Roman" w:cs="Times New Roman"/>
          <w:sz w:val="21"/>
          <w:szCs w:val="21"/>
          <w:lang w:val="es-ES"/>
        </w:rPr>
      </w:pP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Please identify your application with the title "</w:t>
      </w:r>
      <w:r w:rsidRPr="34817A54" w:rsidR="006A14C7">
        <w:rPr>
          <w:rFonts w:ascii="Times New Roman" w:hAnsi="Times New Roman" w:cs="Times New Roman"/>
          <w:sz w:val="21"/>
          <w:szCs w:val="21"/>
          <w:lang w:val="es-ES"/>
        </w:rPr>
        <w:t xml:space="preserve">Director </w:t>
      </w:r>
      <w:r w:rsidRPr="34817A54" w:rsidR="008062BE">
        <w:rPr>
          <w:rFonts w:ascii="Times New Roman" w:hAnsi="Times New Roman" w:cs="Times New Roman"/>
          <w:sz w:val="21"/>
          <w:szCs w:val="21"/>
          <w:lang w:val="es-ES"/>
        </w:rPr>
        <w:t xml:space="preserve">M&amp;E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- </w:t>
      </w:r>
      <w:r w:rsidRPr="34817A54" w:rsidR="006A14C7">
        <w:rPr>
          <w:rFonts w:ascii="Times New Roman" w:hAnsi="Times New Roman" w:cs="Times New Roman"/>
          <w:sz w:val="21"/>
          <w:szCs w:val="21"/>
          <w:lang w:val="es-ES"/>
        </w:rPr>
        <w:t xml:space="preserve">Cacao para el Desarrollo </w:t>
      </w:r>
      <w:r w:rsidRPr="34817A54">
        <w:rPr>
          <w:rFonts w:ascii="Times New Roman" w:hAnsi="Times New Roman" w:cs="Times New Roman"/>
          <w:sz w:val="21"/>
          <w:szCs w:val="21"/>
          <w:lang w:val="es-ES"/>
        </w:rPr>
        <w:t xml:space="preserve">Colombia".</w:t>
      </w:r>
    </w:p>
    <w:p w:rsidR="00E074CC" w:rsidP="009A47D6" w:rsidRDefault="00E074CC" w14:paraId="54B01733" w14:textId="77777777">
      <w:pPr>
        <w:spacing w:after="0" w:line="240" w:lineRule="auto"/>
        <w:contextualSpacing/>
        <w:rPr>
          <w:rFonts w:ascii="Times New Roman" w:hAnsi="Times New Roman" w:cs="Times New Roman"/>
          <w:sz w:val="21"/>
          <w:szCs w:val="21"/>
          <w:lang w:val="es-ES"/>
        </w:rPr>
      </w:pPr>
    </w:p>
    <w:p>
      <w:pPr>
        <w:spacing w:after="0" w:line="240" w:lineRule="auto"/>
        <w:contextualSpacing/>
        <w:rPr>
          <w:rFonts w:ascii="Times New Roman" w:hAnsi="Times New Roman" w:cs="Times New Roman"/>
          <w:i/>
          <w:iCs/>
          <w:sz w:val="21"/>
          <w:szCs w:val="21"/>
          <w:lang w:val="es-ES"/>
        </w:rPr>
      </w:pPr>
      <w:r w:rsidRPr="34817A54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*The position will be based in </w:t>
      </w:r>
      <w:r w:rsidRPr="34817A54" w:rsidR="009F2032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Bogota, </w:t>
      </w:r>
      <w:r w:rsidRPr="34817A54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Colombia</w:t>
      </w:r>
      <w:r w:rsidRPr="34817A54" w:rsidR="32D42A68">
        <w:rPr>
          <w:rFonts w:ascii="Times New Roman" w:hAnsi="Times New Roman" w:cs="Times New Roman"/>
          <w:i/>
          <w:iCs/>
          <w:sz w:val="21"/>
          <w:szCs w:val="21"/>
          <w:lang w:val="es-ES"/>
        </w:rPr>
        <w:t xml:space="preserve">, with occasional travel to cocoa-producing areas.</w:t>
      </w:r>
    </w:p>
    <w:sectPr w:rsidR="00B83307" w:rsidSect="00774FC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A6434" w:rsidP="00164F69" w:rsidRDefault="00FA6434" w14:paraId="628642DB" w14:textId="77777777">
      <w:pPr>
        <w:spacing w:after="0" w:line="240" w:lineRule="auto"/>
      </w:pPr>
      <w:r>
        <w:separator/>
      </w:r>
    </w:p>
  </w:endnote>
  <w:endnote w:type="continuationSeparator" w:id="0">
    <w:p w:rsidR="00FA6434" w:rsidP="00164F69" w:rsidRDefault="00FA6434" w14:paraId="7A6149EA" w14:textId="77777777">
      <w:pPr>
        <w:spacing w:after="0" w:line="240" w:lineRule="auto"/>
      </w:pPr>
      <w:r>
        <w:continuationSeparator/>
      </w:r>
    </w:p>
  </w:endnote>
  <w:endnote w:type="continuationNotice" w:id="1">
    <w:p w:rsidR="00FA6434" w:rsidRDefault="00FA6434" w14:paraId="7B61898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>
    <w:pPr>
      <w:pStyle w:val="Foot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editId="54B0173E" wp14:anchorId="54B0173D">
          <wp:simplePos x="0" y="0"/>
          <wp:positionH relativeFrom="column">
            <wp:posOffset>1064260</wp:posOffset>
          </wp:positionH>
          <wp:positionV relativeFrom="paragraph">
            <wp:posOffset>-262890</wp:posOffset>
          </wp:positionV>
          <wp:extent cx="5272405" cy="480695"/>
          <wp:effectExtent l="0" t="0" r="4445" b="0"/>
          <wp:wrapTight wrapText="bothSides">
            <wp:wrapPolygon edited="0">
              <wp:start x="0" y="0"/>
              <wp:lineTo x="0" y="20544"/>
              <wp:lineTo x="21540" y="20544"/>
              <wp:lineTo x="215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A6434" w:rsidP="00164F69" w:rsidRDefault="00FA6434" w14:paraId="78C12FE3" w14:textId="77777777">
      <w:pPr>
        <w:spacing w:after="0" w:line="240" w:lineRule="auto"/>
      </w:pPr>
      <w:r>
        <w:separator/>
      </w:r>
    </w:p>
  </w:footnote>
  <w:footnote w:type="continuationSeparator" w:id="0">
    <w:p w:rsidR="00FA6434" w:rsidP="00164F69" w:rsidRDefault="00FA6434" w14:paraId="7775BE61" w14:textId="77777777">
      <w:pPr>
        <w:spacing w:after="0" w:line="240" w:lineRule="auto"/>
      </w:pPr>
      <w:r>
        <w:continuationSeparator/>
      </w:r>
    </w:p>
  </w:footnote>
  <w:footnote w:type="continuationNotice" w:id="1">
    <w:p w:rsidR="00FA6434" w:rsidRDefault="00FA6434" w14:paraId="05F8CAB2" w14:textId="77777777">
      <w:pPr>
        <w:spacing w:after="0" w:line="240" w:lineRule="auto"/>
      </w:pP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164F69" w:rsidR="001C0ADC" w:rsidP="00164F69" w:rsidRDefault="13E4674A" w14:paraId="54B01739" w14:textId="77777777">
    <w:pPr>
      <w:pStyle w:val="Header"/>
    </w:pPr>
    <w:r>
      <w:rPr>
        <w:noProof/>
      </w:rPr>
      <w:drawing>
        <wp:inline distT="0" distB="0" distL="0" distR="0" wp14:anchorId="54B0173B" wp14:editId="2F65819B">
          <wp:extent cx="2607945" cy="588645"/>
          <wp:effectExtent l="0" t="0" r="1905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794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924FE"/>
    <w:multiLevelType w:val="hybridMultilevel"/>
    <w:tmpl w:val="C9EE468A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9389A"/>
    <w:multiLevelType w:val="hybridMultilevel"/>
    <w:tmpl w:val="6782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57986"/>
    <w:multiLevelType w:val="hybridMultilevel"/>
    <w:tmpl w:val="CFE2B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D3FB4"/>
    <w:multiLevelType w:val="hybridMultilevel"/>
    <w:tmpl w:val="FFFFFFFF"/>
    <w:lvl w:ilvl="0" w:tplc="21CCF11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73EC9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07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22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89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4C5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44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2A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67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33167"/>
    <w:multiLevelType w:val="hybridMultilevel"/>
    <w:tmpl w:val="E104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ablo Ramirez">
    <w15:presenceInfo w15:providerId="AD" w15:userId="S::pramirez@partners.net::6fe556fb-a6a2-4414-81e6-aa213f74d5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A5"/>
    <w:rsid w:val="00014176"/>
    <w:rsid w:val="00022C18"/>
    <w:rsid w:val="00047ED6"/>
    <w:rsid w:val="00066370"/>
    <w:rsid w:val="00083FFA"/>
    <w:rsid w:val="000B6EC5"/>
    <w:rsid w:val="000C0AEA"/>
    <w:rsid w:val="000C4086"/>
    <w:rsid w:val="00106679"/>
    <w:rsid w:val="00113D16"/>
    <w:rsid w:val="00130D91"/>
    <w:rsid w:val="0014038F"/>
    <w:rsid w:val="00164F69"/>
    <w:rsid w:val="001C00F0"/>
    <w:rsid w:val="001C0ADC"/>
    <w:rsid w:val="00276A69"/>
    <w:rsid w:val="002938E5"/>
    <w:rsid w:val="002B0552"/>
    <w:rsid w:val="002E6828"/>
    <w:rsid w:val="00302188"/>
    <w:rsid w:val="00310852"/>
    <w:rsid w:val="00323D15"/>
    <w:rsid w:val="00383CAE"/>
    <w:rsid w:val="003D1F5D"/>
    <w:rsid w:val="004127FB"/>
    <w:rsid w:val="004317D9"/>
    <w:rsid w:val="00496FED"/>
    <w:rsid w:val="004A09F5"/>
    <w:rsid w:val="00510332"/>
    <w:rsid w:val="00554ACA"/>
    <w:rsid w:val="00573F18"/>
    <w:rsid w:val="0060617B"/>
    <w:rsid w:val="00671885"/>
    <w:rsid w:val="00684C1D"/>
    <w:rsid w:val="006A14C7"/>
    <w:rsid w:val="006B7BAC"/>
    <w:rsid w:val="006D61BE"/>
    <w:rsid w:val="006E6CEB"/>
    <w:rsid w:val="006F4653"/>
    <w:rsid w:val="0073052E"/>
    <w:rsid w:val="00731791"/>
    <w:rsid w:val="00774FC9"/>
    <w:rsid w:val="00781177"/>
    <w:rsid w:val="007E0F87"/>
    <w:rsid w:val="007F62C6"/>
    <w:rsid w:val="008062BE"/>
    <w:rsid w:val="00813623"/>
    <w:rsid w:val="00855982"/>
    <w:rsid w:val="008A0944"/>
    <w:rsid w:val="008A4E42"/>
    <w:rsid w:val="008A55E7"/>
    <w:rsid w:val="008B0EC7"/>
    <w:rsid w:val="008C00A5"/>
    <w:rsid w:val="0092129E"/>
    <w:rsid w:val="00977D4D"/>
    <w:rsid w:val="00990FBE"/>
    <w:rsid w:val="009A47D6"/>
    <w:rsid w:val="009F2032"/>
    <w:rsid w:val="00A25A03"/>
    <w:rsid w:val="00A94D71"/>
    <w:rsid w:val="00AF0D5C"/>
    <w:rsid w:val="00B04263"/>
    <w:rsid w:val="00B156B5"/>
    <w:rsid w:val="00B83307"/>
    <w:rsid w:val="00BA0EE6"/>
    <w:rsid w:val="00BD4B98"/>
    <w:rsid w:val="00BD5364"/>
    <w:rsid w:val="00BF2DD3"/>
    <w:rsid w:val="00C17EF3"/>
    <w:rsid w:val="00C24D4B"/>
    <w:rsid w:val="00C33EF8"/>
    <w:rsid w:val="00C8414B"/>
    <w:rsid w:val="00C93518"/>
    <w:rsid w:val="00CE5553"/>
    <w:rsid w:val="00D813ED"/>
    <w:rsid w:val="00DB05E5"/>
    <w:rsid w:val="00DD5449"/>
    <w:rsid w:val="00E01BE6"/>
    <w:rsid w:val="00E074CC"/>
    <w:rsid w:val="00E91085"/>
    <w:rsid w:val="00EB09CC"/>
    <w:rsid w:val="00EC0412"/>
    <w:rsid w:val="00ED34AF"/>
    <w:rsid w:val="00EE3373"/>
    <w:rsid w:val="00F01D91"/>
    <w:rsid w:val="00F12473"/>
    <w:rsid w:val="00F419DC"/>
    <w:rsid w:val="00F82993"/>
    <w:rsid w:val="00FA6434"/>
    <w:rsid w:val="00FB0BBF"/>
    <w:rsid w:val="00FB1594"/>
    <w:rsid w:val="011D03CC"/>
    <w:rsid w:val="011D3FEB"/>
    <w:rsid w:val="01D2B167"/>
    <w:rsid w:val="026FAF59"/>
    <w:rsid w:val="03F8C3F7"/>
    <w:rsid w:val="05D37F53"/>
    <w:rsid w:val="07F996DC"/>
    <w:rsid w:val="0888279F"/>
    <w:rsid w:val="09500672"/>
    <w:rsid w:val="09D95CD8"/>
    <w:rsid w:val="0A10A4C5"/>
    <w:rsid w:val="0A1CD4C3"/>
    <w:rsid w:val="0A401C04"/>
    <w:rsid w:val="0A800D46"/>
    <w:rsid w:val="0BC28AE8"/>
    <w:rsid w:val="0D6D63D0"/>
    <w:rsid w:val="0DF24C2E"/>
    <w:rsid w:val="0E38C136"/>
    <w:rsid w:val="0EDE40C6"/>
    <w:rsid w:val="0EDF034B"/>
    <w:rsid w:val="0F15F5A5"/>
    <w:rsid w:val="13507413"/>
    <w:rsid w:val="135A96AF"/>
    <w:rsid w:val="13E4674A"/>
    <w:rsid w:val="155044D1"/>
    <w:rsid w:val="17423265"/>
    <w:rsid w:val="19E032B9"/>
    <w:rsid w:val="1C008BCD"/>
    <w:rsid w:val="1E411890"/>
    <w:rsid w:val="1FFB1BB3"/>
    <w:rsid w:val="24419E93"/>
    <w:rsid w:val="2453DA0D"/>
    <w:rsid w:val="25AFAFF9"/>
    <w:rsid w:val="25E0DE4E"/>
    <w:rsid w:val="269C2D25"/>
    <w:rsid w:val="26E6393E"/>
    <w:rsid w:val="283B7C3E"/>
    <w:rsid w:val="2883E4E1"/>
    <w:rsid w:val="2A383194"/>
    <w:rsid w:val="2B73E52A"/>
    <w:rsid w:val="2BC18D96"/>
    <w:rsid w:val="2F5739FE"/>
    <w:rsid w:val="2FBB9DAB"/>
    <w:rsid w:val="2FF74CC9"/>
    <w:rsid w:val="31DA105C"/>
    <w:rsid w:val="32D42A68"/>
    <w:rsid w:val="33B3771E"/>
    <w:rsid w:val="33D14EE8"/>
    <w:rsid w:val="34817A54"/>
    <w:rsid w:val="348F0ECE"/>
    <w:rsid w:val="35D4E09B"/>
    <w:rsid w:val="38F65A84"/>
    <w:rsid w:val="39199D4F"/>
    <w:rsid w:val="3A1F8951"/>
    <w:rsid w:val="3BD996F3"/>
    <w:rsid w:val="3D5D3B16"/>
    <w:rsid w:val="3DC8B9BA"/>
    <w:rsid w:val="3E6763DF"/>
    <w:rsid w:val="404F1B9B"/>
    <w:rsid w:val="4259E9D6"/>
    <w:rsid w:val="442EBE43"/>
    <w:rsid w:val="45823188"/>
    <w:rsid w:val="4618DFA8"/>
    <w:rsid w:val="46FBFE00"/>
    <w:rsid w:val="48361789"/>
    <w:rsid w:val="495C9B85"/>
    <w:rsid w:val="4A02F640"/>
    <w:rsid w:val="4B14681D"/>
    <w:rsid w:val="4E667907"/>
    <w:rsid w:val="4F9A985C"/>
    <w:rsid w:val="50B4EB5B"/>
    <w:rsid w:val="51590258"/>
    <w:rsid w:val="529AA4E4"/>
    <w:rsid w:val="53BE755C"/>
    <w:rsid w:val="5482EBB5"/>
    <w:rsid w:val="5591FDD9"/>
    <w:rsid w:val="56C850EB"/>
    <w:rsid w:val="57A70904"/>
    <w:rsid w:val="57D6E029"/>
    <w:rsid w:val="57F12CD7"/>
    <w:rsid w:val="58C738C6"/>
    <w:rsid w:val="59646451"/>
    <w:rsid w:val="5A51B012"/>
    <w:rsid w:val="5C408B0B"/>
    <w:rsid w:val="5C57EC53"/>
    <w:rsid w:val="5CCE73FD"/>
    <w:rsid w:val="5D2B2415"/>
    <w:rsid w:val="5E2842C7"/>
    <w:rsid w:val="600FFA83"/>
    <w:rsid w:val="602301B7"/>
    <w:rsid w:val="60AF7AFA"/>
    <w:rsid w:val="60BF4FE7"/>
    <w:rsid w:val="610DF8D8"/>
    <w:rsid w:val="629DC76F"/>
    <w:rsid w:val="63628229"/>
    <w:rsid w:val="65C721B7"/>
    <w:rsid w:val="667A2F46"/>
    <w:rsid w:val="67B5FCB0"/>
    <w:rsid w:val="680152F6"/>
    <w:rsid w:val="6814EB3F"/>
    <w:rsid w:val="68FC563A"/>
    <w:rsid w:val="6922BC60"/>
    <w:rsid w:val="6992B35E"/>
    <w:rsid w:val="6A5BD6AF"/>
    <w:rsid w:val="6C0A1B6F"/>
    <w:rsid w:val="6CE85C62"/>
    <w:rsid w:val="6CFB1233"/>
    <w:rsid w:val="6EEE2429"/>
    <w:rsid w:val="6F00C2C0"/>
    <w:rsid w:val="6F467A23"/>
    <w:rsid w:val="70131D0E"/>
    <w:rsid w:val="71FAD4CA"/>
    <w:rsid w:val="730198FC"/>
    <w:rsid w:val="73A8875A"/>
    <w:rsid w:val="785CA7C1"/>
    <w:rsid w:val="79B1DFF8"/>
    <w:rsid w:val="7BF38FAA"/>
    <w:rsid w:val="7C6D0D10"/>
    <w:rsid w:val="7C967622"/>
    <w:rsid w:val="7D4D9453"/>
    <w:rsid w:val="7D997BAE"/>
    <w:rsid w:val="7EA6D2C4"/>
    <w:rsid w:val="7EE457F3"/>
    <w:rsid w:val="7F81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0171E"/>
  <w15:docId w15:val="{04E3212C-C641-4A60-8C6E-D6DD1840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69"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F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4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F69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164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F69"/>
    <w:rPr>
      <w:lang w:val="es-C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F69"/>
    <w:rPr>
      <w:rFonts w:ascii="Tahoma" w:hAnsi="Tahoma" w:cs="Tahoma"/>
      <w:sz w:val="16"/>
      <w:szCs w:val="16"/>
      <w:lang w:val="es-CO"/>
    </w:rPr>
  </w:style>
  <w:style w:type="character" w:customStyle="1" w:styleId="bumpedfont15">
    <w:name w:val="bumpedfont15"/>
    <w:basedOn w:val="DefaultParagraphFont"/>
    <w:rsid w:val="00855982"/>
  </w:style>
  <w:style w:type="paragraph" w:customStyle="1" w:styleId="ColorfulList-Accent11">
    <w:name w:val="Colorful List - Accent 11"/>
    <w:basedOn w:val="Normal"/>
    <w:uiPriority w:val="34"/>
    <w:qFormat/>
    <w:rsid w:val="00774FC9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ps">
    <w:name w:val="hps"/>
    <w:basedOn w:val="DefaultParagraphFont"/>
    <w:rsid w:val="00B83307"/>
  </w:style>
  <w:style w:type="paragraph" w:customStyle="1" w:styleId="Default">
    <w:name w:val="Default"/>
    <w:rsid w:val="00B833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62C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10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062B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14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4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4C7"/>
    <w:rPr>
      <w:sz w:val="20"/>
      <w:szCs w:val="20"/>
      <w:lang w:val="es-C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4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4C7"/>
    <w:rPr>
      <w:b/>
      <w:bCs/>
      <w:sz w:val="20"/>
      <w:szCs w:val="20"/>
      <w:lang w:val="es-CO"/>
    </w:rPr>
  </w:style>
  <w:style w:type="paragraph" w:customStyle="1" w:styleId="paragraph">
    <w:name w:val="paragraph"/>
    <w:basedOn w:val="Normal"/>
    <w:rsid w:val="00DD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DD5449"/>
  </w:style>
  <w:style w:type="character" w:customStyle="1" w:styleId="eop">
    <w:name w:val="eop"/>
    <w:basedOn w:val="DefaultParagraphFont"/>
    <w:rsid w:val="00DD5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haines@partners.net" TargetMode="Externa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986DE3F-2137-49C0-8C69-7A01EB3B60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C1270-F0FD-4FB5-AE0D-56998047393F}"/>
</file>

<file path=customXml/itemProps3.xml><?xml version="1.0" encoding="utf-8"?>
<ds:datastoreItem xmlns:ds="http://schemas.openxmlformats.org/officeDocument/2006/customXml" ds:itemID="{10DFD60A-628A-4693-96E3-12ED180007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8383B8-3E39-4857-8B38-BA45E6A8F2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8</ap:TotalTime>
  <ap:Pages>2</ap:Pages>
  <ap:Words>669</ap:Words>
  <ap:Characters>3814</ap:Characters>
  <ap:Application>Microsoft Office Word</ap:Application>
  <ap:DocSecurity>0</ap:DocSecurity>
  <ap:Lines>31</ap:Lines>
  <ap:Paragraphs>8</ap:Paragraphs>
  <ap:ScaleCrop>false</ap:ScaleCrop>
  <ap:Company>Microsoft</ap:Company>
  <ap:LinksUpToDate>false</ap:LinksUpToDate>
  <ap:CharactersWithSpaces>4475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Holst</dc:creator>
  <cp:keywords>, docId:B644EF369B033E398E1EACB116337B5A</cp:keywords>
  <cp:lastModifiedBy>Jane Haines</cp:lastModifiedBy>
  <cp:revision>4</cp:revision>
  <cp:lastPrinted>2015-08-03T18:15:00Z</cp:lastPrinted>
  <dcterms:created xsi:type="dcterms:W3CDTF">2020-11-16T17:04:00Z</dcterms:created>
  <dcterms:modified xsi:type="dcterms:W3CDTF">2021-02-26T18:31:00Z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3428600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