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1A405" w14:textId="77777777" w:rsidR="001C7B76" w:rsidRDefault="001C7B76" w:rsidP="0008294C">
      <w:pPr>
        <w:spacing w:after="0"/>
      </w:pPr>
    </w:p>
    <w:p w14:paraId="218E2AA9" w14:textId="77777777" w:rsidR="001C7B76" w:rsidRDefault="001C7B76" w:rsidP="0008294C">
      <w:pPr>
        <w:spacing w:after="0"/>
      </w:pPr>
    </w:p>
    <w:p w14:paraId="66075CE0" w14:textId="77777777" w:rsidR="001C7B76" w:rsidRDefault="001C7B76" w:rsidP="0008294C">
      <w:pPr>
        <w:spacing w:after="0"/>
      </w:pPr>
    </w:p>
    <w:p w14:paraId="37B92547" w14:textId="653D16F3" w:rsidR="001C7B76" w:rsidRDefault="00273CB8" w:rsidP="0008294C">
      <w:pPr>
        <w:spacing w:after="0"/>
      </w:pPr>
      <w:r>
        <w:rPr>
          <w:noProof/>
        </w:rPr>
        <w:drawing>
          <wp:anchor distT="0" distB="0" distL="114300" distR="114300" simplePos="0" relativeHeight="251658240" behindDoc="1" locked="0" layoutInCell="1" allowOverlap="1" wp14:anchorId="09DDB0CB" wp14:editId="18D3FF31">
            <wp:simplePos x="0" y="0"/>
            <wp:positionH relativeFrom="column">
              <wp:posOffset>332105</wp:posOffset>
            </wp:positionH>
            <wp:positionV relativeFrom="paragraph">
              <wp:posOffset>149225</wp:posOffset>
            </wp:positionV>
            <wp:extent cx="4761230" cy="1198245"/>
            <wp:effectExtent l="0" t="0" r="1270" b="1905"/>
            <wp:wrapTight wrapText="bothSides">
              <wp:wrapPolygon edited="0">
                <wp:start x="0" y="0"/>
                <wp:lineTo x="0" y="21291"/>
                <wp:lineTo x="21519" y="21291"/>
                <wp:lineTo x="21519" y="0"/>
                <wp:lineTo x="0" y="0"/>
              </wp:wrapPolygon>
            </wp:wrapTight>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D7F79F" w14:textId="77777777" w:rsidR="001C7B76" w:rsidRDefault="001C7B76" w:rsidP="0008294C">
      <w:pPr>
        <w:spacing w:after="0"/>
      </w:pPr>
    </w:p>
    <w:p w14:paraId="7C437F00" w14:textId="77777777" w:rsidR="001C7B76" w:rsidRPr="00273CB8" w:rsidRDefault="001C7B76" w:rsidP="0008294C">
      <w:pPr>
        <w:spacing w:after="0"/>
        <w:rPr>
          <w:sz w:val="40"/>
        </w:rPr>
      </w:pPr>
    </w:p>
    <w:p w14:paraId="57712B13" w14:textId="77777777" w:rsidR="00F434B8" w:rsidRDefault="00F434B8" w:rsidP="0008294C">
      <w:pPr>
        <w:spacing w:after="0"/>
        <w:jc w:val="center"/>
        <w:rPr>
          <w:rFonts w:asciiTheme="majorHAnsi" w:hAnsiTheme="majorHAnsi"/>
          <w:b/>
          <w:color w:val="E36C0A" w:themeColor="accent6" w:themeShade="BF"/>
          <w:sz w:val="40"/>
        </w:rPr>
      </w:pPr>
    </w:p>
    <w:p w14:paraId="0E24D4B9" w14:textId="77777777" w:rsidR="00F434B8" w:rsidRDefault="00F434B8" w:rsidP="0008294C">
      <w:pPr>
        <w:spacing w:after="0"/>
        <w:jc w:val="center"/>
        <w:rPr>
          <w:rFonts w:asciiTheme="majorHAnsi" w:hAnsiTheme="majorHAnsi"/>
          <w:b/>
          <w:color w:val="E36C0A" w:themeColor="accent6" w:themeShade="BF"/>
          <w:sz w:val="40"/>
        </w:rPr>
      </w:pPr>
    </w:p>
    <w:p w14:paraId="446C26F3" w14:textId="21D3616C" w:rsidR="00CE33AA" w:rsidRDefault="00241323" w:rsidP="0008294C">
      <w:pPr>
        <w:spacing w:after="0"/>
        <w:jc w:val="center"/>
        <w:rPr>
          <w:rFonts w:asciiTheme="majorHAnsi" w:hAnsiTheme="majorHAnsi"/>
          <w:b/>
          <w:color w:val="E36C0A" w:themeColor="accent6" w:themeShade="BF"/>
          <w:sz w:val="40"/>
        </w:rPr>
      </w:pPr>
      <w:r>
        <w:rPr>
          <w:rFonts w:asciiTheme="majorHAnsi" w:hAnsiTheme="majorHAnsi"/>
          <w:b/>
          <w:color w:val="E36C0A" w:themeColor="accent6" w:themeShade="BF"/>
          <w:sz w:val="40"/>
        </w:rPr>
        <w:t xml:space="preserve">POLICY &amp; </w:t>
      </w:r>
      <w:r w:rsidR="0085158C">
        <w:rPr>
          <w:rFonts w:asciiTheme="majorHAnsi" w:hAnsiTheme="majorHAnsi"/>
          <w:b/>
          <w:color w:val="E36C0A" w:themeColor="accent6" w:themeShade="BF"/>
          <w:sz w:val="40"/>
        </w:rPr>
        <w:t>PROCEDURE</w:t>
      </w:r>
    </w:p>
    <w:p w14:paraId="06552427" w14:textId="77777777" w:rsidR="00497B40" w:rsidRDefault="00497B40" w:rsidP="0008294C">
      <w:pPr>
        <w:spacing w:after="0"/>
        <w:jc w:val="center"/>
        <w:rPr>
          <w:rFonts w:asciiTheme="majorHAnsi" w:hAnsiTheme="majorHAnsi"/>
          <w:b/>
          <w:color w:val="E36C0A" w:themeColor="accent6" w:themeShade="BF"/>
          <w:sz w:val="40"/>
        </w:rPr>
      </w:pPr>
    </w:p>
    <w:p w14:paraId="0B588F2A" w14:textId="6020236D" w:rsidR="00497B40" w:rsidRDefault="009E2845" w:rsidP="0008294C">
      <w:pPr>
        <w:spacing w:after="0"/>
        <w:jc w:val="center"/>
        <w:rPr>
          <w:rFonts w:asciiTheme="majorHAnsi" w:eastAsiaTheme="majorEastAsia" w:hAnsiTheme="majorHAnsi" w:cstheme="majorBidi"/>
          <w:b/>
          <w:bCs/>
          <w:color w:val="E36C0A" w:themeColor="accent6" w:themeShade="BF"/>
          <w:sz w:val="36"/>
          <w:szCs w:val="26"/>
        </w:rPr>
      </w:pPr>
      <w:r>
        <w:rPr>
          <w:rFonts w:asciiTheme="majorHAnsi" w:hAnsiTheme="majorHAnsi"/>
          <w:b/>
          <w:color w:val="E36C0A" w:themeColor="accent6" w:themeShade="BF"/>
          <w:sz w:val="40"/>
        </w:rPr>
        <w:t xml:space="preserve">Delegation of </w:t>
      </w:r>
      <w:del w:id="0" w:author="Danielle Martin" w:date="2023-09-11T23:11:00Z">
        <w:r w:rsidDel="006B5A5F">
          <w:rPr>
            <w:rFonts w:asciiTheme="majorHAnsi" w:hAnsiTheme="majorHAnsi"/>
            <w:b/>
            <w:color w:val="E36C0A" w:themeColor="accent6" w:themeShade="BF"/>
            <w:sz w:val="40"/>
          </w:rPr>
          <w:delText xml:space="preserve">Payment </w:delText>
        </w:r>
        <w:r w:rsidR="003B0129" w:rsidDel="006B5A5F">
          <w:rPr>
            <w:rFonts w:asciiTheme="majorHAnsi" w:hAnsiTheme="majorHAnsi"/>
            <w:b/>
            <w:color w:val="E36C0A" w:themeColor="accent6" w:themeShade="BF"/>
            <w:sz w:val="40"/>
          </w:rPr>
          <w:delText xml:space="preserve">and Contract </w:delText>
        </w:r>
        <w:r w:rsidR="00141AC0" w:rsidDel="006B5A5F">
          <w:rPr>
            <w:rFonts w:asciiTheme="majorHAnsi" w:hAnsiTheme="majorHAnsi"/>
            <w:b/>
            <w:color w:val="E36C0A" w:themeColor="accent6" w:themeShade="BF"/>
            <w:sz w:val="40"/>
          </w:rPr>
          <w:delText>Approval</w:delText>
        </w:r>
        <w:r w:rsidR="006D5FA8" w:rsidDel="006B5A5F">
          <w:rPr>
            <w:rFonts w:asciiTheme="majorHAnsi" w:hAnsiTheme="majorHAnsi"/>
            <w:b/>
            <w:color w:val="E36C0A" w:themeColor="accent6" w:themeShade="BF"/>
            <w:sz w:val="40"/>
          </w:rPr>
          <w:delText xml:space="preserve"> at H</w:delText>
        </w:r>
        <w:r w:rsidR="00340543" w:rsidDel="006B5A5F">
          <w:rPr>
            <w:rFonts w:asciiTheme="majorHAnsi" w:hAnsiTheme="majorHAnsi"/>
            <w:b/>
            <w:color w:val="E36C0A" w:themeColor="accent6" w:themeShade="BF"/>
            <w:sz w:val="40"/>
          </w:rPr>
          <w:delText>O</w:delText>
        </w:r>
      </w:del>
      <w:ins w:id="1" w:author="Danielle Martin" w:date="2023-09-11T23:11:00Z">
        <w:r w:rsidR="006B5A5F">
          <w:rPr>
            <w:rFonts w:asciiTheme="majorHAnsi" w:hAnsiTheme="majorHAnsi"/>
            <w:b/>
            <w:color w:val="E36C0A" w:themeColor="accent6" w:themeShade="BF"/>
            <w:sz w:val="40"/>
          </w:rPr>
          <w:t>Authority Policy</w:t>
        </w:r>
      </w:ins>
    </w:p>
    <w:p w14:paraId="041F0D2D" w14:textId="353D15AE" w:rsidR="000A6851" w:rsidRDefault="00040343" w:rsidP="0008294C">
      <w:pPr>
        <w:spacing w:after="0"/>
        <w:jc w:val="center"/>
        <w:rPr>
          <w:rFonts w:asciiTheme="majorHAnsi" w:eastAsiaTheme="majorEastAsia" w:hAnsiTheme="majorHAnsi" w:cstheme="majorBidi"/>
          <w:b/>
          <w:bCs/>
          <w:color w:val="E36C0A" w:themeColor="accent6" w:themeShade="BF"/>
          <w:sz w:val="36"/>
          <w:szCs w:val="26"/>
        </w:rPr>
      </w:pPr>
      <w:r w:rsidRPr="009517CA">
        <w:rPr>
          <w:rFonts w:asciiTheme="majorHAnsi" w:eastAsiaTheme="majorEastAsia" w:hAnsiTheme="majorHAnsi" w:cstheme="majorBidi"/>
          <w:b/>
          <w:bCs/>
          <w:color w:val="E36C0A" w:themeColor="accent6" w:themeShade="BF"/>
          <w:sz w:val="36"/>
          <w:szCs w:val="26"/>
        </w:rPr>
        <w:t xml:space="preserve">Effective </w:t>
      </w:r>
      <w:r w:rsidR="00177726">
        <w:rPr>
          <w:rFonts w:asciiTheme="majorHAnsi" w:eastAsiaTheme="majorEastAsia" w:hAnsiTheme="majorHAnsi" w:cstheme="majorBidi"/>
          <w:b/>
          <w:bCs/>
          <w:color w:val="E36C0A" w:themeColor="accent6" w:themeShade="BF"/>
          <w:sz w:val="36"/>
          <w:szCs w:val="26"/>
        </w:rPr>
        <w:t>May 20, 2019</w:t>
      </w:r>
    </w:p>
    <w:p w14:paraId="6CFF2FB7" w14:textId="5631B43A" w:rsidR="003D4CEB" w:rsidRDefault="003D4CEB" w:rsidP="003E5F3B">
      <w:pPr>
        <w:spacing w:after="0"/>
        <w:jc w:val="center"/>
        <w:rPr>
          <w:rFonts w:asciiTheme="majorHAnsi" w:eastAsiaTheme="majorEastAsia" w:hAnsiTheme="majorHAnsi" w:cstheme="majorBidi"/>
          <w:b/>
          <w:bCs/>
          <w:color w:val="E36C0A" w:themeColor="accent6" w:themeShade="BF"/>
          <w:sz w:val="36"/>
          <w:szCs w:val="36"/>
        </w:rPr>
      </w:pPr>
      <w:r w:rsidRPr="5575C977">
        <w:rPr>
          <w:rFonts w:asciiTheme="majorHAnsi" w:eastAsiaTheme="majorEastAsia" w:hAnsiTheme="majorHAnsi" w:cstheme="majorBidi"/>
          <w:b/>
          <w:bCs/>
          <w:color w:val="E36C0A" w:themeColor="accent6" w:themeShade="BF"/>
          <w:sz w:val="36"/>
          <w:szCs w:val="36"/>
        </w:rPr>
        <w:t>Updated: July 01, 2021</w:t>
      </w:r>
    </w:p>
    <w:p w14:paraId="4662ADA1" w14:textId="04F30EBA" w:rsidR="3FB9AE38" w:rsidRDefault="3FB9AE38" w:rsidP="5575C977">
      <w:pPr>
        <w:spacing w:after="0"/>
        <w:jc w:val="center"/>
        <w:rPr>
          <w:rFonts w:asciiTheme="majorHAnsi" w:eastAsiaTheme="majorEastAsia" w:hAnsiTheme="majorHAnsi" w:cstheme="majorBidi"/>
          <w:b/>
          <w:bCs/>
          <w:color w:val="E36C0A" w:themeColor="accent6" w:themeShade="BF"/>
          <w:sz w:val="36"/>
          <w:szCs w:val="36"/>
        </w:rPr>
      </w:pPr>
      <w:r w:rsidRPr="5575C977">
        <w:rPr>
          <w:rFonts w:asciiTheme="majorHAnsi" w:eastAsiaTheme="majorEastAsia" w:hAnsiTheme="majorHAnsi" w:cstheme="majorBidi"/>
          <w:b/>
          <w:bCs/>
          <w:color w:val="E36C0A" w:themeColor="accent6" w:themeShade="BF"/>
          <w:sz w:val="36"/>
          <w:szCs w:val="36"/>
        </w:rPr>
        <w:t>Updated: August 30, 2021</w:t>
      </w:r>
    </w:p>
    <w:p w14:paraId="445F0348" w14:textId="4134FEAC" w:rsidR="0053390C" w:rsidRDefault="1F6515EB" w:rsidP="199EE7C8">
      <w:pPr>
        <w:spacing w:after="0"/>
        <w:jc w:val="center"/>
        <w:rPr>
          <w:rFonts w:asciiTheme="majorHAnsi" w:eastAsiaTheme="majorEastAsia" w:hAnsiTheme="majorHAnsi" w:cstheme="majorBidi"/>
          <w:b/>
          <w:bCs/>
          <w:color w:val="E36C0A" w:themeColor="accent6" w:themeShade="BF"/>
          <w:sz w:val="36"/>
          <w:szCs w:val="36"/>
        </w:rPr>
      </w:pPr>
      <w:r w:rsidRPr="199EE7C8">
        <w:rPr>
          <w:rFonts w:asciiTheme="majorHAnsi" w:eastAsiaTheme="majorEastAsia" w:hAnsiTheme="majorHAnsi" w:cstheme="majorBidi"/>
          <w:b/>
          <w:bCs/>
          <w:color w:val="E36C0A" w:themeColor="accent6" w:themeShade="BF"/>
          <w:sz w:val="36"/>
          <w:szCs w:val="36"/>
        </w:rPr>
        <w:t xml:space="preserve">Updated: </w:t>
      </w:r>
      <w:r w:rsidR="00A74213">
        <w:rPr>
          <w:rFonts w:asciiTheme="majorHAnsi" w:eastAsiaTheme="majorEastAsia" w:hAnsiTheme="majorHAnsi" w:cstheme="majorBidi"/>
          <w:b/>
          <w:bCs/>
          <w:color w:val="E36C0A" w:themeColor="accent6" w:themeShade="BF"/>
          <w:sz w:val="36"/>
          <w:szCs w:val="36"/>
        </w:rPr>
        <w:t>March</w:t>
      </w:r>
      <w:r w:rsidR="0066672A">
        <w:rPr>
          <w:rFonts w:asciiTheme="majorHAnsi" w:eastAsiaTheme="majorEastAsia" w:hAnsiTheme="majorHAnsi" w:cstheme="majorBidi"/>
          <w:b/>
          <w:bCs/>
          <w:color w:val="E36C0A" w:themeColor="accent6" w:themeShade="BF"/>
          <w:sz w:val="36"/>
          <w:szCs w:val="36"/>
        </w:rPr>
        <w:t xml:space="preserve"> </w:t>
      </w:r>
      <w:r w:rsidR="00AB2440">
        <w:rPr>
          <w:rFonts w:asciiTheme="majorHAnsi" w:eastAsiaTheme="majorEastAsia" w:hAnsiTheme="majorHAnsi" w:cstheme="majorBidi"/>
          <w:b/>
          <w:bCs/>
          <w:color w:val="E36C0A" w:themeColor="accent6" w:themeShade="BF"/>
          <w:sz w:val="36"/>
          <w:szCs w:val="36"/>
        </w:rPr>
        <w:t>3</w:t>
      </w:r>
      <w:r w:rsidR="00E912EA">
        <w:rPr>
          <w:rFonts w:asciiTheme="majorHAnsi" w:eastAsiaTheme="majorEastAsia" w:hAnsiTheme="majorHAnsi" w:cstheme="majorBidi"/>
          <w:b/>
          <w:bCs/>
          <w:color w:val="E36C0A" w:themeColor="accent6" w:themeShade="BF"/>
          <w:sz w:val="36"/>
          <w:szCs w:val="36"/>
        </w:rPr>
        <w:t>1</w:t>
      </w:r>
      <w:r w:rsidRPr="199EE7C8">
        <w:rPr>
          <w:rFonts w:asciiTheme="majorHAnsi" w:eastAsiaTheme="majorEastAsia" w:hAnsiTheme="majorHAnsi" w:cstheme="majorBidi"/>
          <w:b/>
          <w:bCs/>
          <w:color w:val="E36C0A" w:themeColor="accent6" w:themeShade="BF"/>
          <w:sz w:val="36"/>
          <w:szCs w:val="36"/>
        </w:rPr>
        <w:t>, 2022</w:t>
      </w:r>
    </w:p>
    <w:p w14:paraId="162914EE" w14:textId="6DCB17D2" w:rsidR="003B3286" w:rsidDel="00A11C86" w:rsidRDefault="00A11C86" w:rsidP="00A11C86">
      <w:pPr>
        <w:spacing w:after="0"/>
        <w:jc w:val="center"/>
        <w:rPr>
          <w:del w:id="2" w:author="Danielle Martin" w:date="2023-09-11T23:11:00Z"/>
          <w:rFonts w:asciiTheme="majorHAnsi" w:eastAsiaTheme="majorEastAsia" w:hAnsiTheme="majorHAnsi" w:cstheme="majorBidi"/>
          <w:b/>
          <w:bCs/>
          <w:color w:val="E36C0A" w:themeColor="accent6" w:themeShade="BF"/>
          <w:sz w:val="36"/>
          <w:szCs w:val="36"/>
        </w:rPr>
      </w:pPr>
      <w:ins w:id="3" w:author="Danielle Martin" w:date="2023-09-11T23:11:00Z">
        <w:r>
          <w:rPr>
            <w:rFonts w:asciiTheme="majorHAnsi" w:eastAsiaTheme="majorEastAsia" w:hAnsiTheme="majorHAnsi" w:cstheme="majorBidi"/>
            <w:b/>
            <w:bCs/>
            <w:color w:val="E36C0A" w:themeColor="accent6" w:themeShade="BF"/>
            <w:sz w:val="36"/>
            <w:szCs w:val="36"/>
          </w:rPr>
          <w:t xml:space="preserve">Updated: </w:t>
        </w:r>
      </w:ins>
      <w:r w:rsidR="003B3286">
        <w:rPr>
          <w:rFonts w:asciiTheme="majorHAnsi" w:eastAsiaTheme="majorEastAsia" w:hAnsiTheme="majorHAnsi" w:cstheme="majorBidi"/>
          <w:b/>
          <w:bCs/>
          <w:color w:val="E36C0A" w:themeColor="accent6" w:themeShade="BF"/>
          <w:sz w:val="36"/>
          <w:szCs w:val="36"/>
        </w:rPr>
        <w:t xml:space="preserve">June </w:t>
      </w:r>
      <w:r w:rsidR="00F06942">
        <w:rPr>
          <w:rFonts w:asciiTheme="majorHAnsi" w:eastAsiaTheme="majorEastAsia" w:hAnsiTheme="majorHAnsi" w:cstheme="majorBidi"/>
          <w:b/>
          <w:bCs/>
          <w:color w:val="E36C0A" w:themeColor="accent6" w:themeShade="BF"/>
          <w:sz w:val="36"/>
          <w:szCs w:val="36"/>
        </w:rPr>
        <w:t>15</w:t>
      </w:r>
      <w:r w:rsidR="0022763C">
        <w:rPr>
          <w:rFonts w:asciiTheme="majorHAnsi" w:eastAsiaTheme="majorEastAsia" w:hAnsiTheme="majorHAnsi" w:cstheme="majorBidi"/>
          <w:b/>
          <w:bCs/>
          <w:color w:val="E36C0A" w:themeColor="accent6" w:themeShade="BF"/>
          <w:sz w:val="36"/>
          <w:szCs w:val="36"/>
        </w:rPr>
        <w:t xml:space="preserve">, </w:t>
      </w:r>
      <w:r w:rsidR="003B3286">
        <w:rPr>
          <w:rFonts w:asciiTheme="majorHAnsi" w:eastAsiaTheme="majorEastAsia" w:hAnsiTheme="majorHAnsi" w:cstheme="majorBidi"/>
          <w:b/>
          <w:bCs/>
          <w:color w:val="E36C0A" w:themeColor="accent6" w:themeShade="BF"/>
          <w:sz w:val="36"/>
          <w:szCs w:val="36"/>
        </w:rPr>
        <w:t>2022</w:t>
      </w:r>
    </w:p>
    <w:p w14:paraId="5D161932" w14:textId="77777777" w:rsidR="00A11C86" w:rsidRDefault="00A11C86" w:rsidP="199EE7C8">
      <w:pPr>
        <w:spacing w:after="0"/>
        <w:jc w:val="center"/>
        <w:rPr>
          <w:ins w:id="4" w:author="Danielle Martin" w:date="2023-09-11T23:11:00Z"/>
          <w:rFonts w:asciiTheme="majorHAnsi" w:eastAsiaTheme="majorEastAsia" w:hAnsiTheme="majorHAnsi" w:cstheme="majorBidi"/>
          <w:b/>
          <w:bCs/>
          <w:color w:val="E36C0A" w:themeColor="accent6" w:themeShade="BF"/>
          <w:sz w:val="36"/>
          <w:szCs w:val="36"/>
        </w:rPr>
      </w:pPr>
    </w:p>
    <w:p w14:paraId="0A08388D" w14:textId="140DE5A7" w:rsidR="001440FC" w:rsidDel="00A11C86" w:rsidRDefault="00A11C86" w:rsidP="199EE7C8">
      <w:pPr>
        <w:spacing w:after="0"/>
        <w:jc w:val="center"/>
        <w:rPr>
          <w:del w:id="5" w:author="Danielle Martin" w:date="2023-09-11T23:11:00Z"/>
          <w:rFonts w:asciiTheme="majorHAnsi" w:eastAsiaTheme="majorEastAsia" w:hAnsiTheme="majorHAnsi" w:cstheme="majorBidi"/>
          <w:b/>
          <w:bCs/>
          <w:color w:val="E36C0A" w:themeColor="accent6" w:themeShade="BF"/>
          <w:sz w:val="36"/>
          <w:szCs w:val="36"/>
        </w:rPr>
      </w:pPr>
      <w:ins w:id="6" w:author="Danielle Martin" w:date="2023-09-11T23:11:00Z">
        <w:r>
          <w:rPr>
            <w:rFonts w:asciiTheme="majorHAnsi" w:eastAsiaTheme="majorEastAsia" w:hAnsiTheme="majorHAnsi" w:cstheme="majorBidi"/>
            <w:b/>
            <w:bCs/>
            <w:color w:val="E36C0A" w:themeColor="accent6" w:themeShade="BF"/>
            <w:sz w:val="36"/>
            <w:szCs w:val="36"/>
          </w:rPr>
          <w:t xml:space="preserve">Updated: </w:t>
        </w:r>
      </w:ins>
    </w:p>
    <w:p w14:paraId="33B5F7B8" w14:textId="79276285" w:rsidR="001440FC" w:rsidRDefault="001440FC" w:rsidP="00A11C86">
      <w:pPr>
        <w:spacing w:after="0"/>
        <w:jc w:val="center"/>
        <w:rPr>
          <w:ins w:id="7" w:author="Danielle Martin" w:date="2023-09-11T23:11:00Z"/>
          <w:rFonts w:asciiTheme="majorHAnsi" w:eastAsiaTheme="majorEastAsia" w:hAnsiTheme="majorHAnsi" w:cstheme="majorBidi"/>
          <w:b/>
          <w:bCs/>
          <w:color w:val="E36C0A" w:themeColor="accent6" w:themeShade="BF"/>
          <w:sz w:val="36"/>
          <w:szCs w:val="36"/>
        </w:rPr>
      </w:pPr>
      <w:r>
        <w:rPr>
          <w:rFonts w:asciiTheme="majorHAnsi" w:eastAsiaTheme="majorEastAsia" w:hAnsiTheme="majorHAnsi" w:cstheme="majorBidi"/>
          <w:b/>
          <w:bCs/>
          <w:color w:val="E36C0A" w:themeColor="accent6" w:themeShade="BF"/>
          <w:sz w:val="36"/>
          <w:szCs w:val="36"/>
        </w:rPr>
        <w:t>January 01,</w:t>
      </w:r>
      <w:ins w:id="8" w:author="Danielle Martin" w:date="2023-09-11T23:11:00Z">
        <w:r w:rsidR="00A11C86">
          <w:rPr>
            <w:rFonts w:asciiTheme="majorHAnsi" w:eastAsiaTheme="majorEastAsia" w:hAnsiTheme="majorHAnsi" w:cstheme="majorBidi"/>
            <w:b/>
            <w:bCs/>
            <w:color w:val="E36C0A" w:themeColor="accent6" w:themeShade="BF"/>
            <w:sz w:val="36"/>
            <w:szCs w:val="36"/>
          </w:rPr>
          <w:t xml:space="preserve"> </w:t>
        </w:r>
      </w:ins>
      <w:r>
        <w:rPr>
          <w:rFonts w:asciiTheme="majorHAnsi" w:eastAsiaTheme="majorEastAsia" w:hAnsiTheme="majorHAnsi" w:cstheme="majorBidi"/>
          <w:b/>
          <w:bCs/>
          <w:color w:val="E36C0A" w:themeColor="accent6" w:themeShade="BF"/>
          <w:sz w:val="36"/>
          <w:szCs w:val="36"/>
        </w:rPr>
        <w:t>2023</w:t>
      </w:r>
    </w:p>
    <w:p w14:paraId="4506A486" w14:textId="77777777" w:rsidR="00A11C86" w:rsidRDefault="00A11C86" w:rsidP="00A11C86">
      <w:pPr>
        <w:spacing w:after="0"/>
        <w:jc w:val="center"/>
        <w:rPr>
          <w:ins w:id="9" w:author="Danielle Martin" w:date="2023-09-11T23:11:00Z"/>
          <w:rFonts w:asciiTheme="majorHAnsi" w:eastAsiaTheme="majorEastAsia" w:hAnsiTheme="majorHAnsi" w:cstheme="majorBidi"/>
          <w:b/>
          <w:bCs/>
          <w:color w:val="E36C0A" w:themeColor="accent6" w:themeShade="BF"/>
          <w:sz w:val="36"/>
          <w:szCs w:val="36"/>
        </w:rPr>
      </w:pPr>
    </w:p>
    <w:p w14:paraId="4E7ED271" w14:textId="49110D9B" w:rsidR="00A11C86" w:rsidRDefault="00A11C86" w:rsidP="00A11C86">
      <w:pPr>
        <w:spacing w:after="0"/>
        <w:jc w:val="center"/>
        <w:rPr>
          <w:rFonts w:asciiTheme="majorHAnsi" w:eastAsiaTheme="majorEastAsia" w:hAnsiTheme="majorHAnsi" w:cstheme="majorBidi"/>
          <w:b/>
          <w:bCs/>
          <w:color w:val="E36C0A" w:themeColor="accent6" w:themeShade="BF"/>
          <w:sz w:val="36"/>
          <w:szCs w:val="36"/>
        </w:rPr>
      </w:pPr>
      <w:ins w:id="10" w:author="Danielle Martin" w:date="2023-09-11T23:11:00Z">
        <w:del w:id="11" w:author="Danielle Martin [2]" w:date="2023-10-21T16:24:00Z">
          <w:r w:rsidDel="0094501D">
            <w:rPr>
              <w:rFonts w:asciiTheme="majorHAnsi" w:eastAsiaTheme="majorEastAsia" w:hAnsiTheme="majorHAnsi" w:cstheme="majorBidi"/>
              <w:b/>
              <w:bCs/>
              <w:color w:val="E36C0A" w:themeColor="accent6" w:themeShade="BF"/>
              <w:sz w:val="36"/>
              <w:szCs w:val="36"/>
            </w:rPr>
            <w:delText>September</w:delText>
          </w:r>
        </w:del>
      </w:ins>
      <w:ins w:id="12" w:author="Danielle Martin [2]" w:date="2023-10-21T16:24:00Z">
        <w:r w:rsidR="0094501D">
          <w:rPr>
            <w:rFonts w:asciiTheme="majorHAnsi" w:eastAsiaTheme="majorEastAsia" w:hAnsiTheme="majorHAnsi" w:cstheme="majorBidi"/>
            <w:b/>
            <w:bCs/>
            <w:color w:val="E36C0A" w:themeColor="accent6" w:themeShade="BF"/>
            <w:sz w:val="36"/>
            <w:szCs w:val="36"/>
          </w:rPr>
          <w:t>November</w:t>
        </w:r>
      </w:ins>
      <w:ins w:id="13" w:author="Danielle Martin" w:date="2023-09-11T23:11:00Z">
        <w:r>
          <w:rPr>
            <w:rFonts w:asciiTheme="majorHAnsi" w:eastAsiaTheme="majorEastAsia" w:hAnsiTheme="majorHAnsi" w:cstheme="majorBidi"/>
            <w:b/>
            <w:bCs/>
            <w:color w:val="E36C0A" w:themeColor="accent6" w:themeShade="BF"/>
            <w:sz w:val="36"/>
            <w:szCs w:val="36"/>
          </w:rPr>
          <w:t xml:space="preserve"> 1, 2023</w:t>
        </w:r>
      </w:ins>
    </w:p>
    <w:p w14:paraId="3D203AD3" w14:textId="7A04CEB2" w:rsidR="199EE7C8" w:rsidRDefault="199EE7C8" w:rsidP="199EE7C8">
      <w:pPr>
        <w:spacing w:after="0"/>
        <w:jc w:val="center"/>
        <w:rPr>
          <w:rFonts w:asciiTheme="majorHAnsi" w:eastAsiaTheme="majorEastAsia" w:hAnsiTheme="majorHAnsi" w:cstheme="majorBidi"/>
          <w:b/>
          <w:bCs/>
          <w:color w:val="E36C0A" w:themeColor="accent6" w:themeShade="BF"/>
          <w:sz w:val="36"/>
          <w:szCs w:val="36"/>
        </w:rPr>
      </w:pPr>
    </w:p>
    <w:p w14:paraId="4FA18A2E" w14:textId="70A5478B" w:rsidR="00F434B8" w:rsidRDefault="00F434B8" w:rsidP="0008294C">
      <w:pPr>
        <w:spacing w:after="0"/>
        <w:rPr>
          <w:rFonts w:eastAsiaTheme="majorEastAsia"/>
        </w:rPr>
      </w:pPr>
    </w:p>
    <w:p w14:paraId="73A64363" w14:textId="01474A39" w:rsidR="006C6DFD" w:rsidRDefault="006C6DFD" w:rsidP="006C6DFD">
      <w:pPr>
        <w:pStyle w:val="Default"/>
        <w:rPr>
          <w:rFonts w:eastAsiaTheme="majorEastAsia"/>
        </w:rPr>
      </w:pPr>
    </w:p>
    <w:p w14:paraId="4C74285F" w14:textId="569211D6" w:rsidR="006C6DFD" w:rsidRDefault="006C6DFD" w:rsidP="006C6DFD">
      <w:pPr>
        <w:pStyle w:val="Default"/>
        <w:rPr>
          <w:rFonts w:eastAsiaTheme="majorEastAsia"/>
        </w:rPr>
      </w:pPr>
    </w:p>
    <w:p w14:paraId="739CC8F0" w14:textId="77777777" w:rsidR="006C6DFD" w:rsidRPr="006C6DFD" w:rsidRDefault="006C6DFD" w:rsidP="006C6DFD">
      <w:pPr>
        <w:pStyle w:val="Default"/>
        <w:rPr>
          <w:rFonts w:ascii="Cambria" w:hAnsi="Cambria" w:cs="Cambria"/>
        </w:rPr>
      </w:pP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p>
    <w:p w14:paraId="60D59007" w14:textId="21A62A78" w:rsidR="006C6DFD" w:rsidRPr="006C6DFD" w:rsidRDefault="006C6DFD" w:rsidP="005F466B">
      <w:pPr>
        <w:autoSpaceDE w:val="0"/>
        <w:autoSpaceDN w:val="0"/>
        <w:adjustRightInd w:val="0"/>
        <w:spacing w:after="0" w:line="240" w:lineRule="auto"/>
        <w:jc w:val="center"/>
        <w:rPr>
          <w:rFonts w:ascii="Cambria" w:hAnsi="Cambria" w:cs="Cambria"/>
          <w:color w:val="000000"/>
          <w:sz w:val="36"/>
          <w:szCs w:val="36"/>
        </w:rPr>
      </w:pPr>
      <w:r w:rsidRPr="006C6DFD">
        <w:rPr>
          <w:rFonts w:ascii="Cambria" w:hAnsi="Cambria" w:cs="Cambria"/>
          <w:color w:val="000000"/>
          <w:sz w:val="36"/>
          <w:szCs w:val="36"/>
        </w:rPr>
        <w:t>John McPhail</w:t>
      </w:r>
    </w:p>
    <w:p w14:paraId="207DF8C6" w14:textId="10D0EC5F" w:rsidR="00F434B8" w:rsidRDefault="005F466B" w:rsidP="005F466B">
      <w:pPr>
        <w:spacing w:after="0"/>
        <w:ind w:left="2160" w:firstLine="720"/>
        <w:rPr>
          <w:rFonts w:ascii="Cambria" w:hAnsi="Cambria" w:cs="Cambria"/>
          <w:color w:val="000000"/>
          <w:sz w:val="36"/>
          <w:szCs w:val="36"/>
        </w:rPr>
      </w:pPr>
      <w:r>
        <w:rPr>
          <w:rFonts w:ascii="Cambria" w:hAnsi="Cambria" w:cs="Cambria"/>
          <w:color w:val="000000"/>
          <w:sz w:val="36"/>
          <w:szCs w:val="36"/>
        </w:rPr>
        <w:lastRenderedPageBreak/>
        <w:t xml:space="preserve">       </w:t>
      </w:r>
      <w:r w:rsidR="006C6DFD" w:rsidRPr="006C6DFD">
        <w:rPr>
          <w:rFonts w:ascii="Cambria" w:hAnsi="Cambria" w:cs="Cambria"/>
          <w:color w:val="000000"/>
          <w:sz w:val="36"/>
          <w:szCs w:val="36"/>
        </w:rPr>
        <w:t>President &amp; CEO</w:t>
      </w:r>
    </w:p>
    <w:p w14:paraId="3A08B85A" w14:textId="7B95253D" w:rsidR="003E5F3B" w:rsidRDefault="003E5F3B" w:rsidP="005F466B">
      <w:pPr>
        <w:spacing w:after="0"/>
        <w:ind w:left="2160" w:firstLine="720"/>
        <w:rPr>
          <w:rFonts w:ascii="Cambria" w:hAnsi="Cambria" w:cs="Cambria"/>
          <w:color w:val="000000"/>
          <w:sz w:val="36"/>
          <w:szCs w:val="36"/>
        </w:rPr>
      </w:pPr>
    </w:p>
    <w:p w14:paraId="23C29F7B" w14:textId="7C6CF125" w:rsidR="003E5F3B" w:rsidRDefault="003E5F3B" w:rsidP="005F466B">
      <w:pPr>
        <w:spacing w:after="0"/>
        <w:ind w:left="2160" w:firstLine="720"/>
        <w:rPr>
          <w:rFonts w:ascii="Cambria" w:hAnsi="Cambria" w:cs="Cambria"/>
          <w:color w:val="000000"/>
          <w:sz w:val="36"/>
          <w:szCs w:val="36"/>
        </w:rPr>
      </w:pPr>
    </w:p>
    <w:p w14:paraId="7A6C12DF" w14:textId="77777777" w:rsidR="003E5F3B" w:rsidRDefault="003E5F3B" w:rsidP="005F466B">
      <w:pPr>
        <w:spacing w:after="0"/>
        <w:ind w:left="2160" w:firstLine="720"/>
        <w:rPr>
          <w:rFonts w:eastAsiaTheme="majorEastAsia"/>
        </w:rPr>
      </w:pPr>
    </w:p>
    <w:p w14:paraId="50442651" w14:textId="77777777" w:rsidR="00F434B8" w:rsidRDefault="00F434B8" w:rsidP="0008294C">
      <w:pPr>
        <w:spacing w:after="0"/>
        <w:rPr>
          <w:rFonts w:eastAsiaTheme="majorEastAsia"/>
        </w:rPr>
      </w:pPr>
    </w:p>
    <w:sdt>
      <w:sdtPr>
        <w:rPr>
          <w:rFonts w:ascii="Times New Roman" w:eastAsiaTheme="minorEastAsia" w:hAnsi="Times New Roman" w:cs="Times New Roman"/>
          <w:b w:val="0"/>
          <w:bCs w:val="0"/>
          <w:color w:val="auto"/>
          <w:sz w:val="24"/>
          <w:szCs w:val="24"/>
          <w:lang w:eastAsia="en-US"/>
        </w:rPr>
        <w:id w:val="-1204561644"/>
        <w:docPartObj>
          <w:docPartGallery w:val="Table of Contents"/>
          <w:docPartUnique/>
        </w:docPartObj>
      </w:sdtPr>
      <w:sdtEndPr>
        <w:rPr>
          <w:noProof/>
        </w:rPr>
      </w:sdtEndPr>
      <w:sdtContent>
        <w:p w14:paraId="2ED49FA5" w14:textId="77777777" w:rsidR="000105CF" w:rsidRPr="006A5450" w:rsidRDefault="000105CF" w:rsidP="0008294C">
          <w:pPr>
            <w:pStyle w:val="TOCHeading"/>
            <w:jc w:val="center"/>
            <w:rPr>
              <w:rStyle w:val="Heading2Char"/>
              <w:rFonts w:ascii="Times New Roman" w:hAnsi="Times New Roman" w:cs="Times New Roman"/>
              <w:b/>
              <w:sz w:val="24"/>
              <w:szCs w:val="24"/>
            </w:rPr>
          </w:pPr>
          <w:r w:rsidRPr="006A5450">
            <w:rPr>
              <w:rStyle w:val="Heading2Char"/>
              <w:rFonts w:ascii="Times New Roman" w:hAnsi="Times New Roman" w:cs="Times New Roman"/>
              <w:b/>
              <w:sz w:val="24"/>
              <w:szCs w:val="24"/>
            </w:rPr>
            <w:t>Tab</w:t>
          </w:r>
          <w:r w:rsidRPr="006A5450">
            <w:rPr>
              <w:rStyle w:val="Heading2Char"/>
              <w:rFonts w:ascii="Times New Roman" w:hAnsi="Times New Roman" w:cs="Times New Roman"/>
              <w:b/>
              <w:sz w:val="24"/>
              <w:szCs w:val="24"/>
              <w:lang w:eastAsia="en-US"/>
            </w:rPr>
            <w:t>le of Contents</w:t>
          </w:r>
        </w:p>
        <w:p w14:paraId="130FEC9B" w14:textId="226A1074" w:rsidR="00B1030E" w:rsidRPr="0082343D" w:rsidRDefault="000105CF">
          <w:pPr>
            <w:pStyle w:val="TOC2"/>
            <w:rPr>
              <w:noProof/>
            </w:rPr>
          </w:pPr>
          <w:r w:rsidRPr="006A5450">
            <w:fldChar w:fldCharType="begin"/>
          </w:r>
          <w:r w:rsidRPr="006A5450">
            <w:instrText xml:space="preserve"> TOC \o "1-3" \h \z \u </w:instrText>
          </w:r>
          <w:r w:rsidRPr="006A5450">
            <w:fldChar w:fldCharType="separate"/>
          </w:r>
          <w:hyperlink w:anchor="_Toc145439728" w:history="1">
            <w:r w:rsidR="00B1030E" w:rsidRPr="00017BF4">
              <w:rPr>
                <w:rStyle w:val="Hyperlink"/>
                <w:rFonts w:ascii="Times New Roman" w:hAnsi="Times New Roman" w:cs="Times New Roman"/>
                <w:noProof/>
                <w:sz w:val="24"/>
                <w:szCs w:val="24"/>
              </w:rPr>
              <w:t>1.</w:t>
            </w:r>
            <w:r w:rsidR="00B1030E" w:rsidRPr="0082343D">
              <w:rPr>
                <w:noProof/>
              </w:rPr>
              <w:tab/>
            </w:r>
            <w:r w:rsidR="00B1030E" w:rsidRPr="00017BF4">
              <w:rPr>
                <w:rStyle w:val="Hyperlink"/>
                <w:rFonts w:ascii="Times New Roman" w:hAnsi="Times New Roman" w:cs="Times New Roman"/>
                <w:noProof/>
                <w:sz w:val="24"/>
                <w:szCs w:val="24"/>
              </w:rPr>
              <w:t>Purpose</w:t>
            </w:r>
            <w:r w:rsidR="00B1030E" w:rsidRPr="0082343D">
              <w:rPr>
                <w:noProof/>
                <w:webHidden/>
              </w:rPr>
              <w:tab/>
            </w:r>
            <w:r w:rsidR="00B1030E" w:rsidRPr="0082343D">
              <w:rPr>
                <w:noProof/>
                <w:webHidden/>
              </w:rPr>
              <w:fldChar w:fldCharType="begin"/>
            </w:r>
            <w:r w:rsidR="00B1030E" w:rsidRPr="0082343D">
              <w:rPr>
                <w:noProof/>
                <w:webHidden/>
              </w:rPr>
              <w:instrText xml:space="preserve"> PAGEREF _Toc145439728 \h </w:instrText>
            </w:r>
            <w:r w:rsidR="00B1030E" w:rsidRPr="0082343D">
              <w:rPr>
                <w:noProof/>
                <w:webHidden/>
              </w:rPr>
            </w:r>
            <w:r w:rsidR="00B1030E" w:rsidRPr="0082343D">
              <w:rPr>
                <w:noProof/>
                <w:webHidden/>
              </w:rPr>
              <w:fldChar w:fldCharType="separate"/>
            </w:r>
            <w:r w:rsidR="00B1030E" w:rsidRPr="0082343D">
              <w:rPr>
                <w:noProof/>
                <w:webHidden/>
              </w:rPr>
              <w:t>3</w:t>
            </w:r>
            <w:r w:rsidR="00B1030E" w:rsidRPr="0082343D">
              <w:rPr>
                <w:noProof/>
                <w:webHidden/>
              </w:rPr>
              <w:fldChar w:fldCharType="end"/>
            </w:r>
          </w:hyperlink>
        </w:p>
        <w:p w14:paraId="64F4C030" w14:textId="22949CBA" w:rsidR="00B1030E" w:rsidRPr="0082343D" w:rsidRDefault="00EE33AD">
          <w:pPr>
            <w:pStyle w:val="TOC2"/>
            <w:rPr>
              <w:noProof/>
            </w:rPr>
          </w:pPr>
          <w:hyperlink w:anchor="_Toc145439729" w:history="1">
            <w:r w:rsidR="00B1030E" w:rsidRPr="00017BF4">
              <w:rPr>
                <w:rStyle w:val="Hyperlink"/>
                <w:rFonts w:ascii="Times New Roman" w:hAnsi="Times New Roman" w:cs="Times New Roman"/>
                <w:noProof/>
                <w:sz w:val="24"/>
                <w:szCs w:val="24"/>
              </w:rPr>
              <w:t>2.</w:t>
            </w:r>
            <w:r w:rsidR="00B1030E" w:rsidRPr="0082343D">
              <w:rPr>
                <w:noProof/>
              </w:rPr>
              <w:tab/>
            </w:r>
            <w:r w:rsidR="00B1030E" w:rsidRPr="00017BF4">
              <w:rPr>
                <w:rStyle w:val="Hyperlink"/>
                <w:rFonts w:ascii="Times New Roman" w:hAnsi="Times New Roman" w:cs="Times New Roman"/>
                <w:noProof/>
                <w:sz w:val="24"/>
                <w:szCs w:val="24"/>
              </w:rPr>
              <w:t>Effective Date</w:t>
            </w:r>
            <w:r w:rsidR="00B1030E" w:rsidRPr="0082343D">
              <w:rPr>
                <w:noProof/>
                <w:webHidden/>
              </w:rPr>
              <w:tab/>
            </w:r>
            <w:r w:rsidR="00B1030E" w:rsidRPr="0082343D">
              <w:rPr>
                <w:noProof/>
                <w:webHidden/>
              </w:rPr>
              <w:fldChar w:fldCharType="begin"/>
            </w:r>
            <w:r w:rsidR="00B1030E" w:rsidRPr="0082343D">
              <w:rPr>
                <w:noProof/>
                <w:webHidden/>
              </w:rPr>
              <w:instrText xml:space="preserve"> PAGEREF _Toc145439729 \h </w:instrText>
            </w:r>
            <w:r w:rsidR="00B1030E" w:rsidRPr="0082343D">
              <w:rPr>
                <w:noProof/>
                <w:webHidden/>
              </w:rPr>
            </w:r>
            <w:r w:rsidR="00B1030E" w:rsidRPr="0082343D">
              <w:rPr>
                <w:noProof/>
                <w:webHidden/>
              </w:rPr>
              <w:fldChar w:fldCharType="separate"/>
            </w:r>
            <w:r w:rsidR="00B1030E" w:rsidRPr="0082343D">
              <w:rPr>
                <w:noProof/>
                <w:webHidden/>
              </w:rPr>
              <w:t>3</w:t>
            </w:r>
            <w:r w:rsidR="00B1030E" w:rsidRPr="0082343D">
              <w:rPr>
                <w:noProof/>
                <w:webHidden/>
              </w:rPr>
              <w:fldChar w:fldCharType="end"/>
            </w:r>
          </w:hyperlink>
        </w:p>
        <w:p w14:paraId="1C7DCF07" w14:textId="048372E6" w:rsidR="00B1030E" w:rsidRPr="0082343D" w:rsidRDefault="00EE33AD">
          <w:pPr>
            <w:pStyle w:val="TOC2"/>
            <w:rPr>
              <w:noProof/>
            </w:rPr>
          </w:pPr>
          <w:hyperlink w:anchor="_Toc145439730" w:history="1">
            <w:r w:rsidR="00B1030E" w:rsidRPr="00017BF4">
              <w:rPr>
                <w:rStyle w:val="Hyperlink"/>
                <w:rFonts w:ascii="Times New Roman" w:hAnsi="Times New Roman" w:cs="Times New Roman"/>
                <w:noProof/>
                <w:sz w:val="24"/>
                <w:szCs w:val="24"/>
              </w:rPr>
              <w:t>3.</w:t>
            </w:r>
            <w:r w:rsidR="00B1030E" w:rsidRPr="0082343D">
              <w:rPr>
                <w:noProof/>
              </w:rPr>
              <w:tab/>
            </w:r>
            <w:r w:rsidR="00B1030E" w:rsidRPr="00017BF4">
              <w:rPr>
                <w:rStyle w:val="Hyperlink"/>
                <w:rFonts w:ascii="Times New Roman" w:hAnsi="Times New Roman" w:cs="Times New Roman"/>
                <w:noProof/>
                <w:sz w:val="24"/>
                <w:szCs w:val="24"/>
              </w:rPr>
              <w:t>Thresholds for Signatory Approvers</w:t>
            </w:r>
            <w:r w:rsidR="00B1030E" w:rsidRPr="0082343D">
              <w:rPr>
                <w:noProof/>
                <w:webHidden/>
              </w:rPr>
              <w:tab/>
            </w:r>
            <w:r w:rsidR="00B1030E" w:rsidRPr="0082343D">
              <w:rPr>
                <w:noProof/>
                <w:webHidden/>
              </w:rPr>
              <w:fldChar w:fldCharType="begin"/>
            </w:r>
            <w:r w:rsidR="00B1030E" w:rsidRPr="0082343D">
              <w:rPr>
                <w:noProof/>
                <w:webHidden/>
              </w:rPr>
              <w:instrText xml:space="preserve"> PAGEREF _Toc145439730 \h </w:instrText>
            </w:r>
            <w:r w:rsidR="00B1030E" w:rsidRPr="0082343D">
              <w:rPr>
                <w:noProof/>
                <w:webHidden/>
              </w:rPr>
            </w:r>
            <w:r w:rsidR="00B1030E" w:rsidRPr="0082343D">
              <w:rPr>
                <w:noProof/>
                <w:webHidden/>
              </w:rPr>
              <w:fldChar w:fldCharType="separate"/>
            </w:r>
            <w:r w:rsidR="00B1030E" w:rsidRPr="0082343D">
              <w:rPr>
                <w:noProof/>
                <w:webHidden/>
              </w:rPr>
              <w:t>3</w:t>
            </w:r>
            <w:r w:rsidR="00B1030E" w:rsidRPr="0082343D">
              <w:rPr>
                <w:noProof/>
                <w:webHidden/>
              </w:rPr>
              <w:fldChar w:fldCharType="end"/>
            </w:r>
          </w:hyperlink>
        </w:p>
        <w:p w14:paraId="217BEE00" w14:textId="10BCB01D" w:rsidR="00B1030E" w:rsidRPr="00017BF4" w:rsidRDefault="00EE33AD">
          <w:pPr>
            <w:pStyle w:val="TOC3"/>
            <w:tabs>
              <w:tab w:val="right" w:leader="dot" w:pos="9350"/>
            </w:tabs>
            <w:rPr>
              <w:rFonts w:ascii="Times New Roman" w:hAnsi="Times New Roman" w:cs="Times New Roman"/>
              <w:noProof/>
              <w:sz w:val="24"/>
              <w:szCs w:val="24"/>
            </w:rPr>
          </w:pPr>
          <w:hyperlink w:anchor="_Toc145439731" w:history="1">
            <w:r w:rsidR="00B1030E" w:rsidRPr="00017BF4">
              <w:rPr>
                <w:rStyle w:val="Hyperlink"/>
                <w:rFonts w:ascii="Times New Roman" w:hAnsi="Times New Roman" w:cs="Times New Roman"/>
                <w:noProof/>
                <w:sz w:val="24"/>
                <w:szCs w:val="24"/>
              </w:rPr>
              <w:t>3.1 Payment Authorizations</w:t>
            </w:r>
            <w:r w:rsidR="00B1030E" w:rsidRPr="00017BF4">
              <w:rPr>
                <w:rFonts w:ascii="Times New Roman" w:hAnsi="Times New Roman" w:cs="Times New Roman"/>
                <w:noProof/>
                <w:webHidden/>
                <w:sz w:val="24"/>
                <w:szCs w:val="24"/>
              </w:rPr>
              <w:tab/>
            </w:r>
            <w:r w:rsidR="00B1030E" w:rsidRPr="00017BF4">
              <w:rPr>
                <w:rFonts w:ascii="Times New Roman" w:hAnsi="Times New Roman" w:cs="Times New Roman"/>
                <w:noProof/>
                <w:webHidden/>
                <w:sz w:val="24"/>
                <w:szCs w:val="24"/>
              </w:rPr>
              <w:fldChar w:fldCharType="begin"/>
            </w:r>
            <w:r w:rsidR="00B1030E" w:rsidRPr="00017BF4">
              <w:rPr>
                <w:rFonts w:ascii="Times New Roman" w:hAnsi="Times New Roman" w:cs="Times New Roman"/>
                <w:noProof/>
                <w:webHidden/>
                <w:sz w:val="24"/>
                <w:szCs w:val="24"/>
              </w:rPr>
              <w:instrText xml:space="preserve"> PAGEREF _Toc145439731 \h </w:instrText>
            </w:r>
            <w:r w:rsidR="00B1030E" w:rsidRPr="00017BF4">
              <w:rPr>
                <w:rFonts w:ascii="Times New Roman" w:hAnsi="Times New Roman" w:cs="Times New Roman"/>
                <w:noProof/>
                <w:webHidden/>
                <w:sz w:val="24"/>
                <w:szCs w:val="24"/>
              </w:rPr>
            </w:r>
            <w:r w:rsidR="00B1030E" w:rsidRPr="00017BF4">
              <w:rPr>
                <w:rFonts w:ascii="Times New Roman" w:hAnsi="Times New Roman" w:cs="Times New Roman"/>
                <w:noProof/>
                <w:webHidden/>
                <w:sz w:val="24"/>
                <w:szCs w:val="24"/>
              </w:rPr>
              <w:fldChar w:fldCharType="separate"/>
            </w:r>
            <w:r w:rsidR="00B1030E" w:rsidRPr="00017BF4">
              <w:rPr>
                <w:rFonts w:ascii="Times New Roman" w:hAnsi="Times New Roman" w:cs="Times New Roman"/>
                <w:noProof/>
                <w:webHidden/>
                <w:sz w:val="24"/>
                <w:szCs w:val="24"/>
              </w:rPr>
              <w:t>3</w:t>
            </w:r>
            <w:r w:rsidR="00B1030E" w:rsidRPr="00017BF4">
              <w:rPr>
                <w:rFonts w:ascii="Times New Roman" w:hAnsi="Times New Roman" w:cs="Times New Roman"/>
                <w:noProof/>
                <w:webHidden/>
                <w:sz w:val="24"/>
                <w:szCs w:val="24"/>
              </w:rPr>
              <w:fldChar w:fldCharType="end"/>
            </w:r>
          </w:hyperlink>
        </w:p>
        <w:p w14:paraId="2A664128" w14:textId="17474720" w:rsidR="00B1030E" w:rsidRPr="00017BF4" w:rsidRDefault="00EE33AD">
          <w:pPr>
            <w:pStyle w:val="TOC3"/>
            <w:tabs>
              <w:tab w:val="right" w:leader="dot" w:pos="9350"/>
            </w:tabs>
            <w:rPr>
              <w:rFonts w:ascii="Times New Roman" w:hAnsi="Times New Roman" w:cs="Times New Roman"/>
              <w:noProof/>
              <w:sz w:val="24"/>
              <w:szCs w:val="24"/>
            </w:rPr>
          </w:pPr>
          <w:hyperlink w:anchor="_Toc145439732" w:history="1">
            <w:r w:rsidR="00B1030E" w:rsidRPr="00017BF4">
              <w:rPr>
                <w:rStyle w:val="Hyperlink"/>
                <w:rFonts w:ascii="Times New Roman" w:hAnsi="Times New Roman" w:cs="Times New Roman"/>
                <w:noProof/>
                <w:sz w:val="24"/>
                <w:szCs w:val="24"/>
              </w:rPr>
              <w:t>3.2 Cover Sheet and Contract/Grant Authorizations</w:t>
            </w:r>
            <w:r w:rsidR="00B1030E" w:rsidRPr="00017BF4">
              <w:rPr>
                <w:rFonts w:ascii="Times New Roman" w:hAnsi="Times New Roman" w:cs="Times New Roman"/>
                <w:noProof/>
                <w:webHidden/>
                <w:sz w:val="24"/>
                <w:szCs w:val="24"/>
              </w:rPr>
              <w:tab/>
            </w:r>
            <w:r w:rsidR="00B1030E" w:rsidRPr="00017BF4">
              <w:rPr>
                <w:rFonts w:ascii="Times New Roman" w:hAnsi="Times New Roman" w:cs="Times New Roman"/>
                <w:noProof/>
                <w:webHidden/>
                <w:sz w:val="24"/>
                <w:szCs w:val="24"/>
              </w:rPr>
              <w:fldChar w:fldCharType="begin"/>
            </w:r>
            <w:r w:rsidR="00B1030E" w:rsidRPr="00017BF4">
              <w:rPr>
                <w:rFonts w:ascii="Times New Roman" w:hAnsi="Times New Roman" w:cs="Times New Roman"/>
                <w:noProof/>
                <w:webHidden/>
                <w:sz w:val="24"/>
                <w:szCs w:val="24"/>
              </w:rPr>
              <w:instrText xml:space="preserve"> PAGEREF _Toc145439732 \h </w:instrText>
            </w:r>
            <w:r w:rsidR="00B1030E" w:rsidRPr="00017BF4">
              <w:rPr>
                <w:rFonts w:ascii="Times New Roman" w:hAnsi="Times New Roman" w:cs="Times New Roman"/>
                <w:noProof/>
                <w:webHidden/>
                <w:sz w:val="24"/>
                <w:szCs w:val="24"/>
              </w:rPr>
            </w:r>
            <w:r w:rsidR="00B1030E" w:rsidRPr="00017BF4">
              <w:rPr>
                <w:rFonts w:ascii="Times New Roman" w:hAnsi="Times New Roman" w:cs="Times New Roman"/>
                <w:noProof/>
                <w:webHidden/>
                <w:sz w:val="24"/>
                <w:szCs w:val="24"/>
              </w:rPr>
              <w:fldChar w:fldCharType="separate"/>
            </w:r>
            <w:r w:rsidR="00B1030E" w:rsidRPr="00017BF4">
              <w:rPr>
                <w:rFonts w:ascii="Times New Roman" w:hAnsi="Times New Roman" w:cs="Times New Roman"/>
                <w:noProof/>
                <w:webHidden/>
                <w:sz w:val="24"/>
                <w:szCs w:val="24"/>
              </w:rPr>
              <w:t>3</w:t>
            </w:r>
            <w:r w:rsidR="00B1030E" w:rsidRPr="00017BF4">
              <w:rPr>
                <w:rFonts w:ascii="Times New Roman" w:hAnsi="Times New Roman" w:cs="Times New Roman"/>
                <w:noProof/>
                <w:webHidden/>
                <w:sz w:val="24"/>
                <w:szCs w:val="24"/>
              </w:rPr>
              <w:fldChar w:fldCharType="end"/>
            </w:r>
          </w:hyperlink>
        </w:p>
        <w:p w14:paraId="2FDE5620" w14:textId="517824C8" w:rsidR="00B1030E" w:rsidRPr="00017BF4" w:rsidRDefault="00EE33AD">
          <w:pPr>
            <w:pStyle w:val="TOC3"/>
            <w:tabs>
              <w:tab w:val="right" w:leader="dot" w:pos="9350"/>
            </w:tabs>
            <w:rPr>
              <w:rFonts w:ascii="Times New Roman" w:hAnsi="Times New Roman" w:cs="Times New Roman"/>
              <w:noProof/>
              <w:sz w:val="24"/>
              <w:szCs w:val="24"/>
            </w:rPr>
          </w:pPr>
          <w:hyperlink w:anchor="_Toc145439733" w:history="1">
            <w:r w:rsidR="00B1030E" w:rsidRPr="00017BF4">
              <w:rPr>
                <w:rStyle w:val="Hyperlink"/>
                <w:rFonts w:ascii="Times New Roman" w:hAnsi="Times New Roman" w:cs="Times New Roman"/>
                <w:noProof/>
                <w:sz w:val="24"/>
                <w:szCs w:val="24"/>
              </w:rPr>
              <w:t>3.3 Procurement Authorizations</w:t>
            </w:r>
            <w:r w:rsidR="00B1030E" w:rsidRPr="00017BF4">
              <w:rPr>
                <w:rFonts w:ascii="Times New Roman" w:hAnsi="Times New Roman" w:cs="Times New Roman"/>
                <w:noProof/>
                <w:webHidden/>
                <w:sz w:val="24"/>
                <w:szCs w:val="24"/>
              </w:rPr>
              <w:tab/>
            </w:r>
            <w:r w:rsidR="00B1030E" w:rsidRPr="00017BF4">
              <w:rPr>
                <w:rFonts w:ascii="Times New Roman" w:hAnsi="Times New Roman" w:cs="Times New Roman"/>
                <w:noProof/>
                <w:webHidden/>
                <w:sz w:val="24"/>
                <w:szCs w:val="24"/>
              </w:rPr>
              <w:fldChar w:fldCharType="begin"/>
            </w:r>
            <w:r w:rsidR="00B1030E" w:rsidRPr="00017BF4">
              <w:rPr>
                <w:rFonts w:ascii="Times New Roman" w:hAnsi="Times New Roman" w:cs="Times New Roman"/>
                <w:noProof/>
                <w:webHidden/>
                <w:sz w:val="24"/>
                <w:szCs w:val="24"/>
              </w:rPr>
              <w:instrText xml:space="preserve"> PAGEREF _Toc145439733 \h </w:instrText>
            </w:r>
            <w:r w:rsidR="00B1030E" w:rsidRPr="00017BF4">
              <w:rPr>
                <w:rFonts w:ascii="Times New Roman" w:hAnsi="Times New Roman" w:cs="Times New Roman"/>
                <w:noProof/>
                <w:webHidden/>
                <w:sz w:val="24"/>
                <w:szCs w:val="24"/>
              </w:rPr>
            </w:r>
            <w:r w:rsidR="00B1030E" w:rsidRPr="00017BF4">
              <w:rPr>
                <w:rFonts w:ascii="Times New Roman" w:hAnsi="Times New Roman" w:cs="Times New Roman"/>
                <w:noProof/>
                <w:webHidden/>
                <w:sz w:val="24"/>
                <w:szCs w:val="24"/>
              </w:rPr>
              <w:fldChar w:fldCharType="separate"/>
            </w:r>
            <w:r w:rsidR="00B1030E" w:rsidRPr="00017BF4">
              <w:rPr>
                <w:rFonts w:ascii="Times New Roman" w:hAnsi="Times New Roman" w:cs="Times New Roman"/>
                <w:noProof/>
                <w:webHidden/>
                <w:sz w:val="24"/>
                <w:szCs w:val="24"/>
              </w:rPr>
              <w:t>4</w:t>
            </w:r>
            <w:r w:rsidR="00B1030E" w:rsidRPr="00017BF4">
              <w:rPr>
                <w:rFonts w:ascii="Times New Roman" w:hAnsi="Times New Roman" w:cs="Times New Roman"/>
                <w:noProof/>
                <w:webHidden/>
                <w:sz w:val="24"/>
                <w:szCs w:val="24"/>
              </w:rPr>
              <w:fldChar w:fldCharType="end"/>
            </w:r>
          </w:hyperlink>
        </w:p>
        <w:p w14:paraId="7F9AE51C" w14:textId="00D1FB55" w:rsidR="00B1030E" w:rsidRPr="0082343D" w:rsidRDefault="00EE33AD">
          <w:pPr>
            <w:pStyle w:val="TOC2"/>
            <w:rPr>
              <w:noProof/>
            </w:rPr>
          </w:pPr>
          <w:hyperlink w:anchor="_Toc145439734" w:history="1">
            <w:r w:rsidR="00B1030E" w:rsidRPr="00017BF4">
              <w:rPr>
                <w:rStyle w:val="Hyperlink"/>
                <w:rFonts w:ascii="Times New Roman" w:hAnsi="Times New Roman" w:cs="Times New Roman"/>
                <w:noProof/>
                <w:sz w:val="24"/>
                <w:szCs w:val="24"/>
              </w:rPr>
              <w:t>4.</w:t>
            </w:r>
            <w:r w:rsidR="00B1030E" w:rsidRPr="0082343D">
              <w:rPr>
                <w:noProof/>
              </w:rPr>
              <w:tab/>
            </w:r>
            <w:r w:rsidR="00B1030E" w:rsidRPr="00017BF4">
              <w:rPr>
                <w:rStyle w:val="Hyperlink"/>
                <w:rFonts w:ascii="Times New Roman" w:hAnsi="Times New Roman" w:cs="Times New Roman"/>
                <w:noProof/>
                <w:sz w:val="24"/>
                <w:szCs w:val="24"/>
              </w:rPr>
              <w:t>Payment Approval</w:t>
            </w:r>
            <w:r w:rsidR="00B1030E" w:rsidRPr="0082343D">
              <w:rPr>
                <w:noProof/>
                <w:webHidden/>
              </w:rPr>
              <w:tab/>
            </w:r>
            <w:r w:rsidR="00B1030E" w:rsidRPr="0082343D">
              <w:rPr>
                <w:noProof/>
                <w:webHidden/>
              </w:rPr>
              <w:fldChar w:fldCharType="begin"/>
            </w:r>
            <w:r w:rsidR="00B1030E" w:rsidRPr="0082343D">
              <w:rPr>
                <w:noProof/>
                <w:webHidden/>
              </w:rPr>
              <w:instrText xml:space="preserve"> PAGEREF _Toc145439734 \h </w:instrText>
            </w:r>
            <w:r w:rsidR="00B1030E" w:rsidRPr="0082343D">
              <w:rPr>
                <w:noProof/>
                <w:webHidden/>
              </w:rPr>
            </w:r>
            <w:r w:rsidR="00B1030E" w:rsidRPr="0082343D">
              <w:rPr>
                <w:noProof/>
                <w:webHidden/>
              </w:rPr>
              <w:fldChar w:fldCharType="separate"/>
            </w:r>
            <w:r w:rsidR="00B1030E" w:rsidRPr="0082343D">
              <w:rPr>
                <w:noProof/>
                <w:webHidden/>
              </w:rPr>
              <w:t>4</w:t>
            </w:r>
            <w:r w:rsidR="00B1030E" w:rsidRPr="0082343D">
              <w:rPr>
                <w:noProof/>
                <w:webHidden/>
              </w:rPr>
              <w:fldChar w:fldCharType="end"/>
            </w:r>
          </w:hyperlink>
        </w:p>
        <w:p w14:paraId="74545B0E" w14:textId="676042C1" w:rsidR="00B1030E" w:rsidRPr="00017BF4" w:rsidRDefault="00EE33AD">
          <w:pPr>
            <w:pStyle w:val="TOC3"/>
            <w:tabs>
              <w:tab w:val="right" w:leader="dot" w:pos="9350"/>
            </w:tabs>
            <w:rPr>
              <w:rFonts w:ascii="Times New Roman" w:hAnsi="Times New Roman" w:cs="Times New Roman"/>
              <w:noProof/>
              <w:sz w:val="24"/>
              <w:szCs w:val="24"/>
            </w:rPr>
          </w:pPr>
          <w:hyperlink w:anchor="_Toc145439735" w:history="1">
            <w:r w:rsidR="00B1030E" w:rsidRPr="00017BF4">
              <w:rPr>
                <w:rStyle w:val="Hyperlink"/>
                <w:rFonts w:ascii="Times New Roman" w:hAnsi="Times New Roman" w:cs="Times New Roman"/>
                <w:noProof/>
                <w:sz w:val="24"/>
                <w:szCs w:val="24"/>
              </w:rPr>
              <w:t>4.1 Home Office Payment Approval</w:t>
            </w:r>
            <w:r w:rsidR="00B1030E" w:rsidRPr="00017BF4">
              <w:rPr>
                <w:rFonts w:ascii="Times New Roman" w:hAnsi="Times New Roman" w:cs="Times New Roman"/>
                <w:noProof/>
                <w:webHidden/>
                <w:sz w:val="24"/>
                <w:szCs w:val="24"/>
              </w:rPr>
              <w:tab/>
            </w:r>
            <w:r w:rsidR="00B1030E" w:rsidRPr="00017BF4">
              <w:rPr>
                <w:rFonts w:ascii="Times New Roman" w:hAnsi="Times New Roman" w:cs="Times New Roman"/>
                <w:noProof/>
                <w:webHidden/>
                <w:sz w:val="24"/>
                <w:szCs w:val="24"/>
              </w:rPr>
              <w:fldChar w:fldCharType="begin"/>
            </w:r>
            <w:r w:rsidR="00B1030E" w:rsidRPr="00017BF4">
              <w:rPr>
                <w:rFonts w:ascii="Times New Roman" w:hAnsi="Times New Roman" w:cs="Times New Roman"/>
                <w:noProof/>
                <w:webHidden/>
                <w:sz w:val="24"/>
                <w:szCs w:val="24"/>
              </w:rPr>
              <w:instrText xml:space="preserve"> PAGEREF _Toc145439735 \h </w:instrText>
            </w:r>
            <w:r w:rsidR="00B1030E" w:rsidRPr="00017BF4">
              <w:rPr>
                <w:rFonts w:ascii="Times New Roman" w:hAnsi="Times New Roman" w:cs="Times New Roman"/>
                <w:noProof/>
                <w:webHidden/>
                <w:sz w:val="24"/>
                <w:szCs w:val="24"/>
              </w:rPr>
            </w:r>
            <w:r w:rsidR="00B1030E" w:rsidRPr="00017BF4">
              <w:rPr>
                <w:rFonts w:ascii="Times New Roman" w:hAnsi="Times New Roman" w:cs="Times New Roman"/>
                <w:noProof/>
                <w:webHidden/>
                <w:sz w:val="24"/>
                <w:szCs w:val="24"/>
              </w:rPr>
              <w:fldChar w:fldCharType="separate"/>
            </w:r>
            <w:r w:rsidR="00B1030E" w:rsidRPr="00017BF4">
              <w:rPr>
                <w:rFonts w:ascii="Times New Roman" w:hAnsi="Times New Roman" w:cs="Times New Roman"/>
                <w:noProof/>
                <w:webHidden/>
                <w:sz w:val="24"/>
                <w:szCs w:val="24"/>
              </w:rPr>
              <w:t>4</w:t>
            </w:r>
            <w:r w:rsidR="00B1030E" w:rsidRPr="00017BF4">
              <w:rPr>
                <w:rFonts w:ascii="Times New Roman" w:hAnsi="Times New Roman" w:cs="Times New Roman"/>
                <w:noProof/>
                <w:webHidden/>
                <w:sz w:val="24"/>
                <w:szCs w:val="24"/>
              </w:rPr>
              <w:fldChar w:fldCharType="end"/>
            </w:r>
          </w:hyperlink>
        </w:p>
        <w:p w14:paraId="633619E6" w14:textId="474D04BA" w:rsidR="00B1030E" w:rsidRPr="00017BF4" w:rsidRDefault="00EE33AD">
          <w:pPr>
            <w:pStyle w:val="TOC3"/>
            <w:tabs>
              <w:tab w:val="right" w:leader="dot" w:pos="9350"/>
            </w:tabs>
            <w:rPr>
              <w:rFonts w:ascii="Times New Roman" w:hAnsi="Times New Roman" w:cs="Times New Roman"/>
              <w:noProof/>
              <w:sz w:val="24"/>
              <w:szCs w:val="24"/>
            </w:rPr>
          </w:pPr>
          <w:hyperlink w:anchor="_Toc145439736" w:history="1">
            <w:r w:rsidR="00B1030E" w:rsidRPr="00017BF4">
              <w:rPr>
                <w:rStyle w:val="Hyperlink"/>
                <w:rFonts w:ascii="Times New Roman" w:hAnsi="Times New Roman" w:cs="Times New Roman"/>
                <w:noProof/>
                <w:sz w:val="24"/>
                <w:szCs w:val="24"/>
              </w:rPr>
              <w:t>4.2 Field Office Payment Approval</w:t>
            </w:r>
            <w:r w:rsidR="00B1030E" w:rsidRPr="00017BF4">
              <w:rPr>
                <w:rFonts w:ascii="Times New Roman" w:hAnsi="Times New Roman" w:cs="Times New Roman"/>
                <w:noProof/>
                <w:webHidden/>
                <w:sz w:val="24"/>
                <w:szCs w:val="24"/>
              </w:rPr>
              <w:tab/>
            </w:r>
            <w:r w:rsidR="00B1030E" w:rsidRPr="00017BF4">
              <w:rPr>
                <w:rFonts w:ascii="Times New Roman" w:hAnsi="Times New Roman" w:cs="Times New Roman"/>
                <w:noProof/>
                <w:webHidden/>
                <w:sz w:val="24"/>
                <w:szCs w:val="24"/>
              </w:rPr>
              <w:fldChar w:fldCharType="begin"/>
            </w:r>
            <w:r w:rsidR="00B1030E" w:rsidRPr="00017BF4">
              <w:rPr>
                <w:rFonts w:ascii="Times New Roman" w:hAnsi="Times New Roman" w:cs="Times New Roman"/>
                <w:noProof/>
                <w:webHidden/>
                <w:sz w:val="24"/>
                <w:szCs w:val="24"/>
              </w:rPr>
              <w:instrText xml:space="preserve"> PAGEREF _Toc145439736 \h </w:instrText>
            </w:r>
            <w:r w:rsidR="00B1030E" w:rsidRPr="00017BF4">
              <w:rPr>
                <w:rFonts w:ascii="Times New Roman" w:hAnsi="Times New Roman" w:cs="Times New Roman"/>
                <w:noProof/>
                <w:webHidden/>
                <w:sz w:val="24"/>
                <w:szCs w:val="24"/>
              </w:rPr>
            </w:r>
            <w:r w:rsidR="00B1030E" w:rsidRPr="00017BF4">
              <w:rPr>
                <w:rFonts w:ascii="Times New Roman" w:hAnsi="Times New Roman" w:cs="Times New Roman"/>
                <w:noProof/>
                <w:webHidden/>
                <w:sz w:val="24"/>
                <w:szCs w:val="24"/>
              </w:rPr>
              <w:fldChar w:fldCharType="separate"/>
            </w:r>
            <w:r w:rsidR="00B1030E" w:rsidRPr="00017BF4">
              <w:rPr>
                <w:rFonts w:ascii="Times New Roman" w:hAnsi="Times New Roman" w:cs="Times New Roman"/>
                <w:noProof/>
                <w:webHidden/>
                <w:sz w:val="24"/>
                <w:szCs w:val="24"/>
              </w:rPr>
              <w:t>5</w:t>
            </w:r>
            <w:r w:rsidR="00B1030E" w:rsidRPr="00017BF4">
              <w:rPr>
                <w:rFonts w:ascii="Times New Roman" w:hAnsi="Times New Roman" w:cs="Times New Roman"/>
                <w:noProof/>
                <w:webHidden/>
                <w:sz w:val="24"/>
                <w:szCs w:val="24"/>
              </w:rPr>
              <w:fldChar w:fldCharType="end"/>
            </w:r>
          </w:hyperlink>
        </w:p>
        <w:p w14:paraId="2D8C8976" w14:textId="73AD5455" w:rsidR="00B1030E" w:rsidRPr="0082343D" w:rsidRDefault="00EE33AD">
          <w:pPr>
            <w:pStyle w:val="TOC2"/>
            <w:rPr>
              <w:noProof/>
            </w:rPr>
          </w:pPr>
          <w:hyperlink w:anchor="_Toc145439737" w:history="1">
            <w:r w:rsidR="00B1030E" w:rsidRPr="00017BF4">
              <w:rPr>
                <w:rStyle w:val="Hyperlink"/>
                <w:rFonts w:ascii="Times New Roman" w:hAnsi="Times New Roman" w:cs="Times New Roman"/>
                <w:noProof/>
                <w:sz w:val="24"/>
                <w:szCs w:val="24"/>
              </w:rPr>
              <w:t>5.</w:t>
            </w:r>
            <w:r w:rsidR="00B1030E" w:rsidRPr="0082343D">
              <w:rPr>
                <w:noProof/>
              </w:rPr>
              <w:tab/>
            </w:r>
            <w:r w:rsidR="00B1030E" w:rsidRPr="00017BF4">
              <w:rPr>
                <w:rStyle w:val="Hyperlink"/>
                <w:rFonts w:ascii="Times New Roman" w:hAnsi="Times New Roman" w:cs="Times New Roman"/>
                <w:noProof/>
                <w:sz w:val="24"/>
                <w:szCs w:val="24"/>
              </w:rPr>
              <w:t>Release of Payment Internal Controls</w:t>
            </w:r>
            <w:r w:rsidR="00B1030E" w:rsidRPr="0082343D">
              <w:rPr>
                <w:noProof/>
                <w:webHidden/>
              </w:rPr>
              <w:tab/>
            </w:r>
            <w:r w:rsidR="00B1030E" w:rsidRPr="0082343D">
              <w:rPr>
                <w:noProof/>
                <w:webHidden/>
              </w:rPr>
              <w:fldChar w:fldCharType="begin"/>
            </w:r>
            <w:r w:rsidR="00B1030E" w:rsidRPr="0082343D">
              <w:rPr>
                <w:noProof/>
                <w:webHidden/>
              </w:rPr>
              <w:instrText xml:space="preserve"> PAGEREF _Toc145439737 \h </w:instrText>
            </w:r>
            <w:r w:rsidR="00B1030E" w:rsidRPr="0082343D">
              <w:rPr>
                <w:noProof/>
                <w:webHidden/>
              </w:rPr>
            </w:r>
            <w:r w:rsidR="00B1030E" w:rsidRPr="0082343D">
              <w:rPr>
                <w:noProof/>
                <w:webHidden/>
              </w:rPr>
              <w:fldChar w:fldCharType="separate"/>
            </w:r>
            <w:r w:rsidR="00B1030E" w:rsidRPr="0082343D">
              <w:rPr>
                <w:noProof/>
                <w:webHidden/>
              </w:rPr>
              <w:t>5</w:t>
            </w:r>
            <w:r w:rsidR="00B1030E" w:rsidRPr="0082343D">
              <w:rPr>
                <w:noProof/>
                <w:webHidden/>
              </w:rPr>
              <w:fldChar w:fldCharType="end"/>
            </w:r>
          </w:hyperlink>
        </w:p>
        <w:p w14:paraId="038245D8" w14:textId="0EFB3CD7" w:rsidR="00B1030E" w:rsidRPr="00017BF4" w:rsidRDefault="00EE33AD">
          <w:pPr>
            <w:pStyle w:val="TOC3"/>
            <w:tabs>
              <w:tab w:val="right" w:leader="dot" w:pos="9350"/>
            </w:tabs>
            <w:rPr>
              <w:rFonts w:ascii="Times New Roman" w:hAnsi="Times New Roman" w:cs="Times New Roman"/>
              <w:noProof/>
              <w:sz w:val="24"/>
              <w:szCs w:val="24"/>
            </w:rPr>
          </w:pPr>
          <w:hyperlink w:anchor="_Toc145439738" w:history="1">
            <w:r w:rsidR="00B1030E" w:rsidRPr="00017BF4">
              <w:rPr>
                <w:rStyle w:val="Hyperlink"/>
                <w:rFonts w:ascii="Times New Roman" w:hAnsi="Times New Roman" w:cs="Times New Roman"/>
                <w:noProof/>
                <w:sz w:val="24"/>
                <w:szCs w:val="24"/>
              </w:rPr>
              <w:t>5.1 Home Office Release of Payment Internal Controls</w:t>
            </w:r>
            <w:r w:rsidR="00B1030E" w:rsidRPr="00017BF4">
              <w:rPr>
                <w:rFonts w:ascii="Times New Roman" w:hAnsi="Times New Roman" w:cs="Times New Roman"/>
                <w:noProof/>
                <w:webHidden/>
                <w:sz w:val="24"/>
                <w:szCs w:val="24"/>
              </w:rPr>
              <w:tab/>
            </w:r>
            <w:r w:rsidR="00B1030E" w:rsidRPr="00017BF4">
              <w:rPr>
                <w:rFonts w:ascii="Times New Roman" w:hAnsi="Times New Roman" w:cs="Times New Roman"/>
                <w:noProof/>
                <w:webHidden/>
                <w:sz w:val="24"/>
                <w:szCs w:val="24"/>
              </w:rPr>
              <w:fldChar w:fldCharType="begin"/>
            </w:r>
            <w:r w:rsidR="00B1030E" w:rsidRPr="00017BF4">
              <w:rPr>
                <w:rFonts w:ascii="Times New Roman" w:hAnsi="Times New Roman" w:cs="Times New Roman"/>
                <w:noProof/>
                <w:webHidden/>
                <w:sz w:val="24"/>
                <w:szCs w:val="24"/>
              </w:rPr>
              <w:instrText xml:space="preserve"> PAGEREF _Toc145439738 \h </w:instrText>
            </w:r>
            <w:r w:rsidR="00B1030E" w:rsidRPr="00017BF4">
              <w:rPr>
                <w:rFonts w:ascii="Times New Roman" w:hAnsi="Times New Roman" w:cs="Times New Roman"/>
                <w:noProof/>
                <w:webHidden/>
                <w:sz w:val="24"/>
                <w:szCs w:val="24"/>
              </w:rPr>
            </w:r>
            <w:r w:rsidR="00B1030E" w:rsidRPr="00017BF4">
              <w:rPr>
                <w:rFonts w:ascii="Times New Roman" w:hAnsi="Times New Roman" w:cs="Times New Roman"/>
                <w:noProof/>
                <w:webHidden/>
                <w:sz w:val="24"/>
                <w:szCs w:val="24"/>
              </w:rPr>
              <w:fldChar w:fldCharType="separate"/>
            </w:r>
            <w:r w:rsidR="00B1030E" w:rsidRPr="00017BF4">
              <w:rPr>
                <w:rFonts w:ascii="Times New Roman" w:hAnsi="Times New Roman" w:cs="Times New Roman"/>
                <w:noProof/>
                <w:webHidden/>
                <w:sz w:val="24"/>
                <w:szCs w:val="24"/>
              </w:rPr>
              <w:t>5</w:t>
            </w:r>
            <w:r w:rsidR="00B1030E" w:rsidRPr="00017BF4">
              <w:rPr>
                <w:rFonts w:ascii="Times New Roman" w:hAnsi="Times New Roman" w:cs="Times New Roman"/>
                <w:noProof/>
                <w:webHidden/>
                <w:sz w:val="24"/>
                <w:szCs w:val="24"/>
              </w:rPr>
              <w:fldChar w:fldCharType="end"/>
            </w:r>
          </w:hyperlink>
        </w:p>
        <w:p w14:paraId="37BE1801" w14:textId="39FF4EF7" w:rsidR="00B1030E" w:rsidRPr="00017BF4" w:rsidRDefault="00EE33AD">
          <w:pPr>
            <w:pStyle w:val="TOC3"/>
            <w:tabs>
              <w:tab w:val="right" w:leader="dot" w:pos="9350"/>
            </w:tabs>
            <w:rPr>
              <w:rFonts w:ascii="Times New Roman" w:hAnsi="Times New Roman" w:cs="Times New Roman"/>
              <w:noProof/>
              <w:sz w:val="24"/>
              <w:szCs w:val="24"/>
            </w:rPr>
          </w:pPr>
          <w:hyperlink w:anchor="_Toc145439739" w:history="1">
            <w:r w:rsidR="00B1030E" w:rsidRPr="00017BF4">
              <w:rPr>
                <w:rStyle w:val="Hyperlink"/>
                <w:rFonts w:ascii="Times New Roman" w:hAnsi="Times New Roman" w:cs="Times New Roman"/>
                <w:noProof/>
                <w:sz w:val="24"/>
                <w:szCs w:val="24"/>
              </w:rPr>
              <w:t>5.2 Field Office Release of Payment Internal Controls</w:t>
            </w:r>
            <w:r w:rsidR="00B1030E" w:rsidRPr="00017BF4">
              <w:rPr>
                <w:rFonts w:ascii="Times New Roman" w:hAnsi="Times New Roman" w:cs="Times New Roman"/>
                <w:noProof/>
                <w:webHidden/>
                <w:sz w:val="24"/>
                <w:szCs w:val="24"/>
              </w:rPr>
              <w:tab/>
            </w:r>
            <w:r w:rsidR="00B1030E" w:rsidRPr="00017BF4">
              <w:rPr>
                <w:rFonts w:ascii="Times New Roman" w:hAnsi="Times New Roman" w:cs="Times New Roman"/>
                <w:noProof/>
                <w:webHidden/>
                <w:sz w:val="24"/>
                <w:szCs w:val="24"/>
              </w:rPr>
              <w:fldChar w:fldCharType="begin"/>
            </w:r>
            <w:r w:rsidR="00B1030E" w:rsidRPr="00017BF4">
              <w:rPr>
                <w:rFonts w:ascii="Times New Roman" w:hAnsi="Times New Roman" w:cs="Times New Roman"/>
                <w:noProof/>
                <w:webHidden/>
                <w:sz w:val="24"/>
                <w:szCs w:val="24"/>
              </w:rPr>
              <w:instrText xml:space="preserve"> PAGEREF _Toc145439739 \h </w:instrText>
            </w:r>
            <w:r w:rsidR="00B1030E" w:rsidRPr="00017BF4">
              <w:rPr>
                <w:rFonts w:ascii="Times New Roman" w:hAnsi="Times New Roman" w:cs="Times New Roman"/>
                <w:noProof/>
                <w:webHidden/>
                <w:sz w:val="24"/>
                <w:szCs w:val="24"/>
              </w:rPr>
            </w:r>
            <w:r w:rsidR="00B1030E" w:rsidRPr="00017BF4">
              <w:rPr>
                <w:rFonts w:ascii="Times New Roman" w:hAnsi="Times New Roman" w:cs="Times New Roman"/>
                <w:noProof/>
                <w:webHidden/>
                <w:sz w:val="24"/>
                <w:szCs w:val="24"/>
              </w:rPr>
              <w:fldChar w:fldCharType="separate"/>
            </w:r>
            <w:r w:rsidR="00B1030E" w:rsidRPr="00017BF4">
              <w:rPr>
                <w:rFonts w:ascii="Times New Roman" w:hAnsi="Times New Roman" w:cs="Times New Roman"/>
                <w:noProof/>
                <w:webHidden/>
                <w:sz w:val="24"/>
                <w:szCs w:val="24"/>
              </w:rPr>
              <w:t>5</w:t>
            </w:r>
            <w:r w:rsidR="00B1030E" w:rsidRPr="00017BF4">
              <w:rPr>
                <w:rFonts w:ascii="Times New Roman" w:hAnsi="Times New Roman" w:cs="Times New Roman"/>
                <w:noProof/>
                <w:webHidden/>
                <w:sz w:val="24"/>
                <w:szCs w:val="24"/>
              </w:rPr>
              <w:fldChar w:fldCharType="end"/>
            </w:r>
          </w:hyperlink>
        </w:p>
        <w:p w14:paraId="12ABC278" w14:textId="0CE87700" w:rsidR="00B1030E" w:rsidRPr="0082343D" w:rsidRDefault="00EE33AD">
          <w:pPr>
            <w:pStyle w:val="TOC2"/>
            <w:rPr>
              <w:noProof/>
            </w:rPr>
          </w:pPr>
          <w:hyperlink w:anchor="_Toc145439740" w:history="1">
            <w:r w:rsidR="00B1030E" w:rsidRPr="00017BF4">
              <w:rPr>
                <w:rStyle w:val="Hyperlink"/>
                <w:rFonts w:ascii="Times New Roman" w:hAnsi="Times New Roman" w:cs="Times New Roman"/>
                <w:noProof/>
                <w:sz w:val="24"/>
                <w:szCs w:val="24"/>
              </w:rPr>
              <w:t>Annex A: Approval Matrix Cheat Sheet</w:t>
            </w:r>
            <w:r w:rsidR="00B1030E" w:rsidRPr="0082343D">
              <w:rPr>
                <w:noProof/>
                <w:webHidden/>
              </w:rPr>
              <w:tab/>
            </w:r>
            <w:r w:rsidR="00B1030E" w:rsidRPr="0082343D">
              <w:rPr>
                <w:noProof/>
                <w:webHidden/>
              </w:rPr>
              <w:fldChar w:fldCharType="begin"/>
            </w:r>
            <w:r w:rsidR="00B1030E" w:rsidRPr="0082343D">
              <w:rPr>
                <w:noProof/>
                <w:webHidden/>
              </w:rPr>
              <w:instrText xml:space="preserve"> PAGEREF _Toc145439740 \h </w:instrText>
            </w:r>
            <w:r w:rsidR="00B1030E" w:rsidRPr="0082343D">
              <w:rPr>
                <w:noProof/>
                <w:webHidden/>
              </w:rPr>
            </w:r>
            <w:r w:rsidR="00B1030E" w:rsidRPr="0082343D">
              <w:rPr>
                <w:noProof/>
                <w:webHidden/>
              </w:rPr>
              <w:fldChar w:fldCharType="separate"/>
            </w:r>
            <w:r w:rsidR="00B1030E" w:rsidRPr="0082343D">
              <w:rPr>
                <w:noProof/>
                <w:webHidden/>
              </w:rPr>
              <w:t>6</w:t>
            </w:r>
            <w:r w:rsidR="00B1030E" w:rsidRPr="0082343D">
              <w:rPr>
                <w:noProof/>
                <w:webHidden/>
              </w:rPr>
              <w:fldChar w:fldCharType="end"/>
            </w:r>
          </w:hyperlink>
        </w:p>
        <w:p w14:paraId="1634B04E" w14:textId="4C2B22DE" w:rsidR="000105CF" w:rsidRPr="00DE682B" w:rsidRDefault="000105CF" w:rsidP="0008294C">
          <w:pPr>
            <w:spacing w:after="0"/>
            <w:rPr>
              <w:rFonts w:ascii="Times New Roman" w:hAnsi="Times New Roman" w:cs="Times New Roman"/>
              <w:sz w:val="24"/>
              <w:szCs w:val="24"/>
            </w:rPr>
          </w:pPr>
          <w:r w:rsidRPr="006A5450">
            <w:rPr>
              <w:rFonts w:ascii="Times New Roman" w:hAnsi="Times New Roman" w:cs="Times New Roman"/>
              <w:b/>
              <w:bCs/>
              <w:noProof/>
              <w:sz w:val="24"/>
              <w:szCs w:val="24"/>
            </w:rPr>
            <w:fldChar w:fldCharType="end"/>
          </w:r>
        </w:p>
      </w:sdtContent>
    </w:sdt>
    <w:p w14:paraId="7E5C61BF" w14:textId="77777777" w:rsidR="001C7B76" w:rsidRPr="00DE682B" w:rsidRDefault="001C7B76" w:rsidP="0008294C">
      <w:pPr>
        <w:spacing w:after="0"/>
        <w:rPr>
          <w:rFonts w:ascii="Times New Roman" w:eastAsiaTheme="majorEastAsia" w:hAnsi="Times New Roman" w:cs="Times New Roman"/>
          <w:b/>
          <w:bCs/>
          <w:color w:val="E36C0A" w:themeColor="accent6" w:themeShade="BF"/>
          <w:sz w:val="24"/>
          <w:szCs w:val="24"/>
        </w:rPr>
      </w:pPr>
      <w:r w:rsidRPr="00DE682B">
        <w:rPr>
          <w:rFonts w:ascii="Times New Roman" w:eastAsiaTheme="majorEastAsia" w:hAnsi="Times New Roman" w:cs="Times New Roman"/>
          <w:b/>
          <w:bCs/>
          <w:color w:val="E36C0A" w:themeColor="accent6" w:themeShade="BF"/>
          <w:sz w:val="24"/>
          <w:szCs w:val="24"/>
        </w:rPr>
        <w:br w:type="page"/>
      </w:r>
    </w:p>
    <w:p w14:paraId="00F33A4D" w14:textId="77777777" w:rsidR="0085158C" w:rsidRPr="000C6651" w:rsidRDefault="0085158C" w:rsidP="0008294C">
      <w:pPr>
        <w:pStyle w:val="Heading2"/>
        <w:numPr>
          <w:ilvl w:val="0"/>
          <w:numId w:val="11"/>
        </w:numPr>
        <w:spacing w:before="0"/>
      </w:pPr>
      <w:bookmarkStart w:id="14" w:name="_Toc145439728"/>
      <w:r>
        <w:lastRenderedPageBreak/>
        <w:t>Purpose</w:t>
      </w:r>
      <w:bookmarkEnd w:id="14"/>
      <w:r>
        <w:t xml:space="preserve"> </w:t>
      </w:r>
    </w:p>
    <w:p w14:paraId="19709FBB" w14:textId="77777777" w:rsidR="0008294C" w:rsidRDefault="0008294C" w:rsidP="0008294C">
      <w:pPr>
        <w:spacing w:after="0"/>
        <w:rPr>
          <w:rFonts w:ascii="Times New Roman" w:hAnsi="Times New Roman" w:cs="Times New Roman"/>
          <w:sz w:val="24"/>
          <w:szCs w:val="24"/>
        </w:rPr>
      </w:pPr>
    </w:p>
    <w:p w14:paraId="0E103A06" w14:textId="20399774" w:rsidR="0085158C" w:rsidRPr="000105CF" w:rsidRDefault="00515734" w:rsidP="008B386D">
      <w:pPr>
        <w:spacing w:after="0"/>
        <w:jc w:val="both"/>
        <w:rPr>
          <w:rFonts w:ascii="Times New Roman" w:hAnsi="Times New Roman" w:cs="Times New Roman"/>
          <w:sz w:val="24"/>
          <w:szCs w:val="24"/>
        </w:rPr>
      </w:pPr>
      <w:r w:rsidRPr="6BACB633">
        <w:rPr>
          <w:rFonts w:ascii="Times New Roman" w:hAnsi="Times New Roman" w:cs="Times New Roman"/>
          <w:sz w:val="24"/>
          <w:szCs w:val="24"/>
          <w:lang w:val="en"/>
        </w:rPr>
        <w:t>To provide</w:t>
      </w:r>
      <w:r w:rsidR="00F4757A" w:rsidRPr="6BACB633">
        <w:rPr>
          <w:rFonts w:ascii="Times New Roman" w:hAnsi="Times New Roman" w:cs="Times New Roman"/>
          <w:sz w:val="24"/>
          <w:szCs w:val="24"/>
          <w:lang w:val="en"/>
        </w:rPr>
        <w:t xml:space="preserve"> guidelines for the appropriate delegation of signature authority for payment </w:t>
      </w:r>
      <w:r w:rsidR="00EE2E91" w:rsidRPr="6BACB633">
        <w:rPr>
          <w:rFonts w:ascii="Times New Roman" w:hAnsi="Times New Roman" w:cs="Times New Roman"/>
          <w:sz w:val="24"/>
          <w:szCs w:val="24"/>
          <w:lang w:val="en"/>
        </w:rPr>
        <w:t>authorization</w:t>
      </w:r>
      <w:ins w:id="15" w:author="Danielle Martin [2]" w:date="2023-09-12T18:41:00Z">
        <w:r w:rsidR="00BF3E75">
          <w:rPr>
            <w:rFonts w:ascii="Times New Roman" w:hAnsi="Times New Roman" w:cs="Times New Roman"/>
            <w:sz w:val="24"/>
            <w:szCs w:val="24"/>
            <w:lang w:val="en"/>
          </w:rPr>
          <w:t>s</w:t>
        </w:r>
      </w:ins>
      <w:ins w:id="16" w:author="Danielle Martin" w:date="2023-09-11T23:12:00Z">
        <w:r w:rsidR="00A11C86">
          <w:rPr>
            <w:rFonts w:ascii="Times New Roman" w:hAnsi="Times New Roman" w:cs="Times New Roman"/>
            <w:sz w:val="24"/>
            <w:szCs w:val="24"/>
            <w:lang w:val="en"/>
          </w:rPr>
          <w:t xml:space="preserve"> and procurements for</w:t>
        </w:r>
      </w:ins>
      <w:del w:id="17" w:author="Danielle Martin" w:date="2023-09-11T23:12:00Z">
        <w:r w:rsidR="00EE2E91" w:rsidRPr="6BACB633" w:rsidDel="00A11C86">
          <w:rPr>
            <w:rFonts w:ascii="Times New Roman" w:hAnsi="Times New Roman" w:cs="Times New Roman"/>
            <w:sz w:val="24"/>
            <w:szCs w:val="24"/>
            <w:lang w:val="en"/>
          </w:rPr>
          <w:delText xml:space="preserve"> over</w:delText>
        </w:r>
        <w:r w:rsidR="00F4757A" w:rsidRPr="6BACB633" w:rsidDel="00A11C86">
          <w:rPr>
            <w:rFonts w:ascii="Times New Roman" w:hAnsi="Times New Roman" w:cs="Times New Roman"/>
            <w:sz w:val="24"/>
            <w:szCs w:val="24"/>
            <w:lang w:val="en"/>
          </w:rPr>
          <w:delText xml:space="preserve"> </w:delText>
        </w:r>
      </w:del>
      <w:ins w:id="18" w:author="Danielle Martin" w:date="2023-09-11T23:12:00Z">
        <w:r w:rsidR="00A11C86">
          <w:rPr>
            <w:rFonts w:ascii="Times New Roman" w:hAnsi="Times New Roman" w:cs="Times New Roman"/>
            <w:sz w:val="24"/>
            <w:szCs w:val="24"/>
            <w:lang w:val="en"/>
          </w:rPr>
          <w:t xml:space="preserve"> </w:t>
        </w:r>
      </w:ins>
      <w:r w:rsidR="00F4757A" w:rsidRPr="6BACB633">
        <w:rPr>
          <w:rFonts w:ascii="Times New Roman" w:hAnsi="Times New Roman" w:cs="Times New Roman"/>
          <w:sz w:val="24"/>
          <w:szCs w:val="24"/>
          <w:lang w:val="en"/>
        </w:rPr>
        <w:t xml:space="preserve">project funded financial transactions. This policy </w:t>
      </w:r>
      <w:r w:rsidR="00340543" w:rsidRPr="6BACB633">
        <w:rPr>
          <w:rFonts w:ascii="Times New Roman" w:hAnsi="Times New Roman" w:cs="Times New Roman"/>
          <w:sz w:val="24"/>
          <w:szCs w:val="24"/>
          <w:lang w:val="en"/>
        </w:rPr>
        <w:t>also</w:t>
      </w:r>
      <w:r w:rsidR="00D80AC6" w:rsidRPr="6BACB633">
        <w:rPr>
          <w:rFonts w:ascii="Times New Roman" w:hAnsi="Times New Roman" w:cs="Times New Roman"/>
          <w:sz w:val="24"/>
          <w:szCs w:val="24"/>
          <w:lang w:val="en"/>
        </w:rPr>
        <w:t xml:space="preserve"> </w:t>
      </w:r>
      <w:r w:rsidR="00F4757A" w:rsidRPr="6BACB633">
        <w:rPr>
          <w:rFonts w:ascii="Times New Roman" w:hAnsi="Times New Roman" w:cs="Times New Roman"/>
          <w:sz w:val="24"/>
          <w:szCs w:val="24"/>
          <w:lang w:val="en"/>
        </w:rPr>
        <w:t>address</w:t>
      </w:r>
      <w:r w:rsidR="00D80AC6" w:rsidRPr="6BACB633">
        <w:rPr>
          <w:rFonts w:ascii="Times New Roman" w:hAnsi="Times New Roman" w:cs="Times New Roman"/>
          <w:sz w:val="24"/>
          <w:szCs w:val="24"/>
          <w:lang w:val="en"/>
        </w:rPr>
        <w:t>es</w:t>
      </w:r>
      <w:r w:rsidR="00F4757A" w:rsidRPr="6BACB633">
        <w:rPr>
          <w:rFonts w:ascii="Times New Roman" w:hAnsi="Times New Roman" w:cs="Times New Roman"/>
          <w:sz w:val="24"/>
          <w:szCs w:val="24"/>
          <w:lang w:val="en"/>
        </w:rPr>
        <w:t xml:space="preserve"> signature authority and approval authority with respect to executing </w:t>
      </w:r>
      <w:ins w:id="19" w:author="Danielle Martin [2]" w:date="2023-09-12T18:41:00Z">
        <w:r w:rsidR="00BF3E75">
          <w:rPr>
            <w:rFonts w:ascii="Times New Roman" w:hAnsi="Times New Roman" w:cs="Times New Roman"/>
            <w:sz w:val="24"/>
            <w:szCs w:val="24"/>
            <w:lang w:val="en"/>
          </w:rPr>
          <w:t xml:space="preserve">cover sheets, and </w:t>
        </w:r>
      </w:ins>
      <w:r w:rsidR="00F4757A" w:rsidRPr="6BACB633">
        <w:rPr>
          <w:rFonts w:ascii="Times New Roman" w:hAnsi="Times New Roman" w:cs="Times New Roman"/>
          <w:sz w:val="24"/>
          <w:szCs w:val="24"/>
          <w:lang w:val="en"/>
        </w:rPr>
        <w:t xml:space="preserve">contracts or </w:t>
      </w:r>
      <w:r w:rsidR="007B7E1D" w:rsidRPr="6BACB633">
        <w:rPr>
          <w:rFonts w:ascii="Times New Roman" w:hAnsi="Times New Roman" w:cs="Times New Roman"/>
          <w:sz w:val="24"/>
          <w:szCs w:val="24"/>
          <w:lang w:val="en"/>
        </w:rPr>
        <w:t>grants</w:t>
      </w:r>
      <w:r w:rsidR="007B7E1D" w:rsidRPr="120E4676">
        <w:rPr>
          <w:rFonts w:ascii="Times New Roman" w:hAnsi="Times New Roman" w:cs="Times New Roman"/>
          <w:sz w:val="24"/>
          <w:szCs w:val="24"/>
          <w:lang w:val="en"/>
        </w:rPr>
        <w:t>.</w:t>
      </w:r>
      <w:r w:rsidR="007B7E1D" w:rsidRPr="2E75A56B">
        <w:rPr>
          <w:rFonts w:ascii="Times New Roman" w:hAnsi="Times New Roman" w:cs="Times New Roman"/>
          <w:sz w:val="24"/>
          <w:szCs w:val="24"/>
          <w:lang w:val="en"/>
        </w:rPr>
        <w:t xml:space="preserve"> </w:t>
      </w:r>
    </w:p>
    <w:p w14:paraId="2993722F" w14:textId="0E680227" w:rsidR="0F1C341B" w:rsidRDefault="0F1C341B" w:rsidP="008B386D">
      <w:pPr>
        <w:spacing w:after="0"/>
        <w:jc w:val="both"/>
        <w:rPr>
          <w:rFonts w:ascii="Times New Roman" w:hAnsi="Times New Roman" w:cs="Times New Roman"/>
          <w:sz w:val="24"/>
          <w:szCs w:val="24"/>
          <w:lang w:val="en"/>
        </w:rPr>
      </w:pPr>
    </w:p>
    <w:p w14:paraId="3A5B529C" w14:textId="65DD4947" w:rsidR="0F1C341B" w:rsidRPr="00017BF4" w:rsidRDefault="04C5EE59" w:rsidP="008B386D">
      <w:pPr>
        <w:spacing w:after="0"/>
        <w:jc w:val="both"/>
        <w:rPr>
          <w:rFonts w:ascii="Times New Roman" w:hAnsi="Times New Roman" w:cs="Times New Roman"/>
          <w:b/>
          <w:bCs/>
          <w:sz w:val="24"/>
          <w:szCs w:val="24"/>
          <w:u w:val="single"/>
          <w:lang w:val="en"/>
        </w:rPr>
      </w:pPr>
      <w:r w:rsidRPr="00017BF4">
        <w:rPr>
          <w:rFonts w:ascii="Times New Roman" w:hAnsi="Times New Roman" w:cs="Times New Roman"/>
          <w:b/>
          <w:bCs/>
          <w:sz w:val="24"/>
          <w:szCs w:val="24"/>
          <w:u w:val="single"/>
          <w:lang w:val="en"/>
        </w:rPr>
        <w:t>Indirect</w:t>
      </w:r>
      <w:r w:rsidR="45CF4C5B" w:rsidRPr="00017BF4">
        <w:rPr>
          <w:rFonts w:ascii="Times New Roman" w:hAnsi="Times New Roman" w:cs="Times New Roman"/>
          <w:b/>
          <w:bCs/>
          <w:sz w:val="24"/>
          <w:szCs w:val="24"/>
          <w:u w:val="single"/>
          <w:lang w:val="en"/>
        </w:rPr>
        <w:t xml:space="preserve"> </w:t>
      </w:r>
      <w:r w:rsidR="53E68945" w:rsidRPr="00017BF4">
        <w:rPr>
          <w:rFonts w:ascii="Times New Roman" w:hAnsi="Times New Roman" w:cs="Times New Roman"/>
          <w:b/>
          <w:bCs/>
          <w:sz w:val="24"/>
          <w:szCs w:val="24"/>
          <w:u w:val="single"/>
          <w:lang w:val="en"/>
        </w:rPr>
        <w:t xml:space="preserve">expenses can </w:t>
      </w:r>
      <w:r w:rsidR="3BBDFD88" w:rsidRPr="00017BF4">
        <w:rPr>
          <w:rFonts w:ascii="Times New Roman" w:hAnsi="Times New Roman" w:cs="Times New Roman"/>
          <w:b/>
          <w:bCs/>
          <w:sz w:val="24"/>
          <w:szCs w:val="24"/>
          <w:u w:val="single"/>
          <w:lang w:val="en"/>
        </w:rPr>
        <w:t>be approved</w:t>
      </w:r>
      <w:r w:rsidR="418D50FA" w:rsidRPr="00017BF4">
        <w:rPr>
          <w:rFonts w:ascii="Times New Roman" w:hAnsi="Times New Roman" w:cs="Times New Roman"/>
          <w:b/>
          <w:bCs/>
          <w:sz w:val="24"/>
          <w:szCs w:val="24"/>
          <w:u w:val="single"/>
          <w:lang w:val="en"/>
        </w:rPr>
        <w:t xml:space="preserve"> </w:t>
      </w:r>
      <w:r w:rsidR="61ED54A6" w:rsidRPr="00017BF4">
        <w:rPr>
          <w:rFonts w:ascii="Times New Roman" w:hAnsi="Times New Roman" w:cs="Times New Roman"/>
          <w:b/>
          <w:bCs/>
          <w:sz w:val="24"/>
          <w:szCs w:val="24"/>
          <w:u w:val="single"/>
          <w:lang w:val="en"/>
        </w:rPr>
        <w:t xml:space="preserve">by </w:t>
      </w:r>
      <w:r w:rsidR="39456782" w:rsidRPr="00017BF4">
        <w:rPr>
          <w:rFonts w:ascii="Times New Roman" w:hAnsi="Times New Roman" w:cs="Times New Roman"/>
          <w:b/>
          <w:bCs/>
          <w:sz w:val="24"/>
          <w:szCs w:val="24"/>
          <w:u w:val="single"/>
          <w:lang w:val="en"/>
        </w:rPr>
        <w:t>admin VP</w:t>
      </w:r>
      <w:r w:rsidR="00251529" w:rsidRPr="00017BF4">
        <w:rPr>
          <w:rFonts w:ascii="Times New Roman" w:hAnsi="Times New Roman" w:cs="Times New Roman"/>
          <w:b/>
          <w:bCs/>
          <w:sz w:val="24"/>
          <w:szCs w:val="24"/>
          <w:u w:val="single"/>
          <w:lang w:val="en"/>
        </w:rPr>
        <w:t>s</w:t>
      </w:r>
      <w:r w:rsidR="0D76E29D" w:rsidRPr="00017BF4">
        <w:rPr>
          <w:rFonts w:ascii="Times New Roman" w:hAnsi="Times New Roman" w:cs="Times New Roman"/>
          <w:b/>
          <w:bCs/>
          <w:sz w:val="24"/>
          <w:szCs w:val="24"/>
          <w:u w:val="single"/>
          <w:lang w:val="en"/>
        </w:rPr>
        <w:t xml:space="preserve"> </w:t>
      </w:r>
      <w:r w:rsidR="52862EB6" w:rsidRPr="00017BF4">
        <w:rPr>
          <w:rFonts w:ascii="Times New Roman" w:hAnsi="Times New Roman" w:cs="Times New Roman"/>
          <w:b/>
          <w:bCs/>
          <w:sz w:val="24"/>
          <w:szCs w:val="24"/>
          <w:u w:val="single"/>
          <w:lang w:val="en"/>
        </w:rPr>
        <w:t xml:space="preserve">for </w:t>
      </w:r>
      <w:r w:rsidR="2F3418AF" w:rsidRPr="00017BF4">
        <w:rPr>
          <w:rFonts w:ascii="Times New Roman" w:hAnsi="Times New Roman" w:cs="Times New Roman"/>
          <w:b/>
          <w:bCs/>
          <w:sz w:val="24"/>
          <w:szCs w:val="24"/>
          <w:u w:val="single"/>
          <w:lang w:val="en"/>
        </w:rPr>
        <w:t xml:space="preserve">expenses </w:t>
      </w:r>
      <w:r w:rsidR="72E63262" w:rsidRPr="00017BF4">
        <w:rPr>
          <w:rFonts w:ascii="Times New Roman" w:hAnsi="Times New Roman" w:cs="Times New Roman"/>
          <w:b/>
          <w:bCs/>
          <w:sz w:val="24"/>
          <w:szCs w:val="24"/>
          <w:u w:val="single"/>
          <w:lang w:val="en"/>
        </w:rPr>
        <w:t xml:space="preserve">that </w:t>
      </w:r>
      <w:r w:rsidR="265DE19E" w:rsidRPr="00017BF4">
        <w:rPr>
          <w:rFonts w:ascii="Times New Roman" w:hAnsi="Times New Roman" w:cs="Times New Roman"/>
          <w:b/>
          <w:bCs/>
          <w:sz w:val="24"/>
          <w:szCs w:val="24"/>
          <w:u w:val="single"/>
          <w:lang w:val="en"/>
        </w:rPr>
        <w:t xml:space="preserve">have </w:t>
      </w:r>
      <w:r w:rsidR="373EC5ED" w:rsidRPr="00017BF4">
        <w:rPr>
          <w:rFonts w:ascii="Times New Roman" w:hAnsi="Times New Roman" w:cs="Times New Roman"/>
          <w:b/>
          <w:bCs/>
          <w:sz w:val="24"/>
          <w:szCs w:val="24"/>
          <w:u w:val="single"/>
          <w:lang w:val="en"/>
        </w:rPr>
        <w:t xml:space="preserve">been </w:t>
      </w:r>
      <w:r w:rsidR="29B176E1" w:rsidRPr="00017BF4">
        <w:rPr>
          <w:rFonts w:ascii="Times New Roman" w:hAnsi="Times New Roman" w:cs="Times New Roman"/>
          <w:b/>
          <w:bCs/>
          <w:sz w:val="24"/>
          <w:szCs w:val="24"/>
          <w:u w:val="single"/>
          <w:lang w:val="en"/>
        </w:rPr>
        <w:t>budgeted in the</w:t>
      </w:r>
      <w:r w:rsidR="149DD9CA" w:rsidRPr="00017BF4">
        <w:rPr>
          <w:rFonts w:ascii="Times New Roman" w:hAnsi="Times New Roman" w:cs="Times New Roman"/>
          <w:b/>
          <w:bCs/>
          <w:sz w:val="24"/>
          <w:szCs w:val="24"/>
          <w:u w:val="single"/>
          <w:lang w:val="en"/>
        </w:rPr>
        <w:t xml:space="preserve"> current year</w:t>
      </w:r>
      <w:r w:rsidR="78D211CD" w:rsidRPr="00017BF4">
        <w:rPr>
          <w:rFonts w:ascii="Times New Roman" w:hAnsi="Times New Roman" w:cs="Times New Roman"/>
          <w:b/>
          <w:bCs/>
          <w:sz w:val="24"/>
          <w:szCs w:val="24"/>
          <w:u w:val="single"/>
          <w:lang w:val="en"/>
        </w:rPr>
        <w:t xml:space="preserve"> </w:t>
      </w:r>
      <w:r w:rsidR="1C691EC4" w:rsidRPr="00017BF4">
        <w:rPr>
          <w:rFonts w:ascii="Times New Roman" w:hAnsi="Times New Roman" w:cs="Times New Roman"/>
          <w:b/>
          <w:bCs/>
          <w:sz w:val="24"/>
          <w:szCs w:val="24"/>
          <w:u w:val="single"/>
          <w:lang w:val="en"/>
        </w:rPr>
        <w:t xml:space="preserve">original </w:t>
      </w:r>
      <w:r w:rsidR="791708BC" w:rsidRPr="00017BF4">
        <w:rPr>
          <w:rFonts w:ascii="Times New Roman" w:hAnsi="Times New Roman" w:cs="Times New Roman"/>
          <w:b/>
          <w:bCs/>
          <w:sz w:val="24"/>
          <w:szCs w:val="24"/>
          <w:u w:val="single"/>
          <w:lang w:val="en"/>
        </w:rPr>
        <w:t xml:space="preserve">budget or the </w:t>
      </w:r>
      <w:r w:rsidR="007B3C24" w:rsidRPr="00017BF4">
        <w:rPr>
          <w:rFonts w:ascii="Times New Roman" w:hAnsi="Times New Roman" w:cs="Times New Roman"/>
          <w:b/>
          <w:bCs/>
          <w:sz w:val="24"/>
          <w:szCs w:val="24"/>
          <w:u w:val="single"/>
          <w:lang w:val="en"/>
        </w:rPr>
        <w:t>forecast</w:t>
      </w:r>
      <w:r w:rsidR="0A54DD68" w:rsidRPr="00017BF4">
        <w:rPr>
          <w:rFonts w:ascii="Times New Roman" w:hAnsi="Times New Roman" w:cs="Times New Roman"/>
          <w:b/>
          <w:bCs/>
          <w:sz w:val="24"/>
          <w:szCs w:val="24"/>
          <w:u w:val="single"/>
          <w:lang w:val="en"/>
        </w:rPr>
        <w:t xml:space="preserve">. </w:t>
      </w:r>
    </w:p>
    <w:p w14:paraId="563B1B7B" w14:textId="5CCF9894" w:rsidR="0008294C" w:rsidRPr="00BB38E9" w:rsidRDefault="0008294C" w:rsidP="008B386D">
      <w:pPr>
        <w:pStyle w:val="Heading2"/>
        <w:numPr>
          <w:ilvl w:val="0"/>
          <w:numId w:val="11"/>
        </w:numPr>
        <w:jc w:val="both"/>
        <w:rPr>
          <w:rFonts w:ascii="Times New Roman" w:hAnsi="Times New Roman" w:cs="Times New Roman"/>
          <w:sz w:val="24"/>
          <w:szCs w:val="24"/>
        </w:rPr>
      </w:pPr>
      <w:bookmarkStart w:id="20" w:name="_Toc145439729"/>
      <w:r>
        <w:rPr>
          <w:rFonts w:eastAsiaTheme="minorEastAsia"/>
        </w:rPr>
        <w:t>Effective Date</w:t>
      </w:r>
      <w:bookmarkEnd w:id="20"/>
    </w:p>
    <w:p w14:paraId="7D705ACD" w14:textId="45DAF3FE" w:rsidR="0008294C" w:rsidRPr="0008294C" w:rsidRDefault="0008294C" w:rsidP="008B386D">
      <w:pPr>
        <w:spacing w:after="0"/>
        <w:jc w:val="both"/>
        <w:rPr>
          <w:rFonts w:ascii="Times New Roman" w:hAnsi="Times New Roman" w:cs="Times New Roman"/>
          <w:sz w:val="24"/>
          <w:szCs w:val="24"/>
          <w:highlight w:val="yellow"/>
        </w:rPr>
      </w:pPr>
      <w:r w:rsidRPr="199EE7C8">
        <w:rPr>
          <w:rFonts w:ascii="Times New Roman" w:hAnsi="Times New Roman" w:cs="Times New Roman"/>
          <w:sz w:val="24"/>
          <w:szCs w:val="24"/>
        </w:rPr>
        <w:t xml:space="preserve">This </w:t>
      </w:r>
      <w:r w:rsidR="00105FDF" w:rsidRPr="199EE7C8">
        <w:rPr>
          <w:rFonts w:ascii="Times New Roman" w:hAnsi="Times New Roman" w:cs="Times New Roman"/>
          <w:sz w:val="24"/>
          <w:szCs w:val="24"/>
        </w:rPr>
        <w:t>policy/</w:t>
      </w:r>
      <w:r w:rsidRPr="199EE7C8">
        <w:rPr>
          <w:rFonts w:ascii="Times New Roman" w:hAnsi="Times New Roman" w:cs="Times New Roman"/>
          <w:sz w:val="24"/>
          <w:szCs w:val="24"/>
        </w:rPr>
        <w:t xml:space="preserve">procedure is effective </w:t>
      </w:r>
      <w:r w:rsidR="000960DB" w:rsidRPr="199EE7C8">
        <w:rPr>
          <w:rFonts w:ascii="Times New Roman" w:hAnsi="Times New Roman" w:cs="Times New Roman"/>
          <w:sz w:val="24"/>
          <w:szCs w:val="24"/>
        </w:rPr>
        <w:t xml:space="preserve">on </w:t>
      </w:r>
      <w:del w:id="21" w:author="Danielle Martin" w:date="2023-09-11T23:12:00Z">
        <w:r w:rsidR="00E973B2" w:rsidDel="00867E2E">
          <w:rPr>
            <w:rFonts w:ascii="Times New Roman" w:hAnsi="Times New Roman" w:cs="Times New Roman"/>
            <w:sz w:val="24"/>
            <w:szCs w:val="24"/>
          </w:rPr>
          <w:delText>J</w:delText>
        </w:r>
        <w:r w:rsidR="001440FC" w:rsidDel="00867E2E">
          <w:rPr>
            <w:rFonts w:ascii="Times New Roman" w:hAnsi="Times New Roman" w:cs="Times New Roman"/>
            <w:sz w:val="24"/>
            <w:szCs w:val="24"/>
          </w:rPr>
          <w:delText>anuary</w:delText>
        </w:r>
        <w:r w:rsidR="00E973B2" w:rsidDel="00867E2E">
          <w:rPr>
            <w:rFonts w:ascii="Times New Roman" w:hAnsi="Times New Roman" w:cs="Times New Roman"/>
            <w:sz w:val="24"/>
            <w:szCs w:val="24"/>
          </w:rPr>
          <w:delText xml:space="preserve"> </w:delText>
        </w:r>
      </w:del>
      <w:ins w:id="22" w:author="Danielle Martin" w:date="2023-09-11T23:12:00Z">
        <w:del w:id="23" w:author="Danielle Martin [2]" w:date="2023-10-21T16:24:00Z">
          <w:r w:rsidR="00867E2E" w:rsidDel="00DE0DA5">
            <w:rPr>
              <w:rFonts w:ascii="Times New Roman" w:hAnsi="Times New Roman" w:cs="Times New Roman"/>
              <w:sz w:val="24"/>
              <w:szCs w:val="24"/>
            </w:rPr>
            <w:delText>September</w:delText>
          </w:r>
        </w:del>
      </w:ins>
      <w:ins w:id="24" w:author="Danielle Martin [2]" w:date="2023-10-21T16:24:00Z">
        <w:r w:rsidR="00DE0DA5">
          <w:rPr>
            <w:rFonts w:ascii="Times New Roman" w:hAnsi="Times New Roman" w:cs="Times New Roman"/>
            <w:sz w:val="24"/>
            <w:szCs w:val="24"/>
          </w:rPr>
          <w:t>November</w:t>
        </w:r>
      </w:ins>
      <w:ins w:id="25" w:author="Danielle Martin" w:date="2023-09-11T23:12:00Z">
        <w:del w:id="26" w:author="Danielle Martin [2]" w:date="2023-10-21T16:24:00Z">
          <w:r w:rsidR="00867E2E" w:rsidDel="00DE0DA5">
            <w:rPr>
              <w:rFonts w:ascii="Times New Roman" w:hAnsi="Times New Roman" w:cs="Times New Roman"/>
              <w:sz w:val="24"/>
              <w:szCs w:val="24"/>
            </w:rPr>
            <w:delText xml:space="preserve"> </w:delText>
          </w:r>
        </w:del>
      </w:ins>
      <w:ins w:id="27" w:author="Danielle Martin [2]" w:date="2023-10-21T16:24:00Z">
        <w:r w:rsidR="00DE0DA5">
          <w:rPr>
            <w:rFonts w:ascii="Times New Roman" w:hAnsi="Times New Roman" w:cs="Times New Roman"/>
            <w:sz w:val="24"/>
            <w:szCs w:val="24"/>
          </w:rPr>
          <w:t xml:space="preserve"> </w:t>
        </w:r>
      </w:ins>
      <w:r w:rsidR="001440FC">
        <w:rPr>
          <w:rFonts w:ascii="Times New Roman" w:hAnsi="Times New Roman" w:cs="Times New Roman"/>
          <w:sz w:val="24"/>
          <w:szCs w:val="24"/>
        </w:rPr>
        <w:t>01</w:t>
      </w:r>
      <w:r w:rsidR="1C2AAE2C" w:rsidRPr="199EE7C8">
        <w:rPr>
          <w:rFonts w:ascii="Times New Roman" w:hAnsi="Times New Roman" w:cs="Times New Roman"/>
          <w:sz w:val="24"/>
          <w:szCs w:val="24"/>
        </w:rPr>
        <w:t>, 202</w:t>
      </w:r>
      <w:r w:rsidR="001440FC">
        <w:rPr>
          <w:rFonts w:ascii="Times New Roman" w:hAnsi="Times New Roman" w:cs="Times New Roman"/>
          <w:sz w:val="24"/>
          <w:szCs w:val="24"/>
        </w:rPr>
        <w:t>3</w:t>
      </w:r>
    </w:p>
    <w:p w14:paraId="53BEB8E2" w14:textId="654E14C4" w:rsidR="00105FDF" w:rsidRPr="0008294C" w:rsidRDefault="00105FDF" w:rsidP="008B386D">
      <w:pPr>
        <w:pStyle w:val="Heading2"/>
        <w:numPr>
          <w:ilvl w:val="0"/>
          <w:numId w:val="11"/>
        </w:numPr>
        <w:jc w:val="both"/>
        <w:rPr>
          <w:rFonts w:eastAsiaTheme="minorEastAsia"/>
        </w:rPr>
      </w:pPr>
      <w:del w:id="28" w:author="Danielle Martin [2]" w:date="2023-09-12T18:43:00Z">
        <w:r w:rsidRPr="136998E4" w:rsidDel="00CA5BF5">
          <w:rPr>
            <w:rFonts w:eastAsiaTheme="minorEastAsia"/>
          </w:rPr>
          <w:delText xml:space="preserve">Policy: </w:delText>
        </w:r>
      </w:del>
      <w:bookmarkStart w:id="29" w:name="_Toc145439730"/>
      <w:ins w:id="30" w:author="Danielle Martin [2]" w:date="2023-09-12T18:43:00Z">
        <w:r w:rsidR="00CA5BF5">
          <w:rPr>
            <w:rFonts w:eastAsiaTheme="minorEastAsia"/>
          </w:rPr>
          <w:t>T</w:t>
        </w:r>
      </w:ins>
      <w:ins w:id="31" w:author="Danielle Martin [2]" w:date="2023-09-12T18:36:00Z">
        <w:r w:rsidR="00236719">
          <w:rPr>
            <w:rFonts w:eastAsiaTheme="minorEastAsia"/>
          </w:rPr>
          <w:t xml:space="preserve">hresholds for </w:t>
        </w:r>
      </w:ins>
      <w:r w:rsidRPr="136998E4">
        <w:rPr>
          <w:rFonts w:eastAsiaTheme="minorEastAsia"/>
        </w:rPr>
        <w:t>Signatory Approvers</w:t>
      </w:r>
      <w:bookmarkEnd w:id="29"/>
    </w:p>
    <w:p w14:paraId="1A7FFE6D" w14:textId="23EF7F08" w:rsidR="008D272F" w:rsidRDefault="008D272F" w:rsidP="008B386D">
      <w:pPr>
        <w:spacing w:after="0"/>
        <w:jc w:val="both"/>
        <w:rPr>
          <w:rFonts w:ascii="Times New Roman" w:hAnsi="Times New Roman" w:cs="Times New Roman"/>
          <w:sz w:val="24"/>
          <w:szCs w:val="24"/>
        </w:rPr>
      </w:pPr>
      <w:r>
        <w:rPr>
          <w:rFonts w:ascii="Times New Roman" w:hAnsi="Times New Roman" w:cs="Times New Roman"/>
          <w:sz w:val="24"/>
          <w:szCs w:val="24"/>
        </w:rPr>
        <w:t>The following positions are authorized to sign payment requests</w:t>
      </w:r>
      <w:del w:id="32" w:author="Danielle Martin [2]" w:date="2023-09-12T18:30:00Z">
        <w:r w:rsidDel="005C1804">
          <w:rPr>
            <w:rFonts w:ascii="Times New Roman" w:hAnsi="Times New Roman" w:cs="Times New Roman"/>
            <w:sz w:val="24"/>
            <w:szCs w:val="24"/>
          </w:rPr>
          <w:delText xml:space="preserve">, </w:delText>
        </w:r>
      </w:del>
      <w:ins w:id="33" w:author="Danielle Martin" w:date="2023-09-11T23:12:00Z">
        <w:del w:id="34" w:author="Danielle Martin [2]" w:date="2023-09-12T18:30:00Z">
          <w:r w:rsidR="00867E2E" w:rsidDel="005C1804">
            <w:rPr>
              <w:rFonts w:ascii="Times New Roman" w:hAnsi="Times New Roman" w:cs="Times New Roman"/>
              <w:sz w:val="24"/>
              <w:szCs w:val="24"/>
            </w:rPr>
            <w:delText>procurements</w:delText>
          </w:r>
        </w:del>
        <w:r w:rsidR="00867E2E">
          <w:rPr>
            <w:rFonts w:ascii="Times New Roman" w:hAnsi="Times New Roman" w:cs="Times New Roman"/>
            <w:sz w:val="24"/>
            <w:szCs w:val="24"/>
          </w:rPr>
          <w:t xml:space="preserve">, </w:t>
        </w:r>
      </w:ins>
      <w:ins w:id="35" w:author="Danielle Martin [2]" w:date="2023-09-12T18:36:00Z">
        <w:r w:rsidR="00236719">
          <w:rPr>
            <w:rFonts w:ascii="Times New Roman" w:hAnsi="Times New Roman" w:cs="Times New Roman"/>
            <w:sz w:val="24"/>
            <w:szCs w:val="24"/>
          </w:rPr>
          <w:t xml:space="preserve">procurements, </w:t>
        </w:r>
      </w:ins>
      <w:ins w:id="36" w:author="Danielle Martin [2]" w:date="2023-09-12T18:43:00Z">
        <w:r w:rsidR="00995543">
          <w:rPr>
            <w:rFonts w:ascii="Times New Roman" w:hAnsi="Times New Roman" w:cs="Times New Roman"/>
            <w:sz w:val="24"/>
            <w:szCs w:val="24"/>
          </w:rPr>
          <w:t xml:space="preserve">cover sheets, </w:t>
        </w:r>
      </w:ins>
      <w:r>
        <w:rPr>
          <w:rFonts w:ascii="Times New Roman" w:hAnsi="Times New Roman" w:cs="Times New Roman"/>
          <w:sz w:val="24"/>
          <w:szCs w:val="24"/>
        </w:rPr>
        <w:t>contracts, and grants up to the indicated thresholds</w:t>
      </w:r>
      <w:ins w:id="37" w:author="Danielle Martin [2]" w:date="2023-10-21T16:28:00Z">
        <w:r w:rsidR="00301B80">
          <w:rPr>
            <w:rFonts w:ascii="Times New Roman" w:hAnsi="Times New Roman" w:cs="Times New Roman"/>
            <w:sz w:val="24"/>
            <w:szCs w:val="24"/>
          </w:rPr>
          <w:t xml:space="preserve"> below in USD.</w:t>
        </w:r>
      </w:ins>
      <w:del w:id="38" w:author="Danielle Martin [2]" w:date="2023-10-21T16:28:00Z">
        <w:r w:rsidDel="00301B80">
          <w:rPr>
            <w:rFonts w:ascii="Times New Roman" w:hAnsi="Times New Roman" w:cs="Times New Roman"/>
            <w:sz w:val="24"/>
            <w:szCs w:val="24"/>
          </w:rPr>
          <w:delText>.</w:delText>
        </w:r>
      </w:del>
    </w:p>
    <w:p w14:paraId="04161867" w14:textId="77777777" w:rsidR="008D272F" w:rsidRDefault="008D272F" w:rsidP="008B386D">
      <w:pPr>
        <w:spacing w:after="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3770"/>
      </w:tblGrid>
      <w:tr w:rsidR="00943CCA" w14:paraId="33AF63F2" w14:textId="77777777" w:rsidTr="00C662E5">
        <w:tc>
          <w:tcPr>
            <w:tcW w:w="5580" w:type="dxa"/>
          </w:tcPr>
          <w:p w14:paraId="7308904F" w14:textId="70B79165" w:rsidR="00943CCA" w:rsidRPr="00C662E5" w:rsidRDefault="00DB7419" w:rsidP="008B386D">
            <w:pPr>
              <w:jc w:val="both"/>
              <w:rPr>
                <w:rFonts w:ascii="Times New Roman" w:hAnsi="Times New Roman" w:cs="Times New Roman"/>
                <w:sz w:val="24"/>
                <w:szCs w:val="24"/>
                <w:u w:val="single"/>
              </w:rPr>
            </w:pPr>
            <w:ins w:id="39" w:author="Danielle Martin" w:date="2023-09-11T23:18:00Z">
              <w:r>
                <w:rPr>
                  <w:rFonts w:ascii="Times New Roman" w:hAnsi="Times New Roman" w:cs="Times New Roman"/>
                  <w:sz w:val="24"/>
                  <w:szCs w:val="24"/>
                  <w:u w:val="single"/>
                </w:rPr>
                <w:t xml:space="preserve">Home Office </w:t>
              </w:r>
            </w:ins>
            <w:r w:rsidR="00943CCA" w:rsidRPr="00C662E5">
              <w:rPr>
                <w:rFonts w:ascii="Times New Roman" w:hAnsi="Times New Roman" w:cs="Times New Roman"/>
                <w:sz w:val="24"/>
                <w:szCs w:val="24"/>
                <w:u w:val="single"/>
              </w:rPr>
              <w:t>Position</w:t>
            </w:r>
          </w:p>
        </w:tc>
        <w:tc>
          <w:tcPr>
            <w:tcW w:w="3770" w:type="dxa"/>
          </w:tcPr>
          <w:p w14:paraId="2A9510B9" w14:textId="1C07747A" w:rsidR="00943CCA" w:rsidRPr="00C662E5" w:rsidRDefault="00943CCA" w:rsidP="008B386D">
            <w:pPr>
              <w:jc w:val="both"/>
              <w:rPr>
                <w:rFonts w:ascii="Times New Roman" w:hAnsi="Times New Roman" w:cs="Times New Roman"/>
                <w:sz w:val="24"/>
                <w:szCs w:val="24"/>
                <w:u w:val="single"/>
              </w:rPr>
            </w:pPr>
            <w:r w:rsidRPr="00C662E5">
              <w:rPr>
                <w:rFonts w:ascii="Times New Roman" w:hAnsi="Times New Roman" w:cs="Times New Roman"/>
                <w:sz w:val="24"/>
                <w:szCs w:val="24"/>
                <w:u w:val="single"/>
              </w:rPr>
              <w:t>Threshold</w:t>
            </w:r>
          </w:p>
        </w:tc>
      </w:tr>
      <w:tr w:rsidR="00943CCA" w14:paraId="38734D45" w14:textId="77777777" w:rsidTr="00C662E5">
        <w:tc>
          <w:tcPr>
            <w:tcW w:w="5580" w:type="dxa"/>
          </w:tcPr>
          <w:p w14:paraId="6A9A137A" w14:textId="3FC8F5A8" w:rsidR="00943CCA" w:rsidRDefault="009020D9" w:rsidP="008B386D">
            <w:pPr>
              <w:jc w:val="both"/>
              <w:rPr>
                <w:rFonts w:ascii="Times New Roman" w:hAnsi="Times New Roman" w:cs="Times New Roman"/>
                <w:sz w:val="24"/>
                <w:szCs w:val="24"/>
              </w:rPr>
            </w:pPr>
            <w:ins w:id="40" w:author="Danielle Martin [2]" w:date="2023-09-12T18:37:00Z">
              <w:r>
                <w:rPr>
                  <w:rFonts w:ascii="Times New Roman" w:hAnsi="Times New Roman" w:cs="Times New Roman"/>
                  <w:sz w:val="24"/>
                  <w:szCs w:val="24"/>
                </w:rPr>
                <w:t>Vice President</w:t>
              </w:r>
              <w:r w:rsidR="004A3DEE">
                <w:rPr>
                  <w:rFonts w:ascii="Times New Roman" w:hAnsi="Times New Roman" w:cs="Times New Roman"/>
                  <w:sz w:val="24"/>
                  <w:szCs w:val="24"/>
                </w:rPr>
                <w:t>s</w:t>
              </w:r>
              <w:r>
                <w:rPr>
                  <w:rFonts w:ascii="Times New Roman" w:hAnsi="Times New Roman" w:cs="Times New Roman"/>
                  <w:sz w:val="24"/>
                  <w:szCs w:val="24"/>
                </w:rPr>
                <w:t xml:space="preserve"> (</w:t>
              </w:r>
            </w:ins>
            <w:r w:rsidR="00943CCA">
              <w:rPr>
                <w:rFonts w:ascii="Times New Roman" w:hAnsi="Times New Roman" w:cs="Times New Roman"/>
                <w:sz w:val="24"/>
                <w:szCs w:val="24"/>
              </w:rPr>
              <w:t>VPs</w:t>
            </w:r>
            <w:ins w:id="41" w:author="Danielle Martin [2]" w:date="2023-09-12T18:37:00Z">
              <w:r>
                <w:rPr>
                  <w:rFonts w:ascii="Times New Roman" w:hAnsi="Times New Roman" w:cs="Times New Roman"/>
                  <w:sz w:val="24"/>
                  <w:szCs w:val="24"/>
                </w:rPr>
                <w:t>)</w:t>
              </w:r>
            </w:ins>
            <w:ins w:id="42" w:author="Danielle Martin [2]" w:date="2023-09-12T18:41:00Z">
              <w:r w:rsidR="002928E3">
                <w:rPr>
                  <w:rFonts w:ascii="Times New Roman" w:hAnsi="Times New Roman" w:cs="Times New Roman"/>
                  <w:sz w:val="24"/>
                  <w:szCs w:val="24"/>
                </w:rPr>
                <w:t>, Chief Operating Officer (COO)</w:t>
              </w:r>
            </w:ins>
            <w:ins w:id="43" w:author="Danielle Martin [2]" w:date="2023-09-12T18:42:00Z">
              <w:r w:rsidR="007C28C8">
                <w:rPr>
                  <w:rFonts w:ascii="Times New Roman" w:hAnsi="Times New Roman" w:cs="Times New Roman"/>
                  <w:sz w:val="24"/>
                  <w:szCs w:val="24"/>
                </w:rPr>
                <w:t>, Chief Financial Officer</w:t>
              </w:r>
            </w:ins>
            <w:ins w:id="44" w:author="Danielle Martin [2]" w:date="2023-09-12T18:43:00Z">
              <w:r w:rsidR="007C28C8">
                <w:rPr>
                  <w:rFonts w:ascii="Times New Roman" w:hAnsi="Times New Roman" w:cs="Times New Roman"/>
                  <w:sz w:val="24"/>
                  <w:szCs w:val="24"/>
                </w:rPr>
                <w:t xml:space="preserve"> (CFO)</w:t>
              </w:r>
            </w:ins>
            <w:del w:id="45" w:author="Danielle Martin [2]" w:date="2023-10-23T18:40:00Z">
              <w:r w:rsidR="00943CCA" w:rsidDel="00E0355B">
                <w:rPr>
                  <w:rFonts w:ascii="Times New Roman" w:hAnsi="Times New Roman" w:cs="Times New Roman"/>
                  <w:sz w:val="24"/>
                  <w:szCs w:val="24"/>
                </w:rPr>
                <w:delText xml:space="preserve"> and POA Colombia Country Director</w:delText>
              </w:r>
            </w:del>
          </w:p>
        </w:tc>
        <w:tc>
          <w:tcPr>
            <w:tcW w:w="3770" w:type="dxa"/>
          </w:tcPr>
          <w:p w14:paraId="33EA23FC" w14:textId="035BB375" w:rsidR="00943CCA" w:rsidRDefault="00943CCA" w:rsidP="008B386D">
            <w:pPr>
              <w:jc w:val="both"/>
              <w:rPr>
                <w:rFonts w:ascii="Times New Roman" w:hAnsi="Times New Roman" w:cs="Times New Roman"/>
                <w:sz w:val="24"/>
                <w:szCs w:val="24"/>
              </w:rPr>
            </w:pPr>
            <w:r>
              <w:rPr>
                <w:rFonts w:ascii="Times New Roman" w:hAnsi="Times New Roman" w:cs="Times New Roman"/>
                <w:sz w:val="24"/>
                <w:szCs w:val="24"/>
              </w:rPr>
              <w:t>$</w:t>
            </w:r>
            <w:ins w:id="46" w:author="Danielle Martin [2]" w:date="2023-10-21T16:24:00Z">
              <w:r w:rsidR="0059524E">
                <w:rPr>
                  <w:rFonts w:ascii="Times New Roman" w:hAnsi="Times New Roman" w:cs="Times New Roman"/>
                  <w:sz w:val="24"/>
                  <w:szCs w:val="24"/>
                </w:rPr>
                <w:t>1,0</w:t>
              </w:r>
            </w:ins>
            <w:del w:id="47" w:author="Danielle Martin [2]" w:date="2023-10-21T16:24:00Z">
              <w:r w:rsidDel="0059524E">
                <w:rPr>
                  <w:rFonts w:ascii="Times New Roman" w:hAnsi="Times New Roman" w:cs="Times New Roman"/>
                  <w:sz w:val="24"/>
                  <w:szCs w:val="24"/>
                </w:rPr>
                <w:delText>5</w:delText>
              </w:r>
            </w:del>
            <w:r w:rsidR="00E973B2">
              <w:rPr>
                <w:rFonts w:ascii="Times New Roman" w:hAnsi="Times New Roman" w:cs="Times New Roman"/>
                <w:sz w:val="24"/>
                <w:szCs w:val="24"/>
              </w:rPr>
              <w:t>0</w:t>
            </w:r>
            <w:r>
              <w:rPr>
                <w:rFonts w:ascii="Times New Roman" w:hAnsi="Times New Roman" w:cs="Times New Roman"/>
                <w:sz w:val="24"/>
                <w:szCs w:val="24"/>
              </w:rPr>
              <w:t>0,000</w:t>
            </w:r>
          </w:p>
        </w:tc>
      </w:tr>
      <w:tr w:rsidR="00943CCA" w14:paraId="02A27646" w14:textId="77777777" w:rsidTr="00C662E5">
        <w:tc>
          <w:tcPr>
            <w:tcW w:w="5580" w:type="dxa"/>
          </w:tcPr>
          <w:p w14:paraId="3A6817EC" w14:textId="3DE5A31D" w:rsidR="00943CCA" w:rsidRDefault="00943CCA" w:rsidP="008B386D">
            <w:pPr>
              <w:jc w:val="both"/>
              <w:rPr>
                <w:rFonts w:ascii="Times New Roman" w:hAnsi="Times New Roman" w:cs="Times New Roman"/>
                <w:sz w:val="24"/>
                <w:szCs w:val="24"/>
              </w:rPr>
            </w:pPr>
            <w:r>
              <w:rPr>
                <w:rFonts w:ascii="Times New Roman" w:hAnsi="Times New Roman" w:cs="Times New Roman"/>
                <w:sz w:val="24"/>
                <w:szCs w:val="24"/>
              </w:rPr>
              <w:t>Senior Directors I and II</w:t>
            </w:r>
            <w:ins w:id="48" w:author="Danielle Martin [2]" w:date="2023-10-23T18:40:00Z">
              <w:r w:rsidR="00E0355B">
                <w:rPr>
                  <w:rFonts w:ascii="Times New Roman" w:hAnsi="Times New Roman" w:cs="Times New Roman"/>
                  <w:sz w:val="24"/>
                  <w:szCs w:val="24"/>
                </w:rPr>
                <w:t>, POA Mexico and Colombia Country Directors</w:t>
              </w:r>
            </w:ins>
          </w:p>
        </w:tc>
        <w:tc>
          <w:tcPr>
            <w:tcW w:w="3770" w:type="dxa"/>
          </w:tcPr>
          <w:p w14:paraId="466A99FE" w14:textId="43378D5A" w:rsidR="00943CCA" w:rsidRDefault="00406554" w:rsidP="008B386D">
            <w:pPr>
              <w:jc w:val="both"/>
              <w:rPr>
                <w:rFonts w:ascii="Times New Roman" w:hAnsi="Times New Roman" w:cs="Times New Roman"/>
                <w:sz w:val="24"/>
                <w:szCs w:val="24"/>
              </w:rPr>
            </w:pPr>
            <w:r>
              <w:rPr>
                <w:rFonts w:ascii="Times New Roman" w:hAnsi="Times New Roman" w:cs="Times New Roman"/>
                <w:sz w:val="24"/>
                <w:szCs w:val="24"/>
              </w:rPr>
              <w:t>$</w:t>
            </w:r>
            <w:del w:id="49" w:author="Danielle Martin" w:date="2023-09-11T23:18:00Z">
              <w:r w:rsidDel="006C1287">
                <w:rPr>
                  <w:rFonts w:ascii="Times New Roman" w:hAnsi="Times New Roman" w:cs="Times New Roman"/>
                  <w:sz w:val="24"/>
                  <w:szCs w:val="24"/>
                </w:rPr>
                <w:delText xml:space="preserve"> </w:delText>
              </w:r>
            </w:del>
            <w:del w:id="50" w:author="Danielle Martin [2]" w:date="2023-10-21T16:24:00Z">
              <w:r w:rsidR="001440FC" w:rsidDel="0059524E">
                <w:rPr>
                  <w:rFonts w:ascii="Times New Roman" w:hAnsi="Times New Roman" w:cs="Times New Roman"/>
                  <w:sz w:val="24"/>
                  <w:szCs w:val="24"/>
                </w:rPr>
                <w:delText>2</w:delText>
              </w:r>
            </w:del>
            <w:r w:rsidR="001440FC">
              <w:rPr>
                <w:rFonts w:ascii="Times New Roman" w:hAnsi="Times New Roman" w:cs="Times New Roman"/>
                <w:sz w:val="24"/>
                <w:szCs w:val="24"/>
              </w:rPr>
              <w:t>5</w:t>
            </w:r>
            <w:ins w:id="51" w:author="Danielle Martin [2]" w:date="2023-10-21T16:24:00Z">
              <w:r w:rsidR="0059524E">
                <w:rPr>
                  <w:rFonts w:ascii="Times New Roman" w:hAnsi="Times New Roman" w:cs="Times New Roman"/>
                  <w:sz w:val="24"/>
                  <w:szCs w:val="24"/>
                </w:rPr>
                <w:t>0</w:t>
              </w:r>
            </w:ins>
            <w:r w:rsidR="001440FC">
              <w:rPr>
                <w:rFonts w:ascii="Times New Roman" w:hAnsi="Times New Roman" w:cs="Times New Roman"/>
                <w:sz w:val="24"/>
                <w:szCs w:val="24"/>
              </w:rPr>
              <w:t>0</w:t>
            </w:r>
            <w:r>
              <w:rPr>
                <w:rFonts w:ascii="Times New Roman" w:hAnsi="Times New Roman" w:cs="Times New Roman"/>
                <w:sz w:val="24"/>
                <w:szCs w:val="24"/>
              </w:rPr>
              <w:t>,000</w:t>
            </w:r>
          </w:p>
        </w:tc>
      </w:tr>
      <w:tr w:rsidR="00943CCA" w14:paraId="72627E3E" w14:textId="77777777" w:rsidTr="00C662E5">
        <w:tc>
          <w:tcPr>
            <w:tcW w:w="5580" w:type="dxa"/>
          </w:tcPr>
          <w:p w14:paraId="2DA01C78" w14:textId="270A0E55" w:rsidR="00943CCA" w:rsidRDefault="00943CCA" w:rsidP="008B386D">
            <w:pPr>
              <w:jc w:val="both"/>
              <w:rPr>
                <w:rFonts w:ascii="Times New Roman" w:hAnsi="Times New Roman" w:cs="Times New Roman"/>
                <w:sz w:val="24"/>
                <w:szCs w:val="24"/>
              </w:rPr>
            </w:pPr>
            <w:r>
              <w:rPr>
                <w:rFonts w:ascii="Times New Roman" w:hAnsi="Times New Roman" w:cs="Times New Roman"/>
                <w:sz w:val="24"/>
                <w:szCs w:val="24"/>
              </w:rPr>
              <w:t>Directors I and II</w:t>
            </w:r>
          </w:p>
        </w:tc>
        <w:tc>
          <w:tcPr>
            <w:tcW w:w="3770" w:type="dxa"/>
          </w:tcPr>
          <w:p w14:paraId="7270F48B" w14:textId="3E9FE7FB" w:rsidR="00943CCA" w:rsidRDefault="00406554" w:rsidP="008B386D">
            <w:pPr>
              <w:jc w:val="both"/>
              <w:rPr>
                <w:rFonts w:ascii="Times New Roman" w:hAnsi="Times New Roman" w:cs="Times New Roman"/>
                <w:sz w:val="24"/>
                <w:szCs w:val="24"/>
              </w:rPr>
            </w:pPr>
            <w:r>
              <w:rPr>
                <w:rFonts w:ascii="Times New Roman" w:hAnsi="Times New Roman" w:cs="Times New Roman"/>
                <w:sz w:val="24"/>
                <w:szCs w:val="24"/>
              </w:rPr>
              <w:t>$</w:t>
            </w:r>
            <w:ins w:id="52" w:author="Danielle Martin [2]" w:date="2023-10-21T16:25:00Z">
              <w:r w:rsidR="0059524E">
                <w:rPr>
                  <w:rFonts w:ascii="Times New Roman" w:hAnsi="Times New Roman" w:cs="Times New Roman"/>
                  <w:sz w:val="24"/>
                  <w:szCs w:val="24"/>
                </w:rPr>
                <w:t>25</w:t>
              </w:r>
            </w:ins>
            <w:del w:id="53" w:author="Danielle Martin" w:date="2023-09-11T23:18:00Z">
              <w:r w:rsidDel="006C1287">
                <w:rPr>
                  <w:rFonts w:ascii="Times New Roman" w:hAnsi="Times New Roman" w:cs="Times New Roman"/>
                  <w:sz w:val="24"/>
                  <w:szCs w:val="24"/>
                </w:rPr>
                <w:delText xml:space="preserve"> </w:delText>
              </w:r>
            </w:del>
            <w:del w:id="54" w:author="Danielle Martin [2]" w:date="2023-10-21T16:25:00Z">
              <w:r w:rsidDel="0059524E">
                <w:rPr>
                  <w:rFonts w:ascii="Times New Roman" w:hAnsi="Times New Roman" w:cs="Times New Roman"/>
                  <w:sz w:val="24"/>
                  <w:szCs w:val="24"/>
                </w:rPr>
                <w:delText>8</w:delText>
              </w:r>
            </w:del>
            <w:r>
              <w:rPr>
                <w:rFonts w:ascii="Times New Roman" w:hAnsi="Times New Roman" w:cs="Times New Roman"/>
                <w:sz w:val="24"/>
                <w:szCs w:val="24"/>
              </w:rPr>
              <w:t>0,000</w:t>
            </w:r>
          </w:p>
        </w:tc>
      </w:tr>
      <w:tr w:rsidR="00943CCA" w14:paraId="4246E7DD" w14:textId="77777777" w:rsidTr="00C662E5">
        <w:tc>
          <w:tcPr>
            <w:tcW w:w="5580" w:type="dxa"/>
          </w:tcPr>
          <w:p w14:paraId="4791F334" w14:textId="7EEE1135" w:rsidR="00943CCA" w:rsidRDefault="00943CCA" w:rsidP="008B386D">
            <w:pPr>
              <w:jc w:val="both"/>
              <w:rPr>
                <w:rFonts w:ascii="Times New Roman" w:hAnsi="Times New Roman" w:cs="Times New Roman"/>
                <w:sz w:val="24"/>
                <w:szCs w:val="24"/>
              </w:rPr>
            </w:pPr>
            <w:r>
              <w:rPr>
                <w:rFonts w:ascii="Times New Roman" w:hAnsi="Times New Roman" w:cs="Times New Roman"/>
                <w:sz w:val="24"/>
                <w:szCs w:val="24"/>
              </w:rPr>
              <w:t>Associate Directors</w:t>
            </w:r>
          </w:p>
        </w:tc>
        <w:tc>
          <w:tcPr>
            <w:tcW w:w="3770" w:type="dxa"/>
          </w:tcPr>
          <w:p w14:paraId="452BF445" w14:textId="5E3E61F4" w:rsidR="00943CCA" w:rsidRDefault="00406554" w:rsidP="008B386D">
            <w:pPr>
              <w:jc w:val="both"/>
              <w:rPr>
                <w:rFonts w:ascii="Times New Roman" w:hAnsi="Times New Roman" w:cs="Times New Roman"/>
                <w:sz w:val="24"/>
                <w:szCs w:val="24"/>
              </w:rPr>
            </w:pPr>
            <w:r>
              <w:rPr>
                <w:rFonts w:ascii="Times New Roman" w:hAnsi="Times New Roman" w:cs="Times New Roman"/>
                <w:sz w:val="24"/>
                <w:szCs w:val="24"/>
              </w:rPr>
              <w:t>$</w:t>
            </w:r>
            <w:del w:id="55" w:author="Danielle Martin" w:date="2023-09-11T23:18:00Z">
              <w:r w:rsidDel="006C1287">
                <w:rPr>
                  <w:rFonts w:ascii="Times New Roman" w:hAnsi="Times New Roman" w:cs="Times New Roman"/>
                  <w:sz w:val="24"/>
                  <w:szCs w:val="24"/>
                </w:rPr>
                <w:delText xml:space="preserve"> </w:delText>
              </w:r>
            </w:del>
            <w:del w:id="56" w:author="Danielle Martin [2]" w:date="2023-10-21T16:25:00Z">
              <w:r w:rsidDel="0059524E">
                <w:rPr>
                  <w:rFonts w:ascii="Times New Roman" w:hAnsi="Times New Roman" w:cs="Times New Roman"/>
                  <w:sz w:val="24"/>
                  <w:szCs w:val="24"/>
                </w:rPr>
                <w:delText>2</w:delText>
              </w:r>
            </w:del>
            <w:r>
              <w:rPr>
                <w:rFonts w:ascii="Times New Roman" w:hAnsi="Times New Roman" w:cs="Times New Roman"/>
                <w:sz w:val="24"/>
                <w:szCs w:val="24"/>
              </w:rPr>
              <w:t>5</w:t>
            </w:r>
            <w:ins w:id="57" w:author="Danielle Martin [2]" w:date="2023-10-21T16:25:00Z">
              <w:r w:rsidR="0059524E">
                <w:rPr>
                  <w:rFonts w:ascii="Times New Roman" w:hAnsi="Times New Roman" w:cs="Times New Roman"/>
                  <w:sz w:val="24"/>
                  <w:szCs w:val="24"/>
                </w:rPr>
                <w:t>0</w:t>
              </w:r>
            </w:ins>
            <w:r>
              <w:rPr>
                <w:rFonts w:ascii="Times New Roman" w:hAnsi="Times New Roman" w:cs="Times New Roman"/>
                <w:sz w:val="24"/>
                <w:szCs w:val="24"/>
              </w:rPr>
              <w:t>,000</w:t>
            </w:r>
          </w:p>
        </w:tc>
      </w:tr>
    </w:tbl>
    <w:p w14:paraId="0DBB1DEB" w14:textId="77777777" w:rsidR="008D272F" w:rsidRDefault="008D272F" w:rsidP="008B386D">
      <w:pPr>
        <w:spacing w:after="0"/>
        <w:jc w:val="both"/>
        <w:rPr>
          <w:ins w:id="58" w:author="Danielle Martin" w:date="2023-09-11T23:18:00Z"/>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3770"/>
      </w:tblGrid>
      <w:tr w:rsidR="00DB7419" w:rsidRPr="00C662E5" w14:paraId="74B1F6B1" w14:textId="77777777" w:rsidTr="000E46E0">
        <w:trPr>
          <w:ins w:id="59" w:author="Danielle Martin" w:date="2023-09-11T23:18:00Z"/>
        </w:trPr>
        <w:tc>
          <w:tcPr>
            <w:tcW w:w="5580" w:type="dxa"/>
          </w:tcPr>
          <w:p w14:paraId="0724F36D" w14:textId="6F085ADF" w:rsidR="00DB7419" w:rsidRPr="00C662E5" w:rsidRDefault="00DB7419" w:rsidP="008B386D">
            <w:pPr>
              <w:jc w:val="both"/>
              <w:rPr>
                <w:ins w:id="60" w:author="Danielle Martin" w:date="2023-09-11T23:18:00Z"/>
                <w:rFonts w:ascii="Times New Roman" w:hAnsi="Times New Roman" w:cs="Times New Roman"/>
                <w:sz w:val="24"/>
                <w:szCs w:val="24"/>
                <w:u w:val="single"/>
              </w:rPr>
            </w:pPr>
            <w:ins w:id="61" w:author="Danielle Martin" w:date="2023-09-11T23:18:00Z">
              <w:r>
                <w:rPr>
                  <w:rFonts w:ascii="Times New Roman" w:hAnsi="Times New Roman" w:cs="Times New Roman"/>
                  <w:sz w:val="24"/>
                  <w:szCs w:val="24"/>
                  <w:u w:val="single"/>
                </w:rPr>
                <w:t xml:space="preserve">Field Office </w:t>
              </w:r>
              <w:r w:rsidRPr="00C662E5">
                <w:rPr>
                  <w:rFonts w:ascii="Times New Roman" w:hAnsi="Times New Roman" w:cs="Times New Roman"/>
                  <w:sz w:val="24"/>
                  <w:szCs w:val="24"/>
                  <w:u w:val="single"/>
                </w:rPr>
                <w:t>Position</w:t>
              </w:r>
            </w:ins>
            <w:ins w:id="62" w:author="Danielle Martin [2]" w:date="2023-09-12T19:52:00Z">
              <w:r w:rsidR="0050476D">
                <w:rPr>
                  <w:rFonts w:ascii="Times New Roman" w:hAnsi="Times New Roman" w:cs="Times New Roman"/>
                  <w:sz w:val="24"/>
                  <w:szCs w:val="24"/>
                  <w:u w:val="single"/>
                </w:rPr>
                <w:t>*</w:t>
              </w:r>
            </w:ins>
          </w:p>
        </w:tc>
        <w:tc>
          <w:tcPr>
            <w:tcW w:w="3770" w:type="dxa"/>
          </w:tcPr>
          <w:p w14:paraId="2F9B5253" w14:textId="77777777" w:rsidR="00DB7419" w:rsidRPr="00C662E5" w:rsidRDefault="00DB7419" w:rsidP="008B386D">
            <w:pPr>
              <w:jc w:val="both"/>
              <w:rPr>
                <w:ins w:id="63" w:author="Danielle Martin" w:date="2023-09-11T23:18:00Z"/>
                <w:rFonts w:ascii="Times New Roman" w:hAnsi="Times New Roman" w:cs="Times New Roman"/>
                <w:sz w:val="24"/>
                <w:szCs w:val="24"/>
                <w:u w:val="single"/>
              </w:rPr>
            </w:pPr>
            <w:ins w:id="64" w:author="Danielle Martin" w:date="2023-09-11T23:18:00Z">
              <w:r w:rsidRPr="00C662E5">
                <w:rPr>
                  <w:rFonts w:ascii="Times New Roman" w:hAnsi="Times New Roman" w:cs="Times New Roman"/>
                  <w:sz w:val="24"/>
                  <w:szCs w:val="24"/>
                  <w:u w:val="single"/>
                </w:rPr>
                <w:t>Threshold</w:t>
              </w:r>
            </w:ins>
          </w:p>
        </w:tc>
      </w:tr>
      <w:tr w:rsidR="00DB7419" w14:paraId="16147027" w14:textId="77777777" w:rsidTr="000E46E0">
        <w:trPr>
          <w:ins w:id="65" w:author="Danielle Martin" w:date="2023-09-11T23:18:00Z"/>
        </w:trPr>
        <w:tc>
          <w:tcPr>
            <w:tcW w:w="5580" w:type="dxa"/>
          </w:tcPr>
          <w:p w14:paraId="6A51DB82" w14:textId="3620A0F9" w:rsidR="00DB7419" w:rsidRDefault="006C1287" w:rsidP="008B386D">
            <w:pPr>
              <w:jc w:val="both"/>
              <w:rPr>
                <w:ins w:id="66" w:author="Danielle Martin" w:date="2023-09-11T23:18:00Z"/>
                <w:rFonts w:ascii="Times New Roman" w:hAnsi="Times New Roman" w:cs="Times New Roman"/>
                <w:sz w:val="24"/>
                <w:szCs w:val="24"/>
              </w:rPr>
            </w:pPr>
            <w:ins w:id="67" w:author="Danielle Martin" w:date="2023-09-11T23:18:00Z">
              <w:r>
                <w:rPr>
                  <w:rFonts w:ascii="Times New Roman" w:hAnsi="Times New Roman" w:cs="Times New Roman"/>
                  <w:sz w:val="24"/>
                  <w:szCs w:val="24"/>
                </w:rPr>
                <w:t>Project Director/Chief of Party</w:t>
              </w:r>
            </w:ins>
            <w:ins w:id="68" w:author="Danielle Martin [2]" w:date="2023-09-12T18:37:00Z">
              <w:r w:rsidR="004A3DEE">
                <w:rPr>
                  <w:rFonts w:ascii="Times New Roman" w:hAnsi="Times New Roman" w:cs="Times New Roman"/>
                  <w:sz w:val="24"/>
                  <w:szCs w:val="24"/>
                </w:rPr>
                <w:t xml:space="preserve"> (PD/COP)</w:t>
              </w:r>
            </w:ins>
          </w:p>
        </w:tc>
        <w:tc>
          <w:tcPr>
            <w:tcW w:w="3770" w:type="dxa"/>
          </w:tcPr>
          <w:p w14:paraId="615F0A21" w14:textId="44A89B67" w:rsidR="00DB7419" w:rsidRDefault="00DB7419" w:rsidP="008B386D">
            <w:pPr>
              <w:jc w:val="both"/>
              <w:rPr>
                <w:ins w:id="69" w:author="Danielle Martin" w:date="2023-09-11T23:18:00Z"/>
                <w:rFonts w:ascii="Times New Roman" w:hAnsi="Times New Roman" w:cs="Times New Roman"/>
                <w:sz w:val="24"/>
                <w:szCs w:val="24"/>
              </w:rPr>
            </w:pPr>
            <w:ins w:id="70" w:author="Danielle Martin" w:date="2023-09-11T23:18:00Z">
              <w:r>
                <w:rPr>
                  <w:rFonts w:ascii="Times New Roman" w:hAnsi="Times New Roman" w:cs="Times New Roman"/>
                  <w:sz w:val="24"/>
                  <w:szCs w:val="24"/>
                </w:rPr>
                <w:t>$</w:t>
              </w:r>
              <w:r w:rsidR="006C1287">
                <w:rPr>
                  <w:rFonts w:ascii="Times New Roman" w:hAnsi="Times New Roman" w:cs="Times New Roman"/>
                  <w:sz w:val="24"/>
                  <w:szCs w:val="24"/>
                </w:rPr>
                <w:t>1</w:t>
              </w:r>
              <w:r>
                <w:rPr>
                  <w:rFonts w:ascii="Times New Roman" w:hAnsi="Times New Roman" w:cs="Times New Roman"/>
                  <w:sz w:val="24"/>
                  <w:szCs w:val="24"/>
                </w:rPr>
                <w:t>0,000</w:t>
              </w:r>
            </w:ins>
            <w:ins w:id="71" w:author="Danielle Martin [2]" w:date="2023-10-21T16:25:00Z">
              <w:r w:rsidR="00E3231F">
                <w:rPr>
                  <w:rFonts w:ascii="Times New Roman" w:hAnsi="Times New Roman" w:cs="Times New Roman"/>
                  <w:sz w:val="24"/>
                  <w:szCs w:val="24"/>
                </w:rPr>
                <w:t xml:space="preserve"> - $</w:t>
              </w:r>
              <w:r w:rsidR="00180CFA">
                <w:rPr>
                  <w:rFonts w:ascii="Times New Roman" w:hAnsi="Times New Roman" w:cs="Times New Roman"/>
                  <w:sz w:val="24"/>
                  <w:szCs w:val="24"/>
                </w:rPr>
                <w:t>100,000</w:t>
              </w:r>
            </w:ins>
            <w:ins w:id="72" w:author="Danielle Martin [2]" w:date="2023-10-21T16:26:00Z">
              <w:r w:rsidR="00180CFA">
                <w:rPr>
                  <w:rFonts w:ascii="Times New Roman" w:hAnsi="Times New Roman" w:cs="Times New Roman"/>
                  <w:sz w:val="24"/>
                  <w:szCs w:val="24"/>
                </w:rPr>
                <w:t>**</w:t>
              </w:r>
            </w:ins>
          </w:p>
        </w:tc>
      </w:tr>
      <w:tr w:rsidR="00DB7419" w14:paraId="165AB708" w14:textId="77777777" w:rsidTr="000E46E0">
        <w:trPr>
          <w:ins w:id="73" w:author="Danielle Martin" w:date="2023-09-11T23:18:00Z"/>
        </w:trPr>
        <w:tc>
          <w:tcPr>
            <w:tcW w:w="5580" w:type="dxa"/>
          </w:tcPr>
          <w:p w14:paraId="291F4BAE" w14:textId="38D82FA8" w:rsidR="00DB7419" w:rsidRDefault="006C1287" w:rsidP="008B386D">
            <w:pPr>
              <w:jc w:val="both"/>
              <w:rPr>
                <w:ins w:id="74" w:author="Danielle Martin" w:date="2023-09-11T23:18:00Z"/>
                <w:rFonts w:ascii="Times New Roman" w:hAnsi="Times New Roman" w:cs="Times New Roman"/>
                <w:sz w:val="24"/>
                <w:szCs w:val="24"/>
              </w:rPr>
            </w:pPr>
            <w:ins w:id="75" w:author="Danielle Martin" w:date="2023-09-11T23:18:00Z">
              <w:r>
                <w:rPr>
                  <w:rFonts w:ascii="Times New Roman" w:hAnsi="Times New Roman" w:cs="Times New Roman"/>
                  <w:sz w:val="24"/>
                  <w:szCs w:val="24"/>
                </w:rPr>
                <w:t>Deputy Project Director/Deputy Chief of Party</w:t>
              </w:r>
            </w:ins>
            <w:ins w:id="76" w:author="Danielle Martin [2]" w:date="2023-09-12T18:38:00Z">
              <w:r w:rsidR="004A3DEE">
                <w:rPr>
                  <w:rFonts w:ascii="Times New Roman" w:hAnsi="Times New Roman" w:cs="Times New Roman"/>
                  <w:sz w:val="24"/>
                  <w:szCs w:val="24"/>
                </w:rPr>
                <w:t xml:space="preserve"> (DPD/DCOP)</w:t>
              </w:r>
            </w:ins>
          </w:p>
        </w:tc>
        <w:tc>
          <w:tcPr>
            <w:tcW w:w="3770" w:type="dxa"/>
          </w:tcPr>
          <w:p w14:paraId="30A71EF0" w14:textId="7EA34742" w:rsidR="00DB7419" w:rsidRDefault="00DB7419" w:rsidP="008B386D">
            <w:pPr>
              <w:jc w:val="both"/>
              <w:rPr>
                <w:ins w:id="77" w:author="Danielle Martin" w:date="2023-09-11T23:18:00Z"/>
                <w:rFonts w:ascii="Times New Roman" w:hAnsi="Times New Roman" w:cs="Times New Roman"/>
                <w:sz w:val="24"/>
                <w:szCs w:val="24"/>
              </w:rPr>
            </w:pPr>
            <w:ins w:id="78" w:author="Danielle Martin" w:date="2023-09-11T23:18:00Z">
              <w:r>
                <w:rPr>
                  <w:rFonts w:ascii="Times New Roman" w:hAnsi="Times New Roman" w:cs="Times New Roman"/>
                  <w:sz w:val="24"/>
                  <w:szCs w:val="24"/>
                </w:rPr>
                <w:t>$5,000</w:t>
              </w:r>
            </w:ins>
            <w:ins w:id="79" w:author="Danielle Martin [2]" w:date="2023-10-21T16:25:00Z">
              <w:r w:rsidR="00E3231F">
                <w:rPr>
                  <w:rFonts w:ascii="Times New Roman" w:hAnsi="Times New Roman" w:cs="Times New Roman"/>
                  <w:sz w:val="24"/>
                  <w:szCs w:val="24"/>
                </w:rPr>
                <w:t xml:space="preserve"> </w:t>
              </w:r>
            </w:ins>
            <w:ins w:id="80" w:author="Danielle Martin [2]" w:date="2023-10-21T16:27:00Z">
              <w:r w:rsidR="00305CAA">
                <w:rPr>
                  <w:rFonts w:ascii="Times New Roman" w:hAnsi="Times New Roman" w:cs="Times New Roman"/>
                  <w:sz w:val="24"/>
                  <w:szCs w:val="24"/>
                </w:rPr>
                <w:t xml:space="preserve">- </w:t>
              </w:r>
            </w:ins>
            <w:ins w:id="81" w:author="Danielle Martin [2]" w:date="2023-10-21T16:25:00Z">
              <w:r w:rsidR="00E3231F">
                <w:rPr>
                  <w:rFonts w:ascii="Times New Roman" w:hAnsi="Times New Roman" w:cs="Times New Roman"/>
                  <w:sz w:val="24"/>
                  <w:szCs w:val="24"/>
                </w:rPr>
                <w:t>$50,000</w:t>
              </w:r>
            </w:ins>
            <w:ins w:id="82" w:author="Danielle Martin [2]" w:date="2023-10-21T16:26:00Z">
              <w:r w:rsidR="00180CFA">
                <w:rPr>
                  <w:rFonts w:ascii="Times New Roman" w:hAnsi="Times New Roman" w:cs="Times New Roman"/>
                  <w:sz w:val="24"/>
                  <w:szCs w:val="24"/>
                </w:rPr>
                <w:t>**</w:t>
              </w:r>
            </w:ins>
          </w:p>
        </w:tc>
      </w:tr>
    </w:tbl>
    <w:p w14:paraId="2F911297" w14:textId="76F08059" w:rsidR="00DB7419" w:rsidRDefault="00DB7419" w:rsidP="008B386D">
      <w:pPr>
        <w:spacing w:after="0"/>
        <w:jc w:val="both"/>
        <w:rPr>
          <w:ins w:id="83" w:author="Danielle Martin [2]" w:date="2023-09-12T19:14:00Z"/>
          <w:rFonts w:ascii="Times New Roman" w:hAnsi="Times New Roman" w:cs="Times New Roman"/>
          <w:sz w:val="24"/>
          <w:szCs w:val="24"/>
        </w:rPr>
      </w:pPr>
    </w:p>
    <w:p w14:paraId="0378D45E" w14:textId="4B5A83DD" w:rsidR="000D46DB" w:rsidRDefault="000D46DB" w:rsidP="008B386D">
      <w:pPr>
        <w:spacing w:after="0"/>
        <w:jc w:val="both"/>
        <w:rPr>
          <w:ins w:id="84" w:author="Danielle Martin [2]" w:date="2023-09-12T19:52:00Z"/>
          <w:rFonts w:ascii="Times New Roman" w:hAnsi="Times New Roman" w:cs="Times New Roman"/>
          <w:sz w:val="24"/>
          <w:szCs w:val="24"/>
        </w:rPr>
      </w:pPr>
      <w:ins w:id="85" w:author="Danielle Martin [2]" w:date="2023-09-12T19:14:00Z">
        <w:r>
          <w:rPr>
            <w:rFonts w:ascii="Times New Roman" w:hAnsi="Times New Roman" w:cs="Times New Roman"/>
            <w:sz w:val="24"/>
            <w:szCs w:val="24"/>
          </w:rPr>
          <w:t>Approval request</w:t>
        </w:r>
      </w:ins>
      <w:ins w:id="86" w:author="Danielle Martin [2]" w:date="2023-09-12T19:15:00Z">
        <w:r w:rsidR="00181121">
          <w:rPr>
            <w:rFonts w:ascii="Times New Roman" w:hAnsi="Times New Roman" w:cs="Times New Roman"/>
            <w:sz w:val="24"/>
            <w:szCs w:val="24"/>
          </w:rPr>
          <w:t>s</w:t>
        </w:r>
      </w:ins>
      <w:ins w:id="87" w:author="Danielle Martin [2]" w:date="2023-09-12T19:14:00Z">
        <w:r>
          <w:rPr>
            <w:rFonts w:ascii="Times New Roman" w:hAnsi="Times New Roman" w:cs="Times New Roman"/>
            <w:sz w:val="24"/>
            <w:szCs w:val="24"/>
          </w:rPr>
          <w:t xml:space="preserve"> should always be routed to</w:t>
        </w:r>
      </w:ins>
      <w:ins w:id="88" w:author="Danielle Martin [2]" w:date="2023-09-12T19:15:00Z">
        <w:r>
          <w:rPr>
            <w:rFonts w:ascii="Times New Roman" w:hAnsi="Times New Roman" w:cs="Times New Roman"/>
            <w:sz w:val="24"/>
            <w:szCs w:val="24"/>
          </w:rPr>
          <w:t xml:space="preserve"> the lowest level of signatory</w:t>
        </w:r>
        <w:r w:rsidR="00181121">
          <w:rPr>
            <w:rFonts w:ascii="Times New Roman" w:hAnsi="Times New Roman" w:cs="Times New Roman"/>
            <w:sz w:val="24"/>
            <w:szCs w:val="24"/>
          </w:rPr>
          <w:t xml:space="preserve"> authority appropriate for the amount.</w:t>
        </w:r>
      </w:ins>
      <w:ins w:id="89" w:author="Danielle Martin [2]" w:date="2023-09-12T19:34:00Z">
        <w:r w:rsidR="00EB149F">
          <w:rPr>
            <w:rFonts w:ascii="Times New Roman" w:hAnsi="Times New Roman" w:cs="Times New Roman"/>
            <w:sz w:val="24"/>
            <w:szCs w:val="24"/>
          </w:rPr>
          <w:t xml:space="preserve"> </w:t>
        </w:r>
        <w:r w:rsidR="00EB149F">
          <w:rPr>
            <w:rFonts w:ascii="Times New Roman" w:hAnsi="Times New Roman" w:cs="Times New Roman"/>
            <w:sz w:val="24"/>
            <w:szCs w:val="24"/>
          </w:rPr>
          <w:fldChar w:fldCharType="begin"/>
        </w:r>
        <w:r w:rsidR="00EB149F">
          <w:rPr>
            <w:rFonts w:ascii="Times New Roman" w:hAnsi="Times New Roman" w:cs="Times New Roman"/>
            <w:sz w:val="24"/>
            <w:szCs w:val="24"/>
          </w:rPr>
          <w:instrText xml:space="preserve"> HYPERLINK  \l "_Annex_A:_Approval" </w:instrText>
        </w:r>
        <w:r w:rsidR="00EB149F">
          <w:rPr>
            <w:rFonts w:ascii="Times New Roman" w:hAnsi="Times New Roman" w:cs="Times New Roman"/>
            <w:sz w:val="24"/>
            <w:szCs w:val="24"/>
          </w:rPr>
          <w:fldChar w:fldCharType="separate"/>
        </w:r>
        <w:r w:rsidR="00EB149F" w:rsidRPr="00EB149F">
          <w:rPr>
            <w:rStyle w:val="Hyperlink"/>
            <w:rFonts w:ascii="Times New Roman" w:hAnsi="Times New Roman" w:cs="Times New Roman"/>
            <w:sz w:val="24"/>
            <w:szCs w:val="24"/>
          </w:rPr>
          <w:t>Reference Annex A: Approval Matrix Cheat Sheet</w:t>
        </w:r>
        <w:r w:rsidR="00EB149F">
          <w:rPr>
            <w:rFonts w:ascii="Times New Roman" w:hAnsi="Times New Roman" w:cs="Times New Roman"/>
            <w:sz w:val="24"/>
            <w:szCs w:val="24"/>
          </w:rPr>
          <w:fldChar w:fldCharType="end"/>
        </w:r>
        <w:r w:rsidR="00EB149F">
          <w:rPr>
            <w:rFonts w:ascii="Times New Roman" w:hAnsi="Times New Roman" w:cs="Times New Roman"/>
            <w:sz w:val="24"/>
            <w:szCs w:val="24"/>
          </w:rPr>
          <w:t>.</w:t>
        </w:r>
      </w:ins>
    </w:p>
    <w:p w14:paraId="6A8190EC" w14:textId="3CB05794" w:rsidR="0050476D" w:rsidRDefault="0050476D" w:rsidP="008B386D">
      <w:pPr>
        <w:spacing w:after="0"/>
        <w:jc w:val="both"/>
        <w:rPr>
          <w:ins w:id="90" w:author="Danielle Martin [2]" w:date="2023-09-12T19:52:00Z"/>
          <w:rFonts w:ascii="Times New Roman" w:hAnsi="Times New Roman" w:cs="Times New Roman"/>
          <w:sz w:val="24"/>
          <w:szCs w:val="24"/>
        </w:rPr>
      </w:pPr>
    </w:p>
    <w:p w14:paraId="541C8DC6" w14:textId="3359154D" w:rsidR="0050476D" w:rsidRPr="00017BF4" w:rsidRDefault="0050476D" w:rsidP="008B386D">
      <w:pPr>
        <w:spacing w:after="0"/>
        <w:jc w:val="both"/>
        <w:rPr>
          <w:ins w:id="91" w:author="Danielle Martin [2]" w:date="2023-10-21T16:26:00Z"/>
          <w:rFonts w:ascii="Times New Roman" w:hAnsi="Times New Roman" w:cs="Times New Roman"/>
          <w:sz w:val="24"/>
          <w:szCs w:val="24"/>
          <w:u w:val="single"/>
        </w:rPr>
      </w:pPr>
      <w:ins w:id="92" w:author="Danielle Martin [2]" w:date="2023-09-12T19:52:00Z">
        <w:r w:rsidRPr="00017BF4">
          <w:rPr>
            <w:rFonts w:ascii="Times New Roman" w:hAnsi="Times New Roman" w:cs="Times New Roman"/>
            <w:sz w:val="24"/>
            <w:szCs w:val="24"/>
            <w:u w:val="single"/>
          </w:rPr>
          <w:t>*Please note that for the Colombia and Mexico offices, only the POA Country Office Director has approval authority for contracts.</w:t>
        </w:r>
      </w:ins>
    </w:p>
    <w:p w14:paraId="2EF90C35" w14:textId="01DC9400" w:rsidR="00CA2015" w:rsidRDefault="00CA2015" w:rsidP="008B386D">
      <w:pPr>
        <w:spacing w:after="0"/>
        <w:jc w:val="both"/>
        <w:rPr>
          <w:ins w:id="93" w:author="Danielle Martin [2]" w:date="2023-10-21T16:26:00Z"/>
          <w:rFonts w:ascii="Times New Roman" w:hAnsi="Times New Roman" w:cs="Times New Roman"/>
          <w:sz w:val="24"/>
          <w:szCs w:val="24"/>
        </w:rPr>
      </w:pPr>
    </w:p>
    <w:p w14:paraId="06268857" w14:textId="0302D806" w:rsidR="00CA2015" w:rsidRDefault="00CA2015" w:rsidP="008B386D">
      <w:pPr>
        <w:spacing w:after="0"/>
        <w:jc w:val="both"/>
        <w:rPr>
          <w:ins w:id="94" w:author="Danielle Martin [2]" w:date="2023-09-12T18:45:00Z"/>
          <w:rFonts w:ascii="Times New Roman" w:hAnsi="Times New Roman" w:cs="Times New Roman"/>
          <w:sz w:val="24"/>
          <w:szCs w:val="24"/>
        </w:rPr>
      </w:pPr>
      <w:ins w:id="95" w:author="Danielle Martin [2]" w:date="2023-10-21T16:26:00Z">
        <w:r w:rsidRPr="00017BF4">
          <w:rPr>
            <w:rFonts w:ascii="Times New Roman" w:hAnsi="Times New Roman" w:cs="Times New Roman"/>
            <w:b/>
            <w:bCs/>
            <w:sz w:val="24"/>
            <w:szCs w:val="24"/>
          </w:rPr>
          <w:t>**</w:t>
        </w:r>
      </w:ins>
      <w:ins w:id="96" w:author="Danielle Martin [2]" w:date="2023-10-21T16:27:00Z">
        <w:r w:rsidR="00301B80" w:rsidRPr="00017BF4">
          <w:rPr>
            <w:rFonts w:ascii="Times New Roman" w:hAnsi="Times New Roman" w:cs="Times New Roman"/>
            <w:b/>
            <w:bCs/>
            <w:sz w:val="24"/>
            <w:szCs w:val="24"/>
          </w:rPr>
          <w:t xml:space="preserve">Approval defaults to $10,000 </w:t>
        </w:r>
      </w:ins>
      <w:ins w:id="97" w:author="Danielle Martin [2]" w:date="2023-10-21T16:28:00Z">
        <w:r w:rsidR="00144CE3" w:rsidRPr="00017BF4">
          <w:rPr>
            <w:rFonts w:ascii="Times New Roman" w:hAnsi="Times New Roman" w:cs="Times New Roman"/>
            <w:b/>
            <w:bCs/>
            <w:sz w:val="24"/>
            <w:szCs w:val="24"/>
          </w:rPr>
          <w:t>for PD/COPs and $5,000 for DPD/DCOPs.</w:t>
        </w:r>
        <w:r w:rsidR="00144CE3">
          <w:rPr>
            <w:rFonts w:ascii="Times New Roman" w:hAnsi="Times New Roman" w:cs="Times New Roman"/>
            <w:sz w:val="24"/>
            <w:szCs w:val="24"/>
          </w:rPr>
          <w:t xml:space="preserve"> </w:t>
        </w:r>
      </w:ins>
      <w:ins w:id="98" w:author="Danielle Martin [2]" w:date="2023-10-21T16:27:00Z">
        <w:r w:rsidR="00301B80">
          <w:rPr>
            <w:rFonts w:ascii="Times New Roman" w:hAnsi="Times New Roman" w:cs="Times New Roman"/>
            <w:sz w:val="24"/>
            <w:szCs w:val="24"/>
          </w:rPr>
          <w:t>O</w:t>
        </w:r>
        <w:r w:rsidR="00301B80" w:rsidRPr="00301B80">
          <w:rPr>
            <w:rFonts w:ascii="Times New Roman" w:hAnsi="Times New Roman" w:cs="Times New Roman"/>
            <w:sz w:val="24"/>
            <w:szCs w:val="24"/>
          </w:rPr>
          <w:t xml:space="preserve">n case-by-case basis with approval from </w:t>
        </w:r>
      </w:ins>
      <w:ins w:id="99" w:author="Danielle Martin [2]" w:date="2023-10-21T16:28:00Z">
        <w:r w:rsidR="00144CE3">
          <w:rPr>
            <w:rFonts w:ascii="Times New Roman" w:hAnsi="Times New Roman" w:cs="Times New Roman"/>
            <w:sz w:val="24"/>
            <w:szCs w:val="24"/>
          </w:rPr>
          <w:t>the Senior Vice President</w:t>
        </w:r>
      </w:ins>
      <w:ins w:id="100" w:author="Danielle Martin [2]" w:date="2023-10-21T16:30:00Z">
        <w:r w:rsidR="00FB731B">
          <w:rPr>
            <w:rFonts w:ascii="Times New Roman" w:hAnsi="Times New Roman" w:cs="Times New Roman"/>
            <w:sz w:val="24"/>
            <w:szCs w:val="24"/>
          </w:rPr>
          <w:t xml:space="preserve"> of Programs</w:t>
        </w:r>
      </w:ins>
      <w:ins w:id="101" w:author="Danielle Martin [2]" w:date="2023-10-21T16:28:00Z">
        <w:r w:rsidR="0010626C">
          <w:rPr>
            <w:rFonts w:ascii="Times New Roman" w:hAnsi="Times New Roman" w:cs="Times New Roman"/>
            <w:sz w:val="24"/>
            <w:szCs w:val="24"/>
          </w:rPr>
          <w:t>,</w:t>
        </w:r>
      </w:ins>
      <w:ins w:id="102" w:author="Danielle Martin [2]" w:date="2023-10-21T16:27:00Z">
        <w:r w:rsidR="00301B80" w:rsidRPr="00301B80">
          <w:rPr>
            <w:rFonts w:ascii="Times New Roman" w:hAnsi="Times New Roman" w:cs="Times New Roman"/>
            <w:sz w:val="24"/>
            <w:szCs w:val="24"/>
          </w:rPr>
          <w:t xml:space="preserve"> and</w:t>
        </w:r>
      </w:ins>
      <w:ins w:id="103" w:author="Danielle Martin [2]" w:date="2023-10-21T16:29:00Z">
        <w:r w:rsidR="0010626C">
          <w:rPr>
            <w:rFonts w:ascii="Times New Roman" w:hAnsi="Times New Roman" w:cs="Times New Roman"/>
            <w:sz w:val="24"/>
            <w:szCs w:val="24"/>
          </w:rPr>
          <w:t xml:space="preserve"> the</w:t>
        </w:r>
      </w:ins>
      <w:ins w:id="104" w:author="Danielle Martin [2]" w:date="2023-10-21T16:27:00Z">
        <w:r w:rsidR="00301B80" w:rsidRPr="00301B80">
          <w:rPr>
            <w:rFonts w:ascii="Times New Roman" w:hAnsi="Times New Roman" w:cs="Times New Roman"/>
            <w:sz w:val="24"/>
            <w:szCs w:val="24"/>
          </w:rPr>
          <w:t xml:space="preserve"> Country Director or</w:t>
        </w:r>
      </w:ins>
      <w:ins w:id="105" w:author="Danielle Martin [2]" w:date="2023-10-21T16:29:00Z">
        <w:r w:rsidR="0010626C">
          <w:rPr>
            <w:rFonts w:ascii="Times New Roman" w:hAnsi="Times New Roman" w:cs="Times New Roman"/>
            <w:sz w:val="24"/>
            <w:szCs w:val="24"/>
          </w:rPr>
          <w:t xml:space="preserve"> Home Office</w:t>
        </w:r>
      </w:ins>
      <w:ins w:id="106" w:author="Danielle Martin [2]" w:date="2023-10-21T16:27:00Z">
        <w:r w:rsidR="00301B80" w:rsidRPr="00301B80">
          <w:rPr>
            <w:rFonts w:ascii="Times New Roman" w:hAnsi="Times New Roman" w:cs="Times New Roman"/>
            <w:sz w:val="24"/>
            <w:szCs w:val="24"/>
          </w:rPr>
          <w:t xml:space="preserve"> Senior Director</w:t>
        </w:r>
      </w:ins>
      <w:ins w:id="107" w:author="Danielle Martin [2]" w:date="2023-10-21T16:30:00Z">
        <w:r w:rsidR="00FB731B">
          <w:rPr>
            <w:rFonts w:ascii="Times New Roman" w:hAnsi="Times New Roman" w:cs="Times New Roman"/>
            <w:sz w:val="24"/>
            <w:szCs w:val="24"/>
          </w:rPr>
          <w:t xml:space="preserve"> the limit can be inc</w:t>
        </w:r>
        <w:r w:rsidR="00A75C51">
          <w:rPr>
            <w:rFonts w:ascii="Times New Roman" w:hAnsi="Times New Roman" w:cs="Times New Roman"/>
            <w:sz w:val="24"/>
            <w:szCs w:val="24"/>
          </w:rPr>
          <w:t>reased up to a max of $100,000 for PD/COPs an $50,000</w:t>
        </w:r>
      </w:ins>
      <w:ins w:id="108" w:author="Danielle Martin [2]" w:date="2023-10-21T16:31:00Z">
        <w:r w:rsidR="00A75C51">
          <w:rPr>
            <w:rFonts w:ascii="Times New Roman" w:hAnsi="Times New Roman" w:cs="Times New Roman"/>
            <w:sz w:val="24"/>
            <w:szCs w:val="24"/>
          </w:rPr>
          <w:t xml:space="preserve"> </w:t>
        </w:r>
        <w:r w:rsidR="00A75C51">
          <w:rPr>
            <w:rFonts w:ascii="Times New Roman" w:hAnsi="Times New Roman" w:cs="Times New Roman"/>
            <w:sz w:val="24"/>
            <w:szCs w:val="24"/>
          </w:rPr>
          <w:lastRenderedPageBreak/>
          <w:t xml:space="preserve">for DPD/DCOPs. The limit provided to each field office position will be determined based on </w:t>
        </w:r>
        <w:r w:rsidR="00D648EF">
          <w:rPr>
            <w:rFonts w:ascii="Times New Roman" w:hAnsi="Times New Roman" w:cs="Times New Roman"/>
            <w:sz w:val="24"/>
            <w:szCs w:val="24"/>
          </w:rPr>
          <w:t xml:space="preserve">performance and compliance with </w:t>
        </w:r>
      </w:ins>
      <w:ins w:id="109" w:author="Danielle Martin [2]" w:date="2023-10-21T16:32:00Z">
        <w:r w:rsidR="00D648EF">
          <w:rPr>
            <w:rFonts w:ascii="Times New Roman" w:hAnsi="Times New Roman" w:cs="Times New Roman"/>
            <w:sz w:val="24"/>
            <w:szCs w:val="24"/>
          </w:rPr>
          <w:t>POA</w:t>
        </w:r>
      </w:ins>
      <w:ins w:id="110" w:author="Danielle Martin [2]" w:date="2023-10-21T16:31:00Z">
        <w:r w:rsidR="00D648EF">
          <w:rPr>
            <w:rFonts w:ascii="Times New Roman" w:hAnsi="Times New Roman" w:cs="Times New Roman"/>
            <w:sz w:val="24"/>
            <w:szCs w:val="24"/>
          </w:rPr>
          <w:t xml:space="preserve"> policies.</w:t>
        </w:r>
      </w:ins>
    </w:p>
    <w:p w14:paraId="06CFACE5" w14:textId="70B90155" w:rsidR="001C51F0" w:rsidRPr="001C51F0" w:rsidRDefault="4D2C98C9" w:rsidP="00017BF4">
      <w:pPr>
        <w:pStyle w:val="Heading3"/>
        <w:jc w:val="both"/>
        <w:rPr>
          <w:rFonts w:ascii="Times New Roman" w:hAnsi="Times New Roman" w:cs="Times New Roman"/>
          <w:sz w:val="24"/>
          <w:szCs w:val="24"/>
        </w:rPr>
      </w:pPr>
      <w:bookmarkStart w:id="111" w:name="_Toc145439731"/>
      <w:ins w:id="112" w:author="Danielle Martin [2]" w:date="2023-09-12T18:46:00Z">
        <w:r w:rsidRPr="7769CA89">
          <w:rPr>
            <w:rFonts w:eastAsiaTheme="minorEastAsia"/>
            <w:sz w:val="24"/>
            <w:szCs w:val="24"/>
          </w:rPr>
          <w:t>3</w:t>
        </w:r>
      </w:ins>
      <w:ins w:id="113" w:author="Danielle Martin [2]" w:date="2023-09-12T18:45:00Z">
        <w:r w:rsidRPr="7769CA89">
          <w:rPr>
            <w:rFonts w:eastAsiaTheme="minorEastAsia"/>
            <w:sz w:val="24"/>
            <w:szCs w:val="24"/>
          </w:rPr>
          <w:t xml:space="preserve">.1 Payment </w:t>
        </w:r>
      </w:ins>
      <w:ins w:id="114" w:author="Danielle Martin [2]" w:date="2023-09-12T18:47:00Z">
        <w:r w:rsidR="04F3737E" w:rsidRPr="7769CA89">
          <w:rPr>
            <w:rFonts w:eastAsiaTheme="minorEastAsia"/>
            <w:sz w:val="24"/>
            <w:szCs w:val="24"/>
          </w:rPr>
          <w:t>Authorizations</w:t>
        </w:r>
      </w:ins>
      <w:bookmarkEnd w:id="111"/>
    </w:p>
    <w:p w14:paraId="59257AD6" w14:textId="6D5A576B" w:rsidR="008A139A" w:rsidRPr="005C738E" w:rsidRDefault="00D068EC" w:rsidP="008A139A">
      <w:pPr>
        <w:jc w:val="both"/>
        <w:rPr>
          <w:ins w:id="115" w:author="Danielle Martin [2]" w:date="2023-09-12T18:34:00Z"/>
          <w:rFonts w:ascii="Times New Roman" w:hAnsi="Times New Roman" w:cs="Times New Roman"/>
          <w:sz w:val="24"/>
          <w:szCs w:val="24"/>
          <w:lang w:val="en"/>
        </w:rPr>
      </w:pPr>
      <w:bookmarkStart w:id="116" w:name="_Toc524973570"/>
      <w:r w:rsidRPr="32A17FD5">
        <w:rPr>
          <w:rFonts w:ascii="Times New Roman" w:hAnsi="Times New Roman" w:cs="Times New Roman"/>
          <w:sz w:val="24"/>
          <w:szCs w:val="24"/>
          <w:lang w:val="en"/>
        </w:rPr>
        <w:t xml:space="preserve">Permission </w:t>
      </w:r>
      <w:r w:rsidR="00E1615B" w:rsidRPr="32A17FD5">
        <w:rPr>
          <w:rFonts w:ascii="Times New Roman" w:hAnsi="Times New Roman" w:cs="Times New Roman"/>
          <w:sz w:val="24"/>
          <w:szCs w:val="24"/>
          <w:lang w:val="en"/>
        </w:rPr>
        <w:t xml:space="preserve">is </w:t>
      </w:r>
      <w:r w:rsidRPr="32A17FD5">
        <w:rPr>
          <w:rFonts w:ascii="Times New Roman" w:hAnsi="Times New Roman" w:cs="Times New Roman"/>
          <w:sz w:val="24"/>
          <w:szCs w:val="24"/>
          <w:lang w:val="en"/>
        </w:rPr>
        <w:t xml:space="preserve">given </w:t>
      </w:r>
      <w:r w:rsidR="007B7E1D" w:rsidRPr="32A17FD5">
        <w:rPr>
          <w:rFonts w:ascii="Times New Roman" w:hAnsi="Times New Roman" w:cs="Times New Roman"/>
          <w:sz w:val="24"/>
          <w:szCs w:val="24"/>
          <w:lang w:val="en"/>
        </w:rPr>
        <w:t xml:space="preserve">and </w:t>
      </w:r>
      <w:r w:rsidRPr="32A17FD5">
        <w:rPr>
          <w:rFonts w:ascii="Times New Roman" w:hAnsi="Times New Roman" w:cs="Times New Roman"/>
          <w:sz w:val="24"/>
          <w:szCs w:val="24"/>
          <w:lang w:val="en"/>
        </w:rPr>
        <w:t>delegated by the President &amp; CEO to approve</w:t>
      </w:r>
      <w:del w:id="117" w:author="Danielle Martin [2]" w:date="2023-09-12T18:31:00Z">
        <w:r w:rsidRPr="32A17FD5" w:rsidDel="000803FB">
          <w:rPr>
            <w:rFonts w:ascii="Times New Roman" w:hAnsi="Times New Roman" w:cs="Times New Roman"/>
            <w:sz w:val="24"/>
            <w:szCs w:val="24"/>
            <w:lang w:val="en"/>
          </w:rPr>
          <w:delText xml:space="preserve"> </w:delText>
        </w:r>
      </w:del>
      <w:ins w:id="118" w:author="Danielle Martin" w:date="2023-09-11T23:13:00Z">
        <w:del w:id="119" w:author="Danielle Martin [2]" w:date="2023-09-12T18:31:00Z">
          <w:r w:rsidR="00867E2E" w:rsidDel="000803FB">
            <w:rPr>
              <w:rFonts w:ascii="Times New Roman" w:hAnsi="Times New Roman" w:cs="Times New Roman"/>
              <w:sz w:val="24"/>
              <w:szCs w:val="24"/>
              <w:lang w:val="en"/>
            </w:rPr>
            <w:delText>procurements,</w:delText>
          </w:r>
        </w:del>
        <w:r w:rsidR="00867E2E">
          <w:rPr>
            <w:rFonts w:ascii="Times New Roman" w:hAnsi="Times New Roman" w:cs="Times New Roman"/>
            <w:sz w:val="24"/>
            <w:szCs w:val="24"/>
            <w:lang w:val="en"/>
          </w:rPr>
          <w:t xml:space="preserve"> </w:t>
        </w:r>
      </w:ins>
      <w:r w:rsidRPr="32A17FD5">
        <w:rPr>
          <w:rFonts w:ascii="Times New Roman" w:hAnsi="Times New Roman" w:cs="Times New Roman"/>
          <w:sz w:val="24"/>
          <w:szCs w:val="24"/>
          <w:lang w:val="en"/>
        </w:rPr>
        <w:t>payments</w:t>
      </w:r>
      <w:ins w:id="120" w:author="Danielle Martin [2]" w:date="2023-09-12T18:42:00Z">
        <w:r w:rsidR="007C28C8">
          <w:rPr>
            <w:rFonts w:ascii="Times New Roman" w:hAnsi="Times New Roman" w:cs="Times New Roman"/>
            <w:sz w:val="24"/>
            <w:szCs w:val="24"/>
            <w:lang w:val="en"/>
          </w:rPr>
          <w:t xml:space="preserve">, release payments from the bank </w:t>
        </w:r>
      </w:ins>
      <w:del w:id="121" w:author="Danielle Martin [2]" w:date="2023-09-12T18:42:00Z">
        <w:r w:rsidRPr="32A17FD5" w:rsidDel="007C28C8">
          <w:rPr>
            <w:rFonts w:ascii="Times New Roman" w:hAnsi="Times New Roman" w:cs="Times New Roman"/>
            <w:sz w:val="24"/>
            <w:szCs w:val="24"/>
            <w:lang w:val="en"/>
          </w:rPr>
          <w:delText xml:space="preserve"> </w:delText>
        </w:r>
      </w:del>
      <w:r w:rsidRPr="32A17FD5">
        <w:rPr>
          <w:rFonts w:ascii="Times New Roman" w:hAnsi="Times New Roman" w:cs="Times New Roman"/>
          <w:sz w:val="24"/>
          <w:szCs w:val="24"/>
          <w:lang w:val="en"/>
        </w:rPr>
        <w:t xml:space="preserve">and sign checks for payment. This approval attests to the appropriateness </w:t>
      </w:r>
      <w:ins w:id="122" w:author="Danielle Martin [2]" w:date="2023-09-12T18:48:00Z">
        <w:r w:rsidR="00880DA6">
          <w:rPr>
            <w:rFonts w:ascii="Times New Roman" w:hAnsi="Times New Roman" w:cs="Times New Roman"/>
            <w:sz w:val="24"/>
            <w:szCs w:val="24"/>
            <w:lang w:val="en"/>
          </w:rPr>
          <w:t xml:space="preserve">and allowability </w:t>
        </w:r>
      </w:ins>
      <w:r w:rsidRPr="32A17FD5">
        <w:rPr>
          <w:rFonts w:ascii="Times New Roman" w:hAnsi="Times New Roman" w:cs="Times New Roman"/>
          <w:sz w:val="24"/>
          <w:szCs w:val="24"/>
          <w:lang w:val="en"/>
        </w:rPr>
        <w:t xml:space="preserve">of the transaction within the </w:t>
      </w:r>
      <w:bookmarkEnd w:id="116"/>
      <w:r w:rsidR="00EE2E91" w:rsidRPr="32A17FD5">
        <w:rPr>
          <w:rFonts w:ascii="Times New Roman" w:hAnsi="Times New Roman" w:cs="Times New Roman"/>
          <w:sz w:val="24"/>
          <w:szCs w:val="24"/>
          <w:lang w:val="en"/>
        </w:rPr>
        <w:t>POA and</w:t>
      </w:r>
      <w:r w:rsidRPr="32A17FD5">
        <w:rPr>
          <w:rFonts w:ascii="Times New Roman" w:hAnsi="Times New Roman" w:cs="Times New Roman"/>
          <w:sz w:val="24"/>
          <w:szCs w:val="24"/>
          <w:lang w:val="en"/>
        </w:rPr>
        <w:t xml:space="preserve"> r</w:t>
      </w:r>
      <w:r w:rsidRPr="005C738E">
        <w:rPr>
          <w:rFonts w:ascii="Times New Roman" w:hAnsi="Times New Roman" w:cs="Times New Roman"/>
          <w:sz w:val="24"/>
          <w:szCs w:val="24"/>
          <w:lang w:val="en"/>
        </w:rPr>
        <w:t>elates to project funded transactions.</w:t>
      </w:r>
      <w:r w:rsidR="00412843" w:rsidRPr="005C738E">
        <w:rPr>
          <w:rFonts w:ascii="Times New Roman" w:hAnsi="Times New Roman" w:cs="Times New Roman"/>
          <w:sz w:val="24"/>
          <w:szCs w:val="24"/>
          <w:lang w:val="en"/>
        </w:rPr>
        <w:t xml:space="preserve"> </w:t>
      </w:r>
    </w:p>
    <w:p w14:paraId="59AF66DE" w14:textId="069DDD8D" w:rsidR="00880DA6" w:rsidRPr="000E46E0" w:rsidRDefault="00880DA6" w:rsidP="00017BF4">
      <w:pPr>
        <w:pStyle w:val="Heading3"/>
        <w:spacing w:before="0"/>
        <w:jc w:val="both"/>
        <w:rPr>
          <w:ins w:id="123" w:author="Danielle Martin [2]" w:date="2023-09-12T18:48:00Z"/>
          <w:rFonts w:eastAsiaTheme="minorEastAsia"/>
          <w:sz w:val="24"/>
          <w:szCs w:val="24"/>
        </w:rPr>
      </w:pPr>
      <w:bookmarkStart w:id="124" w:name="_Toc145439732"/>
      <w:ins w:id="125" w:author="Danielle Martin [2]" w:date="2023-09-12T18:48:00Z">
        <w:r>
          <w:rPr>
            <w:rFonts w:eastAsiaTheme="minorEastAsia"/>
            <w:sz w:val="24"/>
            <w:szCs w:val="24"/>
          </w:rPr>
          <w:t>3</w:t>
        </w:r>
        <w:r w:rsidRPr="000E46E0">
          <w:rPr>
            <w:rFonts w:eastAsiaTheme="minorEastAsia"/>
            <w:sz w:val="24"/>
            <w:szCs w:val="24"/>
          </w:rPr>
          <w:t>.</w:t>
        </w:r>
      </w:ins>
      <w:ins w:id="126" w:author="Danielle Martin [2]" w:date="2023-09-12T18:49:00Z">
        <w:r>
          <w:rPr>
            <w:rFonts w:eastAsiaTheme="minorEastAsia"/>
            <w:sz w:val="24"/>
            <w:szCs w:val="24"/>
          </w:rPr>
          <w:t>2</w:t>
        </w:r>
      </w:ins>
      <w:ins w:id="127" w:author="Danielle Martin [2]" w:date="2023-09-12T18:48:00Z">
        <w:r w:rsidRPr="000E46E0">
          <w:rPr>
            <w:rFonts w:eastAsiaTheme="minorEastAsia"/>
            <w:sz w:val="24"/>
            <w:szCs w:val="24"/>
          </w:rPr>
          <w:t xml:space="preserve"> </w:t>
        </w:r>
      </w:ins>
      <w:ins w:id="128" w:author="Danielle Martin [2]" w:date="2023-09-12T18:49:00Z">
        <w:r>
          <w:rPr>
            <w:rFonts w:eastAsiaTheme="minorEastAsia"/>
            <w:sz w:val="24"/>
            <w:szCs w:val="24"/>
          </w:rPr>
          <w:t>Cover Sheet and Contract/Grant</w:t>
        </w:r>
      </w:ins>
      <w:ins w:id="129" w:author="Danielle Martin [2]" w:date="2023-09-12T18:48:00Z">
        <w:r>
          <w:rPr>
            <w:rFonts w:eastAsiaTheme="minorEastAsia"/>
            <w:sz w:val="24"/>
            <w:szCs w:val="24"/>
          </w:rPr>
          <w:t xml:space="preserve"> Authorizations</w:t>
        </w:r>
        <w:bookmarkEnd w:id="124"/>
      </w:ins>
    </w:p>
    <w:p w14:paraId="012709EF" w14:textId="305E2A4F" w:rsidR="002C1718" w:rsidRDefault="008A139A" w:rsidP="00017BF4">
      <w:pPr>
        <w:spacing w:after="0"/>
        <w:jc w:val="both"/>
        <w:rPr>
          <w:ins w:id="130" w:author="Danielle Martin [2]" w:date="2023-09-12T18:40:00Z"/>
          <w:rFonts w:ascii="Times New Roman" w:hAnsi="Times New Roman" w:cs="Times New Roman"/>
          <w:sz w:val="24"/>
          <w:szCs w:val="24"/>
        </w:rPr>
      </w:pPr>
      <w:ins w:id="131" w:author="Danielle Martin [2]" w:date="2023-09-12T18:34:00Z">
        <w:r w:rsidRPr="00017BF4">
          <w:rPr>
            <w:rFonts w:ascii="Times New Roman" w:hAnsi="Times New Roman" w:cs="Times New Roman"/>
            <w:sz w:val="24"/>
            <w:szCs w:val="24"/>
          </w:rPr>
          <w:t>Prior to engaging in a contract or agreement on behalf of POA a cover sheet MUST be signed by the VP/HO Director</w:t>
        </w:r>
      </w:ins>
      <w:ins w:id="132" w:author="Danielle Martin [2]" w:date="2023-09-12T18:37:00Z">
        <w:r w:rsidR="004A3DEE">
          <w:rPr>
            <w:rFonts w:ascii="Times New Roman" w:hAnsi="Times New Roman" w:cs="Times New Roman"/>
            <w:sz w:val="24"/>
            <w:szCs w:val="24"/>
          </w:rPr>
          <w:t>s</w:t>
        </w:r>
      </w:ins>
      <w:ins w:id="133" w:author="Danielle Martin [2]" w:date="2023-09-12T18:34:00Z">
        <w:r w:rsidRPr="00017BF4">
          <w:rPr>
            <w:rFonts w:ascii="Times New Roman" w:hAnsi="Times New Roman" w:cs="Times New Roman"/>
            <w:sz w:val="24"/>
            <w:szCs w:val="24"/>
          </w:rPr>
          <w:t>/COP/PD based on t</w:t>
        </w:r>
      </w:ins>
      <w:ins w:id="134" w:author="Danielle Martin [2]" w:date="2023-09-12T18:35:00Z">
        <w:r w:rsidR="00DD40E3">
          <w:rPr>
            <w:rFonts w:ascii="Times New Roman" w:hAnsi="Times New Roman" w:cs="Times New Roman"/>
            <w:sz w:val="24"/>
            <w:szCs w:val="24"/>
          </w:rPr>
          <w:t>he</w:t>
        </w:r>
        <w:r w:rsidR="00DD40E3" w:rsidRPr="00DD40E3">
          <w:rPr>
            <w:rFonts w:ascii="Times New Roman" w:hAnsi="Times New Roman" w:cs="Times New Roman"/>
            <w:sz w:val="24"/>
            <w:szCs w:val="24"/>
            <w:lang w:val="en"/>
          </w:rPr>
          <w:t xml:space="preserve"> </w:t>
        </w:r>
        <w:r w:rsidR="00DD40E3" w:rsidRPr="32A17FD5">
          <w:rPr>
            <w:rFonts w:ascii="Times New Roman" w:hAnsi="Times New Roman" w:cs="Times New Roman"/>
            <w:sz w:val="24"/>
            <w:szCs w:val="24"/>
            <w:lang w:val="en"/>
          </w:rPr>
          <w:t xml:space="preserve">appropriate </w:t>
        </w:r>
        <w:r w:rsidR="00DD40E3">
          <w:rPr>
            <w:rFonts w:ascii="Times New Roman" w:hAnsi="Times New Roman" w:cs="Times New Roman"/>
            <w:sz w:val="24"/>
            <w:szCs w:val="24"/>
            <w:lang w:val="en"/>
          </w:rPr>
          <w:t xml:space="preserve">approvers per the delegation above, the </w:t>
        </w:r>
      </w:ins>
      <w:ins w:id="135" w:author="Danielle Martin [2]" w:date="2023-09-12T18:44:00Z">
        <w:r w:rsidR="004E7228">
          <w:rPr>
            <w:rFonts w:ascii="Times New Roman" w:hAnsi="Times New Roman" w:cs="Times New Roman"/>
            <w:sz w:val="24"/>
            <w:szCs w:val="24"/>
            <w:lang w:val="en"/>
          </w:rPr>
          <w:t>C</w:t>
        </w:r>
      </w:ins>
      <w:ins w:id="136" w:author="Danielle Martin [2]" w:date="2023-09-12T18:35:00Z">
        <w:r w:rsidR="00DD40E3">
          <w:rPr>
            <w:rFonts w:ascii="Times New Roman" w:hAnsi="Times New Roman" w:cs="Times New Roman"/>
            <w:sz w:val="24"/>
            <w:szCs w:val="24"/>
            <w:lang w:val="en"/>
          </w:rPr>
          <w:t xml:space="preserve">ontracts </w:t>
        </w:r>
      </w:ins>
      <w:ins w:id="137" w:author="Danielle Martin [2]" w:date="2023-09-12T18:44:00Z">
        <w:r w:rsidR="004E7228">
          <w:rPr>
            <w:rFonts w:ascii="Times New Roman" w:hAnsi="Times New Roman" w:cs="Times New Roman"/>
            <w:sz w:val="24"/>
            <w:szCs w:val="24"/>
            <w:lang w:val="en"/>
          </w:rPr>
          <w:t>T</w:t>
        </w:r>
      </w:ins>
      <w:ins w:id="138" w:author="Danielle Martin [2]" w:date="2023-09-12T18:35:00Z">
        <w:r w:rsidR="00DD40E3">
          <w:rPr>
            <w:rFonts w:ascii="Times New Roman" w:hAnsi="Times New Roman" w:cs="Times New Roman"/>
            <w:sz w:val="24"/>
            <w:szCs w:val="24"/>
            <w:lang w:val="en"/>
          </w:rPr>
          <w:t>eam, and</w:t>
        </w:r>
      </w:ins>
      <w:ins w:id="139" w:author="Danielle Martin [2]" w:date="2023-09-12T18:44:00Z">
        <w:r w:rsidR="004E7228">
          <w:rPr>
            <w:rFonts w:ascii="Times New Roman" w:hAnsi="Times New Roman" w:cs="Times New Roman"/>
            <w:sz w:val="24"/>
            <w:szCs w:val="24"/>
            <w:lang w:val="en"/>
          </w:rPr>
          <w:t xml:space="preserve"> the</w:t>
        </w:r>
      </w:ins>
      <w:ins w:id="140" w:author="Danielle Martin [2]" w:date="2023-09-12T18:35:00Z">
        <w:r w:rsidR="00DD40E3">
          <w:rPr>
            <w:rFonts w:ascii="Times New Roman" w:hAnsi="Times New Roman" w:cs="Times New Roman"/>
            <w:sz w:val="24"/>
            <w:szCs w:val="24"/>
            <w:lang w:val="en"/>
          </w:rPr>
          <w:t xml:space="preserve"> </w:t>
        </w:r>
      </w:ins>
      <w:ins w:id="141" w:author="Danielle Martin [2]" w:date="2023-09-12T18:44:00Z">
        <w:r w:rsidR="004E7228">
          <w:rPr>
            <w:rFonts w:ascii="Times New Roman" w:hAnsi="Times New Roman" w:cs="Times New Roman"/>
            <w:sz w:val="24"/>
            <w:szCs w:val="24"/>
            <w:lang w:val="en"/>
          </w:rPr>
          <w:t>C</w:t>
        </w:r>
      </w:ins>
      <w:ins w:id="142" w:author="Danielle Martin [2]" w:date="2023-09-12T18:35:00Z">
        <w:r w:rsidR="00DD40E3">
          <w:rPr>
            <w:rFonts w:ascii="Times New Roman" w:hAnsi="Times New Roman" w:cs="Times New Roman"/>
            <w:sz w:val="24"/>
            <w:szCs w:val="24"/>
            <w:lang w:val="en"/>
          </w:rPr>
          <w:t xml:space="preserve">ompliance </w:t>
        </w:r>
      </w:ins>
      <w:ins w:id="143" w:author="Danielle Martin [2]" w:date="2023-09-12T18:44:00Z">
        <w:r w:rsidR="004E7228">
          <w:rPr>
            <w:rFonts w:ascii="Times New Roman" w:hAnsi="Times New Roman" w:cs="Times New Roman"/>
            <w:sz w:val="24"/>
            <w:szCs w:val="24"/>
            <w:lang w:val="en"/>
          </w:rPr>
          <w:t>T</w:t>
        </w:r>
      </w:ins>
      <w:ins w:id="144" w:author="Danielle Martin [2]" w:date="2023-09-12T18:35:00Z">
        <w:r w:rsidR="00DD40E3">
          <w:rPr>
            <w:rFonts w:ascii="Times New Roman" w:hAnsi="Times New Roman" w:cs="Times New Roman"/>
            <w:sz w:val="24"/>
            <w:szCs w:val="24"/>
            <w:lang w:val="en"/>
          </w:rPr>
          <w:t>eam</w:t>
        </w:r>
        <w:r w:rsidR="00DD40E3" w:rsidRPr="32A17FD5">
          <w:rPr>
            <w:rFonts w:ascii="Times New Roman" w:hAnsi="Times New Roman" w:cs="Times New Roman"/>
            <w:sz w:val="24"/>
            <w:szCs w:val="24"/>
            <w:lang w:val="en"/>
          </w:rPr>
          <w:t>.</w:t>
        </w:r>
        <w:r w:rsidR="00DD40E3" w:rsidRPr="32A17FD5">
          <w:rPr>
            <w:sz w:val="24"/>
            <w:szCs w:val="24"/>
          </w:rPr>
          <w:t xml:space="preserve"> </w:t>
        </w:r>
      </w:ins>
      <w:ins w:id="145" w:author="Danielle Martin [2]" w:date="2023-09-12T18:34:00Z">
        <w:r w:rsidRPr="00017BF4">
          <w:rPr>
            <w:rFonts w:ascii="Times New Roman" w:hAnsi="Times New Roman" w:cs="Times New Roman"/>
            <w:sz w:val="24"/>
            <w:szCs w:val="24"/>
          </w:rPr>
          <w:t>The President &amp; CEO will sign cover sheets</w:t>
        </w:r>
      </w:ins>
      <w:ins w:id="146" w:author="Danielle Martin [2]" w:date="2023-09-12T18:38:00Z">
        <w:r w:rsidR="00591E73">
          <w:rPr>
            <w:rFonts w:ascii="Times New Roman" w:hAnsi="Times New Roman" w:cs="Times New Roman"/>
            <w:sz w:val="24"/>
            <w:szCs w:val="24"/>
          </w:rPr>
          <w:t xml:space="preserve"> AND contracts</w:t>
        </w:r>
      </w:ins>
      <w:ins w:id="147" w:author="Danielle Martin [2]" w:date="2023-09-12T18:34:00Z">
        <w:r w:rsidRPr="00017BF4">
          <w:rPr>
            <w:rFonts w:ascii="Times New Roman" w:hAnsi="Times New Roman" w:cs="Times New Roman"/>
            <w:sz w:val="24"/>
            <w:szCs w:val="24"/>
          </w:rPr>
          <w:t xml:space="preserve"> larger than the VP's</w:t>
        </w:r>
      </w:ins>
      <w:ins w:id="148" w:author="Danielle Martin [2]" w:date="2023-09-12T18:44:00Z">
        <w:r w:rsidR="00094EE0">
          <w:rPr>
            <w:rFonts w:ascii="Times New Roman" w:hAnsi="Times New Roman" w:cs="Times New Roman"/>
            <w:sz w:val="24"/>
            <w:szCs w:val="24"/>
          </w:rPr>
          <w:t>, COO</w:t>
        </w:r>
      </w:ins>
      <w:ins w:id="149" w:author="Danielle Martin [2]" w:date="2023-10-23T18:42:00Z">
        <w:r w:rsidR="002E04AA">
          <w:rPr>
            <w:rFonts w:ascii="Times New Roman" w:hAnsi="Times New Roman" w:cs="Times New Roman"/>
            <w:sz w:val="24"/>
            <w:szCs w:val="24"/>
          </w:rPr>
          <w:t>’s</w:t>
        </w:r>
      </w:ins>
      <w:ins w:id="150" w:author="Danielle Martin [2]" w:date="2023-09-12T18:44:00Z">
        <w:r w:rsidR="00094EE0">
          <w:rPr>
            <w:rFonts w:ascii="Times New Roman" w:hAnsi="Times New Roman" w:cs="Times New Roman"/>
            <w:sz w:val="24"/>
            <w:szCs w:val="24"/>
          </w:rPr>
          <w:t>, CFO</w:t>
        </w:r>
      </w:ins>
      <w:ins w:id="151" w:author="Danielle Martin [2]" w:date="2023-10-23T18:41:00Z">
        <w:r w:rsidR="002E04AA">
          <w:rPr>
            <w:rFonts w:ascii="Times New Roman" w:hAnsi="Times New Roman" w:cs="Times New Roman"/>
            <w:sz w:val="24"/>
            <w:szCs w:val="24"/>
          </w:rPr>
          <w:t>’</w:t>
        </w:r>
      </w:ins>
      <w:ins w:id="152" w:author="Danielle Martin [2]" w:date="2023-09-12T18:34:00Z">
        <w:r w:rsidRPr="00017BF4">
          <w:rPr>
            <w:rFonts w:ascii="Times New Roman" w:hAnsi="Times New Roman" w:cs="Times New Roman"/>
            <w:sz w:val="24"/>
            <w:szCs w:val="24"/>
          </w:rPr>
          <w:t xml:space="preserve">s delegation authority. Once the cover sheet has been signed by the VP/HO Director/COP/PD, it will be sent to </w:t>
        </w:r>
      </w:ins>
      <w:ins w:id="153" w:author="Danielle Martin [2]" w:date="2023-09-12T18:44:00Z">
        <w:r w:rsidR="00094EE0">
          <w:rPr>
            <w:rFonts w:ascii="Times New Roman" w:hAnsi="Times New Roman" w:cs="Times New Roman"/>
            <w:sz w:val="24"/>
            <w:szCs w:val="24"/>
          </w:rPr>
          <w:t xml:space="preserve">the Contracts Team at </w:t>
        </w:r>
      </w:ins>
      <w:r w:rsidR="00094EE0">
        <w:rPr>
          <w:rFonts w:ascii="Times New Roman" w:hAnsi="Times New Roman" w:cs="Times New Roman"/>
          <w:sz w:val="24"/>
          <w:szCs w:val="24"/>
        </w:rPr>
        <w:fldChar w:fldCharType="begin"/>
      </w:r>
      <w:r w:rsidR="00094EE0">
        <w:rPr>
          <w:rFonts w:ascii="Times New Roman" w:hAnsi="Times New Roman" w:cs="Times New Roman"/>
          <w:sz w:val="24"/>
          <w:szCs w:val="24"/>
        </w:rPr>
        <w:instrText xml:space="preserve"> HYPERLINK "mailto:</w:instrText>
      </w:r>
      <w:r w:rsidR="00094EE0" w:rsidRPr="00017BF4">
        <w:rPr>
          <w:rFonts w:ascii="Times New Roman" w:hAnsi="Times New Roman" w:cs="Times New Roman"/>
          <w:sz w:val="24"/>
          <w:szCs w:val="24"/>
        </w:rPr>
        <w:instrText>contracts@partners.net</w:instrText>
      </w:r>
      <w:r w:rsidR="00094EE0">
        <w:rPr>
          <w:rFonts w:ascii="Times New Roman" w:hAnsi="Times New Roman" w:cs="Times New Roman"/>
          <w:sz w:val="24"/>
          <w:szCs w:val="24"/>
        </w:rPr>
        <w:instrText xml:space="preserve">" </w:instrText>
      </w:r>
      <w:r w:rsidR="00094EE0">
        <w:rPr>
          <w:rFonts w:ascii="Times New Roman" w:hAnsi="Times New Roman" w:cs="Times New Roman"/>
          <w:sz w:val="24"/>
          <w:szCs w:val="24"/>
        </w:rPr>
        <w:fldChar w:fldCharType="separate"/>
      </w:r>
      <w:ins w:id="154" w:author="Danielle Martin [2]" w:date="2023-09-12T18:34:00Z">
        <w:r w:rsidR="00094EE0" w:rsidRPr="00017BF4">
          <w:rPr>
            <w:rStyle w:val="Hyperlink"/>
            <w:rFonts w:ascii="Times New Roman" w:hAnsi="Times New Roman" w:cs="Times New Roman"/>
            <w:sz w:val="24"/>
            <w:szCs w:val="24"/>
          </w:rPr>
          <w:t>contracts@partners.net</w:t>
        </w:r>
      </w:ins>
      <w:ins w:id="155" w:author="Danielle Martin [2]" w:date="2023-09-12T18:44:00Z">
        <w:r w:rsidR="00094EE0">
          <w:rPr>
            <w:rFonts w:ascii="Times New Roman" w:hAnsi="Times New Roman" w:cs="Times New Roman"/>
            <w:sz w:val="24"/>
            <w:szCs w:val="24"/>
          </w:rPr>
          <w:fldChar w:fldCharType="end"/>
        </w:r>
      </w:ins>
      <w:ins w:id="156" w:author="Danielle Martin [2]" w:date="2023-09-12T18:34:00Z">
        <w:r w:rsidRPr="00017BF4">
          <w:rPr>
            <w:rFonts w:ascii="Times New Roman" w:hAnsi="Times New Roman" w:cs="Times New Roman"/>
            <w:sz w:val="24"/>
            <w:szCs w:val="24"/>
          </w:rPr>
          <w:t xml:space="preserve"> for review, tracking, and potential </w:t>
        </w:r>
      </w:ins>
      <w:ins w:id="157" w:author="Danielle Martin [2]" w:date="2023-09-12T18:39:00Z">
        <w:r w:rsidR="00E8404E">
          <w:rPr>
            <w:rFonts w:ascii="Times New Roman" w:hAnsi="Times New Roman" w:cs="Times New Roman"/>
            <w:sz w:val="24"/>
            <w:szCs w:val="24"/>
          </w:rPr>
          <w:t xml:space="preserve">FFATA </w:t>
        </w:r>
      </w:ins>
      <w:ins w:id="158" w:author="Danielle Martin [2]" w:date="2023-09-12T18:34:00Z">
        <w:r w:rsidRPr="00017BF4">
          <w:rPr>
            <w:rFonts w:ascii="Times New Roman" w:hAnsi="Times New Roman" w:cs="Times New Roman"/>
            <w:sz w:val="24"/>
            <w:szCs w:val="24"/>
          </w:rPr>
          <w:t xml:space="preserve">reporting requirements. Once the Contracts </w:t>
        </w:r>
      </w:ins>
      <w:ins w:id="159" w:author="Danielle Martin [2]" w:date="2023-09-12T18:45:00Z">
        <w:r w:rsidR="00094EE0">
          <w:rPr>
            <w:rFonts w:ascii="Times New Roman" w:hAnsi="Times New Roman" w:cs="Times New Roman"/>
            <w:sz w:val="24"/>
            <w:szCs w:val="24"/>
          </w:rPr>
          <w:t>Team</w:t>
        </w:r>
      </w:ins>
      <w:ins w:id="160" w:author="Danielle Martin [2]" w:date="2023-09-12T18:34:00Z">
        <w:r w:rsidRPr="00017BF4">
          <w:rPr>
            <w:rFonts w:ascii="Times New Roman" w:hAnsi="Times New Roman" w:cs="Times New Roman"/>
            <w:sz w:val="24"/>
            <w:szCs w:val="24"/>
          </w:rPr>
          <w:t xml:space="preserve"> has approved, the cover sheet, will be sent to the Compliance Team for review of procurement documentation</w:t>
        </w:r>
      </w:ins>
      <w:ins w:id="161" w:author="Danielle Martin [2]" w:date="2023-10-21T16:33:00Z">
        <w:r w:rsidR="00DF5721">
          <w:rPr>
            <w:rFonts w:ascii="Times New Roman" w:hAnsi="Times New Roman" w:cs="Times New Roman"/>
            <w:sz w:val="24"/>
            <w:szCs w:val="24"/>
          </w:rPr>
          <w:t xml:space="preserve"> and contract details</w:t>
        </w:r>
      </w:ins>
      <w:ins w:id="162" w:author="Danielle Martin [2]" w:date="2023-09-12T18:45:00Z">
        <w:r w:rsidR="00094EE0">
          <w:rPr>
            <w:rFonts w:ascii="Times New Roman" w:hAnsi="Times New Roman" w:cs="Times New Roman"/>
            <w:sz w:val="24"/>
            <w:szCs w:val="24"/>
          </w:rPr>
          <w:t xml:space="preserve"> at </w:t>
        </w:r>
        <w:r w:rsidR="00094EE0">
          <w:rPr>
            <w:rFonts w:ascii="Times New Roman" w:hAnsi="Times New Roman" w:cs="Times New Roman"/>
            <w:sz w:val="24"/>
            <w:szCs w:val="24"/>
          </w:rPr>
          <w:fldChar w:fldCharType="begin"/>
        </w:r>
        <w:r w:rsidR="00094EE0">
          <w:rPr>
            <w:rFonts w:ascii="Times New Roman" w:hAnsi="Times New Roman" w:cs="Times New Roman"/>
            <w:sz w:val="24"/>
            <w:szCs w:val="24"/>
          </w:rPr>
          <w:instrText xml:space="preserve"> HYPERLINK "mailto:compliance@partners.net" </w:instrText>
        </w:r>
        <w:r w:rsidR="00094EE0">
          <w:rPr>
            <w:rFonts w:ascii="Times New Roman" w:hAnsi="Times New Roman" w:cs="Times New Roman"/>
            <w:sz w:val="24"/>
            <w:szCs w:val="24"/>
          </w:rPr>
          <w:fldChar w:fldCharType="separate"/>
        </w:r>
        <w:r w:rsidR="00094EE0" w:rsidRPr="00C33324">
          <w:rPr>
            <w:rStyle w:val="Hyperlink"/>
            <w:rFonts w:ascii="Times New Roman" w:hAnsi="Times New Roman" w:cs="Times New Roman"/>
            <w:sz w:val="24"/>
            <w:szCs w:val="24"/>
          </w:rPr>
          <w:t>compliance@partners.net</w:t>
        </w:r>
        <w:r w:rsidR="00094EE0">
          <w:rPr>
            <w:rFonts w:ascii="Times New Roman" w:hAnsi="Times New Roman" w:cs="Times New Roman"/>
            <w:sz w:val="24"/>
            <w:szCs w:val="24"/>
          </w:rPr>
          <w:fldChar w:fldCharType="end"/>
        </w:r>
        <w:r w:rsidR="00094EE0">
          <w:rPr>
            <w:rFonts w:ascii="Times New Roman" w:hAnsi="Times New Roman" w:cs="Times New Roman"/>
            <w:sz w:val="24"/>
            <w:szCs w:val="24"/>
          </w:rPr>
          <w:t>.</w:t>
        </w:r>
      </w:ins>
      <w:ins w:id="163" w:author="Danielle Martin [2]" w:date="2023-10-21T16:33:00Z">
        <w:r w:rsidR="00843B2A">
          <w:rPr>
            <w:rFonts w:ascii="Times New Roman" w:hAnsi="Times New Roman" w:cs="Times New Roman"/>
            <w:sz w:val="24"/>
            <w:szCs w:val="24"/>
          </w:rPr>
          <w:t xml:space="preserve"> </w:t>
        </w:r>
      </w:ins>
      <w:ins w:id="164" w:author="Danielle Martin [2]" w:date="2023-09-12T18:34:00Z">
        <w:r w:rsidRPr="00017BF4">
          <w:rPr>
            <w:rFonts w:ascii="Times New Roman" w:hAnsi="Times New Roman" w:cs="Times New Roman"/>
            <w:sz w:val="24"/>
            <w:szCs w:val="24"/>
          </w:rPr>
          <w:t>If necessary, the final cover sheet step will be signature by the President &amp; CEO.</w:t>
        </w:r>
      </w:ins>
      <w:ins w:id="165" w:author="Danielle Martin [2]" w:date="2023-09-12T18:40:00Z">
        <w:r w:rsidR="000F1B92">
          <w:rPr>
            <w:rFonts w:ascii="Times New Roman" w:hAnsi="Times New Roman" w:cs="Times New Roman"/>
            <w:sz w:val="24"/>
            <w:szCs w:val="24"/>
          </w:rPr>
          <w:t xml:space="preserve"> </w:t>
        </w:r>
      </w:ins>
      <w:r w:rsidRPr="00017BF4">
        <w:rPr>
          <w:rFonts w:ascii="Times New Roman" w:hAnsi="Times New Roman" w:cs="Times New Roman"/>
          <w:sz w:val="24"/>
          <w:szCs w:val="24"/>
        </w:rPr>
        <w:t xml:space="preserve">All staff should be completing the contract and cover sheet directly in </w:t>
      </w:r>
      <w:hyperlink r:id="rId12" w:history="1">
        <w:r w:rsidRPr="00017BF4">
          <w:rPr>
            <w:rStyle w:val="Hyperlink"/>
            <w:rFonts w:ascii="Times New Roman" w:hAnsi="Times New Roman" w:cs="Times New Roman"/>
            <w:sz w:val="24"/>
            <w:szCs w:val="24"/>
          </w:rPr>
          <w:t>PandaDoc</w:t>
        </w:r>
      </w:hyperlink>
      <w:r w:rsidRPr="00017BF4">
        <w:rPr>
          <w:rFonts w:ascii="Times New Roman" w:hAnsi="Times New Roman" w:cs="Times New Roman"/>
          <w:sz w:val="24"/>
          <w:szCs w:val="24"/>
        </w:rPr>
        <w:t>.</w:t>
      </w:r>
      <w:ins w:id="166" w:author="Danielle Martin [2]" w:date="2023-09-12T18:39:00Z">
        <w:r w:rsidR="002C1718">
          <w:rPr>
            <w:rFonts w:ascii="Times New Roman" w:hAnsi="Times New Roman" w:cs="Times New Roman"/>
            <w:sz w:val="24"/>
            <w:szCs w:val="24"/>
          </w:rPr>
          <w:t xml:space="preserve"> </w:t>
        </w:r>
      </w:ins>
    </w:p>
    <w:p w14:paraId="2DE949BD" w14:textId="559E35F1" w:rsidR="002C1718" w:rsidRDefault="009309D7" w:rsidP="002C1718">
      <w:pPr>
        <w:spacing w:before="120" w:after="0"/>
        <w:jc w:val="both"/>
        <w:rPr>
          <w:ins w:id="167" w:author="Danielle Martin [2]" w:date="2023-09-12T18:50:00Z"/>
          <w:rFonts w:ascii="Times New Roman" w:hAnsi="Times New Roman" w:cs="Times New Roman"/>
          <w:sz w:val="24"/>
          <w:szCs w:val="24"/>
          <w:lang w:val="en"/>
        </w:rPr>
      </w:pPr>
      <w:del w:id="168" w:author="Danielle Martin [2]" w:date="2023-09-12T18:36:00Z">
        <w:r w:rsidRPr="32A17FD5" w:rsidDel="00DD40E3">
          <w:rPr>
            <w:rFonts w:ascii="Times New Roman" w:hAnsi="Times New Roman" w:cs="Times New Roman"/>
            <w:sz w:val="24"/>
            <w:szCs w:val="24"/>
            <w:lang w:val="en"/>
          </w:rPr>
          <w:delText xml:space="preserve">Prior to engaging in a contract or grant </w:delText>
        </w:r>
        <w:r w:rsidR="00C83AC6" w:rsidRPr="32A17FD5" w:rsidDel="00DD40E3">
          <w:rPr>
            <w:rFonts w:ascii="Times New Roman" w:hAnsi="Times New Roman" w:cs="Times New Roman"/>
            <w:sz w:val="24"/>
            <w:szCs w:val="24"/>
            <w:lang w:val="en"/>
          </w:rPr>
          <w:delText>on behalf of POA a cover</w:delText>
        </w:r>
        <w:r w:rsidR="00FA58C7" w:rsidRPr="32A17FD5" w:rsidDel="00DD40E3">
          <w:rPr>
            <w:rFonts w:ascii="Times New Roman" w:hAnsi="Times New Roman" w:cs="Times New Roman"/>
            <w:sz w:val="24"/>
            <w:szCs w:val="24"/>
            <w:lang w:val="en"/>
          </w:rPr>
          <w:delText xml:space="preserve"> </w:delText>
        </w:r>
        <w:r w:rsidR="00C83AC6" w:rsidRPr="32A17FD5" w:rsidDel="00DD40E3">
          <w:rPr>
            <w:rFonts w:ascii="Times New Roman" w:hAnsi="Times New Roman" w:cs="Times New Roman"/>
            <w:sz w:val="24"/>
            <w:szCs w:val="24"/>
            <w:lang w:val="en"/>
          </w:rPr>
          <w:delText>s</w:delText>
        </w:r>
        <w:r w:rsidR="00A83EA8" w:rsidRPr="32A17FD5" w:rsidDel="00DD40E3">
          <w:rPr>
            <w:rFonts w:ascii="Times New Roman" w:hAnsi="Times New Roman" w:cs="Times New Roman"/>
            <w:sz w:val="24"/>
            <w:szCs w:val="24"/>
            <w:lang w:val="en"/>
          </w:rPr>
          <w:delText>he</w:delText>
        </w:r>
        <w:r w:rsidR="00C83AC6" w:rsidRPr="32A17FD5" w:rsidDel="00DD40E3">
          <w:rPr>
            <w:rFonts w:ascii="Times New Roman" w:hAnsi="Times New Roman" w:cs="Times New Roman"/>
            <w:sz w:val="24"/>
            <w:szCs w:val="24"/>
            <w:lang w:val="en"/>
          </w:rPr>
          <w:delText xml:space="preserve">et </w:delText>
        </w:r>
        <w:r w:rsidR="00DE4DA8" w:rsidRPr="32A17FD5" w:rsidDel="00DD40E3">
          <w:rPr>
            <w:rFonts w:ascii="Times New Roman" w:hAnsi="Times New Roman" w:cs="Times New Roman"/>
            <w:sz w:val="24"/>
            <w:szCs w:val="24"/>
            <w:lang w:val="en"/>
          </w:rPr>
          <w:delText>MUST</w:delText>
        </w:r>
        <w:r w:rsidR="00C83AC6" w:rsidRPr="32A17FD5" w:rsidDel="00DD40E3">
          <w:rPr>
            <w:rFonts w:ascii="Times New Roman" w:hAnsi="Times New Roman" w:cs="Times New Roman"/>
            <w:sz w:val="24"/>
            <w:szCs w:val="24"/>
            <w:lang w:val="en"/>
          </w:rPr>
          <w:delText xml:space="preserve"> be signed by the </w:delText>
        </w:r>
        <w:r w:rsidR="00D12160" w:rsidRPr="32A17FD5" w:rsidDel="00DD40E3">
          <w:rPr>
            <w:rFonts w:ascii="Times New Roman" w:hAnsi="Times New Roman" w:cs="Times New Roman"/>
            <w:sz w:val="24"/>
            <w:szCs w:val="24"/>
            <w:lang w:val="en"/>
          </w:rPr>
          <w:delText xml:space="preserve">appropriate </w:delText>
        </w:r>
        <w:r w:rsidR="00C83AC6" w:rsidRPr="32A17FD5" w:rsidDel="00DD40E3">
          <w:rPr>
            <w:rFonts w:ascii="Times New Roman" w:hAnsi="Times New Roman" w:cs="Times New Roman"/>
            <w:sz w:val="24"/>
            <w:szCs w:val="24"/>
            <w:lang w:val="en"/>
          </w:rPr>
          <w:delText>VP</w:delText>
        </w:r>
      </w:del>
      <w:ins w:id="169" w:author="Danielle Martin" w:date="2023-09-11T23:13:00Z">
        <w:del w:id="170" w:author="Danielle Martin [2]" w:date="2023-09-12T18:36:00Z">
          <w:r w:rsidR="00053136" w:rsidDel="00DD40E3">
            <w:rPr>
              <w:rFonts w:ascii="Times New Roman" w:hAnsi="Times New Roman" w:cs="Times New Roman"/>
              <w:sz w:val="24"/>
              <w:szCs w:val="24"/>
              <w:lang w:val="en"/>
            </w:rPr>
            <w:delText>approvers</w:delText>
          </w:r>
        </w:del>
      </w:ins>
      <w:del w:id="171" w:author="Danielle Martin [2]" w:date="2023-09-12T18:36:00Z">
        <w:r w:rsidR="00C83AC6" w:rsidRPr="32A17FD5" w:rsidDel="00DD40E3">
          <w:rPr>
            <w:rFonts w:ascii="Times New Roman" w:hAnsi="Times New Roman" w:cs="Times New Roman"/>
            <w:sz w:val="24"/>
            <w:szCs w:val="24"/>
            <w:lang w:val="en"/>
          </w:rPr>
          <w:delText>.</w:delText>
        </w:r>
        <w:r w:rsidR="008A751D" w:rsidRPr="32A17FD5" w:rsidDel="00DD40E3">
          <w:rPr>
            <w:sz w:val="24"/>
            <w:szCs w:val="24"/>
          </w:rPr>
          <w:delText xml:space="preserve"> </w:delText>
        </w:r>
      </w:del>
      <w:r w:rsidR="008A751D" w:rsidRPr="32A17FD5">
        <w:rPr>
          <w:rFonts w:ascii="Times New Roman" w:hAnsi="Times New Roman" w:cs="Times New Roman"/>
          <w:sz w:val="24"/>
          <w:szCs w:val="24"/>
          <w:lang w:val="en"/>
        </w:rPr>
        <w:t xml:space="preserve">When the coversheet is signed by the </w:t>
      </w:r>
      <w:del w:id="172" w:author="Danielle Martin" w:date="2023-09-11T23:13:00Z">
        <w:r w:rsidR="008A751D" w:rsidRPr="32A17FD5" w:rsidDel="00053136">
          <w:rPr>
            <w:rFonts w:ascii="Times New Roman" w:hAnsi="Times New Roman" w:cs="Times New Roman"/>
            <w:sz w:val="24"/>
            <w:szCs w:val="24"/>
            <w:lang w:val="en"/>
          </w:rPr>
          <w:delText>VP</w:delText>
        </w:r>
      </w:del>
      <w:ins w:id="173" w:author="Danielle Martin" w:date="2023-09-11T23:13:00Z">
        <w:r w:rsidR="00053136">
          <w:rPr>
            <w:rFonts w:ascii="Times New Roman" w:hAnsi="Times New Roman" w:cs="Times New Roman"/>
            <w:sz w:val="24"/>
            <w:szCs w:val="24"/>
            <w:lang w:val="en"/>
          </w:rPr>
          <w:t>funding source approver</w:t>
        </w:r>
      </w:ins>
      <w:r w:rsidR="008A751D" w:rsidRPr="32A17FD5">
        <w:rPr>
          <w:rFonts w:ascii="Times New Roman" w:hAnsi="Times New Roman" w:cs="Times New Roman"/>
          <w:sz w:val="24"/>
          <w:szCs w:val="24"/>
          <w:lang w:val="en"/>
        </w:rPr>
        <w:t>, their signature only attests for the budget approval</w:t>
      </w:r>
      <w:ins w:id="174" w:author="Danielle Martin [2]" w:date="2023-09-12T18:40:00Z">
        <w:r w:rsidR="002C1718">
          <w:rPr>
            <w:rFonts w:ascii="Times New Roman" w:hAnsi="Times New Roman" w:cs="Times New Roman"/>
            <w:sz w:val="24"/>
            <w:szCs w:val="24"/>
            <w:lang w:val="en"/>
          </w:rPr>
          <w:t xml:space="preserve"> and appropriateness of the cost to the award</w:t>
        </w:r>
      </w:ins>
      <w:r w:rsidR="008A751D" w:rsidRPr="32A17FD5">
        <w:rPr>
          <w:rFonts w:ascii="Times New Roman" w:hAnsi="Times New Roman" w:cs="Times New Roman"/>
          <w:sz w:val="24"/>
          <w:szCs w:val="24"/>
          <w:lang w:val="en"/>
        </w:rPr>
        <w:t>.</w:t>
      </w:r>
      <w:del w:id="175" w:author="Danielle Martin [2]" w:date="2023-09-12T18:39:00Z">
        <w:r w:rsidR="008A751D" w:rsidRPr="32A17FD5" w:rsidDel="002C1718">
          <w:rPr>
            <w:rFonts w:ascii="Times New Roman" w:hAnsi="Times New Roman" w:cs="Times New Roman"/>
            <w:sz w:val="24"/>
            <w:szCs w:val="24"/>
            <w:lang w:val="en"/>
          </w:rPr>
          <w:delText xml:space="preserve"> </w:delText>
        </w:r>
      </w:del>
      <w:r w:rsidR="008A751D" w:rsidRPr="32A17FD5">
        <w:rPr>
          <w:rFonts w:ascii="Times New Roman" w:hAnsi="Times New Roman" w:cs="Times New Roman"/>
          <w:sz w:val="24"/>
          <w:szCs w:val="24"/>
          <w:lang w:val="en"/>
        </w:rPr>
        <w:t xml:space="preserve"> The individual signing the agreement is responsible for that contract or grant, not the </w:t>
      </w:r>
      <w:del w:id="176" w:author="Danielle Martin" w:date="2023-09-11T23:14:00Z">
        <w:r w:rsidR="008A751D" w:rsidRPr="32A17FD5" w:rsidDel="00053136">
          <w:rPr>
            <w:rFonts w:ascii="Times New Roman" w:hAnsi="Times New Roman" w:cs="Times New Roman"/>
            <w:sz w:val="24"/>
            <w:szCs w:val="24"/>
            <w:lang w:val="en"/>
          </w:rPr>
          <w:delText>VP</w:delText>
        </w:r>
      </w:del>
      <w:ins w:id="177" w:author="Danielle Martin" w:date="2023-09-11T23:14:00Z">
        <w:r w:rsidR="00053136">
          <w:rPr>
            <w:rFonts w:ascii="Times New Roman" w:hAnsi="Times New Roman" w:cs="Times New Roman"/>
            <w:sz w:val="24"/>
            <w:szCs w:val="24"/>
            <w:lang w:val="en"/>
          </w:rPr>
          <w:t>cover sheet approver</w:t>
        </w:r>
      </w:ins>
      <w:r w:rsidR="008A751D" w:rsidRPr="32A17FD5">
        <w:rPr>
          <w:rFonts w:ascii="Times New Roman" w:hAnsi="Times New Roman" w:cs="Times New Roman"/>
          <w:sz w:val="24"/>
          <w:szCs w:val="24"/>
          <w:lang w:val="en"/>
        </w:rPr>
        <w:t>.</w:t>
      </w:r>
      <w:del w:id="178" w:author="Danielle Martin" w:date="2023-09-11T23:14:00Z">
        <w:r w:rsidR="00E83061" w:rsidRPr="32A17FD5" w:rsidDel="00053136">
          <w:rPr>
            <w:rFonts w:ascii="Times New Roman" w:hAnsi="Times New Roman" w:cs="Times New Roman"/>
            <w:sz w:val="24"/>
            <w:szCs w:val="24"/>
            <w:lang w:val="en"/>
          </w:rPr>
          <w:delText xml:space="preserve"> (See flow chart for routing)</w:delText>
        </w:r>
      </w:del>
    </w:p>
    <w:p w14:paraId="31884488" w14:textId="77777777" w:rsidR="00880DA6" w:rsidRDefault="00880DA6" w:rsidP="002C1718">
      <w:pPr>
        <w:spacing w:before="120" w:after="0"/>
        <w:jc w:val="both"/>
        <w:rPr>
          <w:ins w:id="179" w:author="Danielle Martin [2]" w:date="2023-09-12T18:49:00Z"/>
          <w:rFonts w:ascii="Times New Roman" w:hAnsi="Times New Roman" w:cs="Times New Roman"/>
          <w:sz w:val="24"/>
          <w:szCs w:val="24"/>
          <w:lang w:val="en"/>
        </w:rPr>
      </w:pPr>
    </w:p>
    <w:p w14:paraId="5DA74D59" w14:textId="4777681B" w:rsidR="00880DA6" w:rsidRPr="000E46E0" w:rsidRDefault="00880DA6" w:rsidP="00880DA6">
      <w:pPr>
        <w:pStyle w:val="Heading3"/>
        <w:spacing w:before="0"/>
        <w:jc w:val="both"/>
        <w:rPr>
          <w:ins w:id="180" w:author="Danielle Martin [2]" w:date="2023-09-12T18:50:00Z"/>
          <w:rFonts w:eastAsiaTheme="minorEastAsia"/>
          <w:sz w:val="24"/>
          <w:szCs w:val="24"/>
        </w:rPr>
      </w:pPr>
      <w:bookmarkStart w:id="181" w:name="_Toc145439733"/>
      <w:ins w:id="182" w:author="Danielle Martin [2]" w:date="2023-09-12T18:50:00Z">
        <w:r>
          <w:rPr>
            <w:rFonts w:eastAsiaTheme="minorEastAsia"/>
            <w:sz w:val="24"/>
            <w:szCs w:val="24"/>
          </w:rPr>
          <w:t>3</w:t>
        </w:r>
        <w:r w:rsidRPr="000E46E0">
          <w:rPr>
            <w:rFonts w:eastAsiaTheme="minorEastAsia"/>
            <w:sz w:val="24"/>
            <w:szCs w:val="24"/>
          </w:rPr>
          <w:t>.</w:t>
        </w:r>
        <w:r>
          <w:rPr>
            <w:rFonts w:eastAsiaTheme="minorEastAsia"/>
            <w:sz w:val="24"/>
            <w:szCs w:val="24"/>
          </w:rPr>
          <w:t>3</w:t>
        </w:r>
        <w:r w:rsidRPr="000E46E0">
          <w:rPr>
            <w:rFonts w:eastAsiaTheme="minorEastAsia"/>
            <w:sz w:val="24"/>
            <w:szCs w:val="24"/>
          </w:rPr>
          <w:t xml:space="preserve"> </w:t>
        </w:r>
        <w:r>
          <w:rPr>
            <w:rFonts w:eastAsiaTheme="minorEastAsia"/>
            <w:sz w:val="24"/>
            <w:szCs w:val="24"/>
          </w:rPr>
          <w:t>Procurement Authorizations</w:t>
        </w:r>
        <w:bookmarkEnd w:id="181"/>
      </w:ins>
    </w:p>
    <w:p w14:paraId="312940A4" w14:textId="4BB99AC2" w:rsidR="00BF571B" w:rsidRDefault="006453D8" w:rsidP="00017BF4">
      <w:pPr>
        <w:spacing w:after="0"/>
        <w:jc w:val="both"/>
        <w:rPr>
          <w:rFonts w:ascii="Times New Roman" w:hAnsi="Times New Roman" w:cs="Times New Roman"/>
          <w:sz w:val="24"/>
          <w:szCs w:val="24"/>
        </w:rPr>
      </w:pPr>
      <w:r>
        <w:rPr>
          <w:rFonts w:ascii="Times New Roman" w:hAnsi="Times New Roman" w:cs="Times New Roman"/>
          <w:sz w:val="24"/>
          <w:szCs w:val="24"/>
        </w:rPr>
        <w:t>For</w:t>
      </w:r>
      <w:r w:rsidR="009A75B2">
        <w:rPr>
          <w:rFonts w:ascii="Times New Roman" w:hAnsi="Times New Roman" w:cs="Times New Roman"/>
          <w:sz w:val="24"/>
          <w:szCs w:val="24"/>
        </w:rPr>
        <w:t xml:space="preserve"> procurements purchase requisition forms require technical authorization </w:t>
      </w:r>
      <w:r w:rsidR="000B4E06">
        <w:rPr>
          <w:rFonts w:ascii="Times New Roman" w:hAnsi="Times New Roman" w:cs="Times New Roman"/>
          <w:sz w:val="24"/>
          <w:szCs w:val="24"/>
        </w:rPr>
        <w:t xml:space="preserve">from </w:t>
      </w:r>
      <w:r w:rsidR="001F2D20">
        <w:rPr>
          <w:rFonts w:ascii="Times New Roman" w:hAnsi="Times New Roman" w:cs="Times New Roman"/>
          <w:sz w:val="24"/>
          <w:szCs w:val="24"/>
        </w:rPr>
        <w:t>programmatic team</w:t>
      </w:r>
      <w:r w:rsidR="006C28D1">
        <w:rPr>
          <w:rFonts w:ascii="Times New Roman" w:hAnsi="Times New Roman" w:cs="Times New Roman"/>
          <w:sz w:val="24"/>
          <w:szCs w:val="24"/>
        </w:rPr>
        <w:t xml:space="preserve"> based on the delegation of authority listed above. On the purchase requisition form </w:t>
      </w:r>
      <w:r w:rsidR="000A391D">
        <w:rPr>
          <w:rFonts w:ascii="Times New Roman" w:hAnsi="Times New Roman" w:cs="Times New Roman"/>
          <w:sz w:val="24"/>
          <w:szCs w:val="24"/>
        </w:rPr>
        <w:t>t</w:t>
      </w:r>
      <w:r w:rsidR="000A391D" w:rsidRPr="000A391D">
        <w:rPr>
          <w:rFonts w:ascii="Times New Roman" w:hAnsi="Times New Roman" w:cs="Times New Roman"/>
          <w:sz w:val="24"/>
          <w:szCs w:val="24"/>
        </w:rPr>
        <w:t>he HO Director/COP/PD is responsible for reviewing the request and ensuring that the good or service is necessary for the project and that the expected award value is appropriate. The unit Vice President</w:t>
      </w:r>
      <w:r w:rsidR="00E40D36">
        <w:rPr>
          <w:rFonts w:ascii="Times New Roman" w:hAnsi="Times New Roman" w:cs="Times New Roman"/>
          <w:sz w:val="24"/>
          <w:szCs w:val="24"/>
        </w:rPr>
        <w:t>/COO/CFO</w:t>
      </w:r>
      <w:r w:rsidR="000A391D" w:rsidRPr="000A391D">
        <w:rPr>
          <w:rFonts w:ascii="Times New Roman" w:hAnsi="Times New Roman" w:cs="Times New Roman"/>
          <w:sz w:val="24"/>
          <w:szCs w:val="24"/>
        </w:rPr>
        <w:t>/Country Office Director and/or President &amp; CEO provides authorizations for large purchases above the HO Director/COP/PD’s</w:t>
      </w:r>
      <w:r w:rsidR="00E40D36">
        <w:rPr>
          <w:rFonts w:ascii="Times New Roman" w:hAnsi="Times New Roman" w:cs="Times New Roman"/>
          <w:sz w:val="24"/>
          <w:szCs w:val="24"/>
        </w:rPr>
        <w:t xml:space="preserve"> </w:t>
      </w:r>
      <w:r w:rsidR="000A391D" w:rsidRPr="000A391D">
        <w:rPr>
          <w:rFonts w:ascii="Times New Roman" w:hAnsi="Times New Roman" w:cs="Times New Roman"/>
          <w:sz w:val="24"/>
          <w:szCs w:val="24"/>
        </w:rPr>
        <w:t>approval threshold. The Compliance Team will be copied on the PRF and spot check to flag any potential issues (i.e. restricted commodities which may need prior approval and or waivers, wrong procurement method selected, wrong source selection selected, etc.).</w:t>
      </w:r>
    </w:p>
    <w:p w14:paraId="56DCD1D3" w14:textId="0695087F" w:rsidR="00BF571B" w:rsidRDefault="000D34D6" w:rsidP="00017BF4">
      <w:pPr>
        <w:spacing w:before="120" w:after="0"/>
        <w:jc w:val="both"/>
        <w:rPr>
          <w:rFonts w:ascii="Times New Roman" w:hAnsi="Times New Roman" w:cs="Times New Roman"/>
          <w:sz w:val="24"/>
          <w:szCs w:val="24"/>
          <w:lang w:val="en"/>
        </w:rPr>
      </w:pPr>
      <w:ins w:id="183" w:author="Danielle Martin [2]" w:date="2023-09-12T18:58:00Z">
        <w:r>
          <w:rPr>
            <w:rFonts w:ascii="Times New Roman" w:hAnsi="Times New Roman" w:cs="Times New Roman"/>
            <w:sz w:val="24"/>
            <w:szCs w:val="24"/>
          </w:rPr>
          <w:t>For evaluation matrixes</w:t>
        </w:r>
      </w:ins>
      <w:ins w:id="184" w:author="Danielle Martin [2]" w:date="2023-09-12T18:59:00Z">
        <w:r w:rsidR="00FA0417">
          <w:rPr>
            <w:rFonts w:ascii="Times New Roman" w:hAnsi="Times New Roman" w:cs="Times New Roman"/>
            <w:sz w:val="24"/>
            <w:szCs w:val="24"/>
          </w:rPr>
          <w:t>, negotiation memo</w:t>
        </w:r>
      </w:ins>
      <w:ins w:id="185" w:author="Danielle Martin [2]" w:date="2023-09-12T19:00:00Z">
        <w:r w:rsidR="00FA0417">
          <w:rPr>
            <w:rFonts w:ascii="Times New Roman" w:hAnsi="Times New Roman" w:cs="Times New Roman"/>
            <w:sz w:val="24"/>
            <w:szCs w:val="24"/>
          </w:rPr>
          <w:t xml:space="preserve">s, and </w:t>
        </w:r>
      </w:ins>
      <w:ins w:id="186" w:author="Danielle Martin [2]" w:date="2023-09-12T18:58:00Z">
        <w:r>
          <w:rPr>
            <w:rFonts w:ascii="Times New Roman" w:hAnsi="Times New Roman" w:cs="Times New Roman"/>
            <w:sz w:val="24"/>
            <w:szCs w:val="24"/>
          </w:rPr>
          <w:t>source selec</w:t>
        </w:r>
      </w:ins>
      <w:ins w:id="187" w:author="Danielle Martin [2]" w:date="2023-09-12T18:59:00Z">
        <w:r>
          <w:rPr>
            <w:rFonts w:ascii="Times New Roman" w:hAnsi="Times New Roman" w:cs="Times New Roman"/>
            <w:sz w:val="24"/>
            <w:szCs w:val="24"/>
          </w:rPr>
          <w:t>tion memos</w:t>
        </w:r>
        <w:r w:rsidR="000D63F7">
          <w:rPr>
            <w:rFonts w:ascii="Times New Roman" w:hAnsi="Times New Roman" w:cs="Times New Roman"/>
            <w:sz w:val="24"/>
            <w:szCs w:val="24"/>
          </w:rPr>
          <w:t xml:space="preserve"> </w:t>
        </w:r>
      </w:ins>
      <w:ins w:id="188" w:author="Danielle Martin [2]" w:date="2023-09-12T19:00:00Z">
        <w:r w:rsidR="00F22C77">
          <w:rPr>
            <w:rFonts w:ascii="Times New Roman" w:hAnsi="Times New Roman" w:cs="Times New Roman"/>
            <w:sz w:val="24"/>
            <w:szCs w:val="24"/>
          </w:rPr>
          <w:t xml:space="preserve">they are to be signed by the appropriate </w:t>
        </w:r>
        <w:r w:rsidR="00F22C77" w:rsidRPr="000A391D">
          <w:rPr>
            <w:rFonts w:ascii="Times New Roman" w:hAnsi="Times New Roman" w:cs="Times New Roman"/>
            <w:sz w:val="24"/>
            <w:szCs w:val="24"/>
          </w:rPr>
          <w:t>HO Director/COP/PD</w:t>
        </w:r>
        <w:r w:rsidR="00F22C77">
          <w:rPr>
            <w:rFonts w:ascii="Times New Roman" w:hAnsi="Times New Roman" w:cs="Times New Roman"/>
            <w:sz w:val="24"/>
            <w:szCs w:val="24"/>
          </w:rPr>
          <w:t xml:space="preserve"> based on the dollar value of the procurement. If the procurement ex</w:t>
        </w:r>
      </w:ins>
      <w:ins w:id="189" w:author="Danielle Martin [2]" w:date="2023-09-12T19:01:00Z">
        <w:r w:rsidR="00F22C77">
          <w:rPr>
            <w:rFonts w:ascii="Times New Roman" w:hAnsi="Times New Roman" w:cs="Times New Roman"/>
            <w:sz w:val="24"/>
            <w:szCs w:val="24"/>
          </w:rPr>
          <w:t xml:space="preserve">ceeds the </w:t>
        </w:r>
        <w:r w:rsidR="00F22C77" w:rsidRPr="000A391D">
          <w:rPr>
            <w:rFonts w:ascii="Times New Roman" w:hAnsi="Times New Roman" w:cs="Times New Roman"/>
            <w:sz w:val="24"/>
            <w:szCs w:val="24"/>
          </w:rPr>
          <w:t>HO Director/COP/PD</w:t>
        </w:r>
        <w:r w:rsidR="00F22C77">
          <w:rPr>
            <w:rFonts w:ascii="Times New Roman" w:hAnsi="Times New Roman" w:cs="Times New Roman"/>
            <w:sz w:val="24"/>
            <w:szCs w:val="24"/>
          </w:rPr>
          <w:t xml:space="preserve"> authority, it will </w:t>
        </w:r>
      </w:ins>
      <w:ins w:id="190" w:author="Danielle Martin [2]" w:date="2023-09-12T19:02:00Z">
        <w:r w:rsidR="00C207D2">
          <w:rPr>
            <w:rFonts w:ascii="Times New Roman" w:hAnsi="Times New Roman" w:cs="Times New Roman"/>
            <w:sz w:val="24"/>
            <w:szCs w:val="24"/>
          </w:rPr>
          <w:t xml:space="preserve">instead </w:t>
        </w:r>
      </w:ins>
      <w:ins w:id="191" w:author="Danielle Martin [2]" w:date="2023-09-12T19:01:00Z">
        <w:r w:rsidR="00F22C77">
          <w:rPr>
            <w:rFonts w:ascii="Times New Roman" w:hAnsi="Times New Roman" w:cs="Times New Roman"/>
            <w:sz w:val="24"/>
            <w:szCs w:val="24"/>
          </w:rPr>
          <w:t xml:space="preserve">require approval from the </w:t>
        </w:r>
        <w:r w:rsidR="00F22C77" w:rsidRPr="000A391D">
          <w:rPr>
            <w:rFonts w:ascii="Times New Roman" w:hAnsi="Times New Roman" w:cs="Times New Roman"/>
            <w:sz w:val="24"/>
            <w:szCs w:val="24"/>
          </w:rPr>
          <w:lastRenderedPageBreak/>
          <w:t>Vice President</w:t>
        </w:r>
        <w:r w:rsidR="00F22C77">
          <w:rPr>
            <w:rFonts w:ascii="Times New Roman" w:hAnsi="Times New Roman" w:cs="Times New Roman"/>
            <w:sz w:val="24"/>
            <w:szCs w:val="24"/>
          </w:rPr>
          <w:t>/COO/CFO</w:t>
        </w:r>
        <w:r w:rsidR="00F22C77" w:rsidRPr="000A391D">
          <w:rPr>
            <w:rFonts w:ascii="Times New Roman" w:hAnsi="Times New Roman" w:cs="Times New Roman"/>
            <w:sz w:val="24"/>
            <w:szCs w:val="24"/>
          </w:rPr>
          <w:t>/Country Office Director and/or President &amp; CEO</w:t>
        </w:r>
        <w:r w:rsidR="00D038CA">
          <w:rPr>
            <w:rFonts w:ascii="Times New Roman" w:hAnsi="Times New Roman" w:cs="Times New Roman"/>
            <w:sz w:val="24"/>
            <w:szCs w:val="24"/>
          </w:rPr>
          <w:t xml:space="preserve"> as </w:t>
        </w:r>
      </w:ins>
      <w:ins w:id="192" w:author="Danielle Martin [2]" w:date="2023-09-12T19:02:00Z">
        <w:r w:rsidR="00D038CA">
          <w:rPr>
            <w:rFonts w:ascii="Times New Roman" w:hAnsi="Times New Roman" w:cs="Times New Roman"/>
            <w:sz w:val="24"/>
            <w:szCs w:val="24"/>
          </w:rPr>
          <w:t>appropriate</w:t>
        </w:r>
      </w:ins>
      <w:ins w:id="193" w:author="Danielle Martin [2]" w:date="2023-09-12T19:01:00Z">
        <w:r w:rsidR="00D038CA">
          <w:rPr>
            <w:rFonts w:ascii="Times New Roman" w:hAnsi="Times New Roman" w:cs="Times New Roman"/>
            <w:sz w:val="24"/>
            <w:szCs w:val="24"/>
          </w:rPr>
          <w:t xml:space="preserve">. Please note all sole source memos require approval from Compliance Team </w:t>
        </w:r>
      </w:ins>
      <w:ins w:id="194" w:author="Danielle Martin [2]" w:date="2023-09-12T19:02:00Z">
        <w:r w:rsidR="00D038CA">
          <w:rPr>
            <w:rFonts w:ascii="Times New Roman" w:hAnsi="Times New Roman" w:cs="Times New Roman"/>
            <w:sz w:val="24"/>
            <w:szCs w:val="24"/>
          </w:rPr>
          <w:t>as well.</w:t>
        </w:r>
        <w:r w:rsidR="00C207D2">
          <w:rPr>
            <w:rFonts w:ascii="Times New Roman" w:hAnsi="Times New Roman" w:cs="Times New Roman"/>
            <w:sz w:val="24"/>
            <w:szCs w:val="24"/>
          </w:rPr>
          <w:t xml:space="preserve"> By signing the </w:t>
        </w:r>
        <w:r w:rsidR="009D14C4">
          <w:rPr>
            <w:rFonts w:ascii="Times New Roman" w:hAnsi="Times New Roman" w:cs="Times New Roman"/>
            <w:sz w:val="24"/>
            <w:szCs w:val="24"/>
          </w:rPr>
          <w:t>evaluation matrixes, negotiation memos, and source selection memos the approver is c</w:t>
        </w:r>
      </w:ins>
      <w:ins w:id="195" w:author="Danielle Martin [2]" w:date="2023-09-12T19:03:00Z">
        <w:r w:rsidR="009D14C4">
          <w:rPr>
            <w:rFonts w:ascii="Times New Roman" w:hAnsi="Times New Roman" w:cs="Times New Roman"/>
            <w:sz w:val="24"/>
            <w:szCs w:val="24"/>
          </w:rPr>
          <w:t>ertifying that they have reviewed the procurement package</w:t>
        </w:r>
        <w:r w:rsidR="0044379C">
          <w:rPr>
            <w:rFonts w:ascii="Times New Roman" w:hAnsi="Times New Roman" w:cs="Times New Roman"/>
            <w:sz w:val="24"/>
            <w:szCs w:val="24"/>
          </w:rPr>
          <w:t xml:space="preserve"> and it </w:t>
        </w:r>
      </w:ins>
      <w:ins w:id="196" w:author="Danielle Martin [2]" w:date="2023-09-12T19:04:00Z">
        <w:r w:rsidR="00127BF4">
          <w:rPr>
            <w:rFonts w:ascii="Times New Roman" w:hAnsi="Times New Roman" w:cs="Times New Roman"/>
            <w:sz w:val="24"/>
            <w:szCs w:val="24"/>
          </w:rPr>
          <w:t xml:space="preserve">is </w:t>
        </w:r>
      </w:ins>
      <w:ins w:id="197" w:author="Danielle Martin [2]" w:date="2023-09-12T19:03:00Z">
        <w:r w:rsidR="0044379C">
          <w:rPr>
            <w:rFonts w:ascii="Times New Roman" w:hAnsi="Times New Roman" w:cs="Times New Roman"/>
            <w:sz w:val="24"/>
            <w:szCs w:val="24"/>
          </w:rPr>
          <w:t>correctly documented,</w:t>
        </w:r>
        <w:r w:rsidR="009D14C4">
          <w:rPr>
            <w:rFonts w:ascii="Times New Roman" w:hAnsi="Times New Roman" w:cs="Times New Roman"/>
            <w:sz w:val="24"/>
            <w:szCs w:val="24"/>
          </w:rPr>
          <w:t xml:space="preserve"> and</w:t>
        </w:r>
        <w:r w:rsidR="0044379C">
          <w:rPr>
            <w:rFonts w:ascii="Times New Roman" w:hAnsi="Times New Roman" w:cs="Times New Roman"/>
            <w:sz w:val="24"/>
            <w:szCs w:val="24"/>
          </w:rPr>
          <w:t xml:space="preserve"> that they</w:t>
        </w:r>
        <w:r w:rsidR="009D14C4">
          <w:rPr>
            <w:rFonts w:ascii="Times New Roman" w:hAnsi="Times New Roman" w:cs="Times New Roman"/>
            <w:sz w:val="24"/>
            <w:szCs w:val="24"/>
          </w:rPr>
          <w:t xml:space="preserve"> agree with the final selected </w:t>
        </w:r>
      </w:ins>
      <w:ins w:id="198" w:author="Danielle Martin [2]" w:date="2023-09-12T19:04:00Z">
        <w:r w:rsidR="00127BF4">
          <w:rPr>
            <w:rFonts w:ascii="Times New Roman" w:hAnsi="Times New Roman" w:cs="Times New Roman"/>
            <w:sz w:val="24"/>
            <w:szCs w:val="24"/>
          </w:rPr>
          <w:t>vendor</w:t>
        </w:r>
      </w:ins>
      <w:ins w:id="199" w:author="Danielle Martin [2]" w:date="2023-09-12T19:03:00Z">
        <w:r w:rsidR="009D14C4">
          <w:rPr>
            <w:rFonts w:ascii="Times New Roman" w:hAnsi="Times New Roman" w:cs="Times New Roman"/>
            <w:sz w:val="24"/>
            <w:szCs w:val="24"/>
          </w:rPr>
          <w:t xml:space="preserve">. </w:t>
        </w:r>
      </w:ins>
    </w:p>
    <w:p w14:paraId="77D67C7E" w14:textId="0EEC23AB" w:rsidR="0085158C" w:rsidRPr="0085158C" w:rsidRDefault="00A96EE7" w:rsidP="008B386D">
      <w:pPr>
        <w:pStyle w:val="Heading2"/>
        <w:numPr>
          <w:ilvl w:val="0"/>
          <w:numId w:val="11"/>
        </w:numPr>
        <w:jc w:val="both"/>
        <w:rPr>
          <w:rFonts w:eastAsiaTheme="minorEastAsia"/>
        </w:rPr>
      </w:pPr>
      <w:ins w:id="200" w:author="Danielle Martin" w:date="2023-09-11T23:14:00Z">
        <w:del w:id="201" w:author="Danielle Martin [2]" w:date="2023-09-12T19:05:00Z">
          <w:r w:rsidDel="00FE3352">
            <w:rPr>
              <w:rFonts w:eastAsiaTheme="minorEastAsia"/>
            </w:rPr>
            <w:delText xml:space="preserve">Bill.com </w:delText>
          </w:r>
        </w:del>
        <w:bookmarkStart w:id="202" w:name="_Toc145439734"/>
        <w:r>
          <w:rPr>
            <w:rFonts w:eastAsiaTheme="minorEastAsia"/>
          </w:rPr>
          <w:t xml:space="preserve">Payment </w:t>
        </w:r>
      </w:ins>
      <w:r w:rsidR="0000138F">
        <w:rPr>
          <w:rFonts w:eastAsiaTheme="minorEastAsia"/>
        </w:rPr>
        <w:t>Appro</w:t>
      </w:r>
      <w:ins w:id="203" w:author="Danielle Martin [2]" w:date="2023-09-12T19:06:00Z">
        <w:r w:rsidR="007A6A37">
          <w:rPr>
            <w:rFonts w:eastAsiaTheme="minorEastAsia"/>
          </w:rPr>
          <w:t>val</w:t>
        </w:r>
      </w:ins>
      <w:bookmarkEnd w:id="202"/>
      <w:del w:id="204" w:author="Danielle Martin [2]" w:date="2023-09-12T19:06:00Z">
        <w:r w:rsidR="0000138F" w:rsidDel="007A6A37">
          <w:rPr>
            <w:rFonts w:eastAsiaTheme="minorEastAsia"/>
          </w:rPr>
          <w:delText>ved</w:delText>
        </w:r>
      </w:del>
      <w:r w:rsidR="0000138F">
        <w:rPr>
          <w:rFonts w:eastAsiaTheme="minorEastAsia"/>
        </w:rPr>
        <w:t xml:space="preserve"> </w:t>
      </w:r>
      <w:del w:id="205" w:author="Danielle Martin [2]" w:date="2023-09-12T19:06:00Z">
        <w:r w:rsidR="0000138F" w:rsidDel="00E47F57">
          <w:rPr>
            <w:rFonts w:eastAsiaTheme="minorEastAsia"/>
          </w:rPr>
          <w:delText>Scenario</w:delText>
        </w:r>
      </w:del>
    </w:p>
    <w:p w14:paraId="002B77D0" w14:textId="37F022B7" w:rsidR="007A6A37" w:rsidRPr="000E46E0" w:rsidRDefault="007A6A37" w:rsidP="007A6A37">
      <w:pPr>
        <w:pStyle w:val="Heading3"/>
        <w:jc w:val="both"/>
        <w:rPr>
          <w:ins w:id="206" w:author="Danielle Martin [2]" w:date="2023-09-12T19:06:00Z"/>
          <w:rFonts w:eastAsiaTheme="minorEastAsia"/>
          <w:sz w:val="24"/>
          <w:szCs w:val="24"/>
        </w:rPr>
      </w:pPr>
      <w:bookmarkStart w:id="207" w:name="_Toc145439735"/>
      <w:ins w:id="208" w:author="Danielle Martin [2]" w:date="2023-09-12T19:06:00Z">
        <w:r>
          <w:rPr>
            <w:rFonts w:eastAsiaTheme="minorEastAsia"/>
            <w:sz w:val="24"/>
            <w:szCs w:val="24"/>
          </w:rPr>
          <w:t>4</w:t>
        </w:r>
        <w:r w:rsidRPr="000E46E0">
          <w:rPr>
            <w:rFonts w:eastAsiaTheme="minorEastAsia"/>
            <w:sz w:val="24"/>
            <w:szCs w:val="24"/>
          </w:rPr>
          <w:t xml:space="preserve">.1 Home Office </w:t>
        </w:r>
        <w:r>
          <w:rPr>
            <w:rFonts w:eastAsiaTheme="minorEastAsia"/>
            <w:sz w:val="24"/>
            <w:szCs w:val="24"/>
          </w:rPr>
          <w:t>Payment Approval</w:t>
        </w:r>
        <w:bookmarkEnd w:id="207"/>
        <w:r>
          <w:rPr>
            <w:rFonts w:eastAsiaTheme="minorEastAsia"/>
            <w:sz w:val="24"/>
            <w:szCs w:val="24"/>
          </w:rPr>
          <w:t xml:space="preserve"> </w:t>
        </w:r>
      </w:ins>
    </w:p>
    <w:p w14:paraId="7CA2BA9A" w14:textId="42560722" w:rsidR="00F13E13" w:rsidDel="007A6A37" w:rsidRDefault="00F13E13" w:rsidP="008B386D">
      <w:pPr>
        <w:spacing w:after="0"/>
        <w:jc w:val="both"/>
        <w:rPr>
          <w:del w:id="209" w:author="Danielle Martin [2]" w:date="2023-09-12T19:06:00Z"/>
          <w:rFonts w:ascii="Times New Roman" w:hAnsi="Times New Roman" w:cs="Times New Roman"/>
          <w:sz w:val="24"/>
          <w:szCs w:val="24"/>
        </w:rPr>
      </w:pPr>
    </w:p>
    <w:p w14:paraId="12FBA304" w14:textId="02281BBB" w:rsidR="00E47F57" w:rsidRDefault="007B7E1D" w:rsidP="008B386D">
      <w:pPr>
        <w:spacing w:after="0"/>
        <w:jc w:val="both"/>
        <w:rPr>
          <w:ins w:id="210" w:author="Danielle Martin [2]" w:date="2023-09-12T19:06:00Z"/>
          <w:rFonts w:ascii="Times New Roman" w:hAnsi="Times New Roman" w:cs="Times New Roman"/>
          <w:sz w:val="24"/>
          <w:szCs w:val="24"/>
          <w:lang w:val="en"/>
        </w:rPr>
      </w:pPr>
      <w:r w:rsidRPr="32A17FD5">
        <w:rPr>
          <w:rFonts w:ascii="Times New Roman" w:hAnsi="Times New Roman" w:cs="Times New Roman"/>
          <w:sz w:val="24"/>
          <w:szCs w:val="24"/>
          <w:lang w:val="en"/>
        </w:rPr>
        <w:t>When payment</w:t>
      </w:r>
      <w:r w:rsidR="00DE4DA8" w:rsidRPr="32A17FD5">
        <w:rPr>
          <w:rFonts w:ascii="Times New Roman" w:hAnsi="Times New Roman" w:cs="Times New Roman"/>
          <w:sz w:val="24"/>
          <w:szCs w:val="24"/>
          <w:lang w:val="en"/>
        </w:rPr>
        <w:t xml:space="preserve">s are submitted in </w:t>
      </w:r>
      <w:ins w:id="211" w:author="Danielle Martin [2]" w:date="2023-10-21T16:36:00Z">
        <w:r w:rsidR="000C1A6C">
          <w:rPr>
            <w:rFonts w:ascii="Times New Roman" w:hAnsi="Times New Roman" w:cs="Times New Roman"/>
            <w:sz w:val="24"/>
            <w:szCs w:val="24"/>
            <w:lang w:val="en"/>
          </w:rPr>
          <w:fldChar w:fldCharType="begin"/>
        </w:r>
        <w:r w:rsidR="000C1A6C">
          <w:rPr>
            <w:rFonts w:ascii="Times New Roman" w:hAnsi="Times New Roman" w:cs="Times New Roman"/>
            <w:sz w:val="24"/>
            <w:szCs w:val="24"/>
            <w:lang w:val="en"/>
          </w:rPr>
          <w:instrText xml:space="preserve"> HYPERLINK "https://www.bill.com/" </w:instrText>
        </w:r>
        <w:r w:rsidR="000C1A6C">
          <w:rPr>
            <w:rFonts w:ascii="Times New Roman" w:hAnsi="Times New Roman" w:cs="Times New Roman"/>
            <w:sz w:val="24"/>
            <w:szCs w:val="24"/>
            <w:lang w:val="en"/>
          </w:rPr>
          <w:fldChar w:fldCharType="separate"/>
        </w:r>
        <w:r w:rsidR="00DE4DA8" w:rsidRPr="000C1A6C">
          <w:rPr>
            <w:rStyle w:val="Hyperlink"/>
            <w:rFonts w:ascii="Times New Roman" w:hAnsi="Times New Roman" w:cs="Times New Roman"/>
            <w:sz w:val="24"/>
            <w:szCs w:val="24"/>
            <w:lang w:val="en"/>
          </w:rPr>
          <w:t>Bill.com</w:t>
        </w:r>
        <w:r w:rsidR="000C1A6C">
          <w:rPr>
            <w:rFonts w:ascii="Times New Roman" w:hAnsi="Times New Roman" w:cs="Times New Roman"/>
            <w:sz w:val="24"/>
            <w:szCs w:val="24"/>
            <w:lang w:val="en"/>
          </w:rPr>
          <w:fldChar w:fldCharType="end"/>
        </w:r>
      </w:ins>
      <w:r w:rsidR="001A22C4" w:rsidRPr="32A17FD5">
        <w:rPr>
          <w:rFonts w:ascii="Times New Roman" w:hAnsi="Times New Roman" w:cs="Times New Roman"/>
          <w:sz w:val="24"/>
          <w:szCs w:val="24"/>
          <w:lang w:val="en"/>
        </w:rPr>
        <w:t xml:space="preserve">, the platform will </w:t>
      </w:r>
      <w:r w:rsidR="00427A75" w:rsidRPr="32A17FD5">
        <w:rPr>
          <w:rFonts w:ascii="Times New Roman" w:hAnsi="Times New Roman" w:cs="Times New Roman"/>
          <w:sz w:val="24"/>
          <w:szCs w:val="24"/>
          <w:lang w:val="en"/>
        </w:rPr>
        <w:t xml:space="preserve">route the approvals based on </w:t>
      </w:r>
      <w:r w:rsidR="004F6AEE" w:rsidRPr="32A17FD5">
        <w:rPr>
          <w:rFonts w:ascii="Times New Roman" w:hAnsi="Times New Roman" w:cs="Times New Roman"/>
          <w:sz w:val="24"/>
          <w:szCs w:val="24"/>
          <w:lang w:val="en"/>
        </w:rPr>
        <w:t>the authorization of</w:t>
      </w:r>
      <w:r w:rsidR="00330925" w:rsidRPr="32A17FD5">
        <w:rPr>
          <w:rFonts w:ascii="Times New Roman" w:hAnsi="Times New Roman" w:cs="Times New Roman"/>
          <w:sz w:val="24"/>
          <w:szCs w:val="24"/>
          <w:lang w:val="en"/>
        </w:rPr>
        <w:t xml:space="preserve"> the</w:t>
      </w:r>
      <w:r w:rsidR="004F6AEE" w:rsidRPr="32A17FD5">
        <w:rPr>
          <w:rFonts w:ascii="Times New Roman" w:hAnsi="Times New Roman" w:cs="Times New Roman"/>
          <w:sz w:val="24"/>
          <w:szCs w:val="24"/>
          <w:lang w:val="en"/>
        </w:rPr>
        <w:t xml:space="preserve"> </w:t>
      </w:r>
      <w:r w:rsidR="00427A75" w:rsidRPr="32A17FD5">
        <w:rPr>
          <w:rFonts w:ascii="Times New Roman" w:hAnsi="Times New Roman" w:cs="Times New Roman"/>
          <w:sz w:val="24"/>
          <w:szCs w:val="24"/>
          <w:lang w:val="en"/>
        </w:rPr>
        <w:t xml:space="preserve">individual </w:t>
      </w:r>
      <w:r w:rsidR="001B3706" w:rsidRPr="32A17FD5">
        <w:rPr>
          <w:rFonts w:ascii="Times New Roman" w:hAnsi="Times New Roman" w:cs="Times New Roman"/>
          <w:sz w:val="24"/>
          <w:szCs w:val="24"/>
          <w:lang w:val="en"/>
        </w:rPr>
        <w:t xml:space="preserve">submitting.  The thresholds </w:t>
      </w:r>
      <w:r w:rsidR="00EE2E91" w:rsidRPr="32A17FD5">
        <w:rPr>
          <w:rFonts w:ascii="Times New Roman" w:hAnsi="Times New Roman" w:cs="Times New Roman"/>
          <w:sz w:val="24"/>
          <w:szCs w:val="24"/>
          <w:lang w:val="en"/>
        </w:rPr>
        <w:t>noted above</w:t>
      </w:r>
      <w:r w:rsidR="001B3706" w:rsidRPr="32A17FD5">
        <w:rPr>
          <w:rFonts w:ascii="Times New Roman" w:hAnsi="Times New Roman" w:cs="Times New Roman"/>
          <w:sz w:val="24"/>
          <w:szCs w:val="24"/>
          <w:lang w:val="en"/>
        </w:rPr>
        <w:t xml:space="preserve"> will be the roles in Bill.com for payment approvals</w:t>
      </w:r>
      <w:r w:rsidR="002A00EA" w:rsidRPr="32A17FD5">
        <w:rPr>
          <w:rFonts w:ascii="Times New Roman" w:hAnsi="Times New Roman" w:cs="Times New Roman"/>
          <w:sz w:val="24"/>
          <w:szCs w:val="24"/>
          <w:lang w:val="en"/>
        </w:rPr>
        <w:t xml:space="preserve"> </w:t>
      </w:r>
      <w:r w:rsidRPr="32A17FD5">
        <w:rPr>
          <w:rFonts w:ascii="Times New Roman" w:hAnsi="Times New Roman" w:cs="Times New Roman"/>
          <w:sz w:val="24"/>
          <w:szCs w:val="24"/>
          <w:lang w:val="en"/>
        </w:rPr>
        <w:t xml:space="preserve">on behalf of the President &amp; CEO as relates to the programmatic expenses. </w:t>
      </w:r>
      <w:ins w:id="212" w:author="Danielle Martin [2]" w:date="2023-10-21T16:35:00Z">
        <w:r w:rsidR="00A77223">
          <w:rPr>
            <w:rFonts w:ascii="Times New Roman" w:hAnsi="Times New Roman" w:cs="Times New Roman"/>
            <w:sz w:val="24"/>
            <w:szCs w:val="24"/>
            <w:lang w:val="en"/>
          </w:rPr>
          <w:t xml:space="preserve">Respective Unit VPs will sign all </w:t>
        </w:r>
        <w:r w:rsidR="000C1A6C">
          <w:rPr>
            <w:rFonts w:ascii="Times New Roman" w:hAnsi="Times New Roman" w:cs="Times New Roman"/>
            <w:sz w:val="24"/>
            <w:szCs w:val="24"/>
            <w:lang w:val="en"/>
          </w:rPr>
          <w:t>administrative costs.</w:t>
        </w:r>
      </w:ins>
    </w:p>
    <w:p w14:paraId="1ABC5EC7" w14:textId="0091BE8B" w:rsidR="00E47F57" w:rsidRPr="000E46E0" w:rsidRDefault="00E47F57" w:rsidP="00E47F57">
      <w:pPr>
        <w:pStyle w:val="Heading3"/>
        <w:jc w:val="both"/>
        <w:rPr>
          <w:ins w:id="213" w:author="Danielle Martin [2]" w:date="2023-09-12T19:06:00Z"/>
          <w:rFonts w:eastAsiaTheme="minorEastAsia"/>
          <w:sz w:val="24"/>
          <w:szCs w:val="24"/>
        </w:rPr>
      </w:pPr>
      <w:bookmarkStart w:id="214" w:name="_Toc145439736"/>
      <w:ins w:id="215" w:author="Danielle Martin [2]" w:date="2023-09-12T19:06:00Z">
        <w:r>
          <w:rPr>
            <w:rFonts w:eastAsiaTheme="minorEastAsia"/>
            <w:sz w:val="24"/>
            <w:szCs w:val="24"/>
          </w:rPr>
          <w:t>4</w:t>
        </w:r>
        <w:r w:rsidRPr="000E46E0">
          <w:rPr>
            <w:rFonts w:eastAsiaTheme="minorEastAsia"/>
            <w:sz w:val="24"/>
            <w:szCs w:val="24"/>
          </w:rPr>
          <w:t>.</w:t>
        </w:r>
      </w:ins>
      <w:ins w:id="216" w:author="Danielle Martin [2]" w:date="2023-09-12T19:07:00Z">
        <w:r>
          <w:rPr>
            <w:rFonts w:eastAsiaTheme="minorEastAsia"/>
            <w:sz w:val="24"/>
            <w:szCs w:val="24"/>
          </w:rPr>
          <w:t>2</w:t>
        </w:r>
      </w:ins>
      <w:ins w:id="217" w:author="Danielle Martin [2]" w:date="2023-09-12T19:06:00Z">
        <w:r w:rsidRPr="000E46E0">
          <w:rPr>
            <w:rFonts w:eastAsiaTheme="minorEastAsia"/>
            <w:sz w:val="24"/>
            <w:szCs w:val="24"/>
          </w:rPr>
          <w:t xml:space="preserve"> </w:t>
        </w:r>
      </w:ins>
      <w:ins w:id="218" w:author="Danielle Martin [2]" w:date="2023-09-12T19:07:00Z">
        <w:r>
          <w:rPr>
            <w:rFonts w:eastAsiaTheme="minorEastAsia"/>
            <w:sz w:val="24"/>
            <w:szCs w:val="24"/>
          </w:rPr>
          <w:t>Field</w:t>
        </w:r>
      </w:ins>
      <w:ins w:id="219" w:author="Danielle Martin [2]" w:date="2023-09-12T19:06:00Z">
        <w:r w:rsidRPr="000E46E0">
          <w:rPr>
            <w:rFonts w:eastAsiaTheme="minorEastAsia"/>
            <w:sz w:val="24"/>
            <w:szCs w:val="24"/>
          </w:rPr>
          <w:t xml:space="preserve"> Office </w:t>
        </w:r>
        <w:r>
          <w:rPr>
            <w:rFonts w:eastAsiaTheme="minorEastAsia"/>
            <w:sz w:val="24"/>
            <w:szCs w:val="24"/>
          </w:rPr>
          <w:t>Payment Approval</w:t>
        </w:r>
        <w:bookmarkEnd w:id="214"/>
        <w:r>
          <w:rPr>
            <w:rFonts w:eastAsiaTheme="minorEastAsia"/>
            <w:sz w:val="24"/>
            <w:szCs w:val="24"/>
          </w:rPr>
          <w:t xml:space="preserve"> </w:t>
        </w:r>
      </w:ins>
    </w:p>
    <w:p w14:paraId="7D960A6A" w14:textId="1D85A9E3" w:rsidR="00E47F57" w:rsidRPr="00D068EC" w:rsidRDefault="007856A4" w:rsidP="006A6BC3">
      <w:pPr>
        <w:spacing w:after="0"/>
        <w:jc w:val="both"/>
        <w:rPr>
          <w:rFonts w:ascii="Times New Roman" w:hAnsi="Times New Roman" w:cs="Times New Roman"/>
          <w:sz w:val="24"/>
          <w:szCs w:val="24"/>
          <w:lang w:val="en"/>
        </w:rPr>
      </w:pPr>
      <w:ins w:id="220" w:author="Danielle Martin [2]" w:date="2023-09-12T19:07:00Z">
        <w:r w:rsidRPr="7635799C">
          <w:rPr>
            <w:rFonts w:ascii="Times New Roman" w:hAnsi="Times New Roman" w:cs="Times New Roman"/>
            <w:sz w:val="24"/>
            <w:szCs w:val="24"/>
            <w:lang w:val="en"/>
          </w:rPr>
          <w:t>All field office payment requests must</w:t>
        </w:r>
        <w:r w:rsidR="005F3DED" w:rsidRPr="7635799C">
          <w:rPr>
            <w:rFonts w:ascii="Times New Roman" w:hAnsi="Times New Roman" w:cs="Times New Roman"/>
            <w:sz w:val="24"/>
            <w:szCs w:val="24"/>
            <w:lang w:val="en"/>
          </w:rPr>
          <w:t xml:space="preserve"> be submitted in </w:t>
        </w:r>
      </w:ins>
      <w:ins w:id="221" w:author="Danielle Martin [2]" w:date="2023-09-12T19:08:00Z">
        <w:r w:rsidRPr="7635799C">
          <w:rPr>
            <w:rFonts w:ascii="Times New Roman" w:hAnsi="Times New Roman" w:cs="Times New Roman"/>
            <w:sz w:val="24"/>
            <w:szCs w:val="24"/>
            <w:lang w:val="en"/>
          </w:rPr>
          <w:fldChar w:fldCharType="begin"/>
        </w:r>
        <w:r w:rsidRPr="7635799C">
          <w:rPr>
            <w:rFonts w:ascii="Times New Roman" w:hAnsi="Times New Roman" w:cs="Times New Roman"/>
            <w:sz w:val="24"/>
            <w:szCs w:val="24"/>
            <w:lang w:val="en"/>
          </w:rPr>
          <w:instrText xml:space="preserve"> HYPERLINK "http://www.pandadoc.com" </w:instrText>
        </w:r>
        <w:r w:rsidRPr="7635799C">
          <w:rPr>
            <w:rFonts w:ascii="Times New Roman" w:hAnsi="Times New Roman" w:cs="Times New Roman"/>
            <w:sz w:val="24"/>
            <w:szCs w:val="24"/>
            <w:lang w:val="en"/>
          </w:rPr>
          <w:fldChar w:fldCharType="separate"/>
        </w:r>
        <w:r w:rsidR="005F3DED" w:rsidRPr="7635799C">
          <w:rPr>
            <w:rStyle w:val="Hyperlink"/>
            <w:rFonts w:ascii="Times New Roman" w:hAnsi="Times New Roman" w:cs="Times New Roman"/>
            <w:sz w:val="24"/>
            <w:szCs w:val="24"/>
            <w:lang w:val="en"/>
          </w:rPr>
          <w:t>PandaDoc</w:t>
        </w:r>
        <w:r w:rsidRPr="7635799C">
          <w:rPr>
            <w:rFonts w:ascii="Times New Roman" w:hAnsi="Times New Roman" w:cs="Times New Roman"/>
            <w:sz w:val="24"/>
            <w:szCs w:val="24"/>
            <w:lang w:val="en"/>
          </w:rPr>
          <w:fldChar w:fldCharType="end"/>
        </w:r>
        <w:r w:rsidR="005F3DED" w:rsidRPr="7635799C">
          <w:rPr>
            <w:rFonts w:ascii="Times New Roman" w:hAnsi="Times New Roman" w:cs="Times New Roman"/>
            <w:sz w:val="24"/>
            <w:szCs w:val="24"/>
            <w:lang w:val="en"/>
          </w:rPr>
          <w:t xml:space="preserve"> on the Payment Request Form</w:t>
        </w:r>
      </w:ins>
      <w:ins w:id="222" w:author="Danielle Martin [2]" w:date="2023-09-12T19:07:00Z">
        <w:r w:rsidR="005F3DED" w:rsidRPr="7635799C">
          <w:rPr>
            <w:rFonts w:ascii="Times New Roman" w:hAnsi="Times New Roman" w:cs="Times New Roman"/>
            <w:sz w:val="24"/>
            <w:szCs w:val="24"/>
            <w:lang w:val="en"/>
          </w:rPr>
          <w:t>.</w:t>
        </w:r>
      </w:ins>
      <w:ins w:id="223" w:author="Danielle Martin [2]" w:date="2023-09-12T19:08:00Z">
        <w:r w:rsidR="00033D66" w:rsidRPr="7635799C">
          <w:rPr>
            <w:rFonts w:ascii="Times New Roman" w:hAnsi="Times New Roman" w:cs="Times New Roman"/>
            <w:sz w:val="24"/>
            <w:szCs w:val="24"/>
            <w:lang w:val="en"/>
          </w:rPr>
          <w:t xml:space="preserve"> The </w:t>
        </w:r>
      </w:ins>
      <w:ins w:id="224" w:author="Danielle Martin [2]" w:date="2023-09-12T19:10:00Z">
        <w:r w:rsidR="00F336CA" w:rsidRPr="7635799C">
          <w:rPr>
            <w:rFonts w:ascii="Times New Roman" w:hAnsi="Times New Roman" w:cs="Times New Roman"/>
            <w:sz w:val="24"/>
            <w:szCs w:val="24"/>
            <w:lang w:val="en"/>
          </w:rPr>
          <w:t xml:space="preserve">programmatic approval </w:t>
        </w:r>
        <w:r w:rsidR="00CB1CFC" w:rsidRPr="7635799C">
          <w:rPr>
            <w:rFonts w:ascii="Times New Roman" w:hAnsi="Times New Roman" w:cs="Times New Roman"/>
            <w:sz w:val="24"/>
            <w:szCs w:val="24"/>
            <w:lang w:val="en"/>
          </w:rPr>
          <w:t xml:space="preserve">will be provided by the appropriate </w:t>
        </w:r>
      </w:ins>
      <w:ins w:id="225" w:author="Danielle Martin [2]" w:date="2023-09-12T19:11:00Z">
        <w:r w:rsidR="00AE2305" w:rsidRPr="7635799C">
          <w:rPr>
            <w:rFonts w:ascii="Times New Roman" w:hAnsi="Times New Roman" w:cs="Times New Roman"/>
            <w:sz w:val="24"/>
            <w:szCs w:val="24"/>
            <w:lang w:val="en"/>
          </w:rPr>
          <w:t>approver</w:t>
        </w:r>
      </w:ins>
      <w:ins w:id="226" w:author="Danielle Martin [2]" w:date="2023-09-12T19:10:00Z">
        <w:r w:rsidR="00CB1CFC" w:rsidRPr="7635799C">
          <w:rPr>
            <w:rFonts w:ascii="Times New Roman" w:hAnsi="Times New Roman" w:cs="Times New Roman"/>
            <w:sz w:val="24"/>
            <w:szCs w:val="24"/>
            <w:lang w:val="en"/>
          </w:rPr>
          <w:t xml:space="preserve"> based on the delegation</w:t>
        </w:r>
        <w:del w:id="227" w:author="John McPhail" w:date="2023-11-02T07:09:00Z">
          <w:r w:rsidR="00CB1CFC" w:rsidRPr="7635799C" w:rsidDel="007E2396">
            <w:rPr>
              <w:rFonts w:ascii="Times New Roman" w:hAnsi="Times New Roman" w:cs="Times New Roman"/>
              <w:sz w:val="24"/>
              <w:szCs w:val="24"/>
              <w:lang w:val="en"/>
            </w:rPr>
            <w:delText xml:space="preserve"> </w:delText>
          </w:r>
        </w:del>
      </w:ins>
      <w:ins w:id="228" w:author="Pascale Wagner" w:date="2023-10-30T18:20:00Z">
        <w:del w:id="229" w:author="John McPhail" w:date="2023-11-02T07:17:00Z">
          <w:r w:rsidR="002F667B" w:rsidRPr="7635799C" w:rsidDel="000B5D6B">
            <w:rPr>
              <w:rFonts w:ascii="Times New Roman" w:hAnsi="Times New Roman" w:cs="Times New Roman"/>
              <w:sz w:val="24"/>
              <w:szCs w:val="24"/>
              <w:lang w:val="en"/>
            </w:rPr>
            <w:delText xml:space="preserve">. </w:delText>
          </w:r>
          <w:commentRangeStart w:id="230"/>
          <w:r w:rsidR="002F667B" w:rsidRPr="7635799C" w:rsidDel="000B5D6B">
            <w:rPr>
              <w:rFonts w:ascii="Times New Roman" w:hAnsi="Times New Roman" w:cs="Times New Roman"/>
              <w:sz w:val="24"/>
              <w:szCs w:val="24"/>
              <w:lang w:val="en"/>
            </w:rPr>
            <w:delText>The indi</w:delText>
          </w:r>
        </w:del>
      </w:ins>
      <w:commentRangeEnd w:id="230"/>
      <w:r w:rsidR="007C2F5C">
        <w:rPr>
          <w:rStyle w:val="CommentReference"/>
        </w:rPr>
        <w:commentReference w:id="230"/>
      </w:r>
      <w:ins w:id="231" w:author="Danielle Martin [2]" w:date="2023-09-12T19:10:00Z">
        <w:r w:rsidR="00CB1CFC" w:rsidRPr="7635799C">
          <w:rPr>
            <w:rFonts w:ascii="Times New Roman" w:hAnsi="Times New Roman" w:cs="Times New Roman"/>
            <w:sz w:val="24"/>
            <w:szCs w:val="24"/>
            <w:lang w:val="en"/>
          </w:rPr>
          <w:t>. The indivi</w:t>
        </w:r>
      </w:ins>
      <w:ins w:id="232" w:author="Danielle Martin [2]" w:date="2023-09-12T19:11:00Z">
        <w:r w:rsidR="00CB1CFC" w:rsidRPr="7635799C">
          <w:rPr>
            <w:rFonts w:ascii="Times New Roman" w:hAnsi="Times New Roman" w:cs="Times New Roman"/>
            <w:sz w:val="24"/>
            <w:szCs w:val="24"/>
            <w:lang w:val="en"/>
          </w:rPr>
          <w:t xml:space="preserve">dual signing the payment </w:t>
        </w:r>
      </w:ins>
      <w:ins w:id="233" w:author="Danielle Martin [2]" w:date="2023-09-12T19:12:00Z">
        <w:r w:rsidR="009B1817" w:rsidRPr="7635799C">
          <w:rPr>
            <w:rFonts w:ascii="Times New Roman" w:hAnsi="Times New Roman" w:cs="Times New Roman"/>
            <w:sz w:val="24"/>
            <w:szCs w:val="24"/>
            <w:lang w:val="en"/>
          </w:rPr>
          <w:t>request form as a technical approver is confirming the allowability and appropriateness of the cost for the progra</w:t>
        </w:r>
        <w:r w:rsidR="006A6BC3" w:rsidRPr="7635799C">
          <w:rPr>
            <w:rFonts w:ascii="Times New Roman" w:hAnsi="Times New Roman" w:cs="Times New Roman"/>
            <w:sz w:val="24"/>
            <w:szCs w:val="24"/>
            <w:lang w:val="en"/>
          </w:rPr>
          <w:t>m and the correct budget activi</w:t>
        </w:r>
      </w:ins>
      <w:ins w:id="234" w:author="Danielle Martin [2]" w:date="2023-09-12T19:13:00Z">
        <w:r w:rsidR="006A6BC3" w:rsidRPr="7635799C">
          <w:rPr>
            <w:rFonts w:ascii="Times New Roman" w:hAnsi="Times New Roman" w:cs="Times New Roman"/>
            <w:sz w:val="24"/>
            <w:szCs w:val="24"/>
            <w:lang w:val="en"/>
          </w:rPr>
          <w:t>ty.</w:t>
        </w:r>
      </w:ins>
      <w:ins w:id="235" w:author="Danielle Martin [2]" w:date="2023-09-12T19:08:00Z">
        <w:r w:rsidR="005F3DED" w:rsidRPr="7635799C">
          <w:rPr>
            <w:rFonts w:ascii="Times New Roman" w:hAnsi="Times New Roman" w:cs="Times New Roman"/>
            <w:sz w:val="24"/>
            <w:szCs w:val="24"/>
            <w:lang w:val="en"/>
          </w:rPr>
          <w:t xml:space="preserve"> </w:t>
        </w:r>
      </w:ins>
      <w:ins w:id="236" w:author="Danielle Martin [2]" w:date="2023-09-12T19:11:00Z">
        <w:r w:rsidR="00AE2305" w:rsidRPr="7635799C">
          <w:rPr>
            <w:rFonts w:ascii="Times New Roman" w:hAnsi="Times New Roman" w:cs="Times New Roman"/>
            <w:sz w:val="24"/>
            <w:szCs w:val="24"/>
            <w:lang w:val="en"/>
          </w:rPr>
          <w:t xml:space="preserve">The F&amp;A Director </w:t>
        </w:r>
      </w:ins>
      <w:ins w:id="237" w:author="Danielle Martin [2]" w:date="2023-09-12T19:13:00Z">
        <w:r w:rsidR="006A6BC3" w:rsidRPr="7635799C">
          <w:rPr>
            <w:rFonts w:ascii="Times New Roman" w:hAnsi="Times New Roman" w:cs="Times New Roman"/>
            <w:sz w:val="24"/>
            <w:szCs w:val="24"/>
            <w:lang w:val="en"/>
          </w:rPr>
          <w:t>approver signature is</w:t>
        </w:r>
      </w:ins>
      <w:ins w:id="238" w:author="Danielle Martin [2]" w:date="2023-09-12T19:11:00Z">
        <w:r w:rsidR="00AE2305" w:rsidRPr="7635799C">
          <w:rPr>
            <w:rFonts w:ascii="Times New Roman" w:hAnsi="Times New Roman" w:cs="Times New Roman"/>
            <w:sz w:val="24"/>
            <w:szCs w:val="24"/>
            <w:lang w:val="en"/>
          </w:rPr>
          <w:t xml:space="preserve"> verif</w:t>
        </w:r>
      </w:ins>
      <w:ins w:id="239" w:author="Danielle Martin [2]" w:date="2023-09-12T19:13:00Z">
        <w:r w:rsidR="006A6BC3" w:rsidRPr="7635799C">
          <w:rPr>
            <w:rFonts w:ascii="Times New Roman" w:hAnsi="Times New Roman" w:cs="Times New Roman"/>
            <w:sz w:val="24"/>
            <w:szCs w:val="24"/>
            <w:lang w:val="en"/>
          </w:rPr>
          <w:t>ying</w:t>
        </w:r>
      </w:ins>
      <w:ins w:id="240" w:author="Danielle Martin [2]" w:date="2023-09-12T19:11:00Z">
        <w:r w:rsidR="00AE2305" w:rsidRPr="7635799C">
          <w:rPr>
            <w:rFonts w:ascii="Times New Roman" w:hAnsi="Times New Roman" w:cs="Times New Roman"/>
            <w:sz w:val="24"/>
            <w:szCs w:val="24"/>
            <w:lang w:val="en"/>
          </w:rPr>
          <w:t xml:space="preserve"> and match</w:t>
        </w:r>
      </w:ins>
      <w:ins w:id="241" w:author="Danielle Martin [2]" w:date="2023-09-12T19:13:00Z">
        <w:r w:rsidR="006A6BC3" w:rsidRPr="7635799C">
          <w:rPr>
            <w:rFonts w:ascii="Times New Roman" w:hAnsi="Times New Roman" w:cs="Times New Roman"/>
            <w:sz w:val="24"/>
            <w:szCs w:val="24"/>
            <w:lang w:val="en"/>
          </w:rPr>
          <w:t>ing</w:t>
        </w:r>
      </w:ins>
      <w:ins w:id="242" w:author="Danielle Martin [2]" w:date="2023-09-12T19:11:00Z">
        <w:r w:rsidR="00AE2305" w:rsidRPr="7635799C">
          <w:rPr>
            <w:rFonts w:ascii="Times New Roman" w:hAnsi="Times New Roman" w:cs="Times New Roman"/>
            <w:sz w:val="24"/>
            <w:szCs w:val="24"/>
            <w:lang w:val="en"/>
          </w:rPr>
          <w:t xml:space="preserve"> up the vendor invoice, supporting documentation, the procurement file, and the signed payment request.</w:t>
        </w:r>
      </w:ins>
      <w:ins w:id="243" w:author="Danielle Martin [2]" w:date="2023-09-12T19:06:00Z">
        <w:r w:rsidR="00E47F57" w:rsidRPr="7635799C">
          <w:rPr>
            <w:rFonts w:ascii="Times New Roman" w:hAnsi="Times New Roman" w:cs="Times New Roman"/>
            <w:sz w:val="24"/>
            <w:szCs w:val="24"/>
            <w:lang w:val="en"/>
          </w:rPr>
          <w:t xml:space="preserve"> </w:t>
        </w:r>
      </w:ins>
    </w:p>
    <w:p w14:paraId="41384E53" w14:textId="194C0A50" w:rsidR="00EA5AB4" w:rsidRDefault="008D50D4" w:rsidP="008B386D">
      <w:pPr>
        <w:pStyle w:val="Heading2"/>
        <w:numPr>
          <w:ilvl w:val="0"/>
          <w:numId w:val="11"/>
        </w:numPr>
        <w:jc w:val="both"/>
        <w:rPr>
          <w:ins w:id="244" w:author="Danielle Martin" w:date="2023-09-11T23:16:00Z"/>
          <w:rFonts w:eastAsiaTheme="minorEastAsia"/>
        </w:rPr>
      </w:pPr>
      <w:bookmarkStart w:id="245" w:name="_Toc145439737"/>
      <w:ins w:id="246" w:author="Danielle Martin [2]" w:date="2023-09-12T19:13:00Z">
        <w:r>
          <w:rPr>
            <w:rFonts w:eastAsiaTheme="minorEastAsia"/>
          </w:rPr>
          <w:t xml:space="preserve">Release of </w:t>
        </w:r>
      </w:ins>
      <w:ins w:id="247" w:author="Danielle Martin [2]" w:date="2023-09-12T19:06:00Z">
        <w:r w:rsidR="007A6A37">
          <w:rPr>
            <w:rFonts w:eastAsiaTheme="minorEastAsia"/>
          </w:rPr>
          <w:t>Paymen</w:t>
        </w:r>
      </w:ins>
      <w:ins w:id="248" w:author="Danielle Martin [2]" w:date="2023-09-12T19:13:00Z">
        <w:r>
          <w:rPr>
            <w:rFonts w:eastAsiaTheme="minorEastAsia"/>
          </w:rPr>
          <w:t>t</w:t>
        </w:r>
      </w:ins>
      <w:ins w:id="249" w:author="Danielle Martin [2]" w:date="2023-09-12T19:06:00Z">
        <w:r w:rsidR="007A6A37">
          <w:rPr>
            <w:rFonts w:eastAsiaTheme="minorEastAsia"/>
          </w:rPr>
          <w:t xml:space="preserve"> </w:t>
        </w:r>
      </w:ins>
      <w:r w:rsidR="007B7E1D">
        <w:rPr>
          <w:rFonts w:eastAsiaTheme="minorEastAsia"/>
        </w:rPr>
        <w:t>Internal Controls</w:t>
      </w:r>
      <w:bookmarkEnd w:id="245"/>
      <w:r w:rsidR="007B7E1D">
        <w:rPr>
          <w:rFonts w:eastAsiaTheme="minorEastAsia"/>
        </w:rPr>
        <w:t xml:space="preserve"> </w:t>
      </w:r>
    </w:p>
    <w:p w14:paraId="1686E75F" w14:textId="7767B9E6" w:rsidR="00D74727" w:rsidRPr="00017BF4" w:rsidRDefault="37A69323" w:rsidP="00017BF4">
      <w:pPr>
        <w:jc w:val="both"/>
        <w:rPr>
          <w:rFonts w:ascii="Times New Roman" w:hAnsi="Times New Roman" w:cs="Times New Roman"/>
          <w:sz w:val="24"/>
          <w:szCs w:val="24"/>
        </w:rPr>
      </w:pPr>
      <w:ins w:id="250" w:author="Danielle Martin" w:date="2023-09-11T23:16:00Z">
        <w:r w:rsidRPr="33EE45CA">
          <w:rPr>
            <w:rFonts w:ascii="Times New Roman" w:hAnsi="Times New Roman" w:cs="Times New Roman"/>
            <w:sz w:val="24"/>
            <w:szCs w:val="24"/>
          </w:rPr>
          <w:t>The below internal controls apply to all payments released from our bank accounts</w:t>
        </w:r>
      </w:ins>
      <w:ins w:id="251" w:author="Danielle Martin [2]" w:date="2023-10-21T16:36:00Z">
        <w:r w:rsidR="02B494B8" w:rsidRPr="33EE45CA">
          <w:rPr>
            <w:rFonts w:ascii="Times New Roman" w:hAnsi="Times New Roman" w:cs="Times New Roman"/>
            <w:sz w:val="24"/>
            <w:szCs w:val="24"/>
          </w:rPr>
          <w:t xml:space="preserve">, PayPal, </w:t>
        </w:r>
        <w:proofErr w:type="spellStart"/>
        <w:r w:rsidR="02B494B8" w:rsidRPr="33EE45CA">
          <w:rPr>
            <w:rFonts w:ascii="Times New Roman" w:hAnsi="Times New Roman" w:cs="Times New Roman"/>
            <w:sz w:val="24"/>
            <w:szCs w:val="24"/>
          </w:rPr>
          <w:t>Airtm</w:t>
        </w:r>
        <w:proofErr w:type="spellEnd"/>
        <w:r w:rsidR="02B494B8" w:rsidRPr="33EE45CA">
          <w:rPr>
            <w:rFonts w:ascii="Times New Roman" w:hAnsi="Times New Roman" w:cs="Times New Roman"/>
            <w:sz w:val="24"/>
            <w:szCs w:val="24"/>
          </w:rPr>
          <w:t>,</w:t>
        </w:r>
      </w:ins>
      <w:ins w:id="252" w:author="Danielle Martin" w:date="2023-09-11T23:16:00Z">
        <w:r w:rsidRPr="33EE45CA">
          <w:rPr>
            <w:rFonts w:ascii="Times New Roman" w:hAnsi="Times New Roman" w:cs="Times New Roman"/>
            <w:sz w:val="24"/>
            <w:szCs w:val="24"/>
          </w:rPr>
          <w:t xml:space="preserve"> or any other payment platform.</w:t>
        </w:r>
      </w:ins>
    </w:p>
    <w:p w14:paraId="2821ABD5" w14:textId="7CE9AFA9" w:rsidR="00EA5AB4" w:rsidRPr="00017BF4" w:rsidRDefault="00D74727" w:rsidP="00017BF4">
      <w:pPr>
        <w:pStyle w:val="Heading3"/>
        <w:jc w:val="both"/>
        <w:rPr>
          <w:sz w:val="24"/>
          <w:szCs w:val="24"/>
        </w:rPr>
      </w:pPr>
      <w:bookmarkStart w:id="253" w:name="_Toc145439738"/>
      <w:ins w:id="254" w:author="Danielle Martin" w:date="2023-09-11T23:17:00Z">
        <w:r w:rsidRPr="00017BF4">
          <w:rPr>
            <w:rFonts w:eastAsiaTheme="minorEastAsia"/>
            <w:sz w:val="24"/>
            <w:szCs w:val="24"/>
          </w:rPr>
          <w:t xml:space="preserve">5.1 Home Office </w:t>
        </w:r>
      </w:ins>
      <w:ins w:id="255" w:author="Danielle Martin [2]" w:date="2023-09-12T19:13:00Z">
        <w:r w:rsidR="008D50D4">
          <w:rPr>
            <w:rFonts w:eastAsiaTheme="minorEastAsia"/>
            <w:sz w:val="24"/>
            <w:szCs w:val="24"/>
          </w:rPr>
          <w:t xml:space="preserve">Release of </w:t>
        </w:r>
      </w:ins>
      <w:ins w:id="256" w:author="Danielle Martin" w:date="2023-09-11T23:25:00Z">
        <w:r w:rsidR="00986225">
          <w:rPr>
            <w:rFonts w:eastAsiaTheme="minorEastAsia"/>
            <w:sz w:val="24"/>
            <w:szCs w:val="24"/>
          </w:rPr>
          <w:t xml:space="preserve">Payment </w:t>
        </w:r>
      </w:ins>
      <w:ins w:id="257" w:author="Danielle Martin" w:date="2023-09-11T23:16:00Z">
        <w:r w:rsidRPr="00017BF4">
          <w:rPr>
            <w:rFonts w:eastAsiaTheme="minorEastAsia"/>
            <w:sz w:val="24"/>
            <w:szCs w:val="24"/>
          </w:rPr>
          <w:t>Internal Controls</w:t>
        </w:r>
        <w:bookmarkEnd w:id="253"/>
        <w:r w:rsidRPr="00017BF4">
          <w:rPr>
            <w:rFonts w:eastAsiaTheme="minorEastAsia"/>
            <w:sz w:val="24"/>
            <w:szCs w:val="24"/>
          </w:rPr>
          <w:t xml:space="preserve"> </w:t>
        </w:r>
      </w:ins>
    </w:p>
    <w:p w14:paraId="247AE42E" w14:textId="148EF230" w:rsidR="0052011C" w:rsidRDefault="007B7E1D" w:rsidP="008B386D">
      <w:pPr>
        <w:spacing w:after="0"/>
        <w:jc w:val="both"/>
        <w:rPr>
          <w:ins w:id="258" w:author="Danielle Martin" w:date="2023-09-11T23:15:00Z"/>
          <w:rFonts w:ascii="Times New Roman" w:hAnsi="Times New Roman" w:cs="Times New Roman"/>
          <w:sz w:val="24"/>
          <w:szCs w:val="24"/>
        </w:rPr>
      </w:pPr>
      <w:r w:rsidRPr="5575C977">
        <w:rPr>
          <w:rFonts w:ascii="Times New Roman" w:hAnsi="Times New Roman" w:cs="Times New Roman"/>
          <w:sz w:val="24"/>
          <w:szCs w:val="24"/>
        </w:rPr>
        <w:t>Only th</w:t>
      </w:r>
      <w:r w:rsidR="5BFA0D13" w:rsidRPr="5575C977">
        <w:rPr>
          <w:rFonts w:ascii="Times New Roman" w:hAnsi="Times New Roman" w:cs="Times New Roman"/>
          <w:sz w:val="24"/>
          <w:szCs w:val="24"/>
        </w:rPr>
        <w:t xml:space="preserve">e </w:t>
      </w:r>
      <w:r w:rsidRPr="5575C977">
        <w:rPr>
          <w:rFonts w:ascii="Times New Roman" w:hAnsi="Times New Roman" w:cs="Times New Roman"/>
          <w:sz w:val="24"/>
          <w:szCs w:val="24"/>
        </w:rPr>
        <w:t xml:space="preserve">President &amp; CEO and </w:t>
      </w:r>
      <w:r w:rsidR="1D65BE0F" w:rsidRPr="5575C977">
        <w:rPr>
          <w:rFonts w:ascii="Times New Roman" w:hAnsi="Times New Roman" w:cs="Times New Roman"/>
          <w:sz w:val="24"/>
          <w:szCs w:val="24"/>
        </w:rPr>
        <w:t xml:space="preserve">the CFO </w:t>
      </w:r>
      <w:r w:rsidRPr="5575C977">
        <w:rPr>
          <w:rFonts w:ascii="Times New Roman" w:hAnsi="Times New Roman" w:cs="Times New Roman"/>
          <w:sz w:val="24"/>
          <w:szCs w:val="24"/>
        </w:rPr>
        <w:t xml:space="preserve">have </w:t>
      </w:r>
      <w:r w:rsidR="00BA3521">
        <w:rPr>
          <w:rFonts w:ascii="Times New Roman" w:hAnsi="Times New Roman" w:cs="Times New Roman"/>
          <w:sz w:val="24"/>
          <w:szCs w:val="24"/>
        </w:rPr>
        <w:t xml:space="preserve">the ability to release payments in </w:t>
      </w:r>
      <w:ins w:id="259" w:author="Danielle Martin [2]" w:date="2023-10-21T16:36:00Z">
        <w:r w:rsidR="004A529C">
          <w:rPr>
            <w:rFonts w:ascii="Times New Roman" w:hAnsi="Times New Roman" w:cs="Times New Roman"/>
            <w:sz w:val="24"/>
            <w:szCs w:val="24"/>
          </w:rPr>
          <w:fldChar w:fldCharType="begin"/>
        </w:r>
        <w:r w:rsidR="004A529C">
          <w:rPr>
            <w:rFonts w:ascii="Times New Roman" w:hAnsi="Times New Roman" w:cs="Times New Roman"/>
            <w:sz w:val="24"/>
            <w:szCs w:val="24"/>
          </w:rPr>
          <w:instrText xml:space="preserve"> HYPERLINK "https://www.bill.com/" </w:instrText>
        </w:r>
        <w:r w:rsidR="004A529C">
          <w:rPr>
            <w:rFonts w:ascii="Times New Roman" w:hAnsi="Times New Roman" w:cs="Times New Roman"/>
            <w:sz w:val="24"/>
            <w:szCs w:val="24"/>
          </w:rPr>
          <w:fldChar w:fldCharType="separate"/>
        </w:r>
        <w:r w:rsidR="00863D8E" w:rsidRPr="004A529C">
          <w:rPr>
            <w:rStyle w:val="Hyperlink"/>
            <w:rFonts w:ascii="Times New Roman" w:hAnsi="Times New Roman" w:cs="Times New Roman"/>
            <w:sz w:val="24"/>
            <w:szCs w:val="24"/>
          </w:rPr>
          <w:t>Bill.com</w:t>
        </w:r>
        <w:r w:rsidR="004A529C">
          <w:rPr>
            <w:rFonts w:ascii="Times New Roman" w:hAnsi="Times New Roman" w:cs="Times New Roman"/>
            <w:sz w:val="24"/>
            <w:szCs w:val="24"/>
          </w:rPr>
          <w:fldChar w:fldCharType="end"/>
        </w:r>
      </w:ins>
      <w:ins w:id="260" w:author="Danielle Martin [2]" w:date="2023-09-12T19:19:00Z">
        <w:r w:rsidR="004560A5">
          <w:rPr>
            <w:rFonts w:ascii="Times New Roman" w:hAnsi="Times New Roman" w:cs="Times New Roman"/>
            <w:sz w:val="24"/>
            <w:szCs w:val="24"/>
          </w:rPr>
          <w:t xml:space="preserve"> or the bank account</w:t>
        </w:r>
      </w:ins>
      <w:del w:id="261" w:author="Danielle Martin" w:date="2023-09-11T23:14:00Z">
        <w:r w:rsidR="00863D8E" w:rsidDel="00A96EE7">
          <w:rPr>
            <w:rFonts w:ascii="Times New Roman" w:hAnsi="Times New Roman" w:cs="Times New Roman"/>
            <w:sz w:val="24"/>
            <w:szCs w:val="24"/>
          </w:rPr>
          <w:delText xml:space="preserve"> </w:delText>
        </w:r>
      </w:del>
      <w:r w:rsidR="00863D8E">
        <w:rPr>
          <w:rFonts w:ascii="Times New Roman" w:hAnsi="Times New Roman" w:cs="Times New Roman"/>
          <w:sz w:val="24"/>
          <w:szCs w:val="24"/>
        </w:rPr>
        <w:t>.</w:t>
      </w:r>
    </w:p>
    <w:p w14:paraId="7F657F1C" w14:textId="372143FE" w:rsidR="00A96EE7" w:rsidRPr="00017BF4" w:rsidRDefault="00D74727" w:rsidP="00017BF4">
      <w:pPr>
        <w:pStyle w:val="Heading3"/>
        <w:jc w:val="both"/>
        <w:rPr>
          <w:sz w:val="24"/>
          <w:szCs w:val="24"/>
        </w:rPr>
      </w:pPr>
      <w:bookmarkStart w:id="262" w:name="_Toc145439739"/>
      <w:ins w:id="263" w:author="Danielle Martin" w:date="2023-09-11T23:17:00Z">
        <w:r w:rsidRPr="33EE45CA">
          <w:rPr>
            <w:rFonts w:eastAsiaTheme="minorEastAsia"/>
            <w:sz w:val="24"/>
            <w:szCs w:val="24"/>
          </w:rPr>
          <w:t xml:space="preserve">5.2 </w:t>
        </w:r>
      </w:ins>
      <w:del w:id="264" w:author="Danielle Martin [2]" w:date="2023-09-12T19:19:00Z">
        <w:r w:rsidRPr="33EE45CA" w:rsidDel="00D74727">
          <w:rPr>
            <w:rFonts w:eastAsiaTheme="minorEastAsia"/>
            <w:sz w:val="24"/>
            <w:szCs w:val="24"/>
          </w:rPr>
          <w:delText>Home</w:delText>
        </w:r>
      </w:del>
      <w:ins w:id="265" w:author="Danielle Martin [2]" w:date="2023-09-12T19:19:00Z">
        <w:r w:rsidR="00300465" w:rsidRPr="33EE45CA">
          <w:rPr>
            <w:rFonts w:eastAsiaTheme="minorEastAsia"/>
            <w:sz w:val="24"/>
            <w:szCs w:val="24"/>
          </w:rPr>
          <w:t>Field</w:t>
        </w:r>
      </w:ins>
      <w:ins w:id="266" w:author="Danielle Martin" w:date="2023-09-11T23:17:00Z">
        <w:r w:rsidRPr="33EE45CA">
          <w:rPr>
            <w:rFonts w:eastAsiaTheme="minorEastAsia"/>
            <w:sz w:val="24"/>
            <w:szCs w:val="24"/>
          </w:rPr>
          <w:t xml:space="preserve"> Office </w:t>
        </w:r>
      </w:ins>
      <w:ins w:id="267" w:author="Danielle Martin [2]" w:date="2023-09-12T19:13:00Z">
        <w:r w:rsidR="008D50D4" w:rsidRPr="33EE45CA">
          <w:rPr>
            <w:rFonts w:eastAsiaTheme="minorEastAsia"/>
            <w:sz w:val="24"/>
            <w:szCs w:val="24"/>
          </w:rPr>
          <w:t xml:space="preserve">Release of </w:t>
        </w:r>
      </w:ins>
      <w:r w:rsidR="00986225" w:rsidRPr="33EE45CA">
        <w:rPr>
          <w:rFonts w:eastAsiaTheme="minorEastAsia"/>
          <w:sz w:val="24"/>
          <w:szCs w:val="24"/>
        </w:rPr>
        <w:t xml:space="preserve">Payment </w:t>
      </w:r>
      <w:r w:rsidRPr="33EE45CA">
        <w:rPr>
          <w:rFonts w:eastAsiaTheme="minorEastAsia"/>
          <w:sz w:val="24"/>
          <w:szCs w:val="24"/>
        </w:rPr>
        <w:t>Internal Controls</w:t>
      </w:r>
      <w:bookmarkEnd w:id="262"/>
      <w:r w:rsidRPr="33EE45CA">
        <w:rPr>
          <w:rFonts w:eastAsiaTheme="minorEastAsia"/>
          <w:sz w:val="24"/>
          <w:szCs w:val="24"/>
        </w:rPr>
        <w:t xml:space="preserve"> </w:t>
      </w:r>
    </w:p>
    <w:p w14:paraId="73CA4CC1" w14:textId="2E37FC6F" w:rsidR="00A96EE7" w:rsidRPr="004B0299" w:rsidDel="007C2F5C" w:rsidRDefault="00A96EE7" w:rsidP="008B386D">
      <w:pPr>
        <w:spacing w:after="0"/>
        <w:jc w:val="both"/>
        <w:rPr>
          <w:del w:id="268" w:author="John McPhail" w:date="2023-11-02T07:10:00Z"/>
          <w:rFonts w:ascii="Times New Roman" w:hAnsi="Times New Roman" w:cs="Times New Roman"/>
          <w:sz w:val="24"/>
          <w:szCs w:val="24"/>
        </w:rPr>
      </w:pPr>
      <w:r w:rsidRPr="33EE45CA">
        <w:rPr>
          <w:rFonts w:ascii="Times New Roman" w:hAnsi="Times New Roman" w:cs="Times New Roman"/>
          <w:sz w:val="24"/>
          <w:szCs w:val="24"/>
        </w:rPr>
        <w:t>Only the Country Director (if applicable) and the Finance Director have the ability to release payments from local bank accounts.</w:t>
      </w:r>
    </w:p>
    <w:p w14:paraId="28BEE2D2" w14:textId="404353DA" w:rsidR="00A96EE7" w:rsidDel="007C2F5C" w:rsidRDefault="00A96EE7" w:rsidP="008B386D">
      <w:pPr>
        <w:spacing w:after="0"/>
        <w:jc w:val="both"/>
        <w:rPr>
          <w:ins w:id="269" w:author="Danielle Martin [2]" w:date="2023-09-12T19:32:00Z"/>
          <w:del w:id="270" w:author="John McPhail" w:date="2023-11-02T07:10:00Z"/>
          <w:rFonts w:ascii="Times New Roman" w:hAnsi="Times New Roman" w:cs="Times New Roman"/>
          <w:sz w:val="24"/>
          <w:szCs w:val="24"/>
        </w:rPr>
      </w:pPr>
    </w:p>
    <w:p w14:paraId="3E16C072" w14:textId="69D31D97" w:rsidR="00491CD0" w:rsidRPr="00017BF4" w:rsidRDefault="00491CD0">
      <w:pPr>
        <w:spacing w:after="0"/>
        <w:jc w:val="both"/>
        <w:rPr>
          <w:rFonts w:ascii="Times New Roman" w:hAnsi="Times New Roman" w:cs="Times New Roman"/>
          <w:sz w:val="24"/>
          <w:szCs w:val="24"/>
        </w:rPr>
        <w:pPrChange w:id="271" w:author="John McPhail" w:date="2023-11-02T07:10:00Z">
          <w:pPr>
            <w:spacing w:after="0"/>
          </w:pPr>
        </w:pPrChange>
      </w:pPr>
      <w:del w:id="272" w:author="John McPhail" w:date="2023-11-02T07:10:00Z">
        <w:r w:rsidRPr="7635799C" w:rsidDel="007C2F5C">
          <w:rPr>
            <w:rFonts w:ascii="Times New Roman" w:hAnsi="Times New Roman" w:cs="Times New Roman"/>
            <w:sz w:val="24"/>
            <w:szCs w:val="24"/>
          </w:rPr>
          <w:br w:type="page"/>
        </w:r>
        <w:bookmarkStart w:id="273" w:name="_Annex_A:_Approval"/>
        <w:bookmarkEnd w:id="273"/>
        <w:commentRangeStart w:id="274"/>
        <w:commentRangeStart w:id="275"/>
        <w:commentRangeEnd w:id="274"/>
        <w:r w:rsidDel="007C2F5C">
          <w:rPr>
            <w:rStyle w:val="CommentReference"/>
          </w:rPr>
          <w:lastRenderedPageBreak/>
          <w:commentReference w:id="274"/>
        </w:r>
      </w:del>
      <w:commentRangeEnd w:id="275"/>
      <w:r w:rsidR="00F71E1B">
        <w:rPr>
          <w:rStyle w:val="CommentReference"/>
        </w:rPr>
        <w:commentReference w:id="275"/>
      </w:r>
      <w:commentRangeStart w:id="277"/>
      <w:commentRangeEnd w:id="277"/>
    </w:p>
    <w:sectPr w:rsidR="00491CD0" w:rsidRPr="00017BF4" w:rsidSect="00DC55EF">
      <w:headerReference w:type="default" r:id="rId17"/>
      <w:footerReference w:type="default" r:id="rId18"/>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30" w:author="John McPhail" w:date="2023-11-02T07:10:00Z" w:initials="JM">
    <w:p w14:paraId="1E2A4D0D" w14:textId="77777777" w:rsidR="000B5D6B" w:rsidRDefault="007C2F5C" w:rsidP="00C4192D">
      <w:pPr>
        <w:pStyle w:val="CommentText"/>
      </w:pPr>
      <w:r>
        <w:rPr>
          <w:rStyle w:val="CommentReference"/>
        </w:rPr>
        <w:annotationRef/>
      </w:r>
      <w:r w:rsidR="000B5D6B">
        <w:t>Should this be here?  I'm deleting it since it looks like it shouldn't.</w:t>
      </w:r>
    </w:p>
  </w:comment>
  <w:comment w:id="274" w:author="Debra Cooper" w:date="2023-10-24T21:42:00Z" w:initials="DC">
    <w:p w14:paraId="64E06B17" w14:textId="047C4BCD" w:rsidR="7769CA89" w:rsidRDefault="7769CA89">
      <w:pPr>
        <w:pStyle w:val="CommentText"/>
      </w:pPr>
      <w:r>
        <w:t>I really like the Matrix Cheat Sheet! I think it's very very helpful!</w:t>
      </w:r>
      <w:r>
        <w:rPr>
          <w:rStyle w:val="CommentReference"/>
        </w:rPr>
        <w:annotationRef/>
      </w:r>
      <w:r>
        <w:rPr>
          <w:rStyle w:val="CommentReference"/>
        </w:rPr>
        <w:annotationRef/>
      </w:r>
    </w:p>
  </w:comment>
  <w:comment w:id="275" w:author="John McPhail" w:date="2023-11-02T07:13:00Z" w:initials="JM">
    <w:p w14:paraId="3C186CB1" w14:textId="72A45D34" w:rsidR="00F71E1B" w:rsidRDefault="00F71E1B" w:rsidP="009562F9">
      <w:pPr>
        <w:pStyle w:val="CommentText"/>
      </w:pPr>
      <w:r>
        <w:rPr>
          <w:rStyle w:val="CommentReference"/>
        </w:rPr>
        <w:annotationRef/>
      </w:r>
      <w:r>
        <w:t xml:space="preserve">Where is this cheat sheet, </w:t>
      </w:r>
      <w:r>
        <w:fldChar w:fldCharType="begin"/>
      </w:r>
      <w:r>
        <w:instrText>HYPERLINK "mailto:dmartin@partners.net"</w:instrText>
      </w:r>
      <w:bookmarkStart w:id="276" w:name="_@_89940B4CFD614499A55082CD72BE5929Z"/>
      <w:r>
        <w:fldChar w:fldCharType="separate"/>
      </w:r>
      <w:bookmarkEnd w:id="276"/>
      <w:r w:rsidRPr="00F71E1B">
        <w:rPr>
          <w:rStyle w:val="Mention"/>
          <w:noProof/>
        </w:rPr>
        <w:t>@Danielle Martin</w:t>
      </w:r>
      <w:r>
        <w:fldChar w:fldCharType="end"/>
      </w:r>
      <w:r>
        <w:t xml:space="preserve"> ?  I clicked on the link above in section 3 and it took me here, but I don't see any cheat sheet.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E2A4D0D" w15:done="0"/>
  <w15:commentEx w15:paraId="64E06B17" w15:done="0"/>
  <w15:commentEx w15:paraId="3C186CB1" w15:paraIdParent="64E06B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692E07" w16cex:dateUtc="2023-11-02T11:10:00Z"/>
  <w16cex:commentExtensible w16cex:durableId="7D89F29C" w16cex:dateUtc="2023-10-25T01:42:00Z"/>
  <w16cex:commentExtensible w16cex:durableId="01C129C6" w16cex:dateUtc="2023-11-02T1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E2A4D0D" w16cid:durableId="2A692E07"/>
  <w16cid:commentId w16cid:paraId="64E06B17" w16cid:durableId="7D89F29C"/>
  <w16cid:commentId w16cid:paraId="3C186CB1" w16cid:durableId="01C129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C5518" w14:textId="77777777" w:rsidR="00EE33AD" w:rsidRDefault="00EE33AD" w:rsidP="00EE2BCE">
      <w:pPr>
        <w:spacing w:after="0" w:line="240" w:lineRule="auto"/>
      </w:pPr>
      <w:r>
        <w:separator/>
      </w:r>
    </w:p>
  </w:endnote>
  <w:endnote w:type="continuationSeparator" w:id="0">
    <w:p w14:paraId="383CF073" w14:textId="77777777" w:rsidR="00EE33AD" w:rsidRDefault="00EE33AD" w:rsidP="00EE2BCE">
      <w:pPr>
        <w:spacing w:after="0" w:line="240" w:lineRule="auto"/>
      </w:pPr>
      <w:r>
        <w:continuationSeparator/>
      </w:r>
    </w:p>
  </w:endnote>
  <w:endnote w:type="continuationNotice" w:id="1">
    <w:p w14:paraId="2218C5FC" w14:textId="77777777" w:rsidR="00EE33AD" w:rsidRDefault="00EE33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1858721"/>
      <w:docPartObj>
        <w:docPartGallery w:val="Page Numbers (Bottom of Page)"/>
        <w:docPartUnique/>
      </w:docPartObj>
    </w:sdtPr>
    <w:sdtEndPr>
      <w:rPr>
        <w:color w:val="808080" w:themeColor="background1" w:themeShade="80"/>
        <w:spacing w:val="60"/>
      </w:rPr>
    </w:sdtEndPr>
    <w:sdtContent>
      <w:p w14:paraId="73AA1CE4" w14:textId="77777777" w:rsidR="005A42EC" w:rsidRDefault="005A42EC">
        <w:pPr>
          <w:pStyle w:val="Footer"/>
          <w:pBdr>
            <w:top w:val="single" w:sz="4" w:space="1" w:color="D9D9D9" w:themeColor="background1" w:themeShade="D9"/>
          </w:pBdr>
          <w:rPr>
            <w:b/>
            <w:bCs/>
          </w:rPr>
        </w:pPr>
        <w:r>
          <w:rPr>
            <w:noProof/>
          </w:rPr>
          <w:drawing>
            <wp:anchor distT="0" distB="0" distL="114300" distR="114300" simplePos="0" relativeHeight="251658240" behindDoc="1" locked="0" layoutInCell="1" allowOverlap="1" wp14:anchorId="45C4680E" wp14:editId="1AD8AB1E">
              <wp:simplePos x="0" y="0"/>
              <wp:positionH relativeFrom="column">
                <wp:posOffset>1632585</wp:posOffset>
              </wp:positionH>
              <wp:positionV relativeFrom="paragraph">
                <wp:posOffset>68580</wp:posOffset>
              </wp:positionV>
              <wp:extent cx="4352290" cy="283210"/>
              <wp:effectExtent l="0" t="0" r="0" b="254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00DC55EF" w:rsidRPr="00DC55EF">
          <w:rPr>
            <w:b/>
            <w:bCs/>
            <w:noProof/>
          </w:rPr>
          <w:t>2</w:t>
        </w:r>
        <w:r>
          <w:rPr>
            <w:b/>
            <w:bCs/>
            <w:noProof/>
          </w:rPr>
          <w:fldChar w:fldCharType="end"/>
        </w:r>
        <w:r>
          <w:rPr>
            <w:b/>
            <w:bCs/>
          </w:rPr>
          <w:t xml:space="preserve"> | </w:t>
        </w:r>
        <w:r>
          <w:rPr>
            <w:color w:val="808080" w:themeColor="background1" w:themeShade="80"/>
            <w:spacing w:val="60"/>
          </w:rPr>
          <w:t>Page</w:t>
        </w:r>
      </w:p>
    </w:sdtContent>
  </w:sdt>
  <w:p w14:paraId="60234798" w14:textId="77777777" w:rsidR="005A42EC" w:rsidRDefault="005A4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26476" w14:textId="77777777" w:rsidR="00EE33AD" w:rsidRDefault="00EE33AD" w:rsidP="00EE2BCE">
      <w:pPr>
        <w:spacing w:after="0" w:line="240" w:lineRule="auto"/>
      </w:pPr>
      <w:r>
        <w:separator/>
      </w:r>
    </w:p>
  </w:footnote>
  <w:footnote w:type="continuationSeparator" w:id="0">
    <w:p w14:paraId="58C5631D" w14:textId="77777777" w:rsidR="00EE33AD" w:rsidRDefault="00EE33AD" w:rsidP="00EE2BCE">
      <w:pPr>
        <w:spacing w:after="0" w:line="240" w:lineRule="auto"/>
      </w:pPr>
      <w:r>
        <w:continuationSeparator/>
      </w:r>
    </w:p>
  </w:footnote>
  <w:footnote w:type="continuationNotice" w:id="1">
    <w:p w14:paraId="4BF9E9F4" w14:textId="77777777" w:rsidR="00EE33AD" w:rsidRDefault="00EE33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A8525" w14:textId="77777777" w:rsidR="005A42EC" w:rsidRDefault="005A42EC">
    <w:pPr>
      <w:pStyle w:val="Header"/>
    </w:pPr>
    <w:r>
      <w:rPr>
        <w:noProof/>
      </w:rPr>
      <w:drawing>
        <wp:inline distT="0" distB="0" distL="0" distR="0" wp14:anchorId="35520EE1" wp14:editId="2811966C">
          <wp:extent cx="2614930" cy="584835"/>
          <wp:effectExtent l="0" t="0" r="0" b="571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22627FCF" w14:textId="77777777" w:rsidR="005A42EC" w:rsidRDefault="005A42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017E2"/>
    <w:multiLevelType w:val="hybridMultilevel"/>
    <w:tmpl w:val="00EE21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9678C5"/>
    <w:multiLevelType w:val="hybridMultilevel"/>
    <w:tmpl w:val="E33620C4"/>
    <w:lvl w:ilvl="0" w:tplc="08E0E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62706"/>
    <w:multiLevelType w:val="multilevel"/>
    <w:tmpl w:val="6E960D4E"/>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A4A2C5D"/>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C0B0B01"/>
    <w:multiLevelType w:val="hybridMultilevel"/>
    <w:tmpl w:val="BEFA1BE0"/>
    <w:lvl w:ilvl="0" w:tplc="08E0E83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531EB"/>
    <w:multiLevelType w:val="multilevel"/>
    <w:tmpl w:val="A35EBE0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EC93792"/>
    <w:multiLevelType w:val="hybridMultilevel"/>
    <w:tmpl w:val="7F520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9A07D3"/>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4563742"/>
    <w:multiLevelType w:val="multilevel"/>
    <w:tmpl w:val="5DB8E9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AE43A2"/>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6247D12"/>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274A0251"/>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35A70DC2"/>
    <w:multiLevelType w:val="hybridMultilevel"/>
    <w:tmpl w:val="20469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190028"/>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418428C6"/>
    <w:multiLevelType w:val="multilevel"/>
    <w:tmpl w:val="CF16FBA2"/>
    <w:lvl w:ilvl="0">
      <w:start w:val="10"/>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2BE2231"/>
    <w:multiLevelType w:val="hybridMultilevel"/>
    <w:tmpl w:val="564ACDCE"/>
    <w:lvl w:ilvl="0" w:tplc="AE86CA8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677986"/>
    <w:multiLevelType w:val="multilevel"/>
    <w:tmpl w:val="BFB4F7A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8C614CE"/>
    <w:multiLevelType w:val="multilevel"/>
    <w:tmpl w:val="CF16FBA2"/>
    <w:lvl w:ilvl="0">
      <w:start w:val="13"/>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9602D2A"/>
    <w:multiLevelType w:val="hybridMultilevel"/>
    <w:tmpl w:val="22E4F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0D7906"/>
    <w:multiLevelType w:val="hybridMultilevel"/>
    <w:tmpl w:val="55C6E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81AB1"/>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555E33B0"/>
    <w:multiLevelType w:val="hybridMultilevel"/>
    <w:tmpl w:val="39D29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BE34A8"/>
    <w:multiLevelType w:val="hybridMultilevel"/>
    <w:tmpl w:val="B45CBAD4"/>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EC52A1"/>
    <w:multiLevelType w:val="hybridMultilevel"/>
    <w:tmpl w:val="854ADB6E"/>
    <w:lvl w:ilvl="0" w:tplc="08E0E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67243C"/>
    <w:multiLevelType w:val="hybridMultilevel"/>
    <w:tmpl w:val="E424C250"/>
    <w:lvl w:ilvl="0" w:tplc="08E0E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B34821"/>
    <w:multiLevelType w:val="hybridMultilevel"/>
    <w:tmpl w:val="AAD2B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4E78BB"/>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5C7677E5"/>
    <w:multiLevelType w:val="multilevel"/>
    <w:tmpl w:val="C97E62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67705D"/>
    <w:multiLevelType w:val="hybridMultilevel"/>
    <w:tmpl w:val="C0A4D7FA"/>
    <w:lvl w:ilvl="0" w:tplc="5E240764">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B70686"/>
    <w:multiLevelType w:val="hybridMultilevel"/>
    <w:tmpl w:val="CBA2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E771DA"/>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772A6B33"/>
    <w:multiLevelType w:val="hybridMultilevel"/>
    <w:tmpl w:val="A2762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1D7159"/>
    <w:multiLevelType w:val="hybridMultilevel"/>
    <w:tmpl w:val="52284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2500640">
    <w:abstractNumId w:val="4"/>
  </w:num>
  <w:num w:numId="2" w16cid:durableId="1413699794">
    <w:abstractNumId w:val="24"/>
  </w:num>
  <w:num w:numId="3" w16cid:durableId="1995259060">
    <w:abstractNumId w:val="32"/>
  </w:num>
  <w:num w:numId="4" w16cid:durableId="58864075">
    <w:abstractNumId w:val="23"/>
  </w:num>
  <w:num w:numId="5" w16cid:durableId="569464196">
    <w:abstractNumId w:val="1"/>
  </w:num>
  <w:num w:numId="6" w16cid:durableId="2129423325">
    <w:abstractNumId w:val="2"/>
  </w:num>
  <w:num w:numId="7" w16cid:durableId="364137106">
    <w:abstractNumId w:val="19"/>
  </w:num>
  <w:num w:numId="8" w16cid:durableId="1878202702">
    <w:abstractNumId w:val="29"/>
  </w:num>
  <w:num w:numId="9" w16cid:durableId="956833806">
    <w:abstractNumId w:val="0"/>
  </w:num>
  <w:num w:numId="10" w16cid:durableId="1663511179">
    <w:abstractNumId w:val="25"/>
  </w:num>
  <w:num w:numId="11" w16cid:durableId="536818216">
    <w:abstractNumId w:val="11"/>
  </w:num>
  <w:num w:numId="12" w16cid:durableId="1466659042">
    <w:abstractNumId w:val="16"/>
  </w:num>
  <w:num w:numId="13" w16cid:durableId="1508716363">
    <w:abstractNumId w:val="14"/>
  </w:num>
  <w:num w:numId="14" w16cid:durableId="168300403">
    <w:abstractNumId w:val="17"/>
  </w:num>
  <w:num w:numId="15" w16cid:durableId="822548796">
    <w:abstractNumId w:val="28"/>
  </w:num>
  <w:num w:numId="16" w16cid:durableId="1627660172">
    <w:abstractNumId w:val="5"/>
  </w:num>
  <w:num w:numId="17" w16cid:durableId="1714842316">
    <w:abstractNumId w:val="18"/>
  </w:num>
  <w:num w:numId="18" w16cid:durableId="141386993">
    <w:abstractNumId w:val="30"/>
  </w:num>
  <w:num w:numId="19" w16cid:durableId="1640111788">
    <w:abstractNumId w:val="12"/>
  </w:num>
  <w:num w:numId="20" w16cid:durableId="551428085">
    <w:abstractNumId w:val="10"/>
  </w:num>
  <w:num w:numId="21" w16cid:durableId="244341855">
    <w:abstractNumId w:val="13"/>
  </w:num>
  <w:num w:numId="22" w16cid:durableId="1317295446">
    <w:abstractNumId w:val="9"/>
  </w:num>
  <w:num w:numId="23" w16cid:durableId="1420180677">
    <w:abstractNumId w:val="21"/>
  </w:num>
  <w:num w:numId="24" w16cid:durableId="1948999576">
    <w:abstractNumId w:val="6"/>
  </w:num>
  <w:num w:numId="25" w16cid:durableId="1961493300">
    <w:abstractNumId w:val="31"/>
  </w:num>
  <w:num w:numId="26" w16cid:durableId="1756392395">
    <w:abstractNumId w:val="8"/>
  </w:num>
  <w:num w:numId="27" w16cid:durableId="2005545708">
    <w:abstractNumId w:val="27"/>
  </w:num>
  <w:num w:numId="28" w16cid:durableId="1078868387">
    <w:abstractNumId w:val="15"/>
  </w:num>
  <w:num w:numId="29" w16cid:durableId="58595375">
    <w:abstractNumId w:val="20"/>
  </w:num>
  <w:num w:numId="30" w16cid:durableId="1865512144">
    <w:abstractNumId w:val="26"/>
  </w:num>
  <w:num w:numId="31" w16cid:durableId="1483279571">
    <w:abstractNumId w:val="7"/>
  </w:num>
  <w:num w:numId="32" w16cid:durableId="821501418">
    <w:abstractNumId w:val="3"/>
  </w:num>
  <w:num w:numId="33" w16cid:durableId="283316189">
    <w:abstractNumId w:val="22"/>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rson w15:author="Danielle Martin [2]">
    <w15:presenceInfo w15:providerId="None" w15:userId="Danielle Martin"/>
  </w15:person>
  <w15:person w15:author="John McPhail">
    <w15:presenceInfo w15:providerId="AD" w15:userId="S::jmcphail@partners.net::d9640ad9-0be2-4377-a498-4127ac76f093"/>
  </w15:person>
  <w15:person w15:author="Debra Cooper">
    <w15:presenceInfo w15:providerId="AD" w15:userId="S::dcooper@partners.net::8ff297d0-d8d9-4a61-b271-a08faf8d5d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AA"/>
    <w:rsid w:val="0000138F"/>
    <w:rsid w:val="000053EE"/>
    <w:rsid w:val="000062A8"/>
    <w:rsid w:val="000105CF"/>
    <w:rsid w:val="0001609A"/>
    <w:rsid w:val="00016985"/>
    <w:rsid w:val="00017161"/>
    <w:rsid w:val="00017BF4"/>
    <w:rsid w:val="00021FDB"/>
    <w:rsid w:val="00026816"/>
    <w:rsid w:val="0002688D"/>
    <w:rsid w:val="00027CD6"/>
    <w:rsid w:val="00027DC2"/>
    <w:rsid w:val="00031B30"/>
    <w:rsid w:val="00031EB4"/>
    <w:rsid w:val="00033181"/>
    <w:rsid w:val="00033D66"/>
    <w:rsid w:val="00035CCF"/>
    <w:rsid w:val="00035EEB"/>
    <w:rsid w:val="00040343"/>
    <w:rsid w:val="00040767"/>
    <w:rsid w:val="00040BE2"/>
    <w:rsid w:val="000475DC"/>
    <w:rsid w:val="00050F47"/>
    <w:rsid w:val="00052DEC"/>
    <w:rsid w:val="00053136"/>
    <w:rsid w:val="00053EB6"/>
    <w:rsid w:val="000545BF"/>
    <w:rsid w:val="000610E0"/>
    <w:rsid w:val="0006238F"/>
    <w:rsid w:val="00063DAD"/>
    <w:rsid w:val="00077472"/>
    <w:rsid w:val="000803FB"/>
    <w:rsid w:val="0008294C"/>
    <w:rsid w:val="00086AD0"/>
    <w:rsid w:val="00092DCA"/>
    <w:rsid w:val="0009347E"/>
    <w:rsid w:val="00094D83"/>
    <w:rsid w:val="00094EE0"/>
    <w:rsid w:val="000960DB"/>
    <w:rsid w:val="000A391D"/>
    <w:rsid w:val="000A4B13"/>
    <w:rsid w:val="000A6851"/>
    <w:rsid w:val="000B1E35"/>
    <w:rsid w:val="000B1F73"/>
    <w:rsid w:val="000B4E06"/>
    <w:rsid w:val="000B5D6B"/>
    <w:rsid w:val="000C1A6C"/>
    <w:rsid w:val="000C4588"/>
    <w:rsid w:val="000C6651"/>
    <w:rsid w:val="000C7770"/>
    <w:rsid w:val="000D34D6"/>
    <w:rsid w:val="000D46DB"/>
    <w:rsid w:val="000D63F7"/>
    <w:rsid w:val="000E32BC"/>
    <w:rsid w:val="000E5CDF"/>
    <w:rsid w:val="000E6560"/>
    <w:rsid w:val="000F1B92"/>
    <w:rsid w:val="000F32E2"/>
    <w:rsid w:val="001007A3"/>
    <w:rsid w:val="0010329A"/>
    <w:rsid w:val="00105FDF"/>
    <w:rsid w:val="0010626C"/>
    <w:rsid w:val="0012143B"/>
    <w:rsid w:val="00122B87"/>
    <w:rsid w:val="00125DB0"/>
    <w:rsid w:val="00127BF4"/>
    <w:rsid w:val="001319A1"/>
    <w:rsid w:val="00131B14"/>
    <w:rsid w:val="00133238"/>
    <w:rsid w:val="001359A8"/>
    <w:rsid w:val="00141AC0"/>
    <w:rsid w:val="001440FC"/>
    <w:rsid w:val="00144337"/>
    <w:rsid w:val="00144CE3"/>
    <w:rsid w:val="00147AFE"/>
    <w:rsid w:val="00151C59"/>
    <w:rsid w:val="001553DA"/>
    <w:rsid w:val="00155713"/>
    <w:rsid w:val="00172C4F"/>
    <w:rsid w:val="00175C76"/>
    <w:rsid w:val="001760E5"/>
    <w:rsid w:val="00176BFD"/>
    <w:rsid w:val="00177726"/>
    <w:rsid w:val="0017780D"/>
    <w:rsid w:val="0018072E"/>
    <w:rsid w:val="00180CFA"/>
    <w:rsid w:val="00181121"/>
    <w:rsid w:val="0018179D"/>
    <w:rsid w:val="001908A7"/>
    <w:rsid w:val="00192181"/>
    <w:rsid w:val="00195962"/>
    <w:rsid w:val="001A22C4"/>
    <w:rsid w:val="001B21FA"/>
    <w:rsid w:val="001B3706"/>
    <w:rsid w:val="001B3B08"/>
    <w:rsid w:val="001C1CB6"/>
    <w:rsid w:val="001C46CE"/>
    <w:rsid w:val="001C5112"/>
    <w:rsid w:val="001C51F0"/>
    <w:rsid w:val="001C7B76"/>
    <w:rsid w:val="001D257C"/>
    <w:rsid w:val="001D2F94"/>
    <w:rsid w:val="001D702A"/>
    <w:rsid w:val="001E0549"/>
    <w:rsid w:val="001E1F3E"/>
    <w:rsid w:val="001F2D20"/>
    <w:rsid w:val="001F4F0E"/>
    <w:rsid w:val="001F6CF8"/>
    <w:rsid w:val="00200CB6"/>
    <w:rsid w:val="00203424"/>
    <w:rsid w:val="002036EF"/>
    <w:rsid w:val="0020773E"/>
    <w:rsid w:val="00217BA7"/>
    <w:rsid w:val="0022160D"/>
    <w:rsid w:val="00222B11"/>
    <w:rsid w:val="0022763C"/>
    <w:rsid w:val="00230E13"/>
    <w:rsid w:val="0023338E"/>
    <w:rsid w:val="00236719"/>
    <w:rsid w:val="00236C62"/>
    <w:rsid w:val="00241323"/>
    <w:rsid w:val="00245365"/>
    <w:rsid w:val="00247853"/>
    <w:rsid w:val="00250C6F"/>
    <w:rsid w:val="00251529"/>
    <w:rsid w:val="00251EE1"/>
    <w:rsid w:val="00255384"/>
    <w:rsid w:val="00263085"/>
    <w:rsid w:val="00273CB8"/>
    <w:rsid w:val="00273E6D"/>
    <w:rsid w:val="0027665C"/>
    <w:rsid w:val="0028701D"/>
    <w:rsid w:val="0028793D"/>
    <w:rsid w:val="002928E3"/>
    <w:rsid w:val="002A00EA"/>
    <w:rsid w:val="002A1C08"/>
    <w:rsid w:val="002B32DC"/>
    <w:rsid w:val="002C1718"/>
    <w:rsid w:val="002C4F3B"/>
    <w:rsid w:val="002D6CFF"/>
    <w:rsid w:val="002E04AA"/>
    <w:rsid w:val="002E2BCB"/>
    <w:rsid w:val="002E44CE"/>
    <w:rsid w:val="002F0C2C"/>
    <w:rsid w:val="002F229C"/>
    <w:rsid w:val="002F6442"/>
    <w:rsid w:val="002F667B"/>
    <w:rsid w:val="00300465"/>
    <w:rsid w:val="00301B80"/>
    <w:rsid w:val="003036D1"/>
    <w:rsid w:val="00305CAA"/>
    <w:rsid w:val="003064D7"/>
    <w:rsid w:val="00306657"/>
    <w:rsid w:val="00306EBA"/>
    <w:rsid w:val="00310B96"/>
    <w:rsid w:val="00321010"/>
    <w:rsid w:val="003231F0"/>
    <w:rsid w:val="00323C20"/>
    <w:rsid w:val="00327058"/>
    <w:rsid w:val="00327F68"/>
    <w:rsid w:val="00330925"/>
    <w:rsid w:val="003342A7"/>
    <w:rsid w:val="00335C9B"/>
    <w:rsid w:val="003360D4"/>
    <w:rsid w:val="0033684E"/>
    <w:rsid w:val="003378DF"/>
    <w:rsid w:val="00340543"/>
    <w:rsid w:val="00342366"/>
    <w:rsid w:val="0034464C"/>
    <w:rsid w:val="0035460F"/>
    <w:rsid w:val="00356FC7"/>
    <w:rsid w:val="003617DB"/>
    <w:rsid w:val="003623BD"/>
    <w:rsid w:val="0036326B"/>
    <w:rsid w:val="003638E3"/>
    <w:rsid w:val="003753B9"/>
    <w:rsid w:val="0037797F"/>
    <w:rsid w:val="003816DB"/>
    <w:rsid w:val="00385F1A"/>
    <w:rsid w:val="003A12C8"/>
    <w:rsid w:val="003B0129"/>
    <w:rsid w:val="003B3286"/>
    <w:rsid w:val="003B6435"/>
    <w:rsid w:val="003B6AA2"/>
    <w:rsid w:val="003C01A6"/>
    <w:rsid w:val="003C382A"/>
    <w:rsid w:val="003C59F6"/>
    <w:rsid w:val="003C6656"/>
    <w:rsid w:val="003D3B94"/>
    <w:rsid w:val="003D4CEB"/>
    <w:rsid w:val="003E26E4"/>
    <w:rsid w:val="003E5F3B"/>
    <w:rsid w:val="003E6281"/>
    <w:rsid w:val="003F7B14"/>
    <w:rsid w:val="00403B53"/>
    <w:rsid w:val="00406554"/>
    <w:rsid w:val="00412843"/>
    <w:rsid w:val="00414ABD"/>
    <w:rsid w:val="004244CC"/>
    <w:rsid w:val="00427A75"/>
    <w:rsid w:val="0043167F"/>
    <w:rsid w:val="00435223"/>
    <w:rsid w:val="004407C2"/>
    <w:rsid w:val="0044379C"/>
    <w:rsid w:val="00443954"/>
    <w:rsid w:val="004501D9"/>
    <w:rsid w:val="004560A5"/>
    <w:rsid w:val="0046247F"/>
    <w:rsid w:val="00462D78"/>
    <w:rsid w:val="00470181"/>
    <w:rsid w:val="004734F1"/>
    <w:rsid w:val="00473CBC"/>
    <w:rsid w:val="00475FF8"/>
    <w:rsid w:val="00491CD0"/>
    <w:rsid w:val="0049386E"/>
    <w:rsid w:val="00494E38"/>
    <w:rsid w:val="00496CFF"/>
    <w:rsid w:val="00497975"/>
    <w:rsid w:val="00497B40"/>
    <w:rsid w:val="004A0D18"/>
    <w:rsid w:val="004A3DEE"/>
    <w:rsid w:val="004A529C"/>
    <w:rsid w:val="004A71F5"/>
    <w:rsid w:val="004B0299"/>
    <w:rsid w:val="004B54EE"/>
    <w:rsid w:val="004B5567"/>
    <w:rsid w:val="004B5A4D"/>
    <w:rsid w:val="004C6060"/>
    <w:rsid w:val="004D031A"/>
    <w:rsid w:val="004D3630"/>
    <w:rsid w:val="004E71C4"/>
    <w:rsid w:val="004E7228"/>
    <w:rsid w:val="004F088D"/>
    <w:rsid w:val="004F633A"/>
    <w:rsid w:val="004F6AEE"/>
    <w:rsid w:val="00500006"/>
    <w:rsid w:val="00501B63"/>
    <w:rsid w:val="005020B8"/>
    <w:rsid w:val="0050344E"/>
    <w:rsid w:val="0050476D"/>
    <w:rsid w:val="00504970"/>
    <w:rsid w:val="005071A5"/>
    <w:rsid w:val="00507EC1"/>
    <w:rsid w:val="00512443"/>
    <w:rsid w:val="00513A8F"/>
    <w:rsid w:val="00515734"/>
    <w:rsid w:val="0051787E"/>
    <w:rsid w:val="0052011C"/>
    <w:rsid w:val="00520438"/>
    <w:rsid w:val="00521DD0"/>
    <w:rsid w:val="005249EA"/>
    <w:rsid w:val="0053192D"/>
    <w:rsid w:val="00532BB5"/>
    <w:rsid w:val="0053390C"/>
    <w:rsid w:val="00535875"/>
    <w:rsid w:val="00540A87"/>
    <w:rsid w:val="00546A47"/>
    <w:rsid w:val="00550BB5"/>
    <w:rsid w:val="00555A74"/>
    <w:rsid w:val="00565DA4"/>
    <w:rsid w:val="00565FE0"/>
    <w:rsid w:val="0056659D"/>
    <w:rsid w:val="0056703A"/>
    <w:rsid w:val="00567B58"/>
    <w:rsid w:val="00570213"/>
    <w:rsid w:val="00571F9E"/>
    <w:rsid w:val="0057293D"/>
    <w:rsid w:val="005740AF"/>
    <w:rsid w:val="00581B9D"/>
    <w:rsid w:val="00585EAC"/>
    <w:rsid w:val="00591E73"/>
    <w:rsid w:val="0059524E"/>
    <w:rsid w:val="005963B0"/>
    <w:rsid w:val="005A42EC"/>
    <w:rsid w:val="005A56C4"/>
    <w:rsid w:val="005B3757"/>
    <w:rsid w:val="005B4F82"/>
    <w:rsid w:val="005C04E8"/>
    <w:rsid w:val="005C1804"/>
    <w:rsid w:val="005C249A"/>
    <w:rsid w:val="005C288B"/>
    <w:rsid w:val="005C49CD"/>
    <w:rsid w:val="005C4EB5"/>
    <w:rsid w:val="005C733B"/>
    <w:rsid w:val="005C738E"/>
    <w:rsid w:val="005D022E"/>
    <w:rsid w:val="005D2141"/>
    <w:rsid w:val="005D29B7"/>
    <w:rsid w:val="005D7529"/>
    <w:rsid w:val="005E1CEE"/>
    <w:rsid w:val="005E3203"/>
    <w:rsid w:val="005E674C"/>
    <w:rsid w:val="005F2C9C"/>
    <w:rsid w:val="005F3DED"/>
    <w:rsid w:val="005F4597"/>
    <w:rsid w:val="005F466B"/>
    <w:rsid w:val="005F587D"/>
    <w:rsid w:val="00603546"/>
    <w:rsid w:val="00606E12"/>
    <w:rsid w:val="00610AAE"/>
    <w:rsid w:val="006128BE"/>
    <w:rsid w:val="00613357"/>
    <w:rsid w:val="00613C19"/>
    <w:rsid w:val="00615EBE"/>
    <w:rsid w:val="006213FC"/>
    <w:rsid w:val="00623EFE"/>
    <w:rsid w:val="006263AB"/>
    <w:rsid w:val="00627E0B"/>
    <w:rsid w:val="00634AEC"/>
    <w:rsid w:val="00636495"/>
    <w:rsid w:val="00640588"/>
    <w:rsid w:val="006418D3"/>
    <w:rsid w:val="006453D8"/>
    <w:rsid w:val="00653CB1"/>
    <w:rsid w:val="006551A7"/>
    <w:rsid w:val="00656801"/>
    <w:rsid w:val="00662EFA"/>
    <w:rsid w:val="0066672A"/>
    <w:rsid w:val="00666836"/>
    <w:rsid w:val="00682304"/>
    <w:rsid w:val="00682ED9"/>
    <w:rsid w:val="00683A80"/>
    <w:rsid w:val="00683C74"/>
    <w:rsid w:val="00686AC2"/>
    <w:rsid w:val="006900CE"/>
    <w:rsid w:val="006908EB"/>
    <w:rsid w:val="006A26CB"/>
    <w:rsid w:val="006A5450"/>
    <w:rsid w:val="006A6BC3"/>
    <w:rsid w:val="006B11D7"/>
    <w:rsid w:val="006B5533"/>
    <w:rsid w:val="006B5A5F"/>
    <w:rsid w:val="006B6EBE"/>
    <w:rsid w:val="006C1287"/>
    <w:rsid w:val="006C1B20"/>
    <w:rsid w:val="006C234F"/>
    <w:rsid w:val="006C28D1"/>
    <w:rsid w:val="006C2B01"/>
    <w:rsid w:val="006C6159"/>
    <w:rsid w:val="006C6DFD"/>
    <w:rsid w:val="006D5FA8"/>
    <w:rsid w:val="006D7A5E"/>
    <w:rsid w:val="006E2440"/>
    <w:rsid w:val="006E7324"/>
    <w:rsid w:val="006F2C29"/>
    <w:rsid w:val="006F6120"/>
    <w:rsid w:val="006F6EF6"/>
    <w:rsid w:val="0070239C"/>
    <w:rsid w:val="007048A7"/>
    <w:rsid w:val="00705FCE"/>
    <w:rsid w:val="00706E48"/>
    <w:rsid w:val="0070776B"/>
    <w:rsid w:val="0070797A"/>
    <w:rsid w:val="00707EE8"/>
    <w:rsid w:val="00723864"/>
    <w:rsid w:val="00726EBD"/>
    <w:rsid w:val="00733D2C"/>
    <w:rsid w:val="00746AD4"/>
    <w:rsid w:val="007477F6"/>
    <w:rsid w:val="00747EE5"/>
    <w:rsid w:val="00747F19"/>
    <w:rsid w:val="00752C9D"/>
    <w:rsid w:val="00753083"/>
    <w:rsid w:val="00754189"/>
    <w:rsid w:val="00774290"/>
    <w:rsid w:val="007856A4"/>
    <w:rsid w:val="007A039C"/>
    <w:rsid w:val="007A3865"/>
    <w:rsid w:val="007A61DE"/>
    <w:rsid w:val="007A6A07"/>
    <w:rsid w:val="007A6A37"/>
    <w:rsid w:val="007B3C24"/>
    <w:rsid w:val="007B5CC5"/>
    <w:rsid w:val="007B7E1D"/>
    <w:rsid w:val="007C27D5"/>
    <w:rsid w:val="007C28C8"/>
    <w:rsid w:val="007C2F5C"/>
    <w:rsid w:val="007D1C53"/>
    <w:rsid w:val="007D2CAF"/>
    <w:rsid w:val="007E1A31"/>
    <w:rsid w:val="007E2396"/>
    <w:rsid w:val="007E26BC"/>
    <w:rsid w:val="00800007"/>
    <w:rsid w:val="00800804"/>
    <w:rsid w:val="00802174"/>
    <w:rsid w:val="00814A38"/>
    <w:rsid w:val="00821D83"/>
    <w:rsid w:val="0082343D"/>
    <w:rsid w:val="008353F5"/>
    <w:rsid w:val="00836C77"/>
    <w:rsid w:val="00841177"/>
    <w:rsid w:val="00843B2A"/>
    <w:rsid w:val="00850314"/>
    <w:rsid w:val="0085158C"/>
    <w:rsid w:val="00852973"/>
    <w:rsid w:val="00853EC5"/>
    <w:rsid w:val="00856488"/>
    <w:rsid w:val="00856535"/>
    <w:rsid w:val="008607F7"/>
    <w:rsid w:val="00861B2D"/>
    <w:rsid w:val="00863D8E"/>
    <w:rsid w:val="00865C60"/>
    <w:rsid w:val="0086689D"/>
    <w:rsid w:val="00867E2E"/>
    <w:rsid w:val="00870FE7"/>
    <w:rsid w:val="00880DA6"/>
    <w:rsid w:val="00880EA5"/>
    <w:rsid w:val="008821A3"/>
    <w:rsid w:val="00882525"/>
    <w:rsid w:val="008931F1"/>
    <w:rsid w:val="00896B17"/>
    <w:rsid w:val="00896DEB"/>
    <w:rsid w:val="0089767D"/>
    <w:rsid w:val="008A139A"/>
    <w:rsid w:val="008A5F9C"/>
    <w:rsid w:val="008A751D"/>
    <w:rsid w:val="008B00FF"/>
    <w:rsid w:val="008B0D1C"/>
    <w:rsid w:val="008B26CE"/>
    <w:rsid w:val="008B386D"/>
    <w:rsid w:val="008B3E56"/>
    <w:rsid w:val="008C13D7"/>
    <w:rsid w:val="008C2AC7"/>
    <w:rsid w:val="008C4C5A"/>
    <w:rsid w:val="008C5ECE"/>
    <w:rsid w:val="008C7611"/>
    <w:rsid w:val="008D272F"/>
    <w:rsid w:val="008D48C4"/>
    <w:rsid w:val="008D50D4"/>
    <w:rsid w:val="008D65A4"/>
    <w:rsid w:val="008E3E52"/>
    <w:rsid w:val="008E3E70"/>
    <w:rsid w:val="008F3BF4"/>
    <w:rsid w:val="008F6E2B"/>
    <w:rsid w:val="009020D9"/>
    <w:rsid w:val="0091069A"/>
    <w:rsid w:val="00915294"/>
    <w:rsid w:val="00916CB2"/>
    <w:rsid w:val="00916DAA"/>
    <w:rsid w:val="00917D3A"/>
    <w:rsid w:val="009309D7"/>
    <w:rsid w:val="00933903"/>
    <w:rsid w:val="00933DDE"/>
    <w:rsid w:val="00943CCA"/>
    <w:rsid w:val="0094501D"/>
    <w:rsid w:val="009457A8"/>
    <w:rsid w:val="009465DC"/>
    <w:rsid w:val="009517CA"/>
    <w:rsid w:val="0095383C"/>
    <w:rsid w:val="00954412"/>
    <w:rsid w:val="00955586"/>
    <w:rsid w:val="009627CA"/>
    <w:rsid w:val="00964392"/>
    <w:rsid w:val="009646A5"/>
    <w:rsid w:val="00964AD9"/>
    <w:rsid w:val="00965EC3"/>
    <w:rsid w:val="009728F1"/>
    <w:rsid w:val="009752DA"/>
    <w:rsid w:val="009803AA"/>
    <w:rsid w:val="009843AF"/>
    <w:rsid w:val="00986225"/>
    <w:rsid w:val="00995543"/>
    <w:rsid w:val="00996CFD"/>
    <w:rsid w:val="009A3930"/>
    <w:rsid w:val="009A4551"/>
    <w:rsid w:val="009A57EB"/>
    <w:rsid w:val="009A6DE4"/>
    <w:rsid w:val="009A75B2"/>
    <w:rsid w:val="009B1817"/>
    <w:rsid w:val="009B4347"/>
    <w:rsid w:val="009B6DC9"/>
    <w:rsid w:val="009C32C0"/>
    <w:rsid w:val="009C623B"/>
    <w:rsid w:val="009D14C4"/>
    <w:rsid w:val="009D17C1"/>
    <w:rsid w:val="009D61CB"/>
    <w:rsid w:val="009D6A72"/>
    <w:rsid w:val="009E2845"/>
    <w:rsid w:val="009E3473"/>
    <w:rsid w:val="009E3564"/>
    <w:rsid w:val="009E53AA"/>
    <w:rsid w:val="009E6D6F"/>
    <w:rsid w:val="009F3CB4"/>
    <w:rsid w:val="00A11C86"/>
    <w:rsid w:val="00A14C5E"/>
    <w:rsid w:val="00A14CEF"/>
    <w:rsid w:val="00A20D96"/>
    <w:rsid w:val="00A24FE8"/>
    <w:rsid w:val="00A2638A"/>
    <w:rsid w:val="00A26505"/>
    <w:rsid w:val="00A30982"/>
    <w:rsid w:val="00A35D51"/>
    <w:rsid w:val="00A46B11"/>
    <w:rsid w:val="00A541BF"/>
    <w:rsid w:val="00A650FD"/>
    <w:rsid w:val="00A6799A"/>
    <w:rsid w:val="00A716E9"/>
    <w:rsid w:val="00A74213"/>
    <w:rsid w:val="00A74A5D"/>
    <w:rsid w:val="00A75C51"/>
    <w:rsid w:val="00A77223"/>
    <w:rsid w:val="00A801C8"/>
    <w:rsid w:val="00A80A6D"/>
    <w:rsid w:val="00A83EA8"/>
    <w:rsid w:val="00A85D03"/>
    <w:rsid w:val="00A870E1"/>
    <w:rsid w:val="00A91BFF"/>
    <w:rsid w:val="00A96EE7"/>
    <w:rsid w:val="00AA1E0A"/>
    <w:rsid w:val="00AA6EAB"/>
    <w:rsid w:val="00AB2440"/>
    <w:rsid w:val="00AB3241"/>
    <w:rsid w:val="00AB4208"/>
    <w:rsid w:val="00AB67A6"/>
    <w:rsid w:val="00AB736B"/>
    <w:rsid w:val="00AC0648"/>
    <w:rsid w:val="00AC6C4E"/>
    <w:rsid w:val="00AE028A"/>
    <w:rsid w:val="00AE2305"/>
    <w:rsid w:val="00B00006"/>
    <w:rsid w:val="00B022D6"/>
    <w:rsid w:val="00B05FAE"/>
    <w:rsid w:val="00B1030E"/>
    <w:rsid w:val="00B17CD4"/>
    <w:rsid w:val="00B23054"/>
    <w:rsid w:val="00B25D8D"/>
    <w:rsid w:val="00B25F88"/>
    <w:rsid w:val="00B400D5"/>
    <w:rsid w:val="00B40A2C"/>
    <w:rsid w:val="00B51024"/>
    <w:rsid w:val="00B523F1"/>
    <w:rsid w:val="00B5554C"/>
    <w:rsid w:val="00B60A95"/>
    <w:rsid w:val="00B77793"/>
    <w:rsid w:val="00B80FE7"/>
    <w:rsid w:val="00B82A71"/>
    <w:rsid w:val="00B82D3A"/>
    <w:rsid w:val="00BA06B6"/>
    <w:rsid w:val="00BA1525"/>
    <w:rsid w:val="00BA34B1"/>
    <w:rsid w:val="00BA3521"/>
    <w:rsid w:val="00BA5260"/>
    <w:rsid w:val="00BA7F99"/>
    <w:rsid w:val="00BB01F6"/>
    <w:rsid w:val="00BB06F6"/>
    <w:rsid w:val="00BB38E9"/>
    <w:rsid w:val="00BB69B4"/>
    <w:rsid w:val="00BB76B7"/>
    <w:rsid w:val="00BC1FB7"/>
    <w:rsid w:val="00BC2908"/>
    <w:rsid w:val="00BC6E8A"/>
    <w:rsid w:val="00BD1549"/>
    <w:rsid w:val="00BD1821"/>
    <w:rsid w:val="00BD5F67"/>
    <w:rsid w:val="00BD75BA"/>
    <w:rsid w:val="00BE20F9"/>
    <w:rsid w:val="00BE3E2E"/>
    <w:rsid w:val="00BE46A8"/>
    <w:rsid w:val="00BE65A3"/>
    <w:rsid w:val="00BE7749"/>
    <w:rsid w:val="00BF3E75"/>
    <w:rsid w:val="00BF44F7"/>
    <w:rsid w:val="00BF571B"/>
    <w:rsid w:val="00C12B10"/>
    <w:rsid w:val="00C151F1"/>
    <w:rsid w:val="00C154C9"/>
    <w:rsid w:val="00C15535"/>
    <w:rsid w:val="00C16A70"/>
    <w:rsid w:val="00C207D2"/>
    <w:rsid w:val="00C20CCB"/>
    <w:rsid w:val="00C24899"/>
    <w:rsid w:val="00C26F7C"/>
    <w:rsid w:val="00C353EB"/>
    <w:rsid w:val="00C408C9"/>
    <w:rsid w:val="00C42379"/>
    <w:rsid w:val="00C42A71"/>
    <w:rsid w:val="00C43F3A"/>
    <w:rsid w:val="00C442E5"/>
    <w:rsid w:val="00C46871"/>
    <w:rsid w:val="00C573C5"/>
    <w:rsid w:val="00C662E5"/>
    <w:rsid w:val="00C710CA"/>
    <w:rsid w:val="00C72205"/>
    <w:rsid w:val="00C83AC6"/>
    <w:rsid w:val="00C8509C"/>
    <w:rsid w:val="00C850EC"/>
    <w:rsid w:val="00C85E08"/>
    <w:rsid w:val="00C87F1A"/>
    <w:rsid w:val="00C91251"/>
    <w:rsid w:val="00C957BE"/>
    <w:rsid w:val="00C95F68"/>
    <w:rsid w:val="00C971FD"/>
    <w:rsid w:val="00CA2015"/>
    <w:rsid w:val="00CA2964"/>
    <w:rsid w:val="00CA5BF5"/>
    <w:rsid w:val="00CB0480"/>
    <w:rsid w:val="00CB1CFC"/>
    <w:rsid w:val="00CB2F6A"/>
    <w:rsid w:val="00CB5AC9"/>
    <w:rsid w:val="00CC12D2"/>
    <w:rsid w:val="00CC27D9"/>
    <w:rsid w:val="00CC3AF0"/>
    <w:rsid w:val="00CC7DD3"/>
    <w:rsid w:val="00CD7914"/>
    <w:rsid w:val="00CE33AA"/>
    <w:rsid w:val="00CE4307"/>
    <w:rsid w:val="00CE7E61"/>
    <w:rsid w:val="00CF008E"/>
    <w:rsid w:val="00D038CA"/>
    <w:rsid w:val="00D068EC"/>
    <w:rsid w:val="00D06C8F"/>
    <w:rsid w:val="00D12160"/>
    <w:rsid w:val="00D172A3"/>
    <w:rsid w:val="00D33273"/>
    <w:rsid w:val="00D4139A"/>
    <w:rsid w:val="00D43E39"/>
    <w:rsid w:val="00D46EE1"/>
    <w:rsid w:val="00D54111"/>
    <w:rsid w:val="00D6453E"/>
    <w:rsid w:val="00D648EF"/>
    <w:rsid w:val="00D74727"/>
    <w:rsid w:val="00D80AC6"/>
    <w:rsid w:val="00D81C5A"/>
    <w:rsid w:val="00D84F48"/>
    <w:rsid w:val="00D913EB"/>
    <w:rsid w:val="00D9186E"/>
    <w:rsid w:val="00D9651E"/>
    <w:rsid w:val="00DA0B1D"/>
    <w:rsid w:val="00DA57B1"/>
    <w:rsid w:val="00DB3746"/>
    <w:rsid w:val="00DB4E50"/>
    <w:rsid w:val="00DB7419"/>
    <w:rsid w:val="00DC55EF"/>
    <w:rsid w:val="00DC5A03"/>
    <w:rsid w:val="00DC798D"/>
    <w:rsid w:val="00DD40E3"/>
    <w:rsid w:val="00DE0DA5"/>
    <w:rsid w:val="00DE2EA1"/>
    <w:rsid w:val="00DE4DA8"/>
    <w:rsid w:val="00DE682B"/>
    <w:rsid w:val="00DF264E"/>
    <w:rsid w:val="00DF3DE7"/>
    <w:rsid w:val="00DF5721"/>
    <w:rsid w:val="00E0181B"/>
    <w:rsid w:val="00E01B49"/>
    <w:rsid w:val="00E0355B"/>
    <w:rsid w:val="00E03CAB"/>
    <w:rsid w:val="00E052CF"/>
    <w:rsid w:val="00E1615B"/>
    <w:rsid w:val="00E203B3"/>
    <w:rsid w:val="00E23CC4"/>
    <w:rsid w:val="00E31E89"/>
    <w:rsid w:val="00E3231F"/>
    <w:rsid w:val="00E34EA2"/>
    <w:rsid w:val="00E356F2"/>
    <w:rsid w:val="00E374FB"/>
    <w:rsid w:val="00E40D36"/>
    <w:rsid w:val="00E46EF7"/>
    <w:rsid w:val="00E47F57"/>
    <w:rsid w:val="00E50F2E"/>
    <w:rsid w:val="00E527F9"/>
    <w:rsid w:val="00E53631"/>
    <w:rsid w:val="00E57233"/>
    <w:rsid w:val="00E60E9F"/>
    <w:rsid w:val="00E62D15"/>
    <w:rsid w:val="00E72424"/>
    <w:rsid w:val="00E83061"/>
    <w:rsid w:val="00E8343D"/>
    <w:rsid w:val="00E8404E"/>
    <w:rsid w:val="00E91273"/>
    <w:rsid w:val="00E912EA"/>
    <w:rsid w:val="00E973B2"/>
    <w:rsid w:val="00EA520D"/>
    <w:rsid w:val="00EA5AB4"/>
    <w:rsid w:val="00EB149F"/>
    <w:rsid w:val="00EB51CF"/>
    <w:rsid w:val="00EC6D24"/>
    <w:rsid w:val="00ED0B12"/>
    <w:rsid w:val="00ED410E"/>
    <w:rsid w:val="00EE25A2"/>
    <w:rsid w:val="00EE2BCE"/>
    <w:rsid w:val="00EE2E91"/>
    <w:rsid w:val="00EE3158"/>
    <w:rsid w:val="00EE33AD"/>
    <w:rsid w:val="00EE4D2E"/>
    <w:rsid w:val="00EE5C20"/>
    <w:rsid w:val="00EE7BD5"/>
    <w:rsid w:val="00EF2FE7"/>
    <w:rsid w:val="00F00075"/>
    <w:rsid w:val="00F06942"/>
    <w:rsid w:val="00F11C71"/>
    <w:rsid w:val="00F13B2A"/>
    <w:rsid w:val="00F13E13"/>
    <w:rsid w:val="00F14AF7"/>
    <w:rsid w:val="00F21F80"/>
    <w:rsid w:val="00F22C77"/>
    <w:rsid w:val="00F27009"/>
    <w:rsid w:val="00F336CA"/>
    <w:rsid w:val="00F426F2"/>
    <w:rsid w:val="00F434B8"/>
    <w:rsid w:val="00F4757A"/>
    <w:rsid w:val="00F47F37"/>
    <w:rsid w:val="00F51D3A"/>
    <w:rsid w:val="00F5279C"/>
    <w:rsid w:val="00F565B3"/>
    <w:rsid w:val="00F57159"/>
    <w:rsid w:val="00F60942"/>
    <w:rsid w:val="00F71E1B"/>
    <w:rsid w:val="00F7608B"/>
    <w:rsid w:val="00F844ED"/>
    <w:rsid w:val="00F84E50"/>
    <w:rsid w:val="00F86A25"/>
    <w:rsid w:val="00F8719F"/>
    <w:rsid w:val="00F977F8"/>
    <w:rsid w:val="00FA0417"/>
    <w:rsid w:val="00FA0C78"/>
    <w:rsid w:val="00FA2B4C"/>
    <w:rsid w:val="00FA58C7"/>
    <w:rsid w:val="00FB20FB"/>
    <w:rsid w:val="00FB3117"/>
    <w:rsid w:val="00FB731B"/>
    <w:rsid w:val="00FC1DF3"/>
    <w:rsid w:val="00FC47D8"/>
    <w:rsid w:val="00FC74EC"/>
    <w:rsid w:val="00FD2EAF"/>
    <w:rsid w:val="00FE290F"/>
    <w:rsid w:val="00FE3352"/>
    <w:rsid w:val="00FE7809"/>
    <w:rsid w:val="00FF4099"/>
    <w:rsid w:val="00FF6E17"/>
    <w:rsid w:val="00FF72F2"/>
    <w:rsid w:val="00FF72F7"/>
    <w:rsid w:val="02B494B8"/>
    <w:rsid w:val="034F296A"/>
    <w:rsid w:val="04C5EE59"/>
    <w:rsid w:val="04F3737E"/>
    <w:rsid w:val="05FDDDF2"/>
    <w:rsid w:val="087E2EAD"/>
    <w:rsid w:val="0A54DD68"/>
    <w:rsid w:val="0A75BAF5"/>
    <w:rsid w:val="0C21381B"/>
    <w:rsid w:val="0D76E29D"/>
    <w:rsid w:val="0F1C341B"/>
    <w:rsid w:val="10ADEBE7"/>
    <w:rsid w:val="10FA9D8B"/>
    <w:rsid w:val="120E4676"/>
    <w:rsid w:val="12D4746F"/>
    <w:rsid w:val="132ED25B"/>
    <w:rsid w:val="136998E4"/>
    <w:rsid w:val="13ECAFE6"/>
    <w:rsid w:val="149DD9CA"/>
    <w:rsid w:val="17FE388B"/>
    <w:rsid w:val="1857163D"/>
    <w:rsid w:val="19557ADA"/>
    <w:rsid w:val="199EE7C8"/>
    <w:rsid w:val="1BC2A4ED"/>
    <w:rsid w:val="1C2AAE2C"/>
    <w:rsid w:val="1C691EC4"/>
    <w:rsid w:val="1D22FF7C"/>
    <w:rsid w:val="1D65BE0F"/>
    <w:rsid w:val="1F6515EB"/>
    <w:rsid w:val="21B042DF"/>
    <w:rsid w:val="227D3654"/>
    <w:rsid w:val="24E58DA2"/>
    <w:rsid w:val="265DE19E"/>
    <w:rsid w:val="28E64C30"/>
    <w:rsid w:val="29B176E1"/>
    <w:rsid w:val="2D75F2B8"/>
    <w:rsid w:val="2E75A56B"/>
    <w:rsid w:val="2F3418AF"/>
    <w:rsid w:val="31A26DEE"/>
    <w:rsid w:val="32A17FD5"/>
    <w:rsid w:val="33EE45CA"/>
    <w:rsid w:val="3707D06C"/>
    <w:rsid w:val="3731C59D"/>
    <w:rsid w:val="373EC5ED"/>
    <w:rsid w:val="37A69323"/>
    <w:rsid w:val="39456782"/>
    <w:rsid w:val="3B39700C"/>
    <w:rsid w:val="3BBDFD88"/>
    <w:rsid w:val="3D307E6A"/>
    <w:rsid w:val="3F965120"/>
    <w:rsid w:val="3FA66387"/>
    <w:rsid w:val="3FB9AE38"/>
    <w:rsid w:val="418D50FA"/>
    <w:rsid w:val="41BF617B"/>
    <w:rsid w:val="41F0C796"/>
    <w:rsid w:val="429875E2"/>
    <w:rsid w:val="44319C02"/>
    <w:rsid w:val="456799BD"/>
    <w:rsid w:val="45BF28DC"/>
    <w:rsid w:val="45CF4C5B"/>
    <w:rsid w:val="47FED643"/>
    <w:rsid w:val="4D2C98C9"/>
    <w:rsid w:val="51E98088"/>
    <w:rsid w:val="52862EB6"/>
    <w:rsid w:val="52EC0332"/>
    <w:rsid w:val="53E68945"/>
    <w:rsid w:val="5575C977"/>
    <w:rsid w:val="55C4F2B5"/>
    <w:rsid w:val="56FDA712"/>
    <w:rsid w:val="57B8C420"/>
    <w:rsid w:val="5BD97126"/>
    <w:rsid w:val="5BFA0D13"/>
    <w:rsid w:val="5C07DAB0"/>
    <w:rsid w:val="5C79BD1B"/>
    <w:rsid w:val="5FAAADA8"/>
    <w:rsid w:val="5FCE86D3"/>
    <w:rsid w:val="6131F7ED"/>
    <w:rsid w:val="61467E09"/>
    <w:rsid w:val="61ED54A6"/>
    <w:rsid w:val="653F329A"/>
    <w:rsid w:val="6742F36D"/>
    <w:rsid w:val="6BACB633"/>
    <w:rsid w:val="7100C6E8"/>
    <w:rsid w:val="7227BF1E"/>
    <w:rsid w:val="72E63262"/>
    <w:rsid w:val="7635799C"/>
    <w:rsid w:val="7769CA89"/>
    <w:rsid w:val="78D211CD"/>
    <w:rsid w:val="791708BC"/>
    <w:rsid w:val="7B33BC9C"/>
    <w:rsid w:val="7FB98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A0307"/>
  <w15:docId w15:val="{771A8C25-C397-4895-B64A-4D1E42D08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3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BF44F7"/>
    <w:pPr>
      <w:keepNext/>
      <w:keepLines/>
      <w:spacing w:before="200" w:after="0"/>
      <w:outlineLvl w:val="2"/>
    </w:pPr>
    <w:rPr>
      <w:rFonts w:asciiTheme="majorHAnsi" w:eastAsiaTheme="majorEastAsia" w:hAnsiTheme="majorHAnsi" w:cstheme="majorBidi"/>
      <w:b/>
      <w:bCs/>
      <w:color w:val="E36C0A" w:themeColor="accent6" w:themeShade="BF"/>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3A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BF44F7"/>
    <w:rPr>
      <w:rFonts w:asciiTheme="majorHAnsi" w:eastAsiaTheme="majorEastAsia" w:hAnsiTheme="majorHAnsi" w:cstheme="majorBidi"/>
      <w:b/>
      <w:bCs/>
      <w:color w:val="E36C0A" w:themeColor="accent6" w:themeShade="BF"/>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iPriority w:val="99"/>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character" w:styleId="CommentReference">
    <w:name w:val="annotation reference"/>
    <w:basedOn w:val="DefaultParagraphFont"/>
    <w:uiPriority w:val="99"/>
    <w:semiHidden/>
    <w:unhideWhenUsed/>
    <w:rsid w:val="00E60E9F"/>
    <w:rPr>
      <w:sz w:val="16"/>
      <w:szCs w:val="16"/>
    </w:rPr>
  </w:style>
  <w:style w:type="paragraph" w:styleId="CommentText">
    <w:name w:val="annotation text"/>
    <w:basedOn w:val="Normal"/>
    <w:link w:val="CommentTextChar"/>
    <w:uiPriority w:val="99"/>
    <w:unhideWhenUsed/>
    <w:rsid w:val="00E60E9F"/>
    <w:pPr>
      <w:spacing w:line="240" w:lineRule="auto"/>
    </w:pPr>
    <w:rPr>
      <w:sz w:val="20"/>
      <w:szCs w:val="20"/>
    </w:rPr>
  </w:style>
  <w:style w:type="character" w:customStyle="1" w:styleId="CommentTextChar">
    <w:name w:val="Comment Text Char"/>
    <w:basedOn w:val="DefaultParagraphFont"/>
    <w:link w:val="CommentText"/>
    <w:uiPriority w:val="99"/>
    <w:rsid w:val="00E60E9F"/>
    <w:rPr>
      <w:sz w:val="20"/>
      <w:szCs w:val="20"/>
    </w:rPr>
  </w:style>
  <w:style w:type="paragraph" w:styleId="CommentSubject">
    <w:name w:val="annotation subject"/>
    <w:basedOn w:val="CommentText"/>
    <w:next w:val="CommentText"/>
    <w:link w:val="CommentSubjectChar"/>
    <w:uiPriority w:val="99"/>
    <w:semiHidden/>
    <w:unhideWhenUsed/>
    <w:rsid w:val="00E60E9F"/>
    <w:rPr>
      <w:b/>
      <w:bCs/>
    </w:rPr>
  </w:style>
  <w:style w:type="character" w:customStyle="1" w:styleId="CommentSubjectChar">
    <w:name w:val="Comment Subject Char"/>
    <w:basedOn w:val="CommentTextChar"/>
    <w:link w:val="CommentSubject"/>
    <w:uiPriority w:val="99"/>
    <w:semiHidden/>
    <w:rsid w:val="00E60E9F"/>
    <w:rPr>
      <w:b/>
      <w:bCs/>
      <w:sz w:val="20"/>
      <w:szCs w:val="20"/>
    </w:rPr>
  </w:style>
  <w:style w:type="character" w:styleId="HTMLCite">
    <w:name w:val="HTML Cite"/>
    <w:basedOn w:val="DefaultParagraphFont"/>
    <w:uiPriority w:val="99"/>
    <w:semiHidden/>
    <w:unhideWhenUsed/>
    <w:rsid w:val="009646A5"/>
    <w:rPr>
      <w:i/>
      <w:iCs/>
    </w:rPr>
  </w:style>
  <w:style w:type="paragraph" w:customStyle="1" w:styleId="Default">
    <w:name w:val="Default"/>
    <w:rsid w:val="00C850EC"/>
    <w:pPr>
      <w:autoSpaceDE w:val="0"/>
      <w:autoSpaceDN w:val="0"/>
      <w:adjustRightInd w:val="0"/>
      <w:spacing w:after="0" w:line="240" w:lineRule="auto"/>
    </w:pPr>
    <w:rPr>
      <w:rFonts w:ascii="Gill Sans MT" w:hAnsi="Gill Sans MT" w:cs="Gill Sans MT"/>
      <w:color w:val="000000"/>
      <w:sz w:val="24"/>
      <w:szCs w:val="24"/>
    </w:rPr>
  </w:style>
  <w:style w:type="paragraph" w:styleId="TOCHeading">
    <w:name w:val="TOC Heading"/>
    <w:basedOn w:val="Heading1"/>
    <w:next w:val="Normal"/>
    <w:uiPriority w:val="39"/>
    <w:semiHidden/>
    <w:unhideWhenUsed/>
    <w:qFormat/>
    <w:rsid w:val="000105CF"/>
    <w:pPr>
      <w:outlineLvl w:val="9"/>
    </w:pPr>
    <w:rPr>
      <w:lang w:eastAsia="ja-JP"/>
    </w:rPr>
  </w:style>
  <w:style w:type="paragraph" w:styleId="TOC1">
    <w:name w:val="toc 1"/>
    <w:basedOn w:val="Normal"/>
    <w:next w:val="Normal"/>
    <w:autoRedefine/>
    <w:uiPriority w:val="39"/>
    <w:unhideWhenUsed/>
    <w:rsid w:val="000105CF"/>
    <w:pPr>
      <w:spacing w:after="100"/>
    </w:pPr>
  </w:style>
  <w:style w:type="paragraph" w:styleId="TOC2">
    <w:name w:val="toc 2"/>
    <w:basedOn w:val="Normal"/>
    <w:next w:val="Normal"/>
    <w:autoRedefine/>
    <w:uiPriority w:val="39"/>
    <w:unhideWhenUsed/>
    <w:rsid w:val="0082343D"/>
    <w:pPr>
      <w:tabs>
        <w:tab w:val="left" w:pos="660"/>
        <w:tab w:val="right" w:leader="dot" w:pos="9350"/>
      </w:tabs>
      <w:spacing w:after="100"/>
      <w:ind w:left="220"/>
    </w:pPr>
  </w:style>
  <w:style w:type="paragraph" w:styleId="TOC3">
    <w:name w:val="toc 3"/>
    <w:basedOn w:val="Normal"/>
    <w:next w:val="Normal"/>
    <w:autoRedefine/>
    <w:uiPriority w:val="39"/>
    <w:unhideWhenUsed/>
    <w:rsid w:val="000105CF"/>
    <w:pPr>
      <w:spacing w:after="100"/>
      <w:ind w:left="440"/>
    </w:pPr>
  </w:style>
  <w:style w:type="paragraph" w:styleId="NormalWeb">
    <w:name w:val="Normal (Web)"/>
    <w:basedOn w:val="Normal"/>
    <w:uiPriority w:val="99"/>
    <w:semiHidden/>
    <w:unhideWhenUsed/>
    <w:rsid w:val="0052011C"/>
    <w:pPr>
      <w:spacing w:after="0" w:line="240" w:lineRule="auto"/>
    </w:pPr>
    <w:rPr>
      <w:rFonts w:ascii="Calibri" w:eastAsiaTheme="minorHAnsi" w:hAnsi="Calibri" w:cs="Calibri"/>
    </w:rPr>
  </w:style>
  <w:style w:type="paragraph" w:styleId="Revision">
    <w:name w:val="Revision"/>
    <w:hidden/>
    <w:uiPriority w:val="99"/>
    <w:semiHidden/>
    <w:rsid w:val="00494E38"/>
    <w:pPr>
      <w:spacing w:after="0" w:line="240" w:lineRule="auto"/>
    </w:pPr>
  </w:style>
  <w:style w:type="table" w:styleId="TableGrid">
    <w:name w:val="Table Grid"/>
    <w:basedOn w:val="TableNormal"/>
    <w:uiPriority w:val="59"/>
    <w:rsid w:val="00943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94EE0"/>
    <w:rPr>
      <w:color w:val="605E5C"/>
      <w:shd w:val="clear" w:color="auto" w:fill="E1DFDD"/>
    </w:rPr>
  </w:style>
  <w:style w:type="character" w:styleId="Mention">
    <w:name w:val="Mention"/>
    <w:basedOn w:val="DefaultParagraphFont"/>
    <w:uiPriority w:val="99"/>
    <w:unhideWhenUsed/>
    <w:rsid w:val="00F71E1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55606">
      <w:bodyDiv w:val="1"/>
      <w:marLeft w:val="0"/>
      <w:marRight w:val="0"/>
      <w:marTop w:val="0"/>
      <w:marBottom w:val="0"/>
      <w:divBdr>
        <w:top w:val="none" w:sz="0" w:space="0" w:color="auto"/>
        <w:left w:val="none" w:sz="0" w:space="0" w:color="auto"/>
        <w:bottom w:val="none" w:sz="0" w:space="0" w:color="auto"/>
        <w:right w:val="none" w:sz="0" w:space="0" w:color="auto"/>
      </w:divBdr>
    </w:div>
    <w:div w:id="91707895">
      <w:bodyDiv w:val="1"/>
      <w:marLeft w:val="0"/>
      <w:marRight w:val="0"/>
      <w:marTop w:val="0"/>
      <w:marBottom w:val="0"/>
      <w:divBdr>
        <w:top w:val="none" w:sz="0" w:space="0" w:color="auto"/>
        <w:left w:val="none" w:sz="0" w:space="0" w:color="auto"/>
        <w:bottom w:val="none" w:sz="0" w:space="0" w:color="auto"/>
        <w:right w:val="none" w:sz="0" w:space="0" w:color="auto"/>
      </w:divBdr>
      <w:divsChild>
        <w:div w:id="551307382">
          <w:marLeft w:val="1166"/>
          <w:marRight w:val="0"/>
          <w:marTop w:val="0"/>
          <w:marBottom w:val="0"/>
          <w:divBdr>
            <w:top w:val="none" w:sz="0" w:space="0" w:color="auto"/>
            <w:left w:val="none" w:sz="0" w:space="0" w:color="auto"/>
            <w:bottom w:val="none" w:sz="0" w:space="0" w:color="auto"/>
            <w:right w:val="none" w:sz="0" w:space="0" w:color="auto"/>
          </w:divBdr>
        </w:div>
        <w:div w:id="658734005">
          <w:marLeft w:val="1166"/>
          <w:marRight w:val="0"/>
          <w:marTop w:val="0"/>
          <w:marBottom w:val="0"/>
          <w:divBdr>
            <w:top w:val="none" w:sz="0" w:space="0" w:color="auto"/>
            <w:left w:val="none" w:sz="0" w:space="0" w:color="auto"/>
            <w:bottom w:val="none" w:sz="0" w:space="0" w:color="auto"/>
            <w:right w:val="none" w:sz="0" w:space="0" w:color="auto"/>
          </w:divBdr>
        </w:div>
        <w:div w:id="8651227">
          <w:marLeft w:val="1166"/>
          <w:marRight w:val="0"/>
          <w:marTop w:val="0"/>
          <w:marBottom w:val="0"/>
          <w:divBdr>
            <w:top w:val="none" w:sz="0" w:space="0" w:color="auto"/>
            <w:left w:val="none" w:sz="0" w:space="0" w:color="auto"/>
            <w:bottom w:val="none" w:sz="0" w:space="0" w:color="auto"/>
            <w:right w:val="none" w:sz="0" w:space="0" w:color="auto"/>
          </w:divBdr>
        </w:div>
        <w:div w:id="1701860369">
          <w:marLeft w:val="1166"/>
          <w:marRight w:val="0"/>
          <w:marTop w:val="0"/>
          <w:marBottom w:val="0"/>
          <w:divBdr>
            <w:top w:val="none" w:sz="0" w:space="0" w:color="auto"/>
            <w:left w:val="none" w:sz="0" w:space="0" w:color="auto"/>
            <w:bottom w:val="none" w:sz="0" w:space="0" w:color="auto"/>
            <w:right w:val="none" w:sz="0" w:space="0" w:color="auto"/>
          </w:divBdr>
        </w:div>
        <w:div w:id="760755771">
          <w:marLeft w:val="1166"/>
          <w:marRight w:val="0"/>
          <w:marTop w:val="0"/>
          <w:marBottom w:val="0"/>
          <w:divBdr>
            <w:top w:val="none" w:sz="0" w:space="0" w:color="auto"/>
            <w:left w:val="none" w:sz="0" w:space="0" w:color="auto"/>
            <w:bottom w:val="none" w:sz="0" w:space="0" w:color="auto"/>
            <w:right w:val="none" w:sz="0" w:space="0" w:color="auto"/>
          </w:divBdr>
        </w:div>
      </w:divsChild>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580529802">
      <w:bodyDiv w:val="1"/>
      <w:marLeft w:val="0"/>
      <w:marRight w:val="0"/>
      <w:marTop w:val="0"/>
      <w:marBottom w:val="0"/>
      <w:divBdr>
        <w:top w:val="none" w:sz="0" w:space="0" w:color="auto"/>
        <w:left w:val="none" w:sz="0" w:space="0" w:color="auto"/>
        <w:bottom w:val="none" w:sz="0" w:space="0" w:color="auto"/>
        <w:right w:val="none" w:sz="0" w:space="0" w:color="auto"/>
      </w:divBdr>
    </w:div>
    <w:div w:id="854345371">
      <w:bodyDiv w:val="1"/>
      <w:marLeft w:val="0"/>
      <w:marRight w:val="0"/>
      <w:marTop w:val="0"/>
      <w:marBottom w:val="0"/>
      <w:divBdr>
        <w:top w:val="none" w:sz="0" w:space="0" w:color="auto"/>
        <w:left w:val="none" w:sz="0" w:space="0" w:color="auto"/>
        <w:bottom w:val="none" w:sz="0" w:space="0" w:color="auto"/>
        <w:right w:val="none" w:sz="0" w:space="0" w:color="auto"/>
      </w:divBdr>
    </w:div>
    <w:div w:id="1177034449">
      <w:bodyDiv w:val="1"/>
      <w:marLeft w:val="0"/>
      <w:marRight w:val="0"/>
      <w:marTop w:val="0"/>
      <w:marBottom w:val="0"/>
      <w:divBdr>
        <w:top w:val="none" w:sz="0" w:space="0" w:color="auto"/>
        <w:left w:val="none" w:sz="0" w:space="0" w:color="auto"/>
        <w:bottom w:val="none" w:sz="0" w:space="0" w:color="auto"/>
        <w:right w:val="none" w:sz="0" w:space="0" w:color="auto"/>
      </w:divBdr>
    </w:div>
    <w:div w:id="1260479627">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05591766">
      <w:bodyDiv w:val="1"/>
      <w:marLeft w:val="0"/>
      <w:marRight w:val="0"/>
      <w:marTop w:val="0"/>
      <w:marBottom w:val="0"/>
      <w:divBdr>
        <w:top w:val="none" w:sz="0" w:space="0" w:color="auto"/>
        <w:left w:val="none" w:sz="0" w:space="0" w:color="auto"/>
        <w:bottom w:val="none" w:sz="0" w:space="0" w:color="auto"/>
        <w:right w:val="none" w:sz="0" w:space="0" w:color="auto"/>
      </w:divBdr>
    </w:div>
    <w:div w:id="207566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pandadoc.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SMT</DisplayName>
        <AccountId>1122</AccountId>
        <AccountType/>
      </UserInfo>
      <UserInfo>
        <DisplayName>Danielle Martin</DisplayName>
        <AccountId>32</AccountId>
        <AccountType/>
      </UserInfo>
    </SharedWithUsers>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2DDDE1-8C75-4748-BF41-92448BECB74D}">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52DB57D4-F6CB-459C-853A-307E83408F1F}">
  <ds:schemaRefs>
    <ds:schemaRef ds:uri="http://schemas.openxmlformats.org/officeDocument/2006/bibliography"/>
  </ds:schemaRefs>
</ds:datastoreItem>
</file>

<file path=customXml/itemProps3.xml><?xml version="1.0" encoding="utf-8"?>
<ds:datastoreItem xmlns:ds="http://schemas.openxmlformats.org/officeDocument/2006/customXml" ds:itemID="{BF7C71BB-9230-4100-B090-85500E4C2ADC}">
  <ds:schemaRefs>
    <ds:schemaRef ds:uri="http://schemas.microsoft.com/sharepoint/v3/contenttype/forms"/>
  </ds:schemaRefs>
</ds:datastoreItem>
</file>

<file path=customXml/itemProps4.xml><?xml version="1.0" encoding="utf-8"?>
<ds:datastoreItem xmlns:ds="http://schemas.openxmlformats.org/officeDocument/2006/customXml" ds:itemID="{B954CD32-F1F5-4A71-B2FD-3B79C73BC5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1284</Words>
  <Characters>7324</Characters>
  <Application>Microsoft Office Word</Application>
  <DocSecurity>0</DocSecurity>
  <Lines>61</Lines>
  <Paragraphs>17</Paragraphs>
  <ScaleCrop>false</ScaleCrop>
  <Company>Microsoft</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Danielle Martin</cp:lastModifiedBy>
  <cp:revision>177</cp:revision>
  <cp:lastPrinted>2023-01-25T17:22:00Z</cp:lastPrinted>
  <dcterms:created xsi:type="dcterms:W3CDTF">2023-01-23T22:06:00Z</dcterms:created>
  <dcterms:modified xsi:type="dcterms:W3CDTF">2023-11-02T16:31:00Z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1102800</vt:r8>
  </property>
  <property fmtid="{D5CDD505-2E9C-101B-9397-08002B2CF9AE}" pid="4" name="MediaServiceImageTags">
    <vt:lpwstr/>
  </property>
</Properties>
</file>