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1A405" w14:textId="77777777" w:rsidR="001C7B76" w:rsidRDefault="001C7B76" w:rsidP="0008294C">
      <w:pPr>
        <w:spacing w:after="0"/>
      </w:pPr>
    </w:p>
    <w:p w14:paraId="218E2AA9" w14:textId="77777777" w:rsidR="001C7B76" w:rsidRDefault="001C7B76" w:rsidP="0008294C">
      <w:pPr>
        <w:spacing w:after="0"/>
      </w:pPr>
    </w:p>
    <w:p w14:paraId="66075CE0" w14:textId="77777777" w:rsidR="001C7B76" w:rsidRDefault="001C7B76" w:rsidP="0008294C">
      <w:pPr>
        <w:spacing w:after="0"/>
      </w:pPr>
    </w:p>
    <w:p w14:paraId="37B92547" w14:textId="653D16F3" w:rsidR="001C7B76" w:rsidRDefault="00273CB8" w:rsidP="0008294C">
      <w:pPr>
        <w:spacing w:after="0"/>
      </w:pPr>
      <w:r>
        <w:rPr>
          <w:noProof/>
        </w:rPr>
        <w:drawing>
          <wp:anchor distT="0" distB="0" distL="114300" distR="114300" simplePos="0" relativeHeight="251658240" behindDoc="1" locked="0" layoutInCell="1" allowOverlap="1" wp14:anchorId="09DDB0CB" wp14:editId="18D3FF31">
            <wp:simplePos x="0" y="0"/>
            <wp:positionH relativeFrom="column">
              <wp:posOffset>332105</wp:posOffset>
            </wp:positionH>
            <wp:positionV relativeFrom="paragraph">
              <wp:posOffset>149225</wp:posOffset>
            </wp:positionV>
            <wp:extent cx="4761230" cy="1198245"/>
            <wp:effectExtent l="0" t="0" r="1270" b="1905"/>
            <wp:wrapTight wrapText="bothSides">
              <wp:wrapPolygon edited="0">
                <wp:start x="0" y="0"/>
                <wp:lineTo x="0" y="21291"/>
                <wp:lineTo x="21519" y="21291"/>
                <wp:lineTo x="21519" y="0"/>
                <wp:lineTo x="0" y="0"/>
              </wp:wrapPolygon>
            </wp:wrapTight>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1230" cy="11982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D7F79F" w14:textId="77777777" w:rsidR="001C7B76" w:rsidRDefault="001C7B76" w:rsidP="0008294C">
      <w:pPr>
        <w:spacing w:after="0"/>
      </w:pPr>
    </w:p>
    <w:p w14:paraId="7C437F00" w14:textId="77777777" w:rsidR="001C7B76" w:rsidRPr="00273CB8" w:rsidRDefault="001C7B76" w:rsidP="0008294C">
      <w:pPr>
        <w:spacing w:after="0"/>
        <w:rPr>
          <w:sz w:val="40"/>
        </w:rPr>
      </w:pPr>
    </w:p>
    <w:p w14:paraId="57712B13" w14:textId="77777777" w:rsidR="00F434B8" w:rsidRDefault="00F434B8" w:rsidP="0008294C">
      <w:pPr>
        <w:spacing w:after="0"/>
        <w:jc w:val="center"/>
        <w:rPr>
          <w:rFonts w:asciiTheme="majorHAnsi" w:hAnsiTheme="majorHAnsi"/>
          <w:b/>
          <w:color w:val="E36C0A" w:themeColor="accent6" w:themeShade="BF"/>
          <w:sz w:val="40"/>
        </w:rPr>
      </w:pPr>
    </w:p>
    <w:p w14:paraId="0E24D4B9" w14:textId="77777777" w:rsidR="00F434B8" w:rsidRDefault="00F434B8" w:rsidP="0008294C">
      <w:pPr>
        <w:spacing w:after="0"/>
        <w:jc w:val="center"/>
        <w:rPr>
          <w:rFonts w:asciiTheme="majorHAnsi" w:hAnsiTheme="majorHAnsi"/>
          <w:b/>
          <w:color w:val="E36C0A" w:themeColor="accent6" w:themeShade="BF"/>
          <w:sz w:val="40"/>
        </w:rPr>
      </w:pPr>
    </w:p>
    <w:p w14:paraId="446C26F3" w14:textId="21D3616C" w:rsidR="00CE33AA" w:rsidRDefault="00241323" w:rsidP="0008294C">
      <w:pPr>
        <w:spacing w:after="0"/>
        <w:jc w:val="center"/>
        <w:rPr>
          <w:rFonts w:asciiTheme="majorHAnsi" w:hAnsiTheme="majorHAnsi"/>
          <w:b/>
          <w:color w:val="E36C0A" w:themeColor="accent6" w:themeShade="BF"/>
          <w:sz w:val="40"/>
        </w:rPr>
      </w:pPr>
      <w:r>
        <w:rPr>
          <w:rFonts w:asciiTheme="majorHAnsi" w:hAnsiTheme="majorHAnsi"/>
          <w:b/>
          <w:color w:val="E36C0A" w:themeColor="accent6" w:themeShade="BF"/>
          <w:sz w:val="40"/>
        </w:rPr>
        <w:t xml:space="preserve">POLICY &amp; </w:t>
      </w:r>
      <w:r w:rsidR="0085158C">
        <w:rPr>
          <w:rFonts w:asciiTheme="majorHAnsi" w:hAnsiTheme="majorHAnsi"/>
          <w:b/>
          <w:color w:val="E36C0A" w:themeColor="accent6" w:themeShade="BF"/>
          <w:sz w:val="40"/>
        </w:rPr>
        <w:t>PROCEDURE</w:t>
      </w:r>
    </w:p>
    <w:p w14:paraId="06552427" w14:textId="77777777" w:rsidR="00497B40" w:rsidRDefault="00497B40" w:rsidP="0008294C">
      <w:pPr>
        <w:spacing w:after="0"/>
        <w:jc w:val="center"/>
        <w:rPr>
          <w:rFonts w:asciiTheme="majorHAnsi" w:hAnsiTheme="majorHAnsi"/>
          <w:b/>
          <w:color w:val="E36C0A" w:themeColor="accent6" w:themeShade="BF"/>
          <w:sz w:val="40"/>
        </w:rPr>
      </w:pPr>
    </w:p>
    <w:p w14:paraId="0B588F2A" w14:textId="5171F906" w:rsidR="00497B40" w:rsidRDefault="009E2845" w:rsidP="0008294C">
      <w:pPr>
        <w:spacing w:after="0"/>
        <w:jc w:val="center"/>
        <w:rPr>
          <w:rFonts w:asciiTheme="majorHAnsi" w:hAnsiTheme="majorHAnsi"/>
          <w:b/>
          <w:color w:val="E36C0A" w:themeColor="accent6" w:themeShade="BF"/>
          <w:sz w:val="40"/>
        </w:rPr>
      </w:pPr>
      <w:r>
        <w:rPr>
          <w:rFonts w:asciiTheme="majorHAnsi" w:hAnsiTheme="majorHAnsi"/>
          <w:b/>
          <w:color w:val="E36C0A" w:themeColor="accent6" w:themeShade="BF"/>
          <w:sz w:val="40"/>
        </w:rPr>
        <w:t xml:space="preserve">Delegation of </w:t>
      </w:r>
      <w:r w:rsidR="006B5A5F">
        <w:rPr>
          <w:rFonts w:asciiTheme="majorHAnsi" w:hAnsiTheme="majorHAnsi"/>
          <w:b/>
          <w:color w:val="E36C0A" w:themeColor="accent6" w:themeShade="BF"/>
          <w:sz w:val="40"/>
        </w:rPr>
        <w:t>Authority Policy</w:t>
      </w:r>
    </w:p>
    <w:p w14:paraId="0C0B9C7F" w14:textId="77777777" w:rsidR="00B96968" w:rsidRDefault="00B96968" w:rsidP="0008294C">
      <w:pPr>
        <w:spacing w:after="0"/>
        <w:jc w:val="center"/>
        <w:rPr>
          <w:rFonts w:asciiTheme="majorHAnsi" w:eastAsiaTheme="majorEastAsia" w:hAnsiTheme="majorHAnsi" w:cstheme="majorBidi"/>
          <w:b/>
          <w:bCs/>
          <w:color w:val="E36C0A" w:themeColor="accent6" w:themeShade="BF"/>
          <w:sz w:val="36"/>
          <w:szCs w:val="26"/>
        </w:rPr>
      </w:pPr>
    </w:p>
    <w:p w14:paraId="041F0D2D" w14:textId="71C3EF57" w:rsidR="000A6851" w:rsidRDefault="008323D2" w:rsidP="0008294C">
      <w:pPr>
        <w:spacing w:after="0"/>
        <w:jc w:val="center"/>
        <w:rPr>
          <w:rFonts w:asciiTheme="majorHAnsi" w:eastAsiaTheme="majorEastAsia" w:hAnsiTheme="majorHAnsi" w:cstheme="majorBidi"/>
          <w:b/>
          <w:bCs/>
          <w:color w:val="E36C0A" w:themeColor="accent6" w:themeShade="BF"/>
          <w:sz w:val="36"/>
          <w:szCs w:val="26"/>
        </w:rPr>
      </w:pPr>
      <w:r>
        <w:rPr>
          <w:rFonts w:asciiTheme="majorHAnsi" w:eastAsiaTheme="majorEastAsia" w:hAnsiTheme="majorHAnsi" w:cstheme="majorBidi"/>
          <w:b/>
          <w:bCs/>
          <w:color w:val="E36C0A" w:themeColor="accent6" w:themeShade="BF"/>
          <w:sz w:val="36"/>
          <w:szCs w:val="26"/>
        </w:rPr>
        <w:t>Initial Preparation</w:t>
      </w:r>
      <w:r w:rsidR="00040343" w:rsidRPr="009517CA">
        <w:rPr>
          <w:rFonts w:asciiTheme="majorHAnsi" w:eastAsiaTheme="majorEastAsia" w:hAnsiTheme="majorHAnsi" w:cstheme="majorBidi"/>
          <w:b/>
          <w:bCs/>
          <w:color w:val="E36C0A" w:themeColor="accent6" w:themeShade="BF"/>
          <w:sz w:val="36"/>
          <w:szCs w:val="26"/>
        </w:rPr>
        <w:t xml:space="preserve"> </w:t>
      </w:r>
      <w:r w:rsidR="00177726">
        <w:rPr>
          <w:rFonts w:asciiTheme="majorHAnsi" w:eastAsiaTheme="majorEastAsia" w:hAnsiTheme="majorHAnsi" w:cstheme="majorBidi"/>
          <w:b/>
          <w:bCs/>
          <w:color w:val="E36C0A" w:themeColor="accent6" w:themeShade="BF"/>
          <w:sz w:val="36"/>
          <w:szCs w:val="26"/>
        </w:rPr>
        <w:t>May 20, 2019</w:t>
      </w:r>
      <w:r w:rsidR="008D5916">
        <w:rPr>
          <w:rStyle w:val="FootnoteReference"/>
          <w:rFonts w:asciiTheme="majorHAnsi" w:eastAsiaTheme="majorEastAsia" w:hAnsiTheme="majorHAnsi" w:cstheme="majorBidi"/>
          <w:b/>
          <w:bCs/>
          <w:color w:val="E36C0A" w:themeColor="accent6" w:themeShade="BF"/>
          <w:sz w:val="36"/>
          <w:szCs w:val="26"/>
        </w:rPr>
        <w:footnoteReference w:id="2"/>
      </w:r>
    </w:p>
    <w:p w14:paraId="4506A486" w14:textId="77777777" w:rsidR="00A11C86" w:rsidRDefault="00A11C86" w:rsidP="00A11C86">
      <w:pPr>
        <w:spacing w:after="0"/>
        <w:jc w:val="center"/>
        <w:rPr>
          <w:rFonts w:asciiTheme="majorHAnsi" w:eastAsiaTheme="majorEastAsia" w:hAnsiTheme="majorHAnsi" w:cstheme="majorBidi"/>
          <w:b/>
          <w:bCs/>
          <w:color w:val="E36C0A" w:themeColor="accent6" w:themeShade="BF"/>
          <w:sz w:val="36"/>
          <w:szCs w:val="36"/>
        </w:rPr>
      </w:pPr>
    </w:p>
    <w:p w14:paraId="4E7ED271" w14:textId="3A96793E" w:rsidR="00A11C86" w:rsidRPr="008323D2" w:rsidRDefault="008323D2" w:rsidP="00A11C86">
      <w:pPr>
        <w:spacing w:after="0"/>
        <w:jc w:val="center"/>
        <w:rPr>
          <w:rFonts w:asciiTheme="majorHAnsi" w:eastAsiaTheme="majorEastAsia" w:hAnsiTheme="majorHAnsi" w:cstheme="majorBidi"/>
          <w:b/>
          <w:bCs/>
          <w:color w:val="E36C0A" w:themeColor="accent6" w:themeShade="BF"/>
          <w:sz w:val="36"/>
          <w:szCs w:val="36"/>
        </w:rPr>
      </w:pPr>
      <w:r w:rsidRPr="008323D2">
        <w:rPr>
          <w:rFonts w:asciiTheme="majorHAnsi" w:eastAsiaTheme="majorEastAsia" w:hAnsiTheme="majorHAnsi" w:cstheme="majorBidi"/>
          <w:b/>
          <w:bCs/>
          <w:color w:val="E36C0A" w:themeColor="accent6" w:themeShade="BF"/>
          <w:sz w:val="36"/>
          <w:szCs w:val="36"/>
        </w:rPr>
        <w:t xml:space="preserve">Current </w:t>
      </w:r>
      <w:r w:rsidR="00375DE1" w:rsidRPr="008323D2">
        <w:rPr>
          <w:rFonts w:asciiTheme="majorHAnsi" w:eastAsiaTheme="majorEastAsia" w:hAnsiTheme="majorHAnsi" w:cstheme="majorBidi"/>
          <w:b/>
          <w:bCs/>
          <w:color w:val="E36C0A" w:themeColor="accent6" w:themeShade="BF"/>
          <w:sz w:val="36"/>
          <w:szCs w:val="36"/>
        </w:rPr>
        <w:t>Effective</w:t>
      </w:r>
      <w:r w:rsidR="00375DE1">
        <w:rPr>
          <w:rFonts w:asciiTheme="majorHAnsi" w:eastAsiaTheme="majorEastAsia" w:hAnsiTheme="majorHAnsi" w:cstheme="majorBidi"/>
          <w:b/>
          <w:bCs/>
          <w:color w:val="E36C0A" w:themeColor="accent6" w:themeShade="BF"/>
          <w:sz w:val="36"/>
          <w:szCs w:val="36"/>
        </w:rPr>
        <w:t xml:space="preserve"> </w:t>
      </w:r>
      <w:r w:rsidR="00DB37D8">
        <w:rPr>
          <w:rFonts w:asciiTheme="majorHAnsi" w:eastAsiaTheme="majorEastAsia" w:hAnsiTheme="majorHAnsi" w:cstheme="majorBidi"/>
          <w:b/>
          <w:bCs/>
          <w:color w:val="E36C0A" w:themeColor="accent6" w:themeShade="BF"/>
          <w:sz w:val="36"/>
          <w:szCs w:val="36"/>
        </w:rPr>
        <w:t>Date</w:t>
      </w:r>
      <w:r w:rsidR="00375DE1" w:rsidRPr="008323D2">
        <w:rPr>
          <w:rFonts w:asciiTheme="majorHAnsi" w:eastAsiaTheme="majorEastAsia" w:hAnsiTheme="majorHAnsi" w:cstheme="majorBidi"/>
          <w:b/>
          <w:bCs/>
          <w:color w:val="E36C0A" w:themeColor="accent6" w:themeShade="BF"/>
          <w:sz w:val="36"/>
          <w:szCs w:val="36"/>
        </w:rPr>
        <w:t xml:space="preserve"> </w:t>
      </w:r>
      <w:r w:rsidR="008350E8" w:rsidRPr="008323D2">
        <w:rPr>
          <w:rFonts w:asciiTheme="majorHAnsi" w:eastAsiaTheme="majorEastAsia" w:hAnsiTheme="majorHAnsi" w:cstheme="majorBidi"/>
          <w:b/>
          <w:bCs/>
          <w:color w:val="E36C0A" w:themeColor="accent6" w:themeShade="BF"/>
          <w:sz w:val="36"/>
          <w:szCs w:val="36"/>
        </w:rPr>
        <w:t>Jan.</w:t>
      </w:r>
      <w:r w:rsidR="0086375E" w:rsidRPr="008323D2">
        <w:rPr>
          <w:rFonts w:asciiTheme="majorHAnsi" w:eastAsiaTheme="majorEastAsia" w:hAnsiTheme="majorHAnsi" w:cstheme="majorBidi"/>
          <w:b/>
          <w:bCs/>
          <w:color w:val="E36C0A" w:themeColor="accent6" w:themeShade="BF"/>
          <w:sz w:val="36"/>
          <w:szCs w:val="36"/>
        </w:rPr>
        <w:t xml:space="preserve"> </w:t>
      </w:r>
      <w:r w:rsidR="00A11C86" w:rsidRPr="008323D2">
        <w:rPr>
          <w:rFonts w:asciiTheme="majorHAnsi" w:eastAsiaTheme="majorEastAsia" w:hAnsiTheme="majorHAnsi" w:cstheme="majorBidi"/>
          <w:b/>
          <w:bCs/>
          <w:color w:val="E36C0A" w:themeColor="accent6" w:themeShade="BF"/>
          <w:sz w:val="36"/>
          <w:szCs w:val="36"/>
        </w:rPr>
        <w:t>1, 202</w:t>
      </w:r>
      <w:r w:rsidR="008350E8" w:rsidRPr="008323D2">
        <w:rPr>
          <w:rFonts w:asciiTheme="majorHAnsi" w:eastAsiaTheme="majorEastAsia" w:hAnsiTheme="majorHAnsi" w:cstheme="majorBidi"/>
          <w:b/>
          <w:bCs/>
          <w:color w:val="E36C0A" w:themeColor="accent6" w:themeShade="BF"/>
          <w:sz w:val="36"/>
          <w:szCs w:val="36"/>
        </w:rPr>
        <w:t>5</w:t>
      </w:r>
    </w:p>
    <w:p w14:paraId="3D203AD3" w14:textId="7A04CEB2" w:rsidR="199EE7C8" w:rsidRDefault="199EE7C8" w:rsidP="199EE7C8">
      <w:pPr>
        <w:spacing w:after="0"/>
        <w:jc w:val="center"/>
        <w:rPr>
          <w:rFonts w:asciiTheme="majorHAnsi" w:eastAsiaTheme="majorEastAsia" w:hAnsiTheme="majorHAnsi" w:cstheme="majorBidi"/>
          <w:b/>
          <w:bCs/>
          <w:color w:val="E36C0A" w:themeColor="accent6" w:themeShade="BF"/>
          <w:sz w:val="36"/>
          <w:szCs w:val="36"/>
        </w:rPr>
      </w:pPr>
    </w:p>
    <w:p w14:paraId="73A64363" w14:textId="01474A39" w:rsidR="006C6DFD" w:rsidRDefault="006C6DFD" w:rsidP="006C6DFD">
      <w:pPr>
        <w:pStyle w:val="Default"/>
        <w:rPr>
          <w:rFonts w:eastAsiaTheme="majorEastAsia"/>
        </w:rPr>
      </w:pPr>
    </w:p>
    <w:p w14:paraId="247D99B9" w14:textId="77777777" w:rsidR="008323D2" w:rsidRDefault="008323D2" w:rsidP="006C6DFD">
      <w:pPr>
        <w:pStyle w:val="Default"/>
        <w:rPr>
          <w:rFonts w:eastAsiaTheme="majorEastAsia"/>
        </w:rPr>
      </w:pPr>
    </w:p>
    <w:p w14:paraId="4C74285F" w14:textId="569211D6" w:rsidR="006C6DFD" w:rsidRDefault="006C6DFD" w:rsidP="006C6DFD">
      <w:pPr>
        <w:pStyle w:val="Default"/>
        <w:rPr>
          <w:rFonts w:eastAsiaTheme="majorEastAsia"/>
        </w:rPr>
      </w:pPr>
    </w:p>
    <w:p w14:paraId="739CC8F0" w14:textId="77777777" w:rsidR="006C6DFD" w:rsidRPr="006C6DFD" w:rsidRDefault="006C6DFD" w:rsidP="006C6DFD">
      <w:pPr>
        <w:pStyle w:val="Default"/>
        <w:rPr>
          <w:rFonts w:ascii="Cambria" w:hAnsi="Cambria" w:cs="Cambria"/>
        </w:rPr>
      </w:pPr>
      <w:r>
        <w:rPr>
          <w:rFonts w:eastAsiaTheme="majorEastAsia"/>
        </w:rPr>
        <w:tab/>
      </w:r>
      <w:r>
        <w:rPr>
          <w:rFonts w:eastAsiaTheme="majorEastAsia"/>
        </w:rPr>
        <w:tab/>
      </w:r>
      <w:r>
        <w:rPr>
          <w:rFonts w:eastAsiaTheme="majorEastAsia"/>
        </w:rPr>
        <w:tab/>
      </w:r>
      <w:r>
        <w:rPr>
          <w:rFonts w:eastAsiaTheme="majorEastAsia"/>
        </w:rPr>
        <w:tab/>
      </w:r>
      <w:r>
        <w:rPr>
          <w:rFonts w:eastAsiaTheme="majorEastAsia"/>
        </w:rPr>
        <w:tab/>
      </w:r>
    </w:p>
    <w:p w14:paraId="60D59007" w14:textId="21A62A78" w:rsidR="006C6DFD" w:rsidRPr="006C6DFD" w:rsidRDefault="006C6DFD" w:rsidP="005F466B">
      <w:pPr>
        <w:autoSpaceDE w:val="0"/>
        <w:autoSpaceDN w:val="0"/>
        <w:adjustRightInd w:val="0"/>
        <w:spacing w:after="0" w:line="240" w:lineRule="auto"/>
        <w:jc w:val="center"/>
        <w:rPr>
          <w:rFonts w:ascii="Cambria" w:hAnsi="Cambria" w:cs="Cambria"/>
          <w:color w:val="000000"/>
          <w:sz w:val="36"/>
          <w:szCs w:val="36"/>
        </w:rPr>
      </w:pPr>
      <w:r w:rsidRPr="006C6DFD">
        <w:rPr>
          <w:rFonts w:ascii="Cambria" w:hAnsi="Cambria" w:cs="Cambria"/>
          <w:color w:val="000000"/>
          <w:sz w:val="36"/>
          <w:szCs w:val="36"/>
        </w:rPr>
        <w:t>John McPhail</w:t>
      </w:r>
    </w:p>
    <w:p w14:paraId="207DF8C6" w14:textId="10D0EC5F" w:rsidR="00F434B8" w:rsidRDefault="005F466B" w:rsidP="005F466B">
      <w:pPr>
        <w:spacing w:after="0"/>
        <w:ind w:left="2160" w:firstLine="720"/>
        <w:rPr>
          <w:rFonts w:ascii="Cambria" w:hAnsi="Cambria" w:cs="Cambria"/>
          <w:color w:val="000000"/>
          <w:sz w:val="36"/>
          <w:szCs w:val="36"/>
        </w:rPr>
      </w:pPr>
      <w:r>
        <w:rPr>
          <w:rFonts w:ascii="Cambria" w:hAnsi="Cambria" w:cs="Cambria"/>
          <w:color w:val="000000"/>
          <w:sz w:val="36"/>
          <w:szCs w:val="36"/>
        </w:rPr>
        <w:t xml:space="preserve">       </w:t>
      </w:r>
      <w:r w:rsidR="006C6DFD" w:rsidRPr="006C6DFD">
        <w:rPr>
          <w:rFonts w:ascii="Cambria" w:hAnsi="Cambria" w:cs="Cambria"/>
          <w:color w:val="000000"/>
          <w:sz w:val="36"/>
          <w:szCs w:val="36"/>
        </w:rPr>
        <w:t>President &amp; CEO</w:t>
      </w:r>
    </w:p>
    <w:p w14:paraId="05034B6F" w14:textId="77777777" w:rsidR="003E5F3B" w:rsidRDefault="003E5F3B">
      <w:pPr>
        <w:rPr>
          <w:rFonts w:eastAsiaTheme="majorEastAsia"/>
        </w:rPr>
      </w:pPr>
    </w:p>
    <w:p w14:paraId="50442651" w14:textId="642BF282" w:rsidR="00F434B8" w:rsidRDefault="00DD3181">
      <w:pPr>
        <w:rPr>
          <w:rFonts w:eastAsiaTheme="majorEastAsia"/>
        </w:rPr>
      </w:pPr>
      <w:r>
        <w:rPr>
          <w:rFonts w:eastAsiaTheme="majorEastAsia"/>
        </w:rPr>
        <w:br w:type="page"/>
      </w:r>
    </w:p>
    <w:p w14:paraId="51707BDA" w14:textId="77777777" w:rsidR="00F434B8" w:rsidRDefault="00F434B8" w:rsidP="0008294C">
      <w:pPr>
        <w:spacing w:after="0"/>
        <w:rPr>
          <w:rFonts w:eastAsiaTheme="majorEastAsia"/>
        </w:rPr>
      </w:pPr>
    </w:p>
    <w:sdt>
      <w:sdtPr>
        <w:rPr>
          <w:rFonts w:ascii="Times New Roman" w:eastAsiaTheme="minorEastAsia" w:hAnsi="Times New Roman" w:cs="Times New Roman"/>
          <w:b w:val="0"/>
          <w:bCs w:val="0"/>
          <w:color w:val="auto"/>
          <w:sz w:val="24"/>
          <w:szCs w:val="24"/>
          <w:lang w:eastAsia="en-US"/>
        </w:rPr>
        <w:id w:val="-1204561644"/>
        <w:docPartObj>
          <w:docPartGallery w:val="Table of Contents"/>
          <w:docPartUnique/>
        </w:docPartObj>
      </w:sdtPr>
      <w:sdtEndPr>
        <w:rPr>
          <w:noProof/>
        </w:rPr>
      </w:sdtEndPr>
      <w:sdtContent>
        <w:p w14:paraId="2ED49FA5" w14:textId="77777777" w:rsidR="000105CF" w:rsidRPr="006A5450" w:rsidRDefault="000105CF" w:rsidP="0008294C">
          <w:pPr>
            <w:pStyle w:val="TOCHeading"/>
            <w:jc w:val="center"/>
            <w:rPr>
              <w:rStyle w:val="Heading2Char"/>
              <w:rFonts w:ascii="Times New Roman" w:hAnsi="Times New Roman" w:cs="Times New Roman"/>
              <w:b/>
              <w:sz w:val="24"/>
              <w:szCs w:val="24"/>
            </w:rPr>
          </w:pPr>
          <w:r w:rsidRPr="006A5450">
            <w:rPr>
              <w:rStyle w:val="Heading2Char"/>
              <w:rFonts w:ascii="Times New Roman" w:hAnsi="Times New Roman" w:cs="Times New Roman"/>
              <w:b/>
              <w:sz w:val="24"/>
              <w:szCs w:val="24"/>
            </w:rPr>
            <w:t>Tab</w:t>
          </w:r>
          <w:r w:rsidRPr="006A5450">
            <w:rPr>
              <w:rStyle w:val="Heading2Char"/>
              <w:rFonts w:ascii="Times New Roman" w:hAnsi="Times New Roman" w:cs="Times New Roman"/>
              <w:b/>
              <w:sz w:val="24"/>
              <w:szCs w:val="24"/>
              <w:lang w:eastAsia="en-US"/>
            </w:rPr>
            <w:t>le of Contents</w:t>
          </w:r>
        </w:p>
        <w:p w14:paraId="0D3FFD67" w14:textId="48685DD6" w:rsidR="003253A6" w:rsidRPr="003253A6" w:rsidRDefault="000105CF">
          <w:pPr>
            <w:pStyle w:val="TOC2"/>
            <w:rPr>
              <w:rFonts w:ascii="Times New Roman" w:hAnsi="Times New Roman" w:cs="Times New Roman"/>
              <w:noProof/>
            </w:rPr>
          </w:pPr>
          <w:r w:rsidRPr="003253A6">
            <w:rPr>
              <w:rFonts w:ascii="Times New Roman" w:hAnsi="Times New Roman" w:cs="Times New Roman"/>
              <w:sz w:val="24"/>
              <w:szCs w:val="24"/>
            </w:rPr>
            <w:fldChar w:fldCharType="begin"/>
          </w:r>
          <w:r w:rsidRPr="003253A6">
            <w:rPr>
              <w:rFonts w:ascii="Times New Roman" w:hAnsi="Times New Roman" w:cs="Times New Roman"/>
              <w:sz w:val="24"/>
              <w:szCs w:val="24"/>
            </w:rPr>
            <w:instrText xml:space="preserve"> TOC \o "1-3" \h \z \u </w:instrText>
          </w:r>
          <w:r w:rsidRPr="003253A6">
            <w:rPr>
              <w:rFonts w:ascii="Times New Roman" w:hAnsi="Times New Roman" w:cs="Times New Roman"/>
              <w:sz w:val="24"/>
              <w:szCs w:val="24"/>
            </w:rPr>
            <w:fldChar w:fldCharType="separate"/>
          </w:r>
          <w:hyperlink w:anchor="_Toc188020498" w:history="1">
            <w:r w:rsidR="003253A6" w:rsidRPr="003253A6">
              <w:rPr>
                <w:rStyle w:val="Hyperlink"/>
                <w:rFonts w:ascii="Times New Roman" w:hAnsi="Times New Roman" w:cs="Times New Roman"/>
                <w:noProof/>
              </w:rPr>
              <w:t>1.</w:t>
            </w:r>
            <w:r w:rsidR="003253A6" w:rsidRPr="003253A6">
              <w:rPr>
                <w:rFonts w:ascii="Times New Roman" w:hAnsi="Times New Roman" w:cs="Times New Roman"/>
                <w:noProof/>
              </w:rPr>
              <w:tab/>
            </w:r>
            <w:r w:rsidR="003253A6" w:rsidRPr="003253A6">
              <w:rPr>
                <w:rStyle w:val="Hyperlink"/>
                <w:rFonts w:ascii="Times New Roman" w:hAnsi="Times New Roman" w:cs="Times New Roman"/>
                <w:noProof/>
              </w:rPr>
              <w:t>Purpose</w:t>
            </w:r>
            <w:r w:rsidR="003253A6" w:rsidRPr="003253A6">
              <w:rPr>
                <w:rFonts w:ascii="Times New Roman" w:hAnsi="Times New Roman" w:cs="Times New Roman"/>
                <w:noProof/>
                <w:webHidden/>
              </w:rPr>
              <w:tab/>
            </w:r>
            <w:r w:rsidR="003253A6" w:rsidRPr="003253A6">
              <w:rPr>
                <w:rFonts w:ascii="Times New Roman" w:hAnsi="Times New Roman" w:cs="Times New Roman"/>
                <w:noProof/>
                <w:webHidden/>
              </w:rPr>
              <w:fldChar w:fldCharType="begin"/>
            </w:r>
            <w:r w:rsidR="003253A6" w:rsidRPr="003253A6">
              <w:rPr>
                <w:rFonts w:ascii="Times New Roman" w:hAnsi="Times New Roman" w:cs="Times New Roman"/>
                <w:noProof/>
                <w:webHidden/>
              </w:rPr>
              <w:instrText xml:space="preserve"> PAGEREF _Toc188020498 \h </w:instrText>
            </w:r>
            <w:r w:rsidR="003253A6" w:rsidRPr="003253A6">
              <w:rPr>
                <w:rFonts w:ascii="Times New Roman" w:hAnsi="Times New Roman" w:cs="Times New Roman"/>
                <w:noProof/>
                <w:webHidden/>
              </w:rPr>
            </w:r>
            <w:r w:rsidR="003253A6" w:rsidRPr="003253A6">
              <w:rPr>
                <w:rFonts w:ascii="Times New Roman" w:hAnsi="Times New Roman" w:cs="Times New Roman"/>
                <w:noProof/>
                <w:webHidden/>
              </w:rPr>
              <w:fldChar w:fldCharType="separate"/>
            </w:r>
            <w:r w:rsidR="003253A6" w:rsidRPr="003253A6">
              <w:rPr>
                <w:rFonts w:ascii="Times New Roman" w:hAnsi="Times New Roman" w:cs="Times New Roman"/>
                <w:noProof/>
                <w:webHidden/>
              </w:rPr>
              <w:t>3</w:t>
            </w:r>
            <w:r w:rsidR="003253A6" w:rsidRPr="003253A6">
              <w:rPr>
                <w:rFonts w:ascii="Times New Roman" w:hAnsi="Times New Roman" w:cs="Times New Roman"/>
                <w:noProof/>
                <w:webHidden/>
              </w:rPr>
              <w:fldChar w:fldCharType="end"/>
            </w:r>
          </w:hyperlink>
        </w:p>
        <w:p w14:paraId="6AE913D5" w14:textId="484DC3DB" w:rsidR="003253A6" w:rsidRPr="003253A6" w:rsidRDefault="003253A6">
          <w:pPr>
            <w:pStyle w:val="TOC2"/>
            <w:rPr>
              <w:rFonts w:ascii="Times New Roman" w:hAnsi="Times New Roman" w:cs="Times New Roman"/>
              <w:noProof/>
            </w:rPr>
          </w:pPr>
          <w:hyperlink w:anchor="_Toc188020499" w:history="1">
            <w:r w:rsidRPr="003253A6">
              <w:rPr>
                <w:rStyle w:val="Hyperlink"/>
                <w:rFonts w:ascii="Times New Roman" w:hAnsi="Times New Roman" w:cs="Times New Roman"/>
                <w:noProof/>
              </w:rPr>
              <w:t>2.</w:t>
            </w:r>
            <w:r w:rsidRPr="003253A6">
              <w:rPr>
                <w:rFonts w:ascii="Times New Roman" w:hAnsi="Times New Roman" w:cs="Times New Roman"/>
                <w:noProof/>
              </w:rPr>
              <w:tab/>
            </w:r>
            <w:r w:rsidRPr="003253A6">
              <w:rPr>
                <w:rStyle w:val="Hyperlink"/>
                <w:rFonts w:ascii="Times New Roman" w:hAnsi="Times New Roman" w:cs="Times New Roman"/>
                <w:noProof/>
              </w:rPr>
              <w:t>Effective Date</w:t>
            </w:r>
            <w:r w:rsidRPr="003253A6">
              <w:rPr>
                <w:rFonts w:ascii="Times New Roman" w:hAnsi="Times New Roman" w:cs="Times New Roman"/>
                <w:noProof/>
                <w:webHidden/>
              </w:rPr>
              <w:tab/>
            </w:r>
            <w:r w:rsidRPr="003253A6">
              <w:rPr>
                <w:rFonts w:ascii="Times New Roman" w:hAnsi="Times New Roman" w:cs="Times New Roman"/>
                <w:noProof/>
                <w:webHidden/>
              </w:rPr>
              <w:fldChar w:fldCharType="begin"/>
            </w:r>
            <w:r w:rsidRPr="003253A6">
              <w:rPr>
                <w:rFonts w:ascii="Times New Roman" w:hAnsi="Times New Roman" w:cs="Times New Roman"/>
                <w:noProof/>
                <w:webHidden/>
              </w:rPr>
              <w:instrText xml:space="preserve"> PAGEREF _Toc188020499 \h </w:instrText>
            </w:r>
            <w:r w:rsidRPr="003253A6">
              <w:rPr>
                <w:rFonts w:ascii="Times New Roman" w:hAnsi="Times New Roman" w:cs="Times New Roman"/>
                <w:noProof/>
                <w:webHidden/>
              </w:rPr>
            </w:r>
            <w:r w:rsidRPr="003253A6">
              <w:rPr>
                <w:rFonts w:ascii="Times New Roman" w:hAnsi="Times New Roman" w:cs="Times New Roman"/>
                <w:noProof/>
                <w:webHidden/>
              </w:rPr>
              <w:fldChar w:fldCharType="separate"/>
            </w:r>
            <w:r w:rsidRPr="003253A6">
              <w:rPr>
                <w:rFonts w:ascii="Times New Roman" w:hAnsi="Times New Roman" w:cs="Times New Roman"/>
                <w:noProof/>
                <w:webHidden/>
              </w:rPr>
              <w:t>3</w:t>
            </w:r>
            <w:r w:rsidRPr="003253A6">
              <w:rPr>
                <w:rFonts w:ascii="Times New Roman" w:hAnsi="Times New Roman" w:cs="Times New Roman"/>
                <w:noProof/>
                <w:webHidden/>
              </w:rPr>
              <w:fldChar w:fldCharType="end"/>
            </w:r>
          </w:hyperlink>
        </w:p>
        <w:p w14:paraId="0AAAD429" w14:textId="362DFF13" w:rsidR="003253A6" w:rsidRPr="003253A6" w:rsidRDefault="003253A6">
          <w:pPr>
            <w:pStyle w:val="TOC2"/>
            <w:rPr>
              <w:rFonts w:ascii="Times New Roman" w:hAnsi="Times New Roman" w:cs="Times New Roman"/>
              <w:noProof/>
            </w:rPr>
          </w:pPr>
          <w:hyperlink w:anchor="_Toc188020500" w:history="1">
            <w:r w:rsidRPr="003253A6">
              <w:rPr>
                <w:rStyle w:val="Hyperlink"/>
                <w:rFonts w:ascii="Times New Roman" w:hAnsi="Times New Roman" w:cs="Times New Roman"/>
                <w:noProof/>
              </w:rPr>
              <w:t>3.</w:t>
            </w:r>
            <w:r w:rsidRPr="003253A6">
              <w:rPr>
                <w:rFonts w:ascii="Times New Roman" w:hAnsi="Times New Roman" w:cs="Times New Roman"/>
                <w:noProof/>
              </w:rPr>
              <w:tab/>
            </w:r>
            <w:r w:rsidRPr="003253A6">
              <w:rPr>
                <w:rStyle w:val="Hyperlink"/>
                <w:rFonts w:ascii="Times New Roman" w:hAnsi="Times New Roman" w:cs="Times New Roman"/>
                <w:noProof/>
              </w:rPr>
              <w:t>Thresholds for Signatory Approvers</w:t>
            </w:r>
            <w:r w:rsidRPr="003253A6">
              <w:rPr>
                <w:rFonts w:ascii="Times New Roman" w:hAnsi="Times New Roman" w:cs="Times New Roman"/>
                <w:noProof/>
                <w:webHidden/>
              </w:rPr>
              <w:tab/>
            </w:r>
            <w:r w:rsidRPr="003253A6">
              <w:rPr>
                <w:rFonts w:ascii="Times New Roman" w:hAnsi="Times New Roman" w:cs="Times New Roman"/>
                <w:noProof/>
                <w:webHidden/>
              </w:rPr>
              <w:fldChar w:fldCharType="begin"/>
            </w:r>
            <w:r w:rsidRPr="003253A6">
              <w:rPr>
                <w:rFonts w:ascii="Times New Roman" w:hAnsi="Times New Roman" w:cs="Times New Roman"/>
                <w:noProof/>
                <w:webHidden/>
              </w:rPr>
              <w:instrText xml:space="preserve"> PAGEREF _Toc188020500 \h </w:instrText>
            </w:r>
            <w:r w:rsidRPr="003253A6">
              <w:rPr>
                <w:rFonts w:ascii="Times New Roman" w:hAnsi="Times New Roman" w:cs="Times New Roman"/>
                <w:noProof/>
                <w:webHidden/>
              </w:rPr>
            </w:r>
            <w:r w:rsidRPr="003253A6">
              <w:rPr>
                <w:rFonts w:ascii="Times New Roman" w:hAnsi="Times New Roman" w:cs="Times New Roman"/>
                <w:noProof/>
                <w:webHidden/>
              </w:rPr>
              <w:fldChar w:fldCharType="separate"/>
            </w:r>
            <w:r w:rsidRPr="003253A6">
              <w:rPr>
                <w:rFonts w:ascii="Times New Roman" w:hAnsi="Times New Roman" w:cs="Times New Roman"/>
                <w:noProof/>
                <w:webHidden/>
              </w:rPr>
              <w:t>3</w:t>
            </w:r>
            <w:r w:rsidRPr="003253A6">
              <w:rPr>
                <w:rFonts w:ascii="Times New Roman" w:hAnsi="Times New Roman" w:cs="Times New Roman"/>
                <w:noProof/>
                <w:webHidden/>
              </w:rPr>
              <w:fldChar w:fldCharType="end"/>
            </w:r>
          </w:hyperlink>
        </w:p>
        <w:p w14:paraId="5699CD15" w14:textId="20C20DD8" w:rsidR="003253A6" w:rsidRPr="003253A6" w:rsidRDefault="003253A6" w:rsidP="00DF2012">
          <w:pPr>
            <w:pStyle w:val="TOC3"/>
            <w:rPr>
              <w:noProof/>
            </w:rPr>
          </w:pPr>
          <w:hyperlink w:anchor="_Toc188020501" w:history="1">
            <w:r w:rsidRPr="003253A6">
              <w:rPr>
                <w:rStyle w:val="Hyperlink"/>
                <w:rFonts w:ascii="Times New Roman" w:hAnsi="Times New Roman" w:cs="Times New Roman"/>
                <w:noProof/>
              </w:rPr>
              <w:t>3.1 Payment Authorizations</w:t>
            </w:r>
            <w:r w:rsidRPr="003253A6">
              <w:rPr>
                <w:noProof/>
                <w:webHidden/>
              </w:rPr>
              <w:tab/>
            </w:r>
            <w:r w:rsidRPr="003253A6">
              <w:rPr>
                <w:noProof/>
                <w:webHidden/>
              </w:rPr>
              <w:fldChar w:fldCharType="begin"/>
            </w:r>
            <w:r w:rsidRPr="003253A6">
              <w:rPr>
                <w:noProof/>
                <w:webHidden/>
              </w:rPr>
              <w:instrText xml:space="preserve"> PAGEREF _Toc188020501 \h </w:instrText>
            </w:r>
            <w:r w:rsidRPr="003253A6">
              <w:rPr>
                <w:noProof/>
                <w:webHidden/>
              </w:rPr>
            </w:r>
            <w:r w:rsidRPr="003253A6">
              <w:rPr>
                <w:noProof/>
                <w:webHidden/>
              </w:rPr>
              <w:fldChar w:fldCharType="separate"/>
            </w:r>
            <w:r w:rsidRPr="003253A6">
              <w:rPr>
                <w:noProof/>
                <w:webHidden/>
              </w:rPr>
              <w:t>4</w:t>
            </w:r>
            <w:r w:rsidRPr="003253A6">
              <w:rPr>
                <w:noProof/>
                <w:webHidden/>
              </w:rPr>
              <w:fldChar w:fldCharType="end"/>
            </w:r>
          </w:hyperlink>
        </w:p>
        <w:p w14:paraId="655D9490" w14:textId="19FF4495" w:rsidR="003253A6" w:rsidRPr="003253A6" w:rsidRDefault="003253A6" w:rsidP="00DF2012">
          <w:pPr>
            <w:pStyle w:val="TOC3"/>
            <w:rPr>
              <w:noProof/>
            </w:rPr>
          </w:pPr>
          <w:hyperlink w:anchor="_Toc188020502" w:history="1">
            <w:r w:rsidRPr="003253A6">
              <w:rPr>
                <w:rStyle w:val="Hyperlink"/>
                <w:rFonts w:ascii="Times New Roman" w:hAnsi="Times New Roman" w:cs="Times New Roman"/>
                <w:noProof/>
              </w:rPr>
              <w:t>3.2 Cover Sheet and Contract/Grant Authorizations</w:t>
            </w:r>
            <w:r w:rsidRPr="003253A6">
              <w:rPr>
                <w:noProof/>
                <w:webHidden/>
              </w:rPr>
              <w:tab/>
            </w:r>
            <w:r w:rsidRPr="003253A6">
              <w:rPr>
                <w:noProof/>
                <w:webHidden/>
              </w:rPr>
              <w:fldChar w:fldCharType="begin"/>
            </w:r>
            <w:r w:rsidRPr="003253A6">
              <w:rPr>
                <w:noProof/>
                <w:webHidden/>
              </w:rPr>
              <w:instrText xml:space="preserve"> PAGEREF _Toc188020502 \h </w:instrText>
            </w:r>
            <w:r w:rsidRPr="003253A6">
              <w:rPr>
                <w:noProof/>
                <w:webHidden/>
              </w:rPr>
            </w:r>
            <w:r w:rsidRPr="003253A6">
              <w:rPr>
                <w:noProof/>
                <w:webHidden/>
              </w:rPr>
              <w:fldChar w:fldCharType="separate"/>
            </w:r>
            <w:r w:rsidRPr="003253A6">
              <w:rPr>
                <w:noProof/>
                <w:webHidden/>
              </w:rPr>
              <w:t>4</w:t>
            </w:r>
            <w:r w:rsidRPr="003253A6">
              <w:rPr>
                <w:noProof/>
                <w:webHidden/>
              </w:rPr>
              <w:fldChar w:fldCharType="end"/>
            </w:r>
          </w:hyperlink>
        </w:p>
        <w:p w14:paraId="521954C5" w14:textId="542150EB" w:rsidR="003253A6" w:rsidRPr="003253A6" w:rsidRDefault="003253A6" w:rsidP="00DF2012">
          <w:pPr>
            <w:pStyle w:val="TOC3"/>
            <w:rPr>
              <w:noProof/>
            </w:rPr>
          </w:pPr>
          <w:hyperlink w:anchor="_Toc188020503" w:history="1">
            <w:r w:rsidRPr="003253A6">
              <w:rPr>
                <w:rStyle w:val="Hyperlink"/>
                <w:rFonts w:ascii="Times New Roman" w:hAnsi="Times New Roman" w:cs="Times New Roman"/>
                <w:noProof/>
              </w:rPr>
              <w:t>3.3 Procurement Authorizations</w:t>
            </w:r>
            <w:r w:rsidRPr="003253A6">
              <w:rPr>
                <w:noProof/>
                <w:webHidden/>
              </w:rPr>
              <w:tab/>
            </w:r>
            <w:r w:rsidRPr="003253A6">
              <w:rPr>
                <w:noProof/>
                <w:webHidden/>
              </w:rPr>
              <w:fldChar w:fldCharType="begin"/>
            </w:r>
            <w:r w:rsidRPr="003253A6">
              <w:rPr>
                <w:noProof/>
                <w:webHidden/>
              </w:rPr>
              <w:instrText xml:space="preserve"> PAGEREF _Toc188020503 \h </w:instrText>
            </w:r>
            <w:r w:rsidRPr="003253A6">
              <w:rPr>
                <w:noProof/>
                <w:webHidden/>
              </w:rPr>
            </w:r>
            <w:r w:rsidRPr="003253A6">
              <w:rPr>
                <w:noProof/>
                <w:webHidden/>
              </w:rPr>
              <w:fldChar w:fldCharType="separate"/>
            </w:r>
            <w:r w:rsidRPr="003253A6">
              <w:rPr>
                <w:noProof/>
                <w:webHidden/>
              </w:rPr>
              <w:t>4</w:t>
            </w:r>
            <w:r w:rsidRPr="003253A6">
              <w:rPr>
                <w:noProof/>
                <w:webHidden/>
              </w:rPr>
              <w:fldChar w:fldCharType="end"/>
            </w:r>
          </w:hyperlink>
        </w:p>
        <w:p w14:paraId="30D5D818" w14:textId="3129C914" w:rsidR="003253A6" w:rsidRPr="003253A6" w:rsidRDefault="003253A6">
          <w:pPr>
            <w:pStyle w:val="TOC2"/>
            <w:rPr>
              <w:rFonts w:ascii="Times New Roman" w:hAnsi="Times New Roman" w:cs="Times New Roman"/>
              <w:noProof/>
            </w:rPr>
          </w:pPr>
          <w:hyperlink w:anchor="_Toc188020504" w:history="1">
            <w:r w:rsidRPr="003253A6">
              <w:rPr>
                <w:rStyle w:val="Hyperlink"/>
                <w:rFonts w:ascii="Times New Roman" w:hAnsi="Times New Roman" w:cs="Times New Roman"/>
                <w:noProof/>
              </w:rPr>
              <w:t>4.</w:t>
            </w:r>
            <w:r w:rsidRPr="003253A6">
              <w:rPr>
                <w:rFonts w:ascii="Times New Roman" w:hAnsi="Times New Roman" w:cs="Times New Roman"/>
                <w:noProof/>
              </w:rPr>
              <w:tab/>
            </w:r>
            <w:r w:rsidRPr="003253A6">
              <w:rPr>
                <w:rStyle w:val="Hyperlink"/>
                <w:rFonts w:ascii="Times New Roman" w:hAnsi="Times New Roman" w:cs="Times New Roman"/>
                <w:noProof/>
              </w:rPr>
              <w:t>Payment Approval</w:t>
            </w:r>
            <w:r w:rsidRPr="003253A6">
              <w:rPr>
                <w:rFonts w:ascii="Times New Roman" w:hAnsi="Times New Roman" w:cs="Times New Roman"/>
                <w:noProof/>
                <w:webHidden/>
              </w:rPr>
              <w:tab/>
            </w:r>
            <w:r w:rsidRPr="003253A6">
              <w:rPr>
                <w:rFonts w:ascii="Times New Roman" w:hAnsi="Times New Roman" w:cs="Times New Roman"/>
                <w:noProof/>
                <w:webHidden/>
              </w:rPr>
              <w:fldChar w:fldCharType="begin"/>
            </w:r>
            <w:r w:rsidRPr="003253A6">
              <w:rPr>
                <w:rFonts w:ascii="Times New Roman" w:hAnsi="Times New Roman" w:cs="Times New Roman"/>
                <w:noProof/>
                <w:webHidden/>
              </w:rPr>
              <w:instrText xml:space="preserve"> PAGEREF _Toc188020504 \h </w:instrText>
            </w:r>
            <w:r w:rsidRPr="003253A6">
              <w:rPr>
                <w:rFonts w:ascii="Times New Roman" w:hAnsi="Times New Roman" w:cs="Times New Roman"/>
                <w:noProof/>
                <w:webHidden/>
              </w:rPr>
            </w:r>
            <w:r w:rsidRPr="003253A6">
              <w:rPr>
                <w:rFonts w:ascii="Times New Roman" w:hAnsi="Times New Roman" w:cs="Times New Roman"/>
                <w:noProof/>
                <w:webHidden/>
              </w:rPr>
              <w:fldChar w:fldCharType="separate"/>
            </w:r>
            <w:r w:rsidRPr="003253A6">
              <w:rPr>
                <w:rFonts w:ascii="Times New Roman" w:hAnsi="Times New Roman" w:cs="Times New Roman"/>
                <w:noProof/>
                <w:webHidden/>
              </w:rPr>
              <w:t>5</w:t>
            </w:r>
            <w:r w:rsidRPr="003253A6">
              <w:rPr>
                <w:rFonts w:ascii="Times New Roman" w:hAnsi="Times New Roman" w:cs="Times New Roman"/>
                <w:noProof/>
                <w:webHidden/>
              </w:rPr>
              <w:fldChar w:fldCharType="end"/>
            </w:r>
          </w:hyperlink>
        </w:p>
        <w:p w14:paraId="16CFD1FC" w14:textId="38BC09D6" w:rsidR="003253A6" w:rsidRPr="003253A6" w:rsidRDefault="003253A6" w:rsidP="00DF2012">
          <w:pPr>
            <w:pStyle w:val="TOC3"/>
            <w:rPr>
              <w:noProof/>
            </w:rPr>
          </w:pPr>
          <w:hyperlink w:anchor="_Toc188020505" w:history="1">
            <w:r w:rsidRPr="003253A6">
              <w:rPr>
                <w:rStyle w:val="Hyperlink"/>
                <w:rFonts w:ascii="Times New Roman" w:hAnsi="Times New Roman" w:cs="Times New Roman"/>
                <w:noProof/>
              </w:rPr>
              <w:t>4.1 Home Office Payment Approval</w:t>
            </w:r>
            <w:r w:rsidRPr="003253A6">
              <w:rPr>
                <w:noProof/>
                <w:webHidden/>
              </w:rPr>
              <w:tab/>
            </w:r>
            <w:r w:rsidRPr="003253A6">
              <w:rPr>
                <w:noProof/>
                <w:webHidden/>
              </w:rPr>
              <w:fldChar w:fldCharType="begin"/>
            </w:r>
            <w:r w:rsidRPr="003253A6">
              <w:rPr>
                <w:noProof/>
                <w:webHidden/>
              </w:rPr>
              <w:instrText xml:space="preserve"> PAGEREF _Toc188020505 \h </w:instrText>
            </w:r>
            <w:r w:rsidRPr="003253A6">
              <w:rPr>
                <w:noProof/>
                <w:webHidden/>
              </w:rPr>
            </w:r>
            <w:r w:rsidRPr="003253A6">
              <w:rPr>
                <w:noProof/>
                <w:webHidden/>
              </w:rPr>
              <w:fldChar w:fldCharType="separate"/>
            </w:r>
            <w:r w:rsidRPr="003253A6">
              <w:rPr>
                <w:noProof/>
                <w:webHidden/>
              </w:rPr>
              <w:t>5</w:t>
            </w:r>
            <w:r w:rsidRPr="003253A6">
              <w:rPr>
                <w:noProof/>
                <w:webHidden/>
              </w:rPr>
              <w:fldChar w:fldCharType="end"/>
            </w:r>
          </w:hyperlink>
        </w:p>
        <w:p w14:paraId="3DB76C0A" w14:textId="675E0840" w:rsidR="003253A6" w:rsidRPr="003253A6" w:rsidRDefault="003253A6" w:rsidP="00DF2012">
          <w:pPr>
            <w:pStyle w:val="TOC3"/>
            <w:rPr>
              <w:noProof/>
            </w:rPr>
          </w:pPr>
          <w:hyperlink w:anchor="_Toc188020506" w:history="1">
            <w:r w:rsidRPr="003253A6">
              <w:rPr>
                <w:rStyle w:val="Hyperlink"/>
                <w:rFonts w:ascii="Times New Roman" w:hAnsi="Times New Roman" w:cs="Times New Roman"/>
                <w:noProof/>
              </w:rPr>
              <w:t>4.2 Field Office Payment Approval</w:t>
            </w:r>
            <w:r w:rsidRPr="003253A6">
              <w:rPr>
                <w:noProof/>
                <w:webHidden/>
              </w:rPr>
              <w:tab/>
            </w:r>
            <w:r w:rsidRPr="003253A6">
              <w:rPr>
                <w:noProof/>
                <w:webHidden/>
              </w:rPr>
              <w:fldChar w:fldCharType="begin"/>
            </w:r>
            <w:r w:rsidRPr="003253A6">
              <w:rPr>
                <w:noProof/>
                <w:webHidden/>
              </w:rPr>
              <w:instrText xml:space="preserve"> PAGEREF _Toc188020506 \h </w:instrText>
            </w:r>
            <w:r w:rsidRPr="003253A6">
              <w:rPr>
                <w:noProof/>
                <w:webHidden/>
              </w:rPr>
            </w:r>
            <w:r w:rsidRPr="003253A6">
              <w:rPr>
                <w:noProof/>
                <w:webHidden/>
              </w:rPr>
              <w:fldChar w:fldCharType="separate"/>
            </w:r>
            <w:r w:rsidRPr="003253A6">
              <w:rPr>
                <w:noProof/>
                <w:webHidden/>
              </w:rPr>
              <w:t>5</w:t>
            </w:r>
            <w:r w:rsidRPr="003253A6">
              <w:rPr>
                <w:noProof/>
                <w:webHidden/>
              </w:rPr>
              <w:fldChar w:fldCharType="end"/>
            </w:r>
          </w:hyperlink>
        </w:p>
        <w:p w14:paraId="40B89E04" w14:textId="5FEB9227" w:rsidR="003253A6" w:rsidRPr="003253A6" w:rsidRDefault="003253A6">
          <w:pPr>
            <w:pStyle w:val="TOC2"/>
            <w:rPr>
              <w:rFonts w:ascii="Times New Roman" w:hAnsi="Times New Roman" w:cs="Times New Roman"/>
              <w:noProof/>
            </w:rPr>
          </w:pPr>
          <w:hyperlink w:anchor="_Toc188020507" w:history="1">
            <w:r w:rsidRPr="003253A6">
              <w:rPr>
                <w:rStyle w:val="Hyperlink"/>
                <w:rFonts w:ascii="Times New Roman" w:hAnsi="Times New Roman" w:cs="Times New Roman"/>
                <w:noProof/>
              </w:rPr>
              <w:t>5.</w:t>
            </w:r>
            <w:r w:rsidRPr="003253A6">
              <w:rPr>
                <w:rFonts w:ascii="Times New Roman" w:hAnsi="Times New Roman" w:cs="Times New Roman"/>
                <w:noProof/>
              </w:rPr>
              <w:tab/>
            </w:r>
            <w:r w:rsidRPr="003253A6">
              <w:rPr>
                <w:rStyle w:val="Hyperlink"/>
                <w:rFonts w:ascii="Times New Roman" w:hAnsi="Times New Roman" w:cs="Times New Roman"/>
                <w:noProof/>
              </w:rPr>
              <w:t>Release of Payment Internal Controls</w:t>
            </w:r>
            <w:r w:rsidRPr="003253A6">
              <w:rPr>
                <w:rFonts w:ascii="Times New Roman" w:hAnsi="Times New Roman" w:cs="Times New Roman"/>
                <w:noProof/>
                <w:webHidden/>
              </w:rPr>
              <w:tab/>
            </w:r>
            <w:r w:rsidRPr="003253A6">
              <w:rPr>
                <w:rFonts w:ascii="Times New Roman" w:hAnsi="Times New Roman" w:cs="Times New Roman"/>
                <w:noProof/>
                <w:webHidden/>
              </w:rPr>
              <w:fldChar w:fldCharType="begin"/>
            </w:r>
            <w:r w:rsidRPr="003253A6">
              <w:rPr>
                <w:rFonts w:ascii="Times New Roman" w:hAnsi="Times New Roman" w:cs="Times New Roman"/>
                <w:noProof/>
                <w:webHidden/>
              </w:rPr>
              <w:instrText xml:space="preserve"> PAGEREF _Toc188020507 \h </w:instrText>
            </w:r>
            <w:r w:rsidRPr="003253A6">
              <w:rPr>
                <w:rFonts w:ascii="Times New Roman" w:hAnsi="Times New Roman" w:cs="Times New Roman"/>
                <w:noProof/>
                <w:webHidden/>
              </w:rPr>
            </w:r>
            <w:r w:rsidRPr="003253A6">
              <w:rPr>
                <w:rFonts w:ascii="Times New Roman" w:hAnsi="Times New Roman" w:cs="Times New Roman"/>
                <w:noProof/>
                <w:webHidden/>
              </w:rPr>
              <w:fldChar w:fldCharType="separate"/>
            </w:r>
            <w:r w:rsidRPr="003253A6">
              <w:rPr>
                <w:rFonts w:ascii="Times New Roman" w:hAnsi="Times New Roman" w:cs="Times New Roman"/>
                <w:noProof/>
                <w:webHidden/>
              </w:rPr>
              <w:t>5</w:t>
            </w:r>
            <w:r w:rsidRPr="003253A6">
              <w:rPr>
                <w:rFonts w:ascii="Times New Roman" w:hAnsi="Times New Roman" w:cs="Times New Roman"/>
                <w:noProof/>
                <w:webHidden/>
              </w:rPr>
              <w:fldChar w:fldCharType="end"/>
            </w:r>
          </w:hyperlink>
        </w:p>
        <w:p w14:paraId="0592C5E4" w14:textId="415FF483" w:rsidR="003253A6" w:rsidRPr="003253A6" w:rsidRDefault="003253A6" w:rsidP="00DF2012">
          <w:pPr>
            <w:pStyle w:val="TOC3"/>
            <w:rPr>
              <w:noProof/>
            </w:rPr>
          </w:pPr>
          <w:hyperlink w:anchor="_Toc188020508" w:history="1">
            <w:r w:rsidRPr="003253A6">
              <w:rPr>
                <w:rStyle w:val="Hyperlink"/>
                <w:rFonts w:ascii="Times New Roman" w:hAnsi="Times New Roman" w:cs="Times New Roman"/>
                <w:noProof/>
              </w:rPr>
              <w:t>5.1 Home Office Release of Payment Internal Controls</w:t>
            </w:r>
            <w:r w:rsidRPr="003253A6">
              <w:rPr>
                <w:noProof/>
                <w:webHidden/>
              </w:rPr>
              <w:tab/>
            </w:r>
            <w:r w:rsidRPr="003253A6">
              <w:rPr>
                <w:noProof/>
                <w:webHidden/>
              </w:rPr>
              <w:fldChar w:fldCharType="begin"/>
            </w:r>
            <w:r w:rsidRPr="003253A6">
              <w:rPr>
                <w:noProof/>
                <w:webHidden/>
              </w:rPr>
              <w:instrText xml:space="preserve"> PAGEREF _Toc188020508 \h </w:instrText>
            </w:r>
            <w:r w:rsidRPr="003253A6">
              <w:rPr>
                <w:noProof/>
                <w:webHidden/>
              </w:rPr>
            </w:r>
            <w:r w:rsidRPr="003253A6">
              <w:rPr>
                <w:noProof/>
                <w:webHidden/>
              </w:rPr>
              <w:fldChar w:fldCharType="separate"/>
            </w:r>
            <w:r w:rsidRPr="003253A6">
              <w:rPr>
                <w:noProof/>
                <w:webHidden/>
              </w:rPr>
              <w:t>5</w:t>
            </w:r>
            <w:r w:rsidRPr="003253A6">
              <w:rPr>
                <w:noProof/>
                <w:webHidden/>
              </w:rPr>
              <w:fldChar w:fldCharType="end"/>
            </w:r>
          </w:hyperlink>
        </w:p>
        <w:p w14:paraId="6ABE6569" w14:textId="002304A9" w:rsidR="003253A6" w:rsidRPr="003253A6" w:rsidRDefault="003253A6" w:rsidP="00DF2012">
          <w:pPr>
            <w:pStyle w:val="TOC3"/>
            <w:rPr>
              <w:noProof/>
            </w:rPr>
          </w:pPr>
          <w:hyperlink w:anchor="_Toc188020509" w:history="1">
            <w:r w:rsidRPr="003253A6">
              <w:rPr>
                <w:rStyle w:val="Hyperlink"/>
                <w:rFonts w:ascii="Times New Roman" w:hAnsi="Times New Roman" w:cs="Times New Roman"/>
                <w:noProof/>
              </w:rPr>
              <w:t>5.2 Field Office Release of Payment Internal Controls</w:t>
            </w:r>
            <w:r w:rsidRPr="003253A6">
              <w:rPr>
                <w:noProof/>
                <w:webHidden/>
              </w:rPr>
              <w:tab/>
            </w:r>
            <w:r w:rsidRPr="003253A6">
              <w:rPr>
                <w:noProof/>
                <w:webHidden/>
              </w:rPr>
              <w:fldChar w:fldCharType="begin"/>
            </w:r>
            <w:r w:rsidRPr="003253A6">
              <w:rPr>
                <w:noProof/>
                <w:webHidden/>
              </w:rPr>
              <w:instrText xml:space="preserve"> PAGEREF _Toc188020509 \h </w:instrText>
            </w:r>
            <w:r w:rsidRPr="003253A6">
              <w:rPr>
                <w:noProof/>
                <w:webHidden/>
              </w:rPr>
            </w:r>
            <w:r w:rsidRPr="003253A6">
              <w:rPr>
                <w:noProof/>
                <w:webHidden/>
              </w:rPr>
              <w:fldChar w:fldCharType="separate"/>
            </w:r>
            <w:r w:rsidRPr="003253A6">
              <w:rPr>
                <w:noProof/>
                <w:webHidden/>
              </w:rPr>
              <w:t>5</w:t>
            </w:r>
            <w:r w:rsidRPr="003253A6">
              <w:rPr>
                <w:noProof/>
                <w:webHidden/>
              </w:rPr>
              <w:fldChar w:fldCharType="end"/>
            </w:r>
          </w:hyperlink>
        </w:p>
        <w:p w14:paraId="25456615" w14:textId="5AF96A04" w:rsidR="003253A6" w:rsidRPr="003253A6" w:rsidRDefault="003253A6">
          <w:pPr>
            <w:pStyle w:val="TOC2"/>
            <w:rPr>
              <w:rFonts w:ascii="Times New Roman" w:hAnsi="Times New Roman" w:cs="Times New Roman"/>
              <w:noProof/>
            </w:rPr>
          </w:pPr>
          <w:hyperlink w:anchor="_Toc188020510" w:history="1">
            <w:r w:rsidRPr="003253A6">
              <w:rPr>
                <w:rStyle w:val="Hyperlink"/>
                <w:rFonts w:ascii="Times New Roman" w:hAnsi="Times New Roman" w:cs="Times New Roman"/>
                <w:noProof/>
              </w:rPr>
              <w:t>Annex A: Approval Matrix Cheat Sheet</w:t>
            </w:r>
            <w:r w:rsidRPr="003253A6">
              <w:rPr>
                <w:rFonts w:ascii="Times New Roman" w:hAnsi="Times New Roman" w:cs="Times New Roman"/>
                <w:noProof/>
                <w:webHidden/>
              </w:rPr>
              <w:tab/>
            </w:r>
            <w:r w:rsidRPr="003253A6">
              <w:rPr>
                <w:rFonts w:ascii="Times New Roman" w:hAnsi="Times New Roman" w:cs="Times New Roman"/>
                <w:noProof/>
                <w:webHidden/>
              </w:rPr>
              <w:fldChar w:fldCharType="begin"/>
            </w:r>
            <w:r w:rsidRPr="003253A6">
              <w:rPr>
                <w:rFonts w:ascii="Times New Roman" w:hAnsi="Times New Roman" w:cs="Times New Roman"/>
                <w:noProof/>
                <w:webHidden/>
              </w:rPr>
              <w:instrText xml:space="preserve"> PAGEREF _Toc188020510 \h </w:instrText>
            </w:r>
            <w:r w:rsidRPr="003253A6">
              <w:rPr>
                <w:rFonts w:ascii="Times New Roman" w:hAnsi="Times New Roman" w:cs="Times New Roman"/>
                <w:noProof/>
                <w:webHidden/>
              </w:rPr>
            </w:r>
            <w:r w:rsidRPr="003253A6">
              <w:rPr>
                <w:rFonts w:ascii="Times New Roman" w:hAnsi="Times New Roman" w:cs="Times New Roman"/>
                <w:noProof/>
                <w:webHidden/>
              </w:rPr>
              <w:fldChar w:fldCharType="separate"/>
            </w:r>
            <w:r w:rsidRPr="003253A6">
              <w:rPr>
                <w:rFonts w:ascii="Times New Roman" w:hAnsi="Times New Roman" w:cs="Times New Roman"/>
                <w:noProof/>
                <w:webHidden/>
              </w:rPr>
              <w:t>6</w:t>
            </w:r>
            <w:r w:rsidRPr="003253A6">
              <w:rPr>
                <w:rFonts w:ascii="Times New Roman" w:hAnsi="Times New Roman" w:cs="Times New Roman"/>
                <w:noProof/>
                <w:webHidden/>
              </w:rPr>
              <w:fldChar w:fldCharType="end"/>
            </w:r>
          </w:hyperlink>
        </w:p>
        <w:p w14:paraId="7269ED8C" w14:textId="550A03CA" w:rsidR="003253A6" w:rsidRPr="003253A6" w:rsidRDefault="003253A6" w:rsidP="00DF2012">
          <w:pPr>
            <w:pStyle w:val="TOC3"/>
            <w:rPr>
              <w:noProof/>
            </w:rPr>
          </w:pPr>
          <w:hyperlink w:anchor="_Toc188020511" w:history="1">
            <w:r w:rsidRPr="003253A6">
              <w:rPr>
                <w:rStyle w:val="Hyperlink"/>
                <w:rFonts w:ascii="Times New Roman" w:hAnsi="Times New Roman" w:cs="Times New Roman"/>
                <w:noProof/>
              </w:rPr>
              <w:t>Purchase Requisitions Form (PRF) Approval Authority</w:t>
            </w:r>
            <w:r w:rsidRPr="003253A6">
              <w:rPr>
                <w:noProof/>
                <w:webHidden/>
              </w:rPr>
              <w:tab/>
            </w:r>
            <w:r w:rsidRPr="003253A6">
              <w:rPr>
                <w:noProof/>
                <w:webHidden/>
              </w:rPr>
              <w:fldChar w:fldCharType="begin"/>
            </w:r>
            <w:r w:rsidRPr="003253A6">
              <w:rPr>
                <w:noProof/>
                <w:webHidden/>
              </w:rPr>
              <w:instrText xml:space="preserve"> PAGEREF _Toc188020511 \h </w:instrText>
            </w:r>
            <w:r w:rsidRPr="003253A6">
              <w:rPr>
                <w:noProof/>
                <w:webHidden/>
              </w:rPr>
            </w:r>
            <w:r w:rsidRPr="003253A6">
              <w:rPr>
                <w:noProof/>
                <w:webHidden/>
              </w:rPr>
              <w:fldChar w:fldCharType="separate"/>
            </w:r>
            <w:r w:rsidRPr="003253A6">
              <w:rPr>
                <w:noProof/>
                <w:webHidden/>
              </w:rPr>
              <w:t>6</w:t>
            </w:r>
            <w:r w:rsidRPr="003253A6">
              <w:rPr>
                <w:noProof/>
                <w:webHidden/>
              </w:rPr>
              <w:fldChar w:fldCharType="end"/>
            </w:r>
          </w:hyperlink>
        </w:p>
        <w:p w14:paraId="64CAFD5B" w14:textId="109BE14C" w:rsidR="003253A6" w:rsidRPr="003253A6" w:rsidRDefault="003253A6" w:rsidP="00DF2012">
          <w:pPr>
            <w:pStyle w:val="TOC3"/>
            <w:rPr>
              <w:noProof/>
            </w:rPr>
          </w:pPr>
          <w:hyperlink w:anchor="_Toc188020512" w:history="1">
            <w:r w:rsidRPr="003253A6">
              <w:rPr>
                <w:rStyle w:val="Hyperlink"/>
                <w:rFonts w:ascii="Times New Roman" w:hAnsi="Times New Roman" w:cs="Times New Roman"/>
                <w:noProof/>
              </w:rPr>
              <w:t>Source Selection Memo, Negotiation Memos, and Evaluation Matrixes Approval Authority</w:t>
            </w:r>
            <w:r w:rsidRPr="003253A6">
              <w:rPr>
                <w:noProof/>
                <w:webHidden/>
              </w:rPr>
              <w:tab/>
            </w:r>
            <w:r w:rsidRPr="003253A6">
              <w:rPr>
                <w:noProof/>
                <w:webHidden/>
              </w:rPr>
              <w:fldChar w:fldCharType="begin"/>
            </w:r>
            <w:r w:rsidRPr="003253A6">
              <w:rPr>
                <w:noProof/>
                <w:webHidden/>
              </w:rPr>
              <w:instrText xml:space="preserve"> PAGEREF _Toc188020512 \h </w:instrText>
            </w:r>
            <w:r w:rsidRPr="003253A6">
              <w:rPr>
                <w:noProof/>
                <w:webHidden/>
              </w:rPr>
            </w:r>
            <w:r w:rsidRPr="003253A6">
              <w:rPr>
                <w:noProof/>
                <w:webHidden/>
              </w:rPr>
              <w:fldChar w:fldCharType="separate"/>
            </w:r>
            <w:r w:rsidRPr="003253A6">
              <w:rPr>
                <w:noProof/>
                <w:webHidden/>
              </w:rPr>
              <w:t>6</w:t>
            </w:r>
            <w:r w:rsidRPr="003253A6">
              <w:rPr>
                <w:noProof/>
                <w:webHidden/>
              </w:rPr>
              <w:fldChar w:fldCharType="end"/>
            </w:r>
          </w:hyperlink>
        </w:p>
        <w:p w14:paraId="5A6682AB" w14:textId="4E07A826" w:rsidR="003253A6" w:rsidRPr="003253A6" w:rsidRDefault="003253A6" w:rsidP="00DF2012">
          <w:pPr>
            <w:pStyle w:val="TOC3"/>
            <w:rPr>
              <w:noProof/>
            </w:rPr>
          </w:pPr>
          <w:hyperlink w:anchor="_Toc188020513" w:history="1">
            <w:r w:rsidRPr="003253A6">
              <w:rPr>
                <w:rStyle w:val="Hyperlink"/>
                <w:rFonts w:ascii="Times New Roman" w:hAnsi="Times New Roman" w:cs="Times New Roman"/>
                <w:noProof/>
              </w:rPr>
              <w:t>Payment Request Approval Authority</w:t>
            </w:r>
            <w:r w:rsidRPr="003253A6">
              <w:rPr>
                <w:noProof/>
                <w:webHidden/>
              </w:rPr>
              <w:tab/>
            </w:r>
            <w:r w:rsidRPr="003253A6">
              <w:rPr>
                <w:noProof/>
                <w:webHidden/>
              </w:rPr>
              <w:fldChar w:fldCharType="begin"/>
            </w:r>
            <w:r w:rsidRPr="003253A6">
              <w:rPr>
                <w:noProof/>
                <w:webHidden/>
              </w:rPr>
              <w:instrText xml:space="preserve"> PAGEREF _Toc188020513 \h </w:instrText>
            </w:r>
            <w:r w:rsidRPr="003253A6">
              <w:rPr>
                <w:noProof/>
                <w:webHidden/>
              </w:rPr>
            </w:r>
            <w:r w:rsidRPr="003253A6">
              <w:rPr>
                <w:noProof/>
                <w:webHidden/>
              </w:rPr>
              <w:fldChar w:fldCharType="separate"/>
            </w:r>
            <w:r w:rsidRPr="003253A6">
              <w:rPr>
                <w:noProof/>
                <w:webHidden/>
              </w:rPr>
              <w:t>7</w:t>
            </w:r>
            <w:r w:rsidRPr="003253A6">
              <w:rPr>
                <w:noProof/>
                <w:webHidden/>
              </w:rPr>
              <w:fldChar w:fldCharType="end"/>
            </w:r>
          </w:hyperlink>
        </w:p>
        <w:p w14:paraId="29AFC891" w14:textId="7BD04FDF" w:rsidR="003253A6" w:rsidRPr="003253A6" w:rsidRDefault="003253A6" w:rsidP="00DF2012">
          <w:pPr>
            <w:pStyle w:val="TOC3"/>
            <w:rPr>
              <w:noProof/>
            </w:rPr>
          </w:pPr>
          <w:hyperlink w:anchor="_Toc188020514" w:history="1">
            <w:r w:rsidRPr="003253A6">
              <w:rPr>
                <w:rStyle w:val="Hyperlink"/>
                <w:rFonts w:ascii="Times New Roman" w:hAnsi="Times New Roman" w:cs="Times New Roman"/>
                <w:noProof/>
              </w:rPr>
              <w:t>Contract Cover Sheet (CS) Approval Authority</w:t>
            </w:r>
            <w:r w:rsidRPr="003253A6">
              <w:rPr>
                <w:noProof/>
                <w:webHidden/>
              </w:rPr>
              <w:tab/>
            </w:r>
            <w:r w:rsidRPr="003253A6">
              <w:rPr>
                <w:noProof/>
                <w:webHidden/>
              </w:rPr>
              <w:fldChar w:fldCharType="begin"/>
            </w:r>
            <w:r w:rsidRPr="003253A6">
              <w:rPr>
                <w:noProof/>
                <w:webHidden/>
              </w:rPr>
              <w:instrText xml:space="preserve"> PAGEREF _Toc188020514 \h </w:instrText>
            </w:r>
            <w:r w:rsidRPr="003253A6">
              <w:rPr>
                <w:noProof/>
                <w:webHidden/>
              </w:rPr>
            </w:r>
            <w:r w:rsidRPr="003253A6">
              <w:rPr>
                <w:noProof/>
                <w:webHidden/>
              </w:rPr>
              <w:fldChar w:fldCharType="separate"/>
            </w:r>
            <w:r w:rsidRPr="003253A6">
              <w:rPr>
                <w:noProof/>
                <w:webHidden/>
              </w:rPr>
              <w:t>7</w:t>
            </w:r>
            <w:r w:rsidRPr="003253A6">
              <w:rPr>
                <w:noProof/>
                <w:webHidden/>
              </w:rPr>
              <w:fldChar w:fldCharType="end"/>
            </w:r>
          </w:hyperlink>
        </w:p>
        <w:p w14:paraId="57AE3279" w14:textId="47D5ED3D" w:rsidR="003253A6" w:rsidRPr="003253A6" w:rsidRDefault="003253A6" w:rsidP="00DF2012">
          <w:pPr>
            <w:pStyle w:val="TOC3"/>
            <w:rPr>
              <w:noProof/>
            </w:rPr>
          </w:pPr>
          <w:hyperlink w:anchor="_Toc188020515" w:history="1">
            <w:r w:rsidRPr="003253A6">
              <w:rPr>
                <w:rStyle w:val="Hyperlink"/>
                <w:rFonts w:ascii="Times New Roman" w:hAnsi="Times New Roman" w:cs="Times New Roman"/>
                <w:noProof/>
              </w:rPr>
              <w:t>Sub-Contract AND Sub-Grant Approval Authority</w:t>
            </w:r>
            <w:r w:rsidRPr="003253A6">
              <w:rPr>
                <w:noProof/>
                <w:webHidden/>
              </w:rPr>
              <w:tab/>
            </w:r>
            <w:r w:rsidRPr="003253A6">
              <w:rPr>
                <w:noProof/>
                <w:webHidden/>
              </w:rPr>
              <w:fldChar w:fldCharType="begin"/>
            </w:r>
            <w:r w:rsidRPr="003253A6">
              <w:rPr>
                <w:noProof/>
                <w:webHidden/>
              </w:rPr>
              <w:instrText xml:space="preserve"> PAGEREF _Toc188020515 \h </w:instrText>
            </w:r>
            <w:r w:rsidRPr="003253A6">
              <w:rPr>
                <w:noProof/>
                <w:webHidden/>
              </w:rPr>
            </w:r>
            <w:r w:rsidRPr="003253A6">
              <w:rPr>
                <w:noProof/>
                <w:webHidden/>
              </w:rPr>
              <w:fldChar w:fldCharType="separate"/>
            </w:r>
            <w:r w:rsidRPr="003253A6">
              <w:rPr>
                <w:noProof/>
                <w:webHidden/>
              </w:rPr>
              <w:t>8</w:t>
            </w:r>
            <w:r w:rsidRPr="003253A6">
              <w:rPr>
                <w:noProof/>
                <w:webHidden/>
              </w:rPr>
              <w:fldChar w:fldCharType="end"/>
            </w:r>
          </w:hyperlink>
        </w:p>
        <w:p w14:paraId="1634B04E" w14:textId="50D336F4" w:rsidR="000105CF" w:rsidRPr="00DE682B" w:rsidRDefault="000105CF" w:rsidP="0008294C">
          <w:pPr>
            <w:spacing w:after="0"/>
            <w:rPr>
              <w:rFonts w:ascii="Times New Roman" w:hAnsi="Times New Roman" w:cs="Times New Roman"/>
              <w:sz w:val="24"/>
              <w:szCs w:val="24"/>
            </w:rPr>
          </w:pPr>
          <w:r w:rsidRPr="003253A6">
            <w:rPr>
              <w:rFonts w:ascii="Times New Roman" w:hAnsi="Times New Roman" w:cs="Times New Roman"/>
              <w:b/>
              <w:bCs/>
              <w:noProof/>
              <w:sz w:val="24"/>
              <w:szCs w:val="24"/>
            </w:rPr>
            <w:fldChar w:fldCharType="end"/>
          </w:r>
        </w:p>
      </w:sdtContent>
    </w:sdt>
    <w:p w14:paraId="7E5C61BF" w14:textId="77777777" w:rsidR="001C7B76" w:rsidRPr="00DE682B" w:rsidRDefault="001C7B76" w:rsidP="0008294C">
      <w:pPr>
        <w:spacing w:after="0"/>
        <w:rPr>
          <w:rFonts w:ascii="Times New Roman" w:eastAsiaTheme="majorEastAsia" w:hAnsi="Times New Roman" w:cs="Times New Roman"/>
          <w:b/>
          <w:bCs/>
          <w:color w:val="E36C0A" w:themeColor="accent6" w:themeShade="BF"/>
          <w:sz w:val="24"/>
          <w:szCs w:val="24"/>
        </w:rPr>
      </w:pPr>
      <w:r w:rsidRPr="00DE682B">
        <w:rPr>
          <w:rFonts w:ascii="Times New Roman" w:eastAsiaTheme="majorEastAsia" w:hAnsi="Times New Roman" w:cs="Times New Roman"/>
          <w:b/>
          <w:bCs/>
          <w:color w:val="E36C0A" w:themeColor="accent6" w:themeShade="BF"/>
          <w:sz w:val="24"/>
          <w:szCs w:val="24"/>
        </w:rPr>
        <w:br w:type="page"/>
      </w:r>
    </w:p>
    <w:p w14:paraId="00F33A4D" w14:textId="77777777" w:rsidR="0085158C" w:rsidRPr="00DD1EB5" w:rsidRDefault="0085158C" w:rsidP="00DD1EB5">
      <w:pPr>
        <w:pStyle w:val="Heading2"/>
        <w:numPr>
          <w:ilvl w:val="0"/>
          <w:numId w:val="11"/>
        </w:numPr>
        <w:ind w:left="360"/>
        <w:jc w:val="both"/>
        <w:rPr>
          <w:rFonts w:eastAsiaTheme="minorEastAsia"/>
        </w:rPr>
      </w:pPr>
      <w:bookmarkStart w:id="0" w:name="_Toc188020498"/>
      <w:r w:rsidRPr="00DD1EB5">
        <w:rPr>
          <w:rFonts w:eastAsiaTheme="minorEastAsia"/>
        </w:rPr>
        <w:lastRenderedPageBreak/>
        <w:t>Purpose</w:t>
      </w:r>
      <w:bookmarkEnd w:id="0"/>
      <w:r w:rsidRPr="00DD1EB5">
        <w:rPr>
          <w:rFonts w:eastAsiaTheme="minorEastAsia"/>
        </w:rPr>
        <w:t xml:space="preserve"> </w:t>
      </w:r>
    </w:p>
    <w:p w14:paraId="19709FBB" w14:textId="77777777" w:rsidR="0008294C" w:rsidRDefault="0008294C" w:rsidP="0008294C">
      <w:pPr>
        <w:spacing w:after="0"/>
        <w:rPr>
          <w:rFonts w:ascii="Times New Roman" w:hAnsi="Times New Roman" w:cs="Times New Roman"/>
          <w:sz w:val="24"/>
          <w:szCs w:val="24"/>
        </w:rPr>
      </w:pPr>
    </w:p>
    <w:p w14:paraId="0E103A06" w14:textId="3BF100F1" w:rsidR="0085158C" w:rsidRPr="000105CF" w:rsidRDefault="00515734" w:rsidP="008B386D">
      <w:pPr>
        <w:spacing w:after="0"/>
        <w:jc w:val="both"/>
        <w:rPr>
          <w:rFonts w:ascii="Times New Roman" w:hAnsi="Times New Roman" w:cs="Times New Roman"/>
          <w:sz w:val="24"/>
          <w:szCs w:val="24"/>
        </w:rPr>
      </w:pPr>
      <w:r w:rsidRPr="6BACB633">
        <w:rPr>
          <w:rFonts w:ascii="Times New Roman" w:hAnsi="Times New Roman" w:cs="Times New Roman"/>
          <w:sz w:val="24"/>
          <w:szCs w:val="24"/>
          <w:lang w:val="en"/>
        </w:rPr>
        <w:t>To provide</w:t>
      </w:r>
      <w:r w:rsidR="00F4757A" w:rsidRPr="6BACB633">
        <w:rPr>
          <w:rFonts w:ascii="Times New Roman" w:hAnsi="Times New Roman" w:cs="Times New Roman"/>
          <w:sz w:val="24"/>
          <w:szCs w:val="24"/>
          <w:lang w:val="en"/>
        </w:rPr>
        <w:t xml:space="preserve"> guidelines for the appropriate delegation of signature authority for payment </w:t>
      </w:r>
      <w:r w:rsidR="00EE2E91" w:rsidRPr="6BACB633">
        <w:rPr>
          <w:rFonts w:ascii="Times New Roman" w:hAnsi="Times New Roman" w:cs="Times New Roman"/>
          <w:sz w:val="24"/>
          <w:szCs w:val="24"/>
          <w:lang w:val="en"/>
        </w:rPr>
        <w:t>authorization</w:t>
      </w:r>
      <w:r w:rsidR="00BF3E75">
        <w:rPr>
          <w:rFonts w:ascii="Times New Roman" w:hAnsi="Times New Roman" w:cs="Times New Roman"/>
          <w:sz w:val="24"/>
          <w:szCs w:val="24"/>
          <w:lang w:val="en"/>
        </w:rPr>
        <w:t>s</w:t>
      </w:r>
      <w:r w:rsidR="00A11C86">
        <w:rPr>
          <w:rFonts w:ascii="Times New Roman" w:hAnsi="Times New Roman" w:cs="Times New Roman"/>
          <w:sz w:val="24"/>
          <w:szCs w:val="24"/>
          <w:lang w:val="en"/>
        </w:rPr>
        <w:t xml:space="preserve"> and procurements for </w:t>
      </w:r>
      <w:r w:rsidR="00F4757A" w:rsidRPr="6BACB633">
        <w:rPr>
          <w:rFonts w:ascii="Times New Roman" w:hAnsi="Times New Roman" w:cs="Times New Roman"/>
          <w:sz w:val="24"/>
          <w:szCs w:val="24"/>
          <w:lang w:val="en"/>
        </w:rPr>
        <w:t xml:space="preserve">project funded financial transactions. This policy </w:t>
      </w:r>
      <w:r w:rsidR="00340543" w:rsidRPr="6BACB633">
        <w:rPr>
          <w:rFonts w:ascii="Times New Roman" w:hAnsi="Times New Roman" w:cs="Times New Roman"/>
          <w:sz w:val="24"/>
          <w:szCs w:val="24"/>
          <w:lang w:val="en"/>
        </w:rPr>
        <w:t>also</w:t>
      </w:r>
      <w:r w:rsidR="00D80AC6" w:rsidRPr="6BACB633">
        <w:rPr>
          <w:rFonts w:ascii="Times New Roman" w:hAnsi="Times New Roman" w:cs="Times New Roman"/>
          <w:sz w:val="24"/>
          <w:szCs w:val="24"/>
          <w:lang w:val="en"/>
        </w:rPr>
        <w:t xml:space="preserve"> </w:t>
      </w:r>
      <w:r w:rsidR="00F4757A" w:rsidRPr="6BACB633">
        <w:rPr>
          <w:rFonts w:ascii="Times New Roman" w:hAnsi="Times New Roman" w:cs="Times New Roman"/>
          <w:sz w:val="24"/>
          <w:szCs w:val="24"/>
          <w:lang w:val="en"/>
        </w:rPr>
        <w:t>address</w:t>
      </w:r>
      <w:r w:rsidR="00D80AC6" w:rsidRPr="6BACB633">
        <w:rPr>
          <w:rFonts w:ascii="Times New Roman" w:hAnsi="Times New Roman" w:cs="Times New Roman"/>
          <w:sz w:val="24"/>
          <w:szCs w:val="24"/>
          <w:lang w:val="en"/>
        </w:rPr>
        <w:t>es</w:t>
      </w:r>
      <w:r w:rsidR="00F4757A" w:rsidRPr="6BACB633">
        <w:rPr>
          <w:rFonts w:ascii="Times New Roman" w:hAnsi="Times New Roman" w:cs="Times New Roman"/>
          <w:sz w:val="24"/>
          <w:szCs w:val="24"/>
          <w:lang w:val="en"/>
        </w:rPr>
        <w:t xml:space="preserve"> signature authority and approval authority with respect to executing </w:t>
      </w:r>
      <w:r w:rsidR="00BF3E75">
        <w:rPr>
          <w:rFonts w:ascii="Times New Roman" w:hAnsi="Times New Roman" w:cs="Times New Roman"/>
          <w:sz w:val="24"/>
          <w:szCs w:val="24"/>
          <w:lang w:val="en"/>
        </w:rPr>
        <w:t xml:space="preserve">cover sheets, and </w:t>
      </w:r>
      <w:r w:rsidR="00F4757A" w:rsidRPr="6BACB633">
        <w:rPr>
          <w:rFonts w:ascii="Times New Roman" w:hAnsi="Times New Roman" w:cs="Times New Roman"/>
          <w:sz w:val="24"/>
          <w:szCs w:val="24"/>
          <w:lang w:val="en"/>
        </w:rPr>
        <w:t xml:space="preserve">contracts or </w:t>
      </w:r>
      <w:r w:rsidR="007B7E1D" w:rsidRPr="6BACB633">
        <w:rPr>
          <w:rFonts w:ascii="Times New Roman" w:hAnsi="Times New Roman" w:cs="Times New Roman"/>
          <w:sz w:val="24"/>
          <w:szCs w:val="24"/>
          <w:lang w:val="en"/>
        </w:rPr>
        <w:t>grants</w:t>
      </w:r>
      <w:r w:rsidR="007B7E1D" w:rsidRPr="120E4676">
        <w:rPr>
          <w:rFonts w:ascii="Times New Roman" w:hAnsi="Times New Roman" w:cs="Times New Roman"/>
          <w:sz w:val="24"/>
          <w:szCs w:val="24"/>
          <w:lang w:val="en"/>
        </w:rPr>
        <w:t>.</w:t>
      </w:r>
      <w:r w:rsidR="007B7E1D" w:rsidRPr="2E75A56B">
        <w:rPr>
          <w:rFonts w:ascii="Times New Roman" w:hAnsi="Times New Roman" w:cs="Times New Roman"/>
          <w:sz w:val="24"/>
          <w:szCs w:val="24"/>
          <w:lang w:val="en"/>
        </w:rPr>
        <w:t xml:space="preserve"> </w:t>
      </w:r>
    </w:p>
    <w:p w14:paraId="2993722F" w14:textId="0E680227" w:rsidR="0F1C341B" w:rsidRDefault="0F1C341B" w:rsidP="008B386D">
      <w:pPr>
        <w:spacing w:after="0"/>
        <w:jc w:val="both"/>
        <w:rPr>
          <w:rFonts w:ascii="Times New Roman" w:hAnsi="Times New Roman" w:cs="Times New Roman"/>
          <w:sz w:val="24"/>
          <w:szCs w:val="24"/>
          <w:lang w:val="en"/>
        </w:rPr>
      </w:pPr>
    </w:p>
    <w:p w14:paraId="3A5B529C" w14:textId="65DD4947" w:rsidR="0F1C341B" w:rsidRPr="00DD79FA" w:rsidRDefault="04C5EE59" w:rsidP="7BF6BA03">
      <w:pPr>
        <w:spacing w:after="0"/>
        <w:jc w:val="both"/>
        <w:rPr>
          <w:rFonts w:ascii="Times New Roman" w:hAnsi="Times New Roman" w:cs="Times New Roman"/>
          <w:b/>
          <w:bCs/>
          <w:sz w:val="24"/>
          <w:szCs w:val="24"/>
          <w:u w:val="single"/>
        </w:rPr>
      </w:pPr>
      <w:r w:rsidRPr="7BF6BA03">
        <w:rPr>
          <w:rFonts w:ascii="Times New Roman" w:hAnsi="Times New Roman" w:cs="Times New Roman"/>
          <w:b/>
          <w:bCs/>
          <w:sz w:val="24"/>
          <w:szCs w:val="24"/>
          <w:u w:val="single"/>
        </w:rPr>
        <w:t>Indirect</w:t>
      </w:r>
      <w:r w:rsidR="45CF4C5B" w:rsidRPr="7BF6BA03">
        <w:rPr>
          <w:rFonts w:ascii="Times New Roman" w:hAnsi="Times New Roman" w:cs="Times New Roman"/>
          <w:b/>
          <w:bCs/>
          <w:sz w:val="24"/>
          <w:szCs w:val="24"/>
          <w:u w:val="single"/>
        </w:rPr>
        <w:t xml:space="preserve"> </w:t>
      </w:r>
      <w:r w:rsidR="53E68945" w:rsidRPr="7BF6BA03">
        <w:rPr>
          <w:rFonts w:ascii="Times New Roman" w:hAnsi="Times New Roman" w:cs="Times New Roman"/>
          <w:b/>
          <w:bCs/>
          <w:sz w:val="24"/>
          <w:szCs w:val="24"/>
          <w:u w:val="single"/>
        </w:rPr>
        <w:t xml:space="preserve">expenses can </w:t>
      </w:r>
      <w:r w:rsidR="3BBDFD88" w:rsidRPr="7BF6BA03">
        <w:rPr>
          <w:rFonts w:ascii="Times New Roman" w:hAnsi="Times New Roman" w:cs="Times New Roman"/>
          <w:b/>
          <w:bCs/>
          <w:sz w:val="24"/>
          <w:szCs w:val="24"/>
          <w:u w:val="single"/>
        </w:rPr>
        <w:t>be approved</w:t>
      </w:r>
      <w:r w:rsidR="418D50FA" w:rsidRPr="7BF6BA03">
        <w:rPr>
          <w:rFonts w:ascii="Times New Roman" w:hAnsi="Times New Roman" w:cs="Times New Roman"/>
          <w:b/>
          <w:bCs/>
          <w:sz w:val="24"/>
          <w:szCs w:val="24"/>
          <w:u w:val="single"/>
        </w:rPr>
        <w:t xml:space="preserve"> </w:t>
      </w:r>
      <w:r w:rsidR="61ED54A6" w:rsidRPr="7BF6BA03">
        <w:rPr>
          <w:rFonts w:ascii="Times New Roman" w:hAnsi="Times New Roman" w:cs="Times New Roman"/>
          <w:b/>
          <w:bCs/>
          <w:sz w:val="24"/>
          <w:szCs w:val="24"/>
          <w:u w:val="single"/>
        </w:rPr>
        <w:t xml:space="preserve">by </w:t>
      </w:r>
      <w:r w:rsidR="39456782" w:rsidRPr="7BF6BA03">
        <w:rPr>
          <w:rFonts w:ascii="Times New Roman" w:hAnsi="Times New Roman" w:cs="Times New Roman"/>
          <w:b/>
          <w:bCs/>
          <w:sz w:val="24"/>
          <w:szCs w:val="24"/>
          <w:u w:val="single"/>
        </w:rPr>
        <w:t>admin VP</w:t>
      </w:r>
      <w:r w:rsidR="00251529" w:rsidRPr="7BF6BA03">
        <w:rPr>
          <w:rFonts w:ascii="Times New Roman" w:hAnsi="Times New Roman" w:cs="Times New Roman"/>
          <w:b/>
          <w:bCs/>
          <w:sz w:val="24"/>
          <w:szCs w:val="24"/>
          <w:u w:val="single"/>
        </w:rPr>
        <w:t>s</w:t>
      </w:r>
      <w:r w:rsidR="0D76E29D" w:rsidRPr="7BF6BA03">
        <w:rPr>
          <w:rFonts w:ascii="Times New Roman" w:hAnsi="Times New Roman" w:cs="Times New Roman"/>
          <w:b/>
          <w:bCs/>
          <w:sz w:val="24"/>
          <w:szCs w:val="24"/>
          <w:u w:val="single"/>
        </w:rPr>
        <w:t xml:space="preserve"> </w:t>
      </w:r>
      <w:r w:rsidR="52862EB6" w:rsidRPr="7BF6BA03">
        <w:rPr>
          <w:rFonts w:ascii="Times New Roman" w:hAnsi="Times New Roman" w:cs="Times New Roman"/>
          <w:b/>
          <w:bCs/>
          <w:sz w:val="24"/>
          <w:szCs w:val="24"/>
          <w:u w:val="single"/>
        </w:rPr>
        <w:t xml:space="preserve">for </w:t>
      </w:r>
      <w:r w:rsidR="2F3418AF" w:rsidRPr="7BF6BA03">
        <w:rPr>
          <w:rFonts w:ascii="Times New Roman" w:hAnsi="Times New Roman" w:cs="Times New Roman"/>
          <w:b/>
          <w:bCs/>
          <w:sz w:val="24"/>
          <w:szCs w:val="24"/>
          <w:u w:val="single"/>
        </w:rPr>
        <w:t xml:space="preserve">expenses </w:t>
      </w:r>
      <w:r w:rsidR="72E63262" w:rsidRPr="7BF6BA03">
        <w:rPr>
          <w:rFonts w:ascii="Times New Roman" w:hAnsi="Times New Roman" w:cs="Times New Roman"/>
          <w:b/>
          <w:bCs/>
          <w:sz w:val="24"/>
          <w:szCs w:val="24"/>
          <w:u w:val="single"/>
        </w:rPr>
        <w:t xml:space="preserve">that </w:t>
      </w:r>
      <w:r w:rsidR="265DE19E" w:rsidRPr="7BF6BA03">
        <w:rPr>
          <w:rFonts w:ascii="Times New Roman" w:hAnsi="Times New Roman" w:cs="Times New Roman"/>
          <w:b/>
          <w:bCs/>
          <w:sz w:val="24"/>
          <w:szCs w:val="24"/>
          <w:u w:val="single"/>
        </w:rPr>
        <w:t xml:space="preserve">have </w:t>
      </w:r>
      <w:r w:rsidR="373EC5ED" w:rsidRPr="7BF6BA03">
        <w:rPr>
          <w:rFonts w:ascii="Times New Roman" w:hAnsi="Times New Roman" w:cs="Times New Roman"/>
          <w:b/>
          <w:bCs/>
          <w:sz w:val="24"/>
          <w:szCs w:val="24"/>
          <w:u w:val="single"/>
        </w:rPr>
        <w:t xml:space="preserve">been </w:t>
      </w:r>
      <w:r w:rsidR="29B176E1" w:rsidRPr="7BF6BA03">
        <w:rPr>
          <w:rFonts w:ascii="Times New Roman" w:hAnsi="Times New Roman" w:cs="Times New Roman"/>
          <w:b/>
          <w:bCs/>
          <w:sz w:val="24"/>
          <w:szCs w:val="24"/>
          <w:u w:val="single"/>
        </w:rPr>
        <w:t>budgeted in the</w:t>
      </w:r>
      <w:r w:rsidR="149DD9CA" w:rsidRPr="7BF6BA03">
        <w:rPr>
          <w:rFonts w:ascii="Times New Roman" w:hAnsi="Times New Roman" w:cs="Times New Roman"/>
          <w:b/>
          <w:bCs/>
          <w:sz w:val="24"/>
          <w:szCs w:val="24"/>
          <w:u w:val="single"/>
        </w:rPr>
        <w:t xml:space="preserve"> current year</w:t>
      </w:r>
      <w:r w:rsidR="78D211CD" w:rsidRPr="7BF6BA03">
        <w:rPr>
          <w:rFonts w:ascii="Times New Roman" w:hAnsi="Times New Roman" w:cs="Times New Roman"/>
          <w:b/>
          <w:bCs/>
          <w:sz w:val="24"/>
          <w:szCs w:val="24"/>
          <w:u w:val="single"/>
        </w:rPr>
        <w:t xml:space="preserve"> </w:t>
      </w:r>
      <w:r w:rsidR="1C691EC4" w:rsidRPr="7BF6BA03">
        <w:rPr>
          <w:rFonts w:ascii="Times New Roman" w:hAnsi="Times New Roman" w:cs="Times New Roman"/>
          <w:b/>
          <w:bCs/>
          <w:sz w:val="24"/>
          <w:szCs w:val="24"/>
          <w:u w:val="single"/>
        </w:rPr>
        <w:t xml:space="preserve">original </w:t>
      </w:r>
      <w:r w:rsidR="791708BC" w:rsidRPr="7BF6BA03">
        <w:rPr>
          <w:rFonts w:ascii="Times New Roman" w:hAnsi="Times New Roman" w:cs="Times New Roman"/>
          <w:b/>
          <w:bCs/>
          <w:sz w:val="24"/>
          <w:szCs w:val="24"/>
          <w:u w:val="single"/>
        </w:rPr>
        <w:t xml:space="preserve">budget or the </w:t>
      </w:r>
      <w:r w:rsidR="007B3C24" w:rsidRPr="7BF6BA03">
        <w:rPr>
          <w:rFonts w:ascii="Times New Roman" w:hAnsi="Times New Roman" w:cs="Times New Roman"/>
          <w:b/>
          <w:bCs/>
          <w:sz w:val="24"/>
          <w:szCs w:val="24"/>
          <w:u w:val="single"/>
        </w:rPr>
        <w:t>forecast</w:t>
      </w:r>
      <w:r w:rsidR="0A54DD68" w:rsidRPr="7BF6BA03">
        <w:rPr>
          <w:rFonts w:ascii="Times New Roman" w:hAnsi="Times New Roman" w:cs="Times New Roman"/>
          <w:b/>
          <w:bCs/>
          <w:sz w:val="24"/>
          <w:szCs w:val="24"/>
          <w:u w:val="single"/>
        </w:rPr>
        <w:t xml:space="preserve">. </w:t>
      </w:r>
    </w:p>
    <w:p w14:paraId="563B1B7B" w14:textId="5CCF9894" w:rsidR="0008294C" w:rsidRPr="00DD1EB5" w:rsidRDefault="0008294C" w:rsidP="00DD1EB5">
      <w:pPr>
        <w:pStyle w:val="Heading2"/>
        <w:numPr>
          <w:ilvl w:val="0"/>
          <w:numId w:val="11"/>
        </w:numPr>
        <w:ind w:left="360"/>
        <w:jc w:val="both"/>
        <w:rPr>
          <w:rFonts w:eastAsiaTheme="minorEastAsia"/>
        </w:rPr>
      </w:pPr>
      <w:bookmarkStart w:id="1" w:name="_Toc188020499"/>
      <w:r>
        <w:rPr>
          <w:rFonts w:eastAsiaTheme="minorEastAsia"/>
        </w:rPr>
        <w:t>Effective Date</w:t>
      </w:r>
      <w:bookmarkEnd w:id="1"/>
    </w:p>
    <w:p w14:paraId="7D705ACD" w14:textId="14D42F01" w:rsidR="0008294C" w:rsidRPr="0008294C" w:rsidRDefault="0008294C" w:rsidP="008B386D">
      <w:pPr>
        <w:spacing w:after="0"/>
        <w:jc w:val="both"/>
        <w:rPr>
          <w:rFonts w:ascii="Times New Roman" w:hAnsi="Times New Roman" w:cs="Times New Roman"/>
          <w:sz w:val="24"/>
          <w:szCs w:val="24"/>
          <w:highlight w:val="yellow"/>
        </w:rPr>
      </w:pPr>
      <w:r w:rsidRPr="199EE7C8">
        <w:rPr>
          <w:rFonts w:ascii="Times New Roman" w:hAnsi="Times New Roman" w:cs="Times New Roman"/>
          <w:sz w:val="24"/>
          <w:szCs w:val="24"/>
        </w:rPr>
        <w:t xml:space="preserve">This </w:t>
      </w:r>
      <w:r w:rsidR="00105FDF" w:rsidRPr="199EE7C8">
        <w:rPr>
          <w:rFonts w:ascii="Times New Roman" w:hAnsi="Times New Roman" w:cs="Times New Roman"/>
          <w:sz w:val="24"/>
          <w:szCs w:val="24"/>
        </w:rPr>
        <w:t>policy/</w:t>
      </w:r>
      <w:r w:rsidRPr="199EE7C8">
        <w:rPr>
          <w:rFonts w:ascii="Times New Roman" w:hAnsi="Times New Roman" w:cs="Times New Roman"/>
          <w:sz w:val="24"/>
          <w:szCs w:val="24"/>
        </w:rPr>
        <w:t xml:space="preserve">procedure is effective </w:t>
      </w:r>
      <w:r w:rsidR="000960DB" w:rsidRPr="199EE7C8">
        <w:rPr>
          <w:rFonts w:ascii="Times New Roman" w:hAnsi="Times New Roman" w:cs="Times New Roman"/>
          <w:sz w:val="24"/>
          <w:szCs w:val="24"/>
        </w:rPr>
        <w:t xml:space="preserve">on </w:t>
      </w:r>
      <w:r w:rsidR="00A80762">
        <w:rPr>
          <w:rFonts w:ascii="Times New Roman" w:hAnsi="Times New Roman" w:cs="Times New Roman"/>
          <w:sz w:val="24"/>
          <w:szCs w:val="24"/>
        </w:rPr>
        <w:t>Jan. 1, 2025</w:t>
      </w:r>
      <w:r w:rsidR="00B27948">
        <w:rPr>
          <w:rFonts w:ascii="Times New Roman" w:hAnsi="Times New Roman" w:cs="Times New Roman"/>
          <w:sz w:val="24"/>
          <w:szCs w:val="24"/>
        </w:rPr>
        <w:t>.</w:t>
      </w:r>
    </w:p>
    <w:p w14:paraId="53BEB8E2" w14:textId="3181B41F" w:rsidR="00105FDF" w:rsidRPr="0008294C" w:rsidRDefault="00CA5BF5" w:rsidP="00DD1EB5">
      <w:pPr>
        <w:pStyle w:val="Heading2"/>
        <w:numPr>
          <w:ilvl w:val="0"/>
          <w:numId w:val="11"/>
        </w:numPr>
        <w:ind w:left="360"/>
        <w:jc w:val="both"/>
        <w:rPr>
          <w:rFonts w:eastAsiaTheme="minorEastAsia"/>
        </w:rPr>
      </w:pPr>
      <w:bookmarkStart w:id="2" w:name="_Toc188020500"/>
      <w:r>
        <w:rPr>
          <w:rFonts w:eastAsiaTheme="minorEastAsia"/>
        </w:rPr>
        <w:t>T</w:t>
      </w:r>
      <w:r w:rsidR="00236719">
        <w:rPr>
          <w:rFonts w:eastAsiaTheme="minorEastAsia"/>
        </w:rPr>
        <w:t xml:space="preserve">hresholds for </w:t>
      </w:r>
      <w:r w:rsidR="00105FDF" w:rsidRPr="136998E4">
        <w:rPr>
          <w:rFonts w:eastAsiaTheme="minorEastAsia"/>
        </w:rPr>
        <w:t>Signatory Approvers</w:t>
      </w:r>
      <w:bookmarkEnd w:id="2"/>
    </w:p>
    <w:p w14:paraId="1A7FFE6D" w14:textId="77179516" w:rsidR="008D272F" w:rsidRDefault="008D272F" w:rsidP="008B386D">
      <w:pPr>
        <w:spacing w:after="0"/>
        <w:jc w:val="both"/>
        <w:rPr>
          <w:rFonts w:ascii="Times New Roman" w:hAnsi="Times New Roman" w:cs="Times New Roman"/>
          <w:sz w:val="24"/>
          <w:szCs w:val="24"/>
        </w:rPr>
      </w:pPr>
      <w:r>
        <w:rPr>
          <w:rFonts w:ascii="Times New Roman" w:hAnsi="Times New Roman" w:cs="Times New Roman"/>
          <w:sz w:val="24"/>
          <w:szCs w:val="24"/>
        </w:rPr>
        <w:t>The following positions are authorized to sign payment requests</w:t>
      </w:r>
      <w:r w:rsidR="00867E2E">
        <w:rPr>
          <w:rFonts w:ascii="Times New Roman" w:hAnsi="Times New Roman" w:cs="Times New Roman"/>
          <w:sz w:val="24"/>
          <w:szCs w:val="24"/>
        </w:rPr>
        <w:t xml:space="preserve">, </w:t>
      </w:r>
      <w:r w:rsidR="00236719">
        <w:rPr>
          <w:rFonts w:ascii="Times New Roman" w:hAnsi="Times New Roman" w:cs="Times New Roman"/>
          <w:sz w:val="24"/>
          <w:szCs w:val="24"/>
        </w:rPr>
        <w:t xml:space="preserve">procurements, </w:t>
      </w:r>
      <w:r w:rsidR="00995543">
        <w:rPr>
          <w:rFonts w:ascii="Times New Roman" w:hAnsi="Times New Roman" w:cs="Times New Roman"/>
          <w:sz w:val="24"/>
          <w:szCs w:val="24"/>
        </w:rPr>
        <w:t xml:space="preserve">cover sheets, </w:t>
      </w:r>
      <w:r>
        <w:rPr>
          <w:rFonts w:ascii="Times New Roman" w:hAnsi="Times New Roman" w:cs="Times New Roman"/>
          <w:sz w:val="24"/>
          <w:szCs w:val="24"/>
        </w:rPr>
        <w:t>contracts, and grants up to the indicated thresholds</w:t>
      </w:r>
      <w:r w:rsidR="00301B80">
        <w:rPr>
          <w:rFonts w:ascii="Times New Roman" w:hAnsi="Times New Roman" w:cs="Times New Roman"/>
          <w:sz w:val="24"/>
          <w:szCs w:val="24"/>
        </w:rPr>
        <w:t xml:space="preserve"> below in USD.</w:t>
      </w:r>
    </w:p>
    <w:p w14:paraId="04161867" w14:textId="77777777" w:rsidR="008D272F" w:rsidRDefault="008D272F" w:rsidP="008B386D">
      <w:pPr>
        <w:spacing w:after="0"/>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0"/>
        <w:gridCol w:w="3770"/>
      </w:tblGrid>
      <w:tr w:rsidR="00943CCA" w14:paraId="33AF63F2" w14:textId="77777777" w:rsidTr="00C662E5">
        <w:tc>
          <w:tcPr>
            <w:tcW w:w="5580" w:type="dxa"/>
          </w:tcPr>
          <w:p w14:paraId="7308904F" w14:textId="70B79165" w:rsidR="00943CCA" w:rsidRPr="00C662E5" w:rsidRDefault="00DB7419" w:rsidP="008B386D">
            <w:pPr>
              <w:jc w:val="both"/>
              <w:rPr>
                <w:rFonts w:ascii="Times New Roman" w:hAnsi="Times New Roman" w:cs="Times New Roman"/>
                <w:sz w:val="24"/>
                <w:szCs w:val="24"/>
                <w:u w:val="single"/>
              </w:rPr>
            </w:pPr>
            <w:r>
              <w:rPr>
                <w:rFonts w:ascii="Times New Roman" w:hAnsi="Times New Roman" w:cs="Times New Roman"/>
                <w:sz w:val="24"/>
                <w:szCs w:val="24"/>
                <w:u w:val="single"/>
              </w:rPr>
              <w:t xml:space="preserve">Home Office </w:t>
            </w:r>
            <w:r w:rsidR="00943CCA" w:rsidRPr="00C662E5">
              <w:rPr>
                <w:rFonts w:ascii="Times New Roman" w:hAnsi="Times New Roman" w:cs="Times New Roman"/>
                <w:sz w:val="24"/>
                <w:szCs w:val="24"/>
                <w:u w:val="single"/>
              </w:rPr>
              <w:t>Position</w:t>
            </w:r>
          </w:p>
        </w:tc>
        <w:tc>
          <w:tcPr>
            <w:tcW w:w="3770" w:type="dxa"/>
          </w:tcPr>
          <w:p w14:paraId="2A9510B9" w14:textId="1C07747A" w:rsidR="00943CCA" w:rsidRPr="00C662E5" w:rsidRDefault="00943CCA" w:rsidP="008B386D">
            <w:pPr>
              <w:jc w:val="both"/>
              <w:rPr>
                <w:rFonts w:ascii="Times New Roman" w:hAnsi="Times New Roman" w:cs="Times New Roman"/>
                <w:sz w:val="24"/>
                <w:szCs w:val="24"/>
                <w:u w:val="single"/>
              </w:rPr>
            </w:pPr>
            <w:r w:rsidRPr="00C662E5">
              <w:rPr>
                <w:rFonts w:ascii="Times New Roman" w:hAnsi="Times New Roman" w:cs="Times New Roman"/>
                <w:sz w:val="24"/>
                <w:szCs w:val="24"/>
                <w:u w:val="single"/>
              </w:rPr>
              <w:t>Threshold</w:t>
            </w:r>
          </w:p>
        </w:tc>
      </w:tr>
      <w:tr w:rsidR="00943CCA" w14:paraId="38734D45" w14:textId="77777777" w:rsidTr="00C662E5">
        <w:tc>
          <w:tcPr>
            <w:tcW w:w="5580" w:type="dxa"/>
          </w:tcPr>
          <w:p w14:paraId="7CAC9691" w14:textId="3155BC06" w:rsidR="007D4EF4" w:rsidRDefault="007D4EF4" w:rsidP="008B386D">
            <w:pPr>
              <w:jc w:val="both"/>
              <w:rPr>
                <w:rFonts w:ascii="Times New Roman" w:hAnsi="Times New Roman" w:cs="Times New Roman"/>
                <w:sz w:val="24"/>
                <w:szCs w:val="24"/>
              </w:rPr>
            </w:pPr>
            <w:r>
              <w:rPr>
                <w:rFonts w:ascii="Times New Roman" w:hAnsi="Times New Roman" w:cs="Times New Roman"/>
                <w:sz w:val="24"/>
                <w:szCs w:val="24"/>
              </w:rPr>
              <w:t>President &amp; CEO</w:t>
            </w:r>
          </w:p>
          <w:p w14:paraId="6A9A137A" w14:textId="305D0C46" w:rsidR="00943CCA" w:rsidRDefault="009020D9" w:rsidP="008B386D">
            <w:pPr>
              <w:jc w:val="both"/>
              <w:rPr>
                <w:rFonts w:ascii="Times New Roman" w:hAnsi="Times New Roman" w:cs="Times New Roman"/>
                <w:sz w:val="24"/>
                <w:szCs w:val="24"/>
              </w:rPr>
            </w:pPr>
            <w:r>
              <w:rPr>
                <w:rFonts w:ascii="Times New Roman" w:hAnsi="Times New Roman" w:cs="Times New Roman"/>
                <w:sz w:val="24"/>
                <w:szCs w:val="24"/>
              </w:rPr>
              <w:t>Vice President</w:t>
            </w:r>
            <w:r w:rsidR="004A3DEE">
              <w:rPr>
                <w:rFonts w:ascii="Times New Roman" w:hAnsi="Times New Roman" w:cs="Times New Roman"/>
                <w:sz w:val="24"/>
                <w:szCs w:val="24"/>
              </w:rPr>
              <w:t>s</w:t>
            </w:r>
            <w:r>
              <w:rPr>
                <w:rFonts w:ascii="Times New Roman" w:hAnsi="Times New Roman" w:cs="Times New Roman"/>
                <w:sz w:val="24"/>
                <w:szCs w:val="24"/>
              </w:rPr>
              <w:t xml:space="preserve"> (</w:t>
            </w:r>
            <w:r w:rsidR="00943CCA">
              <w:rPr>
                <w:rFonts w:ascii="Times New Roman" w:hAnsi="Times New Roman" w:cs="Times New Roman"/>
                <w:sz w:val="24"/>
                <w:szCs w:val="24"/>
              </w:rPr>
              <w:t>VPs</w:t>
            </w:r>
            <w:r>
              <w:rPr>
                <w:rFonts w:ascii="Times New Roman" w:hAnsi="Times New Roman" w:cs="Times New Roman"/>
                <w:sz w:val="24"/>
                <w:szCs w:val="24"/>
              </w:rPr>
              <w:t>)</w:t>
            </w:r>
            <w:del w:id="3" w:author="John McPhail" w:date="2025-04-22T13:58:00Z" w16du:dateUtc="2025-04-22T17:58:00Z">
              <w:r w:rsidR="002928E3" w:rsidDel="009119D1">
                <w:rPr>
                  <w:rFonts w:ascii="Times New Roman" w:hAnsi="Times New Roman" w:cs="Times New Roman"/>
                  <w:sz w:val="24"/>
                  <w:szCs w:val="24"/>
                </w:rPr>
                <w:delText>, Chief Operating Officer (COO)</w:delText>
              </w:r>
            </w:del>
            <w:r w:rsidR="007C28C8">
              <w:rPr>
                <w:rFonts w:ascii="Times New Roman" w:hAnsi="Times New Roman" w:cs="Times New Roman"/>
                <w:sz w:val="24"/>
                <w:szCs w:val="24"/>
              </w:rPr>
              <w:t>, Chief Financial Officer (CFO)</w:t>
            </w:r>
          </w:p>
        </w:tc>
        <w:tc>
          <w:tcPr>
            <w:tcW w:w="3770" w:type="dxa"/>
          </w:tcPr>
          <w:p w14:paraId="1D12044C" w14:textId="7F56C3E0" w:rsidR="007D4EF4" w:rsidRDefault="007D4EF4" w:rsidP="008B386D">
            <w:pPr>
              <w:jc w:val="both"/>
              <w:rPr>
                <w:rFonts w:ascii="Times New Roman" w:hAnsi="Times New Roman" w:cs="Times New Roman"/>
                <w:sz w:val="24"/>
                <w:szCs w:val="24"/>
              </w:rPr>
            </w:pPr>
            <w:r>
              <w:rPr>
                <w:rFonts w:ascii="Times New Roman" w:hAnsi="Times New Roman" w:cs="Times New Roman"/>
                <w:sz w:val="24"/>
                <w:szCs w:val="24"/>
              </w:rPr>
              <w:t>No limit</w:t>
            </w:r>
          </w:p>
          <w:p w14:paraId="33EA23FC" w14:textId="66C7E110" w:rsidR="00943CCA" w:rsidRDefault="00943CCA" w:rsidP="008B386D">
            <w:pPr>
              <w:jc w:val="both"/>
              <w:rPr>
                <w:rFonts w:ascii="Times New Roman" w:hAnsi="Times New Roman" w:cs="Times New Roman"/>
                <w:sz w:val="24"/>
                <w:szCs w:val="24"/>
              </w:rPr>
            </w:pPr>
            <w:r>
              <w:rPr>
                <w:rFonts w:ascii="Times New Roman" w:hAnsi="Times New Roman" w:cs="Times New Roman"/>
                <w:sz w:val="24"/>
                <w:szCs w:val="24"/>
              </w:rPr>
              <w:t>$</w:t>
            </w:r>
            <w:r w:rsidR="0059524E">
              <w:rPr>
                <w:rFonts w:ascii="Times New Roman" w:hAnsi="Times New Roman" w:cs="Times New Roman"/>
                <w:sz w:val="24"/>
                <w:szCs w:val="24"/>
              </w:rPr>
              <w:t>1,0</w:t>
            </w:r>
            <w:r w:rsidR="00E973B2">
              <w:rPr>
                <w:rFonts w:ascii="Times New Roman" w:hAnsi="Times New Roman" w:cs="Times New Roman"/>
                <w:sz w:val="24"/>
                <w:szCs w:val="24"/>
              </w:rPr>
              <w:t>0</w:t>
            </w:r>
            <w:r>
              <w:rPr>
                <w:rFonts w:ascii="Times New Roman" w:hAnsi="Times New Roman" w:cs="Times New Roman"/>
                <w:sz w:val="24"/>
                <w:szCs w:val="24"/>
              </w:rPr>
              <w:t>0,000</w:t>
            </w:r>
          </w:p>
        </w:tc>
      </w:tr>
      <w:tr w:rsidR="00943CCA" w14:paraId="02A27646" w14:textId="77777777" w:rsidTr="00C662E5">
        <w:tc>
          <w:tcPr>
            <w:tcW w:w="5580" w:type="dxa"/>
          </w:tcPr>
          <w:p w14:paraId="3A6817EC" w14:textId="43120B6B" w:rsidR="00943CCA" w:rsidRDefault="00943CCA" w:rsidP="008B386D">
            <w:pPr>
              <w:jc w:val="both"/>
              <w:rPr>
                <w:rFonts w:ascii="Times New Roman" w:hAnsi="Times New Roman" w:cs="Times New Roman"/>
                <w:sz w:val="24"/>
                <w:szCs w:val="24"/>
              </w:rPr>
            </w:pPr>
            <w:r>
              <w:rPr>
                <w:rFonts w:ascii="Times New Roman" w:hAnsi="Times New Roman" w:cs="Times New Roman"/>
                <w:sz w:val="24"/>
                <w:szCs w:val="24"/>
              </w:rPr>
              <w:t>Senior Directors I and II</w:t>
            </w:r>
          </w:p>
        </w:tc>
        <w:tc>
          <w:tcPr>
            <w:tcW w:w="3770" w:type="dxa"/>
          </w:tcPr>
          <w:p w14:paraId="466A99FE" w14:textId="376138FD" w:rsidR="00943CCA" w:rsidRDefault="00406554" w:rsidP="008B386D">
            <w:pPr>
              <w:jc w:val="both"/>
              <w:rPr>
                <w:rFonts w:ascii="Times New Roman" w:hAnsi="Times New Roman" w:cs="Times New Roman"/>
                <w:sz w:val="24"/>
                <w:szCs w:val="24"/>
              </w:rPr>
            </w:pPr>
            <w:r>
              <w:rPr>
                <w:rFonts w:ascii="Times New Roman" w:hAnsi="Times New Roman" w:cs="Times New Roman"/>
                <w:sz w:val="24"/>
                <w:szCs w:val="24"/>
              </w:rPr>
              <w:t>$</w:t>
            </w:r>
            <w:r w:rsidR="001440FC">
              <w:rPr>
                <w:rFonts w:ascii="Times New Roman" w:hAnsi="Times New Roman" w:cs="Times New Roman"/>
                <w:sz w:val="24"/>
                <w:szCs w:val="24"/>
              </w:rPr>
              <w:t>5</w:t>
            </w:r>
            <w:r w:rsidR="0059524E">
              <w:rPr>
                <w:rFonts w:ascii="Times New Roman" w:hAnsi="Times New Roman" w:cs="Times New Roman"/>
                <w:sz w:val="24"/>
                <w:szCs w:val="24"/>
              </w:rPr>
              <w:t>0</w:t>
            </w:r>
            <w:r w:rsidR="001440FC">
              <w:rPr>
                <w:rFonts w:ascii="Times New Roman" w:hAnsi="Times New Roman" w:cs="Times New Roman"/>
                <w:sz w:val="24"/>
                <w:szCs w:val="24"/>
              </w:rPr>
              <w:t>0</w:t>
            </w:r>
            <w:r>
              <w:rPr>
                <w:rFonts w:ascii="Times New Roman" w:hAnsi="Times New Roman" w:cs="Times New Roman"/>
                <w:sz w:val="24"/>
                <w:szCs w:val="24"/>
              </w:rPr>
              <w:t>,000</w:t>
            </w:r>
          </w:p>
        </w:tc>
      </w:tr>
      <w:tr w:rsidR="00943CCA" w14:paraId="72627E3E" w14:textId="77777777" w:rsidTr="00C662E5">
        <w:tc>
          <w:tcPr>
            <w:tcW w:w="5580" w:type="dxa"/>
          </w:tcPr>
          <w:p w14:paraId="2DA01C78" w14:textId="30B729AA" w:rsidR="00943CCA" w:rsidRDefault="004F5F9F" w:rsidP="008B386D">
            <w:pPr>
              <w:jc w:val="both"/>
              <w:rPr>
                <w:rFonts w:ascii="Times New Roman" w:hAnsi="Times New Roman" w:cs="Times New Roman"/>
                <w:sz w:val="24"/>
                <w:szCs w:val="24"/>
              </w:rPr>
            </w:pPr>
            <w:r>
              <w:rPr>
                <w:rFonts w:ascii="Times New Roman" w:hAnsi="Times New Roman" w:cs="Times New Roman"/>
                <w:sz w:val="24"/>
                <w:szCs w:val="24"/>
              </w:rPr>
              <w:t>Operations Dir</w:t>
            </w:r>
            <w:r w:rsidR="008D0ECC">
              <w:rPr>
                <w:rFonts w:ascii="Times New Roman" w:hAnsi="Times New Roman" w:cs="Times New Roman"/>
                <w:sz w:val="24"/>
                <w:szCs w:val="24"/>
              </w:rPr>
              <w:t xml:space="preserve">ector &amp; </w:t>
            </w:r>
            <w:r w:rsidR="00943CCA">
              <w:rPr>
                <w:rFonts w:ascii="Times New Roman" w:hAnsi="Times New Roman" w:cs="Times New Roman"/>
                <w:sz w:val="24"/>
                <w:szCs w:val="24"/>
              </w:rPr>
              <w:t>Directors I and II</w:t>
            </w:r>
          </w:p>
        </w:tc>
        <w:tc>
          <w:tcPr>
            <w:tcW w:w="3770" w:type="dxa"/>
          </w:tcPr>
          <w:p w14:paraId="7270F48B" w14:textId="0FE5DEAA" w:rsidR="00943CCA" w:rsidRDefault="00406554" w:rsidP="008B386D">
            <w:pPr>
              <w:jc w:val="both"/>
              <w:rPr>
                <w:rFonts w:ascii="Times New Roman" w:hAnsi="Times New Roman" w:cs="Times New Roman"/>
                <w:sz w:val="24"/>
                <w:szCs w:val="24"/>
              </w:rPr>
            </w:pPr>
            <w:r>
              <w:rPr>
                <w:rFonts w:ascii="Times New Roman" w:hAnsi="Times New Roman" w:cs="Times New Roman"/>
                <w:sz w:val="24"/>
                <w:szCs w:val="24"/>
              </w:rPr>
              <w:t>$</w:t>
            </w:r>
            <w:r w:rsidR="0059524E">
              <w:rPr>
                <w:rFonts w:ascii="Times New Roman" w:hAnsi="Times New Roman" w:cs="Times New Roman"/>
                <w:sz w:val="24"/>
                <w:szCs w:val="24"/>
              </w:rPr>
              <w:t>25</w:t>
            </w:r>
            <w:r>
              <w:rPr>
                <w:rFonts w:ascii="Times New Roman" w:hAnsi="Times New Roman" w:cs="Times New Roman"/>
                <w:sz w:val="24"/>
                <w:szCs w:val="24"/>
              </w:rPr>
              <w:t>0,000</w:t>
            </w:r>
          </w:p>
        </w:tc>
      </w:tr>
      <w:tr w:rsidR="00943CCA" w14:paraId="4246E7DD" w14:textId="77777777" w:rsidTr="00C662E5">
        <w:tc>
          <w:tcPr>
            <w:tcW w:w="5580" w:type="dxa"/>
          </w:tcPr>
          <w:p w14:paraId="4791F334" w14:textId="7EEE1135" w:rsidR="00943CCA" w:rsidRDefault="00943CCA" w:rsidP="008B386D">
            <w:pPr>
              <w:jc w:val="both"/>
              <w:rPr>
                <w:rFonts w:ascii="Times New Roman" w:hAnsi="Times New Roman" w:cs="Times New Roman"/>
                <w:sz w:val="24"/>
                <w:szCs w:val="24"/>
              </w:rPr>
            </w:pPr>
            <w:r>
              <w:rPr>
                <w:rFonts w:ascii="Times New Roman" w:hAnsi="Times New Roman" w:cs="Times New Roman"/>
                <w:sz w:val="24"/>
                <w:szCs w:val="24"/>
              </w:rPr>
              <w:t>Associate Directors</w:t>
            </w:r>
          </w:p>
        </w:tc>
        <w:tc>
          <w:tcPr>
            <w:tcW w:w="3770" w:type="dxa"/>
          </w:tcPr>
          <w:p w14:paraId="452BF445" w14:textId="348498AB" w:rsidR="00943CCA" w:rsidRDefault="00406554" w:rsidP="008B386D">
            <w:pPr>
              <w:jc w:val="both"/>
              <w:rPr>
                <w:rFonts w:ascii="Times New Roman" w:hAnsi="Times New Roman" w:cs="Times New Roman"/>
                <w:sz w:val="24"/>
                <w:szCs w:val="24"/>
              </w:rPr>
            </w:pPr>
            <w:r>
              <w:rPr>
                <w:rFonts w:ascii="Times New Roman" w:hAnsi="Times New Roman" w:cs="Times New Roman"/>
                <w:sz w:val="24"/>
                <w:szCs w:val="24"/>
              </w:rPr>
              <w:t>$5</w:t>
            </w:r>
            <w:r w:rsidR="0059524E">
              <w:rPr>
                <w:rFonts w:ascii="Times New Roman" w:hAnsi="Times New Roman" w:cs="Times New Roman"/>
                <w:sz w:val="24"/>
                <w:szCs w:val="24"/>
              </w:rPr>
              <w:t>0</w:t>
            </w:r>
            <w:r>
              <w:rPr>
                <w:rFonts w:ascii="Times New Roman" w:hAnsi="Times New Roman" w:cs="Times New Roman"/>
                <w:sz w:val="24"/>
                <w:szCs w:val="24"/>
              </w:rPr>
              <w:t>,000</w:t>
            </w:r>
            <w:r w:rsidR="001355A7">
              <w:rPr>
                <w:rFonts w:ascii="Times New Roman" w:hAnsi="Times New Roman" w:cs="Times New Roman"/>
                <w:sz w:val="24"/>
                <w:szCs w:val="24"/>
              </w:rPr>
              <w:t>*</w:t>
            </w:r>
          </w:p>
        </w:tc>
      </w:tr>
    </w:tbl>
    <w:p w14:paraId="0DBB1DEB" w14:textId="77777777" w:rsidR="008D272F" w:rsidRDefault="008D272F" w:rsidP="008B386D">
      <w:pPr>
        <w:spacing w:after="0"/>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0"/>
        <w:gridCol w:w="3770"/>
      </w:tblGrid>
      <w:tr w:rsidR="00DB7419" w:rsidRPr="00C662E5" w14:paraId="74B1F6B1" w14:textId="77777777" w:rsidTr="00573866">
        <w:tc>
          <w:tcPr>
            <w:tcW w:w="5580" w:type="dxa"/>
          </w:tcPr>
          <w:p w14:paraId="0724F36D" w14:textId="6F085ADF" w:rsidR="00DB7419" w:rsidRPr="00C662E5" w:rsidRDefault="00DB7419" w:rsidP="008B386D">
            <w:pPr>
              <w:jc w:val="both"/>
              <w:rPr>
                <w:rFonts w:ascii="Times New Roman" w:hAnsi="Times New Roman" w:cs="Times New Roman"/>
                <w:sz w:val="24"/>
                <w:szCs w:val="24"/>
                <w:u w:val="single"/>
              </w:rPr>
            </w:pPr>
            <w:r>
              <w:rPr>
                <w:rFonts w:ascii="Times New Roman" w:hAnsi="Times New Roman" w:cs="Times New Roman"/>
                <w:sz w:val="24"/>
                <w:szCs w:val="24"/>
                <w:u w:val="single"/>
              </w:rPr>
              <w:t xml:space="preserve">Field Office </w:t>
            </w:r>
            <w:r w:rsidRPr="00C662E5">
              <w:rPr>
                <w:rFonts w:ascii="Times New Roman" w:hAnsi="Times New Roman" w:cs="Times New Roman"/>
                <w:sz w:val="24"/>
                <w:szCs w:val="24"/>
                <w:u w:val="single"/>
              </w:rPr>
              <w:t>Position</w:t>
            </w:r>
            <w:r w:rsidR="0050476D">
              <w:rPr>
                <w:rFonts w:ascii="Times New Roman" w:hAnsi="Times New Roman" w:cs="Times New Roman"/>
                <w:sz w:val="24"/>
                <w:szCs w:val="24"/>
                <w:u w:val="single"/>
              </w:rPr>
              <w:t>*</w:t>
            </w:r>
          </w:p>
        </w:tc>
        <w:tc>
          <w:tcPr>
            <w:tcW w:w="3770" w:type="dxa"/>
          </w:tcPr>
          <w:p w14:paraId="2F9B5253" w14:textId="77777777" w:rsidR="00DB7419" w:rsidRPr="00C662E5" w:rsidRDefault="00DB7419" w:rsidP="008B386D">
            <w:pPr>
              <w:jc w:val="both"/>
              <w:rPr>
                <w:rFonts w:ascii="Times New Roman" w:hAnsi="Times New Roman" w:cs="Times New Roman"/>
                <w:sz w:val="24"/>
                <w:szCs w:val="24"/>
                <w:u w:val="single"/>
              </w:rPr>
            </w:pPr>
            <w:r w:rsidRPr="00C662E5">
              <w:rPr>
                <w:rFonts w:ascii="Times New Roman" w:hAnsi="Times New Roman" w:cs="Times New Roman"/>
                <w:sz w:val="24"/>
                <w:szCs w:val="24"/>
                <w:u w:val="single"/>
              </w:rPr>
              <w:t>Threshold</w:t>
            </w:r>
          </w:p>
        </w:tc>
      </w:tr>
      <w:tr w:rsidR="00DB7419" w14:paraId="16147027" w14:textId="77777777" w:rsidTr="00573866">
        <w:tc>
          <w:tcPr>
            <w:tcW w:w="5580" w:type="dxa"/>
          </w:tcPr>
          <w:p w14:paraId="6A51DB82" w14:textId="4868B7C2" w:rsidR="00DB7419" w:rsidRDefault="001F41B0" w:rsidP="008B386D">
            <w:pPr>
              <w:jc w:val="both"/>
              <w:rPr>
                <w:rFonts w:ascii="Times New Roman" w:hAnsi="Times New Roman" w:cs="Times New Roman"/>
                <w:sz w:val="24"/>
                <w:szCs w:val="24"/>
              </w:rPr>
            </w:pPr>
            <w:r>
              <w:rPr>
                <w:rFonts w:ascii="Times New Roman" w:hAnsi="Times New Roman" w:cs="Times New Roman"/>
                <w:sz w:val="24"/>
                <w:szCs w:val="24"/>
              </w:rPr>
              <w:t>Country/</w:t>
            </w:r>
            <w:r w:rsidR="006C1287">
              <w:rPr>
                <w:rFonts w:ascii="Times New Roman" w:hAnsi="Times New Roman" w:cs="Times New Roman"/>
                <w:sz w:val="24"/>
                <w:szCs w:val="24"/>
              </w:rPr>
              <w:t>Project Director/Chief of Party</w:t>
            </w:r>
            <w:r w:rsidR="004A3DEE">
              <w:rPr>
                <w:rFonts w:ascii="Times New Roman" w:hAnsi="Times New Roman" w:cs="Times New Roman"/>
                <w:sz w:val="24"/>
                <w:szCs w:val="24"/>
              </w:rPr>
              <w:t xml:space="preserve"> (PD/COP)</w:t>
            </w:r>
          </w:p>
        </w:tc>
        <w:tc>
          <w:tcPr>
            <w:tcW w:w="3770" w:type="dxa"/>
          </w:tcPr>
          <w:p w14:paraId="615F0A21" w14:textId="06478317" w:rsidR="00DB7419" w:rsidRDefault="00E3231F" w:rsidP="008B386D">
            <w:pPr>
              <w:jc w:val="both"/>
              <w:rPr>
                <w:rFonts w:ascii="Times New Roman" w:hAnsi="Times New Roman" w:cs="Times New Roman"/>
                <w:sz w:val="24"/>
                <w:szCs w:val="24"/>
              </w:rPr>
            </w:pPr>
            <w:r>
              <w:rPr>
                <w:rFonts w:ascii="Times New Roman" w:hAnsi="Times New Roman" w:cs="Times New Roman"/>
                <w:sz w:val="24"/>
                <w:szCs w:val="24"/>
              </w:rPr>
              <w:t>$</w:t>
            </w:r>
            <w:r w:rsidR="00180CFA">
              <w:rPr>
                <w:rFonts w:ascii="Times New Roman" w:hAnsi="Times New Roman" w:cs="Times New Roman"/>
                <w:sz w:val="24"/>
                <w:szCs w:val="24"/>
              </w:rPr>
              <w:t>100,000**</w:t>
            </w:r>
          </w:p>
        </w:tc>
      </w:tr>
      <w:tr w:rsidR="00DB7419" w14:paraId="165AB708" w14:textId="77777777" w:rsidTr="00573866">
        <w:tc>
          <w:tcPr>
            <w:tcW w:w="5580" w:type="dxa"/>
          </w:tcPr>
          <w:p w14:paraId="291F4BAE" w14:textId="38D82FA8" w:rsidR="00DB7419" w:rsidRDefault="006C1287" w:rsidP="008B386D">
            <w:pPr>
              <w:jc w:val="both"/>
              <w:rPr>
                <w:rFonts w:ascii="Times New Roman" w:hAnsi="Times New Roman" w:cs="Times New Roman"/>
                <w:sz w:val="24"/>
                <w:szCs w:val="24"/>
              </w:rPr>
            </w:pPr>
            <w:r>
              <w:rPr>
                <w:rFonts w:ascii="Times New Roman" w:hAnsi="Times New Roman" w:cs="Times New Roman"/>
                <w:sz w:val="24"/>
                <w:szCs w:val="24"/>
              </w:rPr>
              <w:t>Deputy Project Director/Deputy Chief of Party</w:t>
            </w:r>
            <w:r w:rsidR="004A3DEE">
              <w:rPr>
                <w:rFonts w:ascii="Times New Roman" w:hAnsi="Times New Roman" w:cs="Times New Roman"/>
                <w:sz w:val="24"/>
                <w:szCs w:val="24"/>
              </w:rPr>
              <w:t xml:space="preserve"> (DPD/DCOP)</w:t>
            </w:r>
          </w:p>
        </w:tc>
        <w:tc>
          <w:tcPr>
            <w:tcW w:w="3770" w:type="dxa"/>
          </w:tcPr>
          <w:p w14:paraId="30A71EF0" w14:textId="4B178B3A" w:rsidR="00DB7419" w:rsidRDefault="00E3231F" w:rsidP="008B386D">
            <w:pPr>
              <w:jc w:val="both"/>
              <w:rPr>
                <w:rFonts w:ascii="Times New Roman" w:hAnsi="Times New Roman" w:cs="Times New Roman"/>
                <w:sz w:val="24"/>
                <w:szCs w:val="24"/>
              </w:rPr>
            </w:pPr>
            <w:r>
              <w:rPr>
                <w:rFonts w:ascii="Times New Roman" w:hAnsi="Times New Roman" w:cs="Times New Roman"/>
                <w:sz w:val="24"/>
                <w:szCs w:val="24"/>
              </w:rPr>
              <w:t>$50,000</w:t>
            </w:r>
            <w:r w:rsidR="00180CFA">
              <w:rPr>
                <w:rFonts w:ascii="Times New Roman" w:hAnsi="Times New Roman" w:cs="Times New Roman"/>
                <w:sz w:val="24"/>
                <w:szCs w:val="24"/>
              </w:rPr>
              <w:t>**</w:t>
            </w:r>
          </w:p>
        </w:tc>
      </w:tr>
    </w:tbl>
    <w:p w14:paraId="2F911297" w14:textId="76F08059" w:rsidR="00DB7419" w:rsidRDefault="00DB7419" w:rsidP="008B386D">
      <w:pPr>
        <w:spacing w:after="0"/>
        <w:jc w:val="both"/>
        <w:rPr>
          <w:rFonts w:ascii="Times New Roman" w:hAnsi="Times New Roman" w:cs="Times New Roman"/>
          <w:sz w:val="24"/>
          <w:szCs w:val="24"/>
        </w:rPr>
      </w:pPr>
    </w:p>
    <w:p w14:paraId="0C2736B1" w14:textId="310D9BD3" w:rsidR="00584084" w:rsidRDefault="000D46DB" w:rsidP="008B386D">
      <w:pPr>
        <w:spacing w:after="0"/>
        <w:jc w:val="both"/>
        <w:rPr>
          <w:rFonts w:ascii="Times New Roman" w:hAnsi="Times New Roman" w:cs="Times New Roman"/>
          <w:sz w:val="24"/>
          <w:szCs w:val="24"/>
        </w:rPr>
      </w:pPr>
      <w:r>
        <w:rPr>
          <w:rFonts w:ascii="Times New Roman" w:hAnsi="Times New Roman" w:cs="Times New Roman"/>
          <w:sz w:val="24"/>
          <w:szCs w:val="24"/>
        </w:rPr>
        <w:t>Approval request</w:t>
      </w:r>
      <w:r w:rsidR="00181121">
        <w:rPr>
          <w:rFonts w:ascii="Times New Roman" w:hAnsi="Times New Roman" w:cs="Times New Roman"/>
          <w:sz w:val="24"/>
          <w:szCs w:val="24"/>
        </w:rPr>
        <w:t>s</w:t>
      </w:r>
      <w:r>
        <w:rPr>
          <w:rFonts w:ascii="Times New Roman" w:hAnsi="Times New Roman" w:cs="Times New Roman"/>
          <w:sz w:val="24"/>
          <w:szCs w:val="24"/>
        </w:rPr>
        <w:t xml:space="preserve"> should always be routed to the lowest level of signatory</w:t>
      </w:r>
      <w:r w:rsidR="00181121">
        <w:rPr>
          <w:rFonts w:ascii="Times New Roman" w:hAnsi="Times New Roman" w:cs="Times New Roman"/>
          <w:sz w:val="24"/>
          <w:szCs w:val="24"/>
        </w:rPr>
        <w:t xml:space="preserve"> authority appropriate for the amount.</w:t>
      </w:r>
      <w:r w:rsidR="00EB149F">
        <w:rPr>
          <w:rFonts w:ascii="Times New Roman" w:hAnsi="Times New Roman" w:cs="Times New Roman"/>
          <w:sz w:val="24"/>
          <w:szCs w:val="24"/>
        </w:rPr>
        <w:t xml:space="preserve"> </w:t>
      </w:r>
      <w:hyperlink w:anchor="_Annex_A:_Approval" w:history="1">
        <w:r w:rsidR="00EB149F" w:rsidRPr="00EB149F">
          <w:rPr>
            <w:rStyle w:val="Hyperlink"/>
            <w:rFonts w:ascii="Times New Roman" w:hAnsi="Times New Roman" w:cs="Times New Roman"/>
            <w:sz w:val="24"/>
            <w:szCs w:val="24"/>
          </w:rPr>
          <w:t>Reference Annex A: Approval Matrix Cheat Sheet</w:t>
        </w:r>
      </w:hyperlink>
      <w:r w:rsidR="00EB149F">
        <w:rPr>
          <w:rFonts w:ascii="Times New Roman" w:hAnsi="Times New Roman" w:cs="Times New Roman"/>
          <w:sz w:val="24"/>
          <w:szCs w:val="24"/>
        </w:rPr>
        <w:t>.</w:t>
      </w:r>
      <w:ins w:id="4" w:author="John McPhail" w:date="2025-04-22T13:26:00Z" w16du:dateUtc="2025-04-22T17:26:00Z">
        <w:r w:rsidR="00AE6B7D">
          <w:rPr>
            <w:rFonts w:ascii="Times New Roman" w:hAnsi="Times New Roman" w:cs="Times New Roman"/>
            <w:sz w:val="24"/>
            <w:szCs w:val="24"/>
          </w:rPr>
          <w:t xml:space="preserve">  </w:t>
        </w:r>
        <w:r w:rsidR="00584084">
          <w:rPr>
            <w:rFonts w:ascii="Times New Roman" w:hAnsi="Times New Roman" w:cs="Times New Roman"/>
            <w:sz w:val="24"/>
            <w:szCs w:val="24"/>
          </w:rPr>
          <w:t xml:space="preserve">Mandatory trainings will be required for </w:t>
        </w:r>
        <w:r w:rsidR="00AE6B7D">
          <w:rPr>
            <w:rFonts w:ascii="Times New Roman" w:hAnsi="Times New Roman" w:cs="Times New Roman"/>
            <w:sz w:val="24"/>
            <w:szCs w:val="24"/>
          </w:rPr>
          <w:t>all signatory approvers.</w:t>
        </w:r>
      </w:ins>
    </w:p>
    <w:p w14:paraId="2EF90C35" w14:textId="01DC9400" w:rsidR="00CA2015" w:rsidRDefault="00CA2015" w:rsidP="008B386D">
      <w:pPr>
        <w:spacing w:after="0"/>
        <w:jc w:val="both"/>
        <w:rPr>
          <w:rFonts w:ascii="Times New Roman" w:hAnsi="Times New Roman" w:cs="Times New Roman"/>
          <w:sz w:val="24"/>
          <w:szCs w:val="24"/>
        </w:rPr>
      </w:pPr>
    </w:p>
    <w:p w14:paraId="251DAEF3" w14:textId="496E94F6" w:rsidR="00C207AF" w:rsidRDefault="00C207AF" w:rsidP="008B386D">
      <w:pPr>
        <w:spacing w:after="0"/>
        <w:jc w:val="both"/>
        <w:rPr>
          <w:rFonts w:ascii="Times New Roman" w:hAnsi="Times New Roman" w:cs="Times New Roman"/>
          <w:sz w:val="24"/>
          <w:szCs w:val="24"/>
        </w:rPr>
      </w:pPr>
      <w:r>
        <w:rPr>
          <w:rFonts w:ascii="Times New Roman" w:hAnsi="Times New Roman" w:cs="Times New Roman"/>
          <w:sz w:val="24"/>
          <w:szCs w:val="24"/>
        </w:rPr>
        <w:t xml:space="preserve">*Associate Directors will provide approvals </w:t>
      </w:r>
      <w:r w:rsidR="002E525A">
        <w:rPr>
          <w:rFonts w:ascii="Times New Roman" w:hAnsi="Times New Roman" w:cs="Times New Roman"/>
          <w:sz w:val="24"/>
          <w:szCs w:val="24"/>
        </w:rPr>
        <w:t>where DPDs/DCOPs are not available or when thresholds are lowered below $50,000</w:t>
      </w:r>
      <w:r w:rsidR="00E02D2D">
        <w:rPr>
          <w:rFonts w:ascii="Times New Roman" w:hAnsi="Times New Roman" w:cs="Times New Roman"/>
          <w:sz w:val="24"/>
          <w:szCs w:val="24"/>
        </w:rPr>
        <w:t>.</w:t>
      </w:r>
    </w:p>
    <w:p w14:paraId="3819D1C4" w14:textId="77777777" w:rsidR="00C96CB9" w:rsidRDefault="00C96CB9" w:rsidP="008B386D">
      <w:pPr>
        <w:spacing w:after="0"/>
        <w:jc w:val="both"/>
        <w:rPr>
          <w:rFonts w:ascii="Times New Roman" w:hAnsi="Times New Roman" w:cs="Times New Roman"/>
          <w:sz w:val="24"/>
          <w:szCs w:val="24"/>
        </w:rPr>
      </w:pPr>
    </w:p>
    <w:p w14:paraId="06268857" w14:textId="22510B48" w:rsidR="00CA2015" w:rsidRDefault="00CA2015" w:rsidP="008B386D">
      <w:pPr>
        <w:spacing w:after="0"/>
        <w:jc w:val="both"/>
        <w:rPr>
          <w:rFonts w:ascii="Times New Roman" w:hAnsi="Times New Roman" w:cs="Times New Roman"/>
          <w:sz w:val="24"/>
          <w:szCs w:val="24"/>
        </w:rPr>
      </w:pPr>
      <w:r w:rsidRPr="00DD79FA">
        <w:rPr>
          <w:rFonts w:ascii="Times New Roman" w:hAnsi="Times New Roman" w:cs="Times New Roman"/>
          <w:b/>
          <w:bCs/>
          <w:sz w:val="24"/>
          <w:szCs w:val="24"/>
        </w:rPr>
        <w:t>**</w:t>
      </w:r>
      <w:r w:rsidR="00301B80" w:rsidRPr="00DD79FA">
        <w:rPr>
          <w:rFonts w:ascii="Times New Roman" w:hAnsi="Times New Roman" w:cs="Times New Roman"/>
          <w:b/>
          <w:bCs/>
          <w:sz w:val="24"/>
          <w:szCs w:val="24"/>
        </w:rPr>
        <w:t>Approval defaults to $10</w:t>
      </w:r>
      <w:r w:rsidR="004D4EB3">
        <w:rPr>
          <w:rFonts w:ascii="Times New Roman" w:hAnsi="Times New Roman" w:cs="Times New Roman"/>
          <w:b/>
          <w:bCs/>
          <w:sz w:val="24"/>
          <w:szCs w:val="24"/>
        </w:rPr>
        <w:t>0</w:t>
      </w:r>
      <w:r w:rsidR="00301B80" w:rsidRPr="00DD79FA">
        <w:rPr>
          <w:rFonts w:ascii="Times New Roman" w:hAnsi="Times New Roman" w:cs="Times New Roman"/>
          <w:b/>
          <w:bCs/>
          <w:sz w:val="24"/>
          <w:szCs w:val="24"/>
        </w:rPr>
        <w:t xml:space="preserve">,000 </w:t>
      </w:r>
      <w:r w:rsidR="00144CE3" w:rsidRPr="00DD79FA">
        <w:rPr>
          <w:rFonts w:ascii="Times New Roman" w:hAnsi="Times New Roman" w:cs="Times New Roman"/>
          <w:b/>
          <w:bCs/>
          <w:sz w:val="24"/>
          <w:szCs w:val="24"/>
        </w:rPr>
        <w:t>for PD/COPs and $5</w:t>
      </w:r>
      <w:r w:rsidR="004D4EB3">
        <w:rPr>
          <w:rFonts w:ascii="Times New Roman" w:hAnsi="Times New Roman" w:cs="Times New Roman"/>
          <w:b/>
          <w:bCs/>
          <w:sz w:val="24"/>
          <w:szCs w:val="24"/>
        </w:rPr>
        <w:t>0</w:t>
      </w:r>
      <w:r w:rsidR="00144CE3" w:rsidRPr="00DD79FA">
        <w:rPr>
          <w:rFonts w:ascii="Times New Roman" w:hAnsi="Times New Roman" w:cs="Times New Roman"/>
          <w:b/>
          <w:bCs/>
          <w:sz w:val="24"/>
          <w:szCs w:val="24"/>
        </w:rPr>
        <w:t>,000 for DPD/DCOPs.</w:t>
      </w:r>
      <w:r w:rsidR="00144CE3">
        <w:rPr>
          <w:rFonts w:ascii="Times New Roman" w:hAnsi="Times New Roman" w:cs="Times New Roman"/>
          <w:sz w:val="24"/>
          <w:szCs w:val="24"/>
        </w:rPr>
        <w:t xml:space="preserve"> </w:t>
      </w:r>
      <w:r w:rsidR="00301B80">
        <w:rPr>
          <w:rFonts w:ascii="Times New Roman" w:hAnsi="Times New Roman" w:cs="Times New Roman"/>
          <w:sz w:val="24"/>
          <w:szCs w:val="24"/>
        </w:rPr>
        <w:t>O</w:t>
      </w:r>
      <w:r w:rsidR="00301B80" w:rsidRPr="00301B80">
        <w:rPr>
          <w:rFonts w:ascii="Times New Roman" w:hAnsi="Times New Roman" w:cs="Times New Roman"/>
          <w:sz w:val="24"/>
          <w:szCs w:val="24"/>
        </w:rPr>
        <w:t xml:space="preserve">n case-by-case basis with approval from </w:t>
      </w:r>
      <w:r w:rsidR="00144CE3">
        <w:rPr>
          <w:rFonts w:ascii="Times New Roman" w:hAnsi="Times New Roman" w:cs="Times New Roman"/>
          <w:sz w:val="24"/>
          <w:szCs w:val="24"/>
        </w:rPr>
        <w:t>the Senior Vice President</w:t>
      </w:r>
      <w:r w:rsidR="00FB731B">
        <w:rPr>
          <w:rFonts w:ascii="Times New Roman" w:hAnsi="Times New Roman" w:cs="Times New Roman"/>
          <w:sz w:val="24"/>
          <w:szCs w:val="24"/>
        </w:rPr>
        <w:t xml:space="preserve"> of Programs</w:t>
      </w:r>
      <w:r w:rsidR="0010626C">
        <w:rPr>
          <w:rFonts w:ascii="Times New Roman" w:hAnsi="Times New Roman" w:cs="Times New Roman"/>
          <w:sz w:val="24"/>
          <w:szCs w:val="24"/>
        </w:rPr>
        <w:t>,</w:t>
      </w:r>
      <w:r w:rsidR="00301B80" w:rsidRPr="00301B80">
        <w:rPr>
          <w:rFonts w:ascii="Times New Roman" w:hAnsi="Times New Roman" w:cs="Times New Roman"/>
          <w:sz w:val="24"/>
          <w:szCs w:val="24"/>
        </w:rPr>
        <w:t xml:space="preserve"> </w:t>
      </w:r>
      <w:r w:rsidR="00FB731B">
        <w:rPr>
          <w:rFonts w:ascii="Times New Roman" w:hAnsi="Times New Roman" w:cs="Times New Roman"/>
          <w:sz w:val="24"/>
          <w:szCs w:val="24"/>
        </w:rPr>
        <w:t xml:space="preserve">the limit </w:t>
      </w:r>
      <w:r w:rsidR="0030688C">
        <w:rPr>
          <w:rFonts w:ascii="Times New Roman" w:hAnsi="Times New Roman" w:cs="Times New Roman"/>
          <w:sz w:val="24"/>
          <w:szCs w:val="24"/>
        </w:rPr>
        <w:t>may</w:t>
      </w:r>
      <w:r w:rsidR="00FB731B">
        <w:rPr>
          <w:rFonts w:ascii="Times New Roman" w:hAnsi="Times New Roman" w:cs="Times New Roman"/>
          <w:sz w:val="24"/>
          <w:szCs w:val="24"/>
        </w:rPr>
        <w:t xml:space="preserve"> be </w:t>
      </w:r>
      <w:r w:rsidR="0030688C">
        <w:rPr>
          <w:rFonts w:ascii="Times New Roman" w:hAnsi="Times New Roman" w:cs="Times New Roman"/>
          <w:sz w:val="24"/>
          <w:szCs w:val="24"/>
        </w:rPr>
        <w:t>reduced</w:t>
      </w:r>
      <w:r w:rsidR="00A75C51">
        <w:rPr>
          <w:rFonts w:ascii="Times New Roman" w:hAnsi="Times New Roman" w:cs="Times New Roman"/>
          <w:sz w:val="24"/>
          <w:szCs w:val="24"/>
        </w:rPr>
        <w:t xml:space="preserve"> </w:t>
      </w:r>
      <w:r w:rsidR="005C3C45">
        <w:rPr>
          <w:rFonts w:ascii="Times New Roman" w:hAnsi="Times New Roman" w:cs="Times New Roman"/>
          <w:sz w:val="24"/>
          <w:szCs w:val="24"/>
        </w:rPr>
        <w:t>downward</w:t>
      </w:r>
      <w:r w:rsidR="00A75C51">
        <w:rPr>
          <w:rFonts w:ascii="Times New Roman" w:hAnsi="Times New Roman" w:cs="Times New Roman"/>
          <w:sz w:val="24"/>
          <w:szCs w:val="24"/>
        </w:rPr>
        <w:t xml:space="preserve"> to a m</w:t>
      </w:r>
      <w:r w:rsidR="005C3C45">
        <w:rPr>
          <w:rFonts w:ascii="Times New Roman" w:hAnsi="Times New Roman" w:cs="Times New Roman"/>
          <w:sz w:val="24"/>
          <w:szCs w:val="24"/>
        </w:rPr>
        <w:t>inimum</w:t>
      </w:r>
      <w:r w:rsidR="00A75C51">
        <w:rPr>
          <w:rFonts w:ascii="Times New Roman" w:hAnsi="Times New Roman" w:cs="Times New Roman"/>
          <w:sz w:val="24"/>
          <w:szCs w:val="24"/>
        </w:rPr>
        <w:t xml:space="preserve"> of $10,000 for PD/COPs an $5,000 for DPD/DCOPs. The limit provided to each field office position will be determined based on </w:t>
      </w:r>
      <w:r w:rsidR="00D648EF">
        <w:rPr>
          <w:rFonts w:ascii="Times New Roman" w:hAnsi="Times New Roman" w:cs="Times New Roman"/>
          <w:sz w:val="24"/>
          <w:szCs w:val="24"/>
        </w:rPr>
        <w:t>performance and compliance with POA policies.</w:t>
      </w:r>
      <w:r w:rsidR="00660714">
        <w:rPr>
          <w:rFonts w:ascii="Times New Roman" w:hAnsi="Times New Roman" w:cs="Times New Roman"/>
          <w:sz w:val="24"/>
          <w:szCs w:val="24"/>
        </w:rPr>
        <w:t xml:space="preserve">  In such cases, a memo will be prepared</w:t>
      </w:r>
      <w:r w:rsidR="00A10A0E">
        <w:rPr>
          <w:rFonts w:ascii="Times New Roman" w:hAnsi="Times New Roman" w:cs="Times New Roman"/>
          <w:sz w:val="24"/>
          <w:szCs w:val="24"/>
        </w:rPr>
        <w:t xml:space="preserve"> (CC’d to the President &amp; CEO, CFO</w:t>
      </w:r>
      <w:r w:rsidR="00C60468">
        <w:rPr>
          <w:rFonts w:ascii="Times New Roman" w:hAnsi="Times New Roman" w:cs="Times New Roman"/>
          <w:sz w:val="24"/>
          <w:szCs w:val="24"/>
        </w:rPr>
        <w:t>,</w:t>
      </w:r>
      <w:r w:rsidR="00A10A0E">
        <w:rPr>
          <w:rFonts w:ascii="Times New Roman" w:hAnsi="Times New Roman" w:cs="Times New Roman"/>
          <w:sz w:val="24"/>
          <w:szCs w:val="24"/>
        </w:rPr>
        <w:t xml:space="preserve"> Sr. </w:t>
      </w:r>
      <w:r w:rsidR="00A10A0E">
        <w:rPr>
          <w:rFonts w:ascii="Times New Roman" w:hAnsi="Times New Roman" w:cs="Times New Roman"/>
          <w:sz w:val="24"/>
          <w:szCs w:val="24"/>
        </w:rPr>
        <w:lastRenderedPageBreak/>
        <w:t>Directors</w:t>
      </w:r>
      <w:r w:rsidR="00576973">
        <w:rPr>
          <w:rFonts w:ascii="Times New Roman" w:hAnsi="Times New Roman" w:cs="Times New Roman"/>
          <w:sz w:val="24"/>
          <w:szCs w:val="24"/>
        </w:rPr>
        <w:t xml:space="preserve">, </w:t>
      </w:r>
      <w:r w:rsidR="00C60468">
        <w:rPr>
          <w:rFonts w:ascii="Times New Roman" w:hAnsi="Times New Roman" w:cs="Times New Roman"/>
          <w:sz w:val="24"/>
          <w:szCs w:val="24"/>
        </w:rPr>
        <w:t xml:space="preserve">Contracts and </w:t>
      </w:r>
      <w:r w:rsidR="00576973">
        <w:rPr>
          <w:rFonts w:ascii="Times New Roman" w:hAnsi="Times New Roman" w:cs="Times New Roman"/>
          <w:sz w:val="24"/>
          <w:szCs w:val="24"/>
        </w:rPr>
        <w:t>Compliance</w:t>
      </w:r>
      <w:r w:rsidR="00A10A0E">
        <w:rPr>
          <w:rFonts w:ascii="Times New Roman" w:hAnsi="Times New Roman" w:cs="Times New Roman"/>
          <w:sz w:val="24"/>
          <w:szCs w:val="24"/>
        </w:rPr>
        <w:t>)</w:t>
      </w:r>
      <w:r w:rsidR="00660714">
        <w:rPr>
          <w:rFonts w:ascii="Times New Roman" w:hAnsi="Times New Roman" w:cs="Times New Roman"/>
          <w:sz w:val="24"/>
          <w:szCs w:val="24"/>
        </w:rPr>
        <w:t xml:space="preserve">, detailing the criteria and reasoning for </w:t>
      </w:r>
      <w:r w:rsidR="00201151">
        <w:rPr>
          <w:rFonts w:ascii="Times New Roman" w:hAnsi="Times New Roman" w:cs="Times New Roman"/>
          <w:sz w:val="24"/>
          <w:szCs w:val="24"/>
        </w:rPr>
        <w:t>adjustments, along with requirements necessary to adjust thresholds upwards</w:t>
      </w:r>
      <w:r w:rsidR="00A10A0E">
        <w:rPr>
          <w:rFonts w:ascii="Times New Roman" w:hAnsi="Times New Roman" w:cs="Times New Roman"/>
          <w:sz w:val="24"/>
          <w:szCs w:val="24"/>
        </w:rPr>
        <w:t>.</w:t>
      </w:r>
    </w:p>
    <w:p w14:paraId="06CFACE5" w14:textId="2DF953D1" w:rsidR="001C51F0" w:rsidRPr="00DD1EB5" w:rsidRDefault="4D2C98C9" w:rsidP="00DD1EB5">
      <w:pPr>
        <w:pStyle w:val="Heading3"/>
        <w:ind w:left="180"/>
        <w:jc w:val="both"/>
        <w:rPr>
          <w:rFonts w:eastAsiaTheme="minorEastAsia"/>
          <w:sz w:val="24"/>
          <w:szCs w:val="24"/>
        </w:rPr>
      </w:pPr>
      <w:bookmarkStart w:id="5" w:name="_Toc188020501"/>
      <w:r w:rsidRPr="7769CA89">
        <w:rPr>
          <w:rFonts w:eastAsiaTheme="minorEastAsia"/>
          <w:sz w:val="24"/>
          <w:szCs w:val="24"/>
        </w:rPr>
        <w:t xml:space="preserve">3.1 Payment </w:t>
      </w:r>
      <w:r w:rsidR="04F3737E" w:rsidRPr="7769CA89">
        <w:rPr>
          <w:rFonts w:eastAsiaTheme="minorEastAsia"/>
          <w:sz w:val="24"/>
          <w:szCs w:val="24"/>
        </w:rPr>
        <w:t>Authorizations</w:t>
      </w:r>
      <w:bookmarkEnd w:id="5"/>
    </w:p>
    <w:p w14:paraId="59257AD6" w14:textId="48ED4B74" w:rsidR="008A139A" w:rsidRPr="005C738E" w:rsidRDefault="00D068EC" w:rsidP="008A139A">
      <w:pPr>
        <w:jc w:val="both"/>
        <w:rPr>
          <w:rFonts w:ascii="Times New Roman" w:hAnsi="Times New Roman" w:cs="Times New Roman"/>
          <w:sz w:val="24"/>
          <w:szCs w:val="24"/>
          <w:lang w:val="en"/>
        </w:rPr>
      </w:pPr>
      <w:bookmarkStart w:id="6" w:name="_Toc524973570"/>
      <w:r w:rsidRPr="32A17FD5">
        <w:rPr>
          <w:rFonts w:ascii="Times New Roman" w:hAnsi="Times New Roman" w:cs="Times New Roman"/>
          <w:sz w:val="24"/>
          <w:szCs w:val="24"/>
          <w:lang w:val="en"/>
        </w:rPr>
        <w:t xml:space="preserve">Permission </w:t>
      </w:r>
      <w:r w:rsidR="00E1615B" w:rsidRPr="32A17FD5">
        <w:rPr>
          <w:rFonts w:ascii="Times New Roman" w:hAnsi="Times New Roman" w:cs="Times New Roman"/>
          <w:sz w:val="24"/>
          <w:szCs w:val="24"/>
          <w:lang w:val="en"/>
        </w:rPr>
        <w:t xml:space="preserve">is </w:t>
      </w:r>
      <w:r w:rsidRPr="32A17FD5">
        <w:rPr>
          <w:rFonts w:ascii="Times New Roman" w:hAnsi="Times New Roman" w:cs="Times New Roman"/>
          <w:sz w:val="24"/>
          <w:szCs w:val="24"/>
          <w:lang w:val="en"/>
        </w:rPr>
        <w:t xml:space="preserve">given </w:t>
      </w:r>
      <w:r w:rsidR="007B7E1D" w:rsidRPr="32A17FD5">
        <w:rPr>
          <w:rFonts w:ascii="Times New Roman" w:hAnsi="Times New Roman" w:cs="Times New Roman"/>
          <w:sz w:val="24"/>
          <w:szCs w:val="24"/>
          <w:lang w:val="en"/>
        </w:rPr>
        <w:t xml:space="preserve">and </w:t>
      </w:r>
      <w:r w:rsidRPr="32A17FD5">
        <w:rPr>
          <w:rFonts w:ascii="Times New Roman" w:hAnsi="Times New Roman" w:cs="Times New Roman"/>
          <w:sz w:val="24"/>
          <w:szCs w:val="24"/>
          <w:lang w:val="en"/>
        </w:rPr>
        <w:t>delegated by the President &amp; CEO to approve</w:t>
      </w:r>
      <w:r w:rsidR="00867E2E">
        <w:rPr>
          <w:rFonts w:ascii="Times New Roman" w:hAnsi="Times New Roman" w:cs="Times New Roman"/>
          <w:sz w:val="24"/>
          <w:szCs w:val="24"/>
          <w:lang w:val="en"/>
        </w:rPr>
        <w:t xml:space="preserve"> </w:t>
      </w:r>
      <w:r w:rsidRPr="32A17FD5">
        <w:rPr>
          <w:rFonts w:ascii="Times New Roman" w:hAnsi="Times New Roman" w:cs="Times New Roman"/>
          <w:sz w:val="24"/>
          <w:szCs w:val="24"/>
          <w:lang w:val="en"/>
        </w:rPr>
        <w:t>payments</w:t>
      </w:r>
      <w:r w:rsidR="007C28C8">
        <w:rPr>
          <w:rFonts w:ascii="Times New Roman" w:hAnsi="Times New Roman" w:cs="Times New Roman"/>
          <w:sz w:val="24"/>
          <w:szCs w:val="24"/>
          <w:lang w:val="en"/>
        </w:rPr>
        <w:t xml:space="preserve">, release payments from the bank </w:t>
      </w:r>
      <w:r w:rsidRPr="32A17FD5">
        <w:rPr>
          <w:rFonts w:ascii="Times New Roman" w:hAnsi="Times New Roman" w:cs="Times New Roman"/>
          <w:sz w:val="24"/>
          <w:szCs w:val="24"/>
          <w:lang w:val="en"/>
        </w:rPr>
        <w:t xml:space="preserve">and sign checks for payment. This approval attests to the appropriateness </w:t>
      </w:r>
      <w:r w:rsidR="00880DA6">
        <w:rPr>
          <w:rFonts w:ascii="Times New Roman" w:hAnsi="Times New Roman" w:cs="Times New Roman"/>
          <w:sz w:val="24"/>
          <w:szCs w:val="24"/>
          <w:lang w:val="en"/>
        </w:rPr>
        <w:t xml:space="preserve">and allowability </w:t>
      </w:r>
      <w:r w:rsidRPr="32A17FD5">
        <w:rPr>
          <w:rFonts w:ascii="Times New Roman" w:hAnsi="Times New Roman" w:cs="Times New Roman"/>
          <w:sz w:val="24"/>
          <w:szCs w:val="24"/>
          <w:lang w:val="en"/>
        </w:rPr>
        <w:t xml:space="preserve">of the transaction within the </w:t>
      </w:r>
      <w:bookmarkEnd w:id="6"/>
      <w:r w:rsidR="00EE2E91" w:rsidRPr="32A17FD5">
        <w:rPr>
          <w:rFonts w:ascii="Times New Roman" w:hAnsi="Times New Roman" w:cs="Times New Roman"/>
          <w:sz w:val="24"/>
          <w:szCs w:val="24"/>
          <w:lang w:val="en"/>
        </w:rPr>
        <w:t>POA and</w:t>
      </w:r>
      <w:r w:rsidRPr="32A17FD5">
        <w:rPr>
          <w:rFonts w:ascii="Times New Roman" w:hAnsi="Times New Roman" w:cs="Times New Roman"/>
          <w:sz w:val="24"/>
          <w:szCs w:val="24"/>
          <w:lang w:val="en"/>
        </w:rPr>
        <w:t xml:space="preserve"> r</w:t>
      </w:r>
      <w:r w:rsidRPr="005C738E">
        <w:rPr>
          <w:rFonts w:ascii="Times New Roman" w:hAnsi="Times New Roman" w:cs="Times New Roman"/>
          <w:sz w:val="24"/>
          <w:szCs w:val="24"/>
          <w:lang w:val="en"/>
        </w:rPr>
        <w:t>elates to project funded transactions.</w:t>
      </w:r>
      <w:r w:rsidR="00412843" w:rsidRPr="005C738E">
        <w:rPr>
          <w:rFonts w:ascii="Times New Roman" w:hAnsi="Times New Roman" w:cs="Times New Roman"/>
          <w:sz w:val="24"/>
          <w:szCs w:val="24"/>
          <w:lang w:val="en"/>
        </w:rPr>
        <w:t xml:space="preserve"> </w:t>
      </w:r>
    </w:p>
    <w:p w14:paraId="59AF66DE" w14:textId="31FDFFB2" w:rsidR="00880DA6" w:rsidRPr="000E46E0" w:rsidRDefault="00880DA6" w:rsidP="00DD1EB5">
      <w:pPr>
        <w:pStyle w:val="Heading3"/>
        <w:ind w:left="180"/>
        <w:jc w:val="both"/>
        <w:rPr>
          <w:rFonts w:eastAsiaTheme="minorEastAsia"/>
          <w:sz w:val="24"/>
          <w:szCs w:val="24"/>
        </w:rPr>
      </w:pPr>
      <w:bookmarkStart w:id="7" w:name="_Toc188020502"/>
      <w:r>
        <w:rPr>
          <w:rFonts w:eastAsiaTheme="minorEastAsia"/>
          <w:sz w:val="24"/>
          <w:szCs w:val="24"/>
        </w:rPr>
        <w:t>3</w:t>
      </w:r>
      <w:r w:rsidRPr="000E46E0">
        <w:rPr>
          <w:rFonts w:eastAsiaTheme="minorEastAsia"/>
          <w:sz w:val="24"/>
          <w:szCs w:val="24"/>
        </w:rPr>
        <w:t>.</w:t>
      </w:r>
      <w:r>
        <w:rPr>
          <w:rFonts w:eastAsiaTheme="minorEastAsia"/>
          <w:sz w:val="24"/>
          <w:szCs w:val="24"/>
        </w:rPr>
        <w:t>2</w:t>
      </w:r>
      <w:commentRangeStart w:id="8"/>
      <w:r w:rsidRPr="000E46E0">
        <w:rPr>
          <w:rFonts w:eastAsiaTheme="minorEastAsia"/>
          <w:sz w:val="24"/>
          <w:szCs w:val="24"/>
        </w:rPr>
        <w:t xml:space="preserve"> </w:t>
      </w:r>
      <w:r>
        <w:rPr>
          <w:rFonts w:eastAsiaTheme="minorEastAsia"/>
          <w:sz w:val="24"/>
          <w:szCs w:val="24"/>
        </w:rPr>
        <w:t>Cover Sheet and Contract/Grant Authorizations</w:t>
      </w:r>
      <w:bookmarkEnd w:id="7"/>
      <w:commentRangeEnd w:id="8"/>
      <w:r w:rsidR="003C01DB">
        <w:rPr>
          <w:rStyle w:val="CommentReference"/>
          <w:rFonts w:asciiTheme="minorHAnsi" w:eastAsiaTheme="minorEastAsia" w:hAnsiTheme="minorHAnsi" w:cstheme="minorBidi"/>
          <w:b w:val="0"/>
          <w:bCs w:val="0"/>
          <w:color w:val="auto"/>
        </w:rPr>
        <w:commentReference w:id="8"/>
      </w:r>
    </w:p>
    <w:p w14:paraId="4510828C" w14:textId="77777777" w:rsidR="00B62228" w:rsidRDefault="008A139A" w:rsidP="00DD79FA">
      <w:pPr>
        <w:spacing w:after="0"/>
        <w:jc w:val="both"/>
        <w:rPr>
          <w:ins w:id="9" w:author="John McPhail" w:date="2025-01-22T12:06:00Z" w16du:dateUtc="2025-01-22T17:06:00Z"/>
          <w:rFonts w:ascii="Times New Roman" w:hAnsi="Times New Roman" w:cs="Times New Roman"/>
          <w:sz w:val="24"/>
          <w:szCs w:val="24"/>
        </w:rPr>
      </w:pPr>
      <w:commentRangeStart w:id="10"/>
      <w:commentRangeStart w:id="11"/>
      <w:commentRangeStart w:id="12"/>
      <w:r w:rsidRPr="00DD79FA">
        <w:rPr>
          <w:rFonts w:ascii="Times New Roman" w:hAnsi="Times New Roman" w:cs="Times New Roman"/>
          <w:sz w:val="24"/>
          <w:szCs w:val="24"/>
        </w:rPr>
        <w:t>Prior to engaging in a contract or agreement on behalf of POA a cover sheet MUST be signed by the VP/HO Director</w:t>
      </w:r>
      <w:r w:rsidR="004A3DEE">
        <w:rPr>
          <w:rFonts w:ascii="Times New Roman" w:hAnsi="Times New Roman" w:cs="Times New Roman"/>
          <w:sz w:val="24"/>
          <w:szCs w:val="24"/>
        </w:rPr>
        <w:t>s</w:t>
      </w:r>
      <w:r w:rsidRPr="00DD79FA">
        <w:rPr>
          <w:rFonts w:ascii="Times New Roman" w:hAnsi="Times New Roman" w:cs="Times New Roman"/>
          <w:sz w:val="24"/>
          <w:szCs w:val="24"/>
        </w:rPr>
        <w:t>/COP/PD based on t</w:t>
      </w:r>
      <w:r w:rsidR="00DD40E3">
        <w:rPr>
          <w:rFonts w:ascii="Times New Roman" w:hAnsi="Times New Roman" w:cs="Times New Roman"/>
          <w:sz w:val="24"/>
          <w:szCs w:val="24"/>
        </w:rPr>
        <w:t>he</w:t>
      </w:r>
      <w:r w:rsidR="00DD40E3" w:rsidRPr="00DD40E3">
        <w:rPr>
          <w:rFonts w:ascii="Times New Roman" w:hAnsi="Times New Roman" w:cs="Times New Roman"/>
          <w:sz w:val="24"/>
          <w:szCs w:val="24"/>
          <w:lang w:val="en"/>
        </w:rPr>
        <w:t xml:space="preserve"> </w:t>
      </w:r>
      <w:r w:rsidR="00DD40E3" w:rsidRPr="32A17FD5">
        <w:rPr>
          <w:rFonts w:ascii="Times New Roman" w:hAnsi="Times New Roman" w:cs="Times New Roman"/>
          <w:sz w:val="24"/>
          <w:szCs w:val="24"/>
          <w:lang w:val="en"/>
        </w:rPr>
        <w:t xml:space="preserve">appropriate </w:t>
      </w:r>
      <w:r w:rsidR="00DD40E3">
        <w:rPr>
          <w:rFonts w:ascii="Times New Roman" w:hAnsi="Times New Roman" w:cs="Times New Roman"/>
          <w:sz w:val="24"/>
          <w:szCs w:val="24"/>
          <w:lang w:val="en"/>
        </w:rPr>
        <w:t xml:space="preserve">approvers per the delegation above, the </w:t>
      </w:r>
      <w:r w:rsidR="004E7228">
        <w:rPr>
          <w:rFonts w:ascii="Times New Roman" w:hAnsi="Times New Roman" w:cs="Times New Roman"/>
          <w:sz w:val="24"/>
          <w:szCs w:val="24"/>
          <w:lang w:val="en"/>
        </w:rPr>
        <w:t>C</w:t>
      </w:r>
      <w:r w:rsidR="00DD40E3">
        <w:rPr>
          <w:rFonts w:ascii="Times New Roman" w:hAnsi="Times New Roman" w:cs="Times New Roman"/>
          <w:sz w:val="24"/>
          <w:szCs w:val="24"/>
          <w:lang w:val="en"/>
        </w:rPr>
        <w:t xml:space="preserve">ontracts </w:t>
      </w:r>
      <w:r w:rsidR="004E7228">
        <w:rPr>
          <w:rFonts w:ascii="Times New Roman" w:hAnsi="Times New Roman" w:cs="Times New Roman"/>
          <w:sz w:val="24"/>
          <w:szCs w:val="24"/>
          <w:lang w:val="en"/>
        </w:rPr>
        <w:t>T</w:t>
      </w:r>
      <w:r w:rsidR="00DD40E3">
        <w:rPr>
          <w:rFonts w:ascii="Times New Roman" w:hAnsi="Times New Roman" w:cs="Times New Roman"/>
          <w:sz w:val="24"/>
          <w:szCs w:val="24"/>
          <w:lang w:val="en"/>
        </w:rPr>
        <w:t>eam, and</w:t>
      </w:r>
      <w:r w:rsidR="004E7228">
        <w:rPr>
          <w:rFonts w:ascii="Times New Roman" w:hAnsi="Times New Roman" w:cs="Times New Roman"/>
          <w:sz w:val="24"/>
          <w:szCs w:val="24"/>
          <w:lang w:val="en"/>
        </w:rPr>
        <w:t xml:space="preserve"> the</w:t>
      </w:r>
      <w:r w:rsidR="00DD40E3">
        <w:rPr>
          <w:rFonts w:ascii="Times New Roman" w:hAnsi="Times New Roman" w:cs="Times New Roman"/>
          <w:sz w:val="24"/>
          <w:szCs w:val="24"/>
          <w:lang w:val="en"/>
        </w:rPr>
        <w:t xml:space="preserve"> </w:t>
      </w:r>
      <w:r w:rsidR="004E7228">
        <w:rPr>
          <w:rFonts w:ascii="Times New Roman" w:hAnsi="Times New Roman" w:cs="Times New Roman"/>
          <w:sz w:val="24"/>
          <w:szCs w:val="24"/>
          <w:lang w:val="en"/>
        </w:rPr>
        <w:t>C</w:t>
      </w:r>
      <w:r w:rsidR="00DD40E3">
        <w:rPr>
          <w:rFonts w:ascii="Times New Roman" w:hAnsi="Times New Roman" w:cs="Times New Roman"/>
          <w:sz w:val="24"/>
          <w:szCs w:val="24"/>
          <w:lang w:val="en"/>
        </w:rPr>
        <w:t xml:space="preserve">ompliance </w:t>
      </w:r>
      <w:r w:rsidR="004E7228">
        <w:rPr>
          <w:rFonts w:ascii="Times New Roman" w:hAnsi="Times New Roman" w:cs="Times New Roman"/>
          <w:sz w:val="24"/>
          <w:szCs w:val="24"/>
          <w:lang w:val="en"/>
        </w:rPr>
        <w:t>T</w:t>
      </w:r>
      <w:r w:rsidR="00DD40E3">
        <w:rPr>
          <w:rFonts w:ascii="Times New Roman" w:hAnsi="Times New Roman" w:cs="Times New Roman"/>
          <w:sz w:val="24"/>
          <w:szCs w:val="24"/>
          <w:lang w:val="en"/>
        </w:rPr>
        <w:t>eam</w:t>
      </w:r>
      <w:r w:rsidR="00DD40E3" w:rsidRPr="32A17FD5">
        <w:rPr>
          <w:rFonts w:ascii="Times New Roman" w:hAnsi="Times New Roman" w:cs="Times New Roman"/>
          <w:sz w:val="24"/>
          <w:szCs w:val="24"/>
          <w:lang w:val="en"/>
        </w:rPr>
        <w:t>.</w:t>
      </w:r>
      <w:r w:rsidR="00DD40E3" w:rsidRPr="32A17FD5">
        <w:rPr>
          <w:sz w:val="24"/>
          <w:szCs w:val="24"/>
        </w:rPr>
        <w:t xml:space="preserve"> </w:t>
      </w:r>
      <w:r w:rsidRPr="00DD79FA">
        <w:rPr>
          <w:rFonts w:ascii="Times New Roman" w:hAnsi="Times New Roman" w:cs="Times New Roman"/>
          <w:sz w:val="24"/>
          <w:szCs w:val="24"/>
        </w:rPr>
        <w:t>The President &amp; CEO will sign cover sheets</w:t>
      </w:r>
      <w:r w:rsidR="00591E73">
        <w:rPr>
          <w:rFonts w:ascii="Times New Roman" w:hAnsi="Times New Roman" w:cs="Times New Roman"/>
          <w:sz w:val="24"/>
          <w:szCs w:val="24"/>
        </w:rPr>
        <w:t xml:space="preserve"> AND contracts</w:t>
      </w:r>
      <w:r w:rsidRPr="00DD79FA">
        <w:rPr>
          <w:rFonts w:ascii="Times New Roman" w:hAnsi="Times New Roman" w:cs="Times New Roman"/>
          <w:sz w:val="24"/>
          <w:szCs w:val="24"/>
        </w:rPr>
        <w:t xml:space="preserve"> larger than the VP's</w:t>
      </w:r>
      <w:del w:id="13" w:author="John McPhail" w:date="2025-04-22T13:58:00Z" w16du:dateUtc="2025-04-22T17:58:00Z">
        <w:r w:rsidR="00094EE0" w:rsidDel="009119D1">
          <w:rPr>
            <w:rFonts w:ascii="Times New Roman" w:hAnsi="Times New Roman" w:cs="Times New Roman"/>
            <w:sz w:val="24"/>
            <w:szCs w:val="24"/>
          </w:rPr>
          <w:delText>, COO</w:delText>
        </w:r>
        <w:r w:rsidR="002E04AA" w:rsidDel="009119D1">
          <w:rPr>
            <w:rFonts w:ascii="Times New Roman" w:hAnsi="Times New Roman" w:cs="Times New Roman"/>
            <w:sz w:val="24"/>
            <w:szCs w:val="24"/>
          </w:rPr>
          <w:delText>’s</w:delText>
        </w:r>
      </w:del>
      <w:r w:rsidR="00094EE0">
        <w:rPr>
          <w:rFonts w:ascii="Times New Roman" w:hAnsi="Times New Roman" w:cs="Times New Roman"/>
          <w:sz w:val="24"/>
          <w:szCs w:val="24"/>
        </w:rPr>
        <w:t>, CFO</w:t>
      </w:r>
      <w:r w:rsidR="002E04AA">
        <w:rPr>
          <w:rFonts w:ascii="Times New Roman" w:hAnsi="Times New Roman" w:cs="Times New Roman"/>
          <w:sz w:val="24"/>
          <w:szCs w:val="24"/>
        </w:rPr>
        <w:t>’</w:t>
      </w:r>
      <w:r w:rsidRPr="00DD79FA">
        <w:rPr>
          <w:rFonts w:ascii="Times New Roman" w:hAnsi="Times New Roman" w:cs="Times New Roman"/>
          <w:sz w:val="24"/>
          <w:szCs w:val="24"/>
        </w:rPr>
        <w:t xml:space="preserve">s delegation authority. Once the cover sheet has been signed by the VP/HO Director/COP/PD, it will be </w:t>
      </w:r>
      <w:r w:rsidR="00C41918">
        <w:rPr>
          <w:rFonts w:ascii="Times New Roman" w:hAnsi="Times New Roman" w:cs="Times New Roman"/>
          <w:sz w:val="24"/>
          <w:szCs w:val="24"/>
        </w:rPr>
        <w:t>CC’d</w:t>
      </w:r>
      <w:r w:rsidR="00C41918" w:rsidRPr="00DD79FA">
        <w:rPr>
          <w:rFonts w:ascii="Times New Roman" w:hAnsi="Times New Roman" w:cs="Times New Roman"/>
          <w:sz w:val="24"/>
          <w:szCs w:val="24"/>
        </w:rPr>
        <w:t xml:space="preserve"> </w:t>
      </w:r>
      <w:r w:rsidRPr="00DD79FA">
        <w:rPr>
          <w:rFonts w:ascii="Times New Roman" w:hAnsi="Times New Roman" w:cs="Times New Roman"/>
          <w:sz w:val="24"/>
          <w:szCs w:val="24"/>
        </w:rPr>
        <w:t xml:space="preserve">to </w:t>
      </w:r>
      <w:r w:rsidR="00094EE0">
        <w:rPr>
          <w:rFonts w:ascii="Times New Roman" w:hAnsi="Times New Roman" w:cs="Times New Roman"/>
          <w:sz w:val="24"/>
          <w:szCs w:val="24"/>
        </w:rPr>
        <w:t xml:space="preserve">the Contracts Team at </w:t>
      </w:r>
      <w:hyperlink r:id="rId16" w:history="1">
        <w:r w:rsidR="00351CC9" w:rsidRPr="00351CC9">
          <w:rPr>
            <w:rStyle w:val="Hyperlink"/>
            <w:rFonts w:ascii="Times New Roman" w:hAnsi="Times New Roman" w:cs="Times New Roman"/>
            <w:sz w:val="24"/>
            <w:szCs w:val="24"/>
          </w:rPr>
          <w:t>contracts@partners.net</w:t>
        </w:r>
      </w:hyperlink>
      <w:r w:rsidRPr="00DD79FA">
        <w:rPr>
          <w:rFonts w:ascii="Times New Roman" w:hAnsi="Times New Roman" w:cs="Times New Roman"/>
          <w:sz w:val="24"/>
          <w:szCs w:val="24"/>
        </w:rPr>
        <w:t xml:space="preserve"> </w:t>
      </w:r>
      <w:r w:rsidR="00351CC9">
        <w:rPr>
          <w:rFonts w:ascii="Times New Roman" w:hAnsi="Times New Roman" w:cs="Times New Roman"/>
          <w:sz w:val="24"/>
          <w:szCs w:val="24"/>
        </w:rPr>
        <w:t xml:space="preserve">for </w:t>
      </w:r>
      <w:r w:rsidRPr="00DD79FA">
        <w:rPr>
          <w:rFonts w:ascii="Times New Roman" w:hAnsi="Times New Roman" w:cs="Times New Roman"/>
          <w:sz w:val="24"/>
          <w:szCs w:val="24"/>
        </w:rPr>
        <w:t xml:space="preserve">tracking, and potential </w:t>
      </w:r>
      <w:r w:rsidR="00E8404E">
        <w:rPr>
          <w:rFonts w:ascii="Times New Roman" w:hAnsi="Times New Roman" w:cs="Times New Roman"/>
          <w:sz w:val="24"/>
          <w:szCs w:val="24"/>
        </w:rPr>
        <w:t xml:space="preserve">FFATA </w:t>
      </w:r>
      <w:r w:rsidRPr="00DD79FA">
        <w:rPr>
          <w:rFonts w:ascii="Times New Roman" w:hAnsi="Times New Roman" w:cs="Times New Roman"/>
          <w:sz w:val="24"/>
          <w:szCs w:val="24"/>
        </w:rPr>
        <w:t>reporting requirements</w:t>
      </w:r>
      <w:ins w:id="14" w:author="Danielle Martin" w:date="2025-01-20T10:10:00Z">
        <w:r w:rsidR="00351CC9">
          <w:rPr>
            <w:rFonts w:ascii="Times New Roman" w:hAnsi="Times New Roman" w:cs="Times New Roman"/>
            <w:sz w:val="24"/>
            <w:szCs w:val="24"/>
          </w:rPr>
          <w:t>.</w:t>
        </w:r>
      </w:ins>
      <w:del w:id="15" w:author="John McPhail" w:date="2025-01-16T23:12:00Z">
        <w:r w:rsidRPr="00DD79FA">
          <w:rPr>
            <w:rFonts w:ascii="Times New Roman" w:hAnsi="Times New Roman" w:cs="Times New Roman"/>
            <w:sz w:val="24"/>
            <w:szCs w:val="24"/>
          </w:rPr>
          <w:delText xml:space="preserve">. </w:delText>
        </w:r>
      </w:del>
    </w:p>
    <w:p w14:paraId="292E6154" w14:textId="00005F98" w:rsidR="00B62228" w:rsidRDefault="008A139A" w:rsidP="00DD79FA">
      <w:pPr>
        <w:spacing w:after="0"/>
        <w:jc w:val="both"/>
        <w:rPr>
          <w:ins w:id="16" w:author="John McPhail" w:date="2025-01-22T12:06:00Z" w16du:dateUtc="2025-01-22T17:06:00Z"/>
          <w:rFonts w:ascii="Times New Roman" w:hAnsi="Times New Roman" w:cs="Times New Roman"/>
          <w:sz w:val="24"/>
          <w:szCs w:val="24"/>
        </w:rPr>
      </w:pPr>
      <w:commentRangeStart w:id="17"/>
      <w:del w:id="18" w:author="John McPhail" w:date="2025-01-16T23:12:00Z">
        <w:r w:rsidRPr="00DD79FA">
          <w:rPr>
            <w:rFonts w:ascii="Times New Roman" w:hAnsi="Times New Roman" w:cs="Times New Roman"/>
            <w:sz w:val="24"/>
            <w:szCs w:val="24"/>
          </w:rPr>
          <w:delText xml:space="preserve">Once the Contracts </w:delText>
        </w:r>
        <w:r w:rsidR="00094EE0">
          <w:rPr>
            <w:rFonts w:ascii="Times New Roman" w:hAnsi="Times New Roman" w:cs="Times New Roman"/>
            <w:sz w:val="24"/>
            <w:szCs w:val="24"/>
          </w:rPr>
          <w:delText>Team</w:delText>
        </w:r>
        <w:r w:rsidRPr="00DD79FA">
          <w:rPr>
            <w:rFonts w:ascii="Times New Roman" w:hAnsi="Times New Roman" w:cs="Times New Roman"/>
            <w:sz w:val="24"/>
            <w:szCs w:val="24"/>
          </w:rPr>
          <w:delText xml:space="preserve"> has approved, the cover sheet, will be sent to</w:delText>
        </w:r>
      </w:del>
      <w:del w:id="19" w:author="Danielle Martin" w:date="2025-01-20T10:08:00Z">
        <w:r w:rsidRPr="00DD79FA" w:rsidDel="00351CC9">
          <w:rPr>
            <w:rFonts w:ascii="Times New Roman" w:hAnsi="Times New Roman" w:cs="Times New Roman"/>
            <w:sz w:val="24"/>
            <w:szCs w:val="24"/>
          </w:rPr>
          <w:delText>t</w:delText>
        </w:r>
      </w:del>
      <w:r w:rsidR="00780800">
        <w:rPr>
          <w:rFonts w:ascii="Times New Roman" w:hAnsi="Times New Roman" w:cs="Times New Roman"/>
          <w:sz w:val="24"/>
          <w:szCs w:val="24"/>
        </w:rPr>
        <w:t>T</w:t>
      </w:r>
      <w:r w:rsidRPr="00DD79FA">
        <w:rPr>
          <w:rFonts w:ascii="Times New Roman" w:hAnsi="Times New Roman" w:cs="Times New Roman"/>
          <w:sz w:val="24"/>
          <w:szCs w:val="24"/>
        </w:rPr>
        <w:t xml:space="preserve">he </w:t>
      </w:r>
      <w:ins w:id="20" w:author="Danielle Martin" w:date="2025-01-20T10:09:00Z">
        <w:r w:rsidR="00351CC9">
          <w:rPr>
            <w:rFonts w:ascii="Times New Roman" w:hAnsi="Times New Roman" w:cs="Times New Roman"/>
            <w:sz w:val="24"/>
            <w:szCs w:val="24"/>
          </w:rPr>
          <w:t xml:space="preserve">delegate </w:t>
        </w:r>
      </w:ins>
      <w:r w:rsidRPr="00DD79FA">
        <w:rPr>
          <w:rFonts w:ascii="Times New Roman" w:hAnsi="Times New Roman" w:cs="Times New Roman"/>
          <w:sz w:val="24"/>
          <w:szCs w:val="24"/>
        </w:rPr>
        <w:t>Compliance Tea</w:t>
      </w:r>
      <w:ins w:id="21" w:author="John McPhail" w:date="2025-01-16T23:12:00Z">
        <w:r w:rsidRPr="00DD79FA">
          <w:rPr>
            <w:rFonts w:ascii="Times New Roman" w:hAnsi="Times New Roman" w:cs="Times New Roman"/>
            <w:sz w:val="24"/>
            <w:szCs w:val="24"/>
          </w:rPr>
          <w:t xml:space="preserve">m </w:t>
        </w:r>
      </w:ins>
      <w:ins w:id="22" w:author="Danielle Martin" w:date="2025-01-20T10:11:00Z">
        <w:r w:rsidR="003E18B4">
          <w:rPr>
            <w:rFonts w:ascii="Times New Roman" w:hAnsi="Times New Roman" w:cs="Times New Roman"/>
            <w:sz w:val="24"/>
            <w:szCs w:val="24"/>
          </w:rPr>
          <w:t>unit/department point of contact</w:t>
        </w:r>
      </w:ins>
      <w:ins w:id="23" w:author="Danielle Martin" w:date="2025-01-20T10:09:00Z">
        <w:r w:rsidR="00351CC9">
          <w:rPr>
            <w:rFonts w:ascii="Times New Roman" w:hAnsi="Times New Roman" w:cs="Times New Roman"/>
            <w:sz w:val="24"/>
            <w:szCs w:val="24"/>
          </w:rPr>
          <w:t xml:space="preserve"> </w:t>
        </w:r>
      </w:ins>
      <w:ins w:id="24" w:author="John McPhail" w:date="2025-01-16T23:12:00Z">
        <w:del w:id="25" w:author="Danielle Martin" w:date="2025-01-20T10:09:00Z">
          <w:r w:rsidR="00780800" w:rsidDel="00351CC9">
            <w:rPr>
              <w:rFonts w:ascii="Times New Roman" w:hAnsi="Times New Roman" w:cs="Times New Roman"/>
              <w:sz w:val="24"/>
              <w:szCs w:val="24"/>
            </w:rPr>
            <w:delText xml:space="preserve">will </w:delText>
          </w:r>
        </w:del>
      </w:ins>
      <w:ins w:id="26" w:author="John McPhail" w:date="2025-01-16T23:13:00Z">
        <w:del w:id="27" w:author="Danielle Martin" w:date="2025-01-20T10:09:00Z">
          <w:r w:rsidR="008A640D" w:rsidDel="00351CC9">
            <w:rPr>
              <w:rFonts w:ascii="Times New Roman" w:hAnsi="Times New Roman" w:cs="Times New Roman"/>
              <w:sz w:val="24"/>
              <w:szCs w:val="24"/>
            </w:rPr>
            <w:delText xml:space="preserve">also be CC’d </w:delText>
          </w:r>
          <w:r w:rsidR="0023701E" w:rsidDel="00351CC9">
            <w:rPr>
              <w:rFonts w:ascii="Times New Roman" w:hAnsi="Times New Roman" w:cs="Times New Roman"/>
              <w:sz w:val="24"/>
              <w:szCs w:val="24"/>
            </w:rPr>
            <w:delText>a</w:delText>
          </w:r>
          <w:r w:rsidR="0023701E" w:rsidDel="00351CC9">
            <w:delText xml:space="preserve">t </w:delText>
          </w:r>
        </w:del>
      </w:ins>
      <w:ins w:id="28" w:author="John McPhail" w:date="2025-01-16T23:14:00Z">
        <w:del w:id="29" w:author="Danielle Martin" w:date="2025-01-20T10:09:00Z">
          <w:r w:rsidR="0023701E" w:rsidDel="00351CC9">
            <w:fldChar w:fldCharType="begin"/>
          </w:r>
          <w:r w:rsidR="0023701E" w:rsidDel="00351CC9">
            <w:delInstrText>HYPERLINK "mailto:compliance@partners.net"</w:delInstrText>
          </w:r>
          <w:r w:rsidR="0023701E" w:rsidDel="00351CC9">
            <w:fldChar w:fldCharType="separate"/>
          </w:r>
          <w:r w:rsidR="0023701E" w:rsidRPr="00C33324" w:rsidDel="00351CC9">
            <w:rPr>
              <w:rStyle w:val="Hyperlink"/>
              <w:rFonts w:ascii="Times New Roman" w:hAnsi="Times New Roman" w:cs="Times New Roman"/>
              <w:sz w:val="24"/>
              <w:szCs w:val="24"/>
            </w:rPr>
            <w:delText>compliance@partners.net</w:delText>
          </w:r>
          <w:r w:rsidR="0023701E" w:rsidDel="00351CC9">
            <w:fldChar w:fldCharType="end"/>
          </w:r>
          <w:r w:rsidR="0023701E" w:rsidDel="00351CC9">
            <w:delText xml:space="preserve"> </w:delText>
          </w:r>
        </w:del>
      </w:ins>
      <w:ins w:id="30" w:author="John McPhail" w:date="2025-01-16T23:13:00Z">
        <w:del w:id="31" w:author="Danielle Martin" w:date="2025-01-20T10:09:00Z">
          <w:r w:rsidR="008A640D" w:rsidDel="00351CC9">
            <w:rPr>
              <w:rFonts w:ascii="Times New Roman" w:hAnsi="Times New Roman" w:cs="Times New Roman"/>
              <w:sz w:val="24"/>
              <w:szCs w:val="24"/>
            </w:rPr>
            <w:delText xml:space="preserve">and will </w:delText>
          </w:r>
          <w:r w:rsidR="00780800" w:rsidDel="00351CC9">
            <w:rPr>
              <w:rFonts w:ascii="Times New Roman" w:hAnsi="Times New Roman" w:cs="Times New Roman"/>
              <w:sz w:val="24"/>
              <w:szCs w:val="24"/>
            </w:rPr>
            <w:delText>perform spot checks</w:delText>
          </w:r>
          <w:r w:rsidR="008A640D" w:rsidDel="00351CC9">
            <w:rPr>
              <w:rFonts w:ascii="Times New Roman" w:hAnsi="Times New Roman" w:cs="Times New Roman"/>
              <w:sz w:val="24"/>
              <w:szCs w:val="24"/>
            </w:rPr>
            <w:delText xml:space="preserve"> </w:delText>
          </w:r>
        </w:del>
      </w:ins>
      <w:del w:id="32" w:author="Danielle Martin" w:date="2025-01-20T10:10:00Z">
        <w:r w:rsidRPr="00DD79FA" w:rsidDel="00351CC9">
          <w:rPr>
            <w:rFonts w:ascii="Times New Roman" w:hAnsi="Times New Roman" w:cs="Times New Roman"/>
            <w:sz w:val="24"/>
            <w:szCs w:val="24"/>
          </w:rPr>
          <w:delText xml:space="preserve">for </w:delText>
        </w:r>
      </w:del>
      <w:ins w:id="33" w:author="Danielle Martin" w:date="2025-01-20T10:10:00Z">
        <w:r w:rsidR="00351CC9">
          <w:rPr>
            <w:rFonts w:ascii="Times New Roman" w:hAnsi="Times New Roman" w:cs="Times New Roman"/>
            <w:sz w:val="24"/>
            <w:szCs w:val="24"/>
          </w:rPr>
          <w:t>will</w:t>
        </w:r>
        <w:r w:rsidR="00351CC9" w:rsidRPr="00DD79FA">
          <w:rPr>
            <w:rFonts w:ascii="Times New Roman" w:hAnsi="Times New Roman" w:cs="Times New Roman"/>
            <w:sz w:val="24"/>
            <w:szCs w:val="24"/>
          </w:rPr>
          <w:t xml:space="preserve"> </w:t>
        </w:r>
      </w:ins>
      <w:r w:rsidRPr="00DD79FA">
        <w:rPr>
          <w:rFonts w:ascii="Times New Roman" w:hAnsi="Times New Roman" w:cs="Times New Roman"/>
          <w:sz w:val="24"/>
          <w:szCs w:val="24"/>
        </w:rPr>
        <w:t>review</w:t>
      </w:r>
      <w:del w:id="34" w:author="John McPhail" w:date="2025-04-22T13:29:00Z" w16du:dateUtc="2025-04-22T17:29:00Z">
        <w:r w:rsidRPr="00DD79FA" w:rsidDel="00907225">
          <w:rPr>
            <w:rFonts w:ascii="Times New Roman" w:hAnsi="Times New Roman" w:cs="Times New Roman"/>
            <w:sz w:val="24"/>
            <w:szCs w:val="24"/>
          </w:rPr>
          <w:delText xml:space="preserve"> of</w:delText>
        </w:r>
      </w:del>
      <w:r w:rsidRPr="00DD79FA">
        <w:rPr>
          <w:rFonts w:ascii="Times New Roman" w:hAnsi="Times New Roman" w:cs="Times New Roman"/>
          <w:sz w:val="24"/>
          <w:szCs w:val="24"/>
        </w:rPr>
        <w:t xml:space="preserve"> procurement documentation</w:t>
      </w:r>
      <w:r w:rsidR="00DF5721">
        <w:rPr>
          <w:rFonts w:ascii="Times New Roman" w:hAnsi="Times New Roman" w:cs="Times New Roman"/>
          <w:sz w:val="24"/>
          <w:szCs w:val="24"/>
        </w:rPr>
        <w:t xml:space="preserve"> and contract details</w:t>
      </w:r>
      <w:r w:rsidR="00094EE0">
        <w:rPr>
          <w:rFonts w:ascii="Times New Roman" w:hAnsi="Times New Roman" w:cs="Times New Roman"/>
          <w:sz w:val="24"/>
          <w:szCs w:val="24"/>
        </w:rPr>
        <w:t xml:space="preserve"> at </w:t>
      </w:r>
      <w:r w:rsidR="003E18B4">
        <w:fldChar w:fldCharType="begin"/>
      </w:r>
      <w:r w:rsidR="003E18B4">
        <w:instrText xml:space="preserve"> HYPERLINK "mailto:</w:instrText>
      </w:r>
      <w:r w:rsidR="003E18B4" w:rsidRPr="000171E7">
        <w:instrText>compliance@partners.net</w:instrText>
      </w:r>
      <w:r w:rsidR="003E18B4">
        <w:instrText xml:space="preserve">" </w:instrText>
      </w:r>
      <w:r w:rsidR="003E18B4">
        <w:fldChar w:fldCharType="separate"/>
      </w:r>
      <w:del w:id="35" w:author="Danielle Martin" w:date="2025-01-20T10:12:00Z">
        <w:r w:rsidR="003E18B4" w:rsidRPr="00F54F44" w:rsidDel="003E18B4">
          <w:rPr>
            <w:rStyle w:val="Hyperlink"/>
          </w:rPr>
          <w:delText>co</w:delText>
        </w:r>
        <w:r w:rsidR="003E18B4" w:rsidRPr="003E18B4" w:rsidDel="003E18B4">
          <w:rPr>
            <w:rStyle w:val="Hyperlink"/>
            <w:rFonts w:ascii="Times New Roman" w:hAnsi="Times New Roman" w:cs="Times New Roman"/>
            <w:sz w:val="24"/>
            <w:szCs w:val="24"/>
          </w:rPr>
          <w:delText>m</w:delText>
        </w:r>
      </w:del>
      <w:ins w:id="36" w:author="Danielle Martin" w:date="2025-01-20T10:12:00Z">
        <w:r w:rsidR="003E18B4" w:rsidRPr="003E18B4">
          <w:rPr>
            <w:rStyle w:val="Hyperlink"/>
            <w:rFonts w:ascii="Times New Roman" w:hAnsi="Times New Roman" w:cs="Times New Roman"/>
            <w:sz w:val="24"/>
            <w:szCs w:val="24"/>
          </w:rPr>
          <w:t>com</w:t>
        </w:r>
      </w:ins>
      <w:r w:rsidR="003E18B4" w:rsidRPr="003E18B4">
        <w:rPr>
          <w:rStyle w:val="Hyperlink"/>
          <w:rFonts w:ascii="Times New Roman" w:hAnsi="Times New Roman" w:cs="Times New Roman"/>
          <w:sz w:val="24"/>
          <w:szCs w:val="24"/>
        </w:rPr>
        <w:t>pliance@partners.net</w:t>
      </w:r>
      <w:ins w:id="37" w:author="Danielle Martin" w:date="2025-01-20T10:12:00Z">
        <w:r w:rsidR="003E18B4">
          <w:fldChar w:fldCharType="end"/>
        </w:r>
      </w:ins>
      <w:r w:rsidR="00094EE0" w:rsidRPr="00C33324">
        <w:rPr>
          <w:rStyle w:val="Hyperlink"/>
          <w:rFonts w:ascii="Times New Roman" w:hAnsi="Times New Roman" w:cs="Times New Roman"/>
          <w:sz w:val="24"/>
          <w:szCs w:val="24"/>
        </w:rPr>
        <w:t>.</w:t>
      </w:r>
      <w:r w:rsidR="00843B2A">
        <w:t xml:space="preserve"> </w:t>
      </w:r>
      <w:r w:rsidR="00E70419">
        <w:rPr>
          <w:rFonts w:ascii="Times New Roman" w:hAnsi="Times New Roman" w:cs="Times New Roman"/>
          <w:sz w:val="24"/>
          <w:szCs w:val="24"/>
        </w:rPr>
        <w:t xml:space="preserve"> </w:t>
      </w:r>
      <w:del w:id="38" w:author="Danielle Martin" w:date="2025-01-20T10:12:00Z">
        <w:r w:rsidR="00E70419" w:rsidDel="003E18B4">
          <w:rPr>
            <w:rFonts w:ascii="Times New Roman" w:hAnsi="Times New Roman" w:cs="Times New Roman"/>
            <w:sz w:val="24"/>
            <w:szCs w:val="24"/>
          </w:rPr>
          <w:delText>T</w:delText>
        </w:r>
      </w:del>
      <w:ins w:id="39" w:author="John McPhail" w:date="2025-01-16T23:14:00Z">
        <w:del w:id="40" w:author="Danielle Martin" w:date="2025-01-20T10:12:00Z">
          <w:r w:rsidR="00E70419" w:rsidDel="003E18B4">
            <w:rPr>
              <w:rFonts w:ascii="Times New Roman" w:hAnsi="Times New Roman" w:cs="Times New Roman"/>
              <w:sz w:val="24"/>
              <w:szCs w:val="24"/>
            </w:rPr>
            <w:delText xml:space="preserve">hese </w:delText>
          </w:r>
        </w:del>
      </w:ins>
      <w:ins w:id="41" w:author="Danielle Martin" w:date="2025-01-20T10:12:00Z">
        <w:r w:rsidR="003E18B4">
          <w:rPr>
            <w:rFonts w:ascii="Times New Roman" w:hAnsi="Times New Roman" w:cs="Times New Roman"/>
            <w:sz w:val="24"/>
            <w:szCs w:val="24"/>
          </w:rPr>
          <w:t xml:space="preserve">Additionally, </w:t>
        </w:r>
      </w:ins>
      <w:ins w:id="42" w:author="John McPhail" w:date="2025-01-16T23:14:00Z">
        <w:r w:rsidR="00E70419">
          <w:rPr>
            <w:rFonts w:ascii="Times New Roman" w:hAnsi="Times New Roman" w:cs="Times New Roman"/>
            <w:sz w:val="24"/>
            <w:szCs w:val="24"/>
          </w:rPr>
          <w:t xml:space="preserve">spot checks will be </w:t>
        </w:r>
      </w:ins>
      <w:ins w:id="43" w:author="Danielle Martin" w:date="2025-01-20T10:12:00Z">
        <w:r w:rsidR="003E18B4">
          <w:rPr>
            <w:rFonts w:ascii="Times New Roman" w:hAnsi="Times New Roman" w:cs="Times New Roman"/>
            <w:sz w:val="24"/>
            <w:szCs w:val="24"/>
          </w:rPr>
          <w:t>done by the HO Compliance Team</w:t>
        </w:r>
      </w:ins>
      <w:ins w:id="44" w:author="John McPhail" w:date="2025-01-16T23:15:00Z">
        <w:del w:id="45" w:author="Danielle Martin" w:date="2025-01-20T10:13:00Z">
          <w:r w:rsidR="00EC1934" w:rsidDel="008E5B58">
            <w:rPr>
              <w:rFonts w:ascii="Times New Roman" w:hAnsi="Times New Roman" w:cs="Times New Roman"/>
              <w:sz w:val="24"/>
              <w:szCs w:val="24"/>
            </w:rPr>
            <w:delText>determined based on a set of criteria prepared by the Director of Compliance and approved by the CFO</w:delText>
          </w:r>
          <w:r w:rsidR="00D61448" w:rsidDel="008E5B58">
            <w:rPr>
              <w:rFonts w:ascii="Times New Roman" w:hAnsi="Times New Roman" w:cs="Times New Roman"/>
              <w:sz w:val="24"/>
              <w:szCs w:val="24"/>
            </w:rPr>
            <w:delText>, in consultation with the Sr. VP of Programs</w:delText>
          </w:r>
        </w:del>
        <w:r w:rsidR="00D61448">
          <w:rPr>
            <w:rFonts w:ascii="Times New Roman" w:hAnsi="Times New Roman" w:cs="Times New Roman"/>
            <w:sz w:val="24"/>
            <w:szCs w:val="24"/>
          </w:rPr>
          <w:t xml:space="preserve">. </w:t>
        </w:r>
        <w:r w:rsidR="00843B2A">
          <w:rPr>
            <w:rFonts w:ascii="Times New Roman" w:hAnsi="Times New Roman" w:cs="Times New Roman"/>
            <w:sz w:val="24"/>
            <w:szCs w:val="24"/>
          </w:rPr>
          <w:t xml:space="preserve"> </w:t>
        </w:r>
      </w:ins>
      <w:commentRangeStart w:id="46"/>
      <w:del w:id="47" w:author="John McPhail" w:date="2025-04-22T13:58:00Z" w16du:dateUtc="2025-04-22T17:58:00Z">
        <w:r w:rsidRPr="00DD79FA" w:rsidDel="00CC4C9F">
          <w:rPr>
            <w:rFonts w:ascii="Times New Roman" w:hAnsi="Times New Roman" w:cs="Times New Roman"/>
            <w:sz w:val="24"/>
            <w:szCs w:val="24"/>
          </w:rPr>
          <w:delText xml:space="preserve"> necessary, the final cover sheet step will be sign</w:delText>
        </w:r>
      </w:del>
      <w:del w:id="48" w:author="John McPhail" w:date="2025-04-22T13:32:00Z" w16du:dateUtc="2025-04-22T17:32:00Z">
        <w:r w:rsidRPr="00DD79FA" w:rsidDel="00DE202A">
          <w:rPr>
            <w:rFonts w:ascii="Times New Roman" w:hAnsi="Times New Roman" w:cs="Times New Roman"/>
            <w:sz w:val="24"/>
            <w:szCs w:val="24"/>
          </w:rPr>
          <w:delText>ature</w:delText>
        </w:r>
      </w:del>
      <w:del w:id="49" w:author="John McPhail" w:date="2025-04-22T13:58:00Z" w16du:dateUtc="2025-04-22T17:58:00Z">
        <w:r w:rsidRPr="00DD79FA" w:rsidDel="00CC4C9F">
          <w:rPr>
            <w:rFonts w:ascii="Times New Roman" w:hAnsi="Times New Roman" w:cs="Times New Roman"/>
            <w:sz w:val="24"/>
            <w:szCs w:val="24"/>
          </w:rPr>
          <w:delText xml:space="preserve"> by the President &amp; CEO</w:delText>
        </w:r>
        <w:commentRangeEnd w:id="46"/>
        <w:r w:rsidR="008B2A1F" w:rsidDel="00CC4C9F">
          <w:rPr>
            <w:rStyle w:val="CommentReference"/>
          </w:rPr>
          <w:commentReference w:id="46"/>
        </w:r>
        <w:r w:rsidRPr="00DD79FA" w:rsidDel="00CC4C9F">
          <w:rPr>
            <w:rFonts w:ascii="Times New Roman" w:hAnsi="Times New Roman" w:cs="Times New Roman"/>
            <w:sz w:val="24"/>
            <w:szCs w:val="24"/>
          </w:rPr>
          <w:delText>.</w:delText>
        </w:r>
        <w:r w:rsidR="000F1B92" w:rsidDel="00CC4C9F">
          <w:rPr>
            <w:rFonts w:ascii="Times New Roman" w:hAnsi="Times New Roman" w:cs="Times New Roman"/>
            <w:sz w:val="24"/>
            <w:szCs w:val="24"/>
          </w:rPr>
          <w:delText xml:space="preserve"> </w:delText>
        </w:r>
      </w:del>
      <w:r w:rsidRPr="00DD79FA">
        <w:rPr>
          <w:rFonts w:ascii="Times New Roman" w:hAnsi="Times New Roman" w:cs="Times New Roman"/>
          <w:sz w:val="24"/>
          <w:szCs w:val="24"/>
        </w:rPr>
        <w:t xml:space="preserve">All staff should be completing the contract and cover sheet directly in </w:t>
      </w:r>
      <w:hyperlink r:id="rId17" w:history="1">
        <w:r w:rsidRPr="00DD79FA">
          <w:rPr>
            <w:rStyle w:val="Hyperlink"/>
            <w:rFonts w:ascii="Times New Roman" w:hAnsi="Times New Roman" w:cs="Times New Roman"/>
            <w:sz w:val="24"/>
            <w:szCs w:val="24"/>
          </w:rPr>
          <w:t>PandaDoc</w:t>
        </w:r>
      </w:hyperlink>
      <w:r w:rsidRPr="00DD79FA">
        <w:rPr>
          <w:rFonts w:ascii="Times New Roman" w:hAnsi="Times New Roman" w:cs="Times New Roman"/>
          <w:sz w:val="24"/>
          <w:szCs w:val="24"/>
        </w:rPr>
        <w:t>.</w:t>
      </w:r>
      <w:r w:rsidR="002C1718">
        <w:rPr>
          <w:rFonts w:ascii="Times New Roman" w:hAnsi="Times New Roman" w:cs="Times New Roman"/>
          <w:sz w:val="24"/>
          <w:szCs w:val="24"/>
        </w:rPr>
        <w:t xml:space="preserve"> </w:t>
      </w:r>
      <w:commentRangeEnd w:id="10"/>
      <w:r w:rsidR="009E4E8D">
        <w:rPr>
          <w:rStyle w:val="CommentReference"/>
        </w:rPr>
        <w:commentReference w:id="10"/>
      </w:r>
      <w:commentRangeEnd w:id="11"/>
      <w:r w:rsidR="00DD7AF9">
        <w:rPr>
          <w:rStyle w:val="CommentReference"/>
        </w:rPr>
        <w:commentReference w:id="11"/>
      </w:r>
      <w:commentRangeEnd w:id="12"/>
      <w:r w:rsidR="000171E7">
        <w:rPr>
          <w:rStyle w:val="CommentReference"/>
        </w:rPr>
        <w:commentReference w:id="12"/>
      </w:r>
      <w:ins w:id="51" w:author="John McPhail" w:date="2025-01-22T12:05:00Z" w16du:dateUtc="2025-01-22T17:05:00Z">
        <w:r w:rsidR="006D6ACE" w:rsidRPr="006D6ACE">
          <w:rPr>
            <w:rFonts w:ascii="Times New Roman" w:hAnsi="Times New Roman" w:cs="Times New Roman"/>
            <w:sz w:val="24"/>
            <w:szCs w:val="24"/>
          </w:rPr>
          <w:t xml:space="preserve"> </w:t>
        </w:r>
      </w:ins>
      <w:commentRangeEnd w:id="17"/>
      <w:ins w:id="52" w:author="John McPhail" w:date="2025-01-22T12:10:00Z" w16du:dateUtc="2025-01-22T17:10:00Z">
        <w:r w:rsidR="000171E7">
          <w:rPr>
            <w:rStyle w:val="CommentReference"/>
          </w:rPr>
          <w:commentReference w:id="17"/>
        </w:r>
      </w:ins>
    </w:p>
    <w:p w14:paraId="58C1D755" w14:textId="77777777" w:rsidR="001C0793" w:rsidRDefault="001C0793" w:rsidP="00DD79FA">
      <w:pPr>
        <w:spacing w:after="0"/>
        <w:jc w:val="both"/>
        <w:rPr>
          <w:ins w:id="53" w:author="John McPhail" w:date="2025-04-22T13:54:00Z" w16du:dateUtc="2025-04-22T17:54:00Z"/>
          <w:rFonts w:ascii="Times New Roman" w:hAnsi="Times New Roman" w:cs="Times New Roman"/>
          <w:sz w:val="24"/>
          <w:szCs w:val="24"/>
        </w:rPr>
      </w:pPr>
    </w:p>
    <w:p w14:paraId="012709EF" w14:textId="4DB94CBD" w:rsidR="002C1718" w:rsidRDefault="006D6ACE" w:rsidP="00DD79FA">
      <w:pPr>
        <w:spacing w:after="0"/>
        <w:jc w:val="both"/>
        <w:rPr>
          <w:rFonts w:ascii="Times New Roman" w:hAnsi="Times New Roman" w:cs="Times New Roman"/>
          <w:sz w:val="24"/>
          <w:szCs w:val="24"/>
        </w:rPr>
      </w:pPr>
      <w:ins w:id="54" w:author="John McPhail" w:date="2025-01-22T12:05:00Z" w16du:dateUtc="2025-01-22T17:05:00Z">
        <w:r w:rsidRPr="002B3974">
          <w:rPr>
            <w:rFonts w:ascii="Times New Roman" w:hAnsi="Times New Roman" w:cs="Times New Roman"/>
            <w:sz w:val="24"/>
            <w:szCs w:val="24"/>
            <w:highlight w:val="yellow"/>
          </w:rPr>
          <w:t xml:space="preserve">Once the cover sheet has been signed by the VP/HO Director/COP/PD, it will be CC’d to the Contracts Team at </w:t>
        </w:r>
      </w:ins>
      <w:r w:rsidRPr="002B3974">
        <w:rPr>
          <w:highlight w:val="yellow"/>
        </w:rPr>
        <w:fldChar w:fldCharType="begin"/>
      </w:r>
      <w:r w:rsidRPr="002B3974">
        <w:rPr>
          <w:highlight w:val="yellow"/>
        </w:rPr>
        <w:instrText>HYPERLINK "mailto:contracts@partners.net"</w:instrText>
      </w:r>
      <w:r w:rsidRPr="002B3974">
        <w:rPr>
          <w:highlight w:val="yellow"/>
        </w:rPr>
      </w:r>
      <w:r w:rsidRPr="002B3974">
        <w:rPr>
          <w:highlight w:val="yellow"/>
        </w:rPr>
        <w:fldChar w:fldCharType="separate"/>
      </w:r>
      <w:ins w:id="55" w:author="John McPhail" w:date="2025-01-22T12:05:00Z" w16du:dateUtc="2025-01-22T17:05:00Z">
        <w:r w:rsidRPr="002B3974">
          <w:rPr>
            <w:rStyle w:val="Hyperlink"/>
            <w:rFonts w:ascii="Times New Roman" w:hAnsi="Times New Roman" w:cs="Times New Roman"/>
            <w:sz w:val="24"/>
            <w:szCs w:val="24"/>
            <w:highlight w:val="yellow"/>
          </w:rPr>
          <w:t>contracts@partners.net</w:t>
        </w:r>
        <w:r w:rsidRPr="002B3974">
          <w:rPr>
            <w:highlight w:val="yellow"/>
          </w:rPr>
          <w:fldChar w:fldCharType="end"/>
        </w:r>
        <w:r w:rsidRPr="002B3974">
          <w:rPr>
            <w:rFonts w:ascii="Times New Roman" w:hAnsi="Times New Roman" w:cs="Times New Roman"/>
            <w:sz w:val="24"/>
            <w:szCs w:val="24"/>
            <w:highlight w:val="yellow"/>
          </w:rPr>
          <w:t xml:space="preserve"> for tracking, and potential FFATA reporting requirements. The delegate Compliance Team unit/department Point of Contact will also be CC’d at </w:t>
        </w:r>
      </w:ins>
      <w:r w:rsidRPr="002B3974">
        <w:rPr>
          <w:highlight w:val="yellow"/>
        </w:rPr>
        <w:fldChar w:fldCharType="begin"/>
      </w:r>
      <w:r w:rsidRPr="002B3974">
        <w:rPr>
          <w:highlight w:val="yellow"/>
        </w:rPr>
        <w:instrText>HYPERLINK "mailto:compliance@partners.net"</w:instrText>
      </w:r>
      <w:r w:rsidRPr="002B3974">
        <w:rPr>
          <w:highlight w:val="yellow"/>
        </w:rPr>
      </w:r>
      <w:r w:rsidRPr="002B3974">
        <w:rPr>
          <w:highlight w:val="yellow"/>
        </w:rPr>
        <w:fldChar w:fldCharType="separate"/>
      </w:r>
      <w:ins w:id="56" w:author="John McPhail" w:date="2025-01-22T12:05:00Z" w16du:dateUtc="2025-01-22T17:05:00Z">
        <w:r w:rsidRPr="002B3974">
          <w:rPr>
            <w:rStyle w:val="Hyperlink"/>
            <w:rFonts w:ascii="Times New Roman" w:hAnsi="Times New Roman" w:cs="Times New Roman"/>
            <w:sz w:val="24"/>
            <w:szCs w:val="24"/>
            <w:highlight w:val="yellow"/>
          </w:rPr>
          <w:t>compliance@partners.net</w:t>
        </w:r>
        <w:r w:rsidRPr="002B3974">
          <w:rPr>
            <w:highlight w:val="yellow"/>
          </w:rPr>
          <w:fldChar w:fldCharType="end"/>
        </w:r>
        <w:r w:rsidRPr="002B3974">
          <w:rPr>
            <w:highlight w:val="yellow"/>
          </w:rPr>
          <w:t xml:space="preserve"> </w:t>
        </w:r>
        <w:r w:rsidRPr="002B3974">
          <w:rPr>
            <w:rFonts w:ascii="Times New Roman" w:hAnsi="Times New Roman" w:cs="Times New Roman"/>
            <w:sz w:val="24"/>
            <w:szCs w:val="24"/>
            <w:highlight w:val="yellow"/>
          </w:rPr>
          <w:t>and will perform spot checks of procurement documentation and contract details.  Additional spot checks will be done by the HO Compliance Team.  These spot checks will be determined based on a set of criteria prepared by the Director of Compliance and approved by the CFO, in consultation with the Sr. VP of Programs.  If necessary, the final cover sheet step will be sign</w:t>
        </w:r>
      </w:ins>
      <w:ins w:id="57" w:author="John McPhail" w:date="2025-04-22T13:32:00Z" w16du:dateUtc="2025-04-22T17:32:00Z">
        <w:r w:rsidR="00CB1AD3" w:rsidRPr="002B3974">
          <w:rPr>
            <w:rFonts w:ascii="Times New Roman" w:hAnsi="Times New Roman" w:cs="Times New Roman"/>
            <w:sz w:val="24"/>
            <w:szCs w:val="24"/>
            <w:highlight w:val="yellow"/>
          </w:rPr>
          <w:t>ed</w:t>
        </w:r>
      </w:ins>
      <w:ins w:id="58" w:author="John McPhail" w:date="2025-01-22T12:05:00Z" w16du:dateUtc="2025-01-22T17:05:00Z">
        <w:r w:rsidRPr="002B3974">
          <w:rPr>
            <w:rFonts w:ascii="Times New Roman" w:hAnsi="Times New Roman" w:cs="Times New Roman"/>
            <w:sz w:val="24"/>
            <w:szCs w:val="24"/>
            <w:highlight w:val="yellow"/>
          </w:rPr>
          <w:t xml:space="preserve"> by the President &amp; CEO. All staff should be completing the contract and cover sheet directly in </w:t>
        </w:r>
      </w:ins>
      <w:r w:rsidRPr="002B3974">
        <w:rPr>
          <w:highlight w:val="yellow"/>
        </w:rPr>
        <w:fldChar w:fldCharType="begin"/>
      </w:r>
      <w:r w:rsidRPr="002B3974">
        <w:rPr>
          <w:highlight w:val="yellow"/>
        </w:rPr>
        <w:instrText>HYPERLINK "https://www.pandadoc.com/"</w:instrText>
      </w:r>
      <w:r w:rsidRPr="002B3974">
        <w:rPr>
          <w:highlight w:val="yellow"/>
        </w:rPr>
      </w:r>
      <w:r w:rsidRPr="002B3974">
        <w:rPr>
          <w:highlight w:val="yellow"/>
        </w:rPr>
        <w:fldChar w:fldCharType="separate"/>
      </w:r>
      <w:ins w:id="59" w:author="John McPhail" w:date="2025-01-22T12:05:00Z" w16du:dateUtc="2025-01-22T17:05:00Z">
        <w:r w:rsidRPr="002B3974">
          <w:rPr>
            <w:rStyle w:val="Hyperlink"/>
            <w:rFonts w:ascii="Times New Roman" w:hAnsi="Times New Roman" w:cs="Times New Roman"/>
            <w:sz w:val="24"/>
            <w:szCs w:val="24"/>
            <w:highlight w:val="yellow"/>
          </w:rPr>
          <w:t>PandaDoc</w:t>
        </w:r>
        <w:r w:rsidRPr="002B3974">
          <w:rPr>
            <w:highlight w:val="yellow"/>
          </w:rPr>
          <w:fldChar w:fldCharType="end"/>
        </w:r>
        <w:r w:rsidRPr="002B3974">
          <w:rPr>
            <w:rFonts w:ascii="Times New Roman" w:hAnsi="Times New Roman" w:cs="Times New Roman"/>
            <w:sz w:val="24"/>
            <w:szCs w:val="24"/>
            <w:highlight w:val="yellow"/>
          </w:rPr>
          <w:t>.</w:t>
        </w:r>
      </w:ins>
    </w:p>
    <w:p w14:paraId="31884488" w14:textId="2661450A" w:rsidR="00880DA6" w:rsidRPr="00DD1EB5" w:rsidRDefault="008A751D" w:rsidP="002C1718">
      <w:pPr>
        <w:spacing w:before="120" w:after="0"/>
        <w:jc w:val="both"/>
        <w:rPr>
          <w:rFonts w:ascii="Times New Roman" w:hAnsi="Times New Roman" w:cs="Times New Roman"/>
          <w:sz w:val="24"/>
          <w:szCs w:val="24"/>
        </w:rPr>
      </w:pPr>
      <w:r w:rsidRPr="7BF6BA03">
        <w:rPr>
          <w:rFonts w:ascii="Times New Roman" w:hAnsi="Times New Roman" w:cs="Times New Roman"/>
          <w:sz w:val="24"/>
          <w:szCs w:val="24"/>
        </w:rPr>
        <w:t xml:space="preserve">When the coversheet is signed by the </w:t>
      </w:r>
      <w:r w:rsidR="00053136" w:rsidRPr="7BF6BA03">
        <w:rPr>
          <w:rFonts w:ascii="Times New Roman" w:hAnsi="Times New Roman" w:cs="Times New Roman"/>
          <w:sz w:val="24"/>
          <w:szCs w:val="24"/>
        </w:rPr>
        <w:t>funding source approver</w:t>
      </w:r>
      <w:r w:rsidRPr="7BF6BA03">
        <w:rPr>
          <w:rFonts w:ascii="Times New Roman" w:hAnsi="Times New Roman" w:cs="Times New Roman"/>
          <w:sz w:val="24"/>
          <w:szCs w:val="24"/>
        </w:rPr>
        <w:t>, their signature only attests for the budget approval</w:t>
      </w:r>
      <w:r w:rsidR="002C1718" w:rsidRPr="7BF6BA03">
        <w:rPr>
          <w:rFonts w:ascii="Times New Roman" w:hAnsi="Times New Roman" w:cs="Times New Roman"/>
          <w:sz w:val="24"/>
          <w:szCs w:val="24"/>
        </w:rPr>
        <w:t xml:space="preserve"> and appropriateness of the cost to the award</w:t>
      </w:r>
      <w:r w:rsidRPr="7BF6BA03">
        <w:rPr>
          <w:rFonts w:ascii="Times New Roman" w:hAnsi="Times New Roman" w:cs="Times New Roman"/>
          <w:sz w:val="24"/>
          <w:szCs w:val="24"/>
        </w:rPr>
        <w:t xml:space="preserve">. The individual signing the agreement is responsible for that contract or grant, not the </w:t>
      </w:r>
      <w:r w:rsidR="00053136" w:rsidRPr="7BF6BA03">
        <w:rPr>
          <w:rFonts w:ascii="Times New Roman" w:hAnsi="Times New Roman" w:cs="Times New Roman"/>
          <w:sz w:val="24"/>
          <w:szCs w:val="24"/>
        </w:rPr>
        <w:t>cover sheet approver</w:t>
      </w:r>
      <w:r w:rsidRPr="7BF6BA03">
        <w:rPr>
          <w:rFonts w:ascii="Times New Roman" w:hAnsi="Times New Roman" w:cs="Times New Roman"/>
          <w:sz w:val="24"/>
          <w:szCs w:val="24"/>
        </w:rPr>
        <w:t>.</w:t>
      </w:r>
    </w:p>
    <w:p w14:paraId="5DA74D59" w14:textId="5965ECBF" w:rsidR="00880DA6" w:rsidRPr="000E46E0" w:rsidRDefault="00880DA6" w:rsidP="00DD1EB5">
      <w:pPr>
        <w:pStyle w:val="Heading3"/>
        <w:ind w:left="180"/>
        <w:jc w:val="both"/>
        <w:rPr>
          <w:rFonts w:eastAsiaTheme="minorEastAsia"/>
          <w:sz w:val="24"/>
          <w:szCs w:val="24"/>
        </w:rPr>
      </w:pPr>
      <w:bookmarkStart w:id="60" w:name="_Toc188020503"/>
      <w:r>
        <w:rPr>
          <w:rFonts w:eastAsiaTheme="minorEastAsia"/>
          <w:sz w:val="24"/>
          <w:szCs w:val="24"/>
        </w:rPr>
        <w:t>3</w:t>
      </w:r>
      <w:r w:rsidRPr="000E46E0">
        <w:rPr>
          <w:rFonts w:eastAsiaTheme="minorEastAsia"/>
          <w:sz w:val="24"/>
          <w:szCs w:val="24"/>
        </w:rPr>
        <w:t>.</w:t>
      </w:r>
      <w:r>
        <w:rPr>
          <w:rFonts w:eastAsiaTheme="minorEastAsia"/>
          <w:sz w:val="24"/>
          <w:szCs w:val="24"/>
        </w:rPr>
        <w:t>3</w:t>
      </w:r>
      <w:r w:rsidRPr="000E46E0">
        <w:rPr>
          <w:rFonts w:eastAsiaTheme="minorEastAsia"/>
          <w:sz w:val="24"/>
          <w:szCs w:val="24"/>
        </w:rPr>
        <w:t xml:space="preserve"> </w:t>
      </w:r>
      <w:r>
        <w:rPr>
          <w:rFonts w:eastAsiaTheme="minorEastAsia"/>
          <w:sz w:val="24"/>
          <w:szCs w:val="24"/>
        </w:rPr>
        <w:t>Procurement Authorizations</w:t>
      </w:r>
      <w:bookmarkEnd w:id="60"/>
    </w:p>
    <w:p w14:paraId="312940A4" w14:textId="0AFF1A7F" w:rsidR="00BF571B" w:rsidRDefault="00517DA7" w:rsidP="00DD79FA">
      <w:pPr>
        <w:spacing w:after="0"/>
        <w:jc w:val="both"/>
        <w:rPr>
          <w:rFonts w:ascii="Times New Roman" w:hAnsi="Times New Roman" w:cs="Times New Roman"/>
          <w:sz w:val="24"/>
          <w:szCs w:val="24"/>
        </w:rPr>
      </w:pPr>
      <w:r>
        <w:rPr>
          <w:rFonts w:ascii="Times New Roman" w:hAnsi="Times New Roman" w:cs="Times New Roman"/>
          <w:sz w:val="24"/>
          <w:szCs w:val="24"/>
        </w:rPr>
        <w:t>P</w:t>
      </w:r>
      <w:r w:rsidR="009A75B2">
        <w:rPr>
          <w:rFonts w:ascii="Times New Roman" w:hAnsi="Times New Roman" w:cs="Times New Roman"/>
          <w:sz w:val="24"/>
          <w:szCs w:val="24"/>
        </w:rPr>
        <w:t xml:space="preserve">rocurements purchase requisition forms require technical authorization </w:t>
      </w:r>
      <w:r w:rsidR="000B4E06">
        <w:rPr>
          <w:rFonts w:ascii="Times New Roman" w:hAnsi="Times New Roman" w:cs="Times New Roman"/>
          <w:sz w:val="24"/>
          <w:szCs w:val="24"/>
        </w:rPr>
        <w:t xml:space="preserve">from </w:t>
      </w:r>
      <w:r w:rsidR="001F2D20">
        <w:rPr>
          <w:rFonts w:ascii="Times New Roman" w:hAnsi="Times New Roman" w:cs="Times New Roman"/>
          <w:sz w:val="24"/>
          <w:szCs w:val="24"/>
        </w:rPr>
        <w:t>programmatic team</w:t>
      </w:r>
      <w:r>
        <w:rPr>
          <w:rFonts w:ascii="Times New Roman" w:hAnsi="Times New Roman" w:cs="Times New Roman"/>
          <w:sz w:val="24"/>
          <w:szCs w:val="24"/>
        </w:rPr>
        <w:t>s</w:t>
      </w:r>
      <w:r w:rsidR="006C28D1">
        <w:rPr>
          <w:rFonts w:ascii="Times New Roman" w:hAnsi="Times New Roman" w:cs="Times New Roman"/>
          <w:sz w:val="24"/>
          <w:szCs w:val="24"/>
        </w:rPr>
        <w:t xml:space="preserve"> based on the delegation of authority listed above</w:t>
      </w:r>
      <w:r w:rsidR="000B711E">
        <w:rPr>
          <w:rFonts w:ascii="Times New Roman" w:hAnsi="Times New Roman" w:cs="Times New Roman"/>
          <w:sz w:val="24"/>
          <w:szCs w:val="24"/>
        </w:rPr>
        <w:t xml:space="preserve"> (Thresholds for Signatory Approvers)</w:t>
      </w:r>
      <w:r w:rsidR="006C28D1">
        <w:rPr>
          <w:rFonts w:ascii="Times New Roman" w:hAnsi="Times New Roman" w:cs="Times New Roman"/>
          <w:sz w:val="24"/>
          <w:szCs w:val="24"/>
        </w:rPr>
        <w:t>. On the purchase requisition form</w:t>
      </w:r>
      <w:r w:rsidR="00E207CE">
        <w:rPr>
          <w:rFonts w:ascii="Times New Roman" w:hAnsi="Times New Roman" w:cs="Times New Roman"/>
          <w:sz w:val="24"/>
          <w:szCs w:val="24"/>
        </w:rPr>
        <w:t>,</w:t>
      </w:r>
      <w:r w:rsidR="006C28D1">
        <w:rPr>
          <w:rFonts w:ascii="Times New Roman" w:hAnsi="Times New Roman" w:cs="Times New Roman"/>
          <w:sz w:val="24"/>
          <w:szCs w:val="24"/>
        </w:rPr>
        <w:t xml:space="preserve"> </w:t>
      </w:r>
      <w:r w:rsidR="000A391D">
        <w:rPr>
          <w:rFonts w:ascii="Times New Roman" w:hAnsi="Times New Roman" w:cs="Times New Roman"/>
          <w:sz w:val="24"/>
          <w:szCs w:val="24"/>
        </w:rPr>
        <w:t>t</w:t>
      </w:r>
      <w:r w:rsidR="000A391D" w:rsidRPr="000A391D">
        <w:rPr>
          <w:rFonts w:ascii="Times New Roman" w:hAnsi="Times New Roman" w:cs="Times New Roman"/>
          <w:sz w:val="24"/>
          <w:szCs w:val="24"/>
        </w:rPr>
        <w:t>he HO Director/COP/PD is responsible for reviewing the request and ensuring that the good or service is necessary for the project and that the expected award value is appropriate. The unit Vice President</w:t>
      </w:r>
      <w:r w:rsidR="00E40D36">
        <w:rPr>
          <w:rFonts w:ascii="Times New Roman" w:hAnsi="Times New Roman" w:cs="Times New Roman"/>
          <w:sz w:val="24"/>
          <w:szCs w:val="24"/>
        </w:rPr>
        <w:t>/COO/CFO</w:t>
      </w:r>
      <w:r w:rsidR="000A391D" w:rsidRPr="000A391D">
        <w:rPr>
          <w:rFonts w:ascii="Times New Roman" w:hAnsi="Times New Roman" w:cs="Times New Roman"/>
          <w:sz w:val="24"/>
          <w:szCs w:val="24"/>
        </w:rPr>
        <w:t>/Country Office Director and/or President &amp; CEO provides authorizations for large purchases above the HO Director/COP/PD’s</w:t>
      </w:r>
      <w:r w:rsidR="00E40D36">
        <w:rPr>
          <w:rFonts w:ascii="Times New Roman" w:hAnsi="Times New Roman" w:cs="Times New Roman"/>
          <w:sz w:val="24"/>
          <w:szCs w:val="24"/>
        </w:rPr>
        <w:t xml:space="preserve"> </w:t>
      </w:r>
      <w:r w:rsidR="000A391D" w:rsidRPr="000A391D">
        <w:rPr>
          <w:rFonts w:ascii="Times New Roman" w:hAnsi="Times New Roman" w:cs="Times New Roman"/>
          <w:sz w:val="24"/>
          <w:szCs w:val="24"/>
        </w:rPr>
        <w:t xml:space="preserve">approval threshold. </w:t>
      </w:r>
      <w:r w:rsidR="000A391D" w:rsidRPr="000A391D">
        <w:rPr>
          <w:rFonts w:ascii="Times New Roman" w:hAnsi="Times New Roman" w:cs="Times New Roman"/>
          <w:sz w:val="24"/>
          <w:szCs w:val="24"/>
        </w:rPr>
        <w:lastRenderedPageBreak/>
        <w:t>The Compliance Team will be copied on the PRF and spot check to flag any potential issues (i.e. restricted commodities which may need prior approval and or waivers, wrong procurement method selected, wrong source selection selected, etc.).</w:t>
      </w:r>
    </w:p>
    <w:p w14:paraId="56DCD1D3" w14:textId="269EEFA4" w:rsidR="00BF571B" w:rsidRDefault="00926B23" w:rsidP="00DD79FA">
      <w:pPr>
        <w:spacing w:before="120" w:after="0"/>
        <w:jc w:val="both"/>
        <w:rPr>
          <w:rFonts w:ascii="Times New Roman" w:hAnsi="Times New Roman" w:cs="Times New Roman"/>
          <w:sz w:val="24"/>
          <w:szCs w:val="24"/>
          <w:lang w:val="en"/>
        </w:rPr>
      </w:pPr>
      <w:r>
        <w:rPr>
          <w:rFonts w:ascii="Times New Roman" w:hAnsi="Times New Roman" w:cs="Times New Roman"/>
          <w:sz w:val="24"/>
          <w:szCs w:val="24"/>
        </w:rPr>
        <w:t>E</w:t>
      </w:r>
      <w:r w:rsidR="000D34D6">
        <w:rPr>
          <w:rFonts w:ascii="Times New Roman" w:hAnsi="Times New Roman" w:cs="Times New Roman"/>
          <w:sz w:val="24"/>
          <w:szCs w:val="24"/>
        </w:rPr>
        <w:t>valuation matrixes</w:t>
      </w:r>
      <w:r w:rsidR="00FA0417">
        <w:rPr>
          <w:rFonts w:ascii="Times New Roman" w:hAnsi="Times New Roman" w:cs="Times New Roman"/>
          <w:sz w:val="24"/>
          <w:szCs w:val="24"/>
        </w:rPr>
        <w:t xml:space="preserve">, negotiation memos, and </w:t>
      </w:r>
      <w:r w:rsidR="000D34D6">
        <w:rPr>
          <w:rFonts w:ascii="Times New Roman" w:hAnsi="Times New Roman" w:cs="Times New Roman"/>
          <w:sz w:val="24"/>
          <w:szCs w:val="24"/>
        </w:rPr>
        <w:t>source selection memos</w:t>
      </w:r>
      <w:r w:rsidR="000D63F7">
        <w:rPr>
          <w:rFonts w:ascii="Times New Roman" w:hAnsi="Times New Roman" w:cs="Times New Roman"/>
          <w:sz w:val="24"/>
          <w:szCs w:val="24"/>
        </w:rPr>
        <w:t xml:space="preserve"> </w:t>
      </w:r>
      <w:r w:rsidR="00F22C77">
        <w:rPr>
          <w:rFonts w:ascii="Times New Roman" w:hAnsi="Times New Roman" w:cs="Times New Roman"/>
          <w:sz w:val="24"/>
          <w:szCs w:val="24"/>
        </w:rPr>
        <w:t xml:space="preserve">are to be signed by the appropriate </w:t>
      </w:r>
      <w:r w:rsidR="00350F67">
        <w:rPr>
          <w:rFonts w:ascii="Times New Roman" w:hAnsi="Times New Roman" w:cs="Times New Roman"/>
          <w:sz w:val="24"/>
          <w:szCs w:val="24"/>
        </w:rPr>
        <w:t xml:space="preserve">authorized staff </w:t>
      </w:r>
      <w:r w:rsidR="00F22C77">
        <w:rPr>
          <w:rFonts w:ascii="Times New Roman" w:hAnsi="Times New Roman" w:cs="Times New Roman"/>
          <w:sz w:val="24"/>
          <w:szCs w:val="24"/>
        </w:rPr>
        <w:t>based on the dollar value of the procurement</w:t>
      </w:r>
      <w:r w:rsidR="00486587">
        <w:rPr>
          <w:rFonts w:ascii="Times New Roman" w:hAnsi="Times New Roman" w:cs="Times New Roman"/>
          <w:sz w:val="24"/>
          <w:szCs w:val="24"/>
        </w:rPr>
        <w:t xml:space="preserve"> considering the “Thresholds for Signatory Approvers” above</w:t>
      </w:r>
      <w:r w:rsidR="00F22C77">
        <w:rPr>
          <w:rFonts w:ascii="Times New Roman" w:hAnsi="Times New Roman" w:cs="Times New Roman"/>
          <w:sz w:val="24"/>
          <w:szCs w:val="24"/>
        </w:rPr>
        <w:t xml:space="preserve">. </w:t>
      </w:r>
      <w:r w:rsidR="00D038CA">
        <w:rPr>
          <w:rFonts w:ascii="Times New Roman" w:hAnsi="Times New Roman" w:cs="Times New Roman"/>
          <w:sz w:val="24"/>
          <w:szCs w:val="24"/>
        </w:rPr>
        <w:t xml:space="preserve">Please note all sole source memos require approval from </w:t>
      </w:r>
      <w:r w:rsidR="00EE030D">
        <w:rPr>
          <w:rFonts w:ascii="Times New Roman" w:hAnsi="Times New Roman" w:cs="Times New Roman"/>
          <w:sz w:val="24"/>
          <w:szCs w:val="24"/>
        </w:rPr>
        <w:t xml:space="preserve">the </w:t>
      </w:r>
      <w:r w:rsidR="00D038CA">
        <w:rPr>
          <w:rFonts w:ascii="Times New Roman" w:hAnsi="Times New Roman" w:cs="Times New Roman"/>
          <w:sz w:val="24"/>
          <w:szCs w:val="24"/>
        </w:rPr>
        <w:t>Compliance Team as well.</w:t>
      </w:r>
      <w:r w:rsidR="00C207D2">
        <w:rPr>
          <w:rFonts w:ascii="Times New Roman" w:hAnsi="Times New Roman" w:cs="Times New Roman"/>
          <w:sz w:val="24"/>
          <w:szCs w:val="24"/>
        </w:rPr>
        <w:t xml:space="preserve"> By signing the </w:t>
      </w:r>
      <w:r w:rsidR="009D14C4">
        <w:rPr>
          <w:rFonts w:ascii="Times New Roman" w:hAnsi="Times New Roman" w:cs="Times New Roman"/>
          <w:sz w:val="24"/>
          <w:szCs w:val="24"/>
        </w:rPr>
        <w:t>evaluation matri</w:t>
      </w:r>
      <w:r w:rsidR="00EE030D">
        <w:rPr>
          <w:rFonts w:ascii="Times New Roman" w:hAnsi="Times New Roman" w:cs="Times New Roman"/>
          <w:sz w:val="24"/>
          <w:szCs w:val="24"/>
        </w:rPr>
        <w:t>c</w:t>
      </w:r>
      <w:r w:rsidR="009D14C4">
        <w:rPr>
          <w:rFonts w:ascii="Times New Roman" w:hAnsi="Times New Roman" w:cs="Times New Roman"/>
          <w:sz w:val="24"/>
          <w:szCs w:val="24"/>
        </w:rPr>
        <w:t>es, negotiation memos, and source selection memos</w:t>
      </w:r>
      <w:r w:rsidR="00EE030D">
        <w:rPr>
          <w:rFonts w:ascii="Times New Roman" w:hAnsi="Times New Roman" w:cs="Times New Roman"/>
          <w:sz w:val="24"/>
          <w:szCs w:val="24"/>
        </w:rPr>
        <w:t>,</w:t>
      </w:r>
      <w:r w:rsidR="009D14C4">
        <w:rPr>
          <w:rFonts w:ascii="Times New Roman" w:hAnsi="Times New Roman" w:cs="Times New Roman"/>
          <w:sz w:val="24"/>
          <w:szCs w:val="24"/>
        </w:rPr>
        <w:t xml:space="preserve"> the approver is certifying that they have reviewed the procurement package</w:t>
      </w:r>
      <w:r w:rsidR="0044379C">
        <w:rPr>
          <w:rFonts w:ascii="Times New Roman" w:hAnsi="Times New Roman" w:cs="Times New Roman"/>
          <w:sz w:val="24"/>
          <w:szCs w:val="24"/>
        </w:rPr>
        <w:t xml:space="preserve"> and it </w:t>
      </w:r>
      <w:r w:rsidR="00127BF4">
        <w:rPr>
          <w:rFonts w:ascii="Times New Roman" w:hAnsi="Times New Roman" w:cs="Times New Roman"/>
          <w:sz w:val="24"/>
          <w:szCs w:val="24"/>
        </w:rPr>
        <w:t xml:space="preserve">is </w:t>
      </w:r>
      <w:r w:rsidR="0044379C">
        <w:rPr>
          <w:rFonts w:ascii="Times New Roman" w:hAnsi="Times New Roman" w:cs="Times New Roman"/>
          <w:sz w:val="24"/>
          <w:szCs w:val="24"/>
        </w:rPr>
        <w:t>correctly documented,</w:t>
      </w:r>
      <w:r w:rsidR="009D14C4">
        <w:rPr>
          <w:rFonts w:ascii="Times New Roman" w:hAnsi="Times New Roman" w:cs="Times New Roman"/>
          <w:sz w:val="24"/>
          <w:szCs w:val="24"/>
        </w:rPr>
        <w:t xml:space="preserve"> and</w:t>
      </w:r>
      <w:r w:rsidR="0044379C">
        <w:rPr>
          <w:rFonts w:ascii="Times New Roman" w:hAnsi="Times New Roman" w:cs="Times New Roman"/>
          <w:sz w:val="24"/>
          <w:szCs w:val="24"/>
        </w:rPr>
        <w:t xml:space="preserve"> that they</w:t>
      </w:r>
      <w:r w:rsidR="009D14C4">
        <w:rPr>
          <w:rFonts w:ascii="Times New Roman" w:hAnsi="Times New Roman" w:cs="Times New Roman"/>
          <w:sz w:val="24"/>
          <w:szCs w:val="24"/>
        </w:rPr>
        <w:t xml:space="preserve"> agree with the final selected </w:t>
      </w:r>
      <w:r w:rsidR="00127BF4">
        <w:rPr>
          <w:rFonts w:ascii="Times New Roman" w:hAnsi="Times New Roman" w:cs="Times New Roman"/>
          <w:sz w:val="24"/>
          <w:szCs w:val="24"/>
        </w:rPr>
        <w:t>vendor</w:t>
      </w:r>
      <w:r w:rsidR="009D14C4">
        <w:rPr>
          <w:rFonts w:ascii="Times New Roman" w:hAnsi="Times New Roman" w:cs="Times New Roman"/>
          <w:sz w:val="24"/>
          <w:szCs w:val="24"/>
        </w:rPr>
        <w:t xml:space="preserve">. </w:t>
      </w:r>
    </w:p>
    <w:p w14:paraId="77D67C7E" w14:textId="720899A0" w:rsidR="0085158C" w:rsidRPr="0085158C" w:rsidRDefault="00A96EE7" w:rsidP="00DD1EB5">
      <w:pPr>
        <w:pStyle w:val="Heading2"/>
        <w:numPr>
          <w:ilvl w:val="0"/>
          <w:numId w:val="11"/>
        </w:numPr>
        <w:ind w:left="360"/>
        <w:jc w:val="both"/>
        <w:rPr>
          <w:rFonts w:eastAsiaTheme="minorEastAsia"/>
        </w:rPr>
      </w:pPr>
      <w:bookmarkStart w:id="61" w:name="_Toc188020504"/>
      <w:r>
        <w:rPr>
          <w:rFonts w:eastAsiaTheme="minorEastAsia"/>
        </w:rPr>
        <w:t xml:space="preserve">Payment </w:t>
      </w:r>
      <w:r w:rsidR="0000138F">
        <w:rPr>
          <w:rFonts w:eastAsiaTheme="minorEastAsia"/>
        </w:rPr>
        <w:t>Appro</w:t>
      </w:r>
      <w:r w:rsidR="007A6A37">
        <w:rPr>
          <w:rFonts w:eastAsiaTheme="minorEastAsia"/>
        </w:rPr>
        <w:t>val</w:t>
      </w:r>
      <w:bookmarkEnd w:id="61"/>
      <w:r w:rsidR="0000138F">
        <w:rPr>
          <w:rFonts w:eastAsiaTheme="minorEastAsia"/>
        </w:rPr>
        <w:t xml:space="preserve"> </w:t>
      </w:r>
    </w:p>
    <w:p w14:paraId="002B77D0" w14:textId="37F022B7" w:rsidR="007A6A37" w:rsidRPr="000E46E0" w:rsidRDefault="007A6A37" w:rsidP="00DD1EB5">
      <w:pPr>
        <w:pStyle w:val="Heading3"/>
        <w:ind w:left="180"/>
        <w:jc w:val="both"/>
        <w:rPr>
          <w:rFonts w:eastAsiaTheme="minorEastAsia"/>
          <w:sz w:val="24"/>
          <w:szCs w:val="24"/>
        </w:rPr>
      </w:pPr>
      <w:bookmarkStart w:id="62" w:name="_Toc188020505"/>
      <w:r>
        <w:rPr>
          <w:rFonts w:eastAsiaTheme="minorEastAsia"/>
          <w:sz w:val="24"/>
          <w:szCs w:val="24"/>
        </w:rPr>
        <w:t>4</w:t>
      </w:r>
      <w:r w:rsidRPr="000E46E0">
        <w:rPr>
          <w:rFonts w:eastAsiaTheme="minorEastAsia"/>
          <w:sz w:val="24"/>
          <w:szCs w:val="24"/>
        </w:rPr>
        <w:t xml:space="preserve">.1 Home Office </w:t>
      </w:r>
      <w:r>
        <w:rPr>
          <w:rFonts w:eastAsiaTheme="minorEastAsia"/>
          <w:sz w:val="24"/>
          <w:szCs w:val="24"/>
        </w:rPr>
        <w:t>Payment Approval</w:t>
      </w:r>
      <w:bookmarkEnd w:id="62"/>
      <w:r>
        <w:rPr>
          <w:rFonts w:eastAsiaTheme="minorEastAsia"/>
          <w:sz w:val="24"/>
          <w:szCs w:val="24"/>
        </w:rPr>
        <w:t xml:space="preserve"> </w:t>
      </w:r>
    </w:p>
    <w:p w14:paraId="12FBA304" w14:textId="02281BBB" w:rsidR="00E47F57" w:rsidRDefault="007B7E1D" w:rsidP="7BF6BA03">
      <w:pPr>
        <w:spacing w:after="0"/>
        <w:jc w:val="both"/>
        <w:rPr>
          <w:rFonts w:ascii="Times New Roman" w:hAnsi="Times New Roman" w:cs="Times New Roman"/>
          <w:sz w:val="24"/>
          <w:szCs w:val="24"/>
        </w:rPr>
      </w:pPr>
      <w:r w:rsidRPr="7BF6BA03">
        <w:rPr>
          <w:rFonts w:ascii="Times New Roman" w:hAnsi="Times New Roman" w:cs="Times New Roman"/>
          <w:sz w:val="24"/>
          <w:szCs w:val="24"/>
        </w:rPr>
        <w:t>When payment</w:t>
      </w:r>
      <w:r w:rsidR="00DE4DA8" w:rsidRPr="7BF6BA03">
        <w:rPr>
          <w:rFonts w:ascii="Times New Roman" w:hAnsi="Times New Roman" w:cs="Times New Roman"/>
          <w:sz w:val="24"/>
          <w:szCs w:val="24"/>
        </w:rPr>
        <w:t xml:space="preserve">s are submitted in </w:t>
      </w:r>
      <w:hyperlink r:id="rId18">
        <w:r w:rsidR="00DE4DA8" w:rsidRPr="7BF6BA03">
          <w:rPr>
            <w:rStyle w:val="Hyperlink"/>
            <w:rFonts w:ascii="Times New Roman" w:hAnsi="Times New Roman" w:cs="Times New Roman"/>
            <w:sz w:val="24"/>
            <w:szCs w:val="24"/>
          </w:rPr>
          <w:t>Bill.com</w:t>
        </w:r>
      </w:hyperlink>
      <w:r w:rsidR="001A22C4" w:rsidRPr="7BF6BA03">
        <w:rPr>
          <w:rFonts w:ascii="Times New Roman" w:hAnsi="Times New Roman" w:cs="Times New Roman"/>
          <w:sz w:val="24"/>
          <w:szCs w:val="24"/>
        </w:rPr>
        <w:t xml:space="preserve">, the platform will </w:t>
      </w:r>
      <w:r w:rsidR="00427A75" w:rsidRPr="7BF6BA03">
        <w:rPr>
          <w:rFonts w:ascii="Times New Roman" w:hAnsi="Times New Roman" w:cs="Times New Roman"/>
          <w:sz w:val="24"/>
          <w:szCs w:val="24"/>
        </w:rPr>
        <w:t xml:space="preserve">route the approvals based on </w:t>
      </w:r>
      <w:r w:rsidR="004F6AEE" w:rsidRPr="7BF6BA03">
        <w:rPr>
          <w:rFonts w:ascii="Times New Roman" w:hAnsi="Times New Roman" w:cs="Times New Roman"/>
          <w:sz w:val="24"/>
          <w:szCs w:val="24"/>
        </w:rPr>
        <w:t>the authorization of</w:t>
      </w:r>
      <w:r w:rsidR="00330925" w:rsidRPr="7BF6BA03">
        <w:rPr>
          <w:rFonts w:ascii="Times New Roman" w:hAnsi="Times New Roman" w:cs="Times New Roman"/>
          <w:sz w:val="24"/>
          <w:szCs w:val="24"/>
        </w:rPr>
        <w:t xml:space="preserve"> the</w:t>
      </w:r>
      <w:r w:rsidR="004F6AEE" w:rsidRPr="7BF6BA03">
        <w:rPr>
          <w:rFonts w:ascii="Times New Roman" w:hAnsi="Times New Roman" w:cs="Times New Roman"/>
          <w:sz w:val="24"/>
          <w:szCs w:val="24"/>
        </w:rPr>
        <w:t xml:space="preserve"> </w:t>
      </w:r>
      <w:r w:rsidR="00427A75" w:rsidRPr="7BF6BA03">
        <w:rPr>
          <w:rFonts w:ascii="Times New Roman" w:hAnsi="Times New Roman" w:cs="Times New Roman"/>
          <w:sz w:val="24"/>
          <w:szCs w:val="24"/>
        </w:rPr>
        <w:t xml:space="preserve">individual </w:t>
      </w:r>
      <w:r w:rsidR="001B3706" w:rsidRPr="7BF6BA03">
        <w:rPr>
          <w:rFonts w:ascii="Times New Roman" w:hAnsi="Times New Roman" w:cs="Times New Roman"/>
          <w:sz w:val="24"/>
          <w:szCs w:val="24"/>
        </w:rPr>
        <w:t xml:space="preserve">submitting.  The thresholds </w:t>
      </w:r>
      <w:r w:rsidR="00EE2E91" w:rsidRPr="7BF6BA03">
        <w:rPr>
          <w:rFonts w:ascii="Times New Roman" w:hAnsi="Times New Roman" w:cs="Times New Roman"/>
          <w:sz w:val="24"/>
          <w:szCs w:val="24"/>
        </w:rPr>
        <w:t>noted above</w:t>
      </w:r>
      <w:r w:rsidR="001B3706" w:rsidRPr="7BF6BA03">
        <w:rPr>
          <w:rFonts w:ascii="Times New Roman" w:hAnsi="Times New Roman" w:cs="Times New Roman"/>
          <w:sz w:val="24"/>
          <w:szCs w:val="24"/>
        </w:rPr>
        <w:t xml:space="preserve"> will be the roles in Bill.com for payment approvals</w:t>
      </w:r>
      <w:r w:rsidR="002A00EA" w:rsidRPr="7BF6BA03">
        <w:rPr>
          <w:rFonts w:ascii="Times New Roman" w:hAnsi="Times New Roman" w:cs="Times New Roman"/>
          <w:sz w:val="24"/>
          <w:szCs w:val="24"/>
        </w:rPr>
        <w:t xml:space="preserve"> </w:t>
      </w:r>
      <w:r w:rsidRPr="7BF6BA03">
        <w:rPr>
          <w:rFonts w:ascii="Times New Roman" w:hAnsi="Times New Roman" w:cs="Times New Roman"/>
          <w:sz w:val="24"/>
          <w:szCs w:val="24"/>
        </w:rPr>
        <w:t xml:space="preserve">on behalf of the President &amp; CEO as relates to the programmatic expenses. </w:t>
      </w:r>
      <w:r w:rsidR="00A77223" w:rsidRPr="7BF6BA03">
        <w:rPr>
          <w:rFonts w:ascii="Times New Roman" w:hAnsi="Times New Roman" w:cs="Times New Roman"/>
          <w:sz w:val="24"/>
          <w:szCs w:val="24"/>
        </w:rPr>
        <w:t xml:space="preserve">Respective Unit VPs will sign all </w:t>
      </w:r>
      <w:r w:rsidR="000C1A6C" w:rsidRPr="7BF6BA03">
        <w:rPr>
          <w:rFonts w:ascii="Times New Roman" w:hAnsi="Times New Roman" w:cs="Times New Roman"/>
          <w:sz w:val="24"/>
          <w:szCs w:val="24"/>
        </w:rPr>
        <w:t>administrative costs.</w:t>
      </w:r>
    </w:p>
    <w:p w14:paraId="1ABC5EC7" w14:textId="0091BE8B" w:rsidR="00E47F57" w:rsidRPr="000E46E0" w:rsidRDefault="00E47F57" w:rsidP="00DD1EB5">
      <w:pPr>
        <w:pStyle w:val="Heading3"/>
        <w:ind w:left="180"/>
        <w:jc w:val="both"/>
        <w:rPr>
          <w:rFonts w:eastAsiaTheme="minorEastAsia"/>
          <w:sz w:val="24"/>
          <w:szCs w:val="24"/>
        </w:rPr>
      </w:pPr>
      <w:bookmarkStart w:id="63" w:name="_Toc188020506"/>
      <w:r>
        <w:rPr>
          <w:rFonts w:eastAsiaTheme="minorEastAsia"/>
          <w:sz w:val="24"/>
          <w:szCs w:val="24"/>
        </w:rPr>
        <w:t>4</w:t>
      </w:r>
      <w:r w:rsidRPr="000E46E0">
        <w:rPr>
          <w:rFonts w:eastAsiaTheme="minorEastAsia"/>
          <w:sz w:val="24"/>
          <w:szCs w:val="24"/>
        </w:rPr>
        <w:t>.</w:t>
      </w:r>
      <w:r>
        <w:rPr>
          <w:rFonts w:eastAsiaTheme="minorEastAsia"/>
          <w:sz w:val="24"/>
          <w:szCs w:val="24"/>
        </w:rPr>
        <w:t>2</w:t>
      </w:r>
      <w:r w:rsidRPr="000E46E0">
        <w:rPr>
          <w:rFonts w:eastAsiaTheme="minorEastAsia"/>
          <w:sz w:val="24"/>
          <w:szCs w:val="24"/>
        </w:rPr>
        <w:t xml:space="preserve"> </w:t>
      </w:r>
      <w:r>
        <w:rPr>
          <w:rFonts w:eastAsiaTheme="minorEastAsia"/>
          <w:sz w:val="24"/>
          <w:szCs w:val="24"/>
        </w:rPr>
        <w:t>Field</w:t>
      </w:r>
      <w:r w:rsidRPr="000E46E0">
        <w:rPr>
          <w:rFonts w:eastAsiaTheme="minorEastAsia"/>
          <w:sz w:val="24"/>
          <w:szCs w:val="24"/>
        </w:rPr>
        <w:t xml:space="preserve"> Office </w:t>
      </w:r>
      <w:r>
        <w:rPr>
          <w:rFonts w:eastAsiaTheme="minorEastAsia"/>
          <w:sz w:val="24"/>
          <w:szCs w:val="24"/>
        </w:rPr>
        <w:t>Payment Approval</w:t>
      </w:r>
      <w:bookmarkEnd w:id="63"/>
      <w:r>
        <w:rPr>
          <w:rFonts w:eastAsiaTheme="minorEastAsia"/>
          <w:sz w:val="24"/>
          <w:szCs w:val="24"/>
        </w:rPr>
        <w:t xml:space="preserve"> </w:t>
      </w:r>
    </w:p>
    <w:p w14:paraId="7D960A6A" w14:textId="439DEB73" w:rsidR="00E47F57" w:rsidRPr="00D068EC" w:rsidRDefault="007856A4" w:rsidP="7BF6BA03">
      <w:pPr>
        <w:spacing w:after="0"/>
        <w:jc w:val="both"/>
        <w:rPr>
          <w:rFonts w:ascii="Times New Roman" w:hAnsi="Times New Roman" w:cs="Times New Roman"/>
          <w:sz w:val="24"/>
          <w:szCs w:val="24"/>
        </w:rPr>
      </w:pPr>
      <w:r w:rsidRPr="7BF6BA03">
        <w:rPr>
          <w:rFonts w:ascii="Times New Roman" w:hAnsi="Times New Roman" w:cs="Times New Roman"/>
          <w:sz w:val="24"/>
          <w:szCs w:val="24"/>
        </w:rPr>
        <w:t>All field office payment requests must</w:t>
      </w:r>
      <w:r w:rsidR="005F3DED" w:rsidRPr="7BF6BA03">
        <w:rPr>
          <w:rFonts w:ascii="Times New Roman" w:hAnsi="Times New Roman" w:cs="Times New Roman"/>
          <w:sz w:val="24"/>
          <w:szCs w:val="24"/>
        </w:rPr>
        <w:t xml:space="preserve"> be submitted in </w:t>
      </w:r>
      <w:hyperlink r:id="rId19">
        <w:r w:rsidR="005F3DED" w:rsidRPr="7BF6BA03">
          <w:rPr>
            <w:rStyle w:val="Hyperlink"/>
            <w:rFonts w:ascii="Times New Roman" w:hAnsi="Times New Roman" w:cs="Times New Roman"/>
            <w:sz w:val="24"/>
            <w:szCs w:val="24"/>
          </w:rPr>
          <w:t>PandaDoc</w:t>
        </w:r>
      </w:hyperlink>
      <w:r w:rsidR="005F3DED" w:rsidRPr="7BF6BA03">
        <w:rPr>
          <w:rFonts w:ascii="Times New Roman" w:hAnsi="Times New Roman" w:cs="Times New Roman"/>
          <w:sz w:val="24"/>
          <w:szCs w:val="24"/>
        </w:rPr>
        <w:t xml:space="preserve"> on the Payment Request Form.</w:t>
      </w:r>
      <w:r w:rsidR="00033D66" w:rsidRPr="7BF6BA03">
        <w:rPr>
          <w:rFonts w:ascii="Times New Roman" w:hAnsi="Times New Roman" w:cs="Times New Roman"/>
          <w:sz w:val="24"/>
          <w:szCs w:val="24"/>
        </w:rPr>
        <w:t xml:space="preserve"> The </w:t>
      </w:r>
      <w:r w:rsidR="00F336CA" w:rsidRPr="7BF6BA03">
        <w:rPr>
          <w:rFonts w:ascii="Times New Roman" w:hAnsi="Times New Roman" w:cs="Times New Roman"/>
          <w:sz w:val="24"/>
          <w:szCs w:val="24"/>
        </w:rPr>
        <w:t xml:space="preserve">programmatic approval </w:t>
      </w:r>
      <w:r w:rsidR="00CB1CFC" w:rsidRPr="7BF6BA03">
        <w:rPr>
          <w:rFonts w:ascii="Times New Roman" w:hAnsi="Times New Roman" w:cs="Times New Roman"/>
          <w:sz w:val="24"/>
          <w:szCs w:val="24"/>
        </w:rPr>
        <w:t xml:space="preserve">will be provided by the appropriate </w:t>
      </w:r>
      <w:r w:rsidR="00AE2305" w:rsidRPr="7BF6BA03">
        <w:rPr>
          <w:rFonts w:ascii="Times New Roman" w:hAnsi="Times New Roman" w:cs="Times New Roman"/>
          <w:sz w:val="24"/>
          <w:szCs w:val="24"/>
        </w:rPr>
        <w:t>approver</w:t>
      </w:r>
      <w:r w:rsidR="00CB1CFC" w:rsidRPr="7BF6BA03">
        <w:rPr>
          <w:rFonts w:ascii="Times New Roman" w:hAnsi="Times New Roman" w:cs="Times New Roman"/>
          <w:sz w:val="24"/>
          <w:szCs w:val="24"/>
        </w:rPr>
        <w:t xml:space="preserve"> based on the delegation above. The individual signing the payment </w:t>
      </w:r>
      <w:r w:rsidR="009B1817" w:rsidRPr="7BF6BA03">
        <w:rPr>
          <w:rFonts w:ascii="Times New Roman" w:hAnsi="Times New Roman" w:cs="Times New Roman"/>
          <w:sz w:val="24"/>
          <w:szCs w:val="24"/>
        </w:rPr>
        <w:t xml:space="preserve">request form as a </w:t>
      </w:r>
      <w:r w:rsidR="009B1817" w:rsidRPr="7BF6BA03">
        <w:rPr>
          <w:rFonts w:ascii="Times New Roman" w:hAnsi="Times New Roman" w:cs="Times New Roman"/>
          <w:sz w:val="24"/>
          <w:szCs w:val="24"/>
          <w:u w:val="single"/>
        </w:rPr>
        <w:t>technical approver</w:t>
      </w:r>
      <w:r w:rsidR="009B1817" w:rsidRPr="7BF6BA03">
        <w:rPr>
          <w:rFonts w:ascii="Times New Roman" w:hAnsi="Times New Roman" w:cs="Times New Roman"/>
          <w:sz w:val="24"/>
          <w:szCs w:val="24"/>
        </w:rPr>
        <w:t xml:space="preserve"> is confirming the allowability and appropriateness of the cost for the progra</w:t>
      </w:r>
      <w:r w:rsidR="006A6BC3" w:rsidRPr="7BF6BA03">
        <w:rPr>
          <w:rFonts w:ascii="Times New Roman" w:hAnsi="Times New Roman" w:cs="Times New Roman"/>
          <w:sz w:val="24"/>
          <w:szCs w:val="24"/>
        </w:rPr>
        <w:t>m and the correct budget activity.</w:t>
      </w:r>
      <w:r w:rsidR="005F3DED" w:rsidRPr="7BF6BA03">
        <w:rPr>
          <w:rFonts w:ascii="Times New Roman" w:hAnsi="Times New Roman" w:cs="Times New Roman"/>
          <w:sz w:val="24"/>
          <w:szCs w:val="24"/>
        </w:rPr>
        <w:t xml:space="preserve"> </w:t>
      </w:r>
      <w:r w:rsidR="00AE2305" w:rsidRPr="7BF6BA03">
        <w:rPr>
          <w:rFonts w:ascii="Times New Roman" w:hAnsi="Times New Roman" w:cs="Times New Roman"/>
          <w:sz w:val="24"/>
          <w:szCs w:val="24"/>
        </w:rPr>
        <w:t xml:space="preserve">The </w:t>
      </w:r>
      <w:r w:rsidR="00AE2305" w:rsidRPr="7BF6BA03">
        <w:rPr>
          <w:rFonts w:ascii="Times New Roman" w:hAnsi="Times New Roman" w:cs="Times New Roman"/>
          <w:sz w:val="24"/>
          <w:szCs w:val="24"/>
          <w:u w:val="single"/>
        </w:rPr>
        <w:t xml:space="preserve">F&amp;A Director </w:t>
      </w:r>
      <w:r w:rsidR="006A6BC3" w:rsidRPr="7BF6BA03">
        <w:rPr>
          <w:rFonts w:ascii="Times New Roman" w:hAnsi="Times New Roman" w:cs="Times New Roman"/>
          <w:sz w:val="24"/>
          <w:szCs w:val="24"/>
          <w:u w:val="single"/>
        </w:rPr>
        <w:t>approver</w:t>
      </w:r>
      <w:r w:rsidR="006A6BC3" w:rsidRPr="7BF6BA03">
        <w:rPr>
          <w:rFonts w:ascii="Times New Roman" w:hAnsi="Times New Roman" w:cs="Times New Roman"/>
          <w:sz w:val="24"/>
          <w:szCs w:val="24"/>
        </w:rPr>
        <w:t xml:space="preserve"> signature is</w:t>
      </w:r>
      <w:r w:rsidR="00AE2305" w:rsidRPr="7BF6BA03">
        <w:rPr>
          <w:rFonts w:ascii="Times New Roman" w:hAnsi="Times New Roman" w:cs="Times New Roman"/>
          <w:sz w:val="24"/>
          <w:szCs w:val="24"/>
        </w:rPr>
        <w:t xml:space="preserve"> verif</w:t>
      </w:r>
      <w:r w:rsidR="006A6BC3" w:rsidRPr="7BF6BA03">
        <w:rPr>
          <w:rFonts w:ascii="Times New Roman" w:hAnsi="Times New Roman" w:cs="Times New Roman"/>
          <w:sz w:val="24"/>
          <w:szCs w:val="24"/>
        </w:rPr>
        <w:t>ying</w:t>
      </w:r>
      <w:r w:rsidR="00AE2305" w:rsidRPr="7BF6BA03">
        <w:rPr>
          <w:rFonts w:ascii="Times New Roman" w:hAnsi="Times New Roman" w:cs="Times New Roman"/>
          <w:sz w:val="24"/>
          <w:szCs w:val="24"/>
        </w:rPr>
        <w:t xml:space="preserve"> and match</w:t>
      </w:r>
      <w:r w:rsidR="006A6BC3" w:rsidRPr="7BF6BA03">
        <w:rPr>
          <w:rFonts w:ascii="Times New Roman" w:hAnsi="Times New Roman" w:cs="Times New Roman"/>
          <w:sz w:val="24"/>
          <w:szCs w:val="24"/>
        </w:rPr>
        <w:t>ing</w:t>
      </w:r>
      <w:r w:rsidR="00AE2305" w:rsidRPr="7BF6BA03">
        <w:rPr>
          <w:rFonts w:ascii="Times New Roman" w:hAnsi="Times New Roman" w:cs="Times New Roman"/>
          <w:sz w:val="24"/>
          <w:szCs w:val="24"/>
        </w:rPr>
        <w:t xml:space="preserve"> up the vendor invoice, supporting documentation, the procurement file, and the signed payment request.</w:t>
      </w:r>
      <w:r w:rsidR="00E47F57" w:rsidRPr="7BF6BA03">
        <w:rPr>
          <w:rFonts w:ascii="Times New Roman" w:hAnsi="Times New Roman" w:cs="Times New Roman"/>
          <w:sz w:val="24"/>
          <w:szCs w:val="24"/>
        </w:rPr>
        <w:t xml:space="preserve"> </w:t>
      </w:r>
    </w:p>
    <w:p w14:paraId="41384E53" w14:textId="20A56135" w:rsidR="00EA5AB4" w:rsidRDefault="008D50D4" w:rsidP="00DD1EB5">
      <w:pPr>
        <w:pStyle w:val="Heading2"/>
        <w:numPr>
          <w:ilvl w:val="0"/>
          <w:numId w:val="11"/>
        </w:numPr>
        <w:ind w:left="360"/>
        <w:jc w:val="both"/>
        <w:rPr>
          <w:rFonts w:eastAsiaTheme="minorEastAsia"/>
        </w:rPr>
      </w:pPr>
      <w:bookmarkStart w:id="64" w:name="_Toc188020507"/>
      <w:r>
        <w:rPr>
          <w:rFonts w:eastAsiaTheme="minorEastAsia"/>
        </w:rPr>
        <w:t xml:space="preserve">Release of </w:t>
      </w:r>
      <w:r w:rsidR="007A6A37">
        <w:rPr>
          <w:rFonts w:eastAsiaTheme="minorEastAsia"/>
        </w:rPr>
        <w:t>Paymen</w:t>
      </w:r>
      <w:r>
        <w:rPr>
          <w:rFonts w:eastAsiaTheme="minorEastAsia"/>
        </w:rPr>
        <w:t>t</w:t>
      </w:r>
      <w:r w:rsidR="007A6A37">
        <w:rPr>
          <w:rFonts w:eastAsiaTheme="minorEastAsia"/>
        </w:rPr>
        <w:t xml:space="preserve"> </w:t>
      </w:r>
      <w:r w:rsidR="007B7E1D">
        <w:rPr>
          <w:rFonts w:eastAsiaTheme="minorEastAsia"/>
        </w:rPr>
        <w:t>Internal Controls</w:t>
      </w:r>
      <w:bookmarkEnd w:id="64"/>
      <w:r w:rsidR="007B7E1D">
        <w:rPr>
          <w:rFonts w:eastAsiaTheme="minorEastAsia"/>
        </w:rPr>
        <w:t xml:space="preserve"> </w:t>
      </w:r>
    </w:p>
    <w:p w14:paraId="1686E75F" w14:textId="7767B9E6" w:rsidR="00D74727" w:rsidRPr="00DD79FA" w:rsidRDefault="37A69323" w:rsidP="00DD79FA">
      <w:pPr>
        <w:jc w:val="both"/>
        <w:rPr>
          <w:rFonts w:ascii="Times New Roman" w:hAnsi="Times New Roman" w:cs="Times New Roman"/>
          <w:sz w:val="24"/>
          <w:szCs w:val="24"/>
        </w:rPr>
      </w:pPr>
      <w:r w:rsidRPr="7769CA89">
        <w:rPr>
          <w:rFonts w:ascii="Times New Roman" w:hAnsi="Times New Roman" w:cs="Times New Roman"/>
          <w:sz w:val="24"/>
          <w:szCs w:val="24"/>
        </w:rPr>
        <w:t>The below internal controls apply to all payments released from our bank accounts</w:t>
      </w:r>
      <w:r w:rsidR="02B494B8" w:rsidRPr="7769CA89">
        <w:rPr>
          <w:rFonts w:ascii="Times New Roman" w:hAnsi="Times New Roman" w:cs="Times New Roman"/>
          <w:sz w:val="24"/>
          <w:szCs w:val="24"/>
        </w:rPr>
        <w:t>, PayPal, Airtm,</w:t>
      </w:r>
      <w:r w:rsidRPr="7769CA89">
        <w:rPr>
          <w:rFonts w:ascii="Times New Roman" w:hAnsi="Times New Roman" w:cs="Times New Roman"/>
          <w:sz w:val="24"/>
          <w:szCs w:val="24"/>
        </w:rPr>
        <w:t xml:space="preserve"> or any other payment platform.</w:t>
      </w:r>
    </w:p>
    <w:p w14:paraId="2821ABD5" w14:textId="7CE9AFA9" w:rsidR="00EA5AB4" w:rsidRPr="00DD79FA" w:rsidRDefault="00D74727" w:rsidP="00DD1EB5">
      <w:pPr>
        <w:pStyle w:val="Heading3"/>
        <w:ind w:left="180"/>
        <w:jc w:val="both"/>
        <w:rPr>
          <w:sz w:val="24"/>
          <w:szCs w:val="24"/>
        </w:rPr>
      </w:pPr>
      <w:bookmarkStart w:id="65" w:name="_Toc188020508"/>
      <w:r w:rsidRPr="00DD79FA">
        <w:rPr>
          <w:rFonts w:eastAsiaTheme="minorEastAsia"/>
          <w:sz w:val="24"/>
          <w:szCs w:val="24"/>
        </w:rPr>
        <w:t xml:space="preserve">5.1 Home Office </w:t>
      </w:r>
      <w:r w:rsidR="008D50D4">
        <w:rPr>
          <w:rFonts w:eastAsiaTheme="minorEastAsia"/>
          <w:sz w:val="24"/>
          <w:szCs w:val="24"/>
        </w:rPr>
        <w:t xml:space="preserve">Release of </w:t>
      </w:r>
      <w:r w:rsidR="00986225">
        <w:rPr>
          <w:rFonts w:eastAsiaTheme="minorEastAsia"/>
          <w:sz w:val="24"/>
          <w:szCs w:val="24"/>
        </w:rPr>
        <w:t xml:space="preserve">Payment </w:t>
      </w:r>
      <w:r w:rsidRPr="00DD79FA">
        <w:rPr>
          <w:rFonts w:eastAsiaTheme="minorEastAsia"/>
          <w:sz w:val="24"/>
          <w:szCs w:val="24"/>
        </w:rPr>
        <w:t>Internal Controls</w:t>
      </w:r>
      <w:bookmarkEnd w:id="65"/>
      <w:r w:rsidRPr="00DD79FA">
        <w:rPr>
          <w:rFonts w:eastAsiaTheme="minorEastAsia"/>
          <w:sz w:val="24"/>
          <w:szCs w:val="24"/>
        </w:rPr>
        <w:t xml:space="preserve"> </w:t>
      </w:r>
    </w:p>
    <w:p w14:paraId="247AE42E" w14:textId="244B6018" w:rsidR="0052011C" w:rsidRDefault="007B7E1D" w:rsidP="008B386D">
      <w:pPr>
        <w:spacing w:after="0"/>
        <w:jc w:val="both"/>
        <w:rPr>
          <w:rFonts w:ascii="Times New Roman" w:hAnsi="Times New Roman" w:cs="Times New Roman"/>
          <w:sz w:val="24"/>
          <w:szCs w:val="24"/>
        </w:rPr>
      </w:pPr>
      <w:r w:rsidRPr="5575C977">
        <w:rPr>
          <w:rFonts w:ascii="Times New Roman" w:hAnsi="Times New Roman" w:cs="Times New Roman"/>
          <w:sz w:val="24"/>
          <w:szCs w:val="24"/>
        </w:rPr>
        <w:t>Only th</w:t>
      </w:r>
      <w:r w:rsidR="5BFA0D13" w:rsidRPr="5575C977">
        <w:rPr>
          <w:rFonts w:ascii="Times New Roman" w:hAnsi="Times New Roman" w:cs="Times New Roman"/>
          <w:sz w:val="24"/>
          <w:szCs w:val="24"/>
        </w:rPr>
        <w:t xml:space="preserve">e </w:t>
      </w:r>
      <w:r w:rsidRPr="5575C977">
        <w:rPr>
          <w:rFonts w:ascii="Times New Roman" w:hAnsi="Times New Roman" w:cs="Times New Roman"/>
          <w:sz w:val="24"/>
          <w:szCs w:val="24"/>
        </w:rPr>
        <w:t xml:space="preserve">President &amp; CEO and </w:t>
      </w:r>
      <w:r w:rsidR="1D65BE0F" w:rsidRPr="5575C977">
        <w:rPr>
          <w:rFonts w:ascii="Times New Roman" w:hAnsi="Times New Roman" w:cs="Times New Roman"/>
          <w:sz w:val="24"/>
          <w:szCs w:val="24"/>
        </w:rPr>
        <w:t xml:space="preserve">the CFO </w:t>
      </w:r>
      <w:r w:rsidRPr="5575C977">
        <w:rPr>
          <w:rFonts w:ascii="Times New Roman" w:hAnsi="Times New Roman" w:cs="Times New Roman"/>
          <w:sz w:val="24"/>
          <w:szCs w:val="24"/>
        </w:rPr>
        <w:t xml:space="preserve">have </w:t>
      </w:r>
      <w:r w:rsidR="00BA3521">
        <w:rPr>
          <w:rFonts w:ascii="Times New Roman" w:hAnsi="Times New Roman" w:cs="Times New Roman"/>
          <w:sz w:val="24"/>
          <w:szCs w:val="24"/>
        </w:rPr>
        <w:t xml:space="preserve">the ability to release payments in </w:t>
      </w:r>
      <w:hyperlink r:id="rId20" w:history="1">
        <w:r w:rsidR="00863D8E" w:rsidRPr="004A529C">
          <w:rPr>
            <w:rStyle w:val="Hyperlink"/>
            <w:rFonts w:ascii="Times New Roman" w:hAnsi="Times New Roman" w:cs="Times New Roman"/>
            <w:sz w:val="24"/>
            <w:szCs w:val="24"/>
          </w:rPr>
          <w:t>Bill.com</w:t>
        </w:r>
      </w:hyperlink>
      <w:r w:rsidR="004560A5">
        <w:rPr>
          <w:rFonts w:ascii="Times New Roman" w:hAnsi="Times New Roman" w:cs="Times New Roman"/>
          <w:sz w:val="24"/>
          <w:szCs w:val="24"/>
        </w:rPr>
        <w:t xml:space="preserve"> or the bank account</w:t>
      </w:r>
      <w:r w:rsidR="00863D8E">
        <w:rPr>
          <w:rFonts w:ascii="Times New Roman" w:hAnsi="Times New Roman" w:cs="Times New Roman"/>
          <w:sz w:val="24"/>
          <w:szCs w:val="24"/>
        </w:rPr>
        <w:t>.</w:t>
      </w:r>
    </w:p>
    <w:p w14:paraId="7F657F1C" w14:textId="7AB244EB" w:rsidR="00A96EE7" w:rsidRPr="00DD1EB5" w:rsidRDefault="00D74727" w:rsidP="00DD1EB5">
      <w:pPr>
        <w:pStyle w:val="Heading3"/>
        <w:ind w:left="180"/>
        <w:jc w:val="both"/>
        <w:rPr>
          <w:rFonts w:eastAsiaTheme="minorEastAsia"/>
          <w:sz w:val="24"/>
          <w:szCs w:val="24"/>
        </w:rPr>
      </w:pPr>
      <w:bookmarkStart w:id="66" w:name="_Toc188020509"/>
      <w:r w:rsidRPr="000E46E0">
        <w:rPr>
          <w:rFonts w:eastAsiaTheme="minorEastAsia"/>
          <w:sz w:val="24"/>
          <w:szCs w:val="24"/>
        </w:rPr>
        <w:t>5.</w:t>
      </w:r>
      <w:r>
        <w:rPr>
          <w:rFonts w:eastAsiaTheme="minorEastAsia"/>
          <w:sz w:val="24"/>
          <w:szCs w:val="24"/>
        </w:rPr>
        <w:t>2</w:t>
      </w:r>
      <w:r w:rsidRPr="000E46E0">
        <w:rPr>
          <w:rFonts w:eastAsiaTheme="minorEastAsia"/>
          <w:sz w:val="24"/>
          <w:szCs w:val="24"/>
        </w:rPr>
        <w:t xml:space="preserve"> </w:t>
      </w:r>
      <w:r w:rsidR="00300465">
        <w:rPr>
          <w:rFonts w:eastAsiaTheme="minorEastAsia"/>
          <w:sz w:val="24"/>
          <w:szCs w:val="24"/>
        </w:rPr>
        <w:t>Field</w:t>
      </w:r>
      <w:r w:rsidRPr="000E46E0">
        <w:rPr>
          <w:rFonts w:eastAsiaTheme="minorEastAsia"/>
          <w:sz w:val="24"/>
          <w:szCs w:val="24"/>
        </w:rPr>
        <w:t xml:space="preserve"> Office </w:t>
      </w:r>
      <w:r w:rsidR="008D50D4">
        <w:rPr>
          <w:rFonts w:eastAsiaTheme="minorEastAsia"/>
          <w:sz w:val="24"/>
          <w:szCs w:val="24"/>
        </w:rPr>
        <w:t xml:space="preserve">Release of </w:t>
      </w:r>
      <w:r w:rsidR="00986225">
        <w:rPr>
          <w:rFonts w:eastAsiaTheme="minorEastAsia"/>
          <w:sz w:val="24"/>
          <w:szCs w:val="24"/>
        </w:rPr>
        <w:t xml:space="preserve">Payment </w:t>
      </w:r>
      <w:r w:rsidRPr="000E46E0">
        <w:rPr>
          <w:rFonts w:eastAsiaTheme="minorEastAsia"/>
          <w:sz w:val="24"/>
          <w:szCs w:val="24"/>
        </w:rPr>
        <w:t>Internal Controls</w:t>
      </w:r>
      <w:bookmarkEnd w:id="66"/>
      <w:r w:rsidRPr="000E46E0">
        <w:rPr>
          <w:rFonts w:eastAsiaTheme="minorEastAsia"/>
          <w:sz w:val="24"/>
          <w:szCs w:val="24"/>
        </w:rPr>
        <w:t xml:space="preserve"> </w:t>
      </w:r>
    </w:p>
    <w:p w14:paraId="28BEE2D2" w14:textId="00EC7580" w:rsidR="00A96EE7" w:rsidRDefault="00A96EE7" w:rsidP="008B386D">
      <w:pPr>
        <w:spacing w:after="0"/>
        <w:jc w:val="both"/>
        <w:rPr>
          <w:rFonts w:ascii="Times New Roman" w:hAnsi="Times New Roman" w:cs="Times New Roman"/>
          <w:sz w:val="24"/>
          <w:szCs w:val="24"/>
        </w:rPr>
      </w:pPr>
      <w:r w:rsidRPr="5575C977">
        <w:rPr>
          <w:rFonts w:ascii="Times New Roman" w:hAnsi="Times New Roman" w:cs="Times New Roman"/>
          <w:sz w:val="24"/>
          <w:szCs w:val="24"/>
        </w:rPr>
        <w:t xml:space="preserve">Only the </w:t>
      </w:r>
      <w:r w:rsidR="008D5371">
        <w:rPr>
          <w:rFonts w:ascii="Times New Roman" w:hAnsi="Times New Roman" w:cs="Times New Roman"/>
          <w:sz w:val="24"/>
          <w:szCs w:val="24"/>
        </w:rPr>
        <w:t xml:space="preserve">Colombia Operations </w:t>
      </w:r>
      <w:r>
        <w:rPr>
          <w:rFonts w:ascii="Times New Roman" w:hAnsi="Times New Roman" w:cs="Times New Roman"/>
          <w:sz w:val="24"/>
          <w:szCs w:val="24"/>
        </w:rPr>
        <w:t>Director</w:t>
      </w:r>
      <w:r w:rsidDel="009153DE">
        <w:rPr>
          <w:rFonts w:ascii="Times New Roman" w:hAnsi="Times New Roman" w:cs="Times New Roman"/>
          <w:sz w:val="24"/>
          <w:szCs w:val="24"/>
        </w:rPr>
        <w:t xml:space="preserve"> </w:t>
      </w:r>
      <w:r w:rsidRPr="5575C977">
        <w:rPr>
          <w:rFonts w:ascii="Times New Roman" w:hAnsi="Times New Roman" w:cs="Times New Roman"/>
          <w:sz w:val="24"/>
          <w:szCs w:val="24"/>
        </w:rPr>
        <w:t xml:space="preserve">and the </w:t>
      </w:r>
      <w:r>
        <w:rPr>
          <w:rFonts w:ascii="Times New Roman" w:hAnsi="Times New Roman" w:cs="Times New Roman"/>
          <w:sz w:val="24"/>
          <w:szCs w:val="24"/>
        </w:rPr>
        <w:t>Finance Director</w:t>
      </w:r>
      <w:r w:rsidRPr="5575C977">
        <w:rPr>
          <w:rFonts w:ascii="Times New Roman" w:hAnsi="Times New Roman" w:cs="Times New Roman"/>
          <w:sz w:val="24"/>
          <w:szCs w:val="24"/>
        </w:rPr>
        <w:t xml:space="preserve"> </w:t>
      </w:r>
      <w:r w:rsidR="00834198">
        <w:rPr>
          <w:rFonts w:ascii="Times New Roman" w:hAnsi="Times New Roman" w:cs="Times New Roman"/>
          <w:sz w:val="24"/>
          <w:szCs w:val="24"/>
        </w:rPr>
        <w:t xml:space="preserve">in each office </w:t>
      </w:r>
      <w:r w:rsidRPr="5575C977">
        <w:rPr>
          <w:rFonts w:ascii="Times New Roman" w:hAnsi="Times New Roman" w:cs="Times New Roman"/>
          <w:sz w:val="24"/>
          <w:szCs w:val="24"/>
        </w:rPr>
        <w:t xml:space="preserve">have </w:t>
      </w:r>
      <w:r>
        <w:rPr>
          <w:rFonts w:ascii="Times New Roman" w:hAnsi="Times New Roman" w:cs="Times New Roman"/>
          <w:sz w:val="24"/>
          <w:szCs w:val="24"/>
        </w:rPr>
        <w:t>the ability to release payments from local bank accounts.</w:t>
      </w:r>
      <w:r w:rsidR="00395F39">
        <w:rPr>
          <w:rFonts w:ascii="Times New Roman" w:hAnsi="Times New Roman" w:cs="Times New Roman"/>
          <w:sz w:val="24"/>
          <w:szCs w:val="24"/>
        </w:rPr>
        <w:t xml:space="preserve"> </w:t>
      </w:r>
      <w:r w:rsidR="00834198">
        <w:rPr>
          <w:rFonts w:ascii="Times New Roman" w:hAnsi="Times New Roman" w:cs="Times New Roman"/>
          <w:sz w:val="24"/>
          <w:szCs w:val="24"/>
        </w:rPr>
        <w:t>In the field office, a</w:t>
      </w:r>
      <w:r w:rsidR="008D5371">
        <w:rPr>
          <w:rFonts w:ascii="Times New Roman" w:hAnsi="Times New Roman" w:cs="Times New Roman"/>
          <w:sz w:val="24"/>
          <w:szCs w:val="24"/>
        </w:rPr>
        <w:t xml:space="preserve"> HO staff member will be added onto the bank account as a backup.</w:t>
      </w:r>
    </w:p>
    <w:p w14:paraId="2D2E25DD" w14:textId="60A7CC10" w:rsidR="0009347E" w:rsidRPr="00DD79FA" w:rsidRDefault="0009347E">
      <w:pPr>
        <w:rPr>
          <w:rFonts w:ascii="Times New Roman" w:hAnsi="Times New Roman" w:cs="Times New Roman"/>
          <w:sz w:val="24"/>
          <w:szCs w:val="24"/>
        </w:rPr>
      </w:pPr>
      <w:r>
        <w:rPr>
          <w:rFonts w:ascii="Times New Roman" w:hAnsi="Times New Roman" w:cs="Times New Roman"/>
          <w:sz w:val="24"/>
          <w:szCs w:val="24"/>
        </w:rPr>
        <w:br w:type="page"/>
      </w:r>
    </w:p>
    <w:p w14:paraId="76D1648A" w14:textId="74EC8238" w:rsidR="0020773E" w:rsidRPr="00DD79FA" w:rsidRDefault="2D75F2B8" w:rsidP="00DD79FA">
      <w:pPr>
        <w:pStyle w:val="Heading2"/>
        <w:jc w:val="both"/>
      </w:pPr>
      <w:bookmarkStart w:id="67" w:name="_Annex_A:_Approval"/>
      <w:bookmarkStart w:id="68" w:name="_Toc188020510"/>
      <w:bookmarkEnd w:id="67"/>
      <w:r w:rsidRPr="7769CA89">
        <w:rPr>
          <w:rFonts w:eastAsiaTheme="minorEastAsia"/>
        </w:rPr>
        <w:lastRenderedPageBreak/>
        <w:t>Annex A: Approval Matrix Cheat Sheet</w:t>
      </w:r>
      <w:bookmarkEnd w:id="68"/>
      <w:r w:rsidRPr="7769CA89">
        <w:rPr>
          <w:rFonts w:eastAsiaTheme="minorEastAsia"/>
        </w:rPr>
        <w:t xml:space="preserve"> </w:t>
      </w:r>
    </w:p>
    <w:p w14:paraId="2E50B603" w14:textId="4DDD3F25" w:rsidR="0020773E" w:rsidRPr="0020773E" w:rsidRDefault="0020773E" w:rsidP="00DD79FA">
      <w:pPr>
        <w:pStyle w:val="Heading3"/>
        <w:jc w:val="both"/>
        <w:rPr>
          <w:rFonts w:ascii="Times New Roman" w:hAnsi="Times New Roman" w:cs="Times New Roman"/>
          <w:sz w:val="24"/>
          <w:szCs w:val="24"/>
        </w:rPr>
      </w:pPr>
      <w:bookmarkStart w:id="69" w:name="_Toc188020511"/>
      <w:r w:rsidRPr="00DD79FA">
        <w:rPr>
          <w:rFonts w:eastAsiaTheme="minorEastAsia"/>
          <w:sz w:val="24"/>
          <w:szCs w:val="24"/>
        </w:rPr>
        <w:t>Purchase Requisitions Form (PRF) Approval Authority</w:t>
      </w:r>
      <w:bookmarkEnd w:id="69"/>
      <w:r w:rsidRPr="00DD79FA">
        <w:rPr>
          <w:rFonts w:eastAsiaTheme="minorEastAsia"/>
          <w:sz w:val="24"/>
          <w:szCs w:val="24"/>
        </w:rPr>
        <w:t xml:space="preserve"> </w:t>
      </w:r>
    </w:p>
    <w:p w14:paraId="483DB641" w14:textId="4B7F45CF" w:rsidR="0082343D" w:rsidRPr="00DD79FA" w:rsidRDefault="0082343D" w:rsidP="00DD79FA">
      <w:pPr>
        <w:spacing w:after="0"/>
        <w:jc w:val="both"/>
        <w:rPr>
          <w:rFonts w:ascii="Times New Roman" w:hAnsi="Times New Roman" w:cs="Times New Roman"/>
          <w:sz w:val="24"/>
          <w:szCs w:val="24"/>
        </w:rPr>
      </w:pPr>
      <w:r>
        <w:rPr>
          <w:rFonts w:ascii="Times New Roman" w:hAnsi="Times New Roman" w:cs="Times New Roman"/>
          <w:sz w:val="24"/>
          <w:szCs w:val="24"/>
        </w:rPr>
        <w:t xml:space="preserve">All PRF </w:t>
      </w:r>
      <w:r w:rsidR="001E1F3E">
        <w:rPr>
          <w:rFonts w:ascii="Times New Roman" w:hAnsi="Times New Roman" w:cs="Times New Roman"/>
          <w:sz w:val="24"/>
          <w:szCs w:val="24"/>
        </w:rPr>
        <w:t xml:space="preserve">for technical </w:t>
      </w:r>
      <w:r>
        <w:rPr>
          <w:rFonts w:ascii="Times New Roman" w:hAnsi="Times New Roman" w:cs="Times New Roman"/>
          <w:sz w:val="24"/>
          <w:szCs w:val="24"/>
        </w:rPr>
        <w:t>approval should follow the below approval process</w:t>
      </w:r>
      <w:r w:rsidR="008C13D7">
        <w:rPr>
          <w:rFonts w:ascii="Times New Roman" w:hAnsi="Times New Roman" w:cs="Times New Roman"/>
          <w:sz w:val="24"/>
          <w:szCs w:val="24"/>
        </w:rPr>
        <w:t xml:space="preserve"> as </w:t>
      </w:r>
      <w:r>
        <w:rPr>
          <w:rFonts w:ascii="Times New Roman" w:hAnsi="Times New Roman" w:cs="Times New Roman"/>
          <w:sz w:val="24"/>
          <w:szCs w:val="24"/>
        </w:rPr>
        <w:t xml:space="preserve">applicable based on </w:t>
      </w:r>
      <w:r w:rsidR="008C13D7">
        <w:rPr>
          <w:rFonts w:ascii="Times New Roman" w:hAnsi="Times New Roman" w:cs="Times New Roman"/>
          <w:sz w:val="24"/>
          <w:szCs w:val="24"/>
        </w:rPr>
        <w:t>positions with program/unit. If your program/unit does not have a particular position, move to the next highest approval authority.</w:t>
      </w:r>
    </w:p>
    <w:p w14:paraId="69636C0D" w14:textId="3A87888C" w:rsidR="0020773E" w:rsidRPr="00DD79FA" w:rsidRDefault="0020773E" w:rsidP="00DD79FA">
      <w:pPr>
        <w:pStyle w:val="ListParagraph"/>
        <w:numPr>
          <w:ilvl w:val="0"/>
          <w:numId w:val="33"/>
        </w:numPr>
        <w:spacing w:after="0"/>
        <w:jc w:val="both"/>
        <w:rPr>
          <w:rFonts w:ascii="Times New Roman" w:hAnsi="Times New Roman" w:cs="Times New Roman"/>
          <w:sz w:val="24"/>
          <w:szCs w:val="24"/>
        </w:rPr>
      </w:pPr>
      <w:r w:rsidRPr="00DD79FA">
        <w:rPr>
          <w:rFonts w:ascii="Times New Roman" w:hAnsi="Times New Roman" w:cs="Times New Roman"/>
          <w:sz w:val="24"/>
          <w:szCs w:val="24"/>
        </w:rPr>
        <w:t xml:space="preserve">PRF </w:t>
      </w:r>
      <w:r w:rsidR="00260F08">
        <w:rPr>
          <w:rFonts w:ascii="Times New Roman" w:hAnsi="Times New Roman" w:cs="Times New Roman"/>
          <w:sz w:val="24"/>
          <w:szCs w:val="24"/>
        </w:rPr>
        <w:t>up to</w:t>
      </w:r>
      <w:r w:rsidRPr="00DD79FA">
        <w:rPr>
          <w:rFonts w:ascii="Times New Roman" w:hAnsi="Times New Roman" w:cs="Times New Roman"/>
          <w:sz w:val="24"/>
          <w:szCs w:val="24"/>
        </w:rPr>
        <w:t xml:space="preserve"> $</w:t>
      </w:r>
      <w:r w:rsidR="006D7A5E">
        <w:rPr>
          <w:rFonts w:ascii="Times New Roman" w:hAnsi="Times New Roman" w:cs="Times New Roman"/>
          <w:sz w:val="24"/>
          <w:szCs w:val="24"/>
        </w:rPr>
        <w:t>5</w:t>
      </w:r>
      <w:r w:rsidR="003D24DC">
        <w:rPr>
          <w:rFonts w:ascii="Times New Roman" w:hAnsi="Times New Roman" w:cs="Times New Roman"/>
          <w:sz w:val="24"/>
          <w:szCs w:val="24"/>
        </w:rPr>
        <w:t>0</w:t>
      </w:r>
      <w:r w:rsidR="006D7A5E">
        <w:rPr>
          <w:rFonts w:ascii="Times New Roman" w:hAnsi="Times New Roman" w:cs="Times New Roman"/>
          <w:sz w:val="24"/>
          <w:szCs w:val="24"/>
        </w:rPr>
        <w:t>,000</w:t>
      </w:r>
      <w:r w:rsidRPr="00DD79FA">
        <w:rPr>
          <w:rFonts w:ascii="Times New Roman" w:hAnsi="Times New Roman" w:cs="Times New Roman"/>
          <w:sz w:val="24"/>
          <w:szCs w:val="24"/>
        </w:rPr>
        <w:t xml:space="preserve"> USD – Deputy Project Director/Deputy Chief of Party</w:t>
      </w:r>
      <w:r w:rsidR="00800804">
        <w:rPr>
          <w:rFonts w:ascii="Times New Roman" w:hAnsi="Times New Roman" w:cs="Times New Roman"/>
          <w:sz w:val="24"/>
          <w:szCs w:val="24"/>
        </w:rPr>
        <w:t>*</w:t>
      </w:r>
    </w:p>
    <w:p w14:paraId="0B7F8290" w14:textId="1885DC83" w:rsidR="0020773E" w:rsidRPr="00DD79FA" w:rsidRDefault="0020773E" w:rsidP="00DD79FA">
      <w:pPr>
        <w:pStyle w:val="ListParagraph"/>
        <w:numPr>
          <w:ilvl w:val="0"/>
          <w:numId w:val="33"/>
        </w:numPr>
        <w:spacing w:after="0"/>
        <w:jc w:val="both"/>
        <w:rPr>
          <w:rFonts w:ascii="Times New Roman" w:hAnsi="Times New Roman" w:cs="Times New Roman"/>
          <w:sz w:val="24"/>
          <w:szCs w:val="24"/>
        </w:rPr>
      </w:pPr>
      <w:r w:rsidRPr="00DD79FA">
        <w:rPr>
          <w:rFonts w:ascii="Times New Roman" w:hAnsi="Times New Roman" w:cs="Times New Roman"/>
          <w:sz w:val="24"/>
          <w:szCs w:val="24"/>
        </w:rPr>
        <w:t xml:space="preserve">PRF </w:t>
      </w:r>
      <w:r w:rsidR="00AE24E9">
        <w:rPr>
          <w:rFonts w:ascii="Times New Roman" w:hAnsi="Times New Roman" w:cs="Times New Roman"/>
          <w:sz w:val="24"/>
          <w:szCs w:val="24"/>
        </w:rPr>
        <w:t>up to</w:t>
      </w:r>
      <w:r w:rsidRPr="00DD79FA">
        <w:rPr>
          <w:rFonts w:ascii="Times New Roman" w:hAnsi="Times New Roman" w:cs="Times New Roman"/>
          <w:sz w:val="24"/>
          <w:szCs w:val="24"/>
        </w:rPr>
        <w:t xml:space="preserve"> $</w:t>
      </w:r>
      <w:r w:rsidR="006D7A5E">
        <w:rPr>
          <w:rFonts w:ascii="Times New Roman" w:hAnsi="Times New Roman" w:cs="Times New Roman"/>
          <w:sz w:val="24"/>
          <w:szCs w:val="24"/>
        </w:rPr>
        <w:t>1</w:t>
      </w:r>
      <w:r w:rsidR="00C70637">
        <w:rPr>
          <w:rFonts w:ascii="Times New Roman" w:hAnsi="Times New Roman" w:cs="Times New Roman"/>
          <w:sz w:val="24"/>
          <w:szCs w:val="24"/>
        </w:rPr>
        <w:t>0</w:t>
      </w:r>
      <w:r w:rsidR="006D7A5E">
        <w:rPr>
          <w:rFonts w:ascii="Times New Roman" w:hAnsi="Times New Roman" w:cs="Times New Roman"/>
          <w:sz w:val="24"/>
          <w:szCs w:val="24"/>
        </w:rPr>
        <w:t>0,000</w:t>
      </w:r>
      <w:r w:rsidRPr="00DD79FA">
        <w:rPr>
          <w:rFonts w:ascii="Times New Roman" w:hAnsi="Times New Roman" w:cs="Times New Roman"/>
          <w:sz w:val="24"/>
          <w:szCs w:val="24"/>
        </w:rPr>
        <w:t xml:space="preserve"> USD </w:t>
      </w:r>
      <w:r w:rsidR="00800804">
        <w:rPr>
          <w:rFonts w:ascii="Times New Roman" w:hAnsi="Times New Roman" w:cs="Times New Roman"/>
          <w:sz w:val="24"/>
          <w:szCs w:val="24"/>
        </w:rPr>
        <w:t>–</w:t>
      </w:r>
      <w:r w:rsidRPr="00DD79FA">
        <w:rPr>
          <w:rFonts w:ascii="Times New Roman" w:hAnsi="Times New Roman" w:cs="Times New Roman"/>
          <w:sz w:val="24"/>
          <w:szCs w:val="24"/>
        </w:rPr>
        <w:t xml:space="preserve"> </w:t>
      </w:r>
      <w:r w:rsidR="00AE24E9">
        <w:rPr>
          <w:rFonts w:ascii="Times New Roman" w:hAnsi="Times New Roman" w:cs="Times New Roman"/>
          <w:sz w:val="24"/>
          <w:szCs w:val="24"/>
        </w:rPr>
        <w:t>Country/</w:t>
      </w:r>
      <w:r w:rsidRPr="00DD79FA">
        <w:rPr>
          <w:rFonts w:ascii="Times New Roman" w:hAnsi="Times New Roman" w:cs="Times New Roman"/>
          <w:sz w:val="24"/>
          <w:szCs w:val="24"/>
        </w:rPr>
        <w:t>Project Director/Chief of Party</w:t>
      </w:r>
      <w:r w:rsidR="00800804">
        <w:rPr>
          <w:rFonts w:ascii="Times New Roman" w:hAnsi="Times New Roman" w:cs="Times New Roman"/>
          <w:sz w:val="24"/>
          <w:szCs w:val="24"/>
        </w:rPr>
        <w:t>*</w:t>
      </w:r>
    </w:p>
    <w:p w14:paraId="756AE0E6" w14:textId="6CE10B96" w:rsidR="007B2D88" w:rsidRDefault="007B2D88" w:rsidP="00DD79FA">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PRF up to $50,000 USD – Associate Director at Home Office*</w:t>
      </w:r>
      <w:r w:rsidR="00781ED4">
        <w:rPr>
          <w:rFonts w:ascii="Times New Roman" w:hAnsi="Times New Roman" w:cs="Times New Roman"/>
          <w:sz w:val="24"/>
          <w:szCs w:val="24"/>
        </w:rPr>
        <w:t>*</w:t>
      </w:r>
    </w:p>
    <w:p w14:paraId="27749423" w14:textId="48440B1B" w:rsidR="000C4588" w:rsidRPr="00DD79FA" w:rsidRDefault="000C4588" w:rsidP="00DD79FA">
      <w:pPr>
        <w:pStyle w:val="ListParagraph"/>
        <w:numPr>
          <w:ilvl w:val="0"/>
          <w:numId w:val="33"/>
        </w:numPr>
        <w:spacing w:after="0"/>
        <w:jc w:val="both"/>
        <w:rPr>
          <w:rFonts w:ascii="Times New Roman" w:hAnsi="Times New Roman" w:cs="Times New Roman"/>
          <w:sz w:val="24"/>
          <w:szCs w:val="24"/>
        </w:rPr>
      </w:pPr>
      <w:r w:rsidRPr="00DD79FA">
        <w:rPr>
          <w:rFonts w:ascii="Times New Roman" w:hAnsi="Times New Roman" w:cs="Times New Roman"/>
          <w:sz w:val="24"/>
          <w:szCs w:val="24"/>
        </w:rPr>
        <w:t xml:space="preserve">PRF </w:t>
      </w:r>
      <w:r w:rsidR="00992CFF">
        <w:rPr>
          <w:rFonts w:ascii="Times New Roman" w:hAnsi="Times New Roman" w:cs="Times New Roman"/>
          <w:sz w:val="24"/>
          <w:szCs w:val="24"/>
        </w:rPr>
        <w:t>up to</w:t>
      </w:r>
      <w:r w:rsidRPr="00DD79FA">
        <w:rPr>
          <w:rFonts w:ascii="Times New Roman" w:hAnsi="Times New Roman" w:cs="Times New Roman"/>
          <w:sz w:val="24"/>
          <w:szCs w:val="24"/>
        </w:rPr>
        <w:t xml:space="preserve"> $</w:t>
      </w:r>
      <w:r w:rsidR="00DB3746">
        <w:rPr>
          <w:rFonts w:ascii="Times New Roman" w:hAnsi="Times New Roman" w:cs="Times New Roman"/>
          <w:sz w:val="24"/>
          <w:szCs w:val="24"/>
        </w:rPr>
        <w:t>250</w:t>
      </w:r>
      <w:r w:rsidR="00D172A3">
        <w:rPr>
          <w:rFonts w:ascii="Times New Roman" w:hAnsi="Times New Roman" w:cs="Times New Roman"/>
          <w:sz w:val="24"/>
          <w:szCs w:val="24"/>
        </w:rPr>
        <w:t>,000</w:t>
      </w:r>
      <w:r w:rsidRPr="00DD79FA">
        <w:rPr>
          <w:rFonts w:ascii="Times New Roman" w:hAnsi="Times New Roman" w:cs="Times New Roman"/>
          <w:sz w:val="24"/>
          <w:szCs w:val="24"/>
        </w:rPr>
        <w:t xml:space="preserve"> USD –Director at Home Offic</w:t>
      </w:r>
      <w:r w:rsidR="008C13D7">
        <w:rPr>
          <w:rFonts w:ascii="Times New Roman" w:hAnsi="Times New Roman" w:cs="Times New Roman"/>
          <w:sz w:val="24"/>
          <w:szCs w:val="24"/>
        </w:rPr>
        <w:t>e</w:t>
      </w:r>
    </w:p>
    <w:p w14:paraId="771E7C6E" w14:textId="3557B3F0" w:rsidR="00D54111" w:rsidRPr="00DD79FA" w:rsidRDefault="00D54111" w:rsidP="00DD79FA">
      <w:pPr>
        <w:pStyle w:val="ListParagraph"/>
        <w:numPr>
          <w:ilvl w:val="0"/>
          <w:numId w:val="33"/>
        </w:numPr>
        <w:spacing w:after="0"/>
        <w:jc w:val="both"/>
        <w:rPr>
          <w:rFonts w:ascii="Times New Roman" w:hAnsi="Times New Roman" w:cs="Times New Roman"/>
          <w:sz w:val="24"/>
          <w:szCs w:val="24"/>
        </w:rPr>
      </w:pPr>
      <w:r w:rsidRPr="00DD79FA">
        <w:rPr>
          <w:rFonts w:ascii="Times New Roman" w:hAnsi="Times New Roman" w:cs="Times New Roman"/>
          <w:sz w:val="24"/>
          <w:szCs w:val="24"/>
        </w:rPr>
        <w:t xml:space="preserve">PRF </w:t>
      </w:r>
      <w:r w:rsidR="00992CFF">
        <w:rPr>
          <w:rFonts w:ascii="Times New Roman" w:hAnsi="Times New Roman" w:cs="Times New Roman"/>
          <w:sz w:val="24"/>
          <w:szCs w:val="24"/>
        </w:rPr>
        <w:t>up to</w:t>
      </w:r>
      <w:r w:rsidRPr="00DD79FA">
        <w:rPr>
          <w:rFonts w:ascii="Times New Roman" w:hAnsi="Times New Roman" w:cs="Times New Roman"/>
          <w:sz w:val="24"/>
          <w:szCs w:val="24"/>
        </w:rPr>
        <w:t xml:space="preserve"> $</w:t>
      </w:r>
      <w:r w:rsidR="00A85D03">
        <w:rPr>
          <w:rFonts w:ascii="Times New Roman" w:hAnsi="Times New Roman" w:cs="Times New Roman"/>
          <w:sz w:val="24"/>
          <w:szCs w:val="24"/>
        </w:rPr>
        <w:t>500</w:t>
      </w:r>
      <w:r w:rsidRPr="00DD79FA">
        <w:rPr>
          <w:rFonts w:ascii="Times New Roman" w:hAnsi="Times New Roman" w:cs="Times New Roman"/>
          <w:sz w:val="24"/>
          <w:szCs w:val="24"/>
        </w:rPr>
        <w:t>,</w:t>
      </w:r>
      <w:r w:rsidR="00D172A3">
        <w:rPr>
          <w:rFonts w:ascii="Times New Roman" w:hAnsi="Times New Roman" w:cs="Times New Roman"/>
          <w:sz w:val="24"/>
          <w:szCs w:val="24"/>
        </w:rPr>
        <w:t>000</w:t>
      </w:r>
      <w:r w:rsidRPr="00DD79FA">
        <w:rPr>
          <w:rFonts w:ascii="Times New Roman" w:hAnsi="Times New Roman" w:cs="Times New Roman"/>
          <w:sz w:val="24"/>
          <w:szCs w:val="24"/>
        </w:rPr>
        <w:t xml:space="preserve"> USD –</w:t>
      </w:r>
      <w:r w:rsidR="00335C9B" w:rsidRPr="00DD79FA">
        <w:rPr>
          <w:rFonts w:ascii="Times New Roman" w:hAnsi="Times New Roman" w:cs="Times New Roman"/>
          <w:sz w:val="24"/>
          <w:szCs w:val="24"/>
        </w:rPr>
        <w:t xml:space="preserve">Senior </w:t>
      </w:r>
      <w:r w:rsidRPr="00DD79FA">
        <w:rPr>
          <w:rFonts w:ascii="Times New Roman" w:hAnsi="Times New Roman" w:cs="Times New Roman"/>
          <w:sz w:val="24"/>
          <w:szCs w:val="24"/>
        </w:rPr>
        <w:t>Director at Home Office</w:t>
      </w:r>
    </w:p>
    <w:p w14:paraId="5C2601EE" w14:textId="7D8DDE4F" w:rsidR="00335C9B" w:rsidRPr="00DD79FA" w:rsidRDefault="00335C9B" w:rsidP="00DD79FA">
      <w:pPr>
        <w:pStyle w:val="ListParagraph"/>
        <w:numPr>
          <w:ilvl w:val="0"/>
          <w:numId w:val="33"/>
        </w:numPr>
        <w:spacing w:after="0"/>
        <w:jc w:val="both"/>
        <w:rPr>
          <w:rFonts w:ascii="Times New Roman" w:hAnsi="Times New Roman" w:cs="Times New Roman"/>
          <w:sz w:val="24"/>
          <w:szCs w:val="24"/>
        </w:rPr>
      </w:pPr>
      <w:r w:rsidRPr="00DD79FA">
        <w:rPr>
          <w:rFonts w:ascii="Times New Roman" w:hAnsi="Times New Roman" w:cs="Times New Roman"/>
          <w:sz w:val="24"/>
          <w:szCs w:val="24"/>
        </w:rPr>
        <w:t xml:space="preserve">PRF </w:t>
      </w:r>
      <w:r w:rsidR="00A4780C">
        <w:rPr>
          <w:rFonts w:ascii="Times New Roman" w:hAnsi="Times New Roman" w:cs="Times New Roman"/>
          <w:sz w:val="24"/>
          <w:szCs w:val="24"/>
        </w:rPr>
        <w:t>up to</w:t>
      </w:r>
      <w:r w:rsidRPr="00DD79FA">
        <w:rPr>
          <w:rFonts w:ascii="Times New Roman" w:hAnsi="Times New Roman" w:cs="Times New Roman"/>
          <w:sz w:val="24"/>
          <w:szCs w:val="24"/>
        </w:rPr>
        <w:t xml:space="preserve"> $</w:t>
      </w:r>
      <w:r w:rsidR="00A85D03">
        <w:rPr>
          <w:rFonts w:ascii="Times New Roman" w:hAnsi="Times New Roman" w:cs="Times New Roman"/>
          <w:sz w:val="24"/>
          <w:szCs w:val="24"/>
        </w:rPr>
        <w:t>1,000</w:t>
      </w:r>
      <w:r w:rsidRPr="00DD79FA">
        <w:rPr>
          <w:rFonts w:ascii="Times New Roman" w:hAnsi="Times New Roman" w:cs="Times New Roman"/>
          <w:sz w:val="24"/>
          <w:szCs w:val="24"/>
        </w:rPr>
        <w:t>,</w:t>
      </w:r>
      <w:r w:rsidR="00D172A3">
        <w:rPr>
          <w:rFonts w:ascii="Times New Roman" w:hAnsi="Times New Roman" w:cs="Times New Roman"/>
          <w:sz w:val="24"/>
          <w:szCs w:val="24"/>
        </w:rPr>
        <w:t>000</w:t>
      </w:r>
      <w:r w:rsidRPr="00DD79FA">
        <w:rPr>
          <w:rFonts w:ascii="Times New Roman" w:hAnsi="Times New Roman" w:cs="Times New Roman"/>
          <w:sz w:val="24"/>
          <w:szCs w:val="24"/>
        </w:rPr>
        <w:t xml:space="preserve"> USD –</w:t>
      </w:r>
      <w:r w:rsidR="0070776B" w:rsidRPr="00DD79FA">
        <w:rPr>
          <w:rFonts w:ascii="Times New Roman" w:hAnsi="Times New Roman" w:cs="Times New Roman"/>
          <w:sz w:val="24"/>
          <w:szCs w:val="24"/>
        </w:rPr>
        <w:t xml:space="preserve"> VPs, COO, </w:t>
      </w:r>
      <w:r w:rsidR="00A26505">
        <w:rPr>
          <w:rFonts w:ascii="Times New Roman" w:hAnsi="Times New Roman" w:cs="Times New Roman"/>
          <w:sz w:val="24"/>
          <w:szCs w:val="24"/>
        </w:rPr>
        <w:t xml:space="preserve">and </w:t>
      </w:r>
      <w:r w:rsidR="0070776B" w:rsidRPr="00DD79FA">
        <w:rPr>
          <w:rFonts w:ascii="Times New Roman" w:hAnsi="Times New Roman" w:cs="Times New Roman"/>
          <w:sz w:val="24"/>
          <w:szCs w:val="24"/>
        </w:rPr>
        <w:t>CFO</w:t>
      </w:r>
    </w:p>
    <w:p w14:paraId="3FF0711C" w14:textId="1AF99C30" w:rsidR="0020773E" w:rsidRDefault="00856535" w:rsidP="0082343D">
      <w:pPr>
        <w:pStyle w:val="ListParagraph"/>
        <w:numPr>
          <w:ilvl w:val="0"/>
          <w:numId w:val="33"/>
        </w:numPr>
        <w:spacing w:after="0"/>
        <w:jc w:val="both"/>
        <w:rPr>
          <w:rFonts w:ascii="Times New Roman" w:hAnsi="Times New Roman" w:cs="Times New Roman"/>
          <w:sz w:val="24"/>
          <w:szCs w:val="24"/>
        </w:rPr>
      </w:pPr>
      <w:r w:rsidRPr="00DD79FA">
        <w:rPr>
          <w:rFonts w:ascii="Times New Roman" w:hAnsi="Times New Roman" w:cs="Times New Roman"/>
          <w:sz w:val="24"/>
          <w:szCs w:val="24"/>
        </w:rPr>
        <w:t>P</w:t>
      </w:r>
      <w:r w:rsidR="00020B8C">
        <w:rPr>
          <w:rFonts w:ascii="Times New Roman" w:hAnsi="Times New Roman" w:cs="Times New Roman"/>
          <w:sz w:val="24"/>
          <w:szCs w:val="24"/>
        </w:rPr>
        <w:t>R</w:t>
      </w:r>
      <w:r w:rsidRPr="00DD79FA">
        <w:rPr>
          <w:rFonts w:ascii="Times New Roman" w:hAnsi="Times New Roman" w:cs="Times New Roman"/>
          <w:sz w:val="24"/>
          <w:szCs w:val="24"/>
        </w:rPr>
        <w:t>F more than $</w:t>
      </w:r>
      <w:r w:rsidR="00A85D03">
        <w:rPr>
          <w:rFonts w:ascii="Times New Roman" w:hAnsi="Times New Roman" w:cs="Times New Roman"/>
          <w:sz w:val="24"/>
          <w:szCs w:val="24"/>
        </w:rPr>
        <w:t>1,0</w:t>
      </w:r>
      <w:r w:rsidRPr="00DD79FA">
        <w:rPr>
          <w:rFonts w:ascii="Times New Roman" w:hAnsi="Times New Roman" w:cs="Times New Roman"/>
          <w:sz w:val="24"/>
          <w:szCs w:val="24"/>
        </w:rPr>
        <w:t>00,00</w:t>
      </w:r>
      <w:r w:rsidR="00D172A3">
        <w:rPr>
          <w:rFonts w:ascii="Times New Roman" w:hAnsi="Times New Roman" w:cs="Times New Roman"/>
          <w:sz w:val="24"/>
          <w:szCs w:val="24"/>
        </w:rPr>
        <w:t>0</w:t>
      </w:r>
      <w:r w:rsidRPr="00DD79FA">
        <w:rPr>
          <w:rFonts w:ascii="Times New Roman" w:hAnsi="Times New Roman" w:cs="Times New Roman"/>
          <w:sz w:val="24"/>
          <w:szCs w:val="24"/>
        </w:rPr>
        <w:t xml:space="preserve"> USD – President &amp; CEO</w:t>
      </w:r>
    </w:p>
    <w:p w14:paraId="26FC60FB" w14:textId="647B8918" w:rsidR="008B0D1C" w:rsidRPr="0020773E" w:rsidRDefault="009D61CB" w:rsidP="008B0D1C">
      <w:pPr>
        <w:pStyle w:val="Heading3"/>
        <w:jc w:val="both"/>
        <w:rPr>
          <w:rFonts w:ascii="Times New Roman" w:hAnsi="Times New Roman" w:cs="Times New Roman"/>
          <w:sz w:val="24"/>
          <w:szCs w:val="24"/>
        </w:rPr>
      </w:pPr>
      <w:bookmarkStart w:id="70" w:name="_Toc188020512"/>
      <w:r>
        <w:rPr>
          <w:rFonts w:eastAsiaTheme="minorEastAsia"/>
          <w:sz w:val="24"/>
          <w:szCs w:val="24"/>
        </w:rPr>
        <w:t>Source Selection Memo</w:t>
      </w:r>
      <w:r w:rsidR="00683A80">
        <w:rPr>
          <w:rFonts w:eastAsiaTheme="minorEastAsia"/>
          <w:sz w:val="24"/>
          <w:szCs w:val="24"/>
        </w:rPr>
        <w:t xml:space="preserve">, Negotiation Memos, </w:t>
      </w:r>
      <w:r>
        <w:rPr>
          <w:rFonts w:eastAsiaTheme="minorEastAsia"/>
          <w:sz w:val="24"/>
          <w:szCs w:val="24"/>
        </w:rPr>
        <w:t xml:space="preserve">and Evaluation Matrixes </w:t>
      </w:r>
      <w:r w:rsidR="008B0D1C" w:rsidRPr="000E46E0">
        <w:rPr>
          <w:rFonts w:eastAsiaTheme="minorEastAsia"/>
          <w:sz w:val="24"/>
          <w:szCs w:val="24"/>
        </w:rPr>
        <w:t>Approval Authority</w:t>
      </w:r>
      <w:bookmarkEnd w:id="70"/>
      <w:r w:rsidR="008B0D1C" w:rsidRPr="000E46E0">
        <w:rPr>
          <w:rFonts w:eastAsiaTheme="minorEastAsia"/>
          <w:sz w:val="24"/>
          <w:szCs w:val="24"/>
        </w:rPr>
        <w:t xml:space="preserve"> </w:t>
      </w:r>
    </w:p>
    <w:p w14:paraId="3B214916" w14:textId="35A366DB" w:rsidR="008B0D1C" w:rsidRDefault="008B0D1C" w:rsidP="008B0D1C">
      <w:pPr>
        <w:spacing w:after="0"/>
        <w:jc w:val="both"/>
        <w:rPr>
          <w:rFonts w:ascii="Times New Roman" w:hAnsi="Times New Roman" w:cs="Times New Roman"/>
          <w:sz w:val="24"/>
          <w:szCs w:val="24"/>
        </w:rPr>
      </w:pPr>
      <w:r>
        <w:rPr>
          <w:rFonts w:ascii="Times New Roman" w:hAnsi="Times New Roman" w:cs="Times New Roman"/>
          <w:sz w:val="24"/>
          <w:szCs w:val="24"/>
        </w:rPr>
        <w:t xml:space="preserve">All </w:t>
      </w:r>
      <w:r w:rsidR="006B5533">
        <w:rPr>
          <w:rFonts w:ascii="Times New Roman" w:hAnsi="Times New Roman" w:cs="Times New Roman"/>
          <w:sz w:val="24"/>
          <w:szCs w:val="24"/>
        </w:rPr>
        <w:t>source selection memo</w:t>
      </w:r>
      <w:r w:rsidR="00683A80">
        <w:rPr>
          <w:rFonts w:ascii="Times New Roman" w:hAnsi="Times New Roman" w:cs="Times New Roman"/>
          <w:sz w:val="24"/>
          <w:szCs w:val="24"/>
        </w:rPr>
        <w:t>s, negotiation memos,</w:t>
      </w:r>
      <w:r w:rsidR="006B5533">
        <w:rPr>
          <w:rFonts w:ascii="Times New Roman" w:hAnsi="Times New Roman" w:cs="Times New Roman"/>
          <w:sz w:val="24"/>
          <w:szCs w:val="24"/>
        </w:rPr>
        <w:t xml:space="preserve"> and evaluation matrix</w:t>
      </w:r>
      <w:r>
        <w:rPr>
          <w:rFonts w:ascii="Times New Roman" w:hAnsi="Times New Roman" w:cs="Times New Roman"/>
          <w:sz w:val="24"/>
          <w:szCs w:val="24"/>
        </w:rPr>
        <w:t xml:space="preserve"> approval</w:t>
      </w:r>
      <w:r w:rsidR="0087161F">
        <w:rPr>
          <w:rFonts w:ascii="Times New Roman" w:hAnsi="Times New Roman" w:cs="Times New Roman"/>
          <w:sz w:val="24"/>
          <w:szCs w:val="24"/>
        </w:rPr>
        <w:t>s</w:t>
      </w:r>
      <w:r>
        <w:rPr>
          <w:rFonts w:ascii="Times New Roman" w:hAnsi="Times New Roman" w:cs="Times New Roman"/>
          <w:sz w:val="24"/>
          <w:szCs w:val="24"/>
        </w:rPr>
        <w:t xml:space="preserve"> should follow the below approval process as applicable based on positions with program/unit.</w:t>
      </w:r>
      <w:r w:rsidR="006B5533">
        <w:rPr>
          <w:rFonts w:ascii="Times New Roman" w:hAnsi="Times New Roman" w:cs="Times New Roman"/>
          <w:sz w:val="24"/>
          <w:szCs w:val="24"/>
        </w:rPr>
        <w:t xml:space="preserve"> </w:t>
      </w:r>
      <w:r>
        <w:rPr>
          <w:rFonts w:ascii="Times New Roman" w:hAnsi="Times New Roman" w:cs="Times New Roman"/>
          <w:sz w:val="24"/>
          <w:szCs w:val="24"/>
        </w:rPr>
        <w:t>If your program/unit does not have a particular position, move to the next highest approval authority.</w:t>
      </w:r>
      <w:r w:rsidR="006B5533">
        <w:rPr>
          <w:rFonts w:ascii="Times New Roman" w:hAnsi="Times New Roman" w:cs="Times New Roman"/>
          <w:sz w:val="24"/>
          <w:szCs w:val="24"/>
        </w:rPr>
        <w:t xml:space="preserve"> </w:t>
      </w:r>
      <w:r w:rsidR="006B5533" w:rsidRPr="00DD79FA">
        <w:rPr>
          <w:rFonts w:ascii="Times New Roman" w:hAnsi="Times New Roman" w:cs="Times New Roman"/>
          <w:sz w:val="24"/>
          <w:szCs w:val="24"/>
          <w:u w:val="single"/>
        </w:rPr>
        <w:t>Note that sole source memos require Compliance Team approvals.</w:t>
      </w:r>
      <w:r w:rsidR="000B1F73" w:rsidRPr="00DD79FA">
        <w:rPr>
          <w:rFonts w:ascii="Times New Roman" w:hAnsi="Times New Roman" w:cs="Times New Roman"/>
          <w:sz w:val="24"/>
          <w:szCs w:val="24"/>
          <w:u w:val="single"/>
        </w:rPr>
        <w:t xml:space="preserve"> </w:t>
      </w:r>
    </w:p>
    <w:p w14:paraId="6852B108" w14:textId="7EABF311" w:rsidR="000B1F73" w:rsidRDefault="000B1F73" w:rsidP="008B0D1C">
      <w:pPr>
        <w:spacing w:after="0"/>
        <w:jc w:val="both"/>
        <w:rPr>
          <w:rFonts w:ascii="Times New Roman" w:hAnsi="Times New Roman" w:cs="Times New Roman"/>
          <w:sz w:val="24"/>
          <w:szCs w:val="24"/>
        </w:rPr>
      </w:pPr>
    </w:p>
    <w:p w14:paraId="2598C43F" w14:textId="76A4A0FB" w:rsidR="000B1F73" w:rsidRPr="00DD79FA" w:rsidRDefault="000B1F73" w:rsidP="008B0D1C">
      <w:pPr>
        <w:spacing w:after="0"/>
        <w:jc w:val="both"/>
        <w:rPr>
          <w:rFonts w:ascii="Times New Roman" w:hAnsi="Times New Roman" w:cs="Times New Roman"/>
          <w:b/>
          <w:bCs/>
          <w:sz w:val="24"/>
          <w:szCs w:val="24"/>
          <w:u w:val="single"/>
        </w:rPr>
      </w:pPr>
      <w:r w:rsidRPr="00DD79FA">
        <w:rPr>
          <w:rFonts w:ascii="Times New Roman" w:hAnsi="Times New Roman" w:cs="Times New Roman"/>
          <w:b/>
          <w:bCs/>
          <w:sz w:val="24"/>
          <w:szCs w:val="24"/>
          <w:u w:val="single"/>
        </w:rPr>
        <w:t xml:space="preserve">For home office and field offices </w:t>
      </w:r>
      <w:r w:rsidR="0000126E">
        <w:rPr>
          <w:rFonts w:ascii="Times New Roman" w:hAnsi="Times New Roman" w:cs="Times New Roman"/>
          <w:b/>
          <w:bCs/>
          <w:sz w:val="24"/>
          <w:szCs w:val="24"/>
          <w:u w:val="single"/>
        </w:rPr>
        <w:t>(excluding Colombia)</w:t>
      </w:r>
      <w:r w:rsidRPr="00DD79FA">
        <w:rPr>
          <w:rFonts w:ascii="Times New Roman" w:hAnsi="Times New Roman" w:cs="Times New Roman"/>
          <w:b/>
          <w:bCs/>
          <w:sz w:val="24"/>
          <w:szCs w:val="24"/>
          <w:u w:val="single"/>
        </w:rPr>
        <w:t>:</w:t>
      </w:r>
    </w:p>
    <w:p w14:paraId="06FDAAE9" w14:textId="77DF3167" w:rsidR="008B0D1C" w:rsidRPr="000E46E0" w:rsidRDefault="000B1F73" w:rsidP="008B0D1C">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Memos and Matri</w:t>
      </w:r>
      <w:r w:rsidR="0087161F">
        <w:rPr>
          <w:rFonts w:ascii="Times New Roman" w:hAnsi="Times New Roman" w:cs="Times New Roman"/>
          <w:sz w:val="24"/>
          <w:szCs w:val="24"/>
        </w:rPr>
        <w:t>c</w:t>
      </w:r>
      <w:r>
        <w:rPr>
          <w:rFonts w:ascii="Times New Roman" w:hAnsi="Times New Roman" w:cs="Times New Roman"/>
          <w:sz w:val="24"/>
          <w:szCs w:val="24"/>
        </w:rPr>
        <w:t>es</w:t>
      </w:r>
      <w:r w:rsidR="008B0D1C" w:rsidRPr="000E46E0">
        <w:rPr>
          <w:rFonts w:ascii="Times New Roman" w:hAnsi="Times New Roman" w:cs="Times New Roman"/>
          <w:sz w:val="24"/>
          <w:szCs w:val="24"/>
        </w:rPr>
        <w:t xml:space="preserve"> </w:t>
      </w:r>
      <w:r w:rsidR="0087161F">
        <w:rPr>
          <w:rFonts w:ascii="Times New Roman" w:hAnsi="Times New Roman" w:cs="Times New Roman"/>
          <w:sz w:val="24"/>
          <w:szCs w:val="24"/>
        </w:rPr>
        <w:t xml:space="preserve">up to </w:t>
      </w:r>
      <w:r w:rsidR="008B0D1C" w:rsidRPr="000E46E0">
        <w:rPr>
          <w:rFonts w:ascii="Times New Roman" w:hAnsi="Times New Roman" w:cs="Times New Roman"/>
          <w:sz w:val="24"/>
          <w:szCs w:val="24"/>
        </w:rPr>
        <w:t>$</w:t>
      </w:r>
      <w:r w:rsidR="008B0D1C">
        <w:rPr>
          <w:rFonts w:ascii="Times New Roman" w:hAnsi="Times New Roman" w:cs="Times New Roman"/>
          <w:sz w:val="24"/>
          <w:szCs w:val="24"/>
        </w:rPr>
        <w:t>5</w:t>
      </w:r>
      <w:r w:rsidR="00BD7E7C">
        <w:rPr>
          <w:rFonts w:ascii="Times New Roman" w:hAnsi="Times New Roman" w:cs="Times New Roman"/>
          <w:sz w:val="24"/>
          <w:szCs w:val="24"/>
        </w:rPr>
        <w:t>0</w:t>
      </w:r>
      <w:r w:rsidR="008B0D1C">
        <w:rPr>
          <w:rFonts w:ascii="Times New Roman" w:hAnsi="Times New Roman" w:cs="Times New Roman"/>
          <w:sz w:val="24"/>
          <w:szCs w:val="24"/>
        </w:rPr>
        <w:t>,000</w:t>
      </w:r>
      <w:r w:rsidR="008B0D1C" w:rsidRPr="000E46E0">
        <w:rPr>
          <w:rFonts w:ascii="Times New Roman" w:hAnsi="Times New Roman" w:cs="Times New Roman"/>
          <w:sz w:val="24"/>
          <w:szCs w:val="24"/>
        </w:rPr>
        <w:t xml:space="preserve"> USD – Deputy Project Director/Deputy Chief of Party</w:t>
      </w:r>
      <w:r w:rsidR="00491CD0">
        <w:rPr>
          <w:rFonts w:ascii="Times New Roman" w:hAnsi="Times New Roman" w:cs="Times New Roman"/>
          <w:sz w:val="24"/>
          <w:szCs w:val="24"/>
        </w:rPr>
        <w:t>*</w:t>
      </w:r>
    </w:p>
    <w:p w14:paraId="4C925EEC" w14:textId="0D3DF974" w:rsidR="008B0D1C" w:rsidRPr="000E46E0" w:rsidRDefault="000B1F73" w:rsidP="008B0D1C">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Memos and Matri</w:t>
      </w:r>
      <w:r w:rsidR="0087161F">
        <w:rPr>
          <w:rFonts w:ascii="Times New Roman" w:hAnsi="Times New Roman" w:cs="Times New Roman"/>
          <w:sz w:val="24"/>
          <w:szCs w:val="24"/>
        </w:rPr>
        <w:t>c</w:t>
      </w:r>
      <w:r>
        <w:rPr>
          <w:rFonts w:ascii="Times New Roman" w:hAnsi="Times New Roman" w:cs="Times New Roman"/>
          <w:sz w:val="24"/>
          <w:szCs w:val="24"/>
        </w:rPr>
        <w:t>es</w:t>
      </w:r>
      <w:r w:rsidRPr="000E46E0">
        <w:rPr>
          <w:rFonts w:ascii="Times New Roman" w:hAnsi="Times New Roman" w:cs="Times New Roman"/>
          <w:sz w:val="24"/>
          <w:szCs w:val="24"/>
        </w:rPr>
        <w:t xml:space="preserve"> </w:t>
      </w:r>
      <w:r w:rsidR="0087161F">
        <w:rPr>
          <w:rFonts w:ascii="Times New Roman" w:hAnsi="Times New Roman" w:cs="Times New Roman"/>
          <w:sz w:val="24"/>
          <w:szCs w:val="24"/>
        </w:rPr>
        <w:t xml:space="preserve">up to </w:t>
      </w:r>
      <w:r w:rsidR="008B0D1C" w:rsidRPr="000E46E0">
        <w:rPr>
          <w:rFonts w:ascii="Times New Roman" w:hAnsi="Times New Roman" w:cs="Times New Roman"/>
          <w:sz w:val="24"/>
          <w:szCs w:val="24"/>
        </w:rPr>
        <w:t>$</w:t>
      </w:r>
      <w:r w:rsidR="008B0D1C">
        <w:rPr>
          <w:rFonts w:ascii="Times New Roman" w:hAnsi="Times New Roman" w:cs="Times New Roman"/>
          <w:sz w:val="24"/>
          <w:szCs w:val="24"/>
        </w:rPr>
        <w:t>1</w:t>
      </w:r>
      <w:r w:rsidR="0087161F">
        <w:rPr>
          <w:rFonts w:ascii="Times New Roman" w:hAnsi="Times New Roman" w:cs="Times New Roman"/>
          <w:sz w:val="24"/>
          <w:szCs w:val="24"/>
        </w:rPr>
        <w:t>0</w:t>
      </w:r>
      <w:r w:rsidR="008B0D1C">
        <w:rPr>
          <w:rFonts w:ascii="Times New Roman" w:hAnsi="Times New Roman" w:cs="Times New Roman"/>
          <w:sz w:val="24"/>
          <w:szCs w:val="24"/>
        </w:rPr>
        <w:t>0,000</w:t>
      </w:r>
      <w:r w:rsidR="008B0D1C" w:rsidRPr="000E46E0">
        <w:rPr>
          <w:rFonts w:ascii="Times New Roman" w:hAnsi="Times New Roman" w:cs="Times New Roman"/>
          <w:sz w:val="24"/>
          <w:szCs w:val="24"/>
        </w:rPr>
        <w:t xml:space="preserve"> USD </w:t>
      </w:r>
      <w:r w:rsidR="002D2C7C">
        <w:rPr>
          <w:rFonts w:ascii="Times New Roman" w:hAnsi="Times New Roman" w:cs="Times New Roman"/>
          <w:sz w:val="24"/>
          <w:szCs w:val="24"/>
        </w:rPr>
        <w:t>–</w:t>
      </w:r>
      <w:r w:rsidR="008B0D1C" w:rsidRPr="000E46E0">
        <w:rPr>
          <w:rFonts w:ascii="Times New Roman" w:hAnsi="Times New Roman" w:cs="Times New Roman"/>
          <w:sz w:val="24"/>
          <w:szCs w:val="24"/>
        </w:rPr>
        <w:t xml:space="preserve"> </w:t>
      </w:r>
      <w:r w:rsidR="002D2C7C">
        <w:rPr>
          <w:rFonts w:ascii="Times New Roman" w:hAnsi="Times New Roman" w:cs="Times New Roman"/>
          <w:sz w:val="24"/>
          <w:szCs w:val="24"/>
        </w:rPr>
        <w:t>Country/</w:t>
      </w:r>
      <w:r w:rsidR="008B0D1C" w:rsidRPr="000E46E0">
        <w:rPr>
          <w:rFonts w:ascii="Times New Roman" w:hAnsi="Times New Roman" w:cs="Times New Roman"/>
          <w:sz w:val="24"/>
          <w:szCs w:val="24"/>
        </w:rPr>
        <w:t>Project Director/Chief of Party</w:t>
      </w:r>
      <w:r w:rsidR="00491CD0">
        <w:rPr>
          <w:rFonts w:ascii="Times New Roman" w:hAnsi="Times New Roman" w:cs="Times New Roman"/>
          <w:sz w:val="24"/>
          <w:szCs w:val="24"/>
        </w:rPr>
        <w:t>*</w:t>
      </w:r>
      <w:r w:rsidR="008B0D1C" w:rsidRPr="000E46E0">
        <w:rPr>
          <w:rFonts w:ascii="Times New Roman" w:hAnsi="Times New Roman" w:cs="Times New Roman"/>
          <w:sz w:val="24"/>
          <w:szCs w:val="24"/>
        </w:rPr>
        <w:t xml:space="preserve"> </w:t>
      </w:r>
    </w:p>
    <w:p w14:paraId="4D0CC789" w14:textId="77777777" w:rsidR="001614D8" w:rsidRDefault="001614D8" w:rsidP="001614D8">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PRF up to $50,000 USD – Associate Director at Home Office**</w:t>
      </w:r>
    </w:p>
    <w:p w14:paraId="737349F6" w14:textId="5C67FFE9" w:rsidR="008B0D1C" w:rsidRPr="000E46E0" w:rsidRDefault="000B1F73" w:rsidP="008B0D1C">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Memos and Matri</w:t>
      </w:r>
      <w:r w:rsidR="00DB3B50">
        <w:rPr>
          <w:rFonts w:ascii="Times New Roman" w:hAnsi="Times New Roman" w:cs="Times New Roman"/>
          <w:sz w:val="24"/>
          <w:szCs w:val="24"/>
        </w:rPr>
        <w:t>c</w:t>
      </w:r>
      <w:r>
        <w:rPr>
          <w:rFonts w:ascii="Times New Roman" w:hAnsi="Times New Roman" w:cs="Times New Roman"/>
          <w:sz w:val="24"/>
          <w:szCs w:val="24"/>
        </w:rPr>
        <w:t>es</w:t>
      </w:r>
      <w:r w:rsidRPr="000E46E0">
        <w:rPr>
          <w:rFonts w:ascii="Times New Roman" w:hAnsi="Times New Roman" w:cs="Times New Roman"/>
          <w:sz w:val="24"/>
          <w:szCs w:val="24"/>
        </w:rPr>
        <w:t xml:space="preserve"> </w:t>
      </w:r>
      <w:r w:rsidR="0087161F">
        <w:rPr>
          <w:rFonts w:ascii="Times New Roman" w:hAnsi="Times New Roman" w:cs="Times New Roman"/>
          <w:sz w:val="24"/>
          <w:szCs w:val="24"/>
        </w:rPr>
        <w:t>up to</w:t>
      </w:r>
      <w:r w:rsidR="008B0D1C" w:rsidRPr="000E46E0">
        <w:rPr>
          <w:rFonts w:ascii="Times New Roman" w:hAnsi="Times New Roman" w:cs="Times New Roman"/>
          <w:sz w:val="24"/>
          <w:szCs w:val="24"/>
        </w:rPr>
        <w:t xml:space="preserve"> $</w:t>
      </w:r>
      <w:r w:rsidR="0051787E">
        <w:rPr>
          <w:rFonts w:ascii="Times New Roman" w:hAnsi="Times New Roman" w:cs="Times New Roman"/>
          <w:sz w:val="24"/>
          <w:szCs w:val="24"/>
        </w:rPr>
        <w:t>250</w:t>
      </w:r>
      <w:r w:rsidR="008B0D1C">
        <w:rPr>
          <w:rFonts w:ascii="Times New Roman" w:hAnsi="Times New Roman" w:cs="Times New Roman"/>
          <w:sz w:val="24"/>
          <w:szCs w:val="24"/>
        </w:rPr>
        <w:t>,000</w:t>
      </w:r>
      <w:r w:rsidR="008B0D1C" w:rsidRPr="000E46E0">
        <w:rPr>
          <w:rFonts w:ascii="Times New Roman" w:hAnsi="Times New Roman" w:cs="Times New Roman"/>
          <w:sz w:val="24"/>
          <w:szCs w:val="24"/>
        </w:rPr>
        <w:t xml:space="preserve"> USD –Director at Home Offic</w:t>
      </w:r>
      <w:r w:rsidR="008B0D1C">
        <w:rPr>
          <w:rFonts w:ascii="Times New Roman" w:hAnsi="Times New Roman" w:cs="Times New Roman"/>
          <w:sz w:val="24"/>
          <w:szCs w:val="24"/>
        </w:rPr>
        <w:t>e</w:t>
      </w:r>
    </w:p>
    <w:p w14:paraId="28E950F7" w14:textId="767BA717" w:rsidR="008B0D1C" w:rsidRPr="000E46E0" w:rsidRDefault="000B1F73" w:rsidP="008B0D1C">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Memos and Matri</w:t>
      </w:r>
      <w:r w:rsidR="00DB3B50">
        <w:rPr>
          <w:rFonts w:ascii="Times New Roman" w:hAnsi="Times New Roman" w:cs="Times New Roman"/>
          <w:sz w:val="24"/>
          <w:szCs w:val="24"/>
        </w:rPr>
        <w:t>c</w:t>
      </w:r>
      <w:r>
        <w:rPr>
          <w:rFonts w:ascii="Times New Roman" w:hAnsi="Times New Roman" w:cs="Times New Roman"/>
          <w:sz w:val="24"/>
          <w:szCs w:val="24"/>
        </w:rPr>
        <w:t>es</w:t>
      </w:r>
      <w:r w:rsidRPr="000E46E0">
        <w:rPr>
          <w:rFonts w:ascii="Times New Roman" w:hAnsi="Times New Roman" w:cs="Times New Roman"/>
          <w:sz w:val="24"/>
          <w:szCs w:val="24"/>
        </w:rPr>
        <w:t xml:space="preserve"> </w:t>
      </w:r>
      <w:r w:rsidR="00DB3B50">
        <w:rPr>
          <w:rFonts w:ascii="Times New Roman" w:hAnsi="Times New Roman" w:cs="Times New Roman"/>
          <w:sz w:val="24"/>
          <w:szCs w:val="24"/>
        </w:rPr>
        <w:t>up to</w:t>
      </w:r>
      <w:r w:rsidR="008B0D1C" w:rsidRPr="000E46E0">
        <w:rPr>
          <w:rFonts w:ascii="Times New Roman" w:hAnsi="Times New Roman" w:cs="Times New Roman"/>
          <w:sz w:val="24"/>
          <w:szCs w:val="24"/>
        </w:rPr>
        <w:t xml:space="preserve"> $</w:t>
      </w:r>
      <w:r w:rsidR="008B0D1C">
        <w:rPr>
          <w:rFonts w:ascii="Times New Roman" w:hAnsi="Times New Roman" w:cs="Times New Roman"/>
          <w:sz w:val="24"/>
          <w:szCs w:val="24"/>
        </w:rPr>
        <w:t>5</w:t>
      </w:r>
      <w:r w:rsidR="0051787E">
        <w:rPr>
          <w:rFonts w:ascii="Times New Roman" w:hAnsi="Times New Roman" w:cs="Times New Roman"/>
          <w:sz w:val="24"/>
          <w:szCs w:val="24"/>
        </w:rPr>
        <w:t>0</w:t>
      </w:r>
      <w:r w:rsidR="008B0D1C">
        <w:rPr>
          <w:rFonts w:ascii="Times New Roman" w:hAnsi="Times New Roman" w:cs="Times New Roman"/>
          <w:sz w:val="24"/>
          <w:szCs w:val="24"/>
        </w:rPr>
        <w:t>0</w:t>
      </w:r>
      <w:r w:rsidR="008B0D1C" w:rsidRPr="000E46E0">
        <w:rPr>
          <w:rFonts w:ascii="Times New Roman" w:hAnsi="Times New Roman" w:cs="Times New Roman"/>
          <w:sz w:val="24"/>
          <w:szCs w:val="24"/>
        </w:rPr>
        <w:t>,</w:t>
      </w:r>
      <w:r w:rsidR="008B0D1C">
        <w:rPr>
          <w:rFonts w:ascii="Times New Roman" w:hAnsi="Times New Roman" w:cs="Times New Roman"/>
          <w:sz w:val="24"/>
          <w:szCs w:val="24"/>
        </w:rPr>
        <w:t>000</w:t>
      </w:r>
      <w:r w:rsidR="008B0D1C" w:rsidRPr="000E46E0">
        <w:rPr>
          <w:rFonts w:ascii="Times New Roman" w:hAnsi="Times New Roman" w:cs="Times New Roman"/>
          <w:sz w:val="24"/>
          <w:szCs w:val="24"/>
        </w:rPr>
        <w:t xml:space="preserve"> USD –Senior Director at Home Office</w:t>
      </w:r>
    </w:p>
    <w:p w14:paraId="19D3CB1B" w14:textId="3E17BD62" w:rsidR="008B0D1C" w:rsidRPr="000E46E0" w:rsidRDefault="000B1F73" w:rsidP="008B0D1C">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Memos and Matri</w:t>
      </w:r>
      <w:r w:rsidR="00DB3B50">
        <w:rPr>
          <w:rFonts w:ascii="Times New Roman" w:hAnsi="Times New Roman" w:cs="Times New Roman"/>
          <w:sz w:val="24"/>
          <w:szCs w:val="24"/>
        </w:rPr>
        <w:t>c</w:t>
      </w:r>
      <w:r>
        <w:rPr>
          <w:rFonts w:ascii="Times New Roman" w:hAnsi="Times New Roman" w:cs="Times New Roman"/>
          <w:sz w:val="24"/>
          <w:szCs w:val="24"/>
        </w:rPr>
        <w:t>es</w:t>
      </w:r>
      <w:r w:rsidRPr="000E46E0">
        <w:rPr>
          <w:rFonts w:ascii="Times New Roman" w:hAnsi="Times New Roman" w:cs="Times New Roman"/>
          <w:sz w:val="24"/>
          <w:szCs w:val="24"/>
        </w:rPr>
        <w:t xml:space="preserve"> </w:t>
      </w:r>
      <w:r w:rsidR="00DB3B50">
        <w:rPr>
          <w:rFonts w:ascii="Times New Roman" w:hAnsi="Times New Roman" w:cs="Times New Roman"/>
          <w:sz w:val="24"/>
          <w:szCs w:val="24"/>
        </w:rPr>
        <w:t>up to</w:t>
      </w:r>
      <w:r w:rsidR="008B0D1C" w:rsidRPr="000E46E0">
        <w:rPr>
          <w:rFonts w:ascii="Times New Roman" w:hAnsi="Times New Roman" w:cs="Times New Roman"/>
          <w:sz w:val="24"/>
          <w:szCs w:val="24"/>
        </w:rPr>
        <w:t xml:space="preserve"> $</w:t>
      </w:r>
      <w:r w:rsidR="0051787E">
        <w:rPr>
          <w:rFonts w:ascii="Times New Roman" w:hAnsi="Times New Roman" w:cs="Times New Roman"/>
          <w:sz w:val="24"/>
          <w:szCs w:val="24"/>
        </w:rPr>
        <w:t>1,0</w:t>
      </w:r>
      <w:r w:rsidR="008B0D1C">
        <w:rPr>
          <w:rFonts w:ascii="Times New Roman" w:hAnsi="Times New Roman" w:cs="Times New Roman"/>
          <w:sz w:val="24"/>
          <w:szCs w:val="24"/>
        </w:rPr>
        <w:t>00</w:t>
      </w:r>
      <w:r w:rsidR="008B0D1C" w:rsidRPr="000E46E0">
        <w:rPr>
          <w:rFonts w:ascii="Times New Roman" w:hAnsi="Times New Roman" w:cs="Times New Roman"/>
          <w:sz w:val="24"/>
          <w:szCs w:val="24"/>
        </w:rPr>
        <w:t>,</w:t>
      </w:r>
      <w:r w:rsidR="008B0D1C">
        <w:rPr>
          <w:rFonts w:ascii="Times New Roman" w:hAnsi="Times New Roman" w:cs="Times New Roman"/>
          <w:sz w:val="24"/>
          <w:szCs w:val="24"/>
        </w:rPr>
        <w:t>000</w:t>
      </w:r>
      <w:r w:rsidR="008B0D1C" w:rsidRPr="000E46E0">
        <w:rPr>
          <w:rFonts w:ascii="Times New Roman" w:hAnsi="Times New Roman" w:cs="Times New Roman"/>
          <w:sz w:val="24"/>
          <w:szCs w:val="24"/>
        </w:rPr>
        <w:t xml:space="preserve"> USD – VPs, COO, </w:t>
      </w:r>
      <w:r w:rsidR="00F21F80">
        <w:rPr>
          <w:rFonts w:ascii="Times New Roman" w:hAnsi="Times New Roman" w:cs="Times New Roman"/>
          <w:sz w:val="24"/>
          <w:szCs w:val="24"/>
        </w:rPr>
        <w:t xml:space="preserve">and </w:t>
      </w:r>
      <w:r w:rsidR="008B0D1C" w:rsidRPr="000E46E0">
        <w:rPr>
          <w:rFonts w:ascii="Times New Roman" w:hAnsi="Times New Roman" w:cs="Times New Roman"/>
          <w:sz w:val="24"/>
          <w:szCs w:val="24"/>
        </w:rPr>
        <w:t>CFO</w:t>
      </w:r>
    </w:p>
    <w:p w14:paraId="6D238733" w14:textId="7824EEF2" w:rsidR="008B0D1C" w:rsidRPr="000E46E0" w:rsidRDefault="000B1F73" w:rsidP="008B0D1C">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Memos and Matri</w:t>
      </w:r>
      <w:r w:rsidR="00DB3B50">
        <w:rPr>
          <w:rFonts w:ascii="Times New Roman" w:hAnsi="Times New Roman" w:cs="Times New Roman"/>
          <w:sz w:val="24"/>
          <w:szCs w:val="24"/>
        </w:rPr>
        <w:t>c</w:t>
      </w:r>
      <w:r>
        <w:rPr>
          <w:rFonts w:ascii="Times New Roman" w:hAnsi="Times New Roman" w:cs="Times New Roman"/>
          <w:sz w:val="24"/>
          <w:szCs w:val="24"/>
        </w:rPr>
        <w:t>es</w:t>
      </w:r>
      <w:r w:rsidRPr="000E46E0">
        <w:rPr>
          <w:rFonts w:ascii="Times New Roman" w:hAnsi="Times New Roman" w:cs="Times New Roman"/>
          <w:sz w:val="24"/>
          <w:szCs w:val="24"/>
        </w:rPr>
        <w:t xml:space="preserve"> </w:t>
      </w:r>
      <w:r w:rsidR="008B0D1C" w:rsidRPr="000E46E0">
        <w:rPr>
          <w:rFonts w:ascii="Times New Roman" w:hAnsi="Times New Roman" w:cs="Times New Roman"/>
          <w:sz w:val="24"/>
          <w:szCs w:val="24"/>
        </w:rPr>
        <w:t>more than $</w:t>
      </w:r>
      <w:r w:rsidR="0051787E">
        <w:rPr>
          <w:rFonts w:ascii="Times New Roman" w:hAnsi="Times New Roman" w:cs="Times New Roman"/>
          <w:sz w:val="24"/>
          <w:szCs w:val="24"/>
        </w:rPr>
        <w:t>1,0</w:t>
      </w:r>
      <w:r w:rsidR="008B0D1C" w:rsidRPr="000E46E0">
        <w:rPr>
          <w:rFonts w:ascii="Times New Roman" w:hAnsi="Times New Roman" w:cs="Times New Roman"/>
          <w:sz w:val="24"/>
          <w:szCs w:val="24"/>
        </w:rPr>
        <w:t>00,00</w:t>
      </w:r>
      <w:r w:rsidR="008B0D1C">
        <w:rPr>
          <w:rFonts w:ascii="Times New Roman" w:hAnsi="Times New Roman" w:cs="Times New Roman"/>
          <w:sz w:val="24"/>
          <w:szCs w:val="24"/>
        </w:rPr>
        <w:t>0</w:t>
      </w:r>
      <w:r w:rsidR="008B0D1C" w:rsidRPr="000E46E0">
        <w:rPr>
          <w:rFonts w:ascii="Times New Roman" w:hAnsi="Times New Roman" w:cs="Times New Roman"/>
          <w:sz w:val="24"/>
          <w:szCs w:val="24"/>
        </w:rPr>
        <w:t xml:space="preserve"> USD – President &amp; CEO</w:t>
      </w:r>
    </w:p>
    <w:p w14:paraId="568AE5D0" w14:textId="494E37DA" w:rsidR="008B0D1C" w:rsidRDefault="008B0D1C" w:rsidP="008B0D1C">
      <w:pPr>
        <w:spacing w:after="0"/>
        <w:jc w:val="both"/>
        <w:rPr>
          <w:rFonts w:ascii="Times New Roman" w:hAnsi="Times New Roman" w:cs="Times New Roman"/>
          <w:sz w:val="24"/>
          <w:szCs w:val="24"/>
        </w:rPr>
      </w:pPr>
    </w:p>
    <w:p w14:paraId="442687FD" w14:textId="35F0840B" w:rsidR="000B1F73" w:rsidRPr="000E46E0" w:rsidRDefault="000B1F73" w:rsidP="000B1F73">
      <w:pPr>
        <w:spacing w:after="0"/>
        <w:jc w:val="both"/>
        <w:rPr>
          <w:rFonts w:ascii="Times New Roman" w:hAnsi="Times New Roman" w:cs="Times New Roman"/>
          <w:b/>
          <w:bCs/>
          <w:sz w:val="24"/>
          <w:szCs w:val="24"/>
          <w:u w:val="single"/>
        </w:rPr>
      </w:pPr>
      <w:r w:rsidRPr="000E46E0">
        <w:rPr>
          <w:rFonts w:ascii="Times New Roman" w:hAnsi="Times New Roman" w:cs="Times New Roman"/>
          <w:b/>
          <w:bCs/>
          <w:sz w:val="24"/>
          <w:szCs w:val="24"/>
          <w:u w:val="single"/>
        </w:rPr>
        <w:t xml:space="preserve">For </w:t>
      </w:r>
      <w:r>
        <w:rPr>
          <w:rFonts w:ascii="Times New Roman" w:hAnsi="Times New Roman" w:cs="Times New Roman"/>
          <w:b/>
          <w:bCs/>
          <w:sz w:val="24"/>
          <w:szCs w:val="24"/>
          <w:u w:val="single"/>
        </w:rPr>
        <w:t>Colombia with</w:t>
      </w:r>
      <w:r w:rsidRPr="000E46E0">
        <w:rPr>
          <w:rFonts w:ascii="Times New Roman" w:hAnsi="Times New Roman" w:cs="Times New Roman"/>
          <w:b/>
          <w:bCs/>
          <w:sz w:val="24"/>
          <w:szCs w:val="24"/>
          <w:u w:val="single"/>
        </w:rPr>
        <w:t xml:space="preserve"> POA </w:t>
      </w:r>
      <w:r w:rsidR="0000126E">
        <w:rPr>
          <w:rFonts w:ascii="Times New Roman" w:hAnsi="Times New Roman" w:cs="Times New Roman"/>
          <w:b/>
          <w:bCs/>
          <w:sz w:val="24"/>
          <w:szCs w:val="24"/>
          <w:u w:val="single"/>
        </w:rPr>
        <w:t>Operations</w:t>
      </w:r>
      <w:r w:rsidRPr="000E46E0">
        <w:rPr>
          <w:rFonts w:ascii="Times New Roman" w:hAnsi="Times New Roman" w:cs="Times New Roman"/>
          <w:b/>
          <w:bCs/>
          <w:sz w:val="24"/>
          <w:szCs w:val="24"/>
          <w:u w:val="single"/>
        </w:rPr>
        <w:t xml:space="preserve"> Director:</w:t>
      </w:r>
    </w:p>
    <w:p w14:paraId="153BCAEE" w14:textId="31504BD2" w:rsidR="000B1F73" w:rsidRPr="000E46E0" w:rsidRDefault="000B1F73" w:rsidP="000B1F73">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Memos and Matri</w:t>
      </w:r>
      <w:r w:rsidR="008C2BF8">
        <w:rPr>
          <w:rFonts w:ascii="Times New Roman" w:hAnsi="Times New Roman" w:cs="Times New Roman"/>
          <w:sz w:val="24"/>
          <w:szCs w:val="24"/>
        </w:rPr>
        <w:t>c</w:t>
      </w:r>
      <w:r>
        <w:rPr>
          <w:rFonts w:ascii="Times New Roman" w:hAnsi="Times New Roman" w:cs="Times New Roman"/>
          <w:sz w:val="24"/>
          <w:szCs w:val="24"/>
        </w:rPr>
        <w:t>es</w:t>
      </w:r>
      <w:r w:rsidRPr="000E46E0">
        <w:rPr>
          <w:rFonts w:ascii="Times New Roman" w:hAnsi="Times New Roman" w:cs="Times New Roman"/>
          <w:sz w:val="24"/>
          <w:szCs w:val="24"/>
        </w:rPr>
        <w:t xml:space="preserve"> </w:t>
      </w:r>
      <w:r w:rsidR="008C2BF8">
        <w:rPr>
          <w:rFonts w:ascii="Times New Roman" w:hAnsi="Times New Roman" w:cs="Times New Roman"/>
          <w:sz w:val="24"/>
          <w:szCs w:val="24"/>
        </w:rPr>
        <w:t>up to</w:t>
      </w:r>
      <w:r w:rsidRPr="000E46E0">
        <w:rPr>
          <w:rFonts w:ascii="Times New Roman" w:hAnsi="Times New Roman" w:cs="Times New Roman"/>
          <w:sz w:val="24"/>
          <w:szCs w:val="24"/>
        </w:rPr>
        <w:t xml:space="preserve"> $</w:t>
      </w:r>
      <w:r>
        <w:rPr>
          <w:rFonts w:ascii="Times New Roman" w:hAnsi="Times New Roman" w:cs="Times New Roman"/>
          <w:sz w:val="24"/>
          <w:szCs w:val="24"/>
        </w:rPr>
        <w:t>5</w:t>
      </w:r>
      <w:r w:rsidR="008C2BF8">
        <w:rPr>
          <w:rFonts w:ascii="Times New Roman" w:hAnsi="Times New Roman" w:cs="Times New Roman"/>
          <w:sz w:val="24"/>
          <w:szCs w:val="24"/>
        </w:rPr>
        <w:t>0</w:t>
      </w:r>
      <w:r>
        <w:rPr>
          <w:rFonts w:ascii="Times New Roman" w:hAnsi="Times New Roman" w:cs="Times New Roman"/>
          <w:sz w:val="24"/>
          <w:szCs w:val="24"/>
        </w:rPr>
        <w:t>,000</w:t>
      </w:r>
      <w:r w:rsidRPr="000E46E0">
        <w:rPr>
          <w:rFonts w:ascii="Times New Roman" w:hAnsi="Times New Roman" w:cs="Times New Roman"/>
          <w:sz w:val="24"/>
          <w:szCs w:val="24"/>
        </w:rPr>
        <w:t xml:space="preserve"> USD – Deputy Project Director/Deputy Chief of Party</w:t>
      </w:r>
      <w:r w:rsidR="00491CD0">
        <w:rPr>
          <w:rFonts w:ascii="Times New Roman" w:hAnsi="Times New Roman" w:cs="Times New Roman"/>
          <w:sz w:val="24"/>
          <w:szCs w:val="24"/>
        </w:rPr>
        <w:t>*</w:t>
      </w:r>
    </w:p>
    <w:p w14:paraId="31E4D405" w14:textId="331A3F49" w:rsidR="000B1F73" w:rsidRPr="000E46E0" w:rsidRDefault="000B1F73" w:rsidP="000B1F73">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Memos and Matri</w:t>
      </w:r>
      <w:r w:rsidR="008C2BF8">
        <w:rPr>
          <w:rFonts w:ascii="Times New Roman" w:hAnsi="Times New Roman" w:cs="Times New Roman"/>
          <w:sz w:val="24"/>
          <w:szCs w:val="24"/>
        </w:rPr>
        <w:t>c</w:t>
      </w:r>
      <w:r>
        <w:rPr>
          <w:rFonts w:ascii="Times New Roman" w:hAnsi="Times New Roman" w:cs="Times New Roman"/>
          <w:sz w:val="24"/>
          <w:szCs w:val="24"/>
        </w:rPr>
        <w:t>es</w:t>
      </w:r>
      <w:r w:rsidRPr="000E46E0">
        <w:rPr>
          <w:rFonts w:ascii="Times New Roman" w:hAnsi="Times New Roman" w:cs="Times New Roman"/>
          <w:sz w:val="24"/>
          <w:szCs w:val="24"/>
        </w:rPr>
        <w:t xml:space="preserve"> </w:t>
      </w:r>
      <w:r w:rsidR="008C2BF8">
        <w:rPr>
          <w:rFonts w:ascii="Times New Roman" w:hAnsi="Times New Roman" w:cs="Times New Roman"/>
          <w:sz w:val="24"/>
          <w:szCs w:val="24"/>
        </w:rPr>
        <w:t xml:space="preserve">up to </w:t>
      </w:r>
      <w:r w:rsidRPr="000E46E0">
        <w:rPr>
          <w:rFonts w:ascii="Times New Roman" w:hAnsi="Times New Roman" w:cs="Times New Roman"/>
          <w:sz w:val="24"/>
          <w:szCs w:val="24"/>
        </w:rPr>
        <w:t>$</w:t>
      </w:r>
      <w:r>
        <w:rPr>
          <w:rFonts w:ascii="Times New Roman" w:hAnsi="Times New Roman" w:cs="Times New Roman"/>
          <w:sz w:val="24"/>
          <w:szCs w:val="24"/>
        </w:rPr>
        <w:t>1</w:t>
      </w:r>
      <w:r w:rsidR="008C2BF8">
        <w:rPr>
          <w:rFonts w:ascii="Times New Roman" w:hAnsi="Times New Roman" w:cs="Times New Roman"/>
          <w:sz w:val="24"/>
          <w:szCs w:val="24"/>
        </w:rPr>
        <w:t>0</w:t>
      </w:r>
      <w:r>
        <w:rPr>
          <w:rFonts w:ascii="Times New Roman" w:hAnsi="Times New Roman" w:cs="Times New Roman"/>
          <w:sz w:val="24"/>
          <w:szCs w:val="24"/>
        </w:rPr>
        <w:t>0,000</w:t>
      </w:r>
      <w:r w:rsidRPr="000E46E0">
        <w:rPr>
          <w:rFonts w:ascii="Times New Roman" w:hAnsi="Times New Roman" w:cs="Times New Roman"/>
          <w:sz w:val="24"/>
          <w:szCs w:val="24"/>
        </w:rPr>
        <w:t xml:space="preserve"> USD </w:t>
      </w:r>
      <w:r w:rsidR="002D2C7C">
        <w:rPr>
          <w:rFonts w:ascii="Times New Roman" w:hAnsi="Times New Roman" w:cs="Times New Roman"/>
          <w:sz w:val="24"/>
          <w:szCs w:val="24"/>
        </w:rPr>
        <w:t>–</w:t>
      </w:r>
      <w:r w:rsidRPr="000E46E0">
        <w:rPr>
          <w:rFonts w:ascii="Times New Roman" w:hAnsi="Times New Roman" w:cs="Times New Roman"/>
          <w:sz w:val="24"/>
          <w:szCs w:val="24"/>
        </w:rPr>
        <w:t>Project Director/Chief of Party</w:t>
      </w:r>
      <w:r w:rsidR="00491CD0">
        <w:rPr>
          <w:rFonts w:ascii="Times New Roman" w:hAnsi="Times New Roman" w:cs="Times New Roman"/>
          <w:sz w:val="24"/>
          <w:szCs w:val="24"/>
        </w:rPr>
        <w:t>*</w:t>
      </w:r>
    </w:p>
    <w:p w14:paraId="4BB00887" w14:textId="37A7B673" w:rsidR="000B1F73" w:rsidRPr="000E46E0" w:rsidRDefault="000B1F73" w:rsidP="000B1F73">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Memos and Matri</w:t>
      </w:r>
      <w:r w:rsidR="008C2BF8">
        <w:rPr>
          <w:rFonts w:ascii="Times New Roman" w:hAnsi="Times New Roman" w:cs="Times New Roman"/>
          <w:sz w:val="24"/>
          <w:szCs w:val="24"/>
        </w:rPr>
        <w:t>c</w:t>
      </w:r>
      <w:r>
        <w:rPr>
          <w:rFonts w:ascii="Times New Roman" w:hAnsi="Times New Roman" w:cs="Times New Roman"/>
          <w:sz w:val="24"/>
          <w:szCs w:val="24"/>
        </w:rPr>
        <w:t>es</w:t>
      </w:r>
      <w:r w:rsidRPr="000E46E0">
        <w:rPr>
          <w:rFonts w:ascii="Times New Roman" w:hAnsi="Times New Roman" w:cs="Times New Roman"/>
          <w:sz w:val="24"/>
          <w:szCs w:val="24"/>
        </w:rPr>
        <w:t xml:space="preserve"> </w:t>
      </w:r>
      <w:r w:rsidR="008C2BF8">
        <w:rPr>
          <w:rFonts w:ascii="Times New Roman" w:hAnsi="Times New Roman" w:cs="Times New Roman"/>
          <w:sz w:val="24"/>
          <w:szCs w:val="24"/>
        </w:rPr>
        <w:t xml:space="preserve">up to </w:t>
      </w:r>
      <w:r w:rsidRPr="000E46E0">
        <w:rPr>
          <w:rFonts w:ascii="Times New Roman" w:hAnsi="Times New Roman" w:cs="Times New Roman"/>
          <w:sz w:val="24"/>
          <w:szCs w:val="24"/>
        </w:rPr>
        <w:t>$</w:t>
      </w:r>
      <w:r w:rsidR="006F1235">
        <w:rPr>
          <w:rFonts w:ascii="Times New Roman" w:hAnsi="Times New Roman" w:cs="Times New Roman"/>
          <w:sz w:val="24"/>
          <w:szCs w:val="24"/>
        </w:rPr>
        <w:t>2</w:t>
      </w:r>
      <w:r w:rsidR="006F2C29">
        <w:rPr>
          <w:rFonts w:ascii="Times New Roman" w:hAnsi="Times New Roman" w:cs="Times New Roman"/>
          <w:sz w:val="24"/>
          <w:szCs w:val="24"/>
        </w:rPr>
        <w:t>5</w:t>
      </w:r>
      <w:r>
        <w:rPr>
          <w:rFonts w:ascii="Times New Roman" w:hAnsi="Times New Roman" w:cs="Times New Roman"/>
          <w:sz w:val="24"/>
          <w:szCs w:val="24"/>
        </w:rPr>
        <w:t>0</w:t>
      </w:r>
      <w:r w:rsidRPr="000E46E0">
        <w:rPr>
          <w:rFonts w:ascii="Times New Roman" w:hAnsi="Times New Roman" w:cs="Times New Roman"/>
          <w:sz w:val="24"/>
          <w:szCs w:val="24"/>
        </w:rPr>
        <w:t>,</w:t>
      </w:r>
      <w:r>
        <w:rPr>
          <w:rFonts w:ascii="Times New Roman" w:hAnsi="Times New Roman" w:cs="Times New Roman"/>
          <w:sz w:val="24"/>
          <w:szCs w:val="24"/>
        </w:rPr>
        <w:t>000</w:t>
      </w:r>
      <w:r w:rsidRPr="000E46E0">
        <w:rPr>
          <w:rFonts w:ascii="Times New Roman" w:hAnsi="Times New Roman" w:cs="Times New Roman"/>
          <w:sz w:val="24"/>
          <w:szCs w:val="24"/>
        </w:rPr>
        <w:t xml:space="preserve"> USD –</w:t>
      </w:r>
      <w:r w:rsidDel="0000126E">
        <w:rPr>
          <w:rFonts w:ascii="Times New Roman" w:hAnsi="Times New Roman" w:cs="Times New Roman"/>
          <w:sz w:val="24"/>
          <w:szCs w:val="24"/>
        </w:rPr>
        <w:t xml:space="preserve"> </w:t>
      </w:r>
      <w:r w:rsidRPr="000E46E0">
        <w:rPr>
          <w:rFonts w:ascii="Times New Roman" w:hAnsi="Times New Roman" w:cs="Times New Roman"/>
          <w:sz w:val="24"/>
          <w:szCs w:val="24"/>
        </w:rPr>
        <w:t xml:space="preserve">Colombia </w:t>
      </w:r>
      <w:r w:rsidR="0000126E">
        <w:rPr>
          <w:rFonts w:ascii="Times New Roman" w:hAnsi="Times New Roman" w:cs="Times New Roman"/>
          <w:sz w:val="24"/>
          <w:szCs w:val="24"/>
        </w:rPr>
        <w:t>Operation</w:t>
      </w:r>
      <w:r w:rsidR="00C3362B">
        <w:rPr>
          <w:rFonts w:ascii="Times New Roman" w:hAnsi="Times New Roman" w:cs="Times New Roman"/>
          <w:sz w:val="24"/>
          <w:szCs w:val="24"/>
        </w:rPr>
        <w:t>s</w:t>
      </w:r>
      <w:r w:rsidR="0000126E" w:rsidRPr="000E46E0">
        <w:rPr>
          <w:rFonts w:ascii="Times New Roman" w:hAnsi="Times New Roman" w:cs="Times New Roman"/>
          <w:sz w:val="24"/>
          <w:szCs w:val="24"/>
        </w:rPr>
        <w:t xml:space="preserve"> </w:t>
      </w:r>
      <w:r w:rsidRPr="000E46E0">
        <w:rPr>
          <w:rFonts w:ascii="Times New Roman" w:hAnsi="Times New Roman" w:cs="Times New Roman"/>
          <w:sz w:val="24"/>
          <w:szCs w:val="24"/>
        </w:rPr>
        <w:t>Director</w:t>
      </w:r>
    </w:p>
    <w:p w14:paraId="6722C053" w14:textId="7340C24D" w:rsidR="006F2C29" w:rsidRPr="000E46E0" w:rsidRDefault="006F2C29" w:rsidP="006F2C29">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Memos and Matri</w:t>
      </w:r>
      <w:r w:rsidR="008C2BF8">
        <w:rPr>
          <w:rFonts w:ascii="Times New Roman" w:hAnsi="Times New Roman" w:cs="Times New Roman"/>
          <w:sz w:val="24"/>
          <w:szCs w:val="24"/>
        </w:rPr>
        <w:t>c</w:t>
      </w:r>
      <w:r>
        <w:rPr>
          <w:rFonts w:ascii="Times New Roman" w:hAnsi="Times New Roman" w:cs="Times New Roman"/>
          <w:sz w:val="24"/>
          <w:szCs w:val="24"/>
        </w:rPr>
        <w:t>es</w:t>
      </w:r>
      <w:r w:rsidRPr="000E46E0">
        <w:rPr>
          <w:rFonts w:ascii="Times New Roman" w:hAnsi="Times New Roman" w:cs="Times New Roman"/>
          <w:sz w:val="24"/>
          <w:szCs w:val="24"/>
        </w:rPr>
        <w:t xml:space="preserve"> </w:t>
      </w:r>
      <w:r w:rsidR="008C2BF8">
        <w:rPr>
          <w:rFonts w:ascii="Times New Roman" w:hAnsi="Times New Roman" w:cs="Times New Roman"/>
          <w:sz w:val="24"/>
          <w:szCs w:val="24"/>
        </w:rPr>
        <w:t>up to</w:t>
      </w:r>
      <w:r w:rsidRPr="000E46E0">
        <w:rPr>
          <w:rFonts w:ascii="Times New Roman" w:hAnsi="Times New Roman" w:cs="Times New Roman"/>
          <w:sz w:val="24"/>
          <w:szCs w:val="24"/>
        </w:rPr>
        <w:t xml:space="preserve"> $</w:t>
      </w:r>
      <w:r>
        <w:rPr>
          <w:rFonts w:ascii="Times New Roman" w:hAnsi="Times New Roman" w:cs="Times New Roman"/>
          <w:sz w:val="24"/>
          <w:szCs w:val="24"/>
        </w:rPr>
        <w:t>1,000</w:t>
      </w:r>
      <w:r w:rsidRPr="000E46E0">
        <w:rPr>
          <w:rFonts w:ascii="Times New Roman" w:hAnsi="Times New Roman" w:cs="Times New Roman"/>
          <w:sz w:val="24"/>
          <w:szCs w:val="24"/>
        </w:rPr>
        <w:t>,</w:t>
      </w:r>
      <w:r>
        <w:rPr>
          <w:rFonts w:ascii="Times New Roman" w:hAnsi="Times New Roman" w:cs="Times New Roman"/>
          <w:sz w:val="24"/>
          <w:szCs w:val="24"/>
        </w:rPr>
        <w:t>000</w:t>
      </w:r>
      <w:r w:rsidRPr="000E46E0">
        <w:rPr>
          <w:rFonts w:ascii="Times New Roman" w:hAnsi="Times New Roman" w:cs="Times New Roman"/>
          <w:sz w:val="24"/>
          <w:szCs w:val="24"/>
        </w:rPr>
        <w:t xml:space="preserve"> USD –</w:t>
      </w:r>
      <w:r>
        <w:rPr>
          <w:rFonts w:ascii="Times New Roman" w:hAnsi="Times New Roman" w:cs="Times New Roman"/>
          <w:sz w:val="24"/>
          <w:szCs w:val="24"/>
        </w:rPr>
        <w:t xml:space="preserve"> </w:t>
      </w:r>
      <w:r w:rsidRPr="00385E94">
        <w:rPr>
          <w:rFonts w:ascii="Times New Roman" w:hAnsi="Times New Roman" w:cs="Times New Roman"/>
          <w:sz w:val="24"/>
          <w:szCs w:val="24"/>
        </w:rPr>
        <w:t xml:space="preserve">VPs, COO, </w:t>
      </w:r>
      <w:r>
        <w:rPr>
          <w:rFonts w:ascii="Times New Roman" w:hAnsi="Times New Roman" w:cs="Times New Roman"/>
          <w:sz w:val="24"/>
          <w:szCs w:val="24"/>
        </w:rPr>
        <w:t xml:space="preserve">and </w:t>
      </w:r>
      <w:r w:rsidRPr="00385E94">
        <w:rPr>
          <w:rFonts w:ascii="Times New Roman" w:hAnsi="Times New Roman" w:cs="Times New Roman"/>
          <w:sz w:val="24"/>
          <w:szCs w:val="24"/>
        </w:rPr>
        <w:t>CFO</w:t>
      </w:r>
    </w:p>
    <w:p w14:paraId="58C17744" w14:textId="601A1CAD" w:rsidR="000B1F73" w:rsidRDefault="000B1F73" w:rsidP="008B0D1C">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Memos and Matri</w:t>
      </w:r>
      <w:r w:rsidR="008C2BF8">
        <w:rPr>
          <w:rFonts w:ascii="Times New Roman" w:hAnsi="Times New Roman" w:cs="Times New Roman"/>
          <w:sz w:val="24"/>
          <w:szCs w:val="24"/>
        </w:rPr>
        <w:t>c</w:t>
      </w:r>
      <w:r>
        <w:rPr>
          <w:rFonts w:ascii="Times New Roman" w:hAnsi="Times New Roman" w:cs="Times New Roman"/>
          <w:sz w:val="24"/>
          <w:szCs w:val="24"/>
        </w:rPr>
        <w:t>es</w:t>
      </w:r>
      <w:r w:rsidRPr="000E46E0">
        <w:rPr>
          <w:rFonts w:ascii="Times New Roman" w:hAnsi="Times New Roman" w:cs="Times New Roman"/>
          <w:sz w:val="24"/>
          <w:szCs w:val="24"/>
        </w:rPr>
        <w:t xml:space="preserve"> more than $</w:t>
      </w:r>
      <w:r w:rsidR="006418D3">
        <w:rPr>
          <w:rFonts w:ascii="Times New Roman" w:hAnsi="Times New Roman" w:cs="Times New Roman"/>
          <w:sz w:val="24"/>
          <w:szCs w:val="24"/>
        </w:rPr>
        <w:t>1,000</w:t>
      </w:r>
      <w:r w:rsidRPr="000E46E0">
        <w:rPr>
          <w:rFonts w:ascii="Times New Roman" w:hAnsi="Times New Roman" w:cs="Times New Roman"/>
          <w:sz w:val="24"/>
          <w:szCs w:val="24"/>
        </w:rPr>
        <w:t>,00</w:t>
      </w:r>
      <w:r>
        <w:rPr>
          <w:rFonts w:ascii="Times New Roman" w:hAnsi="Times New Roman" w:cs="Times New Roman"/>
          <w:sz w:val="24"/>
          <w:szCs w:val="24"/>
        </w:rPr>
        <w:t>0</w:t>
      </w:r>
      <w:r w:rsidRPr="000E46E0">
        <w:rPr>
          <w:rFonts w:ascii="Times New Roman" w:hAnsi="Times New Roman" w:cs="Times New Roman"/>
          <w:sz w:val="24"/>
          <w:szCs w:val="24"/>
        </w:rPr>
        <w:t xml:space="preserve"> USD – President &amp; CEO</w:t>
      </w:r>
    </w:p>
    <w:p w14:paraId="3284D0F2" w14:textId="4934DCFB" w:rsidR="008C5ECE" w:rsidRPr="0020773E" w:rsidRDefault="008C5ECE" w:rsidP="008C5ECE">
      <w:pPr>
        <w:pStyle w:val="Heading3"/>
        <w:jc w:val="both"/>
        <w:rPr>
          <w:rFonts w:ascii="Times New Roman" w:hAnsi="Times New Roman" w:cs="Times New Roman"/>
          <w:sz w:val="24"/>
          <w:szCs w:val="24"/>
        </w:rPr>
      </w:pPr>
      <w:bookmarkStart w:id="71" w:name="_Toc188020513"/>
      <w:r>
        <w:rPr>
          <w:rFonts w:eastAsiaTheme="minorEastAsia"/>
          <w:sz w:val="24"/>
          <w:szCs w:val="24"/>
        </w:rPr>
        <w:lastRenderedPageBreak/>
        <w:t xml:space="preserve">Payment Request </w:t>
      </w:r>
      <w:r w:rsidRPr="000E46E0">
        <w:rPr>
          <w:rFonts w:eastAsiaTheme="minorEastAsia"/>
          <w:sz w:val="24"/>
          <w:szCs w:val="24"/>
        </w:rPr>
        <w:t>Approval Authority</w:t>
      </w:r>
      <w:bookmarkEnd w:id="71"/>
      <w:r w:rsidRPr="000E46E0">
        <w:rPr>
          <w:rFonts w:eastAsiaTheme="minorEastAsia"/>
          <w:sz w:val="24"/>
          <w:szCs w:val="24"/>
        </w:rPr>
        <w:t xml:space="preserve"> </w:t>
      </w:r>
    </w:p>
    <w:p w14:paraId="2C50AC55" w14:textId="28BD5F5F" w:rsidR="008C5ECE" w:rsidRDefault="008C5ECE" w:rsidP="008C5ECE">
      <w:pPr>
        <w:spacing w:after="0"/>
        <w:jc w:val="both"/>
        <w:rPr>
          <w:rFonts w:ascii="Times New Roman" w:hAnsi="Times New Roman" w:cs="Times New Roman"/>
          <w:sz w:val="24"/>
          <w:szCs w:val="24"/>
        </w:rPr>
      </w:pPr>
      <w:r>
        <w:rPr>
          <w:rFonts w:ascii="Times New Roman" w:hAnsi="Times New Roman" w:cs="Times New Roman"/>
          <w:sz w:val="24"/>
          <w:szCs w:val="24"/>
        </w:rPr>
        <w:t>All payment request approval</w:t>
      </w:r>
      <w:r w:rsidR="0070239C">
        <w:rPr>
          <w:rFonts w:ascii="Times New Roman" w:hAnsi="Times New Roman" w:cs="Times New Roman"/>
          <w:sz w:val="24"/>
          <w:szCs w:val="24"/>
        </w:rPr>
        <w:t>s</w:t>
      </w:r>
      <w:r>
        <w:rPr>
          <w:rFonts w:ascii="Times New Roman" w:hAnsi="Times New Roman" w:cs="Times New Roman"/>
          <w:sz w:val="24"/>
          <w:szCs w:val="24"/>
        </w:rPr>
        <w:t xml:space="preserve"> should follow the below approval process as applicable based on positions with program/unit. If your program/unit does not have a particular position, move to the next highest approval authority. </w:t>
      </w:r>
    </w:p>
    <w:p w14:paraId="2DEFF93E" w14:textId="77777777" w:rsidR="008C5ECE" w:rsidRDefault="008C5ECE" w:rsidP="008C5ECE">
      <w:pPr>
        <w:spacing w:after="0"/>
        <w:jc w:val="both"/>
        <w:rPr>
          <w:rFonts w:ascii="Times New Roman" w:hAnsi="Times New Roman" w:cs="Times New Roman"/>
          <w:sz w:val="24"/>
          <w:szCs w:val="24"/>
        </w:rPr>
      </w:pPr>
    </w:p>
    <w:p w14:paraId="6A399A7C" w14:textId="654B3092" w:rsidR="008C5ECE" w:rsidRPr="000E46E0" w:rsidRDefault="008C5ECE" w:rsidP="008C5ECE">
      <w:pPr>
        <w:spacing w:after="0"/>
        <w:jc w:val="both"/>
        <w:rPr>
          <w:rFonts w:ascii="Times New Roman" w:hAnsi="Times New Roman" w:cs="Times New Roman"/>
          <w:b/>
          <w:bCs/>
          <w:sz w:val="24"/>
          <w:szCs w:val="24"/>
          <w:u w:val="single"/>
        </w:rPr>
      </w:pPr>
      <w:r w:rsidRPr="000E46E0">
        <w:rPr>
          <w:rFonts w:ascii="Times New Roman" w:hAnsi="Times New Roman" w:cs="Times New Roman"/>
          <w:b/>
          <w:bCs/>
          <w:sz w:val="24"/>
          <w:szCs w:val="24"/>
          <w:u w:val="single"/>
        </w:rPr>
        <w:t xml:space="preserve">For home office and field offices </w:t>
      </w:r>
      <w:r w:rsidR="0000126E">
        <w:rPr>
          <w:rFonts w:ascii="Times New Roman" w:hAnsi="Times New Roman" w:cs="Times New Roman"/>
          <w:b/>
          <w:bCs/>
          <w:sz w:val="24"/>
          <w:szCs w:val="24"/>
          <w:u w:val="single"/>
        </w:rPr>
        <w:t>(excluding Colombia)</w:t>
      </w:r>
      <w:r w:rsidRPr="000E46E0">
        <w:rPr>
          <w:rFonts w:ascii="Times New Roman" w:hAnsi="Times New Roman" w:cs="Times New Roman"/>
          <w:b/>
          <w:bCs/>
          <w:sz w:val="24"/>
          <w:szCs w:val="24"/>
          <w:u w:val="single"/>
        </w:rPr>
        <w:t>:</w:t>
      </w:r>
    </w:p>
    <w:p w14:paraId="3EE87484" w14:textId="204D6CC7" w:rsidR="008C5ECE" w:rsidRPr="000E46E0" w:rsidRDefault="0070239C" w:rsidP="008C5ECE">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 xml:space="preserve">Payments </w:t>
      </w:r>
      <w:r w:rsidR="00AA7FCE">
        <w:rPr>
          <w:rFonts w:ascii="Times New Roman" w:hAnsi="Times New Roman" w:cs="Times New Roman"/>
          <w:sz w:val="24"/>
          <w:szCs w:val="24"/>
        </w:rPr>
        <w:t xml:space="preserve">up to </w:t>
      </w:r>
      <w:r w:rsidR="008C5ECE" w:rsidRPr="000E46E0">
        <w:rPr>
          <w:rFonts w:ascii="Times New Roman" w:hAnsi="Times New Roman" w:cs="Times New Roman"/>
          <w:sz w:val="24"/>
          <w:szCs w:val="24"/>
        </w:rPr>
        <w:t>$</w:t>
      </w:r>
      <w:r w:rsidR="008C5ECE">
        <w:rPr>
          <w:rFonts w:ascii="Times New Roman" w:hAnsi="Times New Roman" w:cs="Times New Roman"/>
          <w:sz w:val="24"/>
          <w:szCs w:val="24"/>
        </w:rPr>
        <w:t>5</w:t>
      </w:r>
      <w:r w:rsidR="00AA7FCE">
        <w:rPr>
          <w:rFonts w:ascii="Times New Roman" w:hAnsi="Times New Roman" w:cs="Times New Roman"/>
          <w:sz w:val="24"/>
          <w:szCs w:val="24"/>
        </w:rPr>
        <w:t>0</w:t>
      </w:r>
      <w:r w:rsidR="008C5ECE">
        <w:rPr>
          <w:rFonts w:ascii="Times New Roman" w:hAnsi="Times New Roman" w:cs="Times New Roman"/>
          <w:sz w:val="24"/>
          <w:szCs w:val="24"/>
        </w:rPr>
        <w:t>,000</w:t>
      </w:r>
      <w:r w:rsidR="008C5ECE" w:rsidRPr="000E46E0">
        <w:rPr>
          <w:rFonts w:ascii="Times New Roman" w:hAnsi="Times New Roman" w:cs="Times New Roman"/>
          <w:sz w:val="24"/>
          <w:szCs w:val="24"/>
        </w:rPr>
        <w:t xml:space="preserve"> USD – Deputy Project Director/Deputy Chief of Party</w:t>
      </w:r>
      <w:r w:rsidR="00491CD0">
        <w:rPr>
          <w:rFonts w:ascii="Times New Roman" w:hAnsi="Times New Roman" w:cs="Times New Roman"/>
          <w:sz w:val="24"/>
          <w:szCs w:val="24"/>
        </w:rPr>
        <w:t>*</w:t>
      </w:r>
    </w:p>
    <w:p w14:paraId="76CAD440" w14:textId="6758255E" w:rsidR="008C5ECE" w:rsidRPr="000E46E0" w:rsidRDefault="0070239C" w:rsidP="008C5ECE">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Payments</w:t>
      </w:r>
      <w:r w:rsidR="008C5ECE" w:rsidRPr="000E46E0">
        <w:rPr>
          <w:rFonts w:ascii="Times New Roman" w:hAnsi="Times New Roman" w:cs="Times New Roman"/>
          <w:sz w:val="24"/>
          <w:szCs w:val="24"/>
        </w:rPr>
        <w:t xml:space="preserve"> </w:t>
      </w:r>
      <w:r w:rsidR="00AA7FCE">
        <w:rPr>
          <w:rFonts w:ascii="Times New Roman" w:hAnsi="Times New Roman" w:cs="Times New Roman"/>
          <w:sz w:val="24"/>
          <w:szCs w:val="24"/>
        </w:rPr>
        <w:t xml:space="preserve">up to </w:t>
      </w:r>
      <w:r w:rsidR="008C5ECE" w:rsidRPr="000E46E0">
        <w:rPr>
          <w:rFonts w:ascii="Times New Roman" w:hAnsi="Times New Roman" w:cs="Times New Roman"/>
          <w:sz w:val="24"/>
          <w:szCs w:val="24"/>
        </w:rPr>
        <w:t>$</w:t>
      </w:r>
      <w:r w:rsidR="008C5ECE">
        <w:rPr>
          <w:rFonts w:ascii="Times New Roman" w:hAnsi="Times New Roman" w:cs="Times New Roman"/>
          <w:sz w:val="24"/>
          <w:szCs w:val="24"/>
        </w:rPr>
        <w:t>1</w:t>
      </w:r>
      <w:r w:rsidR="00AA7FCE">
        <w:rPr>
          <w:rFonts w:ascii="Times New Roman" w:hAnsi="Times New Roman" w:cs="Times New Roman"/>
          <w:sz w:val="24"/>
          <w:szCs w:val="24"/>
        </w:rPr>
        <w:t>0</w:t>
      </w:r>
      <w:r w:rsidR="008C5ECE">
        <w:rPr>
          <w:rFonts w:ascii="Times New Roman" w:hAnsi="Times New Roman" w:cs="Times New Roman"/>
          <w:sz w:val="24"/>
          <w:szCs w:val="24"/>
        </w:rPr>
        <w:t>0,000</w:t>
      </w:r>
      <w:r w:rsidR="008C5ECE" w:rsidRPr="000E46E0">
        <w:rPr>
          <w:rFonts w:ascii="Times New Roman" w:hAnsi="Times New Roman" w:cs="Times New Roman"/>
          <w:sz w:val="24"/>
          <w:szCs w:val="24"/>
        </w:rPr>
        <w:t xml:space="preserve"> USD </w:t>
      </w:r>
      <w:r w:rsidR="002D2C7C">
        <w:rPr>
          <w:rFonts w:ascii="Times New Roman" w:hAnsi="Times New Roman" w:cs="Times New Roman"/>
          <w:sz w:val="24"/>
          <w:szCs w:val="24"/>
        </w:rPr>
        <w:t>–</w:t>
      </w:r>
      <w:r w:rsidR="008C5ECE" w:rsidRPr="000E46E0">
        <w:rPr>
          <w:rFonts w:ascii="Times New Roman" w:hAnsi="Times New Roman" w:cs="Times New Roman"/>
          <w:sz w:val="24"/>
          <w:szCs w:val="24"/>
        </w:rPr>
        <w:t xml:space="preserve"> </w:t>
      </w:r>
      <w:r w:rsidR="002D2C7C">
        <w:rPr>
          <w:rFonts w:ascii="Times New Roman" w:hAnsi="Times New Roman" w:cs="Times New Roman"/>
          <w:sz w:val="24"/>
          <w:szCs w:val="24"/>
        </w:rPr>
        <w:t>Country/</w:t>
      </w:r>
      <w:r w:rsidR="008C5ECE" w:rsidRPr="000E46E0">
        <w:rPr>
          <w:rFonts w:ascii="Times New Roman" w:hAnsi="Times New Roman" w:cs="Times New Roman"/>
          <w:sz w:val="24"/>
          <w:szCs w:val="24"/>
        </w:rPr>
        <w:t>Project Director/Chief of Party</w:t>
      </w:r>
      <w:r w:rsidR="00491CD0">
        <w:rPr>
          <w:rFonts w:ascii="Times New Roman" w:hAnsi="Times New Roman" w:cs="Times New Roman"/>
          <w:sz w:val="24"/>
          <w:szCs w:val="24"/>
        </w:rPr>
        <w:t>*</w:t>
      </w:r>
    </w:p>
    <w:p w14:paraId="26985E50" w14:textId="458E050F" w:rsidR="00396C1B" w:rsidRDefault="00396C1B" w:rsidP="00396C1B">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Payments up to $50,000 USD – Associate Director at Home Office**</w:t>
      </w:r>
    </w:p>
    <w:p w14:paraId="7B9B8D3B" w14:textId="385C8A11" w:rsidR="008C5ECE" w:rsidRPr="000E46E0" w:rsidRDefault="0070239C" w:rsidP="008C5ECE">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 xml:space="preserve">Payments </w:t>
      </w:r>
      <w:r w:rsidR="00AA7FCE">
        <w:rPr>
          <w:rFonts w:ascii="Times New Roman" w:hAnsi="Times New Roman" w:cs="Times New Roman"/>
          <w:sz w:val="24"/>
          <w:szCs w:val="24"/>
        </w:rPr>
        <w:t>up to</w:t>
      </w:r>
      <w:r w:rsidR="008C5ECE" w:rsidRPr="000E46E0">
        <w:rPr>
          <w:rFonts w:ascii="Times New Roman" w:hAnsi="Times New Roman" w:cs="Times New Roman"/>
          <w:sz w:val="24"/>
          <w:szCs w:val="24"/>
        </w:rPr>
        <w:t xml:space="preserve"> $</w:t>
      </w:r>
      <w:r w:rsidR="00DA57B1">
        <w:rPr>
          <w:rFonts w:ascii="Times New Roman" w:hAnsi="Times New Roman" w:cs="Times New Roman"/>
          <w:sz w:val="24"/>
          <w:szCs w:val="24"/>
        </w:rPr>
        <w:t>25</w:t>
      </w:r>
      <w:r w:rsidR="008C5ECE">
        <w:rPr>
          <w:rFonts w:ascii="Times New Roman" w:hAnsi="Times New Roman" w:cs="Times New Roman"/>
          <w:sz w:val="24"/>
          <w:szCs w:val="24"/>
        </w:rPr>
        <w:t>0,000</w:t>
      </w:r>
      <w:r w:rsidR="008C5ECE" w:rsidRPr="000E46E0">
        <w:rPr>
          <w:rFonts w:ascii="Times New Roman" w:hAnsi="Times New Roman" w:cs="Times New Roman"/>
          <w:sz w:val="24"/>
          <w:szCs w:val="24"/>
        </w:rPr>
        <w:t xml:space="preserve"> USD –Director at Home Offic</w:t>
      </w:r>
      <w:r w:rsidR="008C5ECE">
        <w:rPr>
          <w:rFonts w:ascii="Times New Roman" w:hAnsi="Times New Roman" w:cs="Times New Roman"/>
          <w:sz w:val="24"/>
          <w:szCs w:val="24"/>
        </w:rPr>
        <w:t>e</w:t>
      </w:r>
    </w:p>
    <w:p w14:paraId="19860792" w14:textId="31260497" w:rsidR="008C5ECE" w:rsidRPr="000E46E0" w:rsidRDefault="0070239C" w:rsidP="008C5ECE">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 xml:space="preserve">Payments </w:t>
      </w:r>
      <w:r w:rsidR="00AA7FCE">
        <w:rPr>
          <w:rFonts w:ascii="Times New Roman" w:hAnsi="Times New Roman" w:cs="Times New Roman"/>
          <w:sz w:val="24"/>
          <w:szCs w:val="24"/>
        </w:rPr>
        <w:t>up to</w:t>
      </w:r>
      <w:r w:rsidR="008C5ECE" w:rsidRPr="000E46E0">
        <w:rPr>
          <w:rFonts w:ascii="Times New Roman" w:hAnsi="Times New Roman" w:cs="Times New Roman"/>
          <w:sz w:val="24"/>
          <w:szCs w:val="24"/>
        </w:rPr>
        <w:t xml:space="preserve"> $</w:t>
      </w:r>
      <w:r w:rsidR="008C5ECE">
        <w:rPr>
          <w:rFonts w:ascii="Times New Roman" w:hAnsi="Times New Roman" w:cs="Times New Roman"/>
          <w:sz w:val="24"/>
          <w:szCs w:val="24"/>
        </w:rPr>
        <w:t>5</w:t>
      </w:r>
      <w:r w:rsidR="00DA57B1">
        <w:rPr>
          <w:rFonts w:ascii="Times New Roman" w:hAnsi="Times New Roman" w:cs="Times New Roman"/>
          <w:sz w:val="24"/>
          <w:szCs w:val="24"/>
        </w:rPr>
        <w:t>0</w:t>
      </w:r>
      <w:r w:rsidR="008C5ECE">
        <w:rPr>
          <w:rFonts w:ascii="Times New Roman" w:hAnsi="Times New Roman" w:cs="Times New Roman"/>
          <w:sz w:val="24"/>
          <w:szCs w:val="24"/>
        </w:rPr>
        <w:t>0</w:t>
      </w:r>
      <w:r w:rsidR="008C5ECE" w:rsidRPr="000E46E0">
        <w:rPr>
          <w:rFonts w:ascii="Times New Roman" w:hAnsi="Times New Roman" w:cs="Times New Roman"/>
          <w:sz w:val="24"/>
          <w:szCs w:val="24"/>
        </w:rPr>
        <w:t>,</w:t>
      </w:r>
      <w:r w:rsidR="008C5ECE">
        <w:rPr>
          <w:rFonts w:ascii="Times New Roman" w:hAnsi="Times New Roman" w:cs="Times New Roman"/>
          <w:sz w:val="24"/>
          <w:szCs w:val="24"/>
        </w:rPr>
        <w:t>000</w:t>
      </w:r>
      <w:r w:rsidR="008C5ECE" w:rsidRPr="000E46E0">
        <w:rPr>
          <w:rFonts w:ascii="Times New Roman" w:hAnsi="Times New Roman" w:cs="Times New Roman"/>
          <w:sz w:val="24"/>
          <w:szCs w:val="24"/>
        </w:rPr>
        <w:t xml:space="preserve"> USD –Senior Director at Home Office</w:t>
      </w:r>
    </w:p>
    <w:p w14:paraId="45DD3EAF" w14:textId="52C91CE8" w:rsidR="008C5ECE" w:rsidRPr="000E46E0" w:rsidRDefault="0070239C" w:rsidP="008C5ECE">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 xml:space="preserve">Payments </w:t>
      </w:r>
      <w:r w:rsidR="00AA7FCE">
        <w:rPr>
          <w:rFonts w:ascii="Times New Roman" w:hAnsi="Times New Roman" w:cs="Times New Roman"/>
          <w:sz w:val="24"/>
          <w:szCs w:val="24"/>
        </w:rPr>
        <w:t>up to</w:t>
      </w:r>
      <w:r w:rsidR="008C5ECE" w:rsidRPr="000E46E0">
        <w:rPr>
          <w:rFonts w:ascii="Times New Roman" w:hAnsi="Times New Roman" w:cs="Times New Roman"/>
          <w:sz w:val="24"/>
          <w:szCs w:val="24"/>
        </w:rPr>
        <w:t xml:space="preserve"> $</w:t>
      </w:r>
      <w:r w:rsidR="00DA57B1">
        <w:rPr>
          <w:rFonts w:ascii="Times New Roman" w:hAnsi="Times New Roman" w:cs="Times New Roman"/>
          <w:sz w:val="24"/>
          <w:szCs w:val="24"/>
        </w:rPr>
        <w:t>1,0</w:t>
      </w:r>
      <w:r w:rsidR="008C5ECE">
        <w:rPr>
          <w:rFonts w:ascii="Times New Roman" w:hAnsi="Times New Roman" w:cs="Times New Roman"/>
          <w:sz w:val="24"/>
          <w:szCs w:val="24"/>
        </w:rPr>
        <w:t>00</w:t>
      </w:r>
      <w:r w:rsidR="008C5ECE" w:rsidRPr="000E46E0">
        <w:rPr>
          <w:rFonts w:ascii="Times New Roman" w:hAnsi="Times New Roman" w:cs="Times New Roman"/>
          <w:sz w:val="24"/>
          <w:szCs w:val="24"/>
        </w:rPr>
        <w:t>,</w:t>
      </w:r>
      <w:r w:rsidR="008C5ECE">
        <w:rPr>
          <w:rFonts w:ascii="Times New Roman" w:hAnsi="Times New Roman" w:cs="Times New Roman"/>
          <w:sz w:val="24"/>
          <w:szCs w:val="24"/>
        </w:rPr>
        <w:t>000</w:t>
      </w:r>
      <w:r w:rsidR="008C5ECE" w:rsidRPr="000E46E0">
        <w:rPr>
          <w:rFonts w:ascii="Times New Roman" w:hAnsi="Times New Roman" w:cs="Times New Roman"/>
          <w:sz w:val="24"/>
          <w:szCs w:val="24"/>
        </w:rPr>
        <w:t xml:space="preserve"> USD – VPs, COO, </w:t>
      </w:r>
      <w:r w:rsidR="00385F1A">
        <w:rPr>
          <w:rFonts w:ascii="Times New Roman" w:hAnsi="Times New Roman" w:cs="Times New Roman"/>
          <w:sz w:val="24"/>
          <w:szCs w:val="24"/>
        </w:rPr>
        <w:t xml:space="preserve">and </w:t>
      </w:r>
      <w:r w:rsidR="008C5ECE" w:rsidRPr="000E46E0">
        <w:rPr>
          <w:rFonts w:ascii="Times New Roman" w:hAnsi="Times New Roman" w:cs="Times New Roman"/>
          <w:sz w:val="24"/>
          <w:szCs w:val="24"/>
        </w:rPr>
        <w:t>CFO</w:t>
      </w:r>
    </w:p>
    <w:p w14:paraId="53BAA6D3" w14:textId="70CBCED5" w:rsidR="008C5ECE" w:rsidRPr="000E46E0" w:rsidRDefault="0070239C" w:rsidP="008C5ECE">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 xml:space="preserve">Payments </w:t>
      </w:r>
      <w:r w:rsidR="008C5ECE" w:rsidRPr="000E46E0">
        <w:rPr>
          <w:rFonts w:ascii="Times New Roman" w:hAnsi="Times New Roman" w:cs="Times New Roman"/>
          <w:sz w:val="24"/>
          <w:szCs w:val="24"/>
        </w:rPr>
        <w:t>more than $</w:t>
      </w:r>
      <w:r w:rsidR="00DA57B1">
        <w:rPr>
          <w:rFonts w:ascii="Times New Roman" w:hAnsi="Times New Roman" w:cs="Times New Roman"/>
          <w:sz w:val="24"/>
          <w:szCs w:val="24"/>
        </w:rPr>
        <w:t>1,0</w:t>
      </w:r>
      <w:r w:rsidR="008C5ECE" w:rsidRPr="000E46E0">
        <w:rPr>
          <w:rFonts w:ascii="Times New Roman" w:hAnsi="Times New Roman" w:cs="Times New Roman"/>
          <w:sz w:val="24"/>
          <w:szCs w:val="24"/>
        </w:rPr>
        <w:t>00,00</w:t>
      </w:r>
      <w:r w:rsidR="008C5ECE">
        <w:rPr>
          <w:rFonts w:ascii="Times New Roman" w:hAnsi="Times New Roman" w:cs="Times New Roman"/>
          <w:sz w:val="24"/>
          <w:szCs w:val="24"/>
        </w:rPr>
        <w:t>0</w:t>
      </w:r>
      <w:r w:rsidR="008C5ECE" w:rsidRPr="000E46E0">
        <w:rPr>
          <w:rFonts w:ascii="Times New Roman" w:hAnsi="Times New Roman" w:cs="Times New Roman"/>
          <w:sz w:val="24"/>
          <w:szCs w:val="24"/>
        </w:rPr>
        <w:t xml:space="preserve"> USD – President &amp; CEO</w:t>
      </w:r>
    </w:p>
    <w:p w14:paraId="3A9ED208" w14:textId="77777777" w:rsidR="008C5ECE" w:rsidRDefault="008C5ECE" w:rsidP="008C5ECE">
      <w:pPr>
        <w:spacing w:after="0"/>
        <w:jc w:val="both"/>
        <w:rPr>
          <w:rFonts w:ascii="Times New Roman" w:hAnsi="Times New Roman" w:cs="Times New Roman"/>
          <w:sz w:val="24"/>
          <w:szCs w:val="24"/>
        </w:rPr>
      </w:pPr>
    </w:p>
    <w:p w14:paraId="79EC4D87" w14:textId="527BD82C" w:rsidR="008C5ECE" w:rsidRPr="000E46E0" w:rsidRDefault="008C5ECE" w:rsidP="008C5ECE">
      <w:pPr>
        <w:spacing w:after="0"/>
        <w:jc w:val="both"/>
        <w:rPr>
          <w:rFonts w:ascii="Times New Roman" w:hAnsi="Times New Roman" w:cs="Times New Roman"/>
          <w:b/>
          <w:bCs/>
          <w:sz w:val="24"/>
          <w:szCs w:val="24"/>
          <w:u w:val="single"/>
        </w:rPr>
      </w:pPr>
      <w:r w:rsidRPr="000E46E0">
        <w:rPr>
          <w:rFonts w:ascii="Times New Roman" w:hAnsi="Times New Roman" w:cs="Times New Roman"/>
          <w:b/>
          <w:bCs/>
          <w:sz w:val="24"/>
          <w:szCs w:val="24"/>
          <w:u w:val="single"/>
        </w:rPr>
        <w:t xml:space="preserve">For </w:t>
      </w:r>
      <w:r>
        <w:rPr>
          <w:rFonts w:ascii="Times New Roman" w:hAnsi="Times New Roman" w:cs="Times New Roman"/>
          <w:b/>
          <w:bCs/>
          <w:sz w:val="24"/>
          <w:szCs w:val="24"/>
          <w:u w:val="single"/>
        </w:rPr>
        <w:t>Colombia with</w:t>
      </w:r>
      <w:r w:rsidRPr="000E46E0">
        <w:rPr>
          <w:rFonts w:ascii="Times New Roman" w:hAnsi="Times New Roman" w:cs="Times New Roman"/>
          <w:b/>
          <w:bCs/>
          <w:sz w:val="24"/>
          <w:szCs w:val="24"/>
          <w:u w:val="single"/>
        </w:rPr>
        <w:t xml:space="preserve"> POA </w:t>
      </w:r>
      <w:r w:rsidR="008C5BA7">
        <w:rPr>
          <w:rFonts w:ascii="Times New Roman" w:hAnsi="Times New Roman" w:cs="Times New Roman"/>
          <w:b/>
          <w:bCs/>
          <w:sz w:val="24"/>
          <w:szCs w:val="24"/>
          <w:u w:val="single"/>
        </w:rPr>
        <w:t>Operations</w:t>
      </w:r>
      <w:r w:rsidRPr="000E46E0">
        <w:rPr>
          <w:rFonts w:ascii="Times New Roman" w:hAnsi="Times New Roman" w:cs="Times New Roman"/>
          <w:b/>
          <w:bCs/>
          <w:sz w:val="24"/>
          <w:szCs w:val="24"/>
          <w:u w:val="single"/>
        </w:rPr>
        <w:t xml:space="preserve"> Director:</w:t>
      </w:r>
    </w:p>
    <w:p w14:paraId="79671EF6" w14:textId="3D81BABB" w:rsidR="008C5ECE" w:rsidRPr="000E46E0" w:rsidRDefault="00385F1A" w:rsidP="008C5ECE">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Payments</w:t>
      </w:r>
      <w:r w:rsidR="008C5ECE" w:rsidRPr="000E46E0">
        <w:rPr>
          <w:rFonts w:ascii="Times New Roman" w:hAnsi="Times New Roman" w:cs="Times New Roman"/>
          <w:sz w:val="24"/>
          <w:szCs w:val="24"/>
        </w:rPr>
        <w:t xml:space="preserve"> </w:t>
      </w:r>
      <w:r w:rsidR="001C6130">
        <w:rPr>
          <w:rFonts w:ascii="Times New Roman" w:hAnsi="Times New Roman" w:cs="Times New Roman"/>
          <w:sz w:val="24"/>
          <w:szCs w:val="24"/>
        </w:rPr>
        <w:t xml:space="preserve">up to </w:t>
      </w:r>
      <w:r w:rsidR="008C5ECE" w:rsidRPr="000E46E0">
        <w:rPr>
          <w:rFonts w:ascii="Times New Roman" w:hAnsi="Times New Roman" w:cs="Times New Roman"/>
          <w:sz w:val="24"/>
          <w:szCs w:val="24"/>
        </w:rPr>
        <w:t>$</w:t>
      </w:r>
      <w:r w:rsidR="008C5ECE">
        <w:rPr>
          <w:rFonts w:ascii="Times New Roman" w:hAnsi="Times New Roman" w:cs="Times New Roman"/>
          <w:sz w:val="24"/>
          <w:szCs w:val="24"/>
        </w:rPr>
        <w:t>5</w:t>
      </w:r>
      <w:r w:rsidR="001C6130">
        <w:rPr>
          <w:rFonts w:ascii="Times New Roman" w:hAnsi="Times New Roman" w:cs="Times New Roman"/>
          <w:sz w:val="24"/>
          <w:szCs w:val="24"/>
        </w:rPr>
        <w:t>0</w:t>
      </w:r>
      <w:r w:rsidR="008C5ECE">
        <w:rPr>
          <w:rFonts w:ascii="Times New Roman" w:hAnsi="Times New Roman" w:cs="Times New Roman"/>
          <w:sz w:val="24"/>
          <w:szCs w:val="24"/>
        </w:rPr>
        <w:t>,000</w:t>
      </w:r>
      <w:r w:rsidR="008C5ECE" w:rsidRPr="000E46E0">
        <w:rPr>
          <w:rFonts w:ascii="Times New Roman" w:hAnsi="Times New Roman" w:cs="Times New Roman"/>
          <w:sz w:val="24"/>
          <w:szCs w:val="24"/>
        </w:rPr>
        <w:t xml:space="preserve"> USD – Deputy Project Director/Deputy Chief of Party</w:t>
      </w:r>
      <w:r w:rsidR="00491CD0">
        <w:rPr>
          <w:rFonts w:ascii="Times New Roman" w:hAnsi="Times New Roman" w:cs="Times New Roman"/>
          <w:sz w:val="24"/>
          <w:szCs w:val="24"/>
        </w:rPr>
        <w:t>*</w:t>
      </w:r>
    </w:p>
    <w:p w14:paraId="041BCB5E" w14:textId="780DDFCE" w:rsidR="008C5ECE" w:rsidRPr="000E46E0" w:rsidRDefault="00385F1A" w:rsidP="008C5ECE">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Payments</w:t>
      </w:r>
      <w:r w:rsidR="008C5ECE" w:rsidRPr="000E46E0">
        <w:rPr>
          <w:rFonts w:ascii="Times New Roman" w:hAnsi="Times New Roman" w:cs="Times New Roman"/>
          <w:sz w:val="24"/>
          <w:szCs w:val="24"/>
        </w:rPr>
        <w:t xml:space="preserve"> </w:t>
      </w:r>
      <w:r w:rsidR="001C6130">
        <w:rPr>
          <w:rFonts w:ascii="Times New Roman" w:hAnsi="Times New Roman" w:cs="Times New Roman"/>
          <w:sz w:val="24"/>
          <w:szCs w:val="24"/>
        </w:rPr>
        <w:t xml:space="preserve">up to </w:t>
      </w:r>
      <w:r w:rsidR="008C5ECE" w:rsidRPr="000E46E0">
        <w:rPr>
          <w:rFonts w:ascii="Times New Roman" w:hAnsi="Times New Roman" w:cs="Times New Roman"/>
          <w:sz w:val="24"/>
          <w:szCs w:val="24"/>
        </w:rPr>
        <w:t>$</w:t>
      </w:r>
      <w:r w:rsidR="008C5ECE">
        <w:rPr>
          <w:rFonts w:ascii="Times New Roman" w:hAnsi="Times New Roman" w:cs="Times New Roman"/>
          <w:sz w:val="24"/>
          <w:szCs w:val="24"/>
        </w:rPr>
        <w:t>1</w:t>
      </w:r>
      <w:r w:rsidR="001C6130">
        <w:rPr>
          <w:rFonts w:ascii="Times New Roman" w:hAnsi="Times New Roman" w:cs="Times New Roman"/>
          <w:sz w:val="24"/>
          <w:szCs w:val="24"/>
        </w:rPr>
        <w:t>0</w:t>
      </w:r>
      <w:r w:rsidR="008C5ECE">
        <w:rPr>
          <w:rFonts w:ascii="Times New Roman" w:hAnsi="Times New Roman" w:cs="Times New Roman"/>
          <w:sz w:val="24"/>
          <w:szCs w:val="24"/>
        </w:rPr>
        <w:t>0,000</w:t>
      </w:r>
      <w:r w:rsidR="008C5ECE" w:rsidRPr="000E46E0">
        <w:rPr>
          <w:rFonts w:ascii="Times New Roman" w:hAnsi="Times New Roman" w:cs="Times New Roman"/>
          <w:sz w:val="24"/>
          <w:szCs w:val="24"/>
        </w:rPr>
        <w:t xml:space="preserve"> USD </w:t>
      </w:r>
      <w:r w:rsidR="001C6130">
        <w:rPr>
          <w:rFonts w:ascii="Times New Roman" w:hAnsi="Times New Roman" w:cs="Times New Roman"/>
          <w:sz w:val="24"/>
          <w:szCs w:val="24"/>
        </w:rPr>
        <w:t>–</w:t>
      </w:r>
      <w:r w:rsidR="008C5ECE" w:rsidRPr="000E46E0">
        <w:rPr>
          <w:rFonts w:ascii="Times New Roman" w:hAnsi="Times New Roman" w:cs="Times New Roman"/>
          <w:sz w:val="24"/>
          <w:szCs w:val="24"/>
        </w:rPr>
        <w:t>Project Director/Chief of Party</w:t>
      </w:r>
      <w:r w:rsidR="00491CD0">
        <w:rPr>
          <w:rFonts w:ascii="Times New Roman" w:hAnsi="Times New Roman" w:cs="Times New Roman"/>
          <w:sz w:val="24"/>
          <w:szCs w:val="24"/>
        </w:rPr>
        <w:t>*</w:t>
      </w:r>
    </w:p>
    <w:p w14:paraId="39557C56" w14:textId="367BF144" w:rsidR="008C5ECE" w:rsidRDefault="00385F1A" w:rsidP="008C5ECE">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Payments</w:t>
      </w:r>
      <w:r w:rsidR="008C5ECE" w:rsidRPr="000E46E0">
        <w:rPr>
          <w:rFonts w:ascii="Times New Roman" w:hAnsi="Times New Roman" w:cs="Times New Roman"/>
          <w:sz w:val="24"/>
          <w:szCs w:val="24"/>
        </w:rPr>
        <w:t xml:space="preserve"> </w:t>
      </w:r>
      <w:r w:rsidR="001C6130">
        <w:rPr>
          <w:rFonts w:ascii="Times New Roman" w:hAnsi="Times New Roman" w:cs="Times New Roman"/>
          <w:sz w:val="24"/>
          <w:szCs w:val="24"/>
        </w:rPr>
        <w:t xml:space="preserve">up to </w:t>
      </w:r>
      <w:r w:rsidR="008C5ECE" w:rsidRPr="000E46E0">
        <w:rPr>
          <w:rFonts w:ascii="Times New Roman" w:hAnsi="Times New Roman" w:cs="Times New Roman"/>
          <w:sz w:val="24"/>
          <w:szCs w:val="24"/>
        </w:rPr>
        <w:t>$</w:t>
      </w:r>
      <w:r w:rsidR="006F1235">
        <w:rPr>
          <w:rFonts w:ascii="Times New Roman" w:hAnsi="Times New Roman" w:cs="Times New Roman"/>
          <w:sz w:val="24"/>
          <w:szCs w:val="24"/>
        </w:rPr>
        <w:t>2</w:t>
      </w:r>
      <w:r w:rsidR="00BC6E8A">
        <w:rPr>
          <w:rFonts w:ascii="Times New Roman" w:hAnsi="Times New Roman" w:cs="Times New Roman"/>
          <w:sz w:val="24"/>
          <w:szCs w:val="24"/>
        </w:rPr>
        <w:t>5</w:t>
      </w:r>
      <w:r w:rsidR="008C5ECE">
        <w:rPr>
          <w:rFonts w:ascii="Times New Roman" w:hAnsi="Times New Roman" w:cs="Times New Roman"/>
          <w:sz w:val="24"/>
          <w:szCs w:val="24"/>
        </w:rPr>
        <w:t>0</w:t>
      </w:r>
      <w:r w:rsidR="008C5ECE" w:rsidRPr="000E46E0">
        <w:rPr>
          <w:rFonts w:ascii="Times New Roman" w:hAnsi="Times New Roman" w:cs="Times New Roman"/>
          <w:sz w:val="24"/>
          <w:szCs w:val="24"/>
        </w:rPr>
        <w:t>,</w:t>
      </w:r>
      <w:r w:rsidR="008C5ECE">
        <w:rPr>
          <w:rFonts w:ascii="Times New Roman" w:hAnsi="Times New Roman" w:cs="Times New Roman"/>
          <w:sz w:val="24"/>
          <w:szCs w:val="24"/>
        </w:rPr>
        <w:t>000</w:t>
      </w:r>
      <w:r w:rsidR="008C5ECE" w:rsidRPr="000E46E0">
        <w:rPr>
          <w:rFonts w:ascii="Times New Roman" w:hAnsi="Times New Roman" w:cs="Times New Roman"/>
          <w:sz w:val="24"/>
          <w:szCs w:val="24"/>
        </w:rPr>
        <w:t xml:space="preserve"> USD –Colombia </w:t>
      </w:r>
      <w:r w:rsidR="00B91EE6">
        <w:rPr>
          <w:rFonts w:ascii="Times New Roman" w:hAnsi="Times New Roman" w:cs="Times New Roman"/>
          <w:sz w:val="24"/>
          <w:szCs w:val="24"/>
        </w:rPr>
        <w:t>Operations</w:t>
      </w:r>
      <w:r w:rsidR="00B91EE6" w:rsidRPr="000E46E0">
        <w:rPr>
          <w:rFonts w:ascii="Times New Roman" w:hAnsi="Times New Roman" w:cs="Times New Roman"/>
          <w:sz w:val="24"/>
          <w:szCs w:val="24"/>
        </w:rPr>
        <w:t xml:space="preserve"> </w:t>
      </w:r>
      <w:r w:rsidR="008C5ECE" w:rsidRPr="000E46E0">
        <w:rPr>
          <w:rFonts w:ascii="Times New Roman" w:hAnsi="Times New Roman" w:cs="Times New Roman"/>
          <w:sz w:val="24"/>
          <w:szCs w:val="24"/>
        </w:rPr>
        <w:t>Director</w:t>
      </w:r>
    </w:p>
    <w:p w14:paraId="7ED86F34" w14:textId="732A8530" w:rsidR="00BC6E8A" w:rsidRPr="000E46E0" w:rsidRDefault="00BC6E8A" w:rsidP="008C5ECE">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Payments</w:t>
      </w:r>
      <w:r w:rsidRPr="000E46E0">
        <w:rPr>
          <w:rFonts w:ascii="Times New Roman" w:hAnsi="Times New Roman" w:cs="Times New Roman"/>
          <w:sz w:val="24"/>
          <w:szCs w:val="24"/>
        </w:rPr>
        <w:t xml:space="preserve"> </w:t>
      </w:r>
      <w:r w:rsidR="001C6130">
        <w:rPr>
          <w:rFonts w:ascii="Times New Roman" w:hAnsi="Times New Roman" w:cs="Times New Roman"/>
          <w:sz w:val="24"/>
          <w:szCs w:val="24"/>
        </w:rPr>
        <w:t>up to</w:t>
      </w:r>
      <w:r w:rsidRPr="000E46E0">
        <w:rPr>
          <w:rFonts w:ascii="Times New Roman" w:hAnsi="Times New Roman" w:cs="Times New Roman"/>
          <w:sz w:val="24"/>
          <w:szCs w:val="24"/>
        </w:rPr>
        <w:t xml:space="preserve"> $</w:t>
      </w:r>
      <w:r>
        <w:rPr>
          <w:rFonts w:ascii="Times New Roman" w:hAnsi="Times New Roman" w:cs="Times New Roman"/>
          <w:sz w:val="24"/>
          <w:szCs w:val="24"/>
        </w:rPr>
        <w:t>1,000</w:t>
      </w:r>
      <w:r w:rsidRPr="000E46E0">
        <w:rPr>
          <w:rFonts w:ascii="Times New Roman" w:hAnsi="Times New Roman" w:cs="Times New Roman"/>
          <w:sz w:val="24"/>
          <w:szCs w:val="24"/>
        </w:rPr>
        <w:t>,</w:t>
      </w:r>
      <w:r>
        <w:rPr>
          <w:rFonts w:ascii="Times New Roman" w:hAnsi="Times New Roman" w:cs="Times New Roman"/>
          <w:sz w:val="24"/>
          <w:szCs w:val="24"/>
        </w:rPr>
        <w:t>000</w:t>
      </w:r>
      <w:r w:rsidRPr="000E46E0">
        <w:rPr>
          <w:rFonts w:ascii="Times New Roman" w:hAnsi="Times New Roman" w:cs="Times New Roman"/>
          <w:sz w:val="24"/>
          <w:szCs w:val="24"/>
        </w:rPr>
        <w:t xml:space="preserve"> USD –</w:t>
      </w:r>
      <w:r>
        <w:rPr>
          <w:rFonts w:ascii="Times New Roman" w:hAnsi="Times New Roman" w:cs="Times New Roman"/>
          <w:sz w:val="24"/>
          <w:szCs w:val="24"/>
        </w:rPr>
        <w:t xml:space="preserve"> </w:t>
      </w:r>
      <w:r w:rsidRPr="00385E94">
        <w:rPr>
          <w:rFonts w:ascii="Times New Roman" w:hAnsi="Times New Roman" w:cs="Times New Roman"/>
          <w:sz w:val="24"/>
          <w:szCs w:val="24"/>
        </w:rPr>
        <w:t xml:space="preserve">VPs, COO, </w:t>
      </w:r>
      <w:r>
        <w:rPr>
          <w:rFonts w:ascii="Times New Roman" w:hAnsi="Times New Roman" w:cs="Times New Roman"/>
          <w:sz w:val="24"/>
          <w:szCs w:val="24"/>
        </w:rPr>
        <w:t xml:space="preserve">and </w:t>
      </w:r>
      <w:r w:rsidRPr="00385E94">
        <w:rPr>
          <w:rFonts w:ascii="Times New Roman" w:hAnsi="Times New Roman" w:cs="Times New Roman"/>
          <w:sz w:val="24"/>
          <w:szCs w:val="24"/>
        </w:rPr>
        <w:t>CFO</w:t>
      </w:r>
    </w:p>
    <w:p w14:paraId="2D204797" w14:textId="16899935" w:rsidR="00491CD0" w:rsidRDefault="00385F1A" w:rsidP="00491CD0">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Payments</w:t>
      </w:r>
      <w:r w:rsidR="008C5ECE" w:rsidRPr="000E46E0">
        <w:rPr>
          <w:rFonts w:ascii="Times New Roman" w:hAnsi="Times New Roman" w:cs="Times New Roman"/>
          <w:sz w:val="24"/>
          <w:szCs w:val="24"/>
        </w:rPr>
        <w:t xml:space="preserve"> more than $</w:t>
      </w:r>
      <w:r w:rsidR="00DA57B1">
        <w:rPr>
          <w:rFonts w:ascii="Times New Roman" w:hAnsi="Times New Roman" w:cs="Times New Roman"/>
          <w:sz w:val="24"/>
          <w:szCs w:val="24"/>
        </w:rPr>
        <w:t>1,0</w:t>
      </w:r>
      <w:r w:rsidR="008C5ECE" w:rsidRPr="000E46E0">
        <w:rPr>
          <w:rFonts w:ascii="Times New Roman" w:hAnsi="Times New Roman" w:cs="Times New Roman"/>
          <w:sz w:val="24"/>
          <w:szCs w:val="24"/>
        </w:rPr>
        <w:t>00,00</w:t>
      </w:r>
      <w:r w:rsidR="008C5ECE">
        <w:rPr>
          <w:rFonts w:ascii="Times New Roman" w:hAnsi="Times New Roman" w:cs="Times New Roman"/>
          <w:sz w:val="24"/>
          <w:szCs w:val="24"/>
        </w:rPr>
        <w:t>0</w:t>
      </w:r>
      <w:r w:rsidR="008C5ECE" w:rsidRPr="000E46E0">
        <w:rPr>
          <w:rFonts w:ascii="Times New Roman" w:hAnsi="Times New Roman" w:cs="Times New Roman"/>
          <w:sz w:val="24"/>
          <w:szCs w:val="24"/>
        </w:rPr>
        <w:t xml:space="preserve"> USD – President &amp; CEO</w:t>
      </w:r>
    </w:p>
    <w:p w14:paraId="708DB724" w14:textId="102BB00C" w:rsidR="00342366" w:rsidRPr="0020773E" w:rsidRDefault="00342366" w:rsidP="00342366">
      <w:pPr>
        <w:pStyle w:val="Heading3"/>
        <w:jc w:val="both"/>
        <w:rPr>
          <w:rFonts w:ascii="Times New Roman" w:hAnsi="Times New Roman" w:cs="Times New Roman"/>
          <w:sz w:val="24"/>
          <w:szCs w:val="24"/>
        </w:rPr>
      </w:pPr>
      <w:bookmarkStart w:id="72" w:name="_Toc188020514"/>
      <w:r>
        <w:rPr>
          <w:rFonts w:eastAsiaTheme="minorEastAsia"/>
          <w:sz w:val="24"/>
          <w:szCs w:val="24"/>
        </w:rPr>
        <w:t xml:space="preserve">Contract Cover Sheet (CS) </w:t>
      </w:r>
      <w:r w:rsidRPr="000E46E0">
        <w:rPr>
          <w:rFonts w:eastAsiaTheme="minorEastAsia"/>
          <w:sz w:val="24"/>
          <w:szCs w:val="24"/>
        </w:rPr>
        <w:t>Approval Authority</w:t>
      </w:r>
      <w:bookmarkEnd w:id="72"/>
      <w:r w:rsidRPr="000E46E0">
        <w:rPr>
          <w:rFonts w:eastAsiaTheme="minorEastAsia"/>
          <w:sz w:val="24"/>
          <w:szCs w:val="24"/>
        </w:rPr>
        <w:t xml:space="preserve"> </w:t>
      </w:r>
    </w:p>
    <w:p w14:paraId="07B7CB87" w14:textId="178175AE" w:rsidR="00342366" w:rsidRDefault="00342366" w:rsidP="00342366">
      <w:pPr>
        <w:spacing w:after="0"/>
        <w:jc w:val="both"/>
        <w:rPr>
          <w:rFonts w:ascii="Times New Roman" w:hAnsi="Times New Roman" w:cs="Times New Roman"/>
          <w:sz w:val="24"/>
          <w:szCs w:val="24"/>
        </w:rPr>
      </w:pPr>
      <w:r>
        <w:rPr>
          <w:rFonts w:ascii="Times New Roman" w:hAnsi="Times New Roman" w:cs="Times New Roman"/>
          <w:sz w:val="24"/>
          <w:szCs w:val="24"/>
        </w:rPr>
        <w:t xml:space="preserve">All contract cover sheet approvals should follow the below approval process as applicable based on positions with program/unit. If your program/unit does not have a particular position, move to the next highest approval authority. </w:t>
      </w:r>
    </w:p>
    <w:p w14:paraId="3107BFCD" w14:textId="77777777" w:rsidR="00342366" w:rsidRDefault="00342366" w:rsidP="00342366">
      <w:pPr>
        <w:spacing w:after="0"/>
        <w:jc w:val="both"/>
        <w:rPr>
          <w:rFonts w:ascii="Times New Roman" w:hAnsi="Times New Roman" w:cs="Times New Roman"/>
          <w:sz w:val="24"/>
          <w:szCs w:val="24"/>
        </w:rPr>
      </w:pPr>
    </w:p>
    <w:p w14:paraId="1155F970" w14:textId="114EEB6F" w:rsidR="00342366" w:rsidRPr="000E46E0" w:rsidRDefault="00342366" w:rsidP="00342366">
      <w:pPr>
        <w:spacing w:after="0"/>
        <w:jc w:val="both"/>
        <w:rPr>
          <w:rFonts w:ascii="Times New Roman" w:hAnsi="Times New Roman" w:cs="Times New Roman"/>
          <w:b/>
          <w:bCs/>
          <w:sz w:val="24"/>
          <w:szCs w:val="24"/>
          <w:u w:val="single"/>
        </w:rPr>
      </w:pPr>
      <w:r w:rsidRPr="000E46E0">
        <w:rPr>
          <w:rFonts w:ascii="Times New Roman" w:hAnsi="Times New Roman" w:cs="Times New Roman"/>
          <w:b/>
          <w:bCs/>
          <w:sz w:val="24"/>
          <w:szCs w:val="24"/>
          <w:u w:val="single"/>
        </w:rPr>
        <w:t>For home office and field offices</w:t>
      </w:r>
      <w:r w:rsidRPr="000E46E0" w:rsidDel="00B91EE6">
        <w:rPr>
          <w:rFonts w:ascii="Times New Roman" w:hAnsi="Times New Roman" w:cs="Times New Roman"/>
          <w:b/>
          <w:bCs/>
          <w:sz w:val="24"/>
          <w:szCs w:val="24"/>
          <w:u w:val="single"/>
        </w:rPr>
        <w:t xml:space="preserve"> </w:t>
      </w:r>
      <w:r w:rsidR="00B91EE6">
        <w:rPr>
          <w:rFonts w:ascii="Times New Roman" w:hAnsi="Times New Roman" w:cs="Times New Roman"/>
          <w:b/>
          <w:bCs/>
          <w:sz w:val="24"/>
          <w:szCs w:val="24"/>
          <w:u w:val="single"/>
        </w:rPr>
        <w:t>(excluding Colombia)</w:t>
      </w:r>
      <w:r w:rsidRPr="000E46E0">
        <w:rPr>
          <w:rFonts w:ascii="Times New Roman" w:hAnsi="Times New Roman" w:cs="Times New Roman"/>
          <w:b/>
          <w:bCs/>
          <w:sz w:val="24"/>
          <w:szCs w:val="24"/>
          <w:u w:val="single"/>
        </w:rPr>
        <w:t>:</w:t>
      </w:r>
    </w:p>
    <w:p w14:paraId="2A4EE8A0" w14:textId="2F67F44D" w:rsidR="00342366" w:rsidRPr="000E46E0" w:rsidRDefault="00342366" w:rsidP="00342366">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 xml:space="preserve">CS </w:t>
      </w:r>
      <w:r w:rsidR="00020B8C">
        <w:rPr>
          <w:rFonts w:ascii="Times New Roman" w:hAnsi="Times New Roman" w:cs="Times New Roman"/>
          <w:sz w:val="24"/>
          <w:szCs w:val="24"/>
        </w:rPr>
        <w:t>up to</w:t>
      </w:r>
      <w:r w:rsidRPr="000E46E0">
        <w:rPr>
          <w:rFonts w:ascii="Times New Roman" w:hAnsi="Times New Roman" w:cs="Times New Roman"/>
          <w:sz w:val="24"/>
          <w:szCs w:val="24"/>
        </w:rPr>
        <w:t xml:space="preserve"> $</w:t>
      </w:r>
      <w:r>
        <w:rPr>
          <w:rFonts w:ascii="Times New Roman" w:hAnsi="Times New Roman" w:cs="Times New Roman"/>
          <w:sz w:val="24"/>
          <w:szCs w:val="24"/>
        </w:rPr>
        <w:t>5</w:t>
      </w:r>
      <w:r w:rsidR="00020B8C">
        <w:rPr>
          <w:rFonts w:ascii="Times New Roman" w:hAnsi="Times New Roman" w:cs="Times New Roman"/>
          <w:sz w:val="24"/>
          <w:szCs w:val="24"/>
        </w:rPr>
        <w:t>0</w:t>
      </w:r>
      <w:r>
        <w:rPr>
          <w:rFonts w:ascii="Times New Roman" w:hAnsi="Times New Roman" w:cs="Times New Roman"/>
          <w:sz w:val="24"/>
          <w:szCs w:val="24"/>
        </w:rPr>
        <w:t>,000</w:t>
      </w:r>
      <w:r w:rsidRPr="000E46E0">
        <w:rPr>
          <w:rFonts w:ascii="Times New Roman" w:hAnsi="Times New Roman" w:cs="Times New Roman"/>
          <w:sz w:val="24"/>
          <w:szCs w:val="24"/>
        </w:rPr>
        <w:t xml:space="preserve"> USD – Deputy Project Director/Deputy Chief of Party</w:t>
      </w:r>
      <w:r w:rsidR="00491CD0">
        <w:rPr>
          <w:rFonts w:ascii="Times New Roman" w:hAnsi="Times New Roman" w:cs="Times New Roman"/>
          <w:sz w:val="24"/>
          <w:szCs w:val="24"/>
        </w:rPr>
        <w:t>*</w:t>
      </w:r>
    </w:p>
    <w:p w14:paraId="303EF8AD" w14:textId="43480480" w:rsidR="00342366" w:rsidRPr="000E46E0" w:rsidRDefault="00342366" w:rsidP="00342366">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CS</w:t>
      </w:r>
      <w:r w:rsidRPr="000E46E0">
        <w:rPr>
          <w:rFonts w:ascii="Times New Roman" w:hAnsi="Times New Roman" w:cs="Times New Roman"/>
          <w:sz w:val="24"/>
          <w:szCs w:val="24"/>
        </w:rPr>
        <w:t xml:space="preserve"> </w:t>
      </w:r>
      <w:r w:rsidR="00020B8C">
        <w:rPr>
          <w:rFonts w:ascii="Times New Roman" w:hAnsi="Times New Roman" w:cs="Times New Roman"/>
          <w:sz w:val="24"/>
          <w:szCs w:val="24"/>
        </w:rPr>
        <w:t xml:space="preserve">up to </w:t>
      </w:r>
      <w:r w:rsidRPr="000E46E0">
        <w:rPr>
          <w:rFonts w:ascii="Times New Roman" w:hAnsi="Times New Roman" w:cs="Times New Roman"/>
          <w:sz w:val="24"/>
          <w:szCs w:val="24"/>
        </w:rPr>
        <w:t>$</w:t>
      </w:r>
      <w:r>
        <w:rPr>
          <w:rFonts w:ascii="Times New Roman" w:hAnsi="Times New Roman" w:cs="Times New Roman"/>
          <w:sz w:val="24"/>
          <w:szCs w:val="24"/>
        </w:rPr>
        <w:t>1</w:t>
      </w:r>
      <w:r w:rsidR="00791E16">
        <w:rPr>
          <w:rFonts w:ascii="Times New Roman" w:hAnsi="Times New Roman" w:cs="Times New Roman"/>
          <w:sz w:val="24"/>
          <w:szCs w:val="24"/>
        </w:rPr>
        <w:t>0</w:t>
      </w:r>
      <w:r>
        <w:rPr>
          <w:rFonts w:ascii="Times New Roman" w:hAnsi="Times New Roman" w:cs="Times New Roman"/>
          <w:sz w:val="24"/>
          <w:szCs w:val="24"/>
        </w:rPr>
        <w:t>0,000</w:t>
      </w:r>
      <w:r w:rsidRPr="000E46E0">
        <w:rPr>
          <w:rFonts w:ascii="Times New Roman" w:hAnsi="Times New Roman" w:cs="Times New Roman"/>
          <w:sz w:val="24"/>
          <w:szCs w:val="24"/>
        </w:rPr>
        <w:t xml:space="preserve"> USD </w:t>
      </w:r>
      <w:r w:rsidR="00020B8C">
        <w:rPr>
          <w:rFonts w:ascii="Times New Roman" w:hAnsi="Times New Roman" w:cs="Times New Roman"/>
          <w:sz w:val="24"/>
          <w:szCs w:val="24"/>
        </w:rPr>
        <w:t>–</w:t>
      </w:r>
      <w:r w:rsidRPr="000E46E0">
        <w:rPr>
          <w:rFonts w:ascii="Times New Roman" w:hAnsi="Times New Roman" w:cs="Times New Roman"/>
          <w:sz w:val="24"/>
          <w:szCs w:val="24"/>
        </w:rPr>
        <w:t xml:space="preserve"> </w:t>
      </w:r>
      <w:r w:rsidR="00020B8C">
        <w:rPr>
          <w:rFonts w:ascii="Times New Roman" w:hAnsi="Times New Roman" w:cs="Times New Roman"/>
          <w:sz w:val="24"/>
          <w:szCs w:val="24"/>
        </w:rPr>
        <w:t>Country/</w:t>
      </w:r>
      <w:r w:rsidRPr="000E46E0">
        <w:rPr>
          <w:rFonts w:ascii="Times New Roman" w:hAnsi="Times New Roman" w:cs="Times New Roman"/>
          <w:sz w:val="24"/>
          <w:szCs w:val="24"/>
        </w:rPr>
        <w:t>Project Director/Chief of Party</w:t>
      </w:r>
      <w:r w:rsidR="00491CD0">
        <w:rPr>
          <w:rFonts w:ascii="Times New Roman" w:hAnsi="Times New Roman" w:cs="Times New Roman"/>
          <w:sz w:val="24"/>
          <w:szCs w:val="24"/>
        </w:rPr>
        <w:t>*</w:t>
      </w:r>
    </w:p>
    <w:p w14:paraId="727647B9" w14:textId="6B0C89FC" w:rsidR="00396C1B" w:rsidRDefault="00396C1B" w:rsidP="00396C1B">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CS up to $50,000 USD – Associate Director at Home Office**</w:t>
      </w:r>
    </w:p>
    <w:p w14:paraId="1BC30A4F" w14:textId="7BC2558C" w:rsidR="00342366" w:rsidRPr="000E46E0" w:rsidRDefault="00342366" w:rsidP="00342366">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 xml:space="preserve">CS </w:t>
      </w:r>
      <w:r w:rsidR="00020B8C">
        <w:rPr>
          <w:rFonts w:ascii="Times New Roman" w:hAnsi="Times New Roman" w:cs="Times New Roman"/>
          <w:sz w:val="24"/>
          <w:szCs w:val="24"/>
        </w:rPr>
        <w:t>up to</w:t>
      </w:r>
      <w:r w:rsidRPr="000E46E0">
        <w:rPr>
          <w:rFonts w:ascii="Times New Roman" w:hAnsi="Times New Roman" w:cs="Times New Roman"/>
          <w:sz w:val="24"/>
          <w:szCs w:val="24"/>
        </w:rPr>
        <w:t xml:space="preserve"> $</w:t>
      </w:r>
      <w:r w:rsidR="00DA57B1">
        <w:rPr>
          <w:rFonts w:ascii="Times New Roman" w:hAnsi="Times New Roman" w:cs="Times New Roman"/>
          <w:sz w:val="24"/>
          <w:szCs w:val="24"/>
        </w:rPr>
        <w:t>250</w:t>
      </w:r>
      <w:r>
        <w:rPr>
          <w:rFonts w:ascii="Times New Roman" w:hAnsi="Times New Roman" w:cs="Times New Roman"/>
          <w:sz w:val="24"/>
          <w:szCs w:val="24"/>
        </w:rPr>
        <w:t>,000</w:t>
      </w:r>
      <w:r w:rsidRPr="000E46E0">
        <w:rPr>
          <w:rFonts w:ascii="Times New Roman" w:hAnsi="Times New Roman" w:cs="Times New Roman"/>
          <w:sz w:val="24"/>
          <w:szCs w:val="24"/>
        </w:rPr>
        <w:t xml:space="preserve"> USD –Director at Home Offic</w:t>
      </w:r>
      <w:r>
        <w:rPr>
          <w:rFonts w:ascii="Times New Roman" w:hAnsi="Times New Roman" w:cs="Times New Roman"/>
          <w:sz w:val="24"/>
          <w:szCs w:val="24"/>
        </w:rPr>
        <w:t>e</w:t>
      </w:r>
    </w:p>
    <w:p w14:paraId="246F3013" w14:textId="54415A52" w:rsidR="00342366" w:rsidRPr="000E46E0" w:rsidRDefault="00342366" w:rsidP="00342366">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 xml:space="preserve">CS </w:t>
      </w:r>
      <w:r w:rsidR="00020B8C">
        <w:rPr>
          <w:rFonts w:ascii="Times New Roman" w:hAnsi="Times New Roman" w:cs="Times New Roman"/>
          <w:sz w:val="24"/>
          <w:szCs w:val="24"/>
        </w:rPr>
        <w:t>up to</w:t>
      </w:r>
      <w:r w:rsidRPr="000E46E0">
        <w:rPr>
          <w:rFonts w:ascii="Times New Roman" w:hAnsi="Times New Roman" w:cs="Times New Roman"/>
          <w:sz w:val="24"/>
          <w:szCs w:val="24"/>
        </w:rPr>
        <w:t xml:space="preserve"> $</w:t>
      </w:r>
      <w:r>
        <w:rPr>
          <w:rFonts w:ascii="Times New Roman" w:hAnsi="Times New Roman" w:cs="Times New Roman"/>
          <w:sz w:val="24"/>
          <w:szCs w:val="24"/>
        </w:rPr>
        <w:t>5</w:t>
      </w:r>
      <w:r w:rsidR="00DA57B1">
        <w:rPr>
          <w:rFonts w:ascii="Times New Roman" w:hAnsi="Times New Roman" w:cs="Times New Roman"/>
          <w:sz w:val="24"/>
          <w:szCs w:val="24"/>
        </w:rPr>
        <w:t>0</w:t>
      </w:r>
      <w:r>
        <w:rPr>
          <w:rFonts w:ascii="Times New Roman" w:hAnsi="Times New Roman" w:cs="Times New Roman"/>
          <w:sz w:val="24"/>
          <w:szCs w:val="24"/>
        </w:rPr>
        <w:t>0</w:t>
      </w:r>
      <w:r w:rsidRPr="000E46E0">
        <w:rPr>
          <w:rFonts w:ascii="Times New Roman" w:hAnsi="Times New Roman" w:cs="Times New Roman"/>
          <w:sz w:val="24"/>
          <w:szCs w:val="24"/>
        </w:rPr>
        <w:t>,</w:t>
      </w:r>
      <w:r>
        <w:rPr>
          <w:rFonts w:ascii="Times New Roman" w:hAnsi="Times New Roman" w:cs="Times New Roman"/>
          <w:sz w:val="24"/>
          <w:szCs w:val="24"/>
        </w:rPr>
        <w:t>000</w:t>
      </w:r>
      <w:r w:rsidRPr="000E46E0">
        <w:rPr>
          <w:rFonts w:ascii="Times New Roman" w:hAnsi="Times New Roman" w:cs="Times New Roman"/>
          <w:sz w:val="24"/>
          <w:szCs w:val="24"/>
        </w:rPr>
        <w:t xml:space="preserve"> USD –Senior Director at Home Office</w:t>
      </w:r>
    </w:p>
    <w:p w14:paraId="5894054B" w14:textId="60C55B9A" w:rsidR="00342366" w:rsidRPr="000E46E0" w:rsidRDefault="00342366" w:rsidP="00342366">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 xml:space="preserve">CS </w:t>
      </w:r>
      <w:r w:rsidR="00020B8C">
        <w:rPr>
          <w:rFonts w:ascii="Times New Roman" w:hAnsi="Times New Roman" w:cs="Times New Roman"/>
          <w:sz w:val="24"/>
          <w:szCs w:val="24"/>
        </w:rPr>
        <w:t>up to</w:t>
      </w:r>
      <w:r w:rsidRPr="000E46E0">
        <w:rPr>
          <w:rFonts w:ascii="Times New Roman" w:hAnsi="Times New Roman" w:cs="Times New Roman"/>
          <w:sz w:val="24"/>
          <w:szCs w:val="24"/>
        </w:rPr>
        <w:t xml:space="preserve"> $</w:t>
      </w:r>
      <w:r w:rsidR="00DA57B1">
        <w:rPr>
          <w:rFonts w:ascii="Times New Roman" w:hAnsi="Times New Roman" w:cs="Times New Roman"/>
          <w:sz w:val="24"/>
          <w:szCs w:val="24"/>
        </w:rPr>
        <w:t>1,0</w:t>
      </w:r>
      <w:r>
        <w:rPr>
          <w:rFonts w:ascii="Times New Roman" w:hAnsi="Times New Roman" w:cs="Times New Roman"/>
          <w:sz w:val="24"/>
          <w:szCs w:val="24"/>
        </w:rPr>
        <w:t>00</w:t>
      </w:r>
      <w:r w:rsidRPr="000E46E0">
        <w:rPr>
          <w:rFonts w:ascii="Times New Roman" w:hAnsi="Times New Roman" w:cs="Times New Roman"/>
          <w:sz w:val="24"/>
          <w:szCs w:val="24"/>
        </w:rPr>
        <w:t>,</w:t>
      </w:r>
      <w:r>
        <w:rPr>
          <w:rFonts w:ascii="Times New Roman" w:hAnsi="Times New Roman" w:cs="Times New Roman"/>
          <w:sz w:val="24"/>
          <w:szCs w:val="24"/>
        </w:rPr>
        <w:t>000</w:t>
      </w:r>
      <w:r w:rsidRPr="000E46E0">
        <w:rPr>
          <w:rFonts w:ascii="Times New Roman" w:hAnsi="Times New Roman" w:cs="Times New Roman"/>
          <w:sz w:val="24"/>
          <w:szCs w:val="24"/>
        </w:rPr>
        <w:t xml:space="preserve"> USD – VPs, COO, </w:t>
      </w:r>
      <w:r>
        <w:rPr>
          <w:rFonts w:ascii="Times New Roman" w:hAnsi="Times New Roman" w:cs="Times New Roman"/>
          <w:sz w:val="24"/>
          <w:szCs w:val="24"/>
        </w:rPr>
        <w:t xml:space="preserve">and </w:t>
      </w:r>
      <w:r w:rsidRPr="000E46E0">
        <w:rPr>
          <w:rFonts w:ascii="Times New Roman" w:hAnsi="Times New Roman" w:cs="Times New Roman"/>
          <w:sz w:val="24"/>
          <w:szCs w:val="24"/>
        </w:rPr>
        <w:t>CFO</w:t>
      </w:r>
    </w:p>
    <w:p w14:paraId="419BF785" w14:textId="024C88A6" w:rsidR="00342366" w:rsidRPr="000E46E0" w:rsidRDefault="00342366" w:rsidP="00342366">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 xml:space="preserve">CS </w:t>
      </w:r>
      <w:r w:rsidRPr="000E46E0">
        <w:rPr>
          <w:rFonts w:ascii="Times New Roman" w:hAnsi="Times New Roman" w:cs="Times New Roman"/>
          <w:sz w:val="24"/>
          <w:szCs w:val="24"/>
        </w:rPr>
        <w:t>more than $</w:t>
      </w:r>
      <w:r w:rsidR="00DA57B1">
        <w:rPr>
          <w:rFonts w:ascii="Times New Roman" w:hAnsi="Times New Roman" w:cs="Times New Roman"/>
          <w:sz w:val="24"/>
          <w:szCs w:val="24"/>
        </w:rPr>
        <w:t>1,0</w:t>
      </w:r>
      <w:r w:rsidRPr="000E46E0">
        <w:rPr>
          <w:rFonts w:ascii="Times New Roman" w:hAnsi="Times New Roman" w:cs="Times New Roman"/>
          <w:sz w:val="24"/>
          <w:szCs w:val="24"/>
        </w:rPr>
        <w:t>00,00</w:t>
      </w:r>
      <w:r>
        <w:rPr>
          <w:rFonts w:ascii="Times New Roman" w:hAnsi="Times New Roman" w:cs="Times New Roman"/>
          <w:sz w:val="24"/>
          <w:szCs w:val="24"/>
        </w:rPr>
        <w:t>0</w:t>
      </w:r>
      <w:r w:rsidRPr="000E46E0">
        <w:rPr>
          <w:rFonts w:ascii="Times New Roman" w:hAnsi="Times New Roman" w:cs="Times New Roman"/>
          <w:sz w:val="24"/>
          <w:szCs w:val="24"/>
        </w:rPr>
        <w:t xml:space="preserve"> USD – President &amp; CEO</w:t>
      </w:r>
    </w:p>
    <w:p w14:paraId="17738B07" w14:textId="77777777" w:rsidR="00342366" w:rsidRDefault="00342366" w:rsidP="00342366">
      <w:pPr>
        <w:spacing w:after="0"/>
        <w:jc w:val="both"/>
        <w:rPr>
          <w:rFonts w:ascii="Times New Roman" w:hAnsi="Times New Roman" w:cs="Times New Roman"/>
          <w:sz w:val="24"/>
          <w:szCs w:val="24"/>
        </w:rPr>
      </w:pPr>
    </w:p>
    <w:p w14:paraId="46A939A0" w14:textId="6B1C1485" w:rsidR="00342366" w:rsidRPr="000E46E0" w:rsidRDefault="00342366" w:rsidP="00342366">
      <w:pPr>
        <w:spacing w:after="0"/>
        <w:jc w:val="both"/>
        <w:rPr>
          <w:rFonts w:ascii="Times New Roman" w:hAnsi="Times New Roman" w:cs="Times New Roman"/>
          <w:b/>
          <w:bCs/>
          <w:sz w:val="24"/>
          <w:szCs w:val="24"/>
          <w:u w:val="single"/>
        </w:rPr>
      </w:pPr>
      <w:r w:rsidRPr="000E46E0">
        <w:rPr>
          <w:rFonts w:ascii="Times New Roman" w:hAnsi="Times New Roman" w:cs="Times New Roman"/>
          <w:b/>
          <w:bCs/>
          <w:sz w:val="24"/>
          <w:szCs w:val="24"/>
          <w:u w:val="single"/>
        </w:rPr>
        <w:t xml:space="preserve">For </w:t>
      </w:r>
      <w:r>
        <w:rPr>
          <w:rFonts w:ascii="Times New Roman" w:hAnsi="Times New Roman" w:cs="Times New Roman"/>
          <w:b/>
          <w:bCs/>
          <w:sz w:val="24"/>
          <w:szCs w:val="24"/>
          <w:u w:val="single"/>
        </w:rPr>
        <w:t>Colombia with</w:t>
      </w:r>
      <w:r w:rsidRPr="000E46E0">
        <w:rPr>
          <w:rFonts w:ascii="Times New Roman" w:hAnsi="Times New Roman" w:cs="Times New Roman"/>
          <w:b/>
          <w:bCs/>
          <w:sz w:val="24"/>
          <w:szCs w:val="24"/>
          <w:u w:val="single"/>
        </w:rPr>
        <w:t xml:space="preserve"> POA </w:t>
      </w:r>
      <w:r w:rsidR="00B91EE6">
        <w:rPr>
          <w:rFonts w:ascii="Times New Roman" w:hAnsi="Times New Roman" w:cs="Times New Roman"/>
          <w:b/>
          <w:bCs/>
          <w:sz w:val="24"/>
          <w:szCs w:val="24"/>
          <w:u w:val="single"/>
        </w:rPr>
        <w:t xml:space="preserve">Operations </w:t>
      </w:r>
      <w:r w:rsidRPr="000E46E0">
        <w:rPr>
          <w:rFonts w:ascii="Times New Roman" w:hAnsi="Times New Roman" w:cs="Times New Roman"/>
          <w:b/>
          <w:bCs/>
          <w:sz w:val="24"/>
          <w:szCs w:val="24"/>
          <w:u w:val="single"/>
        </w:rPr>
        <w:t>Director:</w:t>
      </w:r>
    </w:p>
    <w:p w14:paraId="65147DCC" w14:textId="123DCC22" w:rsidR="00342366" w:rsidRPr="000E46E0" w:rsidRDefault="00342366" w:rsidP="00342366">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CS</w:t>
      </w:r>
      <w:r w:rsidRPr="000E46E0">
        <w:rPr>
          <w:rFonts w:ascii="Times New Roman" w:hAnsi="Times New Roman" w:cs="Times New Roman"/>
          <w:sz w:val="24"/>
          <w:szCs w:val="24"/>
        </w:rPr>
        <w:t xml:space="preserve"> </w:t>
      </w:r>
      <w:r w:rsidR="00A909C4">
        <w:rPr>
          <w:rFonts w:ascii="Times New Roman" w:hAnsi="Times New Roman" w:cs="Times New Roman"/>
          <w:sz w:val="24"/>
          <w:szCs w:val="24"/>
        </w:rPr>
        <w:t xml:space="preserve">up to </w:t>
      </w:r>
      <w:r w:rsidRPr="000E46E0">
        <w:rPr>
          <w:rFonts w:ascii="Times New Roman" w:hAnsi="Times New Roman" w:cs="Times New Roman"/>
          <w:sz w:val="24"/>
          <w:szCs w:val="24"/>
        </w:rPr>
        <w:t>$</w:t>
      </w:r>
      <w:r>
        <w:rPr>
          <w:rFonts w:ascii="Times New Roman" w:hAnsi="Times New Roman" w:cs="Times New Roman"/>
          <w:sz w:val="24"/>
          <w:szCs w:val="24"/>
        </w:rPr>
        <w:t>5</w:t>
      </w:r>
      <w:r w:rsidR="00A909C4">
        <w:rPr>
          <w:rFonts w:ascii="Times New Roman" w:hAnsi="Times New Roman" w:cs="Times New Roman"/>
          <w:sz w:val="24"/>
          <w:szCs w:val="24"/>
        </w:rPr>
        <w:t>0</w:t>
      </w:r>
      <w:r>
        <w:rPr>
          <w:rFonts w:ascii="Times New Roman" w:hAnsi="Times New Roman" w:cs="Times New Roman"/>
          <w:sz w:val="24"/>
          <w:szCs w:val="24"/>
        </w:rPr>
        <w:t>,000</w:t>
      </w:r>
      <w:r w:rsidRPr="000E46E0">
        <w:rPr>
          <w:rFonts w:ascii="Times New Roman" w:hAnsi="Times New Roman" w:cs="Times New Roman"/>
          <w:sz w:val="24"/>
          <w:szCs w:val="24"/>
        </w:rPr>
        <w:t xml:space="preserve"> USD – Deputy Project Director/Deputy Chief of Party</w:t>
      </w:r>
      <w:r w:rsidR="00491CD0">
        <w:rPr>
          <w:rFonts w:ascii="Times New Roman" w:hAnsi="Times New Roman" w:cs="Times New Roman"/>
          <w:sz w:val="24"/>
          <w:szCs w:val="24"/>
        </w:rPr>
        <w:t>*</w:t>
      </w:r>
    </w:p>
    <w:p w14:paraId="5E2AF0AC" w14:textId="5A9499F0" w:rsidR="00342366" w:rsidRPr="000E46E0" w:rsidRDefault="00342366" w:rsidP="00342366">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CS</w:t>
      </w:r>
      <w:r w:rsidRPr="000E46E0">
        <w:rPr>
          <w:rFonts w:ascii="Times New Roman" w:hAnsi="Times New Roman" w:cs="Times New Roman"/>
          <w:sz w:val="24"/>
          <w:szCs w:val="24"/>
        </w:rPr>
        <w:t xml:space="preserve"> </w:t>
      </w:r>
      <w:r w:rsidR="00A909C4">
        <w:rPr>
          <w:rFonts w:ascii="Times New Roman" w:hAnsi="Times New Roman" w:cs="Times New Roman"/>
          <w:sz w:val="24"/>
          <w:szCs w:val="24"/>
        </w:rPr>
        <w:t xml:space="preserve">up to </w:t>
      </w:r>
      <w:r w:rsidRPr="000E46E0">
        <w:rPr>
          <w:rFonts w:ascii="Times New Roman" w:hAnsi="Times New Roman" w:cs="Times New Roman"/>
          <w:sz w:val="24"/>
          <w:szCs w:val="24"/>
        </w:rPr>
        <w:t>$</w:t>
      </w:r>
      <w:r>
        <w:rPr>
          <w:rFonts w:ascii="Times New Roman" w:hAnsi="Times New Roman" w:cs="Times New Roman"/>
          <w:sz w:val="24"/>
          <w:szCs w:val="24"/>
        </w:rPr>
        <w:t>1</w:t>
      </w:r>
      <w:r w:rsidR="00A909C4">
        <w:rPr>
          <w:rFonts w:ascii="Times New Roman" w:hAnsi="Times New Roman" w:cs="Times New Roman"/>
          <w:sz w:val="24"/>
          <w:szCs w:val="24"/>
        </w:rPr>
        <w:t>0</w:t>
      </w:r>
      <w:r>
        <w:rPr>
          <w:rFonts w:ascii="Times New Roman" w:hAnsi="Times New Roman" w:cs="Times New Roman"/>
          <w:sz w:val="24"/>
          <w:szCs w:val="24"/>
        </w:rPr>
        <w:t>0,000</w:t>
      </w:r>
      <w:r w:rsidRPr="000E46E0">
        <w:rPr>
          <w:rFonts w:ascii="Times New Roman" w:hAnsi="Times New Roman" w:cs="Times New Roman"/>
          <w:sz w:val="24"/>
          <w:szCs w:val="24"/>
        </w:rPr>
        <w:t xml:space="preserve"> USD </w:t>
      </w:r>
      <w:r w:rsidR="00491CD0">
        <w:rPr>
          <w:rFonts w:ascii="Times New Roman" w:hAnsi="Times New Roman" w:cs="Times New Roman"/>
          <w:sz w:val="24"/>
          <w:szCs w:val="24"/>
        </w:rPr>
        <w:t>–</w:t>
      </w:r>
      <w:r w:rsidRPr="000E46E0">
        <w:rPr>
          <w:rFonts w:ascii="Times New Roman" w:hAnsi="Times New Roman" w:cs="Times New Roman"/>
          <w:sz w:val="24"/>
          <w:szCs w:val="24"/>
        </w:rPr>
        <w:t>Project Director/Chief of Party</w:t>
      </w:r>
      <w:r w:rsidR="00491CD0">
        <w:rPr>
          <w:rFonts w:ascii="Times New Roman" w:hAnsi="Times New Roman" w:cs="Times New Roman"/>
          <w:sz w:val="24"/>
          <w:szCs w:val="24"/>
        </w:rPr>
        <w:t>*</w:t>
      </w:r>
    </w:p>
    <w:p w14:paraId="305FD01A" w14:textId="747609F6" w:rsidR="00342366" w:rsidRDefault="00342366" w:rsidP="00342366">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lastRenderedPageBreak/>
        <w:t>CS</w:t>
      </w:r>
      <w:r w:rsidRPr="000E46E0">
        <w:rPr>
          <w:rFonts w:ascii="Times New Roman" w:hAnsi="Times New Roman" w:cs="Times New Roman"/>
          <w:sz w:val="24"/>
          <w:szCs w:val="24"/>
        </w:rPr>
        <w:t xml:space="preserve"> </w:t>
      </w:r>
      <w:r w:rsidR="00A909C4">
        <w:rPr>
          <w:rFonts w:ascii="Times New Roman" w:hAnsi="Times New Roman" w:cs="Times New Roman"/>
          <w:sz w:val="24"/>
          <w:szCs w:val="24"/>
        </w:rPr>
        <w:t xml:space="preserve">up to </w:t>
      </w:r>
      <w:r w:rsidRPr="000E46E0">
        <w:rPr>
          <w:rFonts w:ascii="Times New Roman" w:hAnsi="Times New Roman" w:cs="Times New Roman"/>
          <w:sz w:val="24"/>
          <w:szCs w:val="24"/>
        </w:rPr>
        <w:t>$</w:t>
      </w:r>
      <w:r w:rsidR="006F1235">
        <w:rPr>
          <w:rFonts w:ascii="Times New Roman" w:hAnsi="Times New Roman" w:cs="Times New Roman"/>
          <w:sz w:val="24"/>
          <w:szCs w:val="24"/>
        </w:rPr>
        <w:t>2</w:t>
      </w:r>
      <w:r w:rsidR="00BC6E8A">
        <w:rPr>
          <w:rFonts w:ascii="Times New Roman" w:hAnsi="Times New Roman" w:cs="Times New Roman"/>
          <w:sz w:val="24"/>
          <w:szCs w:val="24"/>
        </w:rPr>
        <w:t>5</w:t>
      </w:r>
      <w:r>
        <w:rPr>
          <w:rFonts w:ascii="Times New Roman" w:hAnsi="Times New Roman" w:cs="Times New Roman"/>
          <w:sz w:val="24"/>
          <w:szCs w:val="24"/>
        </w:rPr>
        <w:t>0</w:t>
      </w:r>
      <w:r w:rsidRPr="000E46E0">
        <w:rPr>
          <w:rFonts w:ascii="Times New Roman" w:hAnsi="Times New Roman" w:cs="Times New Roman"/>
          <w:sz w:val="24"/>
          <w:szCs w:val="24"/>
        </w:rPr>
        <w:t>,</w:t>
      </w:r>
      <w:r>
        <w:rPr>
          <w:rFonts w:ascii="Times New Roman" w:hAnsi="Times New Roman" w:cs="Times New Roman"/>
          <w:sz w:val="24"/>
          <w:szCs w:val="24"/>
        </w:rPr>
        <w:t>000</w:t>
      </w:r>
      <w:r w:rsidRPr="000E46E0">
        <w:rPr>
          <w:rFonts w:ascii="Times New Roman" w:hAnsi="Times New Roman" w:cs="Times New Roman"/>
          <w:sz w:val="24"/>
          <w:szCs w:val="24"/>
        </w:rPr>
        <w:t xml:space="preserve"> USD –Colombia </w:t>
      </w:r>
      <w:r w:rsidR="00B91EE6">
        <w:rPr>
          <w:rFonts w:ascii="Times New Roman" w:hAnsi="Times New Roman" w:cs="Times New Roman"/>
          <w:sz w:val="24"/>
          <w:szCs w:val="24"/>
        </w:rPr>
        <w:t>Operations</w:t>
      </w:r>
      <w:r w:rsidR="00B91EE6" w:rsidRPr="000E46E0">
        <w:rPr>
          <w:rFonts w:ascii="Times New Roman" w:hAnsi="Times New Roman" w:cs="Times New Roman"/>
          <w:sz w:val="24"/>
          <w:szCs w:val="24"/>
        </w:rPr>
        <w:t xml:space="preserve"> </w:t>
      </w:r>
      <w:r w:rsidRPr="000E46E0">
        <w:rPr>
          <w:rFonts w:ascii="Times New Roman" w:hAnsi="Times New Roman" w:cs="Times New Roman"/>
          <w:sz w:val="24"/>
          <w:szCs w:val="24"/>
        </w:rPr>
        <w:t>Director</w:t>
      </w:r>
    </w:p>
    <w:p w14:paraId="3986450B" w14:textId="69FC7D61" w:rsidR="00BC6E8A" w:rsidRPr="000E46E0" w:rsidRDefault="00BC6E8A" w:rsidP="00BC6E8A">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CS</w:t>
      </w:r>
      <w:r w:rsidRPr="000E46E0">
        <w:rPr>
          <w:rFonts w:ascii="Times New Roman" w:hAnsi="Times New Roman" w:cs="Times New Roman"/>
          <w:sz w:val="24"/>
          <w:szCs w:val="24"/>
        </w:rPr>
        <w:t xml:space="preserve"> </w:t>
      </w:r>
      <w:r w:rsidR="00A909C4">
        <w:rPr>
          <w:rFonts w:ascii="Times New Roman" w:hAnsi="Times New Roman" w:cs="Times New Roman"/>
          <w:sz w:val="24"/>
          <w:szCs w:val="24"/>
        </w:rPr>
        <w:t>up to</w:t>
      </w:r>
      <w:r w:rsidRPr="000E46E0">
        <w:rPr>
          <w:rFonts w:ascii="Times New Roman" w:hAnsi="Times New Roman" w:cs="Times New Roman"/>
          <w:sz w:val="24"/>
          <w:szCs w:val="24"/>
        </w:rPr>
        <w:t xml:space="preserve"> $</w:t>
      </w:r>
      <w:r>
        <w:rPr>
          <w:rFonts w:ascii="Times New Roman" w:hAnsi="Times New Roman" w:cs="Times New Roman"/>
          <w:sz w:val="24"/>
          <w:szCs w:val="24"/>
        </w:rPr>
        <w:t>1,000</w:t>
      </w:r>
      <w:r w:rsidRPr="000E46E0">
        <w:rPr>
          <w:rFonts w:ascii="Times New Roman" w:hAnsi="Times New Roman" w:cs="Times New Roman"/>
          <w:sz w:val="24"/>
          <w:szCs w:val="24"/>
        </w:rPr>
        <w:t>,</w:t>
      </w:r>
      <w:r>
        <w:rPr>
          <w:rFonts w:ascii="Times New Roman" w:hAnsi="Times New Roman" w:cs="Times New Roman"/>
          <w:sz w:val="24"/>
          <w:szCs w:val="24"/>
        </w:rPr>
        <w:t>000</w:t>
      </w:r>
      <w:r w:rsidRPr="000E46E0">
        <w:rPr>
          <w:rFonts w:ascii="Times New Roman" w:hAnsi="Times New Roman" w:cs="Times New Roman"/>
          <w:sz w:val="24"/>
          <w:szCs w:val="24"/>
        </w:rPr>
        <w:t xml:space="preserve"> USD –</w:t>
      </w:r>
      <w:r>
        <w:rPr>
          <w:rFonts w:ascii="Times New Roman" w:hAnsi="Times New Roman" w:cs="Times New Roman"/>
          <w:sz w:val="24"/>
          <w:szCs w:val="24"/>
        </w:rPr>
        <w:t xml:space="preserve"> </w:t>
      </w:r>
      <w:r w:rsidRPr="00385E94">
        <w:rPr>
          <w:rFonts w:ascii="Times New Roman" w:hAnsi="Times New Roman" w:cs="Times New Roman"/>
          <w:sz w:val="24"/>
          <w:szCs w:val="24"/>
        </w:rPr>
        <w:t xml:space="preserve">VPs, COO, </w:t>
      </w:r>
      <w:r>
        <w:rPr>
          <w:rFonts w:ascii="Times New Roman" w:hAnsi="Times New Roman" w:cs="Times New Roman"/>
          <w:sz w:val="24"/>
          <w:szCs w:val="24"/>
        </w:rPr>
        <w:t xml:space="preserve">and </w:t>
      </w:r>
      <w:r w:rsidRPr="00385E94">
        <w:rPr>
          <w:rFonts w:ascii="Times New Roman" w:hAnsi="Times New Roman" w:cs="Times New Roman"/>
          <w:sz w:val="24"/>
          <w:szCs w:val="24"/>
        </w:rPr>
        <w:t>CFO</w:t>
      </w:r>
    </w:p>
    <w:p w14:paraId="4E75FE4D" w14:textId="779B9F7F" w:rsidR="00491CD0" w:rsidDel="008F10F3" w:rsidRDefault="00342366" w:rsidP="00491CD0">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CS</w:t>
      </w:r>
      <w:r w:rsidRPr="000E46E0">
        <w:rPr>
          <w:rFonts w:ascii="Times New Roman" w:hAnsi="Times New Roman" w:cs="Times New Roman"/>
          <w:sz w:val="24"/>
          <w:szCs w:val="24"/>
        </w:rPr>
        <w:t xml:space="preserve"> more than $</w:t>
      </w:r>
      <w:r w:rsidR="00DA57B1">
        <w:rPr>
          <w:rFonts w:ascii="Times New Roman" w:hAnsi="Times New Roman" w:cs="Times New Roman"/>
          <w:sz w:val="24"/>
          <w:szCs w:val="24"/>
        </w:rPr>
        <w:t>1,0</w:t>
      </w:r>
      <w:r w:rsidRPr="000E46E0">
        <w:rPr>
          <w:rFonts w:ascii="Times New Roman" w:hAnsi="Times New Roman" w:cs="Times New Roman"/>
          <w:sz w:val="24"/>
          <w:szCs w:val="24"/>
        </w:rPr>
        <w:t>00,00</w:t>
      </w:r>
      <w:r>
        <w:rPr>
          <w:rFonts w:ascii="Times New Roman" w:hAnsi="Times New Roman" w:cs="Times New Roman"/>
          <w:sz w:val="24"/>
          <w:szCs w:val="24"/>
        </w:rPr>
        <w:t>0</w:t>
      </w:r>
      <w:r w:rsidRPr="000E46E0">
        <w:rPr>
          <w:rFonts w:ascii="Times New Roman" w:hAnsi="Times New Roman" w:cs="Times New Roman"/>
          <w:sz w:val="24"/>
          <w:szCs w:val="24"/>
        </w:rPr>
        <w:t xml:space="preserve"> USD – President &amp; CEO</w:t>
      </w:r>
    </w:p>
    <w:p w14:paraId="6A7244A5" w14:textId="219C5026" w:rsidR="006908EB" w:rsidRPr="0020773E" w:rsidRDefault="00F57792" w:rsidP="006908EB">
      <w:pPr>
        <w:pStyle w:val="Heading3"/>
        <w:jc w:val="both"/>
        <w:rPr>
          <w:rFonts w:ascii="Times New Roman" w:hAnsi="Times New Roman" w:cs="Times New Roman"/>
          <w:sz w:val="24"/>
          <w:szCs w:val="24"/>
        </w:rPr>
      </w:pPr>
      <w:bookmarkStart w:id="73" w:name="_Toc188020515"/>
      <w:r>
        <w:rPr>
          <w:rFonts w:eastAsiaTheme="minorEastAsia"/>
          <w:sz w:val="24"/>
          <w:szCs w:val="24"/>
        </w:rPr>
        <w:t>Sub-</w:t>
      </w:r>
      <w:r w:rsidR="006908EB">
        <w:rPr>
          <w:rFonts w:eastAsiaTheme="minorEastAsia"/>
          <w:sz w:val="24"/>
          <w:szCs w:val="24"/>
        </w:rPr>
        <w:t xml:space="preserve">Contract AND </w:t>
      </w:r>
      <w:r>
        <w:rPr>
          <w:rFonts w:eastAsiaTheme="minorEastAsia"/>
          <w:sz w:val="24"/>
          <w:szCs w:val="24"/>
        </w:rPr>
        <w:t>Sub-</w:t>
      </w:r>
      <w:r w:rsidR="006908EB">
        <w:rPr>
          <w:rFonts w:eastAsiaTheme="minorEastAsia"/>
          <w:sz w:val="24"/>
          <w:szCs w:val="24"/>
        </w:rPr>
        <w:t xml:space="preserve">Grant </w:t>
      </w:r>
      <w:r w:rsidR="006908EB" w:rsidRPr="000E46E0">
        <w:rPr>
          <w:rFonts w:eastAsiaTheme="minorEastAsia"/>
          <w:sz w:val="24"/>
          <w:szCs w:val="24"/>
        </w:rPr>
        <w:t>Approval Authority</w:t>
      </w:r>
      <w:bookmarkEnd w:id="73"/>
      <w:r w:rsidR="006908EB" w:rsidRPr="000E46E0">
        <w:rPr>
          <w:rFonts w:eastAsiaTheme="minorEastAsia"/>
          <w:sz w:val="24"/>
          <w:szCs w:val="24"/>
        </w:rPr>
        <w:t xml:space="preserve"> </w:t>
      </w:r>
    </w:p>
    <w:p w14:paraId="3CC0532C" w14:textId="5908B8C7" w:rsidR="006908EB" w:rsidRDefault="006908EB" w:rsidP="006908EB">
      <w:pPr>
        <w:spacing w:after="0"/>
        <w:jc w:val="both"/>
        <w:rPr>
          <w:rFonts w:ascii="Times New Roman" w:hAnsi="Times New Roman" w:cs="Times New Roman"/>
          <w:sz w:val="24"/>
          <w:szCs w:val="24"/>
        </w:rPr>
      </w:pPr>
      <w:r>
        <w:rPr>
          <w:rFonts w:ascii="Times New Roman" w:hAnsi="Times New Roman" w:cs="Times New Roman"/>
          <w:sz w:val="24"/>
          <w:szCs w:val="24"/>
        </w:rPr>
        <w:t xml:space="preserve">All </w:t>
      </w:r>
      <w:r w:rsidR="00A40940">
        <w:rPr>
          <w:rFonts w:ascii="Times New Roman" w:hAnsi="Times New Roman" w:cs="Times New Roman"/>
          <w:sz w:val="24"/>
          <w:szCs w:val="24"/>
        </w:rPr>
        <w:t>sub-</w:t>
      </w:r>
      <w:r>
        <w:rPr>
          <w:rFonts w:ascii="Times New Roman" w:hAnsi="Times New Roman" w:cs="Times New Roman"/>
          <w:sz w:val="24"/>
          <w:szCs w:val="24"/>
        </w:rPr>
        <w:t>contract</w:t>
      </w:r>
      <w:r w:rsidR="00F51D3A">
        <w:rPr>
          <w:rFonts w:ascii="Times New Roman" w:hAnsi="Times New Roman" w:cs="Times New Roman"/>
          <w:sz w:val="24"/>
          <w:szCs w:val="24"/>
        </w:rPr>
        <w:t xml:space="preserve">s and </w:t>
      </w:r>
      <w:r w:rsidR="00A40940">
        <w:rPr>
          <w:rFonts w:ascii="Times New Roman" w:hAnsi="Times New Roman" w:cs="Times New Roman"/>
          <w:sz w:val="24"/>
          <w:szCs w:val="24"/>
        </w:rPr>
        <w:t>sub-</w:t>
      </w:r>
      <w:r w:rsidR="00F51D3A">
        <w:rPr>
          <w:rFonts w:ascii="Times New Roman" w:hAnsi="Times New Roman" w:cs="Times New Roman"/>
          <w:sz w:val="24"/>
          <w:szCs w:val="24"/>
        </w:rPr>
        <w:t xml:space="preserve">grant </w:t>
      </w:r>
      <w:r>
        <w:rPr>
          <w:rFonts w:ascii="Times New Roman" w:hAnsi="Times New Roman" w:cs="Times New Roman"/>
          <w:sz w:val="24"/>
          <w:szCs w:val="24"/>
        </w:rPr>
        <w:t xml:space="preserve">approvals should follow the below approval process as applicable based on positions with program/unit. If your program/unit does not have a particular position, move to the next highest approval authority. </w:t>
      </w:r>
      <w:r w:rsidR="00AA6EAB" w:rsidRPr="00DD79FA">
        <w:rPr>
          <w:rFonts w:ascii="Times New Roman" w:hAnsi="Times New Roman" w:cs="Times New Roman"/>
          <w:sz w:val="24"/>
          <w:szCs w:val="24"/>
          <w:u w:val="single"/>
        </w:rPr>
        <w:t xml:space="preserve">Please note that for Colombia </w:t>
      </w:r>
      <w:r w:rsidR="00C3362B">
        <w:rPr>
          <w:rFonts w:ascii="Times New Roman" w:hAnsi="Times New Roman" w:cs="Times New Roman"/>
          <w:sz w:val="24"/>
          <w:szCs w:val="24"/>
          <w:u w:val="single"/>
        </w:rPr>
        <w:t xml:space="preserve">only staff listed on the </w:t>
      </w:r>
      <w:hyperlink r:id="rId21" w:history="1">
        <w:r w:rsidR="00C3362B" w:rsidRPr="00C3362B">
          <w:rPr>
            <w:rStyle w:val="Hyperlink"/>
            <w:rFonts w:ascii="Times New Roman" w:hAnsi="Times New Roman" w:cs="Times New Roman"/>
            <w:sz w:val="24"/>
            <w:szCs w:val="24"/>
          </w:rPr>
          <w:t>Camara de Comercio</w:t>
        </w:r>
      </w:hyperlink>
      <w:r w:rsidR="00AA6EAB" w:rsidRPr="00DD79FA">
        <w:rPr>
          <w:rFonts w:ascii="Times New Roman" w:hAnsi="Times New Roman" w:cs="Times New Roman"/>
          <w:sz w:val="24"/>
          <w:szCs w:val="24"/>
          <w:u w:val="single"/>
        </w:rPr>
        <w:t xml:space="preserve"> has approval authority.</w:t>
      </w:r>
    </w:p>
    <w:p w14:paraId="394381AC" w14:textId="77777777" w:rsidR="006908EB" w:rsidRDefault="006908EB" w:rsidP="006908EB">
      <w:pPr>
        <w:spacing w:after="0"/>
        <w:jc w:val="both"/>
        <w:rPr>
          <w:rFonts w:ascii="Times New Roman" w:hAnsi="Times New Roman" w:cs="Times New Roman"/>
          <w:sz w:val="24"/>
          <w:szCs w:val="24"/>
        </w:rPr>
      </w:pPr>
    </w:p>
    <w:p w14:paraId="6DD27049" w14:textId="2B80CEC0" w:rsidR="006908EB" w:rsidRPr="000E46E0" w:rsidRDefault="006908EB" w:rsidP="006908EB">
      <w:pPr>
        <w:spacing w:after="0"/>
        <w:jc w:val="both"/>
        <w:rPr>
          <w:rFonts w:ascii="Times New Roman" w:hAnsi="Times New Roman" w:cs="Times New Roman"/>
          <w:b/>
          <w:bCs/>
          <w:sz w:val="24"/>
          <w:szCs w:val="24"/>
          <w:u w:val="single"/>
        </w:rPr>
      </w:pPr>
      <w:r w:rsidRPr="000E46E0">
        <w:rPr>
          <w:rFonts w:ascii="Times New Roman" w:hAnsi="Times New Roman" w:cs="Times New Roman"/>
          <w:b/>
          <w:bCs/>
          <w:sz w:val="24"/>
          <w:szCs w:val="24"/>
          <w:u w:val="single"/>
        </w:rPr>
        <w:t xml:space="preserve">For home office and field offices </w:t>
      </w:r>
      <w:r w:rsidR="00B91EE6">
        <w:rPr>
          <w:rFonts w:ascii="Times New Roman" w:hAnsi="Times New Roman" w:cs="Times New Roman"/>
          <w:b/>
          <w:bCs/>
          <w:sz w:val="24"/>
          <w:szCs w:val="24"/>
          <w:u w:val="single"/>
        </w:rPr>
        <w:t>(excluding Colombia):</w:t>
      </w:r>
    </w:p>
    <w:p w14:paraId="3D2A8154" w14:textId="5F0BA373" w:rsidR="006908EB" w:rsidRPr="000E46E0" w:rsidRDefault="00F51D3A" w:rsidP="006908EB">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Contract</w:t>
      </w:r>
      <w:r w:rsidR="006908EB">
        <w:rPr>
          <w:rFonts w:ascii="Times New Roman" w:hAnsi="Times New Roman" w:cs="Times New Roman"/>
          <w:sz w:val="24"/>
          <w:szCs w:val="24"/>
        </w:rPr>
        <w:t xml:space="preserve"> </w:t>
      </w:r>
      <w:r w:rsidR="001507C9">
        <w:rPr>
          <w:rFonts w:ascii="Times New Roman" w:hAnsi="Times New Roman" w:cs="Times New Roman"/>
          <w:sz w:val="24"/>
          <w:szCs w:val="24"/>
        </w:rPr>
        <w:t xml:space="preserve">up to </w:t>
      </w:r>
      <w:r w:rsidR="006908EB" w:rsidRPr="000E46E0">
        <w:rPr>
          <w:rFonts w:ascii="Times New Roman" w:hAnsi="Times New Roman" w:cs="Times New Roman"/>
          <w:sz w:val="24"/>
          <w:szCs w:val="24"/>
        </w:rPr>
        <w:t>$</w:t>
      </w:r>
      <w:r w:rsidR="006908EB">
        <w:rPr>
          <w:rFonts w:ascii="Times New Roman" w:hAnsi="Times New Roman" w:cs="Times New Roman"/>
          <w:sz w:val="24"/>
          <w:szCs w:val="24"/>
        </w:rPr>
        <w:t>5</w:t>
      </w:r>
      <w:r w:rsidR="001507C9">
        <w:rPr>
          <w:rFonts w:ascii="Times New Roman" w:hAnsi="Times New Roman" w:cs="Times New Roman"/>
          <w:sz w:val="24"/>
          <w:szCs w:val="24"/>
        </w:rPr>
        <w:t>0</w:t>
      </w:r>
      <w:r w:rsidR="006908EB">
        <w:rPr>
          <w:rFonts w:ascii="Times New Roman" w:hAnsi="Times New Roman" w:cs="Times New Roman"/>
          <w:sz w:val="24"/>
          <w:szCs w:val="24"/>
        </w:rPr>
        <w:t>,000</w:t>
      </w:r>
      <w:r w:rsidR="006908EB" w:rsidRPr="000E46E0">
        <w:rPr>
          <w:rFonts w:ascii="Times New Roman" w:hAnsi="Times New Roman" w:cs="Times New Roman"/>
          <w:sz w:val="24"/>
          <w:szCs w:val="24"/>
        </w:rPr>
        <w:t xml:space="preserve"> USD – Deputy Project Director/Deputy Chief of Party</w:t>
      </w:r>
      <w:r w:rsidR="00491CD0">
        <w:rPr>
          <w:rFonts w:ascii="Times New Roman" w:hAnsi="Times New Roman" w:cs="Times New Roman"/>
          <w:sz w:val="24"/>
          <w:szCs w:val="24"/>
        </w:rPr>
        <w:t>*</w:t>
      </w:r>
    </w:p>
    <w:p w14:paraId="22B04112" w14:textId="3D1502CB" w:rsidR="006908EB" w:rsidRPr="000E46E0" w:rsidRDefault="00F51D3A" w:rsidP="006908EB">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 xml:space="preserve">Contract </w:t>
      </w:r>
      <w:r w:rsidR="001507C9">
        <w:rPr>
          <w:rFonts w:ascii="Times New Roman" w:hAnsi="Times New Roman" w:cs="Times New Roman"/>
          <w:sz w:val="24"/>
          <w:szCs w:val="24"/>
        </w:rPr>
        <w:t xml:space="preserve">up to </w:t>
      </w:r>
      <w:r w:rsidR="006908EB" w:rsidRPr="000E46E0">
        <w:rPr>
          <w:rFonts w:ascii="Times New Roman" w:hAnsi="Times New Roman" w:cs="Times New Roman"/>
          <w:sz w:val="24"/>
          <w:szCs w:val="24"/>
        </w:rPr>
        <w:t>$</w:t>
      </w:r>
      <w:r w:rsidR="006908EB">
        <w:rPr>
          <w:rFonts w:ascii="Times New Roman" w:hAnsi="Times New Roman" w:cs="Times New Roman"/>
          <w:sz w:val="24"/>
          <w:szCs w:val="24"/>
        </w:rPr>
        <w:t>1</w:t>
      </w:r>
      <w:r w:rsidR="001507C9">
        <w:rPr>
          <w:rFonts w:ascii="Times New Roman" w:hAnsi="Times New Roman" w:cs="Times New Roman"/>
          <w:sz w:val="24"/>
          <w:szCs w:val="24"/>
        </w:rPr>
        <w:t>0</w:t>
      </w:r>
      <w:r w:rsidR="006908EB">
        <w:rPr>
          <w:rFonts w:ascii="Times New Roman" w:hAnsi="Times New Roman" w:cs="Times New Roman"/>
          <w:sz w:val="24"/>
          <w:szCs w:val="24"/>
        </w:rPr>
        <w:t>0,000</w:t>
      </w:r>
      <w:r w:rsidR="006908EB" w:rsidRPr="000E46E0">
        <w:rPr>
          <w:rFonts w:ascii="Times New Roman" w:hAnsi="Times New Roman" w:cs="Times New Roman"/>
          <w:sz w:val="24"/>
          <w:szCs w:val="24"/>
        </w:rPr>
        <w:t xml:space="preserve"> USD </w:t>
      </w:r>
      <w:r w:rsidR="00491CD0">
        <w:rPr>
          <w:rFonts w:ascii="Times New Roman" w:hAnsi="Times New Roman" w:cs="Times New Roman"/>
          <w:sz w:val="24"/>
          <w:szCs w:val="24"/>
        </w:rPr>
        <w:t>–</w:t>
      </w:r>
      <w:r w:rsidR="006908EB" w:rsidRPr="000E46E0">
        <w:rPr>
          <w:rFonts w:ascii="Times New Roman" w:hAnsi="Times New Roman" w:cs="Times New Roman"/>
          <w:sz w:val="24"/>
          <w:szCs w:val="24"/>
        </w:rPr>
        <w:t xml:space="preserve"> </w:t>
      </w:r>
      <w:r w:rsidR="001507C9">
        <w:rPr>
          <w:rFonts w:ascii="Times New Roman" w:hAnsi="Times New Roman" w:cs="Times New Roman"/>
          <w:sz w:val="24"/>
          <w:szCs w:val="24"/>
        </w:rPr>
        <w:t>Country/</w:t>
      </w:r>
      <w:r w:rsidR="006908EB" w:rsidRPr="000E46E0">
        <w:rPr>
          <w:rFonts w:ascii="Times New Roman" w:hAnsi="Times New Roman" w:cs="Times New Roman"/>
          <w:sz w:val="24"/>
          <w:szCs w:val="24"/>
        </w:rPr>
        <w:t>Project Director/Chief of Party</w:t>
      </w:r>
      <w:r w:rsidR="00491CD0">
        <w:rPr>
          <w:rFonts w:ascii="Times New Roman" w:hAnsi="Times New Roman" w:cs="Times New Roman"/>
          <w:sz w:val="24"/>
          <w:szCs w:val="24"/>
        </w:rPr>
        <w:t>*</w:t>
      </w:r>
    </w:p>
    <w:p w14:paraId="0C925078" w14:textId="3E033619" w:rsidR="00396C1B" w:rsidRDefault="00396C1B" w:rsidP="00396C1B">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Contract up to $50,000 USD – Associate Director at Home Office**</w:t>
      </w:r>
    </w:p>
    <w:p w14:paraId="1426A242" w14:textId="649F4A2C" w:rsidR="006908EB" w:rsidRPr="000E46E0" w:rsidRDefault="00F51D3A" w:rsidP="006908EB">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 xml:space="preserve">Contract </w:t>
      </w:r>
      <w:r w:rsidR="001507C9">
        <w:rPr>
          <w:rFonts w:ascii="Times New Roman" w:hAnsi="Times New Roman" w:cs="Times New Roman"/>
          <w:sz w:val="24"/>
          <w:szCs w:val="24"/>
        </w:rPr>
        <w:t>up to</w:t>
      </w:r>
      <w:r w:rsidR="006908EB" w:rsidRPr="000E46E0">
        <w:rPr>
          <w:rFonts w:ascii="Times New Roman" w:hAnsi="Times New Roman" w:cs="Times New Roman"/>
          <w:sz w:val="24"/>
          <w:szCs w:val="24"/>
        </w:rPr>
        <w:t xml:space="preserve"> $</w:t>
      </w:r>
      <w:r w:rsidR="007A039C">
        <w:rPr>
          <w:rFonts w:ascii="Times New Roman" w:hAnsi="Times New Roman" w:cs="Times New Roman"/>
          <w:sz w:val="24"/>
          <w:szCs w:val="24"/>
        </w:rPr>
        <w:t>250</w:t>
      </w:r>
      <w:r w:rsidR="006908EB">
        <w:rPr>
          <w:rFonts w:ascii="Times New Roman" w:hAnsi="Times New Roman" w:cs="Times New Roman"/>
          <w:sz w:val="24"/>
          <w:szCs w:val="24"/>
        </w:rPr>
        <w:t>,000</w:t>
      </w:r>
      <w:r w:rsidR="006908EB" w:rsidRPr="000E46E0">
        <w:rPr>
          <w:rFonts w:ascii="Times New Roman" w:hAnsi="Times New Roman" w:cs="Times New Roman"/>
          <w:sz w:val="24"/>
          <w:szCs w:val="24"/>
        </w:rPr>
        <w:t xml:space="preserve"> USD –Director at Home Offic</w:t>
      </w:r>
      <w:r w:rsidR="006908EB">
        <w:rPr>
          <w:rFonts w:ascii="Times New Roman" w:hAnsi="Times New Roman" w:cs="Times New Roman"/>
          <w:sz w:val="24"/>
          <w:szCs w:val="24"/>
        </w:rPr>
        <w:t>e</w:t>
      </w:r>
    </w:p>
    <w:p w14:paraId="292B7520" w14:textId="63223FED" w:rsidR="006908EB" w:rsidRPr="000E46E0" w:rsidRDefault="00F51D3A" w:rsidP="006908EB">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 xml:space="preserve">Contract </w:t>
      </w:r>
      <w:r w:rsidR="001507C9">
        <w:rPr>
          <w:rFonts w:ascii="Times New Roman" w:hAnsi="Times New Roman" w:cs="Times New Roman"/>
          <w:sz w:val="24"/>
          <w:szCs w:val="24"/>
        </w:rPr>
        <w:t>up to</w:t>
      </w:r>
      <w:r w:rsidR="006908EB" w:rsidRPr="000E46E0">
        <w:rPr>
          <w:rFonts w:ascii="Times New Roman" w:hAnsi="Times New Roman" w:cs="Times New Roman"/>
          <w:sz w:val="24"/>
          <w:szCs w:val="24"/>
        </w:rPr>
        <w:t xml:space="preserve"> $</w:t>
      </w:r>
      <w:r w:rsidR="006908EB">
        <w:rPr>
          <w:rFonts w:ascii="Times New Roman" w:hAnsi="Times New Roman" w:cs="Times New Roman"/>
          <w:sz w:val="24"/>
          <w:szCs w:val="24"/>
        </w:rPr>
        <w:t>5</w:t>
      </w:r>
      <w:r w:rsidR="007A039C">
        <w:rPr>
          <w:rFonts w:ascii="Times New Roman" w:hAnsi="Times New Roman" w:cs="Times New Roman"/>
          <w:sz w:val="24"/>
          <w:szCs w:val="24"/>
        </w:rPr>
        <w:t>0</w:t>
      </w:r>
      <w:r w:rsidR="006908EB">
        <w:rPr>
          <w:rFonts w:ascii="Times New Roman" w:hAnsi="Times New Roman" w:cs="Times New Roman"/>
          <w:sz w:val="24"/>
          <w:szCs w:val="24"/>
        </w:rPr>
        <w:t>0</w:t>
      </w:r>
      <w:r w:rsidR="006908EB" w:rsidRPr="000E46E0">
        <w:rPr>
          <w:rFonts w:ascii="Times New Roman" w:hAnsi="Times New Roman" w:cs="Times New Roman"/>
          <w:sz w:val="24"/>
          <w:szCs w:val="24"/>
        </w:rPr>
        <w:t>,</w:t>
      </w:r>
      <w:r w:rsidR="006908EB">
        <w:rPr>
          <w:rFonts w:ascii="Times New Roman" w:hAnsi="Times New Roman" w:cs="Times New Roman"/>
          <w:sz w:val="24"/>
          <w:szCs w:val="24"/>
        </w:rPr>
        <w:t>000</w:t>
      </w:r>
      <w:r w:rsidR="006908EB" w:rsidRPr="000E46E0">
        <w:rPr>
          <w:rFonts w:ascii="Times New Roman" w:hAnsi="Times New Roman" w:cs="Times New Roman"/>
          <w:sz w:val="24"/>
          <w:szCs w:val="24"/>
        </w:rPr>
        <w:t xml:space="preserve"> USD –Senior Director at Home Office</w:t>
      </w:r>
    </w:p>
    <w:p w14:paraId="03391A7B" w14:textId="7B56E732" w:rsidR="006908EB" w:rsidRPr="000E46E0" w:rsidRDefault="00F51D3A" w:rsidP="006908EB">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 xml:space="preserve">Contract </w:t>
      </w:r>
      <w:r w:rsidR="001507C9">
        <w:rPr>
          <w:rFonts w:ascii="Times New Roman" w:hAnsi="Times New Roman" w:cs="Times New Roman"/>
          <w:sz w:val="24"/>
          <w:szCs w:val="24"/>
        </w:rPr>
        <w:t>up to</w:t>
      </w:r>
      <w:r w:rsidR="006908EB" w:rsidRPr="000E46E0">
        <w:rPr>
          <w:rFonts w:ascii="Times New Roman" w:hAnsi="Times New Roman" w:cs="Times New Roman"/>
          <w:sz w:val="24"/>
          <w:szCs w:val="24"/>
        </w:rPr>
        <w:t xml:space="preserve"> $</w:t>
      </w:r>
      <w:r w:rsidR="007A039C">
        <w:rPr>
          <w:rFonts w:ascii="Times New Roman" w:hAnsi="Times New Roman" w:cs="Times New Roman"/>
          <w:sz w:val="24"/>
          <w:szCs w:val="24"/>
        </w:rPr>
        <w:t>1,0</w:t>
      </w:r>
      <w:r w:rsidR="006908EB">
        <w:rPr>
          <w:rFonts w:ascii="Times New Roman" w:hAnsi="Times New Roman" w:cs="Times New Roman"/>
          <w:sz w:val="24"/>
          <w:szCs w:val="24"/>
        </w:rPr>
        <w:t>00</w:t>
      </w:r>
      <w:r w:rsidR="006908EB" w:rsidRPr="000E46E0">
        <w:rPr>
          <w:rFonts w:ascii="Times New Roman" w:hAnsi="Times New Roman" w:cs="Times New Roman"/>
          <w:sz w:val="24"/>
          <w:szCs w:val="24"/>
        </w:rPr>
        <w:t>,</w:t>
      </w:r>
      <w:r w:rsidR="006908EB">
        <w:rPr>
          <w:rFonts w:ascii="Times New Roman" w:hAnsi="Times New Roman" w:cs="Times New Roman"/>
          <w:sz w:val="24"/>
          <w:szCs w:val="24"/>
        </w:rPr>
        <w:t>000</w:t>
      </w:r>
      <w:r w:rsidR="006908EB" w:rsidRPr="000E46E0">
        <w:rPr>
          <w:rFonts w:ascii="Times New Roman" w:hAnsi="Times New Roman" w:cs="Times New Roman"/>
          <w:sz w:val="24"/>
          <w:szCs w:val="24"/>
        </w:rPr>
        <w:t xml:space="preserve"> USD – VPs, COO, </w:t>
      </w:r>
      <w:r w:rsidR="006908EB">
        <w:rPr>
          <w:rFonts w:ascii="Times New Roman" w:hAnsi="Times New Roman" w:cs="Times New Roman"/>
          <w:sz w:val="24"/>
          <w:szCs w:val="24"/>
        </w:rPr>
        <w:t xml:space="preserve">and </w:t>
      </w:r>
      <w:r w:rsidR="006908EB" w:rsidRPr="000E46E0">
        <w:rPr>
          <w:rFonts w:ascii="Times New Roman" w:hAnsi="Times New Roman" w:cs="Times New Roman"/>
          <w:sz w:val="24"/>
          <w:szCs w:val="24"/>
        </w:rPr>
        <w:t>CFO</w:t>
      </w:r>
    </w:p>
    <w:p w14:paraId="40B98998" w14:textId="37AE0F07" w:rsidR="006908EB" w:rsidRPr="000E46E0" w:rsidRDefault="00F51D3A" w:rsidP="006908EB">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 xml:space="preserve">Contract </w:t>
      </w:r>
      <w:r w:rsidR="006908EB" w:rsidRPr="000E46E0">
        <w:rPr>
          <w:rFonts w:ascii="Times New Roman" w:hAnsi="Times New Roman" w:cs="Times New Roman"/>
          <w:sz w:val="24"/>
          <w:szCs w:val="24"/>
        </w:rPr>
        <w:t>more than $</w:t>
      </w:r>
      <w:r w:rsidR="007A039C">
        <w:rPr>
          <w:rFonts w:ascii="Times New Roman" w:hAnsi="Times New Roman" w:cs="Times New Roman"/>
          <w:sz w:val="24"/>
          <w:szCs w:val="24"/>
        </w:rPr>
        <w:t>1,0</w:t>
      </w:r>
      <w:r w:rsidR="006908EB" w:rsidRPr="000E46E0">
        <w:rPr>
          <w:rFonts w:ascii="Times New Roman" w:hAnsi="Times New Roman" w:cs="Times New Roman"/>
          <w:sz w:val="24"/>
          <w:szCs w:val="24"/>
        </w:rPr>
        <w:t>00,00</w:t>
      </w:r>
      <w:r w:rsidR="006908EB">
        <w:rPr>
          <w:rFonts w:ascii="Times New Roman" w:hAnsi="Times New Roman" w:cs="Times New Roman"/>
          <w:sz w:val="24"/>
          <w:szCs w:val="24"/>
        </w:rPr>
        <w:t>0</w:t>
      </w:r>
      <w:r w:rsidR="006908EB" w:rsidRPr="000E46E0">
        <w:rPr>
          <w:rFonts w:ascii="Times New Roman" w:hAnsi="Times New Roman" w:cs="Times New Roman"/>
          <w:sz w:val="24"/>
          <w:szCs w:val="24"/>
        </w:rPr>
        <w:t xml:space="preserve"> USD – President &amp; CEO</w:t>
      </w:r>
    </w:p>
    <w:p w14:paraId="28E06CCE" w14:textId="77777777" w:rsidR="006908EB" w:rsidRDefault="006908EB" w:rsidP="006908EB">
      <w:pPr>
        <w:spacing w:after="0"/>
        <w:jc w:val="both"/>
        <w:rPr>
          <w:rFonts w:ascii="Times New Roman" w:hAnsi="Times New Roman" w:cs="Times New Roman"/>
          <w:sz w:val="24"/>
          <w:szCs w:val="24"/>
        </w:rPr>
      </w:pPr>
    </w:p>
    <w:p w14:paraId="44BAEA7C" w14:textId="74D5D875" w:rsidR="006908EB" w:rsidRPr="000E46E0" w:rsidRDefault="006908EB" w:rsidP="006908EB">
      <w:pPr>
        <w:spacing w:after="0"/>
        <w:jc w:val="both"/>
        <w:rPr>
          <w:rFonts w:ascii="Times New Roman" w:hAnsi="Times New Roman" w:cs="Times New Roman"/>
          <w:b/>
          <w:bCs/>
          <w:sz w:val="24"/>
          <w:szCs w:val="24"/>
          <w:u w:val="single"/>
        </w:rPr>
      </w:pPr>
      <w:r w:rsidRPr="000E46E0">
        <w:rPr>
          <w:rFonts w:ascii="Times New Roman" w:hAnsi="Times New Roman" w:cs="Times New Roman"/>
          <w:b/>
          <w:bCs/>
          <w:sz w:val="24"/>
          <w:szCs w:val="24"/>
          <w:u w:val="single"/>
        </w:rPr>
        <w:t xml:space="preserve">For </w:t>
      </w:r>
      <w:r>
        <w:rPr>
          <w:rFonts w:ascii="Times New Roman" w:hAnsi="Times New Roman" w:cs="Times New Roman"/>
          <w:b/>
          <w:bCs/>
          <w:sz w:val="24"/>
          <w:szCs w:val="24"/>
          <w:u w:val="single"/>
        </w:rPr>
        <w:t>Colombia with</w:t>
      </w:r>
      <w:r w:rsidRPr="000E46E0">
        <w:rPr>
          <w:rFonts w:ascii="Times New Roman" w:hAnsi="Times New Roman" w:cs="Times New Roman"/>
          <w:b/>
          <w:bCs/>
          <w:sz w:val="24"/>
          <w:szCs w:val="24"/>
          <w:u w:val="single"/>
        </w:rPr>
        <w:t xml:space="preserve"> </w:t>
      </w:r>
      <w:r w:rsidR="00B91EE6">
        <w:rPr>
          <w:rFonts w:ascii="Times New Roman" w:hAnsi="Times New Roman" w:cs="Times New Roman"/>
          <w:b/>
          <w:bCs/>
          <w:sz w:val="24"/>
          <w:szCs w:val="24"/>
          <w:u w:val="single"/>
        </w:rPr>
        <w:t>Operations</w:t>
      </w:r>
      <w:r w:rsidRPr="000E46E0">
        <w:rPr>
          <w:rFonts w:ascii="Times New Roman" w:hAnsi="Times New Roman" w:cs="Times New Roman"/>
          <w:b/>
          <w:bCs/>
          <w:sz w:val="24"/>
          <w:szCs w:val="24"/>
          <w:u w:val="single"/>
        </w:rPr>
        <w:t xml:space="preserve"> Director:</w:t>
      </w:r>
    </w:p>
    <w:p w14:paraId="0B388582" w14:textId="42370B4A" w:rsidR="00B91EE6" w:rsidRPr="000E46E0" w:rsidRDefault="00B91EE6" w:rsidP="00B91EE6">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 xml:space="preserve">Contract </w:t>
      </w:r>
      <w:r w:rsidR="001A2C90">
        <w:rPr>
          <w:rFonts w:ascii="Times New Roman" w:hAnsi="Times New Roman" w:cs="Times New Roman"/>
          <w:sz w:val="24"/>
          <w:szCs w:val="24"/>
        </w:rPr>
        <w:t xml:space="preserve">up to </w:t>
      </w:r>
      <w:r w:rsidRPr="000E46E0">
        <w:rPr>
          <w:rFonts w:ascii="Times New Roman" w:hAnsi="Times New Roman" w:cs="Times New Roman"/>
          <w:sz w:val="24"/>
          <w:szCs w:val="24"/>
        </w:rPr>
        <w:t>$</w:t>
      </w:r>
      <w:r>
        <w:rPr>
          <w:rFonts w:ascii="Times New Roman" w:hAnsi="Times New Roman" w:cs="Times New Roman"/>
          <w:sz w:val="24"/>
          <w:szCs w:val="24"/>
        </w:rPr>
        <w:t>5</w:t>
      </w:r>
      <w:r w:rsidR="001A2C90">
        <w:rPr>
          <w:rFonts w:ascii="Times New Roman" w:hAnsi="Times New Roman" w:cs="Times New Roman"/>
          <w:sz w:val="24"/>
          <w:szCs w:val="24"/>
        </w:rPr>
        <w:t>0</w:t>
      </w:r>
      <w:r>
        <w:rPr>
          <w:rFonts w:ascii="Times New Roman" w:hAnsi="Times New Roman" w:cs="Times New Roman"/>
          <w:sz w:val="24"/>
          <w:szCs w:val="24"/>
        </w:rPr>
        <w:t>,000</w:t>
      </w:r>
      <w:r w:rsidRPr="000E46E0">
        <w:rPr>
          <w:rFonts w:ascii="Times New Roman" w:hAnsi="Times New Roman" w:cs="Times New Roman"/>
          <w:sz w:val="24"/>
          <w:szCs w:val="24"/>
        </w:rPr>
        <w:t xml:space="preserve"> USD – Deputy Project Director/Deputy Chief of Party</w:t>
      </w:r>
      <w:r>
        <w:rPr>
          <w:rFonts w:ascii="Times New Roman" w:hAnsi="Times New Roman" w:cs="Times New Roman"/>
          <w:sz w:val="24"/>
          <w:szCs w:val="24"/>
        </w:rPr>
        <w:t>*</w:t>
      </w:r>
    </w:p>
    <w:p w14:paraId="0890D49A" w14:textId="6613E47A" w:rsidR="00B91EE6" w:rsidRPr="000E46E0" w:rsidRDefault="00B91EE6" w:rsidP="00B91EE6">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 xml:space="preserve">Contract </w:t>
      </w:r>
      <w:r w:rsidR="001A2C90">
        <w:rPr>
          <w:rFonts w:ascii="Times New Roman" w:hAnsi="Times New Roman" w:cs="Times New Roman"/>
          <w:sz w:val="24"/>
          <w:szCs w:val="24"/>
        </w:rPr>
        <w:t xml:space="preserve">up to </w:t>
      </w:r>
      <w:r w:rsidRPr="000E46E0">
        <w:rPr>
          <w:rFonts w:ascii="Times New Roman" w:hAnsi="Times New Roman" w:cs="Times New Roman"/>
          <w:sz w:val="24"/>
          <w:szCs w:val="24"/>
        </w:rPr>
        <w:t>$</w:t>
      </w:r>
      <w:r>
        <w:rPr>
          <w:rFonts w:ascii="Times New Roman" w:hAnsi="Times New Roman" w:cs="Times New Roman"/>
          <w:sz w:val="24"/>
          <w:szCs w:val="24"/>
        </w:rPr>
        <w:t>1</w:t>
      </w:r>
      <w:r w:rsidR="001A2C90">
        <w:rPr>
          <w:rFonts w:ascii="Times New Roman" w:hAnsi="Times New Roman" w:cs="Times New Roman"/>
          <w:sz w:val="24"/>
          <w:szCs w:val="24"/>
        </w:rPr>
        <w:t>0</w:t>
      </w:r>
      <w:r>
        <w:rPr>
          <w:rFonts w:ascii="Times New Roman" w:hAnsi="Times New Roman" w:cs="Times New Roman"/>
          <w:sz w:val="24"/>
          <w:szCs w:val="24"/>
        </w:rPr>
        <w:t>0,000</w:t>
      </w:r>
      <w:r w:rsidRPr="000E46E0">
        <w:rPr>
          <w:rFonts w:ascii="Times New Roman" w:hAnsi="Times New Roman" w:cs="Times New Roman"/>
          <w:sz w:val="24"/>
          <w:szCs w:val="24"/>
        </w:rPr>
        <w:t xml:space="preserve"> USD </w:t>
      </w:r>
      <w:r>
        <w:rPr>
          <w:rFonts w:ascii="Times New Roman" w:hAnsi="Times New Roman" w:cs="Times New Roman"/>
          <w:sz w:val="24"/>
          <w:szCs w:val="24"/>
        </w:rPr>
        <w:t>–</w:t>
      </w:r>
      <w:r w:rsidRPr="000E46E0">
        <w:rPr>
          <w:rFonts w:ascii="Times New Roman" w:hAnsi="Times New Roman" w:cs="Times New Roman"/>
          <w:sz w:val="24"/>
          <w:szCs w:val="24"/>
        </w:rPr>
        <w:t xml:space="preserve"> Project Director/Chief of Party</w:t>
      </w:r>
      <w:r>
        <w:rPr>
          <w:rFonts w:ascii="Times New Roman" w:hAnsi="Times New Roman" w:cs="Times New Roman"/>
          <w:sz w:val="24"/>
          <w:szCs w:val="24"/>
        </w:rPr>
        <w:t>*</w:t>
      </w:r>
    </w:p>
    <w:p w14:paraId="3738BDCA" w14:textId="2B4F7B9A" w:rsidR="00B91EE6" w:rsidRDefault="00B91EE6" w:rsidP="00B91EE6">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 xml:space="preserve">Contract </w:t>
      </w:r>
      <w:r w:rsidR="001A2C90">
        <w:rPr>
          <w:rFonts w:ascii="Times New Roman" w:hAnsi="Times New Roman" w:cs="Times New Roman"/>
          <w:sz w:val="24"/>
          <w:szCs w:val="24"/>
        </w:rPr>
        <w:t xml:space="preserve">up to </w:t>
      </w:r>
      <w:r w:rsidRPr="000E46E0">
        <w:rPr>
          <w:rFonts w:ascii="Times New Roman" w:hAnsi="Times New Roman" w:cs="Times New Roman"/>
          <w:sz w:val="24"/>
          <w:szCs w:val="24"/>
        </w:rPr>
        <w:t>$</w:t>
      </w:r>
      <w:r w:rsidR="006F1235">
        <w:rPr>
          <w:rFonts w:ascii="Times New Roman" w:hAnsi="Times New Roman" w:cs="Times New Roman"/>
          <w:sz w:val="24"/>
          <w:szCs w:val="24"/>
        </w:rPr>
        <w:t>2</w:t>
      </w:r>
      <w:r>
        <w:rPr>
          <w:rFonts w:ascii="Times New Roman" w:hAnsi="Times New Roman" w:cs="Times New Roman"/>
          <w:sz w:val="24"/>
          <w:szCs w:val="24"/>
        </w:rPr>
        <w:t>50</w:t>
      </w:r>
      <w:r w:rsidRPr="000E46E0">
        <w:rPr>
          <w:rFonts w:ascii="Times New Roman" w:hAnsi="Times New Roman" w:cs="Times New Roman"/>
          <w:sz w:val="24"/>
          <w:szCs w:val="24"/>
        </w:rPr>
        <w:t>,</w:t>
      </w:r>
      <w:r>
        <w:rPr>
          <w:rFonts w:ascii="Times New Roman" w:hAnsi="Times New Roman" w:cs="Times New Roman"/>
          <w:sz w:val="24"/>
          <w:szCs w:val="24"/>
        </w:rPr>
        <w:t>000</w:t>
      </w:r>
      <w:r w:rsidRPr="000E46E0">
        <w:rPr>
          <w:rFonts w:ascii="Times New Roman" w:hAnsi="Times New Roman" w:cs="Times New Roman"/>
          <w:sz w:val="24"/>
          <w:szCs w:val="24"/>
        </w:rPr>
        <w:t xml:space="preserve"> USD –</w:t>
      </w:r>
      <w:r w:rsidR="005477AB">
        <w:rPr>
          <w:rFonts w:ascii="Times New Roman" w:hAnsi="Times New Roman" w:cs="Times New Roman"/>
          <w:sz w:val="24"/>
          <w:szCs w:val="24"/>
        </w:rPr>
        <w:t xml:space="preserve"> Colombia Operations Director</w:t>
      </w:r>
    </w:p>
    <w:p w14:paraId="24B41F55" w14:textId="78E4F34D" w:rsidR="0032483C" w:rsidRDefault="0032483C" w:rsidP="0032483C">
      <w:pPr>
        <w:pStyle w:val="ListParagraph"/>
        <w:numPr>
          <w:ilvl w:val="1"/>
          <w:numId w:val="33"/>
        </w:numPr>
        <w:spacing w:after="0"/>
        <w:jc w:val="both"/>
        <w:rPr>
          <w:rFonts w:ascii="Times New Roman" w:hAnsi="Times New Roman" w:cs="Times New Roman"/>
          <w:sz w:val="24"/>
          <w:szCs w:val="24"/>
        </w:rPr>
      </w:pPr>
      <w:r>
        <w:rPr>
          <w:rFonts w:ascii="Times New Roman" w:hAnsi="Times New Roman" w:cs="Times New Roman"/>
          <w:sz w:val="24"/>
          <w:szCs w:val="24"/>
        </w:rPr>
        <w:t xml:space="preserve">As back up the following individuals are listed on the </w:t>
      </w:r>
      <w:hyperlink r:id="rId22" w:history="1">
        <w:r w:rsidR="00E664B3" w:rsidRPr="00C3362B">
          <w:rPr>
            <w:rStyle w:val="Hyperlink"/>
            <w:rFonts w:ascii="Times New Roman" w:hAnsi="Times New Roman" w:cs="Times New Roman"/>
            <w:sz w:val="24"/>
            <w:szCs w:val="24"/>
          </w:rPr>
          <w:t xml:space="preserve">Colombia </w:t>
        </w:r>
        <w:r w:rsidRPr="00C3362B">
          <w:rPr>
            <w:rStyle w:val="Hyperlink"/>
            <w:rFonts w:ascii="Times New Roman" w:hAnsi="Times New Roman" w:cs="Times New Roman"/>
            <w:sz w:val="24"/>
            <w:szCs w:val="24"/>
          </w:rPr>
          <w:t>Camara de Comercio</w:t>
        </w:r>
      </w:hyperlink>
      <w:r>
        <w:rPr>
          <w:rFonts w:ascii="Times New Roman" w:hAnsi="Times New Roman" w:cs="Times New Roman"/>
          <w:sz w:val="24"/>
          <w:szCs w:val="24"/>
        </w:rPr>
        <w:t>:</w:t>
      </w:r>
    </w:p>
    <w:p w14:paraId="200253E2" w14:textId="202C20F7" w:rsidR="0032483C" w:rsidRPr="000E46E0" w:rsidRDefault="0032483C" w:rsidP="00B27948">
      <w:pPr>
        <w:pStyle w:val="ListParagraph"/>
        <w:numPr>
          <w:ilvl w:val="2"/>
          <w:numId w:val="33"/>
        </w:numPr>
        <w:spacing w:after="0"/>
        <w:jc w:val="both"/>
        <w:rPr>
          <w:rFonts w:ascii="Times New Roman" w:hAnsi="Times New Roman" w:cs="Times New Roman"/>
          <w:sz w:val="24"/>
          <w:szCs w:val="24"/>
        </w:rPr>
      </w:pPr>
      <w:r>
        <w:rPr>
          <w:rFonts w:ascii="Times New Roman" w:hAnsi="Times New Roman" w:cs="Times New Roman"/>
          <w:sz w:val="24"/>
          <w:szCs w:val="24"/>
        </w:rPr>
        <w:t xml:space="preserve">Contract </w:t>
      </w:r>
      <w:r w:rsidR="009F326E">
        <w:rPr>
          <w:rFonts w:ascii="Times New Roman" w:hAnsi="Times New Roman" w:cs="Times New Roman"/>
          <w:sz w:val="24"/>
          <w:szCs w:val="24"/>
        </w:rPr>
        <w:t>up to</w:t>
      </w:r>
      <w:r w:rsidRPr="000E46E0">
        <w:rPr>
          <w:rFonts w:ascii="Times New Roman" w:hAnsi="Times New Roman" w:cs="Times New Roman"/>
          <w:sz w:val="24"/>
          <w:szCs w:val="24"/>
        </w:rPr>
        <w:t xml:space="preserve"> $</w:t>
      </w:r>
      <w:r>
        <w:rPr>
          <w:rFonts w:ascii="Times New Roman" w:hAnsi="Times New Roman" w:cs="Times New Roman"/>
          <w:sz w:val="24"/>
          <w:szCs w:val="24"/>
        </w:rPr>
        <w:t xml:space="preserve">50,000 </w:t>
      </w:r>
      <w:r w:rsidRPr="000E46E0">
        <w:rPr>
          <w:rFonts w:ascii="Times New Roman" w:hAnsi="Times New Roman" w:cs="Times New Roman"/>
          <w:sz w:val="24"/>
          <w:szCs w:val="24"/>
        </w:rPr>
        <w:t xml:space="preserve">USD – Associate Director at Home Office </w:t>
      </w:r>
    </w:p>
    <w:p w14:paraId="1458CE9C" w14:textId="687098CF" w:rsidR="0032483C" w:rsidRPr="000E46E0" w:rsidRDefault="0032483C" w:rsidP="00B27948">
      <w:pPr>
        <w:pStyle w:val="ListParagraph"/>
        <w:numPr>
          <w:ilvl w:val="2"/>
          <w:numId w:val="33"/>
        </w:numPr>
        <w:spacing w:after="0"/>
        <w:jc w:val="both"/>
        <w:rPr>
          <w:rFonts w:ascii="Times New Roman" w:hAnsi="Times New Roman" w:cs="Times New Roman"/>
          <w:sz w:val="24"/>
          <w:szCs w:val="24"/>
        </w:rPr>
      </w:pPr>
      <w:r>
        <w:rPr>
          <w:rFonts w:ascii="Times New Roman" w:hAnsi="Times New Roman" w:cs="Times New Roman"/>
          <w:sz w:val="24"/>
          <w:szCs w:val="24"/>
        </w:rPr>
        <w:t xml:space="preserve">Contract </w:t>
      </w:r>
      <w:r w:rsidR="009F326E">
        <w:rPr>
          <w:rFonts w:ascii="Times New Roman" w:hAnsi="Times New Roman" w:cs="Times New Roman"/>
          <w:sz w:val="24"/>
          <w:szCs w:val="24"/>
        </w:rPr>
        <w:t>up to</w:t>
      </w:r>
      <w:r w:rsidRPr="000E46E0">
        <w:rPr>
          <w:rFonts w:ascii="Times New Roman" w:hAnsi="Times New Roman" w:cs="Times New Roman"/>
          <w:sz w:val="24"/>
          <w:szCs w:val="24"/>
        </w:rPr>
        <w:t xml:space="preserve"> $</w:t>
      </w:r>
      <w:r>
        <w:rPr>
          <w:rFonts w:ascii="Times New Roman" w:hAnsi="Times New Roman" w:cs="Times New Roman"/>
          <w:sz w:val="24"/>
          <w:szCs w:val="24"/>
        </w:rPr>
        <w:t>250,000</w:t>
      </w:r>
      <w:r w:rsidRPr="000E46E0">
        <w:rPr>
          <w:rFonts w:ascii="Times New Roman" w:hAnsi="Times New Roman" w:cs="Times New Roman"/>
          <w:sz w:val="24"/>
          <w:szCs w:val="24"/>
        </w:rPr>
        <w:t xml:space="preserve"> USD –Director at Home Offic</w:t>
      </w:r>
      <w:r>
        <w:rPr>
          <w:rFonts w:ascii="Times New Roman" w:hAnsi="Times New Roman" w:cs="Times New Roman"/>
          <w:sz w:val="24"/>
          <w:szCs w:val="24"/>
        </w:rPr>
        <w:t>e</w:t>
      </w:r>
    </w:p>
    <w:p w14:paraId="5FFC1FB1" w14:textId="1AB2DA35" w:rsidR="008B3E56" w:rsidRPr="000E46E0" w:rsidRDefault="00F51D3A" w:rsidP="008B3E56">
      <w:pPr>
        <w:pStyle w:val="ListParagraph"/>
        <w:numPr>
          <w:ilvl w:val="0"/>
          <w:numId w:val="33"/>
        </w:numPr>
        <w:spacing w:after="0"/>
        <w:jc w:val="both"/>
        <w:rPr>
          <w:rFonts w:ascii="Times New Roman" w:hAnsi="Times New Roman" w:cs="Times New Roman"/>
          <w:sz w:val="24"/>
          <w:szCs w:val="24"/>
        </w:rPr>
      </w:pPr>
      <w:r w:rsidDel="00B91EE6">
        <w:rPr>
          <w:rFonts w:ascii="Times New Roman" w:hAnsi="Times New Roman" w:cs="Times New Roman"/>
          <w:sz w:val="24"/>
          <w:szCs w:val="24"/>
        </w:rPr>
        <w:t xml:space="preserve">Contract </w:t>
      </w:r>
      <w:r w:rsidR="002468B5">
        <w:rPr>
          <w:rFonts w:ascii="Times New Roman" w:hAnsi="Times New Roman" w:cs="Times New Roman"/>
          <w:sz w:val="24"/>
          <w:szCs w:val="24"/>
        </w:rPr>
        <w:t>up to</w:t>
      </w:r>
      <w:r w:rsidR="008B3E56" w:rsidRPr="000E46E0">
        <w:rPr>
          <w:rFonts w:ascii="Times New Roman" w:hAnsi="Times New Roman" w:cs="Times New Roman"/>
          <w:sz w:val="24"/>
          <w:szCs w:val="24"/>
        </w:rPr>
        <w:t xml:space="preserve"> $</w:t>
      </w:r>
      <w:r w:rsidR="008B3E56">
        <w:rPr>
          <w:rFonts w:ascii="Times New Roman" w:hAnsi="Times New Roman" w:cs="Times New Roman"/>
          <w:sz w:val="24"/>
          <w:szCs w:val="24"/>
        </w:rPr>
        <w:t>1,000</w:t>
      </w:r>
      <w:r w:rsidR="008B3E56" w:rsidRPr="000E46E0">
        <w:rPr>
          <w:rFonts w:ascii="Times New Roman" w:hAnsi="Times New Roman" w:cs="Times New Roman"/>
          <w:sz w:val="24"/>
          <w:szCs w:val="24"/>
        </w:rPr>
        <w:t>,</w:t>
      </w:r>
      <w:r w:rsidR="008B3E56">
        <w:rPr>
          <w:rFonts w:ascii="Times New Roman" w:hAnsi="Times New Roman" w:cs="Times New Roman"/>
          <w:sz w:val="24"/>
          <w:szCs w:val="24"/>
        </w:rPr>
        <w:t>000</w:t>
      </w:r>
      <w:r w:rsidR="008B3E56" w:rsidRPr="000E46E0">
        <w:rPr>
          <w:rFonts w:ascii="Times New Roman" w:hAnsi="Times New Roman" w:cs="Times New Roman"/>
          <w:sz w:val="24"/>
          <w:szCs w:val="24"/>
        </w:rPr>
        <w:t xml:space="preserve"> USD –</w:t>
      </w:r>
      <w:r w:rsidR="008B3E56">
        <w:rPr>
          <w:rFonts w:ascii="Times New Roman" w:hAnsi="Times New Roman" w:cs="Times New Roman"/>
          <w:sz w:val="24"/>
          <w:szCs w:val="24"/>
        </w:rPr>
        <w:t xml:space="preserve"> </w:t>
      </w:r>
      <w:r w:rsidR="00C3362B">
        <w:rPr>
          <w:rFonts w:ascii="Times New Roman" w:hAnsi="Times New Roman" w:cs="Times New Roman"/>
          <w:sz w:val="24"/>
          <w:szCs w:val="24"/>
        </w:rPr>
        <w:t>Senior Vice President of Programs</w:t>
      </w:r>
    </w:p>
    <w:p w14:paraId="63C5CF46" w14:textId="24E78BC4" w:rsidR="00342366" w:rsidRDefault="00F51D3A">
      <w:pPr>
        <w:pStyle w:val="ListParagraph"/>
        <w:numPr>
          <w:ilvl w:val="0"/>
          <w:numId w:val="33"/>
        </w:numPr>
        <w:spacing w:after="0"/>
        <w:jc w:val="both"/>
        <w:rPr>
          <w:rFonts w:ascii="Times New Roman" w:hAnsi="Times New Roman" w:cs="Times New Roman"/>
          <w:sz w:val="24"/>
          <w:szCs w:val="24"/>
        </w:rPr>
      </w:pPr>
      <w:r>
        <w:rPr>
          <w:rFonts w:ascii="Times New Roman" w:hAnsi="Times New Roman" w:cs="Times New Roman"/>
          <w:sz w:val="24"/>
          <w:szCs w:val="24"/>
        </w:rPr>
        <w:t xml:space="preserve">Contract </w:t>
      </w:r>
      <w:r w:rsidR="006908EB" w:rsidRPr="000E46E0">
        <w:rPr>
          <w:rFonts w:ascii="Times New Roman" w:hAnsi="Times New Roman" w:cs="Times New Roman"/>
          <w:sz w:val="24"/>
          <w:szCs w:val="24"/>
        </w:rPr>
        <w:t>more than $</w:t>
      </w:r>
      <w:r w:rsidR="007A039C">
        <w:rPr>
          <w:rFonts w:ascii="Times New Roman" w:hAnsi="Times New Roman" w:cs="Times New Roman"/>
          <w:sz w:val="24"/>
          <w:szCs w:val="24"/>
        </w:rPr>
        <w:t>1,0</w:t>
      </w:r>
      <w:r w:rsidR="006908EB" w:rsidRPr="000E46E0">
        <w:rPr>
          <w:rFonts w:ascii="Times New Roman" w:hAnsi="Times New Roman" w:cs="Times New Roman"/>
          <w:sz w:val="24"/>
          <w:szCs w:val="24"/>
        </w:rPr>
        <w:t>00,00</w:t>
      </w:r>
      <w:r w:rsidR="006908EB">
        <w:rPr>
          <w:rFonts w:ascii="Times New Roman" w:hAnsi="Times New Roman" w:cs="Times New Roman"/>
          <w:sz w:val="24"/>
          <w:szCs w:val="24"/>
        </w:rPr>
        <w:t>0</w:t>
      </w:r>
      <w:r w:rsidR="006908EB" w:rsidRPr="000E46E0">
        <w:rPr>
          <w:rFonts w:ascii="Times New Roman" w:hAnsi="Times New Roman" w:cs="Times New Roman"/>
          <w:sz w:val="24"/>
          <w:szCs w:val="24"/>
        </w:rPr>
        <w:t xml:space="preserve"> USD – President &amp; CEO</w:t>
      </w:r>
    </w:p>
    <w:p w14:paraId="3B496001" w14:textId="60587F41" w:rsidR="00491CD0" w:rsidRDefault="00491CD0" w:rsidP="00491CD0">
      <w:pPr>
        <w:spacing w:after="0"/>
        <w:jc w:val="both"/>
        <w:rPr>
          <w:rFonts w:ascii="Times New Roman" w:hAnsi="Times New Roman" w:cs="Times New Roman"/>
          <w:sz w:val="24"/>
          <w:szCs w:val="24"/>
        </w:rPr>
      </w:pPr>
    </w:p>
    <w:p w14:paraId="3E5C7222" w14:textId="77777777" w:rsidR="00097282" w:rsidRDefault="00097282" w:rsidP="00491CD0">
      <w:pPr>
        <w:spacing w:after="0"/>
        <w:jc w:val="both"/>
        <w:rPr>
          <w:rFonts w:ascii="Times New Roman" w:hAnsi="Times New Roman" w:cs="Times New Roman"/>
          <w:sz w:val="24"/>
          <w:szCs w:val="24"/>
        </w:rPr>
      </w:pPr>
    </w:p>
    <w:p w14:paraId="3E16C072" w14:textId="0805650C" w:rsidR="00491CD0" w:rsidRDefault="00491CD0" w:rsidP="00491CD0">
      <w:pPr>
        <w:spacing w:after="0"/>
        <w:jc w:val="both"/>
        <w:rPr>
          <w:rFonts w:ascii="Times New Roman" w:hAnsi="Times New Roman" w:cs="Times New Roman"/>
          <w:sz w:val="24"/>
          <w:szCs w:val="24"/>
        </w:rPr>
      </w:pPr>
      <w:r>
        <w:rPr>
          <w:rFonts w:ascii="Times New Roman" w:hAnsi="Times New Roman" w:cs="Times New Roman"/>
          <w:sz w:val="24"/>
          <w:szCs w:val="24"/>
        </w:rPr>
        <w:t xml:space="preserve">* Unless </w:t>
      </w:r>
      <w:r w:rsidR="002468B5">
        <w:rPr>
          <w:rFonts w:ascii="Times New Roman" w:hAnsi="Times New Roman" w:cs="Times New Roman"/>
          <w:sz w:val="24"/>
          <w:szCs w:val="24"/>
        </w:rPr>
        <w:t>lower</w:t>
      </w:r>
      <w:r>
        <w:rPr>
          <w:rFonts w:ascii="Times New Roman" w:hAnsi="Times New Roman" w:cs="Times New Roman"/>
          <w:sz w:val="24"/>
          <w:szCs w:val="24"/>
        </w:rPr>
        <w:t xml:space="preserve"> delegation amount is approved by Senior VP of Program</w:t>
      </w:r>
      <w:r w:rsidR="002468B5">
        <w:rPr>
          <w:rFonts w:ascii="Times New Roman" w:hAnsi="Times New Roman" w:cs="Times New Roman"/>
          <w:sz w:val="24"/>
          <w:szCs w:val="24"/>
        </w:rPr>
        <w:t>s</w:t>
      </w:r>
    </w:p>
    <w:p w14:paraId="7A81EE02" w14:textId="084C282E" w:rsidR="00777A01" w:rsidRDefault="00777A01" w:rsidP="00777A01">
      <w:pPr>
        <w:spacing w:after="0"/>
        <w:jc w:val="both"/>
        <w:rPr>
          <w:rFonts w:ascii="Times New Roman" w:hAnsi="Times New Roman" w:cs="Times New Roman"/>
          <w:sz w:val="24"/>
          <w:szCs w:val="24"/>
        </w:rPr>
      </w:pPr>
      <w:r>
        <w:rPr>
          <w:rFonts w:ascii="Times New Roman" w:hAnsi="Times New Roman" w:cs="Times New Roman"/>
          <w:sz w:val="24"/>
          <w:szCs w:val="24"/>
        </w:rPr>
        <w:t xml:space="preserve">** When required in absence of, or lower, </w:t>
      </w:r>
      <w:r w:rsidR="004F4C9C">
        <w:rPr>
          <w:rFonts w:ascii="Times New Roman" w:hAnsi="Times New Roman" w:cs="Times New Roman"/>
          <w:sz w:val="24"/>
          <w:szCs w:val="24"/>
        </w:rPr>
        <w:t xml:space="preserve">PD/COP and/or </w:t>
      </w:r>
      <w:r>
        <w:rPr>
          <w:rFonts w:ascii="Times New Roman" w:hAnsi="Times New Roman" w:cs="Times New Roman"/>
          <w:sz w:val="24"/>
          <w:szCs w:val="24"/>
        </w:rPr>
        <w:t>DPD/DCOP threshold</w:t>
      </w:r>
    </w:p>
    <w:p w14:paraId="730FA23E" w14:textId="77777777" w:rsidR="00491CD0" w:rsidRPr="00DD79FA" w:rsidRDefault="00491CD0" w:rsidP="00491CD0">
      <w:pPr>
        <w:spacing w:after="0"/>
        <w:jc w:val="both"/>
        <w:rPr>
          <w:rFonts w:ascii="Times New Roman" w:hAnsi="Times New Roman" w:cs="Times New Roman"/>
          <w:sz w:val="24"/>
          <w:szCs w:val="24"/>
        </w:rPr>
      </w:pPr>
    </w:p>
    <w:sectPr w:rsidR="00491CD0" w:rsidRPr="00DD79FA" w:rsidSect="00DC55EF">
      <w:headerReference w:type="default" r:id="rId23"/>
      <w:footerReference w:type="default" r:id="rId24"/>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Danielle Martin" w:date="2025-01-20T10:35:00Z" w:initials="DM">
    <w:p w14:paraId="706A0AC7" w14:textId="65BBDD1A" w:rsidR="003C01DB" w:rsidRDefault="003C01DB" w:rsidP="004A5C7F">
      <w:pPr>
        <w:pStyle w:val="CommentText"/>
      </w:pPr>
      <w:r>
        <w:rPr>
          <w:rStyle w:val="CommentReference"/>
        </w:rPr>
        <w:annotationRef/>
      </w:r>
      <w:r>
        <w:t>Major concern with the contracts and compliance check removed, as it eliminates segregation of duties. You cannot have the same person signing all the procurement memos, contract and releasing the payment. There needs to be some other second reviewer to demonstrate segregation of duties. Recommend keeping the compliance check to help with this segregation (can delegate compliance check, see comment below).</w:t>
      </w:r>
    </w:p>
  </w:comment>
  <w:comment w:id="46" w:author="John McPhail" w:date="2025-04-22T13:30:00Z" w:initials="JM">
    <w:p w14:paraId="0F488BDF" w14:textId="68E0C358" w:rsidR="008B2A1F" w:rsidRDefault="008B2A1F" w:rsidP="008B2A1F">
      <w:pPr>
        <w:pStyle w:val="CommentText"/>
      </w:pPr>
      <w:r>
        <w:rPr>
          <w:rStyle w:val="CommentReference"/>
        </w:rPr>
        <w:annotationRef/>
      </w:r>
      <w:r>
        <w:t>What is this for?</w:t>
      </w:r>
    </w:p>
  </w:comment>
  <w:comment w:id="10" w:author="Danielle Martin" w:date="2025-01-20T10:19:00Z" w:initials="DM">
    <w:p w14:paraId="69E499EA" w14:textId="2D751BD5" w:rsidR="005A0B34" w:rsidRDefault="009E4E8D">
      <w:pPr>
        <w:pStyle w:val="CommentText"/>
      </w:pPr>
      <w:r>
        <w:rPr>
          <w:rStyle w:val="CommentReference"/>
        </w:rPr>
        <w:annotationRef/>
      </w:r>
      <w:r w:rsidR="005A0B34">
        <w:t xml:space="preserve">This is the proposed end goal, but we need to confirm who each/unit department POC on who will conduct compliance reviews. Once selected we will need to do training with the POC, and have a period of transition. </w:t>
      </w:r>
    </w:p>
    <w:p w14:paraId="01F19954" w14:textId="77777777" w:rsidR="005A0B34" w:rsidRDefault="005A0B34">
      <w:pPr>
        <w:pStyle w:val="CommentText"/>
      </w:pPr>
    </w:p>
    <w:p w14:paraId="39FFA0B3" w14:textId="77777777" w:rsidR="005A0B34" w:rsidRDefault="005A0B34" w:rsidP="004A5C7F">
      <w:pPr>
        <w:pStyle w:val="CommentText"/>
      </w:pPr>
      <w:r>
        <w:t>My proposal would be to not edit this section for this version of the DOA and only increase PD/COP limits. Then as a second phase next month, release this change once we have had time to train and identify POCs for the compliance check.</w:t>
      </w:r>
    </w:p>
  </w:comment>
  <w:comment w:id="11" w:author="Danielle Martin" w:date="2025-01-20T10:33:00Z" w:initials="DM">
    <w:p w14:paraId="7618AE30" w14:textId="3D40C615" w:rsidR="00DD7AF9" w:rsidRDefault="00DD7AF9">
      <w:pPr>
        <w:pStyle w:val="CommentText"/>
      </w:pPr>
      <w:r>
        <w:rPr>
          <w:rStyle w:val="CommentReference"/>
        </w:rPr>
        <w:annotationRef/>
      </w:r>
      <w:r>
        <w:t xml:space="preserve">Also this section is missing consequences for signing contracts that have compliance issues. Would recommend including consequences section (possibly similar to our credit card policy), i.e. after XX number of documented violations. threshold will be reduced/suspended for XX months. </w:t>
      </w:r>
    </w:p>
    <w:p w14:paraId="2BDF6AB7" w14:textId="77777777" w:rsidR="00DD7AF9" w:rsidRDefault="00DD7AF9">
      <w:pPr>
        <w:pStyle w:val="CommentText"/>
      </w:pPr>
    </w:p>
    <w:p w14:paraId="350DAAF3" w14:textId="77777777" w:rsidR="00DD7AF9" w:rsidRDefault="00DD7AF9" w:rsidP="004A5C7F">
      <w:pPr>
        <w:pStyle w:val="CommentText"/>
      </w:pPr>
      <w:r>
        <w:t>Right now as it is written people can sign anything and continue to have errors without consequences, need to make the policy accountable.</w:t>
      </w:r>
    </w:p>
  </w:comment>
  <w:comment w:id="12" w:author="John McPhail" w:date="2025-01-22T12:11:00Z" w:initials="JM">
    <w:p w14:paraId="58136CEF" w14:textId="743E6703" w:rsidR="000171E7" w:rsidRDefault="000171E7" w:rsidP="000171E7">
      <w:pPr>
        <w:pStyle w:val="CommentText"/>
      </w:pPr>
      <w:r>
        <w:rPr>
          <w:rStyle w:val="CommentReference"/>
        </w:rPr>
        <w:annotationRef/>
      </w:r>
      <w:r>
        <w:fldChar w:fldCharType="begin"/>
      </w:r>
      <w:r>
        <w:instrText>HYPERLINK "mailto:dmartin@partners.net"</w:instrText>
      </w:r>
      <w:bookmarkStart w:id="50" w:name="_@_735A9CBC60F5495EAC93EAC59F2C1BAFZ"/>
      <w:r>
        <w:fldChar w:fldCharType="separate"/>
      </w:r>
      <w:bookmarkEnd w:id="50"/>
      <w:r w:rsidRPr="000171E7">
        <w:rPr>
          <w:rStyle w:val="Mention"/>
          <w:noProof/>
        </w:rPr>
        <w:t>@Danielle Martin</w:t>
      </w:r>
      <w:r>
        <w:fldChar w:fldCharType="end"/>
      </w:r>
      <w:r>
        <w:t xml:space="preserve"> , please add a proposed section on consequences for us to review.  Thank you.</w:t>
      </w:r>
    </w:p>
  </w:comment>
  <w:comment w:id="17" w:author="John McPhail" w:date="2025-01-22T12:10:00Z" w:initials="JM">
    <w:p w14:paraId="0877357E" w14:textId="3C857C62" w:rsidR="000171E7" w:rsidRDefault="000171E7" w:rsidP="000171E7">
      <w:pPr>
        <w:pStyle w:val="CommentText"/>
      </w:pPr>
      <w:r>
        <w:rPr>
          <w:rStyle w:val="CommentReference"/>
        </w:rPr>
        <w:annotationRef/>
      </w:r>
      <w:r>
        <w:t>I’m leaving this text here, but something isn’t correct with the additional info added by Danielle.  I cannot get this back to the version I shared, so I am including my version with a slight change, incorporating the “delegate compliance POCs”.  We will use my version and delete this section in the final version.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6A0AC7" w15:done="0"/>
  <w15:commentEx w15:paraId="0F488BDF" w15:done="0"/>
  <w15:commentEx w15:paraId="39FFA0B3" w15:done="0"/>
  <w15:commentEx w15:paraId="350DAAF3" w15:paraIdParent="39FFA0B3" w15:done="0"/>
  <w15:commentEx w15:paraId="58136CEF" w15:paraIdParent="39FFA0B3" w15:done="0"/>
  <w15:commentEx w15:paraId="087735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38A57E" w16cex:dateUtc="2025-01-20T15:35:00Z"/>
  <w16cex:commentExtensible w16cex:durableId="10556107" w16cex:dateUtc="2025-04-22T17:30:00Z"/>
  <w16cex:commentExtensible w16cex:durableId="2B38A1BF" w16cex:dateUtc="2025-01-20T15:19:00Z"/>
  <w16cex:commentExtensible w16cex:durableId="2B38A4EE" w16cex:dateUtc="2025-01-20T15:33:00Z"/>
  <w16cex:commentExtensible w16cex:durableId="4CD6334E" w16cex:dateUtc="2025-01-22T17:11:00Z"/>
  <w16cex:commentExtensible w16cex:durableId="7D59090C" w16cex:dateUtc="2025-01-22T17: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6A0AC7" w16cid:durableId="2B38A57E"/>
  <w16cid:commentId w16cid:paraId="0F488BDF" w16cid:durableId="10556107"/>
  <w16cid:commentId w16cid:paraId="39FFA0B3" w16cid:durableId="2B38A1BF"/>
  <w16cid:commentId w16cid:paraId="350DAAF3" w16cid:durableId="2B38A4EE"/>
  <w16cid:commentId w16cid:paraId="58136CEF" w16cid:durableId="4CD6334E"/>
  <w16cid:commentId w16cid:paraId="0877357E" w16cid:durableId="7D5909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12977" w14:textId="77777777" w:rsidR="00B24676" w:rsidRDefault="00B24676" w:rsidP="00EE2BCE">
      <w:pPr>
        <w:spacing w:after="0" w:line="240" w:lineRule="auto"/>
      </w:pPr>
      <w:r>
        <w:separator/>
      </w:r>
    </w:p>
  </w:endnote>
  <w:endnote w:type="continuationSeparator" w:id="0">
    <w:p w14:paraId="31D5EDFA" w14:textId="77777777" w:rsidR="00B24676" w:rsidRDefault="00B24676" w:rsidP="00EE2BCE">
      <w:pPr>
        <w:spacing w:after="0" w:line="240" w:lineRule="auto"/>
      </w:pPr>
      <w:r>
        <w:continuationSeparator/>
      </w:r>
    </w:p>
  </w:endnote>
  <w:endnote w:type="continuationNotice" w:id="1">
    <w:p w14:paraId="5488B4BE" w14:textId="77777777" w:rsidR="00B24676" w:rsidRDefault="00B2467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1858721"/>
      <w:docPartObj>
        <w:docPartGallery w:val="Page Numbers (Bottom of Page)"/>
        <w:docPartUnique/>
      </w:docPartObj>
    </w:sdtPr>
    <w:sdtEndPr>
      <w:rPr>
        <w:color w:val="808080" w:themeColor="background1" w:themeShade="80"/>
        <w:spacing w:val="60"/>
      </w:rPr>
    </w:sdtEndPr>
    <w:sdtContent>
      <w:p w14:paraId="73AA1CE4" w14:textId="77777777" w:rsidR="005A42EC" w:rsidRDefault="005A42EC">
        <w:pPr>
          <w:pStyle w:val="Footer"/>
          <w:pBdr>
            <w:top w:val="single" w:sz="4" w:space="1" w:color="D9D9D9" w:themeColor="background1" w:themeShade="D9"/>
          </w:pBdr>
          <w:rPr>
            <w:b/>
            <w:bCs/>
          </w:rPr>
        </w:pPr>
        <w:r>
          <w:rPr>
            <w:noProof/>
          </w:rPr>
          <w:drawing>
            <wp:anchor distT="0" distB="0" distL="114300" distR="114300" simplePos="0" relativeHeight="251658240" behindDoc="1" locked="0" layoutInCell="1" allowOverlap="1" wp14:anchorId="45C4680E" wp14:editId="1AD8AB1E">
              <wp:simplePos x="0" y="0"/>
              <wp:positionH relativeFrom="column">
                <wp:posOffset>1632585</wp:posOffset>
              </wp:positionH>
              <wp:positionV relativeFrom="paragraph">
                <wp:posOffset>68580</wp:posOffset>
              </wp:positionV>
              <wp:extent cx="4352290" cy="283210"/>
              <wp:effectExtent l="0" t="0" r="0" b="2540"/>
              <wp:wrapTight wrapText="bothSides">
                <wp:wrapPolygon edited="0">
                  <wp:start x="0" y="0"/>
                  <wp:lineTo x="0" y="20341"/>
                  <wp:lineTo x="21461" y="20341"/>
                  <wp:lineTo x="21461" y="0"/>
                  <wp:lineTo x="0" y="0"/>
                </wp:wrapPolygon>
              </wp:wrapTight>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sidR="00DC55EF" w:rsidRPr="00DC55EF">
          <w:rPr>
            <w:b/>
            <w:bCs/>
            <w:noProof/>
          </w:rPr>
          <w:t>2</w:t>
        </w:r>
        <w:r>
          <w:rPr>
            <w:b/>
            <w:bCs/>
            <w:noProof/>
          </w:rPr>
          <w:fldChar w:fldCharType="end"/>
        </w:r>
        <w:r>
          <w:rPr>
            <w:b/>
            <w:bCs/>
          </w:rPr>
          <w:t xml:space="preserve"> | </w:t>
        </w:r>
        <w:r>
          <w:rPr>
            <w:color w:val="808080" w:themeColor="background1" w:themeShade="80"/>
            <w:spacing w:val="60"/>
          </w:rPr>
          <w:t>Page</w:t>
        </w:r>
      </w:p>
    </w:sdtContent>
  </w:sdt>
  <w:p w14:paraId="60234798" w14:textId="77777777" w:rsidR="005A42EC" w:rsidRDefault="005A42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D7E01" w14:textId="77777777" w:rsidR="00B24676" w:rsidRDefault="00B24676" w:rsidP="00EE2BCE">
      <w:pPr>
        <w:spacing w:after="0" w:line="240" w:lineRule="auto"/>
      </w:pPr>
      <w:r>
        <w:separator/>
      </w:r>
    </w:p>
  </w:footnote>
  <w:footnote w:type="continuationSeparator" w:id="0">
    <w:p w14:paraId="08A3B20D" w14:textId="77777777" w:rsidR="00B24676" w:rsidRDefault="00B24676" w:rsidP="00EE2BCE">
      <w:pPr>
        <w:spacing w:after="0" w:line="240" w:lineRule="auto"/>
      </w:pPr>
      <w:r>
        <w:continuationSeparator/>
      </w:r>
    </w:p>
  </w:footnote>
  <w:footnote w:type="continuationNotice" w:id="1">
    <w:p w14:paraId="0D408319" w14:textId="77777777" w:rsidR="00B24676" w:rsidRDefault="00B24676">
      <w:pPr>
        <w:spacing w:after="0" w:line="240" w:lineRule="auto"/>
      </w:pPr>
    </w:p>
  </w:footnote>
  <w:footnote w:id="2">
    <w:p w14:paraId="26DA3B6C" w14:textId="22E305D3" w:rsidR="008D5916" w:rsidRDefault="008D5916">
      <w:pPr>
        <w:pStyle w:val="FootnoteText"/>
      </w:pPr>
      <w:r>
        <w:rPr>
          <w:rStyle w:val="FootnoteReference"/>
        </w:rPr>
        <w:footnoteRef/>
      </w:r>
      <w:r>
        <w:t xml:space="preserve"> </w:t>
      </w:r>
      <w:r w:rsidR="003913CA">
        <w:t xml:space="preserve"> Inter</w:t>
      </w:r>
      <w:r w:rsidR="003B3389">
        <w:t>mediate</w:t>
      </w:r>
      <w:r w:rsidR="003913CA">
        <w:t xml:space="preserve"> updates July 1, Aug. 30, 2021; March</w:t>
      </w:r>
      <w:r w:rsidR="003B3389">
        <w:t xml:space="preserve"> 31, June 15 2022; Jan. 1, Nov. 1, 2023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A8525" w14:textId="77777777" w:rsidR="005A42EC" w:rsidRDefault="005A42EC">
    <w:pPr>
      <w:pStyle w:val="Header"/>
    </w:pPr>
    <w:r>
      <w:rPr>
        <w:noProof/>
      </w:rPr>
      <w:drawing>
        <wp:inline distT="0" distB="0" distL="0" distR="0" wp14:anchorId="35520EE1" wp14:editId="2811966C">
          <wp:extent cx="2614930" cy="584835"/>
          <wp:effectExtent l="0" t="0" r="0" b="5715"/>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inline>
      </w:drawing>
    </w:r>
  </w:p>
  <w:p w14:paraId="22627FCF" w14:textId="77777777" w:rsidR="005A42EC" w:rsidRDefault="005A42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17E2"/>
    <w:multiLevelType w:val="hybridMultilevel"/>
    <w:tmpl w:val="00EE21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9678C5"/>
    <w:multiLevelType w:val="hybridMultilevel"/>
    <w:tmpl w:val="E33620C4"/>
    <w:lvl w:ilvl="0" w:tplc="08E0E8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862706"/>
    <w:multiLevelType w:val="multilevel"/>
    <w:tmpl w:val="6E960D4E"/>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1A4A2C5D"/>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1C0B0B01"/>
    <w:multiLevelType w:val="hybridMultilevel"/>
    <w:tmpl w:val="BEFA1BE0"/>
    <w:lvl w:ilvl="0" w:tplc="08E0E83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B531EB"/>
    <w:multiLevelType w:val="multilevel"/>
    <w:tmpl w:val="A35EBE02"/>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EC93792"/>
    <w:multiLevelType w:val="hybridMultilevel"/>
    <w:tmpl w:val="7F520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9A07D3"/>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24563742"/>
    <w:multiLevelType w:val="multilevel"/>
    <w:tmpl w:val="5DB8E9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AE43A2"/>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26247D12"/>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274A0251"/>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35A70DC2"/>
    <w:multiLevelType w:val="hybridMultilevel"/>
    <w:tmpl w:val="20469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190028"/>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418428C6"/>
    <w:multiLevelType w:val="multilevel"/>
    <w:tmpl w:val="CF16FBA2"/>
    <w:lvl w:ilvl="0">
      <w:start w:val="10"/>
      <w:numFmt w:val="decimal"/>
      <w:lvlText w:val="%1"/>
      <w:lvlJc w:val="left"/>
      <w:pPr>
        <w:ind w:left="435" w:hanging="435"/>
      </w:pPr>
      <w:rPr>
        <w:rFonts w:hint="default"/>
      </w:rPr>
    </w:lvl>
    <w:lvl w:ilvl="1">
      <w:start w:val="1"/>
      <w:numFmt w:val="decimal"/>
      <w:lvlText w:val="%1.%2"/>
      <w:lvlJc w:val="left"/>
      <w:pPr>
        <w:ind w:left="1155" w:hanging="43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42BE2231"/>
    <w:multiLevelType w:val="hybridMultilevel"/>
    <w:tmpl w:val="564ACDCE"/>
    <w:lvl w:ilvl="0" w:tplc="AE86CA8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677986"/>
    <w:multiLevelType w:val="multilevel"/>
    <w:tmpl w:val="BFB4F7A2"/>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48C614CE"/>
    <w:multiLevelType w:val="multilevel"/>
    <w:tmpl w:val="CF16FBA2"/>
    <w:lvl w:ilvl="0">
      <w:start w:val="13"/>
      <w:numFmt w:val="decimal"/>
      <w:lvlText w:val="%1"/>
      <w:lvlJc w:val="left"/>
      <w:pPr>
        <w:ind w:left="435" w:hanging="435"/>
      </w:pPr>
      <w:rPr>
        <w:rFonts w:hint="default"/>
      </w:rPr>
    </w:lvl>
    <w:lvl w:ilvl="1">
      <w:start w:val="1"/>
      <w:numFmt w:val="decimal"/>
      <w:lvlText w:val="%1.%2"/>
      <w:lvlJc w:val="left"/>
      <w:pPr>
        <w:ind w:left="1155" w:hanging="43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49602D2A"/>
    <w:multiLevelType w:val="hybridMultilevel"/>
    <w:tmpl w:val="22E4F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0D7906"/>
    <w:multiLevelType w:val="hybridMultilevel"/>
    <w:tmpl w:val="55C6E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F81AB1"/>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555E33B0"/>
    <w:multiLevelType w:val="hybridMultilevel"/>
    <w:tmpl w:val="39D29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BE34A8"/>
    <w:multiLevelType w:val="hybridMultilevel"/>
    <w:tmpl w:val="B45CBA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EC52A1"/>
    <w:multiLevelType w:val="hybridMultilevel"/>
    <w:tmpl w:val="854ADB6E"/>
    <w:lvl w:ilvl="0" w:tplc="08E0E8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67243C"/>
    <w:multiLevelType w:val="hybridMultilevel"/>
    <w:tmpl w:val="E424C250"/>
    <w:lvl w:ilvl="0" w:tplc="08E0E8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B34821"/>
    <w:multiLevelType w:val="hybridMultilevel"/>
    <w:tmpl w:val="AAD2BF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4E78BB"/>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7" w15:restartNumberingAfterBreak="0">
    <w:nsid w:val="5C7677E5"/>
    <w:multiLevelType w:val="multilevel"/>
    <w:tmpl w:val="C97E62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D67705D"/>
    <w:multiLevelType w:val="hybridMultilevel"/>
    <w:tmpl w:val="C0A4D7FA"/>
    <w:lvl w:ilvl="0" w:tplc="5E240764">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B70686"/>
    <w:multiLevelType w:val="hybridMultilevel"/>
    <w:tmpl w:val="CBA2B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E771DA"/>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1" w15:restartNumberingAfterBreak="0">
    <w:nsid w:val="772A6B33"/>
    <w:multiLevelType w:val="hybridMultilevel"/>
    <w:tmpl w:val="A2762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1D7159"/>
    <w:multiLevelType w:val="hybridMultilevel"/>
    <w:tmpl w:val="52284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2500640">
    <w:abstractNumId w:val="4"/>
  </w:num>
  <w:num w:numId="2" w16cid:durableId="1413699794">
    <w:abstractNumId w:val="24"/>
  </w:num>
  <w:num w:numId="3" w16cid:durableId="1995259060">
    <w:abstractNumId w:val="32"/>
  </w:num>
  <w:num w:numId="4" w16cid:durableId="58864075">
    <w:abstractNumId w:val="23"/>
  </w:num>
  <w:num w:numId="5" w16cid:durableId="569464196">
    <w:abstractNumId w:val="1"/>
  </w:num>
  <w:num w:numId="6" w16cid:durableId="2129423325">
    <w:abstractNumId w:val="2"/>
  </w:num>
  <w:num w:numId="7" w16cid:durableId="364137106">
    <w:abstractNumId w:val="19"/>
  </w:num>
  <w:num w:numId="8" w16cid:durableId="1878202702">
    <w:abstractNumId w:val="29"/>
  </w:num>
  <w:num w:numId="9" w16cid:durableId="956833806">
    <w:abstractNumId w:val="0"/>
  </w:num>
  <w:num w:numId="10" w16cid:durableId="1663511179">
    <w:abstractNumId w:val="25"/>
  </w:num>
  <w:num w:numId="11" w16cid:durableId="536818216">
    <w:abstractNumId w:val="11"/>
  </w:num>
  <w:num w:numId="12" w16cid:durableId="1466659042">
    <w:abstractNumId w:val="16"/>
  </w:num>
  <w:num w:numId="13" w16cid:durableId="1508716363">
    <w:abstractNumId w:val="14"/>
  </w:num>
  <w:num w:numId="14" w16cid:durableId="168300403">
    <w:abstractNumId w:val="17"/>
  </w:num>
  <w:num w:numId="15" w16cid:durableId="822548796">
    <w:abstractNumId w:val="28"/>
  </w:num>
  <w:num w:numId="16" w16cid:durableId="1627660172">
    <w:abstractNumId w:val="5"/>
  </w:num>
  <w:num w:numId="17" w16cid:durableId="1714842316">
    <w:abstractNumId w:val="18"/>
  </w:num>
  <w:num w:numId="18" w16cid:durableId="141386993">
    <w:abstractNumId w:val="30"/>
  </w:num>
  <w:num w:numId="19" w16cid:durableId="1640111788">
    <w:abstractNumId w:val="12"/>
  </w:num>
  <w:num w:numId="20" w16cid:durableId="551428085">
    <w:abstractNumId w:val="10"/>
  </w:num>
  <w:num w:numId="21" w16cid:durableId="244341855">
    <w:abstractNumId w:val="13"/>
  </w:num>
  <w:num w:numId="22" w16cid:durableId="1317295446">
    <w:abstractNumId w:val="9"/>
  </w:num>
  <w:num w:numId="23" w16cid:durableId="1420180677">
    <w:abstractNumId w:val="21"/>
  </w:num>
  <w:num w:numId="24" w16cid:durableId="1948999576">
    <w:abstractNumId w:val="6"/>
  </w:num>
  <w:num w:numId="25" w16cid:durableId="1961493300">
    <w:abstractNumId w:val="31"/>
  </w:num>
  <w:num w:numId="26" w16cid:durableId="1756392395">
    <w:abstractNumId w:val="8"/>
  </w:num>
  <w:num w:numId="27" w16cid:durableId="2005545708">
    <w:abstractNumId w:val="27"/>
  </w:num>
  <w:num w:numId="28" w16cid:durableId="1078868387">
    <w:abstractNumId w:val="15"/>
  </w:num>
  <w:num w:numId="29" w16cid:durableId="58595375">
    <w:abstractNumId w:val="20"/>
  </w:num>
  <w:num w:numId="30" w16cid:durableId="1865512144">
    <w:abstractNumId w:val="26"/>
  </w:num>
  <w:num w:numId="31" w16cid:durableId="1483279571">
    <w:abstractNumId w:val="7"/>
  </w:num>
  <w:num w:numId="32" w16cid:durableId="821501418">
    <w:abstractNumId w:val="3"/>
  </w:num>
  <w:num w:numId="33" w16cid:durableId="283316189">
    <w:abstractNumId w:val="22"/>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n McPhail">
    <w15:presenceInfo w15:providerId="AD" w15:userId="S::jmcphail@partners.net::d9640ad9-0be2-4377-a498-4127ac76f093"/>
  </w15:person>
  <w15:person w15:author="Danielle Martin">
    <w15:presenceInfo w15:providerId="None" w15:userId="Danielle Mart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3AA"/>
    <w:rsid w:val="0000126E"/>
    <w:rsid w:val="0000138F"/>
    <w:rsid w:val="000053EE"/>
    <w:rsid w:val="000062A8"/>
    <w:rsid w:val="000105CF"/>
    <w:rsid w:val="0001609A"/>
    <w:rsid w:val="00016985"/>
    <w:rsid w:val="00017161"/>
    <w:rsid w:val="000171E7"/>
    <w:rsid w:val="00020B8C"/>
    <w:rsid w:val="00021FDB"/>
    <w:rsid w:val="0002220A"/>
    <w:rsid w:val="00026816"/>
    <w:rsid w:val="0002688D"/>
    <w:rsid w:val="00027CD6"/>
    <w:rsid w:val="00027DC2"/>
    <w:rsid w:val="00031B30"/>
    <w:rsid w:val="00031EB4"/>
    <w:rsid w:val="00033181"/>
    <w:rsid w:val="00033D66"/>
    <w:rsid w:val="00035826"/>
    <w:rsid w:val="00035EEB"/>
    <w:rsid w:val="00040343"/>
    <w:rsid w:val="00040767"/>
    <w:rsid w:val="00040BE2"/>
    <w:rsid w:val="000475DC"/>
    <w:rsid w:val="00050F47"/>
    <w:rsid w:val="00052DEC"/>
    <w:rsid w:val="00053136"/>
    <w:rsid w:val="00053EB6"/>
    <w:rsid w:val="000545BF"/>
    <w:rsid w:val="000610E0"/>
    <w:rsid w:val="0006238F"/>
    <w:rsid w:val="00063DAD"/>
    <w:rsid w:val="0006493C"/>
    <w:rsid w:val="00077472"/>
    <w:rsid w:val="000803FB"/>
    <w:rsid w:val="0008294C"/>
    <w:rsid w:val="00086AD0"/>
    <w:rsid w:val="00092DCA"/>
    <w:rsid w:val="0009347E"/>
    <w:rsid w:val="00094D83"/>
    <w:rsid w:val="00094EE0"/>
    <w:rsid w:val="000960DB"/>
    <w:rsid w:val="00097282"/>
    <w:rsid w:val="000A391D"/>
    <w:rsid w:val="000A4B13"/>
    <w:rsid w:val="000A6851"/>
    <w:rsid w:val="000B1E16"/>
    <w:rsid w:val="000B1E35"/>
    <w:rsid w:val="000B1F73"/>
    <w:rsid w:val="000B4E06"/>
    <w:rsid w:val="000B711E"/>
    <w:rsid w:val="000C1A6C"/>
    <w:rsid w:val="000C4588"/>
    <w:rsid w:val="000C6651"/>
    <w:rsid w:val="000C71A6"/>
    <w:rsid w:val="000C7770"/>
    <w:rsid w:val="000D34D6"/>
    <w:rsid w:val="000D46DB"/>
    <w:rsid w:val="000D63F7"/>
    <w:rsid w:val="000D7A23"/>
    <w:rsid w:val="000E32BC"/>
    <w:rsid w:val="000E5A5A"/>
    <w:rsid w:val="000E6560"/>
    <w:rsid w:val="000F1B92"/>
    <w:rsid w:val="000F32E2"/>
    <w:rsid w:val="001007A3"/>
    <w:rsid w:val="00100F29"/>
    <w:rsid w:val="0010329A"/>
    <w:rsid w:val="00105FDF"/>
    <w:rsid w:val="0010626C"/>
    <w:rsid w:val="0012143B"/>
    <w:rsid w:val="00122B87"/>
    <w:rsid w:val="00125DB0"/>
    <w:rsid w:val="00127BF4"/>
    <w:rsid w:val="001319A1"/>
    <w:rsid w:val="00131B14"/>
    <w:rsid w:val="00132C2C"/>
    <w:rsid w:val="00133238"/>
    <w:rsid w:val="001355A7"/>
    <w:rsid w:val="001359A8"/>
    <w:rsid w:val="00141AC0"/>
    <w:rsid w:val="001440FC"/>
    <w:rsid w:val="00144337"/>
    <w:rsid w:val="00144CE3"/>
    <w:rsid w:val="00147AFE"/>
    <w:rsid w:val="001507C9"/>
    <w:rsid w:val="00151C59"/>
    <w:rsid w:val="001553DA"/>
    <w:rsid w:val="00155713"/>
    <w:rsid w:val="00156725"/>
    <w:rsid w:val="001604A4"/>
    <w:rsid w:val="001614D8"/>
    <w:rsid w:val="00172C4F"/>
    <w:rsid w:val="00175C76"/>
    <w:rsid w:val="001760E5"/>
    <w:rsid w:val="00176BFD"/>
    <w:rsid w:val="00177726"/>
    <w:rsid w:val="0017780D"/>
    <w:rsid w:val="0018072E"/>
    <w:rsid w:val="00180CFA"/>
    <w:rsid w:val="00181121"/>
    <w:rsid w:val="0018179D"/>
    <w:rsid w:val="001908A7"/>
    <w:rsid w:val="00192181"/>
    <w:rsid w:val="00195962"/>
    <w:rsid w:val="001A0018"/>
    <w:rsid w:val="001A22C4"/>
    <w:rsid w:val="001A2C90"/>
    <w:rsid w:val="001B21FA"/>
    <w:rsid w:val="001B3706"/>
    <w:rsid w:val="001C0793"/>
    <w:rsid w:val="001C1CB6"/>
    <w:rsid w:val="001C46CE"/>
    <w:rsid w:val="001C5112"/>
    <w:rsid w:val="001C51F0"/>
    <w:rsid w:val="001C6130"/>
    <w:rsid w:val="001C7B76"/>
    <w:rsid w:val="001D0936"/>
    <w:rsid w:val="001D257C"/>
    <w:rsid w:val="001D2F94"/>
    <w:rsid w:val="001D702A"/>
    <w:rsid w:val="001E0549"/>
    <w:rsid w:val="001E1F3E"/>
    <w:rsid w:val="001F2D20"/>
    <w:rsid w:val="001F41B0"/>
    <w:rsid w:val="001F4F0E"/>
    <w:rsid w:val="001F6CF8"/>
    <w:rsid w:val="00200CB6"/>
    <w:rsid w:val="00201151"/>
    <w:rsid w:val="00203424"/>
    <w:rsid w:val="002036EF"/>
    <w:rsid w:val="0020773E"/>
    <w:rsid w:val="00217BA7"/>
    <w:rsid w:val="0022160D"/>
    <w:rsid w:val="0022763C"/>
    <w:rsid w:val="00230E13"/>
    <w:rsid w:val="0023338E"/>
    <w:rsid w:val="00236719"/>
    <w:rsid w:val="00236C62"/>
    <w:rsid w:val="0023701E"/>
    <w:rsid w:val="0024098E"/>
    <w:rsid w:val="00241323"/>
    <w:rsid w:val="00245365"/>
    <w:rsid w:val="002468B5"/>
    <w:rsid w:val="00247853"/>
    <w:rsid w:val="00250C6F"/>
    <w:rsid w:val="00251529"/>
    <w:rsid w:val="00251EE1"/>
    <w:rsid w:val="002535D4"/>
    <w:rsid w:val="00255384"/>
    <w:rsid w:val="00260F08"/>
    <w:rsid w:val="00263085"/>
    <w:rsid w:val="00273CB8"/>
    <w:rsid w:val="00273E6D"/>
    <w:rsid w:val="0027665C"/>
    <w:rsid w:val="0028701D"/>
    <w:rsid w:val="0028793D"/>
    <w:rsid w:val="002928E3"/>
    <w:rsid w:val="00294CBD"/>
    <w:rsid w:val="002A00EA"/>
    <w:rsid w:val="002A1C08"/>
    <w:rsid w:val="002B32DC"/>
    <w:rsid w:val="002B3974"/>
    <w:rsid w:val="002C1718"/>
    <w:rsid w:val="002C4F3B"/>
    <w:rsid w:val="002D2C7C"/>
    <w:rsid w:val="002D6969"/>
    <w:rsid w:val="002D6CFF"/>
    <w:rsid w:val="002E04AA"/>
    <w:rsid w:val="002E2BCB"/>
    <w:rsid w:val="002E44CE"/>
    <w:rsid w:val="002E525A"/>
    <w:rsid w:val="002F0C2C"/>
    <w:rsid w:val="002F229C"/>
    <w:rsid w:val="002F6442"/>
    <w:rsid w:val="0030000B"/>
    <w:rsid w:val="00300465"/>
    <w:rsid w:val="00301B80"/>
    <w:rsid w:val="003036D1"/>
    <w:rsid w:val="00305CAA"/>
    <w:rsid w:val="003064D7"/>
    <w:rsid w:val="00306657"/>
    <w:rsid w:val="0030688C"/>
    <w:rsid w:val="00306EBA"/>
    <w:rsid w:val="00310B96"/>
    <w:rsid w:val="00321010"/>
    <w:rsid w:val="003231F0"/>
    <w:rsid w:val="00323C20"/>
    <w:rsid w:val="0032483C"/>
    <w:rsid w:val="003253A6"/>
    <w:rsid w:val="00327058"/>
    <w:rsid w:val="00327F68"/>
    <w:rsid w:val="00330925"/>
    <w:rsid w:val="003342A7"/>
    <w:rsid w:val="00335C9B"/>
    <w:rsid w:val="003360D4"/>
    <w:rsid w:val="0033684E"/>
    <w:rsid w:val="003378DF"/>
    <w:rsid w:val="00340543"/>
    <w:rsid w:val="00342366"/>
    <w:rsid w:val="0034464C"/>
    <w:rsid w:val="00346715"/>
    <w:rsid w:val="00350F67"/>
    <w:rsid w:val="00351CC9"/>
    <w:rsid w:val="003528E0"/>
    <w:rsid w:val="0035460F"/>
    <w:rsid w:val="00356FC7"/>
    <w:rsid w:val="003617DB"/>
    <w:rsid w:val="003623BD"/>
    <w:rsid w:val="0036326B"/>
    <w:rsid w:val="003638E3"/>
    <w:rsid w:val="00365B50"/>
    <w:rsid w:val="003753B9"/>
    <w:rsid w:val="00375DE1"/>
    <w:rsid w:val="0037797F"/>
    <w:rsid w:val="003816DB"/>
    <w:rsid w:val="003847C9"/>
    <w:rsid w:val="00385F1A"/>
    <w:rsid w:val="003913CA"/>
    <w:rsid w:val="00395F39"/>
    <w:rsid w:val="00396C1B"/>
    <w:rsid w:val="0039760B"/>
    <w:rsid w:val="003A107D"/>
    <w:rsid w:val="003A12C8"/>
    <w:rsid w:val="003B0129"/>
    <w:rsid w:val="003B3286"/>
    <w:rsid w:val="003B3389"/>
    <w:rsid w:val="003B6435"/>
    <w:rsid w:val="003B6AA2"/>
    <w:rsid w:val="003C01A6"/>
    <w:rsid w:val="003C01DB"/>
    <w:rsid w:val="003C382A"/>
    <w:rsid w:val="003C59F6"/>
    <w:rsid w:val="003C6656"/>
    <w:rsid w:val="003D24DC"/>
    <w:rsid w:val="003D3B94"/>
    <w:rsid w:val="003D4CEB"/>
    <w:rsid w:val="003E18B4"/>
    <w:rsid w:val="003E26E4"/>
    <w:rsid w:val="003E5F3B"/>
    <w:rsid w:val="003E6281"/>
    <w:rsid w:val="003F7B14"/>
    <w:rsid w:val="00403B53"/>
    <w:rsid w:val="00406554"/>
    <w:rsid w:val="00412843"/>
    <w:rsid w:val="00414ABD"/>
    <w:rsid w:val="004244CC"/>
    <w:rsid w:val="00427A75"/>
    <w:rsid w:val="0043167F"/>
    <w:rsid w:val="00435223"/>
    <w:rsid w:val="004407C2"/>
    <w:rsid w:val="0044379C"/>
    <w:rsid w:val="00443954"/>
    <w:rsid w:val="004501D9"/>
    <w:rsid w:val="0045338B"/>
    <w:rsid w:val="004560A5"/>
    <w:rsid w:val="0046215A"/>
    <w:rsid w:val="0046247F"/>
    <w:rsid w:val="00462D78"/>
    <w:rsid w:val="00470181"/>
    <w:rsid w:val="004734F1"/>
    <w:rsid w:val="00473CBC"/>
    <w:rsid w:val="00475FF8"/>
    <w:rsid w:val="00486587"/>
    <w:rsid w:val="00491CD0"/>
    <w:rsid w:val="0049386E"/>
    <w:rsid w:val="00494E38"/>
    <w:rsid w:val="00496CFF"/>
    <w:rsid w:val="00497975"/>
    <w:rsid w:val="00497B40"/>
    <w:rsid w:val="004A0D18"/>
    <w:rsid w:val="004A3DEE"/>
    <w:rsid w:val="004A529C"/>
    <w:rsid w:val="004A5C7F"/>
    <w:rsid w:val="004A71F5"/>
    <w:rsid w:val="004B0299"/>
    <w:rsid w:val="004B54EE"/>
    <w:rsid w:val="004B5567"/>
    <w:rsid w:val="004B5A4D"/>
    <w:rsid w:val="004C6060"/>
    <w:rsid w:val="004D031A"/>
    <w:rsid w:val="004D3630"/>
    <w:rsid w:val="004D4EB3"/>
    <w:rsid w:val="004D740E"/>
    <w:rsid w:val="004E71C4"/>
    <w:rsid w:val="004E7228"/>
    <w:rsid w:val="004F088D"/>
    <w:rsid w:val="004F4C9C"/>
    <w:rsid w:val="004F5F9F"/>
    <w:rsid w:val="004F633A"/>
    <w:rsid w:val="004F6AEE"/>
    <w:rsid w:val="00500006"/>
    <w:rsid w:val="00501B63"/>
    <w:rsid w:val="005020B8"/>
    <w:rsid w:val="0050344E"/>
    <w:rsid w:val="0050476D"/>
    <w:rsid w:val="00504970"/>
    <w:rsid w:val="005071A5"/>
    <w:rsid w:val="00507EC1"/>
    <w:rsid w:val="00512443"/>
    <w:rsid w:val="00513A8F"/>
    <w:rsid w:val="00515734"/>
    <w:rsid w:val="0051787E"/>
    <w:rsid w:val="00517DA7"/>
    <w:rsid w:val="0052011C"/>
    <w:rsid w:val="00520438"/>
    <w:rsid w:val="00521DD0"/>
    <w:rsid w:val="005249EA"/>
    <w:rsid w:val="0053192D"/>
    <w:rsid w:val="00532BB5"/>
    <w:rsid w:val="0053390C"/>
    <w:rsid w:val="00535875"/>
    <w:rsid w:val="00540A87"/>
    <w:rsid w:val="00546A47"/>
    <w:rsid w:val="005477AB"/>
    <w:rsid w:val="00550BB5"/>
    <w:rsid w:val="00555A74"/>
    <w:rsid w:val="00565DA4"/>
    <w:rsid w:val="00565FE0"/>
    <w:rsid w:val="0056659D"/>
    <w:rsid w:val="0056703A"/>
    <w:rsid w:val="00567B58"/>
    <w:rsid w:val="00570213"/>
    <w:rsid w:val="00571F9E"/>
    <w:rsid w:val="0057293D"/>
    <w:rsid w:val="00573866"/>
    <w:rsid w:val="005740AF"/>
    <w:rsid w:val="00576973"/>
    <w:rsid w:val="00581B9D"/>
    <w:rsid w:val="005827EA"/>
    <w:rsid w:val="00584084"/>
    <w:rsid w:val="00585EAC"/>
    <w:rsid w:val="00591E73"/>
    <w:rsid w:val="0059524E"/>
    <w:rsid w:val="005963B0"/>
    <w:rsid w:val="005A0B34"/>
    <w:rsid w:val="005A136E"/>
    <w:rsid w:val="005A42EC"/>
    <w:rsid w:val="005A56C4"/>
    <w:rsid w:val="005B3757"/>
    <w:rsid w:val="005B4F82"/>
    <w:rsid w:val="005C04E8"/>
    <w:rsid w:val="005C1804"/>
    <w:rsid w:val="005C249A"/>
    <w:rsid w:val="005C288B"/>
    <w:rsid w:val="005C3C45"/>
    <w:rsid w:val="005C49CD"/>
    <w:rsid w:val="005C4EB5"/>
    <w:rsid w:val="005C733B"/>
    <w:rsid w:val="005C738E"/>
    <w:rsid w:val="005D022E"/>
    <w:rsid w:val="005D2141"/>
    <w:rsid w:val="005D29B7"/>
    <w:rsid w:val="005D55DD"/>
    <w:rsid w:val="005D7529"/>
    <w:rsid w:val="005E1CEE"/>
    <w:rsid w:val="005E3203"/>
    <w:rsid w:val="005E674C"/>
    <w:rsid w:val="005F2C9C"/>
    <w:rsid w:val="005F3DED"/>
    <w:rsid w:val="005F4597"/>
    <w:rsid w:val="005F466B"/>
    <w:rsid w:val="005F587D"/>
    <w:rsid w:val="00603546"/>
    <w:rsid w:val="00606E12"/>
    <w:rsid w:val="00610AAE"/>
    <w:rsid w:val="006128BE"/>
    <w:rsid w:val="00613357"/>
    <w:rsid w:val="00613C19"/>
    <w:rsid w:val="00615EBE"/>
    <w:rsid w:val="00616C51"/>
    <w:rsid w:val="006213FC"/>
    <w:rsid w:val="00623EFE"/>
    <w:rsid w:val="006263AB"/>
    <w:rsid w:val="00627E0B"/>
    <w:rsid w:val="00634805"/>
    <w:rsid w:val="00634AEC"/>
    <w:rsid w:val="00636495"/>
    <w:rsid w:val="006401CB"/>
    <w:rsid w:val="00640588"/>
    <w:rsid w:val="006418D3"/>
    <w:rsid w:val="006453D8"/>
    <w:rsid w:val="00653CB1"/>
    <w:rsid w:val="006551A7"/>
    <w:rsid w:val="00656801"/>
    <w:rsid w:val="00660714"/>
    <w:rsid w:val="00662EFA"/>
    <w:rsid w:val="0066672A"/>
    <w:rsid w:val="00666836"/>
    <w:rsid w:val="00667107"/>
    <w:rsid w:val="00682304"/>
    <w:rsid w:val="00682ED9"/>
    <w:rsid w:val="00683A80"/>
    <w:rsid w:val="00683C74"/>
    <w:rsid w:val="00685D9F"/>
    <w:rsid w:val="00686AC2"/>
    <w:rsid w:val="006900CE"/>
    <w:rsid w:val="006908EB"/>
    <w:rsid w:val="006A26CB"/>
    <w:rsid w:val="006A5450"/>
    <w:rsid w:val="006A6BC3"/>
    <w:rsid w:val="006B11D7"/>
    <w:rsid w:val="006B5533"/>
    <w:rsid w:val="006B5A5F"/>
    <w:rsid w:val="006B6EBE"/>
    <w:rsid w:val="006C1287"/>
    <w:rsid w:val="006C1B20"/>
    <w:rsid w:val="006C234F"/>
    <w:rsid w:val="006C28D1"/>
    <w:rsid w:val="006C2B01"/>
    <w:rsid w:val="006C3BFA"/>
    <w:rsid w:val="006C6159"/>
    <w:rsid w:val="006C6DFD"/>
    <w:rsid w:val="006D5FA8"/>
    <w:rsid w:val="006D6ACE"/>
    <w:rsid w:val="006D7A5E"/>
    <w:rsid w:val="006E2440"/>
    <w:rsid w:val="006E7324"/>
    <w:rsid w:val="006F1235"/>
    <w:rsid w:val="006F1C69"/>
    <w:rsid w:val="006F2C29"/>
    <w:rsid w:val="006F6120"/>
    <w:rsid w:val="006F6EF6"/>
    <w:rsid w:val="0070239C"/>
    <w:rsid w:val="007048A7"/>
    <w:rsid w:val="00705FCE"/>
    <w:rsid w:val="00706E48"/>
    <w:rsid w:val="0070776B"/>
    <w:rsid w:val="0070797A"/>
    <w:rsid w:val="00707EE8"/>
    <w:rsid w:val="00723864"/>
    <w:rsid w:val="00723892"/>
    <w:rsid w:val="00725B63"/>
    <w:rsid w:val="00726EBD"/>
    <w:rsid w:val="00731E34"/>
    <w:rsid w:val="00733D2C"/>
    <w:rsid w:val="007357AE"/>
    <w:rsid w:val="007451B2"/>
    <w:rsid w:val="00746AD4"/>
    <w:rsid w:val="007477F6"/>
    <w:rsid w:val="00747EE5"/>
    <w:rsid w:val="00747F19"/>
    <w:rsid w:val="00752C9D"/>
    <w:rsid w:val="00753083"/>
    <w:rsid w:val="00754189"/>
    <w:rsid w:val="007602C9"/>
    <w:rsid w:val="00774290"/>
    <w:rsid w:val="00777A01"/>
    <w:rsid w:val="00780800"/>
    <w:rsid w:val="00781ED4"/>
    <w:rsid w:val="007856A4"/>
    <w:rsid w:val="00791E16"/>
    <w:rsid w:val="007A039C"/>
    <w:rsid w:val="007A3865"/>
    <w:rsid w:val="007A61DE"/>
    <w:rsid w:val="007A6A07"/>
    <w:rsid w:val="007A6A37"/>
    <w:rsid w:val="007B00DB"/>
    <w:rsid w:val="007B2D88"/>
    <w:rsid w:val="007B3C24"/>
    <w:rsid w:val="007B5CC5"/>
    <w:rsid w:val="007B7E1D"/>
    <w:rsid w:val="007C27D5"/>
    <w:rsid w:val="007C28C8"/>
    <w:rsid w:val="007D1C53"/>
    <w:rsid w:val="007D2CAF"/>
    <w:rsid w:val="007D4EF4"/>
    <w:rsid w:val="007E15ED"/>
    <w:rsid w:val="007E1A31"/>
    <w:rsid w:val="007E26BC"/>
    <w:rsid w:val="007F6BF5"/>
    <w:rsid w:val="007F7D53"/>
    <w:rsid w:val="00800007"/>
    <w:rsid w:val="00800804"/>
    <w:rsid w:val="00802174"/>
    <w:rsid w:val="00814A38"/>
    <w:rsid w:val="00821D83"/>
    <w:rsid w:val="0082343D"/>
    <w:rsid w:val="00831E0C"/>
    <w:rsid w:val="008323D2"/>
    <w:rsid w:val="00834198"/>
    <w:rsid w:val="008350E8"/>
    <w:rsid w:val="008353F5"/>
    <w:rsid w:val="00836B12"/>
    <w:rsid w:val="00836C77"/>
    <w:rsid w:val="00841177"/>
    <w:rsid w:val="008424E9"/>
    <w:rsid w:val="00843B2A"/>
    <w:rsid w:val="00850314"/>
    <w:rsid w:val="0085158C"/>
    <w:rsid w:val="00852973"/>
    <w:rsid w:val="00853EC5"/>
    <w:rsid w:val="00854D22"/>
    <w:rsid w:val="00856488"/>
    <w:rsid w:val="00856535"/>
    <w:rsid w:val="00857A3F"/>
    <w:rsid w:val="008607F7"/>
    <w:rsid w:val="00861B2D"/>
    <w:rsid w:val="0086375E"/>
    <w:rsid w:val="00863D8E"/>
    <w:rsid w:val="00864535"/>
    <w:rsid w:val="00865C60"/>
    <w:rsid w:val="0086689D"/>
    <w:rsid w:val="00867E2E"/>
    <w:rsid w:val="00870FE7"/>
    <w:rsid w:val="0087161F"/>
    <w:rsid w:val="00880DA6"/>
    <w:rsid w:val="00880EA5"/>
    <w:rsid w:val="008821A3"/>
    <w:rsid w:val="00882525"/>
    <w:rsid w:val="00883A54"/>
    <w:rsid w:val="00884321"/>
    <w:rsid w:val="00885769"/>
    <w:rsid w:val="008931F1"/>
    <w:rsid w:val="00896B17"/>
    <w:rsid w:val="00896DEB"/>
    <w:rsid w:val="0089767D"/>
    <w:rsid w:val="008A139A"/>
    <w:rsid w:val="008A44B6"/>
    <w:rsid w:val="008A5F9C"/>
    <w:rsid w:val="008A640D"/>
    <w:rsid w:val="008A751D"/>
    <w:rsid w:val="008B00FF"/>
    <w:rsid w:val="008B0D1C"/>
    <w:rsid w:val="008B26CE"/>
    <w:rsid w:val="008B2A1F"/>
    <w:rsid w:val="008B386D"/>
    <w:rsid w:val="008B3E56"/>
    <w:rsid w:val="008C02DA"/>
    <w:rsid w:val="008C13D7"/>
    <w:rsid w:val="008C2AC7"/>
    <w:rsid w:val="008C2BF8"/>
    <w:rsid w:val="008C4C5A"/>
    <w:rsid w:val="008C5BA7"/>
    <w:rsid w:val="008C5ECE"/>
    <w:rsid w:val="008C7611"/>
    <w:rsid w:val="008D0ECC"/>
    <w:rsid w:val="008D272F"/>
    <w:rsid w:val="008D48C4"/>
    <w:rsid w:val="008D50D4"/>
    <w:rsid w:val="008D5371"/>
    <w:rsid w:val="008D5916"/>
    <w:rsid w:val="008D65A4"/>
    <w:rsid w:val="008D781F"/>
    <w:rsid w:val="008E3E52"/>
    <w:rsid w:val="008E3E70"/>
    <w:rsid w:val="008E5B58"/>
    <w:rsid w:val="008F10F3"/>
    <w:rsid w:val="008F3BF4"/>
    <w:rsid w:val="008F6E2B"/>
    <w:rsid w:val="009020D9"/>
    <w:rsid w:val="00907225"/>
    <w:rsid w:val="0091069A"/>
    <w:rsid w:val="009119D1"/>
    <w:rsid w:val="00915294"/>
    <w:rsid w:val="009153DE"/>
    <w:rsid w:val="00916CB2"/>
    <w:rsid w:val="00916DAA"/>
    <w:rsid w:val="00917D3A"/>
    <w:rsid w:val="00920D0A"/>
    <w:rsid w:val="00926B23"/>
    <w:rsid w:val="009309D7"/>
    <w:rsid w:val="00933903"/>
    <w:rsid w:val="00933DDE"/>
    <w:rsid w:val="00943CCA"/>
    <w:rsid w:val="0094501D"/>
    <w:rsid w:val="009453DF"/>
    <w:rsid w:val="009457A8"/>
    <w:rsid w:val="009465DC"/>
    <w:rsid w:val="009517CA"/>
    <w:rsid w:val="0095383C"/>
    <w:rsid w:val="00954412"/>
    <w:rsid w:val="00955586"/>
    <w:rsid w:val="009627CA"/>
    <w:rsid w:val="00964392"/>
    <w:rsid w:val="009646A5"/>
    <w:rsid w:val="00964AD9"/>
    <w:rsid w:val="00965EC3"/>
    <w:rsid w:val="009712C3"/>
    <w:rsid w:val="009728F1"/>
    <w:rsid w:val="009752DA"/>
    <w:rsid w:val="009803AA"/>
    <w:rsid w:val="009843AF"/>
    <w:rsid w:val="00986225"/>
    <w:rsid w:val="00992CFF"/>
    <w:rsid w:val="00995543"/>
    <w:rsid w:val="00996CFD"/>
    <w:rsid w:val="009A3930"/>
    <w:rsid w:val="009A4551"/>
    <w:rsid w:val="009A57EB"/>
    <w:rsid w:val="009A6DE4"/>
    <w:rsid w:val="009A75B2"/>
    <w:rsid w:val="009B1817"/>
    <w:rsid w:val="009B4347"/>
    <w:rsid w:val="009B6DC9"/>
    <w:rsid w:val="009C32C0"/>
    <w:rsid w:val="009C623B"/>
    <w:rsid w:val="009D14C4"/>
    <w:rsid w:val="009D17C1"/>
    <w:rsid w:val="009D61CB"/>
    <w:rsid w:val="009D6A72"/>
    <w:rsid w:val="009E2845"/>
    <w:rsid w:val="009E3473"/>
    <w:rsid w:val="009E3564"/>
    <w:rsid w:val="009E4E8D"/>
    <w:rsid w:val="009E5009"/>
    <w:rsid w:val="009E53AA"/>
    <w:rsid w:val="009E6D6F"/>
    <w:rsid w:val="009F2CE8"/>
    <w:rsid w:val="009F326E"/>
    <w:rsid w:val="009F3CB4"/>
    <w:rsid w:val="009F4A8C"/>
    <w:rsid w:val="00A10A0E"/>
    <w:rsid w:val="00A11873"/>
    <w:rsid w:val="00A11C86"/>
    <w:rsid w:val="00A14C5E"/>
    <w:rsid w:val="00A14CEF"/>
    <w:rsid w:val="00A20D96"/>
    <w:rsid w:val="00A24FE8"/>
    <w:rsid w:val="00A2638A"/>
    <w:rsid w:val="00A26505"/>
    <w:rsid w:val="00A30982"/>
    <w:rsid w:val="00A35D51"/>
    <w:rsid w:val="00A40940"/>
    <w:rsid w:val="00A46B11"/>
    <w:rsid w:val="00A4780C"/>
    <w:rsid w:val="00A541BF"/>
    <w:rsid w:val="00A650FD"/>
    <w:rsid w:val="00A6799A"/>
    <w:rsid w:val="00A716E9"/>
    <w:rsid w:val="00A74213"/>
    <w:rsid w:val="00A74A5D"/>
    <w:rsid w:val="00A75C51"/>
    <w:rsid w:val="00A77223"/>
    <w:rsid w:val="00A801C8"/>
    <w:rsid w:val="00A80762"/>
    <w:rsid w:val="00A80A6D"/>
    <w:rsid w:val="00A83EA8"/>
    <w:rsid w:val="00A85D03"/>
    <w:rsid w:val="00A870E1"/>
    <w:rsid w:val="00A909C4"/>
    <w:rsid w:val="00A91BFF"/>
    <w:rsid w:val="00A96EE7"/>
    <w:rsid w:val="00AA1E0A"/>
    <w:rsid w:val="00AA6EAB"/>
    <w:rsid w:val="00AA7FCE"/>
    <w:rsid w:val="00AB1255"/>
    <w:rsid w:val="00AB2440"/>
    <w:rsid w:val="00AB3241"/>
    <w:rsid w:val="00AB4208"/>
    <w:rsid w:val="00AB67A6"/>
    <w:rsid w:val="00AB7232"/>
    <w:rsid w:val="00AB736B"/>
    <w:rsid w:val="00AC0648"/>
    <w:rsid w:val="00AC6C4E"/>
    <w:rsid w:val="00AE028A"/>
    <w:rsid w:val="00AE2305"/>
    <w:rsid w:val="00AE24E9"/>
    <w:rsid w:val="00AE6B7D"/>
    <w:rsid w:val="00B00006"/>
    <w:rsid w:val="00B022D6"/>
    <w:rsid w:val="00B05FAE"/>
    <w:rsid w:val="00B1030E"/>
    <w:rsid w:val="00B17CD4"/>
    <w:rsid w:val="00B23054"/>
    <w:rsid w:val="00B24676"/>
    <w:rsid w:val="00B25D8D"/>
    <w:rsid w:val="00B25F88"/>
    <w:rsid w:val="00B27948"/>
    <w:rsid w:val="00B329A3"/>
    <w:rsid w:val="00B34F15"/>
    <w:rsid w:val="00B400D5"/>
    <w:rsid w:val="00B40A2C"/>
    <w:rsid w:val="00B51024"/>
    <w:rsid w:val="00B523F1"/>
    <w:rsid w:val="00B5554C"/>
    <w:rsid w:val="00B60A95"/>
    <w:rsid w:val="00B62228"/>
    <w:rsid w:val="00B75626"/>
    <w:rsid w:val="00B77793"/>
    <w:rsid w:val="00B80FE7"/>
    <w:rsid w:val="00B82A71"/>
    <w:rsid w:val="00B82D3A"/>
    <w:rsid w:val="00B91EE6"/>
    <w:rsid w:val="00B96968"/>
    <w:rsid w:val="00BA06B6"/>
    <w:rsid w:val="00BA1525"/>
    <w:rsid w:val="00BA34B1"/>
    <w:rsid w:val="00BA3521"/>
    <w:rsid w:val="00BA5260"/>
    <w:rsid w:val="00BA7F99"/>
    <w:rsid w:val="00BB01F6"/>
    <w:rsid w:val="00BB06F6"/>
    <w:rsid w:val="00BB38E9"/>
    <w:rsid w:val="00BB69B4"/>
    <w:rsid w:val="00BB76B7"/>
    <w:rsid w:val="00BB7F0B"/>
    <w:rsid w:val="00BC1FB7"/>
    <w:rsid w:val="00BC2908"/>
    <w:rsid w:val="00BC6E8A"/>
    <w:rsid w:val="00BD1549"/>
    <w:rsid w:val="00BD1821"/>
    <w:rsid w:val="00BD5F67"/>
    <w:rsid w:val="00BD7013"/>
    <w:rsid w:val="00BD75BA"/>
    <w:rsid w:val="00BD7E7C"/>
    <w:rsid w:val="00BE20F9"/>
    <w:rsid w:val="00BE3CAD"/>
    <w:rsid w:val="00BE3E2E"/>
    <w:rsid w:val="00BE46A8"/>
    <w:rsid w:val="00BE4E81"/>
    <w:rsid w:val="00BE65A3"/>
    <w:rsid w:val="00BE7749"/>
    <w:rsid w:val="00BF3E75"/>
    <w:rsid w:val="00BF44F7"/>
    <w:rsid w:val="00BF571B"/>
    <w:rsid w:val="00C12B10"/>
    <w:rsid w:val="00C151F1"/>
    <w:rsid w:val="00C154C9"/>
    <w:rsid w:val="00C15535"/>
    <w:rsid w:val="00C16A70"/>
    <w:rsid w:val="00C207AF"/>
    <w:rsid w:val="00C207D2"/>
    <w:rsid w:val="00C20CCB"/>
    <w:rsid w:val="00C2198D"/>
    <w:rsid w:val="00C237EF"/>
    <w:rsid w:val="00C24899"/>
    <w:rsid w:val="00C26F7C"/>
    <w:rsid w:val="00C3362B"/>
    <w:rsid w:val="00C353EB"/>
    <w:rsid w:val="00C40382"/>
    <w:rsid w:val="00C408C9"/>
    <w:rsid w:val="00C41918"/>
    <w:rsid w:val="00C42379"/>
    <w:rsid w:val="00C42A71"/>
    <w:rsid w:val="00C43F3A"/>
    <w:rsid w:val="00C442E5"/>
    <w:rsid w:val="00C46871"/>
    <w:rsid w:val="00C573C5"/>
    <w:rsid w:val="00C57840"/>
    <w:rsid w:val="00C60468"/>
    <w:rsid w:val="00C630D5"/>
    <w:rsid w:val="00C662E5"/>
    <w:rsid w:val="00C70637"/>
    <w:rsid w:val="00C710CA"/>
    <w:rsid w:val="00C72205"/>
    <w:rsid w:val="00C75054"/>
    <w:rsid w:val="00C83AC6"/>
    <w:rsid w:val="00C8509C"/>
    <w:rsid w:val="00C850EC"/>
    <w:rsid w:val="00C85E08"/>
    <w:rsid w:val="00C87F1A"/>
    <w:rsid w:val="00C91251"/>
    <w:rsid w:val="00C94279"/>
    <w:rsid w:val="00C957BE"/>
    <w:rsid w:val="00C95CF6"/>
    <w:rsid w:val="00C95F68"/>
    <w:rsid w:val="00C96CB9"/>
    <w:rsid w:val="00C971FD"/>
    <w:rsid w:val="00CA2015"/>
    <w:rsid w:val="00CA2964"/>
    <w:rsid w:val="00CA2C34"/>
    <w:rsid w:val="00CA5BF5"/>
    <w:rsid w:val="00CB0480"/>
    <w:rsid w:val="00CB1AD3"/>
    <w:rsid w:val="00CB1CFC"/>
    <w:rsid w:val="00CB2F6A"/>
    <w:rsid w:val="00CB5AC9"/>
    <w:rsid w:val="00CC12D2"/>
    <w:rsid w:val="00CC27D9"/>
    <w:rsid w:val="00CC3AF0"/>
    <w:rsid w:val="00CC4C9F"/>
    <w:rsid w:val="00CC7DD3"/>
    <w:rsid w:val="00CD7914"/>
    <w:rsid w:val="00CE33AA"/>
    <w:rsid w:val="00CE4307"/>
    <w:rsid w:val="00CE6535"/>
    <w:rsid w:val="00CE7E61"/>
    <w:rsid w:val="00CF008E"/>
    <w:rsid w:val="00D038CA"/>
    <w:rsid w:val="00D068EC"/>
    <w:rsid w:val="00D06C8F"/>
    <w:rsid w:val="00D12160"/>
    <w:rsid w:val="00D172A3"/>
    <w:rsid w:val="00D25A1E"/>
    <w:rsid w:val="00D33273"/>
    <w:rsid w:val="00D37D34"/>
    <w:rsid w:val="00D4139A"/>
    <w:rsid w:val="00D43E39"/>
    <w:rsid w:val="00D46EE1"/>
    <w:rsid w:val="00D54111"/>
    <w:rsid w:val="00D61448"/>
    <w:rsid w:val="00D6453E"/>
    <w:rsid w:val="00D648EF"/>
    <w:rsid w:val="00D74727"/>
    <w:rsid w:val="00D80AC6"/>
    <w:rsid w:val="00D81C5A"/>
    <w:rsid w:val="00D84F48"/>
    <w:rsid w:val="00D913EB"/>
    <w:rsid w:val="00D9186E"/>
    <w:rsid w:val="00D9651E"/>
    <w:rsid w:val="00DA0B1D"/>
    <w:rsid w:val="00DA57B1"/>
    <w:rsid w:val="00DA6FDF"/>
    <w:rsid w:val="00DB3746"/>
    <w:rsid w:val="00DB37D8"/>
    <w:rsid w:val="00DB3B50"/>
    <w:rsid w:val="00DB4E50"/>
    <w:rsid w:val="00DB648E"/>
    <w:rsid w:val="00DB6E36"/>
    <w:rsid w:val="00DB7419"/>
    <w:rsid w:val="00DC220E"/>
    <w:rsid w:val="00DC55EF"/>
    <w:rsid w:val="00DC5A03"/>
    <w:rsid w:val="00DC798D"/>
    <w:rsid w:val="00DD1EB5"/>
    <w:rsid w:val="00DD3181"/>
    <w:rsid w:val="00DD33F4"/>
    <w:rsid w:val="00DD40E3"/>
    <w:rsid w:val="00DD79FA"/>
    <w:rsid w:val="00DD7AF9"/>
    <w:rsid w:val="00DE0DA5"/>
    <w:rsid w:val="00DE202A"/>
    <w:rsid w:val="00DE2EA1"/>
    <w:rsid w:val="00DE4DA8"/>
    <w:rsid w:val="00DE682B"/>
    <w:rsid w:val="00DF2012"/>
    <w:rsid w:val="00DF264E"/>
    <w:rsid w:val="00DF3DE7"/>
    <w:rsid w:val="00DF5721"/>
    <w:rsid w:val="00DF6D94"/>
    <w:rsid w:val="00E0181B"/>
    <w:rsid w:val="00E018EA"/>
    <w:rsid w:val="00E01B49"/>
    <w:rsid w:val="00E02D2D"/>
    <w:rsid w:val="00E0355B"/>
    <w:rsid w:val="00E03CAB"/>
    <w:rsid w:val="00E052CF"/>
    <w:rsid w:val="00E1615B"/>
    <w:rsid w:val="00E203B3"/>
    <w:rsid w:val="00E207CE"/>
    <w:rsid w:val="00E23CC4"/>
    <w:rsid w:val="00E30082"/>
    <w:rsid w:val="00E31E89"/>
    <w:rsid w:val="00E3231F"/>
    <w:rsid w:val="00E34EA2"/>
    <w:rsid w:val="00E35283"/>
    <w:rsid w:val="00E356F2"/>
    <w:rsid w:val="00E374FB"/>
    <w:rsid w:val="00E40D36"/>
    <w:rsid w:val="00E46EF7"/>
    <w:rsid w:val="00E47F57"/>
    <w:rsid w:val="00E50F2E"/>
    <w:rsid w:val="00E527F9"/>
    <w:rsid w:val="00E53631"/>
    <w:rsid w:val="00E57233"/>
    <w:rsid w:val="00E5730D"/>
    <w:rsid w:val="00E60E9F"/>
    <w:rsid w:val="00E62D15"/>
    <w:rsid w:val="00E664B3"/>
    <w:rsid w:val="00E700C9"/>
    <w:rsid w:val="00E70419"/>
    <w:rsid w:val="00E72424"/>
    <w:rsid w:val="00E83061"/>
    <w:rsid w:val="00E8343D"/>
    <w:rsid w:val="00E8404E"/>
    <w:rsid w:val="00E91273"/>
    <w:rsid w:val="00E912EA"/>
    <w:rsid w:val="00E96268"/>
    <w:rsid w:val="00E9644B"/>
    <w:rsid w:val="00E973B2"/>
    <w:rsid w:val="00EA520D"/>
    <w:rsid w:val="00EA5AB4"/>
    <w:rsid w:val="00EB149F"/>
    <w:rsid w:val="00EB51CF"/>
    <w:rsid w:val="00EC1934"/>
    <w:rsid w:val="00EC6D24"/>
    <w:rsid w:val="00ED0B12"/>
    <w:rsid w:val="00ED410E"/>
    <w:rsid w:val="00ED47A6"/>
    <w:rsid w:val="00ED5892"/>
    <w:rsid w:val="00EE030D"/>
    <w:rsid w:val="00EE25A2"/>
    <w:rsid w:val="00EE2BCE"/>
    <w:rsid w:val="00EE2E91"/>
    <w:rsid w:val="00EE3158"/>
    <w:rsid w:val="00EE4D2E"/>
    <w:rsid w:val="00EE5C20"/>
    <w:rsid w:val="00EE7BD5"/>
    <w:rsid w:val="00EF2FE7"/>
    <w:rsid w:val="00EF4D0B"/>
    <w:rsid w:val="00F00075"/>
    <w:rsid w:val="00F06942"/>
    <w:rsid w:val="00F11C71"/>
    <w:rsid w:val="00F13B2A"/>
    <w:rsid w:val="00F13E13"/>
    <w:rsid w:val="00F14AF7"/>
    <w:rsid w:val="00F21F80"/>
    <w:rsid w:val="00F22C77"/>
    <w:rsid w:val="00F27009"/>
    <w:rsid w:val="00F336CA"/>
    <w:rsid w:val="00F426F2"/>
    <w:rsid w:val="00F434B8"/>
    <w:rsid w:val="00F4757A"/>
    <w:rsid w:val="00F47F37"/>
    <w:rsid w:val="00F51D3A"/>
    <w:rsid w:val="00F5279C"/>
    <w:rsid w:val="00F565B3"/>
    <w:rsid w:val="00F57159"/>
    <w:rsid w:val="00F57792"/>
    <w:rsid w:val="00F60942"/>
    <w:rsid w:val="00F7608B"/>
    <w:rsid w:val="00F844ED"/>
    <w:rsid w:val="00F84E50"/>
    <w:rsid w:val="00F86A25"/>
    <w:rsid w:val="00F8719F"/>
    <w:rsid w:val="00F90ABE"/>
    <w:rsid w:val="00F977F8"/>
    <w:rsid w:val="00FA0417"/>
    <w:rsid w:val="00FA0C78"/>
    <w:rsid w:val="00FA2B4C"/>
    <w:rsid w:val="00FA58C7"/>
    <w:rsid w:val="00FB20FB"/>
    <w:rsid w:val="00FB3117"/>
    <w:rsid w:val="00FB731B"/>
    <w:rsid w:val="00FC1DF3"/>
    <w:rsid w:val="00FC23B8"/>
    <w:rsid w:val="00FC47D8"/>
    <w:rsid w:val="00FC74EC"/>
    <w:rsid w:val="00FD2EAF"/>
    <w:rsid w:val="00FE290F"/>
    <w:rsid w:val="00FE3352"/>
    <w:rsid w:val="00FE7809"/>
    <w:rsid w:val="00FF4099"/>
    <w:rsid w:val="00FF6E17"/>
    <w:rsid w:val="00FF72F2"/>
    <w:rsid w:val="00FF72F7"/>
    <w:rsid w:val="02B494B8"/>
    <w:rsid w:val="034F296A"/>
    <w:rsid w:val="04C5EE59"/>
    <w:rsid w:val="04F3737E"/>
    <w:rsid w:val="05FDDDF2"/>
    <w:rsid w:val="087E2EAD"/>
    <w:rsid w:val="0A54DD68"/>
    <w:rsid w:val="0A75BAF5"/>
    <w:rsid w:val="0C21381B"/>
    <w:rsid w:val="0D76E29D"/>
    <w:rsid w:val="0F1C341B"/>
    <w:rsid w:val="10ADEBE7"/>
    <w:rsid w:val="10FA9D8B"/>
    <w:rsid w:val="120E4676"/>
    <w:rsid w:val="12D4746F"/>
    <w:rsid w:val="132ED25B"/>
    <w:rsid w:val="136998E4"/>
    <w:rsid w:val="13ECAFE6"/>
    <w:rsid w:val="149DD9CA"/>
    <w:rsid w:val="17FE388B"/>
    <w:rsid w:val="1857163D"/>
    <w:rsid w:val="19557ADA"/>
    <w:rsid w:val="199EE7C8"/>
    <w:rsid w:val="1BC2A4ED"/>
    <w:rsid w:val="1C2AAE2C"/>
    <w:rsid w:val="1C691EC4"/>
    <w:rsid w:val="1D22FF7C"/>
    <w:rsid w:val="1D65BE0F"/>
    <w:rsid w:val="1F6515EB"/>
    <w:rsid w:val="21B042DF"/>
    <w:rsid w:val="227D3654"/>
    <w:rsid w:val="24E58DA2"/>
    <w:rsid w:val="265DE19E"/>
    <w:rsid w:val="28E64C30"/>
    <w:rsid w:val="29B176E1"/>
    <w:rsid w:val="2D75F2B8"/>
    <w:rsid w:val="2E75A56B"/>
    <w:rsid w:val="2F3418AF"/>
    <w:rsid w:val="31A26DEE"/>
    <w:rsid w:val="32A17FD5"/>
    <w:rsid w:val="3707D06C"/>
    <w:rsid w:val="3731C59D"/>
    <w:rsid w:val="373EC5ED"/>
    <w:rsid w:val="37A69323"/>
    <w:rsid w:val="39456782"/>
    <w:rsid w:val="3B39700C"/>
    <w:rsid w:val="3BBDFD88"/>
    <w:rsid w:val="3D307E6A"/>
    <w:rsid w:val="3F965120"/>
    <w:rsid w:val="3FA66387"/>
    <w:rsid w:val="3FB9AE38"/>
    <w:rsid w:val="418D50FA"/>
    <w:rsid w:val="41BF617B"/>
    <w:rsid w:val="41F0C796"/>
    <w:rsid w:val="429875E2"/>
    <w:rsid w:val="44319C02"/>
    <w:rsid w:val="456799BD"/>
    <w:rsid w:val="45BF28DC"/>
    <w:rsid w:val="45CF4C5B"/>
    <w:rsid w:val="47FED643"/>
    <w:rsid w:val="4D2C98C9"/>
    <w:rsid w:val="51E98088"/>
    <w:rsid w:val="52862EB6"/>
    <w:rsid w:val="52EC0332"/>
    <w:rsid w:val="53E68945"/>
    <w:rsid w:val="5575C977"/>
    <w:rsid w:val="55C4F2B5"/>
    <w:rsid w:val="56FDA712"/>
    <w:rsid w:val="57B8C420"/>
    <w:rsid w:val="5BD97126"/>
    <w:rsid w:val="5BFA0D13"/>
    <w:rsid w:val="5C79BD1B"/>
    <w:rsid w:val="5FAAADA8"/>
    <w:rsid w:val="5FCE86D3"/>
    <w:rsid w:val="6131F7ED"/>
    <w:rsid w:val="61467E09"/>
    <w:rsid w:val="61ED54A6"/>
    <w:rsid w:val="653F329A"/>
    <w:rsid w:val="6742F36D"/>
    <w:rsid w:val="6BACB633"/>
    <w:rsid w:val="7100C6E8"/>
    <w:rsid w:val="7227BF1E"/>
    <w:rsid w:val="72E63262"/>
    <w:rsid w:val="7769CA89"/>
    <w:rsid w:val="78D211CD"/>
    <w:rsid w:val="791708BC"/>
    <w:rsid w:val="7B33BC9C"/>
    <w:rsid w:val="7BF6BA03"/>
    <w:rsid w:val="7FB987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CA0307"/>
  <w15:docId w15:val="{18B7BB53-6856-43BE-BC17-54235D97D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3A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F44F7"/>
    <w:pPr>
      <w:keepNext/>
      <w:keepLines/>
      <w:spacing w:before="200" w:after="0"/>
      <w:outlineLvl w:val="1"/>
    </w:pPr>
    <w:rPr>
      <w:rFonts w:asciiTheme="majorHAnsi" w:eastAsiaTheme="majorEastAsia" w:hAnsiTheme="majorHAnsi" w:cstheme="majorBidi"/>
      <w:b/>
      <w:bCs/>
      <w:color w:val="E36C0A" w:themeColor="accent6" w:themeShade="BF"/>
      <w:sz w:val="26"/>
      <w:szCs w:val="26"/>
    </w:rPr>
  </w:style>
  <w:style w:type="paragraph" w:styleId="Heading3">
    <w:name w:val="heading 3"/>
    <w:basedOn w:val="Normal"/>
    <w:next w:val="Normal"/>
    <w:link w:val="Heading3Char"/>
    <w:uiPriority w:val="9"/>
    <w:unhideWhenUsed/>
    <w:qFormat/>
    <w:rsid w:val="00BF44F7"/>
    <w:pPr>
      <w:keepNext/>
      <w:keepLines/>
      <w:spacing w:before="200" w:after="0"/>
      <w:outlineLvl w:val="2"/>
    </w:pPr>
    <w:rPr>
      <w:rFonts w:asciiTheme="majorHAnsi" w:eastAsiaTheme="majorEastAsia" w:hAnsiTheme="majorHAnsi" w:cstheme="majorBidi"/>
      <w:b/>
      <w:bCs/>
      <w:color w:val="E36C0A" w:themeColor="accent6" w:themeShade="BF"/>
    </w:rPr>
  </w:style>
  <w:style w:type="paragraph" w:styleId="Heading4">
    <w:name w:val="heading 4"/>
    <w:basedOn w:val="Normal"/>
    <w:next w:val="Normal"/>
    <w:link w:val="Heading4Char"/>
    <w:uiPriority w:val="9"/>
    <w:unhideWhenUsed/>
    <w:qFormat/>
    <w:rsid w:val="00BF44F7"/>
    <w:pPr>
      <w:keepNext/>
      <w:keepLines/>
      <w:spacing w:before="200" w:after="0"/>
      <w:outlineLvl w:val="3"/>
    </w:pPr>
    <w:rPr>
      <w:rFonts w:asciiTheme="majorHAnsi" w:eastAsiaTheme="majorEastAsia" w:hAnsiTheme="majorHAnsi" w:cstheme="majorBidi"/>
      <w:b/>
      <w:bCs/>
      <w:i/>
      <w:iCs/>
      <w:color w:val="E36C0A" w:themeColor="accent6"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3A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F44F7"/>
    <w:rPr>
      <w:rFonts w:asciiTheme="majorHAnsi" w:eastAsiaTheme="majorEastAsia" w:hAnsiTheme="majorHAnsi" w:cstheme="majorBidi"/>
      <w:b/>
      <w:bCs/>
      <w:color w:val="E36C0A" w:themeColor="accent6" w:themeShade="BF"/>
      <w:sz w:val="26"/>
      <w:szCs w:val="26"/>
    </w:rPr>
  </w:style>
  <w:style w:type="character" w:customStyle="1" w:styleId="Heading3Char">
    <w:name w:val="Heading 3 Char"/>
    <w:basedOn w:val="DefaultParagraphFont"/>
    <w:link w:val="Heading3"/>
    <w:uiPriority w:val="9"/>
    <w:rsid w:val="00BF44F7"/>
    <w:rPr>
      <w:rFonts w:asciiTheme="majorHAnsi" w:eastAsiaTheme="majorEastAsia" w:hAnsiTheme="majorHAnsi" w:cstheme="majorBidi"/>
      <w:b/>
      <w:bCs/>
      <w:color w:val="E36C0A" w:themeColor="accent6" w:themeShade="BF"/>
    </w:rPr>
  </w:style>
  <w:style w:type="paragraph" w:styleId="ListParagraph">
    <w:name w:val="List Paragraph"/>
    <w:basedOn w:val="Normal"/>
    <w:uiPriority w:val="34"/>
    <w:qFormat/>
    <w:rsid w:val="00CE33AA"/>
    <w:pPr>
      <w:ind w:left="720"/>
      <w:contextualSpacing/>
    </w:pPr>
  </w:style>
  <w:style w:type="character" w:styleId="Hyperlink">
    <w:name w:val="Hyperlink"/>
    <w:basedOn w:val="DefaultParagraphFont"/>
    <w:uiPriority w:val="99"/>
    <w:unhideWhenUsed/>
    <w:rsid w:val="00CE33AA"/>
    <w:rPr>
      <w:color w:val="0000FF" w:themeColor="hyperlink"/>
      <w:u w:val="single"/>
    </w:rPr>
  </w:style>
  <w:style w:type="character" w:customStyle="1" w:styleId="Heading4Char">
    <w:name w:val="Heading 4 Char"/>
    <w:basedOn w:val="DefaultParagraphFont"/>
    <w:link w:val="Heading4"/>
    <w:uiPriority w:val="9"/>
    <w:rsid w:val="00BF44F7"/>
    <w:rPr>
      <w:rFonts w:asciiTheme="majorHAnsi" w:eastAsiaTheme="majorEastAsia" w:hAnsiTheme="majorHAnsi" w:cstheme="majorBidi"/>
      <w:b/>
      <w:bCs/>
      <w:i/>
      <w:iCs/>
      <w:color w:val="E36C0A" w:themeColor="accent6" w:themeShade="BF"/>
    </w:rPr>
  </w:style>
  <w:style w:type="paragraph" w:styleId="Header">
    <w:name w:val="header"/>
    <w:basedOn w:val="Normal"/>
    <w:link w:val="HeaderChar"/>
    <w:uiPriority w:val="99"/>
    <w:unhideWhenUsed/>
    <w:rsid w:val="00EE2B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2BCE"/>
  </w:style>
  <w:style w:type="paragraph" w:styleId="Footer">
    <w:name w:val="footer"/>
    <w:basedOn w:val="Normal"/>
    <w:link w:val="FooterChar"/>
    <w:uiPriority w:val="99"/>
    <w:unhideWhenUsed/>
    <w:rsid w:val="00EE2B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2BCE"/>
  </w:style>
  <w:style w:type="character" w:styleId="FollowedHyperlink">
    <w:name w:val="FollowedHyperlink"/>
    <w:basedOn w:val="DefaultParagraphFont"/>
    <w:uiPriority w:val="99"/>
    <w:semiHidden/>
    <w:unhideWhenUsed/>
    <w:rsid w:val="00F8719F"/>
    <w:rPr>
      <w:color w:val="800080" w:themeColor="followedHyperlink"/>
      <w:u w:val="single"/>
    </w:rPr>
  </w:style>
  <w:style w:type="paragraph" w:styleId="BalloonText">
    <w:name w:val="Balloon Text"/>
    <w:basedOn w:val="Normal"/>
    <w:link w:val="BalloonTextChar"/>
    <w:uiPriority w:val="99"/>
    <w:semiHidden/>
    <w:unhideWhenUsed/>
    <w:rsid w:val="003C59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59F6"/>
    <w:rPr>
      <w:rFonts w:ascii="Tahoma" w:hAnsi="Tahoma" w:cs="Tahoma"/>
      <w:sz w:val="16"/>
      <w:szCs w:val="16"/>
    </w:rPr>
  </w:style>
  <w:style w:type="character" w:styleId="CommentReference">
    <w:name w:val="annotation reference"/>
    <w:basedOn w:val="DefaultParagraphFont"/>
    <w:uiPriority w:val="99"/>
    <w:semiHidden/>
    <w:unhideWhenUsed/>
    <w:rsid w:val="00E60E9F"/>
    <w:rPr>
      <w:sz w:val="16"/>
      <w:szCs w:val="16"/>
    </w:rPr>
  </w:style>
  <w:style w:type="paragraph" w:styleId="CommentText">
    <w:name w:val="annotation text"/>
    <w:basedOn w:val="Normal"/>
    <w:link w:val="CommentTextChar"/>
    <w:uiPriority w:val="99"/>
    <w:unhideWhenUsed/>
    <w:rsid w:val="00E60E9F"/>
    <w:pPr>
      <w:spacing w:line="240" w:lineRule="auto"/>
    </w:pPr>
    <w:rPr>
      <w:sz w:val="20"/>
      <w:szCs w:val="20"/>
    </w:rPr>
  </w:style>
  <w:style w:type="character" w:customStyle="1" w:styleId="CommentTextChar">
    <w:name w:val="Comment Text Char"/>
    <w:basedOn w:val="DefaultParagraphFont"/>
    <w:link w:val="CommentText"/>
    <w:uiPriority w:val="99"/>
    <w:rsid w:val="00E60E9F"/>
    <w:rPr>
      <w:sz w:val="20"/>
      <w:szCs w:val="20"/>
    </w:rPr>
  </w:style>
  <w:style w:type="paragraph" w:styleId="CommentSubject">
    <w:name w:val="annotation subject"/>
    <w:basedOn w:val="CommentText"/>
    <w:next w:val="CommentText"/>
    <w:link w:val="CommentSubjectChar"/>
    <w:uiPriority w:val="99"/>
    <w:semiHidden/>
    <w:unhideWhenUsed/>
    <w:rsid w:val="00E60E9F"/>
    <w:rPr>
      <w:b/>
      <w:bCs/>
    </w:rPr>
  </w:style>
  <w:style w:type="character" w:customStyle="1" w:styleId="CommentSubjectChar">
    <w:name w:val="Comment Subject Char"/>
    <w:basedOn w:val="CommentTextChar"/>
    <w:link w:val="CommentSubject"/>
    <w:uiPriority w:val="99"/>
    <w:semiHidden/>
    <w:rsid w:val="00E60E9F"/>
    <w:rPr>
      <w:b/>
      <w:bCs/>
      <w:sz w:val="20"/>
      <w:szCs w:val="20"/>
    </w:rPr>
  </w:style>
  <w:style w:type="character" w:styleId="HTMLCite">
    <w:name w:val="HTML Cite"/>
    <w:basedOn w:val="DefaultParagraphFont"/>
    <w:uiPriority w:val="99"/>
    <w:semiHidden/>
    <w:unhideWhenUsed/>
    <w:rsid w:val="009646A5"/>
    <w:rPr>
      <w:i/>
      <w:iCs/>
    </w:rPr>
  </w:style>
  <w:style w:type="paragraph" w:customStyle="1" w:styleId="Default">
    <w:name w:val="Default"/>
    <w:rsid w:val="00C850EC"/>
    <w:pPr>
      <w:autoSpaceDE w:val="0"/>
      <w:autoSpaceDN w:val="0"/>
      <w:adjustRightInd w:val="0"/>
      <w:spacing w:after="0" w:line="240" w:lineRule="auto"/>
    </w:pPr>
    <w:rPr>
      <w:rFonts w:ascii="Gill Sans MT" w:hAnsi="Gill Sans MT" w:cs="Gill Sans MT"/>
      <w:color w:val="000000"/>
      <w:sz w:val="24"/>
      <w:szCs w:val="24"/>
    </w:rPr>
  </w:style>
  <w:style w:type="paragraph" w:styleId="TOCHeading">
    <w:name w:val="TOC Heading"/>
    <w:basedOn w:val="Heading1"/>
    <w:next w:val="Normal"/>
    <w:uiPriority w:val="39"/>
    <w:semiHidden/>
    <w:unhideWhenUsed/>
    <w:qFormat/>
    <w:rsid w:val="000105CF"/>
    <w:pPr>
      <w:outlineLvl w:val="9"/>
    </w:pPr>
    <w:rPr>
      <w:lang w:eastAsia="ja-JP"/>
    </w:rPr>
  </w:style>
  <w:style w:type="paragraph" w:styleId="TOC1">
    <w:name w:val="toc 1"/>
    <w:basedOn w:val="Normal"/>
    <w:next w:val="Normal"/>
    <w:autoRedefine/>
    <w:uiPriority w:val="39"/>
    <w:unhideWhenUsed/>
    <w:rsid w:val="000105CF"/>
    <w:pPr>
      <w:spacing w:after="100"/>
    </w:pPr>
  </w:style>
  <w:style w:type="paragraph" w:styleId="TOC2">
    <w:name w:val="toc 2"/>
    <w:basedOn w:val="Normal"/>
    <w:next w:val="Normal"/>
    <w:autoRedefine/>
    <w:uiPriority w:val="39"/>
    <w:unhideWhenUsed/>
    <w:rsid w:val="0082343D"/>
    <w:pPr>
      <w:tabs>
        <w:tab w:val="left" w:pos="660"/>
        <w:tab w:val="right" w:leader="dot" w:pos="9350"/>
      </w:tabs>
      <w:spacing w:after="100"/>
      <w:ind w:left="220"/>
    </w:pPr>
  </w:style>
  <w:style w:type="paragraph" w:styleId="TOC3">
    <w:name w:val="toc 3"/>
    <w:basedOn w:val="Normal"/>
    <w:next w:val="Normal"/>
    <w:autoRedefine/>
    <w:uiPriority w:val="39"/>
    <w:unhideWhenUsed/>
    <w:rsid w:val="009712C3"/>
    <w:pPr>
      <w:tabs>
        <w:tab w:val="right" w:leader="dot" w:pos="9350"/>
      </w:tabs>
      <w:spacing w:after="100"/>
      <w:ind w:left="440"/>
    </w:pPr>
  </w:style>
  <w:style w:type="paragraph" w:styleId="NormalWeb">
    <w:name w:val="Normal (Web)"/>
    <w:basedOn w:val="Normal"/>
    <w:uiPriority w:val="99"/>
    <w:semiHidden/>
    <w:unhideWhenUsed/>
    <w:rsid w:val="0052011C"/>
    <w:pPr>
      <w:spacing w:after="0" w:line="240" w:lineRule="auto"/>
    </w:pPr>
    <w:rPr>
      <w:rFonts w:ascii="Calibri" w:eastAsiaTheme="minorHAnsi" w:hAnsi="Calibri" w:cs="Calibri"/>
    </w:rPr>
  </w:style>
  <w:style w:type="paragraph" w:styleId="Revision">
    <w:name w:val="Revision"/>
    <w:hidden/>
    <w:uiPriority w:val="99"/>
    <w:semiHidden/>
    <w:rsid w:val="00494E38"/>
    <w:pPr>
      <w:spacing w:after="0" w:line="240" w:lineRule="auto"/>
    </w:pPr>
  </w:style>
  <w:style w:type="table" w:styleId="TableGrid">
    <w:name w:val="Table Grid"/>
    <w:basedOn w:val="TableNormal"/>
    <w:uiPriority w:val="59"/>
    <w:rsid w:val="00943C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94EE0"/>
    <w:rPr>
      <w:color w:val="605E5C"/>
      <w:shd w:val="clear" w:color="auto" w:fill="E1DFDD"/>
    </w:rPr>
  </w:style>
  <w:style w:type="paragraph" w:styleId="FootnoteText">
    <w:name w:val="footnote text"/>
    <w:basedOn w:val="Normal"/>
    <w:link w:val="FootnoteTextChar"/>
    <w:uiPriority w:val="99"/>
    <w:semiHidden/>
    <w:unhideWhenUsed/>
    <w:rsid w:val="00BD701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D7013"/>
    <w:rPr>
      <w:sz w:val="20"/>
      <w:szCs w:val="20"/>
    </w:rPr>
  </w:style>
  <w:style w:type="character" w:styleId="FootnoteReference">
    <w:name w:val="footnote reference"/>
    <w:basedOn w:val="DefaultParagraphFont"/>
    <w:uiPriority w:val="99"/>
    <w:semiHidden/>
    <w:unhideWhenUsed/>
    <w:rsid w:val="00BD7013"/>
    <w:rPr>
      <w:vertAlign w:val="superscript"/>
    </w:rPr>
  </w:style>
  <w:style w:type="character" w:styleId="Mention">
    <w:name w:val="Mention"/>
    <w:basedOn w:val="DefaultParagraphFont"/>
    <w:uiPriority w:val="99"/>
    <w:unhideWhenUsed/>
    <w:rsid w:val="000171E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955606">
      <w:bodyDiv w:val="1"/>
      <w:marLeft w:val="0"/>
      <w:marRight w:val="0"/>
      <w:marTop w:val="0"/>
      <w:marBottom w:val="0"/>
      <w:divBdr>
        <w:top w:val="none" w:sz="0" w:space="0" w:color="auto"/>
        <w:left w:val="none" w:sz="0" w:space="0" w:color="auto"/>
        <w:bottom w:val="none" w:sz="0" w:space="0" w:color="auto"/>
        <w:right w:val="none" w:sz="0" w:space="0" w:color="auto"/>
      </w:divBdr>
    </w:div>
    <w:div w:id="91707895">
      <w:bodyDiv w:val="1"/>
      <w:marLeft w:val="0"/>
      <w:marRight w:val="0"/>
      <w:marTop w:val="0"/>
      <w:marBottom w:val="0"/>
      <w:divBdr>
        <w:top w:val="none" w:sz="0" w:space="0" w:color="auto"/>
        <w:left w:val="none" w:sz="0" w:space="0" w:color="auto"/>
        <w:bottom w:val="none" w:sz="0" w:space="0" w:color="auto"/>
        <w:right w:val="none" w:sz="0" w:space="0" w:color="auto"/>
      </w:divBdr>
      <w:divsChild>
        <w:div w:id="8651227">
          <w:marLeft w:val="1166"/>
          <w:marRight w:val="0"/>
          <w:marTop w:val="0"/>
          <w:marBottom w:val="0"/>
          <w:divBdr>
            <w:top w:val="none" w:sz="0" w:space="0" w:color="auto"/>
            <w:left w:val="none" w:sz="0" w:space="0" w:color="auto"/>
            <w:bottom w:val="none" w:sz="0" w:space="0" w:color="auto"/>
            <w:right w:val="none" w:sz="0" w:space="0" w:color="auto"/>
          </w:divBdr>
        </w:div>
        <w:div w:id="551307382">
          <w:marLeft w:val="1166"/>
          <w:marRight w:val="0"/>
          <w:marTop w:val="0"/>
          <w:marBottom w:val="0"/>
          <w:divBdr>
            <w:top w:val="none" w:sz="0" w:space="0" w:color="auto"/>
            <w:left w:val="none" w:sz="0" w:space="0" w:color="auto"/>
            <w:bottom w:val="none" w:sz="0" w:space="0" w:color="auto"/>
            <w:right w:val="none" w:sz="0" w:space="0" w:color="auto"/>
          </w:divBdr>
        </w:div>
        <w:div w:id="658734005">
          <w:marLeft w:val="1166"/>
          <w:marRight w:val="0"/>
          <w:marTop w:val="0"/>
          <w:marBottom w:val="0"/>
          <w:divBdr>
            <w:top w:val="none" w:sz="0" w:space="0" w:color="auto"/>
            <w:left w:val="none" w:sz="0" w:space="0" w:color="auto"/>
            <w:bottom w:val="none" w:sz="0" w:space="0" w:color="auto"/>
            <w:right w:val="none" w:sz="0" w:space="0" w:color="auto"/>
          </w:divBdr>
        </w:div>
        <w:div w:id="760755771">
          <w:marLeft w:val="1166"/>
          <w:marRight w:val="0"/>
          <w:marTop w:val="0"/>
          <w:marBottom w:val="0"/>
          <w:divBdr>
            <w:top w:val="none" w:sz="0" w:space="0" w:color="auto"/>
            <w:left w:val="none" w:sz="0" w:space="0" w:color="auto"/>
            <w:bottom w:val="none" w:sz="0" w:space="0" w:color="auto"/>
            <w:right w:val="none" w:sz="0" w:space="0" w:color="auto"/>
          </w:divBdr>
        </w:div>
        <w:div w:id="1701860369">
          <w:marLeft w:val="1166"/>
          <w:marRight w:val="0"/>
          <w:marTop w:val="0"/>
          <w:marBottom w:val="0"/>
          <w:divBdr>
            <w:top w:val="none" w:sz="0" w:space="0" w:color="auto"/>
            <w:left w:val="none" w:sz="0" w:space="0" w:color="auto"/>
            <w:bottom w:val="none" w:sz="0" w:space="0" w:color="auto"/>
            <w:right w:val="none" w:sz="0" w:space="0" w:color="auto"/>
          </w:divBdr>
        </w:div>
      </w:divsChild>
    </w:div>
    <w:div w:id="262612707">
      <w:bodyDiv w:val="1"/>
      <w:marLeft w:val="0"/>
      <w:marRight w:val="0"/>
      <w:marTop w:val="0"/>
      <w:marBottom w:val="0"/>
      <w:divBdr>
        <w:top w:val="none" w:sz="0" w:space="0" w:color="auto"/>
        <w:left w:val="none" w:sz="0" w:space="0" w:color="auto"/>
        <w:bottom w:val="none" w:sz="0" w:space="0" w:color="auto"/>
        <w:right w:val="none" w:sz="0" w:space="0" w:color="auto"/>
      </w:divBdr>
    </w:div>
    <w:div w:id="580529802">
      <w:bodyDiv w:val="1"/>
      <w:marLeft w:val="0"/>
      <w:marRight w:val="0"/>
      <w:marTop w:val="0"/>
      <w:marBottom w:val="0"/>
      <w:divBdr>
        <w:top w:val="none" w:sz="0" w:space="0" w:color="auto"/>
        <w:left w:val="none" w:sz="0" w:space="0" w:color="auto"/>
        <w:bottom w:val="none" w:sz="0" w:space="0" w:color="auto"/>
        <w:right w:val="none" w:sz="0" w:space="0" w:color="auto"/>
      </w:divBdr>
    </w:div>
    <w:div w:id="854345371">
      <w:bodyDiv w:val="1"/>
      <w:marLeft w:val="0"/>
      <w:marRight w:val="0"/>
      <w:marTop w:val="0"/>
      <w:marBottom w:val="0"/>
      <w:divBdr>
        <w:top w:val="none" w:sz="0" w:space="0" w:color="auto"/>
        <w:left w:val="none" w:sz="0" w:space="0" w:color="auto"/>
        <w:bottom w:val="none" w:sz="0" w:space="0" w:color="auto"/>
        <w:right w:val="none" w:sz="0" w:space="0" w:color="auto"/>
      </w:divBdr>
    </w:div>
    <w:div w:id="1177034449">
      <w:bodyDiv w:val="1"/>
      <w:marLeft w:val="0"/>
      <w:marRight w:val="0"/>
      <w:marTop w:val="0"/>
      <w:marBottom w:val="0"/>
      <w:divBdr>
        <w:top w:val="none" w:sz="0" w:space="0" w:color="auto"/>
        <w:left w:val="none" w:sz="0" w:space="0" w:color="auto"/>
        <w:bottom w:val="none" w:sz="0" w:space="0" w:color="auto"/>
        <w:right w:val="none" w:sz="0" w:space="0" w:color="auto"/>
      </w:divBdr>
    </w:div>
    <w:div w:id="1260479627">
      <w:bodyDiv w:val="1"/>
      <w:marLeft w:val="0"/>
      <w:marRight w:val="0"/>
      <w:marTop w:val="0"/>
      <w:marBottom w:val="0"/>
      <w:divBdr>
        <w:top w:val="none" w:sz="0" w:space="0" w:color="auto"/>
        <w:left w:val="none" w:sz="0" w:space="0" w:color="auto"/>
        <w:bottom w:val="none" w:sz="0" w:space="0" w:color="auto"/>
        <w:right w:val="none" w:sz="0" w:space="0" w:color="auto"/>
      </w:divBdr>
    </w:div>
    <w:div w:id="1646661616">
      <w:bodyDiv w:val="1"/>
      <w:marLeft w:val="0"/>
      <w:marRight w:val="0"/>
      <w:marTop w:val="0"/>
      <w:marBottom w:val="0"/>
      <w:divBdr>
        <w:top w:val="none" w:sz="0" w:space="0" w:color="auto"/>
        <w:left w:val="none" w:sz="0" w:space="0" w:color="auto"/>
        <w:bottom w:val="none" w:sz="0" w:space="0" w:color="auto"/>
        <w:right w:val="none" w:sz="0" w:space="0" w:color="auto"/>
      </w:divBdr>
    </w:div>
    <w:div w:id="1705591766">
      <w:bodyDiv w:val="1"/>
      <w:marLeft w:val="0"/>
      <w:marRight w:val="0"/>
      <w:marTop w:val="0"/>
      <w:marBottom w:val="0"/>
      <w:divBdr>
        <w:top w:val="none" w:sz="0" w:space="0" w:color="auto"/>
        <w:left w:val="none" w:sz="0" w:space="0" w:color="auto"/>
        <w:bottom w:val="none" w:sz="0" w:space="0" w:color="auto"/>
        <w:right w:val="none" w:sz="0" w:space="0" w:color="auto"/>
      </w:divBdr>
    </w:div>
    <w:div w:id="2075660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yperlink" Target="https://www.bill.com/"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yperlink" Target="https://partnersnet107.sharepoint.com/:f:/s/FA/EpIpPrceY-lPvcqffFeXnA4BgexM1qB3sM_DbzxKptiaMg?e=Ha8bTn" TargetMode="Externa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www.pandadoc.co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contracts@partners.net" TargetMode="External"/><Relationship Id="rId20" Type="http://schemas.openxmlformats.org/officeDocument/2006/relationships/hyperlink" Target="https://www.bill.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footer" Target="footer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eader" Target="header1.xml"/><Relationship Id="rId28"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hyperlink" Target="http://www.pandadoc.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yperlink" Target="https://partnersnet107.sharepoint.com/:f:/s/FA/EpIpPrceY-lPvcqffFeXnA4BgexM1qB3sM_DbzxKptiaMg?e=Ha8bTn" TargetMode="Externa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documenttasks/documenttasks1.xml><?xml version="1.0" encoding="utf-8"?>
<t:Tasks xmlns:t="http://schemas.microsoft.com/office/tasks/2019/documenttasks" xmlns:oel="http://schemas.microsoft.com/office/2019/extlst">
  <t:Task id="{7CA6B8AF-D7B3-4881-A776-42F1A1FEC2D6}">
    <t:Anchor>
      <t:Comment id="725131711"/>
    </t:Anchor>
    <t:History>
      <t:Event id="{37A9046C-3BB4-4422-AB26-C6F22AAD3369}" time="2025-01-22T17:11:30.389Z">
        <t:Attribution userId="S::jmcphail@partners.net::d9640ad9-0be2-4377-a498-4127ac76f093" userProvider="AD" userName="John McPhail"/>
        <t:Anchor>
          <t:Comment id="1289106254"/>
        </t:Anchor>
        <t:Create/>
      </t:Event>
      <t:Event id="{02E01641-EB90-46B0-9476-AC254CCF6243}" time="2025-01-22T17:11:30.389Z">
        <t:Attribution userId="S::jmcphail@partners.net::d9640ad9-0be2-4377-a498-4127ac76f093" userProvider="AD" userName="John McPhail"/>
        <t:Anchor>
          <t:Comment id="1289106254"/>
        </t:Anchor>
        <t:Assign userId="S::dmartin@partners.net::04f63225-1d27-46ab-9c7c-1c8b513bed32" userProvider="AD" userName="Danielle Martin"/>
      </t:Event>
      <t:Event id="{F34A36FE-4C8C-4562-94FE-B577F411353F}" time="2025-01-22T17:11:30.389Z">
        <t:Attribution userId="S::jmcphail@partners.net::d9640ad9-0be2-4377-a498-4127ac76f093" userProvider="AD" userName="John McPhail"/>
        <t:Anchor>
          <t:Comment id="1289106254"/>
        </t:Anchor>
        <t:SetTitle title="@Danielle Martin , please add a proposed section on consequences for us to review. Thank you."/>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SharedWithUsers xmlns="dc808d36-874f-4b27-aec2-2fd649817929">
      <UserInfo>
        <DisplayName>SMT</DisplayName>
        <AccountId>1122</AccountId>
        <AccountType/>
      </UserInfo>
      <UserInfo>
        <DisplayName>Danielle Martin</DisplayName>
        <AccountId>32</AccountId>
        <AccountType/>
      </UserInfo>
    </SharedWithUsers>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81E7DEC-A77B-4CC4-9FF7-3FC5CF7886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7C71BB-9230-4100-B090-85500E4C2ADC}">
  <ds:schemaRefs>
    <ds:schemaRef ds:uri="http://schemas.microsoft.com/sharepoint/v3/contenttype/forms"/>
  </ds:schemaRefs>
</ds:datastoreItem>
</file>

<file path=customXml/itemProps3.xml><?xml version="1.0" encoding="utf-8"?>
<ds:datastoreItem xmlns:ds="http://schemas.openxmlformats.org/officeDocument/2006/customXml" ds:itemID="{52DB57D4-F6CB-459C-853A-307E83408F1F}">
  <ds:schemaRefs>
    <ds:schemaRef ds:uri="http://schemas.openxmlformats.org/officeDocument/2006/bibliography"/>
  </ds:schemaRefs>
</ds:datastoreItem>
</file>

<file path=customXml/itemProps4.xml><?xml version="1.0" encoding="utf-8"?>
<ds:datastoreItem xmlns:ds="http://schemas.openxmlformats.org/officeDocument/2006/customXml" ds:itemID="{342DDDE1-8C75-4748-BF41-92448BECB74D}">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8</Pages>
  <Words>2430</Words>
  <Characters>13852</Characters>
  <Application>Microsoft Office Word</Application>
  <DocSecurity>0</DocSecurity>
  <Lines>115</Lines>
  <Paragraphs>32</Paragraphs>
  <ScaleCrop>false</ScaleCrop>
  <Company>Microsoft</Company>
  <LinksUpToDate>false</LinksUpToDate>
  <CharactersWithSpaces>16250</CharactersWithSpaces>
  <SharedDoc>false</SharedDoc>
  <HLinks>
    <vt:vector size="162" baseType="variant">
      <vt:variant>
        <vt:i4>5963818</vt:i4>
      </vt:variant>
      <vt:variant>
        <vt:i4>138</vt:i4>
      </vt:variant>
      <vt:variant>
        <vt:i4>0</vt:i4>
      </vt:variant>
      <vt:variant>
        <vt:i4>5</vt:i4>
      </vt:variant>
      <vt:variant>
        <vt:lpwstr>https://partnersnet107.sharepoint.com/:f:/s/FA/EpIpPrceY-lPvcqffFeXnA4BgexM1qB3sM_DbzxKptiaMg?e=Ha8bTn</vt:lpwstr>
      </vt:variant>
      <vt:variant>
        <vt:lpwstr/>
      </vt:variant>
      <vt:variant>
        <vt:i4>5963818</vt:i4>
      </vt:variant>
      <vt:variant>
        <vt:i4>135</vt:i4>
      </vt:variant>
      <vt:variant>
        <vt:i4>0</vt:i4>
      </vt:variant>
      <vt:variant>
        <vt:i4>5</vt:i4>
      </vt:variant>
      <vt:variant>
        <vt:lpwstr>https://partnersnet107.sharepoint.com/:f:/s/FA/EpIpPrceY-lPvcqffFeXnA4BgexM1qB3sM_DbzxKptiaMg?e=Ha8bTn</vt:lpwstr>
      </vt:variant>
      <vt:variant>
        <vt:lpwstr/>
      </vt:variant>
      <vt:variant>
        <vt:i4>4390927</vt:i4>
      </vt:variant>
      <vt:variant>
        <vt:i4>132</vt:i4>
      </vt:variant>
      <vt:variant>
        <vt:i4>0</vt:i4>
      </vt:variant>
      <vt:variant>
        <vt:i4>5</vt:i4>
      </vt:variant>
      <vt:variant>
        <vt:lpwstr>https://www.bill.com/</vt:lpwstr>
      </vt:variant>
      <vt:variant>
        <vt:lpwstr/>
      </vt:variant>
      <vt:variant>
        <vt:i4>5570652</vt:i4>
      </vt:variant>
      <vt:variant>
        <vt:i4>129</vt:i4>
      </vt:variant>
      <vt:variant>
        <vt:i4>0</vt:i4>
      </vt:variant>
      <vt:variant>
        <vt:i4>5</vt:i4>
      </vt:variant>
      <vt:variant>
        <vt:lpwstr>http://www.pandadoc.com/</vt:lpwstr>
      </vt:variant>
      <vt:variant>
        <vt:lpwstr/>
      </vt:variant>
      <vt:variant>
        <vt:i4>4390927</vt:i4>
      </vt:variant>
      <vt:variant>
        <vt:i4>126</vt:i4>
      </vt:variant>
      <vt:variant>
        <vt:i4>0</vt:i4>
      </vt:variant>
      <vt:variant>
        <vt:i4>5</vt:i4>
      </vt:variant>
      <vt:variant>
        <vt:lpwstr>https://www.bill.com/</vt:lpwstr>
      </vt:variant>
      <vt:variant>
        <vt:lpwstr/>
      </vt:variant>
      <vt:variant>
        <vt:i4>4456465</vt:i4>
      </vt:variant>
      <vt:variant>
        <vt:i4>123</vt:i4>
      </vt:variant>
      <vt:variant>
        <vt:i4>0</vt:i4>
      </vt:variant>
      <vt:variant>
        <vt:i4>5</vt:i4>
      </vt:variant>
      <vt:variant>
        <vt:lpwstr>https://www.pandadoc.com/</vt:lpwstr>
      </vt:variant>
      <vt:variant>
        <vt:lpwstr/>
      </vt:variant>
      <vt:variant>
        <vt:i4>5963874</vt:i4>
      </vt:variant>
      <vt:variant>
        <vt:i4>120</vt:i4>
      </vt:variant>
      <vt:variant>
        <vt:i4>0</vt:i4>
      </vt:variant>
      <vt:variant>
        <vt:i4>5</vt:i4>
      </vt:variant>
      <vt:variant>
        <vt:lpwstr>mailto:compliance@partners.net</vt:lpwstr>
      </vt:variant>
      <vt:variant>
        <vt:lpwstr/>
      </vt:variant>
      <vt:variant>
        <vt:i4>5767273</vt:i4>
      </vt:variant>
      <vt:variant>
        <vt:i4>114</vt:i4>
      </vt:variant>
      <vt:variant>
        <vt:i4>0</vt:i4>
      </vt:variant>
      <vt:variant>
        <vt:i4>5</vt:i4>
      </vt:variant>
      <vt:variant>
        <vt:lpwstr>mailto:contracts@partners.net</vt:lpwstr>
      </vt:variant>
      <vt:variant>
        <vt:lpwstr/>
      </vt:variant>
      <vt:variant>
        <vt:i4>5308462</vt:i4>
      </vt:variant>
      <vt:variant>
        <vt:i4>111</vt:i4>
      </vt:variant>
      <vt:variant>
        <vt:i4>0</vt:i4>
      </vt:variant>
      <vt:variant>
        <vt:i4>5</vt:i4>
      </vt:variant>
      <vt:variant>
        <vt:lpwstr/>
      </vt:variant>
      <vt:variant>
        <vt:lpwstr>_Annex_A:_Approval</vt:lpwstr>
      </vt:variant>
      <vt:variant>
        <vt:i4>1966142</vt:i4>
      </vt:variant>
      <vt:variant>
        <vt:i4>104</vt:i4>
      </vt:variant>
      <vt:variant>
        <vt:i4>0</vt:i4>
      </vt:variant>
      <vt:variant>
        <vt:i4>5</vt:i4>
      </vt:variant>
      <vt:variant>
        <vt:lpwstr/>
      </vt:variant>
      <vt:variant>
        <vt:lpwstr>_Toc188020515</vt:lpwstr>
      </vt:variant>
      <vt:variant>
        <vt:i4>1966142</vt:i4>
      </vt:variant>
      <vt:variant>
        <vt:i4>98</vt:i4>
      </vt:variant>
      <vt:variant>
        <vt:i4>0</vt:i4>
      </vt:variant>
      <vt:variant>
        <vt:i4>5</vt:i4>
      </vt:variant>
      <vt:variant>
        <vt:lpwstr/>
      </vt:variant>
      <vt:variant>
        <vt:lpwstr>_Toc188020514</vt:lpwstr>
      </vt:variant>
      <vt:variant>
        <vt:i4>1966142</vt:i4>
      </vt:variant>
      <vt:variant>
        <vt:i4>92</vt:i4>
      </vt:variant>
      <vt:variant>
        <vt:i4>0</vt:i4>
      </vt:variant>
      <vt:variant>
        <vt:i4>5</vt:i4>
      </vt:variant>
      <vt:variant>
        <vt:lpwstr/>
      </vt:variant>
      <vt:variant>
        <vt:lpwstr>_Toc188020513</vt:lpwstr>
      </vt:variant>
      <vt:variant>
        <vt:i4>1966142</vt:i4>
      </vt:variant>
      <vt:variant>
        <vt:i4>86</vt:i4>
      </vt:variant>
      <vt:variant>
        <vt:i4>0</vt:i4>
      </vt:variant>
      <vt:variant>
        <vt:i4>5</vt:i4>
      </vt:variant>
      <vt:variant>
        <vt:lpwstr/>
      </vt:variant>
      <vt:variant>
        <vt:lpwstr>_Toc188020512</vt:lpwstr>
      </vt:variant>
      <vt:variant>
        <vt:i4>1966142</vt:i4>
      </vt:variant>
      <vt:variant>
        <vt:i4>80</vt:i4>
      </vt:variant>
      <vt:variant>
        <vt:i4>0</vt:i4>
      </vt:variant>
      <vt:variant>
        <vt:i4>5</vt:i4>
      </vt:variant>
      <vt:variant>
        <vt:lpwstr/>
      </vt:variant>
      <vt:variant>
        <vt:lpwstr>_Toc188020511</vt:lpwstr>
      </vt:variant>
      <vt:variant>
        <vt:i4>1966142</vt:i4>
      </vt:variant>
      <vt:variant>
        <vt:i4>74</vt:i4>
      </vt:variant>
      <vt:variant>
        <vt:i4>0</vt:i4>
      </vt:variant>
      <vt:variant>
        <vt:i4>5</vt:i4>
      </vt:variant>
      <vt:variant>
        <vt:lpwstr/>
      </vt:variant>
      <vt:variant>
        <vt:lpwstr>_Toc188020510</vt:lpwstr>
      </vt:variant>
      <vt:variant>
        <vt:i4>2031678</vt:i4>
      </vt:variant>
      <vt:variant>
        <vt:i4>68</vt:i4>
      </vt:variant>
      <vt:variant>
        <vt:i4>0</vt:i4>
      </vt:variant>
      <vt:variant>
        <vt:i4>5</vt:i4>
      </vt:variant>
      <vt:variant>
        <vt:lpwstr/>
      </vt:variant>
      <vt:variant>
        <vt:lpwstr>_Toc188020509</vt:lpwstr>
      </vt:variant>
      <vt:variant>
        <vt:i4>2031678</vt:i4>
      </vt:variant>
      <vt:variant>
        <vt:i4>62</vt:i4>
      </vt:variant>
      <vt:variant>
        <vt:i4>0</vt:i4>
      </vt:variant>
      <vt:variant>
        <vt:i4>5</vt:i4>
      </vt:variant>
      <vt:variant>
        <vt:lpwstr/>
      </vt:variant>
      <vt:variant>
        <vt:lpwstr>_Toc188020508</vt:lpwstr>
      </vt:variant>
      <vt:variant>
        <vt:i4>2031678</vt:i4>
      </vt:variant>
      <vt:variant>
        <vt:i4>56</vt:i4>
      </vt:variant>
      <vt:variant>
        <vt:i4>0</vt:i4>
      </vt:variant>
      <vt:variant>
        <vt:i4>5</vt:i4>
      </vt:variant>
      <vt:variant>
        <vt:lpwstr/>
      </vt:variant>
      <vt:variant>
        <vt:lpwstr>_Toc188020507</vt:lpwstr>
      </vt:variant>
      <vt:variant>
        <vt:i4>2031678</vt:i4>
      </vt:variant>
      <vt:variant>
        <vt:i4>50</vt:i4>
      </vt:variant>
      <vt:variant>
        <vt:i4>0</vt:i4>
      </vt:variant>
      <vt:variant>
        <vt:i4>5</vt:i4>
      </vt:variant>
      <vt:variant>
        <vt:lpwstr/>
      </vt:variant>
      <vt:variant>
        <vt:lpwstr>_Toc188020506</vt:lpwstr>
      </vt:variant>
      <vt:variant>
        <vt:i4>2031678</vt:i4>
      </vt:variant>
      <vt:variant>
        <vt:i4>44</vt:i4>
      </vt:variant>
      <vt:variant>
        <vt:i4>0</vt:i4>
      </vt:variant>
      <vt:variant>
        <vt:i4>5</vt:i4>
      </vt:variant>
      <vt:variant>
        <vt:lpwstr/>
      </vt:variant>
      <vt:variant>
        <vt:lpwstr>_Toc188020505</vt:lpwstr>
      </vt:variant>
      <vt:variant>
        <vt:i4>2031678</vt:i4>
      </vt:variant>
      <vt:variant>
        <vt:i4>38</vt:i4>
      </vt:variant>
      <vt:variant>
        <vt:i4>0</vt:i4>
      </vt:variant>
      <vt:variant>
        <vt:i4>5</vt:i4>
      </vt:variant>
      <vt:variant>
        <vt:lpwstr/>
      </vt:variant>
      <vt:variant>
        <vt:lpwstr>_Toc188020504</vt:lpwstr>
      </vt:variant>
      <vt:variant>
        <vt:i4>2031678</vt:i4>
      </vt:variant>
      <vt:variant>
        <vt:i4>32</vt:i4>
      </vt:variant>
      <vt:variant>
        <vt:i4>0</vt:i4>
      </vt:variant>
      <vt:variant>
        <vt:i4>5</vt:i4>
      </vt:variant>
      <vt:variant>
        <vt:lpwstr/>
      </vt:variant>
      <vt:variant>
        <vt:lpwstr>_Toc188020503</vt:lpwstr>
      </vt:variant>
      <vt:variant>
        <vt:i4>2031678</vt:i4>
      </vt:variant>
      <vt:variant>
        <vt:i4>26</vt:i4>
      </vt:variant>
      <vt:variant>
        <vt:i4>0</vt:i4>
      </vt:variant>
      <vt:variant>
        <vt:i4>5</vt:i4>
      </vt:variant>
      <vt:variant>
        <vt:lpwstr/>
      </vt:variant>
      <vt:variant>
        <vt:lpwstr>_Toc188020502</vt:lpwstr>
      </vt:variant>
      <vt:variant>
        <vt:i4>2031678</vt:i4>
      </vt:variant>
      <vt:variant>
        <vt:i4>20</vt:i4>
      </vt:variant>
      <vt:variant>
        <vt:i4>0</vt:i4>
      </vt:variant>
      <vt:variant>
        <vt:i4>5</vt:i4>
      </vt:variant>
      <vt:variant>
        <vt:lpwstr/>
      </vt:variant>
      <vt:variant>
        <vt:lpwstr>_Toc188020501</vt:lpwstr>
      </vt:variant>
      <vt:variant>
        <vt:i4>2031678</vt:i4>
      </vt:variant>
      <vt:variant>
        <vt:i4>14</vt:i4>
      </vt:variant>
      <vt:variant>
        <vt:i4>0</vt:i4>
      </vt:variant>
      <vt:variant>
        <vt:i4>5</vt:i4>
      </vt:variant>
      <vt:variant>
        <vt:lpwstr/>
      </vt:variant>
      <vt:variant>
        <vt:lpwstr>_Toc188020500</vt:lpwstr>
      </vt:variant>
      <vt:variant>
        <vt:i4>1441855</vt:i4>
      </vt:variant>
      <vt:variant>
        <vt:i4>8</vt:i4>
      </vt:variant>
      <vt:variant>
        <vt:i4>0</vt:i4>
      </vt:variant>
      <vt:variant>
        <vt:i4>5</vt:i4>
      </vt:variant>
      <vt:variant>
        <vt:lpwstr/>
      </vt:variant>
      <vt:variant>
        <vt:lpwstr>_Toc188020499</vt:lpwstr>
      </vt:variant>
      <vt:variant>
        <vt:i4>1441855</vt:i4>
      </vt:variant>
      <vt:variant>
        <vt:i4>2</vt:i4>
      </vt:variant>
      <vt:variant>
        <vt:i4>0</vt:i4>
      </vt:variant>
      <vt:variant>
        <vt:i4>5</vt:i4>
      </vt:variant>
      <vt:variant>
        <vt:lpwstr/>
      </vt:variant>
      <vt:variant>
        <vt:lpwstr>_Toc188020498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dc:creator>
  <cp:keywords/>
  <cp:lastModifiedBy>John McPhail</cp:lastModifiedBy>
  <cp:revision>66</cp:revision>
  <cp:lastPrinted>2023-11-02T22:36:00Z</cp:lastPrinted>
  <dcterms:created xsi:type="dcterms:W3CDTF">2024-07-20T04:58:00Z</dcterms:created>
  <dcterms:modified xsi:type="dcterms:W3CDTF">2025-04-22T17:59:00Z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1102800</vt:r8>
  </property>
  <property fmtid="{D5CDD505-2E9C-101B-9397-08002B2CF9AE}" pid="4" name="MediaServiceImageTags">
    <vt:lpwstr/>
  </property>
</Properties>
</file>