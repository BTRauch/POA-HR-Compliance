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C7B76" w:rsidP="0008294C" w:rsidRDefault="001C7B76" w14:paraId="4CD1A405" w14:textId="77777777">
      <w:pPr>
        <w:spacing w:after="0"/>
      </w:pPr>
    </w:p>
    <w:p w:rsidR="001C7B76" w:rsidP="0008294C" w:rsidRDefault="001C7B76" w14:paraId="218E2AA9" w14:textId="77777777">
      <w:pPr>
        <w:spacing w:after="0"/>
      </w:pPr>
    </w:p>
    <w:p w:rsidR="001C7B76" w:rsidP="0008294C" w:rsidRDefault="001C7B76" w14:paraId="66075CE0" w14:textId="77777777">
      <w:pPr>
        <w:spacing w:after="0"/>
      </w:pPr>
    </w:p>
    <w:p w:rsidR="001C7B76" w:rsidP="0008294C" w:rsidRDefault="00273CB8" w14:paraId="37B92547" w14:textId="653D16F3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DDB0CB" wp14:editId="18D3FF31">
            <wp:simplePos x="0" y="0"/>
            <wp:positionH relativeFrom="column">
              <wp:posOffset>332105</wp:posOffset>
            </wp:positionH>
            <wp:positionV relativeFrom="paragraph">
              <wp:posOffset>149225</wp:posOffset>
            </wp:positionV>
            <wp:extent cx="4761230" cy="1198245"/>
            <wp:effectExtent l="0" t="0" r="1270" b="1905"/>
            <wp:wrapTight wrapText="bothSides">
              <wp:wrapPolygon edited="0">
                <wp:start x="0" y="0"/>
                <wp:lineTo x="0" y="21291"/>
                <wp:lineTo x="21519" y="21291"/>
                <wp:lineTo x="21519" y="0"/>
                <wp:lineTo x="0" y="0"/>
              </wp:wrapPolygon>
            </wp:wrapTight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7B76" w:rsidP="0008294C" w:rsidRDefault="001C7B76" w14:paraId="54D7F79F" w14:textId="77777777">
      <w:pPr>
        <w:spacing w:after="0"/>
      </w:pPr>
    </w:p>
    <w:p w:rsidRPr="00273CB8" w:rsidR="001C7B76" w:rsidP="0008294C" w:rsidRDefault="001C7B76" w14:paraId="7C437F00" w14:textId="77777777">
      <w:pPr>
        <w:spacing w:after="0"/>
        <w:rPr>
          <w:sz w:val="40"/>
        </w:rPr>
      </w:pPr>
    </w:p>
    <w:p w:rsidR="00F434B8" w:rsidP="0008294C" w:rsidRDefault="00F434B8" w14:paraId="57712B13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 w:rsidR="00F434B8" w:rsidP="0008294C" w:rsidRDefault="00F434B8" w14:paraId="0E24D4B9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 w:rsidR="00CE33AA" w:rsidP="0008294C" w:rsidRDefault="00241323" w14:paraId="446C26F3" w14:textId="21D3616C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  <w:r>
        <w:rPr>
          <w:rFonts w:asciiTheme="majorHAnsi" w:hAnsiTheme="majorHAnsi"/>
          <w:b/>
          <w:color w:val="E36C0A" w:themeColor="accent6" w:themeShade="BF"/>
          <w:sz w:val="40"/>
        </w:rPr>
        <w:t xml:space="preserve">POLICY &amp; </w:t>
      </w:r>
      <w:r w:rsidR="0085158C">
        <w:rPr>
          <w:rFonts w:asciiTheme="majorHAnsi" w:hAnsiTheme="majorHAnsi"/>
          <w:b/>
          <w:color w:val="E36C0A" w:themeColor="accent6" w:themeShade="BF"/>
          <w:sz w:val="40"/>
        </w:rPr>
        <w:t>PROCEDURE</w:t>
      </w:r>
    </w:p>
    <w:p w:rsidR="00497B40" w:rsidP="0008294C" w:rsidRDefault="00497B40" w14:paraId="06552427" w14:textId="77777777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</w:p>
    <w:p w:rsidR="004C6060" w:rsidP="0008294C" w:rsidRDefault="009E2845" w14:paraId="6355D05D" w14:textId="2C4C5CBE">
      <w:pPr>
        <w:spacing w:after="0"/>
        <w:jc w:val="center"/>
        <w:rPr>
          <w:rFonts w:asciiTheme="majorHAnsi" w:hAnsiTheme="majorHAnsi"/>
          <w:b/>
          <w:color w:val="E36C0A" w:themeColor="accent6" w:themeShade="BF"/>
          <w:sz w:val="40"/>
        </w:rPr>
      </w:pPr>
      <w:r>
        <w:rPr>
          <w:rFonts w:asciiTheme="majorHAnsi" w:hAnsiTheme="majorHAnsi"/>
          <w:b/>
          <w:color w:val="E36C0A" w:themeColor="accent6" w:themeShade="BF"/>
          <w:sz w:val="40"/>
        </w:rPr>
        <w:t xml:space="preserve">Delegation of Payment </w:t>
      </w:r>
      <w:r w:rsidR="003B0129">
        <w:rPr>
          <w:rFonts w:asciiTheme="majorHAnsi" w:hAnsiTheme="majorHAnsi"/>
          <w:b/>
          <w:color w:val="E36C0A" w:themeColor="accent6" w:themeShade="BF"/>
          <w:sz w:val="40"/>
        </w:rPr>
        <w:t xml:space="preserve">and Contract </w:t>
      </w:r>
      <w:r w:rsidR="00141AC0">
        <w:rPr>
          <w:rFonts w:asciiTheme="majorHAnsi" w:hAnsiTheme="majorHAnsi"/>
          <w:b/>
          <w:color w:val="E36C0A" w:themeColor="accent6" w:themeShade="BF"/>
          <w:sz w:val="40"/>
        </w:rPr>
        <w:t>Approval</w:t>
      </w:r>
      <w:r w:rsidR="006D5FA8">
        <w:rPr>
          <w:rFonts w:asciiTheme="majorHAnsi" w:hAnsiTheme="majorHAnsi"/>
          <w:b/>
          <w:color w:val="E36C0A" w:themeColor="accent6" w:themeShade="BF"/>
          <w:sz w:val="40"/>
        </w:rPr>
        <w:t xml:space="preserve"> at H</w:t>
      </w:r>
      <w:r w:rsidR="00340543">
        <w:rPr>
          <w:rFonts w:asciiTheme="majorHAnsi" w:hAnsiTheme="majorHAnsi"/>
          <w:b/>
          <w:color w:val="E36C0A" w:themeColor="accent6" w:themeShade="BF"/>
          <w:sz w:val="40"/>
        </w:rPr>
        <w:t>O</w:t>
      </w:r>
    </w:p>
    <w:p w:rsidR="00497B40" w:rsidP="0008294C" w:rsidRDefault="00497B40" w14:paraId="0B588F2A" w14:textId="77777777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</w:pPr>
    </w:p>
    <w:p w:rsidR="000A6851" w:rsidP="0008294C" w:rsidRDefault="00040343" w14:paraId="041F0D2D" w14:textId="353D15AE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</w:pPr>
      <w:r w:rsidRPr="009517CA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  <w:t xml:space="preserve">Effective </w:t>
      </w:r>
      <w:r w:rsidR="00177726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  <w:t>May 20, 2019</w:t>
      </w:r>
    </w:p>
    <w:p w:rsidR="003D4CEB" w:rsidP="0008294C" w:rsidRDefault="003D4CEB" w14:paraId="03757913" w14:textId="77777777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26"/>
        </w:rPr>
      </w:pPr>
    </w:p>
    <w:p w:rsidR="003D4CEB" w:rsidP="003E5F3B" w:rsidRDefault="003D4CEB" w14:paraId="6CFF2FB7" w14:textId="5631B43A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5575C977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Updated: July 01, 2021</w:t>
      </w:r>
    </w:p>
    <w:p w:rsidR="5575C977" w:rsidP="5575C977" w:rsidRDefault="5575C977" w14:paraId="157B0190" w14:textId="20DC4E8A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</w:p>
    <w:p w:rsidR="3FB9AE38" w:rsidP="5575C977" w:rsidRDefault="3FB9AE38" w14:paraId="4662ADA1" w14:textId="04F30EBA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5575C977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Updated: August 30, 2021</w:t>
      </w:r>
    </w:p>
    <w:p w:rsidR="5575C977" w:rsidP="199EE7C8" w:rsidRDefault="5575C977" w14:paraId="7137A114" w14:textId="7A3C1AF3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</w:p>
    <w:p w:rsidR="1F6515EB" w:rsidP="199EE7C8" w:rsidRDefault="1F6515EB" w14:paraId="7EBFAC91" w14:textId="55B6BC3E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  <w:r w:rsidRPr="199EE7C8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Updated: </w:t>
      </w:r>
      <w:r w:rsidR="00A74213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March</w:t>
      </w:r>
      <w:r w:rsidR="0066672A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 xml:space="preserve"> </w:t>
      </w:r>
      <w:r w:rsidR="00AB2440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3</w:t>
      </w:r>
      <w:r w:rsidR="00E912EA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1</w:t>
      </w:r>
      <w:r w:rsidRPr="199EE7C8"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  <w:t>, 2022</w:t>
      </w:r>
    </w:p>
    <w:p w:rsidR="199EE7C8" w:rsidP="199EE7C8" w:rsidRDefault="199EE7C8" w14:paraId="3D203AD3" w14:textId="7A04CEB2">
      <w:pPr>
        <w:spacing w:after="0"/>
        <w:jc w:val="center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36"/>
          <w:szCs w:val="36"/>
        </w:rPr>
      </w:pPr>
    </w:p>
    <w:p w:rsidR="00F434B8" w:rsidP="0008294C" w:rsidRDefault="00F434B8" w14:paraId="4FA18A2E" w14:textId="033EEFB1">
      <w:pPr>
        <w:spacing w:after="0"/>
        <w:rPr>
          <w:rFonts w:eastAsiaTheme="majorEastAsia"/>
        </w:rPr>
      </w:pPr>
    </w:p>
    <w:p w:rsidR="006C6DFD" w:rsidP="006C6DFD" w:rsidRDefault="006C6DFD" w14:paraId="73A64363" w14:textId="77777777">
      <w:pPr>
        <w:pStyle w:val="Default"/>
        <w:rPr>
          <w:rFonts w:eastAsiaTheme="majorEastAsia"/>
        </w:rPr>
      </w:pPr>
    </w:p>
    <w:p w:rsidR="006C6DFD" w:rsidP="006C6DFD" w:rsidRDefault="006C6DFD" w14:paraId="4C74285F" w14:textId="77777777">
      <w:pPr>
        <w:pStyle w:val="Default"/>
        <w:rPr>
          <w:rFonts w:eastAsiaTheme="majorEastAsia"/>
        </w:rPr>
      </w:pPr>
    </w:p>
    <w:p w:rsidRPr="006C6DFD" w:rsidR="006C6DFD" w:rsidP="006C6DFD" w:rsidRDefault="006C6DFD" w14:paraId="739CC8F0" w14:textId="77777777">
      <w:pPr>
        <w:pStyle w:val="Default"/>
        <w:rPr>
          <w:rFonts w:ascii="Cambria" w:hAnsi="Cambria" w:cs="Cambria"/>
        </w:rPr>
      </w:pP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Fonts w:eastAsiaTheme="majorEastAsia"/>
        </w:rPr>
        <w:tab/>
      </w:r>
    </w:p>
    <w:p w:rsidRPr="006C6DFD" w:rsidR="006C6DFD" w:rsidP="005F466B" w:rsidRDefault="006C6DFD" w14:paraId="60D59007" w14:textId="21A62A78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36"/>
          <w:szCs w:val="36"/>
        </w:rPr>
      </w:pPr>
      <w:r w:rsidRPr="006C6DFD">
        <w:rPr>
          <w:rFonts w:ascii="Cambria" w:hAnsi="Cambria" w:cs="Cambria"/>
          <w:color w:val="000000"/>
          <w:sz w:val="36"/>
          <w:szCs w:val="36"/>
        </w:rPr>
        <w:t>John McPhail</w:t>
      </w:r>
    </w:p>
    <w:p w:rsidR="00F434B8" w:rsidP="005F466B" w:rsidRDefault="005F466B" w14:paraId="207DF8C6" w14:textId="10D0EC5F">
      <w:pPr>
        <w:spacing w:after="0"/>
        <w:ind w:left="2160" w:firstLine="720"/>
        <w:rPr>
          <w:rFonts w:ascii="Cambria" w:hAnsi="Cambria" w:cs="Cambria"/>
          <w:color w:val="000000"/>
          <w:sz w:val="36"/>
          <w:szCs w:val="36"/>
        </w:rPr>
      </w:pPr>
      <w:r>
        <w:rPr>
          <w:rFonts w:ascii="Cambria" w:hAnsi="Cambria" w:cs="Cambria"/>
          <w:color w:val="000000"/>
          <w:sz w:val="36"/>
          <w:szCs w:val="36"/>
        </w:rPr>
        <w:t xml:space="preserve">       </w:t>
      </w:r>
      <w:r w:rsidRPr="006C6DFD" w:rsidR="006C6DFD">
        <w:rPr>
          <w:rFonts w:ascii="Cambria" w:hAnsi="Cambria" w:cs="Cambria"/>
          <w:color w:val="000000"/>
          <w:sz w:val="36"/>
          <w:szCs w:val="36"/>
        </w:rPr>
        <w:t>President &amp; CEO</w:t>
      </w:r>
    </w:p>
    <w:p w:rsidR="003E5F3B" w:rsidP="005F466B" w:rsidRDefault="003E5F3B" w14:paraId="3A08B85A" w14:textId="7B95253D">
      <w:pPr>
        <w:spacing w:after="0"/>
        <w:ind w:left="2160" w:firstLine="720"/>
        <w:rPr>
          <w:rFonts w:ascii="Cambria" w:hAnsi="Cambria" w:cs="Cambria"/>
          <w:color w:val="000000"/>
          <w:sz w:val="36"/>
          <w:szCs w:val="36"/>
        </w:rPr>
      </w:pPr>
    </w:p>
    <w:p w:rsidR="003E5F3B" w:rsidP="005F466B" w:rsidRDefault="003E5F3B" w14:paraId="23C29F7B" w14:textId="7C6CF125">
      <w:pPr>
        <w:spacing w:after="0"/>
        <w:ind w:left="2160" w:firstLine="720"/>
        <w:rPr>
          <w:rFonts w:ascii="Cambria" w:hAnsi="Cambria" w:cs="Cambria"/>
          <w:color w:val="000000"/>
          <w:sz w:val="36"/>
          <w:szCs w:val="36"/>
        </w:rPr>
      </w:pPr>
    </w:p>
    <w:p w:rsidR="003E5F3B" w:rsidP="005F466B" w:rsidRDefault="003E5F3B" w14:paraId="7A6C12DF" w14:textId="77777777">
      <w:pPr>
        <w:spacing w:after="0"/>
        <w:ind w:left="2160" w:firstLine="720"/>
        <w:rPr>
          <w:rFonts w:eastAsiaTheme="majorEastAsia"/>
        </w:rPr>
      </w:pPr>
    </w:p>
    <w:p w:rsidR="00F434B8" w:rsidP="0008294C" w:rsidRDefault="00F434B8" w14:paraId="50442651" w14:textId="77777777">
      <w:pPr>
        <w:spacing w:after="0"/>
        <w:rPr>
          <w:rFonts w:eastAsiaTheme="majorEastAsia"/>
        </w:rPr>
      </w:pPr>
    </w:p>
    <w:sdt>
      <w:sdtPr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  <w:lang w:eastAsia="en-US"/>
        </w:rPr>
        <w:id w:val="-1204561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Pr="006A5450" w:rsidR="000105CF" w:rsidP="0008294C" w:rsidRDefault="000105CF" w14:paraId="2ED49FA5" w14:textId="77777777">
          <w:pPr>
            <w:pStyle w:val="TOCHeading"/>
            <w:jc w:val="center"/>
            <w:rPr>
              <w:rStyle w:val="Heading2Char"/>
              <w:rFonts w:ascii="Times New Roman" w:hAnsi="Times New Roman" w:cs="Times New Roman"/>
              <w:b/>
              <w:sz w:val="24"/>
              <w:szCs w:val="24"/>
            </w:rPr>
          </w:pPr>
          <w:r w:rsidRPr="006A5450">
            <w:rPr>
              <w:rStyle w:val="Heading2Char"/>
              <w:rFonts w:ascii="Times New Roman" w:hAnsi="Times New Roman" w:cs="Times New Roman"/>
              <w:b/>
              <w:sz w:val="24"/>
              <w:szCs w:val="24"/>
            </w:rPr>
            <w:t>Tab</w:t>
          </w:r>
          <w:r w:rsidRPr="006A5450">
            <w:rPr>
              <w:rStyle w:val="Heading2Char"/>
              <w:rFonts w:ascii="Times New Roman" w:hAnsi="Times New Roman" w:cs="Times New Roman"/>
              <w:b/>
              <w:sz w:val="24"/>
              <w:szCs w:val="24"/>
              <w:lang w:eastAsia="en-US"/>
            </w:rPr>
            <w:t>le of Contents</w:t>
          </w:r>
        </w:p>
        <w:p w:rsidR="007B7E1D" w:rsidRDefault="000105CF" w14:paraId="069BCE7A" w14:textId="7777777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r w:rsidRPr="006A545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A545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A545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8135057">
            <w:r w:rsidRPr="00AE7E6D" w:rsidR="007B7E1D">
              <w:rPr>
                <w:rStyle w:val="Hyperlink"/>
                <w:noProof/>
              </w:rPr>
              <w:t>1.</w:t>
            </w:r>
            <w:r w:rsidR="007B7E1D">
              <w:rPr>
                <w:noProof/>
              </w:rPr>
              <w:tab/>
            </w:r>
            <w:r w:rsidRPr="00AE7E6D" w:rsidR="007B7E1D">
              <w:rPr>
                <w:rStyle w:val="Hyperlink"/>
                <w:noProof/>
              </w:rPr>
              <w:t>Purpose</w:t>
            </w:r>
            <w:r w:rsidR="007B7E1D">
              <w:rPr>
                <w:noProof/>
                <w:webHidden/>
              </w:rPr>
              <w:tab/>
            </w:r>
            <w:r w:rsidR="007B7E1D">
              <w:rPr>
                <w:noProof/>
                <w:webHidden/>
              </w:rPr>
              <w:fldChar w:fldCharType="begin"/>
            </w:r>
            <w:r w:rsidR="007B7E1D">
              <w:rPr>
                <w:noProof/>
                <w:webHidden/>
              </w:rPr>
              <w:instrText xml:space="preserve"> PAGEREF _Toc8135057 \h </w:instrText>
            </w:r>
            <w:r w:rsidR="007B7E1D">
              <w:rPr>
                <w:noProof/>
                <w:webHidden/>
              </w:rPr>
            </w:r>
            <w:r w:rsidR="007B7E1D">
              <w:rPr>
                <w:noProof/>
                <w:webHidden/>
              </w:rPr>
              <w:fldChar w:fldCharType="separate"/>
            </w:r>
            <w:r w:rsidR="00DC55EF">
              <w:rPr>
                <w:noProof/>
                <w:webHidden/>
              </w:rPr>
              <w:t>2</w:t>
            </w:r>
            <w:r w:rsidR="007B7E1D">
              <w:rPr>
                <w:noProof/>
                <w:webHidden/>
              </w:rPr>
              <w:fldChar w:fldCharType="end"/>
            </w:r>
          </w:hyperlink>
        </w:p>
        <w:p w:rsidR="007B7E1D" w:rsidRDefault="000062A8" w14:paraId="224CD372" w14:textId="7777777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history="1" w:anchor="_Toc8135058">
            <w:r w:rsidRPr="00AE7E6D" w:rsidR="007B7E1D">
              <w:rPr>
                <w:rStyle w:val="Hyperlink"/>
                <w:noProof/>
              </w:rPr>
              <w:t>2.</w:t>
            </w:r>
            <w:r w:rsidR="007B7E1D">
              <w:rPr>
                <w:noProof/>
              </w:rPr>
              <w:tab/>
            </w:r>
            <w:r w:rsidRPr="00AE7E6D" w:rsidR="007B7E1D">
              <w:rPr>
                <w:rStyle w:val="Hyperlink"/>
                <w:noProof/>
              </w:rPr>
              <w:t>Effective Date</w:t>
            </w:r>
            <w:r w:rsidR="007B7E1D">
              <w:rPr>
                <w:noProof/>
                <w:webHidden/>
              </w:rPr>
              <w:tab/>
            </w:r>
            <w:r w:rsidR="007B7E1D">
              <w:rPr>
                <w:noProof/>
                <w:webHidden/>
              </w:rPr>
              <w:fldChar w:fldCharType="begin"/>
            </w:r>
            <w:r w:rsidR="007B7E1D">
              <w:rPr>
                <w:noProof/>
                <w:webHidden/>
              </w:rPr>
              <w:instrText xml:space="preserve"> PAGEREF _Toc8135058 \h </w:instrText>
            </w:r>
            <w:r w:rsidR="007B7E1D">
              <w:rPr>
                <w:noProof/>
                <w:webHidden/>
              </w:rPr>
            </w:r>
            <w:r w:rsidR="007B7E1D">
              <w:rPr>
                <w:noProof/>
                <w:webHidden/>
              </w:rPr>
              <w:fldChar w:fldCharType="separate"/>
            </w:r>
            <w:r w:rsidR="00DC55EF">
              <w:rPr>
                <w:noProof/>
                <w:webHidden/>
              </w:rPr>
              <w:t>2</w:t>
            </w:r>
            <w:r w:rsidR="007B7E1D">
              <w:rPr>
                <w:noProof/>
                <w:webHidden/>
              </w:rPr>
              <w:fldChar w:fldCharType="end"/>
            </w:r>
          </w:hyperlink>
        </w:p>
        <w:p w:rsidR="007B7E1D" w:rsidRDefault="000062A8" w14:paraId="78588DEF" w14:textId="7777777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history="1" w:anchor="_Toc8135059">
            <w:r w:rsidRPr="00AE7E6D" w:rsidR="007B7E1D">
              <w:rPr>
                <w:rStyle w:val="Hyperlink"/>
                <w:noProof/>
              </w:rPr>
              <w:t>3.</w:t>
            </w:r>
            <w:r w:rsidR="007B7E1D">
              <w:rPr>
                <w:noProof/>
              </w:rPr>
              <w:tab/>
            </w:r>
            <w:r w:rsidRPr="00AE7E6D" w:rsidR="007B7E1D">
              <w:rPr>
                <w:rStyle w:val="Hyperlink"/>
                <w:noProof/>
              </w:rPr>
              <w:t>Policy:  Signatory Approvers</w:t>
            </w:r>
            <w:r w:rsidR="007B7E1D">
              <w:rPr>
                <w:noProof/>
                <w:webHidden/>
              </w:rPr>
              <w:tab/>
            </w:r>
            <w:r w:rsidR="007B7E1D">
              <w:rPr>
                <w:noProof/>
                <w:webHidden/>
              </w:rPr>
              <w:fldChar w:fldCharType="begin"/>
            </w:r>
            <w:r w:rsidR="007B7E1D">
              <w:rPr>
                <w:noProof/>
                <w:webHidden/>
              </w:rPr>
              <w:instrText xml:space="preserve"> PAGEREF _Toc8135059 \h </w:instrText>
            </w:r>
            <w:r w:rsidR="007B7E1D">
              <w:rPr>
                <w:noProof/>
                <w:webHidden/>
              </w:rPr>
            </w:r>
            <w:r w:rsidR="007B7E1D">
              <w:rPr>
                <w:noProof/>
                <w:webHidden/>
              </w:rPr>
              <w:fldChar w:fldCharType="separate"/>
            </w:r>
            <w:r w:rsidR="00DC55EF">
              <w:rPr>
                <w:noProof/>
                <w:webHidden/>
              </w:rPr>
              <w:t>2</w:t>
            </w:r>
            <w:r w:rsidR="007B7E1D">
              <w:rPr>
                <w:noProof/>
                <w:webHidden/>
              </w:rPr>
              <w:fldChar w:fldCharType="end"/>
            </w:r>
          </w:hyperlink>
        </w:p>
        <w:p w:rsidR="007B7E1D" w:rsidRDefault="000062A8" w14:paraId="7849FBA3" w14:textId="7777777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history="1" w:anchor="_Toc8135060">
            <w:r w:rsidRPr="00AE7E6D" w:rsidR="007B7E1D">
              <w:rPr>
                <w:rStyle w:val="Hyperlink"/>
                <w:noProof/>
              </w:rPr>
              <w:t>4.</w:t>
            </w:r>
            <w:r w:rsidR="007B7E1D">
              <w:rPr>
                <w:noProof/>
              </w:rPr>
              <w:tab/>
            </w:r>
            <w:r w:rsidRPr="00AE7E6D" w:rsidR="007B7E1D">
              <w:rPr>
                <w:rStyle w:val="Hyperlink"/>
                <w:noProof/>
              </w:rPr>
              <w:t>Approved Scenario</w:t>
            </w:r>
            <w:r w:rsidR="007B7E1D">
              <w:rPr>
                <w:noProof/>
                <w:webHidden/>
              </w:rPr>
              <w:tab/>
            </w:r>
            <w:r w:rsidR="007B7E1D">
              <w:rPr>
                <w:noProof/>
                <w:webHidden/>
              </w:rPr>
              <w:fldChar w:fldCharType="begin"/>
            </w:r>
            <w:r w:rsidR="007B7E1D">
              <w:rPr>
                <w:noProof/>
                <w:webHidden/>
              </w:rPr>
              <w:instrText xml:space="preserve"> PAGEREF _Toc8135060 \h </w:instrText>
            </w:r>
            <w:r w:rsidR="007B7E1D">
              <w:rPr>
                <w:noProof/>
                <w:webHidden/>
              </w:rPr>
            </w:r>
            <w:r w:rsidR="007B7E1D">
              <w:rPr>
                <w:noProof/>
                <w:webHidden/>
              </w:rPr>
              <w:fldChar w:fldCharType="separate"/>
            </w:r>
            <w:r w:rsidR="00DC55EF">
              <w:rPr>
                <w:noProof/>
                <w:webHidden/>
              </w:rPr>
              <w:t>2</w:t>
            </w:r>
            <w:r w:rsidR="007B7E1D">
              <w:rPr>
                <w:noProof/>
                <w:webHidden/>
              </w:rPr>
              <w:fldChar w:fldCharType="end"/>
            </w:r>
          </w:hyperlink>
        </w:p>
        <w:p w:rsidR="007B7E1D" w:rsidRDefault="000062A8" w14:paraId="4947991F" w14:textId="77777777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history="1" w:anchor="_Toc8135061">
            <w:r w:rsidRPr="00AE7E6D" w:rsidR="007B7E1D">
              <w:rPr>
                <w:rStyle w:val="Hyperlink"/>
                <w:noProof/>
              </w:rPr>
              <w:t>5.</w:t>
            </w:r>
            <w:r w:rsidR="007B7E1D">
              <w:rPr>
                <w:noProof/>
              </w:rPr>
              <w:tab/>
            </w:r>
            <w:r w:rsidRPr="00AE7E6D" w:rsidR="007B7E1D">
              <w:rPr>
                <w:rStyle w:val="Hyperlink"/>
                <w:noProof/>
              </w:rPr>
              <w:t>Internal Controls</w:t>
            </w:r>
            <w:r w:rsidR="007B7E1D">
              <w:rPr>
                <w:noProof/>
                <w:webHidden/>
              </w:rPr>
              <w:tab/>
            </w:r>
            <w:r w:rsidR="007B7E1D">
              <w:rPr>
                <w:noProof/>
                <w:webHidden/>
              </w:rPr>
              <w:fldChar w:fldCharType="begin"/>
            </w:r>
            <w:r w:rsidR="007B7E1D">
              <w:rPr>
                <w:noProof/>
                <w:webHidden/>
              </w:rPr>
              <w:instrText xml:space="preserve"> PAGEREF _Toc8135061 \h </w:instrText>
            </w:r>
            <w:r w:rsidR="007B7E1D">
              <w:rPr>
                <w:noProof/>
                <w:webHidden/>
              </w:rPr>
            </w:r>
            <w:r w:rsidR="007B7E1D">
              <w:rPr>
                <w:noProof/>
                <w:webHidden/>
              </w:rPr>
              <w:fldChar w:fldCharType="separate"/>
            </w:r>
            <w:r w:rsidR="00DC55EF">
              <w:rPr>
                <w:noProof/>
                <w:webHidden/>
              </w:rPr>
              <w:t>2</w:t>
            </w:r>
            <w:r w:rsidR="007B7E1D">
              <w:rPr>
                <w:noProof/>
                <w:webHidden/>
              </w:rPr>
              <w:fldChar w:fldCharType="end"/>
            </w:r>
          </w:hyperlink>
        </w:p>
        <w:p w:rsidRPr="00DE682B" w:rsidR="000105CF" w:rsidP="0008294C" w:rsidRDefault="000105CF" w14:paraId="1634B04E" w14:textId="06A85F3E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6A545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Pr="00DE682B" w:rsidR="001C7B76" w:rsidP="0008294C" w:rsidRDefault="001C7B76" w14:paraId="7E5C61BF" w14:textId="77777777">
      <w:pPr>
        <w:spacing w:after="0"/>
        <w:rPr>
          <w:rFonts w:ascii="Times New Roman" w:hAnsi="Times New Roman" w:cs="Times New Roman" w:eastAsiaTheme="majorEastAsia"/>
          <w:b/>
          <w:bCs/>
          <w:color w:val="E36C0A" w:themeColor="accent6" w:themeShade="BF"/>
          <w:sz w:val="24"/>
          <w:szCs w:val="24"/>
        </w:rPr>
      </w:pPr>
      <w:r w:rsidRPr="00DE682B">
        <w:rPr>
          <w:rFonts w:ascii="Times New Roman" w:hAnsi="Times New Roman" w:cs="Times New Roman" w:eastAsiaTheme="majorEastAsia"/>
          <w:b/>
          <w:bCs/>
          <w:color w:val="E36C0A" w:themeColor="accent6" w:themeShade="BF"/>
          <w:sz w:val="24"/>
          <w:szCs w:val="24"/>
        </w:rPr>
        <w:br w:type="page"/>
      </w:r>
    </w:p>
    <w:p w:rsidRPr="000C6651" w:rsidR="0085158C" w:rsidP="0008294C" w:rsidRDefault="0085158C" w14:paraId="00F33A4D" w14:textId="77777777">
      <w:pPr>
        <w:pStyle w:val="Heading2"/>
        <w:numPr>
          <w:ilvl w:val="0"/>
          <w:numId w:val="11"/>
        </w:numPr>
        <w:spacing w:before="0"/>
      </w:pPr>
      <w:bookmarkStart w:name="_Toc8135057" w:id="0"/>
      <w:r>
        <w:lastRenderedPageBreak/>
        <w:t>Purpose</w:t>
      </w:r>
      <w:bookmarkEnd w:id="0"/>
      <w:r>
        <w:t xml:space="preserve"> </w:t>
      </w:r>
    </w:p>
    <w:p w:rsidR="0008294C" w:rsidP="0008294C" w:rsidRDefault="0008294C" w14:paraId="19709FB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0105CF" w:rsidR="0085158C" w:rsidP="0008294C" w:rsidRDefault="00515734" w14:paraId="0E103A06" w14:textId="720EB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6BACB633" w:rsidR="00515734">
        <w:rPr>
          <w:rFonts w:ascii="Times New Roman" w:hAnsi="Times New Roman" w:cs="Times New Roman"/>
          <w:sz w:val="24"/>
          <w:szCs w:val="24"/>
          <w:lang w:val="en"/>
        </w:rPr>
        <w:t>To</w:t>
      </w:r>
      <w:r w:rsidRPr="6BACB633" w:rsidR="00515734">
        <w:rPr>
          <w:rFonts w:ascii="Times New Roman" w:hAnsi="Times New Roman" w:cs="Times New Roman"/>
          <w:sz w:val="24"/>
          <w:szCs w:val="24"/>
          <w:lang w:val="en"/>
        </w:rPr>
        <w:t xml:space="preserve"> provide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 guidelines for the appropriate delegation of signature authority for payment </w:t>
      </w:r>
      <w:proofErr w:type="gramStart"/>
      <w:r w:rsidRPr="6BACB633" w:rsidR="0046247F">
        <w:rPr>
          <w:rFonts w:ascii="Times New Roman" w:hAnsi="Times New Roman" w:cs="Times New Roman"/>
          <w:sz w:val="24"/>
          <w:szCs w:val="24"/>
          <w:lang w:val="en"/>
        </w:rPr>
        <w:t xml:space="preserve">authorization </w:t>
      </w:r>
      <w:r w:rsidRPr="6BACB633" w:rsidR="0046247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>over</w:t>
      </w:r>
      <w:proofErr w:type="gramEnd"/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 project funded financial transactions. This policy </w:t>
      </w:r>
      <w:r w:rsidRPr="6BACB633" w:rsidR="00340543">
        <w:rPr>
          <w:rFonts w:ascii="Times New Roman" w:hAnsi="Times New Roman" w:cs="Times New Roman"/>
          <w:sz w:val="24"/>
          <w:szCs w:val="24"/>
          <w:lang w:val="en"/>
        </w:rPr>
        <w:t>also</w:t>
      </w:r>
      <w:r w:rsidRPr="6BACB633" w:rsidR="00D80AC6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>address</w:t>
      </w:r>
      <w:r w:rsidRPr="6BACB633" w:rsidR="00D80AC6">
        <w:rPr>
          <w:rFonts w:ascii="Times New Roman" w:hAnsi="Times New Roman" w:cs="Times New Roman"/>
          <w:sz w:val="24"/>
          <w:szCs w:val="24"/>
          <w:lang w:val="en"/>
        </w:rPr>
        <w:t>es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 signature authority and approval authority with respect to </w:t>
      </w:r>
      <w:commentRangeStart w:id="1"/>
      <w:commentRangeStart w:id="2"/>
      <w:commentRangeStart w:id="3"/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executing contracts or </w:t>
      </w:r>
      <w:r w:rsidRPr="6BACB633" w:rsidR="007B7E1D">
        <w:rPr>
          <w:rFonts w:ascii="Times New Roman" w:hAnsi="Times New Roman" w:cs="Times New Roman"/>
          <w:sz w:val="24"/>
          <w:szCs w:val="24"/>
          <w:lang w:val="en"/>
        </w:rPr>
        <w:t>grants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 w:rsidRPr="6BACB633" w:rsidR="00964392">
        <w:rPr>
          <w:rFonts w:ascii="Times New Roman" w:hAnsi="Times New Roman" w:cs="Times New Roman"/>
          <w:sz w:val="24"/>
          <w:szCs w:val="24"/>
          <w:lang w:val="en"/>
        </w:rPr>
        <w:t>but not</w:t>
      </w:r>
      <w:r w:rsidRPr="6BACB633" w:rsidR="00653CB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6BACB633" w:rsidR="00BA06B6">
        <w:rPr>
          <w:rFonts w:ascii="Times New Roman" w:hAnsi="Times New Roman" w:cs="Times New Roman"/>
          <w:sz w:val="24"/>
          <w:szCs w:val="24"/>
          <w:lang w:val="en"/>
        </w:rPr>
        <w:t xml:space="preserve">committing </w:t>
      </w:r>
      <w:r w:rsidRPr="6BACB633" w:rsidR="00F4757A">
        <w:rPr>
          <w:rFonts w:ascii="Times New Roman" w:hAnsi="Times New Roman" w:cs="Times New Roman"/>
          <w:sz w:val="24"/>
          <w:szCs w:val="24"/>
          <w:lang w:val="en"/>
        </w:rPr>
        <w:t xml:space="preserve">administrative </w:t>
      </w:r>
      <w:r w:rsidRPr="6BACB633" w:rsidR="00BA06B6">
        <w:rPr>
          <w:rFonts w:ascii="Times New Roman" w:hAnsi="Times New Roman" w:cs="Times New Roman"/>
          <w:sz w:val="24"/>
          <w:szCs w:val="24"/>
          <w:lang w:val="en"/>
        </w:rPr>
        <w:t>expenses</w:t>
      </w:r>
      <w:r w:rsidRPr="6BACB633" w:rsidR="00263085">
        <w:rPr>
          <w:rFonts w:ascii="Times New Roman" w:hAnsi="Times New Roman" w:cs="Times New Roman"/>
          <w:sz w:val="24"/>
          <w:szCs w:val="24"/>
        </w:rPr>
        <w:t>.</w:t>
      </w:r>
    </w:p>
    <w:p w:rsidRPr="0012143B" w:rsidR="0085158C" w:rsidP="0008294C" w:rsidRDefault="0008294C" w14:paraId="1F8EA571" w14:textId="16DF86E8">
      <w:pPr>
        <w:pStyle w:val="Heading2"/>
        <w:numPr>
          <w:ilvl w:val="0"/>
          <w:numId w:val="11"/>
        </w:numPr>
        <w:rPr>
          <w:rFonts w:eastAsiaTheme="minorEastAsia"/>
        </w:rPr>
      </w:pPr>
      <w:bookmarkStart w:name="_Toc8135058" w:id="4"/>
      <w:r>
        <w:rPr>
          <w:rFonts w:eastAsiaTheme="minorEastAsia"/>
        </w:rPr>
        <w:t>Effective Date</w:t>
      </w:r>
      <w:bookmarkEnd w:id="4"/>
    </w:p>
    <w:p w:rsidR="0008294C" w:rsidP="0008294C" w:rsidRDefault="0008294C" w14:paraId="563B1B7B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08294C" w:rsidR="0008294C" w:rsidP="199EE7C8" w:rsidRDefault="0008294C" w14:paraId="7D705ACD" w14:textId="0E332F70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199EE7C8">
        <w:rPr>
          <w:rFonts w:ascii="Times New Roman" w:hAnsi="Times New Roman" w:cs="Times New Roman"/>
          <w:sz w:val="24"/>
          <w:szCs w:val="24"/>
        </w:rPr>
        <w:t xml:space="preserve">This </w:t>
      </w:r>
      <w:r w:rsidRPr="199EE7C8" w:rsidR="00105FDF">
        <w:rPr>
          <w:rFonts w:ascii="Times New Roman" w:hAnsi="Times New Roman" w:cs="Times New Roman"/>
          <w:sz w:val="24"/>
          <w:szCs w:val="24"/>
        </w:rPr>
        <w:t>policy/</w:t>
      </w:r>
      <w:r w:rsidRPr="199EE7C8">
        <w:rPr>
          <w:rFonts w:ascii="Times New Roman" w:hAnsi="Times New Roman" w:cs="Times New Roman"/>
          <w:sz w:val="24"/>
          <w:szCs w:val="24"/>
        </w:rPr>
        <w:t xml:space="preserve">procedure is effective </w:t>
      </w:r>
      <w:r w:rsidRPr="199EE7C8" w:rsidR="000960DB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="00C573C5">
        <w:rPr>
          <w:rFonts w:ascii="Times New Roman" w:hAnsi="Times New Roman" w:cs="Times New Roman"/>
          <w:sz w:val="24"/>
          <w:szCs w:val="24"/>
        </w:rPr>
        <w:t>March XX</w:t>
      </w:r>
      <w:r w:rsidRPr="199EE7C8" w:rsidR="1C2AAE2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199EE7C8" w:rsidR="1C2AAE2C">
        <w:rPr>
          <w:rFonts w:ascii="Times New Roman" w:hAnsi="Times New Roman" w:cs="Times New Roman"/>
          <w:sz w:val="24"/>
          <w:szCs w:val="24"/>
        </w:rPr>
        <w:t xml:space="preserve"> 2022</w:t>
      </w:r>
    </w:p>
    <w:p w:rsidRPr="0008294C" w:rsidR="00105FDF" w:rsidP="136998E4" w:rsidRDefault="00105FDF" w14:paraId="53BEB8E2" w14:textId="69272FE5">
      <w:pPr>
        <w:pStyle w:val="Heading2"/>
        <w:numPr>
          <w:ilvl w:val="0"/>
          <w:numId w:val="11"/>
        </w:numPr>
        <w:rPr>
          <w:rFonts w:eastAsiaTheme="minorEastAsia"/>
        </w:rPr>
      </w:pPr>
      <w:bookmarkStart w:name="_Toc8135059" w:id="5"/>
      <w:commentRangeStart w:id="6"/>
      <w:commentRangeStart w:id="7"/>
      <w:r w:rsidRPr="136998E4">
        <w:rPr>
          <w:rFonts w:eastAsiaTheme="minorEastAsia"/>
        </w:rPr>
        <w:t>Policy:  Signatory Approvers</w:t>
      </w:r>
      <w:bookmarkEnd w:id="5"/>
      <w:commentRangeEnd w:id="6"/>
      <w:r>
        <w:rPr>
          <w:rStyle w:val="CommentReference"/>
        </w:rPr>
        <w:commentReference w:id="6"/>
      </w:r>
      <w:commentRangeEnd w:id="7"/>
      <w:r w:rsidR="00027DC2">
        <w:rPr>
          <w:rStyle w:val="CommentReference"/>
          <w:rFonts w:asciiTheme="minorHAnsi" w:hAnsiTheme="minorHAnsi" w:eastAsiaTheme="minorEastAsia" w:cstheme="minorBidi"/>
          <w:b w:val="0"/>
          <w:bCs w:val="0"/>
          <w:color w:val="auto"/>
        </w:rPr>
        <w:commentReference w:id="7"/>
      </w:r>
    </w:p>
    <w:p w:rsidR="00105FDF" w:rsidP="00105FDF" w:rsidRDefault="00105FDF" w14:paraId="56C785D3" w14:textId="495BB325" w14:noSpellErr="1">
      <w:pPr>
        <w:spacing w:after="0"/>
        <w:rPr>
          <w:del w:author="Debra Cooper" w:date="2022-03-22T18:56:53.453Z" w:id="1916918720"/>
          <w:rFonts w:ascii="Times New Roman" w:hAnsi="Times New Roman" w:cs="Times New Roman"/>
          <w:sz w:val="24"/>
          <w:szCs w:val="24"/>
        </w:rPr>
      </w:pPr>
    </w:p>
    <w:p w:rsidR="0085158C" w:rsidP="00F4757A" w:rsidRDefault="00EE4D2E" w14:paraId="3E6D93F0" w14:textId="47FB27EC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commentRangeStart w:id="8"/>
      <w:ins w:author="Debra Cooper" w:date="2022-03-22T18:57:14.977Z" w:id="667677314">
        <w:r w:rsidRPr="6BACB633" w:rsidR="00EE4D2E">
          <w:rPr>
            <w:rFonts w:ascii="Times New Roman" w:hAnsi="Times New Roman" w:cs="Times New Roman"/>
            <w:sz w:val="24"/>
            <w:szCs w:val="24"/>
          </w:rPr>
          <w:t xml:space="preserve">VPs </w:t>
        </w:r>
        <w:r w:rsidRPr="6BACB633" w:rsidR="00EE4D2E">
          <w:rPr>
            <w:rFonts w:ascii="Times New Roman" w:hAnsi="Times New Roman" w:cs="Times New Roman"/>
            <w:sz w:val="24"/>
            <w:szCs w:val="24"/>
          </w:rPr>
          <w:t>amd</w:t>
        </w:r>
        <w:r w:rsidRPr="6BACB633" w:rsidR="00EE4D2E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author="Debra Cooper" w:date="2022-03-22T18:56:43.482Z" w:id="1617907753">
        <w:r w:rsidRPr="6BACB633" w:rsidR="00EE4D2E">
          <w:rPr>
            <w:rFonts w:ascii="Times New Roman" w:hAnsi="Times New Roman" w:cs="Times New Roman"/>
            <w:sz w:val="24"/>
            <w:szCs w:val="24"/>
          </w:rPr>
          <w:t>POA Colombia</w:t>
        </w:r>
      </w:ins>
      <w:ins w:author="Debra Cooper" w:date="2022-03-22T18:57:28.289Z" w:id="2087282659">
        <w:r w:rsidRPr="6BACB633" w:rsidR="00EE4D2E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6BACB633" w:rsidR="00EE4D2E">
        <w:rPr>
          <w:rFonts w:ascii="Times New Roman" w:hAnsi="Times New Roman" w:cs="Times New Roman"/>
          <w:sz w:val="24"/>
          <w:szCs w:val="24"/>
        </w:rPr>
        <w:t>Country Director</w:t>
      </w:r>
      <w:del w:author="Debra Cooper" w:date="2022-03-22T18:57:21.305Z" w:id="1258150678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s</w:delText>
        </w:r>
        <w:r w:rsidRPr="6BACB633" w:rsidDel="00C15535">
          <w:rPr>
            <w:rFonts w:ascii="Times New Roman" w:hAnsi="Times New Roman" w:cs="Times New Roman"/>
            <w:sz w:val="24"/>
            <w:szCs w:val="24"/>
          </w:rPr>
          <w:delText xml:space="preserve"> and VPs </w:delText>
        </w:r>
      </w:del>
      <w:r w:rsidRPr="6BACB633" w:rsidR="00CB2F6A">
        <w:rPr>
          <w:rFonts w:ascii="Times New Roman" w:hAnsi="Times New Roman" w:cs="Times New Roman"/>
          <w:sz w:val="24"/>
          <w:szCs w:val="24"/>
        </w:rPr>
        <w:t xml:space="preserve"> </w:t>
      </w:r>
      <w:commentRangeEnd w:id="8"/>
      <w:r>
        <w:rPr>
          <w:rStyle w:val="CommentReference"/>
        </w:rPr>
        <w:commentReference w:id="8"/>
      </w:r>
      <w:r w:rsidRPr="6BACB633" w:rsidR="00CB2F6A">
        <w:rPr>
          <w:rFonts w:ascii="Times New Roman" w:hAnsi="Times New Roman" w:cs="Times New Roman"/>
          <w:sz w:val="24"/>
          <w:szCs w:val="24"/>
        </w:rPr>
        <w:t xml:space="preserve">are authorized </w:t>
      </w:r>
      <w:r w:rsidRPr="6BACB633" w:rsidR="00841177">
        <w:rPr>
          <w:rFonts w:ascii="Times New Roman" w:hAnsi="Times New Roman" w:cs="Times New Roman"/>
          <w:sz w:val="24"/>
          <w:szCs w:val="24"/>
        </w:rPr>
        <w:t xml:space="preserve">to sign payment </w:t>
      </w:r>
      <w:r w:rsidRPr="6BACB633" w:rsidR="009C623B">
        <w:rPr>
          <w:rFonts w:ascii="Times New Roman" w:hAnsi="Times New Roman" w:cs="Times New Roman"/>
          <w:sz w:val="24"/>
          <w:szCs w:val="24"/>
        </w:rPr>
        <w:t>request</w:t>
      </w:r>
      <w:r w:rsidRPr="6BACB633" w:rsidR="00C43F3A">
        <w:rPr>
          <w:rFonts w:ascii="Times New Roman" w:hAnsi="Times New Roman" w:cs="Times New Roman"/>
          <w:sz w:val="24"/>
          <w:szCs w:val="24"/>
        </w:rPr>
        <w:t>,</w:t>
      </w:r>
      <w:r w:rsidRPr="6BACB633" w:rsidR="00247853">
        <w:rPr>
          <w:rFonts w:ascii="Times New Roman" w:hAnsi="Times New Roman" w:cs="Times New Roman"/>
          <w:sz w:val="24"/>
          <w:szCs w:val="24"/>
        </w:rPr>
        <w:t xml:space="preserve"> </w:t>
      </w:r>
      <w:r w:rsidRPr="6BACB633" w:rsidR="00B51024">
        <w:rPr>
          <w:rFonts w:ascii="Times New Roman" w:hAnsi="Times New Roman" w:cs="Times New Roman"/>
          <w:sz w:val="24"/>
          <w:szCs w:val="24"/>
        </w:rPr>
        <w:t>contracts</w:t>
      </w:r>
      <w:r w:rsidRPr="6BACB633" w:rsidR="00B51024">
        <w:rPr>
          <w:rFonts w:ascii="Times New Roman" w:hAnsi="Times New Roman" w:cs="Times New Roman"/>
          <w:sz w:val="24"/>
          <w:szCs w:val="24"/>
        </w:rPr>
        <w:t xml:space="preserve"> and grants</w:t>
      </w:r>
      <w:r w:rsidRPr="6BACB633" w:rsidR="00247853">
        <w:rPr>
          <w:rFonts w:ascii="Times New Roman" w:hAnsi="Times New Roman" w:cs="Times New Roman"/>
          <w:sz w:val="24"/>
          <w:szCs w:val="24"/>
        </w:rPr>
        <w:t xml:space="preserve"> </w:t>
      </w:r>
      <w:r w:rsidRPr="6BACB633" w:rsidR="007E26BC">
        <w:rPr>
          <w:rFonts w:ascii="Times New Roman" w:hAnsi="Times New Roman" w:cs="Times New Roman"/>
          <w:sz w:val="24"/>
          <w:szCs w:val="24"/>
        </w:rPr>
        <w:t xml:space="preserve">up </w:t>
      </w:r>
      <w:r w:rsidRPr="6BACB633" w:rsidR="00B51024">
        <w:rPr>
          <w:rFonts w:ascii="Times New Roman" w:hAnsi="Times New Roman" w:cs="Times New Roman"/>
          <w:sz w:val="24"/>
          <w:szCs w:val="24"/>
        </w:rPr>
        <w:t xml:space="preserve">to </w:t>
      </w:r>
      <w:r w:rsidRPr="6BACB633" w:rsidR="00247853">
        <w:rPr>
          <w:rFonts w:ascii="Times New Roman" w:hAnsi="Times New Roman" w:cs="Times New Roman"/>
          <w:sz w:val="24"/>
          <w:szCs w:val="24"/>
        </w:rPr>
        <w:t xml:space="preserve">the threshold of </w:t>
      </w:r>
      <w:r w:rsidRPr="6BACB633" w:rsidR="00B51024">
        <w:rPr>
          <w:rFonts w:ascii="Times New Roman" w:hAnsi="Times New Roman" w:cs="Times New Roman"/>
          <w:sz w:val="24"/>
          <w:szCs w:val="24"/>
        </w:rPr>
        <w:t>$250,</w:t>
      </w:r>
      <w:r w:rsidRPr="6BACB633" w:rsidR="0056703A">
        <w:rPr>
          <w:rFonts w:ascii="Times New Roman" w:hAnsi="Times New Roman" w:cs="Times New Roman"/>
          <w:sz w:val="24"/>
          <w:szCs w:val="24"/>
        </w:rPr>
        <w:t>000.</w:t>
      </w:r>
      <w:r w:rsidRPr="6BACB633" w:rsidR="009C623B">
        <w:rPr>
          <w:rFonts w:ascii="Times New Roman" w:hAnsi="Times New Roman" w:cs="Times New Roman"/>
          <w:sz w:val="24"/>
          <w:szCs w:val="24"/>
        </w:rPr>
        <w:t xml:space="preserve"> </w:t>
      </w:r>
      <w:r w:rsidRPr="6BACB633" w:rsidR="006551A7">
        <w:rPr>
          <w:rFonts w:ascii="Times New Roman" w:hAnsi="Times New Roman" w:cs="Times New Roman"/>
          <w:sz w:val="24"/>
          <w:szCs w:val="24"/>
        </w:rPr>
        <w:t xml:space="preserve">  </w:t>
      </w:r>
      <w:ins w:author="Michael Moscarelli" w:date="2022-03-21T16:21:00Z" w:id="378162229">
        <w:r w:rsidRPr="6BACB633" w:rsidR="006551A7">
          <w:rPr>
            <w:rFonts w:ascii="Times New Roman" w:hAnsi="Times New Roman" w:cs="Times New Roman"/>
            <w:sz w:val="24"/>
            <w:szCs w:val="24"/>
          </w:rPr>
          <w:t xml:space="preserve">Senior </w:t>
        </w:r>
      </w:ins>
      <w:commentRangeStart w:id="10"/>
      <w:commentRangeStart w:id="11"/>
      <w:r w:rsidRPr="6BACB633" w:rsidR="004734F1">
        <w:rPr>
          <w:rFonts w:ascii="Times New Roman" w:hAnsi="Times New Roman" w:cs="Times New Roman"/>
          <w:sz w:val="24"/>
          <w:szCs w:val="24"/>
        </w:rPr>
        <w:t>Directors</w:t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r w:rsidRPr="6BACB633" w:rsidR="00105FDF">
        <w:rPr>
          <w:rFonts w:ascii="Times New Roman" w:hAnsi="Times New Roman" w:cs="Times New Roman"/>
          <w:sz w:val="24"/>
          <w:szCs w:val="24"/>
        </w:rPr>
        <w:t xml:space="preserve"> </w:t>
      </w:r>
      <w:ins w:author="Debra Cooper" w:date="2022-03-13T21:34:00Z" w:id="523766052">
        <w:r w:rsidRPr="6BACB633" w:rsidR="006551A7">
          <w:rPr>
            <w:rFonts w:ascii="Times New Roman" w:hAnsi="Times New Roman" w:cs="Times New Roman"/>
            <w:sz w:val="24"/>
            <w:szCs w:val="24"/>
          </w:rPr>
          <w:t xml:space="preserve">I and </w:t>
        </w:r>
        <w:r w:rsidRPr="6BACB633" w:rsidR="006551A7">
          <w:rPr>
            <w:rFonts w:ascii="Times New Roman" w:hAnsi="Times New Roman" w:cs="Times New Roman"/>
            <w:sz w:val="24"/>
            <w:szCs w:val="24"/>
          </w:rPr>
          <w:t xml:space="preserve">II  </w:t>
        </w:r>
      </w:ins>
      <w:proofErr w:type="spellStart"/>
      <w:r w:rsidRPr="6BACB633" w:rsidR="00105FDF">
        <w:rPr>
          <w:rFonts w:ascii="Times New Roman" w:hAnsi="Times New Roman" w:cs="Times New Roman"/>
          <w:sz w:val="24"/>
          <w:szCs w:val="24"/>
        </w:rPr>
        <w:t>ar</w:t>
      </w:r>
      <w:proofErr w:type="spellEnd"/>
      <w:del w:author="Debra Cooper" w:date="2022-03-13T21:34:00Z" w:id="2083978840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e</w:delText>
        </w:r>
      </w:del>
      <w:r w:rsidRPr="6BACB633" w:rsidR="00105FDF">
        <w:rPr>
          <w:rFonts w:ascii="Times New Roman" w:hAnsi="Times New Roman" w:cs="Times New Roman"/>
          <w:sz w:val="24"/>
          <w:szCs w:val="24"/>
        </w:rPr>
        <w:t xml:space="preserve"> authorized to sign </w:t>
      </w:r>
      <w:del w:author="Debra Cooper" w:date="2022-03-13T21:45:00Z" w:id="774309582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t</w:delText>
        </w:r>
      </w:del>
      <w:del w:author="Debra Cooper" w:date="2022-03-13T21:44:00Z" w:id="435052312">
        <w:r w:rsidRPr="6BACB633" w:rsidDel="00EE4D2E">
          <w:rPr>
            <w:rFonts w:ascii="Times New Roman" w:hAnsi="Times New Roman" w:cs="Times New Roman"/>
            <w:sz w:val="24"/>
            <w:szCs w:val="24"/>
          </w:rPr>
          <w:delText xml:space="preserve">he </w:delText>
        </w:r>
      </w:del>
      <w:r w:rsidRPr="6BACB633" w:rsidR="31A26DEE">
        <w:rPr>
          <w:rFonts w:ascii="Times New Roman" w:hAnsi="Times New Roman" w:cs="Times New Roman"/>
          <w:sz w:val="24"/>
          <w:szCs w:val="24"/>
        </w:rPr>
        <w:t>payment request</w:t>
      </w:r>
      <w:ins w:author="Penelope Kim" w:date="2021-10-06T14:55:00Z" w:id="107309160">
        <w:r w:rsidRPr="6BACB633" w:rsidR="003F7B14">
          <w:rPr>
            <w:rFonts w:ascii="Times New Roman" w:hAnsi="Times New Roman" w:cs="Times New Roman"/>
            <w:sz w:val="24"/>
            <w:szCs w:val="24"/>
          </w:rPr>
          <w:t>s</w:t>
        </w:r>
      </w:ins>
      <w:r w:rsidRPr="6BACB633" w:rsidR="31A26DEE">
        <w:rPr>
          <w:rFonts w:ascii="Times New Roman" w:hAnsi="Times New Roman" w:cs="Times New Roman"/>
          <w:sz w:val="24"/>
          <w:szCs w:val="24"/>
        </w:rPr>
        <w:t xml:space="preserve"> </w:t>
      </w:r>
      <w:ins w:author="Debra Cooper" w:date="2022-01-27T12:27:00Z" w:id="1463753072">
        <w:r w:rsidRPr="6BACB633" w:rsidR="0056703A">
          <w:rPr>
            <w:rFonts w:ascii="Times New Roman" w:hAnsi="Times New Roman" w:cs="Times New Roman"/>
            <w:sz w:val="24"/>
            <w:szCs w:val="24"/>
          </w:rPr>
          <w:t xml:space="preserve">and authorize </w:t>
        </w:r>
        <w:r w:rsidRPr="6BACB633" w:rsidR="00B77793">
          <w:rPr>
            <w:rFonts w:ascii="Times New Roman" w:hAnsi="Times New Roman" w:cs="Times New Roman"/>
            <w:sz w:val="24"/>
            <w:szCs w:val="24"/>
          </w:rPr>
          <w:t xml:space="preserve">contracts </w:t>
        </w:r>
      </w:ins>
      <w:ins w:author="Debra Cooper" w:date="2022-01-27T12:28:00Z" w:id="2029083253">
        <w:r w:rsidRPr="6BACB633" w:rsidR="00B77793">
          <w:rPr>
            <w:rFonts w:ascii="Times New Roman" w:hAnsi="Times New Roman" w:cs="Times New Roman"/>
            <w:sz w:val="24"/>
            <w:szCs w:val="24"/>
          </w:rPr>
          <w:t xml:space="preserve">and </w:t>
        </w:r>
        <w:r w:rsidRPr="6BACB633" w:rsidR="003064D7">
          <w:rPr>
            <w:rFonts w:ascii="Times New Roman" w:hAnsi="Times New Roman" w:cs="Times New Roman"/>
            <w:sz w:val="24"/>
            <w:szCs w:val="24"/>
          </w:rPr>
          <w:t xml:space="preserve">grants </w:t>
        </w:r>
      </w:ins>
      <w:del w:author="Debra Cooper" w:date="2022-01-27T12:33:00Z" w:id="1278729108">
        <w:r w:rsidRPr="6BACB633" w:rsidDel="00EE4D2E">
          <w:rPr>
            <w:rFonts w:ascii="Times New Roman" w:hAnsi="Times New Roman" w:cs="Times New Roman"/>
            <w:sz w:val="24"/>
            <w:szCs w:val="24"/>
          </w:rPr>
          <w:delText xml:space="preserve">for payment up </w:delText>
        </w:r>
      </w:del>
      <w:r w:rsidRPr="6BACB633" w:rsidR="00F4757A">
        <w:rPr>
          <w:rFonts w:ascii="Times New Roman" w:hAnsi="Times New Roman" w:cs="Times New Roman"/>
          <w:sz w:val="24"/>
          <w:szCs w:val="24"/>
        </w:rPr>
        <w:t>to the threshold of $</w:t>
      </w:r>
      <w:ins w:author="Debra Cooper" w:date="2022-03-13T21:26:00Z" w:id="1085611105">
        <w:r w:rsidRPr="6BACB633" w:rsidR="001B21FA">
          <w:rPr>
            <w:rFonts w:ascii="Times New Roman" w:hAnsi="Times New Roman" w:cs="Times New Roman"/>
            <w:sz w:val="24"/>
            <w:szCs w:val="24"/>
          </w:rPr>
          <w:t>60</w:t>
        </w:r>
      </w:ins>
      <w:del w:author="Debra Cooper" w:date="2022-01-27T12:33:00Z" w:id="1548202608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2</w:delText>
        </w:r>
      </w:del>
      <w:del w:author="Debra Cooper" w:date="2022-03-13T21:26:00Z" w:id="209646088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5</w:delText>
        </w:r>
      </w:del>
      <w:r w:rsidRPr="6BACB633" w:rsidR="7B33BC9C">
        <w:rPr>
          <w:rFonts w:ascii="Times New Roman" w:hAnsi="Times New Roman" w:cs="Times New Roman"/>
          <w:sz w:val="24"/>
          <w:szCs w:val="24"/>
        </w:rPr>
        <w:t>,000</w:t>
      </w:r>
      <w:r w:rsidRPr="6BACB633" w:rsidR="00F4757A">
        <w:rPr>
          <w:rFonts w:ascii="Times New Roman" w:hAnsi="Times New Roman" w:cs="Times New Roman"/>
          <w:sz w:val="24"/>
          <w:szCs w:val="24"/>
        </w:rPr>
        <w:t xml:space="preserve">. </w:t>
      </w:r>
      <w:bookmarkStart w:name="_Toc524973570" w:id="23"/>
      <w:del w:author="Michael Moscarelli" w:date="2022-03-21T16:21:00Z" w:id="23386812">
        <w:r w:rsidRPr="6BACB633" w:rsidDel="00EE4D2E">
          <w:rPr>
            <w:rFonts w:ascii="Times New Roman" w:hAnsi="Times New Roman" w:cs="Times New Roman"/>
            <w:sz w:val="24"/>
            <w:szCs w:val="24"/>
          </w:rPr>
          <w:delText xml:space="preserve">Associate </w:delText>
        </w:r>
      </w:del>
      <w:commentRangeStart w:id="26"/>
      <w:commentRangeStart w:id="27"/>
      <w:ins w:author="Debra Cooper" w:date="2022-03-13T21:26:00Z" w:id="103662837">
        <w:r w:rsidRPr="6BACB633" w:rsidR="00026816">
          <w:rPr>
            <w:rFonts w:ascii="Times New Roman" w:hAnsi="Times New Roman" w:cs="Times New Roman"/>
            <w:sz w:val="24"/>
            <w:szCs w:val="24"/>
          </w:rPr>
          <w:t>Directors</w:t>
        </w:r>
      </w:ins>
      <w:commentRangeEnd w:id="26"/>
      <w:r>
        <w:rPr>
          <w:rStyle w:val="CommentReference"/>
        </w:rPr>
        <w:commentReference w:id="26"/>
      </w:r>
      <w:commentRangeEnd w:id="27"/>
      <w:r>
        <w:rPr>
          <w:rStyle w:val="CommentReference"/>
        </w:rPr>
        <w:commentReference w:id="27"/>
      </w:r>
      <w:ins w:author="Debra Cooper" w:date="2022-03-13T21:26:00Z" w:id="20194754">
        <w:r w:rsidRPr="6BACB633" w:rsidR="00026816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author="Debra Cooper" w:date="2022-03-13T21:36:00Z" w:id="728579503">
        <w:r w:rsidRPr="6BACB633" w:rsidR="00C72205">
          <w:rPr>
            <w:rFonts w:ascii="Times New Roman" w:hAnsi="Times New Roman" w:cs="Times New Roman"/>
            <w:sz w:val="24"/>
            <w:szCs w:val="24"/>
          </w:rPr>
          <w:t xml:space="preserve">I and II </w:t>
        </w:r>
      </w:ins>
      <w:ins w:author="Debra Cooper" w:date="2022-03-13T21:26:00Z" w:id="442730680">
        <w:r w:rsidRPr="6BACB633" w:rsidR="00026816">
          <w:rPr>
            <w:rFonts w:ascii="Times New Roman" w:hAnsi="Times New Roman" w:cs="Times New Roman"/>
            <w:sz w:val="24"/>
            <w:szCs w:val="24"/>
          </w:rPr>
          <w:t>are authorized to sign payment requests and authorize contracts and grants to the threshold of $</w:t>
        </w:r>
      </w:ins>
      <w:ins w:author="Michael Moscarelli" w:date="2022-03-21T16:21:00Z" w:id="1389105745">
        <w:r w:rsidRPr="6BACB633" w:rsidR="00026816">
          <w:rPr>
            <w:rFonts w:ascii="Times New Roman" w:hAnsi="Times New Roman" w:cs="Times New Roman"/>
            <w:sz w:val="24"/>
            <w:szCs w:val="24"/>
          </w:rPr>
          <w:t>40</w:t>
        </w:r>
      </w:ins>
      <w:del w:author="Michael Moscarelli" w:date="2022-03-21T16:21:00Z" w:id="1687090688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35</w:delText>
        </w:r>
      </w:del>
      <w:ins w:author="Debra Cooper" w:date="2022-03-13T21:26:00Z" w:id="2134466026">
        <w:r w:rsidRPr="6BACB633" w:rsidR="00026816">
          <w:rPr>
            <w:rFonts w:ascii="Times New Roman" w:hAnsi="Times New Roman" w:cs="Times New Roman"/>
            <w:sz w:val="24"/>
            <w:szCs w:val="24"/>
          </w:rPr>
          <w:t>,000.</w:t>
        </w:r>
      </w:ins>
      <w:ins w:author="Debra Cooper" w:date="2022-03-13T21:27:00Z" w:id="229828032">
        <w:r w:rsidRPr="6BACB633" w:rsidR="00870FE7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author="Michael Moscarelli" w:date="2022-03-21T16:21:00Z" w:id="566121330">
        <w:r w:rsidRPr="6BACB633" w:rsidDel="00EE4D2E">
          <w:rPr>
            <w:rFonts w:ascii="Times New Roman" w:hAnsi="Times New Roman" w:cs="Times New Roman"/>
            <w:sz w:val="24"/>
            <w:szCs w:val="24"/>
          </w:rPr>
          <w:delText xml:space="preserve">Senior </w:delText>
        </w:r>
        <w:r w:rsidRPr="6BACB633" w:rsidDel="00EE4D2E">
          <w:rPr>
            <w:rFonts w:ascii="Times New Roman" w:hAnsi="Times New Roman" w:cs="Times New Roman"/>
            <w:sz w:val="24"/>
            <w:szCs w:val="24"/>
          </w:rPr>
          <w:delText>Officers</w:delText>
        </w:r>
      </w:del>
      <w:ins w:author="Michael Moscarelli" w:date="2022-03-21T16:21:00Z" w:id="101555984">
        <w:r w:rsidRPr="6BACB633" w:rsidR="00656801">
          <w:rPr>
            <w:rFonts w:ascii="Times New Roman" w:hAnsi="Times New Roman" w:cs="Times New Roman"/>
            <w:sz w:val="24"/>
            <w:szCs w:val="24"/>
          </w:rPr>
          <w:t>Associate Directors</w:t>
        </w:r>
      </w:ins>
      <w:ins w:author="Debra Cooper" w:date="2022-03-13T21:28:00Z" w:id="439863855">
        <w:r w:rsidRPr="6BACB633" w:rsidR="00CB0480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author="Debra Cooper" w:date="2022-03-13T21:27:00Z" w:id="1094601073">
        <w:r w:rsidRPr="6BACB633" w:rsidR="00CB0480">
          <w:rPr>
            <w:rFonts w:ascii="Times New Roman" w:hAnsi="Times New Roman" w:cs="Times New Roman"/>
            <w:sz w:val="24"/>
            <w:szCs w:val="24"/>
          </w:rPr>
          <w:t>are authorized to sign payment requests and authorize contracts and grants to the threshold of $</w:t>
        </w:r>
      </w:ins>
      <w:ins w:author="Michael Moscarelli" w:date="2022-03-21T16:21:00Z" w:id="396263377">
        <w:r w:rsidRPr="6BACB633" w:rsidR="00CB0480">
          <w:rPr>
            <w:rFonts w:ascii="Times New Roman" w:hAnsi="Times New Roman" w:cs="Times New Roman"/>
            <w:sz w:val="24"/>
            <w:szCs w:val="24"/>
          </w:rPr>
          <w:t>20</w:t>
        </w:r>
      </w:ins>
      <w:del w:author="Michael Moscarelli" w:date="2022-03-21T16:21:00Z" w:id="487036667">
        <w:r w:rsidRPr="6BACB633" w:rsidDel="00EE4D2E">
          <w:rPr>
            <w:rFonts w:ascii="Times New Roman" w:hAnsi="Times New Roman" w:cs="Times New Roman"/>
            <w:sz w:val="24"/>
            <w:szCs w:val="24"/>
          </w:rPr>
          <w:delText>15</w:delText>
        </w:r>
      </w:del>
      <w:ins w:author="Debra Cooper" w:date="2022-03-13T21:27:00Z" w:id="1403498019">
        <w:r w:rsidRPr="6BACB633" w:rsidR="00CB0480">
          <w:rPr>
            <w:rFonts w:ascii="Times New Roman" w:hAnsi="Times New Roman" w:cs="Times New Roman"/>
            <w:sz w:val="24"/>
            <w:szCs w:val="24"/>
          </w:rPr>
          <w:t>,000</w:t>
        </w:r>
      </w:ins>
      <w:ins w:author="Debra Cooper" w:date="2022-03-13T21:30:00Z" w:id="1252518069">
        <w:r w:rsidRPr="6BACB633" w:rsidR="00FE7809">
          <w:rPr>
            <w:rFonts w:ascii="Times New Roman" w:hAnsi="Times New Roman" w:cs="Times New Roman"/>
            <w:sz w:val="24"/>
            <w:szCs w:val="24"/>
          </w:rPr>
          <w:t>.</w:t>
        </w:r>
      </w:ins>
      <w:ins w:author="Debra Cooper" w:date="2022-03-13T21:46:00Z" w:id="75325387">
        <w:r w:rsidRPr="6BACB633" w:rsidR="00E1615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 xml:space="preserve">Permission </w:t>
      </w:r>
      <w:ins w:author="Debra Cooper" w:date="2022-03-13T21:47:00Z" w:id="1861542698">
        <w:r w:rsidRPr="6BACB633" w:rsidR="00E1615B">
          <w:rPr>
            <w:rFonts w:ascii="Times New Roman" w:hAnsi="Times New Roman" w:cs="Times New Roman"/>
            <w:sz w:val="24"/>
            <w:szCs w:val="24"/>
            <w:lang w:val="en"/>
          </w:rPr>
          <w:t xml:space="preserve">is </w:t>
        </w:r>
      </w:ins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 xml:space="preserve">given </w:t>
      </w:r>
      <w:r w:rsidRPr="6BACB633" w:rsidR="007B7E1D">
        <w:rPr>
          <w:rFonts w:ascii="Times New Roman" w:hAnsi="Times New Roman" w:cs="Times New Roman"/>
          <w:sz w:val="24"/>
          <w:szCs w:val="24"/>
          <w:lang w:val="en"/>
        </w:rPr>
        <w:t xml:space="preserve">and </w:t>
      </w:r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 xml:space="preserve">delegated by the President &amp; CEO to approve payments and sign checks for payment. This approval attests to the appropriateness of the transaction within the </w:t>
      </w:r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>POA</w:t>
      </w:r>
      <w:bookmarkEnd w:id="23"/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>, and</w:t>
      </w:r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 xml:space="preserve"> relates to </w:t>
      </w:r>
      <w:del w:author="Penelope Kim" w:date="2021-10-06T14:57:00Z" w:id="1221644376">
        <w:r w:rsidRPr="6BACB633" w:rsidDel="00EE4D2E">
          <w:rPr>
            <w:rFonts w:ascii="Times New Roman" w:hAnsi="Times New Roman" w:cs="Times New Roman"/>
            <w:sz w:val="24"/>
            <w:szCs w:val="24"/>
            <w:lang w:val="en"/>
          </w:rPr>
          <w:delText xml:space="preserve">the </w:delText>
        </w:r>
      </w:del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>project funded transactions. This approval</w:t>
      </w:r>
      <w:ins w:author="Debra Cooper" w:date="2022-03-13T21:48:00Z" w:id="1886291549">
        <w:r w:rsidRPr="6BACB633" w:rsidR="0022160D">
          <w:rPr>
            <w:rFonts w:ascii="Times New Roman" w:hAnsi="Times New Roman" w:cs="Times New Roman"/>
            <w:sz w:val="24"/>
            <w:szCs w:val="24"/>
            <w:lang w:val="en"/>
          </w:rPr>
          <w:t xml:space="preserve"> only </w:t>
        </w:r>
      </w:ins>
      <w:del w:author="Debra Cooper" w:date="2022-03-13T21:48:00Z" w:id="683784640">
        <w:r w:rsidRPr="6BACB633" w:rsidDel="00EE4D2E">
          <w:rPr>
            <w:rFonts w:ascii="Times New Roman" w:hAnsi="Times New Roman" w:cs="Times New Roman"/>
            <w:sz w:val="24"/>
            <w:szCs w:val="24"/>
            <w:lang w:val="en"/>
          </w:rPr>
          <w:delText xml:space="preserve"> does</w:delText>
        </w:r>
      </w:del>
      <w:del w:author="Debra Cooper" w:date="2022-03-13T21:52:00Z" w:id="1273127807">
        <w:r w:rsidRPr="6BACB633" w:rsidDel="00EE4D2E">
          <w:rPr>
            <w:rFonts w:ascii="Times New Roman" w:hAnsi="Times New Roman" w:cs="Times New Roman"/>
            <w:sz w:val="24"/>
            <w:szCs w:val="24"/>
            <w:lang w:val="en"/>
          </w:rPr>
          <w:delText xml:space="preserve"> not</w:delText>
        </w:r>
      </w:del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 xml:space="preserve"> attest</w:t>
      </w:r>
      <w:ins w:author="Debra Cooper" w:date="2022-03-13T21:48:00Z" w:id="1949399581">
        <w:r w:rsidRPr="6BACB633" w:rsidR="0022160D">
          <w:rPr>
            <w:rFonts w:ascii="Times New Roman" w:hAnsi="Times New Roman" w:cs="Times New Roman"/>
            <w:sz w:val="24"/>
            <w:szCs w:val="24"/>
            <w:lang w:val="en"/>
          </w:rPr>
          <w:t>s</w:t>
        </w:r>
      </w:ins>
      <w:r w:rsidRPr="6BACB633" w:rsidR="007B7E1D">
        <w:rPr>
          <w:rFonts w:ascii="Times New Roman" w:hAnsi="Times New Roman" w:cs="Times New Roman"/>
          <w:sz w:val="24"/>
          <w:szCs w:val="24"/>
          <w:lang w:val="en"/>
        </w:rPr>
        <w:t xml:space="preserve"> to </w:t>
      </w:r>
      <w:ins w:author="Debra Cooper" w:date="2022-03-13T21:48:00Z" w:id="1328636099">
        <w:r w:rsidRPr="6BACB633" w:rsidR="0022160D">
          <w:rPr>
            <w:rFonts w:ascii="Times New Roman" w:hAnsi="Times New Roman" w:cs="Times New Roman"/>
            <w:sz w:val="24"/>
            <w:szCs w:val="24"/>
            <w:lang w:val="en"/>
          </w:rPr>
          <w:t xml:space="preserve">project </w:t>
        </w:r>
      </w:ins>
      <w:del w:author="Debra Cooper" w:date="2022-03-13T21:48:00Z" w:id="448440665">
        <w:r w:rsidRPr="6BACB633" w:rsidDel="00EE4D2E">
          <w:rPr>
            <w:rFonts w:ascii="Times New Roman" w:hAnsi="Times New Roman" w:cs="Times New Roman"/>
            <w:sz w:val="24"/>
            <w:szCs w:val="24"/>
            <w:lang w:val="en"/>
          </w:rPr>
          <w:delText>other types of</w:delText>
        </w:r>
      </w:del>
      <w:r w:rsidRPr="6BACB633" w:rsidR="007B7E1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6BACB633" w:rsidR="00D068EC">
        <w:rPr>
          <w:rFonts w:ascii="Times New Roman" w:hAnsi="Times New Roman" w:cs="Times New Roman"/>
          <w:sz w:val="24"/>
          <w:szCs w:val="24"/>
          <w:lang w:val="en"/>
        </w:rPr>
        <w:t>payments.</w:t>
      </w:r>
      <w:ins w:author="Debra Cooper" w:date="2022-03-13T21:49:00Z" w:id="2086856281">
        <w:r w:rsidRPr="6BACB633" w:rsidR="00412843">
          <w:rPr>
            <w:rFonts w:ascii="Times New Roman" w:hAnsi="Times New Roman" w:cs="Times New Roman"/>
            <w:sz w:val="24"/>
            <w:szCs w:val="24"/>
            <w:lang w:val="en"/>
          </w:rPr>
          <w:t xml:space="preserve"> </w:t>
        </w:r>
      </w:ins>
      <w:ins w:author="Debra Cooper" w:date="2022-03-13T21:56:00Z" w:id="834062451">
        <w:r w:rsidRPr="6BACB633" w:rsidR="009309D7">
          <w:rPr>
            <w:rFonts w:ascii="Times New Roman" w:hAnsi="Times New Roman" w:cs="Times New Roman"/>
            <w:sz w:val="24"/>
            <w:szCs w:val="24"/>
            <w:lang w:val="en"/>
          </w:rPr>
          <w:t xml:space="preserve">Prior to engaging in a contract or grant </w:t>
        </w:r>
      </w:ins>
      <w:ins w:author="Debra Cooper" w:date="2022-03-13T21:58:00Z" w:id="1898894865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 xml:space="preserve">on behalf of POA </w:t>
        </w:r>
      </w:ins>
      <w:ins w:author="Debra Cooper" w:date="2022-03-13T21:57:00Z" w:id="1483917009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>a cover</w:t>
        </w:r>
      </w:ins>
      <w:ins w:author="Debra Cooper" w:date="2022-03-13T22:04:00Z" w:id="1516060463">
        <w:r w:rsidRPr="6BACB633" w:rsidR="00FA58C7">
          <w:rPr>
            <w:rFonts w:ascii="Times New Roman" w:hAnsi="Times New Roman" w:cs="Times New Roman"/>
            <w:sz w:val="24"/>
            <w:szCs w:val="24"/>
            <w:lang w:val="en"/>
          </w:rPr>
          <w:t xml:space="preserve"> </w:t>
        </w:r>
      </w:ins>
      <w:ins w:author="Debra Cooper" w:date="2022-03-13T21:57:00Z" w:id="377296310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>s</w:t>
        </w:r>
      </w:ins>
      <w:ins w:author="Debra Cooper" w:date="2022-03-13T22:01:00Z" w:id="616945438">
        <w:r w:rsidRPr="6BACB633" w:rsidR="00A83EA8">
          <w:rPr>
            <w:rFonts w:ascii="Times New Roman" w:hAnsi="Times New Roman" w:cs="Times New Roman"/>
            <w:sz w:val="24"/>
            <w:szCs w:val="24"/>
            <w:lang w:val="en"/>
          </w:rPr>
          <w:t>he</w:t>
        </w:r>
      </w:ins>
      <w:ins w:author="Debra Cooper" w:date="2022-03-13T21:57:00Z" w:id="831991655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 xml:space="preserve">et </w:t>
        </w:r>
      </w:ins>
      <w:ins w:author="Debra Cooper" w:date="2022-03-13T22:06:00Z" w:id="766440960">
        <w:r w:rsidRPr="6BACB633" w:rsidR="00DE4DA8">
          <w:rPr>
            <w:rFonts w:ascii="Times New Roman" w:hAnsi="Times New Roman" w:cs="Times New Roman"/>
            <w:sz w:val="24"/>
            <w:szCs w:val="24"/>
            <w:lang w:val="en"/>
          </w:rPr>
          <w:t>MUST</w:t>
        </w:r>
      </w:ins>
      <w:ins w:author="Debra Cooper" w:date="2022-03-13T21:57:00Z" w:id="2043971526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 xml:space="preserve"> be signed by the </w:t>
        </w:r>
      </w:ins>
      <w:ins w:author="Debra Cooper" w:date="2022-03-13T22:05:00Z" w:id="720181446">
        <w:r w:rsidRPr="6BACB633" w:rsidR="00D12160">
          <w:rPr>
            <w:rFonts w:ascii="Times New Roman" w:hAnsi="Times New Roman" w:cs="Times New Roman"/>
            <w:sz w:val="24"/>
            <w:szCs w:val="24"/>
            <w:lang w:val="en"/>
          </w:rPr>
          <w:t xml:space="preserve">appropriate </w:t>
        </w:r>
      </w:ins>
      <w:ins w:author="Debra Cooper" w:date="2022-03-13T21:57:00Z" w:id="581482840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>V</w:t>
        </w:r>
      </w:ins>
      <w:ins w:author="Debra Cooper" w:date="2022-03-22T18:54:28.189Z" w:id="1400234365">
        <w:r w:rsidRPr="6BACB633" w:rsidR="00C83AC6">
          <w:rPr>
            <w:rFonts w:ascii="Times New Roman" w:hAnsi="Times New Roman" w:cs="Times New Roman"/>
            <w:sz w:val="24"/>
            <w:szCs w:val="24"/>
            <w:lang w:val="en"/>
          </w:rPr>
          <w:t>P.</w:t>
        </w:r>
      </w:ins>
    </w:p>
    <w:p w:rsidR="00D068EC" w:rsidP="00F4757A" w:rsidRDefault="00D068EC" w14:paraId="5537F3F7" w14:textId="77777777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</w:p>
    <w:p w:rsidRPr="0085158C" w:rsidR="0085158C" w:rsidP="00105FDF" w:rsidRDefault="0000138F" w14:paraId="77D67C7E" w14:textId="1EE48E93">
      <w:pPr>
        <w:pStyle w:val="Heading2"/>
        <w:numPr>
          <w:ilvl w:val="0"/>
          <w:numId w:val="11"/>
        </w:numPr>
        <w:rPr>
          <w:rFonts w:eastAsiaTheme="minorEastAsia"/>
        </w:rPr>
      </w:pPr>
      <w:bookmarkStart w:name="_Toc8135060" w:id="73"/>
      <w:r>
        <w:rPr>
          <w:rFonts w:eastAsiaTheme="minorEastAsia"/>
        </w:rPr>
        <w:t>Approved Scenario</w:t>
      </w:r>
      <w:bookmarkEnd w:id="73"/>
    </w:p>
    <w:p w:rsidR="00F13E13" w:rsidP="0008294C" w:rsidRDefault="00F13E13" w14:paraId="7CA2BA9A" w14:textId="082547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D068EC" w:rsidR="007B7E1D" w:rsidP="007B7E1D" w:rsidRDefault="007B7E1D" w14:paraId="15956230" w14:textId="36A11135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136998E4">
        <w:rPr>
          <w:rFonts w:ascii="Times New Roman" w:hAnsi="Times New Roman" w:cs="Times New Roman"/>
          <w:sz w:val="24"/>
          <w:szCs w:val="24"/>
          <w:lang w:val="en"/>
        </w:rPr>
        <w:t>When payment</w:t>
      </w:r>
      <w:ins w:author="Debra Cooper" w:date="2022-03-13T22:06:00Z" w:id="74">
        <w:r w:rsidR="00DE4DA8">
          <w:rPr>
            <w:rFonts w:ascii="Times New Roman" w:hAnsi="Times New Roman" w:cs="Times New Roman"/>
            <w:sz w:val="24"/>
            <w:szCs w:val="24"/>
            <w:lang w:val="en"/>
          </w:rPr>
          <w:t>s a</w:t>
        </w:r>
      </w:ins>
      <w:ins w:author="Debra Cooper" w:date="2022-03-13T22:07:00Z" w:id="75">
        <w:r w:rsidR="00DE4DA8">
          <w:rPr>
            <w:rFonts w:ascii="Times New Roman" w:hAnsi="Times New Roman" w:cs="Times New Roman"/>
            <w:sz w:val="24"/>
            <w:szCs w:val="24"/>
            <w:lang w:val="en"/>
          </w:rPr>
          <w:t>re submitted in Bill.com</w:t>
        </w:r>
        <w:r w:rsidR="001A22C4">
          <w:rPr>
            <w:rFonts w:ascii="Times New Roman" w:hAnsi="Times New Roman" w:cs="Times New Roman"/>
            <w:sz w:val="24"/>
            <w:szCs w:val="24"/>
            <w:lang w:val="en"/>
          </w:rPr>
          <w:t xml:space="preserve">, the platform will </w:t>
        </w:r>
        <w:r w:rsidR="00427A75">
          <w:rPr>
            <w:rFonts w:ascii="Times New Roman" w:hAnsi="Times New Roman" w:cs="Times New Roman"/>
            <w:sz w:val="24"/>
            <w:szCs w:val="24"/>
            <w:lang w:val="en"/>
          </w:rPr>
          <w:t xml:space="preserve">route </w:t>
        </w:r>
      </w:ins>
      <w:ins w:author="Debra Cooper" w:date="2022-03-13T22:08:00Z" w:id="76">
        <w:r w:rsidR="00427A75">
          <w:rPr>
            <w:rFonts w:ascii="Times New Roman" w:hAnsi="Times New Roman" w:cs="Times New Roman"/>
            <w:sz w:val="24"/>
            <w:szCs w:val="24"/>
            <w:lang w:val="en"/>
          </w:rPr>
          <w:t xml:space="preserve">the approvals based on </w:t>
        </w:r>
        <w:r w:rsidR="004F6AEE">
          <w:rPr>
            <w:rFonts w:ascii="Times New Roman" w:hAnsi="Times New Roman" w:cs="Times New Roman"/>
            <w:sz w:val="24"/>
            <w:szCs w:val="24"/>
            <w:lang w:val="en"/>
          </w:rPr>
          <w:t xml:space="preserve">the authorization of </w:t>
        </w:r>
        <w:r w:rsidR="00427A75">
          <w:rPr>
            <w:rFonts w:ascii="Times New Roman" w:hAnsi="Times New Roman" w:cs="Times New Roman"/>
            <w:sz w:val="24"/>
            <w:szCs w:val="24"/>
            <w:lang w:val="en"/>
          </w:rPr>
          <w:t xml:space="preserve">individual </w:t>
        </w:r>
        <w:r w:rsidR="001B3706">
          <w:rPr>
            <w:rFonts w:ascii="Times New Roman" w:hAnsi="Times New Roman" w:cs="Times New Roman"/>
            <w:sz w:val="24"/>
            <w:szCs w:val="24"/>
            <w:lang w:val="en"/>
          </w:rPr>
          <w:t>submitting</w:t>
        </w:r>
      </w:ins>
      <w:ins w:author="Debra Cooper" w:date="2022-03-13T22:09:00Z" w:id="77">
        <w:r w:rsidR="001B3706">
          <w:rPr>
            <w:rFonts w:ascii="Times New Roman" w:hAnsi="Times New Roman" w:cs="Times New Roman"/>
            <w:sz w:val="24"/>
            <w:szCs w:val="24"/>
            <w:lang w:val="en"/>
          </w:rPr>
          <w:t xml:space="preserve">.  The thresholds noted  above will be the roles in </w:t>
        </w:r>
      </w:ins>
      <w:ins w:author="Debra Cooper" w:date="2022-03-13T22:10:00Z" w:id="78">
        <w:r w:rsidR="001B3706">
          <w:rPr>
            <w:rFonts w:ascii="Times New Roman" w:hAnsi="Times New Roman" w:cs="Times New Roman"/>
            <w:sz w:val="24"/>
            <w:szCs w:val="24"/>
            <w:lang w:val="en"/>
          </w:rPr>
          <w:t>Bill.com for payment approvals</w:t>
        </w:r>
      </w:ins>
      <w:ins w:author="Debra Cooper" w:date="2022-03-13T22:11:00Z" w:id="79">
        <w:r w:rsidR="002A00EA">
          <w:rPr>
            <w:rFonts w:ascii="Times New Roman" w:hAnsi="Times New Roman" w:cs="Times New Roman"/>
            <w:sz w:val="24"/>
            <w:szCs w:val="24"/>
            <w:lang w:val="en"/>
          </w:rPr>
          <w:t xml:space="preserve"> </w:t>
        </w:r>
      </w:ins>
      <w:del w:author="Debra Cooper" w:date="2022-03-13T22:09:00Z" w:id="80">
        <w:r w:rsidRPr="136998E4" w:rsidDel="001B3706">
          <w:rPr>
            <w:rFonts w:ascii="Times New Roman" w:hAnsi="Times New Roman" w:cs="Times New Roman"/>
            <w:sz w:val="24"/>
            <w:szCs w:val="24"/>
            <w:lang w:val="en"/>
          </w:rPr>
          <w:delText xml:space="preserve"> </w:delText>
        </w:r>
      </w:del>
      <w:ins w:author="Penelope Kim" w:date="2021-10-06T14:57:00Z" w:id="81">
        <w:del w:author="Debra Cooper" w:date="2022-03-13T22:10:00Z" w:id="82">
          <w:r w:rsidDel="00B25D8D" w:rsidR="00915294">
            <w:rPr>
              <w:rFonts w:ascii="Times New Roman" w:hAnsi="Times New Roman" w:cs="Times New Roman"/>
              <w:sz w:val="24"/>
              <w:szCs w:val="24"/>
              <w:lang w:val="en"/>
            </w:rPr>
            <w:delText xml:space="preserve">request </w:delText>
          </w:r>
        </w:del>
      </w:ins>
      <w:del w:author="Debra Cooper" w:date="2022-03-13T22:10:00Z" w:id="83">
        <w:r w:rsidRPr="136998E4" w:rsidDel="00B25D8D">
          <w:rPr>
            <w:rFonts w:ascii="Times New Roman" w:hAnsi="Times New Roman" w:cs="Times New Roman"/>
            <w:sz w:val="24"/>
            <w:szCs w:val="24"/>
            <w:lang w:val="en"/>
          </w:rPr>
          <w:delText>f</w:delText>
        </w:r>
      </w:del>
      <w:del w:author="Debra Cooper" w:date="2022-03-13T22:11:00Z" w:id="84"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 xml:space="preserve">orms have been submitted and approved for payment processing, the Finance office will </w:delText>
        </w:r>
        <w:r w:rsidRPr="136998E4" w:rsidDel="002C4F3B" w:rsidR="21B042DF">
          <w:rPr>
            <w:rFonts w:ascii="Times New Roman" w:hAnsi="Times New Roman" w:cs="Times New Roman"/>
            <w:sz w:val="24"/>
            <w:szCs w:val="24"/>
            <w:lang w:val="en"/>
          </w:rPr>
          <w:delText xml:space="preserve">process the </w:delText>
        </w:r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 xml:space="preserve">payment, </w:delText>
        </w:r>
        <w:commentRangeStart w:id="85"/>
        <w:commentRangeStart w:id="86"/>
        <w:commentRangeStart w:id="87"/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 xml:space="preserve">including those to pay for the program-related expenses. </w:delText>
        </w:r>
        <w:commentRangeEnd w:id="85"/>
        <w:r w:rsidDel="002C4F3B" w:rsidR="00507EC1">
          <w:rPr>
            <w:rStyle w:val="CommentReference"/>
          </w:rPr>
          <w:commentReference w:id="85"/>
        </w:r>
        <w:commentRangeEnd w:id="86"/>
        <w:r w:rsidDel="002C4F3B" w:rsidR="001007A3">
          <w:rPr>
            <w:rStyle w:val="CommentReference"/>
          </w:rPr>
          <w:commentReference w:id="86"/>
        </w:r>
      </w:del>
      <w:commentRangeEnd w:id="87"/>
      <w:r w:rsidR="006F6EF6">
        <w:rPr>
          <w:rStyle w:val="CommentReference"/>
        </w:rPr>
        <w:commentReference w:id="87"/>
      </w:r>
      <w:del w:author="Debra Cooper" w:date="2022-03-13T22:11:00Z" w:id="88"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 xml:space="preserve">Program Directors have this delegation to sign </w:delText>
        </w:r>
        <w:r w:rsidRPr="136998E4" w:rsidDel="002C4F3B" w:rsidR="3707D06C">
          <w:rPr>
            <w:rFonts w:ascii="Times New Roman" w:hAnsi="Times New Roman" w:cs="Times New Roman"/>
            <w:sz w:val="24"/>
            <w:szCs w:val="24"/>
            <w:lang w:val="en"/>
          </w:rPr>
          <w:delText xml:space="preserve">payment request </w:delText>
        </w:r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>up to $</w:delText>
        </w:r>
        <w:r w:rsidRPr="136998E4" w:rsidDel="002C4F3B" w:rsidR="3B39700C">
          <w:rPr>
            <w:rFonts w:ascii="Times New Roman" w:hAnsi="Times New Roman" w:cs="Times New Roman"/>
            <w:sz w:val="24"/>
            <w:szCs w:val="24"/>
            <w:lang w:val="en"/>
          </w:rPr>
          <w:delText>25</w:delText>
        </w:r>
        <w:r w:rsidRPr="136998E4" w:rsidDel="002C4F3B">
          <w:rPr>
            <w:rFonts w:ascii="Times New Roman" w:hAnsi="Times New Roman" w:cs="Times New Roman"/>
            <w:sz w:val="24"/>
            <w:szCs w:val="24"/>
            <w:lang w:val="en"/>
          </w:rPr>
          <w:delText xml:space="preserve">,000 </w:delText>
        </w:r>
      </w:del>
      <w:r w:rsidRPr="136998E4">
        <w:rPr>
          <w:rFonts w:ascii="Times New Roman" w:hAnsi="Times New Roman" w:cs="Times New Roman"/>
          <w:sz w:val="24"/>
          <w:szCs w:val="24"/>
          <w:lang w:val="en"/>
        </w:rPr>
        <w:t xml:space="preserve">on behalf of the </w:t>
      </w:r>
      <w:commentRangeStart w:id="89"/>
      <w:commentRangeStart w:id="90"/>
      <w:r w:rsidRPr="136998E4">
        <w:rPr>
          <w:rFonts w:ascii="Times New Roman" w:hAnsi="Times New Roman" w:cs="Times New Roman"/>
          <w:sz w:val="24"/>
          <w:szCs w:val="24"/>
          <w:lang w:val="en"/>
        </w:rPr>
        <w:t>President &amp; CEO as relates to the programmatic expenses</w:t>
      </w:r>
      <w:commentRangeEnd w:id="89"/>
      <w:r>
        <w:rPr>
          <w:rStyle w:val="CommentReference"/>
        </w:rPr>
        <w:commentReference w:id="89"/>
      </w:r>
      <w:commentRangeEnd w:id="90"/>
      <w:r w:rsidR="00DA0B1D">
        <w:rPr>
          <w:rStyle w:val="CommentReference"/>
        </w:rPr>
        <w:commentReference w:id="90"/>
      </w:r>
      <w:r w:rsidRPr="136998E4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 w:rsidR="007B7E1D" w:rsidP="00E34EA2" w:rsidRDefault="007B7E1D" w14:paraId="260EF86A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08294C" w:rsidR="00EA5AB4" w:rsidP="00105FDF" w:rsidRDefault="007B7E1D" w14:paraId="41384E53" w14:textId="0818BFFC">
      <w:pPr>
        <w:pStyle w:val="Heading2"/>
        <w:numPr>
          <w:ilvl w:val="0"/>
          <w:numId w:val="11"/>
        </w:numPr>
        <w:rPr>
          <w:rFonts w:eastAsiaTheme="minorEastAsia"/>
        </w:rPr>
      </w:pPr>
      <w:bookmarkStart w:name="_Toc8135061" w:id="91"/>
      <w:r>
        <w:rPr>
          <w:rFonts w:eastAsiaTheme="minorEastAsia"/>
        </w:rPr>
        <w:t>Internal Controls</w:t>
      </w:r>
      <w:bookmarkEnd w:id="91"/>
      <w:r>
        <w:rPr>
          <w:rFonts w:eastAsiaTheme="minorEastAsia"/>
        </w:rPr>
        <w:t xml:space="preserve"> </w:t>
      </w:r>
    </w:p>
    <w:p w:rsidR="00EA5AB4" w:rsidP="00EA5AB4" w:rsidRDefault="00EA5AB4" w14:paraId="2821ABD5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4B0299" w:rsidR="0052011C" w:rsidP="5575C977" w:rsidRDefault="007B7E1D" w14:paraId="247AE42E" w14:textId="61946239">
      <w:pPr>
        <w:spacing w:after="0"/>
        <w:rPr>
          <w:rFonts w:ascii="Times New Roman" w:hAnsi="Times New Roman" w:cs="Times New Roman"/>
          <w:sz w:val="24"/>
          <w:szCs w:val="24"/>
        </w:rPr>
      </w:pPr>
      <w:r w:rsidRPr="5575C977">
        <w:rPr>
          <w:rFonts w:ascii="Times New Roman" w:hAnsi="Times New Roman" w:cs="Times New Roman"/>
          <w:sz w:val="24"/>
          <w:szCs w:val="24"/>
        </w:rPr>
        <w:t>Only th</w:t>
      </w:r>
      <w:r w:rsidRPr="5575C977" w:rsidR="5BFA0D13">
        <w:rPr>
          <w:rFonts w:ascii="Times New Roman" w:hAnsi="Times New Roman" w:cs="Times New Roman"/>
          <w:sz w:val="24"/>
          <w:szCs w:val="24"/>
        </w:rPr>
        <w:t xml:space="preserve">e </w:t>
      </w:r>
      <w:r w:rsidRPr="5575C977">
        <w:rPr>
          <w:rFonts w:ascii="Times New Roman" w:hAnsi="Times New Roman" w:cs="Times New Roman"/>
          <w:sz w:val="24"/>
          <w:szCs w:val="24"/>
        </w:rPr>
        <w:t xml:space="preserve">President &amp; CEO and </w:t>
      </w:r>
      <w:r w:rsidRPr="5575C977" w:rsidR="1D65BE0F">
        <w:rPr>
          <w:rFonts w:ascii="Times New Roman" w:hAnsi="Times New Roman" w:cs="Times New Roman"/>
          <w:sz w:val="24"/>
          <w:szCs w:val="24"/>
        </w:rPr>
        <w:t xml:space="preserve">the CFO </w:t>
      </w:r>
      <w:r w:rsidRPr="5575C977">
        <w:rPr>
          <w:rFonts w:ascii="Times New Roman" w:hAnsi="Times New Roman" w:cs="Times New Roman"/>
          <w:sz w:val="24"/>
          <w:szCs w:val="24"/>
        </w:rPr>
        <w:t xml:space="preserve">have </w:t>
      </w:r>
      <w:ins w:author="Debra Cooper" w:date="2022-03-13T22:12:00Z" w:id="92">
        <w:r w:rsidR="00BA3521">
          <w:rPr>
            <w:rFonts w:ascii="Times New Roman" w:hAnsi="Times New Roman" w:cs="Times New Roman"/>
            <w:sz w:val="24"/>
            <w:szCs w:val="24"/>
          </w:rPr>
          <w:t xml:space="preserve">the ability to release payments in </w:t>
        </w:r>
        <w:r w:rsidR="00863D8E">
          <w:rPr>
            <w:rFonts w:ascii="Times New Roman" w:hAnsi="Times New Roman" w:cs="Times New Roman"/>
            <w:sz w:val="24"/>
            <w:szCs w:val="24"/>
          </w:rPr>
          <w:t>Bill.com .</w:t>
        </w:r>
      </w:ins>
      <w:del w:author="Debra Cooper" w:date="2022-03-13T22:12:00Z" w:id="93">
        <w:r w:rsidRPr="5575C977" w:rsidDel="00BA3521">
          <w:rPr>
            <w:rFonts w:ascii="Times New Roman" w:hAnsi="Times New Roman" w:cs="Times New Roman"/>
            <w:sz w:val="24"/>
            <w:szCs w:val="24"/>
          </w:rPr>
          <w:delText xml:space="preserve">been placed on the Bank of Americas signature card can </w:delText>
        </w:r>
        <w:r w:rsidRPr="5575C977" w:rsidDel="00BA3521" w:rsidR="456799BD">
          <w:rPr>
            <w:rFonts w:ascii="Times New Roman" w:hAnsi="Times New Roman" w:cs="Times New Roman"/>
            <w:sz w:val="24"/>
            <w:szCs w:val="24"/>
          </w:rPr>
          <w:delText xml:space="preserve">approve wire and ach </w:delText>
        </w:r>
      </w:del>
      <w:ins w:author="Penelope Kim" w:date="2021-10-06T15:01:00Z" w:id="94">
        <w:del w:author="Debra Cooper" w:date="2022-03-13T22:12:00Z" w:id="95">
          <w:r w:rsidDel="00BA3521" w:rsidR="00B17CD4">
            <w:rPr>
              <w:rFonts w:ascii="Times New Roman" w:hAnsi="Times New Roman" w:cs="Times New Roman"/>
              <w:sz w:val="24"/>
              <w:szCs w:val="24"/>
            </w:rPr>
            <w:delText>ACH</w:delText>
          </w:r>
          <w:r w:rsidRPr="5575C977" w:rsidDel="00BA3521" w:rsidR="00B17CD4">
            <w:rPr>
              <w:rFonts w:ascii="Times New Roman" w:hAnsi="Times New Roman" w:cs="Times New Roman"/>
              <w:sz w:val="24"/>
              <w:szCs w:val="24"/>
            </w:rPr>
            <w:delText xml:space="preserve"> </w:delText>
          </w:r>
        </w:del>
      </w:ins>
      <w:del w:author="Debra Cooper" w:date="2022-03-13T22:12:00Z" w:id="96">
        <w:r w:rsidRPr="5575C977" w:rsidDel="00BA3521" w:rsidR="456799BD">
          <w:rPr>
            <w:rFonts w:ascii="Times New Roman" w:hAnsi="Times New Roman" w:cs="Times New Roman"/>
            <w:sz w:val="24"/>
            <w:szCs w:val="24"/>
          </w:rPr>
          <w:delText>payment</w:delText>
        </w:r>
      </w:del>
      <w:ins w:author="Penelope Kim" w:date="2021-10-06T15:03:00Z" w:id="97">
        <w:del w:author="Debra Cooper" w:date="2022-03-13T22:12:00Z" w:id="98">
          <w:r w:rsidDel="00BA3521" w:rsidR="00E72424">
            <w:rPr>
              <w:rFonts w:ascii="Times New Roman" w:hAnsi="Times New Roman" w:cs="Times New Roman"/>
              <w:sz w:val="24"/>
              <w:szCs w:val="24"/>
            </w:rPr>
            <w:delText>s</w:delText>
          </w:r>
        </w:del>
      </w:ins>
      <w:del w:author="Debra Cooper" w:date="2022-03-13T22:12:00Z" w:id="99">
        <w:r w:rsidRPr="5575C977" w:rsidDel="00BA3521" w:rsidR="456799BD">
          <w:rPr>
            <w:rFonts w:ascii="Times New Roman" w:hAnsi="Times New Roman" w:cs="Times New Roman"/>
            <w:sz w:val="24"/>
            <w:szCs w:val="24"/>
          </w:rPr>
          <w:delText xml:space="preserve"> online</w:delText>
        </w:r>
        <w:r w:rsidRPr="5575C977" w:rsidDel="00BA352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</w:del>
    </w:p>
    <w:sectPr w:rsidRPr="004B0299" w:rsidR="0052011C" w:rsidSect="00DC55EF">
      <w:headerReference w:type="default" r:id="rId16"/>
      <w:footerReference w:type="default" r:id="rId17"/>
      <w:pgSz w:w="12240" w:h="15840" w:orient="portrait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PK" w:author="Penelope Kim" w:date="2021-10-06T14:06:00Z" w:id="1">
    <w:p w:rsidR="00613357" w:rsidRDefault="00613357" w14:paraId="459132D9" w14:textId="2BA986D7">
      <w:pPr>
        <w:pStyle w:val="CommentText"/>
      </w:pPr>
      <w:r>
        <w:rPr>
          <w:rStyle w:val="CommentReference"/>
        </w:rPr>
        <w:annotationRef/>
      </w:r>
      <w:r>
        <w:t>This is related to Carmen P.’s point below, but to clarify, Directors cannot sign contracts/grants</w:t>
      </w:r>
      <w:r w:rsidR="00606E12">
        <w:t xml:space="preserve"> but they can release contract/grant payments up to $25k?</w:t>
      </w:r>
      <w:r>
        <w:rPr>
          <w:rStyle w:val="CommentReference"/>
        </w:rPr>
        <w:annotationRef/>
      </w:r>
    </w:p>
  </w:comment>
  <w:comment w:initials="DC" w:author="Debra Cooper" w:date="2022-01-27T11:17:00Z" w:id="2">
    <w:p w:rsidR="00733D2C" w:rsidRDefault="00733D2C" w14:paraId="3C382AEB" w14:textId="51D34DD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DC" w:author="Debra Cooper" w:date="2022-03-13T21:17:00Z" w:id="3">
    <w:p w:rsidR="00BC1FB7" w:rsidP="00832FE0" w:rsidRDefault="00BC1FB7" w14:paraId="4498FE91" w14:textId="77777777">
      <w:pPr>
        <w:pStyle w:val="CommentText"/>
      </w:pPr>
      <w:r>
        <w:rPr>
          <w:rStyle w:val="CommentReference"/>
        </w:rPr>
        <w:annotationRef/>
      </w:r>
      <w:r>
        <w:t xml:space="preserve">This policy is to also give authority to sign contracts/grants </w:t>
      </w:r>
      <w:r>
        <w:rPr>
          <w:rStyle w:val="CommentReference"/>
        </w:rPr>
        <w:annotationRef/>
      </w:r>
    </w:p>
  </w:comment>
  <w:comment w:initials="CP" w:author="Carmen Pena" w:date="2021-10-04T15:15:00Z" w:id="6">
    <w:p w:rsidR="136998E4" w:rsidRDefault="136998E4" w14:paraId="17E273D7" w14:textId="3C6AD126">
      <w:pPr>
        <w:pStyle w:val="CommentText"/>
      </w:pPr>
      <w:r>
        <w:t xml:space="preserve">Is there going to be a separate policy to provide delegation of authority to sign contracts up to the 25k threshold? </w:t>
      </w:r>
      <w:r>
        <w:rPr>
          <w:rStyle w:val="CommentReference"/>
        </w:rPr>
        <w:annotationRef/>
      </w:r>
    </w:p>
  </w:comment>
  <w:comment w:initials="DC" w:author="Debra Cooper" w:date="2022-03-13T21:18:00Z" w:id="7">
    <w:p w:rsidR="00027DC2" w:rsidP="00A60BF5" w:rsidRDefault="00027DC2" w14:paraId="263745AE" w14:textId="77777777">
      <w:pPr>
        <w:pStyle w:val="CommentText"/>
      </w:pPr>
      <w:r>
        <w:rPr>
          <w:rStyle w:val="CommentReference"/>
        </w:rPr>
        <w:annotationRef/>
      </w:r>
      <w:r>
        <w:t>See the additions to the policy</w:t>
      </w:r>
    </w:p>
  </w:comment>
  <w:comment w:initials="ST" w:author="Sara Taylor" w:date="2022-03-21T15:09:00Z" w:id="8">
    <w:p w:rsidR="00B523F1" w:rsidP="007B0E11" w:rsidRDefault="00B523F1" w14:paraId="5B3009F3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Use of Country Directors could create confusion since this is a term used under the F2F program. </w:t>
      </w:r>
    </w:p>
  </w:comment>
  <w:comment w:initials="CP" w:author="Carmen Pena" w:date="2021-10-04T15:13:00Z" w:id="10">
    <w:p w:rsidR="136998E4" w:rsidRDefault="136998E4" w14:paraId="6E13439E" w14:textId="5CFA96C0">
      <w:pPr>
        <w:pStyle w:val="CommentText"/>
      </w:pPr>
      <w:r>
        <w:t xml:space="preserve">Are we referring to Program Director positions based in HQ? Since we have field manuals and they have different thresholds that vary by country for in country based PDs, I recommend we clarify what we mean with Program Directors. </w:t>
      </w:r>
      <w:r>
        <w:rPr>
          <w:rStyle w:val="CommentReference"/>
        </w:rPr>
        <w:annotationRef/>
      </w:r>
    </w:p>
  </w:comment>
  <w:comment w:initials="DC" w:author="Debra Cooper" w:date="2022-03-13T21:19:00Z" w:id="11">
    <w:p w:rsidR="009728F1" w:rsidP="0014415F" w:rsidRDefault="009728F1" w14:paraId="2621C3BF" w14:textId="77777777">
      <w:pPr>
        <w:pStyle w:val="CommentText"/>
      </w:pPr>
      <w:r>
        <w:rPr>
          <w:rStyle w:val="CommentReference"/>
        </w:rPr>
        <w:annotationRef/>
      </w:r>
      <w:r>
        <w:t xml:space="preserve">We need to make sure the flow works from HO to the field and back but some projects are larger than others.  We might need to specific </w:t>
      </w:r>
    </w:p>
  </w:comment>
  <w:comment w:initials="CP" w:author="Carmen Pena" w:date="2021-10-04T15:13:00Z" w:id="26">
    <w:p w:rsidR="00026816" w:rsidP="00026816" w:rsidRDefault="00026816" w14:paraId="0D7745ED" w14:textId="785F456F">
      <w:pPr>
        <w:pStyle w:val="CommentText"/>
      </w:pPr>
      <w:r>
        <w:t xml:space="preserve">Are we referring to Program Director positions based in HQ? Since we have field manuals and they have different thresholds that vary by country for in country based PDs, I recommend we clarify what we mean with Program Directors. </w:t>
      </w:r>
      <w:r>
        <w:rPr>
          <w:rStyle w:val="CommentReference"/>
        </w:rPr>
        <w:annotationRef/>
      </w:r>
    </w:p>
  </w:comment>
  <w:comment w:initials="DC" w:author="Debra Cooper" w:date="2022-03-13T21:20:00Z" w:id="27">
    <w:p w:rsidR="009E53AA" w:rsidP="0099072E" w:rsidRDefault="009E53AA" w14:paraId="4EEE4B40" w14:textId="77777777">
      <w:pPr>
        <w:pStyle w:val="CommentText"/>
      </w:pPr>
      <w:r>
        <w:rPr>
          <w:rStyle w:val="CommentReference"/>
        </w:rPr>
        <w:annotationRef/>
      </w:r>
      <w:r>
        <w:t xml:space="preserve">I used only the HO position titles </w:t>
      </w:r>
    </w:p>
  </w:comment>
  <w:comment w:initials="PK" w:author="Penelope Kim" w:date="2021-10-06T13:58:00Z" w:id="85">
    <w:p w:rsidR="00507EC1" w:rsidRDefault="00507EC1" w14:paraId="74E23B98" w14:textId="26C9BA35">
      <w:pPr>
        <w:pStyle w:val="CommentText"/>
      </w:pPr>
      <w:r>
        <w:rPr>
          <w:rStyle w:val="CommentReference"/>
        </w:rPr>
        <w:annotationRef/>
      </w:r>
      <w:r>
        <w:t xml:space="preserve">I’m a little confused with this addition since based on No. 3 above, </w:t>
      </w:r>
      <w:r w:rsidR="00195962">
        <w:t xml:space="preserve">the delegation of signature authority only applies to </w:t>
      </w:r>
      <w:r w:rsidR="00636495">
        <w:t xml:space="preserve">program-related expenses or </w:t>
      </w:r>
      <w:r w:rsidR="00195962">
        <w:t>“project funded transactions”</w:t>
      </w:r>
      <w:r w:rsidR="00636495">
        <w:t xml:space="preserve"> as written above</w:t>
      </w:r>
      <w:r w:rsidR="00050F47">
        <w:t xml:space="preserve">… so </w:t>
      </w:r>
      <w:r w:rsidR="00636495">
        <w:t>wouldn’t</w:t>
      </w:r>
      <w:r w:rsidR="00050F47">
        <w:t xml:space="preserve"> this be redundant?</w:t>
      </w:r>
    </w:p>
  </w:comment>
  <w:comment w:initials="DC" w:author="Debra Cooper" w:date="2022-01-27T11:36:00Z" w:id="86">
    <w:p w:rsidR="001007A3" w:rsidRDefault="001007A3" w14:paraId="1DA54B48" w14:textId="570E85F9">
      <w:pPr>
        <w:pStyle w:val="CommentText"/>
      </w:pPr>
      <w:r>
        <w:rPr>
          <w:rStyle w:val="CommentReference"/>
        </w:rPr>
        <w:annotationRef/>
      </w:r>
      <w:r w:rsidR="00CB5AC9">
        <w:t>yes</w:t>
      </w:r>
    </w:p>
  </w:comment>
  <w:comment w:initials="DC" w:author="Debra Cooper" w:date="2022-03-13T21:21:00Z" w:id="87">
    <w:p w:rsidR="006F6EF6" w:rsidP="001836A9" w:rsidRDefault="006F6EF6" w14:paraId="6C56DBB3" w14:textId="77777777">
      <w:pPr>
        <w:pStyle w:val="CommentText"/>
      </w:pPr>
      <w:r>
        <w:rPr>
          <w:rStyle w:val="CommentReference"/>
        </w:rPr>
        <w:annotationRef/>
      </w:r>
      <w:r>
        <w:t xml:space="preserve">This has been changed to reflect moving to Bill.com </w:t>
      </w:r>
    </w:p>
  </w:comment>
  <w:comment w:initials="CP" w:author="Carmen Pena" w:date="2021-10-04T15:14:00Z" w:id="89">
    <w:p w:rsidR="136998E4" w:rsidRDefault="136998E4" w14:paraId="74AE5CA3" w14:textId="5B3740A9">
      <w:pPr>
        <w:pStyle w:val="CommentText"/>
      </w:pPr>
      <w:r>
        <w:t>Would the delegation be from the VP of the unit? In other words President delegates to the VP and then the VP to the Director level?</w:t>
      </w:r>
      <w:r>
        <w:rPr>
          <w:rStyle w:val="CommentReference"/>
        </w:rPr>
        <w:annotationRef/>
      </w:r>
    </w:p>
  </w:comment>
  <w:comment w:initials="DC" w:author="Debra Cooper" w:date="2022-03-13T21:23:00Z" w:id="90">
    <w:p w:rsidR="00DA0B1D" w:rsidP="00FC1BFB" w:rsidRDefault="00DA0B1D" w14:paraId="6464278B" w14:textId="77777777">
      <w:pPr>
        <w:pStyle w:val="CommentText"/>
      </w:pPr>
      <w:r>
        <w:rPr>
          <w:rStyle w:val="CommentReference"/>
        </w:rPr>
        <w:annotationRef/>
      </w:r>
      <w:r>
        <w:t xml:space="preserve">CEO delegates to VP, VP delegates to Director….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59132D9"/>
  <w15:commentEx w15:done="1" w15:paraId="3C382AEB" w15:paraIdParent="459132D9"/>
  <w15:commentEx w15:done="1" w15:paraId="4498FE91" w15:paraIdParent="459132D9"/>
  <w15:commentEx w15:done="0" w15:paraId="17E273D7"/>
  <w15:commentEx w15:done="0" w15:paraId="263745AE" w15:paraIdParent="17E273D7"/>
  <w15:commentEx w15:done="0" w15:paraId="5B3009F3"/>
  <w15:commentEx w15:done="0" w15:paraId="6E13439E"/>
  <w15:commentEx w15:done="0" w15:paraId="2621C3BF" w15:paraIdParent="6E13439E"/>
  <w15:commentEx w15:done="0" w15:paraId="0D7745ED"/>
  <w15:commentEx w15:done="0" w15:paraId="4EEE4B40" w15:paraIdParent="0D7745ED"/>
  <w15:commentEx w15:done="0" w15:paraId="74E23B98"/>
  <w15:commentEx w15:done="0" w15:paraId="1DA54B48" w15:paraIdParent="74E23B98"/>
  <w15:commentEx w15:done="0" w15:paraId="6C56DBB3" w15:paraIdParent="74E23B98"/>
  <w15:commentEx w15:done="0" w15:paraId="74AE5CA3"/>
  <w15:commentEx w15:done="0" w15:paraId="6464278B" w15:paraIdParent="74AE5CA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50839E4" w16cex:dateUtc="2021-10-06T19:06:00Z"/>
  <w16cex:commentExtensible w16cex:durableId="259CFDCA" w16cex:dateUtc="2022-01-27T16:17:00Z"/>
  <w16cex:commentExtensible w16cex:durableId="25D8EC05" w16cex:dateUtc="2022-03-14T02:17:00Z"/>
  <w16cex:commentExtensible w16cex:durableId="2EEF65BB" w16cex:dateUtc="2021-10-04T20:15:00Z"/>
  <w16cex:commentExtensible w16cex:durableId="25D8EC2B" w16cex:dateUtc="2022-03-14T02:18:00Z"/>
  <w16cex:commentExtensible w16cex:durableId="25E313C5" w16cex:dateUtc="2022-03-21T20:09:00Z"/>
  <w16cex:commentExtensible w16cex:durableId="3F6A6A57" w16cex:dateUtc="2021-10-04T20:13:00Z"/>
  <w16cex:commentExtensible w16cex:durableId="25D8EC8A" w16cex:dateUtc="2022-03-14T02:19:00Z"/>
  <w16cex:commentExtensible w16cex:durableId="25D8E015" w16cex:dateUtc="2021-10-04T20:13:00Z"/>
  <w16cex:commentExtensible w16cex:durableId="25D8ECB6" w16cex:dateUtc="2022-03-14T02:20:00Z"/>
  <w16cex:commentExtensible w16cex:durableId="25083821" w16cex:dateUtc="2021-10-06T18:58:00Z"/>
  <w16cex:commentExtensible w16cex:durableId="259D0220" w16cex:dateUtc="2022-01-27T16:36:00Z"/>
  <w16cex:commentExtensible w16cex:durableId="25D8ECF8" w16cex:dateUtc="2022-03-14T02:21:00Z"/>
  <w16cex:commentExtensible w16cex:durableId="79D950B2" w16cex:dateUtc="2021-10-04T20:14:00Z"/>
  <w16cex:commentExtensible w16cex:durableId="25D8ED5F" w16cex:dateUtc="2022-03-14T02:2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59132D9" w16cid:durableId="250839E4"/>
  <w16cid:commentId w16cid:paraId="3C382AEB" w16cid:durableId="259CFDCA"/>
  <w16cid:commentId w16cid:paraId="4498FE91" w16cid:durableId="25D8EC05"/>
  <w16cid:commentId w16cid:paraId="17E273D7" w16cid:durableId="2EEF65BB"/>
  <w16cid:commentId w16cid:paraId="263745AE" w16cid:durableId="25D8EC2B"/>
  <w16cid:commentId w16cid:paraId="5B3009F3" w16cid:durableId="25E313C5"/>
  <w16cid:commentId w16cid:paraId="6E13439E" w16cid:durableId="3F6A6A57"/>
  <w16cid:commentId w16cid:paraId="2621C3BF" w16cid:durableId="25D8EC8A"/>
  <w16cid:commentId w16cid:paraId="0D7745ED" w16cid:durableId="25D8E015"/>
  <w16cid:commentId w16cid:paraId="4EEE4B40" w16cid:durableId="25D8ECB6"/>
  <w16cid:commentId w16cid:paraId="74E23B98" w16cid:durableId="25083821"/>
  <w16cid:commentId w16cid:paraId="1DA54B48" w16cid:durableId="259D0220"/>
  <w16cid:commentId w16cid:paraId="6C56DBB3" w16cid:durableId="25D8ECF8"/>
  <w16cid:commentId w16cid:paraId="74AE5CA3" w16cid:durableId="79D950B2"/>
  <w16cid:commentId w16cid:paraId="6464278B" w16cid:durableId="25D8ED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62A8" w:rsidP="00EE2BCE" w:rsidRDefault="000062A8" w14:paraId="420CB45A" w14:textId="77777777">
      <w:pPr>
        <w:spacing w:after="0" w:line="240" w:lineRule="auto"/>
      </w:pPr>
      <w:r>
        <w:separator/>
      </w:r>
    </w:p>
  </w:endnote>
  <w:endnote w:type="continuationSeparator" w:id="0">
    <w:p w:rsidR="000062A8" w:rsidP="00EE2BCE" w:rsidRDefault="000062A8" w14:paraId="6587A91D" w14:textId="77777777">
      <w:pPr>
        <w:spacing w:after="0" w:line="240" w:lineRule="auto"/>
      </w:pPr>
      <w:r>
        <w:continuationSeparator/>
      </w:r>
    </w:p>
  </w:endnote>
  <w:endnote w:type="continuationNotice" w:id="1">
    <w:p w:rsidR="000062A8" w:rsidRDefault="000062A8" w14:paraId="745F8BE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86185872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5A42EC" w:rsidRDefault="005A42EC" w14:paraId="73AA1CE4" w14:textId="77777777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5C4680E" wp14:editId="1AD8AB1E">
              <wp:simplePos x="0" y="0"/>
              <wp:positionH relativeFrom="column">
                <wp:posOffset>1632585</wp:posOffset>
              </wp:positionH>
              <wp:positionV relativeFrom="paragraph">
                <wp:posOffset>68580</wp:posOffset>
              </wp:positionV>
              <wp:extent cx="4352290" cy="283210"/>
              <wp:effectExtent l="0" t="0" r="0" b="2540"/>
              <wp:wrapTight wrapText="bothSides">
                <wp:wrapPolygon edited="0">
                  <wp:start x="0" y="0"/>
                  <wp:lineTo x="0" y="20341"/>
                  <wp:lineTo x="21461" y="20341"/>
                  <wp:lineTo x="21461" y="0"/>
                  <wp:lineTo x="0" y="0"/>
                </wp:wrapPolygon>
              </wp:wrapTight>
              <wp:docPr id="5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2290" cy="28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DC55EF" w:rsidR="00DC55EF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5A42EC" w:rsidRDefault="005A42EC" w14:paraId="6023479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62A8" w:rsidP="00EE2BCE" w:rsidRDefault="000062A8" w14:paraId="153C4EB1" w14:textId="77777777">
      <w:pPr>
        <w:spacing w:after="0" w:line="240" w:lineRule="auto"/>
      </w:pPr>
      <w:r>
        <w:separator/>
      </w:r>
    </w:p>
  </w:footnote>
  <w:footnote w:type="continuationSeparator" w:id="0">
    <w:p w:rsidR="000062A8" w:rsidP="00EE2BCE" w:rsidRDefault="000062A8" w14:paraId="2E511CA8" w14:textId="77777777">
      <w:pPr>
        <w:spacing w:after="0" w:line="240" w:lineRule="auto"/>
      </w:pPr>
      <w:r>
        <w:continuationSeparator/>
      </w:r>
    </w:p>
  </w:footnote>
  <w:footnote w:type="continuationNotice" w:id="1">
    <w:p w:rsidR="000062A8" w:rsidRDefault="000062A8" w14:paraId="3E99B99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A42EC" w:rsidRDefault="005A42EC" w14:paraId="06CA8525" w14:textId="77777777">
    <w:pPr>
      <w:pStyle w:val="Header"/>
    </w:pPr>
    <w:r>
      <w:rPr>
        <w:noProof/>
      </w:rPr>
      <w:drawing>
        <wp:inline distT="0" distB="0" distL="0" distR="0" wp14:anchorId="35520EE1" wp14:editId="2811966C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A42EC" w:rsidRDefault="005A42EC" w14:paraId="22627FC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17E2"/>
    <w:multiLevelType w:val="hybridMultilevel"/>
    <w:tmpl w:val="00E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9678C5"/>
    <w:multiLevelType w:val="hybridMultilevel"/>
    <w:tmpl w:val="E33620C4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62706"/>
    <w:multiLevelType w:val="multilevel"/>
    <w:tmpl w:val="6E960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0B0B01"/>
    <w:multiLevelType w:val="hybridMultilevel"/>
    <w:tmpl w:val="BEFA1BE0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531EB"/>
    <w:multiLevelType w:val="multilevel"/>
    <w:tmpl w:val="A35EB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C93792"/>
    <w:multiLevelType w:val="hybridMultilevel"/>
    <w:tmpl w:val="7F5201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563742"/>
    <w:multiLevelType w:val="multilevel"/>
    <w:tmpl w:val="5DB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5AE43A2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6247D12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74A0251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5A70DC2"/>
    <w:multiLevelType w:val="hybridMultilevel"/>
    <w:tmpl w:val="20469E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E190028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18428C6"/>
    <w:multiLevelType w:val="multilevel"/>
    <w:tmpl w:val="CF16FBA2"/>
    <w:lvl w:ilvl="0">
      <w:start w:val="1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2BE2231"/>
    <w:multiLevelType w:val="hybridMultilevel"/>
    <w:tmpl w:val="564ACDCE"/>
    <w:lvl w:ilvl="0" w:tplc="AE86CA8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677986"/>
    <w:multiLevelType w:val="multilevel"/>
    <w:tmpl w:val="BFB4F7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8C614CE"/>
    <w:multiLevelType w:val="multilevel"/>
    <w:tmpl w:val="CF16FBA2"/>
    <w:lvl w:ilvl="0">
      <w:start w:val="1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9602D2A"/>
    <w:multiLevelType w:val="hybridMultilevel"/>
    <w:tmpl w:val="22E4F2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0D7906"/>
    <w:multiLevelType w:val="hybridMultilevel"/>
    <w:tmpl w:val="55C6E2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F81AB1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55E33B0"/>
    <w:multiLevelType w:val="hybridMultilevel"/>
    <w:tmpl w:val="39D298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7EC52A1"/>
    <w:multiLevelType w:val="hybridMultilevel"/>
    <w:tmpl w:val="854ADB6E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7243C"/>
    <w:multiLevelType w:val="hybridMultilevel"/>
    <w:tmpl w:val="E424C250"/>
    <w:lvl w:ilvl="0" w:tplc="08E0E8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34821"/>
    <w:multiLevelType w:val="hybridMultilevel"/>
    <w:tmpl w:val="AAD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7677E5"/>
    <w:multiLevelType w:val="multilevel"/>
    <w:tmpl w:val="C9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D67705D"/>
    <w:multiLevelType w:val="hybridMultilevel"/>
    <w:tmpl w:val="C0A4D7FA"/>
    <w:lvl w:ilvl="0" w:tplc="5E240764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70686"/>
    <w:multiLevelType w:val="hybridMultilevel"/>
    <w:tmpl w:val="CBA2B2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1E771DA"/>
    <w:multiLevelType w:val="multilevel"/>
    <w:tmpl w:val="11381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72A6B33"/>
    <w:multiLevelType w:val="hybridMultilevel"/>
    <w:tmpl w:val="A27621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1D7159"/>
    <w:multiLevelType w:val="hybridMultilevel"/>
    <w:tmpl w:val="522840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1"/>
  </w:num>
  <w:num w:numId="3">
    <w:abstractNumId w:val="28"/>
  </w:num>
  <w:num w:numId="4">
    <w:abstractNumId w:val="20"/>
  </w:num>
  <w:num w:numId="5">
    <w:abstractNumId w:val="1"/>
  </w:num>
  <w:num w:numId="6">
    <w:abstractNumId w:val="2"/>
  </w:num>
  <w:num w:numId="7">
    <w:abstractNumId w:val="17"/>
  </w:num>
  <w:num w:numId="8">
    <w:abstractNumId w:val="25"/>
  </w:num>
  <w:num w:numId="9">
    <w:abstractNumId w:val="0"/>
  </w:num>
  <w:num w:numId="10">
    <w:abstractNumId w:val="22"/>
  </w:num>
  <w:num w:numId="11">
    <w:abstractNumId w:val="9"/>
  </w:num>
  <w:num w:numId="12">
    <w:abstractNumId w:val="14"/>
  </w:num>
  <w:num w:numId="13">
    <w:abstractNumId w:val="12"/>
  </w:num>
  <w:num w:numId="14">
    <w:abstractNumId w:val="15"/>
  </w:num>
  <w:num w:numId="15">
    <w:abstractNumId w:val="24"/>
  </w:num>
  <w:num w:numId="16">
    <w:abstractNumId w:val="4"/>
  </w:num>
  <w:num w:numId="17">
    <w:abstractNumId w:val="16"/>
  </w:num>
  <w:num w:numId="18">
    <w:abstractNumId w:val="26"/>
  </w:num>
  <w:num w:numId="19">
    <w:abstractNumId w:val="10"/>
  </w:num>
  <w:num w:numId="20">
    <w:abstractNumId w:val="8"/>
  </w:num>
  <w:num w:numId="21">
    <w:abstractNumId w:val="11"/>
  </w:num>
  <w:num w:numId="22">
    <w:abstractNumId w:val="7"/>
  </w:num>
  <w:num w:numId="23">
    <w:abstractNumId w:val="19"/>
  </w:num>
  <w:num w:numId="24">
    <w:abstractNumId w:val="5"/>
  </w:num>
  <w:num w:numId="25">
    <w:abstractNumId w:val="27"/>
  </w:num>
  <w:num w:numId="26">
    <w:abstractNumId w:val="6"/>
  </w:num>
  <w:num w:numId="27">
    <w:abstractNumId w:val="23"/>
  </w:num>
  <w:num w:numId="28">
    <w:abstractNumId w:val="13"/>
  </w:num>
  <w:num w:numId="29">
    <w:abstractNumId w:val="18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bra Cooper">
    <w15:presenceInfo w15:providerId="AD" w15:userId="S::Dcooper@partners.net::8ff297d0-d8d9-4a61-b271-a08faf8d5dbd"/>
  </w15:person>
  <w15:person w15:author="Carmen Pena">
    <w15:presenceInfo w15:providerId="AD" w15:userId="S::cpena@partners.net::966dde03-0a12-4046-a8a7-344790446732"/>
  </w15:person>
  <w15:person w15:author="Sara Taylor">
    <w15:presenceInfo w15:providerId="AD" w15:userId="S::staylor@partners.net::059dac33-2550-4849-bf58-09e6b15829fd"/>
  </w15:person>
  <w15:person w15:author="Michael Moscarelli">
    <w15:presenceInfo w15:providerId="AD" w15:userId="S::mmoscarelli@partners.net::3c45dc76-26ad-4bf2-abee-57b769522a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AA"/>
    <w:rsid w:val="0000138F"/>
    <w:rsid w:val="000053EE"/>
    <w:rsid w:val="000062A8"/>
    <w:rsid w:val="000105CF"/>
    <w:rsid w:val="0001609A"/>
    <w:rsid w:val="00016985"/>
    <w:rsid w:val="00017161"/>
    <w:rsid w:val="00021FDB"/>
    <w:rsid w:val="00026816"/>
    <w:rsid w:val="00027CD6"/>
    <w:rsid w:val="00027DC2"/>
    <w:rsid w:val="00031B30"/>
    <w:rsid w:val="00033181"/>
    <w:rsid w:val="00035EEB"/>
    <w:rsid w:val="00040343"/>
    <w:rsid w:val="00040767"/>
    <w:rsid w:val="00040BE2"/>
    <w:rsid w:val="000475DC"/>
    <w:rsid w:val="00050F47"/>
    <w:rsid w:val="00053EB6"/>
    <w:rsid w:val="000545BF"/>
    <w:rsid w:val="000610E0"/>
    <w:rsid w:val="00063DAD"/>
    <w:rsid w:val="00077472"/>
    <w:rsid w:val="0008294C"/>
    <w:rsid w:val="00092DCA"/>
    <w:rsid w:val="000960DB"/>
    <w:rsid w:val="000A4B13"/>
    <w:rsid w:val="000A6851"/>
    <w:rsid w:val="000B1E35"/>
    <w:rsid w:val="000C6651"/>
    <w:rsid w:val="000C7770"/>
    <w:rsid w:val="000E32BC"/>
    <w:rsid w:val="000F32E2"/>
    <w:rsid w:val="001007A3"/>
    <w:rsid w:val="0010329A"/>
    <w:rsid w:val="00105FDF"/>
    <w:rsid w:val="0012143B"/>
    <w:rsid w:val="00122B87"/>
    <w:rsid w:val="00125DB0"/>
    <w:rsid w:val="00133238"/>
    <w:rsid w:val="001359A8"/>
    <w:rsid w:val="00141AC0"/>
    <w:rsid w:val="00144337"/>
    <w:rsid w:val="00147AFE"/>
    <w:rsid w:val="00151C59"/>
    <w:rsid w:val="00176BFD"/>
    <w:rsid w:val="00177726"/>
    <w:rsid w:val="0018072E"/>
    <w:rsid w:val="0018179D"/>
    <w:rsid w:val="00195962"/>
    <w:rsid w:val="001A22C4"/>
    <w:rsid w:val="001B21FA"/>
    <w:rsid w:val="001B3706"/>
    <w:rsid w:val="001C1CB6"/>
    <w:rsid w:val="001C46CE"/>
    <w:rsid w:val="001C5112"/>
    <w:rsid w:val="001C7B76"/>
    <w:rsid w:val="001D2F94"/>
    <w:rsid w:val="001D702A"/>
    <w:rsid w:val="001E0549"/>
    <w:rsid w:val="001F4F0E"/>
    <w:rsid w:val="001F6CF8"/>
    <w:rsid w:val="00203424"/>
    <w:rsid w:val="002036EF"/>
    <w:rsid w:val="00217BA7"/>
    <w:rsid w:val="0022160D"/>
    <w:rsid w:val="00230E13"/>
    <w:rsid w:val="0023338E"/>
    <w:rsid w:val="00241323"/>
    <w:rsid w:val="00247853"/>
    <w:rsid w:val="00250C6F"/>
    <w:rsid w:val="00263085"/>
    <w:rsid w:val="00273CB8"/>
    <w:rsid w:val="00273E6D"/>
    <w:rsid w:val="0028701D"/>
    <w:rsid w:val="0028793D"/>
    <w:rsid w:val="002A00EA"/>
    <w:rsid w:val="002A1C08"/>
    <w:rsid w:val="002B32DC"/>
    <w:rsid w:val="002C4F3B"/>
    <w:rsid w:val="002E2BCB"/>
    <w:rsid w:val="002E44CE"/>
    <w:rsid w:val="002F229C"/>
    <w:rsid w:val="003036D1"/>
    <w:rsid w:val="003064D7"/>
    <w:rsid w:val="00306657"/>
    <w:rsid w:val="00306EBA"/>
    <w:rsid w:val="00310B96"/>
    <w:rsid w:val="00321010"/>
    <w:rsid w:val="00323C20"/>
    <w:rsid w:val="00327058"/>
    <w:rsid w:val="00327F68"/>
    <w:rsid w:val="003342A7"/>
    <w:rsid w:val="003360D4"/>
    <w:rsid w:val="003378DF"/>
    <w:rsid w:val="00340543"/>
    <w:rsid w:val="0034464C"/>
    <w:rsid w:val="0035460F"/>
    <w:rsid w:val="00356FC7"/>
    <w:rsid w:val="003617DB"/>
    <w:rsid w:val="003623BD"/>
    <w:rsid w:val="003638E3"/>
    <w:rsid w:val="003753B9"/>
    <w:rsid w:val="0037797F"/>
    <w:rsid w:val="003B0129"/>
    <w:rsid w:val="003B6435"/>
    <w:rsid w:val="003B6AA2"/>
    <w:rsid w:val="003C01A6"/>
    <w:rsid w:val="003C59F6"/>
    <w:rsid w:val="003C6656"/>
    <w:rsid w:val="003D4CEB"/>
    <w:rsid w:val="003E26E4"/>
    <w:rsid w:val="003E5F3B"/>
    <w:rsid w:val="003E6281"/>
    <w:rsid w:val="003F7B14"/>
    <w:rsid w:val="00403B53"/>
    <w:rsid w:val="00412843"/>
    <w:rsid w:val="00414ABD"/>
    <w:rsid w:val="00427A75"/>
    <w:rsid w:val="0043167F"/>
    <w:rsid w:val="00435223"/>
    <w:rsid w:val="004407C2"/>
    <w:rsid w:val="00443954"/>
    <w:rsid w:val="004501D9"/>
    <w:rsid w:val="0046247F"/>
    <w:rsid w:val="004734F1"/>
    <w:rsid w:val="00473CBC"/>
    <w:rsid w:val="0049386E"/>
    <w:rsid w:val="00494E38"/>
    <w:rsid w:val="00496CFF"/>
    <w:rsid w:val="00497B40"/>
    <w:rsid w:val="004A0D18"/>
    <w:rsid w:val="004B0299"/>
    <w:rsid w:val="004B54EE"/>
    <w:rsid w:val="004C6060"/>
    <w:rsid w:val="004D031A"/>
    <w:rsid w:val="004D3630"/>
    <w:rsid w:val="004F088D"/>
    <w:rsid w:val="004F633A"/>
    <w:rsid w:val="004F6AEE"/>
    <w:rsid w:val="00501B63"/>
    <w:rsid w:val="005020B8"/>
    <w:rsid w:val="0050344E"/>
    <w:rsid w:val="00504970"/>
    <w:rsid w:val="005071A5"/>
    <w:rsid w:val="00507EC1"/>
    <w:rsid w:val="00512443"/>
    <w:rsid w:val="00513A8F"/>
    <w:rsid w:val="00515734"/>
    <w:rsid w:val="0052011C"/>
    <w:rsid w:val="00520438"/>
    <w:rsid w:val="005249EA"/>
    <w:rsid w:val="0053192D"/>
    <w:rsid w:val="00532BB5"/>
    <w:rsid w:val="00540A87"/>
    <w:rsid w:val="00546A47"/>
    <w:rsid w:val="00550BB5"/>
    <w:rsid w:val="00555A74"/>
    <w:rsid w:val="00565DA4"/>
    <w:rsid w:val="0056659D"/>
    <w:rsid w:val="0056703A"/>
    <w:rsid w:val="00567B58"/>
    <w:rsid w:val="0057293D"/>
    <w:rsid w:val="005740AF"/>
    <w:rsid w:val="00581B9D"/>
    <w:rsid w:val="00585EAC"/>
    <w:rsid w:val="005963B0"/>
    <w:rsid w:val="005A42EC"/>
    <w:rsid w:val="005A56C4"/>
    <w:rsid w:val="005B4F82"/>
    <w:rsid w:val="005C49CD"/>
    <w:rsid w:val="005C733B"/>
    <w:rsid w:val="005D022E"/>
    <w:rsid w:val="005D2141"/>
    <w:rsid w:val="005D29B7"/>
    <w:rsid w:val="005E1CEE"/>
    <w:rsid w:val="005E3203"/>
    <w:rsid w:val="005E674C"/>
    <w:rsid w:val="005F2C9C"/>
    <w:rsid w:val="005F4597"/>
    <w:rsid w:val="005F466B"/>
    <w:rsid w:val="00606E12"/>
    <w:rsid w:val="006128BE"/>
    <w:rsid w:val="00613357"/>
    <w:rsid w:val="00613C19"/>
    <w:rsid w:val="00615EBE"/>
    <w:rsid w:val="006213FC"/>
    <w:rsid w:val="00623EFE"/>
    <w:rsid w:val="00627E0B"/>
    <w:rsid w:val="00634AEC"/>
    <w:rsid w:val="00636495"/>
    <w:rsid w:val="00640588"/>
    <w:rsid w:val="00653CB1"/>
    <w:rsid w:val="006551A7"/>
    <w:rsid w:val="00656801"/>
    <w:rsid w:val="00662EFA"/>
    <w:rsid w:val="0066672A"/>
    <w:rsid w:val="00666836"/>
    <w:rsid w:val="00682304"/>
    <w:rsid w:val="00682ED9"/>
    <w:rsid w:val="00683C74"/>
    <w:rsid w:val="00686AC2"/>
    <w:rsid w:val="006900CE"/>
    <w:rsid w:val="006A26CB"/>
    <w:rsid w:val="006A5450"/>
    <w:rsid w:val="006B11D7"/>
    <w:rsid w:val="006B6EBE"/>
    <w:rsid w:val="006C1B20"/>
    <w:rsid w:val="006C2B01"/>
    <w:rsid w:val="006C6DFD"/>
    <w:rsid w:val="006D5FA8"/>
    <w:rsid w:val="006E2440"/>
    <w:rsid w:val="006E7324"/>
    <w:rsid w:val="006F6EF6"/>
    <w:rsid w:val="007048A7"/>
    <w:rsid w:val="00706E48"/>
    <w:rsid w:val="00707EE8"/>
    <w:rsid w:val="00723864"/>
    <w:rsid w:val="00726EBD"/>
    <w:rsid w:val="00733D2C"/>
    <w:rsid w:val="00746AD4"/>
    <w:rsid w:val="007477F6"/>
    <w:rsid w:val="00747F19"/>
    <w:rsid w:val="00754189"/>
    <w:rsid w:val="00774290"/>
    <w:rsid w:val="007A6A07"/>
    <w:rsid w:val="007B5CC5"/>
    <w:rsid w:val="007B7E1D"/>
    <w:rsid w:val="007C27D5"/>
    <w:rsid w:val="007D2CAF"/>
    <w:rsid w:val="007E1A31"/>
    <w:rsid w:val="007E26BC"/>
    <w:rsid w:val="00802174"/>
    <w:rsid w:val="00814A38"/>
    <w:rsid w:val="008353F5"/>
    <w:rsid w:val="00836C77"/>
    <w:rsid w:val="00841177"/>
    <w:rsid w:val="00850314"/>
    <w:rsid w:val="0085158C"/>
    <w:rsid w:val="00852973"/>
    <w:rsid w:val="008607F7"/>
    <w:rsid w:val="00861B2D"/>
    <w:rsid w:val="00863D8E"/>
    <w:rsid w:val="0086689D"/>
    <w:rsid w:val="00870FE7"/>
    <w:rsid w:val="00880EA5"/>
    <w:rsid w:val="008821A3"/>
    <w:rsid w:val="00882525"/>
    <w:rsid w:val="00896DEB"/>
    <w:rsid w:val="0089767D"/>
    <w:rsid w:val="008A5F9C"/>
    <w:rsid w:val="008B00FF"/>
    <w:rsid w:val="008B26CE"/>
    <w:rsid w:val="008C4C5A"/>
    <w:rsid w:val="008C7611"/>
    <w:rsid w:val="008D48C4"/>
    <w:rsid w:val="008E3E52"/>
    <w:rsid w:val="008E3E70"/>
    <w:rsid w:val="008F3BF4"/>
    <w:rsid w:val="0091069A"/>
    <w:rsid w:val="00915294"/>
    <w:rsid w:val="00916CB2"/>
    <w:rsid w:val="009309D7"/>
    <w:rsid w:val="00933DDE"/>
    <w:rsid w:val="009457A8"/>
    <w:rsid w:val="009465DC"/>
    <w:rsid w:val="009517CA"/>
    <w:rsid w:val="0095383C"/>
    <w:rsid w:val="00954412"/>
    <w:rsid w:val="00955586"/>
    <w:rsid w:val="009627CA"/>
    <w:rsid w:val="00964392"/>
    <w:rsid w:val="009646A5"/>
    <w:rsid w:val="00964AD9"/>
    <w:rsid w:val="00965EC3"/>
    <w:rsid w:val="009728F1"/>
    <w:rsid w:val="009752DA"/>
    <w:rsid w:val="009803AA"/>
    <w:rsid w:val="00996CFD"/>
    <w:rsid w:val="009A4551"/>
    <w:rsid w:val="009A57EB"/>
    <w:rsid w:val="009B4347"/>
    <w:rsid w:val="009B6DC9"/>
    <w:rsid w:val="009C623B"/>
    <w:rsid w:val="009D17C1"/>
    <w:rsid w:val="009D6A72"/>
    <w:rsid w:val="009E2845"/>
    <w:rsid w:val="009E3564"/>
    <w:rsid w:val="009E53AA"/>
    <w:rsid w:val="009E6D6F"/>
    <w:rsid w:val="00A14C5E"/>
    <w:rsid w:val="00A14CEF"/>
    <w:rsid w:val="00A20D96"/>
    <w:rsid w:val="00A24FE8"/>
    <w:rsid w:val="00A30982"/>
    <w:rsid w:val="00A35D51"/>
    <w:rsid w:val="00A46B11"/>
    <w:rsid w:val="00A541BF"/>
    <w:rsid w:val="00A650FD"/>
    <w:rsid w:val="00A716E9"/>
    <w:rsid w:val="00A74213"/>
    <w:rsid w:val="00A74A5D"/>
    <w:rsid w:val="00A80A6D"/>
    <w:rsid w:val="00A83EA8"/>
    <w:rsid w:val="00A870E1"/>
    <w:rsid w:val="00AA1E0A"/>
    <w:rsid w:val="00AB2440"/>
    <w:rsid w:val="00AB4208"/>
    <w:rsid w:val="00AB67A6"/>
    <w:rsid w:val="00AB736B"/>
    <w:rsid w:val="00AC0648"/>
    <w:rsid w:val="00AE028A"/>
    <w:rsid w:val="00B022D6"/>
    <w:rsid w:val="00B17CD4"/>
    <w:rsid w:val="00B25D8D"/>
    <w:rsid w:val="00B25F88"/>
    <w:rsid w:val="00B51024"/>
    <w:rsid w:val="00B523F1"/>
    <w:rsid w:val="00B60A95"/>
    <w:rsid w:val="00B77793"/>
    <w:rsid w:val="00B80FE7"/>
    <w:rsid w:val="00B82A71"/>
    <w:rsid w:val="00B82D3A"/>
    <w:rsid w:val="00BA06B6"/>
    <w:rsid w:val="00BA1525"/>
    <w:rsid w:val="00BA34B1"/>
    <w:rsid w:val="00BA3521"/>
    <w:rsid w:val="00BA5260"/>
    <w:rsid w:val="00BA7F99"/>
    <w:rsid w:val="00BB01F6"/>
    <w:rsid w:val="00BB06F6"/>
    <w:rsid w:val="00BB76B7"/>
    <w:rsid w:val="00BC1FB7"/>
    <w:rsid w:val="00BC2908"/>
    <w:rsid w:val="00BD1549"/>
    <w:rsid w:val="00BD1821"/>
    <w:rsid w:val="00BD5F67"/>
    <w:rsid w:val="00BD75BA"/>
    <w:rsid w:val="00BE20F9"/>
    <w:rsid w:val="00BE3E2E"/>
    <w:rsid w:val="00BE46A8"/>
    <w:rsid w:val="00BE65A3"/>
    <w:rsid w:val="00BE7749"/>
    <w:rsid w:val="00BF44F7"/>
    <w:rsid w:val="00C12B10"/>
    <w:rsid w:val="00C151F1"/>
    <w:rsid w:val="00C154C9"/>
    <w:rsid w:val="00C15535"/>
    <w:rsid w:val="00C16A70"/>
    <w:rsid w:val="00C20CCB"/>
    <w:rsid w:val="00C24899"/>
    <w:rsid w:val="00C26F7C"/>
    <w:rsid w:val="00C353EB"/>
    <w:rsid w:val="00C408C9"/>
    <w:rsid w:val="00C42379"/>
    <w:rsid w:val="00C43F3A"/>
    <w:rsid w:val="00C442E5"/>
    <w:rsid w:val="00C46871"/>
    <w:rsid w:val="00C573C5"/>
    <w:rsid w:val="00C710CA"/>
    <w:rsid w:val="00C72205"/>
    <w:rsid w:val="00C83AC6"/>
    <w:rsid w:val="00C8509C"/>
    <w:rsid w:val="00C850EC"/>
    <w:rsid w:val="00C85E08"/>
    <w:rsid w:val="00C87F1A"/>
    <w:rsid w:val="00C91251"/>
    <w:rsid w:val="00C957BE"/>
    <w:rsid w:val="00C95F68"/>
    <w:rsid w:val="00C971FD"/>
    <w:rsid w:val="00CA2964"/>
    <w:rsid w:val="00CB0480"/>
    <w:rsid w:val="00CB2F6A"/>
    <w:rsid w:val="00CB5AC9"/>
    <w:rsid w:val="00CC12D2"/>
    <w:rsid w:val="00CC27D9"/>
    <w:rsid w:val="00CC7DD3"/>
    <w:rsid w:val="00CD7914"/>
    <w:rsid w:val="00CE33AA"/>
    <w:rsid w:val="00CE4307"/>
    <w:rsid w:val="00CE7E61"/>
    <w:rsid w:val="00CF008E"/>
    <w:rsid w:val="00D068EC"/>
    <w:rsid w:val="00D06C8F"/>
    <w:rsid w:val="00D12160"/>
    <w:rsid w:val="00D33273"/>
    <w:rsid w:val="00D4139A"/>
    <w:rsid w:val="00D43E39"/>
    <w:rsid w:val="00D46EE1"/>
    <w:rsid w:val="00D6453E"/>
    <w:rsid w:val="00D80AC6"/>
    <w:rsid w:val="00D81C5A"/>
    <w:rsid w:val="00D84F48"/>
    <w:rsid w:val="00D913EB"/>
    <w:rsid w:val="00DA0B1D"/>
    <w:rsid w:val="00DB4E50"/>
    <w:rsid w:val="00DC55EF"/>
    <w:rsid w:val="00DC5A03"/>
    <w:rsid w:val="00DC798D"/>
    <w:rsid w:val="00DE2EA1"/>
    <w:rsid w:val="00DE4DA8"/>
    <w:rsid w:val="00DE682B"/>
    <w:rsid w:val="00DF264E"/>
    <w:rsid w:val="00DF3DE7"/>
    <w:rsid w:val="00E0181B"/>
    <w:rsid w:val="00E01B49"/>
    <w:rsid w:val="00E052CF"/>
    <w:rsid w:val="00E1615B"/>
    <w:rsid w:val="00E23CC4"/>
    <w:rsid w:val="00E34EA2"/>
    <w:rsid w:val="00E527F9"/>
    <w:rsid w:val="00E53631"/>
    <w:rsid w:val="00E57233"/>
    <w:rsid w:val="00E60E9F"/>
    <w:rsid w:val="00E62D15"/>
    <w:rsid w:val="00E72424"/>
    <w:rsid w:val="00E91273"/>
    <w:rsid w:val="00E912EA"/>
    <w:rsid w:val="00EA520D"/>
    <w:rsid w:val="00EA5AB4"/>
    <w:rsid w:val="00EB51CF"/>
    <w:rsid w:val="00EC6D24"/>
    <w:rsid w:val="00ED0B12"/>
    <w:rsid w:val="00ED410E"/>
    <w:rsid w:val="00EE25A2"/>
    <w:rsid w:val="00EE2BCE"/>
    <w:rsid w:val="00EE3158"/>
    <w:rsid w:val="00EE4D2E"/>
    <w:rsid w:val="00EE7BD5"/>
    <w:rsid w:val="00F00075"/>
    <w:rsid w:val="00F11C71"/>
    <w:rsid w:val="00F13B2A"/>
    <w:rsid w:val="00F13E13"/>
    <w:rsid w:val="00F14AF7"/>
    <w:rsid w:val="00F27009"/>
    <w:rsid w:val="00F426F2"/>
    <w:rsid w:val="00F434B8"/>
    <w:rsid w:val="00F4757A"/>
    <w:rsid w:val="00F5279C"/>
    <w:rsid w:val="00F565B3"/>
    <w:rsid w:val="00F60942"/>
    <w:rsid w:val="00F7608B"/>
    <w:rsid w:val="00F844ED"/>
    <w:rsid w:val="00F84E50"/>
    <w:rsid w:val="00F86A25"/>
    <w:rsid w:val="00F8719F"/>
    <w:rsid w:val="00F977F8"/>
    <w:rsid w:val="00FA0C78"/>
    <w:rsid w:val="00FA2B4C"/>
    <w:rsid w:val="00FA58C7"/>
    <w:rsid w:val="00FB20FB"/>
    <w:rsid w:val="00FB3117"/>
    <w:rsid w:val="00FC1DF3"/>
    <w:rsid w:val="00FC47D8"/>
    <w:rsid w:val="00FC74EC"/>
    <w:rsid w:val="00FE290F"/>
    <w:rsid w:val="00FE7809"/>
    <w:rsid w:val="00FF4099"/>
    <w:rsid w:val="00FF72F2"/>
    <w:rsid w:val="00FF72F7"/>
    <w:rsid w:val="034F296A"/>
    <w:rsid w:val="0A75BAF5"/>
    <w:rsid w:val="136998E4"/>
    <w:rsid w:val="17FE388B"/>
    <w:rsid w:val="19557ADA"/>
    <w:rsid w:val="199EE7C8"/>
    <w:rsid w:val="1C2AAE2C"/>
    <w:rsid w:val="1D65BE0F"/>
    <w:rsid w:val="1F6515EB"/>
    <w:rsid w:val="21B042DF"/>
    <w:rsid w:val="28E64C30"/>
    <w:rsid w:val="31A26DEE"/>
    <w:rsid w:val="3707D06C"/>
    <w:rsid w:val="3731C59D"/>
    <w:rsid w:val="3B39700C"/>
    <w:rsid w:val="3D307E6A"/>
    <w:rsid w:val="3F965120"/>
    <w:rsid w:val="3FB9AE38"/>
    <w:rsid w:val="41BF617B"/>
    <w:rsid w:val="41F0C796"/>
    <w:rsid w:val="44319C02"/>
    <w:rsid w:val="456799BD"/>
    <w:rsid w:val="47FED643"/>
    <w:rsid w:val="51E98088"/>
    <w:rsid w:val="52EC0332"/>
    <w:rsid w:val="5575C977"/>
    <w:rsid w:val="56FDA712"/>
    <w:rsid w:val="57B8C420"/>
    <w:rsid w:val="5BD97126"/>
    <w:rsid w:val="5BFA0D13"/>
    <w:rsid w:val="5C79BD1B"/>
    <w:rsid w:val="5FAAADA8"/>
    <w:rsid w:val="6131F7ED"/>
    <w:rsid w:val="61467E09"/>
    <w:rsid w:val="653F329A"/>
    <w:rsid w:val="6742F36D"/>
    <w:rsid w:val="6BACB633"/>
    <w:rsid w:val="7100C6E8"/>
    <w:rsid w:val="7B33BC9C"/>
    <w:rsid w:val="7FB98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A0307"/>
  <w15:docId w15:val="{1605B0ED-BCF9-4880-83B6-2709C27A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AA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4F7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E36C0A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4F7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E36C0A" w:themeColor="accent6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4F7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E36C0A" w:themeColor="accent6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33A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BF44F7"/>
    <w:rPr>
      <w:rFonts w:asciiTheme="majorHAnsi" w:hAnsiTheme="majorHAnsi" w:eastAsiaTheme="majorEastAsia" w:cstheme="majorBidi"/>
      <w:b/>
      <w:bCs/>
      <w:color w:val="E36C0A" w:themeColor="accent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F44F7"/>
    <w:rPr>
      <w:rFonts w:asciiTheme="majorHAnsi" w:hAnsiTheme="majorHAnsi" w:eastAsiaTheme="majorEastAsia" w:cstheme="majorBidi"/>
      <w:b/>
      <w:bCs/>
      <w:color w:val="E36C0A" w:themeColor="accent6" w:themeShade="BF"/>
    </w:rPr>
  </w:style>
  <w:style w:type="paragraph" w:styleId="ListParagraph">
    <w:name w:val="List Paragraph"/>
    <w:basedOn w:val="Normal"/>
    <w:uiPriority w:val="34"/>
    <w:qFormat/>
    <w:rsid w:val="00CE33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3AA"/>
    <w:rPr>
      <w:color w:val="0000FF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F44F7"/>
    <w:rPr>
      <w:rFonts w:asciiTheme="majorHAnsi" w:hAnsiTheme="majorHAnsi" w:eastAsiaTheme="majorEastAsia" w:cstheme="majorBidi"/>
      <w:b/>
      <w:bCs/>
      <w:i/>
      <w:iCs/>
      <w:color w:val="E36C0A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2BCE"/>
  </w:style>
  <w:style w:type="paragraph" w:styleId="Footer">
    <w:name w:val="footer"/>
    <w:basedOn w:val="Normal"/>
    <w:link w:val="Foot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2BCE"/>
  </w:style>
  <w:style w:type="character" w:styleId="FollowedHyperlink">
    <w:name w:val="FollowedHyperlink"/>
    <w:basedOn w:val="DefaultParagraphFont"/>
    <w:uiPriority w:val="99"/>
    <w:semiHidden/>
    <w:unhideWhenUsed/>
    <w:rsid w:val="00F8719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59F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60E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0E9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60E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E9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60E9F"/>
    <w:rPr>
      <w:b/>
      <w:bCs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9646A5"/>
    <w:rPr>
      <w:i/>
      <w:iCs/>
    </w:rPr>
  </w:style>
  <w:style w:type="paragraph" w:styleId="Default" w:customStyle="1">
    <w:name w:val="Default"/>
    <w:rsid w:val="00C850EC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5C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105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05C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05C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52011C"/>
    <w:pPr>
      <w:spacing w:after="0" w:line="240" w:lineRule="auto"/>
    </w:pPr>
    <w:rPr>
      <w:rFonts w:ascii="Calibri" w:hAnsi="Calibri" w:cs="Calibri" w:eastAsiaTheme="minorHAnsi"/>
    </w:rPr>
  </w:style>
  <w:style w:type="paragraph" w:styleId="Revision">
    <w:name w:val="Revision"/>
    <w:hidden/>
    <w:uiPriority w:val="99"/>
    <w:semiHidden/>
    <w:rsid w:val="00494E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commentsExtended" Target="commentsExtended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omments" Target="comments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microsoft.com/office/2018/08/relationships/commentsExtensible" Target="commentsExtensible.xml" Id="rId1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6/09/relationships/commentsIds" Target="commentsIds.xml" Id="rId14" /><Relationship Type="http://schemas.openxmlformats.org/officeDocument/2006/relationships/glossaryDocument" Target="glossary/document.xml" Id="Rd1d3478168ca4bd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1037d-a107-4977-9057-77b8feb3e5bd}"/>
      </w:docPartPr>
      <w:docPartBody>
        <w:p w14:paraId="7D292F9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SMT</DisplayName>
        <AccountId>1122</AccountId>
        <AccountType/>
      </UserInfo>
      <UserInfo>
        <DisplayName>Danielle Martin</DisplayName>
        <AccountId>32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6AB405B-9E11-40AE-89AE-DF8E30839B55}"/>
</file>

<file path=customXml/itemProps2.xml><?xml version="1.0" encoding="utf-8"?>
<ds:datastoreItem xmlns:ds="http://schemas.openxmlformats.org/officeDocument/2006/customXml" ds:itemID="{BF7C71BB-9230-4100-B090-85500E4C2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B57D4-F6CB-459C-853A-307E83408F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2DDDE1-8C75-4748-BF41-92448BECB74D}">
  <ds:schemaRefs>
    <ds:schemaRef ds:uri="http://schemas.microsoft.com/office/2006/metadata/properties"/>
    <ds:schemaRef ds:uri="http://schemas.microsoft.com/office/infopath/2007/PartnerControls"/>
    <ds:schemaRef ds:uri="dc808d36-874f-4b27-aec2-2fd64981792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~Danielle~</dc:creator>
  <cp:lastModifiedBy>Debra Cooper</cp:lastModifiedBy>
  <cp:revision>6</cp:revision>
  <cp:lastPrinted>2019-05-20T18:40:00Z</cp:lastPrinted>
  <dcterms:created xsi:type="dcterms:W3CDTF">2022-03-14T02:25:00Z</dcterms:created>
  <dcterms:modified xsi:type="dcterms:W3CDTF">2022-03-22T18:58:32Z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1102800</vt:r8>
  </property>
  <property fmtid="{D5CDD505-2E9C-101B-9397-08002B2CF9AE}" pid="4" name="MediaServiceImageTags">
    <vt:lpwstr/>
  </property>
</Properties>
</file>