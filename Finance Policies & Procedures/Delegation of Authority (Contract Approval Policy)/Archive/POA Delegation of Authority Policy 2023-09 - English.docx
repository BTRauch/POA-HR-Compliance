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D1A405" w14:textId="77777777" w:rsidR="001C7B76" w:rsidRDefault="001C7B76" w:rsidP="0008294C">
      <w:pPr>
        <w:spacing w:after="0"/>
      </w:pPr>
    </w:p>
    <w:p w14:paraId="218E2AA9" w14:textId="77777777" w:rsidR="001C7B76" w:rsidRDefault="001C7B76" w:rsidP="0008294C">
      <w:pPr>
        <w:spacing w:after="0"/>
      </w:pPr>
    </w:p>
    <w:p w14:paraId="66075CE0" w14:textId="77777777" w:rsidR="001C7B76" w:rsidRDefault="001C7B76" w:rsidP="0008294C">
      <w:pPr>
        <w:spacing w:after="0"/>
      </w:pPr>
    </w:p>
    <w:p w14:paraId="37B92547" w14:textId="653D16F3" w:rsidR="001C7B76" w:rsidRDefault="00273CB8" w:rsidP="0008294C">
      <w:pPr>
        <w:spacing w:after="0"/>
      </w:pPr>
      <w:r>
        <w:rPr>
          <w:noProof/>
        </w:rPr>
        <w:drawing>
          <wp:anchor distT="0" distB="0" distL="114300" distR="114300" simplePos="0" relativeHeight="251658240" behindDoc="1" locked="0" layoutInCell="1" allowOverlap="1" wp14:anchorId="09DDB0CB" wp14:editId="18D3FF31">
            <wp:simplePos x="0" y="0"/>
            <wp:positionH relativeFrom="column">
              <wp:posOffset>332105</wp:posOffset>
            </wp:positionH>
            <wp:positionV relativeFrom="paragraph">
              <wp:posOffset>149225</wp:posOffset>
            </wp:positionV>
            <wp:extent cx="4761230" cy="1198245"/>
            <wp:effectExtent l="0" t="0" r="1270" b="1905"/>
            <wp:wrapTight wrapText="bothSides">
              <wp:wrapPolygon edited="0">
                <wp:start x="0" y="0"/>
                <wp:lineTo x="0" y="21291"/>
                <wp:lineTo x="21519" y="21291"/>
                <wp:lineTo x="21519" y="0"/>
                <wp:lineTo x="0" y="0"/>
              </wp:wrapPolygon>
            </wp:wrapTight>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1230" cy="11982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D7F79F" w14:textId="77777777" w:rsidR="001C7B76" w:rsidRDefault="001C7B76" w:rsidP="0008294C">
      <w:pPr>
        <w:spacing w:after="0"/>
      </w:pPr>
    </w:p>
    <w:p w14:paraId="7C437F00" w14:textId="77777777" w:rsidR="001C7B76" w:rsidRPr="00273CB8" w:rsidRDefault="001C7B76" w:rsidP="0008294C">
      <w:pPr>
        <w:spacing w:after="0"/>
        <w:rPr>
          <w:sz w:val="40"/>
        </w:rPr>
      </w:pPr>
    </w:p>
    <w:p w14:paraId="57712B13" w14:textId="77777777" w:rsidR="00F434B8" w:rsidRDefault="00F434B8" w:rsidP="0008294C">
      <w:pPr>
        <w:spacing w:after="0"/>
        <w:jc w:val="center"/>
        <w:rPr>
          <w:rFonts w:asciiTheme="majorHAnsi" w:hAnsiTheme="majorHAnsi"/>
          <w:b/>
          <w:color w:val="E36C0A" w:themeColor="accent6" w:themeShade="BF"/>
          <w:sz w:val="40"/>
        </w:rPr>
      </w:pPr>
    </w:p>
    <w:p w14:paraId="0E24D4B9" w14:textId="77777777" w:rsidR="00F434B8" w:rsidRDefault="00F434B8" w:rsidP="0008294C">
      <w:pPr>
        <w:spacing w:after="0"/>
        <w:jc w:val="center"/>
        <w:rPr>
          <w:rFonts w:asciiTheme="majorHAnsi" w:hAnsiTheme="majorHAnsi"/>
          <w:b/>
          <w:color w:val="E36C0A" w:themeColor="accent6" w:themeShade="BF"/>
          <w:sz w:val="40"/>
        </w:rPr>
      </w:pPr>
    </w:p>
    <w:p w14:paraId="446C26F3" w14:textId="21D3616C" w:rsidR="00CE33AA" w:rsidRDefault="00241323" w:rsidP="0008294C">
      <w:pPr>
        <w:spacing w:after="0"/>
        <w:jc w:val="center"/>
        <w:rPr>
          <w:rFonts w:asciiTheme="majorHAnsi" w:hAnsiTheme="majorHAnsi"/>
          <w:b/>
          <w:color w:val="E36C0A" w:themeColor="accent6" w:themeShade="BF"/>
          <w:sz w:val="40"/>
        </w:rPr>
      </w:pPr>
      <w:r>
        <w:rPr>
          <w:rFonts w:asciiTheme="majorHAnsi" w:hAnsiTheme="majorHAnsi"/>
          <w:b/>
          <w:color w:val="E36C0A" w:themeColor="accent6" w:themeShade="BF"/>
          <w:sz w:val="40"/>
        </w:rPr>
        <w:t xml:space="preserve">POLICY &amp; </w:t>
      </w:r>
      <w:r w:rsidR="0085158C">
        <w:rPr>
          <w:rFonts w:asciiTheme="majorHAnsi" w:hAnsiTheme="majorHAnsi"/>
          <w:b/>
          <w:color w:val="E36C0A" w:themeColor="accent6" w:themeShade="BF"/>
          <w:sz w:val="40"/>
        </w:rPr>
        <w:t>PROCEDURE</w:t>
      </w:r>
    </w:p>
    <w:p w14:paraId="06552427" w14:textId="77777777" w:rsidR="00497B40" w:rsidRDefault="00497B40" w:rsidP="0008294C">
      <w:pPr>
        <w:spacing w:after="0"/>
        <w:jc w:val="center"/>
        <w:rPr>
          <w:rFonts w:asciiTheme="majorHAnsi" w:hAnsiTheme="majorHAnsi"/>
          <w:b/>
          <w:color w:val="E36C0A" w:themeColor="accent6" w:themeShade="BF"/>
          <w:sz w:val="40"/>
        </w:rPr>
      </w:pPr>
    </w:p>
    <w:p w14:paraId="0B588F2A" w14:textId="6020236D" w:rsidR="00497B40" w:rsidRDefault="009E2845" w:rsidP="0008294C">
      <w:pPr>
        <w:spacing w:after="0"/>
        <w:jc w:val="center"/>
        <w:rPr>
          <w:rFonts w:asciiTheme="majorHAnsi" w:eastAsiaTheme="majorEastAsia" w:hAnsiTheme="majorHAnsi" w:cstheme="majorBidi"/>
          <w:b/>
          <w:bCs/>
          <w:color w:val="E36C0A" w:themeColor="accent6" w:themeShade="BF"/>
          <w:sz w:val="36"/>
          <w:szCs w:val="26"/>
        </w:rPr>
      </w:pPr>
      <w:r>
        <w:rPr>
          <w:rFonts w:asciiTheme="majorHAnsi" w:hAnsiTheme="majorHAnsi"/>
          <w:b/>
          <w:color w:val="E36C0A" w:themeColor="accent6" w:themeShade="BF"/>
          <w:sz w:val="40"/>
        </w:rPr>
        <w:t xml:space="preserve">Delegation of </w:t>
      </w:r>
      <w:del w:id="1" w:author="Danielle Martin [2]" w:date="2023-09-11T23:11:00Z">
        <w:r w:rsidDel="006B5A5F">
          <w:rPr>
            <w:rFonts w:asciiTheme="majorHAnsi" w:hAnsiTheme="majorHAnsi"/>
            <w:b/>
            <w:color w:val="E36C0A" w:themeColor="accent6" w:themeShade="BF"/>
            <w:sz w:val="40"/>
          </w:rPr>
          <w:delText xml:space="preserve">Payment </w:delText>
        </w:r>
        <w:r w:rsidR="003B0129" w:rsidDel="006B5A5F">
          <w:rPr>
            <w:rFonts w:asciiTheme="majorHAnsi" w:hAnsiTheme="majorHAnsi"/>
            <w:b/>
            <w:color w:val="E36C0A" w:themeColor="accent6" w:themeShade="BF"/>
            <w:sz w:val="40"/>
          </w:rPr>
          <w:delText xml:space="preserve">and Contract </w:delText>
        </w:r>
        <w:r w:rsidR="00141AC0" w:rsidDel="006B5A5F">
          <w:rPr>
            <w:rFonts w:asciiTheme="majorHAnsi" w:hAnsiTheme="majorHAnsi"/>
            <w:b/>
            <w:color w:val="E36C0A" w:themeColor="accent6" w:themeShade="BF"/>
            <w:sz w:val="40"/>
          </w:rPr>
          <w:delText>Approval</w:delText>
        </w:r>
        <w:r w:rsidR="006D5FA8" w:rsidDel="006B5A5F">
          <w:rPr>
            <w:rFonts w:asciiTheme="majorHAnsi" w:hAnsiTheme="majorHAnsi"/>
            <w:b/>
            <w:color w:val="E36C0A" w:themeColor="accent6" w:themeShade="BF"/>
            <w:sz w:val="40"/>
          </w:rPr>
          <w:delText xml:space="preserve"> at H</w:delText>
        </w:r>
        <w:r w:rsidR="00340543" w:rsidDel="006B5A5F">
          <w:rPr>
            <w:rFonts w:asciiTheme="majorHAnsi" w:hAnsiTheme="majorHAnsi"/>
            <w:b/>
            <w:color w:val="E36C0A" w:themeColor="accent6" w:themeShade="BF"/>
            <w:sz w:val="40"/>
          </w:rPr>
          <w:delText>O</w:delText>
        </w:r>
      </w:del>
      <w:ins w:id="2" w:author="Danielle Martin [2]" w:date="2023-09-11T23:11:00Z">
        <w:r w:rsidR="006B5A5F">
          <w:rPr>
            <w:rFonts w:asciiTheme="majorHAnsi" w:hAnsiTheme="majorHAnsi"/>
            <w:b/>
            <w:color w:val="E36C0A" w:themeColor="accent6" w:themeShade="BF"/>
            <w:sz w:val="40"/>
          </w:rPr>
          <w:t>Authority Policy</w:t>
        </w:r>
      </w:ins>
    </w:p>
    <w:p w14:paraId="041F0D2D" w14:textId="353D15AE" w:rsidR="000A6851" w:rsidRDefault="00040343" w:rsidP="0008294C">
      <w:pPr>
        <w:spacing w:after="0"/>
        <w:jc w:val="center"/>
        <w:rPr>
          <w:rFonts w:asciiTheme="majorHAnsi" w:eastAsiaTheme="majorEastAsia" w:hAnsiTheme="majorHAnsi" w:cstheme="majorBidi"/>
          <w:b/>
          <w:bCs/>
          <w:color w:val="E36C0A" w:themeColor="accent6" w:themeShade="BF"/>
          <w:sz w:val="36"/>
          <w:szCs w:val="26"/>
        </w:rPr>
      </w:pPr>
      <w:r w:rsidRPr="009517CA">
        <w:rPr>
          <w:rFonts w:asciiTheme="majorHAnsi" w:eastAsiaTheme="majorEastAsia" w:hAnsiTheme="majorHAnsi" w:cstheme="majorBidi"/>
          <w:b/>
          <w:bCs/>
          <w:color w:val="E36C0A" w:themeColor="accent6" w:themeShade="BF"/>
          <w:sz w:val="36"/>
          <w:szCs w:val="26"/>
        </w:rPr>
        <w:t xml:space="preserve">Effective </w:t>
      </w:r>
      <w:r w:rsidR="00177726">
        <w:rPr>
          <w:rFonts w:asciiTheme="majorHAnsi" w:eastAsiaTheme="majorEastAsia" w:hAnsiTheme="majorHAnsi" w:cstheme="majorBidi"/>
          <w:b/>
          <w:bCs/>
          <w:color w:val="E36C0A" w:themeColor="accent6" w:themeShade="BF"/>
          <w:sz w:val="36"/>
          <w:szCs w:val="26"/>
        </w:rPr>
        <w:t>May 20, 2019</w:t>
      </w:r>
    </w:p>
    <w:p w14:paraId="6CFF2FB7" w14:textId="5631B43A" w:rsidR="003D4CEB" w:rsidRDefault="003D4CEB" w:rsidP="003E5F3B">
      <w:pPr>
        <w:spacing w:after="0"/>
        <w:jc w:val="center"/>
        <w:rPr>
          <w:rFonts w:asciiTheme="majorHAnsi" w:eastAsiaTheme="majorEastAsia" w:hAnsiTheme="majorHAnsi" w:cstheme="majorBidi"/>
          <w:b/>
          <w:bCs/>
          <w:color w:val="E36C0A" w:themeColor="accent6" w:themeShade="BF"/>
          <w:sz w:val="36"/>
          <w:szCs w:val="36"/>
        </w:rPr>
      </w:pPr>
      <w:r w:rsidRPr="5575C977">
        <w:rPr>
          <w:rFonts w:asciiTheme="majorHAnsi" w:eastAsiaTheme="majorEastAsia" w:hAnsiTheme="majorHAnsi" w:cstheme="majorBidi"/>
          <w:b/>
          <w:bCs/>
          <w:color w:val="E36C0A" w:themeColor="accent6" w:themeShade="BF"/>
          <w:sz w:val="36"/>
          <w:szCs w:val="36"/>
        </w:rPr>
        <w:t>Updated: July 01, 2021</w:t>
      </w:r>
    </w:p>
    <w:p w14:paraId="4662ADA1" w14:textId="04F30EBA" w:rsidR="3FB9AE38" w:rsidRDefault="3FB9AE38" w:rsidP="5575C977">
      <w:pPr>
        <w:spacing w:after="0"/>
        <w:jc w:val="center"/>
        <w:rPr>
          <w:rFonts w:asciiTheme="majorHAnsi" w:eastAsiaTheme="majorEastAsia" w:hAnsiTheme="majorHAnsi" w:cstheme="majorBidi"/>
          <w:b/>
          <w:bCs/>
          <w:color w:val="E36C0A" w:themeColor="accent6" w:themeShade="BF"/>
          <w:sz w:val="36"/>
          <w:szCs w:val="36"/>
        </w:rPr>
      </w:pPr>
      <w:r w:rsidRPr="5575C977">
        <w:rPr>
          <w:rFonts w:asciiTheme="majorHAnsi" w:eastAsiaTheme="majorEastAsia" w:hAnsiTheme="majorHAnsi" w:cstheme="majorBidi"/>
          <w:b/>
          <w:bCs/>
          <w:color w:val="E36C0A" w:themeColor="accent6" w:themeShade="BF"/>
          <w:sz w:val="36"/>
          <w:szCs w:val="36"/>
        </w:rPr>
        <w:t>Updated: August 30, 2021</w:t>
      </w:r>
    </w:p>
    <w:p w14:paraId="445F0348" w14:textId="4134FEAC" w:rsidR="0053390C" w:rsidRDefault="1F6515EB" w:rsidP="199EE7C8">
      <w:pPr>
        <w:spacing w:after="0"/>
        <w:jc w:val="center"/>
        <w:rPr>
          <w:rFonts w:asciiTheme="majorHAnsi" w:eastAsiaTheme="majorEastAsia" w:hAnsiTheme="majorHAnsi" w:cstheme="majorBidi"/>
          <w:b/>
          <w:bCs/>
          <w:color w:val="E36C0A" w:themeColor="accent6" w:themeShade="BF"/>
          <w:sz w:val="36"/>
          <w:szCs w:val="36"/>
        </w:rPr>
      </w:pPr>
      <w:r w:rsidRPr="199EE7C8">
        <w:rPr>
          <w:rFonts w:asciiTheme="majorHAnsi" w:eastAsiaTheme="majorEastAsia" w:hAnsiTheme="majorHAnsi" w:cstheme="majorBidi"/>
          <w:b/>
          <w:bCs/>
          <w:color w:val="E36C0A" w:themeColor="accent6" w:themeShade="BF"/>
          <w:sz w:val="36"/>
          <w:szCs w:val="36"/>
        </w:rPr>
        <w:t xml:space="preserve">Updated: </w:t>
      </w:r>
      <w:r w:rsidR="00A74213">
        <w:rPr>
          <w:rFonts w:asciiTheme="majorHAnsi" w:eastAsiaTheme="majorEastAsia" w:hAnsiTheme="majorHAnsi" w:cstheme="majorBidi"/>
          <w:b/>
          <w:bCs/>
          <w:color w:val="E36C0A" w:themeColor="accent6" w:themeShade="BF"/>
          <w:sz w:val="36"/>
          <w:szCs w:val="36"/>
        </w:rPr>
        <w:t>March</w:t>
      </w:r>
      <w:r w:rsidR="0066672A">
        <w:rPr>
          <w:rFonts w:asciiTheme="majorHAnsi" w:eastAsiaTheme="majorEastAsia" w:hAnsiTheme="majorHAnsi" w:cstheme="majorBidi"/>
          <w:b/>
          <w:bCs/>
          <w:color w:val="E36C0A" w:themeColor="accent6" w:themeShade="BF"/>
          <w:sz w:val="36"/>
          <w:szCs w:val="36"/>
        </w:rPr>
        <w:t xml:space="preserve"> </w:t>
      </w:r>
      <w:r w:rsidR="00AB2440">
        <w:rPr>
          <w:rFonts w:asciiTheme="majorHAnsi" w:eastAsiaTheme="majorEastAsia" w:hAnsiTheme="majorHAnsi" w:cstheme="majorBidi"/>
          <w:b/>
          <w:bCs/>
          <w:color w:val="E36C0A" w:themeColor="accent6" w:themeShade="BF"/>
          <w:sz w:val="36"/>
          <w:szCs w:val="36"/>
        </w:rPr>
        <w:t>3</w:t>
      </w:r>
      <w:r w:rsidR="00E912EA">
        <w:rPr>
          <w:rFonts w:asciiTheme="majorHAnsi" w:eastAsiaTheme="majorEastAsia" w:hAnsiTheme="majorHAnsi" w:cstheme="majorBidi"/>
          <w:b/>
          <w:bCs/>
          <w:color w:val="E36C0A" w:themeColor="accent6" w:themeShade="BF"/>
          <w:sz w:val="36"/>
          <w:szCs w:val="36"/>
        </w:rPr>
        <w:t>1</w:t>
      </w:r>
      <w:r w:rsidRPr="199EE7C8">
        <w:rPr>
          <w:rFonts w:asciiTheme="majorHAnsi" w:eastAsiaTheme="majorEastAsia" w:hAnsiTheme="majorHAnsi" w:cstheme="majorBidi"/>
          <w:b/>
          <w:bCs/>
          <w:color w:val="E36C0A" w:themeColor="accent6" w:themeShade="BF"/>
          <w:sz w:val="36"/>
          <w:szCs w:val="36"/>
        </w:rPr>
        <w:t>, 2022</w:t>
      </w:r>
    </w:p>
    <w:p w14:paraId="162914EE" w14:textId="6DCB17D2" w:rsidR="003B3286" w:rsidDel="00A11C86" w:rsidRDefault="00A11C86" w:rsidP="00A11C86">
      <w:pPr>
        <w:spacing w:after="0"/>
        <w:jc w:val="center"/>
        <w:rPr>
          <w:del w:id="3" w:author="Danielle Martin [2]" w:date="2023-09-11T23:11:00Z"/>
          <w:rFonts w:asciiTheme="majorHAnsi" w:eastAsiaTheme="majorEastAsia" w:hAnsiTheme="majorHAnsi" w:cstheme="majorBidi"/>
          <w:b/>
          <w:bCs/>
          <w:color w:val="E36C0A" w:themeColor="accent6" w:themeShade="BF"/>
          <w:sz w:val="36"/>
          <w:szCs w:val="36"/>
        </w:rPr>
      </w:pPr>
      <w:ins w:id="4" w:author="Danielle Martin [2]" w:date="2023-09-11T23:11:00Z">
        <w:r>
          <w:rPr>
            <w:rFonts w:asciiTheme="majorHAnsi" w:eastAsiaTheme="majorEastAsia" w:hAnsiTheme="majorHAnsi" w:cstheme="majorBidi"/>
            <w:b/>
            <w:bCs/>
            <w:color w:val="E36C0A" w:themeColor="accent6" w:themeShade="BF"/>
            <w:sz w:val="36"/>
            <w:szCs w:val="36"/>
          </w:rPr>
          <w:t xml:space="preserve">Updated: </w:t>
        </w:r>
      </w:ins>
      <w:r w:rsidR="003B3286">
        <w:rPr>
          <w:rFonts w:asciiTheme="majorHAnsi" w:eastAsiaTheme="majorEastAsia" w:hAnsiTheme="majorHAnsi" w:cstheme="majorBidi"/>
          <w:b/>
          <w:bCs/>
          <w:color w:val="E36C0A" w:themeColor="accent6" w:themeShade="BF"/>
          <w:sz w:val="36"/>
          <w:szCs w:val="36"/>
        </w:rPr>
        <w:t xml:space="preserve">June </w:t>
      </w:r>
      <w:r w:rsidR="00F06942">
        <w:rPr>
          <w:rFonts w:asciiTheme="majorHAnsi" w:eastAsiaTheme="majorEastAsia" w:hAnsiTheme="majorHAnsi" w:cstheme="majorBidi"/>
          <w:b/>
          <w:bCs/>
          <w:color w:val="E36C0A" w:themeColor="accent6" w:themeShade="BF"/>
          <w:sz w:val="36"/>
          <w:szCs w:val="36"/>
        </w:rPr>
        <w:t>15</w:t>
      </w:r>
      <w:r w:rsidR="0022763C">
        <w:rPr>
          <w:rFonts w:asciiTheme="majorHAnsi" w:eastAsiaTheme="majorEastAsia" w:hAnsiTheme="majorHAnsi" w:cstheme="majorBidi"/>
          <w:b/>
          <w:bCs/>
          <w:color w:val="E36C0A" w:themeColor="accent6" w:themeShade="BF"/>
          <w:sz w:val="36"/>
          <w:szCs w:val="36"/>
        </w:rPr>
        <w:t xml:space="preserve">, </w:t>
      </w:r>
      <w:r w:rsidR="003B3286">
        <w:rPr>
          <w:rFonts w:asciiTheme="majorHAnsi" w:eastAsiaTheme="majorEastAsia" w:hAnsiTheme="majorHAnsi" w:cstheme="majorBidi"/>
          <w:b/>
          <w:bCs/>
          <w:color w:val="E36C0A" w:themeColor="accent6" w:themeShade="BF"/>
          <w:sz w:val="36"/>
          <w:szCs w:val="36"/>
        </w:rPr>
        <w:t>2022</w:t>
      </w:r>
    </w:p>
    <w:p w14:paraId="5D161932" w14:textId="77777777" w:rsidR="00A11C86" w:rsidRDefault="00A11C86" w:rsidP="199EE7C8">
      <w:pPr>
        <w:spacing w:after="0"/>
        <w:jc w:val="center"/>
        <w:rPr>
          <w:ins w:id="5" w:author="Danielle Martin [2]" w:date="2023-09-11T23:11:00Z"/>
          <w:rFonts w:asciiTheme="majorHAnsi" w:eastAsiaTheme="majorEastAsia" w:hAnsiTheme="majorHAnsi" w:cstheme="majorBidi"/>
          <w:b/>
          <w:bCs/>
          <w:color w:val="E36C0A" w:themeColor="accent6" w:themeShade="BF"/>
          <w:sz w:val="36"/>
          <w:szCs w:val="36"/>
        </w:rPr>
      </w:pPr>
    </w:p>
    <w:p w14:paraId="0A08388D" w14:textId="140DE5A7" w:rsidR="001440FC" w:rsidDel="00A11C86" w:rsidRDefault="00A11C86" w:rsidP="199EE7C8">
      <w:pPr>
        <w:spacing w:after="0"/>
        <w:jc w:val="center"/>
        <w:rPr>
          <w:del w:id="6" w:author="Danielle Martin [2]" w:date="2023-09-11T23:11:00Z"/>
          <w:rFonts w:asciiTheme="majorHAnsi" w:eastAsiaTheme="majorEastAsia" w:hAnsiTheme="majorHAnsi" w:cstheme="majorBidi"/>
          <w:b/>
          <w:bCs/>
          <w:color w:val="E36C0A" w:themeColor="accent6" w:themeShade="BF"/>
          <w:sz w:val="36"/>
          <w:szCs w:val="36"/>
        </w:rPr>
      </w:pPr>
      <w:ins w:id="7" w:author="Danielle Martin [2]" w:date="2023-09-11T23:11:00Z">
        <w:r>
          <w:rPr>
            <w:rFonts w:asciiTheme="majorHAnsi" w:eastAsiaTheme="majorEastAsia" w:hAnsiTheme="majorHAnsi" w:cstheme="majorBidi"/>
            <w:b/>
            <w:bCs/>
            <w:color w:val="E36C0A" w:themeColor="accent6" w:themeShade="BF"/>
            <w:sz w:val="36"/>
            <w:szCs w:val="36"/>
          </w:rPr>
          <w:t xml:space="preserve">Updated: </w:t>
        </w:r>
      </w:ins>
    </w:p>
    <w:p w14:paraId="33B5F7B8" w14:textId="79276285" w:rsidR="001440FC" w:rsidRDefault="001440FC" w:rsidP="00A11C86">
      <w:pPr>
        <w:spacing w:after="0"/>
        <w:jc w:val="center"/>
        <w:rPr>
          <w:ins w:id="8" w:author="Danielle Martin [2]" w:date="2023-09-11T23:11:00Z"/>
          <w:rFonts w:asciiTheme="majorHAnsi" w:eastAsiaTheme="majorEastAsia" w:hAnsiTheme="majorHAnsi" w:cstheme="majorBidi"/>
          <w:b/>
          <w:bCs/>
          <w:color w:val="E36C0A" w:themeColor="accent6" w:themeShade="BF"/>
          <w:sz w:val="36"/>
          <w:szCs w:val="36"/>
        </w:rPr>
      </w:pPr>
      <w:r>
        <w:rPr>
          <w:rFonts w:asciiTheme="majorHAnsi" w:eastAsiaTheme="majorEastAsia" w:hAnsiTheme="majorHAnsi" w:cstheme="majorBidi"/>
          <w:b/>
          <w:bCs/>
          <w:color w:val="E36C0A" w:themeColor="accent6" w:themeShade="BF"/>
          <w:sz w:val="36"/>
          <w:szCs w:val="36"/>
        </w:rPr>
        <w:t>January 01,</w:t>
      </w:r>
      <w:ins w:id="9" w:author="Danielle Martin [2]" w:date="2023-09-11T23:11:00Z">
        <w:r w:rsidR="00A11C86">
          <w:rPr>
            <w:rFonts w:asciiTheme="majorHAnsi" w:eastAsiaTheme="majorEastAsia" w:hAnsiTheme="majorHAnsi" w:cstheme="majorBidi"/>
            <w:b/>
            <w:bCs/>
            <w:color w:val="E36C0A" w:themeColor="accent6" w:themeShade="BF"/>
            <w:sz w:val="36"/>
            <w:szCs w:val="36"/>
          </w:rPr>
          <w:t xml:space="preserve"> </w:t>
        </w:r>
      </w:ins>
      <w:r>
        <w:rPr>
          <w:rFonts w:asciiTheme="majorHAnsi" w:eastAsiaTheme="majorEastAsia" w:hAnsiTheme="majorHAnsi" w:cstheme="majorBidi"/>
          <w:b/>
          <w:bCs/>
          <w:color w:val="E36C0A" w:themeColor="accent6" w:themeShade="BF"/>
          <w:sz w:val="36"/>
          <w:szCs w:val="36"/>
        </w:rPr>
        <w:t>2023</w:t>
      </w:r>
    </w:p>
    <w:p w14:paraId="4506A486" w14:textId="77777777" w:rsidR="00A11C86" w:rsidRDefault="00A11C86" w:rsidP="00A11C86">
      <w:pPr>
        <w:spacing w:after="0"/>
        <w:jc w:val="center"/>
        <w:rPr>
          <w:ins w:id="10" w:author="Danielle Martin [2]" w:date="2023-09-11T23:11:00Z"/>
          <w:rFonts w:asciiTheme="majorHAnsi" w:eastAsiaTheme="majorEastAsia" w:hAnsiTheme="majorHAnsi" w:cstheme="majorBidi"/>
          <w:b/>
          <w:bCs/>
          <w:color w:val="E36C0A" w:themeColor="accent6" w:themeShade="BF"/>
          <w:sz w:val="36"/>
          <w:szCs w:val="36"/>
        </w:rPr>
      </w:pPr>
    </w:p>
    <w:p w14:paraId="4E7ED271" w14:textId="5BFD0301" w:rsidR="00A11C86" w:rsidRDefault="00A11C86" w:rsidP="00A11C86">
      <w:pPr>
        <w:spacing w:after="0"/>
        <w:jc w:val="center"/>
        <w:rPr>
          <w:rFonts w:asciiTheme="majorHAnsi" w:eastAsiaTheme="majorEastAsia" w:hAnsiTheme="majorHAnsi" w:cstheme="majorBidi"/>
          <w:b/>
          <w:bCs/>
          <w:color w:val="E36C0A" w:themeColor="accent6" w:themeShade="BF"/>
          <w:sz w:val="36"/>
          <w:szCs w:val="36"/>
        </w:rPr>
      </w:pPr>
      <w:ins w:id="11" w:author="Danielle Martin [2]" w:date="2023-09-11T23:11:00Z">
        <w:r>
          <w:rPr>
            <w:rFonts w:asciiTheme="majorHAnsi" w:eastAsiaTheme="majorEastAsia" w:hAnsiTheme="majorHAnsi" w:cstheme="majorBidi"/>
            <w:b/>
            <w:bCs/>
            <w:color w:val="E36C0A" w:themeColor="accent6" w:themeShade="BF"/>
            <w:sz w:val="36"/>
            <w:szCs w:val="36"/>
          </w:rPr>
          <w:t>September 1, 2023</w:t>
        </w:r>
      </w:ins>
    </w:p>
    <w:p w14:paraId="3D203AD3" w14:textId="7A04CEB2" w:rsidR="199EE7C8" w:rsidRDefault="199EE7C8" w:rsidP="199EE7C8">
      <w:pPr>
        <w:spacing w:after="0"/>
        <w:jc w:val="center"/>
        <w:rPr>
          <w:rFonts w:asciiTheme="majorHAnsi" w:eastAsiaTheme="majorEastAsia" w:hAnsiTheme="majorHAnsi" w:cstheme="majorBidi"/>
          <w:b/>
          <w:bCs/>
          <w:color w:val="E36C0A" w:themeColor="accent6" w:themeShade="BF"/>
          <w:sz w:val="36"/>
          <w:szCs w:val="36"/>
        </w:rPr>
      </w:pPr>
    </w:p>
    <w:p w14:paraId="4FA18A2E" w14:textId="70A5478B" w:rsidR="00F434B8" w:rsidRDefault="00F434B8" w:rsidP="0008294C">
      <w:pPr>
        <w:spacing w:after="0"/>
        <w:rPr>
          <w:rFonts w:eastAsiaTheme="majorEastAsia"/>
        </w:rPr>
      </w:pPr>
    </w:p>
    <w:p w14:paraId="73A64363" w14:textId="01474A39" w:rsidR="006C6DFD" w:rsidRDefault="006C6DFD" w:rsidP="006C6DFD">
      <w:pPr>
        <w:pStyle w:val="Default"/>
        <w:rPr>
          <w:rFonts w:eastAsiaTheme="majorEastAsia"/>
        </w:rPr>
      </w:pPr>
    </w:p>
    <w:p w14:paraId="4C74285F" w14:textId="569211D6" w:rsidR="006C6DFD" w:rsidRDefault="006C6DFD" w:rsidP="006C6DFD">
      <w:pPr>
        <w:pStyle w:val="Default"/>
        <w:rPr>
          <w:rFonts w:eastAsiaTheme="majorEastAsia"/>
        </w:rPr>
      </w:pPr>
    </w:p>
    <w:p w14:paraId="739CC8F0" w14:textId="77777777" w:rsidR="006C6DFD" w:rsidRPr="006C6DFD" w:rsidRDefault="006C6DFD" w:rsidP="006C6DFD">
      <w:pPr>
        <w:pStyle w:val="Default"/>
        <w:rPr>
          <w:rFonts w:ascii="Cambria" w:hAnsi="Cambria" w:cs="Cambria"/>
        </w:rPr>
      </w:pPr>
      <w:r>
        <w:rPr>
          <w:rFonts w:eastAsiaTheme="majorEastAsia"/>
        </w:rPr>
        <w:tab/>
      </w:r>
      <w:r>
        <w:rPr>
          <w:rFonts w:eastAsiaTheme="majorEastAsia"/>
        </w:rPr>
        <w:tab/>
      </w:r>
      <w:r>
        <w:rPr>
          <w:rFonts w:eastAsiaTheme="majorEastAsia"/>
        </w:rPr>
        <w:tab/>
      </w:r>
      <w:r>
        <w:rPr>
          <w:rFonts w:eastAsiaTheme="majorEastAsia"/>
        </w:rPr>
        <w:tab/>
      </w:r>
      <w:r>
        <w:rPr>
          <w:rFonts w:eastAsiaTheme="majorEastAsia"/>
        </w:rPr>
        <w:tab/>
      </w:r>
    </w:p>
    <w:p w14:paraId="60D59007" w14:textId="21A62A78" w:rsidR="006C6DFD" w:rsidRPr="006C6DFD" w:rsidRDefault="006C6DFD" w:rsidP="005F466B">
      <w:pPr>
        <w:autoSpaceDE w:val="0"/>
        <w:autoSpaceDN w:val="0"/>
        <w:adjustRightInd w:val="0"/>
        <w:spacing w:after="0" w:line="240" w:lineRule="auto"/>
        <w:jc w:val="center"/>
        <w:rPr>
          <w:rFonts w:ascii="Cambria" w:hAnsi="Cambria" w:cs="Cambria"/>
          <w:color w:val="000000"/>
          <w:sz w:val="36"/>
          <w:szCs w:val="36"/>
        </w:rPr>
      </w:pPr>
      <w:r w:rsidRPr="006C6DFD">
        <w:rPr>
          <w:rFonts w:ascii="Cambria" w:hAnsi="Cambria" w:cs="Cambria"/>
          <w:color w:val="000000"/>
          <w:sz w:val="36"/>
          <w:szCs w:val="36"/>
        </w:rPr>
        <w:t>John McPhail</w:t>
      </w:r>
    </w:p>
    <w:p w14:paraId="207DF8C6" w14:textId="10D0EC5F" w:rsidR="00F434B8" w:rsidRDefault="005F466B" w:rsidP="005F466B">
      <w:pPr>
        <w:spacing w:after="0"/>
        <w:ind w:left="2160" w:firstLine="720"/>
        <w:rPr>
          <w:rFonts w:ascii="Cambria" w:hAnsi="Cambria" w:cs="Cambria"/>
          <w:color w:val="000000"/>
          <w:sz w:val="36"/>
          <w:szCs w:val="36"/>
        </w:rPr>
      </w:pPr>
      <w:r>
        <w:rPr>
          <w:rFonts w:ascii="Cambria" w:hAnsi="Cambria" w:cs="Cambria"/>
          <w:color w:val="000000"/>
          <w:sz w:val="36"/>
          <w:szCs w:val="36"/>
        </w:rPr>
        <w:t xml:space="preserve">       </w:t>
      </w:r>
      <w:r w:rsidR="006C6DFD" w:rsidRPr="006C6DFD">
        <w:rPr>
          <w:rFonts w:ascii="Cambria" w:hAnsi="Cambria" w:cs="Cambria"/>
          <w:color w:val="000000"/>
          <w:sz w:val="36"/>
          <w:szCs w:val="36"/>
        </w:rPr>
        <w:t>President &amp; CEO</w:t>
      </w:r>
    </w:p>
    <w:p w14:paraId="3A08B85A" w14:textId="7B95253D" w:rsidR="003E5F3B" w:rsidRDefault="003E5F3B" w:rsidP="005F466B">
      <w:pPr>
        <w:spacing w:after="0"/>
        <w:ind w:left="2160" w:firstLine="720"/>
        <w:rPr>
          <w:rFonts w:ascii="Cambria" w:hAnsi="Cambria" w:cs="Cambria"/>
          <w:color w:val="000000"/>
          <w:sz w:val="36"/>
          <w:szCs w:val="36"/>
        </w:rPr>
      </w:pPr>
    </w:p>
    <w:p w14:paraId="23C29F7B" w14:textId="7C6CF125" w:rsidR="003E5F3B" w:rsidRDefault="003E5F3B" w:rsidP="005F466B">
      <w:pPr>
        <w:spacing w:after="0"/>
        <w:ind w:left="2160" w:firstLine="720"/>
        <w:rPr>
          <w:rFonts w:ascii="Cambria" w:hAnsi="Cambria" w:cs="Cambria"/>
          <w:color w:val="000000"/>
          <w:sz w:val="36"/>
          <w:szCs w:val="36"/>
        </w:rPr>
      </w:pPr>
    </w:p>
    <w:p w14:paraId="7A6C12DF" w14:textId="77777777" w:rsidR="003E5F3B" w:rsidRDefault="003E5F3B" w:rsidP="005F466B">
      <w:pPr>
        <w:spacing w:after="0"/>
        <w:ind w:left="2160" w:firstLine="720"/>
        <w:rPr>
          <w:rFonts w:eastAsiaTheme="majorEastAsia"/>
        </w:rPr>
      </w:pPr>
    </w:p>
    <w:p w14:paraId="50442651" w14:textId="77777777" w:rsidR="00F434B8" w:rsidRDefault="00F434B8" w:rsidP="0008294C">
      <w:pPr>
        <w:spacing w:after="0"/>
        <w:rPr>
          <w:rFonts w:eastAsiaTheme="majorEastAsia"/>
        </w:rPr>
      </w:pPr>
    </w:p>
    <w:sdt>
      <w:sdtPr>
        <w:rPr>
          <w:rFonts w:ascii="Times New Roman" w:eastAsiaTheme="minorEastAsia" w:hAnsi="Times New Roman" w:cs="Times New Roman"/>
          <w:b w:val="0"/>
          <w:bCs w:val="0"/>
          <w:color w:val="auto"/>
          <w:sz w:val="24"/>
          <w:szCs w:val="24"/>
          <w:lang w:eastAsia="en-US"/>
        </w:rPr>
        <w:id w:val="-1204561644"/>
        <w:docPartObj>
          <w:docPartGallery w:val="Table of Contents"/>
          <w:docPartUnique/>
        </w:docPartObj>
      </w:sdtPr>
      <w:sdtEndPr>
        <w:rPr>
          <w:noProof/>
        </w:rPr>
      </w:sdtEndPr>
      <w:sdtContent>
        <w:p w14:paraId="2ED49FA5" w14:textId="77777777" w:rsidR="000105CF" w:rsidRPr="006A5450" w:rsidRDefault="000105CF" w:rsidP="0008294C">
          <w:pPr>
            <w:pStyle w:val="TOCHeading"/>
            <w:jc w:val="center"/>
            <w:rPr>
              <w:rStyle w:val="Heading2Char"/>
              <w:rFonts w:ascii="Times New Roman" w:hAnsi="Times New Roman" w:cs="Times New Roman"/>
              <w:b/>
              <w:sz w:val="24"/>
              <w:szCs w:val="24"/>
            </w:rPr>
          </w:pPr>
          <w:r w:rsidRPr="006A5450">
            <w:rPr>
              <w:rStyle w:val="Heading2Char"/>
              <w:rFonts w:ascii="Times New Roman" w:hAnsi="Times New Roman" w:cs="Times New Roman"/>
              <w:b/>
              <w:sz w:val="24"/>
              <w:szCs w:val="24"/>
            </w:rPr>
            <w:t>Tab</w:t>
          </w:r>
          <w:r w:rsidRPr="006A5450">
            <w:rPr>
              <w:rStyle w:val="Heading2Char"/>
              <w:rFonts w:ascii="Times New Roman" w:hAnsi="Times New Roman" w:cs="Times New Roman"/>
              <w:b/>
              <w:sz w:val="24"/>
              <w:szCs w:val="24"/>
              <w:lang w:eastAsia="en-US"/>
            </w:rPr>
            <w:t>le of Contents</w:t>
          </w:r>
        </w:p>
        <w:p w14:paraId="130FEC9B" w14:textId="226A1074" w:rsidR="00B1030E" w:rsidRPr="0082343D" w:rsidRDefault="000105CF" w:rsidP="0082343D">
          <w:pPr>
            <w:pStyle w:val="TOC2"/>
            <w:rPr>
              <w:ins w:id="12" w:author="Danielle Martin" w:date="2023-09-12T19:35:00Z"/>
              <w:noProof/>
            </w:rPr>
            <w:pPrChange w:id="13" w:author="Danielle Martin" w:date="2023-09-12T19:35:00Z">
              <w:pPr>
                <w:pStyle w:val="TOC2"/>
                <w:tabs>
                  <w:tab w:val="left" w:pos="660"/>
                  <w:tab w:val="right" w:leader="dot" w:pos="9350"/>
                </w:tabs>
              </w:pPr>
            </w:pPrChange>
          </w:pPr>
          <w:r w:rsidRPr="006A5450">
            <w:fldChar w:fldCharType="begin"/>
          </w:r>
          <w:r w:rsidRPr="006A5450">
            <w:instrText xml:space="preserve"> TOC \o "1-3" \h \z \u </w:instrText>
          </w:r>
          <w:r w:rsidRPr="006A5450">
            <w:fldChar w:fldCharType="separate"/>
          </w:r>
          <w:ins w:id="14" w:author="Danielle Martin" w:date="2023-09-12T19:35:00Z">
            <w:r w:rsidR="00B1030E" w:rsidRPr="00B1030E">
              <w:rPr>
                <w:rStyle w:val="Hyperlink"/>
                <w:rFonts w:ascii="Times New Roman" w:hAnsi="Times New Roman" w:cs="Times New Roman"/>
                <w:noProof/>
                <w:sz w:val="24"/>
                <w:szCs w:val="24"/>
                <w:rPrChange w:id="15" w:author="Danielle Martin" w:date="2023-09-12T19:35:00Z">
                  <w:rPr>
                    <w:rStyle w:val="Hyperlink"/>
                    <w:noProof/>
                  </w:rPr>
                </w:rPrChange>
              </w:rPr>
              <w:fldChar w:fldCharType="begin"/>
            </w:r>
            <w:r w:rsidR="00B1030E" w:rsidRPr="00B1030E">
              <w:rPr>
                <w:rStyle w:val="Hyperlink"/>
                <w:rFonts w:ascii="Times New Roman" w:hAnsi="Times New Roman" w:cs="Times New Roman"/>
                <w:noProof/>
                <w:sz w:val="24"/>
                <w:szCs w:val="24"/>
                <w:rPrChange w:id="16" w:author="Danielle Martin" w:date="2023-09-12T19:35:00Z">
                  <w:rPr>
                    <w:rStyle w:val="Hyperlink"/>
                    <w:noProof/>
                  </w:rPr>
                </w:rPrChange>
              </w:rPr>
              <w:instrText xml:space="preserve"> </w:instrText>
            </w:r>
            <w:r w:rsidR="00B1030E" w:rsidRPr="0082343D">
              <w:rPr>
                <w:noProof/>
              </w:rPr>
              <w:instrText>HYPERLINK \l "_Toc145439728"</w:instrText>
            </w:r>
            <w:r w:rsidR="00B1030E" w:rsidRPr="00B1030E">
              <w:rPr>
                <w:rStyle w:val="Hyperlink"/>
                <w:rFonts w:ascii="Times New Roman" w:hAnsi="Times New Roman" w:cs="Times New Roman"/>
                <w:noProof/>
                <w:sz w:val="24"/>
                <w:szCs w:val="24"/>
                <w:rPrChange w:id="17" w:author="Danielle Martin" w:date="2023-09-12T19:35:00Z">
                  <w:rPr>
                    <w:rStyle w:val="Hyperlink"/>
                    <w:noProof/>
                  </w:rPr>
                </w:rPrChange>
              </w:rPr>
              <w:instrText xml:space="preserve"> </w:instrText>
            </w:r>
            <w:r w:rsidR="00B1030E" w:rsidRPr="00B1030E">
              <w:rPr>
                <w:rStyle w:val="Hyperlink"/>
                <w:rFonts w:ascii="Times New Roman" w:hAnsi="Times New Roman" w:cs="Times New Roman"/>
                <w:noProof/>
                <w:sz w:val="24"/>
                <w:szCs w:val="24"/>
                <w:rPrChange w:id="18" w:author="Danielle Martin" w:date="2023-09-12T19:35:00Z">
                  <w:rPr>
                    <w:rStyle w:val="Hyperlink"/>
                    <w:noProof/>
                  </w:rPr>
                </w:rPrChange>
              </w:rPr>
            </w:r>
            <w:r w:rsidR="00B1030E" w:rsidRPr="00B1030E">
              <w:rPr>
                <w:rStyle w:val="Hyperlink"/>
                <w:rFonts w:ascii="Times New Roman" w:hAnsi="Times New Roman" w:cs="Times New Roman"/>
                <w:noProof/>
                <w:sz w:val="24"/>
                <w:szCs w:val="24"/>
                <w:rPrChange w:id="19" w:author="Danielle Martin" w:date="2023-09-12T19:35:00Z">
                  <w:rPr>
                    <w:rStyle w:val="Hyperlink"/>
                    <w:noProof/>
                  </w:rPr>
                </w:rPrChange>
              </w:rPr>
              <w:fldChar w:fldCharType="separate"/>
            </w:r>
            <w:r w:rsidR="00B1030E" w:rsidRPr="00B1030E">
              <w:rPr>
                <w:rStyle w:val="Hyperlink"/>
                <w:rFonts w:ascii="Times New Roman" w:hAnsi="Times New Roman" w:cs="Times New Roman"/>
                <w:noProof/>
                <w:sz w:val="24"/>
                <w:szCs w:val="24"/>
                <w:rPrChange w:id="20" w:author="Danielle Martin" w:date="2023-09-12T19:35:00Z">
                  <w:rPr>
                    <w:rStyle w:val="Hyperlink"/>
                    <w:noProof/>
                  </w:rPr>
                </w:rPrChange>
              </w:rPr>
              <w:t>1.</w:t>
            </w:r>
            <w:r w:rsidR="00B1030E" w:rsidRPr="0082343D">
              <w:rPr>
                <w:noProof/>
              </w:rPr>
              <w:tab/>
            </w:r>
            <w:r w:rsidR="00B1030E" w:rsidRPr="00B1030E">
              <w:rPr>
                <w:rStyle w:val="Hyperlink"/>
                <w:rFonts w:ascii="Times New Roman" w:hAnsi="Times New Roman" w:cs="Times New Roman"/>
                <w:noProof/>
                <w:sz w:val="24"/>
                <w:szCs w:val="24"/>
                <w:rPrChange w:id="21" w:author="Danielle Martin" w:date="2023-09-12T19:35:00Z">
                  <w:rPr>
                    <w:rStyle w:val="Hyperlink"/>
                    <w:noProof/>
                  </w:rPr>
                </w:rPrChange>
              </w:rPr>
              <w:t>Purpose</w:t>
            </w:r>
            <w:r w:rsidR="00B1030E" w:rsidRPr="0082343D">
              <w:rPr>
                <w:noProof/>
                <w:webHidden/>
              </w:rPr>
              <w:tab/>
            </w:r>
            <w:r w:rsidR="00B1030E" w:rsidRPr="0082343D">
              <w:rPr>
                <w:noProof/>
                <w:webHidden/>
              </w:rPr>
              <w:fldChar w:fldCharType="begin"/>
            </w:r>
            <w:r w:rsidR="00B1030E" w:rsidRPr="0082343D">
              <w:rPr>
                <w:noProof/>
                <w:webHidden/>
              </w:rPr>
              <w:instrText xml:space="preserve"> PAGEREF _Toc145439728 \h </w:instrText>
            </w:r>
            <w:r w:rsidR="00B1030E" w:rsidRPr="0082343D">
              <w:rPr>
                <w:noProof/>
                <w:webHidden/>
              </w:rPr>
            </w:r>
          </w:ins>
          <w:r w:rsidR="00B1030E" w:rsidRPr="0082343D">
            <w:rPr>
              <w:noProof/>
              <w:webHidden/>
            </w:rPr>
            <w:fldChar w:fldCharType="separate"/>
          </w:r>
          <w:ins w:id="22" w:author="Danielle Martin" w:date="2023-09-12T19:35:00Z">
            <w:r w:rsidR="00B1030E" w:rsidRPr="0082343D">
              <w:rPr>
                <w:noProof/>
                <w:webHidden/>
              </w:rPr>
              <w:t>3</w:t>
            </w:r>
            <w:r w:rsidR="00B1030E" w:rsidRPr="0082343D">
              <w:rPr>
                <w:noProof/>
                <w:webHidden/>
              </w:rPr>
              <w:fldChar w:fldCharType="end"/>
            </w:r>
            <w:r w:rsidR="00B1030E" w:rsidRPr="00B1030E">
              <w:rPr>
                <w:rStyle w:val="Hyperlink"/>
                <w:rFonts w:ascii="Times New Roman" w:hAnsi="Times New Roman" w:cs="Times New Roman"/>
                <w:noProof/>
                <w:sz w:val="24"/>
                <w:szCs w:val="24"/>
                <w:rPrChange w:id="23" w:author="Danielle Martin" w:date="2023-09-12T19:35:00Z">
                  <w:rPr>
                    <w:rStyle w:val="Hyperlink"/>
                    <w:noProof/>
                  </w:rPr>
                </w:rPrChange>
              </w:rPr>
              <w:fldChar w:fldCharType="end"/>
            </w:r>
          </w:ins>
        </w:p>
        <w:p w14:paraId="64F4C030" w14:textId="22949CBA" w:rsidR="00B1030E" w:rsidRPr="0082343D" w:rsidRDefault="00B1030E" w:rsidP="0082343D">
          <w:pPr>
            <w:pStyle w:val="TOC2"/>
            <w:rPr>
              <w:ins w:id="24" w:author="Danielle Martin" w:date="2023-09-12T19:35:00Z"/>
              <w:noProof/>
            </w:rPr>
            <w:pPrChange w:id="25" w:author="Danielle Martin" w:date="2023-09-12T19:35:00Z">
              <w:pPr>
                <w:pStyle w:val="TOC2"/>
                <w:tabs>
                  <w:tab w:val="left" w:pos="660"/>
                  <w:tab w:val="right" w:leader="dot" w:pos="9350"/>
                </w:tabs>
              </w:pPr>
            </w:pPrChange>
          </w:pPr>
          <w:ins w:id="26" w:author="Danielle Martin" w:date="2023-09-12T19:35:00Z">
            <w:r w:rsidRPr="00B1030E">
              <w:rPr>
                <w:rStyle w:val="Hyperlink"/>
                <w:rFonts w:ascii="Times New Roman" w:hAnsi="Times New Roman" w:cs="Times New Roman"/>
                <w:noProof/>
                <w:sz w:val="24"/>
                <w:szCs w:val="24"/>
                <w:rPrChange w:id="27" w:author="Danielle Martin" w:date="2023-09-12T19:35:00Z">
                  <w:rPr>
                    <w:rStyle w:val="Hyperlink"/>
                    <w:noProof/>
                  </w:rPr>
                </w:rPrChange>
              </w:rPr>
              <w:fldChar w:fldCharType="begin"/>
            </w:r>
            <w:r w:rsidRPr="00B1030E">
              <w:rPr>
                <w:rStyle w:val="Hyperlink"/>
                <w:rFonts w:ascii="Times New Roman" w:hAnsi="Times New Roman" w:cs="Times New Roman"/>
                <w:noProof/>
                <w:sz w:val="24"/>
                <w:szCs w:val="24"/>
                <w:rPrChange w:id="28" w:author="Danielle Martin" w:date="2023-09-12T19:35:00Z">
                  <w:rPr>
                    <w:rStyle w:val="Hyperlink"/>
                    <w:noProof/>
                  </w:rPr>
                </w:rPrChange>
              </w:rPr>
              <w:instrText xml:space="preserve"> </w:instrText>
            </w:r>
            <w:r w:rsidRPr="0082343D">
              <w:rPr>
                <w:noProof/>
              </w:rPr>
              <w:instrText>HYPERLINK \l "_Toc145439729"</w:instrText>
            </w:r>
            <w:r w:rsidRPr="00B1030E">
              <w:rPr>
                <w:rStyle w:val="Hyperlink"/>
                <w:rFonts w:ascii="Times New Roman" w:hAnsi="Times New Roman" w:cs="Times New Roman"/>
                <w:noProof/>
                <w:sz w:val="24"/>
                <w:szCs w:val="24"/>
                <w:rPrChange w:id="29" w:author="Danielle Martin" w:date="2023-09-12T19:35:00Z">
                  <w:rPr>
                    <w:rStyle w:val="Hyperlink"/>
                    <w:noProof/>
                  </w:rPr>
                </w:rPrChange>
              </w:rPr>
              <w:instrText xml:space="preserve"> </w:instrText>
            </w:r>
            <w:r w:rsidRPr="00B1030E">
              <w:rPr>
                <w:rStyle w:val="Hyperlink"/>
                <w:rFonts w:ascii="Times New Roman" w:hAnsi="Times New Roman" w:cs="Times New Roman"/>
                <w:noProof/>
                <w:sz w:val="24"/>
                <w:szCs w:val="24"/>
                <w:rPrChange w:id="30" w:author="Danielle Martin" w:date="2023-09-12T19:35:00Z">
                  <w:rPr>
                    <w:rStyle w:val="Hyperlink"/>
                    <w:noProof/>
                  </w:rPr>
                </w:rPrChange>
              </w:rPr>
            </w:r>
            <w:r w:rsidRPr="00B1030E">
              <w:rPr>
                <w:rStyle w:val="Hyperlink"/>
                <w:rFonts w:ascii="Times New Roman" w:hAnsi="Times New Roman" w:cs="Times New Roman"/>
                <w:noProof/>
                <w:sz w:val="24"/>
                <w:szCs w:val="24"/>
                <w:rPrChange w:id="31" w:author="Danielle Martin" w:date="2023-09-12T19:35:00Z">
                  <w:rPr>
                    <w:rStyle w:val="Hyperlink"/>
                    <w:noProof/>
                  </w:rPr>
                </w:rPrChange>
              </w:rPr>
              <w:fldChar w:fldCharType="separate"/>
            </w:r>
            <w:r w:rsidRPr="00B1030E">
              <w:rPr>
                <w:rStyle w:val="Hyperlink"/>
                <w:rFonts w:ascii="Times New Roman" w:hAnsi="Times New Roman" w:cs="Times New Roman"/>
                <w:noProof/>
                <w:sz w:val="24"/>
                <w:szCs w:val="24"/>
                <w:rPrChange w:id="32" w:author="Danielle Martin" w:date="2023-09-12T19:35:00Z">
                  <w:rPr>
                    <w:rStyle w:val="Hyperlink"/>
                    <w:rFonts w:ascii="Times New Roman" w:hAnsi="Times New Roman" w:cs="Times New Roman"/>
                    <w:noProof/>
                  </w:rPr>
                </w:rPrChange>
              </w:rPr>
              <w:t>2.</w:t>
            </w:r>
            <w:r w:rsidRPr="0082343D">
              <w:rPr>
                <w:noProof/>
              </w:rPr>
              <w:tab/>
            </w:r>
            <w:r w:rsidRPr="00B1030E">
              <w:rPr>
                <w:rStyle w:val="Hyperlink"/>
                <w:rFonts w:ascii="Times New Roman" w:hAnsi="Times New Roman" w:cs="Times New Roman"/>
                <w:noProof/>
                <w:sz w:val="24"/>
                <w:szCs w:val="24"/>
                <w:rPrChange w:id="33" w:author="Danielle Martin" w:date="2023-09-12T19:35:00Z">
                  <w:rPr>
                    <w:rStyle w:val="Hyperlink"/>
                    <w:noProof/>
                  </w:rPr>
                </w:rPrChange>
              </w:rPr>
              <w:t>Effective Date</w:t>
            </w:r>
            <w:r w:rsidRPr="0082343D">
              <w:rPr>
                <w:noProof/>
                <w:webHidden/>
              </w:rPr>
              <w:tab/>
            </w:r>
            <w:r w:rsidRPr="0082343D">
              <w:rPr>
                <w:noProof/>
                <w:webHidden/>
              </w:rPr>
              <w:fldChar w:fldCharType="begin"/>
            </w:r>
            <w:r w:rsidRPr="0082343D">
              <w:rPr>
                <w:noProof/>
                <w:webHidden/>
              </w:rPr>
              <w:instrText xml:space="preserve"> PAGEREF _Toc145439729 \h </w:instrText>
            </w:r>
            <w:r w:rsidRPr="0082343D">
              <w:rPr>
                <w:noProof/>
                <w:webHidden/>
              </w:rPr>
            </w:r>
          </w:ins>
          <w:r w:rsidRPr="0082343D">
            <w:rPr>
              <w:noProof/>
              <w:webHidden/>
            </w:rPr>
            <w:fldChar w:fldCharType="separate"/>
          </w:r>
          <w:ins w:id="34" w:author="Danielle Martin" w:date="2023-09-12T19:35:00Z">
            <w:r w:rsidRPr="0082343D">
              <w:rPr>
                <w:noProof/>
                <w:webHidden/>
              </w:rPr>
              <w:t>3</w:t>
            </w:r>
            <w:r w:rsidRPr="0082343D">
              <w:rPr>
                <w:noProof/>
                <w:webHidden/>
              </w:rPr>
              <w:fldChar w:fldCharType="end"/>
            </w:r>
            <w:r w:rsidRPr="00B1030E">
              <w:rPr>
                <w:rStyle w:val="Hyperlink"/>
                <w:rFonts w:ascii="Times New Roman" w:hAnsi="Times New Roman" w:cs="Times New Roman"/>
                <w:noProof/>
                <w:sz w:val="24"/>
                <w:szCs w:val="24"/>
                <w:rPrChange w:id="35" w:author="Danielle Martin" w:date="2023-09-12T19:35:00Z">
                  <w:rPr>
                    <w:rStyle w:val="Hyperlink"/>
                    <w:noProof/>
                  </w:rPr>
                </w:rPrChange>
              </w:rPr>
              <w:fldChar w:fldCharType="end"/>
            </w:r>
          </w:ins>
        </w:p>
        <w:p w14:paraId="1C7DCF07" w14:textId="048372E6" w:rsidR="00B1030E" w:rsidRPr="0082343D" w:rsidRDefault="00B1030E" w:rsidP="0082343D">
          <w:pPr>
            <w:pStyle w:val="TOC2"/>
            <w:rPr>
              <w:ins w:id="36" w:author="Danielle Martin" w:date="2023-09-12T19:35:00Z"/>
              <w:noProof/>
            </w:rPr>
            <w:pPrChange w:id="37" w:author="Danielle Martin" w:date="2023-09-12T19:35:00Z">
              <w:pPr>
                <w:pStyle w:val="TOC2"/>
                <w:tabs>
                  <w:tab w:val="left" w:pos="660"/>
                  <w:tab w:val="right" w:leader="dot" w:pos="9350"/>
                </w:tabs>
              </w:pPr>
            </w:pPrChange>
          </w:pPr>
          <w:ins w:id="38" w:author="Danielle Martin" w:date="2023-09-12T19:35:00Z">
            <w:r w:rsidRPr="00B1030E">
              <w:rPr>
                <w:rStyle w:val="Hyperlink"/>
                <w:rFonts w:ascii="Times New Roman" w:hAnsi="Times New Roman" w:cs="Times New Roman"/>
                <w:noProof/>
                <w:sz w:val="24"/>
                <w:szCs w:val="24"/>
                <w:rPrChange w:id="39" w:author="Danielle Martin" w:date="2023-09-12T19:35:00Z">
                  <w:rPr>
                    <w:rStyle w:val="Hyperlink"/>
                    <w:noProof/>
                  </w:rPr>
                </w:rPrChange>
              </w:rPr>
              <w:fldChar w:fldCharType="begin"/>
            </w:r>
            <w:r w:rsidRPr="00B1030E">
              <w:rPr>
                <w:rStyle w:val="Hyperlink"/>
                <w:rFonts w:ascii="Times New Roman" w:hAnsi="Times New Roman" w:cs="Times New Roman"/>
                <w:noProof/>
                <w:sz w:val="24"/>
                <w:szCs w:val="24"/>
                <w:rPrChange w:id="40" w:author="Danielle Martin" w:date="2023-09-12T19:35:00Z">
                  <w:rPr>
                    <w:rStyle w:val="Hyperlink"/>
                    <w:noProof/>
                  </w:rPr>
                </w:rPrChange>
              </w:rPr>
              <w:instrText xml:space="preserve"> </w:instrText>
            </w:r>
            <w:r w:rsidRPr="0082343D">
              <w:rPr>
                <w:noProof/>
              </w:rPr>
              <w:instrText>HYPERLINK \l "_Toc145439730"</w:instrText>
            </w:r>
            <w:r w:rsidRPr="00B1030E">
              <w:rPr>
                <w:rStyle w:val="Hyperlink"/>
                <w:rFonts w:ascii="Times New Roman" w:hAnsi="Times New Roman" w:cs="Times New Roman"/>
                <w:noProof/>
                <w:sz w:val="24"/>
                <w:szCs w:val="24"/>
                <w:rPrChange w:id="41" w:author="Danielle Martin" w:date="2023-09-12T19:35:00Z">
                  <w:rPr>
                    <w:rStyle w:val="Hyperlink"/>
                    <w:noProof/>
                  </w:rPr>
                </w:rPrChange>
              </w:rPr>
              <w:instrText xml:space="preserve"> </w:instrText>
            </w:r>
            <w:r w:rsidRPr="00B1030E">
              <w:rPr>
                <w:rStyle w:val="Hyperlink"/>
                <w:rFonts w:ascii="Times New Roman" w:hAnsi="Times New Roman" w:cs="Times New Roman"/>
                <w:noProof/>
                <w:sz w:val="24"/>
                <w:szCs w:val="24"/>
                <w:rPrChange w:id="42" w:author="Danielle Martin" w:date="2023-09-12T19:35:00Z">
                  <w:rPr>
                    <w:rStyle w:val="Hyperlink"/>
                    <w:noProof/>
                  </w:rPr>
                </w:rPrChange>
              </w:rPr>
            </w:r>
            <w:r w:rsidRPr="00B1030E">
              <w:rPr>
                <w:rStyle w:val="Hyperlink"/>
                <w:rFonts w:ascii="Times New Roman" w:hAnsi="Times New Roman" w:cs="Times New Roman"/>
                <w:noProof/>
                <w:sz w:val="24"/>
                <w:szCs w:val="24"/>
                <w:rPrChange w:id="43" w:author="Danielle Martin" w:date="2023-09-12T19:35:00Z">
                  <w:rPr>
                    <w:rStyle w:val="Hyperlink"/>
                    <w:noProof/>
                  </w:rPr>
                </w:rPrChange>
              </w:rPr>
              <w:fldChar w:fldCharType="separate"/>
            </w:r>
            <w:r w:rsidRPr="00B1030E">
              <w:rPr>
                <w:rStyle w:val="Hyperlink"/>
                <w:rFonts w:ascii="Times New Roman" w:hAnsi="Times New Roman" w:cs="Times New Roman"/>
                <w:noProof/>
                <w:sz w:val="24"/>
                <w:szCs w:val="24"/>
                <w:rPrChange w:id="44" w:author="Danielle Martin" w:date="2023-09-12T19:35:00Z">
                  <w:rPr>
                    <w:rStyle w:val="Hyperlink"/>
                    <w:noProof/>
                  </w:rPr>
                </w:rPrChange>
              </w:rPr>
              <w:t>3.</w:t>
            </w:r>
            <w:r w:rsidRPr="0082343D">
              <w:rPr>
                <w:noProof/>
              </w:rPr>
              <w:tab/>
            </w:r>
            <w:r w:rsidRPr="00B1030E">
              <w:rPr>
                <w:rStyle w:val="Hyperlink"/>
                <w:rFonts w:ascii="Times New Roman" w:hAnsi="Times New Roman" w:cs="Times New Roman"/>
                <w:noProof/>
                <w:sz w:val="24"/>
                <w:szCs w:val="24"/>
                <w:rPrChange w:id="45" w:author="Danielle Martin" w:date="2023-09-12T19:35:00Z">
                  <w:rPr>
                    <w:rStyle w:val="Hyperlink"/>
                    <w:noProof/>
                  </w:rPr>
                </w:rPrChange>
              </w:rPr>
              <w:t>Thresholds for Signatory Approvers</w:t>
            </w:r>
            <w:r w:rsidRPr="0082343D">
              <w:rPr>
                <w:noProof/>
                <w:webHidden/>
              </w:rPr>
              <w:tab/>
            </w:r>
            <w:r w:rsidRPr="0082343D">
              <w:rPr>
                <w:noProof/>
                <w:webHidden/>
              </w:rPr>
              <w:fldChar w:fldCharType="begin"/>
            </w:r>
            <w:r w:rsidRPr="0082343D">
              <w:rPr>
                <w:noProof/>
                <w:webHidden/>
              </w:rPr>
              <w:instrText xml:space="preserve"> PAGEREF _Toc145439730 \h </w:instrText>
            </w:r>
            <w:r w:rsidRPr="0082343D">
              <w:rPr>
                <w:noProof/>
                <w:webHidden/>
              </w:rPr>
            </w:r>
          </w:ins>
          <w:r w:rsidRPr="0082343D">
            <w:rPr>
              <w:noProof/>
              <w:webHidden/>
            </w:rPr>
            <w:fldChar w:fldCharType="separate"/>
          </w:r>
          <w:ins w:id="46" w:author="Danielle Martin" w:date="2023-09-12T19:35:00Z">
            <w:r w:rsidRPr="0082343D">
              <w:rPr>
                <w:noProof/>
                <w:webHidden/>
              </w:rPr>
              <w:t>3</w:t>
            </w:r>
            <w:r w:rsidRPr="0082343D">
              <w:rPr>
                <w:noProof/>
                <w:webHidden/>
              </w:rPr>
              <w:fldChar w:fldCharType="end"/>
            </w:r>
            <w:r w:rsidRPr="00B1030E">
              <w:rPr>
                <w:rStyle w:val="Hyperlink"/>
                <w:rFonts w:ascii="Times New Roman" w:hAnsi="Times New Roman" w:cs="Times New Roman"/>
                <w:noProof/>
                <w:sz w:val="24"/>
                <w:szCs w:val="24"/>
                <w:rPrChange w:id="47" w:author="Danielle Martin" w:date="2023-09-12T19:35:00Z">
                  <w:rPr>
                    <w:rStyle w:val="Hyperlink"/>
                    <w:noProof/>
                  </w:rPr>
                </w:rPrChange>
              </w:rPr>
              <w:fldChar w:fldCharType="end"/>
            </w:r>
          </w:ins>
        </w:p>
        <w:p w14:paraId="217BEE00" w14:textId="10BCB01D" w:rsidR="00B1030E" w:rsidRPr="00B1030E" w:rsidRDefault="00B1030E">
          <w:pPr>
            <w:pStyle w:val="TOC3"/>
            <w:tabs>
              <w:tab w:val="right" w:leader="dot" w:pos="9350"/>
            </w:tabs>
            <w:rPr>
              <w:ins w:id="48" w:author="Danielle Martin" w:date="2023-09-12T19:35:00Z"/>
              <w:rFonts w:ascii="Times New Roman" w:hAnsi="Times New Roman" w:cs="Times New Roman"/>
              <w:noProof/>
              <w:sz w:val="24"/>
              <w:szCs w:val="24"/>
              <w:rPrChange w:id="49" w:author="Danielle Martin" w:date="2023-09-12T19:35:00Z">
                <w:rPr>
                  <w:ins w:id="50" w:author="Danielle Martin" w:date="2023-09-12T19:35:00Z"/>
                  <w:noProof/>
                </w:rPr>
              </w:rPrChange>
            </w:rPr>
          </w:pPr>
          <w:ins w:id="51" w:author="Danielle Martin" w:date="2023-09-12T19:35:00Z">
            <w:r w:rsidRPr="00B1030E">
              <w:rPr>
                <w:rStyle w:val="Hyperlink"/>
                <w:rFonts w:ascii="Times New Roman" w:hAnsi="Times New Roman" w:cs="Times New Roman"/>
                <w:noProof/>
                <w:sz w:val="24"/>
                <w:szCs w:val="24"/>
                <w:rPrChange w:id="52" w:author="Danielle Martin" w:date="2023-09-12T19:35:00Z">
                  <w:rPr>
                    <w:rStyle w:val="Hyperlink"/>
                    <w:noProof/>
                  </w:rPr>
                </w:rPrChange>
              </w:rPr>
              <w:fldChar w:fldCharType="begin"/>
            </w:r>
            <w:r w:rsidRPr="00B1030E">
              <w:rPr>
                <w:rStyle w:val="Hyperlink"/>
                <w:rFonts w:ascii="Times New Roman" w:hAnsi="Times New Roman" w:cs="Times New Roman"/>
                <w:noProof/>
                <w:sz w:val="24"/>
                <w:szCs w:val="24"/>
                <w:rPrChange w:id="53" w:author="Danielle Martin" w:date="2023-09-12T19:35:00Z">
                  <w:rPr>
                    <w:rStyle w:val="Hyperlink"/>
                    <w:noProof/>
                  </w:rPr>
                </w:rPrChange>
              </w:rPr>
              <w:instrText xml:space="preserve"> </w:instrText>
            </w:r>
            <w:r w:rsidRPr="00B1030E">
              <w:rPr>
                <w:rFonts w:ascii="Times New Roman" w:hAnsi="Times New Roman" w:cs="Times New Roman"/>
                <w:noProof/>
                <w:sz w:val="24"/>
                <w:szCs w:val="24"/>
                <w:rPrChange w:id="54" w:author="Danielle Martin" w:date="2023-09-12T19:35:00Z">
                  <w:rPr>
                    <w:noProof/>
                  </w:rPr>
                </w:rPrChange>
              </w:rPr>
              <w:instrText>HYPERLINK \l "_Toc145439731"</w:instrText>
            </w:r>
            <w:r w:rsidRPr="00B1030E">
              <w:rPr>
                <w:rStyle w:val="Hyperlink"/>
                <w:rFonts w:ascii="Times New Roman" w:hAnsi="Times New Roman" w:cs="Times New Roman"/>
                <w:noProof/>
                <w:sz w:val="24"/>
                <w:szCs w:val="24"/>
                <w:rPrChange w:id="55" w:author="Danielle Martin" w:date="2023-09-12T19:35:00Z">
                  <w:rPr>
                    <w:rStyle w:val="Hyperlink"/>
                    <w:noProof/>
                  </w:rPr>
                </w:rPrChange>
              </w:rPr>
              <w:instrText xml:space="preserve"> </w:instrText>
            </w:r>
            <w:r w:rsidRPr="00B1030E">
              <w:rPr>
                <w:rStyle w:val="Hyperlink"/>
                <w:rFonts w:ascii="Times New Roman" w:hAnsi="Times New Roman" w:cs="Times New Roman"/>
                <w:noProof/>
                <w:sz w:val="24"/>
                <w:szCs w:val="24"/>
                <w:rPrChange w:id="56" w:author="Danielle Martin" w:date="2023-09-12T19:35:00Z">
                  <w:rPr>
                    <w:rStyle w:val="Hyperlink"/>
                    <w:noProof/>
                  </w:rPr>
                </w:rPrChange>
              </w:rPr>
            </w:r>
            <w:r w:rsidRPr="00B1030E">
              <w:rPr>
                <w:rStyle w:val="Hyperlink"/>
                <w:rFonts w:ascii="Times New Roman" w:hAnsi="Times New Roman" w:cs="Times New Roman"/>
                <w:noProof/>
                <w:sz w:val="24"/>
                <w:szCs w:val="24"/>
                <w:rPrChange w:id="57" w:author="Danielle Martin" w:date="2023-09-12T19:35:00Z">
                  <w:rPr>
                    <w:rStyle w:val="Hyperlink"/>
                    <w:noProof/>
                  </w:rPr>
                </w:rPrChange>
              </w:rPr>
              <w:fldChar w:fldCharType="separate"/>
            </w:r>
            <w:r w:rsidRPr="00B1030E">
              <w:rPr>
                <w:rStyle w:val="Hyperlink"/>
                <w:rFonts w:ascii="Times New Roman" w:hAnsi="Times New Roman" w:cs="Times New Roman"/>
                <w:noProof/>
                <w:sz w:val="24"/>
                <w:szCs w:val="24"/>
                <w:rPrChange w:id="58" w:author="Danielle Martin" w:date="2023-09-12T19:35:00Z">
                  <w:rPr>
                    <w:rStyle w:val="Hyperlink"/>
                    <w:noProof/>
                  </w:rPr>
                </w:rPrChange>
              </w:rPr>
              <w:t>3.1 Payment Authorizations</w:t>
            </w:r>
            <w:r w:rsidRPr="00B1030E">
              <w:rPr>
                <w:rFonts w:ascii="Times New Roman" w:hAnsi="Times New Roman" w:cs="Times New Roman"/>
                <w:noProof/>
                <w:webHidden/>
                <w:sz w:val="24"/>
                <w:szCs w:val="24"/>
                <w:rPrChange w:id="59" w:author="Danielle Martin" w:date="2023-09-12T19:35:00Z">
                  <w:rPr>
                    <w:noProof/>
                    <w:webHidden/>
                  </w:rPr>
                </w:rPrChange>
              </w:rPr>
              <w:tab/>
            </w:r>
            <w:r w:rsidRPr="00B1030E">
              <w:rPr>
                <w:rFonts w:ascii="Times New Roman" w:hAnsi="Times New Roman" w:cs="Times New Roman"/>
                <w:noProof/>
                <w:webHidden/>
                <w:sz w:val="24"/>
                <w:szCs w:val="24"/>
                <w:rPrChange w:id="60" w:author="Danielle Martin" w:date="2023-09-12T19:35:00Z">
                  <w:rPr>
                    <w:noProof/>
                    <w:webHidden/>
                  </w:rPr>
                </w:rPrChange>
              </w:rPr>
              <w:fldChar w:fldCharType="begin"/>
            </w:r>
            <w:r w:rsidRPr="00B1030E">
              <w:rPr>
                <w:rFonts w:ascii="Times New Roman" w:hAnsi="Times New Roman" w:cs="Times New Roman"/>
                <w:noProof/>
                <w:webHidden/>
                <w:sz w:val="24"/>
                <w:szCs w:val="24"/>
                <w:rPrChange w:id="61" w:author="Danielle Martin" w:date="2023-09-12T19:35:00Z">
                  <w:rPr>
                    <w:noProof/>
                    <w:webHidden/>
                  </w:rPr>
                </w:rPrChange>
              </w:rPr>
              <w:instrText xml:space="preserve"> PAGEREF _Toc145439731 \h </w:instrText>
            </w:r>
            <w:r w:rsidRPr="00B1030E">
              <w:rPr>
                <w:rFonts w:ascii="Times New Roman" w:hAnsi="Times New Roman" w:cs="Times New Roman"/>
                <w:noProof/>
                <w:webHidden/>
                <w:sz w:val="24"/>
                <w:szCs w:val="24"/>
                <w:rPrChange w:id="62" w:author="Danielle Martin" w:date="2023-09-12T19:35:00Z">
                  <w:rPr>
                    <w:noProof/>
                    <w:webHidden/>
                  </w:rPr>
                </w:rPrChange>
              </w:rPr>
            </w:r>
          </w:ins>
          <w:r w:rsidRPr="00B1030E">
            <w:rPr>
              <w:rFonts w:ascii="Times New Roman" w:hAnsi="Times New Roman" w:cs="Times New Roman"/>
              <w:noProof/>
              <w:webHidden/>
              <w:sz w:val="24"/>
              <w:szCs w:val="24"/>
              <w:rPrChange w:id="63" w:author="Danielle Martin" w:date="2023-09-12T19:35:00Z">
                <w:rPr>
                  <w:noProof/>
                  <w:webHidden/>
                </w:rPr>
              </w:rPrChange>
            </w:rPr>
            <w:fldChar w:fldCharType="separate"/>
          </w:r>
          <w:ins w:id="64" w:author="Danielle Martin" w:date="2023-09-12T19:35:00Z">
            <w:r w:rsidRPr="00B1030E">
              <w:rPr>
                <w:rFonts w:ascii="Times New Roman" w:hAnsi="Times New Roman" w:cs="Times New Roman"/>
                <w:noProof/>
                <w:webHidden/>
                <w:sz w:val="24"/>
                <w:szCs w:val="24"/>
                <w:rPrChange w:id="65" w:author="Danielle Martin" w:date="2023-09-12T19:35:00Z">
                  <w:rPr>
                    <w:noProof/>
                    <w:webHidden/>
                  </w:rPr>
                </w:rPrChange>
              </w:rPr>
              <w:t>3</w:t>
            </w:r>
            <w:r w:rsidRPr="00B1030E">
              <w:rPr>
                <w:rFonts w:ascii="Times New Roman" w:hAnsi="Times New Roman" w:cs="Times New Roman"/>
                <w:noProof/>
                <w:webHidden/>
                <w:sz w:val="24"/>
                <w:szCs w:val="24"/>
                <w:rPrChange w:id="66" w:author="Danielle Martin" w:date="2023-09-12T19:35:00Z">
                  <w:rPr>
                    <w:noProof/>
                    <w:webHidden/>
                  </w:rPr>
                </w:rPrChange>
              </w:rPr>
              <w:fldChar w:fldCharType="end"/>
            </w:r>
            <w:r w:rsidRPr="00B1030E">
              <w:rPr>
                <w:rStyle w:val="Hyperlink"/>
                <w:rFonts w:ascii="Times New Roman" w:hAnsi="Times New Roman" w:cs="Times New Roman"/>
                <w:noProof/>
                <w:sz w:val="24"/>
                <w:szCs w:val="24"/>
                <w:rPrChange w:id="67" w:author="Danielle Martin" w:date="2023-09-12T19:35:00Z">
                  <w:rPr>
                    <w:rStyle w:val="Hyperlink"/>
                    <w:noProof/>
                  </w:rPr>
                </w:rPrChange>
              </w:rPr>
              <w:fldChar w:fldCharType="end"/>
            </w:r>
          </w:ins>
        </w:p>
        <w:p w14:paraId="2A664128" w14:textId="17474720" w:rsidR="00B1030E" w:rsidRPr="00B1030E" w:rsidRDefault="00B1030E">
          <w:pPr>
            <w:pStyle w:val="TOC3"/>
            <w:tabs>
              <w:tab w:val="right" w:leader="dot" w:pos="9350"/>
            </w:tabs>
            <w:rPr>
              <w:ins w:id="68" w:author="Danielle Martin" w:date="2023-09-12T19:35:00Z"/>
              <w:rFonts w:ascii="Times New Roman" w:hAnsi="Times New Roman" w:cs="Times New Roman"/>
              <w:noProof/>
              <w:sz w:val="24"/>
              <w:szCs w:val="24"/>
              <w:rPrChange w:id="69" w:author="Danielle Martin" w:date="2023-09-12T19:35:00Z">
                <w:rPr>
                  <w:ins w:id="70" w:author="Danielle Martin" w:date="2023-09-12T19:35:00Z"/>
                  <w:noProof/>
                </w:rPr>
              </w:rPrChange>
            </w:rPr>
          </w:pPr>
          <w:ins w:id="71" w:author="Danielle Martin" w:date="2023-09-12T19:35:00Z">
            <w:r w:rsidRPr="00B1030E">
              <w:rPr>
                <w:rStyle w:val="Hyperlink"/>
                <w:rFonts w:ascii="Times New Roman" w:hAnsi="Times New Roman" w:cs="Times New Roman"/>
                <w:noProof/>
                <w:sz w:val="24"/>
                <w:szCs w:val="24"/>
                <w:rPrChange w:id="72" w:author="Danielle Martin" w:date="2023-09-12T19:35:00Z">
                  <w:rPr>
                    <w:rStyle w:val="Hyperlink"/>
                    <w:noProof/>
                  </w:rPr>
                </w:rPrChange>
              </w:rPr>
              <w:fldChar w:fldCharType="begin"/>
            </w:r>
            <w:r w:rsidRPr="00B1030E">
              <w:rPr>
                <w:rStyle w:val="Hyperlink"/>
                <w:rFonts w:ascii="Times New Roman" w:hAnsi="Times New Roman" w:cs="Times New Roman"/>
                <w:noProof/>
                <w:sz w:val="24"/>
                <w:szCs w:val="24"/>
                <w:rPrChange w:id="73" w:author="Danielle Martin" w:date="2023-09-12T19:35:00Z">
                  <w:rPr>
                    <w:rStyle w:val="Hyperlink"/>
                    <w:noProof/>
                  </w:rPr>
                </w:rPrChange>
              </w:rPr>
              <w:instrText xml:space="preserve"> </w:instrText>
            </w:r>
            <w:r w:rsidRPr="00B1030E">
              <w:rPr>
                <w:rFonts w:ascii="Times New Roman" w:hAnsi="Times New Roman" w:cs="Times New Roman"/>
                <w:noProof/>
                <w:sz w:val="24"/>
                <w:szCs w:val="24"/>
                <w:rPrChange w:id="74" w:author="Danielle Martin" w:date="2023-09-12T19:35:00Z">
                  <w:rPr>
                    <w:noProof/>
                  </w:rPr>
                </w:rPrChange>
              </w:rPr>
              <w:instrText>HYPERLINK \l "_Toc145439732"</w:instrText>
            </w:r>
            <w:r w:rsidRPr="00B1030E">
              <w:rPr>
                <w:rStyle w:val="Hyperlink"/>
                <w:rFonts w:ascii="Times New Roman" w:hAnsi="Times New Roman" w:cs="Times New Roman"/>
                <w:noProof/>
                <w:sz w:val="24"/>
                <w:szCs w:val="24"/>
                <w:rPrChange w:id="75" w:author="Danielle Martin" w:date="2023-09-12T19:35:00Z">
                  <w:rPr>
                    <w:rStyle w:val="Hyperlink"/>
                    <w:noProof/>
                  </w:rPr>
                </w:rPrChange>
              </w:rPr>
              <w:instrText xml:space="preserve"> </w:instrText>
            </w:r>
            <w:r w:rsidRPr="00B1030E">
              <w:rPr>
                <w:rStyle w:val="Hyperlink"/>
                <w:rFonts w:ascii="Times New Roman" w:hAnsi="Times New Roman" w:cs="Times New Roman"/>
                <w:noProof/>
                <w:sz w:val="24"/>
                <w:szCs w:val="24"/>
                <w:rPrChange w:id="76" w:author="Danielle Martin" w:date="2023-09-12T19:35:00Z">
                  <w:rPr>
                    <w:rStyle w:val="Hyperlink"/>
                    <w:noProof/>
                  </w:rPr>
                </w:rPrChange>
              </w:rPr>
            </w:r>
            <w:r w:rsidRPr="00B1030E">
              <w:rPr>
                <w:rStyle w:val="Hyperlink"/>
                <w:rFonts w:ascii="Times New Roman" w:hAnsi="Times New Roman" w:cs="Times New Roman"/>
                <w:noProof/>
                <w:sz w:val="24"/>
                <w:szCs w:val="24"/>
                <w:rPrChange w:id="77" w:author="Danielle Martin" w:date="2023-09-12T19:35:00Z">
                  <w:rPr>
                    <w:rStyle w:val="Hyperlink"/>
                    <w:noProof/>
                  </w:rPr>
                </w:rPrChange>
              </w:rPr>
              <w:fldChar w:fldCharType="separate"/>
            </w:r>
            <w:r w:rsidRPr="00B1030E">
              <w:rPr>
                <w:rStyle w:val="Hyperlink"/>
                <w:rFonts w:ascii="Times New Roman" w:hAnsi="Times New Roman" w:cs="Times New Roman"/>
                <w:noProof/>
                <w:sz w:val="24"/>
                <w:szCs w:val="24"/>
                <w:rPrChange w:id="78" w:author="Danielle Martin" w:date="2023-09-12T19:35:00Z">
                  <w:rPr>
                    <w:rStyle w:val="Hyperlink"/>
                    <w:noProof/>
                  </w:rPr>
                </w:rPrChange>
              </w:rPr>
              <w:t>3.2 Cover Sheet and Contract/Grant Authorizations</w:t>
            </w:r>
            <w:r w:rsidRPr="00B1030E">
              <w:rPr>
                <w:rFonts w:ascii="Times New Roman" w:hAnsi="Times New Roman" w:cs="Times New Roman"/>
                <w:noProof/>
                <w:webHidden/>
                <w:sz w:val="24"/>
                <w:szCs w:val="24"/>
                <w:rPrChange w:id="79" w:author="Danielle Martin" w:date="2023-09-12T19:35:00Z">
                  <w:rPr>
                    <w:noProof/>
                    <w:webHidden/>
                  </w:rPr>
                </w:rPrChange>
              </w:rPr>
              <w:tab/>
            </w:r>
            <w:r w:rsidRPr="00B1030E">
              <w:rPr>
                <w:rFonts w:ascii="Times New Roman" w:hAnsi="Times New Roman" w:cs="Times New Roman"/>
                <w:noProof/>
                <w:webHidden/>
                <w:sz w:val="24"/>
                <w:szCs w:val="24"/>
                <w:rPrChange w:id="80" w:author="Danielle Martin" w:date="2023-09-12T19:35:00Z">
                  <w:rPr>
                    <w:noProof/>
                    <w:webHidden/>
                  </w:rPr>
                </w:rPrChange>
              </w:rPr>
              <w:fldChar w:fldCharType="begin"/>
            </w:r>
            <w:r w:rsidRPr="00B1030E">
              <w:rPr>
                <w:rFonts w:ascii="Times New Roman" w:hAnsi="Times New Roman" w:cs="Times New Roman"/>
                <w:noProof/>
                <w:webHidden/>
                <w:sz w:val="24"/>
                <w:szCs w:val="24"/>
                <w:rPrChange w:id="81" w:author="Danielle Martin" w:date="2023-09-12T19:35:00Z">
                  <w:rPr>
                    <w:noProof/>
                    <w:webHidden/>
                  </w:rPr>
                </w:rPrChange>
              </w:rPr>
              <w:instrText xml:space="preserve"> PAGEREF _Toc145439732 \h </w:instrText>
            </w:r>
            <w:r w:rsidRPr="00B1030E">
              <w:rPr>
                <w:rFonts w:ascii="Times New Roman" w:hAnsi="Times New Roman" w:cs="Times New Roman"/>
                <w:noProof/>
                <w:webHidden/>
                <w:sz w:val="24"/>
                <w:szCs w:val="24"/>
                <w:rPrChange w:id="82" w:author="Danielle Martin" w:date="2023-09-12T19:35:00Z">
                  <w:rPr>
                    <w:noProof/>
                    <w:webHidden/>
                  </w:rPr>
                </w:rPrChange>
              </w:rPr>
            </w:r>
          </w:ins>
          <w:r w:rsidRPr="00B1030E">
            <w:rPr>
              <w:rFonts w:ascii="Times New Roman" w:hAnsi="Times New Roman" w:cs="Times New Roman"/>
              <w:noProof/>
              <w:webHidden/>
              <w:sz w:val="24"/>
              <w:szCs w:val="24"/>
              <w:rPrChange w:id="83" w:author="Danielle Martin" w:date="2023-09-12T19:35:00Z">
                <w:rPr>
                  <w:noProof/>
                  <w:webHidden/>
                </w:rPr>
              </w:rPrChange>
            </w:rPr>
            <w:fldChar w:fldCharType="separate"/>
          </w:r>
          <w:ins w:id="84" w:author="Danielle Martin" w:date="2023-09-12T19:35:00Z">
            <w:r w:rsidRPr="00B1030E">
              <w:rPr>
                <w:rFonts w:ascii="Times New Roman" w:hAnsi="Times New Roman" w:cs="Times New Roman"/>
                <w:noProof/>
                <w:webHidden/>
                <w:sz w:val="24"/>
                <w:szCs w:val="24"/>
                <w:rPrChange w:id="85" w:author="Danielle Martin" w:date="2023-09-12T19:35:00Z">
                  <w:rPr>
                    <w:noProof/>
                    <w:webHidden/>
                  </w:rPr>
                </w:rPrChange>
              </w:rPr>
              <w:t>3</w:t>
            </w:r>
            <w:r w:rsidRPr="00B1030E">
              <w:rPr>
                <w:rFonts w:ascii="Times New Roman" w:hAnsi="Times New Roman" w:cs="Times New Roman"/>
                <w:noProof/>
                <w:webHidden/>
                <w:sz w:val="24"/>
                <w:szCs w:val="24"/>
                <w:rPrChange w:id="86" w:author="Danielle Martin" w:date="2023-09-12T19:35:00Z">
                  <w:rPr>
                    <w:noProof/>
                    <w:webHidden/>
                  </w:rPr>
                </w:rPrChange>
              </w:rPr>
              <w:fldChar w:fldCharType="end"/>
            </w:r>
            <w:r w:rsidRPr="00B1030E">
              <w:rPr>
                <w:rStyle w:val="Hyperlink"/>
                <w:rFonts w:ascii="Times New Roman" w:hAnsi="Times New Roman" w:cs="Times New Roman"/>
                <w:noProof/>
                <w:sz w:val="24"/>
                <w:szCs w:val="24"/>
                <w:rPrChange w:id="87" w:author="Danielle Martin" w:date="2023-09-12T19:35:00Z">
                  <w:rPr>
                    <w:rStyle w:val="Hyperlink"/>
                    <w:noProof/>
                  </w:rPr>
                </w:rPrChange>
              </w:rPr>
              <w:fldChar w:fldCharType="end"/>
            </w:r>
          </w:ins>
        </w:p>
        <w:p w14:paraId="2FDE5620" w14:textId="517824C8" w:rsidR="00B1030E" w:rsidRPr="00B1030E" w:rsidRDefault="00B1030E">
          <w:pPr>
            <w:pStyle w:val="TOC3"/>
            <w:tabs>
              <w:tab w:val="right" w:leader="dot" w:pos="9350"/>
            </w:tabs>
            <w:rPr>
              <w:ins w:id="88" w:author="Danielle Martin" w:date="2023-09-12T19:35:00Z"/>
              <w:rFonts w:ascii="Times New Roman" w:hAnsi="Times New Roman" w:cs="Times New Roman"/>
              <w:noProof/>
              <w:sz w:val="24"/>
              <w:szCs w:val="24"/>
              <w:rPrChange w:id="89" w:author="Danielle Martin" w:date="2023-09-12T19:35:00Z">
                <w:rPr>
                  <w:ins w:id="90" w:author="Danielle Martin" w:date="2023-09-12T19:35:00Z"/>
                  <w:noProof/>
                </w:rPr>
              </w:rPrChange>
            </w:rPr>
          </w:pPr>
          <w:ins w:id="91" w:author="Danielle Martin" w:date="2023-09-12T19:35:00Z">
            <w:r w:rsidRPr="00B1030E">
              <w:rPr>
                <w:rStyle w:val="Hyperlink"/>
                <w:rFonts w:ascii="Times New Roman" w:hAnsi="Times New Roman" w:cs="Times New Roman"/>
                <w:noProof/>
                <w:sz w:val="24"/>
                <w:szCs w:val="24"/>
                <w:rPrChange w:id="92" w:author="Danielle Martin" w:date="2023-09-12T19:35:00Z">
                  <w:rPr>
                    <w:rStyle w:val="Hyperlink"/>
                    <w:noProof/>
                  </w:rPr>
                </w:rPrChange>
              </w:rPr>
              <w:fldChar w:fldCharType="begin"/>
            </w:r>
            <w:r w:rsidRPr="00B1030E">
              <w:rPr>
                <w:rStyle w:val="Hyperlink"/>
                <w:rFonts w:ascii="Times New Roman" w:hAnsi="Times New Roman" w:cs="Times New Roman"/>
                <w:noProof/>
                <w:sz w:val="24"/>
                <w:szCs w:val="24"/>
                <w:rPrChange w:id="93" w:author="Danielle Martin" w:date="2023-09-12T19:35:00Z">
                  <w:rPr>
                    <w:rStyle w:val="Hyperlink"/>
                    <w:noProof/>
                  </w:rPr>
                </w:rPrChange>
              </w:rPr>
              <w:instrText xml:space="preserve"> </w:instrText>
            </w:r>
            <w:r w:rsidRPr="00B1030E">
              <w:rPr>
                <w:rFonts w:ascii="Times New Roman" w:hAnsi="Times New Roman" w:cs="Times New Roman"/>
                <w:noProof/>
                <w:sz w:val="24"/>
                <w:szCs w:val="24"/>
                <w:rPrChange w:id="94" w:author="Danielle Martin" w:date="2023-09-12T19:35:00Z">
                  <w:rPr>
                    <w:noProof/>
                  </w:rPr>
                </w:rPrChange>
              </w:rPr>
              <w:instrText>HYPERLINK \l "_Toc145439733"</w:instrText>
            </w:r>
            <w:r w:rsidRPr="00B1030E">
              <w:rPr>
                <w:rStyle w:val="Hyperlink"/>
                <w:rFonts w:ascii="Times New Roman" w:hAnsi="Times New Roman" w:cs="Times New Roman"/>
                <w:noProof/>
                <w:sz w:val="24"/>
                <w:szCs w:val="24"/>
                <w:rPrChange w:id="95" w:author="Danielle Martin" w:date="2023-09-12T19:35:00Z">
                  <w:rPr>
                    <w:rStyle w:val="Hyperlink"/>
                    <w:noProof/>
                  </w:rPr>
                </w:rPrChange>
              </w:rPr>
              <w:instrText xml:space="preserve"> </w:instrText>
            </w:r>
            <w:r w:rsidRPr="00B1030E">
              <w:rPr>
                <w:rStyle w:val="Hyperlink"/>
                <w:rFonts w:ascii="Times New Roman" w:hAnsi="Times New Roman" w:cs="Times New Roman"/>
                <w:noProof/>
                <w:sz w:val="24"/>
                <w:szCs w:val="24"/>
                <w:rPrChange w:id="96" w:author="Danielle Martin" w:date="2023-09-12T19:35:00Z">
                  <w:rPr>
                    <w:rStyle w:val="Hyperlink"/>
                    <w:noProof/>
                  </w:rPr>
                </w:rPrChange>
              </w:rPr>
            </w:r>
            <w:r w:rsidRPr="00B1030E">
              <w:rPr>
                <w:rStyle w:val="Hyperlink"/>
                <w:rFonts w:ascii="Times New Roman" w:hAnsi="Times New Roman" w:cs="Times New Roman"/>
                <w:noProof/>
                <w:sz w:val="24"/>
                <w:szCs w:val="24"/>
                <w:rPrChange w:id="97" w:author="Danielle Martin" w:date="2023-09-12T19:35:00Z">
                  <w:rPr>
                    <w:rStyle w:val="Hyperlink"/>
                    <w:noProof/>
                  </w:rPr>
                </w:rPrChange>
              </w:rPr>
              <w:fldChar w:fldCharType="separate"/>
            </w:r>
            <w:r w:rsidRPr="00B1030E">
              <w:rPr>
                <w:rStyle w:val="Hyperlink"/>
                <w:rFonts w:ascii="Times New Roman" w:hAnsi="Times New Roman" w:cs="Times New Roman"/>
                <w:noProof/>
                <w:sz w:val="24"/>
                <w:szCs w:val="24"/>
                <w:rPrChange w:id="98" w:author="Danielle Martin" w:date="2023-09-12T19:35:00Z">
                  <w:rPr>
                    <w:rStyle w:val="Hyperlink"/>
                    <w:noProof/>
                  </w:rPr>
                </w:rPrChange>
              </w:rPr>
              <w:t>3.3 Procurement Authorizations</w:t>
            </w:r>
            <w:r w:rsidRPr="00B1030E">
              <w:rPr>
                <w:rFonts w:ascii="Times New Roman" w:hAnsi="Times New Roman" w:cs="Times New Roman"/>
                <w:noProof/>
                <w:webHidden/>
                <w:sz w:val="24"/>
                <w:szCs w:val="24"/>
                <w:rPrChange w:id="99" w:author="Danielle Martin" w:date="2023-09-12T19:35:00Z">
                  <w:rPr>
                    <w:noProof/>
                    <w:webHidden/>
                  </w:rPr>
                </w:rPrChange>
              </w:rPr>
              <w:tab/>
            </w:r>
            <w:r w:rsidRPr="00B1030E">
              <w:rPr>
                <w:rFonts w:ascii="Times New Roman" w:hAnsi="Times New Roman" w:cs="Times New Roman"/>
                <w:noProof/>
                <w:webHidden/>
                <w:sz w:val="24"/>
                <w:szCs w:val="24"/>
                <w:rPrChange w:id="100" w:author="Danielle Martin" w:date="2023-09-12T19:35:00Z">
                  <w:rPr>
                    <w:noProof/>
                    <w:webHidden/>
                  </w:rPr>
                </w:rPrChange>
              </w:rPr>
              <w:fldChar w:fldCharType="begin"/>
            </w:r>
            <w:r w:rsidRPr="00B1030E">
              <w:rPr>
                <w:rFonts w:ascii="Times New Roman" w:hAnsi="Times New Roman" w:cs="Times New Roman"/>
                <w:noProof/>
                <w:webHidden/>
                <w:sz w:val="24"/>
                <w:szCs w:val="24"/>
                <w:rPrChange w:id="101" w:author="Danielle Martin" w:date="2023-09-12T19:35:00Z">
                  <w:rPr>
                    <w:noProof/>
                    <w:webHidden/>
                  </w:rPr>
                </w:rPrChange>
              </w:rPr>
              <w:instrText xml:space="preserve"> PAGEREF _Toc145439733 \h </w:instrText>
            </w:r>
            <w:r w:rsidRPr="00B1030E">
              <w:rPr>
                <w:rFonts w:ascii="Times New Roman" w:hAnsi="Times New Roman" w:cs="Times New Roman"/>
                <w:noProof/>
                <w:webHidden/>
                <w:sz w:val="24"/>
                <w:szCs w:val="24"/>
                <w:rPrChange w:id="102" w:author="Danielle Martin" w:date="2023-09-12T19:35:00Z">
                  <w:rPr>
                    <w:noProof/>
                    <w:webHidden/>
                  </w:rPr>
                </w:rPrChange>
              </w:rPr>
            </w:r>
          </w:ins>
          <w:r w:rsidRPr="00B1030E">
            <w:rPr>
              <w:rFonts w:ascii="Times New Roman" w:hAnsi="Times New Roman" w:cs="Times New Roman"/>
              <w:noProof/>
              <w:webHidden/>
              <w:sz w:val="24"/>
              <w:szCs w:val="24"/>
              <w:rPrChange w:id="103" w:author="Danielle Martin" w:date="2023-09-12T19:35:00Z">
                <w:rPr>
                  <w:noProof/>
                  <w:webHidden/>
                </w:rPr>
              </w:rPrChange>
            </w:rPr>
            <w:fldChar w:fldCharType="separate"/>
          </w:r>
          <w:ins w:id="104" w:author="Danielle Martin" w:date="2023-09-12T19:35:00Z">
            <w:r w:rsidRPr="00B1030E">
              <w:rPr>
                <w:rFonts w:ascii="Times New Roman" w:hAnsi="Times New Roman" w:cs="Times New Roman"/>
                <w:noProof/>
                <w:webHidden/>
                <w:sz w:val="24"/>
                <w:szCs w:val="24"/>
                <w:rPrChange w:id="105" w:author="Danielle Martin" w:date="2023-09-12T19:35:00Z">
                  <w:rPr>
                    <w:noProof/>
                    <w:webHidden/>
                  </w:rPr>
                </w:rPrChange>
              </w:rPr>
              <w:t>4</w:t>
            </w:r>
            <w:r w:rsidRPr="00B1030E">
              <w:rPr>
                <w:rFonts w:ascii="Times New Roman" w:hAnsi="Times New Roman" w:cs="Times New Roman"/>
                <w:noProof/>
                <w:webHidden/>
                <w:sz w:val="24"/>
                <w:szCs w:val="24"/>
                <w:rPrChange w:id="106" w:author="Danielle Martin" w:date="2023-09-12T19:35:00Z">
                  <w:rPr>
                    <w:noProof/>
                    <w:webHidden/>
                  </w:rPr>
                </w:rPrChange>
              </w:rPr>
              <w:fldChar w:fldCharType="end"/>
            </w:r>
            <w:r w:rsidRPr="00B1030E">
              <w:rPr>
                <w:rStyle w:val="Hyperlink"/>
                <w:rFonts w:ascii="Times New Roman" w:hAnsi="Times New Roman" w:cs="Times New Roman"/>
                <w:noProof/>
                <w:sz w:val="24"/>
                <w:szCs w:val="24"/>
                <w:rPrChange w:id="107" w:author="Danielle Martin" w:date="2023-09-12T19:35:00Z">
                  <w:rPr>
                    <w:rStyle w:val="Hyperlink"/>
                    <w:noProof/>
                  </w:rPr>
                </w:rPrChange>
              </w:rPr>
              <w:fldChar w:fldCharType="end"/>
            </w:r>
          </w:ins>
        </w:p>
        <w:p w14:paraId="7F9AE51C" w14:textId="00D1FB55" w:rsidR="00B1030E" w:rsidRPr="0082343D" w:rsidRDefault="00B1030E" w:rsidP="0082343D">
          <w:pPr>
            <w:pStyle w:val="TOC2"/>
            <w:rPr>
              <w:ins w:id="108" w:author="Danielle Martin" w:date="2023-09-12T19:35:00Z"/>
              <w:noProof/>
            </w:rPr>
            <w:pPrChange w:id="109" w:author="Danielle Martin" w:date="2023-09-12T19:35:00Z">
              <w:pPr>
                <w:pStyle w:val="TOC2"/>
                <w:tabs>
                  <w:tab w:val="left" w:pos="660"/>
                  <w:tab w:val="right" w:leader="dot" w:pos="9350"/>
                </w:tabs>
              </w:pPr>
            </w:pPrChange>
          </w:pPr>
          <w:ins w:id="110" w:author="Danielle Martin" w:date="2023-09-12T19:35:00Z">
            <w:r w:rsidRPr="00B1030E">
              <w:rPr>
                <w:rStyle w:val="Hyperlink"/>
                <w:rFonts w:ascii="Times New Roman" w:hAnsi="Times New Roman" w:cs="Times New Roman"/>
                <w:noProof/>
                <w:sz w:val="24"/>
                <w:szCs w:val="24"/>
                <w:rPrChange w:id="111" w:author="Danielle Martin" w:date="2023-09-12T19:35:00Z">
                  <w:rPr>
                    <w:rStyle w:val="Hyperlink"/>
                    <w:noProof/>
                  </w:rPr>
                </w:rPrChange>
              </w:rPr>
              <w:fldChar w:fldCharType="begin"/>
            </w:r>
            <w:r w:rsidRPr="00B1030E">
              <w:rPr>
                <w:rStyle w:val="Hyperlink"/>
                <w:rFonts w:ascii="Times New Roman" w:hAnsi="Times New Roman" w:cs="Times New Roman"/>
                <w:noProof/>
                <w:sz w:val="24"/>
                <w:szCs w:val="24"/>
                <w:rPrChange w:id="112" w:author="Danielle Martin" w:date="2023-09-12T19:35:00Z">
                  <w:rPr>
                    <w:rStyle w:val="Hyperlink"/>
                    <w:noProof/>
                  </w:rPr>
                </w:rPrChange>
              </w:rPr>
              <w:instrText xml:space="preserve"> </w:instrText>
            </w:r>
            <w:r w:rsidRPr="0082343D">
              <w:rPr>
                <w:noProof/>
              </w:rPr>
              <w:instrText>HYPERLINK \l "_Toc145439734"</w:instrText>
            </w:r>
            <w:r w:rsidRPr="00B1030E">
              <w:rPr>
                <w:rStyle w:val="Hyperlink"/>
                <w:rFonts w:ascii="Times New Roman" w:hAnsi="Times New Roman" w:cs="Times New Roman"/>
                <w:noProof/>
                <w:sz w:val="24"/>
                <w:szCs w:val="24"/>
                <w:rPrChange w:id="113" w:author="Danielle Martin" w:date="2023-09-12T19:35:00Z">
                  <w:rPr>
                    <w:rStyle w:val="Hyperlink"/>
                    <w:noProof/>
                  </w:rPr>
                </w:rPrChange>
              </w:rPr>
              <w:instrText xml:space="preserve"> </w:instrText>
            </w:r>
            <w:r w:rsidRPr="00B1030E">
              <w:rPr>
                <w:rStyle w:val="Hyperlink"/>
                <w:rFonts w:ascii="Times New Roman" w:hAnsi="Times New Roman" w:cs="Times New Roman"/>
                <w:noProof/>
                <w:sz w:val="24"/>
                <w:szCs w:val="24"/>
                <w:rPrChange w:id="114" w:author="Danielle Martin" w:date="2023-09-12T19:35:00Z">
                  <w:rPr>
                    <w:rStyle w:val="Hyperlink"/>
                    <w:noProof/>
                  </w:rPr>
                </w:rPrChange>
              </w:rPr>
            </w:r>
            <w:r w:rsidRPr="00B1030E">
              <w:rPr>
                <w:rStyle w:val="Hyperlink"/>
                <w:rFonts w:ascii="Times New Roman" w:hAnsi="Times New Roman" w:cs="Times New Roman"/>
                <w:noProof/>
                <w:sz w:val="24"/>
                <w:szCs w:val="24"/>
                <w:rPrChange w:id="115" w:author="Danielle Martin" w:date="2023-09-12T19:35:00Z">
                  <w:rPr>
                    <w:rStyle w:val="Hyperlink"/>
                    <w:noProof/>
                  </w:rPr>
                </w:rPrChange>
              </w:rPr>
              <w:fldChar w:fldCharType="separate"/>
            </w:r>
            <w:r w:rsidRPr="00B1030E">
              <w:rPr>
                <w:rStyle w:val="Hyperlink"/>
                <w:rFonts w:ascii="Times New Roman" w:hAnsi="Times New Roman" w:cs="Times New Roman"/>
                <w:noProof/>
                <w:sz w:val="24"/>
                <w:szCs w:val="24"/>
                <w:rPrChange w:id="116" w:author="Danielle Martin" w:date="2023-09-12T19:35:00Z">
                  <w:rPr>
                    <w:rStyle w:val="Hyperlink"/>
                    <w:noProof/>
                  </w:rPr>
                </w:rPrChange>
              </w:rPr>
              <w:t>4.</w:t>
            </w:r>
            <w:r w:rsidRPr="0082343D">
              <w:rPr>
                <w:noProof/>
              </w:rPr>
              <w:tab/>
            </w:r>
            <w:r w:rsidRPr="00B1030E">
              <w:rPr>
                <w:rStyle w:val="Hyperlink"/>
                <w:rFonts w:ascii="Times New Roman" w:hAnsi="Times New Roman" w:cs="Times New Roman"/>
                <w:noProof/>
                <w:sz w:val="24"/>
                <w:szCs w:val="24"/>
                <w:rPrChange w:id="117" w:author="Danielle Martin" w:date="2023-09-12T19:35:00Z">
                  <w:rPr>
                    <w:rStyle w:val="Hyperlink"/>
                    <w:noProof/>
                  </w:rPr>
                </w:rPrChange>
              </w:rPr>
              <w:t>Payment Approval</w:t>
            </w:r>
            <w:r w:rsidRPr="0082343D">
              <w:rPr>
                <w:noProof/>
                <w:webHidden/>
              </w:rPr>
              <w:tab/>
            </w:r>
            <w:r w:rsidRPr="0082343D">
              <w:rPr>
                <w:noProof/>
                <w:webHidden/>
              </w:rPr>
              <w:fldChar w:fldCharType="begin"/>
            </w:r>
            <w:r w:rsidRPr="0082343D">
              <w:rPr>
                <w:noProof/>
                <w:webHidden/>
              </w:rPr>
              <w:instrText xml:space="preserve"> PAGEREF _Toc145439734 \h </w:instrText>
            </w:r>
            <w:r w:rsidRPr="0082343D">
              <w:rPr>
                <w:noProof/>
                <w:webHidden/>
              </w:rPr>
            </w:r>
          </w:ins>
          <w:r w:rsidRPr="0082343D">
            <w:rPr>
              <w:noProof/>
              <w:webHidden/>
            </w:rPr>
            <w:fldChar w:fldCharType="separate"/>
          </w:r>
          <w:ins w:id="118" w:author="Danielle Martin" w:date="2023-09-12T19:35:00Z">
            <w:r w:rsidRPr="0082343D">
              <w:rPr>
                <w:noProof/>
                <w:webHidden/>
              </w:rPr>
              <w:t>4</w:t>
            </w:r>
            <w:r w:rsidRPr="0082343D">
              <w:rPr>
                <w:noProof/>
                <w:webHidden/>
              </w:rPr>
              <w:fldChar w:fldCharType="end"/>
            </w:r>
            <w:r w:rsidRPr="00B1030E">
              <w:rPr>
                <w:rStyle w:val="Hyperlink"/>
                <w:rFonts w:ascii="Times New Roman" w:hAnsi="Times New Roman" w:cs="Times New Roman"/>
                <w:noProof/>
                <w:sz w:val="24"/>
                <w:szCs w:val="24"/>
                <w:rPrChange w:id="119" w:author="Danielle Martin" w:date="2023-09-12T19:35:00Z">
                  <w:rPr>
                    <w:rStyle w:val="Hyperlink"/>
                    <w:noProof/>
                  </w:rPr>
                </w:rPrChange>
              </w:rPr>
              <w:fldChar w:fldCharType="end"/>
            </w:r>
          </w:ins>
        </w:p>
        <w:p w14:paraId="74545B0E" w14:textId="676042C1" w:rsidR="00B1030E" w:rsidRPr="00B1030E" w:rsidRDefault="00B1030E">
          <w:pPr>
            <w:pStyle w:val="TOC3"/>
            <w:tabs>
              <w:tab w:val="right" w:leader="dot" w:pos="9350"/>
            </w:tabs>
            <w:rPr>
              <w:ins w:id="120" w:author="Danielle Martin" w:date="2023-09-12T19:35:00Z"/>
              <w:rFonts w:ascii="Times New Roman" w:hAnsi="Times New Roman" w:cs="Times New Roman"/>
              <w:noProof/>
              <w:sz w:val="24"/>
              <w:szCs w:val="24"/>
              <w:rPrChange w:id="121" w:author="Danielle Martin" w:date="2023-09-12T19:35:00Z">
                <w:rPr>
                  <w:ins w:id="122" w:author="Danielle Martin" w:date="2023-09-12T19:35:00Z"/>
                  <w:noProof/>
                </w:rPr>
              </w:rPrChange>
            </w:rPr>
          </w:pPr>
          <w:ins w:id="123" w:author="Danielle Martin" w:date="2023-09-12T19:35:00Z">
            <w:r w:rsidRPr="00B1030E">
              <w:rPr>
                <w:rStyle w:val="Hyperlink"/>
                <w:rFonts w:ascii="Times New Roman" w:hAnsi="Times New Roman" w:cs="Times New Roman"/>
                <w:noProof/>
                <w:sz w:val="24"/>
                <w:szCs w:val="24"/>
                <w:rPrChange w:id="124" w:author="Danielle Martin" w:date="2023-09-12T19:35:00Z">
                  <w:rPr>
                    <w:rStyle w:val="Hyperlink"/>
                    <w:noProof/>
                  </w:rPr>
                </w:rPrChange>
              </w:rPr>
              <w:fldChar w:fldCharType="begin"/>
            </w:r>
            <w:r w:rsidRPr="00B1030E">
              <w:rPr>
                <w:rStyle w:val="Hyperlink"/>
                <w:rFonts w:ascii="Times New Roman" w:hAnsi="Times New Roman" w:cs="Times New Roman"/>
                <w:noProof/>
                <w:sz w:val="24"/>
                <w:szCs w:val="24"/>
                <w:rPrChange w:id="125" w:author="Danielle Martin" w:date="2023-09-12T19:35:00Z">
                  <w:rPr>
                    <w:rStyle w:val="Hyperlink"/>
                    <w:noProof/>
                  </w:rPr>
                </w:rPrChange>
              </w:rPr>
              <w:instrText xml:space="preserve"> </w:instrText>
            </w:r>
            <w:r w:rsidRPr="00B1030E">
              <w:rPr>
                <w:rFonts w:ascii="Times New Roman" w:hAnsi="Times New Roman" w:cs="Times New Roman"/>
                <w:noProof/>
                <w:sz w:val="24"/>
                <w:szCs w:val="24"/>
                <w:rPrChange w:id="126" w:author="Danielle Martin" w:date="2023-09-12T19:35:00Z">
                  <w:rPr>
                    <w:noProof/>
                  </w:rPr>
                </w:rPrChange>
              </w:rPr>
              <w:instrText>HYPERLINK \l "_Toc145439735"</w:instrText>
            </w:r>
            <w:r w:rsidRPr="00B1030E">
              <w:rPr>
                <w:rStyle w:val="Hyperlink"/>
                <w:rFonts w:ascii="Times New Roman" w:hAnsi="Times New Roman" w:cs="Times New Roman"/>
                <w:noProof/>
                <w:sz w:val="24"/>
                <w:szCs w:val="24"/>
                <w:rPrChange w:id="127" w:author="Danielle Martin" w:date="2023-09-12T19:35:00Z">
                  <w:rPr>
                    <w:rStyle w:val="Hyperlink"/>
                    <w:noProof/>
                  </w:rPr>
                </w:rPrChange>
              </w:rPr>
              <w:instrText xml:space="preserve"> </w:instrText>
            </w:r>
            <w:r w:rsidRPr="00B1030E">
              <w:rPr>
                <w:rStyle w:val="Hyperlink"/>
                <w:rFonts w:ascii="Times New Roman" w:hAnsi="Times New Roman" w:cs="Times New Roman"/>
                <w:noProof/>
                <w:sz w:val="24"/>
                <w:szCs w:val="24"/>
                <w:rPrChange w:id="128" w:author="Danielle Martin" w:date="2023-09-12T19:35:00Z">
                  <w:rPr>
                    <w:rStyle w:val="Hyperlink"/>
                    <w:noProof/>
                  </w:rPr>
                </w:rPrChange>
              </w:rPr>
            </w:r>
            <w:r w:rsidRPr="00B1030E">
              <w:rPr>
                <w:rStyle w:val="Hyperlink"/>
                <w:rFonts w:ascii="Times New Roman" w:hAnsi="Times New Roman" w:cs="Times New Roman"/>
                <w:noProof/>
                <w:sz w:val="24"/>
                <w:szCs w:val="24"/>
                <w:rPrChange w:id="129" w:author="Danielle Martin" w:date="2023-09-12T19:35:00Z">
                  <w:rPr>
                    <w:rStyle w:val="Hyperlink"/>
                    <w:noProof/>
                  </w:rPr>
                </w:rPrChange>
              </w:rPr>
              <w:fldChar w:fldCharType="separate"/>
            </w:r>
            <w:r w:rsidRPr="00B1030E">
              <w:rPr>
                <w:rStyle w:val="Hyperlink"/>
                <w:rFonts w:ascii="Times New Roman" w:hAnsi="Times New Roman" w:cs="Times New Roman"/>
                <w:noProof/>
                <w:sz w:val="24"/>
                <w:szCs w:val="24"/>
                <w:rPrChange w:id="130" w:author="Danielle Martin" w:date="2023-09-12T19:35:00Z">
                  <w:rPr>
                    <w:rStyle w:val="Hyperlink"/>
                    <w:noProof/>
                  </w:rPr>
                </w:rPrChange>
              </w:rPr>
              <w:t>4.1 Home Office Payment Approval</w:t>
            </w:r>
            <w:r w:rsidRPr="00B1030E">
              <w:rPr>
                <w:rFonts w:ascii="Times New Roman" w:hAnsi="Times New Roman" w:cs="Times New Roman"/>
                <w:noProof/>
                <w:webHidden/>
                <w:sz w:val="24"/>
                <w:szCs w:val="24"/>
                <w:rPrChange w:id="131" w:author="Danielle Martin" w:date="2023-09-12T19:35:00Z">
                  <w:rPr>
                    <w:noProof/>
                    <w:webHidden/>
                  </w:rPr>
                </w:rPrChange>
              </w:rPr>
              <w:tab/>
            </w:r>
            <w:r w:rsidRPr="00B1030E">
              <w:rPr>
                <w:rFonts w:ascii="Times New Roman" w:hAnsi="Times New Roman" w:cs="Times New Roman"/>
                <w:noProof/>
                <w:webHidden/>
                <w:sz w:val="24"/>
                <w:szCs w:val="24"/>
                <w:rPrChange w:id="132" w:author="Danielle Martin" w:date="2023-09-12T19:35:00Z">
                  <w:rPr>
                    <w:noProof/>
                    <w:webHidden/>
                  </w:rPr>
                </w:rPrChange>
              </w:rPr>
              <w:fldChar w:fldCharType="begin"/>
            </w:r>
            <w:r w:rsidRPr="00B1030E">
              <w:rPr>
                <w:rFonts w:ascii="Times New Roman" w:hAnsi="Times New Roman" w:cs="Times New Roman"/>
                <w:noProof/>
                <w:webHidden/>
                <w:sz w:val="24"/>
                <w:szCs w:val="24"/>
                <w:rPrChange w:id="133" w:author="Danielle Martin" w:date="2023-09-12T19:35:00Z">
                  <w:rPr>
                    <w:noProof/>
                    <w:webHidden/>
                  </w:rPr>
                </w:rPrChange>
              </w:rPr>
              <w:instrText xml:space="preserve"> PAGEREF _Toc145439735 \h </w:instrText>
            </w:r>
            <w:r w:rsidRPr="00B1030E">
              <w:rPr>
                <w:rFonts w:ascii="Times New Roman" w:hAnsi="Times New Roman" w:cs="Times New Roman"/>
                <w:noProof/>
                <w:webHidden/>
                <w:sz w:val="24"/>
                <w:szCs w:val="24"/>
                <w:rPrChange w:id="134" w:author="Danielle Martin" w:date="2023-09-12T19:35:00Z">
                  <w:rPr>
                    <w:noProof/>
                    <w:webHidden/>
                  </w:rPr>
                </w:rPrChange>
              </w:rPr>
            </w:r>
          </w:ins>
          <w:r w:rsidRPr="00B1030E">
            <w:rPr>
              <w:rFonts w:ascii="Times New Roman" w:hAnsi="Times New Roman" w:cs="Times New Roman"/>
              <w:noProof/>
              <w:webHidden/>
              <w:sz w:val="24"/>
              <w:szCs w:val="24"/>
              <w:rPrChange w:id="135" w:author="Danielle Martin" w:date="2023-09-12T19:35:00Z">
                <w:rPr>
                  <w:noProof/>
                  <w:webHidden/>
                </w:rPr>
              </w:rPrChange>
            </w:rPr>
            <w:fldChar w:fldCharType="separate"/>
          </w:r>
          <w:ins w:id="136" w:author="Danielle Martin" w:date="2023-09-12T19:35:00Z">
            <w:r w:rsidRPr="00B1030E">
              <w:rPr>
                <w:rFonts w:ascii="Times New Roman" w:hAnsi="Times New Roman" w:cs="Times New Roman"/>
                <w:noProof/>
                <w:webHidden/>
                <w:sz w:val="24"/>
                <w:szCs w:val="24"/>
                <w:rPrChange w:id="137" w:author="Danielle Martin" w:date="2023-09-12T19:35:00Z">
                  <w:rPr>
                    <w:noProof/>
                    <w:webHidden/>
                  </w:rPr>
                </w:rPrChange>
              </w:rPr>
              <w:t>4</w:t>
            </w:r>
            <w:r w:rsidRPr="00B1030E">
              <w:rPr>
                <w:rFonts w:ascii="Times New Roman" w:hAnsi="Times New Roman" w:cs="Times New Roman"/>
                <w:noProof/>
                <w:webHidden/>
                <w:sz w:val="24"/>
                <w:szCs w:val="24"/>
                <w:rPrChange w:id="138" w:author="Danielle Martin" w:date="2023-09-12T19:35:00Z">
                  <w:rPr>
                    <w:noProof/>
                    <w:webHidden/>
                  </w:rPr>
                </w:rPrChange>
              </w:rPr>
              <w:fldChar w:fldCharType="end"/>
            </w:r>
            <w:r w:rsidRPr="00B1030E">
              <w:rPr>
                <w:rStyle w:val="Hyperlink"/>
                <w:rFonts w:ascii="Times New Roman" w:hAnsi="Times New Roman" w:cs="Times New Roman"/>
                <w:noProof/>
                <w:sz w:val="24"/>
                <w:szCs w:val="24"/>
                <w:rPrChange w:id="139" w:author="Danielle Martin" w:date="2023-09-12T19:35:00Z">
                  <w:rPr>
                    <w:rStyle w:val="Hyperlink"/>
                    <w:noProof/>
                  </w:rPr>
                </w:rPrChange>
              </w:rPr>
              <w:fldChar w:fldCharType="end"/>
            </w:r>
          </w:ins>
        </w:p>
        <w:p w14:paraId="633619E6" w14:textId="474D04BA" w:rsidR="00B1030E" w:rsidRPr="00B1030E" w:rsidRDefault="00B1030E">
          <w:pPr>
            <w:pStyle w:val="TOC3"/>
            <w:tabs>
              <w:tab w:val="right" w:leader="dot" w:pos="9350"/>
            </w:tabs>
            <w:rPr>
              <w:ins w:id="140" w:author="Danielle Martin" w:date="2023-09-12T19:35:00Z"/>
              <w:rFonts w:ascii="Times New Roman" w:hAnsi="Times New Roman" w:cs="Times New Roman"/>
              <w:noProof/>
              <w:sz w:val="24"/>
              <w:szCs w:val="24"/>
              <w:rPrChange w:id="141" w:author="Danielle Martin" w:date="2023-09-12T19:35:00Z">
                <w:rPr>
                  <w:ins w:id="142" w:author="Danielle Martin" w:date="2023-09-12T19:35:00Z"/>
                  <w:noProof/>
                </w:rPr>
              </w:rPrChange>
            </w:rPr>
          </w:pPr>
          <w:ins w:id="143" w:author="Danielle Martin" w:date="2023-09-12T19:35:00Z">
            <w:r w:rsidRPr="00B1030E">
              <w:rPr>
                <w:rStyle w:val="Hyperlink"/>
                <w:rFonts w:ascii="Times New Roman" w:hAnsi="Times New Roman" w:cs="Times New Roman"/>
                <w:noProof/>
                <w:sz w:val="24"/>
                <w:szCs w:val="24"/>
                <w:rPrChange w:id="144" w:author="Danielle Martin" w:date="2023-09-12T19:35:00Z">
                  <w:rPr>
                    <w:rStyle w:val="Hyperlink"/>
                    <w:noProof/>
                  </w:rPr>
                </w:rPrChange>
              </w:rPr>
              <w:fldChar w:fldCharType="begin"/>
            </w:r>
            <w:r w:rsidRPr="00B1030E">
              <w:rPr>
                <w:rStyle w:val="Hyperlink"/>
                <w:rFonts w:ascii="Times New Roman" w:hAnsi="Times New Roman" w:cs="Times New Roman"/>
                <w:noProof/>
                <w:sz w:val="24"/>
                <w:szCs w:val="24"/>
                <w:rPrChange w:id="145" w:author="Danielle Martin" w:date="2023-09-12T19:35:00Z">
                  <w:rPr>
                    <w:rStyle w:val="Hyperlink"/>
                    <w:noProof/>
                  </w:rPr>
                </w:rPrChange>
              </w:rPr>
              <w:instrText xml:space="preserve"> </w:instrText>
            </w:r>
            <w:r w:rsidRPr="00B1030E">
              <w:rPr>
                <w:rFonts w:ascii="Times New Roman" w:hAnsi="Times New Roman" w:cs="Times New Roman"/>
                <w:noProof/>
                <w:sz w:val="24"/>
                <w:szCs w:val="24"/>
                <w:rPrChange w:id="146" w:author="Danielle Martin" w:date="2023-09-12T19:35:00Z">
                  <w:rPr>
                    <w:noProof/>
                  </w:rPr>
                </w:rPrChange>
              </w:rPr>
              <w:instrText>HYPERLINK \l "_Toc145439736"</w:instrText>
            </w:r>
            <w:r w:rsidRPr="00B1030E">
              <w:rPr>
                <w:rStyle w:val="Hyperlink"/>
                <w:rFonts w:ascii="Times New Roman" w:hAnsi="Times New Roman" w:cs="Times New Roman"/>
                <w:noProof/>
                <w:sz w:val="24"/>
                <w:szCs w:val="24"/>
                <w:rPrChange w:id="147" w:author="Danielle Martin" w:date="2023-09-12T19:35:00Z">
                  <w:rPr>
                    <w:rStyle w:val="Hyperlink"/>
                    <w:noProof/>
                  </w:rPr>
                </w:rPrChange>
              </w:rPr>
              <w:instrText xml:space="preserve"> </w:instrText>
            </w:r>
            <w:r w:rsidRPr="00B1030E">
              <w:rPr>
                <w:rStyle w:val="Hyperlink"/>
                <w:rFonts w:ascii="Times New Roman" w:hAnsi="Times New Roman" w:cs="Times New Roman"/>
                <w:noProof/>
                <w:sz w:val="24"/>
                <w:szCs w:val="24"/>
                <w:rPrChange w:id="148" w:author="Danielle Martin" w:date="2023-09-12T19:35:00Z">
                  <w:rPr>
                    <w:rStyle w:val="Hyperlink"/>
                    <w:noProof/>
                  </w:rPr>
                </w:rPrChange>
              </w:rPr>
            </w:r>
            <w:r w:rsidRPr="00B1030E">
              <w:rPr>
                <w:rStyle w:val="Hyperlink"/>
                <w:rFonts w:ascii="Times New Roman" w:hAnsi="Times New Roman" w:cs="Times New Roman"/>
                <w:noProof/>
                <w:sz w:val="24"/>
                <w:szCs w:val="24"/>
                <w:rPrChange w:id="149" w:author="Danielle Martin" w:date="2023-09-12T19:35:00Z">
                  <w:rPr>
                    <w:rStyle w:val="Hyperlink"/>
                    <w:noProof/>
                  </w:rPr>
                </w:rPrChange>
              </w:rPr>
              <w:fldChar w:fldCharType="separate"/>
            </w:r>
            <w:r w:rsidRPr="00B1030E">
              <w:rPr>
                <w:rStyle w:val="Hyperlink"/>
                <w:rFonts w:ascii="Times New Roman" w:hAnsi="Times New Roman" w:cs="Times New Roman"/>
                <w:noProof/>
                <w:sz w:val="24"/>
                <w:szCs w:val="24"/>
                <w:rPrChange w:id="150" w:author="Danielle Martin" w:date="2023-09-12T19:35:00Z">
                  <w:rPr>
                    <w:rStyle w:val="Hyperlink"/>
                    <w:noProof/>
                  </w:rPr>
                </w:rPrChange>
              </w:rPr>
              <w:t>4.2 Field Office Payment Approval</w:t>
            </w:r>
            <w:r w:rsidRPr="00B1030E">
              <w:rPr>
                <w:rFonts w:ascii="Times New Roman" w:hAnsi="Times New Roman" w:cs="Times New Roman"/>
                <w:noProof/>
                <w:webHidden/>
                <w:sz w:val="24"/>
                <w:szCs w:val="24"/>
                <w:rPrChange w:id="151" w:author="Danielle Martin" w:date="2023-09-12T19:35:00Z">
                  <w:rPr>
                    <w:noProof/>
                    <w:webHidden/>
                  </w:rPr>
                </w:rPrChange>
              </w:rPr>
              <w:tab/>
            </w:r>
            <w:r w:rsidRPr="00B1030E">
              <w:rPr>
                <w:rFonts w:ascii="Times New Roman" w:hAnsi="Times New Roman" w:cs="Times New Roman"/>
                <w:noProof/>
                <w:webHidden/>
                <w:sz w:val="24"/>
                <w:szCs w:val="24"/>
                <w:rPrChange w:id="152" w:author="Danielle Martin" w:date="2023-09-12T19:35:00Z">
                  <w:rPr>
                    <w:noProof/>
                    <w:webHidden/>
                  </w:rPr>
                </w:rPrChange>
              </w:rPr>
              <w:fldChar w:fldCharType="begin"/>
            </w:r>
            <w:r w:rsidRPr="00B1030E">
              <w:rPr>
                <w:rFonts w:ascii="Times New Roman" w:hAnsi="Times New Roman" w:cs="Times New Roman"/>
                <w:noProof/>
                <w:webHidden/>
                <w:sz w:val="24"/>
                <w:szCs w:val="24"/>
                <w:rPrChange w:id="153" w:author="Danielle Martin" w:date="2023-09-12T19:35:00Z">
                  <w:rPr>
                    <w:noProof/>
                    <w:webHidden/>
                  </w:rPr>
                </w:rPrChange>
              </w:rPr>
              <w:instrText xml:space="preserve"> PAGEREF _Toc145439736 \h </w:instrText>
            </w:r>
            <w:r w:rsidRPr="00B1030E">
              <w:rPr>
                <w:rFonts w:ascii="Times New Roman" w:hAnsi="Times New Roman" w:cs="Times New Roman"/>
                <w:noProof/>
                <w:webHidden/>
                <w:sz w:val="24"/>
                <w:szCs w:val="24"/>
                <w:rPrChange w:id="154" w:author="Danielle Martin" w:date="2023-09-12T19:35:00Z">
                  <w:rPr>
                    <w:noProof/>
                    <w:webHidden/>
                  </w:rPr>
                </w:rPrChange>
              </w:rPr>
            </w:r>
          </w:ins>
          <w:r w:rsidRPr="00B1030E">
            <w:rPr>
              <w:rFonts w:ascii="Times New Roman" w:hAnsi="Times New Roman" w:cs="Times New Roman"/>
              <w:noProof/>
              <w:webHidden/>
              <w:sz w:val="24"/>
              <w:szCs w:val="24"/>
              <w:rPrChange w:id="155" w:author="Danielle Martin" w:date="2023-09-12T19:35:00Z">
                <w:rPr>
                  <w:noProof/>
                  <w:webHidden/>
                </w:rPr>
              </w:rPrChange>
            </w:rPr>
            <w:fldChar w:fldCharType="separate"/>
          </w:r>
          <w:ins w:id="156" w:author="Danielle Martin" w:date="2023-09-12T19:35:00Z">
            <w:r w:rsidRPr="00B1030E">
              <w:rPr>
                <w:rFonts w:ascii="Times New Roman" w:hAnsi="Times New Roman" w:cs="Times New Roman"/>
                <w:noProof/>
                <w:webHidden/>
                <w:sz w:val="24"/>
                <w:szCs w:val="24"/>
                <w:rPrChange w:id="157" w:author="Danielle Martin" w:date="2023-09-12T19:35:00Z">
                  <w:rPr>
                    <w:noProof/>
                    <w:webHidden/>
                  </w:rPr>
                </w:rPrChange>
              </w:rPr>
              <w:t>5</w:t>
            </w:r>
            <w:r w:rsidRPr="00B1030E">
              <w:rPr>
                <w:rFonts w:ascii="Times New Roman" w:hAnsi="Times New Roman" w:cs="Times New Roman"/>
                <w:noProof/>
                <w:webHidden/>
                <w:sz w:val="24"/>
                <w:szCs w:val="24"/>
                <w:rPrChange w:id="158" w:author="Danielle Martin" w:date="2023-09-12T19:35:00Z">
                  <w:rPr>
                    <w:noProof/>
                    <w:webHidden/>
                  </w:rPr>
                </w:rPrChange>
              </w:rPr>
              <w:fldChar w:fldCharType="end"/>
            </w:r>
            <w:r w:rsidRPr="00B1030E">
              <w:rPr>
                <w:rStyle w:val="Hyperlink"/>
                <w:rFonts w:ascii="Times New Roman" w:hAnsi="Times New Roman" w:cs="Times New Roman"/>
                <w:noProof/>
                <w:sz w:val="24"/>
                <w:szCs w:val="24"/>
                <w:rPrChange w:id="159" w:author="Danielle Martin" w:date="2023-09-12T19:35:00Z">
                  <w:rPr>
                    <w:rStyle w:val="Hyperlink"/>
                    <w:noProof/>
                  </w:rPr>
                </w:rPrChange>
              </w:rPr>
              <w:fldChar w:fldCharType="end"/>
            </w:r>
          </w:ins>
        </w:p>
        <w:p w14:paraId="2D8C8976" w14:textId="73AD5455" w:rsidR="00B1030E" w:rsidRPr="0082343D" w:rsidRDefault="00B1030E" w:rsidP="0082343D">
          <w:pPr>
            <w:pStyle w:val="TOC2"/>
            <w:rPr>
              <w:ins w:id="160" w:author="Danielle Martin" w:date="2023-09-12T19:35:00Z"/>
              <w:noProof/>
            </w:rPr>
            <w:pPrChange w:id="161" w:author="Danielle Martin" w:date="2023-09-12T19:35:00Z">
              <w:pPr>
                <w:pStyle w:val="TOC2"/>
                <w:tabs>
                  <w:tab w:val="left" w:pos="660"/>
                  <w:tab w:val="right" w:leader="dot" w:pos="9350"/>
                </w:tabs>
              </w:pPr>
            </w:pPrChange>
          </w:pPr>
          <w:ins w:id="162" w:author="Danielle Martin" w:date="2023-09-12T19:35:00Z">
            <w:r w:rsidRPr="00B1030E">
              <w:rPr>
                <w:rStyle w:val="Hyperlink"/>
                <w:rFonts w:ascii="Times New Roman" w:hAnsi="Times New Roman" w:cs="Times New Roman"/>
                <w:noProof/>
                <w:sz w:val="24"/>
                <w:szCs w:val="24"/>
                <w:rPrChange w:id="163" w:author="Danielle Martin" w:date="2023-09-12T19:35:00Z">
                  <w:rPr>
                    <w:rStyle w:val="Hyperlink"/>
                    <w:noProof/>
                  </w:rPr>
                </w:rPrChange>
              </w:rPr>
              <w:fldChar w:fldCharType="begin"/>
            </w:r>
            <w:r w:rsidRPr="00B1030E">
              <w:rPr>
                <w:rStyle w:val="Hyperlink"/>
                <w:rFonts w:ascii="Times New Roman" w:hAnsi="Times New Roman" w:cs="Times New Roman"/>
                <w:noProof/>
                <w:sz w:val="24"/>
                <w:szCs w:val="24"/>
                <w:rPrChange w:id="164" w:author="Danielle Martin" w:date="2023-09-12T19:35:00Z">
                  <w:rPr>
                    <w:rStyle w:val="Hyperlink"/>
                    <w:noProof/>
                  </w:rPr>
                </w:rPrChange>
              </w:rPr>
              <w:instrText xml:space="preserve"> </w:instrText>
            </w:r>
            <w:r w:rsidRPr="0082343D">
              <w:rPr>
                <w:noProof/>
              </w:rPr>
              <w:instrText>HYPERLINK \l "_Toc145439737"</w:instrText>
            </w:r>
            <w:r w:rsidRPr="00B1030E">
              <w:rPr>
                <w:rStyle w:val="Hyperlink"/>
                <w:rFonts w:ascii="Times New Roman" w:hAnsi="Times New Roman" w:cs="Times New Roman"/>
                <w:noProof/>
                <w:sz w:val="24"/>
                <w:szCs w:val="24"/>
                <w:rPrChange w:id="165" w:author="Danielle Martin" w:date="2023-09-12T19:35:00Z">
                  <w:rPr>
                    <w:rStyle w:val="Hyperlink"/>
                    <w:noProof/>
                  </w:rPr>
                </w:rPrChange>
              </w:rPr>
              <w:instrText xml:space="preserve"> </w:instrText>
            </w:r>
            <w:r w:rsidRPr="00B1030E">
              <w:rPr>
                <w:rStyle w:val="Hyperlink"/>
                <w:rFonts w:ascii="Times New Roman" w:hAnsi="Times New Roman" w:cs="Times New Roman"/>
                <w:noProof/>
                <w:sz w:val="24"/>
                <w:szCs w:val="24"/>
                <w:rPrChange w:id="166" w:author="Danielle Martin" w:date="2023-09-12T19:35:00Z">
                  <w:rPr>
                    <w:rStyle w:val="Hyperlink"/>
                    <w:noProof/>
                  </w:rPr>
                </w:rPrChange>
              </w:rPr>
            </w:r>
            <w:r w:rsidRPr="00B1030E">
              <w:rPr>
                <w:rStyle w:val="Hyperlink"/>
                <w:rFonts w:ascii="Times New Roman" w:hAnsi="Times New Roman" w:cs="Times New Roman"/>
                <w:noProof/>
                <w:sz w:val="24"/>
                <w:szCs w:val="24"/>
                <w:rPrChange w:id="167" w:author="Danielle Martin" w:date="2023-09-12T19:35:00Z">
                  <w:rPr>
                    <w:rStyle w:val="Hyperlink"/>
                    <w:noProof/>
                  </w:rPr>
                </w:rPrChange>
              </w:rPr>
              <w:fldChar w:fldCharType="separate"/>
            </w:r>
            <w:r w:rsidRPr="00B1030E">
              <w:rPr>
                <w:rStyle w:val="Hyperlink"/>
                <w:rFonts w:ascii="Times New Roman" w:hAnsi="Times New Roman" w:cs="Times New Roman"/>
                <w:noProof/>
                <w:sz w:val="24"/>
                <w:szCs w:val="24"/>
                <w:rPrChange w:id="168" w:author="Danielle Martin" w:date="2023-09-12T19:35:00Z">
                  <w:rPr>
                    <w:rStyle w:val="Hyperlink"/>
                    <w:noProof/>
                  </w:rPr>
                </w:rPrChange>
              </w:rPr>
              <w:t>5.</w:t>
            </w:r>
            <w:r w:rsidRPr="0082343D">
              <w:rPr>
                <w:noProof/>
              </w:rPr>
              <w:tab/>
            </w:r>
            <w:r w:rsidRPr="00B1030E">
              <w:rPr>
                <w:rStyle w:val="Hyperlink"/>
                <w:rFonts w:ascii="Times New Roman" w:hAnsi="Times New Roman" w:cs="Times New Roman"/>
                <w:noProof/>
                <w:sz w:val="24"/>
                <w:szCs w:val="24"/>
                <w:rPrChange w:id="169" w:author="Danielle Martin" w:date="2023-09-12T19:35:00Z">
                  <w:rPr>
                    <w:rStyle w:val="Hyperlink"/>
                    <w:noProof/>
                  </w:rPr>
                </w:rPrChange>
              </w:rPr>
              <w:t>Release of Payment Internal Controls</w:t>
            </w:r>
            <w:r w:rsidRPr="0082343D">
              <w:rPr>
                <w:noProof/>
                <w:webHidden/>
              </w:rPr>
              <w:tab/>
            </w:r>
            <w:r w:rsidRPr="0082343D">
              <w:rPr>
                <w:noProof/>
                <w:webHidden/>
              </w:rPr>
              <w:fldChar w:fldCharType="begin"/>
            </w:r>
            <w:r w:rsidRPr="0082343D">
              <w:rPr>
                <w:noProof/>
                <w:webHidden/>
              </w:rPr>
              <w:instrText xml:space="preserve"> PAGEREF _Toc145439737 \h </w:instrText>
            </w:r>
            <w:r w:rsidRPr="0082343D">
              <w:rPr>
                <w:noProof/>
                <w:webHidden/>
              </w:rPr>
            </w:r>
          </w:ins>
          <w:r w:rsidRPr="0082343D">
            <w:rPr>
              <w:noProof/>
              <w:webHidden/>
            </w:rPr>
            <w:fldChar w:fldCharType="separate"/>
          </w:r>
          <w:ins w:id="170" w:author="Danielle Martin" w:date="2023-09-12T19:35:00Z">
            <w:r w:rsidRPr="0082343D">
              <w:rPr>
                <w:noProof/>
                <w:webHidden/>
              </w:rPr>
              <w:t>5</w:t>
            </w:r>
            <w:r w:rsidRPr="0082343D">
              <w:rPr>
                <w:noProof/>
                <w:webHidden/>
              </w:rPr>
              <w:fldChar w:fldCharType="end"/>
            </w:r>
            <w:r w:rsidRPr="00B1030E">
              <w:rPr>
                <w:rStyle w:val="Hyperlink"/>
                <w:rFonts w:ascii="Times New Roman" w:hAnsi="Times New Roman" w:cs="Times New Roman"/>
                <w:noProof/>
                <w:sz w:val="24"/>
                <w:szCs w:val="24"/>
                <w:rPrChange w:id="171" w:author="Danielle Martin" w:date="2023-09-12T19:35:00Z">
                  <w:rPr>
                    <w:rStyle w:val="Hyperlink"/>
                    <w:noProof/>
                  </w:rPr>
                </w:rPrChange>
              </w:rPr>
              <w:fldChar w:fldCharType="end"/>
            </w:r>
          </w:ins>
        </w:p>
        <w:p w14:paraId="038245D8" w14:textId="0EFB3CD7" w:rsidR="00B1030E" w:rsidRPr="00B1030E" w:rsidRDefault="00B1030E">
          <w:pPr>
            <w:pStyle w:val="TOC3"/>
            <w:tabs>
              <w:tab w:val="right" w:leader="dot" w:pos="9350"/>
            </w:tabs>
            <w:rPr>
              <w:ins w:id="172" w:author="Danielle Martin" w:date="2023-09-12T19:35:00Z"/>
              <w:rFonts w:ascii="Times New Roman" w:hAnsi="Times New Roman" w:cs="Times New Roman"/>
              <w:noProof/>
              <w:sz w:val="24"/>
              <w:szCs w:val="24"/>
              <w:rPrChange w:id="173" w:author="Danielle Martin" w:date="2023-09-12T19:35:00Z">
                <w:rPr>
                  <w:ins w:id="174" w:author="Danielle Martin" w:date="2023-09-12T19:35:00Z"/>
                  <w:noProof/>
                </w:rPr>
              </w:rPrChange>
            </w:rPr>
          </w:pPr>
          <w:ins w:id="175" w:author="Danielle Martin" w:date="2023-09-12T19:35:00Z">
            <w:r w:rsidRPr="00B1030E">
              <w:rPr>
                <w:rStyle w:val="Hyperlink"/>
                <w:rFonts w:ascii="Times New Roman" w:hAnsi="Times New Roman" w:cs="Times New Roman"/>
                <w:noProof/>
                <w:sz w:val="24"/>
                <w:szCs w:val="24"/>
                <w:rPrChange w:id="176" w:author="Danielle Martin" w:date="2023-09-12T19:35:00Z">
                  <w:rPr>
                    <w:rStyle w:val="Hyperlink"/>
                    <w:noProof/>
                  </w:rPr>
                </w:rPrChange>
              </w:rPr>
              <w:fldChar w:fldCharType="begin"/>
            </w:r>
            <w:r w:rsidRPr="00B1030E">
              <w:rPr>
                <w:rStyle w:val="Hyperlink"/>
                <w:rFonts w:ascii="Times New Roman" w:hAnsi="Times New Roman" w:cs="Times New Roman"/>
                <w:noProof/>
                <w:sz w:val="24"/>
                <w:szCs w:val="24"/>
                <w:rPrChange w:id="177" w:author="Danielle Martin" w:date="2023-09-12T19:35:00Z">
                  <w:rPr>
                    <w:rStyle w:val="Hyperlink"/>
                    <w:noProof/>
                  </w:rPr>
                </w:rPrChange>
              </w:rPr>
              <w:instrText xml:space="preserve"> </w:instrText>
            </w:r>
            <w:r w:rsidRPr="00B1030E">
              <w:rPr>
                <w:rFonts w:ascii="Times New Roman" w:hAnsi="Times New Roman" w:cs="Times New Roman"/>
                <w:noProof/>
                <w:sz w:val="24"/>
                <w:szCs w:val="24"/>
                <w:rPrChange w:id="178" w:author="Danielle Martin" w:date="2023-09-12T19:35:00Z">
                  <w:rPr>
                    <w:noProof/>
                  </w:rPr>
                </w:rPrChange>
              </w:rPr>
              <w:instrText>HYPERLINK \l "_Toc145439738"</w:instrText>
            </w:r>
            <w:r w:rsidRPr="00B1030E">
              <w:rPr>
                <w:rStyle w:val="Hyperlink"/>
                <w:rFonts w:ascii="Times New Roman" w:hAnsi="Times New Roman" w:cs="Times New Roman"/>
                <w:noProof/>
                <w:sz w:val="24"/>
                <w:szCs w:val="24"/>
                <w:rPrChange w:id="179" w:author="Danielle Martin" w:date="2023-09-12T19:35:00Z">
                  <w:rPr>
                    <w:rStyle w:val="Hyperlink"/>
                    <w:noProof/>
                  </w:rPr>
                </w:rPrChange>
              </w:rPr>
              <w:instrText xml:space="preserve"> </w:instrText>
            </w:r>
            <w:r w:rsidRPr="00B1030E">
              <w:rPr>
                <w:rStyle w:val="Hyperlink"/>
                <w:rFonts w:ascii="Times New Roman" w:hAnsi="Times New Roman" w:cs="Times New Roman"/>
                <w:noProof/>
                <w:sz w:val="24"/>
                <w:szCs w:val="24"/>
                <w:rPrChange w:id="180" w:author="Danielle Martin" w:date="2023-09-12T19:35:00Z">
                  <w:rPr>
                    <w:rStyle w:val="Hyperlink"/>
                    <w:noProof/>
                  </w:rPr>
                </w:rPrChange>
              </w:rPr>
            </w:r>
            <w:r w:rsidRPr="00B1030E">
              <w:rPr>
                <w:rStyle w:val="Hyperlink"/>
                <w:rFonts w:ascii="Times New Roman" w:hAnsi="Times New Roman" w:cs="Times New Roman"/>
                <w:noProof/>
                <w:sz w:val="24"/>
                <w:szCs w:val="24"/>
                <w:rPrChange w:id="181" w:author="Danielle Martin" w:date="2023-09-12T19:35:00Z">
                  <w:rPr>
                    <w:rStyle w:val="Hyperlink"/>
                    <w:noProof/>
                  </w:rPr>
                </w:rPrChange>
              </w:rPr>
              <w:fldChar w:fldCharType="separate"/>
            </w:r>
            <w:r w:rsidRPr="00B1030E">
              <w:rPr>
                <w:rStyle w:val="Hyperlink"/>
                <w:rFonts w:ascii="Times New Roman" w:hAnsi="Times New Roman" w:cs="Times New Roman"/>
                <w:noProof/>
                <w:sz w:val="24"/>
                <w:szCs w:val="24"/>
                <w:rPrChange w:id="182" w:author="Danielle Martin" w:date="2023-09-12T19:35:00Z">
                  <w:rPr>
                    <w:rStyle w:val="Hyperlink"/>
                    <w:noProof/>
                  </w:rPr>
                </w:rPrChange>
              </w:rPr>
              <w:t>5.1 Home Office Release of Payment Internal Controls</w:t>
            </w:r>
            <w:r w:rsidRPr="00B1030E">
              <w:rPr>
                <w:rFonts w:ascii="Times New Roman" w:hAnsi="Times New Roman" w:cs="Times New Roman"/>
                <w:noProof/>
                <w:webHidden/>
                <w:sz w:val="24"/>
                <w:szCs w:val="24"/>
                <w:rPrChange w:id="183" w:author="Danielle Martin" w:date="2023-09-12T19:35:00Z">
                  <w:rPr>
                    <w:noProof/>
                    <w:webHidden/>
                  </w:rPr>
                </w:rPrChange>
              </w:rPr>
              <w:tab/>
            </w:r>
            <w:r w:rsidRPr="00B1030E">
              <w:rPr>
                <w:rFonts w:ascii="Times New Roman" w:hAnsi="Times New Roman" w:cs="Times New Roman"/>
                <w:noProof/>
                <w:webHidden/>
                <w:sz w:val="24"/>
                <w:szCs w:val="24"/>
                <w:rPrChange w:id="184" w:author="Danielle Martin" w:date="2023-09-12T19:35:00Z">
                  <w:rPr>
                    <w:noProof/>
                    <w:webHidden/>
                  </w:rPr>
                </w:rPrChange>
              </w:rPr>
              <w:fldChar w:fldCharType="begin"/>
            </w:r>
            <w:r w:rsidRPr="00B1030E">
              <w:rPr>
                <w:rFonts w:ascii="Times New Roman" w:hAnsi="Times New Roman" w:cs="Times New Roman"/>
                <w:noProof/>
                <w:webHidden/>
                <w:sz w:val="24"/>
                <w:szCs w:val="24"/>
                <w:rPrChange w:id="185" w:author="Danielle Martin" w:date="2023-09-12T19:35:00Z">
                  <w:rPr>
                    <w:noProof/>
                    <w:webHidden/>
                  </w:rPr>
                </w:rPrChange>
              </w:rPr>
              <w:instrText xml:space="preserve"> PAGEREF _Toc145439738 \h </w:instrText>
            </w:r>
            <w:r w:rsidRPr="00B1030E">
              <w:rPr>
                <w:rFonts w:ascii="Times New Roman" w:hAnsi="Times New Roman" w:cs="Times New Roman"/>
                <w:noProof/>
                <w:webHidden/>
                <w:sz w:val="24"/>
                <w:szCs w:val="24"/>
                <w:rPrChange w:id="186" w:author="Danielle Martin" w:date="2023-09-12T19:35:00Z">
                  <w:rPr>
                    <w:noProof/>
                    <w:webHidden/>
                  </w:rPr>
                </w:rPrChange>
              </w:rPr>
            </w:r>
          </w:ins>
          <w:r w:rsidRPr="00B1030E">
            <w:rPr>
              <w:rFonts w:ascii="Times New Roman" w:hAnsi="Times New Roman" w:cs="Times New Roman"/>
              <w:noProof/>
              <w:webHidden/>
              <w:sz w:val="24"/>
              <w:szCs w:val="24"/>
              <w:rPrChange w:id="187" w:author="Danielle Martin" w:date="2023-09-12T19:35:00Z">
                <w:rPr>
                  <w:noProof/>
                  <w:webHidden/>
                </w:rPr>
              </w:rPrChange>
            </w:rPr>
            <w:fldChar w:fldCharType="separate"/>
          </w:r>
          <w:ins w:id="188" w:author="Danielle Martin" w:date="2023-09-12T19:35:00Z">
            <w:r w:rsidRPr="00B1030E">
              <w:rPr>
                <w:rFonts w:ascii="Times New Roman" w:hAnsi="Times New Roman" w:cs="Times New Roman"/>
                <w:noProof/>
                <w:webHidden/>
                <w:sz w:val="24"/>
                <w:szCs w:val="24"/>
                <w:rPrChange w:id="189" w:author="Danielle Martin" w:date="2023-09-12T19:35:00Z">
                  <w:rPr>
                    <w:noProof/>
                    <w:webHidden/>
                  </w:rPr>
                </w:rPrChange>
              </w:rPr>
              <w:t>5</w:t>
            </w:r>
            <w:r w:rsidRPr="00B1030E">
              <w:rPr>
                <w:rFonts w:ascii="Times New Roman" w:hAnsi="Times New Roman" w:cs="Times New Roman"/>
                <w:noProof/>
                <w:webHidden/>
                <w:sz w:val="24"/>
                <w:szCs w:val="24"/>
                <w:rPrChange w:id="190" w:author="Danielle Martin" w:date="2023-09-12T19:35:00Z">
                  <w:rPr>
                    <w:noProof/>
                    <w:webHidden/>
                  </w:rPr>
                </w:rPrChange>
              </w:rPr>
              <w:fldChar w:fldCharType="end"/>
            </w:r>
            <w:r w:rsidRPr="00B1030E">
              <w:rPr>
                <w:rStyle w:val="Hyperlink"/>
                <w:rFonts w:ascii="Times New Roman" w:hAnsi="Times New Roman" w:cs="Times New Roman"/>
                <w:noProof/>
                <w:sz w:val="24"/>
                <w:szCs w:val="24"/>
                <w:rPrChange w:id="191" w:author="Danielle Martin" w:date="2023-09-12T19:35:00Z">
                  <w:rPr>
                    <w:rStyle w:val="Hyperlink"/>
                    <w:noProof/>
                  </w:rPr>
                </w:rPrChange>
              </w:rPr>
              <w:fldChar w:fldCharType="end"/>
            </w:r>
          </w:ins>
        </w:p>
        <w:p w14:paraId="37BE1801" w14:textId="39FF4EF7" w:rsidR="00B1030E" w:rsidRPr="00B1030E" w:rsidRDefault="00B1030E">
          <w:pPr>
            <w:pStyle w:val="TOC3"/>
            <w:tabs>
              <w:tab w:val="right" w:leader="dot" w:pos="9350"/>
            </w:tabs>
            <w:rPr>
              <w:ins w:id="192" w:author="Danielle Martin" w:date="2023-09-12T19:35:00Z"/>
              <w:rFonts w:ascii="Times New Roman" w:hAnsi="Times New Roman" w:cs="Times New Roman"/>
              <w:noProof/>
              <w:sz w:val="24"/>
              <w:szCs w:val="24"/>
              <w:rPrChange w:id="193" w:author="Danielle Martin" w:date="2023-09-12T19:35:00Z">
                <w:rPr>
                  <w:ins w:id="194" w:author="Danielle Martin" w:date="2023-09-12T19:35:00Z"/>
                  <w:noProof/>
                </w:rPr>
              </w:rPrChange>
            </w:rPr>
          </w:pPr>
          <w:ins w:id="195" w:author="Danielle Martin" w:date="2023-09-12T19:35:00Z">
            <w:r w:rsidRPr="00B1030E">
              <w:rPr>
                <w:rStyle w:val="Hyperlink"/>
                <w:rFonts w:ascii="Times New Roman" w:hAnsi="Times New Roman" w:cs="Times New Roman"/>
                <w:noProof/>
                <w:sz w:val="24"/>
                <w:szCs w:val="24"/>
                <w:rPrChange w:id="196" w:author="Danielle Martin" w:date="2023-09-12T19:35:00Z">
                  <w:rPr>
                    <w:rStyle w:val="Hyperlink"/>
                    <w:noProof/>
                  </w:rPr>
                </w:rPrChange>
              </w:rPr>
              <w:fldChar w:fldCharType="begin"/>
            </w:r>
            <w:r w:rsidRPr="00B1030E">
              <w:rPr>
                <w:rStyle w:val="Hyperlink"/>
                <w:rFonts w:ascii="Times New Roman" w:hAnsi="Times New Roman" w:cs="Times New Roman"/>
                <w:noProof/>
                <w:sz w:val="24"/>
                <w:szCs w:val="24"/>
                <w:rPrChange w:id="197" w:author="Danielle Martin" w:date="2023-09-12T19:35:00Z">
                  <w:rPr>
                    <w:rStyle w:val="Hyperlink"/>
                    <w:noProof/>
                  </w:rPr>
                </w:rPrChange>
              </w:rPr>
              <w:instrText xml:space="preserve"> </w:instrText>
            </w:r>
            <w:r w:rsidRPr="00B1030E">
              <w:rPr>
                <w:rFonts w:ascii="Times New Roman" w:hAnsi="Times New Roman" w:cs="Times New Roman"/>
                <w:noProof/>
                <w:sz w:val="24"/>
                <w:szCs w:val="24"/>
                <w:rPrChange w:id="198" w:author="Danielle Martin" w:date="2023-09-12T19:35:00Z">
                  <w:rPr>
                    <w:noProof/>
                  </w:rPr>
                </w:rPrChange>
              </w:rPr>
              <w:instrText>HYPERLINK \l "_Toc145439739"</w:instrText>
            </w:r>
            <w:r w:rsidRPr="00B1030E">
              <w:rPr>
                <w:rStyle w:val="Hyperlink"/>
                <w:rFonts w:ascii="Times New Roman" w:hAnsi="Times New Roman" w:cs="Times New Roman"/>
                <w:noProof/>
                <w:sz w:val="24"/>
                <w:szCs w:val="24"/>
                <w:rPrChange w:id="199" w:author="Danielle Martin" w:date="2023-09-12T19:35:00Z">
                  <w:rPr>
                    <w:rStyle w:val="Hyperlink"/>
                    <w:noProof/>
                  </w:rPr>
                </w:rPrChange>
              </w:rPr>
              <w:instrText xml:space="preserve"> </w:instrText>
            </w:r>
            <w:r w:rsidRPr="00B1030E">
              <w:rPr>
                <w:rStyle w:val="Hyperlink"/>
                <w:rFonts w:ascii="Times New Roman" w:hAnsi="Times New Roman" w:cs="Times New Roman"/>
                <w:noProof/>
                <w:sz w:val="24"/>
                <w:szCs w:val="24"/>
                <w:rPrChange w:id="200" w:author="Danielle Martin" w:date="2023-09-12T19:35:00Z">
                  <w:rPr>
                    <w:rStyle w:val="Hyperlink"/>
                    <w:noProof/>
                  </w:rPr>
                </w:rPrChange>
              </w:rPr>
            </w:r>
            <w:r w:rsidRPr="00B1030E">
              <w:rPr>
                <w:rStyle w:val="Hyperlink"/>
                <w:rFonts w:ascii="Times New Roman" w:hAnsi="Times New Roman" w:cs="Times New Roman"/>
                <w:noProof/>
                <w:sz w:val="24"/>
                <w:szCs w:val="24"/>
                <w:rPrChange w:id="201" w:author="Danielle Martin" w:date="2023-09-12T19:35:00Z">
                  <w:rPr>
                    <w:rStyle w:val="Hyperlink"/>
                    <w:noProof/>
                  </w:rPr>
                </w:rPrChange>
              </w:rPr>
              <w:fldChar w:fldCharType="separate"/>
            </w:r>
            <w:r w:rsidRPr="00B1030E">
              <w:rPr>
                <w:rStyle w:val="Hyperlink"/>
                <w:rFonts w:ascii="Times New Roman" w:hAnsi="Times New Roman" w:cs="Times New Roman"/>
                <w:noProof/>
                <w:sz w:val="24"/>
                <w:szCs w:val="24"/>
                <w:rPrChange w:id="202" w:author="Danielle Martin" w:date="2023-09-12T19:35:00Z">
                  <w:rPr>
                    <w:rStyle w:val="Hyperlink"/>
                    <w:noProof/>
                  </w:rPr>
                </w:rPrChange>
              </w:rPr>
              <w:t>5.2 Field Office Release of Payment Internal Controls</w:t>
            </w:r>
            <w:r w:rsidRPr="00B1030E">
              <w:rPr>
                <w:rFonts w:ascii="Times New Roman" w:hAnsi="Times New Roman" w:cs="Times New Roman"/>
                <w:noProof/>
                <w:webHidden/>
                <w:sz w:val="24"/>
                <w:szCs w:val="24"/>
                <w:rPrChange w:id="203" w:author="Danielle Martin" w:date="2023-09-12T19:35:00Z">
                  <w:rPr>
                    <w:noProof/>
                    <w:webHidden/>
                  </w:rPr>
                </w:rPrChange>
              </w:rPr>
              <w:tab/>
            </w:r>
            <w:r w:rsidRPr="00B1030E">
              <w:rPr>
                <w:rFonts w:ascii="Times New Roman" w:hAnsi="Times New Roman" w:cs="Times New Roman"/>
                <w:noProof/>
                <w:webHidden/>
                <w:sz w:val="24"/>
                <w:szCs w:val="24"/>
                <w:rPrChange w:id="204" w:author="Danielle Martin" w:date="2023-09-12T19:35:00Z">
                  <w:rPr>
                    <w:noProof/>
                    <w:webHidden/>
                  </w:rPr>
                </w:rPrChange>
              </w:rPr>
              <w:fldChar w:fldCharType="begin"/>
            </w:r>
            <w:r w:rsidRPr="00B1030E">
              <w:rPr>
                <w:rFonts w:ascii="Times New Roman" w:hAnsi="Times New Roman" w:cs="Times New Roman"/>
                <w:noProof/>
                <w:webHidden/>
                <w:sz w:val="24"/>
                <w:szCs w:val="24"/>
                <w:rPrChange w:id="205" w:author="Danielle Martin" w:date="2023-09-12T19:35:00Z">
                  <w:rPr>
                    <w:noProof/>
                    <w:webHidden/>
                  </w:rPr>
                </w:rPrChange>
              </w:rPr>
              <w:instrText xml:space="preserve"> PAGEREF _Toc145439739 \h </w:instrText>
            </w:r>
            <w:r w:rsidRPr="00B1030E">
              <w:rPr>
                <w:rFonts w:ascii="Times New Roman" w:hAnsi="Times New Roman" w:cs="Times New Roman"/>
                <w:noProof/>
                <w:webHidden/>
                <w:sz w:val="24"/>
                <w:szCs w:val="24"/>
                <w:rPrChange w:id="206" w:author="Danielle Martin" w:date="2023-09-12T19:35:00Z">
                  <w:rPr>
                    <w:noProof/>
                    <w:webHidden/>
                  </w:rPr>
                </w:rPrChange>
              </w:rPr>
            </w:r>
          </w:ins>
          <w:r w:rsidRPr="00B1030E">
            <w:rPr>
              <w:rFonts w:ascii="Times New Roman" w:hAnsi="Times New Roman" w:cs="Times New Roman"/>
              <w:noProof/>
              <w:webHidden/>
              <w:sz w:val="24"/>
              <w:szCs w:val="24"/>
              <w:rPrChange w:id="207" w:author="Danielle Martin" w:date="2023-09-12T19:35:00Z">
                <w:rPr>
                  <w:noProof/>
                  <w:webHidden/>
                </w:rPr>
              </w:rPrChange>
            </w:rPr>
            <w:fldChar w:fldCharType="separate"/>
          </w:r>
          <w:ins w:id="208" w:author="Danielle Martin" w:date="2023-09-12T19:35:00Z">
            <w:r w:rsidRPr="00B1030E">
              <w:rPr>
                <w:rFonts w:ascii="Times New Roman" w:hAnsi="Times New Roman" w:cs="Times New Roman"/>
                <w:noProof/>
                <w:webHidden/>
                <w:sz w:val="24"/>
                <w:szCs w:val="24"/>
                <w:rPrChange w:id="209" w:author="Danielle Martin" w:date="2023-09-12T19:35:00Z">
                  <w:rPr>
                    <w:noProof/>
                    <w:webHidden/>
                  </w:rPr>
                </w:rPrChange>
              </w:rPr>
              <w:t>5</w:t>
            </w:r>
            <w:r w:rsidRPr="00B1030E">
              <w:rPr>
                <w:rFonts w:ascii="Times New Roman" w:hAnsi="Times New Roman" w:cs="Times New Roman"/>
                <w:noProof/>
                <w:webHidden/>
                <w:sz w:val="24"/>
                <w:szCs w:val="24"/>
                <w:rPrChange w:id="210" w:author="Danielle Martin" w:date="2023-09-12T19:35:00Z">
                  <w:rPr>
                    <w:noProof/>
                    <w:webHidden/>
                  </w:rPr>
                </w:rPrChange>
              </w:rPr>
              <w:fldChar w:fldCharType="end"/>
            </w:r>
            <w:r w:rsidRPr="00B1030E">
              <w:rPr>
                <w:rStyle w:val="Hyperlink"/>
                <w:rFonts w:ascii="Times New Roman" w:hAnsi="Times New Roman" w:cs="Times New Roman"/>
                <w:noProof/>
                <w:sz w:val="24"/>
                <w:szCs w:val="24"/>
                <w:rPrChange w:id="211" w:author="Danielle Martin" w:date="2023-09-12T19:35:00Z">
                  <w:rPr>
                    <w:rStyle w:val="Hyperlink"/>
                    <w:noProof/>
                  </w:rPr>
                </w:rPrChange>
              </w:rPr>
              <w:fldChar w:fldCharType="end"/>
            </w:r>
          </w:ins>
        </w:p>
        <w:p w14:paraId="12ABC278" w14:textId="0CE87700" w:rsidR="00B1030E" w:rsidRPr="0082343D" w:rsidRDefault="00B1030E" w:rsidP="0082343D">
          <w:pPr>
            <w:pStyle w:val="TOC2"/>
            <w:rPr>
              <w:ins w:id="212" w:author="Danielle Martin" w:date="2023-09-12T19:35:00Z"/>
              <w:noProof/>
            </w:rPr>
            <w:pPrChange w:id="213" w:author="Danielle Martin" w:date="2023-09-12T19:35:00Z">
              <w:pPr>
                <w:pStyle w:val="TOC2"/>
                <w:tabs>
                  <w:tab w:val="right" w:leader="dot" w:pos="9350"/>
                </w:tabs>
              </w:pPr>
            </w:pPrChange>
          </w:pPr>
          <w:ins w:id="214" w:author="Danielle Martin" w:date="2023-09-12T19:35:00Z">
            <w:r w:rsidRPr="00B1030E">
              <w:rPr>
                <w:rStyle w:val="Hyperlink"/>
                <w:rFonts w:ascii="Times New Roman" w:hAnsi="Times New Roman" w:cs="Times New Roman"/>
                <w:noProof/>
                <w:sz w:val="24"/>
                <w:szCs w:val="24"/>
                <w:rPrChange w:id="215" w:author="Danielle Martin" w:date="2023-09-12T19:35:00Z">
                  <w:rPr>
                    <w:rStyle w:val="Hyperlink"/>
                    <w:noProof/>
                  </w:rPr>
                </w:rPrChange>
              </w:rPr>
              <w:fldChar w:fldCharType="begin"/>
            </w:r>
            <w:r w:rsidRPr="00B1030E">
              <w:rPr>
                <w:rStyle w:val="Hyperlink"/>
                <w:rFonts w:ascii="Times New Roman" w:hAnsi="Times New Roman" w:cs="Times New Roman"/>
                <w:noProof/>
                <w:sz w:val="24"/>
                <w:szCs w:val="24"/>
                <w:rPrChange w:id="216" w:author="Danielle Martin" w:date="2023-09-12T19:35:00Z">
                  <w:rPr>
                    <w:rStyle w:val="Hyperlink"/>
                    <w:noProof/>
                  </w:rPr>
                </w:rPrChange>
              </w:rPr>
              <w:instrText xml:space="preserve"> </w:instrText>
            </w:r>
            <w:r w:rsidRPr="0082343D">
              <w:rPr>
                <w:noProof/>
              </w:rPr>
              <w:instrText>HYPERLINK \l "_Toc145439740"</w:instrText>
            </w:r>
            <w:r w:rsidRPr="00B1030E">
              <w:rPr>
                <w:rStyle w:val="Hyperlink"/>
                <w:rFonts w:ascii="Times New Roman" w:hAnsi="Times New Roman" w:cs="Times New Roman"/>
                <w:noProof/>
                <w:sz w:val="24"/>
                <w:szCs w:val="24"/>
                <w:rPrChange w:id="217" w:author="Danielle Martin" w:date="2023-09-12T19:35:00Z">
                  <w:rPr>
                    <w:rStyle w:val="Hyperlink"/>
                    <w:noProof/>
                  </w:rPr>
                </w:rPrChange>
              </w:rPr>
              <w:instrText xml:space="preserve"> </w:instrText>
            </w:r>
            <w:r w:rsidRPr="00B1030E">
              <w:rPr>
                <w:rStyle w:val="Hyperlink"/>
                <w:rFonts w:ascii="Times New Roman" w:hAnsi="Times New Roman" w:cs="Times New Roman"/>
                <w:noProof/>
                <w:sz w:val="24"/>
                <w:szCs w:val="24"/>
                <w:rPrChange w:id="218" w:author="Danielle Martin" w:date="2023-09-12T19:35:00Z">
                  <w:rPr>
                    <w:rStyle w:val="Hyperlink"/>
                    <w:noProof/>
                  </w:rPr>
                </w:rPrChange>
              </w:rPr>
            </w:r>
            <w:r w:rsidRPr="00B1030E">
              <w:rPr>
                <w:rStyle w:val="Hyperlink"/>
                <w:rFonts w:ascii="Times New Roman" w:hAnsi="Times New Roman" w:cs="Times New Roman"/>
                <w:noProof/>
                <w:sz w:val="24"/>
                <w:szCs w:val="24"/>
                <w:rPrChange w:id="219" w:author="Danielle Martin" w:date="2023-09-12T19:35:00Z">
                  <w:rPr>
                    <w:rStyle w:val="Hyperlink"/>
                    <w:noProof/>
                  </w:rPr>
                </w:rPrChange>
              </w:rPr>
              <w:fldChar w:fldCharType="separate"/>
            </w:r>
            <w:r w:rsidRPr="00B1030E">
              <w:rPr>
                <w:rStyle w:val="Hyperlink"/>
                <w:rFonts w:ascii="Times New Roman" w:hAnsi="Times New Roman" w:cs="Times New Roman"/>
                <w:noProof/>
                <w:sz w:val="24"/>
                <w:szCs w:val="24"/>
                <w:rPrChange w:id="220" w:author="Danielle Martin" w:date="2023-09-12T19:35:00Z">
                  <w:rPr>
                    <w:rStyle w:val="Hyperlink"/>
                    <w:noProof/>
                  </w:rPr>
                </w:rPrChange>
              </w:rPr>
              <w:t>Annex A: Approval Matrix Cheat Sheet</w:t>
            </w:r>
            <w:r w:rsidRPr="0082343D">
              <w:rPr>
                <w:noProof/>
                <w:webHidden/>
              </w:rPr>
              <w:tab/>
            </w:r>
            <w:r w:rsidRPr="0082343D">
              <w:rPr>
                <w:noProof/>
                <w:webHidden/>
              </w:rPr>
              <w:fldChar w:fldCharType="begin"/>
            </w:r>
            <w:r w:rsidRPr="0082343D">
              <w:rPr>
                <w:noProof/>
                <w:webHidden/>
              </w:rPr>
              <w:instrText xml:space="preserve"> PAGEREF _Toc145439740 \h </w:instrText>
            </w:r>
            <w:r w:rsidRPr="0082343D">
              <w:rPr>
                <w:noProof/>
                <w:webHidden/>
              </w:rPr>
            </w:r>
          </w:ins>
          <w:r w:rsidRPr="0082343D">
            <w:rPr>
              <w:noProof/>
              <w:webHidden/>
            </w:rPr>
            <w:fldChar w:fldCharType="separate"/>
          </w:r>
          <w:ins w:id="221" w:author="Danielle Martin" w:date="2023-09-12T19:35:00Z">
            <w:r w:rsidRPr="0082343D">
              <w:rPr>
                <w:noProof/>
                <w:webHidden/>
              </w:rPr>
              <w:t>6</w:t>
            </w:r>
            <w:r w:rsidRPr="0082343D">
              <w:rPr>
                <w:noProof/>
                <w:webHidden/>
              </w:rPr>
              <w:fldChar w:fldCharType="end"/>
            </w:r>
            <w:r w:rsidRPr="00B1030E">
              <w:rPr>
                <w:rStyle w:val="Hyperlink"/>
                <w:rFonts w:ascii="Times New Roman" w:hAnsi="Times New Roman" w:cs="Times New Roman"/>
                <w:noProof/>
                <w:sz w:val="24"/>
                <w:szCs w:val="24"/>
                <w:rPrChange w:id="222" w:author="Danielle Martin" w:date="2023-09-12T19:35:00Z">
                  <w:rPr>
                    <w:rStyle w:val="Hyperlink"/>
                    <w:noProof/>
                  </w:rPr>
                </w:rPrChange>
              </w:rPr>
              <w:fldChar w:fldCharType="end"/>
            </w:r>
          </w:ins>
        </w:p>
        <w:p w14:paraId="069BCE7A" w14:textId="625042D8" w:rsidR="007B7E1D" w:rsidRPr="00B1030E" w:rsidDel="0009347E" w:rsidRDefault="007B7E1D">
          <w:pPr>
            <w:pStyle w:val="TOC2"/>
            <w:rPr>
              <w:del w:id="223" w:author="Danielle Martin" w:date="2023-09-12T19:33:00Z"/>
              <w:rFonts w:ascii="Times New Roman" w:hAnsi="Times New Roman" w:cs="Times New Roman"/>
              <w:noProof/>
              <w:sz w:val="24"/>
              <w:szCs w:val="24"/>
              <w:rPrChange w:id="224" w:author="Danielle Martin" w:date="2023-09-12T19:35:00Z">
                <w:rPr>
                  <w:del w:id="225" w:author="Danielle Martin" w:date="2023-09-12T19:33:00Z"/>
                  <w:noProof/>
                </w:rPr>
              </w:rPrChange>
            </w:rPr>
          </w:pPr>
          <w:del w:id="226" w:author="Danielle Martin" w:date="2023-09-12T19:33:00Z">
            <w:r w:rsidRPr="00B1030E" w:rsidDel="0009347E">
              <w:rPr>
                <w:rFonts w:ascii="Times New Roman" w:hAnsi="Times New Roman" w:cs="Times New Roman"/>
                <w:noProof/>
                <w:sz w:val="24"/>
                <w:szCs w:val="24"/>
                <w:rPrChange w:id="227" w:author="Danielle Martin" w:date="2023-09-12T19:35:00Z">
                  <w:rPr>
                    <w:rStyle w:val="Hyperlink"/>
                    <w:noProof/>
                  </w:rPr>
                </w:rPrChange>
              </w:rPr>
              <w:delText>1.</w:delText>
            </w:r>
            <w:r w:rsidRPr="00B1030E" w:rsidDel="0009347E">
              <w:rPr>
                <w:rFonts w:ascii="Times New Roman" w:hAnsi="Times New Roman" w:cs="Times New Roman"/>
                <w:noProof/>
                <w:sz w:val="24"/>
                <w:szCs w:val="24"/>
                <w:rPrChange w:id="228" w:author="Danielle Martin" w:date="2023-09-12T19:35:00Z">
                  <w:rPr>
                    <w:noProof/>
                  </w:rPr>
                </w:rPrChange>
              </w:rPr>
              <w:tab/>
            </w:r>
            <w:r w:rsidRPr="00B1030E" w:rsidDel="0009347E">
              <w:rPr>
                <w:rFonts w:ascii="Times New Roman" w:hAnsi="Times New Roman" w:cs="Times New Roman"/>
                <w:noProof/>
                <w:sz w:val="24"/>
                <w:szCs w:val="24"/>
                <w:rPrChange w:id="229" w:author="Danielle Martin" w:date="2023-09-12T19:35:00Z">
                  <w:rPr>
                    <w:rStyle w:val="Hyperlink"/>
                    <w:noProof/>
                  </w:rPr>
                </w:rPrChange>
              </w:rPr>
              <w:delText>Purpose</w:delText>
            </w:r>
            <w:r w:rsidRPr="00B1030E" w:rsidDel="0009347E">
              <w:rPr>
                <w:rFonts w:ascii="Times New Roman" w:hAnsi="Times New Roman" w:cs="Times New Roman"/>
                <w:noProof/>
                <w:webHidden/>
                <w:sz w:val="24"/>
                <w:szCs w:val="24"/>
                <w:rPrChange w:id="230" w:author="Danielle Martin" w:date="2023-09-12T19:35:00Z">
                  <w:rPr>
                    <w:noProof/>
                    <w:webHidden/>
                  </w:rPr>
                </w:rPrChange>
              </w:rPr>
              <w:tab/>
            </w:r>
            <w:r w:rsidR="00E31E89" w:rsidRPr="00B1030E" w:rsidDel="0009347E">
              <w:rPr>
                <w:rFonts w:ascii="Times New Roman" w:hAnsi="Times New Roman" w:cs="Times New Roman"/>
                <w:noProof/>
                <w:webHidden/>
                <w:sz w:val="24"/>
                <w:szCs w:val="24"/>
                <w:rPrChange w:id="231" w:author="Danielle Martin" w:date="2023-09-12T19:35:00Z">
                  <w:rPr>
                    <w:noProof/>
                    <w:webHidden/>
                  </w:rPr>
                </w:rPrChange>
              </w:rPr>
              <w:delText>3</w:delText>
            </w:r>
          </w:del>
        </w:p>
        <w:p w14:paraId="224CD372" w14:textId="3AC081B7" w:rsidR="007B7E1D" w:rsidRPr="00B1030E" w:rsidDel="0009347E" w:rsidRDefault="007B7E1D">
          <w:pPr>
            <w:pStyle w:val="TOC2"/>
            <w:rPr>
              <w:del w:id="232" w:author="Danielle Martin" w:date="2023-09-12T19:33:00Z"/>
              <w:rFonts w:ascii="Times New Roman" w:hAnsi="Times New Roman" w:cs="Times New Roman"/>
              <w:noProof/>
              <w:sz w:val="24"/>
              <w:szCs w:val="24"/>
              <w:rPrChange w:id="233" w:author="Danielle Martin" w:date="2023-09-12T19:35:00Z">
                <w:rPr>
                  <w:del w:id="234" w:author="Danielle Martin" w:date="2023-09-12T19:33:00Z"/>
                  <w:noProof/>
                </w:rPr>
              </w:rPrChange>
            </w:rPr>
          </w:pPr>
          <w:del w:id="235" w:author="Danielle Martin" w:date="2023-09-12T19:33:00Z">
            <w:r w:rsidRPr="00B1030E" w:rsidDel="0009347E">
              <w:rPr>
                <w:rFonts w:ascii="Times New Roman" w:hAnsi="Times New Roman" w:cs="Times New Roman"/>
                <w:noProof/>
                <w:sz w:val="24"/>
                <w:szCs w:val="24"/>
                <w:rPrChange w:id="236" w:author="Danielle Martin" w:date="2023-09-12T19:35:00Z">
                  <w:rPr>
                    <w:rStyle w:val="Hyperlink"/>
                    <w:noProof/>
                  </w:rPr>
                </w:rPrChange>
              </w:rPr>
              <w:delText>2.</w:delText>
            </w:r>
            <w:r w:rsidRPr="00B1030E" w:rsidDel="0009347E">
              <w:rPr>
                <w:rFonts w:ascii="Times New Roman" w:hAnsi="Times New Roman" w:cs="Times New Roman"/>
                <w:noProof/>
                <w:sz w:val="24"/>
                <w:szCs w:val="24"/>
                <w:rPrChange w:id="237" w:author="Danielle Martin" w:date="2023-09-12T19:35:00Z">
                  <w:rPr>
                    <w:noProof/>
                  </w:rPr>
                </w:rPrChange>
              </w:rPr>
              <w:tab/>
            </w:r>
            <w:r w:rsidRPr="00B1030E" w:rsidDel="0009347E">
              <w:rPr>
                <w:rFonts w:ascii="Times New Roman" w:hAnsi="Times New Roman" w:cs="Times New Roman"/>
                <w:noProof/>
                <w:sz w:val="24"/>
                <w:szCs w:val="24"/>
                <w:rPrChange w:id="238" w:author="Danielle Martin" w:date="2023-09-12T19:35:00Z">
                  <w:rPr>
                    <w:rStyle w:val="Hyperlink"/>
                    <w:noProof/>
                  </w:rPr>
                </w:rPrChange>
              </w:rPr>
              <w:delText>Effective Date</w:delText>
            </w:r>
            <w:r w:rsidRPr="00B1030E" w:rsidDel="0009347E">
              <w:rPr>
                <w:rFonts w:ascii="Times New Roman" w:hAnsi="Times New Roman" w:cs="Times New Roman"/>
                <w:noProof/>
                <w:webHidden/>
                <w:sz w:val="24"/>
                <w:szCs w:val="24"/>
                <w:rPrChange w:id="239" w:author="Danielle Martin" w:date="2023-09-12T19:35:00Z">
                  <w:rPr>
                    <w:noProof/>
                    <w:webHidden/>
                  </w:rPr>
                </w:rPrChange>
              </w:rPr>
              <w:tab/>
            </w:r>
            <w:r w:rsidR="00E31E89" w:rsidRPr="00B1030E" w:rsidDel="0009347E">
              <w:rPr>
                <w:rFonts w:ascii="Times New Roman" w:hAnsi="Times New Roman" w:cs="Times New Roman"/>
                <w:noProof/>
                <w:webHidden/>
                <w:sz w:val="24"/>
                <w:szCs w:val="24"/>
                <w:rPrChange w:id="240" w:author="Danielle Martin" w:date="2023-09-12T19:35:00Z">
                  <w:rPr>
                    <w:noProof/>
                    <w:webHidden/>
                  </w:rPr>
                </w:rPrChange>
              </w:rPr>
              <w:delText>3</w:delText>
            </w:r>
          </w:del>
        </w:p>
        <w:p w14:paraId="78588DEF" w14:textId="17E32170" w:rsidR="007B7E1D" w:rsidRPr="00B1030E" w:rsidDel="0009347E" w:rsidRDefault="007B7E1D">
          <w:pPr>
            <w:pStyle w:val="TOC2"/>
            <w:rPr>
              <w:del w:id="241" w:author="Danielle Martin" w:date="2023-09-12T19:33:00Z"/>
              <w:rFonts w:ascii="Times New Roman" w:hAnsi="Times New Roman" w:cs="Times New Roman"/>
              <w:noProof/>
              <w:sz w:val="24"/>
              <w:szCs w:val="24"/>
              <w:rPrChange w:id="242" w:author="Danielle Martin" w:date="2023-09-12T19:35:00Z">
                <w:rPr>
                  <w:del w:id="243" w:author="Danielle Martin" w:date="2023-09-12T19:33:00Z"/>
                  <w:noProof/>
                </w:rPr>
              </w:rPrChange>
            </w:rPr>
          </w:pPr>
          <w:del w:id="244" w:author="Danielle Martin" w:date="2023-09-12T19:33:00Z">
            <w:r w:rsidRPr="00B1030E" w:rsidDel="0009347E">
              <w:rPr>
                <w:rFonts w:ascii="Times New Roman" w:hAnsi="Times New Roman" w:cs="Times New Roman"/>
                <w:noProof/>
                <w:sz w:val="24"/>
                <w:szCs w:val="24"/>
                <w:rPrChange w:id="245" w:author="Danielle Martin" w:date="2023-09-12T19:35:00Z">
                  <w:rPr>
                    <w:rStyle w:val="Hyperlink"/>
                    <w:noProof/>
                  </w:rPr>
                </w:rPrChange>
              </w:rPr>
              <w:delText>3.</w:delText>
            </w:r>
            <w:r w:rsidRPr="00B1030E" w:rsidDel="0009347E">
              <w:rPr>
                <w:rFonts w:ascii="Times New Roman" w:hAnsi="Times New Roman" w:cs="Times New Roman"/>
                <w:noProof/>
                <w:sz w:val="24"/>
                <w:szCs w:val="24"/>
                <w:rPrChange w:id="246" w:author="Danielle Martin" w:date="2023-09-12T19:35:00Z">
                  <w:rPr>
                    <w:noProof/>
                  </w:rPr>
                </w:rPrChange>
              </w:rPr>
              <w:tab/>
            </w:r>
            <w:r w:rsidRPr="00B1030E" w:rsidDel="0009347E">
              <w:rPr>
                <w:rFonts w:ascii="Times New Roman" w:hAnsi="Times New Roman" w:cs="Times New Roman"/>
                <w:noProof/>
                <w:sz w:val="24"/>
                <w:szCs w:val="24"/>
                <w:rPrChange w:id="247" w:author="Danielle Martin" w:date="2023-09-12T19:35:00Z">
                  <w:rPr>
                    <w:rStyle w:val="Hyperlink"/>
                    <w:noProof/>
                  </w:rPr>
                </w:rPrChange>
              </w:rPr>
              <w:delText>Policy:  Signatory Approvers</w:delText>
            </w:r>
            <w:r w:rsidRPr="00B1030E" w:rsidDel="0009347E">
              <w:rPr>
                <w:rFonts w:ascii="Times New Roman" w:hAnsi="Times New Roman" w:cs="Times New Roman"/>
                <w:noProof/>
                <w:webHidden/>
                <w:sz w:val="24"/>
                <w:szCs w:val="24"/>
                <w:rPrChange w:id="248" w:author="Danielle Martin" w:date="2023-09-12T19:35:00Z">
                  <w:rPr>
                    <w:noProof/>
                    <w:webHidden/>
                  </w:rPr>
                </w:rPrChange>
              </w:rPr>
              <w:tab/>
            </w:r>
            <w:r w:rsidR="00E31E89" w:rsidRPr="00B1030E" w:rsidDel="0009347E">
              <w:rPr>
                <w:rFonts w:ascii="Times New Roman" w:hAnsi="Times New Roman" w:cs="Times New Roman"/>
                <w:noProof/>
                <w:webHidden/>
                <w:sz w:val="24"/>
                <w:szCs w:val="24"/>
                <w:rPrChange w:id="249" w:author="Danielle Martin" w:date="2023-09-12T19:35:00Z">
                  <w:rPr>
                    <w:noProof/>
                    <w:webHidden/>
                  </w:rPr>
                </w:rPrChange>
              </w:rPr>
              <w:delText>3</w:delText>
            </w:r>
          </w:del>
        </w:p>
        <w:p w14:paraId="7849FBA3" w14:textId="7C9EB854" w:rsidR="007B7E1D" w:rsidRPr="00B1030E" w:rsidDel="0009347E" w:rsidRDefault="007B7E1D">
          <w:pPr>
            <w:pStyle w:val="TOC2"/>
            <w:rPr>
              <w:del w:id="250" w:author="Danielle Martin" w:date="2023-09-12T19:33:00Z"/>
              <w:rFonts w:ascii="Times New Roman" w:hAnsi="Times New Roman" w:cs="Times New Roman"/>
              <w:noProof/>
              <w:sz w:val="24"/>
              <w:szCs w:val="24"/>
              <w:rPrChange w:id="251" w:author="Danielle Martin" w:date="2023-09-12T19:35:00Z">
                <w:rPr>
                  <w:del w:id="252" w:author="Danielle Martin" w:date="2023-09-12T19:33:00Z"/>
                  <w:noProof/>
                </w:rPr>
              </w:rPrChange>
            </w:rPr>
          </w:pPr>
          <w:del w:id="253" w:author="Danielle Martin" w:date="2023-09-12T19:33:00Z">
            <w:r w:rsidRPr="00B1030E" w:rsidDel="0009347E">
              <w:rPr>
                <w:rFonts w:ascii="Times New Roman" w:hAnsi="Times New Roman" w:cs="Times New Roman"/>
                <w:noProof/>
                <w:sz w:val="24"/>
                <w:szCs w:val="24"/>
                <w:rPrChange w:id="254" w:author="Danielle Martin" w:date="2023-09-12T19:35:00Z">
                  <w:rPr>
                    <w:rStyle w:val="Hyperlink"/>
                    <w:noProof/>
                  </w:rPr>
                </w:rPrChange>
              </w:rPr>
              <w:delText>4.</w:delText>
            </w:r>
            <w:r w:rsidRPr="00B1030E" w:rsidDel="0009347E">
              <w:rPr>
                <w:rFonts w:ascii="Times New Roman" w:hAnsi="Times New Roman" w:cs="Times New Roman"/>
                <w:noProof/>
                <w:sz w:val="24"/>
                <w:szCs w:val="24"/>
                <w:rPrChange w:id="255" w:author="Danielle Martin" w:date="2023-09-12T19:35:00Z">
                  <w:rPr>
                    <w:noProof/>
                  </w:rPr>
                </w:rPrChange>
              </w:rPr>
              <w:tab/>
            </w:r>
            <w:r w:rsidRPr="00B1030E" w:rsidDel="0009347E">
              <w:rPr>
                <w:rFonts w:ascii="Times New Roman" w:hAnsi="Times New Roman" w:cs="Times New Roman"/>
                <w:noProof/>
                <w:sz w:val="24"/>
                <w:szCs w:val="24"/>
                <w:rPrChange w:id="256" w:author="Danielle Martin" w:date="2023-09-12T19:35:00Z">
                  <w:rPr>
                    <w:rStyle w:val="Hyperlink"/>
                    <w:noProof/>
                  </w:rPr>
                </w:rPrChange>
              </w:rPr>
              <w:delText>Approved Scenario</w:delText>
            </w:r>
            <w:r w:rsidRPr="00B1030E" w:rsidDel="0009347E">
              <w:rPr>
                <w:rFonts w:ascii="Times New Roman" w:hAnsi="Times New Roman" w:cs="Times New Roman"/>
                <w:noProof/>
                <w:webHidden/>
                <w:sz w:val="24"/>
                <w:szCs w:val="24"/>
                <w:rPrChange w:id="257" w:author="Danielle Martin" w:date="2023-09-12T19:35:00Z">
                  <w:rPr>
                    <w:noProof/>
                    <w:webHidden/>
                  </w:rPr>
                </w:rPrChange>
              </w:rPr>
              <w:tab/>
            </w:r>
            <w:r w:rsidR="00E31E89" w:rsidRPr="00B1030E" w:rsidDel="0009347E">
              <w:rPr>
                <w:rFonts w:ascii="Times New Roman" w:hAnsi="Times New Roman" w:cs="Times New Roman"/>
                <w:noProof/>
                <w:webHidden/>
                <w:sz w:val="24"/>
                <w:szCs w:val="24"/>
                <w:rPrChange w:id="258" w:author="Danielle Martin" w:date="2023-09-12T19:35:00Z">
                  <w:rPr>
                    <w:noProof/>
                    <w:webHidden/>
                  </w:rPr>
                </w:rPrChange>
              </w:rPr>
              <w:delText>3</w:delText>
            </w:r>
          </w:del>
        </w:p>
        <w:p w14:paraId="4947991F" w14:textId="580D1204" w:rsidR="007B7E1D" w:rsidRPr="00B1030E" w:rsidDel="0009347E" w:rsidRDefault="007B7E1D">
          <w:pPr>
            <w:pStyle w:val="TOC2"/>
            <w:rPr>
              <w:del w:id="259" w:author="Danielle Martin" w:date="2023-09-12T19:33:00Z"/>
              <w:rFonts w:ascii="Times New Roman" w:hAnsi="Times New Roman" w:cs="Times New Roman"/>
              <w:noProof/>
              <w:sz w:val="24"/>
              <w:szCs w:val="24"/>
              <w:rPrChange w:id="260" w:author="Danielle Martin" w:date="2023-09-12T19:35:00Z">
                <w:rPr>
                  <w:del w:id="261" w:author="Danielle Martin" w:date="2023-09-12T19:33:00Z"/>
                  <w:noProof/>
                </w:rPr>
              </w:rPrChange>
            </w:rPr>
          </w:pPr>
          <w:del w:id="262" w:author="Danielle Martin" w:date="2023-09-12T19:33:00Z">
            <w:r w:rsidRPr="00B1030E" w:rsidDel="0009347E">
              <w:rPr>
                <w:rFonts w:ascii="Times New Roman" w:hAnsi="Times New Roman" w:cs="Times New Roman"/>
                <w:noProof/>
                <w:sz w:val="24"/>
                <w:szCs w:val="24"/>
                <w:rPrChange w:id="263" w:author="Danielle Martin" w:date="2023-09-12T19:35:00Z">
                  <w:rPr>
                    <w:rStyle w:val="Hyperlink"/>
                    <w:noProof/>
                  </w:rPr>
                </w:rPrChange>
              </w:rPr>
              <w:delText>5.</w:delText>
            </w:r>
            <w:r w:rsidRPr="00B1030E" w:rsidDel="0009347E">
              <w:rPr>
                <w:rFonts w:ascii="Times New Roman" w:hAnsi="Times New Roman" w:cs="Times New Roman"/>
                <w:noProof/>
                <w:sz w:val="24"/>
                <w:szCs w:val="24"/>
                <w:rPrChange w:id="264" w:author="Danielle Martin" w:date="2023-09-12T19:35:00Z">
                  <w:rPr>
                    <w:noProof/>
                  </w:rPr>
                </w:rPrChange>
              </w:rPr>
              <w:tab/>
            </w:r>
            <w:r w:rsidRPr="00B1030E" w:rsidDel="0009347E">
              <w:rPr>
                <w:rFonts w:ascii="Times New Roman" w:hAnsi="Times New Roman" w:cs="Times New Roman"/>
                <w:noProof/>
                <w:sz w:val="24"/>
                <w:szCs w:val="24"/>
                <w:rPrChange w:id="265" w:author="Danielle Martin" w:date="2023-09-12T19:35:00Z">
                  <w:rPr>
                    <w:rStyle w:val="Hyperlink"/>
                    <w:noProof/>
                  </w:rPr>
                </w:rPrChange>
              </w:rPr>
              <w:delText>Internal Controls</w:delText>
            </w:r>
            <w:r w:rsidRPr="00B1030E" w:rsidDel="0009347E">
              <w:rPr>
                <w:rFonts w:ascii="Times New Roman" w:hAnsi="Times New Roman" w:cs="Times New Roman"/>
                <w:noProof/>
                <w:webHidden/>
                <w:sz w:val="24"/>
                <w:szCs w:val="24"/>
                <w:rPrChange w:id="266" w:author="Danielle Martin" w:date="2023-09-12T19:35:00Z">
                  <w:rPr>
                    <w:noProof/>
                    <w:webHidden/>
                  </w:rPr>
                </w:rPrChange>
              </w:rPr>
              <w:tab/>
            </w:r>
            <w:r w:rsidR="00E31E89" w:rsidRPr="00B1030E" w:rsidDel="0009347E">
              <w:rPr>
                <w:rFonts w:ascii="Times New Roman" w:hAnsi="Times New Roman" w:cs="Times New Roman"/>
                <w:noProof/>
                <w:webHidden/>
                <w:sz w:val="24"/>
                <w:szCs w:val="24"/>
                <w:rPrChange w:id="267" w:author="Danielle Martin" w:date="2023-09-12T19:35:00Z">
                  <w:rPr>
                    <w:noProof/>
                    <w:webHidden/>
                  </w:rPr>
                </w:rPrChange>
              </w:rPr>
              <w:delText>3</w:delText>
            </w:r>
          </w:del>
        </w:p>
        <w:p w14:paraId="1634B04E" w14:textId="06A85F3E" w:rsidR="000105CF" w:rsidRPr="00DE682B" w:rsidRDefault="000105CF" w:rsidP="0008294C">
          <w:pPr>
            <w:spacing w:after="0"/>
            <w:rPr>
              <w:rFonts w:ascii="Times New Roman" w:hAnsi="Times New Roman" w:cs="Times New Roman"/>
              <w:sz w:val="24"/>
              <w:szCs w:val="24"/>
            </w:rPr>
          </w:pPr>
          <w:r w:rsidRPr="006A5450">
            <w:rPr>
              <w:rFonts w:ascii="Times New Roman" w:hAnsi="Times New Roman" w:cs="Times New Roman"/>
              <w:b/>
              <w:bCs/>
              <w:noProof/>
              <w:sz w:val="24"/>
              <w:szCs w:val="24"/>
            </w:rPr>
            <w:fldChar w:fldCharType="end"/>
          </w:r>
        </w:p>
      </w:sdtContent>
    </w:sdt>
    <w:p w14:paraId="7E5C61BF" w14:textId="77777777" w:rsidR="001C7B76" w:rsidRPr="00DE682B" w:rsidRDefault="001C7B76" w:rsidP="0008294C">
      <w:pPr>
        <w:spacing w:after="0"/>
        <w:rPr>
          <w:rFonts w:ascii="Times New Roman" w:eastAsiaTheme="majorEastAsia" w:hAnsi="Times New Roman" w:cs="Times New Roman"/>
          <w:b/>
          <w:bCs/>
          <w:color w:val="E36C0A" w:themeColor="accent6" w:themeShade="BF"/>
          <w:sz w:val="24"/>
          <w:szCs w:val="24"/>
        </w:rPr>
      </w:pPr>
      <w:r w:rsidRPr="00DE682B">
        <w:rPr>
          <w:rFonts w:ascii="Times New Roman" w:eastAsiaTheme="majorEastAsia" w:hAnsi="Times New Roman" w:cs="Times New Roman"/>
          <w:b/>
          <w:bCs/>
          <w:color w:val="E36C0A" w:themeColor="accent6" w:themeShade="BF"/>
          <w:sz w:val="24"/>
          <w:szCs w:val="24"/>
        </w:rPr>
        <w:br w:type="page"/>
      </w:r>
    </w:p>
    <w:p w14:paraId="00F33A4D" w14:textId="77777777" w:rsidR="0085158C" w:rsidRPr="000C6651" w:rsidRDefault="0085158C" w:rsidP="0008294C">
      <w:pPr>
        <w:pStyle w:val="Heading2"/>
        <w:numPr>
          <w:ilvl w:val="0"/>
          <w:numId w:val="11"/>
        </w:numPr>
        <w:spacing w:before="0"/>
      </w:pPr>
      <w:bookmarkStart w:id="268" w:name="_Toc145439728"/>
      <w:r>
        <w:lastRenderedPageBreak/>
        <w:t>Purpose</w:t>
      </w:r>
      <w:bookmarkEnd w:id="268"/>
      <w:r>
        <w:t xml:space="preserve"> </w:t>
      </w:r>
    </w:p>
    <w:p w14:paraId="19709FBB" w14:textId="77777777" w:rsidR="0008294C" w:rsidRDefault="0008294C" w:rsidP="0008294C">
      <w:pPr>
        <w:spacing w:after="0"/>
        <w:rPr>
          <w:rFonts w:ascii="Times New Roman" w:hAnsi="Times New Roman" w:cs="Times New Roman"/>
          <w:sz w:val="24"/>
          <w:szCs w:val="24"/>
        </w:rPr>
      </w:pPr>
    </w:p>
    <w:p w14:paraId="0E103A06" w14:textId="20399774" w:rsidR="0085158C" w:rsidRPr="000105CF" w:rsidRDefault="00515734" w:rsidP="008B386D">
      <w:pPr>
        <w:spacing w:after="0"/>
        <w:jc w:val="both"/>
        <w:rPr>
          <w:rFonts w:ascii="Times New Roman" w:hAnsi="Times New Roman" w:cs="Times New Roman"/>
          <w:sz w:val="24"/>
          <w:szCs w:val="24"/>
        </w:rPr>
      </w:pPr>
      <w:r w:rsidRPr="6BACB633">
        <w:rPr>
          <w:rFonts w:ascii="Times New Roman" w:hAnsi="Times New Roman" w:cs="Times New Roman"/>
          <w:sz w:val="24"/>
          <w:szCs w:val="24"/>
          <w:lang w:val="en"/>
        </w:rPr>
        <w:t>To provide</w:t>
      </w:r>
      <w:r w:rsidR="00F4757A" w:rsidRPr="6BACB633">
        <w:rPr>
          <w:rFonts w:ascii="Times New Roman" w:hAnsi="Times New Roman" w:cs="Times New Roman"/>
          <w:sz w:val="24"/>
          <w:szCs w:val="24"/>
          <w:lang w:val="en"/>
        </w:rPr>
        <w:t xml:space="preserve"> guidelines for the appropriate delegation of signature authority for payment </w:t>
      </w:r>
      <w:r w:rsidR="00EE2E91" w:rsidRPr="6BACB633">
        <w:rPr>
          <w:rFonts w:ascii="Times New Roman" w:hAnsi="Times New Roman" w:cs="Times New Roman"/>
          <w:sz w:val="24"/>
          <w:szCs w:val="24"/>
          <w:lang w:val="en"/>
        </w:rPr>
        <w:t>authorization</w:t>
      </w:r>
      <w:ins w:id="269" w:author="Danielle Martin" w:date="2023-09-12T18:41:00Z">
        <w:r w:rsidR="00BF3E75">
          <w:rPr>
            <w:rFonts w:ascii="Times New Roman" w:hAnsi="Times New Roman" w:cs="Times New Roman"/>
            <w:sz w:val="24"/>
            <w:szCs w:val="24"/>
            <w:lang w:val="en"/>
          </w:rPr>
          <w:t>s</w:t>
        </w:r>
      </w:ins>
      <w:ins w:id="270" w:author="Danielle Martin [2]" w:date="2023-09-11T23:12:00Z">
        <w:r w:rsidR="00A11C86">
          <w:rPr>
            <w:rFonts w:ascii="Times New Roman" w:hAnsi="Times New Roman" w:cs="Times New Roman"/>
            <w:sz w:val="24"/>
            <w:szCs w:val="24"/>
            <w:lang w:val="en"/>
          </w:rPr>
          <w:t xml:space="preserve"> and procurements for</w:t>
        </w:r>
      </w:ins>
      <w:del w:id="271" w:author="Danielle Martin [2]" w:date="2023-09-11T23:12:00Z">
        <w:r w:rsidR="00EE2E91" w:rsidRPr="6BACB633" w:rsidDel="00A11C86">
          <w:rPr>
            <w:rFonts w:ascii="Times New Roman" w:hAnsi="Times New Roman" w:cs="Times New Roman"/>
            <w:sz w:val="24"/>
            <w:szCs w:val="24"/>
            <w:lang w:val="en"/>
          </w:rPr>
          <w:delText xml:space="preserve"> over</w:delText>
        </w:r>
        <w:r w:rsidR="00F4757A" w:rsidRPr="6BACB633" w:rsidDel="00A11C86">
          <w:rPr>
            <w:rFonts w:ascii="Times New Roman" w:hAnsi="Times New Roman" w:cs="Times New Roman"/>
            <w:sz w:val="24"/>
            <w:szCs w:val="24"/>
            <w:lang w:val="en"/>
          </w:rPr>
          <w:delText xml:space="preserve"> </w:delText>
        </w:r>
      </w:del>
      <w:ins w:id="272" w:author="Danielle Martin [2]" w:date="2023-09-11T23:12:00Z">
        <w:r w:rsidR="00A11C86">
          <w:rPr>
            <w:rFonts w:ascii="Times New Roman" w:hAnsi="Times New Roman" w:cs="Times New Roman"/>
            <w:sz w:val="24"/>
            <w:szCs w:val="24"/>
            <w:lang w:val="en"/>
          </w:rPr>
          <w:t xml:space="preserve"> </w:t>
        </w:r>
      </w:ins>
      <w:r w:rsidR="00F4757A" w:rsidRPr="6BACB633">
        <w:rPr>
          <w:rFonts w:ascii="Times New Roman" w:hAnsi="Times New Roman" w:cs="Times New Roman"/>
          <w:sz w:val="24"/>
          <w:szCs w:val="24"/>
          <w:lang w:val="en"/>
        </w:rPr>
        <w:t xml:space="preserve">project funded financial transactions. This policy </w:t>
      </w:r>
      <w:r w:rsidR="00340543" w:rsidRPr="6BACB633">
        <w:rPr>
          <w:rFonts w:ascii="Times New Roman" w:hAnsi="Times New Roman" w:cs="Times New Roman"/>
          <w:sz w:val="24"/>
          <w:szCs w:val="24"/>
          <w:lang w:val="en"/>
        </w:rPr>
        <w:t>also</w:t>
      </w:r>
      <w:r w:rsidR="00D80AC6" w:rsidRPr="6BACB633">
        <w:rPr>
          <w:rFonts w:ascii="Times New Roman" w:hAnsi="Times New Roman" w:cs="Times New Roman"/>
          <w:sz w:val="24"/>
          <w:szCs w:val="24"/>
          <w:lang w:val="en"/>
        </w:rPr>
        <w:t xml:space="preserve"> </w:t>
      </w:r>
      <w:r w:rsidR="00F4757A" w:rsidRPr="6BACB633">
        <w:rPr>
          <w:rFonts w:ascii="Times New Roman" w:hAnsi="Times New Roman" w:cs="Times New Roman"/>
          <w:sz w:val="24"/>
          <w:szCs w:val="24"/>
          <w:lang w:val="en"/>
        </w:rPr>
        <w:t>address</w:t>
      </w:r>
      <w:r w:rsidR="00D80AC6" w:rsidRPr="6BACB633">
        <w:rPr>
          <w:rFonts w:ascii="Times New Roman" w:hAnsi="Times New Roman" w:cs="Times New Roman"/>
          <w:sz w:val="24"/>
          <w:szCs w:val="24"/>
          <w:lang w:val="en"/>
        </w:rPr>
        <w:t>es</w:t>
      </w:r>
      <w:r w:rsidR="00F4757A" w:rsidRPr="6BACB633">
        <w:rPr>
          <w:rFonts w:ascii="Times New Roman" w:hAnsi="Times New Roman" w:cs="Times New Roman"/>
          <w:sz w:val="24"/>
          <w:szCs w:val="24"/>
          <w:lang w:val="en"/>
        </w:rPr>
        <w:t xml:space="preserve"> signature authority and approval authority with respect to executing </w:t>
      </w:r>
      <w:ins w:id="273" w:author="Danielle Martin" w:date="2023-09-12T18:41:00Z">
        <w:r w:rsidR="00BF3E75">
          <w:rPr>
            <w:rFonts w:ascii="Times New Roman" w:hAnsi="Times New Roman" w:cs="Times New Roman"/>
            <w:sz w:val="24"/>
            <w:szCs w:val="24"/>
            <w:lang w:val="en"/>
          </w:rPr>
          <w:t xml:space="preserve">cover sheets, and </w:t>
        </w:r>
      </w:ins>
      <w:r w:rsidR="00F4757A" w:rsidRPr="6BACB633">
        <w:rPr>
          <w:rFonts w:ascii="Times New Roman" w:hAnsi="Times New Roman" w:cs="Times New Roman"/>
          <w:sz w:val="24"/>
          <w:szCs w:val="24"/>
          <w:lang w:val="en"/>
        </w:rPr>
        <w:t xml:space="preserve">contracts or </w:t>
      </w:r>
      <w:r w:rsidR="007B7E1D" w:rsidRPr="6BACB633">
        <w:rPr>
          <w:rFonts w:ascii="Times New Roman" w:hAnsi="Times New Roman" w:cs="Times New Roman"/>
          <w:sz w:val="24"/>
          <w:szCs w:val="24"/>
          <w:lang w:val="en"/>
        </w:rPr>
        <w:t>grants</w:t>
      </w:r>
      <w:r w:rsidR="007B7E1D" w:rsidRPr="120E4676">
        <w:rPr>
          <w:rFonts w:ascii="Times New Roman" w:hAnsi="Times New Roman" w:cs="Times New Roman"/>
          <w:sz w:val="24"/>
          <w:szCs w:val="24"/>
          <w:lang w:val="en"/>
        </w:rPr>
        <w:t>.</w:t>
      </w:r>
      <w:r w:rsidR="007B7E1D" w:rsidRPr="2E75A56B">
        <w:rPr>
          <w:rFonts w:ascii="Times New Roman" w:hAnsi="Times New Roman" w:cs="Times New Roman"/>
          <w:sz w:val="24"/>
          <w:szCs w:val="24"/>
          <w:lang w:val="en"/>
        </w:rPr>
        <w:t xml:space="preserve"> </w:t>
      </w:r>
    </w:p>
    <w:p w14:paraId="2993722F" w14:textId="0E680227" w:rsidR="0F1C341B" w:rsidRDefault="0F1C341B" w:rsidP="008B386D">
      <w:pPr>
        <w:spacing w:after="0"/>
        <w:jc w:val="both"/>
        <w:rPr>
          <w:rFonts w:ascii="Times New Roman" w:hAnsi="Times New Roman" w:cs="Times New Roman"/>
          <w:sz w:val="24"/>
          <w:szCs w:val="24"/>
          <w:lang w:val="en"/>
        </w:rPr>
      </w:pPr>
    </w:p>
    <w:p w14:paraId="3A5B529C" w14:textId="65DD4947" w:rsidR="0F1C341B" w:rsidRPr="00B40A2C" w:rsidRDefault="04C5EE59" w:rsidP="008B386D">
      <w:pPr>
        <w:spacing w:after="0"/>
        <w:jc w:val="both"/>
        <w:rPr>
          <w:rFonts w:ascii="Times New Roman" w:hAnsi="Times New Roman" w:cs="Times New Roman"/>
          <w:b/>
          <w:bCs/>
          <w:sz w:val="24"/>
          <w:szCs w:val="24"/>
          <w:u w:val="single"/>
          <w:lang w:val="en"/>
          <w:rPrChange w:id="274" w:author="Danielle Martin [2]" w:date="2023-09-11T23:19:00Z">
            <w:rPr>
              <w:rFonts w:ascii="Times New Roman" w:hAnsi="Times New Roman" w:cs="Times New Roman"/>
              <w:sz w:val="24"/>
              <w:szCs w:val="24"/>
              <w:lang w:val="en"/>
            </w:rPr>
          </w:rPrChange>
        </w:rPr>
      </w:pPr>
      <w:r w:rsidRPr="00B40A2C">
        <w:rPr>
          <w:rFonts w:ascii="Times New Roman" w:hAnsi="Times New Roman" w:cs="Times New Roman"/>
          <w:b/>
          <w:bCs/>
          <w:sz w:val="24"/>
          <w:szCs w:val="24"/>
          <w:u w:val="single"/>
          <w:lang w:val="en"/>
          <w:rPrChange w:id="275" w:author="Danielle Martin [2]" w:date="2023-09-11T23:19:00Z">
            <w:rPr>
              <w:rFonts w:ascii="Times New Roman" w:hAnsi="Times New Roman" w:cs="Times New Roman"/>
              <w:sz w:val="24"/>
              <w:szCs w:val="24"/>
              <w:lang w:val="en"/>
            </w:rPr>
          </w:rPrChange>
        </w:rPr>
        <w:t>Indirect</w:t>
      </w:r>
      <w:r w:rsidR="45CF4C5B" w:rsidRPr="00B40A2C">
        <w:rPr>
          <w:rFonts w:ascii="Times New Roman" w:hAnsi="Times New Roman" w:cs="Times New Roman"/>
          <w:b/>
          <w:bCs/>
          <w:sz w:val="24"/>
          <w:szCs w:val="24"/>
          <w:u w:val="single"/>
          <w:lang w:val="en"/>
          <w:rPrChange w:id="276" w:author="Danielle Martin [2]" w:date="2023-09-11T23:19:00Z">
            <w:rPr>
              <w:rFonts w:ascii="Times New Roman" w:hAnsi="Times New Roman" w:cs="Times New Roman"/>
              <w:sz w:val="24"/>
              <w:szCs w:val="24"/>
              <w:lang w:val="en"/>
            </w:rPr>
          </w:rPrChange>
        </w:rPr>
        <w:t xml:space="preserve"> </w:t>
      </w:r>
      <w:r w:rsidR="53E68945" w:rsidRPr="00B40A2C">
        <w:rPr>
          <w:rFonts w:ascii="Times New Roman" w:hAnsi="Times New Roman" w:cs="Times New Roman"/>
          <w:b/>
          <w:bCs/>
          <w:sz w:val="24"/>
          <w:szCs w:val="24"/>
          <w:u w:val="single"/>
          <w:lang w:val="en"/>
          <w:rPrChange w:id="277" w:author="Danielle Martin [2]" w:date="2023-09-11T23:19:00Z">
            <w:rPr>
              <w:rFonts w:ascii="Times New Roman" w:hAnsi="Times New Roman" w:cs="Times New Roman"/>
              <w:sz w:val="24"/>
              <w:szCs w:val="24"/>
              <w:lang w:val="en"/>
            </w:rPr>
          </w:rPrChange>
        </w:rPr>
        <w:t xml:space="preserve">expenses can </w:t>
      </w:r>
      <w:r w:rsidR="3BBDFD88" w:rsidRPr="00B40A2C">
        <w:rPr>
          <w:rFonts w:ascii="Times New Roman" w:hAnsi="Times New Roman" w:cs="Times New Roman"/>
          <w:b/>
          <w:bCs/>
          <w:sz w:val="24"/>
          <w:szCs w:val="24"/>
          <w:u w:val="single"/>
          <w:lang w:val="en"/>
          <w:rPrChange w:id="278" w:author="Danielle Martin [2]" w:date="2023-09-11T23:19:00Z">
            <w:rPr>
              <w:rFonts w:ascii="Times New Roman" w:hAnsi="Times New Roman" w:cs="Times New Roman"/>
              <w:sz w:val="24"/>
              <w:szCs w:val="24"/>
              <w:lang w:val="en"/>
            </w:rPr>
          </w:rPrChange>
        </w:rPr>
        <w:t>be approved</w:t>
      </w:r>
      <w:r w:rsidR="418D50FA" w:rsidRPr="00B40A2C">
        <w:rPr>
          <w:rFonts w:ascii="Times New Roman" w:hAnsi="Times New Roman" w:cs="Times New Roman"/>
          <w:b/>
          <w:bCs/>
          <w:sz w:val="24"/>
          <w:szCs w:val="24"/>
          <w:u w:val="single"/>
          <w:lang w:val="en"/>
          <w:rPrChange w:id="279" w:author="Danielle Martin [2]" w:date="2023-09-11T23:19:00Z">
            <w:rPr>
              <w:rFonts w:ascii="Times New Roman" w:hAnsi="Times New Roman" w:cs="Times New Roman"/>
              <w:sz w:val="24"/>
              <w:szCs w:val="24"/>
              <w:lang w:val="en"/>
            </w:rPr>
          </w:rPrChange>
        </w:rPr>
        <w:t xml:space="preserve"> </w:t>
      </w:r>
      <w:r w:rsidR="61ED54A6" w:rsidRPr="00B40A2C">
        <w:rPr>
          <w:rFonts w:ascii="Times New Roman" w:hAnsi="Times New Roman" w:cs="Times New Roman"/>
          <w:b/>
          <w:bCs/>
          <w:sz w:val="24"/>
          <w:szCs w:val="24"/>
          <w:u w:val="single"/>
          <w:lang w:val="en"/>
          <w:rPrChange w:id="280" w:author="Danielle Martin [2]" w:date="2023-09-11T23:19:00Z">
            <w:rPr>
              <w:rFonts w:ascii="Times New Roman" w:hAnsi="Times New Roman" w:cs="Times New Roman"/>
              <w:sz w:val="24"/>
              <w:szCs w:val="24"/>
              <w:lang w:val="en"/>
            </w:rPr>
          </w:rPrChange>
        </w:rPr>
        <w:t xml:space="preserve">by </w:t>
      </w:r>
      <w:r w:rsidR="39456782" w:rsidRPr="00B40A2C">
        <w:rPr>
          <w:rFonts w:ascii="Times New Roman" w:hAnsi="Times New Roman" w:cs="Times New Roman"/>
          <w:b/>
          <w:bCs/>
          <w:sz w:val="24"/>
          <w:szCs w:val="24"/>
          <w:u w:val="single"/>
          <w:lang w:val="en"/>
          <w:rPrChange w:id="281" w:author="Danielle Martin [2]" w:date="2023-09-11T23:19:00Z">
            <w:rPr>
              <w:rFonts w:ascii="Times New Roman" w:hAnsi="Times New Roman" w:cs="Times New Roman"/>
              <w:sz w:val="24"/>
              <w:szCs w:val="24"/>
              <w:lang w:val="en"/>
            </w:rPr>
          </w:rPrChange>
        </w:rPr>
        <w:t>admin VP</w:t>
      </w:r>
      <w:r w:rsidR="00251529" w:rsidRPr="00B40A2C">
        <w:rPr>
          <w:rFonts w:ascii="Times New Roman" w:hAnsi="Times New Roman" w:cs="Times New Roman"/>
          <w:b/>
          <w:bCs/>
          <w:sz w:val="24"/>
          <w:szCs w:val="24"/>
          <w:u w:val="single"/>
          <w:lang w:val="en"/>
          <w:rPrChange w:id="282" w:author="Danielle Martin [2]" w:date="2023-09-11T23:19:00Z">
            <w:rPr>
              <w:rFonts w:ascii="Times New Roman" w:hAnsi="Times New Roman" w:cs="Times New Roman"/>
              <w:sz w:val="24"/>
              <w:szCs w:val="24"/>
              <w:lang w:val="en"/>
            </w:rPr>
          </w:rPrChange>
        </w:rPr>
        <w:t>s</w:t>
      </w:r>
      <w:r w:rsidR="0D76E29D" w:rsidRPr="00B40A2C">
        <w:rPr>
          <w:rFonts w:ascii="Times New Roman" w:hAnsi="Times New Roman" w:cs="Times New Roman"/>
          <w:b/>
          <w:bCs/>
          <w:sz w:val="24"/>
          <w:szCs w:val="24"/>
          <w:u w:val="single"/>
          <w:lang w:val="en"/>
          <w:rPrChange w:id="283" w:author="Danielle Martin [2]" w:date="2023-09-11T23:19:00Z">
            <w:rPr>
              <w:rFonts w:ascii="Times New Roman" w:hAnsi="Times New Roman" w:cs="Times New Roman"/>
              <w:sz w:val="24"/>
              <w:szCs w:val="24"/>
              <w:lang w:val="en"/>
            </w:rPr>
          </w:rPrChange>
        </w:rPr>
        <w:t xml:space="preserve"> </w:t>
      </w:r>
      <w:r w:rsidR="52862EB6" w:rsidRPr="00B40A2C">
        <w:rPr>
          <w:rFonts w:ascii="Times New Roman" w:hAnsi="Times New Roman" w:cs="Times New Roman"/>
          <w:b/>
          <w:bCs/>
          <w:sz w:val="24"/>
          <w:szCs w:val="24"/>
          <w:u w:val="single"/>
          <w:lang w:val="en"/>
          <w:rPrChange w:id="284" w:author="Danielle Martin [2]" w:date="2023-09-11T23:19:00Z">
            <w:rPr>
              <w:rFonts w:ascii="Times New Roman" w:hAnsi="Times New Roman" w:cs="Times New Roman"/>
              <w:sz w:val="24"/>
              <w:szCs w:val="24"/>
              <w:lang w:val="en"/>
            </w:rPr>
          </w:rPrChange>
        </w:rPr>
        <w:t xml:space="preserve">for </w:t>
      </w:r>
      <w:r w:rsidR="2F3418AF" w:rsidRPr="00B40A2C">
        <w:rPr>
          <w:rFonts w:ascii="Times New Roman" w:hAnsi="Times New Roman" w:cs="Times New Roman"/>
          <w:b/>
          <w:bCs/>
          <w:sz w:val="24"/>
          <w:szCs w:val="24"/>
          <w:u w:val="single"/>
          <w:lang w:val="en"/>
          <w:rPrChange w:id="285" w:author="Danielle Martin [2]" w:date="2023-09-11T23:19:00Z">
            <w:rPr>
              <w:rFonts w:ascii="Times New Roman" w:hAnsi="Times New Roman" w:cs="Times New Roman"/>
              <w:sz w:val="24"/>
              <w:szCs w:val="24"/>
              <w:lang w:val="en"/>
            </w:rPr>
          </w:rPrChange>
        </w:rPr>
        <w:t xml:space="preserve">expenses </w:t>
      </w:r>
      <w:r w:rsidR="72E63262" w:rsidRPr="00B40A2C">
        <w:rPr>
          <w:rFonts w:ascii="Times New Roman" w:hAnsi="Times New Roman" w:cs="Times New Roman"/>
          <w:b/>
          <w:bCs/>
          <w:sz w:val="24"/>
          <w:szCs w:val="24"/>
          <w:u w:val="single"/>
          <w:lang w:val="en"/>
          <w:rPrChange w:id="286" w:author="Danielle Martin [2]" w:date="2023-09-11T23:19:00Z">
            <w:rPr>
              <w:rFonts w:ascii="Times New Roman" w:hAnsi="Times New Roman" w:cs="Times New Roman"/>
              <w:sz w:val="24"/>
              <w:szCs w:val="24"/>
              <w:lang w:val="en"/>
            </w:rPr>
          </w:rPrChange>
        </w:rPr>
        <w:t xml:space="preserve">that </w:t>
      </w:r>
      <w:r w:rsidR="265DE19E" w:rsidRPr="00B40A2C">
        <w:rPr>
          <w:rFonts w:ascii="Times New Roman" w:hAnsi="Times New Roman" w:cs="Times New Roman"/>
          <w:b/>
          <w:bCs/>
          <w:sz w:val="24"/>
          <w:szCs w:val="24"/>
          <w:u w:val="single"/>
          <w:lang w:val="en"/>
          <w:rPrChange w:id="287" w:author="Danielle Martin [2]" w:date="2023-09-11T23:19:00Z">
            <w:rPr>
              <w:rFonts w:ascii="Times New Roman" w:hAnsi="Times New Roman" w:cs="Times New Roman"/>
              <w:sz w:val="24"/>
              <w:szCs w:val="24"/>
              <w:lang w:val="en"/>
            </w:rPr>
          </w:rPrChange>
        </w:rPr>
        <w:t xml:space="preserve">have </w:t>
      </w:r>
      <w:r w:rsidR="373EC5ED" w:rsidRPr="00B40A2C">
        <w:rPr>
          <w:rFonts w:ascii="Times New Roman" w:hAnsi="Times New Roman" w:cs="Times New Roman"/>
          <w:b/>
          <w:bCs/>
          <w:sz w:val="24"/>
          <w:szCs w:val="24"/>
          <w:u w:val="single"/>
          <w:lang w:val="en"/>
          <w:rPrChange w:id="288" w:author="Danielle Martin [2]" w:date="2023-09-11T23:19:00Z">
            <w:rPr>
              <w:rFonts w:ascii="Times New Roman" w:hAnsi="Times New Roman" w:cs="Times New Roman"/>
              <w:sz w:val="24"/>
              <w:szCs w:val="24"/>
              <w:lang w:val="en"/>
            </w:rPr>
          </w:rPrChange>
        </w:rPr>
        <w:t xml:space="preserve">been </w:t>
      </w:r>
      <w:r w:rsidR="29B176E1" w:rsidRPr="00B40A2C">
        <w:rPr>
          <w:rFonts w:ascii="Times New Roman" w:hAnsi="Times New Roman" w:cs="Times New Roman"/>
          <w:b/>
          <w:bCs/>
          <w:sz w:val="24"/>
          <w:szCs w:val="24"/>
          <w:u w:val="single"/>
          <w:lang w:val="en"/>
          <w:rPrChange w:id="289" w:author="Danielle Martin [2]" w:date="2023-09-11T23:19:00Z">
            <w:rPr>
              <w:rFonts w:ascii="Times New Roman" w:hAnsi="Times New Roman" w:cs="Times New Roman"/>
              <w:sz w:val="24"/>
              <w:szCs w:val="24"/>
              <w:lang w:val="en"/>
            </w:rPr>
          </w:rPrChange>
        </w:rPr>
        <w:t>budgeted in the</w:t>
      </w:r>
      <w:r w:rsidR="149DD9CA" w:rsidRPr="00B40A2C">
        <w:rPr>
          <w:rFonts w:ascii="Times New Roman" w:hAnsi="Times New Roman" w:cs="Times New Roman"/>
          <w:b/>
          <w:bCs/>
          <w:sz w:val="24"/>
          <w:szCs w:val="24"/>
          <w:u w:val="single"/>
          <w:lang w:val="en"/>
          <w:rPrChange w:id="290" w:author="Danielle Martin [2]" w:date="2023-09-11T23:19:00Z">
            <w:rPr>
              <w:rFonts w:ascii="Times New Roman" w:hAnsi="Times New Roman" w:cs="Times New Roman"/>
              <w:sz w:val="24"/>
              <w:szCs w:val="24"/>
              <w:lang w:val="en"/>
            </w:rPr>
          </w:rPrChange>
        </w:rPr>
        <w:t xml:space="preserve"> current year</w:t>
      </w:r>
      <w:r w:rsidR="78D211CD" w:rsidRPr="00B40A2C">
        <w:rPr>
          <w:rFonts w:ascii="Times New Roman" w:hAnsi="Times New Roman" w:cs="Times New Roman"/>
          <w:b/>
          <w:bCs/>
          <w:sz w:val="24"/>
          <w:szCs w:val="24"/>
          <w:u w:val="single"/>
          <w:lang w:val="en"/>
          <w:rPrChange w:id="291" w:author="Danielle Martin [2]" w:date="2023-09-11T23:19:00Z">
            <w:rPr>
              <w:rFonts w:ascii="Times New Roman" w:hAnsi="Times New Roman" w:cs="Times New Roman"/>
              <w:sz w:val="24"/>
              <w:szCs w:val="24"/>
              <w:lang w:val="en"/>
            </w:rPr>
          </w:rPrChange>
        </w:rPr>
        <w:t xml:space="preserve"> </w:t>
      </w:r>
      <w:r w:rsidR="1C691EC4" w:rsidRPr="00B40A2C">
        <w:rPr>
          <w:rFonts w:ascii="Times New Roman" w:hAnsi="Times New Roman" w:cs="Times New Roman"/>
          <w:b/>
          <w:bCs/>
          <w:sz w:val="24"/>
          <w:szCs w:val="24"/>
          <w:u w:val="single"/>
          <w:lang w:val="en"/>
          <w:rPrChange w:id="292" w:author="Danielle Martin [2]" w:date="2023-09-11T23:19:00Z">
            <w:rPr>
              <w:rFonts w:ascii="Times New Roman" w:hAnsi="Times New Roman" w:cs="Times New Roman"/>
              <w:sz w:val="24"/>
              <w:szCs w:val="24"/>
              <w:lang w:val="en"/>
            </w:rPr>
          </w:rPrChange>
        </w:rPr>
        <w:t xml:space="preserve">original </w:t>
      </w:r>
      <w:r w:rsidR="791708BC" w:rsidRPr="00B40A2C">
        <w:rPr>
          <w:rFonts w:ascii="Times New Roman" w:hAnsi="Times New Roman" w:cs="Times New Roman"/>
          <w:b/>
          <w:bCs/>
          <w:sz w:val="24"/>
          <w:szCs w:val="24"/>
          <w:u w:val="single"/>
          <w:lang w:val="en"/>
          <w:rPrChange w:id="293" w:author="Danielle Martin [2]" w:date="2023-09-11T23:19:00Z">
            <w:rPr>
              <w:rFonts w:ascii="Times New Roman" w:hAnsi="Times New Roman" w:cs="Times New Roman"/>
              <w:sz w:val="24"/>
              <w:szCs w:val="24"/>
              <w:lang w:val="en"/>
            </w:rPr>
          </w:rPrChange>
        </w:rPr>
        <w:t xml:space="preserve">budget or the </w:t>
      </w:r>
      <w:r w:rsidR="007B3C24" w:rsidRPr="00B40A2C">
        <w:rPr>
          <w:rFonts w:ascii="Times New Roman" w:hAnsi="Times New Roman" w:cs="Times New Roman"/>
          <w:b/>
          <w:bCs/>
          <w:sz w:val="24"/>
          <w:szCs w:val="24"/>
          <w:u w:val="single"/>
          <w:lang w:val="en"/>
          <w:rPrChange w:id="294" w:author="Danielle Martin [2]" w:date="2023-09-11T23:19:00Z">
            <w:rPr>
              <w:rFonts w:ascii="Times New Roman" w:hAnsi="Times New Roman" w:cs="Times New Roman"/>
              <w:sz w:val="24"/>
              <w:szCs w:val="24"/>
              <w:lang w:val="en"/>
            </w:rPr>
          </w:rPrChange>
        </w:rPr>
        <w:t>forecast</w:t>
      </w:r>
      <w:r w:rsidR="0A54DD68" w:rsidRPr="00B40A2C">
        <w:rPr>
          <w:rFonts w:ascii="Times New Roman" w:hAnsi="Times New Roman" w:cs="Times New Roman"/>
          <w:b/>
          <w:bCs/>
          <w:sz w:val="24"/>
          <w:szCs w:val="24"/>
          <w:u w:val="single"/>
          <w:lang w:val="en"/>
          <w:rPrChange w:id="295" w:author="Danielle Martin [2]" w:date="2023-09-11T23:19:00Z">
            <w:rPr>
              <w:rFonts w:ascii="Times New Roman" w:hAnsi="Times New Roman" w:cs="Times New Roman"/>
              <w:sz w:val="24"/>
              <w:szCs w:val="24"/>
              <w:lang w:val="en"/>
            </w:rPr>
          </w:rPrChange>
        </w:rPr>
        <w:t xml:space="preserve">. </w:t>
      </w:r>
    </w:p>
    <w:p w14:paraId="563B1B7B" w14:textId="5CCF9894" w:rsidR="0008294C" w:rsidRPr="00BB38E9" w:rsidRDefault="0008294C" w:rsidP="008B386D">
      <w:pPr>
        <w:pStyle w:val="Heading2"/>
        <w:numPr>
          <w:ilvl w:val="0"/>
          <w:numId w:val="11"/>
        </w:numPr>
        <w:jc w:val="both"/>
        <w:rPr>
          <w:rFonts w:ascii="Times New Roman" w:hAnsi="Times New Roman" w:cs="Times New Roman"/>
          <w:sz w:val="24"/>
          <w:szCs w:val="24"/>
        </w:rPr>
      </w:pPr>
      <w:bookmarkStart w:id="296" w:name="_Toc145439729"/>
      <w:r>
        <w:rPr>
          <w:rFonts w:eastAsiaTheme="minorEastAsia"/>
        </w:rPr>
        <w:t>Effective Date</w:t>
      </w:r>
      <w:bookmarkEnd w:id="296"/>
    </w:p>
    <w:p w14:paraId="7D705ACD" w14:textId="76D2EA5A" w:rsidR="0008294C" w:rsidRPr="0008294C" w:rsidRDefault="0008294C" w:rsidP="008B386D">
      <w:pPr>
        <w:spacing w:after="0"/>
        <w:jc w:val="both"/>
        <w:rPr>
          <w:rFonts w:ascii="Times New Roman" w:hAnsi="Times New Roman" w:cs="Times New Roman"/>
          <w:sz w:val="24"/>
          <w:szCs w:val="24"/>
          <w:highlight w:val="yellow"/>
        </w:rPr>
      </w:pPr>
      <w:r w:rsidRPr="199EE7C8">
        <w:rPr>
          <w:rFonts w:ascii="Times New Roman" w:hAnsi="Times New Roman" w:cs="Times New Roman"/>
          <w:sz w:val="24"/>
          <w:szCs w:val="24"/>
        </w:rPr>
        <w:t xml:space="preserve">This </w:t>
      </w:r>
      <w:r w:rsidR="00105FDF" w:rsidRPr="199EE7C8">
        <w:rPr>
          <w:rFonts w:ascii="Times New Roman" w:hAnsi="Times New Roman" w:cs="Times New Roman"/>
          <w:sz w:val="24"/>
          <w:szCs w:val="24"/>
        </w:rPr>
        <w:t>policy/</w:t>
      </w:r>
      <w:r w:rsidRPr="199EE7C8">
        <w:rPr>
          <w:rFonts w:ascii="Times New Roman" w:hAnsi="Times New Roman" w:cs="Times New Roman"/>
          <w:sz w:val="24"/>
          <w:szCs w:val="24"/>
        </w:rPr>
        <w:t xml:space="preserve">procedure is effective </w:t>
      </w:r>
      <w:r w:rsidR="000960DB" w:rsidRPr="199EE7C8">
        <w:rPr>
          <w:rFonts w:ascii="Times New Roman" w:hAnsi="Times New Roman" w:cs="Times New Roman"/>
          <w:sz w:val="24"/>
          <w:szCs w:val="24"/>
        </w:rPr>
        <w:t xml:space="preserve">on </w:t>
      </w:r>
      <w:del w:id="297" w:author="Danielle Martin [2]" w:date="2023-09-11T23:12:00Z">
        <w:r w:rsidR="00E973B2" w:rsidDel="00867E2E">
          <w:rPr>
            <w:rFonts w:ascii="Times New Roman" w:hAnsi="Times New Roman" w:cs="Times New Roman"/>
            <w:sz w:val="24"/>
            <w:szCs w:val="24"/>
          </w:rPr>
          <w:delText>J</w:delText>
        </w:r>
        <w:r w:rsidR="001440FC" w:rsidDel="00867E2E">
          <w:rPr>
            <w:rFonts w:ascii="Times New Roman" w:hAnsi="Times New Roman" w:cs="Times New Roman"/>
            <w:sz w:val="24"/>
            <w:szCs w:val="24"/>
          </w:rPr>
          <w:delText>anuary</w:delText>
        </w:r>
        <w:r w:rsidR="00E973B2" w:rsidDel="00867E2E">
          <w:rPr>
            <w:rFonts w:ascii="Times New Roman" w:hAnsi="Times New Roman" w:cs="Times New Roman"/>
            <w:sz w:val="24"/>
            <w:szCs w:val="24"/>
          </w:rPr>
          <w:delText xml:space="preserve"> </w:delText>
        </w:r>
      </w:del>
      <w:ins w:id="298" w:author="Danielle Martin [2]" w:date="2023-09-11T23:12:00Z">
        <w:r w:rsidR="00867E2E">
          <w:rPr>
            <w:rFonts w:ascii="Times New Roman" w:hAnsi="Times New Roman" w:cs="Times New Roman"/>
            <w:sz w:val="24"/>
            <w:szCs w:val="24"/>
          </w:rPr>
          <w:t>September</w:t>
        </w:r>
        <w:r w:rsidR="00867E2E">
          <w:rPr>
            <w:rFonts w:ascii="Times New Roman" w:hAnsi="Times New Roman" w:cs="Times New Roman"/>
            <w:sz w:val="24"/>
            <w:szCs w:val="24"/>
          </w:rPr>
          <w:t xml:space="preserve"> </w:t>
        </w:r>
      </w:ins>
      <w:r w:rsidR="001440FC">
        <w:rPr>
          <w:rFonts w:ascii="Times New Roman" w:hAnsi="Times New Roman" w:cs="Times New Roman"/>
          <w:sz w:val="24"/>
          <w:szCs w:val="24"/>
        </w:rPr>
        <w:t>01</w:t>
      </w:r>
      <w:r w:rsidR="1C2AAE2C" w:rsidRPr="199EE7C8">
        <w:rPr>
          <w:rFonts w:ascii="Times New Roman" w:hAnsi="Times New Roman" w:cs="Times New Roman"/>
          <w:sz w:val="24"/>
          <w:szCs w:val="24"/>
        </w:rPr>
        <w:t>, 202</w:t>
      </w:r>
      <w:r w:rsidR="001440FC">
        <w:rPr>
          <w:rFonts w:ascii="Times New Roman" w:hAnsi="Times New Roman" w:cs="Times New Roman"/>
          <w:sz w:val="24"/>
          <w:szCs w:val="24"/>
        </w:rPr>
        <w:t>3</w:t>
      </w:r>
    </w:p>
    <w:p w14:paraId="53BEB8E2" w14:textId="73793910" w:rsidR="00105FDF" w:rsidRPr="0008294C" w:rsidRDefault="00105FDF" w:rsidP="008B386D">
      <w:pPr>
        <w:pStyle w:val="Heading2"/>
        <w:numPr>
          <w:ilvl w:val="0"/>
          <w:numId w:val="11"/>
        </w:numPr>
        <w:jc w:val="both"/>
        <w:rPr>
          <w:rFonts w:eastAsiaTheme="minorEastAsia"/>
        </w:rPr>
      </w:pPr>
      <w:del w:id="299" w:author="Danielle Martin" w:date="2023-09-12T18:43:00Z">
        <w:r w:rsidRPr="136998E4" w:rsidDel="00CA5BF5">
          <w:rPr>
            <w:rFonts w:eastAsiaTheme="minorEastAsia"/>
          </w:rPr>
          <w:delText xml:space="preserve">Policy: </w:delText>
        </w:r>
      </w:del>
      <w:bookmarkStart w:id="300" w:name="_Toc145439730"/>
      <w:ins w:id="301" w:author="Danielle Martin" w:date="2023-09-12T18:43:00Z">
        <w:r w:rsidR="00CA5BF5">
          <w:rPr>
            <w:rFonts w:eastAsiaTheme="minorEastAsia"/>
          </w:rPr>
          <w:t>T</w:t>
        </w:r>
      </w:ins>
      <w:ins w:id="302" w:author="Danielle Martin" w:date="2023-09-12T18:36:00Z">
        <w:r w:rsidR="00236719">
          <w:rPr>
            <w:rFonts w:eastAsiaTheme="minorEastAsia"/>
          </w:rPr>
          <w:t xml:space="preserve">hresholds for </w:t>
        </w:r>
      </w:ins>
      <w:r w:rsidRPr="136998E4">
        <w:rPr>
          <w:rFonts w:eastAsiaTheme="minorEastAsia"/>
        </w:rPr>
        <w:t>Signatory Approvers</w:t>
      </w:r>
      <w:bookmarkEnd w:id="300"/>
    </w:p>
    <w:p w14:paraId="1A7FFE6D" w14:textId="36A7FF57" w:rsidR="008D272F" w:rsidRDefault="008D272F" w:rsidP="008B386D">
      <w:pPr>
        <w:spacing w:after="0"/>
        <w:jc w:val="both"/>
        <w:rPr>
          <w:rFonts w:ascii="Times New Roman" w:hAnsi="Times New Roman" w:cs="Times New Roman"/>
          <w:sz w:val="24"/>
          <w:szCs w:val="24"/>
        </w:rPr>
      </w:pPr>
      <w:r>
        <w:rPr>
          <w:rFonts w:ascii="Times New Roman" w:hAnsi="Times New Roman" w:cs="Times New Roman"/>
          <w:sz w:val="24"/>
          <w:szCs w:val="24"/>
        </w:rPr>
        <w:t>The following positions are authorized to sign payment requests</w:t>
      </w:r>
      <w:del w:id="303" w:author="Danielle Martin" w:date="2023-09-12T18:30:00Z">
        <w:r w:rsidDel="005C1804">
          <w:rPr>
            <w:rFonts w:ascii="Times New Roman" w:hAnsi="Times New Roman" w:cs="Times New Roman"/>
            <w:sz w:val="24"/>
            <w:szCs w:val="24"/>
          </w:rPr>
          <w:delText xml:space="preserve">, </w:delText>
        </w:r>
      </w:del>
      <w:ins w:id="304" w:author="Danielle Martin [2]" w:date="2023-09-11T23:12:00Z">
        <w:del w:id="305" w:author="Danielle Martin" w:date="2023-09-12T18:30:00Z">
          <w:r w:rsidR="00867E2E" w:rsidDel="005C1804">
            <w:rPr>
              <w:rFonts w:ascii="Times New Roman" w:hAnsi="Times New Roman" w:cs="Times New Roman"/>
              <w:sz w:val="24"/>
              <w:szCs w:val="24"/>
            </w:rPr>
            <w:delText>procurements</w:delText>
          </w:r>
        </w:del>
        <w:r w:rsidR="00867E2E">
          <w:rPr>
            <w:rFonts w:ascii="Times New Roman" w:hAnsi="Times New Roman" w:cs="Times New Roman"/>
            <w:sz w:val="24"/>
            <w:szCs w:val="24"/>
          </w:rPr>
          <w:t xml:space="preserve">, </w:t>
        </w:r>
      </w:ins>
      <w:ins w:id="306" w:author="Danielle Martin" w:date="2023-09-12T18:36:00Z">
        <w:r w:rsidR="00236719">
          <w:rPr>
            <w:rFonts w:ascii="Times New Roman" w:hAnsi="Times New Roman" w:cs="Times New Roman"/>
            <w:sz w:val="24"/>
            <w:szCs w:val="24"/>
          </w:rPr>
          <w:t xml:space="preserve">procurements, </w:t>
        </w:r>
      </w:ins>
      <w:ins w:id="307" w:author="Danielle Martin" w:date="2023-09-12T18:43:00Z">
        <w:r w:rsidR="00995543">
          <w:rPr>
            <w:rFonts w:ascii="Times New Roman" w:hAnsi="Times New Roman" w:cs="Times New Roman"/>
            <w:sz w:val="24"/>
            <w:szCs w:val="24"/>
          </w:rPr>
          <w:t xml:space="preserve">cover sheets, </w:t>
        </w:r>
      </w:ins>
      <w:r>
        <w:rPr>
          <w:rFonts w:ascii="Times New Roman" w:hAnsi="Times New Roman" w:cs="Times New Roman"/>
          <w:sz w:val="24"/>
          <w:szCs w:val="24"/>
        </w:rPr>
        <w:t>contracts, and grants up to the indicated thresholds.</w:t>
      </w:r>
    </w:p>
    <w:p w14:paraId="04161867" w14:textId="77777777" w:rsidR="008D272F" w:rsidRDefault="008D272F" w:rsidP="008B386D">
      <w:pPr>
        <w:spacing w:after="0"/>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0"/>
        <w:gridCol w:w="3770"/>
      </w:tblGrid>
      <w:tr w:rsidR="00943CCA" w14:paraId="33AF63F2" w14:textId="77777777" w:rsidTr="00C662E5">
        <w:tc>
          <w:tcPr>
            <w:tcW w:w="5580" w:type="dxa"/>
          </w:tcPr>
          <w:p w14:paraId="7308904F" w14:textId="70B79165" w:rsidR="00943CCA" w:rsidRPr="00C662E5" w:rsidRDefault="00DB7419" w:rsidP="008B386D">
            <w:pPr>
              <w:jc w:val="both"/>
              <w:rPr>
                <w:rFonts w:ascii="Times New Roman" w:hAnsi="Times New Roman" w:cs="Times New Roman"/>
                <w:sz w:val="24"/>
                <w:szCs w:val="24"/>
                <w:u w:val="single"/>
              </w:rPr>
            </w:pPr>
            <w:ins w:id="308" w:author="Danielle Martin [2]" w:date="2023-09-11T23:18:00Z">
              <w:r>
                <w:rPr>
                  <w:rFonts w:ascii="Times New Roman" w:hAnsi="Times New Roman" w:cs="Times New Roman"/>
                  <w:sz w:val="24"/>
                  <w:szCs w:val="24"/>
                  <w:u w:val="single"/>
                </w:rPr>
                <w:t xml:space="preserve">Home Office </w:t>
              </w:r>
            </w:ins>
            <w:r w:rsidR="00943CCA" w:rsidRPr="00C662E5">
              <w:rPr>
                <w:rFonts w:ascii="Times New Roman" w:hAnsi="Times New Roman" w:cs="Times New Roman"/>
                <w:sz w:val="24"/>
                <w:szCs w:val="24"/>
                <w:u w:val="single"/>
              </w:rPr>
              <w:t>Position</w:t>
            </w:r>
          </w:p>
        </w:tc>
        <w:tc>
          <w:tcPr>
            <w:tcW w:w="3770" w:type="dxa"/>
          </w:tcPr>
          <w:p w14:paraId="2A9510B9" w14:textId="1C07747A" w:rsidR="00943CCA" w:rsidRPr="00C662E5" w:rsidRDefault="00943CCA" w:rsidP="008B386D">
            <w:pPr>
              <w:jc w:val="both"/>
              <w:rPr>
                <w:rFonts w:ascii="Times New Roman" w:hAnsi="Times New Roman" w:cs="Times New Roman"/>
                <w:sz w:val="24"/>
                <w:szCs w:val="24"/>
                <w:u w:val="single"/>
              </w:rPr>
            </w:pPr>
            <w:r w:rsidRPr="00C662E5">
              <w:rPr>
                <w:rFonts w:ascii="Times New Roman" w:hAnsi="Times New Roman" w:cs="Times New Roman"/>
                <w:sz w:val="24"/>
                <w:szCs w:val="24"/>
                <w:u w:val="single"/>
              </w:rPr>
              <w:t>Threshold</w:t>
            </w:r>
          </w:p>
        </w:tc>
      </w:tr>
      <w:tr w:rsidR="00943CCA" w14:paraId="38734D45" w14:textId="77777777" w:rsidTr="00C662E5">
        <w:tc>
          <w:tcPr>
            <w:tcW w:w="5580" w:type="dxa"/>
          </w:tcPr>
          <w:p w14:paraId="6A9A137A" w14:textId="3BB2CC4F" w:rsidR="00943CCA" w:rsidRDefault="009020D9" w:rsidP="008B386D">
            <w:pPr>
              <w:jc w:val="both"/>
              <w:rPr>
                <w:rFonts w:ascii="Times New Roman" w:hAnsi="Times New Roman" w:cs="Times New Roman"/>
                <w:sz w:val="24"/>
                <w:szCs w:val="24"/>
              </w:rPr>
            </w:pPr>
            <w:ins w:id="309" w:author="Danielle Martin" w:date="2023-09-12T18:37:00Z">
              <w:r>
                <w:rPr>
                  <w:rFonts w:ascii="Times New Roman" w:hAnsi="Times New Roman" w:cs="Times New Roman"/>
                  <w:sz w:val="24"/>
                  <w:szCs w:val="24"/>
                </w:rPr>
                <w:t>Vice President</w:t>
              </w:r>
              <w:r w:rsidR="004A3DEE">
                <w:rPr>
                  <w:rFonts w:ascii="Times New Roman" w:hAnsi="Times New Roman" w:cs="Times New Roman"/>
                  <w:sz w:val="24"/>
                  <w:szCs w:val="24"/>
                </w:rPr>
                <w:t>s</w:t>
              </w:r>
              <w:r>
                <w:rPr>
                  <w:rFonts w:ascii="Times New Roman" w:hAnsi="Times New Roman" w:cs="Times New Roman"/>
                  <w:sz w:val="24"/>
                  <w:szCs w:val="24"/>
                </w:rPr>
                <w:t xml:space="preserve"> (</w:t>
              </w:r>
            </w:ins>
            <w:r w:rsidR="00943CCA">
              <w:rPr>
                <w:rFonts w:ascii="Times New Roman" w:hAnsi="Times New Roman" w:cs="Times New Roman"/>
                <w:sz w:val="24"/>
                <w:szCs w:val="24"/>
              </w:rPr>
              <w:t>VPs</w:t>
            </w:r>
            <w:ins w:id="310" w:author="Danielle Martin" w:date="2023-09-12T18:37:00Z">
              <w:r>
                <w:rPr>
                  <w:rFonts w:ascii="Times New Roman" w:hAnsi="Times New Roman" w:cs="Times New Roman"/>
                  <w:sz w:val="24"/>
                  <w:szCs w:val="24"/>
                </w:rPr>
                <w:t>)</w:t>
              </w:r>
            </w:ins>
            <w:ins w:id="311" w:author="Danielle Martin" w:date="2023-09-12T18:41:00Z">
              <w:r w:rsidR="002928E3">
                <w:rPr>
                  <w:rFonts w:ascii="Times New Roman" w:hAnsi="Times New Roman" w:cs="Times New Roman"/>
                  <w:sz w:val="24"/>
                  <w:szCs w:val="24"/>
                </w:rPr>
                <w:t>, Chief Operating Officer (COO)</w:t>
              </w:r>
            </w:ins>
            <w:ins w:id="312" w:author="Danielle Martin" w:date="2023-09-12T18:42:00Z">
              <w:r w:rsidR="007C28C8">
                <w:rPr>
                  <w:rFonts w:ascii="Times New Roman" w:hAnsi="Times New Roman" w:cs="Times New Roman"/>
                  <w:sz w:val="24"/>
                  <w:szCs w:val="24"/>
                </w:rPr>
                <w:t>, Chief Financial Officer</w:t>
              </w:r>
            </w:ins>
            <w:ins w:id="313" w:author="Danielle Martin" w:date="2023-09-12T18:43:00Z">
              <w:r w:rsidR="007C28C8">
                <w:rPr>
                  <w:rFonts w:ascii="Times New Roman" w:hAnsi="Times New Roman" w:cs="Times New Roman"/>
                  <w:sz w:val="24"/>
                  <w:szCs w:val="24"/>
                </w:rPr>
                <w:t xml:space="preserve"> (CFO)</w:t>
              </w:r>
            </w:ins>
            <w:ins w:id="314" w:author="Danielle Martin" w:date="2023-09-12T18:41:00Z">
              <w:r w:rsidR="002928E3">
                <w:rPr>
                  <w:rFonts w:ascii="Times New Roman" w:hAnsi="Times New Roman" w:cs="Times New Roman"/>
                  <w:sz w:val="24"/>
                  <w:szCs w:val="24"/>
                </w:rPr>
                <w:t>,</w:t>
              </w:r>
            </w:ins>
            <w:r w:rsidR="00943CCA">
              <w:rPr>
                <w:rFonts w:ascii="Times New Roman" w:hAnsi="Times New Roman" w:cs="Times New Roman"/>
                <w:sz w:val="24"/>
                <w:szCs w:val="24"/>
              </w:rPr>
              <w:t xml:space="preserve"> and POA </w:t>
            </w:r>
            <w:ins w:id="315" w:author="Danielle Martin" w:date="2023-09-12T18:42:00Z">
              <w:r w:rsidR="00192181">
                <w:rPr>
                  <w:rFonts w:ascii="Times New Roman" w:hAnsi="Times New Roman" w:cs="Times New Roman"/>
                  <w:sz w:val="24"/>
                  <w:szCs w:val="24"/>
                </w:rPr>
                <w:t xml:space="preserve">Mexico and </w:t>
              </w:r>
            </w:ins>
            <w:r w:rsidR="00943CCA">
              <w:rPr>
                <w:rFonts w:ascii="Times New Roman" w:hAnsi="Times New Roman" w:cs="Times New Roman"/>
                <w:sz w:val="24"/>
                <w:szCs w:val="24"/>
              </w:rPr>
              <w:t>Colombia Country Director</w:t>
            </w:r>
            <w:ins w:id="316" w:author="Danielle Martin" w:date="2023-09-12T18:42:00Z">
              <w:r w:rsidR="00192181">
                <w:rPr>
                  <w:rFonts w:ascii="Times New Roman" w:hAnsi="Times New Roman" w:cs="Times New Roman"/>
                  <w:sz w:val="24"/>
                  <w:szCs w:val="24"/>
                </w:rPr>
                <w:t>s</w:t>
              </w:r>
            </w:ins>
          </w:p>
        </w:tc>
        <w:tc>
          <w:tcPr>
            <w:tcW w:w="3770" w:type="dxa"/>
          </w:tcPr>
          <w:p w14:paraId="33EA23FC" w14:textId="366066B8" w:rsidR="00943CCA" w:rsidRDefault="00943CCA" w:rsidP="008B386D">
            <w:pPr>
              <w:jc w:val="both"/>
              <w:rPr>
                <w:rFonts w:ascii="Times New Roman" w:hAnsi="Times New Roman" w:cs="Times New Roman"/>
                <w:sz w:val="24"/>
                <w:szCs w:val="24"/>
              </w:rPr>
            </w:pPr>
            <w:r>
              <w:rPr>
                <w:rFonts w:ascii="Times New Roman" w:hAnsi="Times New Roman" w:cs="Times New Roman"/>
                <w:sz w:val="24"/>
                <w:szCs w:val="24"/>
              </w:rPr>
              <w:t>$5</w:t>
            </w:r>
            <w:r w:rsidR="00E973B2">
              <w:rPr>
                <w:rFonts w:ascii="Times New Roman" w:hAnsi="Times New Roman" w:cs="Times New Roman"/>
                <w:sz w:val="24"/>
                <w:szCs w:val="24"/>
              </w:rPr>
              <w:t>0</w:t>
            </w:r>
            <w:r>
              <w:rPr>
                <w:rFonts w:ascii="Times New Roman" w:hAnsi="Times New Roman" w:cs="Times New Roman"/>
                <w:sz w:val="24"/>
                <w:szCs w:val="24"/>
              </w:rPr>
              <w:t>0,000</w:t>
            </w:r>
          </w:p>
        </w:tc>
      </w:tr>
      <w:tr w:rsidR="00943CCA" w14:paraId="02A27646" w14:textId="77777777" w:rsidTr="00C662E5">
        <w:tc>
          <w:tcPr>
            <w:tcW w:w="5580" w:type="dxa"/>
          </w:tcPr>
          <w:p w14:paraId="3A6817EC" w14:textId="5F3C0BDA" w:rsidR="00943CCA" w:rsidRDefault="00943CCA" w:rsidP="008B386D">
            <w:pPr>
              <w:jc w:val="both"/>
              <w:rPr>
                <w:rFonts w:ascii="Times New Roman" w:hAnsi="Times New Roman" w:cs="Times New Roman"/>
                <w:sz w:val="24"/>
                <w:szCs w:val="24"/>
              </w:rPr>
            </w:pPr>
            <w:r>
              <w:rPr>
                <w:rFonts w:ascii="Times New Roman" w:hAnsi="Times New Roman" w:cs="Times New Roman"/>
                <w:sz w:val="24"/>
                <w:szCs w:val="24"/>
              </w:rPr>
              <w:t>Senior Directors I and II</w:t>
            </w:r>
          </w:p>
        </w:tc>
        <w:tc>
          <w:tcPr>
            <w:tcW w:w="3770" w:type="dxa"/>
          </w:tcPr>
          <w:p w14:paraId="466A99FE" w14:textId="379CF7F8" w:rsidR="00943CCA" w:rsidRDefault="00406554" w:rsidP="008B386D">
            <w:pPr>
              <w:jc w:val="both"/>
              <w:rPr>
                <w:rFonts w:ascii="Times New Roman" w:hAnsi="Times New Roman" w:cs="Times New Roman"/>
                <w:sz w:val="24"/>
                <w:szCs w:val="24"/>
              </w:rPr>
            </w:pPr>
            <w:r>
              <w:rPr>
                <w:rFonts w:ascii="Times New Roman" w:hAnsi="Times New Roman" w:cs="Times New Roman"/>
                <w:sz w:val="24"/>
                <w:szCs w:val="24"/>
              </w:rPr>
              <w:t>$</w:t>
            </w:r>
            <w:del w:id="317" w:author="Danielle Martin [2]" w:date="2023-09-11T23:18:00Z">
              <w:r w:rsidDel="006C1287">
                <w:rPr>
                  <w:rFonts w:ascii="Times New Roman" w:hAnsi="Times New Roman" w:cs="Times New Roman"/>
                  <w:sz w:val="24"/>
                  <w:szCs w:val="24"/>
                </w:rPr>
                <w:delText xml:space="preserve"> </w:delText>
              </w:r>
            </w:del>
            <w:r w:rsidR="001440FC">
              <w:rPr>
                <w:rFonts w:ascii="Times New Roman" w:hAnsi="Times New Roman" w:cs="Times New Roman"/>
                <w:sz w:val="24"/>
                <w:szCs w:val="24"/>
              </w:rPr>
              <w:t>250</w:t>
            </w:r>
            <w:r>
              <w:rPr>
                <w:rFonts w:ascii="Times New Roman" w:hAnsi="Times New Roman" w:cs="Times New Roman"/>
                <w:sz w:val="24"/>
                <w:szCs w:val="24"/>
              </w:rPr>
              <w:t>,000</w:t>
            </w:r>
          </w:p>
        </w:tc>
      </w:tr>
      <w:tr w:rsidR="00943CCA" w14:paraId="72627E3E" w14:textId="77777777" w:rsidTr="00C662E5">
        <w:tc>
          <w:tcPr>
            <w:tcW w:w="5580" w:type="dxa"/>
          </w:tcPr>
          <w:p w14:paraId="2DA01C78" w14:textId="270A0E55" w:rsidR="00943CCA" w:rsidRDefault="00943CCA" w:rsidP="008B386D">
            <w:pPr>
              <w:jc w:val="both"/>
              <w:rPr>
                <w:rFonts w:ascii="Times New Roman" w:hAnsi="Times New Roman" w:cs="Times New Roman"/>
                <w:sz w:val="24"/>
                <w:szCs w:val="24"/>
              </w:rPr>
            </w:pPr>
            <w:r>
              <w:rPr>
                <w:rFonts w:ascii="Times New Roman" w:hAnsi="Times New Roman" w:cs="Times New Roman"/>
                <w:sz w:val="24"/>
                <w:szCs w:val="24"/>
              </w:rPr>
              <w:t>Directors I and II</w:t>
            </w:r>
          </w:p>
        </w:tc>
        <w:tc>
          <w:tcPr>
            <w:tcW w:w="3770" w:type="dxa"/>
          </w:tcPr>
          <w:p w14:paraId="7270F48B" w14:textId="258CB6EA" w:rsidR="00943CCA" w:rsidRDefault="00406554" w:rsidP="008B386D">
            <w:pPr>
              <w:jc w:val="both"/>
              <w:rPr>
                <w:rFonts w:ascii="Times New Roman" w:hAnsi="Times New Roman" w:cs="Times New Roman"/>
                <w:sz w:val="24"/>
                <w:szCs w:val="24"/>
              </w:rPr>
            </w:pPr>
            <w:r>
              <w:rPr>
                <w:rFonts w:ascii="Times New Roman" w:hAnsi="Times New Roman" w:cs="Times New Roman"/>
                <w:sz w:val="24"/>
                <w:szCs w:val="24"/>
              </w:rPr>
              <w:t>$</w:t>
            </w:r>
            <w:del w:id="318" w:author="Danielle Martin [2]" w:date="2023-09-11T23:18:00Z">
              <w:r w:rsidDel="006C1287">
                <w:rPr>
                  <w:rFonts w:ascii="Times New Roman" w:hAnsi="Times New Roman" w:cs="Times New Roman"/>
                  <w:sz w:val="24"/>
                  <w:szCs w:val="24"/>
                </w:rPr>
                <w:delText xml:space="preserve"> </w:delText>
              </w:r>
            </w:del>
            <w:r>
              <w:rPr>
                <w:rFonts w:ascii="Times New Roman" w:hAnsi="Times New Roman" w:cs="Times New Roman"/>
                <w:sz w:val="24"/>
                <w:szCs w:val="24"/>
              </w:rPr>
              <w:t>80,000</w:t>
            </w:r>
          </w:p>
        </w:tc>
      </w:tr>
      <w:tr w:rsidR="00943CCA" w14:paraId="4246E7DD" w14:textId="77777777" w:rsidTr="00C662E5">
        <w:tc>
          <w:tcPr>
            <w:tcW w:w="5580" w:type="dxa"/>
          </w:tcPr>
          <w:p w14:paraId="4791F334" w14:textId="7EEE1135" w:rsidR="00943CCA" w:rsidRDefault="00943CCA" w:rsidP="008B386D">
            <w:pPr>
              <w:jc w:val="both"/>
              <w:rPr>
                <w:rFonts w:ascii="Times New Roman" w:hAnsi="Times New Roman" w:cs="Times New Roman"/>
                <w:sz w:val="24"/>
                <w:szCs w:val="24"/>
              </w:rPr>
            </w:pPr>
            <w:r>
              <w:rPr>
                <w:rFonts w:ascii="Times New Roman" w:hAnsi="Times New Roman" w:cs="Times New Roman"/>
                <w:sz w:val="24"/>
                <w:szCs w:val="24"/>
              </w:rPr>
              <w:t>Associate Directors</w:t>
            </w:r>
          </w:p>
        </w:tc>
        <w:tc>
          <w:tcPr>
            <w:tcW w:w="3770" w:type="dxa"/>
          </w:tcPr>
          <w:p w14:paraId="452BF445" w14:textId="5B202908" w:rsidR="00943CCA" w:rsidRDefault="00406554" w:rsidP="008B386D">
            <w:pPr>
              <w:jc w:val="both"/>
              <w:rPr>
                <w:rFonts w:ascii="Times New Roman" w:hAnsi="Times New Roman" w:cs="Times New Roman"/>
                <w:sz w:val="24"/>
                <w:szCs w:val="24"/>
              </w:rPr>
            </w:pPr>
            <w:r>
              <w:rPr>
                <w:rFonts w:ascii="Times New Roman" w:hAnsi="Times New Roman" w:cs="Times New Roman"/>
                <w:sz w:val="24"/>
                <w:szCs w:val="24"/>
              </w:rPr>
              <w:t>$</w:t>
            </w:r>
            <w:del w:id="319" w:author="Danielle Martin [2]" w:date="2023-09-11T23:18:00Z">
              <w:r w:rsidDel="006C1287">
                <w:rPr>
                  <w:rFonts w:ascii="Times New Roman" w:hAnsi="Times New Roman" w:cs="Times New Roman"/>
                  <w:sz w:val="24"/>
                  <w:szCs w:val="24"/>
                </w:rPr>
                <w:delText xml:space="preserve"> </w:delText>
              </w:r>
            </w:del>
            <w:r>
              <w:rPr>
                <w:rFonts w:ascii="Times New Roman" w:hAnsi="Times New Roman" w:cs="Times New Roman"/>
                <w:sz w:val="24"/>
                <w:szCs w:val="24"/>
              </w:rPr>
              <w:t>25,000</w:t>
            </w:r>
          </w:p>
        </w:tc>
      </w:tr>
    </w:tbl>
    <w:p w14:paraId="0DBB1DEB" w14:textId="77777777" w:rsidR="008D272F" w:rsidRDefault="008D272F" w:rsidP="008B386D">
      <w:pPr>
        <w:spacing w:after="0"/>
        <w:jc w:val="both"/>
        <w:rPr>
          <w:ins w:id="320" w:author="Danielle Martin [2]" w:date="2023-09-11T23:18:00Z"/>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0"/>
        <w:gridCol w:w="3770"/>
      </w:tblGrid>
      <w:tr w:rsidR="00DB7419" w:rsidRPr="00C662E5" w14:paraId="74B1F6B1" w14:textId="77777777" w:rsidTr="000E46E0">
        <w:trPr>
          <w:ins w:id="321" w:author="Danielle Martin [2]" w:date="2023-09-11T23:18:00Z"/>
        </w:trPr>
        <w:tc>
          <w:tcPr>
            <w:tcW w:w="5580" w:type="dxa"/>
          </w:tcPr>
          <w:p w14:paraId="0724F36D" w14:textId="6F085ADF" w:rsidR="00DB7419" w:rsidRPr="00C662E5" w:rsidRDefault="00DB7419" w:rsidP="008B386D">
            <w:pPr>
              <w:jc w:val="both"/>
              <w:rPr>
                <w:ins w:id="322" w:author="Danielle Martin [2]" w:date="2023-09-11T23:18:00Z"/>
                <w:rFonts w:ascii="Times New Roman" w:hAnsi="Times New Roman" w:cs="Times New Roman"/>
                <w:sz w:val="24"/>
                <w:szCs w:val="24"/>
                <w:u w:val="single"/>
              </w:rPr>
            </w:pPr>
            <w:ins w:id="323" w:author="Danielle Martin [2]" w:date="2023-09-11T23:18:00Z">
              <w:r>
                <w:rPr>
                  <w:rFonts w:ascii="Times New Roman" w:hAnsi="Times New Roman" w:cs="Times New Roman"/>
                  <w:sz w:val="24"/>
                  <w:szCs w:val="24"/>
                  <w:u w:val="single"/>
                </w:rPr>
                <w:t>Field</w:t>
              </w:r>
              <w:r>
                <w:rPr>
                  <w:rFonts w:ascii="Times New Roman" w:hAnsi="Times New Roman" w:cs="Times New Roman"/>
                  <w:sz w:val="24"/>
                  <w:szCs w:val="24"/>
                  <w:u w:val="single"/>
                </w:rPr>
                <w:t xml:space="preserve"> Office </w:t>
              </w:r>
              <w:r w:rsidRPr="00C662E5">
                <w:rPr>
                  <w:rFonts w:ascii="Times New Roman" w:hAnsi="Times New Roman" w:cs="Times New Roman"/>
                  <w:sz w:val="24"/>
                  <w:szCs w:val="24"/>
                  <w:u w:val="single"/>
                </w:rPr>
                <w:t>Position</w:t>
              </w:r>
            </w:ins>
            <w:ins w:id="324" w:author="Danielle Martin" w:date="2023-09-12T19:52:00Z">
              <w:r w:rsidR="0050476D">
                <w:rPr>
                  <w:rFonts w:ascii="Times New Roman" w:hAnsi="Times New Roman" w:cs="Times New Roman"/>
                  <w:sz w:val="24"/>
                  <w:szCs w:val="24"/>
                  <w:u w:val="single"/>
                </w:rPr>
                <w:t>*</w:t>
              </w:r>
            </w:ins>
          </w:p>
        </w:tc>
        <w:tc>
          <w:tcPr>
            <w:tcW w:w="3770" w:type="dxa"/>
          </w:tcPr>
          <w:p w14:paraId="2F9B5253" w14:textId="77777777" w:rsidR="00DB7419" w:rsidRPr="00C662E5" w:rsidRDefault="00DB7419" w:rsidP="008B386D">
            <w:pPr>
              <w:jc w:val="both"/>
              <w:rPr>
                <w:ins w:id="325" w:author="Danielle Martin [2]" w:date="2023-09-11T23:18:00Z"/>
                <w:rFonts w:ascii="Times New Roman" w:hAnsi="Times New Roman" w:cs="Times New Roman"/>
                <w:sz w:val="24"/>
                <w:szCs w:val="24"/>
                <w:u w:val="single"/>
              </w:rPr>
            </w:pPr>
            <w:ins w:id="326" w:author="Danielle Martin [2]" w:date="2023-09-11T23:18:00Z">
              <w:r w:rsidRPr="00C662E5">
                <w:rPr>
                  <w:rFonts w:ascii="Times New Roman" w:hAnsi="Times New Roman" w:cs="Times New Roman"/>
                  <w:sz w:val="24"/>
                  <w:szCs w:val="24"/>
                  <w:u w:val="single"/>
                </w:rPr>
                <w:t>Threshold</w:t>
              </w:r>
            </w:ins>
          </w:p>
        </w:tc>
      </w:tr>
      <w:tr w:rsidR="00DB7419" w14:paraId="16147027" w14:textId="77777777" w:rsidTr="000E46E0">
        <w:trPr>
          <w:ins w:id="327" w:author="Danielle Martin [2]" w:date="2023-09-11T23:18:00Z"/>
        </w:trPr>
        <w:tc>
          <w:tcPr>
            <w:tcW w:w="5580" w:type="dxa"/>
          </w:tcPr>
          <w:p w14:paraId="6A51DB82" w14:textId="3620A0F9" w:rsidR="00DB7419" w:rsidRDefault="006C1287" w:rsidP="008B386D">
            <w:pPr>
              <w:jc w:val="both"/>
              <w:rPr>
                <w:ins w:id="328" w:author="Danielle Martin [2]" w:date="2023-09-11T23:18:00Z"/>
                <w:rFonts w:ascii="Times New Roman" w:hAnsi="Times New Roman" w:cs="Times New Roman"/>
                <w:sz w:val="24"/>
                <w:szCs w:val="24"/>
              </w:rPr>
            </w:pPr>
            <w:ins w:id="329" w:author="Danielle Martin [2]" w:date="2023-09-11T23:18:00Z">
              <w:r>
                <w:rPr>
                  <w:rFonts w:ascii="Times New Roman" w:hAnsi="Times New Roman" w:cs="Times New Roman"/>
                  <w:sz w:val="24"/>
                  <w:szCs w:val="24"/>
                </w:rPr>
                <w:t>Project Director/Chief of Party</w:t>
              </w:r>
            </w:ins>
            <w:ins w:id="330" w:author="Danielle Martin" w:date="2023-09-12T18:37:00Z">
              <w:r w:rsidR="004A3DEE">
                <w:rPr>
                  <w:rFonts w:ascii="Times New Roman" w:hAnsi="Times New Roman" w:cs="Times New Roman"/>
                  <w:sz w:val="24"/>
                  <w:szCs w:val="24"/>
                </w:rPr>
                <w:t xml:space="preserve"> (PD/COP)</w:t>
              </w:r>
            </w:ins>
          </w:p>
        </w:tc>
        <w:tc>
          <w:tcPr>
            <w:tcW w:w="3770" w:type="dxa"/>
          </w:tcPr>
          <w:p w14:paraId="615F0A21" w14:textId="6A4F32D9" w:rsidR="00DB7419" w:rsidRDefault="00DB7419" w:rsidP="008B386D">
            <w:pPr>
              <w:jc w:val="both"/>
              <w:rPr>
                <w:ins w:id="331" w:author="Danielle Martin [2]" w:date="2023-09-11T23:18:00Z"/>
                <w:rFonts w:ascii="Times New Roman" w:hAnsi="Times New Roman" w:cs="Times New Roman"/>
                <w:sz w:val="24"/>
                <w:szCs w:val="24"/>
              </w:rPr>
            </w:pPr>
            <w:ins w:id="332" w:author="Danielle Martin [2]" w:date="2023-09-11T23:18:00Z">
              <w:r>
                <w:rPr>
                  <w:rFonts w:ascii="Times New Roman" w:hAnsi="Times New Roman" w:cs="Times New Roman"/>
                  <w:sz w:val="24"/>
                  <w:szCs w:val="24"/>
                </w:rPr>
                <w:t>$</w:t>
              </w:r>
              <w:r w:rsidR="006C1287">
                <w:rPr>
                  <w:rFonts w:ascii="Times New Roman" w:hAnsi="Times New Roman" w:cs="Times New Roman"/>
                  <w:sz w:val="24"/>
                  <w:szCs w:val="24"/>
                </w:rPr>
                <w:t>1</w:t>
              </w:r>
              <w:r>
                <w:rPr>
                  <w:rFonts w:ascii="Times New Roman" w:hAnsi="Times New Roman" w:cs="Times New Roman"/>
                  <w:sz w:val="24"/>
                  <w:szCs w:val="24"/>
                </w:rPr>
                <w:t>0,000</w:t>
              </w:r>
            </w:ins>
          </w:p>
        </w:tc>
      </w:tr>
      <w:tr w:rsidR="00DB7419" w14:paraId="165AB708" w14:textId="77777777" w:rsidTr="000E46E0">
        <w:trPr>
          <w:ins w:id="333" w:author="Danielle Martin [2]" w:date="2023-09-11T23:18:00Z"/>
        </w:trPr>
        <w:tc>
          <w:tcPr>
            <w:tcW w:w="5580" w:type="dxa"/>
          </w:tcPr>
          <w:p w14:paraId="291F4BAE" w14:textId="38D82FA8" w:rsidR="00DB7419" w:rsidRDefault="006C1287" w:rsidP="008B386D">
            <w:pPr>
              <w:jc w:val="both"/>
              <w:rPr>
                <w:ins w:id="334" w:author="Danielle Martin [2]" w:date="2023-09-11T23:18:00Z"/>
                <w:rFonts w:ascii="Times New Roman" w:hAnsi="Times New Roman" w:cs="Times New Roman"/>
                <w:sz w:val="24"/>
                <w:szCs w:val="24"/>
              </w:rPr>
            </w:pPr>
            <w:ins w:id="335" w:author="Danielle Martin [2]" w:date="2023-09-11T23:18:00Z">
              <w:r>
                <w:rPr>
                  <w:rFonts w:ascii="Times New Roman" w:hAnsi="Times New Roman" w:cs="Times New Roman"/>
                  <w:sz w:val="24"/>
                  <w:szCs w:val="24"/>
                </w:rPr>
                <w:t>Deputy Project Director/Deputy Chief of Party</w:t>
              </w:r>
            </w:ins>
            <w:ins w:id="336" w:author="Danielle Martin" w:date="2023-09-12T18:38:00Z">
              <w:r w:rsidR="004A3DEE">
                <w:rPr>
                  <w:rFonts w:ascii="Times New Roman" w:hAnsi="Times New Roman" w:cs="Times New Roman"/>
                  <w:sz w:val="24"/>
                  <w:szCs w:val="24"/>
                </w:rPr>
                <w:t xml:space="preserve"> (DPD/DCOP)</w:t>
              </w:r>
            </w:ins>
          </w:p>
        </w:tc>
        <w:tc>
          <w:tcPr>
            <w:tcW w:w="3770" w:type="dxa"/>
          </w:tcPr>
          <w:p w14:paraId="30A71EF0" w14:textId="521361FF" w:rsidR="00DB7419" w:rsidRDefault="00DB7419" w:rsidP="008B386D">
            <w:pPr>
              <w:jc w:val="both"/>
              <w:rPr>
                <w:ins w:id="337" w:author="Danielle Martin [2]" w:date="2023-09-11T23:18:00Z"/>
                <w:rFonts w:ascii="Times New Roman" w:hAnsi="Times New Roman" w:cs="Times New Roman"/>
                <w:sz w:val="24"/>
                <w:szCs w:val="24"/>
              </w:rPr>
            </w:pPr>
            <w:ins w:id="338" w:author="Danielle Martin [2]" w:date="2023-09-11T23:18:00Z">
              <w:r>
                <w:rPr>
                  <w:rFonts w:ascii="Times New Roman" w:hAnsi="Times New Roman" w:cs="Times New Roman"/>
                  <w:sz w:val="24"/>
                  <w:szCs w:val="24"/>
                </w:rPr>
                <w:t>$5,000</w:t>
              </w:r>
            </w:ins>
          </w:p>
        </w:tc>
      </w:tr>
    </w:tbl>
    <w:p w14:paraId="2F911297" w14:textId="76F08059" w:rsidR="00DB7419" w:rsidRDefault="00DB7419" w:rsidP="008B386D">
      <w:pPr>
        <w:spacing w:after="0"/>
        <w:jc w:val="both"/>
        <w:rPr>
          <w:ins w:id="339" w:author="Danielle Martin" w:date="2023-09-12T19:14:00Z"/>
          <w:rFonts w:ascii="Times New Roman" w:hAnsi="Times New Roman" w:cs="Times New Roman"/>
          <w:sz w:val="24"/>
          <w:szCs w:val="24"/>
        </w:rPr>
      </w:pPr>
    </w:p>
    <w:p w14:paraId="0378D45E" w14:textId="4B5A83DD" w:rsidR="000D46DB" w:rsidRDefault="000D46DB" w:rsidP="008B386D">
      <w:pPr>
        <w:spacing w:after="0"/>
        <w:jc w:val="both"/>
        <w:rPr>
          <w:ins w:id="340" w:author="Danielle Martin" w:date="2023-09-12T19:52:00Z"/>
          <w:rFonts w:ascii="Times New Roman" w:hAnsi="Times New Roman" w:cs="Times New Roman"/>
          <w:sz w:val="24"/>
          <w:szCs w:val="24"/>
        </w:rPr>
      </w:pPr>
      <w:ins w:id="341" w:author="Danielle Martin" w:date="2023-09-12T19:14:00Z">
        <w:r>
          <w:rPr>
            <w:rFonts w:ascii="Times New Roman" w:hAnsi="Times New Roman" w:cs="Times New Roman"/>
            <w:sz w:val="24"/>
            <w:szCs w:val="24"/>
          </w:rPr>
          <w:t>Approval request</w:t>
        </w:r>
      </w:ins>
      <w:ins w:id="342" w:author="Danielle Martin" w:date="2023-09-12T19:15:00Z">
        <w:r w:rsidR="00181121">
          <w:rPr>
            <w:rFonts w:ascii="Times New Roman" w:hAnsi="Times New Roman" w:cs="Times New Roman"/>
            <w:sz w:val="24"/>
            <w:szCs w:val="24"/>
          </w:rPr>
          <w:t>s</w:t>
        </w:r>
      </w:ins>
      <w:ins w:id="343" w:author="Danielle Martin" w:date="2023-09-12T19:14:00Z">
        <w:r>
          <w:rPr>
            <w:rFonts w:ascii="Times New Roman" w:hAnsi="Times New Roman" w:cs="Times New Roman"/>
            <w:sz w:val="24"/>
            <w:szCs w:val="24"/>
          </w:rPr>
          <w:t xml:space="preserve"> should always be routed to</w:t>
        </w:r>
      </w:ins>
      <w:ins w:id="344" w:author="Danielle Martin" w:date="2023-09-12T19:15:00Z">
        <w:r>
          <w:rPr>
            <w:rFonts w:ascii="Times New Roman" w:hAnsi="Times New Roman" w:cs="Times New Roman"/>
            <w:sz w:val="24"/>
            <w:szCs w:val="24"/>
          </w:rPr>
          <w:t xml:space="preserve"> the lowest level of signatory</w:t>
        </w:r>
        <w:r w:rsidR="00181121">
          <w:rPr>
            <w:rFonts w:ascii="Times New Roman" w:hAnsi="Times New Roman" w:cs="Times New Roman"/>
            <w:sz w:val="24"/>
            <w:szCs w:val="24"/>
          </w:rPr>
          <w:t xml:space="preserve"> authority appropriate for the amount.</w:t>
        </w:r>
      </w:ins>
      <w:ins w:id="345" w:author="Danielle Martin" w:date="2023-09-12T19:34:00Z">
        <w:r w:rsidR="00EB149F">
          <w:rPr>
            <w:rFonts w:ascii="Times New Roman" w:hAnsi="Times New Roman" w:cs="Times New Roman"/>
            <w:sz w:val="24"/>
            <w:szCs w:val="24"/>
          </w:rPr>
          <w:t xml:space="preserve"> </w:t>
        </w:r>
        <w:r w:rsidR="00EB149F">
          <w:rPr>
            <w:rFonts w:ascii="Times New Roman" w:hAnsi="Times New Roman" w:cs="Times New Roman"/>
            <w:sz w:val="24"/>
            <w:szCs w:val="24"/>
          </w:rPr>
          <w:fldChar w:fldCharType="begin"/>
        </w:r>
        <w:r w:rsidR="00EB149F">
          <w:rPr>
            <w:rFonts w:ascii="Times New Roman" w:hAnsi="Times New Roman" w:cs="Times New Roman"/>
            <w:sz w:val="24"/>
            <w:szCs w:val="24"/>
          </w:rPr>
          <w:instrText xml:space="preserve"> HYPERLINK  \l "_Annex_A:_Approval" </w:instrText>
        </w:r>
        <w:r w:rsidR="00EB149F">
          <w:rPr>
            <w:rFonts w:ascii="Times New Roman" w:hAnsi="Times New Roman" w:cs="Times New Roman"/>
            <w:sz w:val="24"/>
            <w:szCs w:val="24"/>
          </w:rPr>
        </w:r>
        <w:r w:rsidR="00EB149F">
          <w:rPr>
            <w:rFonts w:ascii="Times New Roman" w:hAnsi="Times New Roman" w:cs="Times New Roman"/>
            <w:sz w:val="24"/>
            <w:szCs w:val="24"/>
          </w:rPr>
          <w:fldChar w:fldCharType="separate"/>
        </w:r>
        <w:r w:rsidR="00EB149F" w:rsidRPr="00EB149F">
          <w:rPr>
            <w:rStyle w:val="Hyperlink"/>
            <w:rFonts w:ascii="Times New Roman" w:hAnsi="Times New Roman" w:cs="Times New Roman"/>
            <w:sz w:val="24"/>
            <w:szCs w:val="24"/>
          </w:rPr>
          <w:t>Reference Annex A: Approval Matrix Cheat Sheet</w:t>
        </w:r>
        <w:r w:rsidR="00EB149F">
          <w:rPr>
            <w:rFonts w:ascii="Times New Roman" w:hAnsi="Times New Roman" w:cs="Times New Roman"/>
            <w:sz w:val="24"/>
            <w:szCs w:val="24"/>
          </w:rPr>
          <w:fldChar w:fldCharType="end"/>
        </w:r>
        <w:r w:rsidR="00EB149F">
          <w:rPr>
            <w:rFonts w:ascii="Times New Roman" w:hAnsi="Times New Roman" w:cs="Times New Roman"/>
            <w:sz w:val="24"/>
            <w:szCs w:val="24"/>
          </w:rPr>
          <w:t>.</w:t>
        </w:r>
      </w:ins>
    </w:p>
    <w:p w14:paraId="6A8190EC" w14:textId="3CB05794" w:rsidR="0050476D" w:rsidRDefault="0050476D" w:rsidP="008B386D">
      <w:pPr>
        <w:spacing w:after="0"/>
        <w:jc w:val="both"/>
        <w:rPr>
          <w:ins w:id="346" w:author="Danielle Martin" w:date="2023-09-12T19:52:00Z"/>
          <w:rFonts w:ascii="Times New Roman" w:hAnsi="Times New Roman" w:cs="Times New Roman"/>
          <w:sz w:val="24"/>
          <w:szCs w:val="24"/>
        </w:rPr>
      </w:pPr>
    </w:p>
    <w:p w14:paraId="541C8DC6" w14:textId="6A00E407" w:rsidR="0050476D" w:rsidRDefault="0050476D" w:rsidP="008B386D">
      <w:pPr>
        <w:spacing w:after="0"/>
        <w:jc w:val="both"/>
        <w:rPr>
          <w:ins w:id="347" w:author="Danielle Martin" w:date="2023-09-12T18:45:00Z"/>
          <w:rFonts w:ascii="Times New Roman" w:hAnsi="Times New Roman" w:cs="Times New Roman"/>
          <w:sz w:val="24"/>
          <w:szCs w:val="24"/>
        </w:rPr>
      </w:pPr>
      <w:ins w:id="348" w:author="Danielle Martin" w:date="2023-09-12T19:52:00Z">
        <w:r>
          <w:rPr>
            <w:rFonts w:ascii="Times New Roman" w:hAnsi="Times New Roman" w:cs="Times New Roman"/>
            <w:sz w:val="24"/>
            <w:szCs w:val="24"/>
          </w:rPr>
          <w:t>*</w:t>
        </w:r>
        <w:r w:rsidRPr="0050476D">
          <w:rPr>
            <w:rFonts w:ascii="Times New Roman" w:hAnsi="Times New Roman" w:cs="Times New Roman"/>
            <w:sz w:val="24"/>
            <w:szCs w:val="24"/>
          </w:rPr>
          <w:t xml:space="preserve"> </w:t>
        </w:r>
        <w:r>
          <w:rPr>
            <w:rFonts w:ascii="Times New Roman" w:hAnsi="Times New Roman" w:cs="Times New Roman"/>
            <w:sz w:val="24"/>
            <w:szCs w:val="24"/>
          </w:rPr>
          <w:t>Please note that for the Colombia and Mexico offices, only the POA Country Office Director has approval authority</w:t>
        </w:r>
        <w:r>
          <w:rPr>
            <w:rFonts w:ascii="Times New Roman" w:hAnsi="Times New Roman" w:cs="Times New Roman"/>
            <w:sz w:val="24"/>
            <w:szCs w:val="24"/>
          </w:rPr>
          <w:t xml:space="preserve"> for contracts.</w:t>
        </w:r>
      </w:ins>
    </w:p>
    <w:p w14:paraId="06CFACE5" w14:textId="2DF953D1" w:rsidR="001C51F0" w:rsidRPr="001C51F0" w:rsidRDefault="001C51F0" w:rsidP="001C51F0">
      <w:pPr>
        <w:pStyle w:val="Heading3"/>
        <w:jc w:val="both"/>
        <w:rPr>
          <w:rFonts w:eastAsiaTheme="minorEastAsia"/>
          <w:sz w:val="24"/>
          <w:szCs w:val="24"/>
          <w:rPrChange w:id="349" w:author="Danielle Martin" w:date="2023-09-12T18:46:00Z">
            <w:rPr>
              <w:rFonts w:ascii="Times New Roman" w:hAnsi="Times New Roman" w:cs="Times New Roman"/>
              <w:sz w:val="24"/>
              <w:szCs w:val="24"/>
            </w:rPr>
          </w:rPrChange>
        </w:rPr>
        <w:pPrChange w:id="350" w:author="Danielle Martin" w:date="2023-09-12T18:46:00Z">
          <w:pPr>
            <w:spacing w:after="0"/>
            <w:jc w:val="both"/>
          </w:pPr>
        </w:pPrChange>
      </w:pPr>
      <w:bookmarkStart w:id="351" w:name="_Toc145439731"/>
      <w:ins w:id="352" w:author="Danielle Martin" w:date="2023-09-12T18:46:00Z">
        <w:r>
          <w:rPr>
            <w:rFonts w:eastAsiaTheme="minorEastAsia"/>
            <w:sz w:val="24"/>
            <w:szCs w:val="24"/>
          </w:rPr>
          <w:t>3</w:t>
        </w:r>
      </w:ins>
      <w:ins w:id="353" w:author="Danielle Martin" w:date="2023-09-12T18:45:00Z">
        <w:r w:rsidRPr="000E46E0">
          <w:rPr>
            <w:rFonts w:eastAsiaTheme="minorEastAsia"/>
            <w:sz w:val="24"/>
            <w:szCs w:val="24"/>
          </w:rPr>
          <w:t xml:space="preserve">.1 </w:t>
        </w:r>
        <w:r>
          <w:rPr>
            <w:rFonts w:eastAsiaTheme="minorEastAsia"/>
            <w:sz w:val="24"/>
            <w:szCs w:val="24"/>
          </w:rPr>
          <w:t xml:space="preserve">Payment </w:t>
        </w:r>
      </w:ins>
      <w:ins w:id="354" w:author="Danielle Martin" w:date="2023-09-12T18:47:00Z">
        <w:r w:rsidR="00880DA6">
          <w:rPr>
            <w:rFonts w:eastAsiaTheme="minorEastAsia"/>
            <w:sz w:val="24"/>
            <w:szCs w:val="24"/>
          </w:rPr>
          <w:t>Authorizations</w:t>
        </w:r>
      </w:ins>
      <w:bookmarkEnd w:id="351"/>
    </w:p>
    <w:p w14:paraId="59257AD6" w14:textId="18CD309E" w:rsidR="008A139A" w:rsidRPr="005C738E" w:rsidRDefault="00D068EC" w:rsidP="008A139A">
      <w:pPr>
        <w:jc w:val="both"/>
        <w:rPr>
          <w:ins w:id="355" w:author="Danielle Martin" w:date="2023-09-12T18:34:00Z"/>
          <w:rFonts w:ascii="Times New Roman" w:hAnsi="Times New Roman" w:cs="Times New Roman"/>
          <w:sz w:val="24"/>
          <w:szCs w:val="24"/>
          <w:lang w:val="en"/>
        </w:rPr>
      </w:pPr>
      <w:bookmarkStart w:id="356" w:name="_Toc524973570"/>
      <w:r w:rsidRPr="32A17FD5">
        <w:rPr>
          <w:rFonts w:ascii="Times New Roman" w:hAnsi="Times New Roman" w:cs="Times New Roman"/>
          <w:sz w:val="24"/>
          <w:szCs w:val="24"/>
          <w:lang w:val="en"/>
        </w:rPr>
        <w:t xml:space="preserve">Permission </w:t>
      </w:r>
      <w:r w:rsidR="00E1615B" w:rsidRPr="32A17FD5">
        <w:rPr>
          <w:rFonts w:ascii="Times New Roman" w:hAnsi="Times New Roman" w:cs="Times New Roman"/>
          <w:sz w:val="24"/>
          <w:szCs w:val="24"/>
          <w:lang w:val="en"/>
        </w:rPr>
        <w:t xml:space="preserve">is </w:t>
      </w:r>
      <w:r w:rsidRPr="32A17FD5">
        <w:rPr>
          <w:rFonts w:ascii="Times New Roman" w:hAnsi="Times New Roman" w:cs="Times New Roman"/>
          <w:sz w:val="24"/>
          <w:szCs w:val="24"/>
          <w:lang w:val="en"/>
        </w:rPr>
        <w:t xml:space="preserve">given </w:t>
      </w:r>
      <w:r w:rsidR="007B7E1D" w:rsidRPr="32A17FD5">
        <w:rPr>
          <w:rFonts w:ascii="Times New Roman" w:hAnsi="Times New Roman" w:cs="Times New Roman"/>
          <w:sz w:val="24"/>
          <w:szCs w:val="24"/>
          <w:lang w:val="en"/>
        </w:rPr>
        <w:t xml:space="preserve">and </w:t>
      </w:r>
      <w:r w:rsidRPr="32A17FD5">
        <w:rPr>
          <w:rFonts w:ascii="Times New Roman" w:hAnsi="Times New Roman" w:cs="Times New Roman"/>
          <w:sz w:val="24"/>
          <w:szCs w:val="24"/>
          <w:lang w:val="en"/>
        </w:rPr>
        <w:t>delegated by the President &amp; CEO to approve</w:t>
      </w:r>
      <w:del w:id="357" w:author="Danielle Martin" w:date="2023-09-12T18:31:00Z">
        <w:r w:rsidRPr="32A17FD5" w:rsidDel="000803FB">
          <w:rPr>
            <w:rFonts w:ascii="Times New Roman" w:hAnsi="Times New Roman" w:cs="Times New Roman"/>
            <w:sz w:val="24"/>
            <w:szCs w:val="24"/>
            <w:lang w:val="en"/>
          </w:rPr>
          <w:delText xml:space="preserve"> </w:delText>
        </w:r>
      </w:del>
      <w:ins w:id="358" w:author="Danielle Martin [2]" w:date="2023-09-11T23:13:00Z">
        <w:del w:id="359" w:author="Danielle Martin" w:date="2023-09-12T18:31:00Z">
          <w:r w:rsidR="00867E2E" w:rsidDel="000803FB">
            <w:rPr>
              <w:rFonts w:ascii="Times New Roman" w:hAnsi="Times New Roman" w:cs="Times New Roman"/>
              <w:sz w:val="24"/>
              <w:szCs w:val="24"/>
              <w:lang w:val="en"/>
            </w:rPr>
            <w:delText>procurements,</w:delText>
          </w:r>
        </w:del>
        <w:r w:rsidR="00867E2E">
          <w:rPr>
            <w:rFonts w:ascii="Times New Roman" w:hAnsi="Times New Roman" w:cs="Times New Roman"/>
            <w:sz w:val="24"/>
            <w:szCs w:val="24"/>
            <w:lang w:val="en"/>
          </w:rPr>
          <w:t xml:space="preserve"> </w:t>
        </w:r>
      </w:ins>
      <w:r w:rsidRPr="32A17FD5">
        <w:rPr>
          <w:rFonts w:ascii="Times New Roman" w:hAnsi="Times New Roman" w:cs="Times New Roman"/>
          <w:sz w:val="24"/>
          <w:szCs w:val="24"/>
          <w:lang w:val="en"/>
        </w:rPr>
        <w:t>payments</w:t>
      </w:r>
      <w:ins w:id="360" w:author="Danielle Martin" w:date="2023-09-12T18:42:00Z">
        <w:r w:rsidR="007C28C8">
          <w:rPr>
            <w:rFonts w:ascii="Times New Roman" w:hAnsi="Times New Roman" w:cs="Times New Roman"/>
            <w:sz w:val="24"/>
            <w:szCs w:val="24"/>
            <w:lang w:val="en"/>
          </w:rPr>
          <w:t xml:space="preserve">, release payments from the bank </w:t>
        </w:r>
      </w:ins>
      <w:del w:id="361" w:author="Danielle Martin" w:date="2023-09-12T18:42:00Z">
        <w:r w:rsidRPr="32A17FD5" w:rsidDel="007C28C8">
          <w:rPr>
            <w:rFonts w:ascii="Times New Roman" w:hAnsi="Times New Roman" w:cs="Times New Roman"/>
            <w:sz w:val="24"/>
            <w:szCs w:val="24"/>
            <w:lang w:val="en"/>
          </w:rPr>
          <w:delText xml:space="preserve"> </w:delText>
        </w:r>
      </w:del>
      <w:r w:rsidRPr="32A17FD5">
        <w:rPr>
          <w:rFonts w:ascii="Times New Roman" w:hAnsi="Times New Roman" w:cs="Times New Roman"/>
          <w:sz w:val="24"/>
          <w:szCs w:val="24"/>
          <w:lang w:val="en"/>
        </w:rPr>
        <w:t xml:space="preserve">and sign checks for payment. This approval attests to the appropriateness </w:t>
      </w:r>
      <w:ins w:id="362" w:author="Danielle Martin" w:date="2023-09-12T18:48:00Z">
        <w:r w:rsidR="00880DA6">
          <w:rPr>
            <w:rFonts w:ascii="Times New Roman" w:hAnsi="Times New Roman" w:cs="Times New Roman"/>
            <w:sz w:val="24"/>
            <w:szCs w:val="24"/>
            <w:lang w:val="en"/>
          </w:rPr>
          <w:t xml:space="preserve">and allowability </w:t>
        </w:r>
      </w:ins>
      <w:r w:rsidRPr="32A17FD5">
        <w:rPr>
          <w:rFonts w:ascii="Times New Roman" w:hAnsi="Times New Roman" w:cs="Times New Roman"/>
          <w:sz w:val="24"/>
          <w:szCs w:val="24"/>
          <w:lang w:val="en"/>
        </w:rPr>
        <w:t xml:space="preserve">of the transaction within the </w:t>
      </w:r>
      <w:bookmarkEnd w:id="356"/>
      <w:r w:rsidR="00EE2E91" w:rsidRPr="32A17FD5">
        <w:rPr>
          <w:rFonts w:ascii="Times New Roman" w:hAnsi="Times New Roman" w:cs="Times New Roman"/>
          <w:sz w:val="24"/>
          <w:szCs w:val="24"/>
          <w:lang w:val="en"/>
        </w:rPr>
        <w:t>POA and</w:t>
      </w:r>
      <w:r w:rsidRPr="32A17FD5">
        <w:rPr>
          <w:rFonts w:ascii="Times New Roman" w:hAnsi="Times New Roman" w:cs="Times New Roman"/>
          <w:sz w:val="24"/>
          <w:szCs w:val="24"/>
          <w:lang w:val="en"/>
        </w:rPr>
        <w:t xml:space="preserve"> r</w:t>
      </w:r>
      <w:r w:rsidRPr="005C738E">
        <w:rPr>
          <w:rFonts w:ascii="Times New Roman" w:hAnsi="Times New Roman" w:cs="Times New Roman"/>
          <w:sz w:val="24"/>
          <w:szCs w:val="24"/>
          <w:lang w:val="en"/>
        </w:rPr>
        <w:t>elates to project funded transactions.</w:t>
      </w:r>
      <w:r w:rsidR="00412843" w:rsidRPr="005C738E">
        <w:rPr>
          <w:rFonts w:ascii="Times New Roman" w:hAnsi="Times New Roman" w:cs="Times New Roman"/>
          <w:sz w:val="24"/>
          <w:szCs w:val="24"/>
          <w:lang w:val="en"/>
        </w:rPr>
        <w:t xml:space="preserve"> </w:t>
      </w:r>
    </w:p>
    <w:p w14:paraId="59AF66DE" w14:textId="31FDFFB2" w:rsidR="00880DA6" w:rsidRPr="000E46E0" w:rsidRDefault="00880DA6" w:rsidP="00880DA6">
      <w:pPr>
        <w:pStyle w:val="Heading3"/>
        <w:spacing w:before="0"/>
        <w:jc w:val="both"/>
        <w:rPr>
          <w:ins w:id="363" w:author="Danielle Martin" w:date="2023-09-12T18:48:00Z"/>
          <w:rFonts w:eastAsiaTheme="minorEastAsia"/>
          <w:sz w:val="24"/>
          <w:szCs w:val="24"/>
        </w:rPr>
        <w:pPrChange w:id="364" w:author="Danielle Martin" w:date="2023-09-12T18:49:00Z">
          <w:pPr>
            <w:pStyle w:val="Heading3"/>
            <w:jc w:val="both"/>
          </w:pPr>
        </w:pPrChange>
      </w:pPr>
      <w:bookmarkStart w:id="365" w:name="_Toc145439732"/>
      <w:ins w:id="366" w:author="Danielle Martin" w:date="2023-09-12T18:48:00Z">
        <w:r>
          <w:rPr>
            <w:rFonts w:eastAsiaTheme="minorEastAsia"/>
            <w:sz w:val="24"/>
            <w:szCs w:val="24"/>
          </w:rPr>
          <w:t>3</w:t>
        </w:r>
        <w:r w:rsidRPr="000E46E0">
          <w:rPr>
            <w:rFonts w:eastAsiaTheme="minorEastAsia"/>
            <w:sz w:val="24"/>
            <w:szCs w:val="24"/>
          </w:rPr>
          <w:t>.</w:t>
        </w:r>
      </w:ins>
      <w:ins w:id="367" w:author="Danielle Martin" w:date="2023-09-12T18:49:00Z">
        <w:r>
          <w:rPr>
            <w:rFonts w:eastAsiaTheme="minorEastAsia"/>
            <w:sz w:val="24"/>
            <w:szCs w:val="24"/>
          </w:rPr>
          <w:t>2</w:t>
        </w:r>
      </w:ins>
      <w:ins w:id="368" w:author="Danielle Martin" w:date="2023-09-12T18:48:00Z">
        <w:r w:rsidRPr="000E46E0">
          <w:rPr>
            <w:rFonts w:eastAsiaTheme="minorEastAsia"/>
            <w:sz w:val="24"/>
            <w:szCs w:val="24"/>
          </w:rPr>
          <w:t xml:space="preserve"> </w:t>
        </w:r>
      </w:ins>
      <w:ins w:id="369" w:author="Danielle Martin" w:date="2023-09-12T18:49:00Z">
        <w:r>
          <w:rPr>
            <w:rFonts w:eastAsiaTheme="minorEastAsia"/>
            <w:sz w:val="24"/>
            <w:szCs w:val="24"/>
          </w:rPr>
          <w:t>Cover Sheet and Contract/Grant</w:t>
        </w:r>
      </w:ins>
      <w:ins w:id="370" w:author="Danielle Martin" w:date="2023-09-12T18:48:00Z">
        <w:r>
          <w:rPr>
            <w:rFonts w:eastAsiaTheme="minorEastAsia"/>
            <w:sz w:val="24"/>
            <w:szCs w:val="24"/>
          </w:rPr>
          <w:t xml:space="preserve"> Authorizations</w:t>
        </w:r>
        <w:bookmarkEnd w:id="365"/>
      </w:ins>
    </w:p>
    <w:p w14:paraId="012709EF" w14:textId="12CEE3FC" w:rsidR="002C1718" w:rsidRDefault="008A139A" w:rsidP="00880DA6">
      <w:pPr>
        <w:spacing w:after="0"/>
        <w:jc w:val="both"/>
        <w:rPr>
          <w:ins w:id="371" w:author="Danielle Martin" w:date="2023-09-12T18:40:00Z"/>
          <w:rFonts w:ascii="Times New Roman" w:hAnsi="Times New Roman" w:cs="Times New Roman"/>
          <w:sz w:val="24"/>
          <w:szCs w:val="24"/>
        </w:rPr>
        <w:pPrChange w:id="372" w:author="Danielle Martin" w:date="2023-09-12T18:49:00Z">
          <w:pPr>
            <w:spacing w:before="120" w:after="0"/>
            <w:jc w:val="both"/>
          </w:pPr>
        </w:pPrChange>
      </w:pPr>
      <w:ins w:id="373" w:author="Danielle Martin" w:date="2023-09-12T18:34:00Z">
        <w:r w:rsidRPr="005C738E">
          <w:rPr>
            <w:rFonts w:ascii="Times New Roman" w:hAnsi="Times New Roman" w:cs="Times New Roman"/>
            <w:sz w:val="24"/>
            <w:szCs w:val="24"/>
            <w:rPrChange w:id="374" w:author="Danielle Martin" w:date="2023-09-12T18:34:00Z">
              <w:rPr/>
            </w:rPrChange>
          </w:rPr>
          <w:t>Prior to engaging in a contract or agreement on behalf of POA a cover sheet MUST be signed by the VP/HO Director</w:t>
        </w:r>
      </w:ins>
      <w:ins w:id="375" w:author="Danielle Martin" w:date="2023-09-12T18:37:00Z">
        <w:r w:rsidR="004A3DEE">
          <w:rPr>
            <w:rFonts w:ascii="Times New Roman" w:hAnsi="Times New Roman" w:cs="Times New Roman"/>
            <w:sz w:val="24"/>
            <w:szCs w:val="24"/>
          </w:rPr>
          <w:t>s</w:t>
        </w:r>
      </w:ins>
      <w:ins w:id="376" w:author="Danielle Martin" w:date="2023-09-12T18:34:00Z">
        <w:r w:rsidRPr="005C738E">
          <w:rPr>
            <w:rFonts w:ascii="Times New Roman" w:hAnsi="Times New Roman" w:cs="Times New Roman"/>
            <w:sz w:val="24"/>
            <w:szCs w:val="24"/>
            <w:rPrChange w:id="377" w:author="Danielle Martin" w:date="2023-09-12T18:34:00Z">
              <w:rPr/>
            </w:rPrChange>
          </w:rPr>
          <w:t>/COP/PD based on t</w:t>
        </w:r>
      </w:ins>
      <w:ins w:id="378" w:author="Danielle Martin" w:date="2023-09-12T18:35:00Z">
        <w:r w:rsidR="00DD40E3">
          <w:rPr>
            <w:rFonts w:ascii="Times New Roman" w:hAnsi="Times New Roman" w:cs="Times New Roman"/>
            <w:sz w:val="24"/>
            <w:szCs w:val="24"/>
          </w:rPr>
          <w:t>he</w:t>
        </w:r>
        <w:r w:rsidR="00DD40E3" w:rsidRPr="00DD40E3">
          <w:rPr>
            <w:rFonts w:ascii="Times New Roman" w:hAnsi="Times New Roman" w:cs="Times New Roman"/>
            <w:sz w:val="24"/>
            <w:szCs w:val="24"/>
            <w:lang w:val="en"/>
          </w:rPr>
          <w:t xml:space="preserve"> </w:t>
        </w:r>
        <w:r w:rsidR="00DD40E3" w:rsidRPr="32A17FD5">
          <w:rPr>
            <w:rFonts w:ascii="Times New Roman" w:hAnsi="Times New Roman" w:cs="Times New Roman"/>
            <w:sz w:val="24"/>
            <w:szCs w:val="24"/>
            <w:lang w:val="en"/>
          </w:rPr>
          <w:t xml:space="preserve">appropriate </w:t>
        </w:r>
        <w:r w:rsidR="00DD40E3">
          <w:rPr>
            <w:rFonts w:ascii="Times New Roman" w:hAnsi="Times New Roman" w:cs="Times New Roman"/>
            <w:sz w:val="24"/>
            <w:szCs w:val="24"/>
            <w:lang w:val="en"/>
          </w:rPr>
          <w:t>approvers per the delegation above</w:t>
        </w:r>
        <w:r w:rsidR="00DD40E3">
          <w:rPr>
            <w:rFonts w:ascii="Times New Roman" w:hAnsi="Times New Roman" w:cs="Times New Roman"/>
            <w:sz w:val="24"/>
            <w:szCs w:val="24"/>
            <w:lang w:val="en"/>
          </w:rPr>
          <w:t>,</w:t>
        </w:r>
        <w:r w:rsidR="00DD40E3">
          <w:rPr>
            <w:rFonts w:ascii="Times New Roman" w:hAnsi="Times New Roman" w:cs="Times New Roman"/>
            <w:sz w:val="24"/>
            <w:szCs w:val="24"/>
            <w:lang w:val="en"/>
          </w:rPr>
          <w:t xml:space="preserve"> the </w:t>
        </w:r>
      </w:ins>
      <w:ins w:id="379" w:author="Danielle Martin" w:date="2023-09-12T18:44:00Z">
        <w:r w:rsidR="004E7228">
          <w:rPr>
            <w:rFonts w:ascii="Times New Roman" w:hAnsi="Times New Roman" w:cs="Times New Roman"/>
            <w:sz w:val="24"/>
            <w:szCs w:val="24"/>
            <w:lang w:val="en"/>
          </w:rPr>
          <w:t>C</w:t>
        </w:r>
      </w:ins>
      <w:ins w:id="380" w:author="Danielle Martin" w:date="2023-09-12T18:35:00Z">
        <w:r w:rsidR="00DD40E3">
          <w:rPr>
            <w:rFonts w:ascii="Times New Roman" w:hAnsi="Times New Roman" w:cs="Times New Roman"/>
            <w:sz w:val="24"/>
            <w:szCs w:val="24"/>
            <w:lang w:val="en"/>
          </w:rPr>
          <w:t xml:space="preserve">ontracts </w:t>
        </w:r>
      </w:ins>
      <w:ins w:id="381" w:author="Danielle Martin" w:date="2023-09-12T18:44:00Z">
        <w:r w:rsidR="004E7228">
          <w:rPr>
            <w:rFonts w:ascii="Times New Roman" w:hAnsi="Times New Roman" w:cs="Times New Roman"/>
            <w:sz w:val="24"/>
            <w:szCs w:val="24"/>
            <w:lang w:val="en"/>
          </w:rPr>
          <w:t>T</w:t>
        </w:r>
      </w:ins>
      <w:ins w:id="382" w:author="Danielle Martin" w:date="2023-09-12T18:35:00Z">
        <w:r w:rsidR="00DD40E3">
          <w:rPr>
            <w:rFonts w:ascii="Times New Roman" w:hAnsi="Times New Roman" w:cs="Times New Roman"/>
            <w:sz w:val="24"/>
            <w:szCs w:val="24"/>
            <w:lang w:val="en"/>
          </w:rPr>
          <w:t>eam, and</w:t>
        </w:r>
      </w:ins>
      <w:ins w:id="383" w:author="Danielle Martin" w:date="2023-09-12T18:44:00Z">
        <w:r w:rsidR="004E7228">
          <w:rPr>
            <w:rFonts w:ascii="Times New Roman" w:hAnsi="Times New Roman" w:cs="Times New Roman"/>
            <w:sz w:val="24"/>
            <w:szCs w:val="24"/>
            <w:lang w:val="en"/>
          </w:rPr>
          <w:t xml:space="preserve"> the</w:t>
        </w:r>
      </w:ins>
      <w:ins w:id="384" w:author="Danielle Martin" w:date="2023-09-12T18:35:00Z">
        <w:r w:rsidR="00DD40E3">
          <w:rPr>
            <w:rFonts w:ascii="Times New Roman" w:hAnsi="Times New Roman" w:cs="Times New Roman"/>
            <w:sz w:val="24"/>
            <w:szCs w:val="24"/>
            <w:lang w:val="en"/>
          </w:rPr>
          <w:t xml:space="preserve"> </w:t>
        </w:r>
      </w:ins>
      <w:ins w:id="385" w:author="Danielle Martin" w:date="2023-09-12T18:44:00Z">
        <w:r w:rsidR="004E7228">
          <w:rPr>
            <w:rFonts w:ascii="Times New Roman" w:hAnsi="Times New Roman" w:cs="Times New Roman"/>
            <w:sz w:val="24"/>
            <w:szCs w:val="24"/>
            <w:lang w:val="en"/>
          </w:rPr>
          <w:t>C</w:t>
        </w:r>
      </w:ins>
      <w:ins w:id="386" w:author="Danielle Martin" w:date="2023-09-12T18:35:00Z">
        <w:r w:rsidR="00DD40E3">
          <w:rPr>
            <w:rFonts w:ascii="Times New Roman" w:hAnsi="Times New Roman" w:cs="Times New Roman"/>
            <w:sz w:val="24"/>
            <w:szCs w:val="24"/>
            <w:lang w:val="en"/>
          </w:rPr>
          <w:t xml:space="preserve">ompliance </w:t>
        </w:r>
      </w:ins>
      <w:ins w:id="387" w:author="Danielle Martin" w:date="2023-09-12T18:44:00Z">
        <w:r w:rsidR="004E7228">
          <w:rPr>
            <w:rFonts w:ascii="Times New Roman" w:hAnsi="Times New Roman" w:cs="Times New Roman"/>
            <w:sz w:val="24"/>
            <w:szCs w:val="24"/>
            <w:lang w:val="en"/>
          </w:rPr>
          <w:t>T</w:t>
        </w:r>
      </w:ins>
      <w:ins w:id="388" w:author="Danielle Martin" w:date="2023-09-12T18:35:00Z">
        <w:r w:rsidR="00DD40E3">
          <w:rPr>
            <w:rFonts w:ascii="Times New Roman" w:hAnsi="Times New Roman" w:cs="Times New Roman"/>
            <w:sz w:val="24"/>
            <w:szCs w:val="24"/>
            <w:lang w:val="en"/>
          </w:rPr>
          <w:t>eam</w:t>
        </w:r>
        <w:r w:rsidR="00DD40E3" w:rsidRPr="32A17FD5">
          <w:rPr>
            <w:rFonts w:ascii="Times New Roman" w:hAnsi="Times New Roman" w:cs="Times New Roman"/>
            <w:sz w:val="24"/>
            <w:szCs w:val="24"/>
            <w:lang w:val="en"/>
          </w:rPr>
          <w:t>.</w:t>
        </w:r>
        <w:r w:rsidR="00DD40E3" w:rsidRPr="32A17FD5">
          <w:rPr>
            <w:sz w:val="24"/>
            <w:szCs w:val="24"/>
          </w:rPr>
          <w:t xml:space="preserve"> </w:t>
        </w:r>
      </w:ins>
      <w:ins w:id="389" w:author="Danielle Martin" w:date="2023-09-12T18:34:00Z">
        <w:r w:rsidRPr="005C738E">
          <w:rPr>
            <w:rFonts w:ascii="Times New Roman" w:hAnsi="Times New Roman" w:cs="Times New Roman"/>
            <w:sz w:val="24"/>
            <w:szCs w:val="24"/>
            <w:rPrChange w:id="390" w:author="Danielle Martin" w:date="2023-09-12T18:34:00Z">
              <w:rPr/>
            </w:rPrChange>
          </w:rPr>
          <w:t>The President &amp; CEO will sign cover sheets</w:t>
        </w:r>
      </w:ins>
      <w:ins w:id="391" w:author="Danielle Martin" w:date="2023-09-12T18:38:00Z">
        <w:r w:rsidR="00591E73">
          <w:rPr>
            <w:rFonts w:ascii="Times New Roman" w:hAnsi="Times New Roman" w:cs="Times New Roman"/>
            <w:sz w:val="24"/>
            <w:szCs w:val="24"/>
          </w:rPr>
          <w:t xml:space="preserve"> AND contracts</w:t>
        </w:r>
      </w:ins>
      <w:ins w:id="392" w:author="Danielle Martin" w:date="2023-09-12T18:34:00Z">
        <w:r w:rsidRPr="005C738E">
          <w:rPr>
            <w:rFonts w:ascii="Times New Roman" w:hAnsi="Times New Roman" w:cs="Times New Roman"/>
            <w:sz w:val="24"/>
            <w:szCs w:val="24"/>
            <w:rPrChange w:id="393" w:author="Danielle Martin" w:date="2023-09-12T18:34:00Z">
              <w:rPr/>
            </w:rPrChange>
          </w:rPr>
          <w:t xml:space="preserve"> larger than the VP's</w:t>
        </w:r>
      </w:ins>
      <w:ins w:id="394" w:author="Danielle Martin" w:date="2023-09-12T18:44:00Z">
        <w:r w:rsidR="00094EE0">
          <w:rPr>
            <w:rFonts w:ascii="Times New Roman" w:hAnsi="Times New Roman" w:cs="Times New Roman"/>
            <w:sz w:val="24"/>
            <w:szCs w:val="24"/>
          </w:rPr>
          <w:t>, COO, CFO,</w:t>
        </w:r>
      </w:ins>
      <w:ins w:id="395" w:author="Danielle Martin" w:date="2023-09-12T18:34:00Z">
        <w:r w:rsidRPr="005C738E">
          <w:rPr>
            <w:rFonts w:ascii="Times New Roman" w:hAnsi="Times New Roman" w:cs="Times New Roman"/>
            <w:sz w:val="24"/>
            <w:szCs w:val="24"/>
            <w:rPrChange w:id="396" w:author="Danielle Martin" w:date="2023-09-12T18:34:00Z">
              <w:rPr/>
            </w:rPrChange>
          </w:rPr>
          <w:t xml:space="preserve"> or Country Office Directors delegation authority. Once the cover sheet has been signed by the VP/HO Director/COP/PD, it will be sent to </w:t>
        </w:r>
      </w:ins>
      <w:ins w:id="397" w:author="Danielle Martin" w:date="2023-09-12T18:44:00Z">
        <w:r w:rsidR="00094EE0">
          <w:rPr>
            <w:rFonts w:ascii="Times New Roman" w:hAnsi="Times New Roman" w:cs="Times New Roman"/>
            <w:sz w:val="24"/>
            <w:szCs w:val="24"/>
          </w:rPr>
          <w:t xml:space="preserve">the Contracts Team at </w:t>
        </w:r>
        <w:r w:rsidR="00094EE0">
          <w:rPr>
            <w:rFonts w:ascii="Times New Roman" w:hAnsi="Times New Roman" w:cs="Times New Roman"/>
            <w:sz w:val="24"/>
            <w:szCs w:val="24"/>
          </w:rPr>
          <w:fldChar w:fldCharType="begin"/>
        </w:r>
        <w:r w:rsidR="00094EE0">
          <w:rPr>
            <w:rFonts w:ascii="Times New Roman" w:hAnsi="Times New Roman" w:cs="Times New Roman"/>
            <w:sz w:val="24"/>
            <w:szCs w:val="24"/>
          </w:rPr>
          <w:instrText xml:space="preserve"> HYPERLINK "mailto:</w:instrText>
        </w:r>
      </w:ins>
      <w:ins w:id="398" w:author="Danielle Martin" w:date="2023-09-12T18:34:00Z">
        <w:r w:rsidR="00094EE0" w:rsidRPr="00094EE0">
          <w:rPr>
            <w:rFonts w:ascii="Times New Roman" w:hAnsi="Times New Roman" w:cs="Times New Roman"/>
            <w:sz w:val="24"/>
            <w:szCs w:val="24"/>
            <w:rPrChange w:id="399" w:author="Danielle Martin" w:date="2023-09-12T18:44:00Z">
              <w:rPr>
                <w:rStyle w:val="Hyperlink"/>
              </w:rPr>
            </w:rPrChange>
          </w:rPr>
          <w:instrText>contracts@partners.net</w:instrText>
        </w:r>
      </w:ins>
      <w:ins w:id="400" w:author="Danielle Martin" w:date="2023-09-12T18:44:00Z">
        <w:r w:rsidR="00094EE0">
          <w:rPr>
            <w:rFonts w:ascii="Times New Roman" w:hAnsi="Times New Roman" w:cs="Times New Roman"/>
            <w:sz w:val="24"/>
            <w:szCs w:val="24"/>
          </w:rPr>
          <w:instrText xml:space="preserve">" </w:instrText>
        </w:r>
        <w:r w:rsidR="00094EE0">
          <w:rPr>
            <w:rFonts w:ascii="Times New Roman" w:hAnsi="Times New Roman" w:cs="Times New Roman"/>
            <w:sz w:val="24"/>
            <w:szCs w:val="24"/>
          </w:rPr>
          <w:fldChar w:fldCharType="separate"/>
        </w:r>
      </w:ins>
      <w:ins w:id="401" w:author="Danielle Martin" w:date="2023-09-12T18:34:00Z">
        <w:r w:rsidR="00094EE0" w:rsidRPr="00C33324">
          <w:rPr>
            <w:rStyle w:val="Hyperlink"/>
            <w:rFonts w:ascii="Times New Roman" w:hAnsi="Times New Roman" w:cs="Times New Roman"/>
            <w:sz w:val="24"/>
            <w:szCs w:val="24"/>
            <w:rPrChange w:id="402" w:author="Danielle Martin" w:date="2023-09-12T18:44:00Z">
              <w:rPr>
                <w:rStyle w:val="Hyperlink"/>
              </w:rPr>
            </w:rPrChange>
          </w:rPr>
          <w:t>contracts@partners.net</w:t>
        </w:r>
      </w:ins>
      <w:ins w:id="403" w:author="Danielle Martin" w:date="2023-09-12T18:44:00Z">
        <w:r w:rsidR="00094EE0">
          <w:rPr>
            <w:rFonts w:ascii="Times New Roman" w:hAnsi="Times New Roman" w:cs="Times New Roman"/>
            <w:sz w:val="24"/>
            <w:szCs w:val="24"/>
          </w:rPr>
          <w:fldChar w:fldCharType="end"/>
        </w:r>
      </w:ins>
      <w:ins w:id="404" w:author="Danielle Martin" w:date="2023-09-12T18:34:00Z">
        <w:r w:rsidRPr="005C738E">
          <w:rPr>
            <w:rFonts w:ascii="Times New Roman" w:hAnsi="Times New Roman" w:cs="Times New Roman"/>
            <w:sz w:val="24"/>
            <w:szCs w:val="24"/>
            <w:rPrChange w:id="405" w:author="Danielle Martin" w:date="2023-09-12T18:34:00Z">
              <w:rPr/>
            </w:rPrChange>
          </w:rPr>
          <w:t xml:space="preserve"> for review, tracking, and potential </w:t>
        </w:r>
      </w:ins>
      <w:ins w:id="406" w:author="Danielle Martin" w:date="2023-09-12T18:39:00Z">
        <w:r w:rsidR="00E8404E">
          <w:rPr>
            <w:rFonts w:ascii="Times New Roman" w:hAnsi="Times New Roman" w:cs="Times New Roman"/>
            <w:sz w:val="24"/>
            <w:szCs w:val="24"/>
          </w:rPr>
          <w:t xml:space="preserve">FFATA </w:t>
        </w:r>
      </w:ins>
      <w:ins w:id="407" w:author="Danielle Martin" w:date="2023-09-12T18:34:00Z">
        <w:r w:rsidRPr="005C738E">
          <w:rPr>
            <w:rFonts w:ascii="Times New Roman" w:hAnsi="Times New Roman" w:cs="Times New Roman"/>
            <w:sz w:val="24"/>
            <w:szCs w:val="24"/>
            <w:rPrChange w:id="408" w:author="Danielle Martin" w:date="2023-09-12T18:34:00Z">
              <w:rPr/>
            </w:rPrChange>
          </w:rPr>
          <w:t xml:space="preserve">reporting requirements. Once the Contracts </w:t>
        </w:r>
      </w:ins>
      <w:ins w:id="409" w:author="Danielle Martin" w:date="2023-09-12T18:45:00Z">
        <w:r w:rsidR="00094EE0">
          <w:rPr>
            <w:rFonts w:ascii="Times New Roman" w:hAnsi="Times New Roman" w:cs="Times New Roman"/>
            <w:sz w:val="24"/>
            <w:szCs w:val="24"/>
          </w:rPr>
          <w:t>Team</w:t>
        </w:r>
      </w:ins>
      <w:ins w:id="410" w:author="Danielle Martin" w:date="2023-09-12T18:34:00Z">
        <w:r w:rsidRPr="005C738E">
          <w:rPr>
            <w:rFonts w:ascii="Times New Roman" w:hAnsi="Times New Roman" w:cs="Times New Roman"/>
            <w:sz w:val="24"/>
            <w:szCs w:val="24"/>
            <w:rPrChange w:id="411" w:author="Danielle Martin" w:date="2023-09-12T18:34:00Z">
              <w:rPr/>
            </w:rPrChange>
          </w:rPr>
          <w:t xml:space="preserve"> has approved, the cover sheet, will be sent to the Compliance Team for review of procurement documentation</w:t>
        </w:r>
      </w:ins>
      <w:ins w:id="412" w:author="Danielle Martin" w:date="2023-09-12T18:45:00Z">
        <w:r w:rsidR="00094EE0">
          <w:rPr>
            <w:rFonts w:ascii="Times New Roman" w:hAnsi="Times New Roman" w:cs="Times New Roman"/>
            <w:sz w:val="24"/>
            <w:szCs w:val="24"/>
          </w:rPr>
          <w:t xml:space="preserve"> at </w:t>
        </w:r>
        <w:r w:rsidR="00094EE0">
          <w:rPr>
            <w:rFonts w:ascii="Times New Roman" w:hAnsi="Times New Roman" w:cs="Times New Roman"/>
            <w:sz w:val="24"/>
            <w:szCs w:val="24"/>
          </w:rPr>
          <w:fldChar w:fldCharType="begin"/>
        </w:r>
        <w:r w:rsidR="00094EE0">
          <w:rPr>
            <w:rFonts w:ascii="Times New Roman" w:hAnsi="Times New Roman" w:cs="Times New Roman"/>
            <w:sz w:val="24"/>
            <w:szCs w:val="24"/>
          </w:rPr>
          <w:instrText xml:space="preserve"> HYPERLINK "mailto:compliance@partners.net" </w:instrText>
        </w:r>
        <w:r w:rsidR="00094EE0">
          <w:rPr>
            <w:rFonts w:ascii="Times New Roman" w:hAnsi="Times New Roman" w:cs="Times New Roman"/>
            <w:sz w:val="24"/>
            <w:szCs w:val="24"/>
          </w:rPr>
          <w:fldChar w:fldCharType="separate"/>
        </w:r>
        <w:r w:rsidR="00094EE0" w:rsidRPr="00C33324">
          <w:rPr>
            <w:rStyle w:val="Hyperlink"/>
            <w:rFonts w:ascii="Times New Roman" w:hAnsi="Times New Roman" w:cs="Times New Roman"/>
            <w:sz w:val="24"/>
            <w:szCs w:val="24"/>
          </w:rPr>
          <w:t>compliance@partners.net</w:t>
        </w:r>
        <w:r w:rsidR="00094EE0">
          <w:rPr>
            <w:rFonts w:ascii="Times New Roman" w:hAnsi="Times New Roman" w:cs="Times New Roman"/>
            <w:sz w:val="24"/>
            <w:szCs w:val="24"/>
          </w:rPr>
          <w:fldChar w:fldCharType="end"/>
        </w:r>
        <w:r w:rsidR="00094EE0">
          <w:rPr>
            <w:rFonts w:ascii="Times New Roman" w:hAnsi="Times New Roman" w:cs="Times New Roman"/>
            <w:sz w:val="24"/>
            <w:szCs w:val="24"/>
          </w:rPr>
          <w:t xml:space="preserve">. </w:t>
        </w:r>
      </w:ins>
      <w:ins w:id="413" w:author="Danielle Martin" w:date="2023-09-12T18:34:00Z">
        <w:r w:rsidRPr="005C738E">
          <w:rPr>
            <w:rFonts w:ascii="Times New Roman" w:hAnsi="Times New Roman" w:cs="Times New Roman"/>
            <w:sz w:val="24"/>
            <w:szCs w:val="24"/>
            <w:rPrChange w:id="414" w:author="Danielle Martin" w:date="2023-09-12T18:34:00Z">
              <w:rPr/>
            </w:rPrChange>
          </w:rPr>
          <w:t>If necessary, the final cover sheet step will be signature by the President &amp; CEO.</w:t>
        </w:r>
      </w:ins>
      <w:ins w:id="415" w:author="Danielle Martin" w:date="2023-09-12T18:40:00Z">
        <w:r w:rsidR="000F1B92">
          <w:rPr>
            <w:rFonts w:ascii="Times New Roman" w:hAnsi="Times New Roman" w:cs="Times New Roman"/>
            <w:sz w:val="24"/>
            <w:szCs w:val="24"/>
          </w:rPr>
          <w:t xml:space="preserve"> </w:t>
        </w:r>
      </w:ins>
      <w:ins w:id="416" w:author="Danielle Martin" w:date="2023-09-12T18:34:00Z">
        <w:r w:rsidRPr="005C738E">
          <w:rPr>
            <w:rFonts w:ascii="Times New Roman" w:hAnsi="Times New Roman" w:cs="Times New Roman"/>
            <w:sz w:val="24"/>
            <w:szCs w:val="24"/>
            <w:rPrChange w:id="417" w:author="Danielle Martin" w:date="2023-09-12T18:34:00Z">
              <w:rPr/>
            </w:rPrChange>
          </w:rPr>
          <w:t xml:space="preserve">All staff should be completing the contract and cover sheet directly in </w:t>
        </w:r>
        <w:r w:rsidRPr="005C738E">
          <w:rPr>
            <w:rFonts w:ascii="Times New Roman" w:hAnsi="Times New Roman" w:cs="Times New Roman"/>
            <w:sz w:val="24"/>
            <w:szCs w:val="24"/>
            <w:rPrChange w:id="418" w:author="Danielle Martin" w:date="2023-09-12T18:34:00Z">
              <w:rPr/>
            </w:rPrChange>
          </w:rPr>
          <w:fldChar w:fldCharType="begin"/>
        </w:r>
        <w:r w:rsidRPr="005C738E">
          <w:rPr>
            <w:rFonts w:ascii="Times New Roman" w:hAnsi="Times New Roman" w:cs="Times New Roman"/>
            <w:sz w:val="24"/>
            <w:szCs w:val="24"/>
            <w:rPrChange w:id="419" w:author="Danielle Martin" w:date="2023-09-12T18:34:00Z">
              <w:rPr/>
            </w:rPrChange>
          </w:rPr>
          <w:instrText xml:space="preserve"> HYPERLINK "https://www.pandadoc.com/" </w:instrText>
        </w:r>
        <w:r w:rsidRPr="005C738E">
          <w:rPr>
            <w:rFonts w:ascii="Times New Roman" w:hAnsi="Times New Roman" w:cs="Times New Roman"/>
            <w:sz w:val="24"/>
            <w:szCs w:val="24"/>
            <w:rPrChange w:id="420" w:author="Danielle Martin" w:date="2023-09-12T18:34:00Z">
              <w:rPr/>
            </w:rPrChange>
          </w:rPr>
          <w:fldChar w:fldCharType="separate"/>
        </w:r>
        <w:r w:rsidRPr="005C738E">
          <w:rPr>
            <w:rStyle w:val="Hyperlink"/>
            <w:rFonts w:ascii="Times New Roman" w:hAnsi="Times New Roman" w:cs="Times New Roman"/>
            <w:sz w:val="24"/>
            <w:szCs w:val="24"/>
            <w:rPrChange w:id="421" w:author="Danielle Martin" w:date="2023-09-12T18:34:00Z">
              <w:rPr>
                <w:rStyle w:val="Hyperlink"/>
              </w:rPr>
            </w:rPrChange>
          </w:rPr>
          <w:t>PandaDoc</w:t>
        </w:r>
        <w:r w:rsidRPr="005C738E">
          <w:rPr>
            <w:rStyle w:val="Hyperlink"/>
            <w:rFonts w:ascii="Times New Roman" w:hAnsi="Times New Roman" w:cs="Times New Roman"/>
            <w:sz w:val="24"/>
            <w:szCs w:val="24"/>
            <w:rPrChange w:id="422" w:author="Danielle Martin" w:date="2023-09-12T18:34:00Z">
              <w:rPr>
                <w:rStyle w:val="Hyperlink"/>
              </w:rPr>
            </w:rPrChange>
          </w:rPr>
          <w:fldChar w:fldCharType="end"/>
        </w:r>
        <w:r w:rsidRPr="005C738E">
          <w:rPr>
            <w:rFonts w:ascii="Times New Roman" w:hAnsi="Times New Roman" w:cs="Times New Roman"/>
            <w:sz w:val="24"/>
            <w:szCs w:val="24"/>
            <w:rPrChange w:id="423" w:author="Danielle Martin" w:date="2023-09-12T18:34:00Z">
              <w:rPr/>
            </w:rPrChange>
          </w:rPr>
          <w:t>.</w:t>
        </w:r>
      </w:ins>
      <w:ins w:id="424" w:author="Danielle Martin" w:date="2023-09-12T18:39:00Z">
        <w:r w:rsidR="002C1718">
          <w:rPr>
            <w:rFonts w:ascii="Times New Roman" w:hAnsi="Times New Roman" w:cs="Times New Roman"/>
            <w:sz w:val="24"/>
            <w:szCs w:val="24"/>
          </w:rPr>
          <w:t xml:space="preserve"> </w:t>
        </w:r>
      </w:ins>
    </w:p>
    <w:p w14:paraId="2DE949BD" w14:textId="559E35F1" w:rsidR="002C1718" w:rsidRDefault="009309D7" w:rsidP="002C1718">
      <w:pPr>
        <w:spacing w:before="120" w:after="0"/>
        <w:jc w:val="both"/>
        <w:rPr>
          <w:ins w:id="425" w:author="Danielle Martin" w:date="2023-09-12T18:50:00Z"/>
          <w:rFonts w:ascii="Times New Roman" w:hAnsi="Times New Roman" w:cs="Times New Roman"/>
          <w:sz w:val="24"/>
          <w:szCs w:val="24"/>
          <w:lang w:val="en"/>
        </w:rPr>
      </w:pPr>
      <w:del w:id="426" w:author="Danielle Martin" w:date="2023-09-12T18:36:00Z">
        <w:r w:rsidRPr="32A17FD5" w:rsidDel="00DD40E3">
          <w:rPr>
            <w:rFonts w:ascii="Times New Roman" w:hAnsi="Times New Roman" w:cs="Times New Roman"/>
            <w:sz w:val="24"/>
            <w:szCs w:val="24"/>
            <w:lang w:val="en"/>
          </w:rPr>
          <w:delText xml:space="preserve">Prior to engaging in a contract or grant </w:delText>
        </w:r>
        <w:r w:rsidR="00C83AC6" w:rsidRPr="32A17FD5" w:rsidDel="00DD40E3">
          <w:rPr>
            <w:rFonts w:ascii="Times New Roman" w:hAnsi="Times New Roman" w:cs="Times New Roman"/>
            <w:sz w:val="24"/>
            <w:szCs w:val="24"/>
            <w:lang w:val="en"/>
          </w:rPr>
          <w:delText>on behalf of POA a cover</w:delText>
        </w:r>
        <w:r w:rsidR="00FA58C7" w:rsidRPr="32A17FD5" w:rsidDel="00DD40E3">
          <w:rPr>
            <w:rFonts w:ascii="Times New Roman" w:hAnsi="Times New Roman" w:cs="Times New Roman"/>
            <w:sz w:val="24"/>
            <w:szCs w:val="24"/>
            <w:lang w:val="en"/>
          </w:rPr>
          <w:delText xml:space="preserve"> </w:delText>
        </w:r>
        <w:r w:rsidR="00C83AC6" w:rsidRPr="32A17FD5" w:rsidDel="00DD40E3">
          <w:rPr>
            <w:rFonts w:ascii="Times New Roman" w:hAnsi="Times New Roman" w:cs="Times New Roman"/>
            <w:sz w:val="24"/>
            <w:szCs w:val="24"/>
            <w:lang w:val="en"/>
          </w:rPr>
          <w:delText>s</w:delText>
        </w:r>
        <w:r w:rsidR="00A83EA8" w:rsidRPr="32A17FD5" w:rsidDel="00DD40E3">
          <w:rPr>
            <w:rFonts w:ascii="Times New Roman" w:hAnsi="Times New Roman" w:cs="Times New Roman"/>
            <w:sz w:val="24"/>
            <w:szCs w:val="24"/>
            <w:lang w:val="en"/>
          </w:rPr>
          <w:delText>he</w:delText>
        </w:r>
        <w:r w:rsidR="00C83AC6" w:rsidRPr="32A17FD5" w:rsidDel="00DD40E3">
          <w:rPr>
            <w:rFonts w:ascii="Times New Roman" w:hAnsi="Times New Roman" w:cs="Times New Roman"/>
            <w:sz w:val="24"/>
            <w:szCs w:val="24"/>
            <w:lang w:val="en"/>
          </w:rPr>
          <w:delText xml:space="preserve">et </w:delText>
        </w:r>
        <w:r w:rsidR="00DE4DA8" w:rsidRPr="32A17FD5" w:rsidDel="00DD40E3">
          <w:rPr>
            <w:rFonts w:ascii="Times New Roman" w:hAnsi="Times New Roman" w:cs="Times New Roman"/>
            <w:sz w:val="24"/>
            <w:szCs w:val="24"/>
            <w:lang w:val="en"/>
          </w:rPr>
          <w:delText>MUST</w:delText>
        </w:r>
        <w:r w:rsidR="00C83AC6" w:rsidRPr="32A17FD5" w:rsidDel="00DD40E3">
          <w:rPr>
            <w:rFonts w:ascii="Times New Roman" w:hAnsi="Times New Roman" w:cs="Times New Roman"/>
            <w:sz w:val="24"/>
            <w:szCs w:val="24"/>
            <w:lang w:val="en"/>
          </w:rPr>
          <w:delText xml:space="preserve"> be signed by the </w:delText>
        </w:r>
        <w:r w:rsidR="00D12160" w:rsidRPr="32A17FD5" w:rsidDel="00DD40E3">
          <w:rPr>
            <w:rFonts w:ascii="Times New Roman" w:hAnsi="Times New Roman" w:cs="Times New Roman"/>
            <w:sz w:val="24"/>
            <w:szCs w:val="24"/>
            <w:lang w:val="en"/>
          </w:rPr>
          <w:delText xml:space="preserve">appropriate </w:delText>
        </w:r>
        <w:r w:rsidR="00C83AC6" w:rsidRPr="32A17FD5" w:rsidDel="00DD40E3">
          <w:rPr>
            <w:rFonts w:ascii="Times New Roman" w:hAnsi="Times New Roman" w:cs="Times New Roman"/>
            <w:sz w:val="24"/>
            <w:szCs w:val="24"/>
            <w:lang w:val="en"/>
          </w:rPr>
          <w:delText>VP</w:delText>
        </w:r>
      </w:del>
      <w:ins w:id="427" w:author="Danielle Martin [2]" w:date="2023-09-11T23:13:00Z">
        <w:del w:id="428" w:author="Danielle Martin" w:date="2023-09-12T18:36:00Z">
          <w:r w:rsidR="00053136" w:rsidDel="00DD40E3">
            <w:rPr>
              <w:rFonts w:ascii="Times New Roman" w:hAnsi="Times New Roman" w:cs="Times New Roman"/>
              <w:sz w:val="24"/>
              <w:szCs w:val="24"/>
              <w:lang w:val="en"/>
            </w:rPr>
            <w:delText>approvers</w:delText>
          </w:r>
        </w:del>
      </w:ins>
      <w:del w:id="429" w:author="Danielle Martin" w:date="2023-09-12T18:36:00Z">
        <w:r w:rsidR="00C83AC6" w:rsidRPr="32A17FD5" w:rsidDel="00DD40E3">
          <w:rPr>
            <w:rFonts w:ascii="Times New Roman" w:hAnsi="Times New Roman" w:cs="Times New Roman"/>
            <w:sz w:val="24"/>
            <w:szCs w:val="24"/>
            <w:lang w:val="en"/>
          </w:rPr>
          <w:delText>.</w:delText>
        </w:r>
        <w:r w:rsidR="008A751D" w:rsidRPr="32A17FD5" w:rsidDel="00DD40E3">
          <w:rPr>
            <w:sz w:val="24"/>
            <w:szCs w:val="24"/>
          </w:rPr>
          <w:delText xml:space="preserve"> </w:delText>
        </w:r>
      </w:del>
      <w:r w:rsidR="008A751D" w:rsidRPr="32A17FD5">
        <w:rPr>
          <w:rFonts w:ascii="Times New Roman" w:hAnsi="Times New Roman" w:cs="Times New Roman"/>
          <w:sz w:val="24"/>
          <w:szCs w:val="24"/>
          <w:lang w:val="en"/>
        </w:rPr>
        <w:t xml:space="preserve">When the coversheet is signed by the </w:t>
      </w:r>
      <w:del w:id="430" w:author="Danielle Martin [2]" w:date="2023-09-11T23:13:00Z">
        <w:r w:rsidR="008A751D" w:rsidRPr="32A17FD5" w:rsidDel="00053136">
          <w:rPr>
            <w:rFonts w:ascii="Times New Roman" w:hAnsi="Times New Roman" w:cs="Times New Roman"/>
            <w:sz w:val="24"/>
            <w:szCs w:val="24"/>
            <w:lang w:val="en"/>
          </w:rPr>
          <w:delText>VP</w:delText>
        </w:r>
      </w:del>
      <w:ins w:id="431" w:author="Danielle Martin [2]" w:date="2023-09-11T23:13:00Z">
        <w:r w:rsidR="00053136">
          <w:rPr>
            <w:rFonts w:ascii="Times New Roman" w:hAnsi="Times New Roman" w:cs="Times New Roman"/>
            <w:sz w:val="24"/>
            <w:szCs w:val="24"/>
            <w:lang w:val="en"/>
          </w:rPr>
          <w:t>funding source approver</w:t>
        </w:r>
      </w:ins>
      <w:r w:rsidR="008A751D" w:rsidRPr="32A17FD5">
        <w:rPr>
          <w:rFonts w:ascii="Times New Roman" w:hAnsi="Times New Roman" w:cs="Times New Roman"/>
          <w:sz w:val="24"/>
          <w:szCs w:val="24"/>
          <w:lang w:val="en"/>
        </w:rPr>
        <w:t>, their signature only attests for the budget approval</w:t>
      </w:r>
      <w:ins w:id="432" w:author="Danielle Martin" w:date="2023-09-12T18:40:00Z">
        <w:r w:rsidR="002C1718">
          <w:rPr>
            <w:rFonts w:ascii="Times New Roman" w:hAnsi="Times New Roman" w:cs="Times New Roman"/>
            <w:sz w:val="24"/>
            <w:szCs w:val="24"/>
            <w:lang w:val="en"/>
          </w:rPr>
          <w:t xml:space="preserve"> and appropriateness of the cost to the award</w:t>
        </w:r>
      </w:ins>
      <w:r w:rsidR="008A751D" w:rsidRPr="32A17FD5">
        <w:rPr>
          <w:rFonts w:ascii="Times New Roman" w:hAnsi="Times New Roman" w:cs="Times New Roman"/>
          <w:sz w:val="24"/>
          <w:szCs w:val="24"/>
          <w:lang w:val="en"/>
        </w:rPr>
        <w:t>.</w:t>
      </w:r>
      <w:del w:id="433" w:author="Danielle Martin" w:date="2023-09-12T18:39:00Z">
        <w:r w:rsidR="008A751D" w:rsidRPr="32A17FD5" w:rsidDel="002C1718">
          <w:rPr>
            <w:rFonts w:ascii="Times New Roman" w:hAnsi="Times New Roman" w:cs="Times New Roman"/>
            <w:sz w:val="24"/>
            <w:szCs w:val="24"/>
            <w:lang w:val="en"/>
          </w:rPr>
          <w:delText xml:space="preserve"> </w:delText>
        </w:r>
      </w:del>
      <w:r w:rsidR="008A751D" w:rsidRPr="32A17FD5">
        <w:rPr>
          <w:rFonts w:ascii="Times New Roman" w:hAnsi="Times New Roman" w:cs="Times New Roman"/>
          <w:sz w:val="24"/>
          <w:szCs w:val="24"/>
          <w:lang w:val="en"/>
        </w:rPr>
        <w:t xml:space="preserve"> The individual signing the agreement is responsible for that contract or grant, not the </w:t>
      </w:r>
      <w:del w:id="434" w:author="Danielle Martin [2]" w:date="2023-09-11T23:14:00Z">
        <w:r w:rsidR="008A751D" w:rsidRPr="32A17FD5" w:rsidDel="00053136">
          <w:rPr>
            <w:rFonts w:ascii="Times New Roman" w:hAnsi="Times New Roman" w:cs="Times New Roman"/>
            <w:sz w:val="24"/>
            <w:szCs w:val="24"/>
            <w:lang w:val="en"/>
          </w:rPr>
          <w:delText>VP</w:delText>
        </w:r>
      </w:del>
      <w:ins w:id="435" w:author="Danielle Martin [2]" w:date="2023-09-11T23:14:00Z">
        <w:r w:rsidR="00053136">
          <w:rPr>
            <w:rFonts w:ascii="Times New Roman" w:hAnsi="Times New Roman" w:cs="Times New Roman"/>
            <w:sz w:val="24"/>
            <w:szCs w:val="24"/>
            <w:lang w:val="en"/>
          </w:rPr>
          <w:t>cover sheet approver</w:t>
        </w:r>
      </w:ins>
      <w:r w:rsidR="008A751D" w:rsidRPr="32A17FD5">
        <w:rPr>
          <w:rFonts w:ascii="Times New Roman" w:hAnsi="Times New Roman" w:cs="Times New Roman"/>
          <w:sz w:val="24"/>
          <w:szCs w:val="24"/>
          <w:lang w:val="en"/>
        </w:rPr>
        <w:t>.</w:t>
      </w:r>
      <w:del w:id="436" w:author="Danielle Martin [2]" w:date="2023-09-11T23:14:00Z">
        <w:r w:rsidR="00E83061" w:rsidRPr="32A17FD5" w:rsidDel="00053136">
          <w:rPr>
            <w:rFonts w:ascii="Times New Roman" w:hAnsi="Times New Roman" w:cs="Times New Roman"/>
            <w:sz w:val="24"/>
            <w:szCs w:val="24"/>
            <w:lang w:val="en"/>
          </w:rPr>
          <w:delText xml:space="preserve"> (See flow chart for routing)</w:delText>
        </w:r>
      </w:del>
    </w:p>
    <w:p w14:paraId="31884488" w14:textId="77777777" w:rsidR="00880DA6" w:rsidRDefault="00880DA6" w:rsidP="002C1718">
      <w:pPr>
        <w:spacing w:before="120" w:after="0"/>
        <w:jc w:val="both"/>
        <w:rPr>
          <w:ins w:id="437" w:author="Danielle Martin" w:date="2023-09-12T18:49:00Z"/>
          <w:rFonts w:ascii="Times New Roman" w:hAnsi="Times New Roman" w:cs="Times New Roman"/>
          <w:sz w:val="24"/>
          <w:szCs w:val="24"/>
          <w:lang w:val="en"/>
        </w:rPr>
      </w:pPr>
    </w:p>
    <w:p w14:paraId="5DA74D59" w14:textId="5965ECBF" w:rsidR="00880DA6" w:rsidRPr="000E46E0" w:rsidRDefault="00880DA6" w:rsidP="00880DA6">
      <w:pPr>
        <w:pStyle w:val="Heading3"/>
        <w:spacing w:before="0"/>
        <w:jc w:val="both"/>
        <w:rPr>
          <w:ins w:id="438" w:author="Danielle Martin" w:date="2023-09-12T18:50:00Z"/>
          <w:rFonts w:eastAsiaTheme="minorEastAsia"/>
          <w:sz w:val="24"/>
          <w:szCs w:val="24"/>
        </w:rPr>
      </w:pPr>
      <w:bookmarkStart w:id="439" w:name="_Toc145439733"/>
      <w:ins w:id="440" w:author="Danielle Martin" w:date="2023-09-12T18:50:00Z">
        <w:r>
          <w:rPr>
            <w:rFonts w:eastAsiaTheme="minorEastAsia"/>
            <w:sz w:val="24"/>
            <w:szCs w:val="24"/>
          </w:rPr>
          <w:t>3</w:t>
        </w:r>
        <w:r w:rsidRPr="000E46E0">
          <w:rPr>
            <w:rFonts w:eastAsiaTheme="minorEastAsia"/>
            <w:sz w:val="24"/>
            <w:szCs w:val="24"/>
          </w:rPr>
          <w:t>.</w:t>
        </w:r>
        <w:r>
          <w:rPr>
            <w:rFonts w:eastAsiaTheme="minorEastAsia"/>
            <w:sz w:val="24"/>
            <w:szCs w:val="24"/>
          </w:rPr>
          <w:t>3</w:t>
        </w:r>
        <w:r w:rsidRPr="000E46E0">
          <w:rPr>
            <w:rFonts w:eastAsiaTheme="minorEastAsia"/>
            <w:sz w:val="24"/>
            <w:szCs w:val="24"/>
          </w:rPr>
          <w:t xml:space="preserve"> </w:t>
        </w:r>
        <w:r>
          <w:rPr>
            <w:rFonts w:eastAsiaTheme="minorEastAsia"/>
            <w:sz w:val="24"/>
            <w:szCs w:val="24"/>
          </w:rPr>
          <w:t xml:space="preserve">Procurement </w:t>
        </w:r>
        <w:r>
          <w:rPr>
            <w:rFonts w:eastAsiaTheme="minorEastAsia"/>
            <w:sz w:val="24"/>
            <w:szCs w:val="24"/>
          </w:rPr>
          <w:t>Authorizations</w:t>
        </w:r>
        <w:bookmarkEnd w:id="439"/>
      </w:ins>
    </w:p>
    <w:p w14:paraId="312940A4" w14:textId="4BB99AC2" w:rsidR="00BF571B" w:rsidRDefault="006453D8" w:rsidP="00880DA6">
      <w:pPr>
        <w:spacing w:before="120" w:after="0"/>
        <w:jc w:val="both"/>
        <w:rPr>
          <w:ins w:id="441" w:author="Danielle Martin" w:date="2023-09-12T18:58:00Z"/>
          <w:rFonts w:ascii="Times New Roman" w:hAnsi="Times New Roman" w:cs="Times New Roman"/>
          <w:sz w:val="24"/>
          <w:szCs w:val="24"/>
        </w:rPr>
      </w:pPr>
      <w:ins w:id="442" w:author="Danielle Martin" w:date="2023-09-12T18:53:00Z">
        <w:r>
          <w:rPr>
            <w:rFonts w:ascii="Times New Roman" w:hAnsi="Times New Roman" w:cs="Times New Roman"/>
            <w:sz w:val="24"/>
            <w:szCs w:val="24"/>
          </w:rPr>
          <w:t>For</w:t>
        </w:r>
        <w:r w:rsidR="009A75B2">
          <w:rPr>
            <w:rFonts w:ascii="Times New Roman" w:hAnsi="Times New Roman" w:cs="Times New Roman"/>
            <w:sz w:val="24"/>
            <w:szCs w:val="24"/>
          </w:rPr>
          <w:t xml:space="preserve"> procurements </w:t>
        </w:r>
      </w:ins>
      <w:ins w:id="443" w:author="Danielle Martin" w:date="2023-09-12T18:54:00Z">
        <w:r w:rsidR="009A75B2">
          <w:rPr>
            <w:rFonts w:ascii="Times New Roman" w:hAnsi="Times New Roman" w:cs="Times New Roman"/>
            <w:sz w:val="24"/>
            <w:szCs w:val="24"/>
          </w:rPr>
          <w:t xml:space="preserve">purchase requisition forms require </w:t>
        </w:r>
      </w:ins>
      <w:ins w:id="444" w:author="Danielle Martin" w:date="2023-09-12T18:53:00Z">
        <w:r w:rsidR="009A75B2">
          <w:rPr>
            <w:rFonts w:ascii="Times New Roman" w:hAnsi="Times New Roman" w:cs="Times New Roman"/>
            <w:sz w:val="24"/>
            <w:szCs w:val="24"/>
          </w:rPr>
          <w:t>technical authorization</w:t>
        </w:r>
      </w:ins>
      <w:ins w:id="445" w:author="Danielle Martin" w:date="2023-09-12T18:54:00Z">
        <w:r w:rsidR="009A75B2">
          <w:rPr>
            <w:rFonts w:ascii="Times New Roman" w:hAnsi="Times New Roman" w:cs="Times New Roman"/>
            <w:sz w:val="24"/>
            <w:szCs w:val="24"/>
          </w:rPr>
          <w:t xml:space="preserve"> </w:t>
        </w:r>
        <w:r w:rsidR="000B4E06">
          <w:rPr>
            <w:rFonts w:ascii="Times New Roman" w:hAnsi="Times New Roman" w:cs="Times New Roman"/>
            <w:sz w:val="24"/>
            <w:szCs w:val="24"/>
          </w:rPr>
          <w:t xml:space="preserve">from </w:t>
        </w:r>
      </w:ins>
      <w:ins w:id="446" w:author="Danielle Martin" w:date="2023-09-12T18:55:00Z">
        <w:r w:rsidR="001F2D20">
          <w:rPr>
            <w:rFonts w:ascii="Times New Roman" w:hAnsi="Times New Roman" w:cs="Times New Roman"/>
            <w:sz w:val="24"/>
            <w:szCs w:val="24"/>
          </w:rPr>
          <w:t>programmatic team</w:t>
        </w:r>
        <w:r w:rsidR="006C28D1">
          <w:rPr>
            <w:rFonts w:ascii="Times New Roman" w:hAnsi="Times New Roman" w:cs="Times New Roman"/>
            <w:sz w:val="24"/>
            <w:szCs w:val="24"/>
          </w:rPr>
          <w:t xml:space="preserve"> based on the delegation of authority listed above. On the purchase requisition form </w:t>
        </w:r>
      </w:ins>
      <w:ins w:id="447" w:author="Danielle Martin" w:date="2023-09-12T18:57:00Z">
        <w:r w:rsidR="000A391D">
          <w:rPr>
            <w:rFonts w:ascii="Times New Roman" w:hAnsi="Times New Roman" w:cs="Times New Roman"/>
            <w:sz w:val="24"/>
            <w:szCs w:val="24"/>
          </w:rPr>
          <w:t>t</w:t>
        </w:r>
      </w:ins>
      <w:ins w:id="448" w:author="Danielle Martin" w:date="2023-09-12T18:56:00Z">
        <w:r w:rsidR="000A391D" w:rsidRPr="000A391D">
          <w:rPr>
            <w:rFonts w:ascii="Times New Roman" w:hAnsi="Times New Roman" w:cs="Times New Roman"/>
            <w:sz w:val="24"/>
            <w:szCs w:val="24"/>
          </w:rPr>
          <w:t>he HO Director/COP/PD is responsible for reviewing the request and ensuring that the good or service is necessary for the project and that the expected award value is appropriate. The unit Vice President</w:t>
        </w:r>
      </w:ins>
      <w:ins w:id="449" w:author="Danielle Martin" w:date="2023-09-12T18:57:00Z">
        <w:r w:rsidR="00E40D36">
          <w:rPr>
            <w:rFonts w:ascii="Times New Roman" w:hAnsi="Times New Roman" w:cs="Times New Roman"/>
            <w:sz w:val="24"/>
            <w:szCs w:val="24"/>
          </w:rPr>
          <w:t>/COO/CFO</w:t>
        </w:r>
      </w:ins>
      <w:ins w:id="450" w:author="Danielle Martin" w:date="2023-09-12T18:56:00Z">
        <w:r w:rsidR="000A391D" w:rsidRPr="000A391D">
          <w:rPr>
            <w:rFonts w:ascii="Times New Roman" w:hAnsi="Times New Roman" w:cs="Times New Roman"/>
            <w:sz w:val="24"/>
            <w:szCs w:val="24"/>
          </w:rPr>
          <w:t>/Country Office Director and/or President &amp; CEO provides authorizations for large purchases above the HO Director/COP/PD’s</w:t>
        </w:r>
      </w:ins>
      <w:ins w:id="451" w:author="Danielle Martin" w:date="2023-09-12T18:57:00Z">
        <w:r w:rsidR="00E40D36">
          <w:rPr>
            <w:rFonts w:ascii="Times New Roman" w:hAnsi="Times New Roman" w:cs="Times New Roman"/>
            <w:sz w:val="24"/>
            <w:szCs w:val="24"/>
          </w:rPr>
          <w:t xml:space="preserve"> </w:t>
        </w:r>
      </w:ins>
      <w:ins w:id="452" w:author="Danielle Martin" w:date="2023-09-12T18:56:00Z">
        <w:r w:rsidR="000A391D" w:rsidRPr="000A391D">
          <w:rPr>
            <w:rFonts w:ascii="Times New Roman" w:hAnsi="Times New Roman" w:cs="Times New Roman"/>
            <w:sz w:val="24"/>
            <w:szCs w:val="24"/>
          </w:rPr>
          <w:t>approval threshold. The Compliance Team will be copied on the PRF and spot check to flag any potential issues (i.e. restricted commodities which may need prior approval and or waivers, wrong procurement method selected, wrong source selection selected, etc.).</w:t>
        </w:r>
      </w:ins>
    </w:p>
    <w:p w14:paraId="56DCD1D3" w14:textId="0695087F" w:rsidR="00BF571B" w:rsidRDefault="000D34D6" w:rsidP="00880DA6">
      <w:pPr>
        <w:spacing w:before="120" w:after="0"/>
        <w:jc w:val="both"/>
        <w:rPr>
          <w:rFonts w:ascii="Times New Roman" w:hAnsi="Times New Roman" w:cs="Times New Roman"/>
          <w:sz w:val="24"/>
          <w:szCs w:val="24"/>
          <w:lang w:val="en"/>
        </w:rPr>
        <w:pPrChange w:id="453" w:author="Danielle Martin" w:date="2023-09-12T18:39:00Z">
          <w:pPr>
            <w:jc w:val="both"/>
          </w:pPr>
        </w:pPrChange>
      </w:pPr>
      <w:ins w:id="454" w:author="Danielle Martin" w:date="2023-09-12T18:58:00Z">
        <w:r>
          <w:rPr>
            <w:rFonts w:ascii="Times New Roman" w:hAnsi="Times New Roman" w:cs="Times New Roman"/>
            <w:sz w:val="24"/>
            <w:szCs w:val="24"/>
          </w:rPr>
          <w:t>For evaluation matrixes</w:t>
        </w:r>
      </w:ins>
      <w:ins w:id="455" w:author="Danielle Martin" w:date="2023-09-12T18:59:00Z">
        <w:r w:rsidR="00FA0417">
          <w:rPr>
            <w:rFonts w:ascii="Times New Roman" w:hAnsi="Times New Roman" w:cs="Times New Roman"/>
            <w:sz w:val="24"/>
            <w:szCs w:val="24"/>
          </w:rPr>
          <w:t>, negotiation memo</w:t>
        </w:r>
      </w:ins>
      <w:ins w:id="456" w:author="Danielle Martin" w:date="2023-09-12T19:00:00Z">
        <w:r w:rsidR="00FA0417">
          <w:rPr>
            <w:rFonts w:ascii="Times New Roman" w:hAnsi="Times New Roman" w:cs="Times New Roman"/>
            <w:sz w:val="24"/>
            <w:szCs w:val="24"/>
          </w:rPr>
          <w:t xml:space="preserve">s, and </w:t>
        </w:r>
      </w:ins>
      <w:ins w:id="457" w:author="Danielle Martin" w:date="2023-09-12T18:58:00Z">
        <w:r>
          <w:rPr>
            <w:rFonts w:ascii="Times New Roman" w:hAnsi="Times New Roman" w:cs="Times New Roman"/>
            <w:sz w:val="24"/>
            <w:szCs w:val="24"/>
          </w:rPr>
          <w:t>source selec</w:t>
        </w:r>
      </w:ins>
      <w:ins w:id="458" w:author="Danielle Martin" w:date="2023-09-12T18:59:00Z">
        <w:r>
          <w:rPr>
            <w:rFonts w:ascii="Times New Roman" w:hAnsi="Times New Roman" w:cs="Times New Roman"/>
            <w:sz w:val="24"/>
            <w:szCs w:val="24"/>
          </w:rPr>
          <w:t>tion memos</w:t>
        </w:r>
        <w:r w:rsidR="000D63F7">
          <w:rPr>
            <w:rFonts w:ascii="Times New Roman" w:hAnsi="Times New Roman" w:cs="Times New Roman"/>
            <w:sz w:val="24"/>
            <w:szCs w:val="24"/>
          </w:rPr>
          <w:t xml:space="preserve"> </w:t>
        </w:r>
      </w:ins>
      <w:ins w:id="459" w:author="Danielle Martin" w:date="2023-09-12T19:00:00Z">
        <w:r w:rsidR="00F22C77">
          <w:rPr>
            <w:rFonts w:ascii="Times New Roman" w:hAnsi="Times New Roman" w:cs="Times New Roman"/>
            <w:sz w:val="24"/>
            <w:szCs w:val="24"/>
          </w:rPr>
          <w:t xml:space="preserve">they are to be signed by the appropriate </w:t>
        </w:r>
        <w:r w:rsidR="00F22C77" w:rsidRPr="000A391D">
          <w:rPr>
            <w:rFonts w:ascii="Times New Roman" w:hAnsi="Times New Roman" w:cs="Times New Roman"/>
            <w:sz w:val="24"/>
            <w:szCs w:val="24"/>
          </w:rPr>
          <w:t>HO Director/COP/PD</w:t>
        </w:r>
        <w:r w:rsidR="00F22C77">
          <w:rPr>
            <w:rFonts w:ascii="Times New Roman" w:hAnsi="Times New Roman" w:cs="Times New Roman"/>
            <w:sz w:val="24"/>
            <w:szCs w:val="24"/>
          </w:rPr>
          <w:t xml:space="preserve"> based on the dollar value of the procurement. If the procurement ex</w:t>
        </w:r>
      </w:ins>
      <w:ins w:id="460" w:author="Danielle Martin" w:date="2023-09-12T19:01:00Z">
        <w:r w:rsidR="00F22C77">
          <w:rPr>
            <w:rFonts w:ascii="Times New Roman" w:hAnsi="Times New Roman" w:cs="Times New Roman"/>
            <w:sz w:val="24"/>
            <w:szCs w:val="24"/>
          </w:rPr>
          <w:t xml:space="preserve">ceeds the </w:t>
        </w:r>
        <w:r w:rsidR="00F22C77" w:rsidRPr="000A391D">
          <w:rPr>
            <w:rFonts w:ascii="Times New Roman" w:hAnsi="Times New Roman" w:cs="Times New Roman"/>
            <w:sz w:val="24"/>
            <w:szCs w:val="24"/>
          </w:rPr>
          <w:t>HO Director/COP/PD</w:t>
        </w:r>
        <w:r w:rsidR="00F22C77">
          <w:rPr>
            <w:rFonts w:ascii="Times New Roman" w:hAnsi="Times New Roman" w:cs="Times New Roman"/>
            <w:sz w:val="24"/>
            <w:szCs w:val="24"/>
          </w:rPr>
          <w:t xml:space="preserve"> authority, it will </w:t>
        </w:r>
      </w:ins>
      <w:ins w:id="461" w:author="Danielle Martin" w:date="2023-09-12T19:02:00Z">
        <w:r w:rsidR="00C207D2">
          <w:rPr>
            <w:rFonts w:ascii="Times New Roman" w:hAnsi="Times New Roman" w:cs="Times New Roman"/>
            <w:sz w:val="24"/>
            <w:szCs w:val="24"/>
          </w:rPr>
          <w:t xml:space="preserve">instead </w:t>
        </w:r>
      </w:ins>
      <w:ins w:id="462" w:author="Danielle Martin" w:date="2023-09-12T19:01:00Z">
        <w:r w:rsidR="00F22C77">
          <w:rPr>
            <w:rFonts w:ascii="Times New Roman" w:hAnsi="Times New Roman" w:cs="Times New Roman"/>
            <w:sz w:val="24"/>
            <w:szCs w:val="24"/>
          </w:rPr>
          <w:t xml:space="preserve">require approval from the </w:t>
        </w:r>
        <w:r w:rsidR="00F22C77" w:rsidRPr="000A391D">
          <w:rPr>
            <w:rFonts w:ascii="Times New Roman" w:hAnsi="Times New Roman" w:cs="Times New Roman"/>
            <w:sz w:val="24"/>
            <w:szCs w:val="24"/>
          </w:rPr>
          <w:t>Vice President</w:t>
        </w:r>
        <w:r w:rsidR="00F22C77">
          <w:rPr>
            <w:rFonts w:ascii="Times New Roman" w:hAnsi="Times New Roman" w:cs="Times New Roman"/>
            <w:sz w:val="24"/>
            <w:szCs w:val="24"/>
          </w:rPr>
          <w:t>/COO/CFO</w:t>
        </w:r>
        <w:r w:rsidR="00F22C77" w:rsidRPr="000A391D">
          <w:rPr>
            <w:rFonts w:ascii="Times New Roman" w:hAnsi="Times New Roman" w:cs="Times New Roman"/>
            <w:sz w:val="24"/>
            <w:szCs w:val="24"/>
          </w:rPr>
          <w:t>/Country Office Director and/or President &amp; CEO</w:t>
        </w:r>
        <w:r w:rsidR="00D038CA">
          <w:rPr>
            <w:rFonts w:ascii="Times New Roman" w:hAnsi="Times New Roman" w:cs="Times New Roman"/>
            <w:sz w:val="24"/>
            <w:szCs w:val="24"/>
          </w:rPr>
          <w:t xml:space="preserve"> as </w:t>
        </w:r>
      </w:ins>
      <w:ins w:id="463" w:author="Danielle Martin" w:date="2023-09-12T19:02:00Z">
        <w:r w:rsidR="00D038CA">
          <w:rPr>
            <w:rFonts w:ascii="Times New Roman" w:hAnsi="Times New Roman" w:cs="Times New Roman"/>
            <w:sz w:val="24"/>
            <w:szCs w:val="24"/>
          </w:rPr>
          <w:t>appropriate</w:t>
        </w:r>
      </w:ins>
      <w:ins w:id="464" w:author="Danielle Martin" w:date="2023-09-12T19:01:00Z">
        <w:r w:rsidR="00D038CA">
          <w:rPr>
            <w:rFonts w:ascii="Times New Roman" w:hAnsi="Times New Roman" w:cs="Times New Roman"/>
            <w:sz w:val="24"/>
            <w:szCs w:val="24"/>
          </w:rPr>
          <w:t xml:space="preserve">. Please note all sole source memos require approval from Compliance Team </w:t>
        </w:r>
      </w:ins>
      <w:ins w:id="465" w:author="Danielle Martin" w:date="2023-09-12T19:02:00Z">
        <w:r w:rsidR="00D038CA">
          <w:rPr>
            <w:rFonts w:ascii="Times New Roman" w:hAnsi="Times New Roman" w:cs="Times New Roman"/>
            <w:sz w:val="24"/>
            <w:szCs w:val="24"/>
          </w:rPr>
          <w:t>as well.</w:t>
        </w:r>
        <w:r w:rsidR="00C207D2">
          <w:rPr>
            <w:rFonts w:ascii="Times New Roman" w:hAnsi="Times New Roman" w:cs="Times New Roman"/>
            <w:sz w:val="24"/>
            <w:szCs w:val="24"/>
          </w:rPr>
          <w:t xml:space="preserve"> By signing the </w:t>
        </w:r>
        <w:r w:rsidR="009D14C4">
          <w:rPr>
            <w:rFonts w:ascii="Times New Roman" w:hAnsi="Times New Roman" w:cs="Times New Roman"/>
            <w:sz w:val="24"/>
            <w:szCs w:val="24"/>
          </w:rPr>
          <w:t>evaluation matrixes, negotiation memos, and source selection memos</w:t>
        </w:r>
        <w:r w:rsidR="009D14C4">
          <w:rPr>
            <w:rFonts w:ascii="Times New Roman" w:hAnsi="Times New Roman" w:cs="Times New Roman"/>
            <w:sz w:val="24"/>
            <w:szCs w:val="24"/>
          </w:rPr>
          <w:t xml:space="preserve"> the approver is c</w:t>
        </w:r>
      </w:ins>
      <w:ins w:id="466" w:author="Danielle Martin" w:date="2023-09-12T19:03:00Z">
        <w:r w:rsidR="009D14C4">
          <w:rPr>
            <w:rFonts w:ascii="Times New Roman" w:hAnsi="Times New Roman" w:cs="Times New Roman"/>
            <w:sz w:val="24"/>
            <w:szCs w:val="24"/>
          </w:rPr>
          <w:t>ertifying that they have reviewed the procurement package</w:t>
        </w:r>
        <w:r w:rsidR="0044379C">
          <w:rPr>
            <w:rFonts w:ascii="Times New Roman" w:hAnsi="Times New Roman" w:cs="Times New Roman"/>
            <w:sz w:val="24"/>
            <w:szCs w:val="24"/>
          </w:rPr>
          <w:t xml:space="preserve"> and it </w:t>
        </w:r>
      </w:ins>
      <w:ins w:id="467" w:author="Danielle Martin" w:date="2023-09-12T19:04:00Z">
        <w:r w:rsidR="00127BF4">
          <w:rPr>
            <w:rFonts w:ascii="Times New Roman" w:hAnsi="Times New Roman" w:cs="Times New Roman"/>
            <w:sz w:val="24"/>
            <w:szCs w:val="24"/>
          </w:rPr>
          <w:t xml:space="preserve">is </w:t>
        </w:r>
      </w:ins>
      <w:ins w:id="468" w:author="Danielle Martin" w:date="2023-09-12T19:03:00Z">
        <w:r w:rsidR="0044379C">
          <w:rPr>
            <w:rFonts w:ascii="Times New Roman" w:hAnsi="Times New Roman" w:cs="Times New Roman"/>
            <w:sz w:val="24"/>
            <w:szCs w:val="24"/>
          </w:rPr>
          <w:t>correctly documented,</w:t>
        </w:r>
        <w:r w:rsidR="009D14C4">
          <w:rPr>
            <w:rFonts w:ascii="Times New Roman" w:hAnsi="Times New Roman" w:cs="Times New Roman"/>
            <w:sz w:val="24"/>
            <w:szCs w:val="24"/>
          </w:rPr>
          <w:t xml:space="preserve"> and</w:t>
        </w:r>
        <w:r w:rsidR="0044379C">
          <w:rPr>
            <w:rFonts w:ascii="Times New Roman" w:hAnsi="Times New Roman" w:cs="Times New Roman"/>
            <w:sz w:val="24"/>
            <w:szCs w:val="24"/>
          </w:rPr>
          <w:t xml:space="preserve"> that they</w:t>
        </w:r>
        <w:r w:rsidR="009D14C4">
          <w:rPr>
            <w:rFonts w:ascii="Times New Roman" w:hAnsi="Times New Roman" w:cs="Times New Roman"/>
            <w:sz w:val="24"/>
            <w:szCs w:val="24"/>
          </w:rPr>
          <w:t xml:space="preserve"> agree with the final selected </w:t>
        </w:r>
      </w:ins>
      <w:ins w:id="469" w:author="Danielle Martin" w:date="2023-09-12T19:04:00Z">
        <w:r w:rsidR="00127BF4">
          <w:rPr>
            <w:rFonts w:ascii="Times New Roman" w:hAnsi="Times New Roman" w:cs="Times New Roman"/>
            <w:sz w:val="24"/>
            <w:szCs w:val="24"/>
          </w:rPr>
          <w:t>vendor</w:t>
        </w:r>
      </w:ins>
      <w:ins w:id="470" w:author="Danielle Martin" w:date="2023-09-12T19:03:00Z">
        <w:r w:rsidR="009D14C4">
          <w:rPr>
            <w:rFonts w:ascii="Times New Roman" w:hAnsi="Times New Roman" w:cs="Times New Roman"/>
            <w:sz w:val="24"/>
            <w:szCs w:val="24"/>
          </w:rPr>
          <w:t xml:space="preserve">. </w:t>
        </w:r>
      </w:ins>
    </w:p>
    <w:p w14:paraId="77D67C7E" w14:textId="0EEC23AB" w:rsidR="0085158C" w:rsidRPr="0085158C" w:rsidRDefault="00A96EE7" w:rsidP="008B386D">
      <w:pPr>
        <w:pStyle w:val="Heading2"/>
        <w:numPr>
          <w:ilvl w:val="0"/>
          <w:numId w:val="11"/>
        </w:numPr>
        <w:jc w:val="both"/>
        <w:rPr>
          <w:rFonts w:eastAsiaTheme="minorEastAsia"/>
        </w:rPr>
      </w:pPr>
      <w:ins w:id="471" w:author="Danielle Martin [2]" w:date="2023-09-11T23:14:00Z">
        <w:del w:id="472" w:author="Danielle Martin" w:date="2023-09-12T19:05:00Z">
          <w:r w:rsidDel="00FE3352">
            <w:rPr>
              <w:rFonts w:eastAsiaTheme="minorEastAsia"/>
            </w:rPr>
            <w:delText xml:space="preserve">Bill.com </w:delText>
          </w:r>
        </w:del>
        <w:bookmarkStart w:id="473" w:name="_Toc145439734"/>
        <w:r>
          <w:rPr>
            <w:rFonts w:eastAsiaTheme="minorEastAsia"/>
          </w:rPr>
          <w:t xml:space="preserve">Payment </w:t>
        </w:r>
      </w:ins>
      <w:r w:rsidR="0000138F">
        <w:rPr>
          <w:rFonts w:eastAsiaTheme="minorEastAsia"/>
        </w:rPr>
        <w:t>Appro</w:t>
      </w:r>
      <w:ins w:id="474" w:author="Danielle Martin" w:date="2023-09-12T19:06:00Z">
        <w:r w:rsidR="007A6A37">
          <w:rPr>
            <w:rFonts w:eastAsiaTheme="minorEastAsia"/>
          </w:rPr>
          <w:t>val</w:t>
        </w:r>
      </w:ins>
      <w:bookmarkEnd w:id="473"/>
      <w:del w:id="475" w:author="Danielle Martin" w:date="2023-09-12T19:06:00Z">
        <w:r w:rsidR="0000138F" w:rsidDel="007A6A37">
          <w:rPr>
            <w:rFonts w:eastAsiaTheme="minorEastAsia"/>
          </w:rPr>
          <w:delText>ved</w:delText>
        </w:r>
      </w:del>
      <w:r w:rsidR="0000138F">
        <w:rPr>
          <w:rFonts w:eastAsiaTheme="minorEastAsia"/>
        </w:rPr>
        <w:t xml:space="preserve"> </w:t>
      </w:r>
      <w:del w:id="476" w:author="Danielle Martin" w:date="2023-09-12T19:06:00Z">
        <w:r w:rsidR="0000138F" w:rsidDel="00E47F57">
          <w:rPr>
            <w:rFonts w:eastAsiaTheme="minorEastAsia"/>
          </w:rPr>
          <w:delText>Scenario</w:delText>
        </w:r>
      </w:del>
    </w:p>
    <w:p w14:paraId="002B77D0" w14:textId="37F022B7" w:rsidR="007A6A37" w:rsidRPr="000E46E0" w:rsidRDefault="007A6A37" w:rsidP="007A6A37">
      <w:pPr>
        <w:pStyle w:val="Heading3"/>
        <w:jc w:val="both"/>
        <w:rPr>
          <w:ins w:id="477" w:author="Danielle Martin" w:date="2023-09-12T19:06:00Z"/>
          <w:rFonts w:eastAsiaTheme="minorEastAsia"/>
          <w:sz w:val="24"/>
          <w:szCs w:val="24"/>
        </w:rPr>
      </w:pPr>
      <w:bookmarkStart w:id="478" w:name="_Toc145439735"/>
      <w:ins w:id="479" w:author="Danielle Martin" w:date="2023-09-12T19:06:00Z">
        <w:r>
          <w:rPr>
            <w:rFonts w:eastAsiaTheme="minorEastAsia"/>
            <w:sz w:val="24"/>
            <w:szCs w:val="24"/>
          </w:rPr>
          <w:t>4</w:t>
        </w:r>
        <w:r w:rsidRPr="000E46E0">
          <w:rPr>
            <w:rFonts w:eastAsiaTheme="minorEastAsia"/>
            <w:sz w:val="24"/>
            <w:szCs w:val="24"/>
          </w:rPr>
          <w:t xml:space="preserve">.1 Home Office </w:t>
        </w:r>
        <w:r>
          <w:rPr>
            <w:rFonts w:eastAsiaTheme="minorEastAsia"/>
            <w:sz w:val="24"/>
            <w:szCs w:val="24"/>
          </w:rPr>
          <w:t xml:space="preserve">Payment </w:t>
        </w:r>
        <w:r>
          <w:rPr>
            <w:rFonts w:eastAsiaTheme="minorEastAsia"/>
            <w:sz w:val="24"/>
            <w:szCs w:val="24"/>
          </w:rPr>
          <w:t>Approval</w:t>
        </w:r>
        <w:bookmarkEnd w:id="478"/>
        <w:r>
          <w:rPr>
            <w:rFonts w:eastAsiaTheme="minorEastAsia"/>
            <w:sz w:val="24"/>
            <w:szCs w:val="24"/>
          </w:rPr>
          <w:t xml:space="preserve"> </w:t>
        </w:r>
      </w:ins>
    </w:p>
    <w:p w14:paraId="7CA2BA9A" w14:textId="42560722" w:rsidR="00F13E13" w:rsidDel="007A6A37" w:rsidRDefault="00F13E13" w:rsidP="008B386D">
      <w:pPr>
        <w:spacing w:after="0"/>
        <w:jc w:val="both"/>
        <w:rPr>
          <w:del w:id="480" w:author="Danielle Martin" w:date="2023-09-12T19:06:00Z"/>
          <w:rFonts w:ascii="Times New Roman" w:hAnsi="Times New Roman" w:cs="Times New Roman"/>
          <w:sz w:val="24"/>
          <w:szCs w:val="24"/>
        </w:rPr>
      </w:pPr>
    </w:p>
    <w:p w14:paraId="15956230" w14:textId="4EAC0D34" w:rsidR="007B7E1D" w:rsidRDefault="007B7E1D" w:rsidP="008B386D">
      <w:pPr>
        <w:spacing w:after="0"/>
        <w:jc w:val="both"/>
        <w:rPr>
          <w:ins w:id="481" w:author="Danielle Martin" w:date="2023-09-12T19:06:00Z"/>
          <w:rFonts w:ascii="Times New Roman" w:hAnsi="Times New Roman" w:cs="Times New Roman"/>
          <w:sz w:val="24"/>
          <w:szCs w:val="24"/>
          <w:lang w:val="en"/>
        </w:rPr>
      </w:pPr>
      <w:r w:rsidRPr="32A17FD5">
        <w:rPr>
          <w:rFonts w:ascii="Times New Roman" w:hAnsi="Times New Roman" w:cs="Times New Roman"/>
          <w:sz w:val="24"/>
          <w:szCs w:val="24"/>
          <w:lang w:val="en"/>
        </w:rPr>
        <w:t>When payment</w:t>
      </w:r>
      <w:r w:rsidR="00DE4DA8" w:rsidRPr="32A17FD5">
        <w:rPr>
          <w:rFonts w:ascii="Times New Roman" w:hAnsi="Times New Roman" w:cs="Times New Roman"/>
          <w:sz w:val="24"/>
          <w:szCs w:val="24"/>
          <w:lang w:val="en"/>
        </w:rPr>
        <w:t>s are submitted in Bill.com</w:t>
      </w:r>
      <w:r w:rsidR="001A22C4" w:rsidRPr="32A17FD5">
        <w:rPr>
          <w:rFonts w:ascii="Times New Roman" w:hAnsi="Times New Roman" w:cs="Times New Roman"/>
          <w:sz w:val="24"/>
          <w:szCs w:val="24"/>
          <w:lang w:val="en"/>
        </w:rPr>
        <w:t xml:space="preserve">, the platform will </w:t>
      </w:r>
      <w:r w:rsidR="00427A75" w:rsidRPr="32A17FD5">
        <w:rPr>
          <w:rFonts w:ascii="Times New Roman" w:hAnsi="Times New Roman" w:cs="Times New Roman"/>
          <w:sz w:val="24"/>
          <w:szCs w:val="24"/>
          <w:lang w:val="en"/>
        </w:rPr>
        <w:t xml:space="preserve">route the approvals based on </w:t>
      </w:r>
      <w:r w:rsidR="004F6AEE" w:rsidRPr="32A17FD5">
        <w:rPr>
          <w:rFonts w:ascii="Times New Roman" w:hAnsi="Times New Roman" w:cs="Times New Roman"/>
          <w:sz w:val="24"/>
          <w:szCs w:val="24"/>
          <w:lang w:val="en"/>
        </w:rPr>
        <w:t>the authorization of</w:t>
      </w:r>
      <w:r w:rsidR="00330925" w:rsidRPr="32A17FD5">
        <w:rPr>
          <w:rFonts w:ascii="Times New Roman" w:hAnsi="Times New Roman" w:cs="Times New Roman"/>
          <w:sz w:val="24"/>
          <w:szCs w:val="24"/>
          <w:lang w:val="en"/>
        </w:rPr>
        <w:t xml:space="preserve"> the</w:t>
      </w:r>
      <w:r w:rsidR="004F6AEE" w:rsidRPr="32A17FD5">
        <w:rPr>
          <w:rFonts w:ascii="Times New Roman" w:hAnsi="Times New Roman" w:cs="Times New Roman"/>
          <w:sz w:val="24"/>
          <w:szCs w:val="24"/>
          <w:lang w:val="en"/>
        </w:rPr>
        <w:t xml:space="preserve"> </w:t>
      </w:r>
      <w:r w:rsidR="00427A75" w:rsidRPr="32A17FD5">
        <w:rPr>
          <w:rFonts w:ascii="Times New Roman" w:hAnsi="Times New Roman" w:cs="Times New Roman"/>
          <w:sz w:val="24"/>
          <w:szCs w:val="24"/>
          <w:lang w:val="en"/>
        </w:rPr>
        <w:t xml:space="preserve">individual </w:t>
      </w:r>
      <w:r w:rsidR="001B3706" w:rsidRPr="32A17FD5">
        <w:rPr>
          <w:rFonts w:ascii="Times New Roman" w:hAnsi="Times New Roman" w:cs="Times New Roman"/>
          <w:sz w:val="24"/>
          <w:szCs w:val="24"/>
          <w:lang w:val="en"/>
        </w:rPr>
        <w:t xml:space="preserve">submitting.  The thresholds </w:t>
      </w:r>
      <w:r w:rsidR="00EE2E91" w:rsidRPr="32A17FD5">
        <w:rPr>
          <w:rFonts w:ascii="Times New Roman" w:hAnsi="Times New Roman" w:cs="Times New Roman"/>
          <w:sz w:val="24"/>
          <w:szCs w:val="24"/>
          <w:lang w:val="en"/>
        </w:rPr>
        <w:t>noted above</w:t>
      </w:r>
      <w:r w:rsidR="001B3706" w:rsidRPr="32A17FD5">
        <w:rPr>
          <w:rFonts w:ascii="Times New Roman" w:hAnsi="Times New Roman" w:cs="Times New Roman"/>
          <w:sz w:val="24"/>
          <w:szCs w:val="24"/>
          <w:lang w:val="en"/>
        </w:rPr>
        <w:t xml:space="preserve"> will be the roles in Bill.com for payment approvals</w:t>
      </w:r>
      <w:r w:rsidR="002A00EA" w:rsidRPr="32A17FD5">
        <w:rPr>
          <w:rFonts w:ascii="Times New Roman" w:hAnsi="Times New Roman" w:cs="Times New Roman"/>
          <w:sz w:val="24"/>
          <w:szCs w:val="24"/>
          <w:lang w:val="en"/>
        </w:rPr>
        <w:t xml:space="preserve"> </w:t>
      </w:r>
      <w:r w:rsidRPr="32A17FD5">
        <w:rPr>
          <w:rFonts w:ascii="Times New Roman" w:hAnsi="Times New Roman" w:cs="Times New Roman"/>
          <w:sz w:val="24"/>
          <w:szCs w:val="24"/>
          <w:lang w:val="en"/>
        </w:rPr>
        <w:t xml:space="preserve">on behalf of the President &amp; CEO as relates to the programmatic expenses. </w:t>
      </w:r>
    </w:p>
    <w:p w14:paraId="12FBA304" w14:textId="77777777" w:rsidR="00E47F57" w:rsidRDefault="00E47F57" w:rsidP="008B386D">
      <w:pPr>
        <w:spacing w:after="0"/>
        <w:jc w:val="both"/>
        <w:rPr>
          <w:ins w:id="482" w:author="Danielle Martin" w:date="2023-09-12T19:06:00Z"/>
          <w:rFonts w:ascii="Times New Roman" w:hAnsi="Times New Roman" w:cs="Times New Roman"/>
          <w:sz w:val="24"/>
          <w:szCs w:val="24"/>
          <w:lang w:val="en"/>
        </w:rPr>
      </w:pPr>
    </w:p>
    <w:p w14:paraId="1ABC5EC7" w14:textId="0091BE8B" w:rsidR="00E47F57" w:rsidRPr="000E46E0" w:rsidRDefault="00E47F57" w:rsidP="00E47F57">
      <w:pPr>
        <w:pStyle w:val="Heading3"/>
        <w:jc w:val="both"/>
        <w:rPr>
          <w:ins w:id="483" w:author="Danielle Martin" w:date="2023-09-12T19:06:00Z"/>
          <w:rFonts w:eastAsiaTheme="minorEastAsia"/>
          <w:sz w:val="24"/>
          <w:szCs w:val="24"/>
        </w:rPr>
      </w:pPr>
      <w:bookmarkStart w:id="484" w:name="_Toc145439736"/>
      <w:ins w:id="485" w:author="Danielle Martin" w:date="2023-09-12T19:06:00Z">
        <w:r>
          <w:rPr>
            <w:rFonts w:eastAsiaTheme="minorEastAsia"/>
            <w:sz w:val="24"/>
            <w:szCs w:val="24"/>
          </w:rPr>
          <w:t>4</w:t>
        </w:r>
        <w:r w:rsidRPr="000E46E0">
          <w:rPr>
            <w:rFonts w:eastAsiaTheme="minorEastAsia"/>
            <w:sz w:val="24"/>
            <w:szCs w:val="24"/>
          </w:rPr>
          <w:t>.</w:t>
        </w:r>
      </w:ins>
      <w:ins w:id="486" w:author="Danielle Martin" w:date="2023-09-12T19:07:00Z">
        <w:r>
          <w:rPr>
            <w:rFonts w:eastAsiaTheme="minorEastAsia"/>
            <w:sz w:val="24"/>
            <w:szCs w:val="24"/>
          </w:rPr>
          <w:t>2</w:t>
        </w:r>
      </w:ins>
      <w:ins w:id="487" w:author="Danielle Martin" w:date="2023-09-12T19:06:00Z">
        <w:r w:rsidRPr="000E46E0">
          <w:rPr>
            <w:rFonts w:eastAsiaTheme="minorEastAsia"/>
            <w:sz w:val="24"/>
            <w:szCs w:val="24"/>
          </w:rPr>
          <w:t xml:space="preserve"> </w:t>
        </w:r>
      </w:ins>
      <w:ins w:id="488" w:author="Danielle Martin" w:date="2023-09-12T19:07:00Z">
        <w:r>
          <w:rPr>
            <w:rFonts w:eastAsiaTheme="minorEastAsia"/>
            <w:sz w:val="24"/>
            <w:szCs w:val="24"/>
          </w:rPr>
          <w:t>Field</w:t>
        </w:r>
      </w:ins>
      <w:ins w:id="489" w:author="Danielle Martin" w:date="2023-09-12T19:06:00Z">
        <w:r w:rsidRPr="000E46E0">
          <w:rPr>
            <w:rFonts w:eastAsiaTheme="minorEastAsia"/>
            <w:sz w:val="24"/>
            <w:szCs w:val="24"/>
          </w:rPr>
          <w:t xml:space="preserve"> Office </w:t>
        </w:r>
        <w:r>
          <w:rPr>
            <w:rFonts w:eastAsiaTheme="minorEastAsia"/>
            <w:sz w:val="24"/>
            <w:szCs w:val="24"/>
          </w:rPr>
          <w:t>Payment Approval</w:t>
        </w:r>
        <w:bookmarkEnd w:id="484"/>
        <w:r>
          <w:rPr>
            <w:rFonts w:eastAsiaTheme="minorEastAsia"/>
            <w:sz w:val="24"/>
            <w:szCs w:val="24"/>
          </w:rPr>
          <w:t xml:space="preserve"> </w:t>
        </w:r>
      </w:ins>
    </w:p>
    <w:p w14:paraId="7D960A6A" w14:textId="439DEB73" w:rsidR="00E47F57" w:rsidRPr="00D068EC" w:rsidRDefault="007856A4" w:rsidP="006A6BC3">
      <w:pPr>
        <w:spacing w:after="0"/>
        <w:jc w:val="both"/>
        <w:rPr>
          <w:rFonts w:ascii="Times New Roman" w:hAnsi="Times New Roman" w:cs="Times New Roman"/>
          <w:sz w:val="24"/>
          <w:szCs w:val="24"/>
          <w:lang w:val="en"/>
        </w:rPr>
      </w:pPr>
      <w:ins w:id="490" w:author="Danielle Martin" w:date="2023-09-12T19:07:00Z">
        <w:r>
          <w:rPr>
            <w:rFonts w:ascii="Times New Roman" w:hAnsi="Times New Roman" w:cs="Times New Roman"/>
            <w:sz w:val="24"/>
            <w:szCs w:val="24"/>
            <w:lang w:val="en"/>
          </w:rPr>
          <w:t>All field office payment requests must</w:t>
        </w:r>
        <w:r w:rsidR="005F3DED">
          <w:rPr>
            <w:rFonts w:ascii="Times New Roman" w:hAnsi="Times New Roman" w:cs="Times New Roman"/>
            <w:sz w:val="24"/>
            <w:szCs w:val="24"/>
            <w:lang w:val="en"/>
          </w:rPr>
          <w:t xml:space="preserve"> be submitted in </w:t>
        </w:r>
      </w:ins>
      <w:ins w:id="491" w:author="Danielle Martin" w:date="2023-09-12T19:08:00Z">
        <w:r w:rsidR="005F3DED">
          <w:rPr>
            <w:rFonts w:ascii="Times New Roman" w:hAnsi="Times New Roman" w:cs="Times New Roman"/>
            <w:sz w:val="24"/>
            <w:szCs w:val="24"/>
            <w:lang w:val="en"/>
          </w:rPr>
          <w:fldChar w:fldCharType="begin"/>
        </w:r>
        <w:r w:rsidR="005F3DED">
          <w:rPr>
            <w:rFonts w:ascii="Times New Roman" w:hAnsi="Times New Roman" w:cs="Times New Roman"/>
            <w:sz w:val="24"/>
            <w:szCs w:val="24"/>
            <w:lang w:val="en"/>
          </w:rPr>
          <w:instrText xml:space="preserve"> HYPERLINK "http://www.pandadoc.com" </w:instrText>
        </w:r>
        <w:r w:rsidR="005F3DED">
          <w:rPr>
            <w:rFonts w:ascii="Times New Roman" w:hAnsi="Times New Roman" w:cs="Times New Roman"/>
            <w:sz w:val="24"/>
            <w:szCs w:val="24"/>
            <w:lang w:val="en"/>
          </w:rPr>
        </w:r>
        <w:r w:rsidR="005F3DED">
          <w:rPr>
            <w:rFonts w:ascii="Times New Roman" w:hAnsi="Times New Roman" w:cs="Times New Roman"/>
            <w:sz w:val="24"/>
            <w:szCs w:val="24"/>
            <w:lang w:val="en"/>
          </w:rPr>
          <w:fldChar w:fldCharType="separate"/>
        </w:r>
        <w:r w:rsidR="005F3DED" w:rsidRPr="005F3DED">
          <w:rPr>
            <w:rStyle w:val="Hyperlink"/>
            <w:rFonts w:ascii="Times New Roman" w:hAnsi="Times New Roman" w:cs="Times New Roman"/>
            <w:sz w:val="24"/>
            <w:szCs w:val="24"/>
            <w:lang w:val="en"/>
          </w:rPr>
          <w:t>PandaDoc</w:t>
        </w:r>
        <w:r w:rsidR="005F3DED">
          <w:rPr>
            <w:rFonts w:ascii="Times New Roman" w:hAnsi="Times New Roman" w:cs="Times New Roman"/>
            <w:sz w:val="24"/>
            <w:szCs w:val="24"/>
            <w:lang w:val="en"/>
          </w:rPr>
          <w:fldChar w:fldCharType="end"/>
        </w:r>
        <w:r w:rsidR="005F3DED">
          <w:rPr>
            <w:rFonts w:ascii="Times New Roman" w:hAnsi="Times New Roman" w:cs="Times New Roman"/>
            <w:sz w:val="24"/>
            <w:szCs w:val="24"/>
            <w:lang w:val="en"/>
          </w:rPr>
          <w:t xml:space="preserve"> on the Payment Request Form</w:t>
        </w:r>
      </w:ins>
      <w:ins w:id="492" w:author="Danielle Martin" w:date="2023-09-12T19:07:00Z">
        <w:r w:rsidR="005F3DED">
          <w:rPr>
            <w:rFonts w:ascii="Times New Roman" w:hAnsi="Times New Roman" w:cs="Times New Roman"/>
            <w:sz w:val="24"/>
            <w:szCs w:val="24"/>
            <w:lang w:val="en"/>
          </w:rPr>
          <w:t>.</w:t>
        </w:r>
      </w:ins>
      <w:ins w:id="493" w:author="Danielle Martin" w:date="2023-09-12T19:08:00Z">
        <w:r w:rsidR="00033D66">
          <w:rPr>
            <w:rFonts w:ascii="Times New Roman" w:hAnsi="Times New Roman" w:cs="Times New Roman"/>
            <w:sz w:val="24"/>
            <w:szCs w:val="24"/>
            <w:lang w:val="en"/>
          </w:rPr>
          <w:t xml:space="preserve"> The </w:t>
        </w:r>
      </w:ins>
      <w:ins w:id="494" w:author="Danielle Martin" w:date="2023-09-12T19:10:00Z">
        <w:r w:rsidR="00F336CA">
          <w:rPr>
            <w:rFonts w:ascii="Times New Roman" w:hAnsi="Times New Roman" w:cs="Times New Roman"/>
            <w:sz w:val="24"/>
            <w:szCs w:val="24"/>
            <w:lang w:val="en"/>
          </w:rPr>
          <w:t xml:space="preserve">programmatic approval </w:t>
        </w:r>
        <w:r w:rsidR="00CB1CFC">
          <w:rPr>
            <w:rFonts w:ascii="Times New Roman" w:hAnsi="Times New Roman" w:cs="Times New Roman"/>
            <w:sz w:val="24"/>
            <w:szCs w:val="24"/>
            <w:lang w:val="en"/>
          </w:rPr>
          <w:t xml:space="preserve">will be provided by the appropriate </w:t>
        </w:r>
      </w:ins>
      <w:ins w:id="495" w:author="Danielle Martin" w:date="2023-09-12T19:11:00Z">
        <w:r w:rsidR="00AE2305">
          <w:rPr>
            <w:rFonts w:ascii="Times New Roman" w:hAnsi="Times New Roman" w:cs="Times New Roman"/>
            <w:sz w:val="24"/>
            <w:szCs w:val="24"/>
            <w:lang w:val="en"/>
          </w:rPr>
          <w:t>approver</w:t>
        </w:r>
      </w:ins>
      <w:ins w:id="496" w:author="Danielle Martin" w:date="2023-09-12T19:10:00Z">
        <w:r w:rsidR="00CB1CFC">
          <w:rPr>
            <w:rFonts w:ascii="Times New Roman" w:hAnsi="Times New Roman" w:cs="Times New Roman"/>
            <w:sz w:val="24"/>
            <w:szCs w:val="24"/>
            <w:lang w:val="en"/>
          </w:rPr>
          <w:t xml:space="preserve"> based on the delegation above. The indivi</w:t>
        </w:r>
      </w:ins>
      <w:ins w:id="497" w:author="Danielle Martin" w:date="2023-09-12T19:11:00Z">
        <w:r w:rsidR="00CB1CFC">
          <w:rPr>
            <w:rFonts w:ascii="Times New Roman" w:hAnsi="Times New Roman" w:cs="Times New Roman"/>
            <w:sz w:val="24"/>
            <w:szCs w:val="24"/>
            <w:lang w:val="en"/>
          </w:rPr>
          <w:t xml:space="preserve">dual signing the payment </w:t>
        </w:r>
      </w:ins>
      <w:ins w:id="498" w:author="Danielle Martin" w:date="2023-09-12T19:12:00Z">
        <w:r w:rsidR="009B1817">
          <w:rPr>
            <w:rFonts w:ascii="Times New Roman" w:hAnsi="Times New Roman" w:cs="Times New Roman"/>
            <w:sz w:val="24"/>
            <w:szCs w:val="24"/>
            <w:lang w:val="en"/>
          </w:rPr>
          <w:t>request form as a technical approver is confirming the allowability and appropriateness of the cost for the progra</w:t>
        </w:r>
        <w:r w:rsidR="006A6BC3">
          <w:rPr>
            <w:rFonts w:ascii="Times New Roman" w:hAnsi="Times New Roman" w:cs="Times New Roman"/>
            <w:sz w:val="24"/>
            <w:szCs w:val="24"/>
            <w:lang w:val="en"/>
          </w:rPr>
          <w:t>m and the correct budget activi</w:t>
        </w:r>
      </w:ins>
      <w:ins w:id="499" w:author="Danielle Martin" w:date="2023-09-12T19:13:00Z">
        <w:r w:rsidR="006A6BC3">
          <w:rPr>
            <w:rFonts w:ascii="Times New Roman" w:hAnsi="Times New Roman" w:cs="Times New Roman"/>
            <w:sz w:val="24"/>
            <w:szCs w:val="24"/>
            <w:lang w:val="en"/>
          </w:rPr>
          <w:t>ty.</w:t>
        </w:r>
      </w:ins>
      <w:ins w:id="500" w:author="Danielle Martin" w:date="2023-09-12T19:08:00Z">
        <w:r w:rsidR="005F3DED">
          <w:rPr>
            <w:rFonts w:ascii="Times New Roman" w:hAnsi="Times New Roman" w:cs="Times New Roman"/>
            <w:sz w:val="24"/>
            <w:szCs w:val="24"/>
            <w:lang w:val="en"/>
          </w:rPr>
          <w:t xml:space="preserve"> </w:t>
        </w:r>
      </w:ins>
      <w:ins w:id="501" w:author="Danielle Martin" w:date="2023-09-12T19:11:00Z">
        <w:r w:rsidR="00AE2305" w:rsidRPr="00AE2305">
          <w:rPr>
            <w:rFonts w:ascii="Times New Roman" w:hAnsi="Times New Roman" w:cs="Times New Roman"/>
            <w:sz w:val="24"/>
            <w:szCs w:val="24"/>
            <w:lang w:val="en"/>
          </w:rPr>
          <w:t xml:space="preserve">The F&amp;A Director </w:t>
        </w:r>
      </w:ins>
      <w:ins w:id="502" w:author="Danielle Martin" w:date="2023-09-12T19:13:00Z">
        <w:r w:rsidR="006A6BC3">
          <w:rPr>
            <w:rFonts w:ascii="Times New Roman" w:hAnsi="Times New Roman" w:cs="Times New Roman"/>
            <w:sz w:val="24"/>
            <w:szCs w:val="24"/>
            <w:lang w:val="en"/>
          </w:rPr>
          <w:t>approver signature is</w:t>
        </w:r>
      </w:ins>
      <w:ins w:id="503" w:author="Danielle Martin" w:date="2023-09-12T19:11:00Z">
        <w:r w:rsidR="00AE2305" w:rsidRPr="00AE2305">
          <w:rPr>
            <w:rFonts w:ascii="Times New Roman" w:hAnsi="Times New Roman" w:cs="Times New Roman"/>
            <w:sz w:val="24"/>
            <w:szCs w:val="24"/>
            <w:lang w:val="en"/>
          </w:rPr>
          <w:t xml:space="preserve"> verif</w:t>
        </w:r>
      </w:ins>
      <w:ins w:id="504" w:author="Danielle Martin" w:date="2023-09-12T19:13:00Z">
        <w:r w:rsidR="006A6BC3">
          <w:rPr>
            <w:rFonts w:ascii="Times New Roman" w:hAnsi="Times New Roman" w:cs="Times New Roman"/>
            <w:sz w:val="24"/>
            <w:szCs w:val="24"/>
            <w:lang w:val="en"/>
          </w:rPr>
          <w:t>ying</w:t>
        </w:r>
      </w:ins>
      <w:ins w:id="505" w:author="Danielle Martin" w:date="2023-09-12T19:11:00Z">
        <w:r w:rsidR="00AE2305" w:rsidRPr="00AE2305">
          <w:rPr>
            <w:rFonts w:ascii="Times New Roman" w:hAnsi="Times New Roman" w:cs="Times New Roman"/>
            <w:sz w:val="24"/>
            <w:szCs w:val="24"/>
            <w:lang w:val="en"/>
          </w:rPr>
          <w:t xml:space="preserve"> and match</w:t>
        </w:r>
      </w:ins>
      <w:ins w:id="506" w:author="Danielle Martin" w:date="2023-09-12T19:13:00Z">
        <w:r w:rsidR="006A6BC3">
          <w:rPr>
            <w:rFonts w:ascii="Times New Roman" w:hAnsi="Times New Roman" w:cs="Times New Roman"/>
            <w:sz w:val="24"/>
            <w:szCs w:val="24"/>
            <w:lang w:val="en"/>
          </w:rPr>
          <w:t>ing</w:t>
        </w:r>
      </w:ins>
      <w:ins w:id="507" w:author="Danielle Martin" w:date="2023-09-12T19:11:00Z">
        <w:r w:rsidR="00AE2305" w:rsidRPr="00AE2305">
          <w:rPr>
            <w:rFonts w:ascii="Times New Roman" w:hAnsi="Times New Roman" w:cs="Times New Roman"/>
            <w:sz w:val="24"/>
            <w:szCs w:val="24"/>
            <w:lang w:val="en"/>
          </w:rPr>
          <w:t xml:space="preserve"> up the vendor invoice, supporting documentation, the procurement file, and the signed payment request.</w:t>
        </w:r>
      </w:ins>
      <w:ins w:id="508" w:author="Danielle Martin" w:date="2023-09-12T19:06:00Z">
        <w:r w:rsidR="00E47F57" w:rsidRPr="32A17FD5">
          <w:rPr>
            <w:rFonts w:ascii="Times New Roman" w:hAnsi="Times New Roman" w:cs="Times New Roman"/>
            <w:sz w:val="24"/>
            <w:szCs w:val="24"/>
            <w:lang w:val="en"/>
          </w:rPr>
          <w:t xml:space="preserve"> </w:t>
        </w:r>
      </w:ins>
    </w:p>
    <w:p w14:paraId="41384E53" w14:textId="20A56135" w:rsidR="00EA5AB4" w:rsidRDefault="008D50D4" w:rsidP="008B386D">
      <w:pPr>
        <w:pStyle w:val="Heading2"/>
        <w:numPr>
          <w:ilvl w:val="0"/>
          <w:numId w:val="11"/>
        </w:numPr>
        <w:jc w:val="both"/>
        <w:rPr>
          <w:ins w:id="509" w:author="Danielle Martin [2]" w:date="2023-09-11T23:16:00Z"/>
          <w:rFonts w:eastAsiaTheme="minorEastAsia"/>
        </w:rPr>
      </w:pPr>
      <w:bookmarkStart w:id="510" w:name="_Toc145439737"/>
      <w:ins w:id="511" w:author="Danielle Martin" w:date="2023-09-12T19:13:00Z">
        <w:r>
          <w:rPr>
            <w:rFonts w:eastAsiaTheme="minorEastAsia"/>
          </w:rPr>
          <w:t xml:space="preserve">Release of </w:t>
        </w:r>
      </w:ins>
      <w:ins w:id="512" w:author="Danielle Martin" w:date="2023-09-12T19:06:00Z">
        <w:r w:rsidR="007A6A37">
          <w:rPr>
            <w:rFonts w:eastAsiaTheme="minorEastAsia"/>
          </w:rPr>
          <w:t>Paymen</w:t>
        </w:r>
      </w:ins>
      <w:ins w:id="513" w:author="Danielle Martin" w:date="2023-09-12T19:13:00Z">
        <w:r>
          <w:rPr>
            <w:rFonts w:eastAsiaTheme="minorEastAsia"/>
          </w:rPr>
          <w:t>t</w:t>
        </w:r>
      </w:ins>
      <w:ins w:id="514" w:author="Danielle Martin" w:date="2023-09-12T19:06:00Z">
        <w:r w:rsidR="007A6A37">
          <w:rPr>
            <w:rFonts w:eastAsiaTheme="minorEastAsia"/>
          </w:rPr>
          <w:t xml:space="preserve"> </w:t>
        </w:r>
      </w:ins>
      <w:r w:rsidR="007B7E1D">
        <w:rPr>
          <w:rFonts w:eastAsiaTheme="minorEastAsia"/>
        </w:rPr>
        <w:t>Internal Controls</w:t>
      </w:r>
      <w:bookmarkEnd w:id="510"/>
      <w:r w:rsidR="007B7E1D">
        <w:rPr>
          <w:rFonts w:eastAsiaTheme="minorEastAsia"/>
        </w:rPr>
        <w:t xml:space="preserve"> </w:t>
      </w:r>
    </w:p>
    <w:p w14:paraId="1686E75F" w14:textId="22E20E9E" w:rsidR="00D74727" w:rsidRPr="00D74727" w:rsidRDefault="00D74727" w:rsidP="008B386D">
      <w:pPr>
        <w:jc w:val="both"/>
        <w:rPr>
          <w:rFonts w:ascii="Times New Roman" w:hAnsi="Times New Roman" w:cs="Times New Roman"/>
          <w:sz w:val="24"/>
          <w:szCs w:val="24"/>
          <w:rPrChange w:id="515" w:author="Danielle Martin [2]" w:date="2023-09-11T23:16:00Z">
            <w:rPr/>
          </w:rPrChange>
        </w:rPr>
        <w:pPrChange w:id="516" w:author="Danielle Martin [2]" w:date="2023-09-11T23:16:00Z">
          <w:pPr>
            <w:pStyle w:val="Heading2"/>
            <w:numPr>
              <w:numId w:val="11"/>
            </w:numPr>
            <w:ind w:left="720" w:hanging="360"/>
          </w:pPr>
        </w:pPrChange>
      </w:pPr>
      <w:ins w:id="517" w:author="Danielle Martin [2]" w:date="2023-09-11T23:16:00Z">
        <w:r>
          <w:rPr>
            <w:rFonts w:ascii="Times New Roman" w:hAnsi="Times New Roman" w:cs="Times New Roman"/>
            <w:sz w:val="24"/>
            <w:szCs w:val="24"/>
          </w:rPr>
          <w:t>The below internal controls apply to all payments released from our bank accounts or any other payment platform.</w:t>
        </w:r>
      </w:ins>
    </w:p>
    <w:p w14:paraId="2821ABD5" w14:textId="7CE9AFA9" w:rsidR="00EA5AB4" w:rsidRPr="00D74727" w:rsidRDefault="00D74727" w:rsidP="008B386D">
      <w:pPr>
        <w:pStyle w:val="Heading3"/>
        <w:jc w:val="both"/>
        <w:rPr>
          <w:rFonts w:eastAsiaTheme="minorEastAsia"/>
          <w:sz w:val="24"/>
          <w:szCs w:val="24"/>
          <w:rPrChange w:id="518" w:author="Danielle Martin [2]" w:date="2023-09-11T23:17:00Z">
            <w:rPr>
              <w:rFonts w:ascii="Times New Roman" w:hAnsi="Times New Roman" w:cs="Times New Roman"/>
              <w:sz w:val="24"/>
              <w:szCs w:val="24"/>
            </w:rPr>
          </w:rPrChange>
        </w:rPr>
        <w:pPrChange w:id="519" w:author="Danielle Martin [2]" w:date="2023-09-11T23:17:00Z">
          <w:pPr>
            <w:spacing w:after="0"/>
          </w:pPr>
        </w:pPrChange>
      </w:pPr>
      <w:bookmarkStart w:id="520" w:name="_Toc145439738"/>
      <w:ins w:id="521" w:author="Danielle Martin [2]" w:date="2023-09-11T23:17:00Z">
        <w:r w:rsidRPr="00D74727">
          <w:rPr>
            <w:rFonts w:eastAsiaTheme="minorEastAsia"/>
            <w:sz w:val="24"/>
            <w:szCs w:val="24"/>
            <w:rPrChange w:id="522" w:author="Danielle Martin [2]" w:date="2023-09-11T23:17:00Z">
              <w:rPr/>
            </w:rPrChange>
          </w:rPr>
          <w:t xml:space="preserve">5.1 Home Office </w:t>
        </w:r>
      </w:ins>
      <w:ins w:id="523" w:author="Danielle Martin" w:date="2023-09-12T19:13:00Z">
        <w:r w:rsidR="008D50D4">
          <w:rPr>
            <w:rFonts w:eastAsiaTheme="minorEastAsia"/>
            <w:sz w:val="24"/>
            <w:szCs w:val="24"/>
          </w:rPr>
          <w:t xml:space="preserve">Release of </w:t>
        </w:r>
      </w:ins>
      <w:ins w:id="524" w:author="Danielle Martin [2]" w:date="2023-09-11T23:25:00Z">
        <w:r w:rsidR="00986225">
          <w:rPr>
            <w:rFonts w:eastAsiaTheme="minorEastAsia"/>
            <w:sz w:val="24"/>
            <w:szCs w:val="24"/>
          </w:rPr>
          <w:t xml:space="preserve">Payment </w:t>
        </w:r>
      </w:ins>
      <w:ins w:id="525" w:author="Danielle Martin [2]" w:date="2023-09-11T23:16:00Z">
        <w:r w:rsidRPr="00D74727">
          <w:rPr>
            <w:rFonts w:eastAsiaTheme="minorEastAsia"/>
            <w:sz w:val="24"/>
            <w:szCs w:val="24"/>
            <w:rPrChange w:id="526" w:author="Danielle Martin [2]" w:date="2023-09-11T23:17:00Z">
              <w:rPr/>
            </w:rPrChange>
          </w:rPr>
          <w:t>Internal Controls</w:t>
        </w:r>
        <w:bookmarkEnd w:id="520"/>
        <w:r w:rsidRPr="00D74727">
          <w:rPr>
            <w:rFonts w:eastAsiaTheme="minorEastAsia"/>
            <w:sz w:val="24"/>
            <w:szCs w:val="24"/>
            <w:rPrChange w:id="527" w:author="Danielle Martin [2]" w:date="2023-09-11T23:17:00Z">
              <w:rPr/>
            </w:rPrChange>
          </w:rPr>
          <w:t xml:space="preserve"> </w:t>
        </w:r>
      </w:ins>
    </w:p>
    <w:p w14:paraId="247AE42E" w14:textId="32455717" w:rsidR="0052011C" w:rsidRDefault="007B7E1D" w:rsidP="008B386D">
      <w:pPr>
        <w:spacing w:after="0"/>
        <w:jc w:val="both"/>
        <w:rPr>
          <w:ins w:id="528" w:author="Danielle Martin [2]" w:date="2023-09-11T23:15:00Z"/>
          <w:rFonts w:ascii="Times New Roman" w:hAnsi="Times New Roman" w:cs="Times New Roman"/>
          <w:sz w:val="24"/>
          <w:szCs w:val="24"/>
        </w:rPr>
      </w:pPr>
      <w:r w:rsidRPr="5575C977">
        <w:rPr>
          <w:rFonts w:ascii="Times New Roman" w:hAnsi="Times New Roman" w:cs="Times New Roman"/>
          <w:sz w:val="24"/>
          <w:szCs w:val="24"/>
        </w:rPr>
        <w:t>Only th</w:t>
      </w:r>
      <w:r w:rsidR="5BFA0D13" w:rsidRPr="5575C977">
        <w:rPr>
          <w:rFonts w:ascii="Times New Roman" w:hAnsi="Times New Roman" w:cs="Times New Roman"/>
          <w:sz w:val="24"/>
          <w:szCs w:val="24"/>
        </w:rPr>
        <w:t xml:space="preserve">e </w:t>
      </w:r>
      <w:r w:rsidRPr="5575C977">
        <w:rPr>
          <w:rFonts w:ascii="Times New Roman" w:hAnsi="Times New Roman" w:cs="Times New Roman"/>
          <w:sz w:val="24"/>
          <w:szCs w:val="24"/>
        </w:rPr>
        <w:t xml:space="preserve">President &amp; CEO and </w:t>
      </w:r>
      <w:r w:rsidR="1D65BE0F" w:rsidRPr="5575C977">
        <w:rPr>
          <w:rFonts w:ascii="Times New Roman" w:hAnsi="Times New Roman" w:cs="Times New Roman"/>
          <w:sz w:val="24"/>
          <w:szCs w:val="24"/>
        </w:rPr>
        <w:t xml:space="preserve">the CFO </w:t>
      </w:r>
      <w:r w:rsidRPr="5575C977">
        <w:rPr>
          <w:rFonts w:ascii="Times New Roman" w:hAnsi="Times New Roman" w:cs="Times New Roman"/>
          <w:sz w:val="24"/>
          <w:szCs w:val="24"/>
        </w:rPr>
        <w:t xml:space="preserve">have </w:t>
      </w:r>
      <w:r w:rsidR="00BA3521">
        <w:rPr>
          <w:rFonts w:ascii="Times New Roman" w:hAnsi="Times New Roman" w:cs="Times New Roman"/>
          <w:sz w:val="24"/>
          <w:szCs w:val="24"/>
        </w:rPr>
        <w:t xml:space="preserve">the ability to release payments in </w:t>
      </w:r>
      <w:r w:rsidR="00863D8E">
        <w:rPr>
          <w:rFonts w:ascii="Times New Roman" w:hAnsi="Times New Roman" w:cs="Times New Roman"/>
          <w:sz w:val="24"/>
          <w:szCs w:val="24"/>
        </w:rPr>
        <w:t>Bill.com</w:t>
      </w:r>
      <w:ins w:id="529" w:author="Danielle Martin" w:date="2023-09-12T19:19:00Z">
        <w:r w:rsidR="004560A5">
          <w:rPr>
            <w:rFonts w:ascii="Times New Roman" w:hAnsi="Times New Roman" w:cs="Times New Roman"/>
            <w:sz w:val="24"/>
            <w:szCs w:val="24"/>
          </w:rPr>
          <w:t xml:space="preserve"> or the bank account</w:t>
        </w:r>
      </w:ins>
      <w:del w:id="530" w:author="Danielle Martin [2]" w:date="2023-09-11T23:14:00Z">
        <w:r w:rsidR="00863D8E" w:rsidDel="00A96EE7">
          <w:rPr>
            <w:rFonts w:ascii="Times New Roman" w:hAnsi="Times New Roman" w:cs="Times New Roman"/>
            <w:sz w:val="24"/>
            <w:szCs w:val="24"/>
          </w:rPr>
          <w:delText xml:space="preserve"> </w:delText>
        </w:r>
      </w:del>
      <w:r w:rsidR="00863D8E">
        <w:rPr>
          <w:rFonts w:ascii="Times New Roman" w:hAnsi="Times New Roman" w:cs="Times New Roman"/>
          <w:sz w:val="24"/>
          <w:szCs w:val="24"/>
        </w:rPr>
        <w:t>.</w:t>
      </w:r>
    </w:p>
    <w:p w14:paraId="7F657F1C" w14:textId="623982E1" w:rsidR="00A96EE7" w:rsidRPr="00D74727" w:rsidRDefault="00D74727" w:rsidP="008B386D">
      <w:pPr>
        <w:pStyle w:val="Heading3"/>
        <w:jc w:val="both"/>
        <w:rPr>
          <w:ins w:id="531" w:author="Danielle Martin [2]" w:date="2023-09-11T23:15:00Z"/>
          <w:rFonts w:eastAsiaTheme="minorEastAsia"/>
          <w:sz w:val="24"/>
          <w:szCs w:val="24"/>
          <w:rPrChange w:id="532" w:author="Danielle Martin [2]" w:date="2023-09-11T23:17:00Z">
            <w:rPr>
              <w:ins w:id="533" w:author="Danielle Martin [2]" w:date="2023-09-11T23:15:00Z"/>
              <w:rFonts w:ascii="Times New Roman" w:hAnsi="Times New Roman" w:cs="Times New Roman"/>
              <w:sz w:val="24"/>
              <w:szCs w:val="24"/>
            </w:rPr>
          </w:rPrChange>
        </w:rPr>
        <w:pPrChange w:id="534" w:author="Danielle Martin [2]" w:date="2023-09-11T23:17:00Z">
          <w:pPr>
            <w:spacing w:after="0"/>
          </w:pPr>
        </w:pPrChange>
      </w:pPr>
      <w:bookmarkStart w:id="535" w:name="_Toc145439739"/>
      <w:ins w:id="536" w:author="Danielle Martin [2]" w:date="2023-09-11T23:17:00Z">
        <w:r w:rsidRPr="000E46E0">
          <w:rPr>
            <w:rFonts w:eastAsiaTheme="minorEastAsia"/>
            <w:sz w:val="24"/>
            <w:szCs w:val="24"/>
          </w:rPr>
          <w:t>5.</w:t>
        </w:r>
        <w:r>
          <w:rPr>
            <w:rFonts w:eastAsiaTheme="minorEastAsia"/>
            <w:sz w:val="24"/>
            <w:szCs w:val="24"/>
          </w:rPr>
          <w:t>2</w:t>
        </w:r>
        <w:r w:rsidRPr="000E46E0">
          <w:rPr>
            <w:rFonts w:eastAsiaTheme="minorEastAsia"/>
            <w:sz w:val="24"/>
            <w:szCs w:val="24"/>
          </w:rPr>
          <w:t xml:space="preserve"> </w:t>
        </w:r>
        <w:del w:id="537" w:author="Danielle Martin" w:date="2023-09-12T19:19:00Z">
          <w:r w:rsidRPr="000E46E0" w:rsidDel="00300465">
            <w:rPr>
              <w:rFonts w:eastAsiaTheme="minorEastAsia"/>
              <w:sz w:val="24"/>
              <w:szCs w:val="24"/>
            </w:rPr>
            <w:delText>Home</w:delText>
          </w:r>
        </w:del>
      </w:ins>
      <w:ins w:id="538" w:author="Danielle Martin" w:date="2023-09-12T19:19:00Z">
        <w:r w:rsidR="00300465">
          <w:rPr>
            <w:rFonts w:eastAsiaTheme="minorEastAsia"/>
            <w:sz w:val="24"/>
            <w:szCs w:val="24"/>
          </w:rPr>
          <w:t>Field</w:t>
        </w:r>
      </w:ins>
      <w:ins w:id="539" w:author="Danielle Martin [2]" w:date="2023-09-11T23:17:00Z">
        <w:r w:rsidRPr="000E46E0">
          <w:rPr>
            <w:rFonts w:eastAsiaTheme="minorEastAsia"/>
            <w:sz w:val="24"/>
            <w:szCs w:val="24"/>
          </w:rPr>
          <w:t xml:space="preserve"> Office </w:t>
        </w:r>
      </w:ins>
      <w:ins w:id="540" w:author="Danielle Martin" w:date="2023-09-12T19:13:00Z">
        <w:r w:rsidR="008D50D4">
          <w:rPr>
            <w:rFonts w:eastAsiaTheme="minorEastAsia"/>
            <w:sz w:val="24"/>
            <w:szCs w:val="24"/>
          </w:rPr>
          <w:t xml:space="preserve">Release of </w:t>
        </w:r>
      </w:ins>
      <w:ins w:id="541" w:author="Danielle Martin [2]" w:date="2023-09-11T23:25:00Z">
        <w:r w:rsidR="00986225">
          <w:rPr>
            <w:rFonts w:eastAsiaTheme="minorEastAsia"/>
            <w:sz w:val="24"/>
            <w:szCs w:val="24"/>
          </w:rPr>
          <w:t xml:space="preserve">Payment </w:t>
        </w:r>
      </w:ins>
      <w:ins w:id="542" w:author="Danielle Martin [2]" w:date="2023-09-11T23:17:00Z">
        <w:r w:rsidRPr="000E46E0">
          <w:rPr>
            <w:rFonts w:eastAsiaTheme="minorEastAsia"/>
            <w:sz w:val="24"/>
            <w:szCs w:val="24"/>
          </w:rPr>
          <w:t>Internal Controls</w:t>
        </w:r>
        <w:bookmarkEnd w:id="535"/>
        <w:r w:rsidRPr="000E46E0">
          <w:rPr>
            <w:rFonts w:eastAsiaTheme="minorEastAsia"/>
            <w:sz w:val="24"/>
            <w:szCs w:val="24"/>
          </w:rPr>
          <w:t xml:space="preserve"> </w:t>
        </w:r>
      </w:ins>
    </w:p>
    <w:p w14:paraId="73CA4CC1" w14:textId="2E37FC6F" w:rsidR="00A96EE7" w:rsidRPr="004B0299" w:rsidRDefault="00A96EE7" w:rsidP="008B386D">
      <w:pPr>
        <w:spacing w:after="0"/>
        <w:jc w:val="both"/>
        <w:rPr>
          <w:ins w:id="543" w:author="Danielle Martin [2]" w:date="2023-09-11T23:15:00Z"/>
          <w:rFonts w:ascii="Times New Roman" w:hAnsi="Times New Roman" w:cs="Times New Roman"/>
          <w:sz w:val="24"/>
          <w:szCs w:val="24"/>
        </w:rPr>
      </w:pPr>
      <w:ins w:id="544" w:author="Danielle Martin [2]" w:date="2023-09-11T23:15:00Z">
        <w:r w:rsidRPr="5575C977">
          <w:rPr>
            <w:rFonts w:ascii="Times New Roman" w:hAnsi="Times New Roman" w:cs="Times New Roman"/>
            <w:sz w:val="24"/>
            <w:szCs w:val="24"/>
          </w:rPr>
          <w:t xml:space="preserve">Only the </w:t>
        </w:r>
        <w:r>
          <w:rPr>
            <w:rFonts w:ascii="Times New Roman" w:hAnsi="Times New Roman" w:cs="Times New Roman"/>
            <w:sz w:val="24"/>
            <w:szCs w:val="24"/>
          </w:rPr>
          <w:t xml:space="preserve">Country Director (if applicable) </w:t>
        </w:r>
        <w:r w:rsidRPr="5575C977">
          <w:rPr>
            <w:rFonts w:ascii="Times New Roman" w:hAnsi="Times New Roman" w:cs="Times New Roman"/>
            <w:sz w:val="24"/>
            <w:szCs w:val="24"/>
          </w:rPr>
          <w:t xml:space="preserve">and the </w:t>
        </w:r>
        <w:r>
          <w:rPr>
            <w:rFonts w:ascii="Times New Roman" w:hAnsi="Times New Roman" w:cs="Times New Roman"/>
            <w:sz w:val="24"/>
            <w:szCs w:val="24"/>
          </w:rPr>
          <w:t>Finance Director</w:t>
        </w:r>
        <w:r w:rsidRPr="5575C977">
          <w:rPr>
            <w:rFonts w:ascii="Times New Roman" w:hAnsi="Times New Roman" w:cs="Times New Roman"/>
            <w:sz w:val="24"/>
            <w:szCs w:val="24"/>
          </w:rPr>
          <w:t xml:space="preserve"> have </w:t>
        </w:r>
        <w:r>
          <w:rPr>
            <w:rFonts w:ascii="Times New Roman" w:hAnsi="Times New Roman" w:cs="Times New Roman"/>
            <w:sz w:val="24"/>
            <w:szCs w:val="24"/>
          </w:rPr>
          <w:t xml:space="preserve">the ability to release payments </w:t>
        </w:r>
        <w:r>
          <w:rPr>
            <w:rFonts w:ascii="Times New Roman" w:hAnsi="Times New Roman" w:cs="Times New Roman"/>
            <w:sz w:val="24"/>
            <w:szCs w:val="24"/>
          </w:rPr>
          <w:t>from local bank accounts</w:t>
        </w:r>
        <w:r>
          <w:rPr>
            <w:rFonts w:ascii="Times New Roman" w:hAnsi="Times New Roman" w:cs="Times New Roman"/>
            <w:sz w:val="24"/>
            <w:szCs w:val="24"/>
          </w:rPr>
          <w:t>.</w:t>
        </w:r>
      </w:ins>
    </w:p>
    <w:p w14:paraId="28BEE2D2" w14:textId="404353DA" w:rsidR="00A96EE7" w:rsidRDefault="00A96EE7" w:rsidP="008B386D">
      <w:pPr>
        <w:spacing w:after="0"/>
        <w:jc w:val="both"/>
        <w:rPr>
          <w:ins w:id="545" w:author="Danielle Martin" w:date="2023-09-12T19:32:00Z"/>
          <w:rFonts w:ascii="Times New Roman" w:hAnsi="Times New Roman" w:cs="Times New Roman"/>
          <w:sz w:val="24"/>
          <w:szCs w:val="24"/>
        </w:rPr>
      </w:pPr>
    </w:p>
    <w:p w14:paraId="2D2E25DD" w14:textId="60A7CC10" w:rsidR="0009347E" w:rsidRPr="00B1030E" w:rsidRDefault="0009347E">
      <w:pPr>
        <w:rPr>
          <w:ins w:id="546" w:author="Danielle Martin" w:date="2023-09-12T19:32:00Z"/>
          <w:rFonts w:ascii="Times New Roman" w:hAnsi="Times New Roman" w:cs="Times New Roman"/>
          <w:sz w:val="24"/>
          <w:szCs w:val="24"/>
          <w:rPrChange w:id="547" w:author="Danielle Martin" w:date="2023-09-12T19:34:00Z">
            <w:rPr>
              <w:ins w:id="548" w:author="Danielle Martin" w:date="2023-09-12T19:32:00Z"/>
              <w:rFonts w:asciiTheme="majorHAnsi" w:hAnsiTheme="majorHAnsi" w:cstheme="majorBidi"/>
              <w:b/>
              <w:bCs/>
              <w:color w:val="E36C0A" w:themeColor="accent6" w:themeShade="BF"/>
              <w:sz w:val="26"/>
              <w:szCs w:val="26"/>
            </w:rPr>
          </w:rPrChange>
        </w:rPr>
      </w:pPr>
      <w:ins w:id="549" w:author="Danielle Martin" w:date="2023-09-12T19:32:00Z">
        <w:r>
          <w:rPr>
            <w:rFonts w:ascii="Times New Roman" w:hAnsi="Times New Roman" w:cs="Times New Roman"/>
            <w:sz w:val="24"/>
            <w:szCs w:val="24"/>
          </w:rPr>
          <w:br w:type="page"/>
        </w:r>
      </w:ins>
    </w:p>
    <w:p w14:paraId="76D1648A" w14:textId="74EC8238" w:rsidR="0020773E" w:rsidRPr="001E1F3E" w:rsidRDefault="0009347E" w:rsidP="001E1F3E">
      <w:pPr>
        <w:pStyle w:val="Heading2"/>
        <w:jc w:val="both"/>
        <w:rPr>
          <w:ins w:id="550" w:author="Danielle Martin" w:date="2023-09-12T19:23:00Z"/>
          <w:rFonts w:eastAsiaTheme="minorEastAsia"/>
          <w:rPrChange w:id="551" w:author="Danielle Martin" w:date="2023-09-12T19:44:00Z">
            <w:rPr>
              <w:ins w:id="552" w:author="Danielle Martin" w:date="2023-09-12T19:23:00Z"/>
              <w:rFonts w:ascii="Times New Roman" w:hAnsi="Times New Roman" w:cs="Times New Roman"/>
              <w:sz w:val="24"/>
              <w:szCs w:val="24"/>
            </w:rPr>
          </w:rPrChange>
        </w:rPr>
        <w:pPrChange w:id="553" w:author="Danielle Martin" w:date="2023-09-12T19:44:00Z">
          <w:pPr>
            <w:spacing w:after="0"/>
            <w:jc w:val="both"/>
          </w:pPr>
        </w:pPrChange>
      </w:pPr>
      <w:bookmarkStart w:id="554" w:name="_Annex_A:_Approval"/>
      <w:bookmarkStart w:id="555" w:name="_Toc145439740"/>
      <w:bookmarkEnd w:id="554"/>
      <w:ins w:id="556" w:author="Danielle Martin" w:date="2023-09-12T19:32:00Z">
        <w:r>
          <w:rPr>
            <w:rFonts w:eastAsiaTheme="minorEastAsia"/>
          </w:rPr>
          <w:t>An</w:t>
        </w:r>
      </w:ins>
      <w:ins w:id="557" w:author="Danielle Martin" w:date="2023-09-12T19:33:00Z">
        <w:r>
          <w:rPr>
            <w:rFonts w:eastAsiaTheme="minorEastAsia"/>
          </w:rPr>
          <w:t>nex A: Approval Matrix Cheat Sheet</w:t>
        </w:r>
      </w:ins>
      <w:bookmarkEnd w:id="555"/>
      <w:ins w:id="558" w:author="Danielle Martin" w:date="2023-09-12T19:32:00Z">
        <w:r>
          <w:rPr>
            <w:rFonts w:eastAsiaTheme="minorEastAsia"/>
          </w:rPr>
          <w:t xml:space="preserve"> </w:t>
        </w:r>
      </w:ins>
    </w:p>
    <w:p w14:paraId="2E50B603" w14:textId="4DDD3F25" w:rsidR="0020773E" w:rsidRPr="0020773E" w:rsidRDefault="0020773E" w:rsidP="0082343D">
      <w:pPr>
        <w:pStyle w:val="Heading3"/>
        <w:jc w:val="both"/>
        <w:rPr>
          <w:ins w:id="559" w:author="Danielle Martin" w:date="2023-09-12T19:23:00Z"/>
          <w:rFonts w:ascii="Times New Roman" w:hAnsi="Times New Roman" w:cs="Times New Roman"/>
          <w:sz w:val="24"/>
          <w:szCs w:val="24"/>
        </w:rPr>
        <w:pPrChange w:id="560" w:author="Danielle Martin" w:date="2023-09-12T19:35:00Z">
          <w:pPr>
            <w:spacing w:after="0"/>
            <w:jc w:val="both"/>
          </w:pPr>
        </w:pPrChange>
      </w:pPr>
      <w:ins w:id="561" w:author="Danielle Martin" w:date="2023-09-12T19:23:00Z">
        <w:r w:rsidRPr="0082343D">
          <w:rPr>
            <w:rFonts w:eastAsiaTheme="minorEastAsia"/>
            <w:sz w:val="24"/>
            <w:szCs w:val="24"/>
            <w:rPrChange w:id="562" w:author="Danielle Martin" w:date="2023-09-12T19:35:00Z">
              <w:rPr>
                <w:rFonts w:ascii="Times New Roman" w:hAnsi="Times New Roman" w:cs="Times New Roman"/>
                <w:sz w:val="24"/>
                <w:szCs w:val="24"/>
                <w:lang w:val="es-CR"/>
              </w:rPr>
            </w:rPrChange>
          </w:rPr>
          <w:t xml:space="preserve">Purchase Requisitions Form </w:t>
        </w:r>
        <w:r w:rsidRPr="0082343D">
          <w:rPr>
            <w:rFonts w:eastAsiaTheme="minorEastAsia"/>
            <w:sz w:val="24"/>
            <w:szCs w:val="24"/>
            <w:rPrChange w:id="563" w:author="Danielle Martin" w:date="2023-09-12T19:35:00Z">
              <w:rPr>
                <w:rFonts w:ascii="Times New Roman" w:hAnsi="Times New Roman" w:cs="Times New Roman"/>
                <w:sz w:val="24"/>
                <w:szCs w:val="24"/>
              </w:rPr>
            </w:rPrChange>
          </w:rPr>
          <w:t xml:space="preserve">(PRF) </w:t>
        </w:r>
        <w:r w:rsidRPr="0082343D">
          <w:rPr>
            <w:rFonts w:eastAsiaTheme="minorEastAsia"/>
            <w:sz w:val="24"/>
            <w:szCs w:val="24"/>
            <w:rPrChange w:id="564" w:author="Danielle Martin" w:date="2023-09-12T19:35:00Z">
              <w:rPr>
                <w:rFonts w:ascii="Times New Roman" w:hAnsi="Times New Roman" w:cs="Times New Roman"/>
                <w:sz w:val="24"/>
                <w:szCs w:val="24"/>
                <w:lang w:val="es-CR"/>
              </w:rPr>
            </w:rPrChange>
          </w:rPr>
          <w:t xml:space="preserve">Approval </w:t>
        </w:r>
        <w:r w:rsidRPr="0082343D">
          <w:rPr>
            <w:rFonts w:eastAsiaTheme="minorEastAsia"/>
            <w:sz w:val="24"/>
            <w:szCs w:val="24"/>
            <w:rPrChange w:id="565" w:author="Danielle Martin" w:date="2023-09-12T19:35:00Z">
              <w:rPr>
                <w:rFonts w:ascii="Times New Roman" w:hAnsi="Times New Roman" w:cs="Times New Roman"/>
                <w:sz w:val="24"/>
                <w:szCs w:val="24"/>
              </w:rPr>
            </w:rPrChange>
          </w:rPr>
          <w:t xml:space="preserve">Authority </w:t>
        </w:r>
      </w:ins>
    </w:p>
    <w:p w14:paraId="483DB641" w14:textId="4B7F45CF" w:rsidR="0082343D" w:rsidRPr="0082343D" w:rsidRDefault="0082343D" w:rsidP="0082343D">
      <w:pPr>
        <w:spacing w:after="0"/>
        <w:jc w:val="both"/>
        <w:rPr>
          <w:ins w:id="566" w:author="Danielle Martin" w:date="2023-09-12T19:35:00Z"/>
          <w:rFonts w:ascii="Times New Roman" w:hAnsi="Times New Roman" w:cs="Times New Roman"/>
          <w:sz w:val="24"/>
          <w:szCs w:val="24"/>
          <w:rPrChange w:id="567" w:author="Danielle Martin" w:date="2023-09-12T19:35:00Z">
            <w:rPr>
              <w:ins w:id="568" w:author="Danielle Martin" w:date="2023-09-12T19:35:00Z"/>
            </w:rPr>
          </w:rPrChange>
        </w:rPr>
        <w:pPrChange w:id="569" w:author="Danielle Martin" w:date="2023-09-12T19:35:00Z">
          <w:pPr>
            <w:pStyle w:val="ListParagraph"/>
            <w:numPr>
              <w:numId w:val="33"/>
            </w:numPr>
            <w:spacing w:after="0"/>
            <w:ind w:hanging="360"/>
            <w:jc w:val="both"/>
          </w:pPr>
        </w:pPrChange>
      </w:pPr>
      <w:ins w:id="570" w:author="Danielle Martin" w:date="2023-09-12T19:35:00Z">
        <w:r>
          <w:rPr>
            <w:rFonts w:ascii="Times New Roman" w:hAnsi="Times New Roman" w:cs="Times New Roman"/>
            <w:sz w:val="24"/>
            <w:szCs w:val="24"/>
          </w:rPr>
          <w:t>All</w:t>
        </w:r>
      </w:ins>
      <w:ins w:id="571" w:author="Danielle Martin" w:date="2023-09-12T19:36:00Z">
        <w:r>
          <w:rPr>
            <w:rFonts w:ascii="Times New Roman" w:hAnsi="Times New Roman" w:cs="Times New Roman"/>
            <w:sz w:val="24"/>
            <w:szCs w:val="24"/>
          </w:rPr>
          <w:t xml:space="preserve"> PRF </w:t>
        </w:r>
      </w:ins>
      <w:ins w:id="572" w:author="Danielle Martin" w:date="2023-09-12T19:44:00Z">
        <w:r w:rsidR="001E1F3E">
          <w:rPr>
            <w:rFonts w:ascii="Times New Roman" w:hAnsi="Times New Roman" w:cs="Times New Roman"/>
            <w:sz w:val="24"/>
            <w:szCs w:val="24"/>
          </w:rPr>
          <w:t xml:space="preserve">for technical </w:t>
        </w:r>
      </w:ins>
      <w:ins w:id="573" w:author="Danielle Martin" w:date="2023-09-12T19:36:00Z">
        <w:r>
          <w:rPr>
            <w:rFonts w:ascii="Times New Roman" w:hAnsi="Times New Roman" w:cs="Times New Roman"/>
            <w:sz w:val="24"/>
            <w:szCs w:val="24"/>
          </w:rPr>
          <w:t>approval should follow the below approval process</w:t>
        </w:r>
        <w:r w:rsidR="008C13D7">
          <w:rPr>
            <w:rFonts w:ascii="Times New Roman" w:hAnsi="Times New Roman" w:cs="Times New Roman"/>
            <w:sz w:val="24"/>
            <w:szCs w:val="24"/>
          </w:rPr>
          <w:t xml:space="preserve"> as </w:t>
        </w:r>
        <w:r>
          <w:rPr>
            <w:rFonts w:ascii="Times New Roman" w:hAnsi="Times New Roman" w:cs="Times New Roman"/>
            <w:sz w:val="24"/>
            <w:szCs w:val="24"/>
          </w:rPr>
          <w:t xml:space="preserve">applicable based on </w:t>
        </w:r>
        <w:r w:rsidR="008C13D7">
          <w:rPr>
            <w:rFonts w:ascii="Times New Roman" w:hAnsi="Times New Roman" w:cs="Times New Roman"/>
            <w:sz w:val="24"/>
            <w:szCs w:val="24"/>
          </w:rPr>
          <w:t>positions with program/unit. If your program/un</w:t>
        </w:r>
      </w:ins>
      <w:ins w:id="574" w:author="Danielle Martin" w:date="2023-09-12T19:37:00Z">
        <w:r w:rsidR="008C13D7">
          <w:rPr>
            <w:rFonts w:ascii="Times New Roman" w:hAnsi="Times New Roman" w:cs="Times New Roman"/>
            <w:sz w:val="24"/>
            <w:szCs w:val="24"/>
          </w:rPr>
          <w:t>it does not have a particular position, move to the next highest approval authority.</w:t>
        </w:r>
      </w:ins>
    </w:p>
    <w:p w14:paraId="69636C0D" w14:textId="71D892B7" w:rsidR="0020773E" w:rsidRPr="0082343D" w:rsidRDefault="0020773E" w:rsidP="0082343D">
      <w:pPr>
        <w:pStyle w:val="ListParagraph"/>
        <w:numPr>
          <w:ilvl w:val="0"/>
          <w:numId w:val="33"/>
        </w:numPr>
        <w:spacing w:after="0"/>
        <w:jc w:val="both"/>
        <w:rPr>
          <w:ins w:id="575" w:author="Danielle Martin" w:date="2023-09-12T19:23:00Z"/>
          <w:rFonts w:ascii="Times New Roman" w:hAnsi="Times New Roman" w:cs="Times New Roman"/>
          <w:sz w:val="24"/>
          <w:szCs w:val="24"/>
          <w:rPrChange w:id="576" w:author="Danielle Martin" w:date="2023-09-12T19:35:00Z">
            <w:rPr>
              <w:ins w:id="577" w:author="Danielle Martin" w:date="2023-09-12T19:23:00Z"/>
            </w:rPr>
          </w:rPrChange>
        </w:rPr>
        <w:pPrChange w:id="578" w:author="Danielle Martin" w:date="2023-09-12T19:35:00Z">
          <w:pPr>
            <w:spacing w:after="0"/>
            <w:jc w:val="both"/>
          </w:pPr>
        </w:pPrChange>
      </w:pPr>
      <w:ins w:id="579" w:author="Danielle Martin" w:date="2023-09-12T19:23:00Z">
        <w:r w:rsidRPr="0082343D">
          <w:rPr>
            <w:rFonts w:ascii="Times New Roman" w:hAnsi="Times New Roman" w:cs="Times New Roman"/>
            <w:sz w:val="24"/>
            <w:szCs w:val="24"/>
            <w:rPrChange w:id="580" w:author="Danielle Martin" w:date="2023-09-12T19:35:00Z">
              <w:rPr/>
            </w:rPrChange>
          </w:rPr>
          <w:t xml:space="preserve">PRF </w:t>
        </w:r>
      </w:ins>
      <w:ins w:id="581" w:author="Danielle Martin" w:date="2023-09-12T19:24:00Z">
        <w:r w:rsidRPr="0082343D">
          <w:rPr>
            <w:rFonts w:ascii="Times New Roman" w:hAnsi="Times New Roman" w:cs="Times New Roman"/>
            <w:sz w:val="24"/>
            <w:szCs w:val="24"/>
            <w:rPrChange w:id="582" w:author="Danielle Martin" w:date="2023-09-12T19:35:00Z">
              <w:rPr>
                <w:rFonts w:ascii="Times New Roman" w:hAnsi="Times New Roman" w:cs="Times New Roman"/>
                <w:sz w:val="24"/>
                <w:szCs w:val="24"/>
                <w:lang w:val="es-CR"/>
              </w:rPr>
            </w:rPrChange>
          </w:rPr>
          <w:t>between</w:t>
        </w:r>
      </w:ins>
      <w:ins w:id="583" w:author="Danielle Martin" w:date="2023-09-12T19:23:00Z">
        <w:r w:rsidRPr="0082343D">
          <w:rPr>
            <w:rFonts w:ascii="Times New Roman" w:hAnsi="Times New Roman" w:cs="Times New Roman"/>
            <w:sz w:val="24"/>
            <w:szCs w:val="24"/>
            <w:rPrChange w:id="584" w:author="Danielle Martin" w:date="2023-09-12T19:35:00Z">
              <w:rPr/>
            </w:rPrChange>
          </w:rPr>
          <w:t xml:space="preserve"> </w:t>
        </w:r>
      </w:ins>
      <w:ins w:id="585" w:author="Danielle Martin" w:date="2023-09-12T19:24:00Z">
        <w:r w:rsidRPr="0082343D">
          <w:rPr>
            <w:rFonts w:ascii="Times New Roman" w:hAnsi="Times New Roman" w:cs="Times New Roman"/>
            <w:sz w:val="24"/>
            <w:szCs w:val="24"/>
            <w:rPrChange w:id="586" w:author="Danielle Martin" w:date="2023-09-12T19:35:00Z">
              <w:rPr>
                <w:rFonts w:ascii="Times New Roman" w:hAnsi="Times New Roman" w:cs="Times New Roman"/>
                <w:sz w:val="24"/>
                <w:szCs w:val="24"/>
                <w:lang w:val="es-CR"/>
              </w:rPr>
            </w:rPrChange>
          </w:rPr>
          <w:t>$</w:t>
        </w:r>
      </w:ins>
      <w:ins w:id="587" w:author="Danielle Martin" w:date="2023-09-12T19:23:00Z">
        <w:r w:rsidRPr="0082343D">
          <w:rPr>
            <w:rFonts w:ascii="Times New Roman" w:hAnsi="Times New Roman" w:cs="Times New Roman"/>
            <w:sz w:val="24"/>
            <w:szCs w:val="24"/>
            <w:rPrChange w:id="588" w:author="Danielle Martin" w:date="2023-09-12T19:35:00Z">
              <w:rPr/>
            </w:rPrChange>
          </w:rPr>
          <w:t xml:space="preserve">0 </w:t>
        </w:r>
      </w:ins>
      <w:ins w:id="589" w:author="Danielle Martin" w:date="2023-09-12T19:37:00Z">
        <w:r w:rsidR="001D257C">
          <w:rPr>
            <w:rFonts w:ascii="Times New Roman" w:hAnsi="Times New Roman" w:cs="Times New Roman"/>
            <w:sz w:val="24"/>
            <w:szCs w:val="24"/>
          </w:rPr>
          <w:t>-</w:t>
        </w:r>
      </w:ins>
      <w:ins w:id="590" w:author="Danielle Martin" w:date="2023-09-12T19:23:00Z">
        <w:r w:rsidRPr="0082343D">
          <w:rPr>
            <w:rFonts w:ascii="Times New Roman" w:hAnsi="Times New Roman" w:cs="Times New Roman"/>
            <w:sz w:val="24"/>
            <w:szCs w:val="24"/>
            <w:rPrChange w:id="591" w:author="Danielle Martin" w:date="2023-09-12T19:35:00Z">
              <w:rPr/>
            </w:rPrChange>
          </w:rPr>
          <w:t xml:space="preserve"> </w:t>
        </w:r>
      </w:ins>
      <w:ins w:id="592" w:author="Danielle Martin" w:date="2023-09-12T19:24:00Z">
        <w:r w:rsidRPr="0082343D">
          <w:rPr>
            <w:rFonts w:ascii="Times New Roman" w:hAnsi="Times New Roman" w:cs="Times New Roman"/>
            <w:sz w:val="24"/>
            <w:szCs w:val="24"/>
            <w:rPrChange w:id="593" w:author="Danielle Martin" w:date="2023-09-12T19:35:00Z">
              <w:rPr>
                <w:rFonts w:ascii="Times New Roman" w:hAnsi="Times New Roman" w:cs="Times New Roman"/>
                <w:sz w:val="24"/>
                <w:szCs w:val="24"/>
                <w:lang w:val="es-CR"/>
              </w:rPr>
            </w:rPrChange>
          </w:rPr>
          <w:t>$</w:t>
        </w:r>
      </w:ins>
      <w:ins w:id="594" w:author="Danielle Martin" w:date="2023-09-12T19:37:00Z">
        <w:r w:rsidR="006D7A5E">
          <w:rPr>
            <w:rFonts w:ascii="Times New Roman" w:hAnsi="Times New Roman" w:cs="Times New Roman"/>
            <w:sz w:val="24"/>
            <w:szCs w:val="24"/>
          </w:rPr>
          <w:t>5,000</w:t>
        </w:r>
      </w:ins>
      <w:ins w:id="595" w:author="Danielle Martin" w:date="2023-09-12T19:23:00Z">
        <w:r w:rsidRPr="0082343D">
          <w:rPr>
            <w:rFonts w:ascii="Times New Roman" w:hAnsi="Times New Roman" w:cs="Times New Roman"/>
            <w:sz w:val="24"/>
            <w:szCs w:val="24"/>
            <w:rPrChange w:id="596" w:author="Danielle Martin" w:date="2023-09-12T19:35:00Z">
              <w:rPr/>
            </w:rPrChange>
          </w:rPr>
          <w:t xml:space="preserve"> </w:t>
        </w:r>
      </w:ins>
      <w:ins w:id="597" w:author="Danielle Martin" w:date="2023-09-12T19:24:00Z">
        <w:r w:rsidRPr="0082343D">
          <w:rPr>
            <w:rFonts w:ascii="Times New Roman" w:hAnsi="Times New Roman" w:cs="Times New Roman"/>
            <w:sz w:val="24"/>
            <w:szCs w:val="24"/>
            <w:rPrChange w:id="598" w:author="Danielle Martin" w:date="2023-09-12T19:35:00Z">
              <w:rPr/>
            </w:rPrChange>
          </w:rPr>
          <w:t>USD</w:t>
        </w:r>
      </w:ins>
      <w:ins w:id="599" w:author="Danielle Martin" w:date="2023-09-12T19:23:00Z">
        <w:r w:rsidRPr="0082343D">
          <w:rPr>
            <w:rFonts w:ascii="Times New Roman" w:hAnsi="Times New Roman" w:cs="Times New Roman"/>
            <w:sz w:val="24"/>
            <w:szCs w:val="24"/>
            <w:rPrChange w:id="600" w:author="Danielle Martin" w:date="2023-09-12T19:35:00Z">
              <w:rPr/>
            </w:rPrChange>
          </w:rPr>
          <w:t xml:space="preserve"> </w:t>
        </w:r>
      </w:ins>
      <w:ins w:id="601" w:author="Danielle Martin" w:date="2023-09-12T19:24:00Z">
        <w:r w:rsidRPr="0082343D">
          <w:rPr>
            <w:rFonts w:ascii="Times New Roman" w:hAnsi="Times New Roman" w:cs="Times New Roman"/>
            <w:sz w:val="24"/>
            <w:szCs w:val="24"/>
            <w:rPrChange w:id="602" w:author="Danielle Martin" w:date="2023-09-12T19:35:00Z">
              <w:rPr>
                <w:rFonts w:ascii="Times New Roman" w:hAnsi="Times New Roman" w:cs="Times New Roman"/>
                <w:sz w:val="24"/>
                <w:szCs w:val="24"/>
                <w:lang w:val="es-CR"/>
              </w:rPr>
            </w:rPrChange>
          </w:rPr>
          <w:t>–</w:t>
        </w:r>
      </w:ins>
      <w:ins w:id="603" w:author="Danielle Martin" w:date="2023-09-12T19:23:00Z">
        <w:r w:rsidRPr="0082343D">
          <w:rPr>
            <w:rFonts w:ascii="Times New Roman" w:hAnsi="Times New Roman" w:cs="Times New Roman"/>
            <w:sz w:val="24"/>
            <w:szCs w:val="24"/>
            <w:rPrChange w:id="604" w:author="Danielle Martin" w:date="2023-09-12T19:35:00Z">
              <w:rPr/>
            </w:rPrChange>
          </w:rPr>
          <w:t xml:space="preserve"> </w:t>
        </w:r>
      </w:ins>
      <w:ins w:id="605" w:author="Danielle Martin" w:date="2023-09-12T19:24:00Z">
        <w:r w:rsidRPr="0082343D">
          <w:rPr>
            <w:rFonts w:ascii="Times New Roman" w:hAnsi="Times New Roman" w:cs="Times New Roman"/>
            <w:sz w:val="24"/>
            <w:szCs w:val="24"/>
            <w:rPrChange w:id="606" w:author="Danielle Martin" w:date="2023-09-12T19:35:00Z">
              <w:rPr>
                <w:rFonts w:ascii="Times New Roman" w:hAnsi="Times New Roman" w:cs="Times New Roman"/>
                <w:sz w:val="24"/>
                <w:szCs w:val="24"/>
                <w:lang w:val="es-CR"/>
              </w:rPr>
            </w:rPrChange>
          </w:rPr>
          <w:t xml:space="preserve">Deputy Project Director/Deputy </w:t>
        </w:r>
      </w:ins>
      <w:ins w:id="607" w:author="Danielle Martin" w:date="2023-09-12T19:25:00Z">
        <w:r w:rsidRPr="0082343D">
          <w:rPr>
            <w:rFonts w:ascii="Times New Roman" w:hAnsi="Times New Roman" w:cs="Times New Roman"/>
            <w:sz w:val="24"/>
            <w:szCs w:val="24"/>
            <w:rPrChange w:id="608" w:author="Danielle Martin" w:date="2023-09-12T19:35:00Z">
              <w:rPr/>
            </w:rPrChange>
          </w:rPr>
          <w:t xml:space="preserve">Chief </w:t>
        </w:r>
      </w:ins>
      <w:ins w:id="609" w:author="Danielle Martin" w:date="2023-09-12T19:24:00Z">
        <w:r w:rsidRPr="0082343D">
          <w:rPr>
            <w:rFonts w:ascii="Times New Roman" w:hAnsi="Times New Roman" w:cs="Times New Roman"/>
            <w:sz w:val="24"/>
            <w:szCs w:val="24"/>
            <w:rPrChange w:id="610" w:author="Danielle Martin" w:date="2023-09-12T19:35:00Z">
              <w:rPr>
                <w:rFonts w:ascii="Times New Roman" w:hAnsi="Times New Roman" w:cs="Times New Roman"/>
                <w:sz w:val="24"/>
                <w:szCs w:val="24"/>
                <w:lang w:val="es-CR"/>
              </w:rPr>
            </w:rPrChange>
          </w:rPr>
          <w:t>of Party</w:t>
        </w:r>
      </w:ins>
    </w:p>
    <w:p w14:paraId="0B7F8290" w14:textId="11F36CE1" w:rsidR="0020773E" w:rsidRPr="0082343D" w:rsidRDefault="0020773E" w:rsidP="0082343D">
      <w:pPr>
        <w:pStyle w:val="ListParagraph"/>
        <w:numPr>
          <w:ilvl w:val="0"/>
          <w:numId w:val="33"/>
        </w:numPr>
        <w:spacing w:after="0"/>
        <w:jc w:val="both"/>
        <w:rPr>
          <w:ins w:id="611" w:author="Danielle Martin" w:date="2023-09-12T19:25:00Z"/>
          <w:rFonts w:ascii="Times New Roman" w:hAnsi="Times New Roman" w:cs="Times New Roman"/>
          <w:sz w:val="24"/>
          <w:szCs w:val="24"/>
          <w:rPrChange w:id="612" w:author="Danielle Martin" w:date="2023-09-12T19:35:00Z">
            <w:rPr>
              <w:ins w:id="613" w:author="Danielle Martin" w:date="2023-09-12T19:25:00Z"/>
            </w:rPr>
          </w:rPrChange>
        </w:rPr>
        <w:pPrChange w:id="614" w:author="Danielle Martin" w:date="2023-09-12T19:35:00Z">
          <w:pPr>
            <w:spacing w:after="0"/>
            <w:jc w:val="both"/>
          </w:pPr>
        </w:pPrChange>
      </w:pPr>
      <w:ins w:id="615" w:author="Danielle Martin" w:date="2023-09-12T19:23:00Z">
        <w:r w:rsidRPr="0082343D">
          <w:rPr>
            <w:rFonts w:ascii="Times New Roman" w:hAnsi="Times New Roman" w:cs="Times New Roman"/>
            <w:sz w:val="24"/>
            <w:szCs w:val="24"/>
            <w:rPrChange w:id="616" w:author="Danielle Martin" w:date="2023-09-12T19:35:00Z">
              <w:rPr/>
            </w:rPrChange>
          </w:rPr>
          <w:t xml:space="preserve">PRF </w:t>
        </w:r>
      </w:ins>
      <w:ins w:id="617" w:author="Danielle Martin" w:date="2023-09-12T19:24:00Z">
        <w:r w:rsidRPr="0082343D">
          <w:rPr>
            <w:rFonts w:ascii="Times New Roman" w:hAnsi="Times New Roman" w:cs="Times New Roman"/>
            <w:sz w:val="24"/>
            <w:szCs w:val="24"/>
            <w:rPrChange w:id="618" w:author="Danielle Martin" w:date="2023-09-12T19:35:00Z">
              <w:rPr>
                <w:rFonts w:ascii="Times New Roman" w:hAnsi="Times New Roman" w:cs="Times New Roman"/>
                <w:sz w:val="24"/>
                <w:szCs w:val="24"/>
                <w:lang w:val="es-CR"/>
              </w:rPr>
            </w:rPrChange>
          </w:rPr>
          <w:t>between $</w:t>
        </w:r>
      </w:ins>
      <w:ins w:id="619" w:author="Danielle Martin" w:date="2023-09-12T19:23:00Z">
        <w:r w:rsidRPr="0082343D">
          <w:rPr>
            <w:rFonts w:ascii="Times New Roman" w:hAnsi="Times New Roman" w:cs="Times New Roman"/>
            <w:sz w:val="24"/>
            <w:szCs w:val="24"/>
            <w:rPrChange w:id="620" w:author="Danielle Martin" w:date="2023-09-12T19:35:00Z">
              <w:rPr/>
            </w:rPrChange>
          </w:rPr>
          <w:t>5</w:t>
        </w:r>
      </w:ins>
      <w:ins w:id="621" w:author="Danielle Martin" w:date="2023-09-12T19:38:00Z">
        <w:r w:rsidR="006D7A5E">
          <w:rPr>
            <w:rFonts w:ascii="Times New Roman" w:hAnsi="Times New Roman" w:cs="Times New Roman"/>
            <w:sz w:val="24"/>
            <w:szCs w:val="24"/>
          </w:rPr>
          <w:t>,</w:t>
        </w:r>
      </w:ins>
      <w:ins w:id="622" w:author="Danielle Martin" w:date="2023-09-12T19:23:00Z">
        <w:r w:rsidRPr="0082343D">
          <w:rPr>
            <w:rFonts w:ascii="Times New Roman" w:hAnsi="Times New Roman" w:cs="Times New Roman"/>
            <w:sz w:val="24"/>
            <w:szCs w:val="24"/>
            <w:rPrChange w:id="623" w:author="Danielle Martin" w:date="2023-09-12T19:35:00Z">
              <w:rPr/>
            </w:rPrChange>
          </w:rPr>
          <w:t>00</w:t>
        </w:r>
      </w:ins>
      <w:ins w:id="624" w:author="Danielle Martin" w:date="2023-09-12T19:38:00Z">
        <w:r w:rsidR="006D7A5E">
          <w:rPr>
            <w:rFonts w:ascii="Times New Roman" w:hAnsi="Times New Roman" w:cs="Times New Roman"/>
            <w:sz w:val="24"/>
            <w:szCs w:val="24"/>
          </w:rPr>
          <w:t>1</w:t>
        </w:r>
      </w:ins>
      <w:ins w:id="625" w:author="Danielle Martin" w:date="2023-09-12T19:23:00Z">
        <w:r w:rsidRPr="0082343D">
          <w:rPr>
            <w:rFonts w:ascii="Times New Roman" w:hAnsi="Times New Roman" w:cs="Times New Roman"/>
            <w:sz w:val="24"/>
            <w:szCs w:val="24"/>
            <w:rPrChange w:id="626" w:author="Danielle Martin" w:date="2023-09-12T19:35:00Z">
              <w:rPr/>
            </w:rPrChange>
          </w:rPr>
          <w:t xml:space="preserve"> </w:t>
        </w:r>
      </w:ins>
      <w:ins w:id="627" w:author="Danielle Martin" w:date="2023-09-12T19:37:00Z">
        <w:r w:rsidR="001D257C">
          <w:rPr>
            <w:rFonts w:ascii="Times New Roman" w:hAnsi="Times New Roman" w:cs="Times New Roman"/>
            <w:sz w:val="24"/>
            <w:szCs w:val="24"/>
          </w:rPr>
          <w:t>-</w:t>
        </w:r>
      </w:ins>
      <w:ins w:id="628" w:author="Danielle Martin" w:date="2023-09-12T19:23:00Z">
        <w:r w:rsidRPr="0082343D">
          <w:rPr>
            <w:rFonts w:ascii="Times New Roman" w:hAnsi="Times New Roman" w:cs="Times New Roman"/>
            <w:sz w:val="24"/>
            <w:szCs w:val="24"/>
            <w:rPrChange w:id="629" w:author="Danielle Martin" w:date="2023-09-12T19:35:00Z">
              <w:rPr/>
            </w:rPrChange>
          </w:rPr>
          <w:t xml:space="preserve"> </w:t>
        </w:r>
      </w:ins>
      <w:ins w:id="630" w:author="Danielle Martin" w:date="2023-09-12T19:24:00Z">
        <w:r w:rsidRPr="0082343D">
          <w:rPr>
            <w:rFonts w:ascii="Times New Roman" w:hAnsi="Times New Roman" w:cs="Times New Roman"/>
            <w:sz w:val="24"/>
            <w:szCs w:val="24"/>
            <w:rPrChange w:id="631" w:author="Danielle Martin" w:date="2023-09-12T19:35:00Z">
              <w:rPr>
                <w:rFonts w:ascii="Times New Roman" w:hAnsi="Times New Roman" w:cs="Times New Roman"/>
                <w:sz w:val="24"/>
                <w:szCs w:val="24"/>
                <w:lang w:val="es-CR"/>
              </w:rPr>
            </w:rPrChange>
          </w:rPr>
          <w:t>$</w:t>
        </w:r>
      </w:ins>
      <w:ins w:id="632" w:author="Danielle Martin" w:date="2023-09-12T19:38:00Z">
        <w:r w:rsidR="006D7A5E">
          <w:rPr>
            <w:rFonts w:ascii="Times New Roman" w:hAnsi="Times New Roman" w:cs="Times New Roman"/>
            <w:sz w:val="24"/>
            <w:szCs w:val="24"/>
          </w:rPr>
          <w:t>10,000</w:t>
        </w:r>
      </w:ins>
      <w:ins w:id="633" w:author="Danielle Martin" w:date="2023-09-12T19:23:00Z">
        <w:r w:rsidRPr="0082343D">
          <w:rPr>
            <w:rFonts w:ascii="Times New Roman" w:hAnsi="Times New Roman" w:cs="Times New Roman"/>
            <w:sz w:val="24"/>
            <w:szCs w:val="24"/>
            <w:rPrChange w:id="634" w:author="Danielle Martin" w:date="2023-09-12T19:35:00Z">
              <w:rPr/>
            </w:rPrChange>
          </w:rPr>
          <w:t xml:space="preserve"> </w:t>
        </w:r>
      </w:ins>
      <w:ins w:id="635" w:author="Danielle Martin" w:date="2023-09-12T19:24:00Z">
        <w:r w:rsidRPr="0082343D">
          <w:rPr>
            <w:rFonts w:ascii="Times New Roman" w:hAnsi="Times New Roman" w:cs="Times New Roman"/>
            <w:sz w:val="24"/>
            <w:szCs w:val="24"/>
            <w:rPrChange w:id="636" w:author="Danielle Martin" w:date="2023-09-12T19:35:00Z">
              <w:rPr>
                <w:rFonts w:ascii="Times New Roman" w:hAnsi="Times New Roman" w:cs="Times New Roman"/>
                <w:sz w:val="24"/>
                <w:szCs w:val="24"/>
                <w:lang w:val="es-CR"/>
              </w:rPr>
            </w:rPrChange>
          </w:rPr>
          <w:t>USD</w:t>
        </w:r>
      </w:ins>
      <w:ins w:id="637" w:author="Danielle Martin" w:date="2023-09-12T19:23:00Z">
        <w:r w:rsidRPr="0082343D">
          <w:rPr>
            <w:rFonts w:ascii="Times New Roman" w:hAnsi="Times New Roman" w:cs="Times New Roman"/>
            <w:sz w:val="24"/>
            <w:szCs w:val="24"/>
            <w:rPrChange w:id="638" w:author="Danielle Martin" w:date="2023-09-12T19:35:00Z">
              <w:rPr/>
            </w:rPrChange>
          </w:rPr>
          <w:t xml:space="preserve"> - </w:t>
        </w:r>
      </w:ins>
      <w:ins w:id="639" w:author="Danielle Martin" w:date="2023-09-12T19:25:00Z">
        <w:r w:rsidRPr="0082343D">
          <w:rPr>
            <w:rFonts w:ascii="Times New Roman" w:hAnsi="Times New Roman" w:cs="Times New Roman"/>
            <w:sz w:val="24"/>
            <w:szCs w:val="24"/>
            <w:rPrChange w:id="640" w:author="Danielle Martin" w:date="2023-09-12T19:35:00Z">
              <w:rPr/>
            </w:rPrChange>
          </w:rPr>
          <w:t>Project Director/</w:t>
        </w:r>
        <w:r w:rsidRPr="0082343D">
          <w:rPr>
            <w:rFonts w:ascii="Times New Roman" w:hAnsi="Times New Roman" w:cs="Times New Roman"/>
            <w:sz w:val="24"/>
            <w:szCs w:val="24"/>
            <w:rPrChange w:id="641" w:author="Danielle Martin" w:date="2023-09-12T19:35:00Z">
              <w:rPr/>
            </w:rPrChange>
          </w:rPr>
          <w:t xml:space="preserve">Chief </w:t>
        </w:r>
        <w:r w:rsidRPr="0082343D">
          <w:rPr>
            <w:rFonts w:ascii="Times New Roman" w:hAnsi="Times New Roman" w:cs="Times New Roman"/>
            <w:sz w:val="24"/>
            <w:szCs w:val="24"/>
            <w:rPrChange w:id="642" w:author="Danielle Martin" w:date="2023-09-12T19:35:00Z">
              <w:rPr/>
            </w:rPrChange>
          </w:rPr>
          <w:t xml:space="preserve">of Party </w:t>
        </w:r>
      </w:ins>
    </w:p>
    <w:p w14:paraId="5E876C19" w14:textId="0E5B27E0" w:rsidR="0020773E" w:rsidRPr="0082343D" w:rsidRDefault="0020773E" w:rsidP="0082343D">
      <w:pPr>
        <w:pStyle w:val="ListParagraph"/>
        <w:numPr>
          <w:ilvl w:val="0"/>
          <w:numId w:val="33"/>
        </w:numPr>
        <w:spacing w:after="0"/>
        <w:jc w:val="both"/>
        <w:rPr>
          <w:ins w:id="643" w:author="Danielle Martin" w:date="2023-09-12T19:23:00Z"/>
          <w:rFonts w:ascii="Times New Roman" w:hAnsi="Times New Roman" w:cs="Times New Roman"/>
          <w:sz w:val="24"/>
          <w:szCs w:val="24"/>
          <w:rPrChange w:id="644" w:author="Danielle Martin" w:date="2023-09-12T19:35:00Z">
            <w:rPr>
              <w:ins w:id="645" w:author="Danielle Martin" w:date="2023-09-12T19:23:00Z"/>
            </w:rPr>
          </w:rPrChange>
        </w:rPr>
        <w:pPrChange w:id="646" w:author="Danielle Martin" w:date="2023-09-12T19:35:00Z">
          <w:pPr>
            <w:spacing w:after="0"/>
            <w:jc w:val="both"/>
          </w:pPr>
        </w:pPrChange>
      </w:pPr>
      <w:ins w:id="647" w:author="Danielle Martin" w:date="2023-09-12T19:23:00Z">
        <w:r w:rsidRPr="0082343D">
          <w:rPr>
            <w:rFonts w:ascii="Times New Roman" w:hAnsi="Times New Roman" w:cs="Times New Roman"/>
            <w:sz w:val="24"/>
            <w:szCs w:val="24"/>
            <w:rPrChange w:id="648" w:author="Danielle Martin" w:date="2023-09-12T19:35:00Z">
              <w:rPr/>
            </w:rPrChange>
          </w:rPr>
          <w:t xml:space="preserve">PRF </w:t>
        </w:r>
      </w:ins>
      <w:ins w:id="649" w:author="Danielle Martin" w:date="2023-09-12T19:25:00Z">
        <w:r w:rsidRPr="0082343D">
          <w:rPr>
            <w:rFonts w:ascii="Times New Roman" w:hAnsi="Times New Roman" w:cs="Times New Roman"/>
            <w:sz w:val="24"/>
            <w:szCs w:val="24"/>
            <w:rPrChange w:id="650" w:author="Danielle Martin" w:date="2023-09-12T19:35:00Z">
              <w:rPr/>
            </w:rPrChange>
          </w:rPr>
          <w:t>between</w:t>
        </w:r>
      </w:ins>
      <w:ins w:id="651" w:author="Danielle Martin" w:date="2023-09-12T19:23:00Z">
        <w:r w:rsidRPr="0082343D">
          <w:rPr>
            <w:rFonts w:ascii="Times New Roman" w:hAnsi="Times New Roman" w:cs="Times New Roman"/>
            <w:sz w:val="24"/>
            <w:szCs w:val="24"/>
            <w:rPrChange w:id="652" w:author="Danielle Martin" w:date="2023-09-12T19:35:00Z">
              <w:rPr/>
            </w:rPrChange>
          </w:rPr>
          <w:t xml:space="preserve"> </w:t>
        </w:r>
      </w:ins>
      <w:ins w:id="653" w:author="Danielle Martin" w:date="2023-09-12T19:25:00Z">
        <w:r w:rsidRPr="0082343D">
          <w:rPr>
            <w:rFonts w:ascii="Times New Roman" w:hAnsi="Times New Roman" w:cs="Times New Roman"/>
            <w:sz w:val="24"/>
            <w:szCs w:val="24"/>
            <w:rPrChange w:id="654" w:author="Danielle Martin" w:date="2023-09-12T19:35:00Z">
              <w:rPr/>
            </w:rPrChange>
          </w:rPr>
          <w:t>$</w:t>
        </w:r>
      </w:ins>
      <w:ins w:id="655" w:author="Danielle Martin" w:date="2023-09-12T19:23:00Z">
        <w:r w:rsidRPr="0082343D">
          <w:rPr>
            <w:rFonts w:ascii="Times New Roman" w:hAnsi="Times New Roman" w:cs="Times New Roman"/>
            <w:sz w:val="24"/>
            <w:szCs w:val="24"/>
            <w:rPrChange w:id="656" w:author="Danielle Martin" w:date="2023-09-12T19:35:00Z">
              <w:rPr/>
            </w:rPrChange>
          </w:rPr>
          <w:t>10,00</w:t>
        </w:r>
      </w:ins>
      <w:ins w:id="657" w:author="Danielle Martin" w:date="2023-09-12T19:38:00Z">
        <w:r w:rsidR="006D7A5E">
          <w:rPr>
            <w:rFonts w:ascii="Times New Roman" w:hAnsi="Times New Roman" w:cs="Times New Roman"/>
            <w:sz w:val="24"/>
            <w:szCs w:val="24"/>
          </w:rPr>
          <w:t>1</w:t>
        </w:r>
      </w:ins>
      <w:ins w:id="658" w:author="Danielle Martin" w:date="2023-09-12T19:23:00Z">
        <w:r w:rsidRPr="0082343D">
          <w:rPr>
            <w:rFonts w:ascii="Times New Roman" w:hAnsi="Times New Roman" w:cs="Times New Roman"/>
            <w:sz w:val="24"/>
            <w:szCs w:val="24"/>
            <w:rPrChange w:id="659" w:author="Danielle Martin" w:date="2023-09-12T19:35:00Z">
              <w:rPr/>
            </w:rPrChange>
          </w:rPr>
          <w:t xml:space="preserve"> - </w:t>
        </w:r>
      </w:ins>
      <w:ins w:id="660" w:author="Danielle Martin" w:date="2023-09-12T19:25:00Z">
        <w:r w:rsidRPr="0082343D">
          <w:rPr>
            <w:rFonts w:ascii="Times New Roman" w:hAnsi="Times New Roman" w:cs="Times New Roman"/>
            <w:sz w:val="24"/>
            <w:szCs w:val="24"/>
            <w:rPrChange w:id="661" w:author="Danielle Martin" w:date="2023-09-12T19:35:00Z">
              <w:rPr/>
            </w:rPrChange>
          </w:rPr>
          <w:t>$</w:t>
        </w:r>
      </w:ins>
      <w:ins w:id="662" w:author="Danielle Martin" w:date="2023-09-12T19:38:00Z">
        <w:r w:rsidR="00D172A3">
          <w:rPr>
            <w:rFonts w:ascii="Times New Roman" w:hAnsi="Times New Roman" w:cs="Times New Roman"/>
            <w:sz w:val="24"/>
            <w:szCs w:val="24"/>
          </w:rPr>
          <w:t xml:space="preserve">25,000 </w:t>
        </w:r>
      </w:ins>
      <w:ins w:id="663" w:author="Danielle Martin" w:date="2023-09-12T19:23:00Z">
        <w:r w:rsidRPr="0082343D">
          <w:rPr>
            <w:rFonts w:ascii="Times New Roman" w:hAnsi="Times New Roman" w:cs="Times New Roman"/>
            <w:sz w:val="24"/>
            <w:szCs w:val="24"/>
            <w:rPrChange w:id="664" w:author="Danielle Martin" w:date="2023-09-12T19:35:00Z">
              <w:rPr/>
            </w:rPrChange>
          </w:rPr>
          <w:t xml:space="preserve">USD </w:t>
        </w:r>
      </w:ins>
      <w:ins w:id="665" w:author="Danielle Martin" w:date="2023-09-12T19:28:00Z">
        <w:r w:rsidR="002D6CFF" w:rsidRPr="0082343D">
          <w:rPr>
            <w:rFonts w:ascii="Times New Roman" w:hAnsi="Times New Roman" w:cs="Times New Roman"/>
            <w:sz w:val="24"/>
            <w:szCs w:val="24"/>
            <w:rPrChange w:id="666" w:author="Danielle Martin" w:date="2023-09-12T19:35:00Z">
              <w:rPr/>
            </w:rPrChange>
          </w:rPr>
          <w:t>–</w:t>
        </w:r>
      </w:ins>
      <w:ins w:id="667" w:author="Danielle Martin" w:date="2023-09-12T19:23:00Z">
        <w:r w:rsidRPr="0082343D">
          <w:rPr>
            <w:rFonts w:ascii="Times New Roman" w:hAnsi="Times New Roman" w:cs="Times New Roman"/>
            <w:sz w:val="24"/>
            <w:szCs w:val="24"/>
            <w:rPrChange w:id="668" w:author="Danielle Martin" w:date="2023-09-12T19:35:00Z">
              <w:rPr/>
            </w:rPrChange>
          </w:rPr>
          <w:t xml:space="preserve"> </w:t>
        </w:r>
      </w:ins>
      <w:ins w:id="669" w:author="Danielle Martin" w:date="2023-09-12T19:28:00Z">
        <w:r w:rsidR="002D6CFF" w:rsidRPr="0082343D">
          <w:rPr>
            <w:rFonts w:ascii="Times New Roman" w:hAnsi="Times New Roman" w:cs="Times New Roman"/>
            <w:sz w:val="24"/>
            <w:szCs w:val="24"/>
            <w:rPrChange w:id="670" w:author="Danielle Martin" w:date="2023-09-12T19:35:00Z">
              <w:rPr/>
            </w:rPrChange>
          </w:rPr>
          <w:t xml:space="preserve">Associate </w:t>
        </w:r>
      </w:ins>
      <w:ins w:id="671" w:author="Danielle Martin" w:date="2023-09-12T19:23:00Z">
        <w:r w:rsidRPr="0082343D">
          <w:rPr>
            <w:rFonts w:ascii="Times New Roman" w:hAnsi="Times New Roman" w:cs="Times New Roman"/>
            <w:sz w:val="24"/>
            <w:szCs w:val="24"/>
            <w:rPrChange w:id="672" w:author="Danielle Martin" w:date="2023-09-12T19:35:00Z">
              <w:rPr/>
            </w:rPrChange>
          </w:rPr>
          <w:t xml:space="preserve">Director </w:t>
        </w:r>
      </w:ins>
      <w:ins w:id="673" w:author="Danielle Martin" w:date="2023-09-12T19:28:00Z">
        <w:r w:rsidR="002D6CFF" w:rsidRPr="0082343D">
          <w:rPr>
            <w:rFonts w:ascii="Times New Roman" w:hAnsi="Times New Roman" w:cs="Times New Roman"/>
            <w:sz w:val="24"/>
            <w:szCs w:val="24"/>
            <w:rPrChange w:id="674" w:author="Danielle Martin" w:date="2023-09-12T19:35:00Z">
              <w:rPr/>
            </w:rPrChange>
          </w:rPr>
          <w:t xml:space="preserve">at </w:t>
        </w:r>
      </w:ins>
      <w:ins w:id="675" w:author="Danielle Martin" w:date="2023-09-12T19:23:00Z">
        <w:r w:rsidRPr="0082343D">
          <w:rPr>
            <w:rFonts w:ascii="Times New Roman" w:hAnsi="Times New Roman" w:cs="Times New Roman"/>
            <w:sz w:val="24"/>
            <w:szCs w:val="24"/>
            <w:rPrChange w:id="676" w:author="Danielle Martin" w:date="2023-09-12T19:35:00Z">
              <w:rPr/>
            </w:rPrChange>
          </w:rPr>
          <w:t>Home Office</w:t>
        </w:r>
      </w:ins>
      <w:ins w:id="677" w:author="Danielle Martin" w:date="2023-09-12T19:28:00Z">
        <w:r w:rsidR="000C4588" w:rsidRPr="0082343D">
          <w:rPr>
            <w:rFonts w:ascii="Times New Roman" w:hAnsi="Times New Roman" w:cs="Times New Roman"/>
            <w:sz w:val="24"/>
            <w:szCs w:val="24"/>
            <w:rPrChange w:id="678" w:author="Danielle Martin" w:date="2023-09-12T19:35:00Z">
              <w:rPr/>
            </w:rPrChange>
          </w:rPr>
          <w:t xml:space="preserve"> </w:t>
        </w:r>
      </w:ins>
    </w:p>
    <w:p w14:paraId="27749423" w14:textId="4A29BBEC" w:rsidR="000C4588" w:rsidRPr="0082343D" w:rsidRDefault="000C4588" w:rsidP="0082343D">
      <w:pPr>
        <w:pStyle w:val="ListParagraph"/>
        <w:numPr>
          <w:ilvl w:val="0"/>
          <w:numId w:val="33"/>
        </w:numPr>
        <w:spacing w:after="0"/>
        <w:jc w:val="both"/>
        <w:rPr>
          <w:ins w:id="679" w:author="Danielle Martin" w:date="2023-09-12T19:28:00Z"/>
          <w:rFonts w:ascii="Times New Roman" w:hAnsi="Times New Roman" w:cs="Times New Roman"/>
          <w:sz w:val="24"/>
          <w:szCs w:val="24"/>
          <w:rPrChange w:id="680" w:author="Danielle Martin" w:date="2023-09-12T19:35:00Z">
            <w:rPr>
              <w:ins w:id="681" w:author="Danielle Martin" w:date="2023-09-12T19:28:00Z"/>
            </w:rPr>
          </w:rPrChange>
        </w:rPr>
        <w:pPrChange w:id="682" w:author="Danielle Martin" w:date="2023-09-12T19:35:00Z">
          <w:pPr>
            <w:spacing w:after="0"/>
            <w:jc w:val="both"/>
          </w:pPr>
        </w:pPrChange>
      </w:pPr>
      <w:ins w:id="683" w:author="Danielle Martin" w:date="2023-09-12T19:28:00Z">
        <w:r w:rsidRPr="0082343D">
          <w:rPr>
            <w:rFonts w:ascii="Times New Roman" w:hAnsi="Times New Roman" w:cs="Times New Roman"/>
            <w:sz w:val="24"/>
            <w:szCs w:val="24"/>
            <w:rPrChange w:id="684" w:author="Danielle Martin" w:date="2023-09-12T19:35:00Z">
              <w:rPr/>
            </w:rPrChange>
          </w:rPr>
          <w:t>PRF between $</w:t>
        </w:r>
        <w:r w:rsidRPr="0082343D">
          <w:rPr>
            <w:rFonts w:ascii="Times New Roman" w:hAnsi="Times New Roman" w:cs="Times New Roman"/>
            <w:sz w:val="24"/>
            <w:szCs w:val="24"/>
            <w:rPrChange w:id="685" w:author="Danielle Martin" w:date="2023-09-12T19:35:00Z">
              <w:rPr/>
            </w:rPrChange>
          </w:rPr>
          <w:t>25</w:t>
        </w:r>
        <w:r w:rsidRPr="0082343D">
          <w:rPr>
            <w:rFonts w:ascii="Times New Roman" w:hAnsi="Times New Roman" w:cs="Times New Roman"/>
            <w:sz w:val="24"/>
            <w:szCs w:val="24"/>
            <w:rPrChange w:id="686" w:author="Danielle Martin" w:date="2023-09-12T19:35:00Z">
              <w:rPr/>
            </w:rPrChange>
          </w:rPr>
          <w:t>,00</w:t>
        </w:r>
      </w:ins>
      <w:ins w:id="687" w:author="Danielle Martin" w:date="2023-09-12T19:38:00Z">
        <w:r w:rsidR="00D172A3">
          <w:rPr>
            <w:rFonts w:ascii="Times New Roman" w:hAnsi="Times New Roman" w:cs="Times New Roman"/>
            <w:sz w:val="24"/>
            <w:szCs w:val="24"/>
          </w:rPr>
          <w:t>1</w:t>
        </w:r>
      </w:ins>
      <w:ins w:id="688" w:author="Danielle Martin" w:date="2023-09-12T19:28:00Z">
        <w:r w:rsidRPr="0082343D">
          <w:rPr>
            <w:rFonts w:ascii="Times New Roman" w:hAnsi="Times New Roman" w:cs="Times New Roman"/>
            <w:sz w:val="24"/>
            <w:szCs w:val="24"/>
            <w:rPrChange w:id="689" w:author="Danielle Martin" w:date="2023-09-12T19:35:00Z">
              <w:rPr/>
            </w:rPrChange>
          </w:rPr>
          <w:t xml:space="preserve"> - $</w:t>
        </w:r>
      </w:ins>
      <w:ins w:id="690" w:author="Danielle Martin" w:date="2023-09-12T19:38:00Z">
        <w:r w:rsidR="00D172A3">
          <w:rPr>
            <w:rFonts w:ascii="Times New Roman" w:hAnsi="Times New Roman" w:cs="Times New Roman"/>
            <w:sz w:val="24"/>
            <w:szCs w:val="24"/>
          </w:rPr>
          <w:t>80,000</w:t>
        </w:r>
      </w:ins>
      <w:ins w:id="691" w:author="Danielle Martin" w:date="2023-09-12T19:28:00Z">
        <w:r w:rsidRPr="0082343D">
          <w:rPr>
            <w:rFonts w:ascii="Times New Roman" w:hAnsi="Times New Roman" w:cs="Times New Roman"/>
            <w:sz w:val="24"/>
            <w:szCs w:val="24"/>
            <w:rPrChange w:id="692" w:author="Danielle Martin" w:date="2023-09-12T19:35:00Z">
              <w:rPr/>
            </w:rPrChange>
          </w:rPr>
          <w:t xml:space="preserve"> USD –Director at Home Offic</w:t>
        </w:r>
      </w:ins>
      <w:ins w:id="693" w:author="Danielle Martin" w:date="2023-09-12T19:36:00Z">
        <w:r w:rsidR="008C13D7">
          <w:rPr>
            <w:rFonts w:ascii="Times New Roman" w:hAnsi="Times New Roman" w:cs="Times New Roman"/>
            <w:sz w:val="24"/>
            <w:szCs w:val="24"/>
          </w:rPr>
          <w:t>e</w:t>
        </w:r>
      </w:ins>
    </w:p>
    <w:p w14:paraId="771E7C6E" w14:textId="5E97055F" w:rsidR="00D54111" w:rsidRPr="0082343D" w:rsidRDefault="00D54111" w:rsidP="0082343D">
      <w:pPr>
        <w:pStyle w:val="ListParagraph"/>
        <w:numPr>
          <w:ilvl w:val="0"/>
          <w:numId w:val="33"/>
        </w:numPr>
        <w:spacing w:after="0"/>
        <w:jc w:val="both"/>
        <w:rPr>
          <w:ins w:id="694" w:author="Danielle Martin" w:date="2023-09-12T19:29:00Z"/>
          <w:rFonts w:ascii="Times New Roman" w:hAnsi="Times New Roman" w:cs="Times New Roman"/>
          <w:sz w:val="24"/>
          <w:szCs w:val="24"/>
          <w:rPrChange w:id="695" w:author="Danielle Martin" w:date="2023-09-12T19:35:00Z">
            <w:rPr>
              <w:ins w:id="696" w:author="Danielle Martin" w:date="2023-09-12T19:29:00Z"/>
            </w:rPr>
          </w:rPrChange>
        </w:rPr>
        <w:pPrChange w:id="697" w:author="Danielle Martin" w:date="2023-09-12T19:35:00Z">
          <w:pPr>
            <w:spacing w:after="0"/>
            <w:jc w:val="both"/>
          </w:pPr>
        </w:pPrChange>
      </w:pPr>
      <w:ins w:id="698" w:author="Danielle Martin" w:date="2023-09-12T19:29:00Z">
        <w:r w:rsidRPr="0082343D">
          <w:rPr>
            <w:rFonts w:ascii="Times New Roman" w:hAnsi="Times New Roman" w:cs="Times New Roman"/>
            <w:sz w:val="24"/>
            <w:szCs w:val="24"/>
            <w:rPrChange w:id="699" w:author="Danielle Martin" w:date="2023-09-12T19:35:00Z">
              <w:rPr/>
            </w:rPrChange>
          </w:rPr>
          <w:t>PRF between $</w:t>
        </w:r>
        <w:r w:rsidR="00335C9B" w:rsidRPr="0082343D">
          <w:rPr>
            <w:rFonts w:ascii="Times New Roman" w:hAnsi="Times New Roman" w:cs="Times New Roman"/>
            <w:sz w:val="24"/>
            <w:szCs w:val="24"/>
            <w:rPrChange w:id="700" w:author="Danielle Martin" w:date="2023-09-12T19:35:00Z">
              <w:rPr/>
            </w:rPrChange>
          </w:rPr>
          <w:t>80</w:t>
        </w:r>
        <w:r w:rsidRPr="0082343D">
          <w:rPr>
            <w:rFonts w:ascii="Times New Roman" w:hAnsi="Times New Roman" w:cs="Times New Roman"/>
            <w:sz w:val="24"/>
            <w:szCs w:val="24"/>
            <w:rPrChange w:id="701" w:author="Danielle Martin" w:date="2023-09-12T19:35:00Z">
              <w:rPr/>
            </w:rPrChange>
          </w:rPr>
          <w:t>,00</w:t>
        </w:r>
      </w:ins>
      <w:ins w:id="702" w:author="Danielle Martin" w:date="2023-09-12T19:38:00Z">
        <w:r w:rsidR="00D172A3">
          <w:rPr>
            <w:rFonts w:ascii="Times New Roman" w:hAnsi="Times New Roman" w:cs="Times New Roman"/>
            <w:sz w:val="24"/>
            <w:szCs w:val="24"/>
          </w:rPr>
          <w:t>1</w:t>
        </w:r>
      </w:ins>
      <w:ins w:id="703" w:author="Danielle Martin" w:date="2023-09-12T19:29:00Z">
        <w:r w:rsidRPr="0082343D">
          <w:rPr>
            <w:rFonts w:ascii="Times New Roman" w:hAnsi="Times New Roman" w:cs="Times New Roman"/>
            <w:sz w:val="24"/>
            <w:szCs w:val="24"/>
            <w:rPrChange w:id="704" w:author="Danielle Martin" w:date="2023-09-12T19:35:00Z">
              <w:rPr/>
            </w:rPrChange>
          </w:rPr>
          <w:t xml:space="preserve"> - $</w:t>
        </w:r>
      </w:ins>
      <w:ins w:id="705" w:author="Danielle Martin" w:date="2023-09-12T19:38:00Z">
        <w:r w:rsidR="00D172A3">
          <w:rPr>
            <w:rFonts w:ascii="Times New Roman" w:hAnsi="Times New Roman" w:cs="Times New Roman"/>
            <w:sz w:val="24"/>
            <w:szCs w:val="24"/>
          </w:rPr>
          <w:t>250</w:t>
        </w:r>
      </w:ins>
      <w:ins w:id="706" w:author="Danielle Martin" w:date="2023-09-12T19:29:00Z">
        <w:r w:rsidRPr="0082343D">
          <w:rPr>
            <w:rFonts w:ascii="Times New Roman" w:hAnsi="Times New Roman" w:cs="Times New Roman"/>
            <w:sz w:val="24"/>
            <w:szCs w:val="24"/>
            <w:rPrChange w:id="707" w:author="Danielle Martin" w:date="2023-09-12T19:35:00Z">
              <w:rPr/>
            </w:rPrChange>
          </w:rPr>
          <w:t>,</w:t>
        </w:r>
      </w:ins>
      <w:ins w:id="708" w:author="Danielle Martin" w:date="2023-09-12T19:38:00Z">
        <w:r w:rsidR="00D172A3">
          <w:rPr>
            <w:rFonts w:ascii="Times New Roman" w:hAnsi="Times New Roman" w:cs="Times New Roman"/>
            <w:sz w:val="24"/>
            <w:szCs w:val="24"/>
          </w:rPr>
          <w:t>000</w:t>
        </w:r>
      </w:ins>
      <w:ins w:id="709" w:author="Danielle Martin" w:date="2023-09-12T19:29:00Z">
        <w:r w:rsidRPr="0082343D">
          <w:rPr>
            <w:rFonts w:ascii="Times New Roman" w:hAnsi="Times New Roman" w:cs="Times New Roman"/>
            <w:sz w:val="24"/>
            <w:szCs w:val="24"/>
            <w:rPrChange w:id="710" w:author="Danielle Martin" w:date="2023-09-12T19:35:00Z">
              <w:rPr/>
            </w:rPrChange>
          </w:rPr>
          <w:t xml:space="preserve"> USD –</w:t>
        </w:r>
      </w:ins>
      <w:ins w:id="711" w:author="Danielle Martin" w:date="2023-09-12T19:30:00Z">
        <w:r w:rsidR="00335C9B" w:rsidRPr="0082343D">
          <w:rPr>
            <w:rFonts w:ascii="Times New Roman" w:hAnsi="Times New Roman" w:cs="Times New Roman"/>
            <w:sz w:val="24"/>
            <w:szCs w:val="24"/>
            <w:rPrChange w:id="712" w:author="Danielle Martin" w:date="2023-09-12T19:35:00Z">
              <w:rPr/>
            </w:rPrChange>
          </w:rPr>
          <w:t xml:space="preserve">Senior </w:t>
        </w:r>
      </w:ins>
      <w:ins w:id="713" w:author="Danielle Martin" w:date="2023-09-12T19:29:00Z">
        <w:r w:rsidRPr="0082343D">
          <w:rPr>
            <w:rFonts w:ascii="Times New Roman" w:hAnsi="Times New Roman" w:cs="Times New Roman"/>
            <w:sz w:val="24"/>
            <w:szCs w:val="24"/>
            <w:rPrChange w:id="714" w:author="Danielle Martin" w:date="2023-09-12T19:35:00Z">
              <w:rPr/>
            </w:rPrChange>
          </w:rPr>
          <w:t>Director at Home Office</w:t>
        </w:r>
      </w:ins>
    </w:p>
    <w:p w14:paraId="5C2601EE" w14:textId="0D1D98AF" w:rsidR="00335C9B" w:rsidRPr="0082343D" w:rsidRDefault="00335C9B" w:rsidP="0082343D">
      <w:pPr>
        <w:pStyle w:val="ListParagraph"/>
        <w:numPr>
          <w:ilvl w:val="0"/>
          <w:numId w:val="33"/>
        </w:numPr>
        <w:spacing w:after="0"/>
        <w:jc w:val="both"/>
        <w:rPr>
          <w:ins w:id="715" w:author="Danielle Martin" w:date="2023-09-12T19:31:00Z"/>
          <w:rFonts w:ascii="Times New Roman" w:hAnsi="Times New Roman" w:cs="Times New Roman"/>
          <w:sz w:val="24"/>
          <w:szCs w:val="24"/>
          <w:rPrChange w:id="716" w:author="Danielle Martin" w:date="2023-09-12T19:35:00Z">
            <w:rPr>
              <w:ins w:id="717" w:author="Danielle Martin" w:date="2023-09-12T19:31:00Z"/>
            </w:rPr>
          </w:rPrChange>
        </w:rPr>
        <w:pPrChange w:id="718" w:author="Danielle Martin" w:date="2023-09-12T19:35:00Z">
          <w:pPr>
            <w:spacing w:after="0"/>
            <w:jc w:val="both"/>
          </w:pPr>
        </w:pPrChange>
      </w:pPr>
      <w:ins w:id="719" w:author="Danielle Martin" w:date="2023-09-12T19:30:00Z">
        <w:r w:rsidRPr="0082343D">
          <w:rPr>
            <w:rFonts w:ascii="Times New Roman" w:hAnsi="Times New Roman" w:cs="Times New Roman"/>
            <w:sz w:val="24"/>
            <w:szCs w:val="24"/>
            <w:rPrChange w:id="720" w:author="Danielle Martin" w:date="2023-09-12T19:35:00Z">
              <w:rPr/>
            </w:rPrChange>
          </w:rPr>
          <w:t>PRF between $</w:t>
        </w:r>
      </w:ins>
      <w:ins w:id="721" w:author="Danielle Martin" w:date="2023-09-12T19:31:00Z">
        <w:r w:rsidR="0070776B" w:rsidRPr="0082343D">
          <w:rPr>
            <w:rFonts w:ascii="Times New Roman" w:hAnsi="Times New Roman" w:cs="Times New Roman"/>
            <w:sz w:val="24"/>
            <w:szCs w:val="24"/>
            <w:rPrChange w:id="722" w:author="Danielle Martin" w:date="2023-09-12T19:35:00Z">
              <w:rPr/>
            </w:rPrChange>
          </w:rPr>
          <w:t>250</w:t>
        </w:r>
      </w:ins>
      <w:ins w:id="723" w:author="Danielle Martin" w:date="2023-09-12T19:30:00Z">
        <w:r w:rsidRPr="0082343D">
          <w:rPr>
            <w:rFonts w:ascii="Times New Roman" w:hAnsi="Times New Roman" w:cs="Times New Roman"/>
            <w:sz w:val="24"/>
            <w:szCs w:val="24"/>
            <w:rPrChange w:id="724" w:author="Danielle Martin" w:date="2023-09-12T19:35:00Z">
              <w:rPr/>
            </w:rPrChange>
          </w:rPr>
          <w:t>,00</w:t>
        </w:r>
      </w:ins>
      <w:ins w:id="725" w:author="Danielle Martin" w:date="2023-09-12T19:38:00Z">
        <w:r w:rsidR="00D172A3">
          <w:rPr>
            <w:rFonts w:ascii="Times New Roman" w:hAnsi="Times New Roman" w:cs="Times New Roman"/>
            <w:sz w:val="24"/>
            <w:szCs w:val="24"/>
          </w:rPr>
          <w:t>1</w:t>
        </w:r>
      </w:ins>
      <w:ins w:id="726" w:author="Danielle Martin" w:date="2023-09-12T19:30:00Z">
        <w:r w:rsidRPr="0082343D">
          <w:rPr>
            <w:rFonts w:ascii="Times New Roman" w:hAnsi="Times New Roman" w:cs="Times New Roman"/>
            <w:sz w:val="24"/>
            <w:szCs w:val="24"/>
            <w:rPrChange w:id="727" w:author="Danielle Martin" w:date="2023-09-12T19:35:00Z">
              <w:rPr/>
            </w:rPrChange>
          </w:rPr>
          <w:t xml:space="preserve"> - $</w:t>
        </w:r>
      </w:ins>
      <w:ins w:id="728" w:author="Danielle Martin" w:date="2023-09-12T19:38:00Z">
        <w:r w:rsidR="00D172A3">
          <w:rPr>
            <w:rFonts w:ascii="Times New Roman" w:hAnsi="Times New Roman" w:cs="Times New Roman"/>
            <w:sz w:val="24"/>
            <w:szCs w:val="24"/>
          </w:rPr>
          <w:t>500</w:t>
        </w:r>
      </w:ins>
      <w:ins w:id="729" w:author="Danielle Martin" w:date="2023-09-12T19:30:00Z">
        <w:r w:rsidRPr="0082343D">
          <w:rPr>
            <w:rFonts w:ascii="Times New Roman" w:hAnsi="Times New Roman" w:cs="Times New Roman"/>
            <w:sz w:val="24"/>
            <w:szCs w:val="24"/>
            <w:rPrChange w:id="730" w:author="Danielle Martin" w:date="2023-09-12T19:35:00Z">
              <w:rPr/>
            </w:rPrChange>
          </w:rPr>
          <w:t>,</w:t>
        </w:r>
      </w:ins>
      <w:ins w:id="731" w:author="Danielle Martin" w:date="2023-09-12T19:38:00Z">
        <w:r w:rsidR="00D172A3">
          <w:rPr>
            <w:rFonts w:ascii="Times New Roman" w:hAnsi="Times New Roman" w:cs="Times New Roman"/>
            <w:sz w:val="24"/>
            <w:szCs w:val="24"/>
          </w:rPr>
          <w:t>000</w:t>
        </w:r>
      </w:ins>
      <w:ins w:id="732" w:author="Danielle Martin" w:date="2023-09-12T19:30:00Z">
        <w:r w:rsidRPr="0082343D">
          <w:rPr>
            <w:rFonts w:ascii="Times New Roman" w:hAnsi="Times New Roman" w:cs="Times New Roman"/>
            <w:sz w:val="24"/>
            <w:szCs w:val="24"/>
            <w:rPrChange w:id="733" w:author="Danielle Martin" w:date="2023-09-12T19:35:00Z">
              <w:rPr/>
            </w:rPrChange>
          </w:rPr>
          <w:t xml:space="preserve"> USD –</w:t>
        </w:r>
      </w:ins>
      <w:ins w:id="734" w:author="Danielle Martin" w:date="2023-09-12T19:31:00Z">
        <w:r w:rsidR="0070776B" w:rsidRPr="0082343D">
          <w:rPr>
            <w:rFonts w:ascii="Times New Roman" w:hAnsi="Times New Roman" w:cs="Times New Roman"/>
            <w:sz w:val="24"/>
            <w:szCs w:val="24"/>
            <w:rPrChange w:id="735" w:author="Danielle Martin" w:date="2023-09-12T19:35:00Z">
              <w:rPr/>
            </w:rPrChange>
          </w:rPr>
          <w:t xml:space="preserve"> </w:t>
        </w:r>
        <w:r w:rsidR="0070776B" w:rsidRPr="0082343D">
          <w:rPr>
            <w:rFonts w:ascii="Times New Roman" w:hAnsi="Times New Roman" w:cs="Times New Roman"/>
            <w:sz w:val="24"/>
            <w:szCs w:val="24"/>
            <w:rPrChange w:id="736" w:author="Danielle Martin" w:date="2023-09-12T19:35:00Z">
              <w:rPr/>
            </w:rPrChange>
          </w:rPr>
          <w:t>VPs, COO, CFO, and Mexico and Colombia Country Directors</w:t>
        </w:r>
      </w:ins>
    </w:p>
    <w:p w14:paraId="3FF0711C" w14:textId="05349D1C" w:rsidR="0020773E" w:rsidRDefault="00856535" w:rsidP="0082343D">
      <w:pPr>
        <w:pStyle w:val="ListParagraph"/>
        <w:numPr>
          <w:ilvl w:val="0"/>
          <w:numId w:val="33"/>
        </w:numPr>
        <w:spacing w:after="0"/>
        <w:jc w:val="both"/>
        <w:rPr>
          <w:ins w:id="737" w:author="Danielle Martin" w:date="2023-09-12T19:39:00Z"/>
          <w:rFonts w:ascii="Times New Roman" w:hAnsi="Times New Roman" w:cs="Times New Roman"/>
          <w:sz w:val="24"/>
          <w:szCs w:val="24"/>
        </w:rPr>
      </w:pPr>
      <w:ins w:id="738" w:author="Danielle Martin" w:date="2023-09-12T19:31:00Z">
        <w:r w:rsidRPr="0082343D">
          <w:rPr>
            <w:rFonts w:ascii="Times New Roman" w:hAnsi="Times New Roman" w:cs="Times New Roman"/>
            <w:sz w:val="24"/>
            <w:szCs w:val="24"/>
            <w:rPrChange w:id="739" w:author="Danielle Martin" w:date="2023-09-12T19:35:00Z">
              <w:rPr/>
            </w:rPrChange>
          </w:rPr>
          <w:t>PFR more than $500,00</w:t>
        </w:r>
      </w:ins>
      <w:ins w:id="740" w:author="Danielle Martin" w:date="2023-09-12T19:38:00Z">
        <w:r w:rsidR="00D172A3">
          <w:rPr>
            <w:rFonts w:ascii="Times New Roman" w:hAnsi="Times New Roman" w:cs="Times New Roman"/>
            <w:sz w:val="24"/>
            <w:szCs w:val="24"/>
          </w:rPr>
          <w:t>0</w:t>
        </w:r>
      </w:ins>
      <w:ins w:id="741" w:author="Danielle Martin" w:date="2023-09-12T19:31:00Z">
        <w:r w:rsidRPr="0082343D">
          <w:rPr>
            <w:rFonts w:ascii="Times New Roman" w:hAnsi="Times New Roman" w:cs="Times New Roman"/>
            <w:sz w:val="24"/>
            <w:szCs w:val="24"/>
            <w:rPrChange w:id="742" w:author="Danielle Martin" w:date="2023-09-12T19:35:00Z">
              <w:rPr/>
            </w:rPrChange>
          </w:rPr>
          <w:t xml:space="preserve"> USD – President &amp; CEO</w:t>
        </w:r>
      </w:ins>
    </w:p>
    <w:p w14:paraId="4E7BE2BC" w14:textId="23E30030" w:rsidR="008B0D1C" w:rsidRDefault="008B0D1C" w:rsidP="008B0D1C">
      <w:pPr>
        <w:spacing w:after="0"/>
        <w:jc w:val="both"/>
        <w:rPr>
          <w:ins w:id="743" w:author="Danielle Martin" w:date="2023-09-12T19:39:00Z"/>
          <w:rFonts w:ascii="Times New Roman" w:hAnsi="Times New Roman" w:cs="Times New Roman"/>
          <w:sz w:val="24"/>
          <w:szCs w:val="24"/>
        </w:rPr>
      </w:pPr>
    </w:p>
    <w:p w14:paraId="26FC60FB" w14:textId="647B8918" w:rsidR="008B0D1C" w:rsidRPr="0020773E" w:rsidRDefault="009D61CB" w:rsidP="008B0D1C">
      <w:pPr>
        <w:pStyle w:val="Heading3"/>
        <w:jc w:val="both"/>
        <w:rPr>
          <w:ins w:id="744" w:author="Danielle Martin" w:date="2023-09-12T19:39:00Z"/>
          <w:rFonts w:ascii="Times New Roman" w:hAnsi="Times New Roman" w:cs="Times New Roman"/>
          <w:sz w:val="24"/>
          <w:szCs w:val="24"/>
        </w:rPr>
      </w:pPr>
      <w:ins w:id="745" w:author="Danielle Martin" w:date="2023-09-12T19:39:00Z">
        <w:r>
          <w:rPr>
            <w:rFonts w:eastAsiaTheme="minorEastAsia"/>
            <w:sz w:val="24"/>
            <w:szCs w:val="24"/>
          </w:rPr>
          <w:t>Source Selection Memo</w:t>
        </w:r>
      </w:ins>
      <w:ins w:id="746" w:author="Danielle Martin" w:date="2023-09-12T19:43:00Z">
        <w:r w:rsidR="00683A80">
          <w:rPr>
            <w:rFonts w:eastAsiaTheme="minorEastAsia"/>
            <w:sz w:val="24"/>
            <w:szCs w:val="24"/>
          </w:rPr>
          <w:t xml:space="preserve">, Negotiation Memos, </w:t>
        </w:r>
      </w:ins>
      <w:ins w:id="747" w:author="Danielle Martin" w:date="2023-09-12T19:39:00Z">
        <w:r>
          <w:rPr>
            <w:rFonts w:eastAsiaTheme="minorEastAsia"/>
            <w:sz w:val="24"/>
            <w:szCs w:val="24"/>
          </w:rPr>
          <w:t>and Ev</w:t>
        </w:r>
      </w:ins>
      <w:ins w:id="748" w:author="Danielle Martin" w:date="2023-09-12T19:40:00Z">
        <w:r>
          <w:rPr>
            <w:rFonts w:eastAsiaTheme="minorEastAsia"/>
            <w:sz w:val="24"/>
            <w:szCs w:val="24"/>
          </w:rPr>
          <w:t xml:space="preserve">aluation Matrixes </w:t>
        </w:r>
      </w:ins>
      <w:ins w:id="749" w:author="Danielle Martin" w:date="2023-09-12T19:39:00Z">
        <w:r w:rsidR="008B0D1C" w:rsidRPr="000E46E0">
          <w:rPr>
            <w:rFonts w:eastAsiaTheme="minorEastAsia"/>
            <w:sz w:val="24"/>
            <w:szCs w:val="24"/>
          </w:rPr>
          <w:t xml:space="preserve">Approval Authority </w:t>
        </w:r>
      </w:ins>
    </w:p>
    <w:p w14:paraId="3B214916" w14:textId="76555CB3" w:rsidR="008B0D1C" w:rsidRDefault="008B0D1C" w:rsidP="008B0D1C">
      <w:pPr>
        <w:spacing w:after="0"/>
        <w:jc w:val="both"/>
        <w:rPr>
          <w:ins w:id="750" w:author="Danielle Martin" w:date="2023-09-12T19:41:00Z"/>
          <w:rFonts w:ascii="Times New Roman" w:hAnsi="Times New Roman" w:cs="Times New Roman"/>
          <w:sz w:val="24"/>
          <w:szCs w:val="24"/>
        </w:rPr>
      </w:pPr>
      <w:ins w:id="751" w:author="Danielle Martin" w:date="2023-09-12T19:39:00Z">
        <w:r>
          <w:rPr>
            <w:rFonts w:ascii="Times New Roman" w:hAnsi="Times New Roman" w:cs="Times New Roman"/>
            <w:sz w:val="24"/>
            <w:szCs w:val="24"/>
          </w:rPr>
          <w:t xml:space="preserve">All </w:t>
        </w:r>
      </w:ins>
      <w:ins w:id="752" w:author="Danielle Martin" w:date="2023-09-12T19:40:00Z">
        <w:r w:rsidR="006B5533">
          <w:rPr>
            <w:rFonts w:ascii="Times New Roman" w:hAnsi="Times New Roman" w:cs="Times New Roman"/>
            <w:sz w:val="24"/>
            <w:szCs w:val="24"/>
          </w:rPr>
          <w:t>source selection memo</w:t>
        </w:r>
      </w:ins>
      <w:ins w:id="753" w:author="Danielle Martin" w:date="2023-09-12T19:43:00Z">
        <w:r w:rsidR="00683A80">
          <w:rPr>
            <w:rFonts w:ascii="Times New Roman" w:hAnsi="Times New Roman" w:cs="Times New Roman"/>
            <w:sz w:val="24"/>
            <w:szCs w:val="24"/>
          </w:rPr>
          <w:t>s, negotiation memos,</w:t>
        </w:r>
      </w:ins>
      <w:ins w:id="754" w:author="Danielle Martin" w:date="2023-09-12T19:40:00Z">
        <w:r w:rsidR="006B5533">
          <w:rPr>
            <w:rFonts w:ascii="Times New Roman" w:hAnsi="Times New Roman" w:cs="Times New Roman"/>
            <w:sz w:val="24"/>
            <w:szCs w:val="24"/>
          </w:rPr>
          <w:t xml:space="preserve"> and evaluation matrixes</w:t>
        </w:r>
      </w:ins>
      <w:ins w:id="755" w:author="Danielle Martin" w:date="2023-09-12T19:39:00Z">
        <w:r>
          <w:rPr>
            <w:rFonts w:ascii="Times New Roman" w:hAnsi="Times New Roman" w:cs="Times New Roman"/>
            <w:sz w:val="24"/>
            <w:szCs w:val="24"/>
          </w:rPr>
          <w:t xml:space="preserve"> approval should follow the below approval process as applicable based on positions with program/unit.</w:t>
        </w:r>
      </w:ins>
      <w:ins w:id="756" w:author="Danielle Martin" w:date="2023-09-12T19:40:00Z">
        <w:r w:rsidR="006B5533">
          <w:rPr>
            <w:rFonts w:ascii="Times New Roman" w:hAnsi="Times New Roman" w:cs="Times New Roman"/>
            <w:sz w:val="24"/>
            <w:szCs w:val="24"/>
          </w:rPr>
          <w:t xml:space="preserve"> </w:t>
        </w:r>
      </w:ins>
      <w:ins w:id="757" w:author="Danielle Martin" w:date="2023-09-12T19:39:00Z">
        <w:r>
          <w:rPr>
            <w:rFonts w:ascii="Times New Roman" w:hAnsi="Times New Roman" w:cs="Times New Roman"/>
            <w:sz w:val="24"/>
            <w:szCs w:val="24"/>
          </w:rPr>
          <w:t>If your program/unit does not have a particular position, move to the next highest approval authority.</w:t>
        </w:r>
      </w:ins>
      <w:ins w:id="758" w:author="Danielle Martin" w:date="2023-09-12T19:40:00Z">
        <w:r w:rsidR="006B5533">
          <w:rPr>
            <w:rFonts w:ascii="Times New Roman" w:hAnsi="Times New Roman" w:cs="Times New Roman"/>
            <w:sz w:val="24"/>
            <w:szCs w:val="24"/>
          </w:rPr>
          <w:t xml:space="preserve"> </w:t>
        </w:r>
        <w:r w:rsidR="006B5533" w:rsidRPr="00683A80">
          <w:rPr>
            <w:rFonts w:ascii="Times New Roman" w:hAnsi="Times New Roman" w:cs="Times New Roman"/>
            <w:sz w:val="24"/>
            <w:szCs w:val="24"/>
            <w:u w:val="single"/>
            <w:rPrChange w:id="759" w:author="Danielle Martin" w:date="2023-09-12T19:43:00Z">
              <w:rPr>
                <w:rFonts w:ascii="Times New Roman" w:hAnsi="Times New Roman" w:cs="Times New Roman"/>
                <w:sz w:val="24"/>
                <w:szCs w:val="24"/>
              </w:rPr>
            </w:rPrChange>
          </w:rPr>
          <w:t xml:space="preserve">Note that sole source memos require </w:t>
        </w:r>
      </w:ins>
      <w:ins w:id="760" w:author="Danielle Martin" w:date="2023-09-12T19:41:00Z">
        <w:r w:rsidR="006B5533" w:rsidRPr="00683A80">
          <w:rPr>
            <w:rFonts w:ascii="Times New Roman" w:hAnsi="Times New Roman" w:cs="Times New Roman"/>
            <w:sz w:val="24"/>
            <w:szCs w:val="24"/>
            <w:u w:val="single"/>
            <w:rPrChange w:id="761" w:author="Danielle Martin" w:date="2023-09-12T19:43:00Z">
              <w:rPr>
                <w:rFonts w:ascii="Times New Roman" w:hAnsi="Times New Roman" w:cs="Times New Roman"/>
                <w:sz w:val="24"/>
                <w:szCs w:val="24"/>
              </w:rPr>
            </w:rPrChange>
          </w:rPr>
          <w:t>Compliance Team approvals.</w:t>
        </w:r>
        <w:r w:rsidR="000B1F73" w:rsidRPr="00683A80">
          <w:rPr>
            <w:rFonts w:ascii="Times New Roman" w:hAnsi="Times New Roman" w:cs="Times New Roman"/>
            <w:sz w:val="24"/>
            <w:szCs w:val="24"/>
            <w:u w:val="single"/>
            <w:rPrChange w:id="762" w:author="Danielle Martin" w:date="2023-09-12T19:43:00Z">
              <w:rPr>
                <w:rFonts w:ascii="Times New Roman" w:hAnsi="Times New Roman" w:cs="Times New Roman"/>
                <w:sz w:val="24"/>
                <w:szCs w:val="24"/>
              </w:rPr>
            </w:rPrChange>
          </w:rPr>
          <w:t xml:space="preserve"> </w:t>
        </w:r>
      </w:ins>
    </w:p>
    <w:p w14:paraId="6852B108" w14:textId="7EABF311" w:rsidR="000B1F73" w:rsidRDefault="000B1F73" w:rsidP="008B0D1C">
      <w:pPr>
        <w:spacing w:after="0"/>
        <w:jc w:val="both"/>
        <w:rPr>
          <w:ins w:id="763" w:author="Danielle Martin" w:date="2023-09-12T19:41:00Z"/>
          <w:rFonts w:ascii="Times New Roman" w:hAnsi="Times New Roman" w:cs="Times New Roman"/>
          <w:sz w:val="24"/>
          <w:szCs w:val="24"/>
        </w:rPr>
      </w:pPr>
    </w:p>
    <w:p w14:paraId="2598C43F" w14:textId="0FFF0377" w:rsidR="000B1F73" w:rsidRPr="000B1F73" w:rsidRDefault="000B1F73" w:rsidP="008B0D1C">
      <w:pPr>
        <w:spacing w:after="0"/>
        <w:jc w:val="both"/>
        <w:rPr>
          <w:ins w:id="764" w:author="Danielle Martin" w:date="2023-09-12T19:39:00Z"/>
          <w:rFonts w:ascii="Times New Roman" w:hAnsi="Times New Roman" w:cs="Times New Roman"/>
          <w:b/>
          <w:bCs/>
          <w:sz w:val="24"/>
          <w:szCs w:val="24"/>
          <w:u w:val="single"/>
          <w:rPrChange w:id="765" w:author="Danielle Martin" w:date="2023-09-12T19:42:00Z">
            <w:rPr>
              <w:ins w:id="766" w:author="Danielle Martin" w:date="2023-09-12T19:39:00Z"/>
              <w:rFonts w:ascii="Times New Roman" w:hAnsi="Times New Roman" w:cs="Times New Roman"/>
              <w:sz w:val="24"/>
              <w:szCs w:val="24"/>
            </w:rPr>
          </w:rPrChange>
        </w:rPr>
      </w:pPr>
      <w:ins w:id="767" w:author="Danielle Martin" w:date="2023-09-12T19:41:00Z">
        <w:r w:rsidRPr="000B1F73">
          <w:rPr>
            <w:rFonts w:ascii="Times New Roman" w:hAnsi="Times New Roman" w:cs="Times New Roman"/>
            <w:b/>
            <w:bCs/>
            <w:sz w:val="24"/>
            <w:szCs w:val="24"/>
            <w:u w:val="single"/>
            <w:rPrChange w:id="768" w:author="Danielle Martin" w:date="2023-09-12T19:42:00Z">
              <w:rPr>
                <w:rFonts w:ascii="Times New Roman" w:hAnsi="Times New Roman" w:cs="Times New Roman"/>
                <w:sz w:val="24"/>
                <w:szCs w:val="24"/>
              </w:rPr>
            </w:rPrChange>
          </w:rPr>
          <w:t>For home office and fi</w:t>
        </w:r>
      </w:ins>
      <w:ins w:id="769" w:author="Danielle Martin" w:date="2023-09-12T19:42:00Z">
        <w:r w:rsidRPr="000B1F73">
          <w:rPr>
            <w:rFonts w:ascii="Times New Roman" w:hAnsi="Times New Roman" w:cs="Times New Roman"/>
            <w:b/>
            <w:bCs/>
            <w:sz w:val="24"/>
            <w:szCs w:val="24"/>
            <w:u w:val="single"/>
            <w:rPrChange w:id="770" w:author="Danielle Martin" w:date="2023-09-12T19:42:00Z">
              <w:rPr>
                <w:rFonts w:ascii="Times New Roman" w:hAnsi="Times New Roman" w:cs="Times New Roman"/>
                <w:sz w:val="24"/>
                <w:szCs w:val="24"/>
              </w:rPr>
            </w:rPrChange>
          </w:rPr>
          <w:t>eld offices without POA Country Office Director:</w:t>
        </w:r>
      </w:ins>
    </w:p>
    <w:p w14:paraId="06FDAAE9" w14:textId="20453C67" w:rsidR="008B0D1C" w:rsidRPr="000E46E0" w:rsidRDefault="000B1F73" w:rsidP="008B0D1C">
      <w:pPr>
        <w:pStyle w:val="ListParagraph"/>
        <w:numPr>
          <w:ilvl w:val="0"/>
          <w:numId w:val="33"/>
        </w:numPr>
        <w:spacing w:after="0"/>
        <w:jc w:val="both"/>
        <w:rPr>
          <w:ins w:id="771" w:author="Danielle Martin" w:date="2023-09-12T19:39:00Z"/>
          <w:rFonts w:ascii="Times New Roman" w:hAnsi="Times New Roman" w:cs="Times New Roman"/>
          <w:sz w:val="24"/>
          <w:szCs w:val="24"/>
        </w:rPr>
      </w:pPr>
      <w:ins w:id="772" w:author="Danielle Martin" w:date="2023-09-12T19:41:00Z">
        <w:r>
          <w:rPr>
            <w:rFonts w:ascii="Times New Roman" w:hAnsi="Times New Roman" w:cs="Times New Roman"/>
            <w:sz w:val="24"/>
            <w:szCs w:val="24"/>
          </w:rPr>
          <w:t>Memos and Matrixes</w:t>
        </w:r>
      </w:ins>
      <w:ins w:id="773" w:author="Danielle Martin" w:date="2023-09-12T19:39:00Z">
        <w:r w:rsidR="008B0D1C" w:rsidRPr="000E46E0">
          <w:rPr>
            <w:rFonts w:ascii="Times New Roman" w:hAnsi="Times New Roman" w:cs="Times New Roman"/>
            <w:sz w:val="24"/>
            <w:szCs w:val="24"/>
          </w:rPr>
          <w:t xml:space="preserve"> between $0 </w:t>
        </w:r>
        <w:r w:rsidR="008B0D1C">
          <w:rPr>
            <w:rFonts w:ascii="Times New Roman" w:hAnsi="Times New Roman" w:cs="Times New Roman"/>
            <w:sz w:val="24"/>
            <w:szCs w:val="24"/>
          </w:rPr>
          <w:t>-</w:t>
        </w:r>
        <w:r w:rsidR="008B0D1C" w:rsidRPr="000E46E0">
          <w:rPr>
            <w:rFonts w:ascii="Times New Roman" w:hAnsi="Times New Roman" w:cs="Times New Roman"/>
            <w:sz w:val="24"/>
            <w:szCs w:val="24"/>
          </w:rPr>
          <w:t xml:space="preserve"> $</w:t>
        </w:r>
        <w:r w:rsidR="008B0D1C">
          <w:rPr>
            <w:rFonts w:ascii="Times New Roman" w:hAnsi="Times New Roman" w:cs="Times New Roman"/>
            <w:sz w:val="24"/>
            <w:szCs w:val="24"/>
          </w:rPr>
          <w:t>5,000</w:t>
        </w:r>
        <w:r w:rsidR="008B0D1C" w:rsidRPr="000E46E0">
          <w:rPr>
            <w:rFonts w:ascii="Times New Roman" w:hAnsi="Times New Roman" w:cs="Times New Roman"/>
            <w:sz w:val="24"/>
            <w:szCs w:val="24"/>
          </w:rPr>
          <w:t xml:space="preserve"> USD – Deputy Project Director/Deputy Chief of Party</w:t>
        </w:r>
      </w:ins>
    </w:p>
    <w:p w14:paraId="4C925EEC" w14:textId="4EEABCEF" w:rsidR="008B0D1C" w:rsidRPr="000E46E0" w:rsidRDefault="000B1F73" w:rsidP="008B0D1C">
      <w:pPr>
        <w:pStyle w:val="ListParagraph"/>
        <w:numPr>
          <w:ilvl w:val="0"/>
          <w:numId w:val="33"/>
        </w:numPr>
        <w:spacing w:after="0"/>
        <w:jc w:val="both"/>
        <w:rPr>
          <w:ins w:id="774" w:author="Danielle Martin" w:date="2023-09-12T19:39:00Z"/>
          <w:rFonts w:ascii="Times New Roman" w:hAnsi="Times New Roman" w:cs="Times New Roman"/>
          <w:sz w:val="24"/>
          <w:szCs w:val="24"/>
        </w:rPr>
      </w:pPr>
      <w:ins w:id="775" w:author="Danielle Martin" w:date="2023-09-12T19:41:00Z">
        <w:r>
          <w:rPr>
            <w:rFonts w:ascii="Times New Roman" w:hAnsi="Times New Roman" w:cs="Times New Roman"/>
            <w:sz w:val="24"/>
            <w:szCs w:val="24"/>
          </w:rPr>
          <w:t>Memos and Matrixes</w:t>
        </w:r>
        <w:r w:rsidRPr="000E46E0">
          <w:rPr>
            <w:rFonts w:ascii="Times New Roman" w:hAnsi="Times New Roman" w:cs="Times New Roman"/>
            <w:sz w:val="24"/>
            <w:szCs w:val="24"/>
          </w:rPr>
          <w:t xml:space="preserve"> </w:t>
        </w:r>
      </w:ins>
      <w:ins w:id="776" w:author="Danielle Martin" w:date="2023-09-12T19:39:00Z">
        <w:r w:rsidR="008B0D1C" w:rsidRPr="000E46E0">
          <w:rPr>
            <w:rFonts w:ascii="Times New Roman" w:hAnsi="Times New Roman" w:cs="Times New Roman"/>
            <w:sz w:val="24"/>
            <w:szCs w:val="24"/>
          </w:rPr>
          <w:t>between $5</w:t>
        </w:r>
        <w:r w:rsidR="008B0D1C">
          <w:rPr>
            <w:rFonts w:ascii="Times New Roman" w:hAnsi="Times New Roman" w:cs="Times New Roman"/>
            <w:sz w:val="24"/>
            <w:szCs w:val="24"/>
          </w:rPr>
          <w:t>,</w:t>
        </w:r>
        <w:r w:rsidR="008B0D1C" w:rsidRPr="000E46E0">
          <w:rPr>
            <w:rFonts w:ascii="Times New Roman" w:hAnsi="Times New Roman" w:cs="Times New Roman"/>
            <w:sz w:val="24"/>
            <w:szCs w:val="24"/>
          </w:rPr>
          <w:t>00</w:t>
        </w:r>
        <w:r w:rsidR="008B0D1C">
          <w:rPr>
            <w:rFonts w:ascii="Times New Roman" w:hAnsi="Times New Roman" w:cs="Times New Roman"/>
            <w:sz w:val="24"/>
            <w:szCs w:val="24"/>
          </w:rPr>
          <w:t>1</w:t>
        </w:r>
        <w:r w:rsidR="008B0D1C" w:rsidRPr="000E46E0">
          <w:rPr>
            <w:rFonts w:ascii="Times New Roman" w:hAnsi="Times New Roman" w:cs="Times New Roman"/>
            <w:sz w:val="24"/>
            <w:szCs w:val="24"/>
          </w:rPr>
          <w:t xml:space="preserve"> </w:t>
        </w:r>
        <w:r w:rsidR="008B0D1C">
          <w:rPr>
            <w:rFonts w:ascii="Times New Roman" w:hAnsi="Times New Roman" w:cs="Times New Roman"/>
            <w:sz w:val="24"/>
            <w:szCs w:val="24"/>
          </w:rPr>
          <w:t>-</w:t>
        </w:r>
        <w:r w:rsidR="008B0D1C" w:rsidRPr="000E46E0">
          <w:rPr>
            <w:rFonts w:ascii="Times New Roman" w:hAnsi="Times New Roman" w:cs="Times New Roman"/>
            <w:sz w:val="24"/>
            <w:szCs w:val="24"/>
          </w:rPr>
          <w:t xml:space="preserve"> $</w:t>
        </w:r>
        <w:r w:rsidR="008B0D1C">
          <w:rPr>
            <w:rFonts w:ascii="Times New Roman" w:hAnsi="Times New Roman" w:cs="Times New Roman"/>
            <w:sz w:val="24"/>
            <w:szCs w:val="24"/>
          </w:rPr>
          <w:t>10,000</w:t>
        </w:r>
        <w:r w:rsidR="008B0D1C" w:rsidRPr="000E46E0">
          <w:rPr>
            <w:rFonts w:ascii="Times New Roman" w:hAnsi="Times New Roman" w:cs="Times New Roman"/>
            <w:sz w:val="24"/>
            <w:szCs w:val="24"/>
          </w:rPr>
          <w:t xml:space="preserve"> USD - Project Director/Chief of Party </w:t>
        </w:r>
      </w:ins>
    </w:p>
    <w:p w14:paraId="26505901" w14:textId="04B186BD" w:rsidR="008B0D1C" w:rsidRPr="000E46E0" w:rsidRDefault="000B1F73" w:rsidP="008B0D1C">
      <w:pPr>
        <w:pStyle w:val="ListParagraph"/>
        <w:numPr>
          <w:ilvl w:val="0"/>
          <w:numId w:val="33"/>
        </w:numPr>
        <w:spacing w:after="0"/>
        <w:jc w:val="both"/>
        <w:rPr>
          <w:ins w:id="777" w:author="Danielle Martin" w:date="2023-09-12T19:39:00Z"/>
          <w:rFonts w:ascii="Times New Roman" w:hAnsi="Times New Roman" w:cs="Times New Roman"/>
          <w:sz w:val="24"/>
          <w:szCs w:val="24"/>
        </w:rPr>
      </w:pPr>
      <w:ins w:id="778" w:author="Danielle Martin" w:date="2023-09-12T19:41:00Z">
        <w:r>
          <w:rPr>
            <w:rFonts w:ascii="Times New Roman" w:hAnsi="Times New Roman" w:cs="Times New Roman"/>
            <w:sz w:val="24"/>
            <w:szCs w:val="24"/>
          </w:rPr>
          <w:t>Memos and Matrixes</w:t>
        </w:r>
        <w:r w:rsidRPr="000E46E0">
          <w:rPr>
            <w:rFonts w:ascii="Times New Roman" w:hAnsi="Times New Roman" w:cs="Times New Roman"/>
            <w:sz w:val="24"/>
            <w:szCs w:val="24"/>
          </w:rPr>
          <w:t xml:space="preserve"> </w:t>
        </w:r>
      </w:ins>
      <w:ins w:id="779" w:author="Danielle Martin" w:date="2023-09-12T19:39:00Z">
        <w:r w:rsidR="008B0D1C" w:rsidRPr="000E46E0">
          <w:rPr>
            <w:rFonts w:ascii="Times New Roman" w:hAnsi="Times New Roman" w:cs="Times New Roman"/>
            <w:sz w:val="24"/>
            <w:szCs w:val="24"/>
          </w:rPr>
          <w:t>between $10,00</w:t>
        </w:r>
        <w:r w:rsidR="008B0D1C">
          <w:rPr>
            <w:rFonts w:ascii="Times New Roman" w:hAnsi="Times New Roman" w:cs="Times New Roman"/>
            <w:sz w:val="24"/>
            <w:szCs w:val="24"/>
          </w:rPr>
          <w:t>1</w:t>
        </w:r>
        <w:r w:rsidR="008B0D1C" w:rsidRPr="000E46E0">
          <w:rPr>
            <w:rFonts w:ascii="Times New Roman" w:hAnsi="Times New Roman" w:cs="Times New Roman"/>
            <w:sz w:val="24"/>
            <w:szCs w:val="24"/>
          </w:rPr>
          <w:t xml:space="preserve"> - $</w:t>
        </w:r>
        <w:r w:rsidR="008B0D1C">
          <w:rPr>
            <w:rFonts w:ascii="Times New Roman" w:hAnsi="Times New Roman" w:cs="Times New Roman"/>
            <w:sz w:val="24"/>
            <w:szCs w:val="24"/>
          </w:rPr>
          <w:t xml:space="preserve">25,000 </w:t>
        </w:r>
        <w:r w:rsidR="008B0D1C" w:rsidRPr="000E46E0">
          <w:rPr>
            <w:rFonts w:ascii="Times New Roman" w:hAnsi="Times New Roman" w:cs="Times New Roman"/>
            <w:sz w:val="24"/>
            <w:szCs w:val="24"/>
          </w:rPr>
          <w:t xml:space="preserve">USD – Associate Director at Home Office </w:t>
        </w:r>
      </w:ins>
    </w:p>
    <w:p w14:paraId="737349F6" w14:textId="07F72297" w:rsidR="008B0D1C" w:rsidRPr="000E46E0" w:rsidRDefault="000B1F73" w:rsidP="008B0D1C">
      <w:pPr>
        <w:pStyle w:val="ListParagraph"/>
        <w:numPr>
          <w:ilvl w:val="0"/>
          <w:numId w:val="33"/>
        </w:numPr>
        <w:spacing w:after="0"/>
        <w:jc w:val="both"/>
        <w:rPr>
          <w:ins w:id="780" w:author="Danielle Martin" w:date="2023-09-12T19:39:00Z"/>
          <w:rFonts w:ascii="Times New Roman" w:hAnsi="Times New Roman" w:cs="Times New Roman"/>
          <w:sz w:val="24"/>
          <w:szCs w:val="24"/>
        </w:rPr>
      </w:pPr>
      <w:ins w:id="781" w:author="Danielle Martin" w:date="2023-09-12T19:41:00Z">
        <w:r>
          <w:rPr>
            <w:rFonts w:ascii="Times New Roman" w:hAnsi="Times New Roman" w:cs="Times New Roman"/>
            <w:sz w:val="24"/>
            <w:szCs w:val="24"/>
          </w:rPr>
          <w:t>Memos and Matrixes</w:t>
        </w:r>
        <w:r w:rsidRPr="000E46E0">
          <w:rPr>
            <w:rFonts w:ascii="Times New Roman" w:hAnsi="Times New Roman" w:cs="Times New Roman"/>
            <w:sz w:val="24"/>
            <w:szCs w:val="24"/>
          </w:rPr>
          <w:t xml:space="preserve"> </w:t>
        </w:r>
      </w:ins>
      <w:ins w:id="782" w:author="Danielle Martin" w:date="2023-09-12T19:39:00Z">
        <w:r w:rsidR="008B0D1C" w:rsidRPr="000E46E0">
          <w:rPr>
            <w:rFonts w:ascii="Times New Roman" w:hAnsi="Times New Roman" w:cs="Times New Roman"/>
            <w:sz w:val="24"/>
            <w:szCs w:val="24"/>
          </w:rPr>
          <w:t>between $25,00</w:t>
        </w:r>
        <w:r w:rsidR="008B0D1C">
          <w:rPr>
            <w:rFonts w:ascii="Times New Roman" w:hAnsi="Times New Roman" w:cs="Times New Roman"/>
            <w:sz w:val="24"/>
            <w:szCs w:val="24"/>
          </w:rPr>
          <w:t>1</w:t>
        </w:r>
        <w:r w:rsidR="008B0D1C" w:rsidRPr="000E46E0">
          <w:rPr>
            <w:rFonts w:ascii="Times New Roman" w:hAnsi="Times New Roman" w:cs="Times New Roman"/>
            <w:sz w:val="24"/>
            <w:szCs w:val="24"/>
          </w:rPr>
          <w:t xml:space="preserve"> - $</w:t>
        </w:r>
        <w:r w:rsidR="008B0D1C">
          <w:rPr>
            <w:rFonts w:ascii="Times New Roman" w:hAnsi="Times New Roman" w:cs="Times New Roman"/>
            <w:sz w:val="24"/>
            <w:szCs w:val="24"/>
          </w:rPr>
          <w:t>80,000</w:t>
        </w:r>
        <w:r w:rsidR="008B0D1C" w:rsidRPr="000E46E0">
          <w:rPr>
            <w:rFonts w:ascii="Times New Roman" w:hAnsi="Times New Roman" w:cs="Times New Roman"/>
            <w:sz w:val="24"/>
            <w:szCs w:val="24"/>
          </w:rPr>
          <w:t xml:space="preserve"> USD –Director at Home Offic</w:t>
        </w:r>
        <w:r w:rsidR="008B0D1C">
          <w:rPr>
            <w:rFonts w:ascii="Times New Roman" w:hAnsi="Times New Roman" w:cs="Times New Roman"/>
            <w:sz w:val="24"/>
            <w:szCs w:val="24"/>
          </w:rPr>
          <w:t>e</w:t>
        </w:r>
      </w:ins>
    </w:p>
    <w:p w14:paraId="28E950F7" w14:textId="434D720F" w:rsidR="008B0D1C" w:rsidRPr="000E46E0" w:rsidRDefault="000B1F73" w:rsidP="008B0D1C">
      <w:pPr>
        <w:pStyle w:val="ListParagraph"/>
        <w:numPr>
          <w:ilvl w:val="0"/>
          <w:numId w:val="33"/>
        </w:numPr>
        <w:spacing w:after="0"/>
        <w:jc w:val="both"/>
        <w:rPr>
          <w:ins w:id="783" w:author="Danielle Martin" w:date="2023-09-12T19:39:00Z"/>
          <w:rFonts w:ascii="Times New Roman" w:hAnsi="Times New Roman" w:cs="Times New Roman"/>
          <w:sz w:val="24"/>
          <w:szCs w:val="24"/>
        </w:rPr>
      </w:pPr>
      <w:ins w:id="784" w:author="Danielle Martin" w:date="2023-09-12T19:41:00Z">
        <w:r>
          <w:rPr>
            <w:rFonts w:ascii="Times New Roman" w:hAnsi="Times New Roman" w:cs="Times New Roman"/>
            <w:sz w:val="24"/>
            <w:szCs w:val="24"/>
          </w:rPr>
          <w:t>Memos and Matrixes</w:t>
        </w:r>
        <w:r w:rsidRPr="000E46E0">
          <w:rPr>
            <w:rFonts w:ascii="Times New Roman" w:hAnsi="Times New Roman" w:cs="Times New Roman"/>
            <w:sz w:val="24"/>
            <w:szCs w:val="24"/>
          </w:rPr>
          <w:t xml:space="preserve"> </w:t>
        </w:r>
      </w:ins>
      <w:ins w:id="785" w:author="Danielle Martin" w:date="2023-09-12T19:39:00Z">
        <w:r w:rsidR="008B0D1C" w:rsidRPr="000E46E0">
          <w:rPr>
            <w:rFonts w:ascii="Times New Roman" w:hAnsi="Times New Roman" w:cs="Times New Roman"/>
            <w:sz w:val="24"/>
            <w:szCs w:val="24"/>
          </w:rPr>
          <w:t>between $80,00</w:t>
        </w:r>
        <w:r w:rsidR="008B0D1C">
          <w:rPr>
            <w:rFonts w:ascii="Times New Roman" w:hAnsi="Times New Roman" w:cs="Times New Roman"/>
            <w:sz w:val="24"/>
            <w:szCs w:val="24"/>
          </w:rPr>
          <w:t>1</w:t>
        </w:r>
        <w:r w:rsidR="008B0D1C" w:rsidRPr="000E46E0">
          <w:rPr>
            <w:rFonts w:ascii="Times New Roman" w:hAnsi="Times New Roman" w:cs="Times New Roman"/>
            <w:sz w:val="24"/>
            <w:szCs w:val="24"/>
          </w:rPr>
          <w:t xml:space="preserve"> - $</w:t>
        </w:r>
        <w:r w:rsidR="008B0D1C">
          <w:rPr>
            <w:rFonts w:ascii="Times New Roman" w:hAnsi="Times New Roman" w:cs="Times New Roman"/>
            <w:sz w:val="24"/>
            <w:szCs w:val="24"/>
          </w:rPr>
          <w:t>250</w:t>
        </w:r>
        <w:r w:rsidR="008B0D1C" w:rsidRPr="000E46E0">
          <w:rPr>
            <w:rFonts w:ascii="Times New Roman" w:hAnsi="Times New Roman" w:cs="Times New Roman"/>
            <w:sz w:val="24"/>
            <w:szCs w:val="24"/>
          </w:rPr>
          <w:t>,</w:t>
        </w:r>
        <w:r w:rsidR="008B0D1C">
          <w:rPr>
            <w:rFonts w:ascii="Times New Roman" w:hAnsi="Times New Roman" w:cs="Times New Roman"/>
            <w:sz w:val="24"/>
            <w:szCs w:val="24"/>
          </w:rPr>
          <w:t>000</w:t>
        </w:r>
        <w:r w:rsidR="008B0D1C" w:rsidRPr="000E46E0">
          <w:rPr>
            <w:rFonts w:ascii="Times New Roman" w:hAnsi="Times New Roman" w:cs="Times New Roman"/>
            <w:sz w:val="24"/>
            <w:szCs w:val="24"/>
          </w:rPr>
          <w:t xml:space="preserve"> USD –Senior Director at Home Office</w:t>
        </w:r>
      </w:ins>
    </w:p>
    <w:p w14:paraId="19D3CB1B" w14:textId="660F6B77" w:rsidR="008B0D1C" w:rsidRPr="000E46E0" w:rsidRDefault="000B1F73" w:rsidP="008B0D1C">
      <w:pPr>
        <w:pStyle w:val="ListParagraph"/>
        <w:numPr>
          <w:ilvl w:val="0"/>
          <w:numId w:val="33"/>
        </w:numPr>
        <w:spacing w:after="0"/>
        <w:jc w:val="both"/>
        <w:rPr>
          <w:ins w:id="786" w:author="Danielle Martin" w:date="2023-09-12T19:39:00Z"/>
          <w:rFonts w:ascii="Times New Roman" w:hAnsi="Times New Roman" w:cs="Times New Roman"/>
          <w:sz w:val="24"/>
          <w:szCs w:val="24"/>
        </w:rPr>
      </w:pPr>
      <w:ins w:id="787" w:author="Danielle Martin" w:date="2023-09-12T19:41:00Z">
        <w:r>
          <w:rPr>
            <w:rFonts w:ascii="Times New Roman" w:hAnsi="Times New Roman" w:cs="Times New Roman"/>
            <w:sz w:val="24"/>
            <w:szCs w:val="24"/>
          </w:rPr>
          <w:t>Memos and Matrixes</w:t>
        </w:r>
        <w:r w:rsidRPr="000E46E0">
          <w:rPr>
            <w:rFonts w:ascii="Times New Roman" w:hAnsi="Times New Roman" w:cs="Times New Roman"/>
            <w:sz w:val="24"/>
            <w:szCs w:val="24"/>
          </w:rPr>
          <w:t xml:space="preserve"> </w:t>
        </w:r>
      </w:ins>
      <w:ins w:id="788" w:author="Danielle Martin" w:date="2023-09-12T19:39:00Z">
        <w:r w:rsidR="008B0D1C" w:rsidRPr="000E46E0">
          <w:rPr>
            <w:rFonts w:ascii="Times New Roman" w:hAnsi="Times New Roman" w:cs="Times New Roman"/>
            <w:sz w:val="24"/>
            <w:szCs w:val="24"/>
          </w:rPr>
          <w:t>between $250,00</w:t>
        </w:r>
        <w:r w:rsidR="008B0D1C">
          <w:rPr>
            <w:rFonts w:ascii="Times New Roman" w:hAnsi="Times New Roman" w:cs="Times New Roman"/>
            <w:sz w:val="24"/>
            <w:szCs w:val="24"/>
          </w:rPr>
          <w:t>1</w:t>
        </w:r>
        <w:r w:rsidR="008B0D1C" w:rsidRPr="000E46E0">
          <w:rPr>
            <w:rFonts w:ascii="Times New Roman" w:hAnsi="Times New Roman" w:cs="Times New Roman"/>
            <w:sz w:val="24"/>
            <w:szCs w:val="24"/>
          </w:rPr>
          <w:t xml:space="preserve"> - $</w:t>
        </w:r>
        <w:r w:rsidR="008B0D1C">
          <w:rPr>
            <w:rFonts w:ascii="Times New Roman" w:hAnsi="Times New Roman" w:cs="Times New Roman"/>
            <w:sz w:val="24"/>
            <w:szCs w:val="24"/>
          </w:rPr>
          <w:t>500</w:t>
        </w:r>
        <w:r w:rsidR="008B0D1C" w:rsidRPr="000E46E0">
          <w:rPr>
            <w:rFonts w:ascii="Times New Roman" w:hAnsi="Times New Roman" w:cs="Times New Roman"/>
            <w:sz w:val="24"/>
            <w:szCs w:val="24"/>
          </w:rPr>
          <w:t>,</w:t>
        </w:r>
        <w:r w:rsidR="008B0D1C">
          <w:rPr>
            <w:rFonts w:ascii="Times New Roman" w:hAnsi="Times New Roman" w:cs="Times New Roman"/>
            <w:sz w:val="24"/>
            <w:szCs w:val="24"/>
          </w:rPr>
          <w:t>000</w:t>
        </w:r>
        <w:r w:rsidR="008B0D1C" w:rsidRPr="000E46E0">
          <w:rPr>
            <w:rFonts w:ascii="Times New Roman" w:hAnsi="Times New Roman" w:cs="Times New Roman"/>
            <w:sz w:val="24"/>
            <w:szCs w:val="24"/>
          </w:rPr>
          <w:t xml:space="preserve"> USD – VPs, COO, </w:t>
        </w:r>
      </w:ins>
      <w:ins w:id="789" w:author="Danielle Martin" w:date="2023-09-12T19:47:00Z">
        <w:r w:rsidR="00F21F80">
          <w:rPr>
            <w:rFonts w:ascii="Times New Roman" w:hAnsi="Times New Roman" w:cs="Times New Roman"/>
            <w:sz w:val="24"/>
            <w:szCs w:val="24"/>
          </w:rPr>
          <w:t xml:space="preserve">and </w:t>
        </w:r>
      </w:ins>
      <w:ins w:id="790" w:author="Danielle Martin" w:date="2023-09-12T19:39:00Z">
        <w:r w:rsidR="008B0D1C" w:rsidRPr="000E46E0">
          <w:rPr>
            <w:rFonts w:ascii="Times New Roman" w:hAnsi="Times New Roman" w:cs="Times New Roman"/>
            <w:sz w:val="24"/>
            <w:szCs w:val="24"/>
          </w:rPr>
          <w:t>CFO</w:t>
        </w:r>
      </w:ins>
    </w:p>
    <w:p w14:paraId="6D238733" w14:textId="097DF7A1" w:rsidR="008B0D1C" w:rsidRPr="000E46E0" w:rsidRDefault="000B1F73" w:rsidP="008B0D1C">
      <w:pPr>
        <w:pStyle w:val="ListParagraph"/>
        <w:numPr>
          <w:ilvl w:val="0"/>
          <w:numId w:val="33"/>
        </w:numPr>
        <w:spacing w:after="0"/>
        <w:jc w:val="both"/>
        <w:rPr>
          <w:ins w:id="791" w:author="Danielle Martin" w:date="2023-09-12T19:39:00Z"/>
          <w:rFonts w:ascii="Times New Roman" w:hAnsi="Times New Roman" w:cs="Times New Roman"/>
          <w:sz w:val="24"/>
          <w:szCs w:val="24"/>
        </w:rPr>
      </w:pPr>
      <w:ins w:id="792" w:author="Danielle Martin" w:date="2023-09-12T19:41:00Z">
        <w:r>
          <w:rPr>
            <w:rFonts w:ascii="Times New Roman" w:hAnsi="Times New Roman" w:cs="Times New Roman"/>
            <w:sz w:val="24"/>
            <w:szCs w:val="24"/>
          </w:rPr>
          <w:t>Memos and Matrixes</w:t>
        </w:r>
        <w:r w:rsidRPr="000E46E0">
          <w:rPr>
            <w:rFonts w:ascii="Times New Roman" w:hAnsi="Times New Roman" w:cs="Times New Roman"/>
            <w:sz w:val="24"/>
            <w:szCs w:val="24"/>
          </w:rPr>
          <w:t xml:space="preserve"> </w:t>
        </w:r>
      </w:ins>
      <w:ins w:id="793" w:author="Danielle Martin" w:date="2023-09-12T19:39:00Z">
        <w:r w:rsidR="008B0D1C" w:rsidRPr="000E46E0">
          <w:rPr>
            <w:rFonts w:ascii="Times New Roman" w:hAnsi="Times New Roman" w:cs="Times New Roman"/>
            <w:sz w:val="24"/>
            <w:szCs w:val="24"/>
          </w:rPr>
          <w:t>more than $500,00</w:t>
        </w:r>
        <w:r w:rsidR="008B0D1C">
          <w:rPr>
            <w:rFonts w:ascii="Times New Roman" w:hAnsi="Times New Roman" w:cs="Times New Roman"/>
            <w:sz w:val="24"/>
            <w:szCs w:val="24"/>
          </w:rPr>
          <w:t>0</w:t>
        </w:r>
        <w:r w:rsidR="008B0D1C" w:rsidRPr="000E46E0">
          <w:rPr>
            <w:rFonts w:ascii="Times New Roman" w:hAnsi="Times New Roman" w:cs="Times New Roman"/>
            <w:sz w:val="24"/>
            <w:szCs w:val="24"/>
          </w:rPr>
          <w:t xml:space="preserve"> USD – President &amp; CEO</w:t>
        </w:r>
      </w:ins>
    </w:p>
    <w:p w14:paraId="568AE5D0" w14:textId="494E37DA" w:rsidR="008B0D1C" w:rsidRDefault="008B0D1C" w:rsidP="008B0D1C">
      <w:pPr>
        <w:spacing w:after="0"/>
        <w:jc w:val="both"/>
        <w:rPr>
          <w:ins w:id="794" w:author="Danielle Martin" w:date="2023-09-12T19:42:00Z"/>
          <w:rFonts w:ascii="Times New Roman" w:hAnsi="Times New Roman" w:cs="Times New Roman"/>
          <w:sz w:val="24"/>
          <w:szCs w:val="24"/>
        </w:rPr>
      </w:pPr>
    </w:p>
    <w:p w14:paraId="442687FD" w14:textId="485FF5D1" w:rsidR="000B1F73" w:rsidRPr="000E46E0" w:rsidRDefault="000B1F73" w:rsidP="000B1F73">
      <w:pPr>
        <w:spacing w:after="0"/>
        <w:jc w:val="both"/>
        <w:rPr>
          <w:ins w:id="795" w:author="Danielle Martin" w:date="2023-09-12T19:42:00Z"/>
          <w:rFonts w:ascii="Times New Roman" w:hAnsi="Times New Roman" w:cs="Times New Roman"/>
          <w:b/>
          <w:bCs/>
          <w:sz w:val="24"/>
          <w:szCs w:val="24"/>
          <w:u w:val="single"/>
        </w:rPr>
      </w:pPr>
      <w:ins w:id="796" w:author="Danielle Martin" w:date="2023-09-12T19:42:00Z">
        <w:r w:rsidRPr="000E46E0">
          <w:rPr>
            <w:rFonts w:ascii="Times New Roman" w:hAnsi="Times New Roman" w:cs="Times New Roman"/>
            <w:b/>
            <w:bCs/>
            <w:sz w:val="24"/>
            <w:szCs w:val="24"/>
            <w:u w:val="single"/>
          </w:rPr>
          <w:t xml:space="preserve">For </w:t>
        </w:r>
        <w:r>
          <w:rPr>
            <w:rFonts w:ascii="Times New Roman" w:hAnsi="Times New Roman" w:cs="Times New Roman"/>
            <w:b/>
            <w:bCs/>
            <w:sz w:val="24"/>
            <w:szCs w:val="24"/>
            <w:u w:val="single"/>
          </w:rPr>
          <w:t>Mexico and Colombia with</w:t>
        </w:r>
        <w:r w:rsidRPr="000E46E0">
          <w:rPr>
            <w:rFonts w:ascii="Times New Roman" w:hAnsi="Times New Roman" w:cs="Times New Roman"/>
            <w:b/>
            <w:bCs/>
            <w:sz w:val="24"/>
            <w:szCs w:val="24"/>
            <w:u w:val="single"/>
          </w:rPr>
          <w:t xml:space="preserve"> POA Country Office Director:</w:t>
        </w:r>
      </w:ins>
    </w:p>
    <w:p w14:paraId="153BCAEE" w14:textId="77777777" w:rsidR="000B1F73" w:rsidRPr="000E46E0" w:rsidRDefault="000B1F73" w:rsidP="000B1F73">
      <w:pPr>
        <w:pStyle w:val="ListParagraph"/>
        <w:numPr>
          <w:ilvl w:val="0"/>
          <w:numId w:val="33"/>
        </w:numPr>
        <w:spacing w:after="0"/>
        <w:jc w:val="both"/>
        <w:rPr>
          <w:ins w:id="797" w:author="Danielle Martin" w:date="2023-09-12T19:42:00Z"/>
          <w:rFonts w:ascii="Times New Roman" w:hAnsi="Times New Roman" w:cs="Times New Roman"/>
          <w:sz w:val="24"/>
          <w:szCs w:val="24"/>
        </w:rPr>
      </w:pPr>
      <w:ins w:id="798" w:author="Danielle Martin" w:date="2023-09-12T19:42:00Z">
        <w:r>
          <w:rPr>
            <w:rFonts w:ascii="Times New Roman" w:hAnsi="Times New Roman" w:cs="Times New Roman"/>
            <w:sz w:val="24"/>
            <w:szCs w:val="24"/>
          </w:rPr>
          <w:t>Memos and Matrixes</w:t>
        </w:r>
        <w:r w:rsidRPr="000E46E0">
          <w:rPr>
            <w:rFonts w:ascii="Times New Roman" w:hAnsi="Times New Roman" w:cs="Times New Roman"/>
            <w:sz w:val="24"/>
            <w:szCs w:val="24"/>
          </w:rPr>
          <w:t xml:space="preserve"> between $0 </w:t>
        </w:r>
        <w:r>
          <w:rPr>
            <w:rFonts w:ascii="Times New Roman" w:hAnsi="Times New Roman" w:cs="Times New Roman"/>
            <w:sz w:val="24"/>
            <w:szCs w:val="24"/>
          </w:rPr>
          <w:t>-</w:t>
        </w:r>
        <w:r w:rsidRPr="000E46E0">
          <w:rPr>
            <w:rFonts w:ascii="Times New Roman" w:hAnsi="Times New Roman" w:cs="Times New Roman"/>
            <w:sz w:val="24"/>
            <w:szCs w:val="24"/>
          </w:rPr>
          <w:t xml:space="preserve"> $</w:t>
        </w:r>
        <w:r>
          <w:rPr>
            <w:rFonts w:ascii="Times New Roman" w:hAnsi="Times New Roman" w:cs="Times New Roman"/>
            <w:sz w:val="24"/>
            <w:szCs w:val="24"/>
          </w:rPr>
          <w:t>5,000</w:t>
        </w:r>
        <w:r w:rsidRPr="000E46E0">
          <w:rPr>
            <w:rFonts w:ascii="Times New Roman" w:hAnsi="Times New Roman" w:cs="Times New Roman"/>
            <w:sz w:val="24"/>
            <w:szCs w:val="24"/>
          </w:rPr>
          <w:t xml:space="preserve"> USD – Deputy Project Director/Deputy Chief of Party</w:t>
        </w:r>
      </w:ins>
    </w:p>
    <w:p w14:paraId="31E4D405" w14:textId="77777777" w:rsidR="000B1F73" w:rsidRPr="000E46E0" w:rsidRDefault="000B1F73" w:rsidP="000B1F73">
      <w:pPr>
        <w:pStyle w:val="ListParagraph"/>
        <w:numPr>
          <w:ilvl w:val="0"/>
          <w:numId w:val="33"/>
        </w:numPr>
        <w:spacing w:after="0"/>
        <w:jc w:val="both"/>
        <w:rPr>
          <w:ins w:id="799" w:author="Danielle Martin" w:date="2023-09-12T19:42:00Z"/>
          <w:rFonts w:ascii="Times New Roman" w:hAnsi="Times New Roman" w:cs="Times New Roman"/>
          <w:sz w:val="24"/>
          <w:szCs w:val="24"/>
        </w:rPr>
      </w:pPr>
      <w:ins w:id="800" w:author="Danielle Martin" w:date="2023-09-12T19:42:00Z">
        <w:r>
          <w:rPr>
            <w:rFonts w:ascii="Times New Roman" w:hAnsi="Times New Roman" w:cs="Times New Roman"/>
            <w:sz w:val="24"/>
            <w:szCs w:val="24"/>
          </w:rPr>
          <w:t>Memos and Matrixes</w:t>
        </w:r>
        <w:r w:rsidRPr="000E46E0">
          <w:rPr>
            <w:rFonts w:ascii="Times New Roman" w:hAnsi="Times New Roman" w:cs="Times New Roman"/>
            <w:sz w:val="24"/>
            <w:szCs w:val="24"/>
          </w:rPr>
          <w:t xml:space="preserve"> between $5</w:t>
        </w:r>
        <w:r>
          <w:rPr>
            <w:rFonts w:ascii="Times New Roman" w:hAnsi="Times New Roman" w:cs="Times New Roman"/>
            <w:sz w:val="24"/>
            <w:szCs w:val="24"/>
          </w:rPr>
          <w:t>,</w:t>
        </w:r>
        <w:r w:rsidRPr="000E46E0">
          <w:rPr>
            <w:rFonts w:ascii="Times New Roman" w:hAnsi="Times New Roman" w:cs="Times New Roman"/>
            <w:sz w:val="24"/>
            <w:szCs w:val="24"/>
          </w:rPr>
          <w:t>00</w:t>
        </w:r>
        <w:r>
          <w:rPr>
            <w:rFonts w:ascii="Times New Roman" w:hAnsi="Times New Roman" w:cs="Times New Roman"/>
            <w:sz w:val="24"/>
            <w:szCs w:val="24"/>
          </w:rPr>
          <w:t>1</w:t>
        </w:r>
        <w:r w:rsidRPr="000E46E0">
          <w:rPr>
            <w:rFonts w:ascii="Times New Roman" w:hAnsi="Times New Roman" w:cs="Times New Roman"/>
            <w:sz w:val="24"/>
            <w:szCs w:val="24"/>
          </w:rPr>
          <w:t xml:space="preserve"> </w:t>
        </w:r>
        <w:r>
          <w:rPr>
            <w:rFonts w:ascii="Times New Roman" w:hAnsi="Times New Roman" w:cs="Times New Roman"/>
            <w:sz w:val="24"/>
            <w:szCs w:val="24"/>
          </w:rPr>
          <w:t>-</w:t>
        </w:r>
        <w:r w:rsidRPr="000E46E0">
          <w:rPr>
            <w:rFonts w:ascii="Times New Roman" w:hAnsi="Times New Roman" w:cs="Times New Roman"/>
            <w:sz w:val="24"/>
            <w:szCs w:val="24"/>
          </w:rPr>
          <w:t xml:space="preserve"> $</w:t>
        </w:r>
        <w:r>
          <w:rPr>
            <w:rFonts w:ascii="Times New Roman" w:hAnsi="Times New Roman" w:cs="Times New Roman"/>
            <w:sz w:val="24"/>
            <w:szCs w:val="24"/>
          </w:rPr>
          <w:t>10,000</w:t>
        </w:r>
        <w:r w:rsidRPr="000E46E0">
          <w:rPr>
            <w:rFonts w:ascii="Times New Roman" w:hAnsi="Times New Roman" w:cs="Times New Roman"/>
            <w:sz w:val="24"/>
            <w:szCs w:val="24"/>
          </w:rPr>
          <w:t xml:space="preserve"> USD - Project Director/Chief of Party </w:t>
        </w:r>
      </w:ins>
    </w:p>
    <w:p w14:paraId="4BB00887" w14:textId="1D28B47A" w:rsidR="000B1F73" w:rsidRPr="000E46E0" w:rsidRDefault="000B1F73" w:rsidP="000B1F73">
      <w:pPr>
        <w:pStyle w:val="ListParagraph"/>
        <w:numPr>
          <w:ilvl w:val="0"/>
          <w:numId w:val="33"/>
        </w:numPr>
        <w:spacing w:after="0"/>
        <w:jc w:val="both"/>
        <w:rPr>
          <w:ins w:id="801" w:author="Danielle Martin" w:date="2023-09-12T19:42:00Z"/>
          <w:rFonts w:ascii="Times New Roman" w:hAnsi="Times New Roman" w:cs="Times New Roman"/>
          <w:sz w:val="24"/>
          <w:szCs w:val="24"/>
        </w:rPr>
      </w:pPr>
      <w:ins w:id="802" w:author="Danielle Martin" w:date="2023-09-12T19:42:00Z">
        <w:r>
          <w:rPr>
            <w:rFonts w:ascii="Times New Roman" w:hAnsi="Times New Roman" w:cs="Times New Roman"/>
            <w:sz w:val="24"/>
            <w:szCs w:val="24"/>
          </w:rPr>
          <w:t>Memos and Matrixes</w:t>
        </w:r>
        <w:r w:rsidRPr="000E46E0">
          <w:rPr>
            <w:rFonts w:ascii="Times New Roman" w:hAnsi="Times New Roman" w:cs="Times New Roman"/>
            <w:sz w:val="24"/>
            <w:szCs w:val="24"/>
          </w:rPr>
          <w:t xml:space="preserve"> between $</w:t>
        </w:r>
        <w:r>
          <w:rPr>
            <w:rFonts w:ascii="Times New Roman" w:hAnsi="Times New Roman" w:cs="Times New Roman"/>
            <w:sz w:val="24"/>
            <w:szCs w:val="24"/>
          </w:rPr>
          <w:t>10</w:t>
        </w:r>
        <w:r w:rsidRPr="000E46E0">
          <w:rPr>
            <w:rFonts w:ascii="Times New Roman" w:hAnsi="Times New Roman" w:cs="Times New Roman"/>
            <w:sz w:val="24"/>
            <w:szCs w:val="24"/>
          </w:rPr>
          <w:t>,00</w:t>
        </w:r>
        <w:r>
          <w:rPr>
            <w:rFonts w:ascii="Times New Roman" w:hAnsi="Times New Roman" w:cs="Times New Roman"/>
            <w:sz w:val="24"/>
            <w:szCs w:val="24"/>
          </w:rPr>
          <w:t>1</w:t>
        </w:r>
        <w:r w:rsidRPr="000E46E0">
          <w:rPr>
            <w:rFonts w:ascii="Times New Roman" w:hAnsi="Times New Roman" w:cs="Times New Roman"/>
            <w:sz w:val="24"/>
            <w:szCs w:val="24"/>
          </w:rPr>
          <w:t xml:space="preserve"> - $</w:t>
        </w:r>
        <w:r>
          <w:rPr>
            <w:rFonts w:ascii="Times New Roman" w:hAnsi="Times New Roman" w:cs="Times New Roman"/>
            <w:sz w:val="24"/>
            <w:szCs w:val="24"/>
          </w:rPr>
          <w:t>500</w:t>
        </w:r>
        <w:r w:rsidRPr="000E46E0">
          <w:rPr>
            <w:rFonts w:ascii="Times New Roman" w:hAnsi="Times New Roman" w:cs="Times New Roman"/>
            <w:sz w:val="24"/>
            <w:szCs w:val="24"/>
          </w:rPr>
          <w:t>,</w:t>
        </w:r>
        <w:r>
          <w:rPr>
            <w:rFonts w:ascii="Times New Roman" w:hAnsi="Times New Roman" w:cs="Times New Roman"/>
            <w:sz w:val="24"/>
            <w:szCs w:val="24"/>
          </w:rPr>
          <w:t>000</w:t>
        </w:r>
        <w:r w:rsidRPr="000E46E0">
          <w:rPr>
            <w:rFonts w:ascii="Times New Roman" w:hAnsi="Times New Roman" w:cs="Times New Roman"/>
            <w:sz w:val="24"/>
            <w:szCs w:val="24"/>
          </w:rPr>
          <w:t xml:space="preserve"> USD –</w:t>
        </w:r>
        <w:r>
          <w:rPr>
            <w:rFonts w:ascii="Times New Roman" w:hAnsi="Times New Roman" w:cs="Times New Roman"/>
            <w:sz w:val="24"/>
            <w:szCs w:val="24"/>
          </w:rPr>
          <w:t xml:space="preserve"> </w:t>
        </w:r>
        <w:r w:rsidRPr="000E46E0">
          <w:rPr>
            <w:rFonts w:ascii="Times New Roman" w:hAnsi="Times New Roman" w:cs="Times New Roman"/>
            <w:sz w:val="24"/>
            <w:szCs w:val="24"/>
          </w:rPr>
          <w:t>Mexico and Colombia Country Directors</w:t>
        </w:r>
      </w:ins>
    </w:p>
    <w:p w14:paraId="3B43F132" w14:textId="77777777" w:rsidR="000B1F73" w:rsidRPr="000E46E0" w:rsidRDefault="000B1F73" w:rsidP="000B1F73">
      <w:pPr>
        <w:pStyle w:val="ListParagraph"/>
        <w:numPr>
          <w:ilvl w:val="0"/>
          <w:numId w:val="33"/>
        </w:numPr>
        <w:spacing w:after="0"/>
        <w:jc w:val="both"/>
        <w:rPr>
          <w:ins w:id="803" w:author="Danielle Martin" w:date="2023-09-12T19:42:00Z"/>
          <w:rFonts w:ascii="Times New Roman" w:hAnsi="Times New Roman" w:cs="Times New Roman"/>
          <w:sz w:val="24"/>
          <w:szCs w:val="24"/>
        </w:rPr>
      </w:pPr>
      <w:ins w:id="804" w:author="Danielle Martin" w:date="2023-09-12T19:42:00Z">
        <w:r>
          <w:rPr>
            <w:rFonts w:ascii="Times New Roman" w:hAnsi="Times New Roman" w:cs="Times New Roman"/>
            <w:sz w:val="24"/>
            <w:szCs w:val="24"/>
          </w:rPr>
          <w:t>Memos and Matrixes</w:t>
        </w:r>
        <w:r w:rsidRPr="000E46E0">
          <w:rPr>
            <w:rFonts w:ascii="Times New Roman" w:hAnsi="Times New Roman" w:cs="Times New Roman"/>
            <w:sz w:val="24"/>
            <w:szCs w:val="24"/>
          </w:rPr>
          <w:t xml:space="preserve"> more than $500,00</w:t>
        </w:r>
        <w:r>
          <w:rPr>
            <w:rFonts w:ascii="Times New Roman" w:hAnsi="Times New Roman" w:cs="Times New Roman"/>
            <w:sz w:val="24"/>
            <w:szCs w:val="24"/>
          </w:rPr>
          <w:t>0</w:t>
        </w:r>
        <w:r w:rsidRPr="000E46E0">
          <w:rPr>
            <w:rFonts w:ascii="Times New Roman" w:hAnsi="Times New Roman" w:cs="Times New Roman"/>
            <w:sz w:val="24"/>
            <w:szCs w:val="24"/>
          </w:rPr>
          <w:t xml:space="preserve"> USD – President &amp; CEO</w:t>
        </w:r>
      </w:ins>
    </w:p>
    <w:p w14:paraId="58C17744" w14:textId="4D0291DD" w:rsidR="000B1F73" w:rsidRDefault="000B1F73" w:rsidP="008B0D1C">
      <w:pPr>
        <w:spacing w:after="0"/>
        <w:jc w:val="both"/>
        <w:rPr>
          <w:ins w:id="805" w:author="Danielle Martin" w:date="2023-09-12T19:45:00Z"/>
          <w:rFonts w:ascii="Times New Roman" w:hAnsi="Times New Roman" w:cs="Times New Roman"/>
          <w:sz w:val="24"/>
          <w:szCs w:val="24"/>
        </w:rPr>
      </w:pPr>
    </w:p>
    <w:p w14:paraId="3284D0F2" w14:textId="4934DCFB" w:rsidR="008C5ECE" w:rsidRPr="0020773E" w:rsidRDefault="008C5ECE" w:rsidP="008C5ECE">
      <w:pPr>
        <w:pStyle w:val="Heading3"/>
        <w:jc w:val="both"/>
        <w:rPr>
          <w:ins w:id="806" w:author="Danielle Martin" w:date="2023-09-12T19:45:00Z"/>
          <w:rFonts w:ascii="Times New Roman" w:hAnsi="Times New Roman" w:cs="Times New Roman"/>
          <w:sz w:val="24"/>
          <w:szCs w:val="24"/>
        </w:rPr>
      </w:pPr>
      <w:ins w:id="807" w:author="Danielle Martin" w:date="2023-09-12T19:45:00Z">
        <w:r>
          <w:rPr>
            <w:rFonts w:eastAsiaTheme="minorEastAsia"/>
            <w:sz w:val="24"/>
            <w:szCs w:val="24"/>
          </w:rPr>
          <w:t>Payment Request</w:t>
        </w:r>
        <w:r>
          <w:rPr>
            <w:rFonts w:eastAsiaTheme="minorEastAsia"/>
            <w:sz w:val="24"/>
            <w:szCs w:val="24"/>
          </w:rPr>
          <w:t xml:space="preserve"> </w:t>
        </w:r>
        <w:r w:rsidRPr="000E46E0">
          <w:rPr>
            <w:rFonts w:eastAsiaTheme="minorEastAsia"/>
            <w:sz w:val="24"/>
            <w:szCs w:val="24"/>
          </w:rPr>
          <w:t xml:space="preserve">Approval Authority </w:t>
        </w:r>
      </w:ins>
    </w:p>
    <w:p w14:paraId="2C50AC55" w14:textId="28BD5F5F" w:rsidR="008C5ECE" w:rsidRDefault="008C5ECE" w:rsidP="008C5ECE">
      <w:pPr>
        <w:spacing w:after="0"/>
        <w:jc w:val="both"/>
        <w:rPr>
          <w:ins w:id="808" w:author="Danielle Martin" w:date="2023-09-12T19:45:00Z"/>
          <w:rFonts w:ascii="Times New Roman" w:hAnsi="Times New Roman" w:cs="Times New Roman"/>
          <w:sz w:val="24"/>
          <w:szCs w:val="24"/>
        </w:rPr>
      </w:pPr>
      <w:ins w:id="809" w:author="Danielle Martin" w:date="2023-09-12T19:45:00Z">
        <w:r>
          <w:rPr>
            <w:rFonts w:ascii="Times New Roman" w:hAnsi="Times New Roman" w:cs="Times New Roman"/>
            <w:sz w:val="24"/>
            <w:szCs w:val="24"/>
          </w:rPr>
          <w:t xml:space="preserve">All </w:t>
        </w:r>
        <w:r>
          <w:rPr>
            <w:rFonts w:ascii="Times New Roman" w:hAnsi="Times New Roman" w:cs="Times New Roman"/>
            <w:sz w:val="24"/>
            <w:szCs w:val="24"/>
          </w:rPr>
          <w:t>paymen</w:t>
        </w:r>
      </w:ins>
      <w:ins w:id="810" w:author="Danielle Martin" w:date="2023-09-12T19:46:00Z">
        <w:r>
          <w:rPr>
            <w:rFonts w:ascii="Times New Roman" w:hAnsi="Times New Roman" w:cs="Times New Roman"/>
            <w:sz w:val="24"/>
            <w:szCs w:val="24"/>
          </w:rPr>
          <w:t xml:space="preserve">t request </w:t>
        </w:r>
      </w:ins>
      <w:ins w:id="811" w:author="Danielle Martin" w:date="2023-09-12T19:45:00Z">
        <w:r>
          <w:rPr>
            <w:rFonts w:ascii="Times New Roman" w:hAnsi="Times New Roman" w:cs="Times New Roman"/>
            <w:sz w:val="24"/>
            <w:szCs w:val="24"/>
          </w:rPr>
          <w:t>approval</w:t>
        </w:r>
      </w:ins>
      <w:ins w:id="812" w:author="Danielle Martin" w:date="2023-09-12T19:46:00Z">
        <w:r w:rsidR="0070239C">
          <w:rPr>
            <w:rFonts w:ascii="Times New Roman" w:hAnsi="Times New Roman" w:cs="Times New Roman"/>
            <w:sz w:val="24"/>
            <w:szCs w:val="24"/>
          </w:rPr>
          <w:t>s</w:t>
        </w:r>
      </w:ins>
      <w:ins w:id="813" w:author="Danielle Martin" w:date="2023-09-12T19:45:00Z">
        <w:r>
          <w:rPr>
            <w:rFonts w:ascii="Times New Roman" w:hAnsi="Times New Roman" w:cs="Times New Roman"/>
            <w:sz w:val="24"/>
            <w:szCs w:val="24"/>
          </w:rPr>
          <w:t xml:space="preserve"> should follow the below approval process as applicable based on positions with program/unit. If your program/unit does not have a particular position, move to the next highest approval authority. </w:t>
        </w:r>
      </w:ins>
    </w:p>
    <w:p w14:paraId="2DEFF93E" w14:textId="77777777" w:rsidR="008C5ECE" w:rsidRDefault="008C5ECE" w:rsidP="008C5ECE">
      <w:pPr>
        <w:spacing w:after="0"/>
        <w:jc w:val="both"/>
        <w:rPr>
          <w:ins w:id="814" w:author="Danielle Martin" w:date="2023-09-12T19:45:00Z"/>
          <w:rFonts w:ascii="Times New Roman" w:hAnsi="Times New Roman" w:cs="Times New Roman"/>
          <w:sz w:val="24"/>
          <w:szCs w:val="24"/>
        </w:rPr>
      </w:pPr>
    </w:p>
    <w:p w14:paraId="6A399A7C" w14:textId="77777777" w:rsidR="008C5ECE" w:rsidRPr="000E46E0" w:rsidRDefault="008C5ECE" w:rsidP="008C5ECE">
      <w:pPr>
        <w:spacing w:after="0"/>
        <w:jc w:val="both"/>
        <w:rPr>
          <w:ins w:id="815" w:author="Danielle Martin" w:date="2023-09-12T19:45:00Z"/>
          <w:rFonts w:ascii="Times New Roman" w:hAnsi="Times New Roman" w:cs="Times New Roman"/>
          <w:b/>
          <w:bCs/>
          <w:sz w:val="24"/>
          <w:szCs w:val="24"/>
          <w:u w:val="single"/>
        </w:rPr>
      </w:pPr>
      <w:ins w:id="816" w:author="Danielle Martin" w:date="2023-09-12T19:45:00Z">
        <w:r w:rsidRPr="000E46E0">
          <w:rPr>
            <w:rFonts w:ascii="Times New Roman" w:hAnsi="Times New Roman" w:cs="Times New Roman"/>
            <w:b/>
            <w:bCs/>
            <w:sz w:val="24"/>
            <w:szCs w:val="24"/>
            <w:u w:val="single"/>
          </w:rPr>
          <w:t>For home office and field offices without POA Country Office Director:</w:t>
        </w:r>
      </w:ins>
    </w:p>
    <w:p w14:paraId="3EE87484" w14:textId="2A9620E8" w:rsidR="008C5ECE" w:rsidRPr="000E46E0" w:rsidRDefault="0070239C" w:rsidP="008C5ECE">
      <w:pPr>
        <w:pStyle w:val="ListParagraph"/>
        <w:numPr>
          <w:ilvl w:val="0"/>
          <w:numId w:val="33"/>
        </w:numPr>
        <w:spacing w:after="0"/>
        <w:jc w:val="both"/>
        <w:rPr>
          <w:ins w:id="817" w:author="Danielle Martin" w:date="2023-09-12T19:45:00Z"/>
          <w:rFonts w:ascii="Times New Roman" w:hAnsi="Times New Roman" w:cs="Times New Roman"/>
          <w:sz w:val="24"/>
          <w:szCs w:val="24"/>
        </w:rPr>
      </w:pPr>
      <w:ins w:id="818" w:author="Danielle Martin" w:date="2023-09-12T19:46:00Z">
        <w:r>
          <w:rPr>
            <w:rFonts w:ascii="Times New Roman" w:hAnsi="Times New Roman" w:cs="Times New Roman"/>
            <w:sz w:val="24"/>
            <w:szCs w:val="24"/>
          </w:rPr>
          <w:t xml:space="preserve">Payments </w:t>
        </w:r>
      </w:ins>
      <w:ins w:id="819" w:author="Danielle Martin" w:date="2023-09-12T19:45:00Z">
        <w:r w:rsidR="008C5ECE" w:rsidRPr="000E46E0">
          <w:rPr>
            <w:rFonts w:ascii="Times New Roman" w:hAnsi="Times New Roman" w:cs="Times New Roman"/>
            <w:sz w:val="24"/>
            <w:szCs w:val="24"/>
          </w:rPr>
          <w:t xml:space="preserve">between $0 </w:t>
        </w:r>
        <w:r w:rsidR="008C5ECE">
          <w:rPr>
            <w:rFonts w:ascii="Times New Roman" w:hAnsi="Times New Roman" w:cs="Times New Roman"/>
            <w:sz w:val="24"/>
            <w:szCs w:val="24"/>
          </w:rPr>
          <w:t>-</w:t>
        </w:r>
        <w:r w:rsidR="008C5ECE" w:rsidRPr="000E46E0">
          <w:rPr>
            <w:rFonts w:ascii="Times New Roman" w:hAnsi="Times New Roman" w:cs="Times New Roman"/>
            <w:sz w:val="24"/>
            <w:szCs w:val="24"/>
          </w:rPr>
          <w:t xml:space="preserve"> $</w:t>
        </w:r>
        <w:r w:rsidR="008C5ECE">
          <w:rPr>
            <w:rFonts w:ascii="Times New Roman" w:hAnsi="Times New Roman" w:cs="Times New Roman"/>
            <w:sz w:val="24"/>
            <w:szCs w:val="24"/>
          </w:rPr>
          <w:t>5,000</w:t>
        </w:r>
        <w:r w:rsidR="008C5ECE" w:rsidRPr="000E46E0">
          <w:rPr>
            <w:rFonts w:ascii="Times New Roman" w:hAnsi="Times New Roman" w:cs="Times New Roman"/>
            <w:sz w:val="24"/>
            <w:szCs w:val="24"/>
          </w:rPr>
          <w:t xml:space="preserve"> USD – Deputy Project Director/Deputy Chief of Party</w:t>
        </w:r>
      </w:ins>
    </w:p>
    <w:p w14:paraId="76CAD440" w14:textId="35F46744" w:rsidR="008C5ECE" w:rsidRPr="000E46E0" w:rsidRDefault="0070239C" w:rsidP="008C5ECE">
      <w:pPr>
        <w:pStyle w:val="ListParagraph"/>
        <w:numPr>
          <w:ilvl w:val="0"/>
          <w:numId w:val="33"/>
        </w:numPr>
        <w:spacing w:after="0"/>
        <w:jc w:val="both"/>
        <w:rPr>
          <w:ins w:id="820" w:author="Danielle Martin" w:date="2023-09-12T19:45:00Z"/>
          <w:rFonts w:ascii="Times New Roman" w:hAnsi="Times New Roman" w:cs="Times New Roman"/>
          <w:sz w:val="24"/>
          <w:szCs w:val="24"/>
        </w:rPr>
      </w:pPr>
      <w:ins w:id="821" w:author="Danielle Martin" w:date="2023-09-12T19:46:00Z">
        <w:r>
          <w:rPr>
            <w:rFonts w:ascii="Times New Roman" w:hAnsi="Times New Roman" w:cs="Times New Roman"/>
            <w:sz w:val="24"/>
            <w:szCs w:val="24"/>
          </w:rPr>
          <w:t>Payments</w:t>
        </w:r>
      </w:ins>
      <w:ins w:id="822" w:author="Danielle Martin" w:date="2023-09-12T19:45:00Z">
        <w:r w:rsidR="008C5ECE" w:rsidRPr="000E46E0">
          <w:rPr>
            <w:rFonts w:ascii="Times New Roman" w:hAnsi="Times New Roman" w:cs="Times New Roman"/>
            <w:sz w:val="24"/>
            <w:szCs w:val="24"/>
          </w:rPr>
          <w:t xml:space="preserve"> between $5</w:t>
        </w:r>
        <w:r w:rsidR="008C5ECE">
          <w:rPr>
            <w:rFonts w:ascii="Times New Roman" w:hAnsi="Times New Roman" w:cs="Times New Roman"/>
            <w:sz w:val="24"/>
            <w:szCs w:val="24"/>
          </w:rPr>
          <w:t>,</w:t>
        </w:r>
        <w:r w:rsidR="008C5ECE" w:rsidRPr="000E46E0">
          <w:rPr>
            <w:rFonts w:ascii="Times New Roman" w:hAnsi="Times New Roman" w:cs="Times New Roman"/>
            <w:sz w:val="24"/>
            <w:szCs w:val="24"/>
          </w:rPr>
          <w:t>00</w:t>
        </w:r>
        <w:r w:rsidR="008C5ECE">
          <w:rPr>
            <w:rFonts w:ascii="Times New Roman" w:hAnsi="Times New Roman" w:cs="Times New Roman"/>
            <w:sz w:val="24"/>
            <w:szCs w:val="24"/>
          </w:rPr>
          <w:t>1</w:t>
        </w:r>
        <w:r w:rsidR="008C5ECE" w:rsidRPr="000E46E0">
          <w:rPr>
            <w:rFonts w:ascii="Times New Roman" w:hAnsi="Times New Roman" w:cs="Times New Roman"/>
            <w:sz w:val="24"/>
            <w:szCs w:val="24"/>
          </w:rPr>
          <w:t xml:space="preserve"> </w:t>
        </w:r>
        <w:r w:rsidR="008C5ECE">
          <w:rPr>
            <w:rFonts w:ascii="Times New Roman" w:hAnsi="Times New Roman" w:cs="Times New Roman"/>
            <w:sz w:val="24"/>
            <w:szCs w:val="24"/>
          </w:rPr>
          <w:t>-</w:t>
        </w:r>
        <w:r w:rsidR="008C5ECE" w:rsidRPr="000E46E0">
          <w:rPr>
            <w:rFonts w:ascii="Times New Roman" w:hAnsi="Times New Roman" w:cs="Times New Roman"/>
            <w:sz w:val="24"/>
            <w:szCs w:val="24"/>
          </w:rPr>
          <w:t xml:space="preserve"> $</w:t>
        </w:r>
        <w:r w:rsidR="008C5ECE">
          <w:rPr>
            <w:rFonts w:ascii="Times New Roman" w:hAnsi="Times New Roman" w:cs="Times New Roman"/>
            <w:sz w:val="24"/>
            <w:szCs w:val="24"/>
          </w:rPr>
          <w:t>10,000</w:t>
        </w:r>
        <w:r w:rsidR="008C5ECE" w:rsidRPr="000E46E0">
          <w:rPr>
            <w:rFonts w:ascii="Times New Roman" w:hAnsi="Times New Roman" w:cs="Times New Roman"/>
            <w:sz w:val="24"/>
            <w:szCs w:val="24"/>
          </w:rPr>
          <w:t xml:space="preserve"> USD - Project Director/Chief of Party </w:t>
        </w:r>
      </w:ins>
    </w:p>
    <w:p w14:paraId="5E3D9575" w14:textId="0EEF91A7" w:rsidR="008C5ECE" w:rsidRPr="000E46E0" w:rsidRDefault="0070239C" w:rsidP="008C5ECE">
      <w:pPr>
        <w:pStyle w:val="ListParagraph"/>
        <w:numPr>
          <w:ilvl w:val="0"/>
          <w:numId w:val="33"/>
        </w:numPr>
        <w:spacing w:after="0"/>
        <w:jc w:val="both"/>
        <w:rPr>
          <w:ins w:id="823" w:author="Danielle Martin" w:date="2023-09-12T19:45:00Z"/>
          <w:rFonts w:ascii="Times New Roman" w:hAnsi="Times New Roman" w:cs="Times New Roman"/>
          <w:sz w:val="24"/>
          <w:szCs w:val="24"/>
        </w:rPr>
      </w:pPr>
      <w:ins w:id="824" w:author="Danielle Martin" w:date="2023-09-12T19:46:00Z">
        <w:r>
          <w:rPr>
            <w:rFonts w:ascii="Times New Roman" w:hAnsi="Times New Roman" w:cs="Times New Roman"/>
            <w:sz w:val="24"/>
            <w:szCs w:val="24"/>
          </w:rPr>
          <w:t>Payments</w:t>
        </w:r>
      </w:ins>
      <w:ins w:id="825" w:author="Danielle Martin" w:date="2023-09-12T19:45:00Z">
        <w:r w:rsidR="008C5ECE" w:rsidRPr="000E46E0">
          <w:rPr>
            <w:rFonts w:ascii="Times New Roman" w:hAnsi="Times New Roman" w:cs="Times New Roman"/>
            <w:sz w:val="24"/>
            <w:szCs w:val="24"/>
          </w:rPr>
          <w:t xml:space="preserve"> between $10,00</w:t>
        </w:r>
        <w:r w:rsidR="008C5ECE">
          <w:rPr>
            <w:rFonts w:ascii="Times New Roman" w:hAnsi="Times New Roman" w:cs="Times New Roman"/>
            <w:sz w:val="24"/>
            <w:szCs w:val="24"/>
          </w:rPr>
          <w:t>1</w:t>
        </w:r>
        <w:r w:rsidR="008C5ECE" w:rsidRPr="000E46E0">
          <w:rPr>
            <w:rFonts w:ascii="Times New Roman" w:hAnsi="Times New Roman" w:cs="Times New Roman"/>
            <w:sz w:val="24"/>
            <w:szCs w:val="24"/>
          </w:rPr>
          <w:t xml:space="preserve"> - $</w:t>
        </w:r>
        <w:r w:rsidR="008C5ECE">
          <w:rPr>
            <w:rFonts w:ascii="Times New Roman" w:hAnsi="Times New Roman" w:cs="Times New Roman"/>
            <w:sz w:val="24"/>
            <w:szCs w:val="24"/>
          </w:rPr>
          <w:t xml:space="preserve">25,000 </w:t>
        </w:r>
        <w:r w:rsidR="008C5ECE" w:rsidRPr="000E46E0">
          <w:rPr>
            <w:rFonts w:ascii="Times New Roman" w:hAnsi="Times New Roman" w:cs="Times New Roman"/>
            <w:sz w:val="24"/>
            <w:szCs w:val="24"/>
          </w:rPr>
          <w:t xml:space="preserve">USD – Associate Director at Home Office </w:t>
        </w:r>
      </w:ins>
    </w:p>
    <w:p w14:paraId="7B9B8D3B" w14:textId="01A9D321" w:rsidR="008C5ECE" w:rsidRPr="000E46E0" w:rsidRDefault="0070239C" w:rsidP="008C5ECE">
      <w:pPr>
        <w:pStyle w:val="ListParagraph"/>
        <w:numPr>
          <w:ilvl w:val="0"/>
          <w:numId w:val="33"/>
        </w:numPr>
        <w:spacing w:after="0"/>
        <w:jc w:val="both"/>
        <w:rPr>
          <w:ins w:id="826" w:author="Danielle Martin" w:date="2023-09-12T19:45:00Z"/>
          <w:rFonts w:ascii="Times New Roman" w:hAnsi="Times New Roman" w:cs="Times New Roman"/>
          <w:sz w:val="24"/>
          <w:szCs w:val="24"/>
        </w:rPr>
      </w:pPr>
      <w:ins w:id="827" w:author="Danielle Martin" w:date="2023-09-12T19:46:00Z">
        <w:r>
          <w:rPr>
            <w:rFonts w:ascii="Times New Roman" w:hAnsi="Times New Roman" w:cs="Times New Roman"/>
            <w:sz w:val="24"/>
            <w:szCs w:val="24"/>
          </w:rPr>
          <w:t xml:space="preserve">Payments </w:t>
        </w:r>
      </w:ins>
      <w:ins w:id="828" w:author="Danielle Martin" w:date="2023-09-12T19:45:00Z">
        <w:r w:rsidR="008C5ECE" w:rsidRPr="000E46E0">
          <w:rPr>
            <w:rFonts w:ascii="Times New Roman" w:hAnsi="Times New Roman" w:cs="Times New Roman"/>
            <w:sz w:val="24"/>
            <w:szCs w:val="24"/>
          </w:rPr>
          <w:t>between $25,00</w:t>
        </w:r>
        <w:r w:rsidR="008C5ECE">
          <w:rPr>
            <w:rFonts w:ascii="Times New Roman" w:hAnsi="Times New Roman" w:cs="Times New Roman"/>
            <w:sz w:val="24"/>
            <w:szCs w:val="24"/>
          </w:rPr>
          <w:t>1</w:t>
        </w:r>
        <w:r w:rsidR="008C5ECE" w:rsidRPr="000E46E0">
          <w:rPr>
            <w:rFonts w:ascii="Times New Roman" w:hAnsi="Times New Roman" w:cs="Times New Roman"/>
            <w:sz w:val="24"/>
            <w:szCs w:val="24"/>
          </w:rPr>
          <w:t xml:space="preserve"> - $</w:t>
        </w:r>
        <w:r w:rsidR="008C5ECE">
          <w:rPr>
            <w:rFonts w:ascii="Times New Roman" w:hAnsi="Times New Roman" w:cs="Times New Roman"/>
            <w:sz w:val="24"/>
            <w:szCs w:val="24"/>
          </w:rPr>
          <w:t>80,000</w:t>
        </w:r>
        <w:r w:rsidR="008C5ECE" w:rsidRPr="000E46E0">
          <w:rPr>
            <w:rFonts w:ascii="Times New Roman" w:hAnsi="Times New Roman" w:cs="Times New Roman"/>
            <w:sz w:val="24"/>
            <w:szCs w:val="24"/>
          </w:rPr>
          <w:t xml:space="preserve"> USD –Director at Home Offic</w:t>
        </w:r>
        <w:r w:rsidR="008C5ECE">
          <w:rPr>
            <w:rFonts w:ascii="Times New Roman" w:hAnsi="Times New Roman" w:cs="Times New Roman"/>
            <w:sz w:val="24"/>
            <w:szCs w:val="24"/>
          </w:rPr>
          <w:t>e</w:t>
        </w:r>
      </w:ins>
    </w:p>
    <w:p w14:paraId="19860792" w14:textId="4A512E8D" w:rsidR="008C5ECE" w:rsidRPr="000E46E0" w:rsidRDefault="0070239C" w:rsidP="008C5ECE">
      <w:pPr>
        <w:pStyle w:val="ListParagraph"/>
        <w:numPr>
          <w:ilvl w:val="0"/>
          <w:numId w:val="33"/>
        </w:numPr>
        <w:spacing w:after="0"/>
        <w:jc w:val="both"/>
        <w:rPr>
          <w:ins w:id="829" w:author="Danielle Martin" w:date="2023-09-12T19:45:00Z"/>
          <w:rFonts w:ascii="Times New Roman" w:hAnsi="Times New Roman" w:cs="Times New Roman"/>
          <w:sz w:val="24"/>
          <w:szCs w:val="24"/>
        </w:rPr>
      </w:pPr>
      <w:ins w:id="830" w:author="Danielle Martin" w:date="2023-09-12T19:46:00Z">
        <w:r>
          <w:rPr>
            <w:rFonts w:ascii="Times New Roman" w:hAnsi="Times New Roman" w:cs="Times New Roman"/>
            <w:sz w:val="24"/>
            <w:szCs w:val="24"/>
          </w:rPr>
          <w:t xml:space="preserve">Payments </w:t>
        </w:r>
      </w:ins>
      <w:ins w:id="831" w:author="Danielle Martin" w:date="2023-09-12T19:45:00Z">
        <w:r w:rsidR="008C5ECE" w:rsidRPr="000E46E0">
          <w:rPr>
            <w:rFonts w:ascii="Times New Roman" w:hAnsi="Times New Roman" w:cs="Times New Roman"/>
            <w:sz w:val="24"/>
            <w:szCs w:val="24"/>
          </w:rPr>
          <w:t>between $80,00</w:t>
        </w:r>
        <w:r w:rsidR="008C5ECE">
          <w:rPr>
            <w:rFonts w:ascii="Times New Roman" w:hAnsi="Times New Roman" w:cs="Times New Roman"/>
            <w:sz w:val="24"/>
            <w:szCs w:val="24"/>
          </w:rPr>
          <w:t>1</w:t>
        </w:r>
        <w:r w:rsidR="008C5ECE" w:rsidRPr="000E46E0">
          <w:rPr>
            <w:rFonts w:ascii="Times New Roman" w:hAnsi="Times New Roman" w:cs="Times New Roman"/>
            <w:sz w:val="24"/>
            <w:szCs w:val="24"/>
          </w:rPr>
          <w:t xml:space="preserve"> - $</w:t>
        </w:r>
        <w:r w:rsidR="008C5ECE">
          <w:rPr>
            <w:rFonts w:ascii="Times New Roman" w:hAnsi="Times New Roman" w:cs="Times New Roman"/>
            <w:sz w:val="24"/>
            <w:szCs w:val="24"/>
          </w:rPr>
          <w:t>250</w:t>
        </w:r>
        <w:r w:rsidR="008C5ECE" w:rsidRPr="000E46E0">
          <w:rPr>
            <w:rFonts w:ascii="Times New Roman" w:hAnsi="Times New Roman" w:cs="Times New Roman"/>
            <w:sz w:val="24"/>
            <w:szCs w:val="24"/>
          </w:rPr>
          <w:t>,</w:t>
        </w:r>
        <w:r w:rsidR="008C5ECE">
          <w:rPr>
            <w:rFonts w:ascii="Times New Roman" w:hAnsi="Times New Roman" w:cs="Times New Roman"/>
            <w:sz w:val="24"/>
            <w:szCs w:val="24"/>
          </w:rPr>
          <w:t>000</w:t>
        </w:r>
        <w:r w:rsidR="008C5ECE" w:rsidRPr="000E46E0">
          <w:rPr>
            <w:rFonts w:ascii="Times New Roman" w:hAnsi="Times New Roman" w:cs="Times New Roman"/>
            <w:sz w:val="24"/>
            <w:szCs w:val="24"/>
          </w:rPr>
          <w:t xml:space="preserve"> USD –Senior Director at Home Office</w:t>
        </w:r>
      </w:ins>
    </w:p>
    <w:p w14:paraId="45DD3EAF" w14:textId="14CFA3A6" w:rsidR="008C5ECE" w:rsidRPr="000E46E0" w:rsidRDefault="0070239C" w:rsidP="008C5ECE">
      <w:pPr>
        <w:pStyle w:val="ListParagraph"/>
        <w:numPr>
          <w:ilvl w:val="0"/>
          <w:numId w:val="33"/>
        </w:numPr>
        <w:spacing w:after="0"/>
        <w:jc w:val="both"/>
        <w:rPr>
          <w:ins w:id="832" w:author="Danielle Martin" w:date="2023-09-12T19:45:00Z"/>
          <w:rFonts w:ascii="Times New Roman" w:hAnsi="Times New Roman" w:cs="Times New Roman"/>
          <w:sz w:val="24"/>
          <w:szCs w:val="24"/>
        </w:rPr>
      </w:pPr>
      <w:ins w:id="833" w:author="Danielle Martin" w:date="2023-09-12T19:46:00Z">
        <w:r>
          <w:rPr>
            <w:rFonts w:ascii="Times New Roman" w:hAnsi="Times New Roman" w:cs="Times New Roman"/>
            <w:sz w:val="24"/>
            <w:szCs w:val="24"/>
          </w:rPr>
          <w:t>Payments</w:t>
        </w:r>
        <w:r>
          <w:rPr>
            <w:rFonts w:ascii="Times New Roman" w:hAnsi="Times New Roman" w:cs="Times New Roman"/>
            <w:sz w:val="24"/>
            <w:szCs w:val="24"/>
          </w:rPr>
          <w:t xml:space="preserve"> </w:t>
        </w:r>
      </w:ins>
      <w:ins w:id="834" w:author="Danielle Martin" w:date="2023-09-12T19:45:00Z">
        <w:r w:rsidR="008C5ECE" w:rsidRPr="000E46E0">
          <w:rPr>
            <w:rFonts w:ascii="Times New Roman" w:hAnsi="Times New Roman" w:cs="Times New Roman"/>
            <w:sz w:val="24"/>
            <w:szCs w:val="24"/>
          </w:rPr>
          <w:t>between $250,00</w:t>
        </w:r>
        <w:r w:rsidR="008C5ECE">
          <w:rPr>
            <w:rFonts w:ascii="Times New Roman" w:hAnsi="Times New Roman" w:cs="Times New Roman"/>
            <w:sz w:val="24"/>
            <w:szCs w:val="24"/>
          </w:rPr>
          <w:t>1</w:t>
        </w:r>
        <w:r w:rsidR="008C5ECE" w:rsidRPr="000E46E0">
          <w:rPr>
            <w:rFonts w:ascii="Times New Roman" w:hAnsi="Times New Roman" w:cs="Times New Roman"/>
            <w:sz w:val="24"/>
            <w:szCs w:val="24"/>
          </w:rPr>
          <w:t xml:space="preserve"> - $</w:t>
        </w:r>
        <w:r w:rsidR="008C5ECE">
          <w:rPr>
            <w:rFonts w:ascii="Times New Roman" w:hAnsi="Times New Roman" w:cs="Times New Roman"/>
            <w:sz w:val="24"/>
            <w:szCs w:val="24"/>
          </w:rPr>
          <w:t>500</w:t>
        </w:r>
        <w:r w:rsidR="008C5ECE" w:rsidRPr="000E46E0">
          <w:rPr>
            <w:rFonts w:ascii="Times New Roman" w:hAnsi="Times New Roman" w:cs="Times New Roman"/>
            <w:sz w:val="24"/>
            <w:szCs w:val="24"/>
          </w:rPr>
          <w:t>,</w:t>
        </w:r>
        <w:r w:rsidR="008C5ECE">
          <w:rPr>
            <w:rFonts w:ascii="Times New Roman" w:hAnsi="Times New Roman" w:cs="Times New Roman"/>
            <w:sz w:val="24"/>
            <w:szCs w:val="24"/>
          </w:rPr>
          <w:t>000</w:t>
        </w:r>
        <w:r w:rsidR="008C5ECE" w:rsidRPr="000E46E0">
          <w:rPr>
            <w:rFonts w:ascii="Times New Roman" w:hAnsi="Times New Roman" w:cs="Times New Roman"/>
            <w:sz w:val="24"/>
            <w:szCs w:val="24"/>
          </w:rPr>
          <w:t xml:space="preserve"> USD – VPs, COO, </w:t>
        </w:r>
      </w:ins>
      <w:ins w:id="835" w:author="Danielle Martin" w:date="2023-09-12T19:48:00Z">
        <w:r w:rsidR="00385F1A">
          <w:rPr>
            <w:rFonts w:ascii="Times New Roman" w:hAnsi="Times New Roman" w:cs="Times New Roman"/>
            <w:sz w:val="24"/>
            <w:szCs w:val="24"/>
          </w:rPr>
          <w:t xml:space="preserve">and </w:t>
        </w:r>
      </w:ins>
      <w:ins w:id="836" w:author="Danielle Martin" w:date="2023-09-12T19:45:00Z">
        <w:r w:rsidR="008C5ECE" w:rsidRPr="000E46E0">
          <w:rPr>
            <w:rFonts w:ascii="Times New Roman" w:hAnsi="Times New Roman" w:cs="Times New Roman"/>
            <w:sz w:val="24"/>
            <w:szCs w:val="24"/>
          </w:rPr>
          <w:t>CFO</w:t>
        </w:r>
      </w:ins>
    </w:p>
    <w:p w14:paraId="53BAA6D3" w14:textId="47A3F9C9" w:rsidR="008C5ECE" w:rsidRPr="000E46E0" w:rsidRDefault="0070239C" w:rsidP="008C5ECE">
      <w:pPr>
        <w:pStyle w:val="ListParagraph"/>
        <w:numPr>
          <w:ilvl w:val="0"/>
          <w:numId w:val="33"/>
        </w:numPr>
        <w:spacing w:after="0"/>
        <w:jc w:val="both"/>
        <w:rPr>
          <w:ins w:id="837" w:author="Danielle Martin" w:date="2023-09-12T19:45:00Z"/>
          <w:rFonts w:ascii="Times New Roman" w:hAnsi="Times New Roman" w:cs="Times New Roman"/>
          <w:sz w:val="24"/>
          <w:szCs w:val="24"/>
        </w:rPr>
      </w:pPr>
      <w:ins w:id="838" w:author="Danielle Martin" w:date="2023-09-12T19:46:00Z">
        <w:r>
          <w:rPr>
            <w:rFonts w:ascii="Times New Roman" w:hAnsi="Times New Roman" w:cs="Times New Roman"/>
            <w:sz w:val="24"/>
            <w:szCs w:val="24"/>
          </w:rPr>
          <w:t xml:space="preserve">Payments </w:t>
        </w:r>
      </w:ins>
      <w:ins w:id="839" w:author="Danielle Martin" w:date="2023-09-12T19:45:00Z">
        <w:r w:rsidR="008C5ECE" w:rsidRPr="000E46E0">
          <w:rPr>
            <w:rFonts w:ascii="Times New Roman" w:hAnsi="Times New Roman" w:cs="Times New Roman"/>
            <w:sz w:val="24"/>
            <w:szCs w:val="24"/>
          </w:rPr>
          <w:t>more than $500,00</w:t>
        </w:r>
        <w:r w:rsidR="008C5ECE">
          <w:rPr>
            <w:rFonts w:ascii="Times New Roman" w:hAnsi="Times New Roman" w:cs="Times New Roman"/>
            <w:sz w:val="24"/>
            <w:szCs w:val="24"/>
          </w:rPr>
          <w:t>0</w:t>
        </w:r>
        <w:r w:rsidR="008C5ECE" w:rsidRPr="000E46E0">
          <w:rPr>
            <w:rFonts w:ascii="Times New Roman" w:hAnsi="Times New Roman" w:cs="Times New Roman"/>
            <w:sz w:val="24"/>
            <w:szCs w:val="24"/>
          </w:rPr>
          <w:t xml:space="preserve"> USD – President &amp; CEO</w:t>
        </w:r>
      </w:ins>
    </w:p>
    <w:p w14:paraId="3A9ED208" w14:textId="77777777" w:rsidR="008C5ECE" w:rsidRDefault="008C5ECE" w:rsidP="008C5ECE">
      <w:pPr>
        <w:spacing w:after="0"/>
        <w:jc w:val="both"/>
        <w:rPr>
          <w:ins w:id="840" w:author="Danielle Martin" w:date="2023-09-12T19:45:00Z"/>
          <w:rFonts w:ascii="Times New Roman" w:hAnsi="Times New Roman" w:cs="Times New Roman"/>
          <w:sz w:val="24"/>
          <w:szCs w:val="24"/>
        </w:rPr>
      </w:pPr>
    </w:p>
    <w:p w14:paraId="79EC4D87" w14:textId="77777777" w:rsidR="008C5ECE" w:rsidRPr="000E46E0" w:rsidRDefault="008C5ECE" w:rsidP="008C5ECE">
      <w:pPr>
        <w:spacing w:after="0"/>
        <w:jc w:val="both"/>
        <w:rPr>
          <w:ins w:id="841" w:author="Danielle Martin" w:date="2023-09-12T19:45:00Z"/>
          <w:rFonts w:ascii="Times New Roman" w:hAnsi="Times New Roman" w:cs="Times New Roman"/>
          <w:b/>
          <w:bCs/>
          <w:sz w:val="24"/>
          <w:szCs w:val="24"/>
          <w:u w:val="single"/>
        </w:rPr>
      </w:pPr>
      <w:ins w:id="842" w:author="Danielle Martin" w:date="2023-09-12T19:45:00Z">
        <w:r w:rsidRPr="000E46E0">
          <w:rPr>
            <w:rFonts w:ascii="Times New Roman" w:hAnsi="Times New Roman" w:cs="Times New Roman"/>
            <w:b/>
            <w:bCs/>
            <w:sz w:val="24"/>
            <w:szCs w:val="24"/>
            <w:u w:val="single"/>
          </w:rPr>
          <w:t xml:space="preserve">For </w:t>
        </w:r>
        <w:r>
          <w:rPr>
            <w:rFonts w:ascii="Times New Roman" w:hAnsi="Times New Roman" w:cs="Times New Roman"/>
            <w:b/>
            <w:bCs/>
            <w:sz w:val="24"/>
            <w:szCs w:val="24"/>
            <w:u w:val="single"/>
          </w:rPr>
          <w:t>Mexico and Colombia with</w:t>
        </w:r>
        <w:r w:rsidRPr="000E46E0">
          <w:rPr>
            <w:rFonts w:ascii="Times New Roman" w:hAnsi="Times New Roman" w:cs="Times New Roman"/>
            <w:b/>
            <w:bCs/>
            <w:sz w:val="24"/>
            <w:szCs w:val="24"/>
            <w:u w:val="single"/>
          </w:rPr>
          <w:t xml:space="preserve"> POA Country Office Director:</w:t>
        </w:r>
      </w:ins>
    </w:p>
    <w:p w14:paraId="79671EF6" w14:textId="68B02D2E" w:rsidR="008C5ECE" w:rsidRPr="000E46E0" w:rsidRDefault="00385F1A" w:rsidP="008C5ECE">
      <w:pPr>
        <w:pStyle w:val="ListParagraph"/>
        <w:numPr>
          <w:ilvl w:val="0"/>
          <w:numId w:val="33"/>
        </w:numPr>
        <w:spacing w:after="0"/>
        <w:jc w:val="both"/>
        <w:rPr>
          <w:ins w:id="843" w:author="Danielle Martin" w:date="2023-09-12T19:45:00Z"/>
          <w:rFonts w:ascii="Times New Roman" w:hAnsi="Times New Roman" w:cs="Times New Roman"/>
          <w:sz w:val="24"/>
          <w:szCs w:val="24"/>
        </w:rPr>
      </w:pPr>
      <w:ins w:id="844" w:author="Danielle Martin" w:date="2023-09-12T19:48:00Z">
        <w:r>
          <w:rPr>
            <w:rFonts w:ascii="Times New Roman" w:hAnsi="Times New Roman" w:cs="Times New Roman"/>
            <w:sz w:val="24"/>
            <w:szCs w:val="24"/>
          </w:rPr>
          <w:t>Payments</w:t>
        </w:r>
      </w:ins>
      <w:ins w:id="845" w:author="Danielle Martin" w:date="2023-09-12T19:45:00Z">
        <w:r w:rsidR="008C5ECE" w:rsidRPr="000E46E0">
          <w:rPr>
            <w:rFonts w:ascii="Times New Roman" w:hAnsi="Times New Roman" w:cs="Times New Roman"/>
            <w:sz w:val="24"/>
            <w:szCs w:val="24"/>
          </w:rPr>
          <w:t xml:space="preserve"> between $0 </w:t>
        </w:r>
        <w:r w:rsidR="008C5ECE">
          <w:rPr>
            <w:rFonts w:ascii="Times New Roman" w:hAnsi="Times New Roman" w:cs="Times New Roman"/>
            <w:sz w:val="24"/>
            <w:szCs w:val="24"/>
          </w:rPr>
          <w:t>-</w:t>
        </w:r>
        <w:r w:rsidR="008C5ECE" w:rsidRPr="000E46E0">
          <w:rPr>
            <w:rFonts w:ascii="Times New Roman" w:hAnsi="Times New Roman" w:cs="Times New Roman"/>
            <w:sz w:val="24"/>
            <w:szCs w:val="24"/>
          </w:rPr>
          <w:t xml:space="preserve"> $</w:t>
        </w:r>
        <w:r w:rsidR="008C5ECE">
          <w:rPr>
            <w:rFonts w:ascii="Times New Roman" w:hAnsi="Times New Roman" w:cs="Times New Roman"/>
            <w:sz w:val="24"/>
            <w:szCs w:val="24"/>
          </w:rPr>
          <w:t>5,000</w:t>
        </w:r>
        <w:r w:rsidR="008C5ECE" w:rsidRPr="000E46E0">
          <w:rPr>
            <w:rFonts w:ascii="Times New Roman" w:hAnsi="Times New Roman" w:cs="Times New Roman"/>
            <w:sz w:val="24"/>
            <w:szCs w:val="24"/>
          </w:rPr>
          <w:t xml:space="preserve"> USD – Deputy Project Director/Deputy Chief of Party</w:t>
        </w:r>
      </w:ins>
    </w:p>
    <w:p w14:paraId="041BCB5E" w14:textId="197D0146" w:rsidR="008C5ECE" w:rsidRPr="000E46E0" w:rsidRDefault="00385F1A" w:rsidP="008C5ECE">
      <w:pPr>
        <w:pStyle w:val="ListParagraph"/>
        <w:numPr>
          <w:ilvl w:val="0"/>
          <w:numId w:val="33"/>
        </w:numPr>
        <w:spacing w:after="0"/>
        <w:jc w:val="both"/>
        <w:rPr>
          <w:ins w:id="846" w:author="Danielle Martin" w:date="2023-09-12T19:45:00Z"/>
          <w:rFonts w:ascii="Times New Roman" w:hAnsi="Times New Roman" w:cs="Times New Roman"/>
          <w:sz w:val="24"/>
          <w:szCs w:val="24"/>
        </w:rPr>
      </w:pPr>
      <w:ins w:id="847" w:author="Danielle Martin" w:date="2023-09-12T19:48:00Z">
        <w:r>
          <w:rPr>
            <w:rFonts w:ascii="Times New Roman" w:hAnsi="Times New Roman" w:cs="Times New Roman"/>
            <w:sz w:val="24"/>
            <w:szCs w:val="24"/>
          </w:rPr>
          <w:t>Payments</w:t>
        </w:r>
      </w:ins>
      <w:ins w:id="848" w:author="Danielle Martin" w:date="2023-09-12T19:45:00Z">
        <w:r w:rsidR="008C5ECE" w:rsidRPr="000E46E0">
          <w:rPr>
            <w:rFonts w:ascii="Times New Roman" w:hAnsi="Times New Roman" w:cs="Times New Roman"/>
            <w:sz w:val="24"/>
            <w:szCs w:val="24"/>
          </w:rPr>
          <w:t xml:space="preserve"> between $5</w:t>
        </w:r>
        <w:r w:rsidR="008C5ECE">
          <w:rPr>
            <w:rFonts w:ascii="Times New Roman" w:hAnsi="Times New Roman" w:cs="Times New Roman"/>
            <w:sz w:val="24"/>
            <w:szCs w:val="24"/>
          </w:rPr>
          <w:t>,</w:t>
        </w:r>
        <w:r w:rsidR="008C5ECE" w:rsidRPr="000E46E0">
          <w:rPr>
            <w:rFonts w:ascii="Times New Roman" w:hAnsi="Times New Roman" w:cs="Times New Roman"/>
            <w:sz w:val="24"/>
            <w:szCs w:val="24"/>
          </w:rPr>
          <w:t>00</w:t>
        </w:r>
        <w:r w:rsidR="008C5ECE">
          <w:rPr>
            <w:rFonts w:ascii="Times New Roman" w:hAnsi="Times New Roman" w:cs="Times New Roman"/>
            <w:sz w:val="24"/>
            <w:szCs w:val="24"/>
          </w:rPr>
          <w:t>1</w:t>
        </w:r>
        <w:r w:rsidR="008C5ECE" w:rsidRPr="000E46E0">
          <w:rPr>
            <w:rFonts w:ascii="Times New Roman" w:hAnsi="Times New Roman" w:cs="Times New Roman"/>
            <w:sz w:val="24"/>
            <w:szCs w:val="24"/>
          </w:rPr>
          <w:t xml:space="preserve"> </w:t>
        </w:r>
        <w:r w:rsidR="008C5ECE">
          <w:rPr>
            <w:rFonts w:ascii="Times New Roman" w:hAnsi="Times New Roman" w:cs="Times New Roman"/>
            <w:sz w:val="24"/>
            <w:szCs w:val="24"/>
          </w:rPr>
          <w:t>-</w:t>
        </w:r>
        <w:r w:rsidR="008C5ECE" w:rsidRPr="000E46E0">
          <w:rPr>
            <w:rFonts w:ascii="Times New Roman" w:hAnsi="Times New Roman" w:cs="Times New Roman"/>
            <w:sz w:val="24"/>
            <w:szCs w:val="24"/>
          </w:rPr>
          <w:t xml:space="preserve"> $</w:t>
        </w:r>
        <w:r w:rsidR="008C5ECE">
          <w:rPr>
            <w:rFonts w:ascii="Times New Roman" w:hAnsi="Times New Roman" w:cs="Times New Roman"/>
            <w:sz w:val="24"/>
            <w:szCs w:val="24"/>
          </w:rPr>
          <w:t>10,000</w:t>
        </w:r>
        <w:r w:rsidR="008C5ECE" w:rsidRPr="000E46E0">
          <w:rPr>
            <w:rFonts w:ascii="Times New Roman" w:hAnsi="Times New Roman" w:cs="Times New Roman"/>
            <w:sz w:val="24"/>
            <w:szCs w:val="24"/>
          </w:rPr>
          <w:t xml:space="preserve"> USD - Project Director/Chief of Party </w:t>
        </w:r>
      </w:ins>
    </w:p>
    <w:p w14:paraId="39557C56" w14:textId="5E2E18A1" w:rsidR="008C5ECE" w:rsidRPr="000E46E0" w:rsidRDefault="00385F1A" w:rsidP="008C5ECE">
      <w:pPr>
        <w:pStyle w:val="ListParagraph"/>
        <w:numPr>
          <w:ilvl w:val="0"/>
          <w:numId w:val="33"/>
        </w:numPr>
        <w:spacing w:after="0"/>
        <w:jc w:val="both"/>
        <w:rPr>
          <w:ins w:id="849" w:author="Danielle Martin" w:date="2023-09-12T19:45:00Z"/>
          <w:rFonts w:ascii="Times New Roman" w:hAnsi="Times New Roman" w:cs="Times New Roman"/>
          <w:sz w:val="24"/>
          <w:szCs w:val="24"/>
        </w:rPr>
      </w:pPr>
      <w:ins w:id="850" w:author="Danielle Martin" w:date="2023-09-12T19:48:00Z">
        <w:r>
          <w:rPr>
            <w:rFonts w:ascii="Times New Roman" w:hAnsi="Times New Roman" w:cs="Times New Roman"/>
            <w:sz w:val="24"/>
            <w:szCs w:val="24"/>
          </w:rPr>
          <w:t>Payments</w:t>
        </w:r>
      </w:ins>
      <w:ins w:id="851" w:author="Danielle Martin" w:date="2023-09-12T19:45:00Z">
        <w:r w:rsidR="008C5ECE" w:rsidRPr="000E46E0">
          <w:rPr>
            <w:rFonts w:ascii="Times New Roman" w:hAnsi="Times New Roman" w:cs="Times New Roman"/>
            <w:sz w:val="24"/>
            <w:szCs w:val="24"/>
          </w:rPr>
          <w:t xml:space="preserve"> between $</w:t>
        </w:r>
        <w:r w:rsidR="008C5ECE">
          <w:rPr>
            <w:rFonts w:ascii="Times New Roman" w:hAnsi="Times New Roman" w:cs="Times New Roman"/>
            <w:sz w:val="24"/>
            <w:szCs w:val="24"/>
          </w:rPr>
          <w:t>10</w:t>
        </w:r>
        <w:r w:rsidR="008C5ECE" w:rsidRPr="000E46E0">
          <w:rPr>
            <w:rFonts w:ascii="Times New Roman" w:hAnsi="Times New Roman" w:cs="Times New Roman"/>
            <w:sz w:val="24"/>
            <w:szCs w:val="24"/>
          </w:rPr>
          <w:t>,00</w:t>
        </w:r>
        <w:r w:rsidR="008C5ECE">
          <w:rPr>
            <w:rFonts w:ascii="Times New Roman" w:hAnsi="Times New Roman" w:cs="Times New Roman"/>
            <w:sz w:val="24"/>
            <w:szCs w:val="24"/>
          </w:rPr>
          <w:t>1</w:t>
        </w:r>
        <w:r w:rsidR="008C5ECE" w:rsidRPr="000E46E0">
          <w:rPr>
            <w:rFonts w:ascii="Times New Roman" w:hAnsi="Times New Roman" w:cs="Times New Roman"/>
            <w:sz w:val="24"/>
            <w:szCs w:val="24"/>
          </w:rPr>
          <w:t xml:space="preserve"> - $</w:t>
        </w:r>
        <w:r w:rsidR="008C5ECE">
          <w:rPr>
            <w:rFonts w:ascii="Times New Roman" w:hAnsi="Times New Roman" w:cs="Times New Roman"/>
            <w:sz w:val="24"/>
            <w:szCs w:val="24"/>
          </w:rPr>
          <w:t>500</w:t>
        </w:r>
        <w:r w:rsidR="008C5ECE" w:rsidRPr="000E46E0">
          <w:rPr>
            <w:rFonts w:ascii="Times New Roman" w:hAnsi="Times New Roman" w:cs="Times New Roman"/>
            <w:sz w:val="24"/>
            <w:szCs w:val="24"/>
          </w:rPr>
          <w:t>,</w:t>
        </w:r>
        <w:r w:rsidR="008C5ECE">
          <w:rPr>
            <w:rFonts w:ascii="Times New Roman" w:hAnsi="Times New Roman" w:cs="Times New Roman"/>
            <w:sz w:val="24"/>
            <w:szCs w:val="24"/>
          </w:rPr>
          <w:t>000</w:t>
        </w:r>
        <w:r w:rsidR="008C5ECE" w:rsidRPr="000E46E0">
          <w:rPr>
            <w:rFonts w:ascii="Times New Roman" w:hAnsi="Times New Roman" w:cs="Times New Roman"/>
            <w:sz w:val="24"/>
            <w:szCs w:val="24"/>
          </w:rPr>
          <w:t xml:space="preserve"> USD –</w:t>
        </w:r>
        <w:r w:rsidR="008C5ECE">
          <w:rPr>
            <w:rFonts w:ascii="Times New Roman" w:hAnsi="Times New Roman" w:cs="Times New Roman"/>
            <w:sz w:val="24"/>
            <w:szCs w:val="24"/>
          </w:rPr>
          <w:t xml:space="preserve"> </w:t>
        </w:r>
        <w:r w:rsidR="008C5ECE" w:rsidRPr="000E46E0">
          <w:rPr>
            <w:rFonts w:ascii="Times New Roman" w:hAnsi="Times New Roman" w:cs="Times New Roman"/>
            <w:sz w:val="24"/>
            <w:szCs w:val="24"/>
          </w:rPr>
          <w:t>Mexico and Colombia Country Directors</w:t>
        </w:r>
      </w:ins>
    </w:p>
    <w:p w14:paraId="1F8FC902" w14:textId="6107AF63" w:rsidR="008C5ECE" w:rsidRPr="000E46E0" w:rsidRDefault="00385F1A" w:rsidP="008C5ECE">
      <w:pPr>
        <w:pStyle w:val="ListParagraph"/>
        <w:numPr>
          <w:ilvl w:val="0"/>
          <w:numId w:val="33"/>
        </w:numPr>
        <w:spacing w:after="0"/>
        <w:jc w:val="both"/>
        <w:rPr>
          <w:ins w:id="852" w:author="Danielle Martin" w:date="2023-09-12T19:45:00Z"/>
          <w:rFonts w:ascii="Times New Roman" w:hAnsi="Times New Roman" w:cs="Times New Roman"/>
          <w:sz w:val="24"/>
          <w:szCs w:val="24"/>
        </w:rPr>
      </w:pPr>
      <w:ins w:id="853" w:author="Danielle Martin" w:date="2023-09-12T19:48:00Z">
        <w:r>
          <w:rPr>
            <w:rFonts w:ascii="Times New Roman" w:hAnsi="Times New Roman" w:cs="Times New Roman"/>
            <w:sz w:val="24"/>
            <w:szCs w:val="24"/>
          </w:rPr>
          <w:t>Payments</w:t>
        </w:r>
      </w:ins>
      <w:ins w:id="854" w:author="Danielle Martin" w:date="2023-09-12T19:45:00Z">
        <w:r w:rsidR="008C5ECE" w:rsidRPr="000E46E0">
          <w:rPr>
            <w:rFonts w:ascii="Times New Roman" w:hAnsi="Times New Roman" w:cs="Times New Roman"/>
            <w:sz w:val="24"/>
            <w:szCs w:val="24"/>
          </w:rPr>
          <w:t xml:space="preserve"> more than $500,00</w:t>
        </w:r>
        <w:r w:rsidR="008C5ECE">
          <w:rPr>
            <w:rFonts w:ascii="Times New Roman" w:hAnsi="Times New Roman" w:cs="Times New Roman"/>
            <w:sz w:val="24"/>
            <w:szCs w:val="24"/>
          </w:rPr>
          <w:t>0</w:t>
        </w:r>
        <w:r w:rsidR="008C5ECE" w:rsidRPr="000E46E0">
          <w:rPr>
            <w:rFonts w:ascii="Times New Roman" w:hAnsi="Times New Roman" w:cs="Times New Roman"/>
            <w:sz w:val="24"/>
            <w:szCs w:val="24"/>
          </w:rPr>
          <w:t xml:space="preserve"> USD – President &amp; CEO</w:t>
        </w:r>
      </w:ins>
    </w:p>
    <w:p w14:paraId="76A2B60E" w14:textId="46B9DFA6" w:rsidR="008C5ECE" w:rsidRDefault="008C5ECE" w:rsidP="008B0D1C">
      <w:pPr>
        <w:spacing w:after="0"/>
        <w:jc w:val="both"/>
        <w:rPr>
          <w:ins w:id="855" w:author="Danielle Martin" w:date="2023-09-12T19:49:00Z"/>
          <w:rFonts w:ascii="Times New Roman" w:hAnsi="Times New Roman" w:cs="Times New Roman"/>
          <w:sz w:val="24"/>
          <w:szCs w:val="24"/>
        </w:rPr>
      </w:pPr>
    </w:p>
    <w:p w14:paraId="708DB724" w14:textId="102BB00C" w:rsidR="00342366" w:rsidRPr="0020773E" w:rsidRDefault="00342366" w:rsidP="00342366">
      <w:pPr>
        <w:pStyle w:val="Heading3"/>
        <w:jc w:val="both"/>
        <w:rPr>
          <w:ins w:id="856" w:author="Danielle Martin" w:date="2023-09-12T19:49:00Z"/>
          <w:rFonts w:ascii="Times New Roman" w:hAnsi="Times New Roman" w:cs="Times New Roman"/>
          <w:sz w:val="24"/>
          <w:szCs w:val="24"/>
        </w:rPr>
      </w:pPr>
      <w:ins w:id="857" w:author="Danielle Martin" w:date="2023-09-12T19:49:00Z">
        <w:r>
          <w:rPr>
            <w:rFonts w:eastAsiaTheme="minorEastAsia"/>
            <w:sz w:val="24"/>
            <w:szCs w:val="24"/>
          </w:rPr>
          <w:t>Contract Cover Sheet (CS)</w:t>
        </w:r>
        <w:r>
          <w:rPr>
            <w:rFonts w:eastAsiaTheme="minorEastAsia"/>
            <w:sz w:val="24"/>
            <w:szCs w:val="24"/>
          </w:rPr>
          <w:t xml:space="preserve"> </w:t>
        </w:r>
        <w:r w:rsidRPr="000E46E0">
          <w:rPr>
            <w:rFonts w:eastAsiaTheme="minorEastAsia"/>
            <w:sz w:val="24"/>
            <w:szCs w:val="24"/>
          </w:rPr>
          <w:t xml:space="preserve">Approval Authority </w:t>
        </w:r>
      </w:ins>
    </w:p>
    <w:p w14:paraId="07B7CB87" w14:textId="178175AE" w:rsidR="00342366" w:rsidRDefault="00342366" w:rsidP="00342366">
      <w:pPr>
        <w:spacing w:after="0"/>
        <w:jc w:val="both"/>
        <w:rPr>
          <w:ins w:id="858" w:author="Danielle Martin" w:date="2023-09-12T19:49:00Z"/>
          <w:rFonts w:ascii="Times New Roman" w:hAnsi="Times New Roman" w:cs="Times New Roman"/>
          <w:sz w:val="24"/>
          <w:szCs w:val="24"/>
        </w:rPr>
      </w:pPr>
      <w:ins w:id="859" w:author="Danielle Martin" w:date="2023-09-12T19:49:00Z">
        <w:r>
          <w:rPr>
            <w:rFonts w:ascii="Times New Roman" w:hAnsi="Times New Roman" w:cs="Times New Roman"/>
            <w:sz w:val="24"/>
            <w:szCs w:val="24"/>
          </w:rPr>
          <w:t xml:space="preserve">All </w:t>
        </w:r>
        <w:r>
          <w:rPr>
            <w:rFonts w:ascii="Times New Roman" w:hAnsi="Times New Roman" w:cs="Times New Roman"/>
            <w:sz w:val="24"/>
            <w:szCs w:val="24"/>
          </w:rPr>
          <w:t>contract cover sheet</w:t>
        </w:r>
        <w:r>
          <w:rPr>
            <w:rFonts w:ascii="Times New Roman" w:hAnsi="Times New Roman" w:cs="Times New Roman"/>
            <w:sz w:val="24"/>
            <w:szCs w:val="24"/>
          </w:rPr>
          <w:t xml:space="preserve"> approvals should follow the below approval process as applicable based on positions with program/unit. If your program/unit does not have a particular position, move to the next highest approval authority. </w:t>
        </w:r>
      </w:ins>
    </w:p>
    <w:p w14:paraId="3107BFCD" w14:textId="77777777" w:rsidR="00342366" w:rsidRDefault="00342366" w:rsidP="00342366">
      <w:pPr>
        <w:spacing w:after="0"/>
        <w:jc w:val="both"/>
        <w:rPr>
          <w:ins w:id="860" w:author="Danielle Martin" w:date="2023-09-12T19:49:00Z"/>
          <w:rFonts w:ascii="Times New Roman" w:hAnsi="Times New Roman" w:cs="Times New Roman"/>
          <w:sz w:val="24"/>
          <w:szCs w:val="24"/>
        </w:rPr>
      </w:pPr>
    </w:p>
    <w:p w14:paraId="1155F970" w14:textId="77777777" w:rsidR="00342366" w:rsidRPr="000E46E0" w:rsidRDefault="00342366" w:rsidP="00342366">
      <w:pPr>
        <w:spacing w:after="0"/>
        <w:jc w:val="both"/>
        <w:rPr>
          <w:ins w:id="861" w:author="Danielle Martin" w:date="2023-09-12T19:49:00Z"/>
          <w:rFonts w:ascii="Times New Roman" w:hAnsi="Times New Roman" w:cs="Times New Roman"/>
          <w:b/>
          <w:bCs/>
          <w:sz w:val="24"/>
          <w:szCs w:val="24"/>
          <w:u w:val="single"/>
        </w:rPr>
      </w:pPr>
      <w:ins w:id="862" w:author="Danielle Martin" w:date="2023-09-12T19:49:00Z">
        <w:r w:rsidRPr="000E46E0">
          <w:rPr>
            <w:rFonts w:ascii="Times New Roman" w:hAnsi="Times New Roman" w:cs="Times New Roman"/>
            <w:b/>
            <w:bCs/>
            <w:sz w:val="24"/>
            <w:szCs w:val="24"/>
            <w:u w:val="single"/>
          </w:rPr>
          <w:t>For home office and field offices without POA Country Office Director:</w:t>
        </w:r>
      </w:ins>
    </w:p>
    <w:p w14:paraId="2A4EE8A0" w14:textId="59F4E1EC" w:rsidR="00342366" w:rsidRPr="000E46E0" w:rsidRDefault="00342366" w:rsidP="00342366">
      <w:pPr>
        <w:pStyle w:val="ListParagraph"/>
        <w:numPr>
          <w:ilvl w:val="0"/>
          <w:numId w:val="33"/>
        </w:numPr>
        <w:spacing w:after="0"/>
        <w:jc w:val="both"/>
        <w:rPr>
          <w:ins w:id="863" w:author="Danielle Martin" w:date="2023-09-12T19:49:00Z"/>
          <w:rFonts w:ascii="Times New Roman" w:hAnsi="Times New Roman" w:cs="Times New Roman"/>
          <w:sz w:val="24"/>
          <w:szCs w:val="24"/>
        </w:rPr>
      </w:pPr>
      <w:ins w:id="864" w:author="Danielle Martin" w:date="2023-09-12T19:49:00Z">
        <w:r>
          <w:rPr>
            <w:rFonts w:ascii="Times New Roman" w:hAnsi="Times New Roman" w:cs="Times New Roman"/>
            <w:sz w:val="24"/>
            <w:szCs w:val="24"/>
          </w:rPr>
          <w:t>CS</w:t>
        </w:r>
        <w:r>
          <w:rPr>
            <w:rFonts w:ascii="Times New Roman" w:hAnsi="Times New Roman" w:cs="Times New Roman"/>
            <w:sz w:val="24"/>
            <w:szCs w:val="24"/>
          </w:rPr>
          <w:t xml:space="preserve"> </w:t>
        </w:r>
        <w:r w:rsidRPr="000E46E0">
          <w:rPr>
            <w:rFonts w:ascii="Times New Roman" w:hAnsi="Times New Roman" w:cs="Times New Roman"/>
            <w:sz w:val="24"/>
            <w:szCs w:val="24"/>
          </w:rPr>
          <w:t xml:space="preserve">between $0 </w:t>
        </w:r>
        <w:r>
          <w:rPr>
            <w:rFonts w:ascii="Times New Roman" w:hAnsi="Times New Roman" w:cs="Times New Roman"/>
            <w:sz w:val="24"/>
            <w:szCs w:val="24"/>
          </w:rPr>
          <w:t>-</w:t>
        </w:r>
        <w:r w:rsidRPr="000E46E0">
          <w:rPr>
            <w:rFonts w:ascii="Times New Roman" w:hAnsi="Times New Roman" w:cs="Times New Roman"/>
            <w:sz w:val="24"/>
            <w:szCs w:val="24"/>
          </w:rPr>
          <w:t xml:space="preserve"> $</w:t>
        </w:r>
        <w:r>
          <w:rPr>
            <w:rFonts w:ascii="Times New Roman" w:hAnsi="Times New Roman" w:cs="Times New Roman"/>
            <w:sz w:val="24"/>
            <w:szCs w:val="24"/>
          </w:rPr>
          <w:t>5,000</w:t>
        </w:r>
        <w:r w:rsidRPr="000E46E0">
          <w:rPr>
            <w:rFonts w:ascii="Times New Roman" w:hAnsi="Times New Roman" w:cs="Times New Roman"/>
            <w:sz w:val="24"/>
            <w:szCs w:val="24"/>
          </w:rPr>
          <w:t xml:space="preserve"> USD – Deputy Project Director/Deputy Chief of Party</w:t>
        </w:r>
      </w:ins>
    </w:p>
    <w:p w14:paraId="303EF8AD" w14:textId="668996FF" w:rsidR="00342366" w:rsidRPr="000E46E0" w:rsidRDefault="00342366" w:rsidP="00342366">
      <w:pPr>
        <w:pStyle w:val="ListParagraph"/>
        <w:numPr>
          <w:ilvl w:val="0"/>
          <w:numId w:val="33"/>
        </w:numPr>
        <w:spacing w:after="0"/>
        <w:jc w:val="both"/>
        <w:rPr>
          <w:ins w:id="865" w:author="Danielle Martin" w:date="2023-09-12T19:49:00Z"/>
          <w:rFonts w:ascii="Times New Roman" w:hAnsi="Times New Roman" w:cs="Times New Roman"/>
          <w:sz w:val="24"/>
          <w:szCs w:val="24"/>
        </w:rPr>
      </w:pPr>
      <w:ins w:id="866" w:author="Danielle Martin" w:date="2023-09-12T19:49:00Z">
        <w:r>
          <w:rPr>
            <w:rFonts w:ascii="Times New Roman" w:hAnsi="Times New Roman" w:cs="Times New Roman"/>
            <w:sz w:val="24"/>
            <w:szCs w:val="24"/>
          </w:rPr>
          <w:t>CS</w:t>
        </w:r>
        <w:r w:rsidRPr="000E46E0">
          <w:rPr>
            <w:rFonts w:ascii="Times New Roman" w:hAnsi="Times New Roman" w:cs="Times New Roman"/>
            <w:sz w:val="24"/>
            <w:szCs w:val="24"/>
          </w:rPr>
          <w:t xml:space="preserve"> between $5</w:t>
        </w:r>
        <w:r>
          <w:rPr>
            <w:rFonts w:ascii="Times New Roman" w:hAnsi="Times New Roman" w:cs="Times New Roman"/>
            <w:sz w:val="24"/>
            <w:szCs w:val="24"/>
          </w:rPr>
          <w:t>,</w:t>
        </w:r>
        <w:r w:rsidRPr="000E46E0">
          <w:rPr>
            <w:rFonts w:ascii="Times New Roman" w:hAnsi="Times New Roman" w:cs="Times New Roman"/>
            <w:sz w:val="24"/>
            <w:szCs w:val="24"/>
          </w:rPr>
          <w:t>00</w:t>
        </w:r>
        <w:r>
          <w:rPr>
            <w:rFonts w:ascii="Times New Roman" w:hAnsi="Times New Roman" w:cs="Times New Roman"/>
            <w:sz w:val="24"/>
            <w:szCs w:val="24"/>
          </w:rPr>
          <w:t>1</w:t>
        </w:r>
        <w:r w:rsidRPr="000E46E0">
          <w:rPr>
            <w:rFonts w:ascii="Times New Roman" w:hAnsi="Times New Roman" w:cs="Times New Roman"/>
            <w:sz w:val="24"/>
            <w:szCs w:val="24"/>
          </w:rPr>
          <w:t xml:space="preserve"> </w:t>
        </w:r>
        <w:r>
          <w:rPr>
            <w:rFonts w:ascii="Times New Roman" w:hAnsi="Times New Roman" w:cs="Times New Roman"/>
            <w:sz w:val="24"/>
            <w:szCs w:val="24"/>
          </w:rPr>
          <w:t>-</w:t>
        </w:r>
        <w:r w:rsidRPr="000E46E0">
          <w:rPr>
            <w:rFonts w:ascii="Times New Roman" w:hAnsi="Times New Roman" w:cs="Times New Roman"/>
            <w:sz w:val="24"/>
            <w:szCs w:val="24"/>
          </w:rPr>
          <w:t xml:space="preserve"> $</w:t>
        </w:r>
        <w:r>
          <w:rPr>
            <w:rFonts w:ascii="Times New Roman" w:hAnsi="Times New Roman" w:cs="Times New Roman"/>
            <w:sz w:val="24"/>
            <w:szCs w:val="24"/>
          </w:rPr>
          <w:t>10,000</w:t>
        </w:r>
        <w:r w:rsidRPr="000E46E0">
          <w:rPr>
            <w:rFonts w:ascii="Times New Roman" w:hAnsi="Times New Roman" w:cs="Times New Roman"/>
            <w:sz w:val="24"/>
            <w:szCs w:val="24"/>
          </w:rPr>
          <w:t xml:space="preserve"> USD - Project Director/Chief of Party </w:t>
        </w:r>
      </w:ins>
    </w:p>
    <w:p w14:paraId="7AD6C150" w14:textId="78F51B06" w:rsidR="00342366" w:rsidRPr="000E46E0" w:rsidRDefault="00342366" w:rsidP="00342366">
      <w:pPr>
        <w:pStyle w:val="ListParagraph"/>
        <w:numPr>
          <w:ilvl w:val="0"/>
          <w:numId w:val="33"/>
        </w:numPr>
        <w:spacing w:after="0"/>
        <w:jc w:val="both"/>
        <w:rPr>
          <w:ins w:id="867" w:author="Danielle Martin" w:date="2023-09-12T19:49:00Z"/>
          <w:rFonts w:ascii="Times New Roman" w:hAnsi="Times New Roman" w:cs="Times New Roman"/>
          <w:sz w:val="24"/>
          <w:szCs w:val="24"/>
        </w:rPr>
      </w:pPr>
      <w:ins w:id="868" w:author="Danielle Martin" w:date="2023-09-12T19:49:00Z">
        <w:r>
          <w:rPr>
            <w:rFonts w:ascii="Times New Roman" w:hAnsi="Times New Roman" w:cs="Times New Roman"/>
            <w:sz w:val="24"/>
            <w:szCs w:val="24"/>
          </w:rPr>
          <w:t>CS</w:t>
        </w:r>
        <w:r w:rsidRPr="000E46E0">
          <w:rPr>
            <w:rFonts w:ascii="Times New Roman" w:hAnsi="Times New Roman" w:cs="Times New Roman"/>
            <w:sz w:val="24"/>
            <w:szCs w:val="24"/>
          </w:rPr>
          <w:t xml:space="preserve"> between $10,00</w:t>
        </w:r>
        <w:r>
          <w:rPr>
            <w:rFonts w:ascii="Times New Roman" w:hAnsi="Times New Roman" w:cs="Times New Roman"/>
            <w:sz w:val="24"/>
            <w:szCs w:val="24"/>
          </w:rPr>
          <w:t>1</w:t>
        </w:r>
        <w:r w:rsidRPr="000E46E0">
          <w:rPr>
            <w:rFonts w:ascii="Times New Roman" w:hAnsi="Times New Roman" w:cs="Times New Roman"/>
            <w:sz w:val="24"/>
            <w:szCs w:val="24"/>
          </w:rPr>
          <w:t xml:space="preserve"> - $</w:t>
        </w:r>
        <w:r>
          <w:rPr>
            <w:rFonts w:ascii="Times New Roman" w:hAnsi="Times New Roman" w:cs="Times New Roman"/>
            <w:sz w:val="24"/>
            <w:szCs w:val="24"/>
          </w:rPr>
          <w:t xml:space="preserve">25,000 </w:t>
        </w:r>
        <w:r w:rsidRPr="000E46E0">
          <w:rPr>
            <w:rFonts w:ascii="Times New Roman" w:hAnsi="Times New Roman" w:cs="Times New Roman"/>
            <w:sz w:val="24"/>
            <w:szCs w:val="24"/>
          </w:rPr>
          <w:t xml:space="preserve">USD – Associate Director at Home Office </w:t>
        </w:r>
      </w:ins>
    </w:p>
    <w:p w14:paraId="1BC30A4F" w14:textId="7239E5F2" w:rsidR="00342366" w:rsidRPr="000E46E0" w:rsidRDefault="00342366" w:rsidP="00342366">
      <w:pPr>
        <w:pStyle w:val="ListParagraph"/>
        <w:numPr>
          <w:ilvl w:val="0"/>
          <w:numId w:val="33"/>
        </w:numPr>
        <w:spacing w:after="0"/>
        <w:jc w:val="both"/>
        <w:rPr>
          <w:ins w:id="869" w:author="Danielle Martin" w:date="2023-09-12T19:49:00Z"/>
          <w:rFonts w:ascii="Times New Roman" w:hAnsi="Times New Roman" w:cs="Times New Roman"/>
          <w:sz w:val="24"/>
          <w:szCs w:val="24"/>
        </w:rPr>
      </w:pPr>
      <w:ins w:id="870" w:author="Danielle Martin" w:date="2023-09-12T19:50:00Z">
        <w:r>
          <w:rPr>
            <w:rFonts w:ascii="Times New Roman" w:hAnsi="Times New Roman" w:cs="Times New Roman"/>
            <w:sz w:val="24"/>
            <w:szCs w:val="24"/>
          </w:rPr>
          <w:t>CS</w:t>
        </w:r>
      </w:ins>
      <w:ins w:id="871" w:author="Danielle Martin" w:date="2023-09-12T19:49:00Z">
        <w:r>
          <w:rPr>
            <w:rFonts w:ascii="Times New Roman" w:hAnsi="Times New Roman" w:cs="Times New Roman"/>
            <w:sz w:val="24"/>
            <w:szCs w:val="24"/>
          </w:rPr>
          <w:t xml:space="preserve"> </w:t>
        </w:r>
        <w:r w:rsidRPr="000E46E0">
          <w:rPr>
            <w:rFonts w:ascii="Times New Roman" w:hAnsi="Times New Roman" w:cs="Times New Roman"/>
            <w:sz w:val="24"/>
            <w:szCs w:val="24"/>
          </w:rPr>
          <w:t>between $25,00</w:t>
        </w:r>
        <w:r>
          <w:rPr>
            <w:rFonts w:ascii="Times New Roman" w:hAnsi="Times New Roman" w:cs="Times New Roman"/>
            <w:sz w:val="24"/>
            <w:szCs w:val="24"/>
          </w:rPr>
          <w:t>1</w:t>
        </w:r>
        <w:r w:rsidRPr="000E46E0">
          <w:rPr>
            <w:rFonts w:ascii="Times New Roman" w:hAnsi="Times New Roman" w:cs="Times New Roman"/>
            <w:sz w:val="24"/>
            <w:szCs w:val="24"/>
          </w:rPr>
          <w:t xml:space="preserve"> - $</w:t>
        </w:r>
        <w:r>
          <w:rPr>
            <w:rFonts w:ascii="Times New Roman" w:hAnsi="Times New Roman" w:cs="Times New Roman"/>
            <w:sz w:val="24"/>
            <w:szCs w:val="24"/>
          </w:rPr>
          <w:t>80,000</w:t>
        </w:r>
        <w:r w:rsidRPr="000E46E0">
          <w:rPr>
            <w:rFonts w:ascii="Times New Roman" w:hAnsi="Times New Roman" w:cs="Times New Roman"/>
            <w:sz w:val="24"/>
            <w:szCs w:val="24"/>
          </w:rPr>
          <w:t xml:space="preserve"> USD –Director at Home Offic</w:t>
        </w:r>
        <w:r>
          <w:rPr>
            <w:rFonts w:ascii="Times New Roman" w:hAnsi="Times New Roman" w:cs="Times New Roman"/>
            <w:sz w:val="24"/>
            <w:szCs w:val="24"/>
          </w:rPr>
          <w:t>e</w:t>
        </w:r>
      </w:ins>
    </w:p>
    <w:p w14:paraId="246F3013" w14:textId="647DF708" w:rsidR="00342366" w:rsidRPr="000E46E0" w:rsidRDefault="00342366" w:rsidP="00342366">
      <w:pPr>
        <w:pStyle w:val="ListParagraph"/>
        <w:numPr>
          <w:ilvl w:val="0"/>
          <w:numId w:val="33"/>
        </w:numPr>
        <w:spacing w:after="0"/>
        <w:jc w:val="both"/>
        <w:rPr>
          <w:ins w:id="872" w:author="Danielle Martin" w:date="2023-09-12T19:49:00Z"/>
          <w:rFonts w:ascii="Times New Roman" w:hAnsi="Times New Roman" w:cs="Times New Roman"/>
          <w:sz w:val="24"/>
          <w:szCs w:val="24"/>
        </w:rPr>
      </w:pPr>
      <w:ins w:id="873" w:author="Danielle Martin" w:date="2023-09-12T19:50:00Z">
        <w:r>
          <w:rPr>
            <w:rFonts w:ascii="Times New Roman" w:hAnsi="Times New Roman" w:cs="Times New Roman"/>
            <w:sz w:val="24"/>
            <w:szCs w:val="24"/>
          </w:rPr>
          <w:t>CS</w:t>
        </w:r>
      </w:ins>
      <w:ins w:id="874" w:author="Danielle Martin" w:date="2023-09-12T19:49:00Z">
        <w:r>
          <w:rPr>
            <w:rFonts w:ascii="Times New Roman" w:hAnsi="Times New Roman" w:cs="Times New Roman"/>
            <w:sz w:val="24"/>
            <w:szCs w:val="24"/>
          </w:rPr>
          <w:t xml:space="preserve"> </w:t>
        </w:r>
        <w:r w:rsidRPr="000E46E0">
          <w:rPr>
            <w:rFonts w:ascii="Times New Roman" w:hAnsi="Times New Roman" w:cs="Times New Roman"/>
            <w:sz w:val="24"/>
            <w:szCs w:val="24"/>
          </w:rPr>
          <w:t>between $80,00</w:t>
        </w:r>
        <w:r>
          <w:rPr>
            <w:rFonts w:ascii="Times New Roman" w:hAnsi="Times New Roman" w:cs="Times New Roman"/>
            <w:sz w:val="24"/>
            <w:szCs w:val="24"/>
          </w:rPr>
          <w:t>1</w:t>
        </w:r>
        <w:r w:rsidRPr="000E46E0">
          <w:rPr>
            <w:rFonts w:ascii="Times New Roman" w:hAnsi="Times New Roman" w:cs="Times New Roman"/>
            <w:sz w:val="24"/>
            <w:szCs w:val="24"/>
          </w:rPr>
          <w:t xml:space="preserve"> - $</w:t>
        </w:r>
        <w:r>
          <w:rPr>
            <w:rFonts w:ascii="Times New Roman" w:hAnsi="Times New Roman" w:cs="Times New Roman"/>
            <w:sz w:val="24"/>
            <w:szCs w:val="24"/>
          </w:rPr>
          <w:t>250</w:t>
        </w:r>
        <w:r w:rsidRPr="000E46E0">
          <w:rPr>
            <w:rFonts w:ascii="Times New Roman" w:hAnsi="Times New Roman" w:cs="Times New Roman"/>
            <w:sz w:val="24"/>
            <w:szCs w:val="24"/>
          </w:rPr>
          <w:t>,</w:t>
        </w:r>
        <w:r>
          <w:rPr>
            <w:rFonts w:ascii="Times New Roman" w:hAnsi="Times New Roman" w:cs="Times New Roman"/>
            <w:sz w:val="24"/>
            <w:szCs w:val="24"/>
          </w:rPr>
          <w:t>000</w:t>
        </w:r>
        <w:r w:rsidRPr="000E46E0">
          <w:rPr>
            <w:rFonts w:ascii="Times New Roman" w:hAnsi="Times New Roman" w:cs="Times New Roman"/>
            <w:sz w:val="24"/>
            <w:szCs w:val="24"/>
          </w:rPr>
          <w:t xml:space="preserve"> USD –Senior Director at Home Office</w:t>
        </w:r>
      </w:ins>
    </w:p>
    <w:p w14:paraId="5894054B" w14:textId="263285AC" w:rsidR="00342366" w:rsidRPr="000E46E0" w:rsidRDefault="00342366" w:rsidP="00342366">
      <w:pPr>
        <w:pStyle w:val="ListParagraph"/>
        <w:numPr>
          <w:ilvl w:val="0"/>
          <w:numId w:val="33"/>
        </w:numPr>
        <w:spacing w:after="0"/>
        <w:jc w:val="both"/>
        <w:rPr>
          <w:ins w:id="875" w:author="Danielle Martin" w:date="2023-09-12T19:49:00Z"/>
          <w:rFonts w:ascii="Times New Roman" w:hAnsi="Times New Roman" w:cs="Times New Roman"/>
          <w:sz w:val="24"/>
          <w:szCs w:val="24"/>
        </w:rPr>
      </w:pPr>
      <w:ins w:id="876" w:author="Danielle Martin" w:date="2023-09-12T19:50:00Z">
        <w:r>
          <w:rPr>
            <w:rFonts w:ascii="Times New Roman" w:hAnsi="Times New Roman" w:cs="Times New Roman"/>
            <w:sz w:val="24"/>
            <w:szCs w:val="24"/>
          </w:rPr>
          <w:t>CS</w:t>
        </w:r>
      </w:ins>
      <w:ins w:id="877" w:author="Danielle Martin" w:date="2023-09-12T19:49:00Z">
        <w:r>
          <w:rPr>
            <w:rFonts w:ascii="Times New Roman" w:hAnsi="Times New Roman" w:cs="Times New Roman"/>
            <w:sz w:val="24"/>
            <w:szCs w:val="24"/>
          </w:rPr>
          <w:t xml:space="preserve"> </w:t>
        </w:r>
        <w:r w:rsidRPr="000E46E0">
          <w:rPr>
            <w:rFonts w:ascii="Times New Roman" w:hAnsi="Times New Roman" w:cs="Times New Roman"/>
            <w:sz w:val="24"/>
            <w:szCs w:val="24"/>
          </w:rPr>
          <w:t>between $250,00</w:t>
        </w:r>
        <w:r>
          <w:rPr>
            <w:rFonts w:ascii="Times New Roman" w:hAnsi="Times New Roman" w:cs="Times New Roman"/>
            <w:sz w:val="24"/>
            <w:szCs w:val="24"/>
          </w:rPr>
          <w:t>1</w:t>
        </w:r>
        <w:r w:rsidRPr="000E46E0">
          <w:rPr>
            <w:rFonts w:ascii="Times New Roman" w:hAnsi="Times New Roman" w:cs="Times New Roman"/>
            <w:sz w:val="24"/>
            <w:szCs w:val="24"/>
          </w:rPr>
          <w:t xml:space="preserve"> - $</w:t>
        </w:r>
        <w:r>
          <w:rPr>
            <w:rFonts w:ascii="Times New Roman" w:hAnsi="Times New Roman" w:cs="Times New Roman"/>
            <w:sz w:val="24"/>
            <w:szCs w:val="24"/>
          </w:rPr>
          <w:t>500</w:t>
        </w:r>
        <w:r w:rsidRPr="000E46E0">
          <w:rPr>
            <w:rFonts w:ascii="Times New Roman" w:hAnsi="Times New Roman" w:cs="Times New Roman"/>
            <w:sz w:val="24"/>
            <w:szCs w:val="24"/>
          </w:rPr>
          <w:t>,</w:t>
        </w:r>
        <w:r>
          <w:rPr>
            <w:rFonts w:ascii="Times New Roman" w:hAnsi="Times New Roman" w:cs="Times New Roman"/>
            <w:sz w:val="24"/>
            <w:szCs w:val="24"/>
          </w:rPr>
          <w:t>000</w:t>
        </w:r>
        <w:r w:rsidRPr="000E46E0">
          <w:rPr>
            <w:rFonts w:ascii="Times New Roman" w:hAnsi="Times New Roman" w:cs="Times New Roman"/>
            <w:sz w:val="24"/>
            <w:szCs w:val="24"/>
          </w:rPr>
          <w:t xml:space="preserve"> USD – VPs, COO, </w:t>
        </w:r>
        <w:r>
          <w:rPr>
            <w:rFonts w:ascii="Times New Roman" w:hAnsi="Times New Roman" w:cs="Times New Roman"/>
            <w:sz w:val="24"/>
            <w:szCs w:val="24"/>
          </w:rPr>
          <w:t xml:space="preserve">and </w:t>
        </w:r>
        <w:r w:rsidRPr="000E46E0">
          <w:rPr>
            <w:rFonts w:ascii="Times New Roman" w:hAnsi="Times New Roman" w:cs="Times New Roman"/>
            <w:sz w:val="24"/>
            <w:szCs w:val="24"/>
          </w:rPr>
          <w:t>CFO</w:t>
        </w:r>
      </w:ins>
    </w:p>
    <w:p w14:paraId="419BF785" w14:textId="3DFDA8BE" w:rsidR="00342366" w:rsidRPr="000E46E0" w:rsidRDefault="00342366" w:rsidP="00342366">
      <w:pPr>
        <w:pStyle w:val="ListParagraph"/>
        <w:numPr>
          <w:ilvl w:val="0"/>
          <w:numId w:val="33"/>
        </w:numPr>
        <w:spacing w:after="0"/>
        <w:jc w:val="both"/>
        <w:rPr>
          <w:ins w:id="878" w:author="Danielle Martin" w:date="2023-09-12T19:49:00Z"/>
          <w:rFonts w:ascii="Times New Roman" w:hAnsi="Times New Roman" w:cs="Times New Roman"/>
          <w:sz w:val="24"/>
          <w:szCs w:val="24"/>
        </w:rPr>
      </w:pPr>
      <w:ins w:id="879" w:author="Danielle Martin" w:date="2023-09-12T19:50:00Z">
        <w:r>
          <w:rPr>
            <w:rFonts w:ascii="Times New Roman" w:hAnsi="Times New Roman" w:cs="Times New Roman"/>
            <w:sz w:val="24"/>
            <w:szCs w:val="24"/>
          </w:rPr>
          <w:t>CS</w:t>
        </w:r>
      </w:ins>
      <w:ins w:id="880" w:author="Danielle Martin" w:date="2023-09-12T19:49:00Z">
        <w:r>
          <w:rPr>
            <w:rFonts w:ascii="Times New Roman" w:hAnsi="Times New Roman" w:cs="Times New Roman"/>
            <w:sz w:val="24"/>
            <w:szCs w:val="24"/>
          </w:rPr>
          <w:t xml:space="preserve"> </w:t>
        </w:r>
        <w:r w:rsidRPr="000E46E0">
          <w:rPr>
            <w:rFonts w:ascii="Times New Roman" w:hAnsi="Times New Roman" w:cs="Times New Roman"/>
            <w:sz w:val="24"/>
            <w:szCs w:val="24"/>
          </w:rPr>
          <w:t>more than $500,00</w:t>
        </w:r>
        <w:r>
          <w:rPr>
            <w:rFonts w:ascii="Times New Roman" w:hAnsi="Times New Roman" w:cs="Times New Roman"/>
            <w:sz w:val="24"/>
            <w:szCs w:val="24"/>
          </w:rPr>
          <w:t>0</w:t>
        </w:r>
        <w:r w:rsidRPr="000E46E0">
          <w:rPr>
            <w:rFonts w:ascii="Times New Roman" w:hAnsi="Times New Roman" w:cs="Times New Roman"/>
            <w:sz w:val="24"/>
            <w:szCs w:val="24"/>
          </w:rPr>
          <w:t xml:space="preserve"> USD – President &amp; CEO</w:t>
        </w:r>
      </w:ins>
    </w:p>
    <w:p w14:paraId="17738B07" w14:textId="77777777" w:rsidR="00342366" w:rsidRDefault="00342366" w:rsidP="00342366">
      <w:pPr>
        <w:spacing w:after="0"/>
        <w:jc w:val="both"/>
        <w:rPr>
          <w:ins w:id="881" w:author="Danielle Martin" w:date="2023-09-12T19:49:00Z"/>
          <w:rFonts w:ascii="Times New Roman" w:hAnsi="Times New Roman" w:cs="Times New Roman"/>
          <w:sz w:val="24"/>
          <w:szCs w:val="24"/>
        </w:rPr>
      </w:pPr>
    </w:p>
    <w:p w14:paraId="46A939A0" w14:textId="77777777" w:rsidR="00342366" w:rsidRPr="000E46E0" w:rsidRDefault="00342366" w:rsidP="00342366">
      <w:pPr>
        <w:spacing w:after="0"/>
        <w:jc w:val="both"/>
        <w:rPr>
          <w:ins w:id="882" w:author="Danielle Martin" w:date="2023-09-12T19:49:00Z"/>
          <w:rFonts w:ascii="Times New Roman" w:hAnsi="Times New Roman" w:cs="Times New Roman"/>
          <w:b/>
          <w:bCs/>
          <w:sz w:val="24"/>
          <w:szCs w:val="24"/>
          <w:u w:val="single"/>
        </w:rPr>
      </w:pPr>
      <w:ins w:id="883" w:author="Danielle Martin" w:date="2023-09-12T19:49:00Z">
        <w:r w:rsidRPr="000E46E0">
          <w:rPr>
            <w:rFonts w:ascii="Times New Roman" w:hAnsi="Times New Roman" w:cs="Times New Roman"/>
            <w:b/>
            <w:bCs/>
            <w:sz w:val="24"/>
            <w:szCs w:val="24"/>
            <w:u w:val="single"/>
          </w:rPr>
          <w:t xml:space="preserve">For </w:t>
        </w:r>
        <w:r>
          <w:rPr>
            <w:rFonts w:ascii="Times New Roman" w:hAnsi="Times New Roman" w:cs="Times New Roman"/>
            <w:b/>
            <w:bCs/>
            <w:sz w:val="24"/>
            <w:szCs w:val="24"/>
            <w:u w:val="single"/>
          </w:rPr>
          <w:t>Mexico and Colombia with</w:t>
        </w:r>
        <w:r w:rsidRPr="000E46E0">
          <w:rPr>
            <w:rFonts w:ascii="Times New Roman" w:hAnsi="Times New Roman" w:cs="Times New Roman"/>
            <w:b/>
            <w:bCs/>
            <w:sz w:val="24"/>
            <w:szCs w:val="24"/>
            <w:u w:val="single"/>
          </w:rPr>
          <w:t xml:space="preserve"> POA Country Office Director:</w:t>
        </w:r>
      </w:ins>
    </w:p>
    <w:p w14:paraId="65147DCC" w14:textId="6B8C1BEF" w:rsidR="00342366" w:rsidRPr="000E46E0" w:rsidRDefault="00342366" w:rsidP="00342366">
      <w:pPr>
        <w:pStyle w:val="ListParagraph"/>
        <w:numPr>
          <w:ilvl w:val="0"/>
          <w:numId w:val="33"/>
        </w:numPr>
        <w:spacing w:after="0"/>
        <w:jc w:val="both"/>
        <w:rPr>
          <w:ins w:id="884" w:author="Danielle Martin" w:date="2023-09-12T19:49:00Z"/>
          <w:rFonts w:ascii="Times New Roman" w:hAnsi="Times New Roman" w:cs="Times New Roman"/>
          <w:sz w:val="24"/>
          <w:szCs w:val="24"/>
        </w:rPr>
      </w:pPr>
      <w:ins w:id="885" w:author="Danielle Martin" w:date="2023-09-12T19:50:00Z">
        <w:r>
          <w:rPr>
            <w:rFonts w:ascii="Times New Roman" w:hAnsi="Times New Roman" w:cs="Times New Roman"/>
            <w:sz w:val="24"/>
            <w:szCs w:val="24"/>
          </w:rPr>
          <w:t>CS</w:t>
        </w:r>
      </w:ins>
      <w:ins w:id="886" w:author="Danielle Martin" w:date="2023-09-12T19:49:00Z">
        <w:r w:rsidRPr="000E46E0">
          <w:rPr>
            <w:rFonts w:ascii="Times New Roman" w:hAnsi="Times New Roman" w:cs="Times New Roman"/>
            <w:sz w:val="24"/>
            <w:szCs w:val="24"/>
          </w:rPr>
          <w:t xml:space="preserve"> between $0 </w:t>
        </w:r>
        <w:r>
          <w:rPr>
            <w:rFonts w:ascii="Times New Roman" w:hAnsi="Times New Roman" w:cs="Times New Roman"/>
            <w:sz w:val="24"/>
            <w:szCs w:val="24"/>
          </w:rPr>
          <w:t>-</w:t>
        </w:r>
        <w:r w:rsidRPr="000E46E0">
          <w:rPr>
            <w:rFonts w:ascii="Times New Roman" w:hAnsi="Times New Roman" w:cs="Times New Roman"/>
            <w:sz w:val="24"/>
            <w:szCs w:val="24"/>
          </w:rPr>
          <w:t xml:space="preserve"> $</w:t>
        </w:r>
        <w:r>
          <w:rPr>
            <w:rFonts w:ascii="Times New Roman" w:hAnsi="Times New Roman" w:cs="Times New Roman"/>
            <w:sz w:val="24"/>
            <w:szCs w:val="24"/>
          </w:rPr>
          <w:t>5,000</w:t>
        </w:r>
        <w:r w:rsidRPr="000E46E0">
          <w:rPr>
            <w:rFonts w:ascii="Times New Roman" w:hAnsi="Times New Roman" w:cs="Times New Roman"/>
            <w:sz w:val="24"/>
            <w:szCs w:val="24"/>
          </w:rPr>
          <w:t xml:space="preserve"> USD – Deputy Project Director/Deputy Chief of Party</w:t>
        </w:r>
      </w:ins>
    </w:p>
    <w:p w14:paraId="5E2AF0AC" w14:textId="5D6CDE48" w:rsidR="00342366" w:rsidRPr="000E46E0" w:rsidRDefault="00342366" w:rsidP="00342366">
      <w:pPr>
        <w:pStyle w:val="ListParagraph"/>
        <w:numPr>
          <w:ilvl w:val="0"/>
          <w:numId w:val="33"/>
        </w:numPr>
        <w:spacing w:after="0"/>
        <w:jc w:val="both"/>
        <w:rPr>
          <w:ins w:id="887" w:author="Danielle Martin" w:date="2023-09-12T19:49:00Z"/>
          <w:rFonts w:ascii="Times New Roman" w:hAnsi="Times New Roman" w:cs="Times New Roman"/>
          <w:sz w:val="24"/>
          <w:szCs w:val="24"/>
        </w:rPr>
      </w:pPr>
      <w:ins w:id="888" w:author="Danielle Martin" w:date="2023-09-12T19:50:00Z">
        <w:r>
          <w:rPr>
            <w:rFonts w:ascii="Times New Roman" w:hAnsi="Times New Roman" w:cs="Times New Roman"/>
            <w:sz w:val="24"/>
            <w:szCs w:val="24"/>
          </w:rPr>
          <w:t>CS</w:t>
        </w:r>
      </w:ins>
      <w:ins w:id="889" w:author="Danielle Martin" w:date="2023-09-12T19:49:00Z">
        <w:r w:rsidRPr="000E46E0">
          <w:rPr>
            <w:rFonts w:ascii="Times New Roman" w:hAnsi="Times New Roman" w:cs="Times New Roman"/>
            <w:sz w:val="24"/>
            <w:szCs w:val="24"/>
          </w:rPr>
          <w:t xml:space="preserve"> between $5</w:t>
        </w:r>
        <w:r>
          <w:rPr>
            <w:rFonts w:ascii="Times New Roman" w:hAnsi="Times New Roman" w:cs="Times New Roman"/>
            <w:sz w:val="24"/>
            <w:szCs w:val="24"/>
          </w:rPr>
          <w:t>,</w:t>
        </w:r>
        <w:r w:rsidRPr="000E46E0">
          <w:rPr>
            <w:rFonts w:ascii="Times New Roman" w:hAnsi="Times New Roman" w:cs="Times New Roman"/>
            <w:sz w:val="24"/>
            <w:szCs w:val="24"/>
          </w:rPr>
          <w:t>00</w:t>
        </w:r>
        <w:r>
          <w:rPr>
            <w:rFonts w:ascii="Times New Roman" w:hAnsi="Times New Roman" w:cs="Times New Roman"/>
            <w:sz w:val="24"/>
            <w:szCs w:val="24"/>
          </w:rPr>
          <w:t>1</w:t>
        </w:r>
        <w:r w:rsidRPr="000E46E0">
          <w:rPr>
            <w:rFonts w:ascii="Times New Roman" w:hAnsi="Times New Roman" w:cs="Times New Roman"/>
            <w:sz w:val="24"/>
            <w:szCs w:val="24"/>
          </w:rPr>
          <w:t xml:space="preserve"> </w:t>
        </w:r>
        <w:r>
          <w:rPr>
            <w:rFonts w:ascii="Times New Roman" w:hAnsi="Times New Roman" w:cs="Times New Roman"/>
            <w:sz w:val="24"/>
            <w:szCs w:val="24"/>
          </w:rPr>
          <w:t>-</w:t>
        </w:r>
        <w:r w:rsidRPr="000E46E0">
          <w:rPr>
            <w:rFonts w:ascii="Times New Roman" w:hAnsi="Times New Roman" w:cs="Times New Roman"/>
            <w:sz w:val="24"/>
            <w:szCs w:val="24"/>
          </w:rPr>
          <w:t xml:space="preserve"> $</w:t>
        </w:r>
        <w:r>
          <w:rPr>
            <w:rFonts w:ascii="Times New Roman" w:hAnsi="Times New Roman" w:cs="Times New Roman"/>
            <w:sz w:val="24"/>
            <w:szCs w:val="24"/>
          </w:rPr>
          <w:t>10,000</w:t>
        </w:r>
        <w:r w:rsidRPr="000E46E0">
          <w:rPr>
            <w:rFonts w:ascii="Times New Roman" w:hAnsi="Times New Roman" w:cs="Times New Roman"/>
            <w:sz w:val="24"/>
            <w:szCs w:val="24"/>
          </w:rPr>
          <w:t xml:space="preserve"> USD - Project Director/Chief of Party </w:t>
        </w:r>
      </w:ins>
    </w:p>
    <w:p w14:paraId="305FD01A" w14:textId="1A1DA491" w:rsidR="00342366" w:rsidRPr="000E46E0" w:rsidRDefault="00342366" w:rsidP="00342366">
      <w:pPr>
        <w:pStyle w:val="ListParagraph"/>
        <w:numPr>
          <w:ilvl w:val="0"/>
          <w:numId w:val="33"/>
        </w:numPr>
        <w:spacing w:after="0"/>
        <w:jc w:val="both"/>
        <w:rPr>
          <w:ins w:id="890" w:author="Danielle Martin" w:date="2023-09-12T19:49:00Z"/>
          <w:rFonts w:ascii="Times New Roman" w:hAnsi="Times New Roman" w:cs="Times New Roman"/>
          <w:sz w:val="24"/>
          <w:szCs w:val="24"/>
        </w:rPr>
      </w:pPr>
      <w:ins w:id="891" w:author="Danielle Martin" w:date="2023-09-12T19:50:00Z">
        <w:r>
          <w:rPr>
            <w:rFonts w:ascii="Times New Roman" w:hAnsi="Times New Roman" w:cs="Times New Roman"/>
            <w:sz w:val="24"/>
            <w:szCs w:val="24"/>
          </w:rPr>
          <w:t>CS</w:t>
        </w:r>
      </w:ins>
      <w:ins w:id="892" w:author="Danielle Martin" w:date="2023-09-12T19:49:00Z">
        <w:r w:rsidRPr="000E46E0">
          <w:rPr>
            <w:rFonts w:ascii="Times New Roman" w:hAnsi="Times New Roman" w:cs="Times New Roman"/>
            <w:sz w:val="24"/>
            <w:szCs w:val="24"/>
          </w:rPr>
          <w:t xml:space="preserve"> between $</w:t>
        </w:r>
        <w:r>
          <w:rPr>
            <w:rFonts w:ascii="Times New Roman" w:hAnsi="Times New Roman" w:cs="Times New Roman"/>
            <w:sz w:val="24"/>
            <w:szCs w:val="24"/>
          </w:rPr>
          <w:t>10</w:t>
        </w:r>
        <w:r w:rsidRPr="000E46E0">
          <w:rPr>
            <w:rFonts w:ascii="Times New Roman" w:hAnsi="Times New Roman" w:cs="Times New Roman"/>
            <w:sz w:val="24"/>
            <w:szCs w:val="24"/>
          </w:rPr>
          <w:t>,00</w:t>
        </w:r>
        <w:r>
          <w:rPr>
            <w:rFonts w:ascii="Times New Roman" w:hAnsi="Times New Roman" w:cs="Times New Roman"/>
            <w:sz w:val="24"/>
            <w:szCs w:val="24"/>
          </w:rPr>
          <w:t>1</w:t>
        </w:r>
        <w:r w:rsidRPr="000E46E0">
          <w:rPr>
            <w:rFonts w:ascii="Times New Roman" w:hAnsi="Times New Roman" w:cs="Times New Roman"/>
            <w:sz w:val="24"/>
            <w:szCs w:val="24"/>
          </w:rPr>
          <w:t xml:space="preserve"> - $</w:t>
        </w:r>
        <w:r>
          <w:rPr>
            <w:rFonts w:ascii="Times New Roman" w:hAnsi="Times New Roman" w:cs="Times New Roman"/>
            <w:sz w:val="24"/>
            <w:szCs w:val="24"/>
          </w:rPr>
          <w:t>500</w:t>
        </w:r>
        <w:r w:rsidRPr="000E46E0">
          <w:rPr>
            <w:rFonts w:ascii="Times New Roman" w:hAnsi="Times New Roman" w:cs="Times New Roman"/>
            <w:sz w:val="24"/>
            <w:szCs w:val="24"/>
          </w:rPr>
          <w:t>,</w:t>
        </w:r>
        <w:r>
          <w:rPr>
            <w:rFonts w:ascii="Times New Roman" w:hAnsi="Times New Roman" w:cs="Times New Roman"/>
            <w:sz w:val="24"/>
            <w:szCs w:val="24"/>
          </w:rPr>
          <w:t>000</w:t>
        </w:r>
        <w:r w:rsidRPr="000E46E0">
          <w:rPr>
            <w:rFonts w:ascii="Times New Roman" w:hAnsi="Times New Roman" w:cs="Times New Roman"/>
            <w:sz w:val="24"/>
            <w:szCs w:val="24"/>
          </w:rPr>
          <w:t xml:space="preserve"> USD –</w:t>
        </w:r>
        <w:r>
          <w:rPr>
            <w:rFonts w:ascii="Times New Roman" w:hAnsi="Times New Roman" w:cs="Times New Roman"/>
            <w:sz w:val="24"/>
            <w:szCs w:val="24"/>
          </w:rPr>
          <w:t xml:space="preserve"> </w:t>
        </w:r>
        <w:r w:rsidRPr="000E46E0">
          <w:rPr>
            <w:rFonts w:ascii="Times New Roman" w:hAnsi="Times New Roman" w:cs="Times New Roman"/>
            <w:sz w:val="24"/>
            <w:szCs w:val="24"/>
          </w:rPr>
          <w:t>Mexico and Colombia Country Directors</w:t>
        </w:r>
      </w:ins>
    </w:p>
    <w:p w14:paraId="4FF6275F" w14:textId="2464E36F" w:rsidR="00342366" w:rsidRPr="006908EB" w:rsidRDefault="00342366" w:rsidP="00342366">
      <w:pPr>
        <w:pStyle w:val="ListParagraph"/>
        <w:numPr>
          <w:ilvl w:val="0"/>
          <w:numId w:val="33"/>
        </w:numPr>
        <w:spacing w:after="0"/>
        <w:jc w:val="both"/>
        <w:rPr>
          <w:ins w:id="893" w:author="Danielle Martin" w:date="2023-09-12T19:49:00Z"/>
          <w:rFonts w:ascii="Times New Roman" w:hAnsi="Times New Roman" w:cs="Times New Roman"/>
          <w:sz w:val="24"/>
          <w:szCs w:val="24"/>
          <w:rPrChange w:id="894" w:author="Danielle Martin" w:date="2023-09-12T19:50:00Z">
            <w:rPr>
              <w:ins w:id="895" w:author="Danielle Martin" w:date="2023-09-12T19:49:00Z"/>
            </w:rPr>
          </w:rPrChange>
        </w:rPr>
        <w:pPrChange w:id="896" w:author="Danielle Martin" w:date="2023-09-12T19:50:00Z">
          <w:pPr>
            <w:spacing w:after="0"/>
            <w:jc w:val="both"/>
          </w:pPr>
        </w:pPrChange>
      </w:pPr>
      <w:ins w:id="897" w:author="Danielle Martin" w:date="2023-09-12T19:50:00Z">
        <w:r>
          <w:rPr>
            <w:rFonts w:ascii="Times New Roman" w:hAnsi="Times New Roman" w:cs="Times New Roman"/>
            <w:sz w:val="24"/>
            <w:szCs w:val="24"/>
          </w:rPr>
          <w:t>CS</w:t>
        </w:r>
      </w:ins>
      <w:ins w:id="898" w:author="Danielle Martin" w:date="2023-09-12T19:49:00Z">
        <w:r w:rsidRPr="000E46E0">
          <w:rPr>
            <w:rFonts w:ascii="Times New Roman" w:hAnsi="Times New Roman" w:cs="Times New Roman"/>
            <w:sz w:val="24"/>
            <w:szCs w:val="24"/>
          </w:rPr>
          <w:t xml:space="preserve"> more than $500,00</w:t>
        </w:r>
        <w:r>
          <w:rPr>
            <w:rFonts w:ascii="Times New Roman" w:hAnsi="Times New Roman" w:cs="Times New Roman"/>
            <w:sz w:val="24"/>
            <w:szCs w:val="24"/>
          </w:rPr>
          <w:t>0</w:t>
        </w:r>
        <w:r w:rsidRPr="000E46E0">
          <w:rPr>
            <w:rFonts w:ascii="Times New Roman" w:hAnsi="Times New Roman" w:cs="Times New Roman"/>
            <w:sz w:val="24"/>
            <w:szCs w:val="24"/>
          </w:rPr>
          <w:t xml:space="preserve"> USD – President &amp; CEO</w:t>
        </w:r>
      </w:ins>
    </w:p>
    <w:p w14:paraId="6A7244A5" w14:textId="036CF6E4" w:rsidR="006908EB" w:rsidRPr="0020773E" w:rsidRDefault="006908EB" w:rsidP="006908EB">
      <w:pPr>
        <w:pStyle w:val="Heading3"/>
        <w:jc w:val="both"/>
        <w:rPr>
          <w:ins w:id="899" w:author="Danielle Martin" w:date="2023-09-12T19:50:00Z"/>
          <w:rFonts w:ascii="Times New Roman" w:hAnsi="Times New Roman" w:cs="Times New Roman"/>
          <w:sz w:val="24"/>
          <w:szCs w:val="24"/>
        </w:rPr>
      </w:pPr>
      <w:ins w:id="900" w:author="Danielle Martin" w:date="2023-09-12T19:50:00Z">
        <w:r>
          <w:rPr>
            <w:rFonts w:eastAsiaTheme="minorEastAsia"/>
            <w:sz w:val="24"/>
            <w:szCs w:val="24"/>
          </w:rPr>
          <w:t xml:space="preserve">Contract </w:t>
        </w:r>
        <w:r>
          <w:rPr>
            <w:rFonts w:eastAsiaTheme="minorEastAsia"/>
            <w:sz w:val="24"/>
            <w:szCs w:val="24"/>
          </w:rPr>
          <w:t>AND Grant</w:t>
        </w:r>
        <w:r>
          <w:rPr>
            <w:rFonts w:eastAsiaTheme="minorEastAsia"/>
            <w:sz w:val="24"/>
            <w:szCs w:val="24"/>
          </w:rPr>
          <w:t xml:space="preserve"> </w:t>
        </w:r>
        <w:r w:rsidRPr="000E46E0">
          <w:rPr>
            <w:rFonts w:eastAsiaTheme="minorEastAsia"/>
            <w:sz w:val="24"/>
            <w:szCs w:val="24"/>
          </w:rPr>
          <w:t xml:space="preserve">Approval Authority </w:t>
        </w:r>
      </w:ins>
    </w:p>
    <w:p w14:paraId="3CC0532C" w14:textId="691A9A44" w:rsidR="006908EB" w:rsidRDefault="006908EB" w:rsidP="006908EB">
      <w:pPr>
        <w:spacing w:after="0"/>
        <w:jc w:val="both"/>
        <w:rPr>
          <w:ins w:id="901" w:author="Danielle Martin" w:date="2023-09-12T19:50:00Z"/>
          <w:rFonts w:ascii="Times New Roman" w:hAnsi="Times New Roman" w:cs="Times New Roman"/>
          <w:sz w:val="24"/>
          <w:szCs w:val="24"/>
        </w:rPr>
      </w:pPr>
      <w:ins w:id="902" w:author="Danielle Martin" w:date="2023-09-12T19:50:00Z">
        <w:r>
          <w:rPr>
            <w:rFonts w:ascii="Times New Roman" w:hAnsi="Times New Roman" w:cs="Times New Roman"/>
            <w:sz w:val="24"/>
            <w:szCs w:val="24"/>
          </w:rPr>
          <w:t>All contract</w:t>
        </w:r>
        <w:r w:rsidR="00F51D3A">
          <w:rPr>
            <w:rFonts w:ascii="Times New Roman" w:hAnsi="Times New Roman" w:cs="Times New Roman"/>
            <w:sz w:val="24"/>
            <w:szCs w:val="24"/>
          </w:rPr>
          <w:t xml:space="preserve">s and grant </w:t>
        </w:r>
        <w:r>
          <w:rPr>
            <w:rFonts w:ascii="Times New Roman" w:hAnsi="Times New Roman" w:cs="Times New Roman"/>
            <w:sz w:val="24"/>
            <w:szCs w:val="24"/>
          </w:rPr>
          <w:t xml:space="preserve">approvals should follow the below approval process as applicable based on positions with program/unit. If your program/unit does not have a particular position, move to the next highest approval authority. </w:t>
        </w:r>
      </w:ins>
      <w:ins w:id="903" w:author="Danielle Martin" w:date="2023-09-12T19:51:00Z">
        <w:r w:rsidR="00AA6EAB">
          <w:rPr>
            <w:rFonts w:ascii="Times New Roman" w:hAnsi="Times New Roman" w:cs="Times New Roman"/>
            <w:sz w:val="24"/>
            <w:szCs w:val="24"/>
          </w:rPr>
          <w:t>Please n</w:t>
        </w:r>
      </w:ins>
      <w:ins w:id="904" w:author="Danielle Martin" w:date="2023-09-12T19:52:00Z">
        <w:r w:rsidR="00AA6EAB">
          <w:rPr>
            <w:rFonts w:ascii="Times New Roman" w:hAnsi="Times New Roman" w:cs="Times New Roman"/>
            <w:sz w:val="24"/>
            <w:szCs w:val="24"/>
          </w:rPr>
          <w:t>ote that for the Colombia and Mexico offices, only the POA Country Office Director has approval authority.</w:t>
        </w:r>
      </w:ins>
    </w:p>
    <w:p w14:paraId="394381AC" w14:textId="77777777" w:rsidR="006908EB" w:rsidRDefault="006908EB" w:rsidP="006908EB">
      <w:pPr>
        <w:spacing w:after="0"/>
        <w:jc w:val="both"/>
        <w:rPr>
          <w:ins w:id="905" w:author="Danielle Martin" w:date="2023-09-12T19:50:00Z"/>
          <w:rFonts w:ascii="Times New Roman" w:hAnsi="Times New Roman" w:cs="Times New Roman"/>
          <w:sz w:val="24"/>
          <w:szCs w:val="24"/>
        </w:rPr>
      </w:pPr>
    </w:p>
    <w:p w14:paraId="6DD27049" w14:textId="77777777" w:rsidR="006908EB" w:rsidRPr="000E46E0" w:rsidRDefault="006908EB" w:rsidP="006908EB">
      <w:pPr>
        <w:spacing w:after="0"/>
        <w:jc w:val="both"/>
        <w:rPr>
          <w:ins w:id="906" w:author="Danielle Martin" w:date="2023-09-12T19:50:00Z"/>
          <w:rFonts w:ascii="Times New Roman" w:hAnsi="Times New Roman" w:cs="Times New Roman"/>
          <w:b/>
          <w:bCs/>
          <w:sz w:val="24"/>
          <w:szCs w:val="24"/>
          <w:u w:val="single"/>
        </w:rPr>
      </w:pPr>
      <w:ins w:id="907" w:author="Danielle Martin" w:date="2023-09-12T19:50:00Z">
        <w:r w:rsidRPr="000E46E0">
          <w:rPr>
            <w:rFonts w:ascii="Times New Roman" w:hAnsi="Times New Roman" w:cs="Times New Roman"/>
            <w:b/>
            <w:bCs/>
            <w:sz w:val="24"/>
            <w:szCs w:val="24"/>
            <w:u w:val="single"/>
          </w:rPr>
          <w:t>For home office and field offices without POA Country Office Director:</w:t>
        </w:r>
      </w:ins>
    </w:p>
    <w:p w14:paraId="3D2A8154" w14:textId="0875C5C0" w:rsidR="006908EB" w:rsidRPr="000E46E0" w:rsidRDefault="00F51D3A" w:rsidP="006908EB">
      <w:pPr>
        <w:pStyle w:val="ListParagraph"/>
        <w:numPr>
          <w:ilvl w:val="0"/>
          <w:numId w:val="33"/>
        </w:numPr>
        <w:spacing w:after="0"/>
        <w:jc w:val="both"/>
        <w:rPr>
          <w:ins w:id="908" w:author="Danielle Martin" w:date="2023-09-12T19:50:00Z"/>
          <w:rFonts w:ascii="Times New Roman" w:hAnsi="Times New Roman" w:cs="Times New Roman"/>
          <w:sz w:val="24"/>
          <w:szCs w:val="24"/>
        </w:rPr>
      </w:pPr>
      <w:ins w:id="909" w:author="Danielle Martin" w:date="2023-09-12T19:51:00Z">
        <w:r>
          <w:rPr>
            <w:rFonts w:ascii="Times New Roman" w:hAnsi="Times New Roman" w:cs="Times New Roman"/>
            <w:sz w:val="24"/>
            <w:szCs w:val="24"/>
          </w:rPr>
          <w:t>Contract</w:t>
        </w:r>
      </w:ins>
      <w:ins w:id="910" w:author="Danielle Martin" w:date="2023-09-12T19:50:00Z">
        <w:r w:rsidR="006908EB">
          <w:rPr>
            <w:rFonts w:ascii="Times New Roman" w:hAnsi="Times New Roman" w:cs="Times New Roman"/>
            <w:sz w:val="24"/>
            <w:szCs w:val="24"/>
          </w:rPr>
          <w:t xml:space="preserve"> </w:t>
        </w:r>
        <w:r w:rsidR="006908EB" w:rsidRPr="000E46E0">
          <w:rPr>
            <w:rFonts w:ascii="Times New Roman" w:hAnsi="Times New Roman" w:cs="Times New Roman"/>
            <w:sz w:val="24"/>
            <w:szCs w:val="24"/>
          </w:rPr>
          <w:t xml:space="preserve">between $0 </w:t>
        </w:r>
        <w:r w:rsidR="006908EB">
          <w:rPr>
            <w:rFonts w:ascii="Times New Roman" w:hAnsi="Times New Roman" w:cs="Times New Roman"/>
            <w:sz w:val="24"/>
            <w:szCs w:val="24"/>
          </w:rPr>
          <w:t>-</w:t>
        </w:r>
        <w:r w:rsidR="006908EB" w:rsidRPr="000E46E0">
          <w:rPr>
            <w:rFonts w:ascii="Times New Roman" w:hAnsi="Times New Roman" w:cs="Times New Roman"/>
            <w:sz w:val="24"/>
            <w:szCs w:val="24"/>
          </w:rPr>
          <w:t xml:space="preserve"> $</w:t>
        </w:r>
        <w:r w:rsidR="006908EB">
          <w:rPr>
            <w:rFonts w:ascii="Times New Roman" w:hAnsi="Times New Roman" w:cs="Times New Roman"/>
            <w:sz w:val="24"/>
            <w:szCs w:val="24"/>
          </w:rPr>
          <w:t>5,000</w:t>
        </w:r>
        <w:r w:rsidR="006908EB" w:rsidRPr="000E46E0">
          <w:rPr>
            <w:rFonts w:ascii="Times New Roman" w:hAnsi="Times New Roman" w:cs="Times New Roman"/>
            <w:sz w:val="24"/>
            <w:szCs w:val="24"/>
          </w:rPr>
          <w:t xml:space="preserve"> USD – Deputy Project Director/Deputy Chief of Party</w:t>
        </w:r>
      </w:ins>
    </w:p>
    <w:p w14:paraId="22B04112" w14:textId="16C43F7C" w:rsidR="006908EB" w:rsidRPr="000E46E0" w:rsidRDefault="00F51D3A" w:rsidP="006908EB">
      <w:pPr>
        <w:pStyle w:val="ListParagraph"/>
        <w:numPr>
          <w:ilvl w:val="0"/>
          <w:numId w:val="33"/>
        </w:numPr>
        <w:spacing w:after="0"/>
        <w:jc w:val="both"/>
        <w:rPr>
          <w:ins w:id="911" w:author="Danielle Martin" w:date="2023-09-12T19:50:00Z"/>
          <w:rFonts w:ascii="Times New Roman" w:hAnsi="Times New Roman" w:cs="Times New Roman"/>
          <w:sz w:val="24"/>
          <w:szCs w:val="24"/>
        </w:rPr>
      </w:pPr>
      <w:ins w:id="912" w:author="Danielle Martin" w:date="2023-09-12T19:51:00Z">
        <w:r>
          <w:rPr>
            <w:rFonts w:ascii="Times New Roman" w:hAnsi="Times New Roman" w:cs="Times New Roman"/>
            <w:sz w:val="24"/>
            <w:szCs w:val="24"/>
          </w:rPr>
          <w:t xml:space="preserve">Contract </w:t>
        </w:r>
      </w:ins>
      <w:ins w:id="913" w:author="Danielle Martin" w:date="2023-09-12T19:50:00Z">
        <w:r w:rsidR="006908EB" w:rsidRPr="000E46E0">
          <w:rPr>
            <w:rFonts w:ascii="Times New Roman" w:hAnsi="Times New Roman" w:cs="Times New Roman"/>
            <w:sz w:val="24"/>
            <w:szCs w:val="24"/>
          </w:rPr>
          <w:t>between $5</w:t>
        </w:r>
        <w:r w:rsidR="006908EB">
          <w:rPr>
            <w:rFonts w:ascii="Times New Roman" w:hAnsi="Times New Roman" w:cs="Times New Roman"/>
            <w:sz w:val="24"/>
            <w:szCs w:val="24"/>
          </w:rPr>
          <w:t>,</w:t>
        </w:r>
        <w:r w:rsidR="006908EB" w:rsidRPr="000E46E0">
          <w:rPr>
            <w:rFonts w:ascii="Times New Roman" w:hAnsi="Times New Roman" w:cs="Times New Roman"/>
            <w:sz w:val="24"/>
            <w:szCs w:val="24"/>
          </w:rPr>
          <w:t>00</w:t>
        </w:r>
        <w:r w:rsidR="006908EB">
          <w:rPr>
            <w:rFonts w:ascii="Times New Roman" w:hAnsi="Times New Roman" w:cs="Times New Roman"/>
            <w:sz w:val="24"/>
            <w:szCs w:val="24"/>
          </w:rPr>
          <w:t>1</w:t>
        </w:r>
        <w:r w:rsidR="006908EB" w:rsidRPr="000E46E0">
          <w:rPr>
            <w:rFonts w:ascii="Times New Roman" w:hAnsi="Times New Roman" w:cs="Times New Roman"/>
            <w:sz w:val="24"/>
            <w:szCs w:val="24"/>
          </w:rPr>
          <w:t xml:space="preserve"> </w:t>
        </w:r>
        <w:r w:rsidR="006908EB">
          <w:rPr>
            <w:rFonts w:ascii="Times New Roman" w:hAnsi="Times New Roman" w:cs="Times New Roman"/>
            <w:sz w:val="24"/>
            <w:szCs w:val="24"/>
          </w:rPr>
          <w:t>-</w:t>
        </w:r>
        <w:r w:rsidR="006908EB" w:rsidRPr="000E46E0">
          <w:rPr>
            <w:rFonts w:ascii="Times New Roman" w:hAnsi="Times New Roman" w:cs="Times New Roman"/>
            <w:sz w:val="24"/>
            <w:szCs w:val="24"/>
          </w:rPr>
          <w:t xml:space="preserve"> $</w:t>
        </w:r>
        <w:r w:rsidR="006908EB">
          <w:rPr>
            <w:rFonts w:ascii="Times New Roman" w:hAnsi="Times New Roman" w:cs="Times New Roman"/>
            <w:sz w:val="24"/>
            <w:szCs w:val="24"/>
          </w:rPr>
          <w:t>10,000</w:t>
        </w:r>
        <w:r w:rsidR="006908EB" w:rsidRPr="000E46E0">
          <w:rPr>
            <w:rFonts w:ascii="Times New Roman" w:hAnsi="Times New Roman" w:cs="Times New Roman"/>
            <w:sz w:val="24"/>
            <w:szCs w:val="24"/>
          </w:rPr>
          <w:t xml:space="preserve"> USD - Project Director/Chief of Party </w:t>
        </w:r>
      </w:ins>
    </w:p>
    <w:p w14:paraId="5EBD02F0" w14:textId="2E68085A" w:rsidR="006908EB" w:rsidRPr="000E46E0" w:rsidRDefault="00F51D3A" w:rsidP="006908EB">
      <w:pPr>
        <w:pStyle w:val="ListParagraph"/>
        <w:numPr>
          <w:ilvl w:val="0"/>
          <w:numId w:val="33"/>
        </w:numPr>
        <w:spacing w:after="0"/>
        <w:jc w:val="both"/>
        <w:rPr>
          <w:ins w:id="914" w:author="Danielle Martin" w:date="2023-09-12T19:50:00Z"/>
          <w:rFonts w:ascii="Times New Roman" w:hAnsi="Times New Roman" w:cs="Times New Roman"/>
          <w:sz w:val="24"/>
          <w:szCs w:val="24"/>
        </w:rPr>
      </w:pPr>
      <w:ins w:id="915" w:author="Danielle Martin" w:date="2023-09-12T19:51:00Z">
        <w:r>
          <w:rPr>
            <w:rFonts w:ascii="Times New Roman" w:hAnsi="Times New Roman" w:cs="Times New Roman"/>
            <w:sz w:val="24"/>
            <w:szCs w:val="24"/>
          </w:rPr>
          <w:t xml:space="preserve">Contract </w:t>
        </w:r>
      </w:ins>
      <w:ins w:id="916" w:author="Danielle Martin" w:date="2023-09-12T19:50:00Z">
        <w:r w:rsidR="006908EB" w:rsidRPr="000E46E0">
          <w:rPr>
            <w:rFonts w:ascii="Times New Roman" w:hAnsi="Times New Roman" w:cs="Times New Roman"/>
            <w:sz w:val="24"/>
            <w:szCs w:val="24"/>
          </w:rPr>
          <w:t>between $10,00</w:t>
        </w:r>
        <w:r w:rsidR="006908EB">
          <w:rPr>
            <w:rFonts w:ascii="Times New Roman" w:hAnsi="Times New Roman" w:cs="Times New Roman"/>
            <w:sz w:val="24"/>
            <w:szCs w:val="24"/>
          </w:rPr>
          <w:t>1</w:t>
        </w:r>
        <w:r w:rsidR="006908EB" w:rsidRPr="000E46E0">
          <w:rPr>
            <w:rFonts w:ascii="Times New Roman" w:hAnsi="Times New Roman" w:cs="Times New Roman"/>
            <w:sz w:val="24"/>
            <w:szCs w:val="24"/>
          </w:rPr>
          <w:t xml:space="preserve"> - $</w:t>
        </w:r>
        <w:r w:rsidR="006908EB">
          <w:rPr>
            <w:rFonts w:ascii="Times New Roman" w:hAnsi="Times New Roman" w:cs="Times New Roman"/>
            <w:sz w:val="24"/>
            <w:szCs w:val="24"/>
          </w:rPr>
          <w:t xml:space="preserve">25,000 </w:t>
        </w:r>
        <w:r w:rsidR="006908EB" w:rsidRPr="000E46E0">
          <w:rPr>
            <w:rFonts w:ascii="Times New Roman" w:hAnsi="Times New Roman" w:cs="Times New Roman"/>
            <w:sz w:val="24"/>
            <w:szCs w:val="24"/>
          </w:rPr>
          <w:t xml:space="preserve">USD – Associate Director at Home Office </w:t>
        </w:r>
      </w:ins>
    </w:p>
    <w:p w14:paraId="1426A242" w14:textId="05721514" w:rsidR="006908EB" w:rsidRPr="000E46E0" w:rsidRDefault="00F51D3A" w:rsidP="006908EB">
      <w:pPr>
        <w:pStyle w:val="ListParagraph"/>
        <w:numPr>
          <w:ilvl w:val="0"/>
          <w:numId w:val="33"/>
        </w:numPr>
        <w:spacing w:after="0"/>
        <w:jc w:val="both"/>
        <w:rPr>
          <w:ins w:id="917" w:author="Danielle Martin" w:date="2023-09-12T19:50:00Z"/>
          <w:rFonts w:ascii="Times New Roman" w:hAnsi="Times New Roman" w:cs="Times New Roman"/>
          <w:sz w:val="24"/>
          <w:szCs w:val="24"/>
        </w:rPr>
      </w:pPr>
      <w:ins w:id="918" w:author="Danielle Martin" w:date="2023-09-12T19:51:00Z">
        <w:r>
          <w:rPr>
            <w:rFonts w:ascii="Times New Roman" w:hAnsi="Times New Roman" w:cs="Times New Roman"/>
            <w:sz w:val="24"/>
            <w:szCs w:val="24"/>
          </w:rPr>
          <w:t xml:space="preserve">Contract </w:t>
        </w:r>
      </w:ins>
      <w:ins w:id="919" w:author="Danielle Martin" w:date="2023-09-12T19:50:00Z">
        <w:r w:rsidR="006908EB" w:rsidRPr="000E46E0">
          <w:rPr>
            <w:rFonts w:ascii="Times New Roman" w:hAnsi="Times New Roman" w:cs="Times New Roman"/>
            <w:sz w:val="24"/>
            <w:szCs w:val="24"/>
          </w:rPr>
          <w:t>between $25,00</w:t>
        </w:r>
        <w:r w:rsidR="006908EB">
          <w:rPr>
            <w:rFonts w:ascii="Times New Roman" w:hAnsi="Times New Roman" w:cs="Times New Roman"/>
            <w:sz w:val="24"/>
            <w:szCs w:val="24"/>
          </w:rPr>
          <w:t>1</w:t>
        </w:r>
        <w:r w:rsidR="006908EB" w:rsidRPr="000E46E0">
          <w:rPr>
            <w:rFonts w:ascii="Times New Roman" w:hAnsi="Times New Roman" w:cs="Times New Roman"/>
            <w:sz w:val="24"/>
            <w:szCs w:val="24"/>
          </w:rPr>
          <w:t xml:space="preserve"> - $</w:t>
        </w:r>
        <w:r w:rsidR="006908EB">
          <w:rPr>
            <w:rFonts w:ascii="Times New Roman" w:hAnsi="Times New Roman" w:cs="Times New Roman"/>
            <w:sz w:val="24"/>
            <w:szCs w:val="24"/>
          </w:rPr>
          <w:t>80,000</w:t>
        </w:r>
        <w:r w:rsidR="006908EB" w:rsidRPr="000E46E0">
          <w:rPr>
            <w:rFonts w:ascii="Times New Roman" w:hAnsi="Times New Roman" w:cs="Times New Roman"/>
            <w:sz w:val="24"/>
            <w:szCs w:val="24"/>
          </w:rPr>
          <w:t xml:space="preserve"> USD –Director at Home Offic</w:t>
        </w:r>
        <w:r w:rsidR="006908EB">
          <w:rPr>
            <w:rFonts w:ascii="Times New Roman" w:hAnsi="Times New Roman" w:cs="Times New Roman"/>
            <w:sz w:val="24"/>
            <w:szCs w:val="24"/>
          </w:rPr>
          <w:t>e</w:t>
        </w:r>
      </w:ins>
    </w:p>
    <w:p w14:paraId="292B7520" w14:textId="2F849E1B" w:rsidR="006908EB" w:rsidRPr="000E46E0" w:rsidRDefault="00F51D3A" w:rsidP="006908EB">
      <w:pPr>
        <w:pStyle w:val="ListParagraph"/>
        <w:numPr>
          <w:ilvl w:val="0"/>
          <w:numId w:val="33"/>
        </w:numPr>
        <w:spacing w:after="0"/>
        <w:jc w:val="both"/>
        <w:rPr>
          <w:ins w:id="920" w:author="Danielle Martin" w:date="2023-09-12T19:50:00Z"/>
          <w:rFonts w:ascii="Times New Roman" w:hAnsi="Times New Roman" w:cs="Times New Roman"/>
          <w:sz w:val="24"/>
          <w:szCs w:val="24"/>
        </w:rPr>
      </w:pPr>
      <w:ins w:id="921" w:author="Danielle Martin" w:date="2023-09-12T19:51:00Z">
        <w:r>
          <w:rPr>
            <w:rFonts w:ascii="Times New Roman" w:hAnsi="Times New Roman" w:cs="Times New Roman"/>
            <w:sz w:val="24"/>
            <w:szCs w:val="24"/>
          </w:rPr>
          <w:t xml:space="preserve">Contract </w:t>
        </w:r>
      </w:ins>
      <w:ins w:id="922" w:author="Danielle Martin" w:date="2023-09-12T19:50:00Z">
        <w:r w:rsidR="006908EB" w:rsidRPr="000E46E0">
          <w:rPr>
            <w:rFonts w:ascii="Times New Roman" w:hAnsi="Times New Roman" w:cs="Times New Roman"/>
            <w:sz w:val="24"/>
            <w:szCs w:val="24"/>
          </w:rPr>
          <w:t>between $80,00</w:t>
        </w:r>
        <w:r w:rsidR="006908EB">
          <w:rPr>
            <w:rFonts w:ascii="Times New Roman" w:hAnsi="Times New Roman" w:cs="Times New Roman"/>
            <w:sz w:val="24"/>
            <w:szCs w:val="24"/>
          </w:rPr>
          <w:t>1</w:t>
        </w:r>
        <w:r w:rsidR="006908EB" w:rsidRPr="000E46E0">
          <w:rPr>
            <w:rFonts w:ascii="Times New Roman" w:hAnsi="Times New Roman" w:cs="Times New Roman"/>
            <w:sz w:val="24"/>
            <w:szCs w:val="24"/>
          </w:rPr>
          <w:t xml:space="preserve"> - $</w:t>
        </w:r>
        <w:r w:rsidR="006908EB">
          <w:rPr>
            <w:rFonts w:ascii="Times New Roman" w:hAnsi="Times New Roman" w:cs="Times New Roman"/>
            <w:sz w:val="24"/>
            <w:szCs w:val="24"/>
          </w:rPr>
          <w:t>250</w:t>
        </w:r>
        <w:r w:rsidR="006908EB" w:rsidRPr="000E46E0">
          <w:rPr>
            <w:rFonts w:ascii="Times New Roman" w:hAnsi="Times New Roman" w:cs="Times New Roman"/>
            <w:sz w:val="24"/>
            <w:szCs w:val="24"/>
          </w:rPr>
          <w:t>,</w:t>
        </w:r>
        <w:r w:rsidR="006908EB">
          <w:rPr>
            <w:rFonts w:ascii="Times New Roman" w:hAnsi="Times New Roman" w:cs="Times New Roman"/>
            <w:sz w:val="24"/>
            <w:szCs w:val="24"/>
          </w:rPr>
          <w:t>000</w:t>
        </w:r>
        <w:r w:rsidR="006908EB" w:rsidRPr="000E46E0">
          <w:rPr>
            <w:rFonts w:ascii="Times New Roman" w:hAnsi="Times New Roman" w:cs="Times New Roman"/>
            <w:sz w:val="24"/>
            <w:szCs w:val="24"/>
          </w:rPr>
          <w:t xml:space="preserve"> USD –Senior Director at Home Office</w:t>
        </w:r>
      </w:ins>
    </w:p>
    <w:p w14:paraId="03391A7B" w14:textId="1C407814" w:rsidR="006908EB" w:rsidRPr="000E46E0" w:rsidRDefault="00F51D3A" w:rsidP="006908EB">
      <w:pPr>
        <w:pStyle w:val="ListParagraph"/>
        <w:numPr>
          <w:ilvl w:val="0"/>
          <w:numId w:val="33"/>
        </w:numPr>
        <w:spacing w:after="0"/>
        <w:jc w:val="both"/>
        <w:rPr>
          <w:ins w:id="923" w:author="Danielle Martin" w:date="2023-09-12T19:50:00Z"/>
          <w:rFonts w:ascii="Times New Roman" w:hAnsi="Times New Roman" w:cs="Times New Roman"/>
          <w:sz w:val="24"/>
          <w:szCs w:val="24"/>
        </w:rPr>
      </w:pPr>
      <w:ins w:id="924" w:author="Danielle Martin" w:date="2023-09-12T19:51:00Z">
        <w:r>
          <w:rPr>
            <w:rFonts w:ascii="Times New Roman" w:hAnsi="Times New Roman" w:cs="Times New Roman"/>
            <w:sz w:val="24"/>
            <w:szCs w:val="24"/>
          </w:rPr>
          <w:t xml:space="preserve">Contract </w:t>
        </w:r>
      </w:ins>
      <w:ins w:id="925" w:author="Danielle Martin" w:date="2023-09-12T19:50:00Z">
        <w:r w:rsidR="006908EB" w:rsidRPr="000E46E0">
          <w:rPr>
            <w:rFonts w:ascii="Times New Roman" w:hAnsi="Times New Roman" w:cs="Times New Roman"/>
            <w:sz w:val="24"/>
            <w:szCs w:val="24"/>
          </w:rPr>
          <w:t>between $250,00</w:t>
        </w:r>
        <w:r w:rsidR="006908EB">
          <w:rPr>
            <w:rFonts w:ascii="Times New Roman" w:hAnsi="Times New Roman" w:cs="Times New Roman"/>
            <w:sz w:val="24"/>
            <w:szCs w:val="24"/>
          </w:rPr>
          <w:t>1</w:t>
        </w:r>
        <w:r w:rsidR="006908EB" w:rsidRPr="000E46E0">
          <w:rPr>
            <w:rFonts w:ascii="Times New Roman" w:hAnsi="Times New Roman" w:cs="Times New Roman"/>
            <w:sz w:val="24"/>
            <w:szCs w:val="24"/>
          </w:rPr>
          <w:t xml:space="preserve"> - $</w:t>
        </w:r>
        <w:r w:rsidR="006908EB">
          <w:rPr>
            <w:rFonts w:ascii="Times New Roman" w:hAnsi="Times New Roman" w:cs="Times New Roman"/>
            <w:sz w:val="24"/>
            <w:szCs w:val="24"/>
          </w:rPr>
          <w:t>500</w:t>
        </w:r>
        <w:r w:rsidR="006908EB" w:rsidRPr="000E46E0">
          <w:rPr>
            <w:rFonts w:ascii="Times New Roman" w:hAnsi="Times New Roman" w:cs="Times New Roman"/>
            <w:sz w:val="24"/>
            <w:szCs w:val="24"/>
          </w:rPr>
          <w:t>,</w:t>
        </w:r>
        <w:r w:rsidR="006908EB">
          <w:rPr>
            <w:rFonts w:ascii="Times New Roman" w:hAnsi="Times New Roman" w:cs="Times New Roman"/>
            <w:sz w:val="24"/>
            <w:szCs w:val="24"/>
          </w:rPr>
          <w:t>000</w:t>
        </w:r>
        <w:r w:rsidR="006908EB" w:rsidRPr="000E46E0">
          <w:rPr>
            <w:rFonts w:ascii="Times New Roman" w:hAnsi="Times New Roman" w:cs="Times New Roman"/>
            <w:sz w:val="24"/>
            <w:szCs w:val="24"/>
          </w:rPr>
          <w:t xml:space="preserve"> USD – VPs, COO, </w:t>
        </w:r>
        <w:r w:rsidR="006908EB">
          <w:rPr>
            <w:rFonts w:ascii="Times New Roman" w:hAnsi="Times New Roman" w:cs="Times New Roman"/>
            <w:sz w:val="24"/>
            <w:szCs w:val="24"/>
          </w:rPr>
          <w:t xml:space="preserve">and </w:t>
        </w:r>
        <w:r w:rsidR="006908EB" w:rsidRPr="000E46E0">
          <w:rPr>
            <w:rFonts w:ascii="Times New Roman" w:hAnsi="Times New Roman" w:cs="Times New Roman"/>
            <w:sz w:val="24"/>
            <w:szCs w:val="24"/>
          </w:rPr>
          <w:t>CFO</w:t>
        </w:r>
      </w:ins>
    </w:p>
    <w:p w14:paraId="40B98998" w14:textId="41648200" w:rsidR="006908EB" w:rsidRPr="000E46E0" w:rsidRDefault="00F51D3A" w:rsidP="006908EB">
      <w:pPr>
        <w:pStyle w:val="ListParagraph"/>
        <w:numPr>
          <w:ilvl w:val="0"/>
          <w:numId w:val="33"/>
        </w:numPr>
        <w:spacing w:after="0"/>
        <w:jc w:val="both"/>
        <w:rPr>
          <w:ins w:id="926" w:author="Danielle Martin" w:date="2023-09-12T19:50:00Z"/>
          <w:rFonts w:ascii="Times New Roman" w:hAnsi="Times New Roman" w:cs="Times New Roman"/>
          <w:sz w:val="24"/>
          <w:szCs w:val="24"/>
        </w:rPr>
      </w:pPr>
      <w:ins w:id="927" w:author="Danielle Martin" w:date="2023-09-12T19:51:00Z">
        <w:r>
          <w:rPr>
            <w:rFonts w:ascii="Times New Roman" w:hAnsi="Times New Roman" w:cs="Times New Roman"/>
            <w:sz w:val="24"/>
            <w:szCs w:val="24"/>
          </w:rPr>
          <w:t xml:space="preserve">Contract </w:t>
        </w:r>
      </w:ins>
      <w:ins w:id="928" w:author="Danielle Martin" w:date="2023-09-12T19:50:00Z">
        <w:r w:rsidR="006908EB" w:rsidRPr="000E46E0">
          <w:rPr>
            <w:rFonts w:ascii="Times New Roman" w:hAnsi="Times New Roman" w:cs="Times New Roman"/>
            <w:sz w:val="24"/>
            <w:szCs w:val="24"/>
          </w:rPr>
          <w:t>more than $500,00</w:t>
        </w:r>
        <w:r w:rsidR="006908EB">
          <w:rPr>
            <w:rFonts w:ascii="Times New Roman" w:hAnsi="Times New Roman" w:cs="Times New Roman"/>
            <w:sz w:val="24"/>
            <w:szCs w:val="24"/>
          </w:rPr>
          <w:t>0</w:t>
        </w:r>
        <w:r w:rsidR="006908EB" w:rsidRPr="000E46E0">
          <w:rPr>
            <w:rFonts w:ascii="Times New Roman" w:hAnsi="Times New Roman" w:cs="Times New Roman"/>
            <w:sz w:val="24"/>
            <w:szCs w:val="24"/>
          </w:rPr>
          <w:t xml:space="preserve"> USD – President &amp; CEO</w:t>
        </w:r>
      </w:ins>
    </w:p>
    <w:p w14:paraId="28E06CCE" w14:textId="77777777" w:rsidR="006908EB" w:rsidRDefault="006908EB" w:rsidP="006908EB">
      <w:pPr>
        <w:spacing w:after="0"/>
        <w:jc w:val="both"/>
        <w:rPr>
          <w:ins w:id="929" w:author="Danielle Martin" w:date="2023-09-12T19:50:00Z"/>
          <w:rFonts w:ascii="Times New Roman" w:hAnsi="Times New Roman" w:cs="Times New Roman"/>
          <w:sz w:val="24"/>
          <w:szCs w:val="24"/>
        </w:rPr>
      </w:pPr>
    </w:p>
    <w:p w14:paraId="44BAEA7C" w14:textId="77777777" w:rsidR="006908EB" w:rsidRPr="000E46E0" w:rsidRDefault="006908EB" w:rsidP="006908EB">
      <w:pPr>
        <w:spacing w:after="0"/>
        <w:jc w:val="both"/>
        <w:rPr>
          <w:ins w:id="930" w:author="Danielle Martin" w:date="2023-09-12T19:50:00Z"/>
          <w:rFonts w:ascii="Times New Roman" w:hAnsi="Times New Roman" w:cs="Times New Roman"/>
          <w:b/>
          <w:bCs/>
          <w:sz w:val="24"/>
          <w:szCs w:val="24"/>
          <w:u w:val="single"/>
        </w:rPr>
      </w:pPr>
      <w:ins w:id="931" w:author="Danielle Martin" w:date="2023-09-12T19:50:00Z">
        <w:r w:rsidRPr="000E46E0">
          <w:rPr>
            <w:rFonts w:ascii="Times New Roman" w:hAnsi="Times New Roman" w:cs="Times New Roman"/>
            <w:b/>
            <w:bCs/>
            <w:sz w:val="24"/>
            <w:szCs w:val="24"/>
            <w:u w:val="single"/>
          </w:rPr>
          <w:t xml:space="preserve">For </w:t>
        </w:r>
        <w:r>
          <w:rPr>
            <w:rFonts w:ascii="Times New Roman" w:hAnsi="Times New Roman" w:cs="Times New Roman"/>
            <w:b/>
            <w:bCs/>
            <w:sz w:val="24"/>
            <w:szCs w:val="24"/>
            <w:u w:val="single"/>
          </w:rPr>
          <w:t>Mexico and Colombia with</w:t>
        </w:r>
        <w:r w:rsidRPr="000E46E0">
          <w:rPr>
            <w:rFonts w:ascii="Times New Roman" w:hAnsi="Times New Roman" w:cs="Times New Roman"/>
            <w:b/>
            <w:bCs/>
            <w:sz w:val="24"/>
            <w:szCs w:val="24"/>
            <w:u w:val="single"/>
          </w:rPr>
          <w:t xml:space="preserve"> POA Country Office Director:</w:t>
        </w:r>
      </w:ins>
    </w:p>
    <w:p w14:paraId="43078F67" w14:textId="5286D886" w:rsidR="006908EB" w:rsidRPr="000E46E0" w:rsidRDefault="00F51D3A" w:rsidP="006908EB">
      <w:pPr>
        <w:pStyle w:val="ListParagraph"/>
        <w:numPr>
          <w:ilvl w:val="0"/>
          <w:numId w:val="33"/>
        </w:numPr>
        <w:spacing w:after="0"/>
        <w:jc w:val="both"/>
        <w:rPr>
          <w:ins w:id="932" w:author="Danielle Martin" w:date="2023-09-12T19:50:00Z"/>
          <w:rFonts w:ascii="Times New Roman" w:hAnsi="Times New Roman" w:cs="Times New Roman"/>
          <w:sz w:val="24"/>
          <w:szCs w:val="24"/>
        </w:rPr>
      </w:pPr>
      <w:ins w:id="933" w:author="Danielle Martin" w:date="2023-09-12T19:51:00Z">
        <w:r>
          <w:rPr>
            <w:rFonts w:ascii="Times New Roman" w:hAnsi="Times New Roman" w:cs="Times New Roman"/>
            <w:sz w:val="24"/>
            <w:szCs w:val="24"/>
          </w:rPr>
          <w:t xml:space="preserve">Contract </w:t>
        </w:r>
      </w:ins>
      <w:ins w:id="934" w:author="Danielle Martin" w:date="2023-09-12T19:50:00Z">
        <w:r w:rsidR="006908EB" w:rsidRPr="000E46E0">
          <w:rPr>
            <w:rFonts w:ascii="Times New Roman" w:hAnsi="Times New Roman" w:cs="Times New Roman"/>
            <w:sz w:val="24"/>
            <w:szCs w:val="24"/>
          </w:rPr>
          <w:t>between $</w:t>
        </w:r>
        <w:r w:rsidR="006908EB">
          <w:rPr>
            <w:rFonts w:ascii="Times New Roman" w:hAnsi="Times New Roman" w:cs="Times New Roman"/>
            <w:sz w:val="24"/>
            <w:szCs w:val="24"/>
          </w:rPr>
          <w:t>0</w:t>
        </w:r>
        <w:r w:rsidR="006908EB" w:rsidRPr="000E46E0">
          <w:rPr>
            <w:rFonts w:ascii="Times New Roman" w:hAnsi="Times New Roman" w:cs="Times New Roman"/>
            <w:sz w:val="24"/>
            <w:szCs w:val="24"/>
          </w:rPr>
          <w:t xml:space="preserve"> - $</w:t>
        </w:r>
        <w:r w:rsidR="006908EB">
          <w:rPr>
            <w:rFonts w:ascii="Times New Roman" w:hAnsi="Times New Roman" w:cs="Times New Roman"/>
            <w:sz w:val="24"/>
            <w:szCs w:val="24"/>
          </w:rPr>
          <w:t>500</w:t>
        </w:r>
        <w:r w:rsidR="006908EB" w:rsidRPr="000E46E0">
          <w:rPr>
            <w:rFonts w:ascii="Times New Roman" w:hAnsi="Times New Roman" w:cs="Times New Roman"/>
            <w:sz w:val="24"/>
            <w:szCs w:val="24"/>
          </w:rPr>
          <w:t>,</w:t>
        </w:r>
        <w:r w:rsidR="006908EB">
          <w:rPr>
            <w:rFonts w:ascii="Times New Roman" w:hAnsi="Times New Roman" w:cs="Times New Roman"/>
            <w:sz w:val="24"/>
            <w:szCs w:val="24"/>
          </w:rPr>
          <w:t>000</w:t>
        </w:r>
        <w:r w:rsidR="006908EB" w:rsidRPr="000E46E0">
          <w:rPr>
            <w:rFonts w:ascii="Times New Roman" w:hAnsi="Times New Roman" w:cs="Times New Roman"/>
            <w:sz w:val="24"/>
            <w:szCs w:val="24"/>
          </w:rPr>
          <w:t xml:space="preserve"> USD –</w:t>
        </w:r>
        <w:r w:rsidR="006908EB">
          <w:rPr>
            <w:rFonts w:ascii="Times New Roman" w:hAnsi="Times New Roman" w:cs="Times New Roman"/>
            <w:sz w:val="24"/>
            <w:szCs w:val="24"/>
          </w:rPr>
          <w:t xml:space="preserve"> </w:t>
        </w:r>
        <w:r w:rsidR="006908EB" w:rsidRPr="000E46E0">
          <w:rPr>
            <w:rFonts w:ascii="Times New Roman" w:hAnsi="Times New Roman" w:cs="Times New Roman"/>
            <w:sz w:val="24"/>
            <w:szCs w:val="24"/>
          </w:rPr>
          <w:t>Mexico and Colombia Country Directors</w:t>
        </w:r>
      </w:ins>
    </w:p>
    <w:p w14:paraId="63C5CF46" w14:textId="1EDDA765" w:rsidR="00342366" w:rsidRPr="0070797A" w:rsidRDefault="00F51D3A" w:rsidP="008B0D1C">
      <w:pPr>
        <w:pStyle w:val="ListParagraph"/>
        <w:numPr>
          <w:ilvl w:val="0"/>
          <w:numId w:val="33"/>
        </w:numPr>
        <w:spacing w:after="0"/>
        <w:jc w:val="both"/>
        <w:rPr>
          <w:rFonts w:ascii="Times New Roman" w:hAnsi="Times New Roman" w:cs="Times New Roman"/>
          <w:sz w:val="24"/>
          <w:szCs w:val="24"/>
          <w:rPrChange w:id="935" w:author="Danielle Martin" w:date="2023-09-12T20:04:00Z">
            <w:rPr/>
          </w:rPrChange>
        </w:rPr>
        <w:pPrChange w:id="936" w:author="Danielle Martin" w:date="2023-09-12T20:04:00Z">
          <w:pPr>
            <w:spacing w:after="0"/>
            <w:jc w:val="both"/>
          </w:pPr>
        </w:pPrChange>
      </w:pPr>
      <w:ins w:id="937" w:author="Danielle Martin" w:date="2023-09-12T19:51:00Z">
        <w:r>
          <w:rPr>
            <w:rFonts w:ascii="Times New Roman" w:hAnsi="Times New Roman" w:cs="Times New Roman"/>
            <w:sz w:val="24"/>
            <w:szCs w:val="24"/>
          </w:rPr>
          <w:t xml:space="preserve">Contract </w:t>
        </w:r>
      </w:ins>
      <w:ins w:id="938" w:author="Danielle Martin" w:date="2023-09-12T19:50:00Z">
        <w:r w:rsidR="006908EB" w:rsidRPr="000E46E0">
          <w:rPr>
            <w:rFonts w:ascii="Times New Roman" w:hAnsi="Times New Roman" w:cs="Times New Roman"/>
            <w:sz w:val="24"/>
            <w:szCs w:val="24"/>
          </w:rPr>
          <w:t>more than $500,00</w:t>
        </w:r>
        <w:r w:rsidR="006908EB">
          <w:rPr>
            <w:rFonts w:ascii="Times New Roman" w:hAnsi="Times New Roman" w:cs="Times New Roman"/>
            <w:sz w:val="24"/>
            <w:szCs w:val="24"/>
          </w:rPr>
          <w:t>0</w:t>
        </w:r>
        <w:r w:rsidR="006908EB" w:rsidRPr="000E46E0">
          <w:rPr>
            <w:rFonts w:ascii="Times New Roman" w:hAnsi="Times New Roman" w:cs="Times New Roman"/>
            <w:sz w:val="24"/>
            <w:szCs w:val="24"/>
          </w:rPr>
          <w:t xml:space="preserve"> USD – President &amp; CEO</w:t>
        </w:r>
      </w:ins>
    </w:p>
    <w:sectPr w:rsidR="00342366" w:rsidRPr="0070797A" w:rsidSect="00DC55EF">
      <w:headerReference w:type="default" r:id="rId12"/>
      <w:footerReference w:type="default" r:id="rId13"/>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BFFF63" w14:textId="77777777" w:rsidR="00FF6E17" w:rsidRDefault="00FF6E17" w:rsidP="00EE2BCE">
      <w:pPr>
        <w:spacing w:after="0" w:line="240" w:lineRule="auto"/>
      </w:pPr>
      <w:r>
        <w:separator/>
      </w:r>
    </w:p>
  </w:endnote>
  <w:endnote w:type="continuationSeparator" w:id="0">
    <w:p w14:paraId="1E2B7D8F" w14:textId="77777777" w:rsidR="00FF6E17" w:rsidRDefault="00FF6E17" w:rsidP="00EE2BCE">
      <w:pPr>
        <w:spacing w:after="0" w:line="240" w:lineRule="auto"/>
      </w:pPr>
      <w:r>
        <w:continuationSeparator/>
      </w:r>
    </w:p>
  </w:endnote>
  <w:endnote w:type="continuationNotice" w:id="1">
    <w:p w14:paraId="1669E2AD" w14:textId="77777777" w:rsidR="00FF6E17" w:rsidRDefault="00FF6E1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1858721"/>
      <w:docPartObj>
        <w:docPartGallery w:val="Page Numbers (Bottom of Page)"/>
        <w:docPartUnique/>
      </w:docPartObj>
    </w:sdtPr>
    <w:sdtEndPr>
      <w:rPr>
        <w:color w:val="808080" w:themeColor="background1" w:themeShade="80"/>
        <w:spacing w:val="60"/>
      </w:rPr>
    </w:sdtEndPr>
    <w:sdtContent>
      <w:p w14:paraId="73AA1CE4" w14:textId="77777777" w:rsidR="005A42EC" w:rsidRDefault="005A42EC">
        <w:pPr>
          <w:pStyle w:val="Footer"/>
          <w:pBdr>
            <w:top w:val="single" w:sz="4" w:space="1" w:color="D9D9D9" w:themeColor="background1" w:themeShade="D9"/>
          </w:pBdr>
          <w:rPr>
            <w:b/>
            <w:bCs/>
          </w:rPr>
        </w:pPr>
        <w:r>
          <w:rPr>
            <w:noProof/>
          </w:rPr>
          <w:drawing>
            <wp:anchor distT="0" distB="0" distL="114300" distR="114300" simplePos="0" relativeHeight="251658240" behindDoc="1" locked="0" layoutInCell="1" allowOverlap="1" wp14:anchorId="45C4680E" wp14:editId="1AD8AB1E">
              <wp:simplePos x="0" y="0"/>
              <wp:positionH relativeFrom="column">
                <wp:posOffset>1632585</wp:posOffset>
              </wp:positionH>
              <wp:positionV relativeFrom="paragraph">
                <wp:posOffset>68580</wp:posOffset>
              </wp:positionV>
              <wp:extent cx="4352290" cy="283210"/>
              <wp:effectExtent l="0" t="0" r="0" b="2540"/>
              <wp:wrapTight wrapText="bothSides">
                <wp:wrapPolygon edited="0">
                  <wp:start x="0" y="0"/>
                  <wp:lineTo x="0" y="20341"/>
                  <wp:lineTo x="21461" y="20341"/>
                  <wp:lineTo x="21461" y="0"/>
                  <wp:lineTo x="0" y="0"/>
                </wp:wrapPolygon>
              </wp:wrapTight>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cstate="print">
                        <a:extLst>
                          <a:ext uri="{28A0092B-C50C-407E-A947-70E740481C1C}">
                            <a14:useLocalDpi xmlns:a14="http://schemas.microsoft.com/office/drawing/2010/main" val="0"/>
                          </a:ext>
                        </a:extLst>
                      </a:blip>
                      <a:stretch>
                        <a:fillRect/>
                      </a:stretch>
                    </pic:blipFill>
                    <pic:spPr>
                      <a:xfrm>
                        <a:off x="0" y="0"/>
                        <a:ext cx="4352290" cy="283210"/>
                      </a:xfrm>
                      <a:prstGeom prst="rect">
                        <a:avLst/>
                      </a:prstGeom>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sidR="00DC55EF" w:rsidRPr="00DC55EF">
          <w:rPr>
            <w:b/>
            <w:bCs/>
            <w:noProof/>
          </w:rPr>
          <w:t>2</w:t>
        </w:r>
        <w:r>
          <w:rPr>
            <w:b/>
            <w:bCs/>
            <w:noProof/>
          </w:rPr>
          <w:fldChar w:fldCharType="end"/>
        </w:r>
        <w:r>
          <w:rPr>
            <w:b/>
            <w:bCs/>
          </w:rPr>
          <w:t xml:space="preserve"> | </w:t>
        </w:r>
        <w:r>
          <w:rPr>
            <w:color w:val="808080" w:themeColor="background1" w:themeShade="80"/>
            <w:spacing w:val="60"/>
          </w:rPr>
          <w:t>Page</w:t>
        </w:r>
      </w:p>
    </w:sdtContent>
  </w:sdt>
  <w:p w14:paraId="60234798" w14:textId="77777777" w:rsidR="005A42EC" w:rsidRDefault="005A42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5DD384" w14:textId="77777777" w:rsidR="00FF6E17" w:rsidRDefault="00FF6E17" w:rsidP="00EE2BCE">
      <w:pPr>
        <w:spacing w:after="0" w:line="240" w:lineRule="auto"/>
      </w:pPr>
      <w:r>
        <w:separator/>
      </w:r>
    </w:p>
  </w:footnote>
  <w:footnote w:type="continuationSeparator" w:id="0">
    <w:p w14:paraId="627AD22A" w14:textId="77777777" w:rsidR="00FF6E17" w:rsidRDefault="00FF6E17" w:rsidP="00EE2BCE">
      <w:pPr>
        <w:spacing w:after="0" w:line="240" w:lineRule="auto"/>
      </w:pPr>
      <w:r>
        <w:continuationSeparator/>
      </w:r>
    </w:p>
  </w:footnote>
  <w:footnote w:type="continuationNotice" w:id="1">
    <w:p w14:paraId="76E1D968" w14:textId="77777777" w:rsidR="00FF6E17" w:rsidRDefault="00FF6E1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CA8525" w14:textId="77777777" w:rsidR="005A42EC" w:rsidRDefault="005A42EC">
    <w:pPr>
      <w:pStyle w:val="Header"/>
    </w:pPr>
    <w:r>
      <w:rPr>
        <w:noProof/>
      </w:rPr>
      <w:drawing>
        <wp:inline distT="0" distB="0" distL="0" distR="0" wp14:anchorId="35520EE1" wp14:editId="2811966C">
          <wp:extent cx="2614930" cy="584835"/>
          <wp:effectExtent l="0" t="0" r="0" b="5715"/>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14930" cy="584835"/>
                  </a:xfrm>
                  <a:prstGeom prst="rect">
                    <a:avLst/>
                  </a:prstGeom>
                </pic:spPr>
              </pic:pic>
            </a:graphicData>
          </a:graphic>
        </wp:inline>
      </w:drawing>
    </w:r>
  </w:p>
  <w:p w14:paraId="22627FCF" w14:textId="77777777" w:rsidR="005A42EC" w:rsidRDefault="005A42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017E2"/>
    <w:multiLevelType w:val="hybridMultilevel"/>
    <w:tmpl w:val="00EE21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9678C5"/>
    <w:multiLevelType w:val="hybridMultilevel"/>
    <w:tmpl w:val="E33620C4"/>
    <w:lvl w:ilvl="0" w:tplc="08E0E8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862706"/>
    <w:multiLevelType w:val="multilevel"/>
    <w:tmpl w:val="6E960D4E"/>
    <w:lvl w:ilvl="0">
      <w:start w:val="1"/>
      <w:numFmt w:val="decimal"/>
      <w:lvlText w:val="%1."/>
      <w:lvlJc w:val="left"/>
      <w:pPr>
        <w:ind w:left="72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1A4A2C5D"/>
    <w:multiLevelType w:val="multilevel"/>
    <w:tmpl w:val="1138113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1C0B0B01"/>
    <w:multiLevelType w:val="hybridMultilevel"/>
    <w:tmpl w:val="BEFA1BE0"/>
    <w:lvl w:ilvl="0" w:tplc="08E0E83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B531EB"/>
    <w:multiLevelType w:val="multilevel"/>
    <w:tmpl w:val="A35EBE02"/>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1EC93792"/>
    <w:multiLevelType w:val="hybridMultilevel"/>
    <w:tmpl w:val="7F520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9A07D3"/>
    <w:multiLevelType w:val="multilevel"/>
    <w:tmpl w:val="1138113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24563742"/>
    <w:multiLevelType w:val="multilevel"/>
    <w:tmpl w:val="5DB8E9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5AE43A2"/>
    <w:multiLevelType w:val="multilevel"/>
    <w:tmpl w:val="1138113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26247D12"/>
    <w:multiLevelType w:val="multilevel"/>
    <w:tmpl w:val="1138113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274A0251"/>
    <w:multiLevelType w:val="multilevel"/>
    <w:tmpl w:val="1138113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2" w15:restartNumberingAfterBreak="0">
    <w:nsid w:val="35A70DC2"/>
    <w:multiLevelType w:val="hybridMultilevel"/>
    <w:tmpl w:val="20469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190028"/>
    <w:multiLevelType w:val="multilevel"/>
    <w:tmpl w:val="1138113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4" w15:restartNumberingAfterBreak="0">
    <w:nsid w:val="418428C6"/>
    <w:multiLevelType w:val="multilevel"/>
    <w:tmpl w:val="CF16FBA2"/>
    <w:lvl w:ilvl="0">
      <w:start w:val="10"/>
      <w:numFmt w:val="decimal"/>
      <w:lvlText w:val="%1"/>
      <w:lvlJc w:val="left"/>
      <w:pPr>
        <w:ind w:left="435" w:hanging="435"/>
      </w:pPr>
      <w:rPr>
        <w:rFonts w:hint="default"/>
      </w:rPr>
    </w:lvl>
    <w:lvl w:ilvl="1">
      <w:start w:val="1"/>
      <w:numFmt w:val="decimal"/>
      <w:lvlText w:val="%1.%2"/>
      <w:lvlJc w:val="left"/>
      <w:pPr>
        <w:ind w:left="1155" w:hanging="43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42BE2231"/>
    <w:multiLevelType w:val="hybridMultilevel"/>
    <w:tmpl w:val="564ACDCE"/>
    <w:lvl w:ilvl="0" w:tplc="AE86CA8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677986"/>
    <w:multiLevelType w:val="multilevel"/>
    <w:tmpl w:val="BFB4F7A2"/>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48C614CE"/>
    <w:multiLevelType w:val="multilevel"/>
    <w:tmpl w:val="CF16FBA2"/>
    <w:lvl w:ilvl="0">
      <w:start w:val="13"/>
      <w:numFmt w:val="decimal"/>
      <w:lvlText w:val="%1"/>
      <w:lvlJc w:val="left"/>
      <w:pPr>
        <w:ind w:left="435" w:hanging="435"/>
      </w:pPr>
      <w:rPr>
        <w:rFonts w:hint="default"/>
      </w:rPr>
    </w:lvl>
    <w:lvl w:ilvl="1">
      <w:start w:val="1"/>
      <w:numFmt w:val="decimal"/>
      <w:lvlText w:val="%1.%2"/>
      <w:lvlJc w:val="left"/>
      <w:pPr>
        <w:ind w:left="1155" w:hanging="43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49602D2A"/>
    <w:multiLevelType w:val="hybridMultilevel"/>
    <w:tmpl w:val="22E4F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0D7906"/>
    <w:multiLevelType w:val="hybridMultilevel"/>
    <w:tmpl w:val="55C6E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F81AB1"/>
    <w:multiLevelType w:val="multilevel"/>
    <w:tmpl w:val="1138113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555E33B0"/>
    <w:multiLevelType w:val="hybridMultilevel"/>
    <w:tmpl w:val="39D29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BE34A8"/>
    <w:multiLevelType w:val="hybridMultilevel"/>
    <w:tmpl w:val="B45CB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EC52A1"/>
    <w:multiLevelType w:val="hybridMultilevel"/>
    <w:tmpl w:val="854ADB6E"/>
    <w:lvl w:ilvl="0" w:tplc="08E0E8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67243C"/>
    <w:multiLevelType w:val="hybridMultilevel"/>
    <w:tmpl w:val="E424C250"/>
    <w:lvl w:ilvl="0" w:tplc="08E0E8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B34821"/>
    <w:multiLevelType w:val="hybridMultilevel"/>
    <w:tmpl w:val="AAD2BF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4E78BB"/>
    <w:multiLevelType w:val="multilevel"/>
    <w:tmpl w:val="1138113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7" w15:restartNumberingAfterBreak="0">
    <w:nsid w:val="5C7677E5"/>
    <w:multiLevelType w:val="multilevel"/>
    <w:tmpl w:val="C97E62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D67705D"/>
    <w:multiLevelType w:val="hybridMultilevel"/>
    <w:tmpl w:val="C0A4D7FA"/>
    <w:lvl w:ilvl="0" w:tplc="5E240764">
      <w:start w:val="1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DB70686"/>
    <w:multiLevelType w:val="hybridMultilevel"/>
    <w:tmpl w:val="CBA2B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E771DA"/>
    <w:multiLevelType w:val="multilevel"/>
    <w:tmpl w:val="1138113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1" w15:restartNumberingAfterBreak="0">
    <w:nsid w:val="772A6B33"/>
    <w:multiLevelType w:val="hybridMultilevel"/>
    <w:tmpl w:val="A2762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1D7159"/>
    <w:multiLevelType w:val="hybridMultilevel"/>
    <w:tmpl w:val="52284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2500640">
    <w:abstractNumId w:val="4"/>
  </w:num>
  <w:num w:numId="2" w16cid:durableId="1413699794">
    <w:abstractNumId w:val="24"/>
  </w:num>
  <w:num w:numId="3" w16cid:durableId="1995259060">
    <w:abstractNumId w:val="32"/>
  </w:num>
  <w:num w:numId="4" w16cid:durableId="58864075">
    <w:abstractNumId w:val="23"/>
  </w:num>
  <w:num w:numId="5" w16cid:durableId="569464196">
    <w:abstractNumId w:val="1"/>
  </w:num>
  <w:num w:numId="6" w16cid:durableId="2129423325">
    <w:abstractNumId w:val="2"/>
  </w:num>
  <w:num w:numId="7" w16cid:durableId="364137106">
    <w:abstractNumId w:val="19"/>
  </w:num>
  <w:num w:numId="8" w16cid:durableId="1878202702">
    <w:abstractNumId w:val="29"/>
  </w:num>
  <w:num w:numId="9" w16cid:durableId="956833806">
    <w:abstractNumId w:val="0"/>
  </w:num>
  <w:num w:numId="10" w16cid:durableId="1663511179">
    <w:abstractNumId w:val="25"/>
  </w:num>
  <w:num w:numId="11" w16cid:durableId="536818216">
    <w:abstractNumId w:val="11"/>
  </w:num>
  <w:num w:numId="12" w16cid:durableId="1466659042">
    <w:abstractNumId w:val="16"/>
  </w:num>
  <w:num w:numId="13" w16cid:durableId="1508716363">
    <w:abstractNumId w:val="14"/>
  </w:num>
  <w:num w:numId="14" w16cid:durableId="168300403">
    <w:abstractNumId w:val="17"/>
  </w:num>
  <w:num w:numId="15" w16cid:durableId="822548796">
    <w:abstractNumId w:val="28"/>
  </w:num>
  <w:num w:numId="16" w16cid:durableId="1627660172">
    <w:abstractNumId w:val="5"/>
  </w:num>
  <w:num w:numId="17" w16cid:durableId="1714842316">
    <w:abstractNumId w:val="18"/>
  </w:num>
  <w:num w:numId="18" w16cid:durableId="141386993">
    <w:abstractNumId w:val="30"/>
  </w:num>
  <w:num w:numId="19" w16cid:durableId="1640111788">
    <w:abstractNumId w:val="12"/>
  </w:num>
  <w:num w:numId="20" w16cid:durableId="551428085">
    <w:abstractNumId w:val="10"/>
  </w:num>
  <w:num w:numId="21" w16cid:durableId="244341855">
    <w:abstractNumId w:val="13"/>
  </w:num>
  <w:num w:numId="22" w16cid:durableId="1317295446">
    <w:abstractNumId w:val="9"/>
  </w:num>
  <w:num w:numId="23" w16cid:durableId="1420180677">
    <w:abstractNumId w:val="21"/>
  </w:num>
  <w:num w:numId="24" w16cid:durableId="1948999576">
    <w:abstractNumId w:val="6"/>
  </w:num>
  <w:num w:numId="25" w16cid:durableId="1961493300">
    <w:abstractNumId w:val="31"/>
  </w:num>
  <w:num w:numId="26" w16cid:durableId="1756392395">
    <w:abstractNumId w:val="8"/>
  </w:num>
  <w:num w:numId="27" w16cid:durableId="2005545708">
    <w:abstractNumId w:val="27"/>
  </w:num>
  <w:num w:numId="28" w16cid:durableId="1078868387">
    <w:abstractNumId w:val="15"/>
  </w:num>
  <w:num w:numId="29" w16cid:durableId="58595375">
    <w:abstractNumId w:val="20"/>
  </w:num>
  <w:num w:numId="30" w16cid:durableId="1865512144">
    <w:abstractNumId w:val="26"/>
  </w:num>
  <w:num w:numId="31" w16cid:durableId="1483279571">
    <w:abstractNumId w:val="7"/>
  </w:num>
  <w:num w:numId="32" w16cid:durableId="821501418">
    <w:abstractNumId w:val="3"/>
  </w:num>
  <w:num w:numId="33" w16cid:durableId="283316189">
    <w:abstractNumId w:val="22"/>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nielle Martin">
    <w15:presenceInfo w15:providerId="None" w15:userId="Danielle Martin"/>
  </w15:person>
  <w15:person w15:author="Danielle Martin [2]">
    <w15:presenceInfo w15:providerId="AD" w15:userId="S::dmartin@partners.net::04f63225-1d27-46ab-9c7c-1c8b513bed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3AA"/>
    <w:rsid w:val="0000138F"/>
    <w:rsid w:val="000053EE"/>
    <w:rsid w:val="000062A8"/>
    <w:rsid w:val="000105CF"/>
    <w:rsid w:val="0001609A"/>
    <w:rsid w:val="00016985"/>
    <w:rsid w:val="00017161"/>
    <w:rsid w:val="00021FDB"/>
    <w:rsid w:val="00026816"/>
    <w:rsid w:val="0002688D"/>
    <w:rsid w:val="00027CD6"/>
    <w:rsid w:val="00027DC2"/>
    <w:rsid w:val="00031B30"/>
    <w:rsid w:val="00031EB4"/>
    <w:rsid w:val="00033181"/>
    <w:rsid w:val="00033D66"/>
    <w:rsid w:val="00035EEB"/>
    <w:rsid w:val="00040343"/>
    <w:rsid w:val="00040767"/>
    <w:rsid w:val="00040BE2"/>
    <w:rsid w:val="000475DC"/>
    <w:rsid w:val="00050F47"/>
    <w:rsid w:val="00052DEC"/>
    <w:rsid w:val="00053136"/>
    <w:rsid w:val="00053EB6"/>
    <w:rsid w:val="000545BF"/>
    <w:rsid w:val="000610E0"/>
    <w:rsid w:val="0006238F"/>
    <w:rsid w:val="00063DAD"/>
    <w:rsid w:val="00077472"/>
    <w:rsid w:val="000803FB"/>
    <w:rsid w:val="0008294C"/>
    <w:rsid w:val="00086AD0"/>
    <w:rsid w:val="00092DCA"/>
    <w:rsid w:val="0009347E"/>
    <w:rsid w:val="00094D83"/>
    <w:rsid w:val="00094EE0"/>
    <w:rsid w:val="000960DB"/>
    <w:rsid w:val="000A391D"/>
    <w:rsid w:val="000A4B13"/>
    <w:rsid w:val="000A6851"/>
    <w:rsid w:val="000B1E35"/>
    <w:rsid w:val="000B1F73"/>
    <w:rsid w:val="000B4E06"/>
    <w:rsid w:val="000C4588"/>
    <w:rsid w:val="000C6651"/>
    <w:rsid w:val="000C7770"/>
    <w:rsid w:val="000D34D6"/>
    <w:rsid w:val="000D46DB"/>
    <w:rsid w:val="000D63F7"/>
    <w:rsid w:val="000E32BC"/>
    <w:rsid w:val="000E6560"/>
    <w:rsid w:val="000F1B92"/>
    <w:rsid w:val="000F32E2"/>
    <w:rsid w:val="001007A3"/>
    <w:rsid w:val="0010329A"/>
    <w:rsid w:val="00105FDF"/>
    <w:rsid w:val="0012143B"/>
    <w:rsid w:val="00122B87"/>
    <w:rsid w:val="00125DB0"/>
    <w:rsid w:val="00127BF4"/>
    <w:rsid w:val="001319A1"/>
    <w:rsid w:val="00131B14"/>
    <w:rsid w:val="00133238"/>
    <w:rsid w:val="001359A8"/>
    <w:rsid w:val="00141AC0"/>
    <w:rsid w:val="001440FC"/>
    <w:rsid w:val="00144337"/>
    <w:rsid w:val="00147AFE"/>
    <w:rsid w:val="00151C59"/>
    <w:rsid w:val="001553DA"/>
    <w:rsid w:val="00155713"/>
    <w:rsid w:val="00172C4F"/>
    <w:rsid w:val="00175C76"/>
    <w:rsid w:val="001760E5"/>
    <w:rsid w:val="00176BFD"/>
    <w:rsid w:val="00177726"/>
    <w:rsid w:val="0017780D"/>
    <w:rsid w:val="0018072E"/>
    <w:rsid w:val="00181121"/>
    <w:rsid w:val="0018179D"/>
    <w:rsid w:val="001908A7"/>
    <w:rsid w:val="00192181"/>
    <w:rsid w:val="00195962"/>
    <w:rsid w:val="001A22C4"/>
    <w:rsid w:val="001B21FA"/>
    <w:rsid w:val="001B3706"/>
    <w:rsid w:val="001C1CB6"/>
    <w:rsid w:val="001C46CE"/>
    <w:rsid w:val="001C5112"/>
    <w:rsid w:val="001C51F0"/>
    <w:rsid w:val="001C7B76"/>
    <w:rsid w:val="001D257C"/>
    <w:rsid w:val="001D2F94"/>
    <w:rsid w:val="001D702A"/>
    <w:rsid w:val="001E0549"/>
    <w:rsid w:val="001E1F3E"/>
    <w:rsid w:val="001F2D20"/>
    <w:rsid w:val="001F4F0E"/>
    <w:rsid w:val="001F6CF8"/>
    <w:rsid w:val="00200CB6"/>
    <w:rsid w:val="00203424"/>
    <w:rsid w:val="002036EF"/>
    <w:rsid w:val="0020773E"/>
    <w:rsid w:val="00217BA7"/>
    <w:rsid w:val="0022160D"/>
    <w:rsid w:val="0022763C"/>
    <w:rsid w:val="00230E13"/>
    <w:rsid w:val="0023338E"/>
    <w:rsid w:val="00236719"/>
    <w:rsid w:val="00236C62"/>
    <w:rsid w:val="00241323"/>
    <w:rsid w:val="00245365"/>
    <w:rsid w:val="00247853"/>
    <w:rsid w:val="00250C6F"/>
    <w:rsid w:val="00251529"/>
    <w:rsid w:val="00251EE1"/>
    <w:rsid w:val="00255384"/>
    <w:rsid w:val="00263085"/>
    <w:rsid w:val="00273CB8"/>
    <w:rsid w:val="00273E6D"/>
    <w:rsid w:val="0027665C"/>
    <w:rsid w:val="0028701D"/>
    <w:rsid w:val="0028793D"/>
    <w:rsid w:val="002928E3"/>
    <w:rsid w:val="002A00EA"/>
    <w:rsid w:val="002A1C08"/>
    <w:rsid w:val="002B32DC"/>
    <w:rsid w:val="002C1718"/>
    <w:rsid w:val="002C4F3B"/>
    <w:rsid w:val="002D6CFF"/>
    <w:rsid w:val="002E2BCB"/>
    <w:rsid w:val="002E44CE"/>
    <w:rsid w:val="002F0C2C"/>
    <w:rsid w:val="002F229C"/>
    <w:rsid w:val="002F6442"/>
    <w:rsid w:val="00300465"/>
    <w:rsid w:val="003036D1"/>
    <w:rsid w:val="003064D7"/>
    <w:rsid w:val="00306657"/>
    <w:rsid w:val="00306EBA"/>
    <w:rsid w:val="00310B96"/>
    <w:rsid w:val="00321010"/>
    <w:rsid w:val="00323C20"/>
    <w:rsid w:val="00327058"/>
    <w:rsid w:val="00327F68"/>
    <w:rsid w:val="00330925"/>
    <w:rsid w:val="003342A7"/>
    <w:rsid w:val="00335C9B"/>
    <w:rsid w:val="003360D4"/>
    <w:rsid w:val="0033684E"/>
    <w:rsid w:val="003378DF"/>
    <w:rsid w:val="00340543"/>
    <w:rsid w:val="00342366"/>
    <w:rsid w:val="0034464C"/>
    <w:rsid w:val="0035460F"/>
    <w:rsid w:val="00356FC7"/>
    <w:rsid w:val="003617DB"/>
    <w:rsid w:val="003623BD"/>
    <w:rsid w:val="0036326B"/>
    <w:rsid w:val="003638E3"/>
    <w:rsid w:val="003753B9"/>
    <w:rsid w:val="0037797F"/>
    <w:rsid w:val="003816DB"/>
    <w:rsid w:val="00385F1A"/>
    <w:rsid w:val="003A12C8"/>
    <w:rsid w:val="003B0129"/>
    <w:rsid w:val="003B3286"/>
    <w:rsid w:val="003B6435"/>
    <w:rsid w:val="003B6AA2"/>
    <w:rsid w:val="003C01A6"/>
    <w:rsid w:val="003C382A"/>
    <w:rsid w:val="003C59F6"/>
    <w:rsid w:val="003C6656"/>
    <w:rsid w:val="003D3B94"/>
    <w:rsid w:val="003D4CEB"/>
    <w:rsid w:val="003E26E4"/>
    <w:rsid w:val="003E5F3B"/>
    <w:rsid w:val="003E6281"/>
    <w:rsid w:val="003F7B14"/>
    <w:rsid w:val="00403B53"/>
    <w:rsid w:val="00406554"/>
    <w:rsid w:val="00412843"/>
    <w:rsid w:val="00414ABD"/>
    <w:rsid w:val="004244CC"/>
    <w:rsid w:val="00427A75"/>
    <w:rsid w:val="0043167F"/>
    <w:rsid w:val="00435223"/>
    <w:rsid w:val="004407C2"/>
    <w:rsid w:val="0044379C"/>
    <w:rsid w:val="00443954"/>
    <w:rsid w:val="004501D9"/>
    <w:rsid w:val="004560A5"/>
    <w:rsid w:val="0046247F"/>
    <w:rsid w:val="00462D78"/>
    <w:rsid w:val="00470181"/>
    <w:rsid w:val="004734F1"/>
    <w:rsid w:val="00473CBC"/>
    <w:rsid w:val="00475FF8"/>
    <w:rsid w:val="0049386E"/>
    <w:rsid w:val="00494E38"/>
    <w:rsid w:val="00496CFF"/>
    <w:rsid w:val="00497975"/>
    <w:rsid w:val="00497B40"/>
    <w:rsid w:val="004A0D18"/>
    <w:rsid w:val="004A3DEE"/>
    <w:rsid w:val="004A71F5"/>
    <w:rsid w:val="004B0299"/>
    <w:rsid w:val="004B54EE"/>
    <w:rsid w:val="004B5567"/>
    <w:rsid w:val="004B5A4D"/>
    <w:rsid w:val="004C6060"/>
    <w:rsid w:val="004D031A"/>
    <w:rsid w:val="004D3630"/>
    <w:rsid w:val="004E71C4"/>
    <w:rsid w:val="004E7228"/>
    <w:rsid w:val="004F088D"/>
    <w:rsid w:val="004F633A"/>
    <w:rsid w:val="004F6AEE"/>
    <w:rsid w:val="00500006"/>
    <w:rsid w:val="00501B63"/>
    <w:rsid w:val="005020B8"/>
    <w:rsid w:val="0050344E"/>
    <w:rsid w:val="0050476D"/>
    <w:rsid w:val="00504970"/>
    <w:rsid w:val="005071A5"/>
    <w:rsid w:val="00507EC1"/>
    <w:rsid w:val="00512443"/>
    <w:rsid w:val="00513A8F"/>
    <w:rsid w:val="00515734"/>
    <w:rsid w:val="0052011C"/>
    <w:rsid w:val="00520438"/>
    <w:rsid w:val="00521DD0"/>
    <w:rsid w:val="005249EA"/>
    <w:rsid w:val="0053192D"/>
    <w:rsid w:val="00532BB5"/>
    <w:rsid w:val="0053390C"/>
    <w:rsid w:val="00535875"/>
    <w:rsid w:val="00540A87"/>
    <w:rsid w:val="00546A47"/>
    <w:rsid w:val="00550BB5"/>
    <w:rsid w:val="00555A74"/>
    <w:rsid w:val="00565DA4"/>
    <w:rsid w:val="00565FE0"/>
    <w:rsid w:val="0056659D"/>
    <w:rsid w:val="0056703A"/>
    <w:rsid w:val="00567B58"/>
    <w:rsid w:val="00570213"/>
    <w:rsid w:val="00571F9E"/>
    <w:rsid w:val="0057293D"/>
    <w:rsid w:val="005740AF"/>
    <w:rsid w:val="00581B9D"/>
    <w:rsid w:val="00585EAC"/>
    <w:rsid w:val="00591E73"/>
    <w:rsid w:val="005963B0"/>
    <w:rsid w:val="005A42EC"/>
    <w:rsid w:val="005A56C4"/>
    <w:rsid w:val="005B3757"/>
    <w:rsid w:val="005B4F82"/>
    <w:rsid w:val="005C04E8"/>
    <w:rsid w:val="005C1804"/>
    <w:rsid w:val="005C249A"/>
    <w:rsid w:val="005C288B"/>
    <w:rsid w:val="005C49CD"/>
    <w:rsid w:val="005C4EB5"/>
    <w:rsid w:val="005C733B"/>
    <w:rsid w:val="005C738E"/>
    <w:rsid w:val="005D022E"/>
    <w:rsid w:val="005D2141"/>
    <w:rsid w:val="005D29B7"/>
    <w:rsid w:val="005D7529"/>
    <w:rsid w:val="005E1CEE"/>
    <w:rsid w:val="005E3203"/>
    <w:rsid w:val="005E674C"/>
    <w:rsid w:val="005F2C9C"/>
    <w:rsid w:val="005F3DED"/>
    <w:rsid w:val="005F4597"/>
    <w:rsid w:val="005F466B"/>
    <w:rsid w:val="005F587D"/>
    <w:rsid w:val="00603546"/>
    <w:rsid w:val="00606E12"/>
    <w:rsid w:val="00610AAE"/>
    <w:rsid w:val="006128BE"/>
    <w:rsid w:val="00613357"/>
    <w:rsid w:val="00613C19"/>
    <w:rsid w:val="00615EBE"/>
    <w:rsid w:val="006213FC"/>
    <w:rsid w:val="00623EFE"/>
    <w:rsid w:val="006263AB"/>
    <w:rsid w:val="00627E0B"/>
    <w:rsid w:val="00634AEC"/>
    <w:rsid w:val="00636495"/>
    <w:rsid w:val="00640588"/>
    <w:rsid w:val="006453D8"/>
    <w:rsid w:val="00653CB1"/>
    <w:rsid w:val="006551A7"/>
    <w:rsid w:val="00656801"/>
    <w:rsid w:val="00662EFA"/>
    <w:rsid w:val="0066672A"/>
    <w:rsid w:val="00666836"/>
    <w:rsid w:val="00682304"/>
    <w:rsid w:val="00682ED9"/>
    <w:rsid w:val="00683A80"/>
    <w:rsid w:val="00683C74"/>
    <w:rsid w:val="00686AC2"/>
    <w:rsid w:val="006900CE"/>
    <w:rsid w:val="006908EB"/>
    <w:rsid w:val="006A26CB"/>
    <w:rsid w:val="006A5450"/>
    <w:rsid w:val="006A6BC3"/>
    <w:rsid w:val="006B11D7"/>
    <w:rsid w:val="006B5533"/>
    <w:rsid w:val="006B5A5F"/>
    <w:rsid w:val="006B6EBE"/>
    <w:rsid w:val="006C1287"/>
    <w:rsid w:val="006C1B20"/>
    <w:rsid w:val="006C234F"/>
    <w:rsid w:val="006C28D1"/>
    <w:rsid w:val="006C2B01"/>
    <w:rsid w:val="006C6159"/>
    <w:rsid w:val="006C6DFD"/>
    <w:rsid w:val="006D5FA8"/>
    <w:rsid w:val="006D7A5E"/>
    <w:rsid w:val="006E2440"/>
    <w:rsid w:val="006E7324"/>
    <w:rsid w:val="006F6EF6"/>
    <w:rsid w:val="0070239C"/>
    <w:rsid w:val="007048A7"/>
    <w:rsid w:val="00705FCE"/>
    <w:rsid w:val="00706E48"/>
    <w:rsid w:val="0070776B"/>
    <w:rsid w:val="0070797A"/>
    <w:rsid w:val="00707EE8"/>
    <w:rsid w:val="00723864"/>
    <w:rsid w:val="00726EBD"/>
    <w:rsid w:val="00733D2C"/>
    <w:rsid w:val="00746AD4"/>
    <w:rsid w:val="007477F6"/>
    <w:rsid w:val="00747EE5"/>
    <w:rsid w:val="00747F19"/>
    <w:rsid w:val="00752C9D"/>
    <w:rsid w:val="00753083"/>
    <w:rsid w:val="00754189"/>
    <w:rsid w:val="00774290"/>
    <w:rsid w:val="007856A4"/>
    <w:rsid w:val="007A3865"/>
    <w:rsid w:val="007A61DE"/>
    <w:rsid w:val="007A6A07"/>
    <w:rsid w:val="007A6A37"/>
    <w:rsid w:val="007B3C24"/>
    <w:rsid w:val="007B5CC5"/>
    <w:rsid w:val="007B7E1D"/>
    <w:rsid w:val="007C27D5"/>
    <w:rsid w:val="007C28C8"/>
    <w:rsid w:val="007D1C53"/>
    <w:rsid w:val="007D2CAF"/>
    <w:rsid w:val="007E1A31"/>
    <w:rsid w:val="007E26BC"/>
    <w:rsid w:val="00800007"/>
    <w:rsid w:val="00802174"/>
    <w:rsid w:val="00814A38"/>
    <w:rsid w:val="00821D83"/>
    <w:rsid w:val="0082343D"/>
    <w:rsid w:val="008353F5"/>
    <w:rsid w:val="00836C77"/>
    <w:rsid w:val="00841177"/>
    <w:rsid w:val="00850314"/>
    <w:rsid w:val="0085158C"/>
    <w:rsid w:val="00852973"/>
    <w:rsid w:val="00853EC5"/>
    <w:rsid w:val="00856488"/>
    <w:rsid w:val="00856535"/>
    <w:rsid w:val="008607F7"/>
    <w:rsid w:val="00861B2D"/>
    <w:rsid w:val="00863D8E"/>
    <w:rsid w:val="00865C60"/>
    <w:rsid w:val="0086689D"/>
    <w:rsid w:val="00867E2E"/>
    <w:rsid w:val="00870FE7"/>
    <w:rsid w:val="00880DA6"/>
    <w:rsid w:val="00880EA5"/>
    <w:rsid w:val="008821A3"/>
    <w:rsid w:val="00882525"/>
    <w:rsid w:val="008931F1"/>
    <w:rsid w:val="00896B17"/>
    <w:rsid w:val="00896DEB"/>
    <w:rsid w:val="0089767D"/>
    <w:rsid w:val="008A139A"/>
    <w:rsid w:val="008A5F9C"/>
    <w:rsid w:val="008A751D"/>
    <w:rsid w:val="008B00FF"/>
    <w:rsid w:val="008B0D1C"/>
    <w:rsid w:val="008B26CE"/>
    <w:rsid w:val="008B386D"/>
    <w:rsid w:val="008C13D7"/>
    <w:rsid w:val="008C2AC7"/>
    <w:rsid w:val="008C4C5A"/>
    <w:rsid w:val="008C5ECE"/>
    <w:rsid w:val="008C7611"/>
    <w:rsid w:val="008D272F"/>
    <w:rsid w:val="008D48C4"/>
    <w:rsid w:val="008D50D4"/>
    <w:rsid w:val="008E3E52"/>
    <w:rsid w:val="008E3E70"/>
    <w:rsid w:val="008F3BF4"/>
    <w:rsid w:val="008F6E2B"/>
    <w:rsid w:val="009020D9"/>
    <w:rsid w:val="0091069A"/>
    <w:rsid w:val="00915294"/>
    <w:rsid w:val="00916CB2"/>
    <w:rsid w:val="00916DAA"/>
    <w:rsid w:val="00917D3A"/>
    <w:rsid w:val="009309D7"/>
    <w:rsid w:val="00933903"/>
    <w:rsid w:val="00933DDE"/>
    <w:rsid w:val="00943CCA"/>
    <w:rsid w:val="009457A8"/>
    <w:rsid w:val="009465DC"/>
    <w:rsid w:val="009517CA"/>
    <w:rsid w:val="0095383C"/>
    <w:rsid w:val="00954412"/>
    <w:rsid w:val="00955586"/>
    <w:rsid w:val="009627CA"/>
    <w:rsid w:val="00964392"/>
    <w:rsid w:val="009646A5"/>
    <w:rsid w:val="00964AD9"/>
    <w:rsid w:val="00965EC3"/>
    <w:rsid w:val="009728F1"/>
    <w:rsid w:val="009752DA"/>
    <w:rsid w:val="009803AA"/>
    <w:rsid w:val="009843AF"/>
    <w:rsid w:val="00986225"/>
    <w:rsid w:val="00995543"/>
    <w:rsid w:val="00996CFD"/>
    <w:rsid w:val="009A4551"/>
    <w:rsid w:val="009A57EB"/>
    <w:rsid w:val="009A6DE4"/>
    <w:rsid w:val="009A75B2"/>
    <w:rsid w:val="009B1817"/>
    <w:rsid w:val="009B4347"/>
    <w:rsid w:val="009B6DC9"/>
    <w:rsid w:val="009C32C0"/>
    <w:rsid w:val="009C623B"/>
    <w:rsid w:val="009D14C4"/>
    <w:rsid w:val="009D17C1"/>
    <w:rsid w:val="009D61CB"/>
    <w:rsid w:val="009D6A72"/>
    <w:rsid w:val="009E2845"/>
    <w:rsid w:val="009E3473"/>
    <w:rsid w:val="009E3564"/>
    <w:rsid w:val="009E53AA"/>
    <w:rsid w:val="009E6D6F"/>
    <w:rsid w:val="00A11C86"/>
    <w:rsid w:val="00A14C5E"/>
    <w:rsid w:val="00A14CEF"/>
    <w:rsid w:val="00A20D96"/>
    <w:rsid w:val="00A24FE8"/>
    <w:rsid w:val="00A2638A"/>
    <w:rsid w:val="00A30982"/>
    <w:rsid w:val="00A35D51"/>
    <w:rsid w:val="00A46B11"/>
    <w:rsid w:val="00A541BF"/>
    <w:rsid w:val="00A650FD"/>
    <w:rsid w:val="00A6799A"/>
    <w:rsid w:val="00A716E9"/>
    <w:rsid w:val="00A74213"/>
    <w:rsid w:val="00A74A5D"/>
    <w:rsid w:val="00A801C8"/>
    <w:rsid w:val="00A80A6D"/>
    <w:rsid w:val="00A83EA8"/>
    <w:rsid w:val="00A870E1"/>
    <w:rsid w:val="00A91BFF"/>
    <w:rsid w:val="00A96EE7"/>
    <w:rsid w:val="00AA1E0A"/>
    <w:rsid w:val="00AA6EAB"/>
    <w:rsid w:val="00AB2440"/>
    <w:rsid w:val="00AB3241"/>
    <w:rsid w:val="00AB4208"/>
    <w:rsid w:val="00AB67A6"/>
    <w:rsid w:val="00AB736B"/>
    <w:rsid w:val="00AC0648"/>
    <w:rsid w:val="00AC6C4E"/>
    <w:rsid w:val="00AE028A"/>
    <w:rsid w:val="00AE2305"/>
    <w:rsid w:val="00B00006"/>
    <w:rsid w:val="00B022D6"/>
    <w:rsid w:val="00B05FAE"/>
    <w:rsid w:val="00B1030E"/>
    <w:rsid w:val="00B17CD4"/>
    <w:rsid w:val="00B23054"/>
    <w:rsid w:val="00B25D8D"/>
    <w:rsid w:val="00B25F88"/>
    <w:rsid w:val="00B400D5"/>
    <w:rsid w:val="00B40A2C"/>
    <w:rsid w:val="00B51024"/>
    <w:rsid w:val="00B523F1"/>
    <w:rsid w:val="00B5554C"/>
    <w:rsid w:val="00B60A95"/>
    <w:rsid w:val="00B77793"/>
    <w:rsid w:val="00B80FE7"/>
    <w:rsid w:val="00B82A71"/>
    <w:rsid w:val="00B82D3A"/>
    <w:rsid w:val="00BA06B6"/>
    <w:rsid w:val="00BA1525"/>
    <w:rsid w:val="00BA34B1"/>
    <w:rsid w:val="00BA3521"/>
    <w:rsid w:val="00BA5260"/>
    <w:rsid w:val="00BA7F99"/>
    <w:rsid w:val="00BB01F6"/>
    <w:rsid w:val="00BB06F6"/>
    <w:rsid w:val="00BB38E9"/>
    <w:rsid w:val="00BB69B4"/>
    <w:rsid w:val="00BB76B7"/>
    <w:rsid w:val="00BC1FB7"/>
    <w:rsid w:val="00BC2908"/>
    <w:rsid w:val="00BD1549"/>
    <w:rsid w:val="00BD1821"/>
    <w:rsid w:val="00BD5F67"/>
    <w:rsid w:val="00BD75BA"/>
    <w:rsid w:val="00BE20F9"/>
    <w:rsid w:val="00BE3E2E"/>
    <w:rsid w:val="00BE46A8"/>
    <w:rsid w:val="00BE65A3"/>
    <w:rsid w:val="00BE7749"/>
    <w:rsid w:val="00BF3E75"/>
    <w:rsid w:val="00BF44F7"/>
    <w:rsid w:val="00BF571B"/>
    <w:rsid w:val="00C12B10"/>
    <w:rsid w:val="00C151F1"/>
    <w:rsid w:val="00C154C9"/>
    <w:rsid w:val="00C15535"/>
    <w:rsid w:val="00C16A70"/>
    <w:rsid w:val="00C207D2"/>
    <w:rsid w:val="00C20CCB"/>
    <w:rsid w:val="00C24899"/>
    <w:rsid w:val="00C26F7C"/>
    <w:rsid w:val="00C353EB"/>
    <w:rsid w:val="00C408C9"/>
    <w:rsid w:val="00C42379"/>
    <w:rsid w:val="00C43F3A"/>
    <w:rsid w:val="00C442E5"/>
    <w:rsid w:val="00C46871"/>
    <w:rsid w:val="00C573C5"/>
    <w:rsid w:val="00C662E5"/>
    <w:rsid w:val="00C710CA"/>
    <w:rsid w:val="00C72205"/>
    <w:rsid w:val="00C83AC6"/>
    <w:rsid w:val="00C8509C"/>
    <w:rsid w:val="00C850EC"/>
    <w:rsid w:val="00C85E08"/>
    <w:rsid w:val="00C87F1A"/>
    <w:rsid w:val="00C91251"/>
    <w:rsid w:val="00C957BE"/>
    <w:rsid w:val="00C95F68"/>
    <w:rsid w:val="00C971FD"/>
    <w:rsid w:val="00CA2964"/>
    <w:rsid w:val="00CA5BF5"/>
    <w:rsid w:val="00CB0480"/>
    <w:rsid w:val="00CB1CFC"/>
    <w:rsid w:val="00CB2F6A"/>
    <w:rsid w:val="00CB5AC9"/>
    <w:rsid w:val="00CC12D2"/>
    <w:rsid w:val="00CC27D9"/>
    <w:rsid w:val="00CC3AF0"/>
    <w:rsid w:val="00CC7DD3"/>
    <w:rsid w:val="00CD7914"/>
    <w:rsid w:val="00CE33AA"/>
    <w:rsid w:val="00CE4307"/>
    <w:rsid w:val="00CE7E61"/>
    <w:rsid w:val="00CF008E"/>
    <w:rsid w:val="00D038CA"/>
    <w:rsid w:val="00D068EC"/>
    <w:rsid w:val="00D06C8F"/>
    <w:rsid w:val="00D12160"/>
    <w:rsid w:val="00D172A3"/>
    <w:rsid w:val="00D33273"/>
    <w:rsid w:val="00D4139A"/>
    <w:rsid w:val="00D43E39"/>
    <w:rsid w:val="00D46EE1"/>
    <w:rsid w:val="00D54111"/>
    <w:rsid w:val="00D6453E"/>
    <w:rsid w:val="00D74727"/>
    <w:rsid w:val="00D80AC6"/>
    <w:rsid w:val="00D81C5A"/>
    <w:rsid w:val="00D84F48"/>
    <w:rsid w:val="00D913EB"/>
    <w:rsid w:val="00D9186E"/>
    <w:rsid w:val="00D9651E"/>
    <w:rsid w:val="00DA0B1D"/>
    <w:rsid w:val="00DB4E50"/>
    <w:rsid w:val="00DB7419"/>
    <w:rsid w:val="00DC55EF"/>
    <w:rsid w:val="00DC5A03"/>
    <w:rsid w:val="00DC798D"/>
    <w:rsid w:val="00DD40E3"/>
    <w:rsid w:val="00DE2EA1"/>
    <w:rsid w:val="00DE4DA8"/>
    <w:rsid w:val="00DE682B"/>
    <w:rsid w:val="00DF264E"/>
    <w:rsid w:val="00DF3DE7"/>
    <w:rsid w:val="00E0181B"/>
    <w:rsid w:val="00E01B49"/>
    <w:rsid w:val="00E052CF"/>
    <w:rsid w:val="00E1615B"/>
    <w:rsid w:val="00E203B3"/>
    <w:rsid w:val="00E23CC4"/>
    <w:rsid w:val="00E31E89"/>
    <w:rsid w:val="00E34EA2"/>
    <w:rsid w:val="00E356F2"/>
    <w:rsid w:val="00E374FB"/>
    <w:rsid w:val="00E40D36"/>
    <w:rsid w:val="00E46EF7"/>
    <w:rsid w:val="00E47F57"/>
    <w:rsid w:val="00E50F2E"/>
    <w:rsid w:val="00E527F9"/>
    <w:rsid w:val="00E53631"/>
    <w:rsid w:val="00E57233"/>
    <w:rsid w:val="00E60E9F"/>
    <w:rsid w:val="00E62D15"/>
    <w:rsid w:val="00E72424"/>
    <w:rsid w:val="00E83061"/>
    <w:rsid w:val="00E8343D"/>
    <w:rsid w:val="00E8404E"/>
    <w:rsid w:val="00E91273"/>
    <w:rsid w:val="00E912EA"/>
    <w:rsid w:val="00E973B2"/>
    <w:rsid w:val="00EA520D"/>
    <w:rsid w:val="00EA5AB4"/>
    <w:rsid w:val="00EB149F"/>
    <w:rsid w:val="00EB51CF"/>
    <w:rsid w:val="00EC6D24"/>
    <w:rsid w:val="00ED0B12"/>
    <w:rsid w:val="00ED410E"/>
    <w:rsid w:val="00EE25A2"/>
    <w:rsid w:val="00EE2BCE"/>
    <w:rsid w:val="00EE2E91"/>
    <w:rsid w:val="00EE3158"/>
    <w:rsid w:val="00EE4D2E"/>
    <w:rsid w:val="00EE7BD5"/>
    <w:rsid w:val="00EF2FE7"/>
    <w:rsid w:val="00F00075"/>
    <w:rsid w:val="00F06942"/>
    <w:rsid w:val="00F11C71"/>
    <w:rsid w:val="00F13B2A"/>
    <w:rsid w:val="00F13E13"/>
    <w:rsid w:val="00F14AF7"/>
    <w:rsid w:val="00F21F80"/>
    <w:rsid w:val="00F22C77"/>
    <w:rsid w:val="00F27009"/>
    <w:rsid w:val="00F336CA"/>
    <w:rsid w:val="00F426F2"/>
    <w:rsid w:val="00F434B8"/>
    <w:rsid w:val="00F4757A"/>
    <w:rsid w:val="00F47F37"/>
    <w:rsid w:val="00F51D3A"/>
    <w:rsid w:val="00F5279C"/>
    <w:rsid w:val="00F565B3"/>
    <w:rsid w:val="00F57159"/>
    <w:rsid w:val="00F60942"/>
    <w:rsid w:val="00F7608B"/>
    <w:rsid w:val="00F844ED"/>
    <w:rsid w:val="00F84E50"/>
    <w:rsid w:val="00F86A25"/>
    <w:rsid w:val="00F8719F"/>
    <w:rsid w:val="00F977F8"/>
    <w:rsid w:val="00FA0417"/>
    <w:rsid w:val="00FA0C78"/>
    <w:rsid w:val="00FA2B4C"/>
    <w:rsid w:val="00FA58C7"/>
    <w:rsid w:val="00FB20FB"/>
    <w:rsid w:val="00FB3117"/>
    <w:rsid w:val="00FC1DF3"/>
    <w:rsid w:val="00FC47D8"/>
    <w:rsid w:val="00FC74EC"/>
    <w:rsid w:val="00FD2EAF"/>
    <w:rsid w:val="00FE290F"/>
    <w:rsid w:val="00FE3352"/>
    <w:rsid w:val="00FE7809"/>
    <w:rsid w:val="00FF4099"/>
    <w:rsid w:val="00FF6E17"/>
    <w:rsid w:val="00FF72F2"/>
    <w:rsid w:val="00FF72F7"/>
    <w:rsid w:val="034F296A"/>
    <w:rsid w:val="04C5EE59"/>
    <w:rsid w:val="05FDDDF2"/>
    <w:rsid w:val="087E2EAD"/>
    <w:rsid w:val="0A54DD68"/>
    <w:rsid w:val="0A75BAF5"/>
    <w:rsid w:val="0C21381B"/>
    <w:rsid w:val="0D76E29D"/>
    <w:rsid w:val="0F1C341B"/>
    <w:rsid w:val="10ADEBE7"/>
    <w:rsid w:val="10FA9D8B"/>
    <w:rsid w:val="120E4676"/>
    <w:rsid w:val="12D4746F"/>
    <w:rsid w:val="132ED25B"/>
    <w:rsid w:val="136998E4"/>
    <w:rsid w:val="13ECAFE6"/>
    <w:rsid w:val="149DD9CA"/>
    <w:rsid w:val="17FE388B"/>
    <w:rsid w:val="1857163D"/>
    <w:rsid w:val="19557ADA"/>
    <w:rsid w:val="199EE7C8"/>
    <w:rsid w:val="1BC2A4ED"/>
    <w:rsid w:val="1C2AAE2C"/>
    <w:rsid w:val="1C691EC4"/>
    <w:rsid w:val="1D22FF7C"/>
    <w:rsid w:val="1D65BE0F"/>
    <w:rsid w:val="1F6515EB"/>
    <w:rsid w:val="21B042DF"/>
    <w:rsid w:val="227D3654"/>
    <w:rsid w:val="24E58DA2"/>
    <w:rsid w:val="265DE19E"/>
    <w:rsid w:val="28E64C30"/>
    <w:rsid w:val="29B176E1"/>
    <w:rsid w:val="2E75A56B"/>
    <w:rsid w:val="2F3418AF"/>
    <w:rsid w:val="31A26DEE"/>
    <w:rsid w:val="32A17FD5"/>
    <w:rsid w:val="3707D06C"/>
    <w:rsid w:val="3731C59D"/>
    <w:rsid w:val="373EC5ED"/>
    <w:rsid w:val="39456782"/>
    <w:rsid w:val="3B39700C"/>
    <w:rsid w:val="3BBDFD88"/>
    <w:rsid w:val="3D307E6A"/>
    <w:rsid w:val="3F965120"/>
    <w:rsid w:val="3FA66387"/>
    <w:rsid w:val="3FB9AE38"/>
    <w:rsid w:val="418D50FA"/>
    <w:rsid w:val="41BF617B"/>
    <w:rsid w:val="41F0C796"/>
    <w:rsid w:val="429875E2"/>
    <w:rsid w:val="44319C02"/>
    <w:rsid w:val="456799BD"/>
    <w:rsid w:val="45CF4C5B"/>
    <w:rsid w:val="47FED643"/>
    <w:rsid w:val="51E98088"/>
    <w:rsid w:val="52862EB6"/>
    <w:rsid w:val="52EC0332"/>
    <w:rsid w:val="53E68945"/>
    <w:rsid w:val="5575C977"/>
    <w:rsid w:val="55C4F2B5"/>
    <w:rsid w:val="56FDA712"/>
    <w:rsid w:val="57B8C420"/>
    <w:rsid w:val="5BD97126"/>
    <w:rsid w:val="5BFA0D13"/>
    <w:rsid w:val="5C79BD1B"/>
    <w:rsid w:val="5FAAADA8"/>
    <w:rsid w:val="5FCE86D3"/>
    <w:rsid w:val="6131F7ED"/>
    <w:rsid w:val="61467E09"/>
    <w:rsid w:val="61ED54A6"/>
    <w:rsid w:val="653F329A"/>
    <w:rsid w:val="6742F36D"/>
    <w:rsid w:val="6BACB633"/>
    <w:rsid w:val="7100C6E8"/>
    <w:rsid w:val="7227BF1E"/>
    <w:rsid w:val="72E63262"/>
    <w:rsid w:val="78D211CD"/>
    <w:rsid w:val="791708BC"/>
    <w:rsid w:val="7B33BC9C"/>
    <w:rsid w:val="7FB987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CA0307"/>
  <w15:docId w15:val="{771A8C25-C397-4895-B64A-4D1E42D08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3A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F44F7"/>
    <w:pPr>
      <w:keepNext/>
      <w:keepLines/>
      <w:spacing w:before="200" w:after="0"/>
      <w:outlineLvl w:val="1"/>
    </w:pPr>
    <w:rPr>
      <w:rFonts w:asciiTheme="majorHAnsi" w:eastAsiaTheme="majorEastAsia" w:hAnsiTheme="majorHAnsi" w:cstheme="majorBidi"/>
      <w:b/>
      <w:bCs/>
      <w:color w:val="E36C0A" w:themeColor="accent6" w:themeShade="BF"/>
      <w:sz w:val="26"/>
      <w:szCs w:val="26"/>
    </w:rPr>
  </w:style>
  <w:style w:type="paragraph" w:styleId="Heading3">
    <w:name w:val="heading 3"/>
    <w:basedOn w:val="Normal"/>
    <w:next w:val="Normal"/>
    <w:link w:val="Heading3Char"/>
    <w:uiPriority w:val="9"/>
    <w:unhideWhenUsed/>
    <w:qFormat/>
    <w:rsid w:val="00BF44F7"/>
    <w:pPr>
      <w:keepNext/>
      <w:keepLines/>
      <w:spacing w:before="200" w:after="0"/>
      <w:outlineLvl w:val="2"/>
    </w:pPr>
    <w:rPr>
      <w:rFonts w:asciiTheme="majorHAnsi" w:eastAsiaTheme="majorEastAsia" w:hAnsiTheme="majorHAnsi" w:cstheme="majorBidi"/>
      <w:b/>
      <w:bCs/>
      <w:color w:val="E36C0A" w:themeColor="accent6" w:themeShade="BF"/>
    </w:rPr>
  </w:style>
  <w:style w:type="paragraph" w:styleId="Heading4">
    <w:name w:val="heading 4"/>
    <w:basedOn w:val="Normal"/>
    <w:next w:val="Normal"/>
    <w:link w:val="Heading4Char"/>
    <w:uiPriority w:val="9"/>
    <w:unhideWhenUsed/>
    <w:qFormat/>
    <w:rsid w:val="00BF44F7"/>
    <w:pPr>
      <w:keepNext/>
      <w:keepLines/>
      <w:spacing w:before="200" w:after="0"/>
      <w:outlineLvl w:val="3"/>
    </w:pPr>
    <w:rPr>
      <w:rFonts w:asciiTheme="majorHAnsi" w:eastAsiaTheme="majorEastAsia" w:hAnsiTheme="majorHAnsi" w:cstheme="majorBidi"/>
      <w:b/>
      <w:bCs/>
      <w:i/>
      <w:iCs/>
      <w:color w:val="E36C0A" w:themeColor="accent6"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3A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F44F7"/>
    <w:rPr>
      <w:rFonts w:asciiTheme="majorHAnsi" w:eastAsiaTheme="majorEastAsia" w:hAnsiTheme="majorHAnsi" w:cstheme="majorBidi"/>
      <w:b/>
      <w:bCs/>
      <w:color w:val="E36C0A" w:themeColor="accent6" w:themeShade="BF"/>
      <w:sz w:val="26"/>
      <w:szCs w:val="26"/>
    </w:rPr>
  </w:style>
  <w:style w:type="character" w:customStyle="1" w:styleId="Heading3Char">
    <w:name w:val="Heading 3 Char"/>
    <w:basedOn w:val="DefaultParagraphFont"/>
    <w:link w:val="Heading3"/>
    <w:uiPriority w:val="9"/>
    <w:rsid w:val="00BF44F7"/>
    <w:rPr>
      <w:rFonts w:asciiTheme="majorHAnsi" w:eastAsiaTheme="majorEastAsia" w:hAnsiTheme="majorHAnsi" w:cstheme="majorBidi"/>
      <w:b/>
      <w:bCs/>
      <w:color w:val="E36C0A" w:themeColor="accent6" w:themeShade="BF"/>
    </w:rPr>
  </w:style>
  <w:style w:type="paragraph" w:styleId="ListParagraph">
    <w:name w:val="List Paragraph"/>
    <w:basedOn w:val="Normal"/>
    <w:uiPriority w:val="34"/>
    <w:qFormat/>
    <w:rsid w:val="00CE33AA"/>
    <w:pPr>
      <w:ind w:left="720"/>
      <w:contextualSpacing/>
    </w:pPr>
  </w:style>
  <w:style w:type="character" w:styleId="Hyperlink">
    <w:name w:val="Hyperlink"/>
    <w:basedOn w:val="DefaultParagraphFont"/>
    <w:uiPriority w:val="99"/>
    <w:unhideWhenUsed/>
    <w:rsid w:val="00CE33AA"/>
    <w:rPr>
      <w:color w:val="0000FF" w:themeColor="hyperlink"/>
      <w:u w:val="single"/>
    </w:rPr>
  </w:style>
  <w:style w:type="character" w:customStyle="1" w:styleId="Heading4Char">
    <w:name w:val="Heading 4 Char"/>
    <w:basedOn w:val="DefaultParagraphFont"/>
    <w:link w:val="Heading4"/>
    <w:uiPriority w:val="9"/>
    <w:rsid w:val="00BF44F7"/>
    <w:rPr>
      <w:rFonts w:asciiTheme="majorHAnsi" w:eastAsiaTheme="majorEastAsia" w:hAnsiTheme="majorHAnsi" w:cstheme="majorBidi"/>
      <w:b/>
      <w:bCs/>
      <w:i/>
      <w:iCs/>
      <w:color w:val="E36C0A" w:themeColor="accent6" w:themeShade="BF"/>
    </w:rPr>
  </w:style>
  <w:style w:type="paragraph" w:styleId="Header">
    <w:name w:val="header"/>
    <w:basedOn w:val="Normal"/>
    <w:link w:val="HeaderChar"/>
    <w:uiPriority w:val="99"/>
    <w:unhideWhenUsed/>
    <w:rsid w:val="00EE2B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2BCE"/>
  </w:style>
  <w:style w:type="paragraph" w:styleId="Footer">
    <w:name w:val="footer"/>
    <w:basedOn w:val="Normal"/>
    <w:link w:val="FooterChar"/>
    <w:uiPriority w:val="99"/>
    <w:unhideWhenUsed/>
    <w:rsid w:val="00EE2B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2BCE"/>
  </w:style>
  <w:style w:type="character" w:styleId="FollowedHyperlink">
    <w:name w:val="FollowedHyperlink"/>
    <w:basedOn w:val="DefaultParagraphFont"/>
    <w:uiPriority w:val="99"/>
    <w:semiHidden/>
    <w:unhideWhenUsed/>
    <w:rsid w:val="00F8719F"/>
    <w:rPr>
      <w:color w:val="800080" w:themeColor="followedHyperlink"/>
      <w:u w:val="single"/>
    </w:rPr>
  </w:style>
  <w:style w:type="paragraph" w:styleId="BalloonText">
    <w:name w:val="Balloon Text"/>
    <w:basedOn w:val="Normal"/>
    <w:link w:val="BalloonTextChar"/>
    <w:uiPriority w:val="99"/>
    <w:semiHidden/>
    <w:unhideWhenUsed/>
    <w:rsid w:val="003C59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59F6"/>
    <w:rPr>
      <w:rFonts w:ascii="Tahoma" w:hAnsi="Tahoma" w:cs="Tahoma"/>
      <w:sz w:val="16"/>
      <w:szCs w:val="16"/>
    </w:rPr>
  </w:style>
  <w:style w:type="character" w:styleId="CommentReference">
    <w:name w:val="annotation reference"/>
    <w:basedOn w:val="DefaultParagraphFont"/>
    <w:uiPriority w:val="99"/>
    <w:semiHidden/>
    <w:unhideWhenUsed/>
    <w:rsid w:val="00E60E9F"/>
    <w:rPr>
      <w:sz w:val="16"/>
      <w:szCs w:val="16"/>
    </w:rPr>
  </w:style>
  <w:style w:type="paragraph" w:styleId="CommentText">
    <w:name w:val="annotation text"/>
    <w:basedOn w:val="Normal"/>
    <w:link w:val="CommentTextChar"/>
    <w:uiPriority w:val="99"/>
    <w:unhideWhenUsed/>
    <w:rsid w:val="00E60E9F"/>
    <w:pPr>
      <w:spacing w:line="240" w:lineRule="auto"/>
    </w:pPr>
    <w:rPr>
      <w:sz w:val="20"/>
      <w:szCs w:val="20"/>
    </w:rPr>
  </w:style>
  <w:style w:type="character" w:customStyle="1" w:styleId="CommentTextChar">
    <w:name w:val="Comment Text Char"/>
    <w:basedOn w:val="DefaultParagraphFont"/>
    <w:link w:val="CommentText"/>
    <w:uiPriority w:val="99"/>
    <w:rsid w:val="00E60E9F"/>
    <w:rPr>
      <w:sz w:val="20"/>
      <w:szCs w:val="20"/>
    </w:rPr>
  </w:style>
  <w:style w:type="paragraph" w:styleId="CommentSubject">
    <w:name w:val="annotation subject"/>
    <w:basedOn w:val="CommentText"/>
    <w:next w:val="CommentText"/>
    <w:link w:val="CommentSubjectChar"/>
    <w:uiPriority w:val="99"/>
    <w:semiHidden/>
    <w:unhideWhenUsed/>
    <w:rsid w:val="00E60E9F"/>
    <w:rPr>
      <w:b/>
      <w:bCs/>
    </w:rPr>
  </w:style>
  <w:style w:type="character" w:customStyle="1" w:styleId="CommentSubjectChar">
    <w:name w:val="Comment Subject Char"/>
    <w:basedOn w:val="CommentTextChar"/>
    <w:link w:val="CommentSubject"/>
    <w:uiPriority w:val="99"/>
    <w:semiHidden/>
    <w:rsid w:val="00E60E9F"/>
    <w:rPr>
      <w:b/>
      <w:bCs/>
      <w:sz w:val="20"/>
      <w:szCs w:val="20"/>
    </w:rPr>
  </w:style>
  <w:style w:type="character" w:styleId="HTMLCite">
    <w:name w:val="HTML Cite"/>
    <w:basedOn w:val="DefaultParagraphFont"/>
    <w:uiPriority w:val="99"/>
    <w:semiHidden/>
    <w:unhideWhenUsed/>
    <w:rsid w:val="009646A5"/>
    <w:rPr>
      <w:i/>
      <w:iCs/>
    </w:rPr>
  </w:style>
  <w:style w:type="paragraph" w:customStyle="1" w:styleId="Default">
    <w:name w:val="Default"/>
    <w:rsid w:val="00C850EC"/>
    <w:pPr>
      <w:autoSpaceDE w:val="0"/>
      <w:autoSpaceDN w:val="0"/>
      <w:adjustRightInd w:val="0"/>
      <w:spacing w:after="0" w:line="240" w:lineRule="auto"/>
    </w:pPr>
    <w:rPr>
      <w:rFonts w:ascii="Gill Sans MT" w:hAnsi="Gill Sans MT" w:cs="Gill Sans MT"/>
      <w:color w:val="000000"/>
      <w:sz w:val="24"/>
      <w:szCs w:val="24"/>
    </w:rPr>
  </w:style>
  <w:style w:type="paragraph" w:styleId="TOCHeading">
    <w:name w:val="TOC Heading"/>
    <w:basedOn w:val="Heading1"/>
    <w:next w:val="Normal"/>
    <w:uiPriority w:val="39"/>
    <w:semiHidden/>
    <w:unhideWhenUsed/>
    <w:qFormat/>
    <w:rsid w:val="000105CF"/>
    <w:pPr>
      <w:outlineLvl w:val="9"/>
    </w:pPr>
    <w:rPr>
      <w:lang w:eastAsia="ja-JP"/>
    </w:rPr>
  </w:style>
  <w:style w:type="paragraph" w:styleId="TOC1">
    <w:name w:val="toc 1"/>
    <w:basedOn w:val="Normal"/>
    <w:next w:val="Normal"/>
    <w:autoRedefine/>
    <w:uiPriority w:val="39"/>
    <w:unhideWhenUsed/>
    <w:rsid w:val="000105CF"/>
    <w:pPr>
      <w:spacing w:after="100"/>
    </w:pPr>
  </w:style>
  <w:style w:type="paragraph" w:styleId="TOC2">
    <w:name w:val="toc 2"/>
    <w:basedOn w:val="Normal"/>
    <w:next w:val="Normal"/>
    <w:autoRedefine/>
    <w:uiPriority w:val="39"/>
    <w:unhideWhenUsed/>
    <w:rsid w:val="0082343D"/>
    <w:pPr>
      <w:tabs>
        <w:tab w:val="left" w:pos="660"/>
        <w:tab w:val="right" w:leader="dot" w:pos="9350"/>
      </w:tabs>
      <w:spacing w:after="100"/>
      <w:ind w:left="220"/>
      <w:pPrChange w:id="0" w:author="Danielle Martin" w:date="2023-09-12T19:35:00Z">
        <w:pPr>
          <w:spacing w:after="100" w:line="276" w:lineRule="auto"/>
          <w:ind w:left="220"/>
        </w:pPr>
      </w:pPrChange>
    </w:pPr>
    <w:rPr>
      <w:rPrChange w:id="0" w:author="Danielle Martin" w:date="2023-09-12T19:35:00Z">
        <w:rPr>
          <w:rFonts w:asciiTheme="minorHAnsi" w:eastAsiaTheme="minorEastAsia" w:hAnsiTheme="minorHAnsi" w:cstheme="minorBidi"/>
          <w:sz w:val="22"/>
          <w:szCs w:val="22"/>
          <w:lang w:val="en-US" w:eastAsia="en-US" w:bidi="ar-SA"/>
        </w:rPr>
      </w:rPrChange>
    </w:rPr>
  </w:style>
  <w:style w:type="paragraph" w:styleId="TOC3">
    <w:name w:val="toc 3"/>
    <w:basedOn w:val="Normal"/>
    <w:next w:val="Normal"/>
    <w:autoRedefine/>
    <w:uiPriority w:val="39"/>
    <w:unhideWhenUsed/>
    <w:rsid w:val="000105CF"/>
    <w:pPr>
      <w:spacing w:after="100"/>
      <w:ind w:left="440"/>
    </w:pPr>
  </w:style>
  <w:style w:type="paragraph" w:styleId="NormalWeb">
    <w:name w:val="Normal (Web)"/>
    <w:basedOn w:val="Normal"/>
    <w:uiPriority w:val="99"/>
    <w:semiHidden/>
    <w:unhideWhenUsed/>
    <w:rsid w:val="0052011C"/>
    <w:pPr>
      <w:spacing w:after="0" w:line="240" w:lineRule="auto"/>
    </w:pPr>
    <w:rPr>
      <w:rFonts w:ascii="Calibri" w:eastAsiaTheme="minorHAnsi" w:hAnsi="Calibri" w:cs="Calibri"/>
    </w:rPr>
  </w:style>
  <w:style w:type="paragraph" w:styleId="Revision">
    <w:name w:val="Revision"/>
    <w:hidden/>
    <w:uiPriority w:val="99"/>
    <w:semiHidden/>
    <w:rsid w:val="00494E38"/>
    <w:pPr>
      <w:spacing w:after="0" w:line="240" w:lineRule="auto"/>
    </w:pPr>
  </w:style>
  <w:style w:type="table" w:styleId="TableGrid">
    <w:name w:val="Table Grid"/>
    <w:basedOn w:val="TableNormal"/>
    <w:uiPriority w:val="59"/>
    <w:rsid w:val="00943C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94E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955606">
      <w:bodyDiv w:val="1"/>
      <w:marLeft w:val="0"/>
      <w:marRight w:val="0"/>
      <w:marTop w:val="0"/>
      <w:marBottom w:val="0"/>
      <w:divBdr>
        <w:top w:val="none" w:sz="0" w:space="0" w:color="auto"/>
        <w:left w:val="none" w:sz="0" w:space="0" w:color="auto"/>
        <w:bottom w:val="none" w:sz="0" w:space="0" w:color="auto"/>
        <w:right w:val="none" w:sz="0" w:space="0" w:color="auto"/>
      </w:divBdr>
    </w:div>
    <w:div w:id="91707895">
      <w:bodyDiv w:val="1"/>
      <w:marLeft w:val="0"/>
      <w:marRight w:val="0"/>
      <w:marTop w:val="0"/>
      <w:marBottom w:val="0"/>
      <w:divBdr>
        <w:top w:val="none" w:sz="0" w:space="0" w:color="auto"/>
        <w:left w:val="none" w:sz="0" w:space="0" w:color="auto"/>
        <w:bottom w:val="none" w:sz="0" w:space="0" w:color="auto"/>
        <w:right w:val="none" w:sz="0" w:space="0" w:color="auto"/>
      </w:divBdr>
      <w:divsChild>
        <w:div w:id="551307382">
          <w:marLeft w:val="1166"/>
          <w:marRight w:val="0"/>
          <w:marTop w:val="0"/>
          <w:marBottom w:val="0"/>
          <w:divBdr>
            <w:top w:val="none" w:sz="0" w:space="0" w:color="auto"/>
            <w:left w:val="none" w:sz="0" w:space="0" w:color="auto"/>
            <w:bottom w:val="none" w:sz="0" w:space="0" w:color="auto"/>
            <w:right w:val="none" w:sz="0" w:space="0" w:color="auto"/>
          </w:divBdr>
        </w:div>
        <w:div w:id="658734005">
          <w:marLeft w:val="1166"/>
          <w:marRight w:val="0"/>
          <w:marTop w:val="0"/>
          <w:marBottom w:val="0"/>
          <w:divBdr>
            <w:top w:val="none" w:sz="0" w:space="0" w:color="auto"/>
            <w:left w:val="none" w:sz="0" w:space="0" w:color="auto"/>
            <w:bottom w:val="none" w:sz="0" w:space="0" w:color="auto"/>
            <w:right w:val="none" w:sz="0" w:space="0" w:color="auto"/>
          </w:divBdr>
        </w:div>
        <w:div w:id="8651227">
          <w:marLeft w:val="1166"/>
          <w:marRight w:val="0"/>
          <w:marTop w:val="0"/>
          <w:marBottom w:val="0"/>
          <w:divBdr>
            <w:top w:val="none" w:sz="0" w:space="0" w:color="auto"/>
            <w:left w:val="none" w:sz="0" w:space="0" w:color="auto"/>
            <w:bottom w:val="none" w:sz="0" w:space="0" w:color="auto"/>
            <w:right w:val="none" w:sz="0" w:space="0" w:color="auto"/>
          </w:divBdr>
        </w:div>
        <w:div w:id="1701860369">
          <w:marLeft w:val="1166"/>
          <w:marRight w:val="0"/>
          <w:marTop w:val="0"/>
          <w:marBottom w:val="0"/>
          <w:divBdr>
            <w:top w:val="none" w:sz="0" w:space="0" w:color="auto"/>
            <w:left w:val="none" w:sz="0" w:space="0" w:color="auto"/>
            <w:bottom w:val="none" w:sz="0" w:space="0" w:color="auto"/>
            <w:right w:val="none" w:sz="0" w:space="0" w:color="auto"/>
          </w:divBdr>
        </w:div>
        <w:div w:id="760755771">
          <w:marLeft w:val="1166"/>
          <w:marRight w:val="0"/>
          <w:marTop w:val="0"/>
          <w:marBottom w:val="0"/>
          <w:divBdr>
            <w:top w:val="none" w:sz="0" w:space="0" w:color="auto"/>
            <w:left w:val="none" w:sz="0" w:space="0" w:color="auto"/>
            <w:bottom w:val="none" w:sz="0" w:space="0" w:color="auto"/>
            <w:right w:val="none" w:sz="0" w:space="0" w:color="auto"/>
          </w:divBdr>
        </w:div>
      </w:divsChild>
    </w:div>
    <w:div w:id="262612707">
      <w:bodyDiv w:val="1"/>
      <w:marLeft w:val="0"/>
      <w:marRight w:val="0"/>
      <w:marTop w:val="0"/>
      <w:marBottom w:val="0"/>
      <w:divBdr>
        <w:top w:val="none" w:sz="0" w:space="0" w:color="auto"/>
        <w:left w:val="none" w:sz="0" w:space="0" w:color="auto"/>
        <w:bottom w:val="none" w:sz="0" w:space="0" w:color="auto"/>
        <w:right w:val="none" w:sz="0" w:space="0" w:color="auto"/>
      </w:divBdr>
    </w:div>
    <w:div w:id="580529802">
      <w:bodyDiv w:val="1"/>
      <w:marLeft w:val="0"/>
      <w:marRight w:val="0"/>
      <w:marTop w:val="0"/>
      <w:marBottom w:val="0"/>
      <w:divBdr>
        <w:top w:val="none" w:sz="0" w:space="0" w:color="auto"/>
        <w:left w:val="none" w:sz="0" w:space="0" w:color="auto"/>
        <w:bottom w:val="none" w:sz="0" w:space="0" w:color="auto"/>
        <w:right w:val="none" w:sz="0" w:space="0" w:color="auto"/>
      </w:divBdr>
    </w:div>
    <w:div w:id="854345371">
      <w:bodyDiv w:val="1"/>
      <w:marLeft w:val="0"/>
      <w:marRight w:val="0"/>
      <w:marTop w:val="0"/>
      <w:marBottom w:val="0"/>
      <w:divBdr>
        <w:top w:val="none" w:sz="0" w:space="0" w:color="auto"/>
        <w:left w:val="none" w:sz="0" w:space="0" w:color="auto"/>
        <w:bottom w:val="none" w:sz="0" w:space="0" w:color="auto"/>
        <w:right w:val="none" w:sz="0" w:space="0" w:color="auto"/>
      </w:divBdr>
    </w:div>
    <w:div w:id="1177034449">
      <w:bodyDiv w:val="1"/>
      <w:marLeft w:val="0"/>
      <w:marRight w:val="0"/>
      <w:marTop w:val="0"/>
      <w:marBottom w:val="0"/>
      <w:divBdr>
        <w:top w:val="none" w:sz="0" w:space="0" w:color="auto"/>
        <w:left w:val="none" w:sz="0" w:space="0" w:color="auto"/>
        <w:bottom w:val="none" w:sz="0" w:space="0" w:color="auto"/>
        <w:right w:val="none" w:sz="0" w:space="0" w:color="auto"/>
      </w:divBdr>
    </w:div>
    <w:div w:id="1260479627">
      <w:bodyDiv w:val="1"/>
      <w:marLeft w:val="0"/>
      <w:marRight w:val="0"/>
      <w:marTop w:val="0"/>
      <w:marBottom w:val="0"/>
      <w:divBdr>
        <w:top w:val="none" w:sz="0" w:space="0" w:color="auto"/>
        <w:left w:val="none" w:sz="0" w:space="0" w:color="auto"/>
        <w:bottom w:val="none" w:sz="0" w:space="0" w:color="auto"/>
        <w:right w:val="none" w:sz="0" w:space="0" w:color="auto"/>
      </w:divBdr>
    </w:div>
    <w:div w:id="1646661616">
      <w:bodyDiv w:val="1"/>
      <w:marLeft w:val="0"/>
      <w:marRight w:val="0"/>
      <w:marTop w:val="0"/>
      <w:marBottom w:val="0"/>
      <w:divBdr>
        <w:top w:val="none" w:sz="0" w:space="0" w:color="auto"/>
        <w:left w:val="none" w:sz="0" w:space="0" w:color="auto"/>
        <w:bottom w:val="none" w:sz="0" w:space="0" w:color="auto"/>
        <w:right w:val="none" w:sz="0" w:space="0" w:color="auto"/>
      </w:divBdr>
    </w:div>
    <w:div w:id="1705591766">
      <w:bodyDiv w:val="1"/>
      <w:marLeft w:val="0"/>
      <w:marRight w:val="0"/>
      <w:marTop w:val="0"/>
      <w:marBottom w:val="0"/>
      <w:divBdr>
        <w:top w:val="none" w:sz="0" w:space="0" w:color="auto"/>
        <w:left w:val="none" w:sz="0" w:space="0" w:color="auto"/>
        <w:bottom w:val="none" w:sz="0" w:space="0" w:color="auto"/>
        <w:right w:val="none" w:sz="0" w:space="0" w:color="auto"/>
      </w:divBdr>
    </w:div>
    <w:div w:id="2075660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microsoft.com/office/2011/relationships/people" Target="peop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dc808d36-874f-4b27-aec2-2fd649817929">
      <UserInfo>
        <DisplayName>SMT</DisplayName>
        <AccountId>1122</AccountId>
        <AccountType/>
      </UserInfo>
      <UserInfo>
        <DisplayName>Danielle Martin</DisplayName>
        <AccountId>32</AccountId>
        <AccountType/>
      </UserInfo>
    </SharedWithUsers>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954CD32-F1F5-4A71-B2FD-3B79C73BC5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2DDDE1-8C75-4748-BF41-92448BECB74D}">
  <ds:schemaRefs>
    <ds:schemaRef ds:uri="http://schemas.microsoft.com/office/2006/metadata/properties"/>
    <ds:schemaRef ds:uri="http://schemas.microsoft.com/office/infopath/2007/PartnerControls"/>
    <ds:schemaRef ds:uri="dc808d36-874f-4b27-aec2-2fd649817929"/>
    <ds:schemaRef ds:uri="f8135ccf-0908-4d8c-8b6a-2ec449ff78ed"/>
    <ds:schemaRef ds:uri="f2466082-b6bf-4153-98c3-3c41e85fda18"/>
  </ds:schemaRefs>
</ds:datastoreItem>
</file>

<file path=customXml/itemProps3.xml><?xml version="1.0" encoding="utf-8"?>
<ds:datastoreItem xmlns:ds="http://schemas.openxmlformats.org/officeDocument/2006/customXml" ds:itemID="{52DB57D4-F6CB-459C-853A-307E83408F1F}">
  <ds:schemaRefs>
    <ds:schemaRef ds:uri="http://schemas.openxmlformats.org/officeDocument/2006/bibliography"/>
  </ds:schemaRefs>
</ds:datastoreItem>
</file>

<file path=customXml/itemProps4.xml><?xml version="1.0" encoding="utf-8"?>
<ds:datastoreItem xmlns:ds="http://schemas.openxmlformats.org/officeDocument/2006/customXml" ds:itemID="{BF7C71BB-9230-4100-B090-85500E4C2AD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1227</TotalTime>
  <Pages>8</Pages>
  <Words>2042</Words>
  <Characters>11640</Characters>
  <Application>Microsoft Office Word</Application>
  <DocSecurity>0</DocSecurity>
  <Lines>97</Lines>
  <Paragraphs>27</Paragraphs>
  <ScaleCrop>false</ScaleCrop>
  <Company>Microsoft</Company>
  <LinksUpToDate>false</LinksUpToDate>
  <CharactersWithSpaces>13655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dc:creator>
  <cp:keywords/>
  <cp:lastModifiedBy>Danielle Martin</cp:lastModifiedBy>
  <cp:revision>120</cp:revision>
  <cp:lastPrinted>2023-01-25T17:22:00Z</cp:lastPrinted>
  <dcterms:created xsi:type="dcterms:W3CDTF">2023-01-23T22:06:00Z</dcterms:created>
  <dcterms:modified xsi:type="dcterms:W3CDTF">2023-09-13T00:04:00Z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1102800</vt:r8>
  </property>
  <property fmtid="{D5CDD505-2E9C-101B-9397-08002B2CF9AE}" pid="4" name="MediaServiceImageTags">
    <vt:lpwstr/>
  </property>
</Properties>
</file>