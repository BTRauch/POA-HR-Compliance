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978D" w14:textId="77777777" w:rsidR="00203E35" w:rsidRDefault="00203E35" w:rsidP="00AA2400">
      <w:pPr>
        <w:jc w:val="center"/>
        <w:rPr>
          <w:noProof/>
          <w:sz w:val="144"/>
          <w:szCs w:val="144"/>
        </w:rPr>
      </w:pPr>
    </w:p>
    <w:p w14:paraId="1FBA77E6" w14:textId="46704F63" w:rsidR="000C4E1A" w:rsidRPr="007276DE" w:rsidRDefault="00CC7240" w:rsidP="00AA2400">
      <w:pPr>
        <w:jc w:val="center"/>
      </w:pPr>
      <w:r w:rsidRPr="00AA2400">
        <w:rPr>
          <w:noProof/>
          <w:sz w:val="144"/>
          <w:szCs w:val="144"/>
        </w:rPr>
        <w:drawing>
          <wp:anchor distT="0" distB="0" distL="114300" distR="114300" simplePos="0" relativeHeight="251658240" behindDoc="0" locked="0" layoutInCell="1" allowOverlap="1" wp14:anchorId="5F63BE56" wp14:editId="155EB073">
            <wp:simplePos x="0" y="0"/>
            <wp:positionH relativeFrom="column">
              <wp:posOffset>-922352</wp:posOffset>
            </wp:positionH>
            <wp:positionV relativeFrom="paragraph">
              <wp:posOffset>1731314</wp:posOffset>
            </wp:positionV>
            <wp:extent cx="8142135" cy="3041374"/>
            <wp:effectExtent l="0" t="0" r="0" b="698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7089" w:rsidRPr="007276DE">
        <w:rPr>
          <w:sz w:val="144"/>
          <w:szCs w:val="144"/>
        </w:rPr>
        <w:t>Jamaica</w:t>
      </w:r>
      <w:r w:rsidR="000C4E1A" w:rsidRPr="007276DE">
        <w:br w:type="page"/>
      </w:r>
    </w:p>
    <w:p w14:paraId="1FBA77E7" w14:textId="1D3AED6F" w:rsidR="000C4E1A" w:rsidRDefault="000C4E1A" w:rsidP="000C4E1A">
      <w:r>
        <w:lastRenderedPageBreak/>
        <w:t>Welcome to</w:t>
      </w:r>
      <w:r w:rsidR="00637089">
        <w:t xml:space="preserve"> Jamaica!</w:t>
      </w:r>
      <w:r>
        <w:t xml:space="preserve"> </w:t>
      </w:r>
    </w:p>
    <w:p w14:paraId="1FBA77E8" w14:textId="56BFB7D3" w:rsidR="000C4E1A" w:rsidRDefault="000C4E1A" w:rsidP="006E612E">
      <w:pPr>
        <w:spacing w:before="120" w:after="120" w:line="240" w:lineRule="auto"/>
      </w:pPr>
      <w:r>
        <w:t xml:space="preserve">The following </w:t>
      </w:r>
      <w:r w:rsidRPr="127A8B91">
        <w:rPr>
          <w:b/>
          <w:bCs/>
          <w:i/>
          <w:iCs/>
        </w:rPr>
        <w:t>Pre-Arrival Safety, Security</w:t>
      </w:r>
      <w:ins w:id="0" w:author="Stephanie Verganza" w:date="2025-01-22T14:16:00Z">
        <w:r w:rsidR="07576DA6" w:rsidRPr="127A8B91">
          <w:rPr>
            <w:b/>
            <w:bCs/>
            <w:i/>
            <w:iCs/>
          </w:rPr>
          <w:t>,</w:t>
        </w:r>
      </w:ins>
      <w:r w:rsidRPr="127A8B91">
        <w:rPr>
          <w:b/>
          <w:bCs/>
          <w:i/>
          <w:iCs/>
        </w:rPr>
        <w:t xml:space="preserve"> and Cultural Briefing </w:t>
      </w:r>
      <w:r>
        <w:t>will be sent to international travelers 14 days ahead of their arrival</w:t>
      </w:r>
      <w:r w:rsidR="009A179C">
        <w:t xml:space="preserve"> </w:t>
      </w:r>
      <w:del w:id="1" w:author="Stephanie Verganza" w:date="2025-01-22T14:18:00Z">
        <w:r w:rsidDel="000C4E1A">
          <w:delText>or will be made available through standing [electronic] travel risk management systems</w:delText>
        </w:r>
      </w:del>
      <w:ins w:id="2" w:author="Stephanie Verganza" w:date="2025-01-22T14:18:00Z">
        <w:r w:rsidR="201421D3">
          <w:t>and will be available in-country</w:t>
        </w:r>
      </w:ins>
      <w:r>
        <w:t>. This briefing provides safety, security</w:t>
      </w:r>
      <w:ins w:id="3" w:author="Stephanie Verganza" w:date="2025-01-22T14:19:00Z">
        <w:r w:rsidR="6BB13B0D">
          <w:t>,</w:t>
        </w:r>
      </w:ins>
      <w:r>
        <w:t xml:space="preserve"> and cultural advice for this country, as well as useful points of contact. Travelers should proactively request information as needed.</w:t>
      </w:r>
    </w:p>
    <w:p w14:paraId="1FBA77E9" w14:textId="1DDA803B" w:rsidR="000C4E1A" w:rsidRDefault="000C4E1A" w:rsidP="006E612E">
      <w:pPr>
        <w:spacing w:before="120" w:after="120" w:line="240" w:lineRule="auto"/>
        <w:ind w:left="720"/>
      </w:pPr>
      <w:r w:rsidRPr="00EC399B">
        <w:rPr>
          <w:noProof/>
        </w:rPr>
        <w:drawing>
          <wp:anchor distT="0" distB="0" distL="114300" distR="114300" simplePos="0" relativeHeight="251658257"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 xml:space="preserve">The details of any ‘Meet and Greet’ personnel will be reconfirmed at least 24hrs ahead of your departure date by </w:t>
      </w:r>
      <w:del w:id="4" w:author="Stephanie Verganza" w:date="2025-01-22T14:20:00Z">
        <w:r w:rsidDel="000C4E1A">
          <w:delText>your host</w:delText>
        </w:r>
      </w:del>
      <w:ins w:id="5" w:author="Stephanie Verganza" w:date="2025-01-22T14:20:00Z">
        <w:r w:rsidR="25B3E84E" w:rsidRPr="00EC399B">
          <w:t>the local in-country staff</w:t>
        </w:r>
      </w:ins>
      <w:r w:rsidRPr="00EC399B">
        <w:t xml:space="preserve">, including </w:t>
      </w:r>
      <w:del w:id="6" w:author="Stephanie Verganza" w:date="2025-01-22T14:20:00Z">
        <w:r w:rsidDel="000C4E1A">
          <w:delText xml:space="preserve">[ideally] </w:delText>
        </w:r>
      </w:del>
      <w:r w:rsidRPr="00EC399B">
        <w:t>the photograph, name</w:t>
      </w:r>
      <w:ins w:id="7" w:author="Stephanie Verganza" w:date="2025-01-22T14:20:00Z">
        <w:r w:rsidR="1DA934F9" w:rsidRPr="00EC399B">
          <w:t>,</w:t>
        </w:r>
      </w:ins>
      <w:r w:rsidRPr="00EC399B">
        <w:t xml:space="preserv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include a sign with</w:t>
      </w:r>
      <w:ins w:id="8" w:author="Stephanie Verganza" w:date="2024-03-01T13:52:00Z">
        <w:r w:rsidR="00507811">
          <w:t xml:space="preserve"> the traveler’s name and</w:t>
        </w:r>
        <w:r w:rsidR="00E13153">
          <w:t xml:space="preserve"> “</w:t>
        </w:r>
      </w:ins>
      <w:ins w:id="9" w:author="Stephanie Verganza" w:date="2024-03-01T13:53:00Z">
        <w:r w:rsidR="00E13153">
          <w:t>T</w:t>
        </w:r>
      </w:ins>
      <w:ins w:id="10" w:author="Stephanie Verganza" w:date="2024-03-01T13:52:00Z">
        <w:r w:rsidR="00E13153">
          <w:t>he Farmer-to-Farmer Program”</w:t>
        </w:r>
      </w:ins>
      <w:r w:rsidR="00B93B91">
        <w:t xml:space="preserve"> </w:t>
      </w:r>
      <w:r w:rsidR="002223C2">
        <w:t xml:space="preserve">for </w:t>
      </w:r>
      <w:r w:rsidR="00AC7CBC">
        <w:t>positive identification, if applicable.</w:t>
      </w:r>
      <w:ins w:id="11" w:author="Stephanie Verganza" w:date="2025-01-22T14:21:00Z">
        <w:r w:rsidR="531253A9">
          <w:t xml:space="preserve"> </w:t>
        </w:r>
      </w:ins>
      <w:commentRangeStart w:id="12"/>
      <w:ins w:id="13" w:author="Stephanie Verganza" w:date="2025-01-22T14:22:00Z">
        <w:r w:rsidR="37A5DCA4">
          <w:t>WhatsApp</w:t>
        </w:r>
      </w:ins>
      <w:ins w:id="14" w:author="Stephanie Verganza" w:date="2025-01-22T14:21:00Z">
        <w:r w:rsidR="531253A9">
          <w:t xml:space="preserve"> is the preferred communication application used in-country. Please alert the in-country</w:t>
        </w:r>
      </w:ins>
      <w:r w:rsidR="00AC7CBC">
        <w:t xml:space="preserve"> </w:t>
      </w:r>
      <w:ins w:id="15" w:author="Stephanie Verganza" w:date="2025-01-22T14:21:00Z">
        <w:r w:rsidR="5252DDC4">
          <w:t>staff if there are any issues using or downloading this application.</w:t>
        </w:r>
      </w:ins>
      <w:r w:rsidR="00AC7CBC">
        <w:t xml:space="preserve"> </w:t>
      </w:r>
      <w:ins w:id="16" w:author="Stephanie Verganza" w:date="2025-01-22T14:21:00Z">
        <w:r w:rsidR="5252DDC4">
          <w:t xml:space="preserve"> </w:t>
        </w:r>
      </w:ins>
      <w:commentRangeEnd w:id="12"/>
      <w:r>
        <w:rPr>
          <w:rStyle w:val="CommentReference"/>
        </w:rPr>
        <w:commentReference w:id="12"/>
      </w:r>
    </w:p>
    <w:p w14:paraId="1FBA77EA" w14:textId="77777777" w:rsidR="000C4E1A" w:rsidRDefault="000C4E1A" w:rsidP="000C4E1A">
      <w:r>
        <w:t>It is the traveler’s responsibility to:</w:t>
      </w:r>
    </w:p>
    <w:p w14:paraId="1FBA77EB" w14:textId="77777777" w:rsidR="000C4E1A" w:rsidRDefault="000C4E1A" w:rsidP="00227BAB">
      <w:pPr>
        <w:pStyle w:val="ListParagraph"/>
        <w:numPr>
          <w:ilvl w:val="0"/>
          <w:numId w:val="6"/>
        </w:numPr>
        <w:spacing w:before="120" w:after="120" w:line="240" w:lineRule="auto"/>
      </w:pPr>
      <w:r>
        <w:t>Have an up-to-date copy of this briefing document in time for travel.</w:t>
      </w:r>
    </w:p>
    <w:p w14:paraId="1FBA77EC" w14:textId="77777777" w:rsidR="000C4E1A" w:rsidRDefault="000C4E1A" w:rsidP="00227BAB">
      <w:pPr>
        <w:pStyle w:val="ListParagraph"/>
        <w:numPr>
          <w:ilvl w:val="0"/>
          <w:numId w:val="6"/>
        </w:numPr>
        <w:spacing w:before="120" w:after="120" w:line="240" w:lineRule="auto"/>
      </w:pPr>
      <w:r>
        <w:t>Reach out to the in-country team for safety and security advice.</w:t>
      </w:r>
    </w:p>
    <w:p w14:paraId="1FBA77ED" w14:textId="1FE16F8E" w:rsidR="000C4E1A" w:rsidRDefault="000C4E1A" w:rsidP="00227BAB">
      <w:pPr>
        <w:pStyle w:val="ListParagraph"/>
        <w:numPr>
          <w:ilvl w:val="0"/>
          <w:numId w:val="6"/>
        </w:numPr>
        <w:spacing w:before="120" w:after="120" w:line="240" w:lineRule="auto"/>
      </w:pPr>
      <w:r>
        <w:t xml:space="preserve">Seek medical advice for the country to be visited ahead of travel </w:t>
      </w:r>
      <w:r w:rsidR="004628FA">
        <w:t xml:space="preserve">through </w:t>
      </w:r>
      <w:r w:rsidR="00327BB6">
        <w:t xml:space="preserve">the </w:t>
      </w:r>
      <w:r w:rsidR="00C42F32" w:rsidRPr="00C42F32">
        <w:t>American International Group, Inc</w:t>
      </w:r>
      <w:r w:rsidR="00C42F32">
        <w:t xml:space="preserve"> (</w:t>
      </w:r>
      <w:r w:rsidR="004628FA">
        <w:t>AIG</w:t>
      </w:r>
      <w:r w:rsidR="00C42F32">
        <w:t>)</w:t>
      </w:r>
      <w:r w:rsidR="004628FA">
        <w:t xml:space="preserve"> </w:t>
      </w:r>
      <w:hyperlink r:id="rId16" w:history="1">
        <w:r w:rsidR="004628FA" w:rsidRPr="006D4A25">
          <w:rPr>
            <w:rStyle w:val="Hyperlink"/>
          </w:rPr>
          <w:t>portal</w:t>
        </w:r>
      </w:hyperlink>
      <w:r w:rsidR="005710FF">
        <w:t xml:space="preserve"> </w:t>
      </w:r>
      <w:r>
        <w:t xml:space="preserve">and be fully fit to </w:t>
      </w:r>
      <w:r w:rsidR="00BB2BDC">
        <w:t>travel.</w:t>
      </w:r>
      <w:r w:rsidR="0077406D">
        <w:t xml:space="preserve"> </w:t>
      </w:r>
    </w:p>
    <w:p w14:paraId="1FBA77EE" w14:textId="77777777" w:rsidR="000C4E1A" w:rsidRDefault="000C4E1A" w:rsidP="00227BAB">
      <w:pPr>
        <w:pStyle w:val="ListParagraph"/>
        <w:numPr>
          <w:ilvl w:val="0"/>
          <w:numId w:val="6"/>
        </w:numPr>
        <w:spacing w:before="120" w:after="120" w:line="240" w:lineRule="auto"/>
      </w:pPr>
      <w:r>
        <w:t>Ensure you have up to date inoculations as well as the appropriate paperwork.</w:t>
      </w:r>
    </w:p>
    <w:p w14:paraId="1FBA77EF" w14:textId="77777777" w:rsidR="000C4E1A" w:rsidRDefault="000C4E1A" w:rsidP="00227BAB">
      <w:pPr>
        <w:pStyle w:val="ListParagraph"/>
        <w:numPr>
          <w:ilvl w:val="0"/>
          <w:numId w:val="6"/>
        </w:numPr>
        <w:spacing w:before="120" w:after="120" w:line="240" w:lineRule="auto"/>
      </w:pPr>
      <w:r>
        <w:t>Have the correct visas and travel documents.</w:t>
      </w:r>
    </w:p>
    <w:p w14:paraId="1FBA77F0" w14:textId="77777777" w:rsidR="000C4E1A" w:rsidRDefault="000C4E1A" w:rsidP="00227BAB">
      <w:pPr>
        <w:pStyle w:val="ListParagraph"/>
        <w:numPr>
          <w:ilvl w:val="0"/>
          <w:numId w:val="6"/>
        </w:numPr>
        <w:spacing w:before="120" w:after="120" w:line="240" w:lineRule="auto"/>
      </w:pPr>
      <w:r>
        <w:t>Attend the required briefings and training, well in advance of travel.</w:t>
      </w:r>
    </w:p>
    <w:p w14:paraId="1FBA77F1" w14:textId="77777777" w:rsidR="000C4E1A" w:rsidRDefault="000C4E1A" w:rsidP="00227BAB">
      <w:pPr>
        <w:pStyle w:val="ListParagraph"/>
        <w:numPr>
          <w:ilvl w:val="0"/>
          <w:numId w:val="6"/>
        </w:numPr>
        <w:spacing w:before="120" w:after="120" w:line="240" w:lineRule="auto"/>
      </w:pPr>
      <w:r>
        <w:t>Notify the appropriate stakeholders of the travel plan.</w:t>
      </w:r>
    </w:p>
    <w:p w14:paraId="1FBA77F2" w14:textId="77777777" w:rsidR="000C4E1A" w:rsidRPr="00483491" w:rsidRDefault="000C4E1A" w:rsidP="00227BAB">
      <w:pPr>
        <w:pStyle w:val="ListParagraph"/>
        <w:numPr>
          <w:ilvl w:val="0"/>
          <w:numId w:val="6"/>
        </w:numPr>
        <w:spacing w:before="120" w:after="120" w:line="240" w:lineRule="auto"/>
      </w:pPr>
      <w:r w:rsidRPr="00483491">
        <w:t>Self-register with government programs [</w:t>
      </w:r>
      <w:r w:rsidR="007E7B27" w:rsidRPr="00483491">
        <w:t xml:space="preserve">STEP </w:t>
      </w:r>
      <w:r w:rsidRPr="00483491">
        <w:t>program</w:t>
      </w:r>
      <w:r w:rsidR="007E7B27" w:rsidRPr="00483491">
        <w:t xml:space="preserve">: </w:t>
      </w:r>
      <w:hyperlink r:id="rId17" w:history="1">
        <w:r w:rsidR="007E7B27" w:rsidRPr="00483491">
          <w:rPr>
            <w:rStyle w:val="Hyperlink"/>
          </w:rPr>
          <w:t>https://step.state.gov/step/</w:t>
        </w:r>
      </w:hyperlink>
      <w:r w:rsidRPr="00483491">
        <w:t>].</w:t>
      </w:r>
    </w:p>
    <w:p w14:paraId="1FBA77F3" w14:textId="77777777" w:rsidR="000C4E1A" w:rsidRDefault="000C4E1A" w:rsidP="00227BAB">
      <w:pPr>
        <w:pStyle w:val="ListParagraph"/>
        <w:numPr>
          <w:ilvl w:val="0"/>
          <w:numId w:val="6"/>
        </w:numPr>
        <w:spacing w:before="120" w:after="120" w:line="240" w:lineRule="auto"/>
      </w:pPr>
      <w:r>
        <w:t>Conduct research on the country; its culture, social norms, history and safety and security issues.</w:t>
      </w:r>
    </w:p>
    <w:p w14:paraId="1FBA77F4" w14:textId="4BFCFC0F" w:rsidR="000C4E1A" w:rsidRDefault="000C4E1A" w:rsidP="00227BAB">
      <w:pPr>
        <w:pStyle w:val="ListParagraph"/>
        <w:numPr>
          <w:ilvl w:val="0"/>
          <w:numId w:val="6"/>
        </w:numPr>
        <w:spacing w:before="120" w:after="120" w:line="240" w:lineRule="auto"/>
      </w:pPr>
      <w:r>
        <w:t xml:space="preserve">Have the correct prescription medicines [including </w:t>
      </w:r>
      <w:del w:id="17" w:author="Stephanie Verganza" w:date="2024-03-01T13:49:00Z">
        <w:r w:rsidDel="007208AD">
          <w:delText>spares</w:delText>
        </w:r>
      </w:del>
      <w:ins w:id="18" w:author="Stephanie Verganza" w:date="2024-03-01T13:49:00Z">
        <w:r w:rsidR="007208AD">
          <w:t>extra</w:t>
        </w:r>
      </w:ins>
      <w:r>
        <w:t>]</w:t>
      </w:r>
      <w:ins w:id="19" w:author="Stephanie Verganza" w:date="2024-03-01T13:53:00Z">
        <w:r w:rsidR="00543A15">
          <w:t>, and notify the in-country team of any allergies or health</w:t>
        </w:r>
        <w:r w:rsidR="00505FC8">
          <w:t>/medical</w:t>
        </w:r>
        <w:r w:rsidR="00543A15">
          <w:t xml:space="preserve"> </w:t>
        </w:r>
        <w:r w:rsidR="00505FC8">
          <w:t>needs</w:t>
        </w:r>
      </w:ins>
      <w:r>
        <w:t>.</w:t>
      </w:r>
    </w:p>
    <w:p w14:paraId="1FBA77F5" w14:textId="702BC941" w:rsidR="000C4E1A" w:rsidRDefault="000C4E1A" w:rsidP="00227BAB">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w:t>
      </w:r>
      <w:ins w:id="20" w:author="Stephanie Verganza" w:date="2025-01-22T14:25:00Z">
        <w:r w:rsidR="66930A0E">
          <w:t>,</w:t>
        </w:r>
      </w:ins>
      <w:r w:rsidR="0077406D">
        <w:t xml:space="preserve"> or </w:t>
      </w:r>
      <w:ins w:id="21" w:author="Stephanie Verganza" w:date="2024-03-08T11:21:00Z">
        <w:r>
          <w:fldChar w:fldCharType="begin"/>
        </w:r>
        <w:r>
          <w:instrText>HYPERLINK "https://www.airalo.com/global-esim"</w:instrText>
        </w:r>
        <w:r>
          <w:fldChar w:fldCharType="separate"/>
        </w:r>
        <w:r w:rsidR="0077406D" w:rsidRPr="127A8B91">
          <w:rPr>
            <w:rStyle w:val="Hyperlink"/>
          </w:rPr>
          <w:t>AIRALO</w:t>
        </w:r>
        <w:r>
          <w:fldChar w:fldCharType="end"/>
        </w:r>
      </w:ins>
      <w:r w:rsidR="0077406D">
        <w:t xml:space="preserve"> apps</w:t>
      </w:r>
      <w:r>
        <w:t>.</w:t>
      </w:r>
    </w:p>
    <w:p w14:paraId="2056A9C5" w14:textId="1C1CCB90" w:rsidR="0077406D" w:rsidRDefault="0077406D" w:rsidP="0077406D">
      <w:pPr>
        <w:pStyle w:val="ListParagraph"/>
        <w:numPr>
          <w:ilvl w:val="1"/>
          <w:numId w:val="6"/>
        </w:numPr>
        <w:spacing w:before="120" w:after="120" w:line="240" w:lineRule="auto"/>
      </w:pPr>
      <w:commentRangeStart w:id="22"/>
      <w:r>
        <w:t xml:space="preserve">Non </w:t>
      </w:r>
      <w:r w:rsidR="00BB2BDC">
        <w:t>(</w:t>
      </w:r>
      <w:r>
        <w:t>+1</w:t>
      </w:r>
      <w:r w:rsidR="00BB2BDC">
        <w:t>)</w:t>
      </w:r>
      <w:r>
        <w:t xml:space="preserve"> phone numbers should be re-started on a daily basis</w:t>
      </w:r>
      <w:commentRangeEnd w:id="22"/>
      <w:r w:rsidR="006B3627">
        <w:rPr>
          <w:rStyle w:val="CommentReference"/>
          <w:rFonts w:asciiTheme="minorHAnsi" w:eastAsiaTheme="minorHAnsi" w:hAnsiTheme="minorHAnsi" w:cstheme="minorBidi"/>
        </w:rPr>
        <w:commentReference w:id="22"/>
      </w:r>
      <w:r>
        <w:t xml:space="preserve">.  </w:t>
      </w:r>
    </w:p>
    <w:p w14:paraId="1FBA77F6" w14:textId="77777777" w:rsidR="000C4E1A" w:rsidRDefault="000C4E1A" w:rsidP="00227BAB">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14:paraId="1FBA77F7" w14:textId="77777777" w:rsidR="000C4E1A" w:rsidRDefault="000C4E1A" w:rsidP="00227BAB">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14:paraId="1FBA77F8" w14:textId="539E6AD3" w:rsidR="000C4E1A" w:rsidRDefault="00393C3D" w:rsidP="00227BAB">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14:paraId="1FBA77F9" w14:textId="55872155" w:rsidR="000C4E1A" w:rsidRDefault="000C4E1A" w:rsidP="00227BAB">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14:paraId="1FBA77FA" w14:textId="459CB302" w:rsidR="000C4E1A" w:rsidRDefault="000C4E1A" w:rsidP="00227BAB">
      <w:pPr>
        <w:pStyle w:val="ListParagraph"/>
        <w:numPr>
          <w:ilvl w:val="0"/>
          <w:numId w:val="6"/>
        </w:numPr>
        <w:spacing w:before="120" w:after="120" w:line="240" w:lineRule="auto"/>
      </w:pPr>
      <w:r>
        <w:t>Have approx. $</w:t>
      </w:r>
      <w:ins w:id="23" w:author="Stephanie Verganza" w:date="2024-03-08T11:30:00Z">
        <w:r w:rsidR="003C465D">
          <w:t>2</w:t>
        </w:r>
      </w:ins>
      <w:commentRangeStart w:id="24"/>
      <w:commentRangeStart w:id="25"/>
      <w:del w:id="26" w:author="Stephanie Verganza" w:date="2024-03-08T11:23:00Z">
        <w:r w:rsidDel="006B3627">
          <w:delText>5</w:delText>
        </w:r>
      </w:del>
      <w:r>
        <w:t xml:space="preserve">00 </w:t>
      </w:r>
      <w:commentRangeEnd w:id="24"/>
      <w:r w:rsidR="00637089">
        <w:rPr>
          <w:rStyle w:val="CommentReference"/>
          <w:rFonts w:asciiTheme="minorHAnsi" w:eastAsiaTheme="minorHAnsi" w:hAnsiTheme="minorHAnsi" w:cstheme="minorBidi"/>
        </w:rPr>
        <w:commentReference w:id="24"/>
      </w:r>
      <w:commentRangeEnd w:id="25"/>
      <w:r w:rsidR="000A64E5">
        <w:rPr>
          <w:rStyle w:val="CommentReference"/>
          <w:rFonts w:asciiTheme="minorHAnsi" w:eastAsiaTheme="minorHAnsi" w:hAnsiTheme="minorHAnsi" w:cstheme="minorBidi"/>
        </w:rPr>
        <w:commentReference w:id="25"/>
      </w:r>
      <w:r>
        <w:t>in emergency cash.</w:t>
      </w:r>
    </w:p>
    <w:p w14:paraId="1FBA77FC" w14:textId="12AF4D54" w:rsidR="00C26B9F" w:rsidRDefault="00C26B9F" w:rsidP="00227BAB">
      <w:pPr>
        <w:pStyle w:val="ListParagraph"/>
        <w:numPr>
          <w:ilvl w:val="0"/>
          <w:numId w:val="6"/>
        </w:numPr>
        <w:spacing w:before="120" w:after="120" w:line="240" w:lineRule="auto"/>
      </w:pPr>
      <w:r>
        <w:t xml:space="preserve">Request a </w:t>
      </w:r>
      <w:ins w:id="27" w:author="Stephanie Verganza" w:date="2025-01-22T14:26:00Z">
        <w:r w:rsidR="008D8033">
          <w:t xml:space="preserve">safety and </w:t>
        </w:r>
      </w:ins>
      <w:r>
        <w:t xml:space="preserve">security </w:t>
      </w:r>
      <w:del w:id="28" w:author="Stephanie Verganza" w:date="2025-01-22T14:26:00Z">
        <w:r w:rsidDel="00C26B9F">
          <w:delText xml:space="preserve">and safety </w:delText>
        </w:r>
      </w:del>
      <w:r>
        <w:t>briefing before arrival.</w:t>
      </w:r>
    </w:p>
    <w:p w14:paraId="1FBA77FD" w14:textId="77BEDAB6" w:rsidR="000C4E1A" w:rsidRDefault="000C4E1A" w:rsidP="00227BAB">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14:paraId="1FBA77FE" w14:textId="7F7505E0" w:rsidR="000C4E1A" w:rsidRDefault="000C4E1A" w:rsidP="006E612E">
      <w:pPr>
        <w:spacing w:before="120" w:after="120" w:line="240" w:lineRule="auto"/>
      </w:pPr>
      <w:r>
        <w:t xml:space="preserve">You should ensure that you take the time to prepare well in advance of your trip and seek advice and guidance in a timely manner. </w:t>
      </w:r>
    </w:p>
    <w:p w14:paraId="476F71CA" w14:textId="77777777" w:rsidR="0077406D" w:rsidRDefault="0077406D" w:rsidP="006E612E">
      <w:pPr>
        <w:spacing w:before="120" w:after="120" w:line="240" w:lineRule="auto"/>
        <w:rPr>
          <w:del w:id="29" w:author="Stephanie Verganza" w:date="2025-01-22T14:26:00Z" w16du:dateUtc="2025-01-22T14:26:35Z"/>
        </w:rPr>
      </w:pPr>
    </w:p>
    <w:p w14:paraId="1FBA77FF" w14:textId="77777777" w:rsidR="006E612E" w:rsidRDefault="006E612E" w:rsidP="000C4E1A">
      <w:pPr>
        <w:spacing w:before="240"/>
        <w:rPr>
          <w:b/>
          <w:color w:val="000000" w:themeColor="text1"/>
          <w:sz w:val="28"/>
        </w:rPr>
      </w:pPr>
    </w:p>
    <w:p w14:paraId="1FBA7800" w14:textId="77777777" w:rsidR="000C4E1A" w:rsidRPr="00AF1360" w:rsidRDefault="000C4E1A" w:rsidP="356C3EC6">
      <w:pPr>
        <w:spacing w:before="240"/>
        <w:rPr>
          <w:b/>
          <w:bCs/>
          <w:color w:val="000000" w:themeColor="text1"/>
          <w:sz w:val="28"/>
          <w:szCs w:val="28"/>
        </w:rPr>
      </w:pPr>
      <w:commentRangeStart w:id="30"/>
      <w:commentRangeStart w:id="31"/>
      <w:r w:rsidRPr="356C3EC6">
        <w:rPr>
          <w:b/>
          <w:bCs/>
          <w:color w:val="000000" w:themeColor="text1"/>
          <w:sz w:val="28"/>
          <w:szCs w:val="28"/>
        </w:rPr>
        <w:lastRenderedPageBreak/>
        <w:t>Communications</w:t>
      </w:r>
      <w:commentRangeEnd w:id="30"/>
      <w:r>
        <w:rPr>
          <w:rStyle w:val="CommentReference"/>
        </w:rPr>
        <w:commentReference w:id="30"/>
      </w:r>
      <w:commentRangeEnd w:id="31"/>
      <w:r>
        <w:rPr>
          <w:rStyle w:val="CommentReference"/>
        </w:rPr>
        <w:commentReference w:id="31"/>
      </w:r>
    </w:p>
    <w:p w14:paraId="1FBA7801" w14:textId="77777777" w:rsidR="000C4E1A" w:rsidRDefault="000C4E1A" w:rsidP="000C4E1A">
      <w:r>
        <w:t>The following points of contact will be associated with your visit. You are requested to save these on your phone and on your computer. A printed copy should be placed within your wallet or purse:</w:t>
      </w:r>
    </w:p>
    <w:p w14:paraId="1FBA7802" w14:textId="1CB19517" w:rsidR="000C4E1A" w:rsidRDefault="000C4E1A" w:rsidP="000C4E1A">
      <w:pPr>
        <w:rPr>
          <w:b/>
        </w:rPr>
      </w:pPr>
      <w:commentRangeStart w:id="32"/>
      <w:r>
        <w:rPr>
          <w:noProof/>
        </w:rPr>
        <w:drawing>
          <wp:anchor distT="0" distB="0" distL="114300" distR="114300" simplePos="0" relativeHeight="251658241"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w:t>
      </w:r>
      <w:r w:rsidR="004C3C92">
        <w:rPr>
          <w:b/>
        </w:rPr>
        <w:t xml:space="preserve">F2F </w:t>
      </w:r>
      <w:r w:rsidR="00F74B30">
        <w:rPr>
          <w:b/>
        </w:rPr>
        <w:t>Country Director</w:t>
      </w:r>
      <w:r>
        <w:rPr>
          <w:b/>
        </w:rPr>
        <w: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AD1226" w:rsidRPr="00434CA8" w14:paraId="1FBA7805" w14:textId="77777777" w:rsidTr="00AD1226">
        <w:tc>
          <w:tcPr>
            <w:tcW w:w="897" w:type="dxa"/>
            <w:shd w:val="clear" w:color="auto" w:fill="808080" w:themeFill="background1" w:themeFillShade="80"/>
          </w:tcPr>
          <w:p w14:paraId="1FBA7803" w14:textId="77777777" w:rsidR="00AD1226" w:rsidRPr="00434CA8" w:rsidRDefault="00AD1226" w:rsidP="00F74B30">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Name:</w:t>
            </w:r>
          </w:p>
        </w:tc>
        <w:tc>
          <w:tcPr>
            <w:tcW w:w="8283" w:type="dxa"/>
          </w:tcPr>
          <w:p w14:paraId="30D5A833" w14:textId="59F39140" w:rsidR="00AD1226" w:rsidRPr="00434CA8" w:rsidDel="0025762B" w:rsidRDefault="00AD1226" w:rsidP="00F74B30">
            <w:pPr>
              <w:rPr>
                <w:rFonts w:asciiTheme="minorHAnsi" w:hAnsiTheme="minorHAnsi" w:cstheme="minorHAnsi"/>
                <w:sz w:val="22"/>
                <w:szCs w:val="22"/>
                <w:rPrChange w:id="33" w:author="Stephanie Verganza [2]" w:date="2025-01-22T11:06:00Z" w16du:dateUtc="2025-01-22T16:06:00Z">
                  <w:rPr>
                    <w:highlight w:val="yellow"/>
                  </w:rPr>
                </w:rPrChange>
              </w:rPr>
            </w:pPr>
            <w:r w:rsidRPr="00434CA8">
              <w:rPr>
                <w:rFonts w:asciiTheme="minorHAnsi" w:hAnsiTheme="minorHAnsi" w:cstheme="minorHAnsi"/>
                <w:sz w:val="22"/>
                <w:szCs w:val="22"/>
                <w:rPrChange w:id="34" w:author="Stephanie Verganza [2]" w:date="2025-01-22T11:06:00Z" w16du:dateUtc="2025-01-22T16:06:00Z">
                  <w:rPr>
                    <w:rFonts w:asciiTheme="minorHAnsi" w:hAnsiTheme="minorHAnsi"/>
                    <w:sz w:val="22"/>
                    <w:highlight w:val="yellow"/>
                  </w:rPr>
                </w:rPrChange>
              </w:rPr>
              <w:t>Marsha Johnson</w:t>
            </w:r>
          </w:p>
        </w:tc>
      </w:tr>
      <w:tr w:rsidR="00AD1226" w:rsidRPr="00434CA8" w14:paraId="1FBA7808" w14:textId="77777777" w:rsidTr="00AD1226">
        <w:tc>
          <w:tcPr>
            <w:tcW w:w="897" w:type="dxa"/>
            <w:shd w:val="clear" w:color="auto" w:fill="808080" w:themeFill="background1" w:themeFillShade="80"/>
          </w:tcPr>
          <w:p w14:paraId="1FBA7806" w14:textId="77777777" w:rsidR="00AD1226" w:rsidRPr="00434CA8" w:rsidRDefault="00AD1226" w:rsidP="00F74B30">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Email:</w:t>
            </w:r>
          </w:p>
        </w:tc>
        <w:tc>
          <w:tcPr>
            <w:tcW w:w="8283" w:type="dxa"/>
          </w:tcPr>
          <w:p w14:paraId="65536E38" w14:textId="7018255B" w:rsidR="00AD1226" w:rsidRPr="00434CA8" w:rsidRDefault="00AD1226" w:rsidP="00F74B30">
            <w:pPr>
              <w:rPr>
                <w:rFonts w:asciiTheme="minorHAnsi" w:hAnsiTheme="minorHAnsi" w:cstheme="minorHAnsi"/>
                <w:sz w:val="22"/>
                <w:szCs w:val="22"/>
                <w:rPrChange w:id="35" w:author="Stephanie Verganza [2]" w:date="2025-01-22T11:06:00Z" w16du:dateUtc="2025-01-22T16:06:00Z">
                  <w:rPr>
                    <w:highlight w:val="yellow"/>
                  </w:rPr>
                </w:rPrChange>
              </w:rPr>
            </w:pPr>
            <w:r w:rsidRPr="00434CA8">
              <w:rPr>
                <w:rFonts w:asciiTheme="minorHAnsi" w:hAnsiTheme="minorHAnsi" w:cstheme="minorHAnsi"/>
                <w:sz w:val="22"/>
                <w:szCs w:val="22"/>
                <w:rPrChange w:id="36" w:author="Stephanie Verganza [2]" w:date="2025-01-22T11:06:00Z" w16du:dateUtc="2025-01-22T16:06:00Z">
                  <w:rPr>
                    <w:rFonts w:asciiTheme="minorHAnsi" w:hAnsiTheme="minorHAnsi"/>
                    <w:sz w:val="22"/>
                    <w:highlight w:val="yellow"/>
                  </w:rPr>
                </w:rPrChange>
              </w:rPr>
              <w:t>mjohnson@partners.net</w:t>
            </w:r>
          </w:p>
        </w:tc>
      </w:tr>
      <w:tr w:rsidR="00AD1226" w:rsidRPr="00434CA8" w14:paraId="1FBA780B" w14:textId="77777777" w:rsidTr="00AD1226">
        <w:tc>
          <w:tcPr>
            <w:tcW w:w="897" w:type="dxa"/>
            <w:shd w:val="clear" w:color="auto" w:fill="808080" w:themeFill="background1" w:themeFillShade="80"/>
          </w:tcPr>
          <w:p w14:paraId="1FBA7809" w14:textId="77777777" w:rsidR="00AD1226" w:rsidRPr="00434CA8" w:rsidRDefault="00AD1226" w:rsidP="00F74B30">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Phone:</w:t>
            </w:r>
          </w:p>
        </w:tc>
        <w:tc>
          <w:tcPr>
            <w:tcW w:w="8283" w:type="dxa"/>
          </w:tcPr>
          <w:p w14:paraId="24149344" w14:textId="4C23026D" w:rsidR="00AD1226" w:rsidRPr="00434CA8" w:rsidRDefault="00AD1226" w:rsidP="00F74B30">
            <w:pPr>
              <w:rPr>
                <w:rFonts w:asciiTheme="minorHAnsi" w:hAnsiTheme="minorHAnsi" w:cstheme="minorHAnsi"/>
                <w:sz w:val="22"/>
                <w:szCs w:val="22"/>
                <w:rPrChange w:id="37" w:author="Stephanie Verganza [2]" w:date="2025-01-22T11:06:00Z" w16du:dateUtc="2025-01-22T16:06:00Z">
                  <w:rPr>
                    <w:highlight w:val="yellow"/>
                  </w:rPr>
                </w:rPrChange>
              </w:rPr>
            </w:pPr>
            <w:r w:rsidRPr="00434CA8">
              <w:rPr>
                <w:rFonts w:asciiTheme="minorHAnsi" w:hAnsiTheme="minorHAnsi" w:cstheme="minorHAnsi"/>
                <w:sz w:val="22"/>
                <w:szCs w:val="22"/>
                <w:rPrChange w:id="38" w:author="Stephanie Verganza [2]" w:date="2025-01-22T11:06:00Z" w16du:dateUtc="2025-01-22T16:06:00Z">
                  <w:rPr>
                    <w:rFonts w:asciiTheme="minorHAnsi" w:hAnsiTheme="minorHAnsi"/>
                    <w:sz w:val="22"/>
                    <w:szCs w:val="22"/>
                    <w:highlight w:val="yellow"/>
                  </w:rPr>
                </w:rPrChange>
              </w:rPr>
              <w:t xml:space="preserve">Office: </w:t>
            </w:r>
            <w:r w:rsidRPr="00434CA8">
              <w:rPr>
                <w:rFonts w:asciiTheme="minorHAnsi" w:hAnsiTheme="minorHAnsi" w:cstheme="minorHAnsi"/>
                <w:sz w:val="22"/>
                <w:szCs w:val="22"/>
              </w:rPr>
              <w:t>1-876-616-3199</w:t>
            </w:r>
            <w:r w:rsidRPr="00434CA8">
              <w:rPr>
                <w:rFonts w:asciiTheme="minorHAnsi" w:hAnsiTheme="minorHAnsi" w:cstheme="minorHAnsi"/>
                <w:sz w:val="22"/>
                <w:szCs w:val="22"/>
                <w:rPrChange w:id="39" w:author="Stephanie Verganza [2]" w:date="2025-01-22T11:06:00Z" w16du:dateUtc="2025-01-22T16:06:00Z">
                  <w:rPr>
                    <w:rFonts w:asciiTheme="minorHAnsi" w:hAnsiTheme="minorHAnsi"/>
                    <w:sz w:val="22"/>
                    <w:szCs w:val="22"/>
                    <w:highlight w:val="yellow"/>
                  </w:rPr>
                </w:rPrChange>
              </w:rPr>
              <w:t xml:space="preserve">| Mobile: </w:t>
            </w:r>
            <w:r w:rsidRPr="00434CA8">
              <w:rPr>
                <w:rFonts w:asciiTheme="minorHAnsi" w:hAnsiTheme="minorHAnsi" w:cstheme="minorHAnsi"/>
                <w:sz w:val="22"/>
                <w:szCs w:val="22"/>
              </w:rPr>
              <w:t>1-876-</w:t>
            </w:r>
            <w:ins w:id="40" w:author="Marsha Johnson" w:date="2024-03-08T16:27:00Z">
              <w:r w:rsidR="65BAE85B" w:rsidRPr="00434CA8">
                <w:rPr>
                  <w:rFonts w:asciiTheme="minorHAnsi" w:hAnsiTheme="minorHAnsi" w:cstheme="minorHAnsi"/>
                  <w:sz w:val="22"/>
                  <w:szCs w:val="22"/>
                </w:rPr>
                <w:t xml:space="preserve">584-0543   </w:t>
              </w:r>
            </w:ins>
            <w:del w:id="41" w:author="Marsha Johnson" w:date="2024-03-08T16:27:00Z">
              <w:r w:rsidRPr="00434CA8">
                <w:rPr>
                  <w:rFonts w:asciiTheme="minorHAnsi" w:hAnsiTheme="minorHAnsi" w:cstheme="minorHAnsi"/>
                  <w:sz w:val="22"/>
                  <w:szCs w:val="22"/>
                </w:rPr>
                <w:delText>613-35</w:delText>
              </w:r>
            </w:del>
            <w:r w:rsidRPr="00434CA8">
              <w:rPr>
                <w:rFonts w:asciiTheme="minorHAnsi" w:hAnsiTheme="minorHAnsi" w:cstheme="minorHAnsi"/>
                <w:sz w:val="22"/>
                <w:szCs w:val="22"/>
              </w:rPr>
              <w:t>07</w:t>
            </w:r>
          </w:p>
        </w:tc>
      </w:tr>
    </w:tbl>
    <w:p w14:paraId="1FBA780C" w14:textId="008E4791" w:rsidR="000C4E1A" w:rsidRPr="00434CA8" w:rsidRDefault="000C4E1A" w:rsidP="000C4E1A">
      <w:pPr>
        <w:rPr>
          <w:rFonts w:cstheme="minorHAnsi"/>
          <w:b/>
          <w:rPrChange w:id="42" w:author="Stephanie Verganza [2]" w:date="2025-01-22T11:06:00Z" w16du:dateUtc="2025-01-22T16:06:00Z">
            <w:rPr>
              <w:rFonts w:cstheme="minorHAnsi"/>
              <w:b/>
              <w:sz w:val="10"/>
              <w:szCs w:val="10"/>
            </w:rPr>
          </w:rPrChange>
        </w:rPr>
      </w:pPr>
      <w:r w:rsidRPr="00434CA8">
        <w:rPr>
          <w:rFonts w:cstheme="minorHAnsi"/>
          <w:noProof/>
          <w:rPrChange w:id="43" w:author="Stephanie Verganza [2]" w:date="2025-01-22T11:06:00Z" w16du:dateUtc="2025-01-22T16:06:00Z">
            <w:rPr>
              <w:rFonts w:cstheme="minorHAnsi"/>
              <w:noProof/>
              <w:sz w:val="10"/>
              <w:szCs w:val="10"/>
            </w:rPr>
          </w:rPrChange>
        </w:rPr>
        <w:drawing>
          <wp:anchor distT="0" distB="0" distL="114300" distR="114300" simplePos="0" relativeHeight="251658242" behindDoc="1" locked="0" layoutInCell="1" allowOverlap="1" wp14:anchorId="1FBA7905" wp14:editId="04B62E1B">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14:paraId="1FBA780D" w14:textId="6C61401C" w:rsidR="000C4E1A" w:rsidRPr="00434CA8" w:rsidRDefault="0090774B" w:rsidP="000C4E1A">
      <w:pPr>
        <w:rPr>
          <w:rFonts w:cstheme="minorHAnsi"/>
          <w:b/>
        </w:rPr>
      </w:pPr>
      <w:r w:rsidRPr="00434CA8">
        <w:rPr>
          <w:rFonts w:cstheme="minorHAnsi"/>
          <w:b/>
        </w:rPr>
        <w:t xml:space="preserve">Alternate </w:t>
      </w:r>
      <w:r w:rsidR="000C4E1A" w:rsidRPr="00434CA8">
        <w:rPr>
          <w:rFonts w:cstheme="minorHAnsi"/>
          <w:b/>
        </w:rPr>
        <w:t xml:space="preserve">Safety and Security Point of Contact </w:t>
      </w:r>
      <w:r w:rsidR="004C3C92" w:rsidRPr="00434CA8">
        <w:rPr>
          <w:rFonts w:cstheme="minorHAnsi"/>
          <w:b/>
        </w:rPr>
        <w:t xml:space="preserve">(F2F </w:t>
      </w:r>
      <w:r w:rsidR="00487583" w:rsidRPr="00434CA8">
        <w:rPr>
          <w:rFonts w:cstheme="minorHAnsi"/>
          <w:b/>
        </w:rPr>
        <w:t>Field Officer</w:t>
      </w:r>
      <w:r w:rsidR="004C3C92" w:rsidRPr="00434CA8">
        <w:rPr>
          <w:rFonts w:cstheme="minorHAnsi"/>
          <w:b/>
        </w:rPr>
        <w: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4"/>
        <w:gridCol w:w="8286"/>
      </w:tblGrid>
      <w:tr w:rsidR="000C4E1A" w:rsidRPr="00434CA8" w14:paraId="1FBA7810" w14:textId="77777777" w:rsidTr="00145328">
        <w:tc>
          <w:tcPr>
            <w:tcW w:w="894" w:type="dxa"/>
            <w:shd w:val="clear" w:color="auto" w:fill="808080" w:themeFill="background1" w:themeFillShade="80"/>
          </w:tcPr>
          <w:p w14:paraId="1FBA780E" w14:textId="77777777" w:rsidR="000C4E1A" w:rsidRPr="00434CA8" w:rsidRDefault="000C4E1A" w:rsidP="00145328">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Name:</w:t>
            </w:r>
          </w:p>
        </w:tc>
        <w:tc>
          <w:tcPr>
            <w:tcW w:w="8286" w:type="dxa"/>
          </w:tcPr>
          <w:p w14:paraId="1FBA780F" w14:textId="06B64C76" w:rsidR="000C4E1A" w:rsidRPr="00434CA8" w:rsidRDefault="3A39C479" w:rsidP="00145328">
            <w:pPr>
              <w:rPr>
                <w:rFonts w:asciiTheme="minorHAnsi" w:hAnsiTheme="minorHAnsi" w:cstheme="minorHAnsi"/>
                <w:sz w:val="22"/>
                <w:szCs w:val="22"/>
                <w:rPrChange w:id="44" w:author="Stephanie Verganza [2]" w:date="2025-01-22T11:06:00Z" w16du:dateUtc="2025-01-22T16:06:00Z">
                  <w:rPr>
                    <w:rFonts w:asciiTheme="minorHAnsi" w:hAnsiTheme="minorHAnsi"/>
                    <w:sz w:val="22"/>
                    <w:szCs w:val="22"/>
                    <w:highlight w:val="yellow"/>
                  </w:rPr>
                </w:rPrChange>
              </w:rPr>
            </w:pPr>
            <w:ins w:id="45" w:author="Marsha Johnson" w:date="2024-03-08T16:28:00Z">
              <w:r w:rsidRPr="00434CA8">
                <w:rPr>
                  <w:rFonts w:asciiTheme="minorHAnsi" w:hAnsiTheme="minorHAnsi" w:cstheme="minorHAnsi"/>
                  <w:sz w:val="22"/>
                  <w:szCs w:val="22"/>
                  <w:rPrChange w:id="46" w:author="Stephanie Verganza [2]" w:date="2025-01-22T11:06:00Z" w16du:dateUtc="2025-01-22T16:06:00Z">
                    <w:rPr>
                      <w:rFonts w:asciiTheme="minorHAnsi" w:hAnsiTheme="minorHAnsi"/>
                      <w:sz w:val="22"/>
                      <w:szCs w:val="22"/>
                      <w:highlight w:val="yellow"/>
                    </w:rPr>
                  </w:rPrChange>
                </w:rPr>
                <w:t xml:space="preserve">Howard Wiliams </w:t>
              </w:r>
            </w:ins>
            <w:del w:id="47" w:author="Marsha Johnson" w:date="2024-03-08T16:28:00Z">
              <w:r w:rsidR="00637089" w:rsidRPr="00434CA8">
                <w:rPr>
                  <w:rFonts w:asciiTheme="minorHAnsi" w:hAnsiTheme="minorHAnsi" w:cstheme="minorHAnsi"/>
                  <w:sz w:val="22"/>
                  <w:szCs w:val="22"/>
                  <w:rPrChange w:id="48" w:author="Stephanie Verganza [2]" w:date="2025-01-22T11:06:00Z" w16du:dateUtc="2025-01-22T16:06:00Z">
                    <w:rPr>
                      <w:rFonts w:asciiTheme="minorHAnsi" w:hAnsiTheme="minorHAnsi"/>
                      <w:sz w:val="22"/>
                      <w:szCs w:val="22"/>
                      <w:highlight w:val="yellow"/>
                    </w:rPr>
                  </w:rPrChange>
                </w:rPr>
                <w:delText xml:space="preserve">Marsha </w:delText>
              </w:r>
            </w:del>
            <w:del w:id="49" w:author="Marsha Johnson" w:date="2024-03-08T16:30:00Z">
              <w:r w:rsidR="00637089" w:rsidRPr="00434CA8">
                <w:rPr>
                  <w:rFonts w:asciiTheme="minorHAnsi" w:hAnsiTheme="minorHAnsi" w:cstheme="minorHAnsi"/>
                  <w:sz w:val="22"/>
                  <w:szCs w:val="22"/>
                  <w:rPrChange w:id="50" w:author="Stephanie Verganza [2]" w:date="2025-01-22T11:06:00Z" w16du:dateUtc="2025-01-22T16:06:00Z">
                    <w:rPr>
                      <w:rFonts w:asciiTheme="minorHAnsi" w:hAnsiTheme="minorHAnsi"/>
                      <w:sz w:val="22"/>
                      <w:szCs w:val="22"/>
                      <w:highlight w:val="yellow"/>
                    </w:rPr>
                  </w:rPrChange>
                </w:rPr>
                <w:delText>Johnson</w:delText>
              </w:r>
            </w:del>
          </w:p>
        </w:tc>
      </w:tr>
      <w:tr w:rsidR="000C4E1A" w:rsidRPr="00434CA8" w14:paraId="1FBA7813" w14:textId="77777777" w:rsidTr="00145328">
        <w:tc>
          <w:tcPr>
            <w:tcW w:w="894" w:type="dxa"/>
            <w:shd w:val="clear" w:color="auto" w:fill="808080" w:themeFill="background1" w:themeFillShade="80"/>
          </w:tcPr>
          <w:p w14:paraId="1FBA7811" w14:textId="77777777" w:rsidR="000C4E1A" w:rsidRPr="00434CA8" w:rsidRDefault="000C4E1A" w:rsidP="00145328">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Email:</w:t>
            </w:r>
          </w:p>
        </w:tc>
        <w:tc>
          <w:tcPr>
            <w:tcW w:w="8286" w:type="dxa"/>
          </w:tcPr>
          <w:p w14:paraId="1FBA7812" w14:textId="1E6C2908" w:rsidR="000C4E1A" w:rsidRPr="00434CA8" w:rsidRDefault="00637089" w:rsidP="00145328">
            <w:pPr>
              <w:rPr>
                <w:rFonts w:asciiTheme="minorHAnsi" w:hAnsiTheme="minorHAnsi" w:cstheme="minorHAnsi"/>
                <w:sz w:val="22"/>
                <w:szCs w:val="22"/>
                <w:rPrChange w:id="51" w:author="Stephanie Verganza [2]" w:date="2025-01-22T11:06:00Z" w16du:dateUtc="2025-01-22T16:06:00Z">
                  <w:rPr>
                    <w:rFonts w:asciiTheme="minorHAnsi" w:hAnsiTheme="minorHAnsi"/>
                    <w:sz w:val="22"/>
                    <w:szCs w:val="22"/>
                    <w:highlight w:val="yellow"/>
                  </w:rPr>
                </w:rPrChange>
              </w:rPr>
            </w:pPr>
            <w:ins w:id="52" w:author="Marsha Johnson" w:date="2024-03-08T16:28:00Z">
              <w:r w:rsidRPr="00434CA8">
                <w:rPr>
                  <w:rFonts w:asciiTheme="minorHAnsi" w:hAnsiTheme="minorHAnsi" w:cstheme="minorHAnsi"/>
                  <w:sz w:val="22"/>
                  <w:szCs w:val="22"/>
                  <w:rPrChange w:id="53" w:author="Stephanie Verganza [2]" w:date="2025-01-22T11:06:00Z" w16du:dateUtc="2025-01-22T16:06:00Z">
                    <w:rPr/>
                  </w:rPrChange>
                </w:rPr>
                <w:fldChar w:fldCharType="begin"/>
              </w:r>
              <w:r w:rsidRPr="00434CA8">
                <w:rPr>
                  <w:rFonts w:asciiTheme="minorHAnsi" w:hAnsiTheme="minorHAnsi" w:cstheme="minorHAnsi"/>
                  <w:sz w:val="22"/>
                  <w:szCs w:val="22"/>
                  <w:rPrChange w:id="54" w:author="Stephanie Verganza [2]" w:date="2025-01-22T11:06:00Z" w16du:dateUtc="2025-01-22T16:06:00Z">
                    <w:rPr/>
                  </w:rPrChange>
                </w:rPr>
                <w:instrText xml:space="preserve">HYPERLINK "mailto:Hwilliams@partners.net" </w:instrText>
              </w:r>
              <w:r w:rsidRPr="00434CA8">
                <w:rPr>
                  <w:rFonts w:asciiTheme="minorHAnsi" w:hAnsiTheme="minorHAnsi" w:cstheme="minorHAnsi"/>
                  <w:sz w:val="22"/>
                  <w:szCs w:val="22"/>
                  <w:rPrChange w:id="55" w:author="Stephanie Verganza [2]" w:date="2025-01-22T11:06:00Z" w16du:dateUtc="2025-01-22T16:06:00Z">
                    <w:rPr/>
                  </w:rPrChange>
                </w:rPr>
              </w:r>
              <w:r w:rsidRPr="00434CA8">
                <w:rPr>
                  <w:rFonts w:asciiTheme="minorHAnsi" w:hAnsiTheme="minorHAnsi" w:cstheme="minorHAnsi"/>
                  <w:sz w:val="22"/>
                  <w:szCs w:val="22"/>
                  <w:rPrChange w:id="56" w:author="Stephanie Verganza [2]" w:date="2025-01-22T11:06:00Z" w16du:dateUtc="2025-01-22T16:06:00Z">
                    <w:rPr/>
                  </w:rPrChange>
                </w:rPr>
                <w:fldChar w:fldCharType="separate"/>
              </w:r>
              <w:r w:rsidR="4331C401" w:rsidRPr="00434CA8">
                <w:rPr>
                  <w:rFonts w:asciiTheme="minorHAnsi" w:hAnsiTheme="minorHAnsi" w:cstheme="minorHAnsi"/>
                  <w:sz w:val="22"/>
                  <w:szCs w:val="22"/>
                  <w:rPrChange w:id="57" w:author="Stephanie Verganza [2]" w:date="2025-01-22T11:06:00Z" w16du:dateUtc="2025-01-22T16:06:00Z">
                    <w:rPr>
                      <w:rFonts w:asciiTheme="minorHAnsi" w:hAnsiTheme="minorHAnsi"/>
                      <w:sz w:val="22"/>
                      <w:szCs w:val="22"/>
                      <w:highlight w:val="yellow"/>
                    </w:rPr>
                  </w:rPrChange>
                </w:rPr>
                <w:t>Hwilliams@partners</w:t>
              </w:r>
              <w:r w:rsidR="4331C401" w:rsidRPr="00434CA8">
                <w:rPr>
                  <w:rStyle w:val="Hyperlink"/>
                  <w:rFonts w:asciiTheme="minorHAnsi" w:hAnsiTheme="minorHAnsi" w:cstheme="minorHAnsi"/>
                  <w:sz w:val="22"/>
                  <w:szCs w:val="22"/>
                  <w:rPrChange w:id="58" w:author="Stephanie Verganza [2]" w:date="2025-01-22T11:06:00Z" w16du:dateUtc="2025-01-22T16:06:00Z">
                    <w:rPr>
                      <w:rStyle w:val="Hyperlink"/>
                      <w:rFonts w:asciiTheme="minorHAnsi" w:hAnsiTheme="minorHAnsi"/>
                      <w:sz w:val="22"/>
                      <w:szCs w:val="22"/>
                      <w:highlight w:val="yellow"/>
                    </w:rPr>
                  </w:rPrChange>
                </w:rPr>
                <w:t>.net</w:t>
              </w:r>
              <w:r w:rsidRPr="00434CA8">
                <w:rPr>
                  <w:rFonts w:asciiTheme="minorHAnsi" w:hAnsiTheme="minorHAnsi" w:cstheme="minorHAnsi"/>
                  <w:sz w:val="22"/>
                  <w:szCs w:val="22"/>
                  <w:rPrChange w:id="59" w:author="Stephanie Verganza [2]" w:date="2025-01-22T11:06:00Z" w16du:dateUtc="2025-01-22T16:06:00Z">
                    <w:rPr/>
                  </w:rPrChange>
                </w:rPr>
                <w:fldChar w:fldCharType="end"/>
              </w:r>
              <w:r w:rsidR="4331C401" w:rsidRPr="00434CA8">
                <w:rPr>
                  <w:rFonts w:asciiTheme="minorHAnsi" w:hAnsiTheme="minorHAnsi" w:cstheme="minorHAnsi"/>
                  <w:sz w:val="22"/>
                  <w:szCs w:val="22"/>
                  <w:rPrChange w:id="60" w:author="Stephanie Verganza [2]" w:date="2025-01-22T11:06:00Z" w16du:dateUtc="2025-01-22T16:06:00Z">
                    <w:rPr>
                      <w:rFonts w:asciiTheme="minorHAnsi" w:hAnsiTheme="minorHAnsi"/>
                      <w:sz w:val="22"/>
                      <w:szCs w:val="22"/>
                      <w:highlight w:val="yellow"/>
                    </w:rPr>
                  </w:rPrChange>
                </w:rPr>
                <w:t xml:space="preserve"> </w:t>
              </w:r>
            </w:ins>
            <w:del w:id="61" w:author="Marsha Johnson" w:date="2024-03-08T16:28:00Z">
              <w:r w:rsidRPr="00434CA8" w:rsidDel="00637089">
                <w:rPr>
                  <w:rFonts w:asciiTheme="minorHAnsi" w:hAnsiTheme="minorHAnsi" w:cstheme="minorHAnsi"/>
                  <w:sz w:val="22"/>
                  <w:szCs w:val="22"/>
                  <w:rPrChange w:id="62" w:author="Stephanie Verganza [2]" w:date="2025-01-22T11:06:00Z" w16du:dateUtc="2025-01-22T16:06:00Z">
                    <w:rPr>
                      <w:rFonts w:asciiTheme="minorHAnsi" w:hAnsiTheme="minorHAnsi"/>
                      <w:sz w:val="22"/>
                      <w:szCs w:val="22"/>
                      <w:highlight w:val="yellow"/>
                    </w:rPr>
                  </w:rPrChange>
                </w:rPr>
                <w:delText>mjohnson</w:delText>
              </w:r>
            </w:del>
            <w:del w:id="63" w:author="Marsha Johnson" w:date="2024-03-08T16:30:00Z">
              <w:r w:rsidRPr="00434CA8" w:rsidDel="00637089">
                <w:rPr>
                  <w:rFonts w:asciiTheme="minorHAnsi" w:hAnsiTheme="minorHAnsi" w:cstheme="minorHAnsi"/>
                  <w:sz w:val="22"/>
                  <w:szCs w:val="22"/>
                  <w:rPrChange w:id="64" w:author="Stephanie Verganza [2]" w:date="2025-01-22T11:06:00Z" w16du:dateUtc="2025-01-22T16:06:00Z">
                    <w:rPr>
                      <w:rFonts w:asciiTheme="minorHAnsi" w:hAnsiTheme="minorHAnsi"/>
                      <w:sz w:val="22"/>
                      <w:szCs w:val="22"/>
                      <w:highlight w:val="yellow"/>
                    </w:rPr>
                  </w:rPrChange>
                </w:rPr>
                <w:delText>@partners.net</w:delText>
              </w:r>
            </w:del>
          </w:p>
        </w:tc>
      </w:tr>
      <w:tr w:rsidR="000C4E1A" w:rsidRPr="00434CA8" w14:paraId="1FBA7816" w14:textId="77777777" w:rsidTr="00145328">
        <w:tc>
          <w:tcPr>
            <w:tcW w:w="894" w:type="dxa"/>
            <w:shd w:val="clear" w:color="auto" w:fill="808080" w:themeFill="background1" w:themeFillShade="80"/>
          </w:tcPr>
          <w:p w14:paraId="1FBA7814" w14:textId="77777777" w:rsidR="000C4E1A" w:rsidRPr="00434CA8" w:rsidRDefault="000C4E1A" w:rsidP="00145328">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Phone:</w:t>
            </w:r>
          </w:p>
        </w:tc>
        <w:tc>
          <w:tcPr>
            <w:tcW w:w="8286" w:type="dxa"/>
          </w:tcPr>
          <w:p w14:paraId="1FBA7815" w14:textId="2D3A5A4E" w:rsidR="000C4E1A" w:rsidRPr="00434CA8" w:rsidRDefault="00637089" w:rsidP="00145328">
            <w:pPr>
              <w:rPr>
                <w:rFonts w:asciiTheme="minorHAnsi" w:hAnsiTheme="minorHAnsi" w:cstheme="minorHAnsi"/>
                <w:sz w:val="22"/>
                <w:szCs w:val="22"/>
                <w:rPrChange w:id="65" w:author="Stephanie Verganza [2]" w:date="2025-01-22T11:06:00Z" w16du:dateUtc="2025-01-22T16:06:00Z">
                  <w:rPr>
                    <w:rFonts w:asciiTheme="minorHAnsi" w:hAnsiTheme="minorHAnsi"/>
                    <w:sz w:val="22"/>
                    <w:szCs w:val="22"/>
                    <w:highlight w:val="yellow"/>
                  </w:rPr>
                </w:rPrChange>
              </w:rPr>
            </w:pPr>
            <w:r w:rsidRPr="00434CA8">
              <w:rPr>
                <w:rFonts w:asciiTheme="minorHAnsi" w:hAnsiTheme="minorHAnsi" w:cstheme="minorHAnsi"/>
                <w:sz w:val="22"/>
                <w:szCs w:val="22"/>
                <w:rPrChange w:id="66" w:author="Stephanie Verganza [2]" w:date="2025-01-22T11:06:00Z" w16du:dateUtc="2025-01-22T16:06:00Z">
                  <w:rPr>
                    <w:rFonts w:asciiTheme="minorHAnsi" w:hAnsiTheme="minorHAnsi"/>
                    <w:sz w:val="22"/>
                    <w:szCs w:val="22"/>
                    <w:highlight w:val="yellow"/>
                  </w:rPr>
                </w:rPrChange>
              </w:rPr>
              <w:t xml:space="preserve">Office: </w:t>
            </w:r>
            <w:r w:rsidR="004C3C92" w:rsidRPr="00434CA8">
              <w:rPr>
                <w:rFonts w:asciiTheme="minorHAnsi" w:hAnsiTheme="minorHAnsi" w:cstheme="minorHAnsi"/>
                <w:sz w:val="22"/>
                <w:szCs w:val="22"/>
              </w:rPr>
              <w:t>1-876-616-3199</w:t>
            </w:r>
            <w:r w:rsidRPr="00434CA8">
              <w:rPr>
                <w:rFonts w:asciiTheme="minorHAnsi" w:hAnsiTheme="minorHAnsi" w:cstheme="minorHAnsi"/>
                <w:sz w:val="22"/>
                <w:szCs w:val="22"/>
                <w:rPrChange w:id="67" w:author="Stephanie Verganza [2]" w:date="2025-01-22T11:06:00Z" w16du:dateUtc="2025-01-22T16:06:00Z">
                  <w:rPr>
                    <w:rFonts w:asciiTheme="minorHAnsi" w:hAnsiTheme="minorHAnsi"/>
                    <w:sz w:val="22"/>
                    <w:szCs w:val="22"/>
                    <w:highlight w:val="yellow"/>
                  </w:rPr>
                </w:rPrChange>
              </w:rPr>
              <w:t xml:space="preserve">| Mobile: </w:t>
            </w:r>
            <w:r w:rsidR="004C3C92" w:rsidRPr="00434CA8">
              <w:rPr>
                <w:rFonts w:asciiTheme="minorHAnsi" w:hAnsiTheme="minorHAnsi" w:cstheme="minorHAnsi"/>
                <w:sz w:val="22"/>
                <w:szCs w:val="22"/>
              </w:rPr>
              <w:t>1-876-</w:t>
            </w:r>
            <w:ins w:id="68" w:author="Marsha Johnson" w:date="2024-03-08T16:30:00Z">
              <w:r w:rsidR="20CAF72F" w:rsidRPr="00434CA8">
                <w:rPr>
                  <w:rFonts w:asciiTheme="minorHAnsi" w:hAnsiTheme="minorHAnsi" w:cstheme="minorHAnsi"/>
                  <w:sz w:val="22"/>
                  <w:szCs w:val="22"/>
                </w:rPr>
                <w:t xml:space="preserve">805-4360 </w:t>
              </w:r>
            </w:ins>
            <w:del w:id="69" w:author="Marsha Johnson" w:date="2024-03-08T16:30:00Z">
              <w:r w:rsidR="004C3C92" w:rsidRPr="00434CA8">
                <w:rPr>
                  <w:rFonts w:asciiTheme="minorHAnsi" w:hAnsiTheme="minorHAnsi" w:cstheme="minorHAnsi"/>
                  <w:sz w:val="22"/>
                  <w:szCs w:val="22"/>
                </w:rPr>
                <w:delText>613-3507</w:delText>
              </w:r>
            </w:del>
          </w:p>
        </w:tc>
      </w:tr>
    </w:tbl>
    <w:p w14:paraId="218FE552" w14:textId="23AEE70A" w:rsidR="009F5A32" w:rsidRPr="00434CA8" w:rsidRDefault="009F5A32" w:rsidP="009F5A32">
      <w:pPr>
        <w:ind w:left="-180"/>
        <w:rPr>
          <w:rFonts w:cstheme="minorHAnsi"/>
          <w:b/>
          <w:rPrChange w:id="70" w:author="Stephanie Verganza [2]" w:date="2025-01-22T11:06:00Z" w16du:dateUtc="2025-01-22T16:06:00Z">
            <w:rPr>
              <w:rFonts w:cstheme="minorHAnsi"/>
              <w:b/>
              <w:sz w:val="8"/>
              <w:szCs w:val="8"/>
            </w:rPr>
          </w:rPrChange>
        </w:rPr>
      </w:pPr>
      <w:r w:rsidRPr="00434CA8">
        <w:rPr>
          <w:rFonts w:cstheme="minorHAnsi"/>
          <w:noProof/>
          <w:rPrChange w:id="71" w:author="Stephanie Verganza [2]" w:date="2025-01-22T11:06:00Z" w16du:dateUtc="2025-01-22T16:06:00Z">
            <w:rPr>
              <w:rFonts w:cstheme="minorHAnsi"/>
              <w:noProof/>
              <w:sz w:val="10"/>
              <w:szCs w:val="10"/>
            </w:rPr>
          </w:rPrChange>
        </w:rPr>
        <w:drawing>
          <wp:anchor distT="0" distB="0" distL="114300" distR="114300" simplePos="0" relativeHeight="251658258" behindDoc="1" locked="0" layoutInCell="1" allowOverlap="1" wp14:anchorId="26630256" wp14:editId="5332989F">
            <wp:simplePos x="0" y="0"/>
            <wp:positionH relativeFrom="column">
              <wp:posOffset>-382905</wp:posOffset>
            </wp:positionH>
            <wp:positionV relativeFrom="paragraph">
              <wp:posOffset>181239</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32301312" name="Picture 1632301312"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14:paraId="528BF2C1" w14:textId="15E26E37" w:rsidR="009F5A32" w:rsidRPr="00434CA8" w:rsidRDefault="00C2188E" w:rsidP="009F5A32">
      <w:pPr>
        <w:rPr>
          <w:rFonts w:cstheme="minorHAnsi"/>
          <w:b/>
        </w:rPr>
      </w:pPr>
      <w:r w:rsidRPr="00434CA8">
        <w:rPr>
          <w:rFonts w:cstheme="minorHAnsi"/>
          <w:b/>
        </w:rPr>
        <w:t>Administrative Assistant</w:t>
      </w:r>
      <w:r w:rsidR="009F5A32" w:rsidRPr="00434CA8">
        <w:rPr>
          <w:rFonts w:cstheme="minorHAnsi"/>
          <w:b/>
        </w:rPr>
        <w:t xml:space="preserve"> </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4"/>
        <w:gridCol w:w="8286"/>
      </w:tblGrid>
      <w:tr w:rsidR="009F5A32" w:rsidRPr="00434CA8" w14:paraId="5DBCF48F" w14:textId="77777777" w:rsidTr="00FC1DC3">
        <w:tc>
          <w:tcPr>
            <w:tcW w:w="894" w:type="dxa"/>
            <w:shd w:val="clear" w:color="auto" w:fill="808080" w:themeFill="background1" w:themeFillShade="80"/>
          </w:tcPr>
          <w:p w14:paraId="5DECAB15" w14:textId="77777777" w:rsidR="009F5A32" w:rsidRPr="00434CA8" w:rsidRDefault="009F5A32" w:rsidP="00FC1DC3">
            <w:pPr>
              <w:jc w:val="right"/>
              <w:rPr>
                <w:rFonts w:asciiTheme="minorHAnsi" w:hAnsiTheme="minorHAnsi" w:cstheme="minorHAnsi"/>
                <w:color w:val="FFFFFF" w:themeColor="background1"/>
                <w:sz w:val="22"/>
                <w:szCs w:val="22"/>
              </w:rPr>
            </w:pPr>
            <w:bookmarkStart w:id="72" w:name="_Hlk188437307"/>
            <w:r w:rsidRPr="00434CA8">
              <w:rPr>
                <w:rFonts w:asciiTheme="minorHAnsi" w:hAnsiTheme="minorHAnsi" w:cstheme="minorHAnsi"/>
                <w:color w:val="FFFFFF" w:themeColor="background1"/>
                <w:sz w:val="22"/>
                <w:szCs w:val="22"/>
              </w:rPr>
              <w:t>Name:</w:t>
            </w:r>
          </w:p>
        </w:tc>
        <w:tc>
          <w:tcPr>
            <w:tcW w:w="8286" w:type="dxa"/>
          </w:tcPr>
          <w:p w14:paraId="5B6C1DB8" w14:textId="42C3B07E" w:rsidR="009F5A32" w:rsidRPr="00434CA8" w:rsidRDefault="53FE521D" w:rsidP="00FC1DC3">
            <w:pPr>
              <w:rPr>
                <w:rFonts w:asciiTheme="minorHAnsi" w:hAnsiTheme="minorHAnsi" w:cstheme="minorHAnsi"/>
                <w:sz w:val="22"/>
                <w:szCs w:val="22"/>
                <w:rPrChange w:id="73" w:author="Stephanie Verganza [2]" w:date="2025-01-22T11:06:00Z" w16du:dateUtc="2025-01-22T16:06:00Z">
                  <w:rPr>
                    <w:rFonts w:asciiTheme="minorHAnsi" w:hAnsiTheme="minorHAnsi"/>
                    <w:sz w:val="22"/>
                    <w:szCs w:val="22"/>
                    <w:highlight w:val="yellow"/>
                  </w:rPr>
                </w:rPrChange>
              </w:rPr>
            </w:pPr>
            <w:ins w:id="74" w:author="Marsha Johnson" w:date="2024-03-08T16:29:00Z">
              <w:r w:rsidRPr="00434CA8">
                <w:rPr>
                  <w:rFonts w:asciiTheme="minorHAnsi" w:hAnsiTheme="minorHAnsi" w:cstheme="minorHAnsi"/>
                  <w:sz w:val="22"/>
                  <w:szCs w:val="22"/>
                  <w:rPrChange w:id="75" w:author="Stephanie Verganza [2]" w:date="2025-01-22T11:06:00Z" w16du:dateUtc="2025-01-22T16:06:00Z">
                    <w:rPr>
                      <w:rFonts w:asciiTheme="minorHAnsi" w:hAnsiTheme="minorHAnsi"/>
                      <w:sz w:val="22"/>
                      <w:szCs w:val="22"/>
                      <w:highlight w:val="yellow"/>
                    </w:rPr>
                  </w:rPrChange>
                </w:rPr>
                <w:t xml:space="preserve">Kacia Darson-Hibbert </w:t>
              </w:r>
            </w:ins>
            <w:del w:id="76" w:author="Marsha Johnson" w:date="2024-03-08T16:28:00Z">
              <w:r w:rsidR="009F5A32" w:rsidRPr="00434CA8">
                <w:rPr>
                  <w:rFonts w:asciiTheme="minorHAnsi" w:hAnsiTheme="minorHAnsi" w:cstheme="minorHAnsi"/>
                  <w:sz w:val="22"/>
                  <w:szCs w:val="22"/>
                  <w:rPrChange w:id="77" w:author="Stephanie Verganza [2]" w:date="2025-01-22T11:06:00Z" w16du:dateUtc="2025-01-22T16:06:00Z">
                    <w:rPr>
                      <w:rFonts w:asciiTheme="minorHAnsi" w:hAnsiTheme="minorHAnsi"/>
                      <w:sz w:val="22"/>
                      <w:szCs w:val="22"/>
                      <w:highlight w:val="yellow"/>
                    </w:rPr>
                  </w:rPrChange>
                </w:rPr>
                <w:delText>Marsha Johnson</w:delText>
              </w:r>
            </w:del>
          </w:p>
        </w:tc>
      </w:tr>
      <w:tr w:rsidR="009F5A32" w:rsidRPr="00434CA8" w14:paraId="4C930CFA" w14:textId="77777777" w:rsidTr="00FC1DC3">
        <w:tc>
          <w:tcPr>
            <w:tcW w:w="894" w:type="dxa"/>
            <w:shd w:val="clear" w:color="auto" w:fill="808080" w:themeFill="background1" w:themeFillShade="80"/>
          </w:tcPr>
          <w:p w14:paraId="34FEEE30" w14:textId="77777777" w:rsidR="009F5A32" w:rsidRPr="00434CA8" w:rsidRDefault="009F5A32" w:rsidP="00FC1DC3">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Email:</w:t>
            </w:r>
          </w:p>
        </w:tc>
        <w:tc>
          <w:tcPr>
            <w:tcW w:w="8286" w:type="dxa"/>
          </w:tcPr>
          <w:p w14:paraId="330471EB" w14:textId="18A6BB88" w:rsidR="009F5A32" w:rsidRPr="00434CA8" w:rsidRDefault="009F5A32" w:rsidP="00FC1DC3">
            <w:pPr>
              <w:rPr>
                <w:rFonts w:asciiTheme="minorHAnsi" w:hAnsiTheme="minorHAnsi" w:cstheme="minorHAnsi"/>
                <w:sz w:val="22"/>
                <w:szCs w:val="22"/>
                <w:rPrChange w:id="78" w:author="Stephanie Verganza [2]" w:date="2025-01-22T11:06:00Z" w16du:dateUtc="2025-01-22T16:06:00Z">
                  <w:rPr>
                    <w:rFonts w:asciiTheme="minorHAnsi" w:hAnsiTheme="minorHAnsi"/>
                    <w:sz w:val="22"/>
                    <w:szCs w:val="22"/>
                    <w:highlight w:val="yellow"/>
                  </w:rPr>
                </w:rPrChange>
              </w:rPr>
            </w:pPr>
            <w:ins w:id="79" w:author="Marsha Johnson" w:date="2024-03-08T16:29:00Z">
              <w:r w:rsidRPr="00434CA8">
                <w:rPr>
                  <w:rFonts w:asciiTheme="minorHAnsi" w:hAnsiTheme="minorHAnsi" w:cstheme="minorHAnsi"/>
                  <w:sz w:val="22"/>
                  <w:szCs w:val="22"/>
                  <w:rPrChange w:id="80" w:author="Stephanie Verganza [2]" w:date="2025-01-22T11:06:00Z" w16du:dateUtc="2025-01-22T16:06:00Z">
                    <w:rPr/>
                  </w:rPrChange>
                </w:rPr>
                <w:fldChar w:fldCharType="begin"/>
              </w:r>
              <w:r w:rsidRPr="00434CA8">
                <w:rPr>
                  <w:rFonts w:asciiTheme="minorHAnsi" w:hAnsiTheme="minorHAnsi" w:cstheme="minorHAnsi"/>
                  <w:sz w:val="22"/>
                  <w:szCs w:val="22"/>
                  <w:rPrChange w:id="81" w:author="Stephanie Verganza [2]" w:date="2025-01-22T11:06:00Z" w16du:dateUtc="2025-01-22T16:06:00Z">
                    <w:rPr/>
                  </w:rPrChange>
                </w:rPr>
                <w:instrText xml:space="preserve">HYPERLINK "mailto:Khibbert@partners.net" </w:instrText>
              </w:r>
              <w:r w:rsidRPr="00434CA8">
                <w:rPr>
                  <w:rFonts w:asciiTheme="minorHAnsi" w:hAnsiTheme="minorHAnsi" w:cstheme="minorHAnsi"/>
                  <w:sz w:val="22"/>
                  <w:szCs w:val="22"/>
                  <w:rPrChange w:id="82" w:author="Stephanie Verganza [2]" w:date="2025-01-22T11:06:00Z" w16du:dateUtc="2025-01-22T16:06:00Z">
                    <w:rPr/>
                  </w:rPrChange>
                </w:rPr>
              </w:r>
              <w:r w:rsidRPr="00434CA8">
                <w:rPr>
                  <w:rFonts w:asciiTheme="minorHAnsi" w:hAnsiTheme="minorHAnsi" w:cstheme="minorHAnsi"/>
                  <w:sz w:val="22"/>
                  <w:szCs w:val="22"/>
                  <w:rPrChange w:id="83" w:author="Stephanie Verganza [2]" w:date="2025-01-22T11:06:00Z" w16du:dateUtc="2025-01-22T16:06:00Z">
                    <w:rPr/>
                  </w:rPrChange>
                </w:rPr>
                <w:fldChar w:fldCharType="separate"/>
              </w:r>
              <w:r w:rsidR="1D5AED4A" w:rsidRPr="00434CA8">
                <w:rPr>
                  <w:rFonts w:asciiTheme="minorHAnsi" w:hAnsiTheme="minorHAnsi" w:cstheme="minorHAnsi"/>
                  <w:sz w:val="22"/>
                  <w:szCs w:val="22"/>
                  <w:rPrChange w:id="84" w:author="Stephanie Verganza [2]" w:date="2025-01-22T11:06:00Z" w16du:dateUtc="2025-01-22T16:06:00Z">
                    <w:rPr>
                      <w:rFonts w:asciiTheme="minorHAnsi" w:hAnsiTheme="minorHAnsi"/>
                      <w:sz w:val="22"/>
                      <w:szCs w:val="22"/>
                      <w:highlight w:val="yellow"/>
                    </w:rPr>
                  </w:rPrChange>
                </w:rPr>
                <w:t>Khibbert</w:t>
              </w:r>
              <w:r w:rsidR="1D5AED4A" w:rsidRPr="00434CA8">
                <w:rPr>
                  <w:rStyle w:val="Hyperlink"/>
                  <w:rFonts w:asciiTheme="minorHAnsi" w:hAnsiTheme="minorHAnsi" w:cstheme="minorHAnsi"/>
                  <w:sz w:val="22"/>
                  <w:szCs w:val="22"/>
                  <w:rPrChange w:id="85" w:author="Stephanie Verganza [2]" w:date="2025-01-22T11:06:00Z" w16du:dateUtc="2025-01-22T16:06:00Z">
                    <w:rPr>
                      <w:rStyle w:val="Hyperlink"/>
                      <w:rFonts w:asciiTheme="minorHAnsi" w:hAnsiTheme="minorHAnsi"/>
                      <w:sz w:val="22"/>
                      <w:szCs w:val="22"/>
                      <w:highlight w:val="yellow"/>
                    </w:rPr>
                  </w:rPrChange>
                </w:rPr>
                <w:t>@partners.net</w:t>
              </w:r>
              <w:r w:rsidRPr="00434CA8">
                <w:rPr>
                  <w:rFonts w:asciiTheme="minorHAnsi" w:hAnsiTheme="minorHAnsi" w:cstheme="minorHAnsi"/>
                  <w:sz w:val="22"/>
                  <w:szCs w:val="22"/>
                  <w:rPrChange w:id="86" w:author="Stephanie Verganza [2]" w:date="2025-01-22T11:06:00Z" w16du:dateUtc="2025-01-22T16:06:00Z">
                    <w:rPr/>
                  </w:rPrChange>
                </w:rPr>
                <w:fldChar w:fldCharType="end"/>
              </w:r>
              <w:r w:rsidR="1D5AED4A" w:rsidRPr="00434CA8">
                <w:rPr>
                  <w:rFonts w:asciiTheme="minorHAnsi" w:hAnsiTheme="minorHAnsi" w:cstheme="minorHAnsi"/>
                  <w:sz w:val="22"/>
                  <w:szCs w:val="22"/>
                  <w:rPrChange w:id="87" w:author="Stephanie Verganza [2]" w:date="2025-01-22T11:06:00Z" w16du:dateUtc="2025-01-22T16:06:00Z">
                    <w:rPr>
                      <w:rFonts w:asciiTheme="minorHAnsi" w:hAnsiTheme="minorHAnsi"/>
                      <w:sz w:val="22"/>
                      <w:szCs w:val="22"/>
                      <w:highlight w:val="yellow"/>
                    </w:rPr>
                  </w:rPrChange>
                </w:rPr>
                <w:t xml:space="preserve"> </w:t>
              </w:r>
            </w:ins>
            <w:del w:id="88" w:author="Marsha Johnson" w:date="2024-03-08T16:29:00Z">
              <w:r w:rsidRPr="00434CA8" w:rsidDel="009F5A32">
                <w:rPr>
                  <w:rFonts w:asciiTheme="minorHAnsi" w:hAnsiTheme="minorHAnsi" w:cstheme="minorHAnsi"/>
                  <w:sz w:val="22"/>
                  <w:szCs w:val="22"/>
                  <w:rPrChange w:id="89" w:author="Stephanie Verganza [2]" w:date="2025-01-22T11:06:00Z" w16du:dateUtc="2025-01-22T16:06:00Z">
                    <w:rPr>
                      <w:rFonts w:asciiTheme="minorHAnsi" w:hAnsiTheme="minorHAnsi"/>
                      <w:sz w:val="22"/>
                      <w:szCs w:val="22"/>
                      <w:highlight w:val="yellow"/>
                    </w:rPr>
                  </w:rPrChange>
                </w:rPr>
                <w:delText>mjohnson</w:delText>
              </w:r>
            </w:del>
            <w:del w:id="90" w:author="Marsha Johnson" w:date="2024-03-08T16:30:00Z">
              <w:r w:rsidRPr="00434CA8">
                <w:rPr>
                  <w:rFonts w:asciiTheme="minorHAnsi" w:hAnsiTheme="minorHAnsi" w:cstheme="minorHAnsi"/>
                  <w:sz w:val="22"/>
                  <w:szCs w:val="22"/>
                  <w:rPrChange w:id="91" w:author="Stephanie Verganza [2]" w:date="2025-01-22T11:06:00Z" w16du:dateUtc="2025-01-22T16:06:00Z">
                    <w:rPr>
                      <w:rFonts w:asciiTheme="minorHAnsi" w:hAnsiTheme="minorHAnsi"/>
                      <w:sz w:val="22"/>
                      <w:szCs w:val="22"/>
                      <w:highlight w:val="yellow"/>
                    </w:rPr>
                  </w:rPrChange>
                </w:rPr>
                <w:delText>@partners.net</w:delText>
              </w:r>
            </w:del>
          </w:p>
        </w:tc>
      </w:tr>
      <w:tr w:rsidR="009F5A32" w:rsidRPr="00434CA8" w14:paraId="3C98F405" w14:textId="77777777" w:rsidTr="00FC1DC3">
        <w:tc>
          <w:tcPr>
            <w:tcW w:w="894" w:type="dxa"/>
            <w:shd w:val="clear" w:color="auto" w:fill="808080" w:themeFill="background1" w:themeFillShade="80"/>
          </w:tcPr>
          <w:p w14:paraId="4065AD09" w14:textId="77777777" w:rsidR="009F5A32" w:rsidRPr="00434CA8" w:rsidRDefault="009F5A32" w:rsidP="00FC1DC3">
            <w:pPr>
              <w:jc w:val="right"/>
              <w:rPr>
                <w:rFonts w:asciiTheme="minorHAnsi" w:hAnsiTheme="minorHAnsi" w:cstheme="minorHAnsi"/>
                <w:color w:val="FFFFFF" w:themeColor="background1"/>
                <w:sz w:val="22"/>
                <w:szCs w:val="22"/>
              </w:rPr>
            </w:pPr>
            <w:r w:rsidRPr="00434CA8">
              <w:rPr>
                <w:rFonts w:asciiTheme="minorHAnsi" w:hAnsiTheme="minorHAnsi" w:cstheme="minorHAnsi"/>
                <w:color w:val="FFFFFF" w:themeColor="background1"/>
                <w:sz w:val="22"/>
                <w:szCs w:val="22"/>
              </w:rPr>
              <w:t>Phone:</w:t>
            </w:r>
          </w:p>
        </w:tc>
        <w:tc>
          <w:tcPr>
            <w:tcW w:w="8286" w:type="dxa"/>
          </w:tcPr>
          <w:p w14:paraId="17AC006C" w14:textId="1B2A352B" w:rsidR="009F5A32" w:rsidRPr="00434CA8" w:rsidRDefault="009F5A32" w:rsidP="00FC1DC3">
            <w:pPr>
              <w:rPr>
                <w:rFonts w:asciiTheme="minorHAnsi" w:hAnsiTheme="minorHAnsi" w:cstheme="minorHAnsi"/>
                <w:sz w:val="22"/>
                <w:szCs w:val="22"/>
                <w:rPrChange w:id="92" w:author="Stephanie Verganza [2]" w:date="2025-01-22T11:06:00Z" w16du:dateUtc="2025-01-22T16:06:00Z">
                  <w:rPr>
                    <w:rFonts w:asciiTheme="minorHAnsi" w:hAnsiTheme="minorHAnsi"/>
                    <w:sz w:val="22"/>
                    <w:szCs w:val="22"/>
                    <w:highlight w:val="yellow"/>
                  </w:rPr>
                </w:rPrChange>
              </w:rPr>
            </w:pPr>
            <w:r w:rsidRPr="00434CA8">
              <w:rPr>
                <w:rFonts w:asciiTheme="minorHAnsi" w:hAnsiTheme="minorHAnsi" w:cstheme="minorHAnsi"/>
                <w:sz w:val="22"/>
                <w:szCs w:val="22"/>
                <w:rPrChange w:id="93" w:author="Stephanie Verganza [2]" w:date="2025-01-22T11:06:00Z" w16du:dateUtc="2025-01-22T16:06:00Z">
                  <w:rPr>
                    <w:rFonts w:asciiTheme="minorHAnsi" w:hAnsiTheme="minorHAnsi"/>
                    <w:sz w:val="22"/>
                    <w:szCs w:val="22"/>
                    <w:highlight w:val="yellow"/>
                  </w:rPr>
                </w:rPrChange>
              </w:rPr>
              <w:t xml:space="preserve">Office: </w:t>
            </w:r>
            <w:r w:rsidRPr="00434CA8">
              <w:rPr>
                <w:rFonts w:asciiTheme="minorHAnsi" w:hAnsiTheme="minorHAnsi" w:cstheme="minorHAnsi"/>
                <w:sz w:val="22"/>
                <w:szCs w:val="22"/>
              </w:rPr>
              <w:t>1-876-616-3199</w:t>
            </w:r>
            <w:r w:rsidRPr="00434CA8">
              <w:rPr>
                <w:rFonts w:asciiTheme="minorHAnsi" w:hAnsiTheme="minorHAnsi" w:cstheme="minorHAnsi"/>
                <w:sz w:val="22"/>
                <w:szCs w:val="22"/>
                <w:rPrChange w:id="94" w:author="Stephanie Verganza [2]" w:date="2025-01-22T11:06:00Z" w16du:dateUtc="2025-01-22T16:06:00Z">
                  <w:rPr>
                    <w:rFonts w:asciiTheme="minorHAnsi" w:hAnsiTheme="minorHAnsi"/>
                    <w:sz w:val="22"/>
                    <w:szCs w:val="22"/>
                    <w:highlight w:val="yellow"/>
                  </w:rPr>
                </w:rPrChange>
              </w:rPr>
              <w:t xml:space="preserve">| Mobile: </w:t>
            </w:r>
            <w:r w:rsidRPr="00434CA8">
              <w:rPr>
                <w:rFonts w:asciiTheme="minorHAnsi" w:hAnsiTheme="minorHAnsi" w:cstheme="minorHAnsi"/>
                <w:sz w:val="22"/>
                <w:szCs w:val="22"/>
              </w:rPr>
              <w:t>1-876-</w:t>
            </w:r>
            <w:ins w:id="95" w:author="Marsha Johnson" w:date="2024-03-08T16:33:00Z">
              <w:r w:rsidR="6AC1486F" w:rsidRPr="00434CA8">
                <w:rPr>
                  <w:rFonts w:asciiTheme="minorHAnsi" w:hAnsiTheme="minorHAnsi" w:cstheme="minorHAnsi"/>
                  <w:sz w:val="22"/>
                  <w:szCs w:val="22"/>
                </w:rPr>
                <w:t xml:space="preserve">833-1821 </w:t>
              </w:r>
            </w:ins>
            <w:r w:rsidRPr="00434CA8">
              <w:rPr>
                <w:rFonts w:asciiTheme="minorHAnsi" w:hAnsiTheme="minorHAnsi" w:cstheme="minorHAnsi"/>
                <w:sz w:val="22"/>
                <w:szCs w:val="22"/>
              </w:rPr>
              <w:t>6</w:t>
            </w:r>
            <w:del w:id="96" w:author="Marsha Johnson" w:date="2024-03-08T16:33:00Z">
              <w:r w:rsidRPr="00434CA8">
                <w:rPr>
                  <w:rFonts w:asciiTheme="minorHAnsi" w:hAnsiTheme="minorHAnsi" w:cstheme="minorHAnsi"/>
                  <w:sz w:val="22"/>
                  <w:szCs w:val="22"/>
                </w:rPr>
                <w:delText>13-3507</w:delText>
              </w:r>
            </w:del>
          </w:p>
        </w:tc>
      </w:tr>
    </w:tbl>
    <w:bookmarkEnd w:id="72"/>
    <w:commentRangeEnd w:id="32"/>
    <w:p w14:paraId="1FBA7817" w14:textId="1A54B395" w:rsidR="000C4E1A" w:rsidRPr="000C4E1A" w:rsidRDefault="000537FE" w:rsidP="000C4E1A">
      <w:pPr>
        <w:rPr>
          <w:b/>
          <w:sz w:val="8"/>
          <w:szCs w:val="8"/>
        </w:rPr>
      </w:pPr>
      <w:r>
        <w:rPr>
          <w:rStyle w:val="CommentReference"/>
        </w:rPr>
        <w:commentReference w:id="32"/>
      </w:r>
      <w:r w:rsidR="000C4E1A">
        <w:rPr>
          <w:noProof/>
        </w:rPr>
        <w:drawing>
          <wp:anchor distT="0" distB="0" distL="114300" distR="114300" simplePos="0" relativeHeight="251658251"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18" w14:textId="065FF829" w:rsidR="000C4E1A" w:rsidRDefault="000C4E1A" w:rsidP="000C4E1A">
      <w:pPr>
        <w:rPr>
          <w:ins w:id="98" w:author="Stephanie Verganza [2]" w:date="2025-01-22T11:21:00Z" w16du:dateUtc="2025-01-22T16:21:00Z"/>
          <w:b/>
        </w:rPr>
      </w:pPr>
      <w:commentRangeStart w:id="99"/>
      <w:commentRangeStart w:id="100"/>
      <w:r w:rsidRPr="00413D79">
        <w:rPr>
          <w:b/>
        </w:rPr>
        <w:t xml:space="preserve">Emergency </w:t>
      </w:r>
      <w:del w:id="101" w:author="Stephanie Verganza [2]" w:date="2025-01-22T11:17:00Z" w16du:dateUtc="2025-01-22T16:17:00Z">
        <w:r w:rsidRPr="00413D79" w:rsidDel="0021747F">
          <w:rPr>
            <w:b/>
          </w:rPr>
          <w:delText>Point of Contact</w:delText>
        </w:r>
        <w:commentRangeEnd w:id="99"/>
        <w:r w:rsidR="000537FE" w:rsidDel="0021747F">
          <w:rPr>
            <w:rStyle w:val="CommentReference"/>
          </w:rPr>
          <w:commentReference w:id="99"/>
        </w:r>
        <w:commentRangeEnd w:id="100"/>
        <w:r w:rsidDel="0021747F">
          <w:rPr>
            <w:rStyle w:val="CommentReference"/>
          </w:rPr>
          <w:commentReference w:id="100"/>
        </w:r>
      </w:del>
      <w:ins w:id="103" w:author="Stephanie Verganza [2]" w:date="2025-01-22T11:17:00Z" w16du:dateUtc="2025-01-22T16:17:00Z">
        <w:r w:rsidR="0021747F">
          <w:rPr>
            <w:b/>
          </w:rPr>
          <w:t>Contact Numbers</w:t>
        </w:r>
      </w:ins>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Change w:id="104" w:author="Stephanie Verganza [2]" w:date="2025-01-22T11:21:00Z" w16du:dateUtc="2025-01-22T16:21:00Z">
          <w:tblPr>
            <w:tblStyle w:val="TableGrid"/>
            <w:tblW w:w="9221"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PrChange>
      </w:tblPr>
      <w:tblGrid>
        <w:gridCol w:w="1168"/>
        <w:gridCol w:w="730"/>
        <w:gridCol w:w="7243"/>
        <w:gridCol w:w="39"/>
        <w:tblGridChange w:id="105">
          <w:tblGrid>
            <w:gridCol w:w="894"/>
            <w:gridCol w:w="274"/>
            <w:gridCol w:w="478"/>
            <w:gridCol w:w="6649"/>
            <w:gridCol w:w="846"/>
            <w:gridCol w:w="39"/>
          </w:tblGrid>
        </w:tblGridChange>
      </w:tblGrid>
      <w:tr w:rsidR="00A8024B" w:rsidRPr="00434CA8" w14:paraId="6BC30B9F" w14:textId="77777777" w:rsidTr="00A8024B">
        <w:trPr>
          <w:gridAfter w:val="1"/>
          <w:ins w:id="106" w:author="Stephanie Verganza [2]" w:date="2025-01-22T11:21:00Z" w16du:dateUtc="2025-01-22T16:21:00Z"/>
          <w:trPrChange w:id="107" w:author="Stephanie Verganza [2]" w:date="2025-01-22T11:21:00Z" w16du:dateUtc="2025-01-22T16:21:00Z">
            <w:trPr>
              <w:wAfter w:w="41" w:type="dxa"/>
            </w:trPr>
          </w:trPrChange>
        </w:trPr>
        <w:tc>
          <w:tcPr>
            <w:tcW w:w="894" w:type="dxa"/>
            <w:shd w:val="clear" w:color="auto" w:fill="808080" w:themeFill="background1" w:themeFillShade="80"/>
            <w:tcPrChange w:id="108" w:author="Stephanie Verganza [2]" w:date="2025-01-22T11:21:00Z" w16du:dateUtc="2025-01-22T16:21:00Z">
              <w:tcPr>
                <w:tcW w:w="894" w:type="dxa"/>
                <w:shd w:val="clear" w:color="auto" w:fill="808080" w:themeFill="background1" w:themeFillShade="80"/>
              </w:tcPr>
            </w:tcPrChange>
          </w:tcPr>
          <w:p w14:paraId="678437B9" w14:textId="54FE4B60" w:rsidR="00A8024B" w:rsidRPr="00434CA8" w:rsidRDefault="00A8024B" w:rsidP="0021264E">
            <w:pPr>
              <w:jc w:val="right"/>
              <w:rPr>
                <w:ins w:id="109" w:author="Stephanie Verganza [2]" w:date="2025-01-22T11:21:00Z" w16du:dateUtc="2025-01-22T16:21:00Z"/>
                <w:rFonts w:asciiTheme="minorHAnsi" w:hAnsiTheme="minorHAnsi" w:cstheme="minorHAnsi"/>
                <w:color w:val="FFFFFF" w:themeColor="background1"/>
                <w:sz w:val="22"/>
                <w:szCs w:val="22"/>
              </w:rPr>
            </w:pPr>
            <w:ins w:id="110" w:author="Stephanie Verganza [2]" w:date="2025-01-22T11:21:00Z" w16du:dateUtc="2025-01-22T16:21:00Z">
              <w:r>
                <w:rPr>
                  <w:rFonts w:asciiTheme="minorHAnsi" w:hAnsiTheme="minorHAnsi" w:cstheme="minorHAnsi"/>
                  <w:color w:val="FFFFFF" w:themeColor="background1"/>
                  <w:sz w:val="22"/>
                  <w:szCs w:val="22"/>
                </w:rPr>
                <w:t>Police</w:t>
              </w:r>
              <w:r w:rsidRPr="00434CA8">
                <w:rPr>
                  <w:rFonts w:asciiTheme="minorHAnsi" w:hAnsiTheme="minorHAnsi" w:cstheme="minorHAnsi"/>
                  <w:color w:val="FFFFFF" w:themeColor="background1"/>
                  <w:sz w:val="22"/>
                  <w:szCs w:val="22"/>
                </w:rPr>
                <w:t>:</w:t>
              </w:r>
            </w:ins>
          </w:p>
        </w:tc>
        <w:tc>
          <w:tcPr>
            <w:tcW w:w="8286" w:type="dxa"/>
            <w:gridSpan w:val="2"/>
            <w:tcPrChange w:id="111" w:author="Stephanie Verganza [2]" w:date="2025-01-22T11:21:00Z" w16du:dateUtc="2025-01-22T16:21:00Z">
              <w:tcPr>
                <w:tcW w:w="8286" w:type="dxa"/>
                <w:gridSpan w:val="5"/>
              </w:tcPr>
            </w:tcPrChange>
          </w:tcPr>
          <w:p w14:paraId="565A92EA" w14:textId="6B48C4DF" w:rsidR="00A8024B" w:rsidRPr="0021264E" w:rsidRDefault="00456653" w:rsidP="0021264E">
            <w:pPr>
              <w:rPr>
                <w:ins w:id="112" w:author="Stephanie Verganza [2]" w:date="2025-01-22T11:21:00Z" w16du:dateUtc="2025-01-22T16:21:00Z"/>
                <w:rFonts w:asciiTheme="minorHAnsi" w:hAnsiTheme="minorHAnsi" w:cstheme="minorHAnsi"/>
                <w:sz w:val="22"/>
                <w:szCs w:val="22"/>
              </w:rPr>
            </w:pPr>
            <w:ins w:id="113" w:author="Stephanie Verganza [2]" w:date="2025-01-22T11:21:00Z" w16du:dateUtc="2025-01-22T16:21:00Z">
              <w:r>
                <w:rPr>
                  <w:rFonts w:asciiTheme="minorHAnsi" w:hAnsiTheme="minorHAnsi" w:cstheme="minorHAnsi"/>
                  <w:sz w:val="22"/>
                  <w:szCs w:val="22"/>
                </w:rPr>
                <w:t>119</w:t>
              </w:r>
            </w:ins>
          </w:p>
        </w:tc>
      </w:tr>
      <w:tr w:rsidR="00A8024B" w:rsidRPr="00434CA8" w14:paraId="25C58939" w14:textId="77777777" w:rsidTr="00A8024B">
        <w:trPr>
          <w:gridAfter w:val="1"/>
          <w:ins w:id="114" w:author="Stephanie Verganza [2]" w:date="2025-01-22T11:21:00Z" w16du:dateUtc="2025-01-22T16:21:00Z"/>
          <w:trPrChange w:id="115" w:author="Stephanie Verganza [2]" w:date="2025-01-22T11:21:00Z" w16du:dateUtc="2025-01-22T16:21:00Z">
            <w:trPr>
              <w:wAfter w:w="41" w:type="dxa"/>
            </w:trPr>
          </w:trPrChange>
        </w:trPr>
        <w:tc>
          <w:tcPr>
            <w:tcW w:w="894" w:type="dxa"/>
            <w:shd w:val="clear" w:color="auto" w:fill="808080" w:themeFill="background1" w:themeFillShade="80"/>
            <w:tcPrChange w:id="116" w:author="Stephanie Verganza [2]" w:date="2025-01-22T11:21:00Z" w16du:dateUtc="2025-01-22T16:21:00Z">
              <w:tcPr>
                <w:tcW w:w="894" w:type="dxa"/>
                <w:shd w:val="clear" w:color="auto" w:fill="808080" w:themeFill="background1" w:themeFillShade="80"/>
              </w:tcPr>
            </w:tcPrChange>
          </w:tcPr>
          <w:p w14:paraId="34A1D331" w14:textId="48F33FCC" w:rsidR="00A8024B" w:rsidRPr="00434CA8" w:rsidRDefault="00A8024B" w:rsidP="0021264E">
            <w:pPr>
              <w:jc w:val="right"/>
              <w:rPr>
                <w:ins w:id="117" w:author="Stephanie Verganza [2]" w:date="2025-01-22T11:21:00Z" w16du:dateUtc="2025-01-22T16:21:00Z"/>
                <w:rFonts w:asciiTheme="minorHAnsi" w:hAnsiTheme="minorHAnsi" w:cstheme="minorHAnsi"/>
                <w:color w:val="FFFFFF" w:themeColor="background1"/>
                <w:sz w:val="22"/>
                <w:szCs w:val="22"/>
              </w:rPr>
            </w:pPr>
            <w:ins w:id="118" w:author="Stephanie Verganza [2]" w:date="2025-01-22T11:21:00Z" w16du:dateUtc="2025-01-22T16:21:00Z">
              <w:r>
                <w:rPr>
                  <w:rFonts w:asciiTheme="minorHAnsi" w:hAnsiTheme="minorHAnsi" w:cstheme="minorHAnsi"/>
                  <w:color w:val="FFFFFF" w:themeColor="background1"/>
                  <w:sz w:val="22"/>
                  <w:szCs w:val="22"/>
                </w:rPr>
                <w:t>Amulance</w:t>
              </w:r>
              <w:r w:rsidRPr="00434CA8">
                <w:rPr>
                  <w:rFonts w:asciiTheme="minorHAnsi" w:hAnsiTheme="minorHAnsi" w:cstheme="minorHAnsi"/>
                  <w:color w:val="FFFFFF" w:themeColor="background1"/>
                  <w:sz w:val="22"/>
                  <w:szCs w:val="22"/>
                </w:rPr>
                <w:t>:</w:t>
              </w:r>
            </w:ins>
          </w:p>
        </w:tc>
        <w:tc>
          <w:tcPr>
            <w:tcW w:w="8286" w:type="dxa"/>
            <w:gridSpan w:val="2"/>
            <w:tcPrChange w:id="119" w:author="Stephanie Verganza [2]" w:date="2025-01-22T11:21:00Z" w16du:dateUtc="2025-01-22T16:21:00Z">
              <w:tcPr>
                <w:tcW w:w="8286" w:type="dxa"/>
                <w:gridSpan w:val="5"/>
              </w:tcPr>
            </w:tcPrChange>
          </w:tcPr>
          <w:p w14:paraId="3F2FBF2A" w14:textId="28D984CD" w:rsidR="00A8024B" w:rsidRPr="0021264E" w:rsidRDefault="00A8024B" w:rsidP="0021264E">
            <w:pPr>
              <w:rPr>
                <w:ins w:id="120" w:author="Stephanie Verganza [2]" w:date="2025-01-22T11:21:00Z" w16du:dateUtc="2025-01-22T16:21:00Z"/>
                <w:rFonts w:asciiTheme="minorHAnsi" w:hAnsiTheme="minorHAnsi" w:cstheme="minorHAnsi"/>
                <w:sz w:val="22"/>
                <w:szCs w:val="22"/>
              </w:rPr>
            </w:pPr>
            <w:ins w:id="121" w:author="Stephanie Verganza [2]" w:date="2025-01-22T11:21:00Z" w16du:dateUtc="2025-01-22T16:21:00Z">
              <w:r w:rsidRPr="0021264E">
                <w:rPr>
                  <w:rFonts w:asciiTheme="minorHAnsi" w:hAnsiTheme="minorHAnsi" w:cstheme="minorHAnsi"/>
                  <w:sz w:val="22"/>
                  <w:szCs w:val="22"/>
                </w:rPr>
                <w:fldChar w:fldCharType="begin"/>
              </w:r>
              <w:r w:rsidRPr="0021264E">
                <w:rPr>
                  <w:rFonts w:asciiTheme="minorHAnsi" w:hAnsiTheme="minorHAnsi" w:cstheme="minorHAnsi"/>
                  <w:sz w:val="22"/>
                  <w:szCs w:val="22"/>
                </w:rPr>
                <w:instrText xml:space="preserve">HYPERLINK "mailto:Khibbert@partners.net" </w:instrText>
              </w:r>
              <w:r w:rsidRPr="0021264E">
                <w:rPr>
                  <w:rFonts w:asciiTheme="minorHAnsi" w:hAnsiTheme="minorHAnsi" w:cstheme="minorHAnsi"/>
                  <w:sz w:val="22"/>
                  <w:szCs w:val="22"/>
                </w:rPr>
              </w:r>
              <w:r w:rsidRPr="0021264E">
                <w:rPr>
                  <w:rFonts w:asciiTheme="minorHAnsi" w:hAnsiTheme="minorHAnsi" w:cstheme="minorHAnsi"/>
                  <w:sz w:val="22"/>
                  <w:szCs w:val="22"/>
                </w:rPr>
                <w:fldChar w:fldCharType="separate"/>
              </w:r>
            </w:ins>
            <w:ins w:id="122" w:author="Stephanie Verganza [2]" w:date="2025-01-22T11:22:00Z" w16du:dateUtc="2025-01-22T16:22:00Z">
              <w:r w:rsidR="00456653">
                <w:rPr>
                  <w:rFonts w:asciiTheme="minorHAnsi" w:hAnsiTheme="minorHAnsi" w:cstheme="minorHAnsi"/>
                  <w:sz w:val="22"/>
                  <w:szCs w:val="22"/>
                </w:rPr>
                <w:t>110</w:t>
              </w:r>
            </w:ins>
            <w:ins w:id="123" w:author="Stephanie Verganza [2]" w:date="2025-01-22T11:21:00Z" w16du:dateUtc="2025-01-22T16:21:00Z">
              <w:r w:rsidRPr="0021264E">
                <w:rPr>
                  <w:rFonts w:asciiTheme="minorHAnsi" w:hAnsiTheme="minorHAnsi" w:cstheme="minorHAnsi"/>
                  <w:sz w:val="22"/>
                  <w:szCs w:val="22"/>
                </w:rPr>
                <w:fldChar w:fldCharType="end"/>
              </w:r>
              <w:r w:rsidRPr="0021264E">
                <w:rPr>
                  <w:rFonts w:asciiTheme="minorHAnsi" w:hAnsiTheme="minorHAnsi" w:cstheme="minorHAnsi"/>
                  <w:sz w:val="22"/>
                  <w:szCs w:val="22"/>
                </w:rPr>
                <w:t xml:space="preserve"> </w:t>
              </w:r>
            </w:ins>
          </w:p>
        </w:tc>
      </w:tr>
      <w:tr w:rsidR="00A8024B" w:rsidRPr="00434CA8" w14:paraId="6F701F21" w14:textId="77777777" w:rsidTr="00A8024B">
        <w:trPr>
          <w:gridAfter w:val="1"/>
          <w:ins w:id="124" w:author="Stephanie Verganza [2]" w:date="2025-01-22T11:21:00Z" w16du:dateUtc="2025-01-22T16:21:00Z"/>
          <w:trPrChange w:id="125" w:author="Stephanie Verganza [2]" w:date="2025-01-22T11:21:00Z" w16du:dateUtc="2025-01-22T16:21:00Z">
            <w:trPr>
              <w:wAfter w:w="41" w:type="dxa"/>
            </w:trPr>
          </w:trPrChange>
        </w:trPr>
        <w:tc>
          <w:tcPr>
            <w:tcW w:w="894" w:type="dxa"/>
            <w:shd w:val="clear" w:color="auto" w:fill="808080" w:themeFill="background1" w:themeFillShade="80"/>
            <w:tcPrChange w:id="126" w:author="Stephanie Verganza [2]" w:date="2025-01-22T11:21:00Z" w16du:dateUtc="2025-01-22T16:21:00Z">
              <w:tcPr>
                <w:tcW w:w="894" w:type="dxa"/>
                <w:shd w:val="clear" w:color="auto" w:fill="808080" w:themeFill="background1" w:themeFillShade="80"/>
              </w:tcPr>
            </w:tcPrChange>
          </w:tcPr>
          <w:p w14:paraId="262E16D1" w14:textId="090A5187" w:rsidR="00A8024B" w:rsidRPr="00434CA8" w:rsidRDefault="00A8024B" w:rsidP="0021264E">
            <w:pPr>
              <w:jc w:val="right"/>
              <w:rPr>
                <w:ins w:id="127" w:author="Stephanie Verganza [2]" w:date="2025-01-22T11:21:00Z" w16du:dateUtc="2025-01-22T16:21:00Z"/>
                <w:rFonts w:asciiTheme="minorHAnsi" w:hAnsiTheme="minorHAnsi" w:cstheme="minorHAnsi"/>
                <w:color w:val="FFFFFF" w:themeColor="background1"/>
                <w:sz w:val="22"/>
                <w:szCs w:val="22"/>
              </w:rPr>
            </w:pPr>
            <w:ins w:id="128" w:author="Stephanie Verganza [2]" w:date="2025-01-22T11:21:00Z" w16du:dateUtc="2025-01-22T16:21:00Z">
              <w:r>
                <w:rPr>
                  <w:rFonts w:asciiTheme="minorHAnsi" w:hAnsiTheme="minorHAnsi" w:cstheme="minorHAnsi"/>
                  <w:color w:val="FFFFFF" w:themeColor="background1"/>
                  <w:sz w:val="22"/>
                  <w:szCs w:val="22"/>
                </w:rPr>
                <w:t>Fire</w:t>
              </w:r>
              <w:r w:rsidRPr="00434CA8">
                <w:rPr>
                  <w:rFonts w:asciiTheme="minorHAnsi" w:hAnsiTheme="minorHAnsi" w:cstheme="minorHAnsi"/>
                  <w:color w:val="FFFFFF" w:themeColor="background1"/>
                  <w:sz w:val="22"/>
                  <w:szCs w:val="22"/>
                </w:rPr>
                <w:t>:</w:t>
              </w:r>
            </w:ins>
          </w:p>
        </w:tc>
        <w:tc>
          <w:tcPr>
            <w:tcW w:w="8286" w:type="dxa"/>
            <w:gridSpan w:val="2"/>
            <w:tcPrChange w:id="129" w:author="Stephanie Verganza [2]" w:date="2025-01-22T11:21:00Z" w16du:dateUtc="2025-01-22T16:21:00Z">
              <w:tcPr>
                <w:tcW w:w="8286" w:type="dxa"/>
                <w:gridSpan w:val="5"/>
              </w:tcPr>
            </w:tcPrChange>
          </w:tcPr>
          <w:p w14:paraId="512E11DD" w14:textId="7555A57B" w:rsidR="00A8024B" w:rsidRPr="0021264E" w:rsidRDefault="00456653" w:rsidP="0021264E">
            <w:pPr>
              <w:rPr>
                <w:ins w:id="130" w:author="Stephanie Verganza [2]" w:date="2025-01-22T11:21:00Z" w16du:dateUtc="2025-01-22T16:21:00Z"/>
                <w:rFonts w:asciiTheme="minorHAnsi" w:hAnsiTheme="minorHAnsi" w:cstheme="minorHAnsi"/>
                <w:sz w:val="22"/>
                <w:szCs w:val="22"/>
              </w:rPr>
            </w:pPr>
            <w:ins w:id="131" w:author="Stephanie Verganza [2]" w:date="2025-01-22T11:22:00Z" w16du:dateUtc="2025-01-22T16:22:00Z">
              <w:r>
                <w:rPr>
                  <w:rFonts w:asciiTheme="minorHAnsi" w:hAnsiTheme="minorHAnsi" w:cstheme="minorHAnsi"/>
                  <w:sz w:val="22"/>
                  <w:szCs w:val="22"/>
                </w:rPr>
                <w:t>110</w:t>
              </w:r>
            </w:ins>
          </w:p>
        </w:tc>
      </w:tr>
      <w:tr w:rsidR="00925E6E" w:rsidRPr="007E7B27" w:rsidDel="00A8024B" w14:paraId="1FBA781B" w14:textId="4EFB8C93" w:rsidTr="00A8024B">
        <w:tblPrEx>
          <w:tblPrExChange w:id="132" w:author="Stephanie Verganza [2]" w:date="2025-01-22T11:21:00Z" w16du:dateUtc="2025-01-22T16:21:00Z">
            <w:tblPrEx>
              <w:tblW w:w="8295" w:type="dxa"/>
            </w:tblPrEx>
          </w:tblPrExChange>
        </w:tblPrEx>
        <w:trPr>
          <w:trHeight w:val="329"/>
          <w:del w:id="133" w:author="Stephanie Verganza [2]" w:date="2025-01-22T11:21:00Z" w16du:dateUtc="2025-01-22T16:21:00Z"/>
          <w:trPrChange w:id="134" w:author="Stephanie Verganza [2]" w:date="2025-01-22T11:21:00Z" w16du:dateUtc="2025-01-22T16:21:00Z">
            <w:trPr>
              <w:gridAfter w:val="0"/>
              <w:trHeight w:val="309"/>
            </w:trPr>
          </w:trPrChange>
        </w:trPr>
        <w:tc>
          <w:tcPr>
            <w:tcW w:w="1646" w:type="dxa"/>
            <w:gridSpan w:val="2"/>
            <w:shd w:val="clear" w:color="auto" w:fill="808080" w:themeFill="background1" w:themeFillShade="80"/>
            <w:tcPrChange w:id="135" w:author="Stephanie Verganza [2]" w:date="2025-01-22T11:21:00Z" w16du:dateUtc="2025-01-22T16:21:00Z">
              <w:tcPr>
                <w:tcW w:w="1584" w:type="dxa"/>
                <w:gridSpan w:val="3"/>
                <w:shd w:val="clear" w:color="auto" w:fill="808080" w:themeFill="background1" w:themeFillShade="80"/>
              </w:tcPr>
            </w:tcPrChange>
          </w:tcPr>
          <w:p w14:paraId="1FBA7819" w14:textId="41552A2C" w:rsidR="000C4E1A" w:rsidRPr="007E7B27" w:rsidDel="00A8024B" w:rsidRDefault="000C4E1A" w:rsidP="000D3C34">
            <w:pPr>
              <w:ind w:right="305"/>
              <w:jc w:val="right"/>
              <w:rPr>
                <w:del w:id="136" w:author="Stephanie Verganza [2]" w:date="2025-01-22T11:21:00Z" w16du:dateUtc="2025-01-22T16:21:00Z"/>
                <w:rFonts w:asciiTheme="minorHAnsi" w:hAnsiTheme="minorHAnsi"/>
                <w:color w:val="FFFFFF" w:themeColor="background1"/>
                <w:sz w:val="22"/>
              </w:rPr>
            </w:pPr>
            <w:del w:id="137" w:author="Stephanie Verganza [2]" w:date="2025-01-22T11:17:00Z" w16du:dateUtc="2025-01-22T16:17:00Z">
              <w:r w:rsidRPr="007E7B27" w:rsidDel="00925E6E">
                <w:rPr>
                  <w:rFonts w:asciiTheme="minorHAnsi" w:hAnsiTheme="minorHAnsi"/>
                  <w:color w:val="FFFFFF" w:themeColor="background1"/>
                  <w:sz w:val="22"/>
                </w:rPr>
                <w:delText>Name:</w:delText>
              </w:r>
            </w:del>
          </w:p>
        </w:tc>
        <w:tc>
          <w:tcPr>
            <w:tcW w:w="7575" w:type="dxa"/>
            <w:gridSpan w:val="2"/>
            <w:tcPrChange w:id="138" w:author="Stephanie Verganza [2]" w:date="2025-01-22T11:21:00Z" w16du:dateUtc="2025-01-22T16:21:00Z">
              <w:tcPr>
                <w:tcW w:w="6711" w:type="dxa"/>
              </w:tcPr>
            </w:tcPrChange>
          </w:tcPr>
          <w:p w14:paraId="1FBA781A" w14:textId="25BFED33" w:rsidR="000C4E1A" w:rsidRPr="007E7B27" w:rsidDel="00A8024B" w:rsidRDefault="000C4E1A" w:rsidP="00145328">
            <w:pPr>
              <w:rPr>
                <w:del w:id="139" w:author="Stephanie Verganza [2]" w:date="2025-01-22T11:21:00Z" w16du:dateUtc="2025-01-22T16:21:00Z"/>
                <w:rFonts w:asciiTheme="minorHAnsi" w:hAnsiTheme="minorHAnsi"/>
                <w:sz w:val="22"/>
                <w:szCs w:val="22"/>
                <w:highlight w:val="yellow"/>
              </w:rPr>
            </w:pPr>
            <w:del w:id="140" w:author="Stephanie Verganza [2]" w:date="2025-01-22T11:21:00Z" w16du:dateUtc="2025-01-22T16:21:00Z">
              <w:r w:rsidRPr="00A96B44" w:rsidDel="00A8024B">
                <w:rPr>
                  <w:rFonts w:asciiTheme="minorHAnsi" w:hAnsiTheme="minorHAnsi"/>
                  <w:sz w:val="22"/>
                  <w:szCs w:val="22"/>
                  <w:rPrChange w:id="141" w:author="Stephanie Verganza [2]" w:date="2025-01-22T09:29:00Z" w16du:dateUtc="2025-01-22T14:29:00Z">
                    <w:rPr>
                      <w:rFonts w:asciiTheme="minorHAnsi" w:hAnsiTheme="minorHAnsi"/>
                      <w:sz w:val="22"/>
                      <w:szCs w:val="22"/>
                      <w:highlight w:val="yellow"/>
                    </w:rPr>
                  </w:rPrChange>
                </w:rPr>
                <w:delText>Insert here</w:delText>
              </w:r>
            </w:del>
            <w:ins w:id="142" w:author="Marsha Johnson" w:date="2024-03-08T16:34:00Z">
              <w:del w:id="143" w:author="Stephanie Verganza [2]" w:date="2025-01-22T11:21:00Z" w16du:dateUtc="2025-01-22T16:21:00Z">
                <w:r w:rsidR="55FCF9EE" w:rsidRPr="00A96B44" w:rsidDel="00A8024B">
                  <w:rPr>
                    <w:rFonts w:asciiTheme="minorHAnsi" w:hAnsiTheme="minorHAnsi"/>
                    <w:sz w:val="22"/>
                    <w:szCs w:val="22"/>
                    <w:rPrChange w:id="144" w:author="Stephanie Verganza [2]" w:date="2025-01-22T09:29:00Z" w16du:dateUtc="2025-01-22T14:29:00Z">
                      <w:rPr>
                        <w:rFonts w:asciiTheme="minorHAnsi" w:hAnsiTheme="minorHAnsi"/>
                        <w:sz w:val="22"/>
                        <w:szCs w:val="22"/>
                        <w:highlight w:val="yellow"/>
                      </w:rPr>
                    </w:rPrChange>
                  </w:rPr>
                  <w:delText xml:space="preserve"> Jamaica Constabulary Force/Police</w:delText>
                </w:r>
              </w:del>
            </w:ins>
            <w:ins w:id="145" w:author="Marsha Johnson" w:date="2024-03-08T16:35:00Z">
              <w:del w:id="146" w:author="Stephanie Verganza [2]" w:date="2025-01-22T11:21:00Z" w16du:dateUtc="2025-01-22T16:21:00Z">
                <w:r w:rsidR="55FCF9EE" w:rsidRPr="00A96B44" w:rsidDel="00A8024B">
                  <w:rPr>
                    <w:rFonts w:asciiTheme="minorHAnsi" w:hAnsiTheme="minorHAnsi"/>
                    <w:sz w:val="22"/>
                    <w:szCs w:val="22"/>
                    <w:rPrChange w:id="147" w:author="Stephanie Verganza [2]" w:date="2025-01-22T09:29:00Z" w16du:dateUtc="2025-01-22T14:29:00Z">
                      <w:rPr>
                        <w:rFonts w:asciiTheme="minorHAnsi" w:hAnsiTheme="minorHAnsi"/>
                        <w:sz w:val="22"/>
                        <w:szCs w:val="22"/>
                        <w:highlight w:val="yellow"/>
                      </w:rPr>
                    </w:rPrChange>
                  </w:rPr>
                  <w:delText xml:space="preserve"> Emergency</w:delText>
                </w:r>
              </w:del>
            </w:ins>
          </w:p>
        </w:tc>
      </w:tr>
      <w:tr w:rsidR="00925E6E" w:rsidRPr="007E7B27" w:rsidDel="00A8024B" w14:paraId="1FBA781E" w14:textId="45CE7C80" w:rsidTr="00A8024B">
        <w:tblPrEx>
          <w:tblPrExChange w:id="148" w:author="Stephanie Verganza [2]" w:date="2025-01-22T11:21:00Z" w16du:dateUtc="2025-01-22T16:21:00Z">
            <w:tblPrEx>
              <w:tblW w:w="8295" w:type="dxa"/>
            </w:tblPrEx>
          </w:tblPrExChange>
        </w:tblPrEx>
        <w:trPr>
          <w:trHeight w:val="311"/>
          <w:del w:id="149" w:author="Stephanie Verganza [2]" w:date="2025-01-22T11:21:00Z" w16du:dateUtc="2025-01-22T16:21:00Z"/>
          <w:trPrChange w:id="150" w:author="Stephanie Verganza [2]" w:date="2025-01-22T11:21:00Z" w16du:dateUtc="2025-01-22T16:21:00Z">
            <w:trPr>
              <w:gridAfter w:val="0"/>
              <w:trHeight w:val="292"/>
            </w:trPr>
          </w:trPrChange>
        </w:trPr>
        <w:tc>
          <w:tcPr>
            <w:tcW w:w="1646" w:type="dxa"/>
            <w:gridSpan w:val="2"/>
            <w:shd w:val="clear" w:color="auto" w:fill="808080" w:themeFill="background1" w:themeFillShade="80"/>
            <w:tcPrChange w:id="151" w:author="Stephanie Verganza [2]" w:date="2025-01-22T11:21:00Z" w16du:dateUtc="2025-01-22T16:21:00Z">
              <w:tcPr>
                <w:tcW w:w="1584" w:type="dxa"/>
                <w:gridSpan w:val="3"/>
                <w:shd w:val="clear" w:color="auto" w:fill="808080" w:themeFill="background1" w:themeFillShade="80"/>
              </w:tcPr>
            </w:tcPrChange>
          </w:tcPr>
          <w:p w14:paraId="1FBA781C" w14:textId="55A53B6C" w:rsidR="000C4E1A" w:rsidRPr="007E7B27" w:rsidDel="00A8024B" w:rsidRDefault="000C4E1A" w:rsidP="000D3C34">
            <w:pPr>
              <w:jc w:val="right"/>
              <w:rPr>
                <w:del w:id="152" w:author="Stephanie Verganza [2]" w:date="2025-01-22T11:21:00Z" w16du:dateUtc="2025-01-22T16:21:00Z"/>
                <w:rFonts w:asciiTheme="minorHAnsi" w:hAnsiTheme="minorHAnsi"/>
                <w:color w:val="FFFFFF" w:themeColor="background1"/>
                <w:sz w:val="22"/>
              </w:rPr>
            </w:pPr>
            <w:del w:id="153" w:author="Stephanie Verganza [2]" w:date="2025-01-22T11:21:00Z" w16du:dateUtc="2025-01-22T16:21:00Z">
              <w:r w:rsidRPr="007E7B27" w:rsidDel="00A8024B">
                <w:rPr>
                  <w:rFonts w:asciiTheme="minorHAnsi" w:hAnsiTheme="minorHAnsi"/>
                  <w:color w:val="FFFFFF" w:themeColor="background1"/>
                  <w:sz w:val="22"/>
                </w:rPr>
                <w:delText>Email:</w:delText>
              </w:r>
            </w:del>
          </w:p>
        </w:tc>
        <w:tc>
          <w:tcPr>
            <w:tcW w:w="7575" w:type="dxa"/>
            <w:gridSpan w:val="2"/>
            <w:tcPrChange w:id="154" w:author="Stephanie Verganza [2]" w:date="2025-01-22T11:21:00Z" w16du:dateUtc="2025-01-22T16:21:00Z">
              <w:tcPr>
                <w:tcW w:w="6711" w:type="dxa"/>
              </w:tcPr>
            </w:tcPrChange>
          </w:tcPr>
          <w:p w14:paraId="1FBA781D" w14:textId="05E88F4F" w:rsidR="000C4E1A" w:rsidRPr="007E7B27" w:rsidDel="00A8024B" w:rsidRDefault="000C4E1A" w:rsidP="00145328">
            <w:pPr>
              <w:rPr>
                <w:del w:id="155" w:author="Stephanie Verganza [2]" w:date="2025-01-22T11:21:00Z" w16du:dateUtc="2025-01-22T16:21:00Z"/>
                <w:rFonts w:asciiTheme="minorHAnsi" w:hAnsiTheme="minorHAnsi"/>
                <w:sz w:val="22"/>
              </w:rPr>
            </w:pPr>
            <w:del w:id="156" w:author="Stephanie Verganza [2]" w:date="2025-01-22T11:05:00Z" w16du:dateUtc="2025-01-22T16:05:00Z">
              <w:r w:rsidRPr="007E7B27" w:rsidDel="00434CA8">
                <w:rPr>
                  <w:rFonts w:asciiTheme="minorHAnsi" w:hAnsiTheme="minorHAnsi"/>
                  <w:sz w:val="22"/>
                  <w:highlight w:val="yellow"/>
                </w:rPr>
                <w:delText>Insert here</w:delText>
              </w:r>
            </w:del>
          </w:p>
        </w:tc>
      </w:tr>
      <w:tr w:rsidR="00925E6E" w:rsidRPr="007E7B27" w:rsidDel="00A8024B" w14:paraId="1FBA7821" w14:textId="318738EA" w:rsidTr="00A8024B">
        <w:tblPrEx>
          <w:tblPrExChange w:id="157" w:author="Stephanie Verganza [2]" w:date="2025-01-22T11:21:00Z" w16du:dateUtc="2025-01-22T16:21:00Z">
            <w:tblPrEx>
              <w:tblW w:w="8295" w:type="dxa"/>
            </w:tblPrEx>
          </w:tblPrExChange>
        </w:tblPrEx>
        <w:trPr>
          <w:trHeight w:val="311"/>
          <w:del w:id="158" w:author="Stephanie Verganza [2]" w:date="2025-01-22T11:21:00Z" w16du:dateUtc="2025-01-22T16:21:00Z"/>
          <w:trPrChange w:id="159" w:author="Stephanie Verganza [2]" w:date="2025-01-22T11:21:00Z" w16du:dateUtc="2025-01-22T16:21:00Z">
            <w:trPr>
              <w:gridAfter w:val="0"/>
              <w:trHeight w:val="292"/>
            </w:trPr>
          </w:trPrChange>
        </w:trPr>
        <w:tc>
          <w:tcPr>
            <w:tcW w:w="1646" w:type="dxa"/>
            <w:gridSpan w:val="2"/>
            <w:shd w:val="clear" w:color="auto" w:fill="808080" w:themeFill="background1" w:themeFillShade="80"/>
            <w:tcPrChange w:id="160" w:author="Stephanie Verganza [2]" w:date="2025-01-22T11:21:00Z" w16du:dateUtc="2025-01-22T16:21:00Z">
              <w:tcPr>
                <w:tcW w:w="1584" w:type="dxa"/>
                <w:gridSpan w:val="3"/>
                <w:shd w:val="clear" w:color="auto" w:fill="808080" w:themeFill="background1" w:themeFillShade="80"/>
              </w:tcPr>
            </w:tcPrChange>
          </w:tcPr>
          <w:p w14:paraId="1FBA781F" w14:textId="6ABE0930" w:rsidR="000C4E1A" w:rsidRPr="007E7B27" w:rsidDel="00A8024B" w:rsidRDefault="000C4E1A" w:rsidP="000D3C34">
            <w:pPr>
              <w:ind w:right="605"/>
              <w:jc w:val="right"/>
              <w:rPr>
                <w:del w:id="161" w:author="Stephanie Verganza [2]" w:date="2025-01-22T11:21:00Z" w16du:dateUtc="2025-01-22T16:21:00Z"/>
                <w:rFonts w:asciiTheme="minorHAnsi" w:hAnsiTheme="minorHAnsi"/>
                <w:color w:val="FFFFFF" w:themeColor="background1"/>
                <w:sz w:val="22"/>
              </w:rPr>
              <w:pPrChange w:id="162" w:author="Stephanie Verganza [2]" w:date="2025-01-22T11:19:00Z" w16du:dateUtc="2025-01-22T16:19:00Z">
                <w:pPr>
                  <w:jc w:val="right"/>
                </w:pPr>
              </w:pPrChange>
            </w:pPr>
            <w:del w:id="163" w:author="Stephanie Verganza [2]" w:date="2025-01-22T11:21:00Z" w16du:dateUtc="2025-01-22T16:21:00Z">
              <w:r w:rsidRPr="007E7B27" w:rsidDel="00A8024B">
                <w:rPr>
                  <w:rFonts w:asciiTheme="minorHAnsi" w:hAnsiTheme="minorHAnsi"/>
                  <w:color w:val="FFFFFF" w:themeColor="background1"/>
                  <w:sz w:val="22"/>
                </w:rPr>
                <w:delText>Phone:</w:delText>
              </w:r>
            </w:del>
          </w:p>
        </w:tc>
        <w:tc>
          <w:tcPr>
            <w:tcW w:w="7575" w:type="dxa"/>
            <w:gridSpan w:val="2"/>
            <w:tcPrChange w:id="164" w:author="Stephanie Verganza [2]" w:date="2025-01-22T11:21:00Z" w16du:dateUtc="2025-01-22T16:21:00Z">
              <w:tcPr>
                <w:tcW w:w="6711" w:type="dxa"/>
              </w:tcPr>
            </w:tcPrChange>
          </w:tcPr>
          <w:p w14:paraId="1FBA7820" w14:textId="77C090FD" w:rsidR="000C4E1A" w:rsidRPr="007E7B27" w:rsidDel="00A8024B" w:rsidRDefault="000C4E1A" w:rsidP="00145328">
            <w:pPr>
              <w:rPr>
                <w:del w:id="165" w:author="Stephanie Verganza [2]" w:date="2025-01-22T11:21:00Z" w16du:dateUtc="2025-01-22T16:21:00Z"/>
                <w:rFonts w:asciiTheme="minorHAnsi" w:hAnsiTheme="minorHAnsi"/>
                <w:sz w:val="22"/>
                <w:szCs w:val="22"/>
              </w:rPr>
            </w:pPr>
            <w:del w:id="166" w:author="Stephanie Verganza [2]" w:date="2025-01-22T09:29:00Z" w16du:dateUtc="2025-01-22T14:29:00Z">
              <w:r w:rsidRPr="00A96B44" w:rsidDel="00A96B44">
                <w:rPr>
                  <w:rFonts w:asciiTheme="minorHAnsi" w:hAnsiTheme="minorHAnsi"/>
                  <w:sz w:val="22"/>
                  <w:szCs w:val="22"/>
                  <w:rPrChange w:id="167" w:author="Stephanie Verganza [2]" w:date="2025-01-22T09:29:00Z" w16du:dateUtc="2025-01-22T14:29:00Z">
                    <w:rPr>
                      <w:rFonts w:asciiTheme="minorHAnsi" w:hAnsiTheme="minorHAnsi"/>
                      <w:sz w:val="22"/>
                      <w:szCs w:val="22"/>
                      <w:highlight w:val="yellow"/>
                    </w:rPr>
                  </w:rPrChange>
                </w:rPr>
                <w:delText>Insert here</w:delText>
              </w:r>
            </w:del>
            <w:ins w:id="168" w:author="Marsha Johnson" w:date="2024-03-08T16:34:00Z">
              <w:del w:id="169" w:author="Stephanie Verganza [2]" w:date="2025-01-22T09:29:00Z" w16du:dateUtc="2025-01-22T14:29:00Z">
                <w:r w:rsidR="22A5289E" w:rsidRPr="00A96B44" w:rsidDel="00A96B44">
                  <w:rPr>
                    <w:rFonts w:asciiTheme="minorHAnsi" w:hAnsiTheme="minorHAnsi"/>
                    <w:sz w:val="22"/>
                    <w:szCs w:val="22"/>
                    <w:rPrChange w:id="170" w:author="Stephanie Verganza [2]" w:date="2025-01-22T09:29:00Z" w16du:dateUtc="2025-01-22T14:29:00Z">
                      <w:rPr>
                        <w:rFonts w:asciiTheme="minorHAnsi" w:hAnsiTheme="minorHAnsi"/>
                        <w:sz w:val="22"/>
                        <w:szCs w:val="22"/>
                        <w:highlight w:val="yellow"/>
                      </w:rPr>
                    </w:rPrChange>
                  </w:rPr>
                  <w:delText xml:space="preserve">  </w:delText>
                </w:r>
              </w:del>
              <w:del w:id="171" w:author="Stephanie Verganza [2]" w:date="2025-01-22T11:21:00Z" w16du:dateUtc="2025-01-22T16:21:00Z">
                <w:r w:rsidR="22A5289E" w:rsidRPr="00A96B44" w:rsidDel="00A8024B">
                  <w:rPr>
                    <w:rFonts w:asciiTheme="minorHAnsi" w:hAnsiTheme="minorHAnsi"/>
                    <w:sz w:val="22"/>
                    <w:szCs w:val="22"/>
                    <w:rPrChange w:id="172" w:author="Stephanie Verganza [2]" w:date="2025-01-22T09:29:00Z" w16du:dateUtc="2025-01-22T14:29:00Z">
                      <w:rPr>
                        <w:rFonts w:asciiTheme="minorHAnsi" w:hAnsiTheme="minorHAnsi"/>
                        <w:sz w:val="22"/>
                        <w:szCs w:val="22"/>
                        <w:highlight w:val="yellow"/>
                      </w:rPr>
                    </w:rPrChange>
                  </w:rPr>
                  <w:delText>119</w:delText>
                </w:r>
              </w:del>
            </w:ins>
          </w:p>
        </w:tc>
      </w:tr>
    </w:tbl>
    <w:p w14:paraId="1FBA7822" w14:textId="77777777" w:rsidR="000C4E1A" w:rsidRPr="000C4E1A" w:rsidRDefault="000C4E1A" w:rsidP="000C4E1A">
      <w:pPr>
        <w:rPr>
          <w:b/>
          <w:sz w:val="8"/>
          <w:szCs w:val="8"/>
        </w:rPr>
      </w:pPr>
    </w:p>
    <w:p w14:paraId="1FBA7823" w14:textId="77777777" w:rsidR="000C4E1A" w:rsidRDefault="000C4E1A" w:rsidP="000C4E1A">
      <w:pPr>
        <w:rPr>
          <w:b/>
        </w:rPr>
      </w:pPr>
      <w:r>
        <w:rPr>
          <w:noProof/>
        </w:rPr>
        <w:drawing>
          <wp:anchor distT="0" distB="0" distL="114300" distR="114300" simplePos="0" relativeHeight="251658248" behindDoc="1" locked="0" layoutInCell="1" allowOverlap="1" wp14:anchorId="1FBA7909" wp14:editId="1BD40893">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0"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Change w:id="173" w:author="Stephanie Verganza [2]" w:date="2025-01-22T11:18:00Z" w16du:dateUtc="2025-01-22T16:18:00Z">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PrChange>
      </w:tblPr>
      <w:tblGrid>
        <w:gridCol w:w="1335"/>
        <w:gridCol w:w="7845"/>
        <w:tblGridChange w:id="174">
          <w:tblGrid>
            <w:gridCol w:w="1335"/>
            <w:gridCol w:w="7845"/>
          </w:tblGrid>
        </w:tblGridChange>
      </w:tblGrid>
      <w:tr w:rsidR="000C4E1A" w:rsidRPr="007E7B27" w14:paraId="1FBA7829" w14:textId="77777777" w:rsidTr="00925E6E">
        <w:tc>
          <w:tcPr>
            <w:tcW w:w="833" w:type="dxa"/>
            <w:shd w:val="clear" w:color="auto" w:fill="808080" w:themeFill="background1" w:themeFillShade="80"/>
            <w:tcPrChange w:id="175" w:author="Stephanie Verganza [2]" w:date="2025-01-22T11:18:00Z" w16du:dateUtc="2025-01-22T16:18:00Z">
              <w:tcPr>
                <w:tcW w:w="897" w:type="dxa"/>
                <w:shd w:val="clear" w:color="auto" w:fill="808080" w:themeFill="background1" w:themeFillShade="80"/>
              </w:tcPr>
            </w:tcPrChange>
          </w:tcPr>
          <w:p w14:paraId="1FBA7827" w14:textId="5542F536" w:rsidR="000C4E1A" w:rsidRPr="007E7B27" w:rsidRDefault="00AE4B90" w:rsidP="00324062">
            <w:pPr>
              <w:jc w:val="right"/>
              <w:rPr>
                <w:rFonts w:asciiTheme="minorHAnsi" w:hAnsiTheme="minorHAnsi"/>
                <w:color w:val="FFFFFF" w:themeColor="background1"/>
                <w:sz w:val="22"/>
                <w:szCs w:val="22"/>
              </w:rPr>
            </w:pPr>
            <w:r>
              <w:rPr>
                <w:rFonts w:asciiTheme="minorHAnsi" w:hAnsiTheme="minorHAnsi"/>
                <w:color w:val="FFFFFF" w:themeColor="background1"/>
                <w:sz w:val="22"/>
                <w:szCs w:val="22"/>
              </w:rPr>
              <w:t>Website</w:t>
            </w:r>
            <w:r w:rsidR="000C4E1A" w:rsidRPr="007E7B27">
              <w:rPr>
                <w:rFonts w:asciiTheme="minorHAnsi" w:hAnsiTheme="minorHAnsi"/>
                <w:color w:val="FFFFFF" w:themeColor="background1"/>
                <w:sz w:val="22"/>
                <w:szCs w:val="22"/>
              </w:rPr>
              <w:t>:</w:t>
            </w:r>
          </w:p>
        </w:tc>
        <w:tc>
          <w:tcPr>
            <w:tcW w:w="8347" w:type="dxa"/>
            <w:tcPrChange w:id="176" w:author="Stephanie Verganza [2]" w:date="2025-01-22T11:18:00Z" w16du:dateUtc="2025-01-22T16:18:00Z">
              <w:tcPr>
                <w:tcW w:w="8283" w:type="dxa"/>
              </w:tcPr>
            </w:tcPrChange>
          </w:tcPr>
          <w:p w14:paraId="1FBA7828" w14:textId="5DA5E36C" w:rsidR="000C4E1A" w:rsidRPr="004F237C" w:rsidRDefault="00AE4B90" w:rsidP="00145328">
            <w:pPr>
              <w:rPr>
                <w:rFonts w:asciiTheme="minorHAnsi" w:hAnsiTheme="minorHAnsi"/>
                <w:sz w:val="22"/>
                <w:szCs w:val="22"/>
                <w:rPrChange w:id="177" w:author="Stephanie Verganza [2]" w:date="2025-01-22T09:30:00Z" w16du:dateUtc="2025-01-22T14:30:00Z">
                  <w:rPr>
                    <w:rFonts w:asciiTheme="minorHAnsi" w:hAnsiTheme="minorHAnsi"/>
                    <w:sz w:val="22"/>
                    <w:szCs w:val="22"/>
                    <w:highlight w:val="yellow"/>
                  </w:rPr>
                </w:rPrChange>
              </w:rPr>
            </w:pPr>
            <w:r w:rsidRPr="004F237C">
              <w:fldChar w:fldCharType="begin"/>
            </w:r>
            <w:r w:rsidRPr="004F237C">
              <w:instrText>HYPERLINK "https://jm.usembassy.gov/contact/"</w:instrText>
            </w:r>
            <w:r w:rsidRPr="004F237C">
              <w:fldChar w:fldCharType="separate"/>
            </w:r>
            <w:r w:rsidRPr="004F237C">
              <w:rPr>
                <w:rStyle w:val="Hyperlink"/>
                <w:rFonts w:asciiTheme="minorHAnsi" w:hAnsiTheme="minorHAnsi"/>
                <w:sz w:val="22"/>
                <w:szCs w:val="22"/>
                <w:rPrChange w:id="178" w:author="Stephanie Verganza [2]" w:date="2025-01-22T09:30:00Z" w16du:dateUtc="2025-01-22T14:30:00Z">
                  <w:rPr>
                    <w:rStyle w:val="Hyperlink"/>
                    <w:rFonts w:asciiTheme="minorHAnsi" w:hAnsiTheme="minorHAnsi"/>
                    <w:sz w:val="22"/>
                    <w:szCs w:val="22"/>
                    <w:highlight w:val="yellow"/>
                  </w:rPr>
                </w:rPrChange>
              </w:rPr>
              <w:t>https://jm.usembassy.gov/contact/</w:t>
            </w:r>
            <w:r w:rsidRPr="004F237C">
              <w:fldChar w:fldCharType="end"/>
            </w:r>
            <w:r w:rsidRPr="004F237C">
              <w:rPr>
                <w:rFonts w:asciiTheme="minorHAnsi" w:hAnsiTheme="minorHAnsi"/>
                <w:sz w:val="22"/>
                <w:szCs w:val="22"/>
                <w:rPrChange w:id="179" w:author="Stephanie Verganza [2]" w:date="2025-01-22T09:30:00Z" w16du:dateUtc="2025-01-22T14:30:00Z">
                  <w:rPr>
                    <w:rFonts w:asciiTheme="minorHAnsi" w:hAnsiTheme="minorHAnsi"/>
                    <w:sz w:val="22"/>
                    <w:szCs w:val="22"/>
                    <w:highlight w:val="yellow"/>
                  </w:rPr>
                </w:rPrChange>
              </w:rPr>
              <w:t xml:space="preserve"> </w:t>
            </w:r>
          </w:p>
        </w:tc>
      </w:tr>
      <w:tr w:rsidR="000C4E1A" w:rsidRPr="007E7B27" w14:paraId="1FBA782C" w14:textId="77777777" w:rsidTr="00925E6E">
        <w:tc>
          <w:tcPr>
            <w:tcW w:w="833" w:type="dxa"/>
            <w:shd w:val="clear" w:color="auto" w:fill="808080" w:themeFill="background1" w:themeFillShade="80"/>
            <w:tcPrChange w:id="180" w:author="Stephanie Verganza [2]" w:date="2025-01-22T11:18:00Z" w16du:dateUtc="2025-01-22T16:18:00Z">
              <w:tcPr>
                <w:tcW w:w="897" w:type="dxa"/>
                <w:shd w:val="clear" w:color="auto" w:fill="808080" w:themeFill="background1" w:themeFillShade="80"/>
              </w:tcPr>
            </w:tcPrChange>
          </w:tcPr>
          <w:p w14:paraId="1FBA782A" w14:textId="77777777" w:rsidR="000C4E1A" w:rsidRPr="007E7B27" w:rsidRDefault="000C4E1A" w:rsidP="00324062">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347" w:type="dxa"/>
            <w:tcPrChange w:id="181" w:author="Stephanie Verganza [2]" w:date="2025-01-22T11:18:00Z" w16du:dateUtc="2025-01-22T16:18:00Z">
              <w:tcPr>
                <w:tcW w:w="8283" w:type="dxa"/>
              </w:tcPr>
            </w:tcPrChange>
          </w:tcPr>
          <w:p w14:paraId="1FBA782B" w14:textId="4BE52A02" w:rsidR="000C4E1A" w:rsidRPr="004F237C" w:rsidRDefault="00AE4B90" w:rsidP="007E7B27">
            <w:pPr>
              <w:rPr>
                <w:rFonts w:asciiTheme="minorHAnsi" w:hAnsiTheme="minorHAnsi"/>
                <w:sz w:val="22"/>
                <w:szCs w:val="22"/>
                <w:rPrChange w:id="182" w:author="Stephanie Verganza [2]" w:date="2025-01-22T09:30:00Z" w16du:dateUtc="2025-01-22T14:30:00Z">
                  <w:rPr>
                    <w:rFonts w:asciiTheme="minorHAnsi" w:hAnsiTheme="minorHAnsi"/>
                    <w:sz w:val="22"/>
                    <w:szCs w:val="22"/>
                    <w:highlight w:val="yellow"/>
                  </w:rPr>
                </w:rPrChange>
              </w:rPr>
            </w:pPr>
            <w:r w:rsidRPr="004F237C">
              <w:rPr>
                <w:rFonts w:asciiTheme="minorHAnsi" w:hAnsiTheme="minorHAnsi"/>
                <w:sz w:val="22"/>
                <w:szCs w:val="22"/>
                <w:rPrChange w:id="183" w:author="Stephanie Verganza [2]" w:date="2025-01-22T09:30:00Z" w16du:dateUtc="2025-01-22T14:30:00Z">
                  <w:rPr>
                    <w:rFonts w:asciiTheme="minorHAnsi" w:hAnsiTheme="minorHAnsi"/>
                    <w:sz w:val="22"/>
                    <w:szCs w:val="22"/>
                    <w:highlight w:val="yellow"/>
                  </w:rPr>
                </w:rPrChange>
              </w:rPr>
              <w:t xml:space="preserve">During </w:t>
            </w:r>
            <w:ins w:id="184" w:author="Stephanie Verganza [2]" w:date="2025-01-22T11:11:00Z" w16du:dateUtc="2025-01-22T16:11:00Z">
              <w:r w:rsidR="00692FB0">
                <w:rPr>
                  <w:rFonts w:asciiTheme="minorHAnsi" w:hAnsiTheme="minorHAnsi"/>
                  <w:sz w:val="22"/>
                  <w:szCs w:val="22"/>
                </w:rPr>
                <w:t>Office Hours</w:t>
              </w:r>
            </w:ins>
            <w:del w:id="185" w:author="Stephanie Verganza [2]" w:date="2025-01-22T11:11:00Z" w16du:dateUtc="2025-01-22T16:11:00Z">
              <w:r w:rsidRPr="004F237C" w:rsidDel="00692FB0">
                <w:rPr>
                  <w:rFonts w:asciiTheme="minorHAnsi" w:hAnsiTheme="minorHAnsi"/>
                  <w:sz w:val="22"/>
                  <w:szCs w:val="22"/>
                  <w:rPrChange w:id="186" w:author="Stephanie Verganza [2]" w:date="2025-01-22T09:30:00Z" w16du:dateUtc="2025-01-22T14:30:00Z">
                    <w:rPr>
                      <w:rFonts w:asciiTheme="minorHAnsi" w:hAnsiTheme="minorHAnsi"/>
                      <w:sz w:val="22"/>
                      <w:szCs w:val="22"/>
                      <w:highlight w:val="yellow"/>
                    </w:rPr>
                  </w:rPrChange>
                </w:rPr>
                <w:delText>normal business hours,</w:delText>
              </w:r>
            </w:del>
            <w:r w:rsidRPr="004F237C">
              <w:rPr>
                <w:rFonts w:asciiTheme="minorHAnsi" w:hAnsiTheme="minorHAnsi"/>
                <w:sz w:val="22"/>
                <w:szCs w:val="22"/>
                <w:rPrChange w:id="187" w:author="Stephanie Verganza [2]" w:date="2025-01-22T09:30:00Z" w16du:dateUtc="2025-01-22T14:30:00Z">
                  <w:rPr>
                    <w:rFonts w:asciiTheme="minorHAnsi" w:hAnsiTheme="minorHAnsi"/>
                    <w:sz w:val="22"/>
                    <w:szCs w:val="22"/>
                    <w:highlight w:val="yellow"/>
                  </w:rPr>
                </w:rPrChange>
              </w:rPr>
              <w:t xml:space="preserve"> </w:t>
            </w:r>
            <w:ins w:id="188" w:author="Stephanie Verganza [2]" w:date="2025-01-22T11:11:00Z" w16du:dateUtc="2025-01-22T16:11:00Z">
              <w:r w:rsidR="00692FB0">
                <w:rPr>
                  <w:rFonts w:asciiTheme="minorHAnsi" w:hAnsiTheme="minorHAnsi"/>
                  <w:sz w:val="22"/>
                  <w:szCs w:val="22"/>
                </w:rPr>
                <w:t>(</w:t>
              </w:r>
            </w:ins>
            <w:r w:rsidRPr="004F237C">
              <w:rPr>
                <w:rFonts w:asciiTheme="minorHAnsi" w:hAnsiTheme="minorHAnsi"/>
                <w:sz w:val="22"/>
                <w:szCs w:val="22"/>
                <w:rPrChange w:id="189" w:author="Stephanie Verganza [2]" w:date="2025-01-22T09:30:00Z" w16du:dateUtc="2025-01-22T14:30:00Z">
                  <w:rPr>
                    <w:rFonts w:asciiTheme="minorHAnsi" w:hAnsiTheme="minorHAnsi"/>
                    <w:sz w:val="22"/>
                    <w:szCs w:val="22"/>
                    <w:highlight w:val="yellow"/>
                  </w:rPr>
                </w:rPrChange>
              </w:rPr>
              <w:t>Mon-Fri, 7:15 am to 4:00 pm</w:t>
            </w:r>
            <w:ins w:id="190" w:author="Stephanie Verganza [2]" w:date="2025-01-22T11:11:00Z" w16du:dateUtc="2025-01-22T16:11:00Z">
              <w:r w:rsidR="00692FB0">
                <w:rPr>
                  <w:rFonts w:asciiTheme="minorHAnsi" w:hAnsiTheme="minorHAnsi"/>
                  <w:sz w:val="22"/>
                  <w:szCs w:val="22"/>
                </w:rPr>
                <w:t>):</w:t>
              </w:r>
            </w:ins>
            <w:del w:id="191" w:author="Stephanie Verganza [2]" w:date="2025-01-22T11:11:00Z" w16du:dateUtc="2025-01-22T16:11:00Z">
              <w:r w:rsidRPr="004F237C" w:rsidDel="00692FB0">
                <w:rPr>
                  <w:rFonts w:asciiTheme="minorHAnsi" w:hAnsiTheme="minorHAnsi"/>
                  <w:sz w:val="22"/>
                  <w:szCs w:val="22"/>
                  <w:rPrChange w:id="192" w:author="Stephanie Verganza [2]" w:date="2025-01-22T09:30:00Z" w16du:dateUtc="2025-01-22T14:30:00Z">
                    <w:rPr>
                      <w:rFonts w:asciiTheme="minorHAnsi" w:hAnsiTheme="minorHAnsi"/>
                      <w:sz w:val="22"/>
                      <w:szCs w:val="22"/>
                      <w:highlight w:val="yellow"/>
                    </w:rPr>
                  </w:rPrChange>
                </w:rPr>
                <w:delText>, call</w:delText>
              </w:r>
            </w:del>
            <w:r w:rsidRPr="004F237C">
              <w:rPr>
                <w:rFonts w:asciiTheme="minorHAnsi" w:hAnsiTheme="minorHAnsi"/>
                <w:sz w:val="22"/>
                <w:szCs w:val="22"/>
                <w:rPrChange w:id="193" w:author="Stephanie Verganza [2]" w:date="2025-01-22T09:30:00Z" w16du:dateUtc="2025-01-22T14:30:00Z">
                  <w:rPr>
                    <w:rFonts w:asciiTheme="minorHAnsi" w:hAnsiTheme="minorHAnsi"/>
                    <w:sz w:val="22"/>
                    <w:szCs w:val="22"/>
                    <w:highlight w:val="yellow"/>
                  </w:rPr>
                </w:rPrChange>
              </w:rPr>
              <w:t xml:space="preserve"> 1-(876) 702-6450</w:t>
            </w:r>
          </w:p>
        </w:tc>
      </w:tr>
      <w:tr w:rsidR="00AE4B90" w:rsidRPr="007E7B27" w14:paraId="30B67B3C" w14:textId="77777777" w:rsidTr="00925E6E">
        <w:tc>
          <w:tcPr>
            <w:tcW w:w="833" w:type="dxa"/>
            <w:shd w:val="clear" w:color="auto" w:fill="808080" w:themeFill="background1" w:themeFillShade="80"/>
            <w:tcPrChange w:id="194" w:author="Stephanie Verganza [2]" w:date="2025-01-22T11:18:00Z" w16du:dateUtc="2025-01-22T16:18:00Z">
              <w:tcPr>
                <w:tcW w:w="897" w:type="dxa"/>
                <w:shd w:val="clear" w:color="auto" w:fill="808080" w:themeFill="background1" w:themeFillShade="80"/>
              </w:tcPr>
            </w:tcPrChange>
          </w:tcPr>
          <w:p w14:paraId="1889DAA4" w14:textId="5A15DB93" w:rsidR="00AE4B90" w:rsidRPr="007E7B27" w:rsidRDefault="00AE4B90" w:rsidP="00324062">
            <w:pPr>
              <w:jc w:val="right"/>
              <w:rPr>
                <w:color w:val="FFFFFF" w:themeColor="background1"/>
              </w:rPr>
            </w:pPr>
            <w:r w:rsidRPr="007E7B27">
              <w:rPr>
                <w:rFonts w:asciiTheme="minorHAnsi" w:hAnsiTheme="minorHAnsi"/>
                <w:color w:val="FFFFFF" w:themeColor="background1"/>
                <w:sz w:val="22"/>
                <w:szCs w:val="22"/>
              </w:rPr>
              <w:t>Phone:</w:t>
            </w:r>
          </w:p>
        </w:tc>
        <w:tc>
          <w:tcPr>
            <w:tcW w:w="8347" w:type="dxa"/>
            <w:tcPrChange w:id="195" w:author="Stephanie Verganza [2]" w:date="2025-01-22T11:18:00Z" w16du:dateUtc="2025-01-22T16:18:00Z">
              <w:tcPr>
                <w:tcW w:w="8283" w:type="dxa"/>
              </w:tcPr>
            </w:tcPrChange>
          </w:tcPr>
          <w:p w14:paraId="7B957BAC" w14:textId="28BDF3D0" w:rsidR="00AE4B90" w:rsidRPr="004F237C" w:rsidRDefault="00AE4B90" w:rsidP="007E7B27">
            <w:pPr>
              <w:rPr>
                <w:rPrChange w:id="196" w:author="Stephanie Verganza [2]" w:date="2025-01-22T09:30:00Z" w16du:dateUtc="2025-01-22T14:30:00Z">
                  <w:rPr>
                    <w:highlight w:val="yellow"/>
                  </w:rPr>
                </w:rPrChange>
              </w:rPr>
            </w:pPr>
            <w:del w:id="197" w:author="Stephanie Verganza [2]" w:date="2025-01-22T11:10:00Z" w16du:dateUtc="2025-01-22T16:10:00Z">
              <w:r w:rsidRPr="004F237C" w:rsidDel="00692FB0">
                <w:rPr>
                  <w:rFonts w:asciiTheme="minorHAnsi" w:hAnsiTheme="minorHAnsi"/>
                  <w:sz w:val="22"/>
                  <w:szCs w:val="22"/>
                  <w:rPrChange w:id="198" w:author="Stephanie Verganza [2]" w:date="2025-01-22T09:30:00Z" w16du:dateUtc="2025-01-22T14:30:00Z">
                    <w:rPr>
                      <w:rFonts w:asciiTheme="minorHAnsi" w:hAnsiTheme="minorHAnsi"/>
                      <w:sz w:val="22"/>
                      <w:szCs w:val="22"/>
                      <w:highlight w:val="yellow"/>
                    </w:rPr>
                  </w:rPrChange>
                </w:rPr>
                <w:delText>For after-hours help, the U.S. Embassy in Kingston can be contacted 24 hours a day at</w:delText>
              </w:r>
            </w:del>
            <w:ins w:id="199" w:author="Stephanie Verganza [2]" w:date="2025-01-22T11:10:00Z" w16du:dateUtc="2025-01-22T16:10:00Z">
              <w:r w:rsidR="00692FB0">
                <w:rPr>
                  <w:rFonts w:asciiTheme="minorHAnsi" w:hAnsiTheme="minorHAnsi"/>
                  <w:sz w:val="22"/>
                  <w:szCs w:val="22"/>
                </w:rPr>
                <w:t xml:space="preserve">Outside of </w:t>
              </w:r>
            </w:ins>
            <w:ins w:id="200" w:author="Stephanie Verganza [2]" w:date="2025-01-22T11:11:00Z" w16du:dateUtc="2025-01-22T16:11:00Z">
              <w:r w:rsidR="00692FB0">
                <w:rPr>
                  <w:rFonts w:asciiTheme="minorHAnsi" w:hAnsiTheme="minorHAnsi"/>
                  <w:sz w:val="22"/>
                  <w:szCs w:val="22"/>
                </w:rPr>
                <w:t>Office Hours:</w:t>
              </w:r>
            </w:ins>
            <w:r w:rsidRPr="004F237C">
              <w:rPr>
                <w:rFonts w:asciiTheme="minorHAnsi" w:hAnsiTheme="minorHAnsi"/>
                <w:sz w:val="22"/>
                <w:szCs w:val="22"/>
                <w:rPrChange w:id="201" w:author="Stephanie Verganza [2]" w:date="2025-01-22T09:30:00Z" w16du:dateUtc="2025-01-22T14:30:00Z">
                  <w:rPr>
                    <w:rFonts w:asciiTheme="minorHAnsi" w:hAnsiTheme="minorHAnsi"/>
                    <w:sz w:val="22"/>
                    <w:szCs w:val="22"/>
                    <w:highlight w:val="yellow"/>
                  </w:rPr>
                </w:rPrChange>
              </w:rPr>
              <w:t xml:space="preserve"> </w:t>
            </w:r>
            <w:ins w:id="202" w:author="Stephanie Verganza [2]" w:date="2025-01-22T11:11:00Z" w16du:dateUtc="2025-01-22T16:11:00Z">
              <w:r w:rsidR="00DD2DED">
                <w:rPr>
                  <w:rFonts w:asciiTheme="minorHAnsi" w:hAnsiTheme="minorHAnsi"/>
                  <w:sz w:val="22"/>
                  <w:szCs w:val="22"/>
                </w:rPr>
                <w:t>1-</w:t>
              </w:r>
            </w:ins>
            <w:r w:rsidRPr="004F237C">
              <w:rPr>
                <w:rFonts w:asciiTheme="minorHAnsi" w:hAnsiTheme="minorHAnsi"/>
                <w:sz w:val="22"/>
                <w:szCs w:val="22"/>
                <w:rPrChange w:id="203" w:author="Stephanie Verganza [2]" w:date="2025-01-22T09:30:00Z" w16du:dateUtc="2025-01-22T14:30:00Z">
                  <w:rPr>
                    <w:rFonts w:asciiTheme="minorHAnsi" w:hAnsiTheme="minorHAnsi"/>
                    <w:sz w:val="22"/>
                    <w:szCs w:val="22"/>
                    <w:highlight w:val="yellow"/>
                  </w:rPr>
                </w:rPrChange>
              </w:rPr>
              <w:t>(876) 702-6000</w:t>
            </w:r>
          </w:p>
        </w:tc>
      </w:tr>
      <w:tr w:rsidR="007E7B27" w:rsidRPr="007E7B27" w14:paraId="1FBA782F" w14:textId="77777777" w:rsidTr="00925E6E">
        <w:trPr>
          <w:trHeight w:val="50"/>
          <w:trPrChange w:id="204" w:author="Stephanie Verganza [2]" w:date="2025-01-22T11:18:00Z" w16du:dateUtc="2025-01-22T16:18:00Z">
            <w:trPr>
              <w:trHeight w:val="50"/>
            </w:trPr>
          </w:trPrChange>
        </w:trPr>
        <w:tc>
          <w:tcPr>
            <w:tcW w:w="833" w:type="dxa"/>
            <w:shd w:val="clear" w:color="auto" w:fill="808080" w:themeFill="background1" w:themeFillShade="80"/>
            <w:tcPrChange w:id="205" w:author="Stephanie Verganza [2]" w:date="2025-01-22T11:18:00Z" w16du:dateUtc="2025-01-22T16:18:00Z">
              <w:tcPr>
                <w:tcW w:w="897" w:type="dxa"/>
                <w:shd w:val="clear" w:color="auto" w:fill="808080" w:themeFill="background1" w:themeFillShade="80"/>
              </w:tcPr>
            </w:tcPrChange>
          </w:tcPr>
          <w:p w14:paraId="1FBA782D" w14:textId="2DBEECB9" w:rsidR="007E7B27" w:rsidRPr="007E7B27" w:rsidRDefault="007E7B27" w:rsidP="00324062">
            <w:pPr>
              <w:jc w:val="right"/>
              <w:rPr>
                <w:rFonts w:asciiTheme="minorHAnsi" w:hAnsiTheme="minorHAnsi"/>
                <w:color w:val="FFFFFF" w:themeColor="background1"/>
                <w:sz w:val="22"/>
                <w:szCs w:val="22"/>
              </w:rPr>
            </w:pPr>
            <w:del w:id="206" w:author="Stephanie Verganza [2]" w:date="2025-01-22T11:12:00Z" w16du:dateUtc="2025-01-22T16:12:00Z">
              <w:r w:rsidRPr="007E7B27" w:rsidDel="00D64672">
                <w:rPr>
                  <w:rFonts w:asciiTheme="minorHAnsi" w:hAnsiTheme="minorHAnsi"/>
                  <w:color w:val="FFFFFF" w:themeColor="background1"/>
                  <w:sz w:val="22"/>
                  <w:szCs w:val="22"/>
                </w:rPr>
                <w:delText>Phone</w:delText>
              </w:r>
            </w:del>
            <w:ins w:id="207" w:author="Stephanie Verganza [2]" w:date="2025-01-22T11:12:00Z" w16du:dateUtc="2025-01-22T16:12:00Z">
              <w:r w:rsidR="00D64672">
                <w:rPr>
                  <w:rFonts w:asciiTheme="minorHAnsi" w:hAnsiTheme="minorHAnsi"/>
                  <w:color w:val="FFFFFF" w:themeColor="background1"/>
                  <w:sz w:val="22"/>
                  <w:szCs w:val="22"/>
                </w:rPr>
                <w:t>Email</w:t>
              </w:r>
            </w:ins>
            <w:r w:rsidRPr="007E7B27">
              <w:rPr>
                <w:rFonts w:asciiTheme="minorHAnsi" w:hAnsiTheme="minorHAnsi"/>
                <w:color w:val="FFFFFF" w:themeColor="background1"/>
                <w:sz w:val="22"/>
                <w:szCs w:val="22"/>
              </w:rPr>
              <w:t>:</w:t>
            </w:r>
          </w:p>
        </w:tc>
        <w:tc>
          <w:tcPr>
            <w:tcW w:w="8347" w:type="dxa"/>
            <w:tcPrChange w:id="208" w:author="Stephanie Verganza [2]" w:date="2025-01-22T11:18:00Z" w16du:dateUtc="2025-01-22T16:18:00Z">
              <w:tcPr>
                <w:tcW w:w="8283" w:type="dxa"/>
              </w:tcPr>
            </w:tcPrChange>
          </w:tcPr>
          <w:p w14:paraId="1FBA782E" w14:textId="61B4A9B0" w:rsidR="007E7B27" w:rsidRPr="004F237C" w:rsidRDefault="00D64672" w:rsidP="007E7B27">
            <w:pPr>
              <w:rPr>
                <w:rFonts w:asciiTheme="minorHAnsi" w:hAnsiTheme="minorHAnsi"/>
                <w:sz w:val="22"/>
                <w:szCs w:val="22"/>
                <w:rPrChange w:id="209" w:author="Stephanie Verganza [2]" w:date="2025-01-22T09:30:00Z" w16du:dateUtc="2025-01-22T14:30:00Z">
                  <w:rPr>
                    <w:rFonts w:asciiTheme="minorHAnsi" w:hAnsiTheme="minorHAnsi"/>
                    <w:sz w:val="22"/>
                    <w:szCs w:val="22"/>
                    <w:highlight w:val="yellow"/>
                  </w:rPr>
                </w:rPrChange>
              </w:rPr>
            </w:pPr>
            <w:ins w:id="210" w:author="Stephanie Verganza [2]" w:date="2025-01-22T11:13:00Z" w16du:dateUtc="2025-01-22T16:13:00Z">
              <w:r w:rsidRPr="00D64672">
                <w:rPr>
                  <w:rFonts w:asciiTheme="minorHAnsi" w:hAnsiTheme="minorHAnsi"/>
                  <w:sz w:val="22"/>
                  <w:szCs w:val="22"/>
                </w:rPr>
                <w:t>KingstonSocialMedia@state.gov</w:t>
              </w:r>
            </w:ins>
            <w:del w:id="211" w:author="Stephanie Verganza [2]" w:date="2025-01-22T11:13:00Z" w16du:dateUtc="2025-01-22T16:13:00Z">
              <w:r w:rsidR="007E7B27" w:rsidRPr="004F237C" w:rsidDel="00D64672">
                <w:rPr>
                  <w:rFonts w:asciiTheme="minorHAnsi" w:hAnsiTheme="minorHAnsi"/>
                  <w:sz w:val="22"/>
                  <w:szCs w:val="22"/>
                  <w:rPrChange w:id="212" w:author="Stephanie Verganza [2]" w:date="2025-01-22T09:30:00Z" w16du:dateUtc="2025-01-22T14:30:00Z">
                    <w:rPr>
                      <w:rFonts w:asciiTheme="minorHAnsi" w:hAnsiTheme="minorHAnsi"/>
                      <w:sz w:val="22"/>
                      <w:szCs w:val="22"/>
                      <w:highlight w:val="yellow"/>
                    </w:rPr>
                  </w:rPrChange>
                </w:rPr>
                <w:delText xml:space="preserve">The following number can be used to locate your nearest embassy: </w:delText>
              </w:r>
              <w:r w:rsidR="007E7B27" w:rsidRPr="004F237C" w:rsidDel="00D64672">
                <w:rPr>
                  <w:rFonts w:asciiTheme="minorHAnsi" w:hAnsiTheme="minorHAnsi"/>
                  <w:color w:val="000000" w:themeColor="text1"/>
                  <w:sz w:val="22"/>
                  <w:szCs w:val="22"/>
                  <w:rPrChange w:id="213" w:author="Stephanie Verganza [2]" w:date="2025-01-22T09:30:00Z" w16du:dateUtc="2025-01-22T14:30:00Z">
                    <w:rPr>
                      <w:rFonts w:asciiTheme="minorHAnsi" w:hAnsiTheme="minorHAnsi"/>
                      <w:color w:val="000000" w:themeColor="text1"/>
                      <w:sz w:val="22"/>
                      <w:szCs w:val="22"/>
                      <w:highlight w:val="yellow"/>
                    </w:rPr>
                  </w:rPrChange>
                </w:rPr>
                <w:delText>+1 202 501 4444</w:delText>
              </w:r>
            </w:del>
            <w:ins w:id="214" w:author="Stephanie Verganza [2]" w:date="2025-01-22T11:13:00Z" w16du:dateUtc="2025-01-22T16:13:00Z">
              <w:r>
                <w:rPr>
                  <w:rFonts w:asciiTheme="minorHAnsi" w:hAnsiTheme="minorHAnsi"/>
                  <w:color w:val="000000" w:themeColor="text1"/>
                  <w:sz w:val="22"/>
                  <w:szCs w:val="22"/>
                </w:rPr>
                <w:t xml:space="preserve"> </w:t>
              </w:r>
            </w:ins>
          </w:p>
        </w:tc>
      </w:tr>
    </w:tbl>
    <w:p w14:paraId="1FBA7830" w14:textId="3ADEDF98" w:rsidR="000C4E1A" w:rsidRPr="000C4E1A" w:rsidRDefault="000C4E1A" w:rsidP="000C4E1A">
      <w:pPr>
        <w:rPr>
          <w:b/>
          <w:sz w:val="8"/>
          <w:szCs w:val="8"/>
        </w:rPr>
      </w:pPr>
      <w:del w:id="215" w:author="Stephanie Verganza [2]" w:date="2025-01-22T11:22:00Z" w16du:dateUtc="2025-01-22T16:22:00Z">
        <w:r w:rsidDel="00456653">
          <w:rPr>
            <w:noProof/>
          </w:rPr>
          <w:drawing>
            <wp:anchor distT="0" distB="0" distL="114300" distR="114300" simplePos="0" relativeHeight="251658249" behindDoc="1" locked="0" layoutInCell="1" allowOverlap="1" wp14:anchorId="1FBA790B" wp14:editId="13348FFB">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del>
    </w:p>
    <w:p w14:paraId="1FBA7831" w14:textId="3B8F4989" w:rsidR="000C4E1A" w:rsidDel="00456653" w:rsidRDefault="000C4E1A" w:rsidP="000C4E1A">
      <w:pPr>
        <w:rPr>
          <w:del w:id="216" w:author="Stephanie Verganza [2]" w:date="2025-01-22T11:22:00Z" w16du:dateUtc="2025-01-22T16:22:00Z"/>
          <w:b/>
        </w:rPr>
      </w:pPr>
      <w:del w:id="217" w:author="Stephanie Verganza [2]" w:date="2025-01-22T11:22:00Z" w16du:dateUtc="2025-01-22T16:22:00Z">
        <w:r w:rsidDel="00456653">
          <w:rPr>
            <w:b/>
          </w:rPr>
          <w:delText>Local Medical Emergency Point of Contact</w:delText>
        </w:r>
      </w:del>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rsidDel="00456653" w14:paraId="1FBA7834" w14:textId="1D1A5A7C" w:rsidTr="000C4E1A">
        <w:trPr>
          <w:del w:id="218" w:author="Stephanie Verganza [2]" w:date="2025-01-22T11:22:00Z" w16du:dateUtc="2025-01-22T16:22:00Z"/>
        </w:trPr>
        <w:tc>
          <w:tcPr>
            <w:tcW w:w="897" w:type="dxa"/>
            <w:shd w:val="clear" w:color="auto" w:fill="808080" w:themeFill="background1" w:themeFillShade="80"/>
          </w:tcPr>
          <w:p w14:paraId="1FBA7832" w14:textId="6CE1EDEC" w:rsidR="000C4E1A" w:rsidRPr="007E7B27" w:rsidDel="00456653" w:rsidRDefault="000C4E1A" w:rsidP="00145328">
            <w:pPr>
              <w:jc w:val="right"/>
              <w:rPr>
                <w:del w:id="219" w:author="Stephanie Verganza [2]" w:date="2025-01-22T11:22:00Z" w16du:dateUtc="2025-01-22T16:22:00Z"/>
                <w:rFonts w:asciiTheme="minorHAnsi" w:hAnsiTheme="minorHAnsi"/>
                <w:color w:val="FFFFFF" w:themeColor="background1"/>
                <w:sz w:val="22"/>
              </w:rPr>
            </w:pPr>
            <w:del w:id="220" w:author="Stephanie Verganza [2]" w:date="2025-01-22T11:22:00Z" w16du:dateUtc="2025-01-22T16:22:00Z">
              <w:r w:rsidRPr="007E7B27" w:rsidDel="00456653">
                <w:rPr>
                  <w:rFonts w:asciiTheme="minorHAnsi" w:hAnsiTheme="minorHAnsi"/>
                  <w:color w:val="FFFFFF" w:themeColor="background1"/>
                  <w:sz w:val="22"/>
                </w:rPr>
                <w:delText>Name:</w:delText>
              </w:r>
            </w:del>
          </w:p>
        </w:tc>
        <w:tc>
          <w:tcPr>
            <w:tcW w:w="8283" w:type="dxa"/>
          </w:tcPr>
          <w:p w14:paraId="1FBA7833" w14:textId="41B6CE6F" w:rsidR="000C4E1A" w:rsidRPr="007E7B27" w:rsidDel="00456653" w:rsidRDefault="000C4E1A" w:rsidP="00145328">
            <w:pPr>
              <w:rPr>
                <w:del w:id="221" w:author="Stephanie Verganza [2]" w:date="2025-01-22T11:22:00Z" w16du:dateUtc="2025-01-22T16:22:00Z"/>
                <w:rFonts w:asciiTheme="minorHAnsi" w:hAnsiTheme="minorHAnsi"/>
                <w:sz w:val="22"/>
              </w:rPr>
            </w:pPr>
            <w:del w:id="222" w:author="Stephanie Verganza [2]" w:date="2025-01-22T11:22:00Z" w16du:dateUtc="2025-01-22T16:22:00Z">
              <w:r w:rsidRPr="007E7B27" w:rsidDel="00456653">
                <w:rPr>
                  <w:rFonts w:asciiTheme="minorHAnsi" w:hAnsiTheme="minorHAnsi"/>
                  <w:sz w:val="22"/>
                  <w:highlight w:val="yellow"/>
                </w:rPr>
                <w:delText>Insert here</w:delText>
              </w:r>
            </w:del>
          </w:p>
        </w:tc>
      </w:tr>
      <w:tr w:rsidR="000C4E1A" w:rsidRPr="007E7B27" w:rsidDel="00456653" w14:paraId="1FBA7837" w14:textId="09F3E082" w:rsidTr="000C4E1A">
        <w:trPr>
          <w:del w:id="223" w:author="Stephanie Verganza [2]" w:date="2025-01-22T11:22:00Z" w16du:dateUtc="2025-01-22T16:22:00Z"/>
        </w:trPr>
        <w:tc>
          <w:tcPr>
            <w:tcW w:w="897" w:type="dxa"/>
            <w:shd w:val="clear" w:color="auto" w:fill="808080" w:themeFill="background1" w:themeFillShade="80"/>
          </w:tcPr>
          <w:p w14:paraId="1FBA7835" w14:textId="0E05FBB8" w:rsidR="000C4E1A" w:rsidRPr="007E7B27" w:rsidDel="00456653" w:rsidRDefault="000C4E1A" w:rsidP="00145328">
            <w:pPr>
              <w:jc w:val="right"/>
              <w:rPr>
                <w:del w:id="224" w:author="Stephanie Verganza [2]" w:date="2025-01-22T11:22:00Z" w16du:dateUtc="2025-01-22T16:22:00Z"/>
                <w:rFonts w:asciiTheme="minorHAnsi" w:hAnsiTheme="minorHAnsi"/>
                <w:color w:val="FFFFFF" w:themeColor="background1"/>
                <w:sz w:val="22"/>
              </w:rPr>
            </w:pPr>
            <w:del w:id="225" w:author="Stephanie Verganza [2]" w:date="2025-01-22T11:22:00Z" w16du:dateUtc="2025-01-22T16:22:00Z">
              <w:r w:rsidRPr="007E7B27" w:rsidDel="00456653">
                <w:rPr>
                  <w:rFonts w:asciiTheme="minorHAnsi" w:hAnsiTheme="minorHAnsi"/>
                  <w:color w:val="FFFFFF" w:themeColor="background1"/>
                  <w:sz w:val="22"/>
                </w:rPr>
                <w:delText>Email:</w:delText>
              </w:r>
            </w:del>
          </w:p>
        </w:tc>
        <w:tc>
          <w:tcPr>
            <w:tcW w:w="8283" w:type="dxa"/>
          </w:tcPr>
          <w:p w14:paraId="1FBA7836" w14:textId="23DDAAF3" w:rsidR="000C4E1A" w:rsidRPr="007E7B27" w:rsidDel="00456653" w:rsidRDefault="000C4E1A" w:rsidP="00145328">
            <w:pPr>
              <w:rPr>
                <w:del w:id="226" w:author="Stephanie Verganza [2]" w:date="2025-01-22T11:22:00Z" w16du:dateUtc="2025-01-22T16:22:00Z"/>
                <w:rFonts w:asciiTheme="minorHAnsi" w:hAnsiTheme="minorHAnsi"/>
                <w:sz w:val="22"/>
              </w:rPr>
            </w:pPr>
            <w:del w:id="227" w:author="Stephanie Verganza [2]" w:date="2025-01-22T11:22:00Z" w16du:dateUtc="2025-01-22T16:22:00Z">
              <w:r w:rsidRPr="007E7B27" w:rsidDel="00456653">
                <w:rPr>
                  <w:rFonts w:asciiTheme="minorHAnsi" w:hAnsiTheme="minorHAnsi"/>
                  <w:sz w:val="22"/>
                  <w:highlight w:val="yellow"/>
                </w:rPr>
                <w:delText>Insert here</w:delText>
              </w:r>
            </w:del>
          </w:p>
        </w:tc>
      </w:tr>
      <w:tr w:rsidR="000C4E1A" w:rsidRPr="007E7B27" w:rsidDel="00456653" w14:paraId="1FBA783A" w14:textId="27D183D8" w:rsidTr="000C4E1A">
        <w:trPr>
          <w:del w:id="228" w:author="Stephanie Verganza [2]" w:date="2025-01-22T11:22:00Z" w16du:dateUtc="2025-01-22T16:22:00Z"/>
        </w:trPr>
        <w:tc>
          <w:tcPr>
            <w:tcW w:w="897" w:type="dxa"/>
            <w:shd w:val="clear" w:color="auto" w:fill="808080" w:themeFill="background1" w:themeFillShade="80"/>
          </w:tcPr>
          <w:p w14:paraId="1FBA7838" w14:textId="373FDB51" w:rsidR="000C4E1A" w:rsidRPr="007E7B27" w:rsidDel="00456653" w:rsidRDefault="000C4E1A" w:rsidP="00145328">
            <w:pPr>
              <w:jc w:val="right"/>
              <w:rPr>
                <w:del w:id="229" w:author="Stephanie Verganza [2]" w:date="2025-01-22T11:22:00Z" w16du:dateUtc="2025-01-22T16:22:00Z"/>
                <w:rFonts w:asciiTheme="minorHAnsi" w:hAnsiTheme="minorHAnsi"/>
                <w:color w:val="FFFFFF" w:themeColor="background1"/>
                <w:sz w:val="22"/>
              </w:rPr>
            </w:pPr>
            <w:del w:id="230" w:author="Stephanie Verganza [2]" w:date="2025-01-22T11:22:00Z" w16du:dateUtc="2025-01-22T16:22:00Z">
              <w:r w:rsidRPr="007E7B27" w:rsidDel="00456653">
                <w:rPr>
                  <w:rFonts w:asciiTheme="minorHAnsi" w:hAnsiTheme="minorHAnsi"/>
                  <w:color w:val="FFFFFF" w:themeColor="background1"/>
                  <w:sz w:val="22"/>
                </w:rPr>
                <w:delText>Phone:</w:delText>
              </w:r>
            </w:del>
          </w:p>
        </w:tc>
        <w:tc>
          <w:tcPr>
            <w:tcW w:w="8283" w:type="dxa"/>
          </w:tcPr>
          <w:p w14:paraId="1FBA7839" w14:textId="04E6DDA4" w:rsidR="000C4E1A" w:rsidRPr="007E7B27" w:rsidDel="00456653" w:rsidRDefault="000C4E1A" w:rsidP="00145328">
            <w:pPr>
              <w:rPr>
                <w:del w:id="231" w:author="Stephanie Verganza [2]" w:date="2025-01-22T11:22:00Z" w16du:dateUtc="2025-01-22T16:22:00Z"/>
                <w:rFonts w:asciiTheme="minorHAnsi" w:hAnsiTheme="minorHAnsi"/>
                <w:sz w:val="22"/>
              </w:rPr>
            </w:pPr>
            <w:del w:id="232" w:author="Stephanie Verganza [2]" w:date="2025-01-22T11:12:00Z" w16du:dateUtc="2025-01-22T16:12:00Z">
              <w:r w:rsidRPr="007E7B27" w:rsidDel="00DD2DED">
                <w:rPr>
                  <w:rFonts w:asciiTheme="minorHAnsi" w:hAnsiTheme="minorHAnsi"/>
                  <w:sz w:val="22"/>
                  <w:highlight w:val="yellow"/>
                </w:rPr>
                <w:delText>Insert here</w:delText>
              </w:r>
            </w:del>
          </w:p>
        </w:tc>
      </w:tr>
    </w:tbl>
    <w:p w14:paraId="1FBA783B" w14:textId="768A7D2E" w:rsidR="000C4E1A" w:rsidRPr="000C4E1A" w:rsidDel="00456653" w:rsidRDefault="000C4E1A" w:rsidP="000C4E1A">
      <w:pPr>
        <w:rPr>
          <w:del w:id="233" w:author="Stephanie Verganza [2]" w:date="2025-01-22T11:22:00Z" w16du:dateUtc="2025-01-22T16:22:00Z"/>
          <w:b/>
          <w:sz w:val="8"/>
          <w:szCs w:val="8"/>
        </w:rPr>
      </w:pPr>
      <w:r>
        <w:rPr>
          <w:noProof/>
        </w:rPr>
        <w:drawing>
          <wp:anchor distT="0" distB="0" distL="114300" distR="114300" simplePos="0" relativeHeight="251658250"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3C" w14:textId="77777777" w:rsidR="000C4E1A" w:rsidRPr="00BC0D69" w:rsidRDefault="000C4E1A" w:rsidP="000C4E1A">
      <w:pPr>
        <w:rPr>
          <w:b/>
        </w:rPr>
      </w:pPr>
      <w:r w:rsidRPr="00BC0D69">
        <w:rPr>
          <w:b/>
        </w:rPr>
        <w:t>Insurance Details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0C4E1A" w:rsidRPr="007E7B27" w14:paraId="1FBA783F" w14:textId="77777777" w:rsidTr="000C4E1A">
        <w:tc>
          <w:tcPr>
            <w:tcW w:w="1341" w:type="dxa"/>
            <w:shd w:val="clear" w:color="auto" w:fill="808080" w:themeFill="background1" w:themeFillShade="80"/>
          </w:tcPr>
          <w:p w14:paraId="1FBA783D"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14:paraId="1FBA783E" w14:textId="77036A79" w:rsidR="00FD2DB6" w:rsidRPr="00FD2DB6" w:rsidRDefault="00583BF1" w:rsidP="00145328">
            <w:pPr>
              <w:rPr>
                <w:rFonts w:asciiTheme="minorHAnsi" w:hAnsiTheme="minorHAnsi" w:cstheme="minorHAnsi"/>
                <w:sz w:val="22"/>
                <w:szCs w:val="22"/>
              </w:rPr>
            </w:pPr>
            <w:r w:rsidRPr="00FD2DB6">
              <w:rPr>
                <w:rFonts w:asciiTheme="minorHAnsi" w:hAnsiTheme="minorHAnsi" w:cstheme="minorHAnsi"/>
                <w:sz w:val="22"/>
                <w:szCs w:val="22"/>
              </w:rPr>
              <w:t>AIG Travel Guard</w:t>
            </w:r>
          </w:p>
        </w:tc>
      </w:tr>
      <w:tr w:rsidR="000C4E1A" w:rsidRPr="007E7B27" w14:paraId="1FBA7842" w14:textId="77777777" w:rsidTr="000C4E1A">
        <w:tc>
          <w:tcPr>
            <w:tcW w:w="1341" w:type="dxa"/>
            <w:shd w:val="clear" w:color="auto" w:fill="808080" w:themeFill="background1" w:themeFillShade="80"/>
          </w:tcPr>
          <w:p w14:paraId="1FBA7840"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14:paraId="1FBA7841" w14:textId="0FFAD2BB" w:rsidR="000C4E1A" w:rsidRPr="00FD2DB6" w:rsidRDefault="0068595C" w:rsidP="00145328">
            <w:pPr>
              <w:rPr>
                <w:rFonts w:asciiTheme="minorHAnsi" w:hAnsiTheme="minorHAnsi" w:cstheme="minorHAnsi"/>
                <w:sz w:val="22"/>
                <w:szCs w:val="22"/>
              </w:rPr>
            </w:pPr>
            <w:r w:rsidRPr="00FD2DB6">
              <w:rPr>
                <w:rFonts w:asciiTheme="minorHAnsi" w:hAnsiTheme="minorHAnsi" w:cstheme="minorHAnsi"/>
                <w:sz w:val="22"/>
                <w:szCs w:val="22"/>
              </w:rPr>
              <w:t>9158541</w:t>
            </w:r>
            <w:r w:rsidR="009E3F60" w:rsidRPr="00FD2DB6">
              <w:rPr>
                <w:rFonts w:asciiTheme="minorHAnsi" w:hAnsiTheme="minorHAnsi" w:cstheme="minorHAnsi"/>
                <w:sz w:val="22"/>
                <w:szCs w:val="22"/>
              </w:rPr>
              <w:t xml:space="preserve"> </w:t>
            </w:r>
          </w:p>
        </w:tc>
      </w:tr>
      <w:tr w:rsidR="000C4E1A" w:rsidRPr="007E7B27" w14:paraId="1FBA7845" w14:textId="77777777" w:rsidTr="000C4E1A">
        <w:tc>
          <w:tcPr>
            <w:tcW w:w="1341" w:type="dxa"/>
            <w:shd w:val="clear" w:color="auto" w:fill="808080" w:themeFill="background1" w:themeFillShade="80"/>
          </w:tcPr>
          <w:p w14:paraId="1FBA7843"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14:paraId="3D5D401A" w14:textId="7EC57AD0" w:rsidR="009E3F60" w:rsidRPr="00FD2DB6" w:rsidRDefault="009E3F60" w:rsidP="009E3F60">
            <w:pPr>
              <w:rPr>
                <w:rFonts w:asciiTheme="minorHAnsi" w:hAnsiTheme="minorHAnsi" w:cstheme="minorHAnsi"/>
                <w:sz w:val="22"/>
                <w:szCs w:val="22"/>
              </w:rPr>
            </w:pPr>
            <w:r w:rsidRPr="00FD2DB6">
              <w:rPr>
                <w:rFonts w:asciiTheme="minorHAnsi" w:hAnsiTheme="minorHAnsi" w:cstheme="minorHAnsi"/>
                <w:sz w:val="22"/>
                <w:szCs w:val="22"/>
              </w:rPr>
              <w:t>U.S. and Canada: +1 877 244 6871 or +1 877 278 7196</w:t>
            </w:r>
          </w:p>
          <w:p w14:paraId="1FBA7844" w14:textId="79056BEE" w:rsidR="000C4E1A" w:rsidRPr="00FD2DB6" w:rsidRDefault="009E3F60" w:rsidP="009E3F60">
            <w:pPr>
              <w:rPr>
                <w:rFonts w:asciiTheme="minorHAnsi" w:hAnsiTheme="minorHAnsi" w:cstheme="minorHAnsi"/>
                <w:sz w:val="22"/>
                <w:szCs w:val="22"/>
              </w:rPr>
            </w:pPr>
            <w:r w:rsidRPr="00FD2DB6">
              <w:rPr>
                <w:rFonts w:asciiTheme="minorHAnsi" w:hAnsiTheme="minorHAnsi" w:cstheme="minorHAnsi"/>
                <w:sz w:val="22"/>
                <w:szCs w:val="22"/>
              </w:rPr>
              <w:t>Intl. Collect: +1 715 346 0859 or +1 715 295 9973</w:t>
            </w:r>
          </w:p>
        </w:tc>
      </w:tr>
    </w:tbl>
    <w:p w14:paraId="0790BDD7" w14:textId="77777777" w:rsidR="0077406D" w:rsidRDefault="0077406D" w:rsidP="000C4E1A"/>
    <w:p w14:paraId="1FBA7847" w14:textId="56CFA4C4" w:rsidR="000C4E1A" w:rsidRDefault="000C4E1A" w:rsidP="000C4E1A">
      <w:r>
        <w:t>Please ensure you provide the following details to your trip coordinator:</w:t>
      </w:r>
    </w:p>
    <w:p w14:paraId="1FBA7848" w14:textId="77777777" w:rsidR="000C4E1A" w:rsidRDefault="000C4E1A" w:rsidP="00166EDE">
      <w:pPr>
        <w:pStyle w:val="ListParagraph"/>
        <w:numPr>
          <w:ilvl w:val="0"/>
          <w:numId w:val="2"/>
        </w:numPr>
        <w:spacing w:after="0" w:line="240" w:lineRule="auto"/>
      </w:pPr>
      <w:r>
        <w:lastRenderedPageBreak/>
        <w:t>Your flight and hotel details.</w:t>
      </w:r>
    </w:p>
    <w:p w14:paraId="1FBA7849" w14:textId="1D8A693D" w:rsidR="000C4E1A" w:rsidRDefault="000C4E1A" w:rsidP="00166EDE">
      <w:pPr>
        <w:pStyle w:val="ListParagraph"/>
        <w:numPr>
          <w:ilvl w:val="0"/>
          <w:numId w:val="2"/>
        </w:numPr>
        <w:spacing w:after="0" w:line="240" w:lineRule="auto"/>
      </w:pPr>
      <w:r>
        <w:t>You</w:t>
      </w:r>
      <w:r w:rsidR="00376056">
        <w:t>r</w:t>
      </w:r>
      <w:r>
        <w:t xml:space="preserve"> mobile phone number (please ensure it is switched to international roaming).</w:t>
      </w:r>
    </w:p>
    <w:p w14:paraId="1FBA784A" w14:textId="549BBD31" w:rsidR="000C4E1A" w:rsidRDefault="000C4E1A" w:rsidP="00166EDE">
      <w:pPr>
        <w:pStyle w:val="ListParagraph"/>
        <w:numPr>
          <w:ilvl w:val="0"/>
          <w:numId w:val="2"/>
        </w:numPr>
        <w:spacing w:after="0" w:line="240" w:lineRule="auto"/>
      </w:pPr>
      <w:r>
        <w:t xml:space="preserve">Any VOIP details (such as </w:t>
      </w:r>
      <w:r w:rsidRPr="000B24A8">
        <w:t>WhatsApp</w:t>
      </w:r>
      <w:r w:rsidR="000B24A8">
        <w:t xml:space="preserve"> and/or Signal</w:t>
      </w:r>
      <w:r>
        <w:t>).</w:t>
      </w:r>
    </w:p>
    <w:p w14:paraId="1FBA784B" w14:textId="77777777" w:rsidR="000C4E1A" w:rsidRDefault="000C4E1A" w:rsidP="00166EDE">
      <w:pPr>
        <w:pStyle w:val="ListParagraph"/>
        <w:numPr>
          <w:ilvl w:val="0"/>
          <w:numId w:val="2"/>
        </w:numPr>
        <w:spacing w:after="0" w:line="240" w:lineRule="auto"/>
      </w:pPr>
      <w:r>
        <w:t>Any medicines or medical details we should be aware of.</w:t>
      </w:r>
    </w:p>
    <w:p w14:paraId="1FBA784C" w14:textId="77777777" w:rsidR="000C4E1A" w:rsidRDefault="000C4E1A" w:rsidP="00166EDE">
      <w:pPr>
        <w:pStyle w:val="ListParagraph"/>
        <w:numPr>
          <w:ilvl w:val="0"/>
          <w:numId w:val="2"/>
        </w:numPr>
        <w:spacing w:after="0" w:line="240" w:lineRule="auto"/>
      </w:pPr>
      <w:r>
        <w:t>You next of kin details.</w:t>
      </w:r>
    </w:p>
    <w:p w14:paraId="1FBA784D" w14:textId="74A976EC" w:rsidR="000C4E1A" w:rsidRPr="00AF1360" w:rsidRDefault="000C4E1A" w:rsidP="000C4E1A">
      <w:pPr>
        <w:spacing w:before="240"/>
        <w:rPr>
          <w:b/>
          <w:color w:val="000000" w:themeColor="text1"/>
          <w:sz w:val="28"/>
        </w:rPr>
      </w:pPr>
      <w:r w:rsidRPr="00AF1360">
        <w:rPr>
          <w:b/>
          <w:color w:val="000000" w:themeColor="text1"/>
          <w:sz w:val="28"/>
        </w:rPr>
        <w:t>Registrations</w:t>
      </w:r>
    </w:p>
    <w:p w14:paraId="1FBA784E" w14:textId="1887BEE3" w:rsidR="000C4E1A" w:rsidRDefault="000C4E1A" w:rsidP="003654E5">
      <w:pPr>
        <w:spacing w:line="240" w:lineRule="auto"/>
        <w:ind w:left="720"/>
      </w:pPr>
      <w:r>
        <w:rPr>
          <w:noProof/>
        </w:rPr>
        <w:drawing>
          <wp:anchor distT="0" distB="0" distL="114300" distR="114300" simplePos="0" relativeHeight="251658247"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r:id="rId24" w:history="1">
        <w:r w:rsidR="00517494" w:rsidRPr="005B3215">
          <w:rPr>
            <w:rStyle w:val="Hyperlink"/>
          </w:rPr>
          <w:t>https://step.state.gov/step/</w:t>
        </w:r>
      </w:hyperlink>
    </w:p>
    <w:p w14:paraId="1FBA784F" w14:textId="72429C89" w:rsidR="000C4E1A" w:rsidRPr="000B24A8" w:rsidRDefault="000C4E1A" w:rsidP="000C4E1A">
      <w:pPr>
        <w:spacing w:before="240"/>
        <w:rPr>
          <w:b/>
          <w:color w:val="000000" w:themeColor="text1"/>
          <w:sz w:val="28"/>
          <w:szCs w:val="28"/>
        </w:rPr>
      </w:pPr>
      <w:r w:rsidRPr="37EABFA9">
        <w:rPr>
          <w:b/>
          <w:color w:val="000000" w:themeColor="text1"/>
          <w:sz w:val="28"/>
          <w:szCs w:val="28"/>
        </w:rPr>
        <w:t>Insurances</w:t>
      </w:r>
    </w:p>
    <w:p w14:paraId="2AE6E3BE" w14:textId="77777777" w:rsidR="00073E3A" w:rsidRDefault="000C4E1A" w:rsidP="006E612E">
      <w:pPr>
        <w:spacing w:before="120" w:after="120" w:line="240" w:lineRule="auto"/>
        <w:rPr>
          <w:ins w:id="234" w:author="Stephanie Verganza" w:date="2024-03-08T11:32:00Z"/>
          <w:color w:val="000000" w:themeColor="text1"/>
        </w:rPr>
      </w:pPr>
      <w:r w:rsidRPr="000B24A8">
        <w:rPr>
          <w:noProof/>
        </w:rPr>
        <w:drawing>
          <wp:anchor distT="0" distB="0" distL="114300" distR="114300" simplePos="0" relativeHeight="251658246"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ins w:id="235" w:author="Stephanie Verganza" w:date="2024-03-08T11:31:00Z">
        <w:r w:rsidR="004B1A24">
          <w:rPr>
            <w:color w:val="000000" w:themeColor="text1"/>
          </w:rPr>
          <w:t xml:space="preserve">All travelers are automatically enrolled in coverage through </w:t>
        </w:r>
        <w:r w:rsidR="00374FD0">
          <w:rPr>
            <w:color w:val="000000" w:themeColor="text1"/>
          </w:rPr>
          <w:t xml:space="preserve">the </w:t>
        </w:r>
        <w:r w:rsidR="004B1A24">
          <w:rPr>
            <w:color w:val="000000" w:themeColor="text1"/>
          </w:rPr>
          <w:t>AIG</w:t>
        </w:r>
        <w:r w:rsidR="00374FD0">
          <w:rPr>
            <w:color w:val="000000" w:themeColor="text1"/>
          </w:rPr>
          <w:t xml:space="preserve"> trave</w:t>
        </w:r>
      </w:ins>
      <w:ins w:id="236" w:author="Stephanie Verganza" w:date="2024-03-08T11:32:00Z">
        <w:r w:rsidR="00374FD0">
          <w:rPr>
            <w:color w:val="000000" w:themeColor="text1"/>
          </w:rPr>
          <w:t xml:space="preserve">l insurance. </w:t>
        </w:r>
      </w:ins>
    </w:p>
    <w:p w14:paraId="4E2D7339" w14:textId="169C504B" w:rsidR="00073E3A" w:rsidRDefault="00073E3A" w:rsidP="006E612E">
      <w:pPr>
        <w:spacing w:before="120" w:after="120" w:line="240" w:lineRule="auto"/>
        <w:rPr>
          <w:ins w:id="237" w:author="Stephanie Verganza" w:date="2024-03-08T11:32:00Z"/>
          <w:color w:val="000000" w:themeColor="text1"/>
        </w:rPr>
      </w:pPr>
    </w:p>
    <w:p w14:paraId="6BF3BE90" w14:textId="2B4206E1" w:rsidR="00073E3A" w:rsidRPr="00A12B59" w:rsidRDefault="00073E3A" w:rsidP="00073E3A">
      <w:pPr>
        <w:spacing w:before="120" w:after="120" w:line="240" w:lineRule="auto"/>
        <w:rPr>
          <w:ins w:id="238" w:author="Stephanie Verganza" w:date="2024-03-08T11:33:00Z"/>
          <w:b/>
          <w:bCs/>
          <w:color w:val="000000" w:themeColor="text1"/>
          <w:rPrChange w:id="239" w:author="Stephanie Verganza" w:date="2024-03-08T11:35:00Z">
            <w:rPr>
              <w:ins w:id="240" w:author="Stephanie Verganza" w:date="2024-03-08T11:33:00Z"/>
              <w:color w:val="000000" w:themeColor="text1"/>
            </w:rPr>
          </w:rPrChange>
        </w:rPr>
      </w:pPr>
      <w:ins w:id="241" w:author="Stephanie Verganza" w:date="2024-03-08T11:33:00Z">
        <w:r w:rsidRPr="00A12B59">
          <w:rPr>
            <w:b/>
            <w:bCs/>
            <w:color w:val="000000" w:themeColor="text1"/>
            <w:rPrChange w:id="242" w:author="Stephanie Verganza" w:date="2024-03-08T11:35:00Z">
              <w:rPr>
                <w:color w:val="000000" w:themeColor="text1"/>
              </w:rPr>
            </w:rPrChange>
          </w:rPr>
          <w:t>What does it cover?</w:t>
        </w:r>
      </w:ins>
    </w:p>
    <w:p w14:paraId="00E295B9" w14:textId="5378915D" w:rsidR="00073E3A" w:rsidRPr="00073E3A" w:rsidRDefault="00073E3A">
      <w:pPr>
        <w:pStyle w:val="ListParagraph"/>
        <w:numPr>
          <w:ilvl w:val="0"/>
          <w:numId w:val="21"/>
        </w:numPr>
        <w:spacing w:before="120" w:after="120" w:line="240" w:lineRule="auto"/>
        <w:rPr>
          <w:ins w:id="243" w:author="Stephanie Verganza" w:date="2024-03-08T11:33:00Z"/>
          <w:color w:val="000000" w:themeColor="text1"/>
          <w:rPrChange w:id="244" w:author="Stephanie Verganza" w:date="2024-03-08T11:33:00Z">
            <w:rPr>
              <w:ins w:id="245" w:author="Stephanie Verganza" w:date="2024-03-08T11:33:00Z"/>
            </w:rPr>
          </w:rPrChange>
        </w:rPr>
        <w:pPrChange w:id="246" w:author="Stephanie Verganza" w:date="2024-03-08T11:33:00Z">
          <w:pPr>
            <w:spacing w:before="120" w:after="120" w:line="240" w:lineRule="auto"/>
          </w:pPr>
        </w:pPrChange>
      </w:pPr>
      <w:ins w:id="247" w:author="Stephanie Verganza" w:date="2024-03-08T11:33:00Z">
        <w:r w:rsidRPr="00073E3A">
          <w:rPr>
            <w:color w:val="000000" w:themeColor="text1"/>
            <w:rPrChange w:id="248" w:author="Stephanie Verganza" w:date="2024-03-08T11:33:00Z">
              <w:rPr/>
            </w:rPrChange>
          </w:rPr>
          <w:t>Travel assistance services including hotel and rental vehicle re-booking, roadside</w:t>
        </w:r>
      </w:ins>
    </w:p>
    <w:p w14:paraId="0F9693FB" w14:textId="0AD369F9" w:rsidR="00073E3A" w:rsidRPr="00073E3A" w:rsidRDefault="00073E3A">
      <w:pPr>
        <w:pStyle w:val="ListParagraph"/>
        <w:numPr>
          <w:ilvl w:val="0"/>
          <w:numId w:val="21"/>
        </w:numPr>
        <w:spacing w:before="120" w:after="120" w:line="240" w:lineRule="auto"/>
        <w:rPr>
          <w:ins w:id="249" w:author="Stephanie Verganza" w:date="2024-03-08T11:33:00Z"/>
          <w:color w:val="000000" w:themeColor="text1"/>
          <w:rPrChange w:id="250" w:author="Stephanie Verganza" w:date="2024-03-08T11:33:00Z">
            <w:rPr>
              <w:ins w:id="251" w:author="Stephanie Verganza" w:date="2024-03-08T11:33:00Z"/>
            </w:rPr>
          </w:rPrChange>
        </w:rPr>
        <w:pPrChange w:id="252" w:author="Stephanie Verganza" w:date="2024-03-08T11:33:00Z">
          <w:pPr>
            <w:spacing w:before="120" w:after="120" w:line="240" w:lineRule="auto"/>
          </w:pPr>
        </w:pPrChange>
      </w:pPr>
      <w:ins w:id="253" w:author="Stephanie Verganza" w:date="2024-03-08T11:33:00Z">
        <w:r w:rsidRPr="00073E3A">
          <w:rPr>
            <w:color w:val="000000" w:themeColor="text1"/>
            <w:rPrChange w:id="254" w:author="Stephanie Verganza" w:date="2024-03-08T11:33:00Z">
              <w:rPr/>
            </w:rPrChange>
          </w:rPr>
          <w:t>assistance, emergency return travel arrangements, assistance with lost/stolen baggage,</w:t>
        </w:r>
      </w:ins>
    </w:p>
    <w:p w14:paraId="1EB7B963" w14:textId="2DF12333" w:rsidR="00073E3A" w:rsidRPr="00073E3A" w:rsidRDefault="00073E3A">
      <w:pPr>
        <w:pStyle w:val="ListParagraph"/>
        <w:numPr>
          <w:ilvl w:val="0"/>
          <w:numId w:val="21"/>
        </w:numPr>
        <w:spacing w:before="120" w:after="120" w:line="240" w:lineRule="auto"/>
        <w:rPr>
          <w:ins w:id="255" w:author="Stephanie Verganza" w:date="2024-03-08T11:33:00Z"/>
          <w:color w:val="000000" w:themeColor="text1"/>
          <w:rPrChange w:id="256" w:author="Stephanie Verganza" w:date="2024-03-08T11:33:00Z">
            <w:rPr>
              <w:ins w:id="257" w:author="Stephanie Verganza" w:date="2024-03-08T11:33:00Z"/>
            </w:rPr>
          </w:rPrChange>
        </w:rPr>
        <w:pPrChange w:id="258" w:author="Stephanie Verganza" w:date="2024-03-08T11:33:00Z">
          <w:pPr>
            <w:spacing w:before="120" w:after="120" w:line="240" w:lineRule="auto"/>
          </w:pPr>
        </w:pPrChange>
      </w:pPr>
      <w:ins w:id="259" w:author="Stephanie Verganza" w:date="2024-03-08T11:33:00Z">
        <w:r w:rsidRPr="00073E3A">
          <w:rPr>
            <w:color w:val="000000" w:themeColor="text1"/>
            <w:rPrChange w:id="260" w:author="Stephanie Verganza" w:date="2024-03-08T11:33:00Z">
              <w:rPr/>
            </w:rPrChange>
          </w:rPr>
          <w:t>assistance with lost passport or travel documents, emergency telephone interpretation</w:t>
        </w:r>
      </w:ins>
    </w:p>
    <w:p w14:paraId="094FC899" w14:textId="628E8304" w:rsidR="00073E3A" w:rsidRPr="00073E3A" w:rsidRDefault="00073E3A">
      <w:pPr>
        <w:pStyle w:val="ListParagraph"/>
        <w:numPr>
          <w:ilvl w:val="0"/>
          <w:numId w:val="21"/>
        </w:numPr>
        <w:spacing w:before="120" w:after="120" w:line="240" w:lineRule="auto"/>
        <w:rPr>
          <w:ins w:id="261" w:author="Stephanie Verganza" w:date="2024-03-08T11:33:00Z"/>
          <w:color w:val="000000" w:themeColor="text1"/>
          <w:rPrChange w:id="262" w:author="Stephanie Verganza" w:date="2024-03-08T11:33:00Z">
            <w:rPr>
              <w:ins w:id="263" w:author="Stephanie Verganza" w:date="2024-03-08T11:33:00Z"/>
            </w:rPr>
          </w:rPrChange>
        </w:rPr>
        <w:pPrChange w:id="264" w:author="Stephanie Verganza" w:date="2024-03-08T11:33:00Z">
          <w:pPr>
            <w:spacing w:before="120" w:after="120" w:line="240" w:lineRule="auto"/>
          </w:pPr>
        </w:pPrChange>
      </w:pPr>
      <w:ins w:id="265" w:author="Stephanie Verganza" w:date="2024-03-08T11:33:00Z">
        <w:r w:rsidRPr="00073E3A">
          <w:rPr>
            <w:color w:val="000000" w:themeColor="text1"/>
            <w:rPrChange w:id="266" w:author="Stephanie Verganza" w:date="2024-03-08T11:33:00Z">
              <w:rPr/>
            </w:rPrChange>
          </w:rPr>
          <w:t>assistance and many other services</w:t>
        </w:r>
      </w:ins>
    </w:p>
    <w:p w14:paraId="54CF4533" w14:textId="3A8631B2" w:rsidR="00073E3A" w:rsidRPr="00073E3A" w:rsidRDefault="00073E3A">
      <w:pPr>
        <w:pStyle w:val="ListParagraph"/>
        <w:numPr>
          <w:ilvl w:val="0"/>
          <w:numId w:val="21"/>
        </w:numPr>
        <w:spacing w:before="120" w:after="120" w:line="240" w:lineRule="auto"/>
        <w:rPr>
          <w:ins w:id="267" w:author="Stephanie Verganza" w:date="2024-03-08T11:33:00Z"/>
          <w:color w:val="000000" w:themeColor="text1"/>
          <w:rPrChange w:id="268" w:author="Stephanie Verganza" w:date="2024-03-08T11:33:00Z">
            <w:rPr>
              <w:ins w:id="269" w:author="Stephanie Verganza" w:date="2024-03-08T11:33:00Z"/>
            </w:rPr>
          </w:rPrChange>
        </w:rPr>
        <w:pPrChange w:id="270" w:author="Stephanie Verganza" w:date="2024-03-08T11:33:00Z">
          <w:pPr>
            <w:spacing w:before="120" w:after="120" w:line="240" w:lineRule="auto"/>
          </w:pPr>
        </w:pPrChange>
      </w:pPr>
      <w:ins w:id="271" w:author="Stephanie Verganza" w:date="2024-03-08T11:33:00Z">
        <w:r w:rsidRPr="00073E3A">
          <w:rPr>
            <w:color w:val="000000" w:themeColor="text1"/>
            <w:rPrChange w:id="272" w:author="Stephanie Verganza" w:date="2024-03-08T11:33:00Z">
              <w:rPr/>
            </w:rPrChange>
          </w:rPr>
          <w:t>Medical emergency evacuation</w:t>
        </w:r>
      </w:ins>
    </w:p>
    <w:p w14:paraId="2E9E8CC8" w14:textId="13F763BA" w:rsidR="00073E3A" w:rsidRPr="00073E3A" w:rsidRDefault="00073E3A">
      <w:pPr>
        <w:pStyle w:val="ListParagraph"/>
        <w:numPr>
          <w:ilvl w:val="0"/>
          <w:numId w:val="21"/>
        </w:numPr>
        <w:spacing w:before="120" w:after="120" w:line="240" w:lineRule="auto"/>
        <w:rPr>
          <w:ins w:id="273" w:author="Stephanie Verganza" w:date="2024-03-08T11:33:00Z"/>
          <w:color w:val="000000" w:themeColor="text1"/>
          <w:rPrChange w:id="274" w:author="Stephanie Verganza" w:date="2024-03-08T11:33:00Z">
            <w:rPr>
              <w:ins w:id="275" w:author="Stephanie Verganza" w:date="2024-03-08T11:33:00Z"/>
            </w:rPr>
          </w:rPrChange>
        </w:rPr>
        <w:pPrChange w:id="276" w:author="Stephanie Verganza" w:date="2024-03-08T11:33:00Z">
          <w:pPr>
            <w:spacing w:before="120" w:after="120" w:line="240" w:lineRule="auto"/>
          </w:pPr>
        </w:pPrChange>
      </w:pPr>
      <w:ins w:id="277" w:author="Stephanie Verganza" w:date="2024-03-08T11:33:00Z">
        <w:r w:rsidRPr="00073E3A">
          <w:rPr>
            <w:color w:val="000000" w:themeColor="text1"/>
            <w:rPrChange w:id="278" w:author="Stephanie Verganza" w:date="2024-03-08T11:33:00Z">
              <w:rPr/>
            </w:rPrChange>
          </w:rPr>
          <w:t>Out-of-Country medical expense (does cover medical expenses related to COVID-19)</w:t>
        </w:r>
      </w:ins>
    </w:p>
    <w:p w14:paraId="138BAF53" w14:textId="3AF03649" w:rsidR="00073E3A" w:rsidRPr="00073E3A" w:rsidRDefault="00073E3A">
      <w:pPr>
        <w:pStyle w:val="ListParagraph"/>
        <w:numPr>
          <w:ilvl w:val="0"/>
          <w:numId w:val="21"/>
        </w:numPr>
        <w:spacing w:before="120" w:after="120" w:line="240" w:lineRule="auto"/>
        <w:rPr>
          <w:ins w:id="279" w:author="Stephanie Verganza" w:date="2024-03-08T11:33:00Z"/>
          <w:color w:val="000000" w:themeColor="text1"/>
          <w:rPrChange w:id="280" w:author="Stephanie Verganza" w:date="2024-03-08T11:33:00Z">
            <w:rPr>
              <w:ins w:id="281" w:author="Stephanie Verganza" w:date="2024-03-08T11:33:00Z"/>
            </w:rPr>
          </w:rPrChange>
        </w:rPr>
        <w:pPrChange w:id="282" w:author="Stephanie Verganza" w:date="2024-03-08T11:33:00Z">
          <w:pPr>
            <w:spacing w:before="120" w:after="120" w:line="240" w:lineRule="auto"/>
          </w:pPr>
        </w:pPrChange>
      </w:pPr>
      <w:ins w:id="283" w:author="Stephanie Verganza" w:date="2024-03-08T11:33:00Z">
        <w:r w:rsidRPr="00073E3A">
          <w:rPr>
            <w:color w:val="000000" w:themeColor="text1"/>
            <w:rPrChange w:id="284" w:author="Stephanie Verganza" w:date="2024-03-08T11:33:00Z">
              <w:rPr/>
            </w:rPrChange>
          </w:rPr>
          <w:t>Physician/hospital/dental/vision referrals while out of home country</w:t>
        </w:r>
      </w:ins>
    </w:p>
    <w:p w14:paraId="70D1AE62" w14:textId="4AF1C9E1" w:rsidR="00073E3A" w:rsidRPr="00073E3A" w:rsidRDefault="00073E3A">
      <w:pPr>
        <w:pStyle w:val="ListParagraph"/>
        <w:numPr>
          <w:ilvl w:val="0"/>
          <w:numId w:val="21"/>
        </w:numPr>
        <w:spacing w:before="120" w:after="120" w:line="240" w:lineRule="auto"/>
        <w:rPr>
          <w:ins w:id="285" w:author="Stephanie Verganza" w:date="2024-03-08T11:33:00Z"/>
          <w:color w:val="000000" w:themeColor="text1"/>
          <w:rPrChange w:id="286" w:author="Stephanie Verganza" w:date="2024-03-08T11:33:00Z">
            <w:rPr>
              <w:ins w:id="287" w:author="Stephanie Verganza" w:date="2024-03-08T11:33:00Z"/>
            </w:rPr>
          </w:rPrChange>
        </w:rPr>
        <w:pPrChange w:id="288" w:author="Stephanie Verganza" w:date="2024-03-08T11:33:00Z">
          <w:pPr>
            <w:spacing w:before="120" w:after="120" w:line="240" w:lineRule="auto"/>
          </w:pPr>
        </w:pPrChange>
      </w:pPr>
      <w:ins w:id="289" w:author="Stephanie Verganza" w:date="2024-03-08T11:33:00Z">
        <w:r w:rsidRPr="00073E3A">
          <w:rPr>
            <w:color w:val="000000" w:themeColor="text1"/>
            <w:rPrChange w:id="290" w:author="Stephanie Verganza" w:date="2024-03-08T11:33:00Z">
              <w:rPr/>
            </w:rPrChange>
          </w:rPr>
          <w:t>Emergency prescription replacement (if medications are lost or stolen)</w:t>
        </w:r>
      </w:ins>
    </w:p>
    <w:p w14:paraId="371BDE63" w14:textId="527511EE" w:rsidR="00073E3A" w:rsidRPr="00073E3A" w:rsidRDefault="00073E3A">
      <w:pPr>
        <w:pStyle w:val="ListParagraph"/>
        <w:numPr>
          <w:ilvl w:val="0"/>
          <w:numId w:val="21"/>
        </w:numPr>
        <w:spacing w:before="120" w:after="120" w:line="240" w:lineRule="auto"/>
        <w:rPr>
          <w:ins w:id="291" w:author="Stephanie Verganza" w:date="2024-03-08T11:33:00Z"/>
          <w:color w:val="000000" w:themeColor="text1"/>
          <w:rPrChange w:id="292" w:author="Stephanie Verganza" w:date="2024-03-08T11:33:00Z">
            <w:rPr>
              <w:ins w:id="293" w:author="Stephanie Verganza" w:date="2024-03-08T11:33:00Z"/>
            </w:rPr>
          </w:rPrChange>
        </w:rPr>
        <w:pPrChange w:id="294" w:author="Stephanie Verganza" w:date="2024-03-08T11:33:00Z">
          <w:pPr>
            <w:spacing w:before="120" w:after="120" w:line="240" w:lineRule="auto"/>
          </w:pPr>
        </w:pPrChange>
      </w:pPr>
      <w:ins w:id="295" w:author="Stephanie Verganza" w:date="2024-03-08T11:33:00Z">
        <w:r w:rsidRPr="00073E3A">
          <w:rPr>
            <w:color w:val="000000" w:themeColor="text1"/>
            <w:rPrChange w:id="296" w:author="Stephanie Verganza" w:date="2024-03-08T11:33:00Z">
              <w:rPr/>
            </w:rPrChange>
          </w:rPr>
          <w:t>Dispatch of doctor or specialist to bedside in country</w:t>
        </w:r>
      </w:ins>
    </w:p>
    <w:p w14:paraId="432F4E50" w14:textId="28271E68" w:rsidR="00073E3A" w:rsidRPr="00073E3A" w:rsidRDefault="00073E3A">
      <w:pPr>
        <w:pStyle w:val="ListParagraph"/>
        <w:numPr>
          <w:ilvl w:val="0"/>
          <w:numId w:val="21"/>
        </w:numPr>
        <w:spacing w:before="120" w:after="120" w:line="240" w:lineRule="auto"/>
        <w:rPr>
          <w:ins w:id="297" w:author="Stephanie Verganza" w:date="2024-03-08T11:33:00Z"/>
          <w:color w:val="000000" w:themeColor="text1"/>
          <w:rPrChange w:id="298" w:author="Stephanie Verganza" w:date="2024-03-08T11:33:00Z">
            <w:rPr>
              <w:ins w:id="299" w:author="Stephanie Verganza" w:date="2024-03-08T11:33:00Z"/>
            </w:rPr>
          </w:rPrChange>
        </w:rPr>
        <w:pPrChange w:id="300" w:author="Stephanie Verganza" w:date="2024-03-08T11:33:00Z">
          <w:pPr>
            <w:spacing w:before="120" w:after="120" w:line="240" w:lineRule="auto"/>
          </w:pPr>
        </w:pPrChange>
      </w:pPr>
      <w:ins w:id="301" w:author="Stephanie Verganza" w:date="2024-03-08T11:33:00Z">
        <w:r w:rsidRPr="00073E3A">
          <w:rPr>
            <w:color w:val="000000" w:themeColor="text1"/>
            <w:rPrChange w:id="302" w:author="Stephanie Verganza" w:date="2024-03-08T11:33:00Z">
              <w:rPr/>
            </w:rPrChange>
          </w:rPr>
          <w:t>In-patient and out-patient medical case management</w:t>
        </w:r>
      </w:ins>
    </w:p>
    <w:p w14:paraId="08DC1E72" w14:textId="0AC90C5E" w:rsidR="00073E3A" w:rsidRPr="00073E3A" w:rsidRDefault="00073E3A">
      <w:pPr>
        <w:pStyle w:val="ListParagraph"/>
        <w:numPr>
          <w:ilvl w:val="0"/>
          <w:numId w:val="21"/>
        </w:numPr>
        <w:spacing w:before="120" w:after="120" w:line="240" w:lineRule="auto"/>
        <w:rPr>
          <w:ins w:id="303" w:author="Stephanie Verganza" w:date="2024-03-08T11:33:00Z"/>
          <w:color w:val="000000" w:themeColor="text1"/>
          <w:rPrChange w:id="304" w:author="Stephanie Verganza" w:date="2024-03-08T11:33:00Z">
            <w:rPr>
              <w:ins w:id="305" w:author="Stephanie Verganza" w:date="2024-03-08T11:33:00Z"/>
            </w:rPr>
          </w:rPrChange>
        </w:rPr>
        <w:pPrChange w:id="306" w:author="Stephanie Verganza" w:date="2024-03-08T11:33:00Z">
          <w:pPr>
            <w:spacing w:before="120" w:after="120" w:line="240" w:lineRule="auto"/>
          </w:pPr>
        </w:pPrChange>
      </w:pPr>
      <w:ins w:id="307" w:author="Stephanie Verganza" w:date="2024-03-08T11:33:00Z">
        <w:r w:rsidRPr="00073E3A">
          <w:rPr>
            <w:color w:val="000000" w:themeColor="text1"/>
            <w:rPrChange w:id="308" w:author="Stephanie Verganza" w:date="2024-03-08T11:33:00Z">
              <w:rPr/>
            </w:rPrChange>
          </w:rPr>
          <w:t>Security and political evacuations</w:t>
        </w:r>
      </w:ins>
    </w:p>
    <w:p w14:paraId="7F88A48C" w14:textId="4FC379EC" w:rsidR="00073E3A" w:rsidRPr="00073E3A" w:rsidRDefault="00073E3A">
      <w:pPr>
        <w:pStyle w:val="ListParagraph"/>
        <w:numPr>
          <w:ilvl w:val="0"/>
          <w:numId w:val="21"/>
        </w:numPr>
        <w:spacing w:before="120" w:after="120" w:line="240" w:lineRule="auto"/>
        <w:rPr>
          <w:ins w:id="309" w:author="Stephanie Verganza" w:date="2024-03-08T11:33:00Z"/>
          <w:color w:val="000000" w:themeColor="text1"/>
          <w:rPrChange w:id="310" w:author="Stephanie Verganza" w:date="2024-03-08T11:33:00Z">
            <w:rPr>
              <w:ins w:id="311" w:author="Stephanie Verganza" w:date="2024-03-08T11:33:00Z"/>
            </w:rPr>
          </w:rPrChange>
        </w:rPr>
        <w:pPrChange w:id="312" w:author="Stephanie Verganza" w:date="2024-03-08T11:33:00Z">
          <w:pPr>
            <w:spacing w:before="120" w:after="120" w:line="240" w:lineRule="auto"/>
          </w:pPr>
        </w:pPrChange>
      </w:pPr>
      <w:ins w:id="313" w:author="Stephanie Verganza" w:date="2024-03-08T11:33:00Z">
        <w:r w:rsidRPr="00073E3A">
          <w:rPr>
            <w:color w:val="000000" w:themeColor="text1"/>
            <w:rPrChange w:id="314" w:author="Stephanie Verganza" w:date="2024-03-08T11:33:00Z">
              <w:rPr/>
            </w:rPrChange>
          </w:rPr>
          <w:t>Natural disaster coverage</w:t>
        </w:r>
      </w:ins>
    </w:p>
    <w:p w14:paraId="381D8459" w14:textId="246C8983" w:rsidR="00073E3A" w:rsidRPr="00073E3A" w:rsidRDefault="00073E3A">
      <w:pPr>
        <w:pStyle w:val="ListParagraph"/>
        <w:numPr>
          <w:ilvl w:val="0"/>
          <w:numId w:val="21"/>
        </w:numPr>
        <w:spacing w:before="120" w:after="120" w:line="240" w:lineRule="auto"/>
        <w:rPr>
          <w:ins w:id="315" w:author="Stephanie Verganza" w:date="2024-03-08T11:33:00Z"/>
          <w:color w:val="000000" w:themeColor="text1"/>
          <w:rPrChange w:id="316" w:author="Stephanie Verganza" w:date="2024-03-08T11:33:00Z">
            <w:rPr>
              <w:ins w:id="317" w:author="Stephanie Verganza" w:date="2024-03-08T11:33:00Z"/>
            </w:rPr>
          </w:rPrChange>
        </w:rPr>
        <w:pPrChange w:id="318" w:author="Stephanie Verganza" w:date="2024-03-08T11:33:00Z">
          <w:pPr>
            <w:spacing w:before="120" w:after="120" w:line="240" w:lineRule="auto"/>
          </w:pPr>
        </w:pPrChange>
      </w:pPr>
      <w:ins w:id="319" w:author="Stephanie Verganza" w:date="2024-03-08T11:33:00Z">
        <w:r w:rsidRPr="00073E3A">
          <w:rPr>
            <w:color w:val="000000" w:themeColor="text1"/>
            <w:rPrChange w:id="320" w:author="Stephanie Verganza" w:date="2024-03-08T11:33:00Z">
              <w:rPr/>
            </w:rPrChange>
          </w:rPr>
          <w:t>Support for identity theft</w:t>
        </w:r>
      </w:ins>
    </w:p>
    <w:p w14:paraId="5F6B1CFA" w14:textId="42F46F5A" w:rsidR="00073E3A" w:rsidRPr="00073E3A" w:rsidRDefault="00073E3A">
      <w:pPr>
        <w:pStyle w:val="ListParagraph"/>
        <w:numPr>
          <w:ilvl w:val="0"/>
          <w:numId w:val="21"/>
        </w:numPr>
        <w:spacing w:before="120" w:after="120" w:line="240" w:lineRule="auto"/>
        <w:rPr>
          <w:ins w:id="321" w:author="Stephanie Verganza" w:date="2024-03-08T11:33:00Z"/>
          <w:color w:val="000000" w:themeColor="text1"/>
          <w:rPrChange w:id="322" w:author="Stephanie Verganza" w:date="2024-03-08T11:33:00Z">
            <w:rPr>
              <w:ins w:id="323" w:author="Stephanie Verganza" w:date="2024-03-08T11:33:00Z"/>
            </w:rPr>
          </w:rPrChange>
        </w:rPr>
        <w:pPrChange w:id="324" w:author="Stephanie Verganza" w:date="2024-03-08T11:33:00Z">
          <w:pPr>
            <w:spacing w:before="120" w:after="120" w:line="240" w:lineRule="auto"/>
          </w:pPr>
        </w:pPrChange>
      </w:pPr>
      <w:ins w:id="325" w:author="Stephanie Verganza" w:date="2024-03-08T11:33:00Z">
        <w:r w:rsidRPr="00073E3A">
          <w:rPr>
            <w:color w:val="000000" w:themeColor="text1"/>
            <w:rPrChange w:id="326" w:author="Stephanie Verganza" w:date="2024-03-08T11:33:00Z">
              <w:rPr/>
            </w:rPrChange>
          </w:rPr>
          <w:t>Accidental death, dismemberment and paralysis including home and vehicle alterations if</w:t>
        </w:r>
      </w:ins>
    </w:p>
    <w:p w14:paraId="2B438A13" w14:textId="33CAD483" w:rsidR="00073E3A" w:rsidRPr="00073E3A" w:rsidRDefault="00073E3A">
      <w:pPr>
        <w:pStyle w:val="ListParagraph"/>
        <w:numPr>
          <w:ilvl w:val="0"/>
          <w:numId w:val="21"/>
        </w:numPr>
        <w:spacing w:before="120" w:after="120" w:line="240" w:lineRule="auto"/>
        <w:rPr>
          <w:ins w:id="327" w:author="Stephanie Verganza" w:date="2024-03-08T11:33:00Z"/>
          <w:color w:val="000000" w:themeColor="text1"/>
          <w:rPrChange w:id="328" w:author="Stephanie Verganza" w:date="2024-03-08T11:33:00Z">
            <w:rPr>
              <w:ins w:id="329" w:author="Stephanie Verganza" w:date="2024-03-08T11:33:00Z"/>
            </w:rPr>
          </w:rPrChange>
        </w:rPr>
        <w:pPrChange w:id="330" w:author="Stephanie Verganza" w:date="2024-03-08T11:33:00Z">
          <w:pPr>
            <w:spacing w:before="120" w:after="120" w:line="240" w:lineRule="auto"/>
          </w:pPr>
        </w:pPrChange>
      </w:pPr>
      <w:ins w:id="331" w:author="Stephanie Verganza" w:date="2024-03-08T11:33:00Z">
        <w:r w:rsidRPr="00073E3A">
          <w:rPr>
            <w:color w:val="000000" w:themeColor="text1"/>
            <w:rPrChange w:id="332" w:author="Stephanie Verganza" w:date="2024-03-08T11:33:00Z">
              <w:rPr/>
            </w:rPrChange>
          </w:rPr>
          <w:t>needed</w:t>
        </w:r>
      </w:ins>
    </w:p>
    <w:p w14:paraId="5914B9EA" w14:textId="63F00C0E" w:rsidR="00073E3A" w:rsidRPr="00073E3A" w:rsidRDefault="00073E3A">
      <w:pPr>
        <w:pStyle w:val="ListParagraph"/>
        <w:numPr>
          <w:ilvl w:val="0"/>
          <w:numId w:val="21"/>
        </w:numPr>
        <w:spacing w:before="120" w:after="120" w:line="240" w:lineRule="auto"/>
        <w:rPr>
          <w:ins w:id="333" w:author="Stephanie Verganza" w:date="2024-03-08T11:33:00Z"/>
          <w:color w:val="000000" w:themeColor="text1"/>
          <w:rPrChange w:id="334" w:author="Stephanie Verganza" w:date="2024-03-08T11:33:00Z">
            <w:rPr>
              <w:ins w:id="335" w:author="Stephanie Verganza" w:date="2024-03-08T11:33:00Z"/>
            </w:rPr>
          </w:rPrChange>
        </w:rPr>
        <w:pPrChange w:id="336" w:author="Stephanie Verganza" w:date="2024-03-08T11:33:00Z">
          <w:pPr>
            <w:spacing w:before="120" w:after="120" w:line="240" w:lineRule="auto"/>
          </w:pPr>
        </w:pPrChange>
      </w:pPr>
      <w:ins w:id="337" w:author="Stephanie Verganza" w:date="2024-03-08T11:33:00Z">
        <w:r w:rsidRPr="00073E3A">
          <w:rPr>
            <w:color w:val="000000" w:themeColor="text1"/>
            <w:rPrChange w:id="338" w:author="Stephanie Verganza" w:date="2024-03-08T11:33:00Z">
              <w:rPr/>
            </w:rPrChange>
          </w:rPr>
          <w:t>Physical therapy, psychological or rehabilitation</w:t>
        </w:r>
      </w:ins>
    </w:p>
    <w:p w14:paraId="0B2D3CFF" w14:textId="1C0DD1E9" w:rsidR="00073E3A" w:rsidRPr="00073E3A" w:rsidRDefault="00073E3A">
      <w:pPr>
        <w:pStyle w:val="ListParagraph"/>
        <w:numPr>
          <w:ilvl w:val="0"/>
          <w:numId w:val="21"/>
        </w:numPr>
        <w:spacing w:before="120" w:after="120" w:line="240" w:lineRule="auto"/>
        <w:rPr>
          <w:ins w:id="339" w:author="Stephanie Verganza" w:date="2024-03-08T11:33:00Z"/>
          <w:color w:val="000000" w:themeColor="text1"/>
          <w:rPrChange w:id="340" w:author="Stephanie Verganza" w:date="2024-03-08T11:33:00Z">
            <w:rPr>
              <w:ins w:id="341" w:author="Stephanie Verganza" w:date="2024-03-08T11:33:00Z"/>
            </w:rPr>
          </w:rPrChange>
        </w:rPr>
        <w:pPrChange w:id="342" w:author="Stephanie Verganza" w:date="2024-03-08T11:33:00Z">
          <w:pPr>
            <w:spacing w:before="120" w:after="120" w:line="240" w:lineRule="auto"/>
          </w:pPr>
        </w:pPrChange>
      </w:pPr>
      <w:ins w:id="343" w:author="Stephanie Verganza" w:date="2024-03-08T11:33:00Z">
        <w:r w:rsidRPr="00073E3A">
          <w:rPr>
            <w:color w:val="000000" w:themeColor="text1"/>
            <w:rPrChange w:id="344" w:author="Stephanie Verganza" w:date="2024-03-08T11:33:00Z">
              <w:rPr/>
            </w:rPrChange>
          </w:rPr>
          <w:t>Bereavement and trauma counseling</w:t>
        </w:r>
      </w:ins>
    </w:p>
    <w:p w14:paraId="6189C732" w14:textId="0DFDD56D" w:rsidR="00073E3A" w:rsidRPr="00073E3A" w:rsidRDefault="00073E3A">
      <w:pPr>
        <w:pStyle w:val="ListParagraph"/>
        <w:numPr>
          <w:ilvl w:val="0"/>
          <w:numId w:val="21"/>
        </w:numPr>
        <w:spacing w:before="120" w:after="120" w:line="240" w:lineRule="auto"/>
        <w:rPr>
          <w:ins w:id="345" w:author="Stephanie Verganza" w:date="2024-03-08T11:33:00Z"/>
          <w:color w:val="000000" w:themeColor="text1"/>
          <w:rPrChange w:id="346" w:author="Stephanie Verganza" w:date="2024-03-08T11:33:00Z">
            <w:rPr>
              <w:ins w:id="347" w:author="Stephanie Verganza" w:date="2024-03-08T11:33:00Z"/>
            </w:rPr>
          </w:rPrChange>
        </w:rPr>
        <w:pPrChange w:id="348" w:author="Stephanie Verganza" w:date="2024-03-08T11:33:00Z">
          <w:pPr>
            <w:spacing w:before="120" w:after="120" w:line="240" w:lineRule="auto"/>
          </w:pPr>
        </w:pPrChange>
      </w:pPr>
      <w:ins w:id="349" w:author="Stephanie Verganza" w:date="2024-03-08T11:33:00Z">
        <w:r w:rsidRPr="00073E3A">
          <w:rPr>
            <w:color w:val="000000" w:themeColor="text1"/>
            <w:rPrChange w:id="350" w:author="Stephanie Verganza" w:date="2024-03-08T11:33:00Z">
              <w:rPr/>
            </w:rPrChange>
          </w:rPr>
          <w:t>Carjacking</w:t>
        </w:r>
      </w:ins>
    </w:p>
    <w:p w14:paraId="363DE797" w14:textId="58F3AE10" w:rsidR="00073E3A" w:rsidRPr="00073E3A" w:rsidRDefault="00073E3A">
      <w:pPr>
        <w:pStyle w:val="ListParagraph"/>
        <w:numPr>
          <w:ilvl w:val="0"/>
          <w:numId w:val="21"/>
        </w:numPr>
        <w:spacing w:before="120" w:after="120" w:line="240" w:lineRule="auto"/>
        <w:rPr>
          <w:ins w:id="351" w:author="Stephanie Verganza" w:date="2024-03-08T11:32:00Z"/>
          <w:color w:val="000000" w:themeColor="text1"/>
          <w:rPrChange w:id="352" w:author="Stephanie Verganza" w:date="2024-03-08T11:33:00Z">
            <w:rPr>
              <w:ins w:id="353" w:author="Stephanie Verganza" w:date="2024-03-08T11:32:00Z"/>
            </w:rPr>
          </w:rPrChange>
        </w:rPr>
        <w:pPrChange w:id="354" w:author="Stephanie Verganza" w:date="2024-03-08T11:33:00Z">
          <w:pPr>
            <w:spacing w:before="120" w:after="120" w:line="240" w:lineRule="auto"/>
          </w:pPr>
        </w:pPrChange>
      </w:pPr>
      <w:ins w:id="355" w:author="Stephanie Verganza" w:date="2024-03-08T11:33:00Z">
        <w:r w:rsidRPr="00073E3A">
          <w:rPr>
            <w:color w:val="000000" w:themeColor="text1"/>
            <w:rPrChange w:id="356" w:author="Stephanie Verganza" w:date="2024-03-08T11:33:00Z">
              <w:rPr/>
            </w:rPrChange>
          </w:rPr>
          <w:t>And many more services, please reference</w:t>
        </w:r>
      </w:ins>
    </w:p>
    <w:p w14:paraId="1A8B48DC" w14:textId="210D0964" w:rsidR="00AE46E9" w:rsidRPr="00AE46E9" w:rsidRDefault="00AE46E9" w:rsidP="00AE46E9">
      <w:pPr>
        <w:spacing w:before="120" w:after="120" w:line="240" w:lineRule="auto"/>
        <w:rPr>
          <w:ins w:id="357" w:author="Stephanie Verganza" w:date="2024-03-08T11:34:00Z"/>
          <w:color w:val="000000" w:themeColor="text1"/>
        </w:rPr>
      </w:pPr>
      <w:ins w:id="358" w:author="Stephanie Verganza" w:date="2024-03-08T11:34:00Z">
        <w:r w:rsidRPr="00AE46E9">
          <w:rPr>
            <w:color w:val="000000" w:themeColor="text1"/>
          </w:rPr>
          <w:t>To review coverage, ID cards, access security and travel alerts &amp; information, and more, Partners</w:t>
        </w:r>
        <w:r>
          <w:rPr>
            <w:color w:val="000000" w:themeColor="text1"/>
          </w:rPr>
          <w:t xml:space="preserve"> </w:t>
        </w:r>
        <w:r w:rsidRPr="00AE46E9">
          <w:rPr>
            <w:color w:val="000000" w:themeColor="text1"/>
          </w:rPr>
          <w:t>travelers need to create an account and enter policy number: 9158541. All POA travelers should</w:t>
        </w:r>
        <w:r>
          <w:rPr>
            <w:color w:val="000000" w:themeColor="text1"/>
          </w:rPr>
          <w:t xml:space="preserve"> </w:t>
        </w:r>
        <w:r w:rsidRPr="00AE46E9">
          <w:rPr>
            <w:color w:val="000000" w:themeColor="text1"/>
          </w:rPr>
          <w:t>create a separate account as ID cards are issued based on the registration information.</w:t>
        </w:r>
      </w:ins>
    </w:p>
    <w:p w14:paraId="6C76CFB9" w14:textId="77777777" w:rsidR="00AE46E9" w:rsidRPr="00AE46E9" w:rsidRDefault="00AE46E9" w:rsidP="00AE46E9">
      <w:pPr>
        <w:spacing w:before="120" w:after="120" w:line="240" w:lineRule="auto"/>
        <w:rPr>
          <w:ins w:id="359" w:author="Stephanie Verganza" w:date="2024-03-08T11:34:00Z"/>
          <w:b/>
          <w:bCs/>
          <w:color w:val="000000" w:themeColor="text1"/>
          <w:rPrChange w:id="360" w:author="Stephanie Verganza" w:date="2024-03-08T11:34:00Z">
            <w:rPr>
              <w:ins w:id="361" w:author="Stephanie Verganza" w:date="2024-03-08T11:34:00Z"/>
              <w:color w:val="000000" w:themeColor="text1"/>
            </w:rPr>
          </w:rPrChange>
        </w:rPr>
      </w:pPr>
      <w:ins w:id="362" w:author="Stephanie Verganza" w:date="2024-03-08T11:34:00Z">
        <w:r w:rsidRPr="00AE46E9">
          <w:rPr>
            <w:b/>
            <w:bCs/>
            <w:color w:val="000000" w:themeColor="text1"/>
            <w:rPrChange w:id="363" w:author="Stephanie Verganza" w:date="2024-03-08T11:34:00Z">
              <w:rPr>
                <w:color w:val="000000" w:themeColor="text1"/>
              </w:rPr>
            </w:rPrChange>
          </w:rPr>
          <w:t>Security Alerts Enrollment</w:t>
        </w:r>
      </w:ins>
    </w:p>
    <w:p w14:paraId="7C9CF3DF" w14:textId="18A065A2" w:rsidR="00AE46E9" w:rsidRDefault="00AE46E9" w:rsidP="00AE46E9">
      <w:pPr>
        <w:spacing w:before="120" w:after="120" w:line="240" w:lineRule="auto"/>
        <w:rPr>
          <w:ins w:id="364" w:author="Stephanie Verganza" w:date="2024-03-08T11:34:00Z"/>
          <w:color w:val="000000" w:themeColor="text1"/>
        </w:rPr>
      </w:pPr>
      <w:ins w:id="365" w:author="Stephanie Verganza" w:date="2024-03-08T11:34:00Z">
        <w:r w:rsidRPr="00AE46E9">
          <w:rPr>
            <w:color w:val="000000" w:themeColor="text1"/>
          </w:rPr>
          <w:t>The traveler can also elect to received security and travel alerts for the expected travel plans down</w:t>
        </w:r>
        <w:r>
          <w:rPr>
            <w:color w:val="000000" w:themeColor="text1"/>
          </w:rPr>
          <w:t xml:space="preserve"> </w:t>
        </w:r>
        <w:r w:rsidRPr="00AE46E9">
          <w:rPr>
            <w:color w:val="000000" w:themeColor="text1"/>
          </w:rPr>
          <w:t>to the country and city level when logged into the</w:t>
        </w:r>
      </w:ins>
      <w:ins w:id="366" w:author="Stephanie Verganza" w:date="2024-03-08T11:35:00Z">
        <w:r w:rsidR="0048685B">
          <w:t>i</w:t>
        </w:r>
      </w:ins>
      <w:ins w:id="367" w:author="Stephanie Verganza" w:date="2024-03-08T11:34:00Z">
        <w:r w:rsidR="0048685B" w:rsidRPr="0048685B">
          <w:rPr>
            <w:color w:val="000000" w:themeColor="text1"/>
          </w:rPr>
          <w:t xml:space="preserve">r </w:t>
        </w:r>
      </w:ins>
      <w:ins w:id="368" w:author="Stephanie Verganza" w:date="2024-03-08T11:35:00Z">
        <w:r w:rsidR="00A12B59">
          <w:rPr>
            <w:color w:val="000000" w:themeColor="text1"/>
          </w:rPr>
          <w:fldChar w:fldCharType="begin"/>
        </w:r>
        <w:r w:rsidR="00A12B59">
          <w:rPr>
            <w:color w:val="000000" w:themeColor="text1"/>
          </w:rPr>
          <w:instrText>HYPERLINK "https://travelassist.my.salesforce-sites.com/TravelAssistance/TGRegister?PL=AIGACCIDENTANDHEALTH"</w:instrText>
        </w:r>
        <w:r w:rsidR="00A12B59">
          <w:rPr>
            <w:color w:val="000000" w:themeColor="text1"/>
          </w:rPr>
        </w:r>
        <w:r w:rsidR="00A12B59">
          <w:rPr>
            <w:color w:val="000000" w:themeColor="text1"/>
          </w:rPr>
          <w:fldChar w:fldCharType="separate"/>
        </w:r>
        <w:r w:rsidR="0048685B" w:rsidRPr="00A12B59">
          <w:rPr>
            <w:rStyle w:val="Hyperlink"/>
          </w:rPr>
          <w:t>AIG account</w:t>
        </w:r>
        <w:r w:rsidR="00A12B59">
          <w:rPr>
            <w:color w:val="000000" w:themeColor="text1"/>
          </w:rPr>
          <w:fldChar w:fldCharType="end"/>
        </w:r>
      </w:ins>
      <w:ins w:id="369" w:author="Stephanie Verganza" w:date="2024-03-08T11:34:00Z">
        <w:r w:rsidR="0048685B" w:rsidRPr="0048685B">
          <w:rPr>
            <w:color w:val="000000" w:themeColor="text1"/>
          </w:rPr>
          <w:t>.</w:t>
        </w:r>
      </w:ins>
    </w:p>
    <w:p w14:paraId="1FBA7850" w14:textId="54ED7F6A" w:rsidR="000C4E1A" w:rsidRDefault="000C4E1A" w:rsidP="006E612E">
      <w:pPr>
        <w:spacing w:before="120" w:after="120" w:line="240" w:lineRule="auto"/>
        <w:rPr>
          <w:color w:val="000000" w:themeColor="text1"/>
        </w:rPr>
      </w:pPr>
      <w:r w:rsidRPr="000B24A8">
        <w:rPr>
          <w:color w:val="000000" w:themeColor="text1"/>
        </w:rPr>
        <w:lastRenderedPageBreak/>
        <w:t>It is your responsibility to ensure all insurances (and copies of insurances) are complete before you travel. You should have electronic and printed copies of this information with you.</w:t>
      </w:r>
      <w:r w:rsidR="007E7B27" w:rsidRPr="000B24A8">
        <w:rPr>
          <w:color w:val="000000" w:themeColor="text1"/>
        </w:rPr>
        <w:t xml:space="preserve"> </w:t>
      </w:r>
      <w:ins w:id="370" w:author="Abraham Cisne" w:date="2023-09-15T21:08:00Z">
        <w:del w:id="371" w:author="Stephanie Verganza" w:date="2024-03-08T11:35:00Z">
          <w:r w:rsidR="00341710" w:rsidDel="00A12B59">
            <w:rPr>
              <w:color w:val="000000" w:themeColor="text1"/>
            </w:rPr>
            <w:delText>You c</w:delText>
          </w:r>
        </w:del>
      </w:ins>
      <w:ins w:id="372" w:author="Abraham Cisne" w:date="2023-09-15T21:09:00Z">
        <w:del w:id="373" w:author="Stephanie Verganza" w:date="2024-03-08T11:35:00Z">
          <w:r w:rsidR="00341710" w:rsidDel="00A12B59">
            <w:rPr>
              <w:color w:val="000000" w:themeColor="text1"/>
            </w:rPr>
            <w:delText xml:space="preserve">an print </w:delText>
          </w:r>
        </w:del>
      </w:ins>
      <w:ins w:id="374" w:author="Abraham Cisne" w:date="2023-09-15T21:10:00Z">
        <w:del w:id="375" w:author="Stephanie Verganza" w:date="2024-03-08T11:35:00Z">
          <w:r w:rsidR="00341710" w:rsidDel="00A12B59">
            <w:rPr>
              <w:color w:val="000000" w:themeColor="text1"/>
            </w:rPr>
            <w:delText xml:space="preserve">or save a copy of </w:delText>
          </w:r>
        </w:del>
      </w:ins>
      <w:ins w:id="376" w:author="Abraham Cisne" w:date="2023-09-15T21:09:00Z">
        <w:del w:id="377" w:author="Stephanie Verganza" w:date="2024-03-08T11:35:00Z">
          <w:r w:rsidR="00341710" w:rsidDel="00A12B59">
            <w:rPr>
              <w:color w:val="000000" w:themeColor="text1"/>
            </w:rPr>
            <w:delText xml:space="preserve">your AIG </w:delText>
          </w:r>
        </w:del>
      </w:ins>
      <w:ins w:id="378" w:author="Abraham Cisne" w:date="2023-09-15T21:10:00Z">
        <w:del w:id="379" w:author="Stephanie Verganza" w:date="2024-03-08T11:35:00Z">
          <w:r w:rsidR="00341710" w:rsidDel="00A12B59">
            <w:rPr>
              <w:color w:val="000000" w:themeColor="text1"/>
            </w:rPr>
            <w:delText xml:space="preserve">insurance card </w:delText>
          </w:r>
          <w:r w:rsidR="00341710" w:rsidDel="00A12B59">
            <w:rPr>
              <w:color w:val="000000" w:themeColor="text1"/>
            </w:rPr>
            <w:fldChar w:fldCharType="begin"/>
          </w:r>
          <w:r w:rsidR="00341710" w:rsidDel="00A12B59">
            <w:rPr>
              <w:color w:val="000000" w:themeColor="text1"/>
            </w:rPr>
            <w:delInstrText>HYPERLINK "https://travelassist.my.salesforce-sites.com/TravelAssistance/TGHomePage?PL=AIGACCIDENTANDHEALTH&amp;sfdc.tabName=01rA0000000iOvK"</w:delInstrText>
          </w:r>
          <w:r w:rsidR="00341710" w:rsidDel="00A12B59">
            <w:rPr>
              <w:color w:val="000000" w:themeColor="text1"/>
            </w:rPr>
          </w:r>
          <w:r w:rsidR="00341710" w:rsidDel="00A12B59">
            <w:rPr>
              <w:color w:val="000000" w:themeColor="text1"/>
            </w:rPr>
            <w:fldChar w:fldCharType="separate"/>
          </w:r>
          <w:r w:rsidR="00341710" w:rsidRPr="00341710" w:rsidDel="00A12B59">
            <w:rPr>
              <w:rStyle w:val="Hyperlink"/>
            </w:rPr>
            <w:delText>here</w:delText>
          </w:r>
          <w:r w:rsidR="00341710" w:rsidDel="00A12B59">
            <w:rPr>
              <w:color w:val="000000" w:themeColor="text1"/>
            </w:rPr>
            <w:fldChar w:fldCharType="end"/>
          </w:r>
          <w:r w:rsidR="00341710" w:rsidDel="00A12B59">
            <w:rPr>
              <w:color w:val="000000" w:themeColor="text1"/>
            </w:rPr>
            <w:delText>.</w:delText>
          </w:r>
        </w:del>
      </w:ins>
    </w:p>
    <w:p w14:paraId="1FBA7851" w14:textId="77777777" w:rsidR="006E612E" w:rsidRPr="00AF1360" w:rsidRDefault="006E612E" w:rsidP="006E612E">
      <w:pPr>
        <w:spacing w:before="120" w:after="120" w:line="240" w:lineRule="auto"/>
        <w:rPr>
          <w:color w:val="000000" w:themeColor="text1"/>
        </w:rPr>
      </w:pPr>
    </w:p>
    <w:p w14:paraId="1FBA7852" w14:textId="77777777" w:rsidR="000C4E1A" w:rsidRPr="00AF1360" w:rsidRDefault="000C4E1A" w:rsidP="006E612E">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14:paraId="1FBA7853" w14:textId="27ABE706" w:rsidR="000C4E1A" w:rsidRDefault="000C4E1A" w:rsidP="006E612E">
      <w:pPr>
        <w:spacing w:before="120" w:after="120" w:line="240" w:lineRule="auto"/>
        <w:jc w:val="both"/>
      </w:pPr>
      <w:r w:rsidRPr="000E6597">
        <w:rPr>
          <w:noProof/>
          <w:color w:val="00B050"/>
        </w:rPr>
        <w:drawing>
          <wp:anchor distT="0" distB="0" distL="114300" distR="114300" simplePos="0" relativeHeight="251658243"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14:paraId="6057E446" w14:textId="77777777" w:rsidR="00517494" w:rsidRDefault="00517494" w:rsidP="006E612E">
      <w:pPr>
        <w:spacing w:before="120" w:after="120" w:line="240" w:lineRule="auto"/>
        <w:jc w:val="both"/>
      </w:pPr>
    </w:p>
    <w:p w14:paraId="1FBA7854" w14:textId="77777777" w:rsidR="000C4E1A" w:rsidRPr="000E6597" w:rsidRDefault="000C4E1A" w:rsidP="006E612E">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r:id="rId27" w:history="1">
        <w:r w:rsidRPr="000E6597">
          <w:rPr>
            <w:rStyle w:val="Hyperlink"/>
          </w:rPr>
          <w:t>https://travel.state.gov/content/travel/en.html</w:t>
        </w:r>
      </w:hyperlink>
    </w:p>
    <w:p w14:paraId="1FBA7855" w14:textId="77777777" w:rsidR="000C4E1A" w:rsidRPr="000E6597" w:rsidRDefault="000C4E1A" w:rsidP="006E612E">
      <w:pPr>
        <w:pStyle w:val="ListParagraph"/>
        <w:numPr>
          <w:ilvl w:val="0"/>
          <w:numId w:val="1"/>
        </w:numPr>
        <w:spacing w:before="120" w:after="120" w:line="240" w:lineRule="auto"/>
        <w:rPr>
          <w:rStyle w:val="Hyperlink"/>
        </w:rPr>
      </w:pPr>
      <w:r w:rsidRPr="000E6597">
        <w:t xml:space="preserve">The CIA Fact Book on: </w:t>
      </w:r>
      <w:hyperlink r:id="rId28" w:history="1">
        <w:r w:rsidRPr="000E6597">
          <w:rPr>
            <w:rStyle w:val="Hyperlink"/>
          </w:rPr>
          <w:t>https://www.cia.gov/library/publications/the-world-factbook/</w:t>
        </w:r>
      </w:hyperlink>
      <w:r w:rsidRPr="000E6597">
        <w:rPr>
          <w:rStyle w:val="Hyperlink"/>
        </w:rPr>
        <w:t>.</w:t>
      </w:r>
    </w:p>
    <w:p w14:paraId="1FBA7856" w14:textId="77777777" w:rsidR="000C4E1A" w:rsidRPr="000E6597" w:rsidRDefault="000C4E1A" w:rsidP="006E612E">
      <w:pPr>
        <w:pStyle w:val="ListParagraph"/>
        <w:numPr>
          <w:ilvl w:val="0"/>
          <w:numId w:val="1"/>
        </w:numPr>
        <w:spacing w:before="120" w:after="120" w:line="240" w:lineRule="auto"/>
      </w:pPr>
      <w:r w:rsidRPr="000E6597">
        <w:t xml:space="preserve">The U.S Center for Disease Control [CDC] at </w:t>
      </w:r>
      <w:hyperlink r:id="rId29" w:history="1">
        <w:r w:rsidRPr="000E6597">
          <w:rPr>
            <w:rStyle w:val="Hyperlink"/>
          </w:rPr>
          <w:t>http://wwwnc.cdc.gov/travel/</w:t>
        </w:r>
      </w:hyperlink>
      <w:r w:rsidRPr="000E6597">
        <w:rPr>
          <w:rStyle w:val="Hyperlink"/>
        </w:rPr>
        <w:t xml:space="preserve"> </w:t>
      </w:r>
      <w:r w:rsidRPr="000E6597">
        <w:t xml:space="preserve">and the World Health Organization [WHO] at </w:t>
      </w:r>
      <w:hyperlink r:id="rId30" w:history="1">
        <w:r w:rsidRPr="000E6597">
          <w:rPr>
            <w:rStyle w:val="Hyperlink"/>
          </w:rPr>
          <w:t>http://www.who.int/countries/en/</w:t>
        </w:r>
      </w:hyperlink>
      <w:r w:rsidRPr="000E6597">
        <w:rPr>
          <w:rStyle w:val="Hyperlink"/>
        </w:rPr>
        <w:t xml:space="preserve"> </w:t>
      </w:r>
      <w:r w:rsidRPr="000E6597">
        <w:t>for health and vaccination information.</w:t>
      </w:r>
    </w:p>
    <w:p w14:paraId="1FBA7857" w14:textId="782A0E56" w:rsidR="000C4E1A" w:rsidRPr="000E6597" w:rsidRDefault="000C4E1A" w:rsidP="006E612E">
      <w:pPr>
        <w:pStyle w:val="ListParagraph"/>
        <w:numPr>
          <w:ilvl w:val="0"/>
          <w:numId w:val="1"/>
        </w:numPr>
        <w:spacing w:before="120" w:after="120" w:line="240" w:lineRule="auto"/>
      </w:pPr>
      <w:r w:rsidRPr="000E6597">
        <w:t xml:space="preserve">Subscribing to alert services </w:t>
      </w:r>
      <w:r w:rsidR="000E6597" w:rsidRPr="000E6597">
        <w:t xml:space="preserve">at AIG:  </w:t>
      </w:r>
      <w:hyperlink r:id="rId31" w:history="1">
        <w:r w:rsidR="000E6597" w:rsidRPr="00BB2BDC">
          <w:rPr>
            <w:rStyle w:val="Hyperlink"/>
          </w:rPr>
          <w:t>https://travelguard.secure.force.com/TravelAssistance/TGRegister?PL=AIGACCIDENTANDHEALTH</w:t>
        </w:r>
      </w:hyperlink>
    </w:p>
    <w:p w14:paraId="1FBA7858" w14:textId="77777777" w:rsidR="000C4E1A" w:rsidRPr="000E6597" w:rsidRDefault="000C4E1A" w:rsidP="006E612E">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r:id="rId32" w:tgtFrame="_blank" w:history="1">
        <w:r w:rsidRPr="000E6597">
          <w:rPr>
            <w:rStyle w:val="Hyperlink"/>
            <w:bCs/>
          </w:rPr>
          <w:t>www.FAA.gov</w:t>
        </w:r>
      </w:hyperlink>
      <w:r w:rsidR="00FB0AC1" w:rsidRPr="000E6597">
        <w:rPr>
          <w:rStyle w:val="Hyperlink"/>
          <w:bCs/>
        </w:rPr>
        <w:t>.</w:t>
      </w:r>
    </w:p>
    <w:p w14:paraId="1FBA7859" w14:textId="77777777" w:rsidR="00FB0AC1" w:rsidRDefault="00FB0AC1" w:rsidP="006E612E">
      <w:pPr>
        <w:pStyle w:val="ListParagraph"/>
        <w:numPr>
          <w:ilvl w:val="0"/>
          <w:numId w:val="1"/>
        </w:numPr>
        <w:spacing w:before="120" w:after="120" w:line="240" w:lineRule="auto"/>
      </w:pPr>
      <w:r w:rsidRPr="000E6597">
        <w:t xml:space="preserve">Hospital options: </w:t>
      </w:r>
      <w:hyperlink r:id="rId33" w:history="1">
        <w:r w:rsidRPr="000E6597">
          <w:rPr>
            <w:rStyle w:val="Hyperlink"/>
          </w:rPr>
          <w:t>http://www.worldhospitalsearch.org</w:t>
        </w:r>
      </w:hyperlink>
      <w:r w:rsidRPr="000E6597">
        <w:t>.</w:t>
      </w:r>
    </w:p>
    <w:p w14:paraId="0E9F3CD5" w14:textId="77777777" w:rsidR="001B7980" w:rsidRDefault="001B7980" w:rsidP="001B7980">
      <w:pPr>
        <w:pStyle w:val="ListParagraph"/>
        <w:numPr>
          <w:ilvl w:val="1"/>
          <w:numId w:val="1"/>
        </w:numPr>
        <w:spacing w:before="120" w:after="120" w:line="240" w:lineRule="auto"/>
      </w:pPr>
      <w:r>
        <w:t>Hospitals and clinics vetted by AIG:</w:t>
      </w:r>
    </w:p>
    <w:p w14:paraId="561DB32F" w14:textId="77777777" w:rsidR="001B7980" w:rsidRDefault="001B7980" w:rsidP="001B7980">
      <w:pPr>
        <w:pStyle w:val="ListParagraph"/>
        <w:numPr>
          <w:ilvl w:val="2"/>
          <w:numId w:val="1"/>
        </w:numPr>
        <w:spacing w:before="120" w:after="120" w:line="240" w:lineRule="auto"/>
      </w:pPr>
      <w:r>
        <w:t xml:space="preserve">Andrews Memorial Hospital </w:t>
      </w:r>
    </w:p>
    <w:p w14:paraId="3400DCEB" w14:textId="714B24C2" w:rsidR="001B7980" w:rsidRDefault="001B7980" w:rsidP="001B7980">
      <w:pPr>
        <w:pStyle w:val="ListParagraph"/>
        <w:spacing w:before="120" w:after="120" w:line="240" w:lineRule="auto"/>
        <w:ind w:left="2160"/>
      </w:pPr>
      <w:r>
        <w:t>27 Hope Road Kingston 10, Jamaica, Tel: +1 876 926 7401</w:t>
      </w:r>
    </w:p>
    <w:p w14:paraId="2027F5F2" w14:textId="77777777" w:rsidR="001B7980" w:rsidRDefault="001B7980" w:rsidP="001B7980">
      <w:pPr>
        <w:pStyle w:val="ListParagraph"/>
        <w:spacing w:before="120" w:after="120" w:line="240" w:lineRule="auto"/>
        <w:ind w:left="1440"/>
      </w:pPr>
    </w:p>
    <w:p w14:paraId="2F8A3E26" w14:textId="77777777" w:rsidR="001B7980" w:rsidRDefault="001B7980" w:rsidP="001B7980">
      <w:pPr>
        <w:pStyle w:val="ListParagraph"/>
        <w:numPr>
          <w:ilvl w:val="2"/>
          <w:numId w:val="1"/>
        </w:numPr>
        <w:spacing w:before="120" w:after="120" w:line="240" w:lineRule="auto"/>
      </w:pPr>
      <w:r>
        <w:t xml:space="preserve">University Hospital of the West Indies </w:t>
      </w:r>
    </w:p>
    <w:p w14:paraId="086890DD" w14:textId="08D2E73B" w:rsidR="001B7980" w:rsidDel="00543B4C" w:rsidRDefault="001B7980" w:rsidP="001B7980">
      <w:pPr>
        <w:pStyle w:val="ListParagraph"/>
        <w:spacing w:before="120" w:after="120" w:line="240" w:lineRule="auto"/>
        <w:ind w:left="2160"/>
        <w:rPr>
          <w:del w:id="380" w:author="Stephanie Verganza" w:date="2024-03-08T11:40:00Z"/>
        </w:rPr>
      </w:pPr>
      <w:r>
        <w:t>UHWI Ring Road, Mona, Kingston 7, Jamaica, Tel: +1 876 927 1621</w:t>
      </w:r>
    </w:p>
    <w:p w14:paraId="4529436F" w14:textId="77777777" w:rsidR="001B7980" w:rsidRPr="000E6597" w:rsidRDefault="001B7980">
      <w:pPr>
        <w:pStyle w:val="ListParagraph"/>
        <w:spacing w:before="120" w:after="120" w:line="240" w:lineRule="auto"/>
        <w:ind w:left="2160"/>
        <w:pPrChange w:id="381" w:author="Stephanie Verganza" w:date="2024-03-08T11:40:00Z">
          <w:pPr>
            <w:pStyle w:val="ListParagraph"/>
            <w:spacing w:before="120" w:after="120" w:line="240" w:lineRule="auto"/>
            <w:ind w:left="1440"/>
          </w:pPr>
        </w:pPrChange>
      </w:pPr>
    </w:p>
    <w:p w14:paraId="1FBA785B" w14:textId="0D5CD905" w:rsidR="000C4E1A" w:rsidRPr="001B7980" w:rsidRDefault="003F397C" w:rsidP="000C4E1A">
      <w:pPr>
        <w:pStyle w:val="ListParagraph"/>
        <w:numPr>
          <w:ilvl w:val="0"/>
          <w:numId w:val="1"/>
        </w:numPr>
        <w:spacing w:before="120" w:after="120" w:line="240" w:lineRule="auto"/>
      </w:pPr>
      <w:r w:rsidRPr="000E6597">
        <w:t xml:space="preserve">National Hurricane Center: </w:t>
      </w:r>
      <w:hyperlink r:id="rId34" w:history="1">
        <w:r w:rsidRPr="000E6597">
          <w:rPr>
            <w:rStyle w:val="Hyperlink"/>
          </w:rPr>
          <w:t>http://www.nhc.noaa.gov/</w:t>
        </w:r>
      </w:hyperlink>
      <w:r w:rsidRPr="000E6597">
        <w:t xml:space="preserve"> </w:t>
      </w:r>
    </w:p>
    <w:p w14:paraId="08FBF400" w14:textId="525CC52D" w:rsidR="00331862" w:rsidRPr="001B7980" w:rsidRDefault="000C4E1A" w:rsidP="001B7980">
      <w:pPr>
        <w:rPr>
          <w:ins w:id="382" w:author="Abraham Cisne" w:date="2023-09-16T21:03:00Z"/>
          <w:b/>
          <w:sz w:val="28"/>
        </w:rPr>
      </w:pPr>
      <w:r w:rsidRPr="000C4E1A">
        <w:rPr>
          <w:b/>
          <w:sz w:val="28"/>
        </w:rPr>
        <w:t>Safety and Health Advice</w:t>
      </w:r>
    </w:p>
    <w:p w14:paraId="1FBA785D" w14:textId="43C71257" w:rsidR="003F397C" w:rsidDel="004677B7" w:rsidRDefault="00CA06B7" w:rsidP="00D66376">
      <w:pPr>
        <w:spacing w:before="120" w:after="120" w:line="240" w:lineRule="auto"/>
        <w:rPr>
          <w:del w:id="383" w:author="Stephanie Verganza" w:date="2024-03-08T11:42:00Z"/>
        </w:rPr>
      </w:pPr>
      <w:ins w:id="384" w:author="Stephanie Verganza" w:date="2024-03-08T11:41:00Z">
        <w:r>
          <w:rPr>
            <w:rStyle w:val="normaltextrun"/>
            <w:rFonts w:ascii="Calibri" w:hAnsi="Calibri" w:cs="Calibri"/>
            <w:color w:val="000000"/>
            <w:shd w:val="clear" w:color="auto" w:fill="FFFFFF"/>
          </w:rPr>
          <w:t xml:space="preserve">You should ensure you are medically and dentally fit before you start your travels, carrying sufficient spare prescription medicines should your trip be unexpectedly extended. </w:t>
        </w:r>
        <w:r>
          <w:rPr>
            <w:rStyle w:val="normaltextrun"/>
            <w:rFonts w:ascii="Calibri" w:hAnsi="Calibri" w:cs="Calibri"/>
            <w:color w:val="000000"/>
            <w:shd w:val="clear" w:color="auto" w:fill="FFFFFF"/>
            <w:lang w:val="en-CA"/>
          </w:rPr>
          <w:t xml:space="preserve">Emergency services are ill equipped to cope with a major disaster. </w:t>
        </w:r>
      </w:ins>
      <w:del w:id="385" w:author="Stephanie Verganza" w:date="2024-03-08T11:41:00Z">
        <w:r w:rsidR="00331862" w:rsidRPr="00331862" w:rsidDel="00CA06B7">
          <w:delText>All travelers should visit either a travel health clinic or their personal physician 4-8 weeks before departure.</w:delText>
        </w:r>
        <w:r w:rsidR="00331862" w:rsidDel="00CA06B7">
          <w:delText xml:space="preserve"> </w:delText>
        </w:r>
        <w:r w:rsidR="00166EDE" w:rsidRPr="00166EDE" w:rsidDel="00CA06B7">
          <w:delText xml:space="preserve">You should ensure you are medically and dentally fit before you start your travels, carrying sufficient spare prescription medicines should your trip be unexpectedly extended. </w:delText>
        </w:r>
        <w:r w:rsidR="003F397C" w:rsidRPr="003F397C" w:rsidDel="00CA06B7">
          <w:rPr>
            <w:lang w:val="en-CA"/>
          </w:rPr>
          <w:delText xml:space="preserve">Emergency services are ill equipped to cope with a major disaster. </w:delText>
        </w:r>
      </w:del>
      <w:r w:rsidR="003F397C" w:rsidRPr="003F397C">
        <w:rPr>
          <w:lang w:val="en-CA"/>
        </w:rPr>
        <w:t>Should a hurrican</w:t>
      </w:r>
      <w:r w:rsidR="003F397C">
        <w:rPr>
          <w:lang w:val="en-CA"/>
        </w:rPr>
        <w:t xml:space="preserve">e strike </w:t>
      </w:r>
      <w:r w:rsidR="00331862">
        <w:rPr>
          <w:lang w:val="en-CA"/>
        </w:rPr>
        <w:t>Jamaica</w:t>
      </w:r>
      <w:r w:rsidR="003F397C">
        <w:rPr>
          <w:lang w:val="en-CA"/>
        </w:rPr>
        <w:t xml:space="preserve">, basic services including transport and communications are likely to be </w:t>
      </w:r>
      <w:r w:rsidR="003F397C" w:rsidRPr="003F397C">
        <w:rPr>
          <w:lang w:val="en-CA"/>
        </w:rPr>
        <w:t>severely disrupted.</w:t>
      </w:r>
      <w:r w:rsidR="00D66376">
        <w:rPr>
          <w:lang w:val="en-CA"/>
        </w:rPr>
        <w:t xml:space="preserve"> </w:t>
      </w:r>
      <w:r w:rsidR="00D66376" w:rsidRPr="00D66376">
        <w:t xml:space="preserve">Drainage is poor and flooding is common after rainfall. </w:t>
      </w:r>
      <w:r w:rsidR="00D66376">
        <w:t>Road travel can be problematic and dangerous, l</w:t>
      </w:r>
      <w:r w:rsidR="00D66376" w:rsidRPr="00D66376">
        <w:t>ong stretches of the route are isolated, and without mobile phone reception.</w:t>
      </w:r>
      <w:del w:id="386" w:author="Stephanie Verganza" w:date="2024-03-08T11:41:00Z">
        <w:r w:rsidR="00D66376" w:rsidRPr="00D66376" w:rsidDel="00140CA5">
          <w:delText xml:space="preserve"> </w:delText>
        </w:r>
      </w:del>
      <w:r w:rsidR="00D66376">
        <w:t xml:space="preserve"> Ensure you</w:t>
      </w:r>
      <w:r w:rsidR="00D66376" w:rsidRPr="00D66376">
        <w:t xml:space="preserve"> have all th</w:t>
      </w:r>
      <w:r w:rsidR="00D66376">
        <w:t xml:space="preserve">e correct vehicle documentation whenever you travel, </w:t>
      </w:r>
      <w:r w:rsidR="000E6597">
        <w:t>MUST</w:t>
      </w:r>
      <w:r w:rsidR="00D66376" w:rsidRPr="00D66376">
        <w:t xml:space="preserve"> complete your</w:t>
      </w:r>
      <w:r w:rsidR="00D66376">
        <w:t xml:space="preserve"> entire journey during daylight as r</w:t>
      </w:r>
      <w:r w:rsidR="00D66376" w:rsidRPr="00D66376">
        <w:t>oads are often unlit and it is not uncommon after dark to encounter cars, trucks or motorcycles driving without lights.</w:t>
      </w:r>
    </w:p>
    <w:p w14:paraId="1FBA785E" w14:textId="77777777" w:rsidR="006E612E" w:rsidRPr="001209BB" w:rsidRDefault="006E612E" w:rsidP="006E612E">
      <w:pPr>
        <w:spacing w:before="120" w:after="120" w:line="240" w:lineRule="auto"/>
        <w:rPr>
          <w:highlight w:val="yellow"/>
        </w:rPr>
      </w:pPr>
    </w:p>
    <w:p w14:paraId="1FBA785F" w14:textId="77777777" w:rsidR="000C4E1A" w:rsidRDefault="000C4E1A" w:rsidP="006E612E">
      <w:pPr>
        <w:spacing w:before="120" w:after="120" w:line="240" w:lineRule="auto"/>
        <w:ind w:left="360"/>
        <w:rPr>
          <w:ins w:id="387" w:author="Stephanie Verganza" w:date="2024-03-08T11:42:00Z"/>
          <w:b/>
        </w:rPr>
      </w:pPr>
      <w:r>
        <w:rPr>
          <w:noProof/>
        </w:rPr>
        <w:drawing>
          <wp:anchor distT="0" distB="0" distL="114300" distR="114300" simplePos="0" relativeHeight="251658255" behindDoc="1" locked="0" layoutInCell="1" allowOverlap="1" wp14:anchorId="1FBA7915" wp14:editId="58645314">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p>
    <w:p w14:paraId="70F57658" w14:textId="77777777" w:rsidR="005743B9" w:rsidRDefault="005743B9" w:rsidP="006E612E">
      <w:pPr>
        <w:spacing w:before="120" w:after="120" w:line="240" w:lineRule="auto"/>
        <w:ind w:left="360"/>
        <w:rPr>
          <w:ins w:id="388" w:author="Stephanie Verganza" w:date="2024-03-08T11:43:00Z"/>
          <w:rStyle w:val="normaltextrun"/>
          <w:rFonts w:ascii="Calibri" w:hAnsi="Calibri" w:cs="Calibri"/>
          <w:color w:val="000000"/>
          <w:shd w:val="clear" w:color="auto" w:fill="FFFFFF"/>
        </w:rPr>
      </w:pPr>
    </w:p>
    <w:p w14:paraId="7C1C27C9" w14:textId="34064E45" w:rsidR="004677B7" w:rsidRDefault="00A34620" w:rsidP="006E612E">
      <w:pPr>
        <w:spacing w:before="120" w:after="120" w:line="240" w:lineRule="auto"/>
        <w:ind w:left="360"/>
        <w:rPr>
          <w:b/>
        </w:rPr>
      </w:pPr>
      <w:ins w:id="389" w:author="Stephanie Verganza" w:date="2024-03-08T11:42:00Z">
        <w:r>
          <w:rPr>
            <w:rStyle w:val="normaltextrun"/>
            <w:rFonts w:ascii="Calibri" w:hAnsi="Calibri" w:cs="Calibri"/>
            <w:color w:val="000000"/>
            <w:shd w:val="clear" w:color="auto" w:fill="FFFFFF"/>
          </w:rPr>
          <w:t>Please refer to the CDC website for up-to-date information on recommended vaccines and medications to take with you to Jamaica:</w:t>
        </w:r>
      </w:ins>
      <w:ins w:id="390" w:author="Stephanie Verganza" w:date="2024-03-08T11:43:00Z">
        <w:r w:rsidR="005743B9">
          <w:rPr>
            <w:rStyle w:val="normaltextrun"/>
            <w:rFonts w:ascii="Calibri" w:hAnsi="Calibri" w:cs="Calibri"/>
            <w:color w:val="000000"/>
            <w:shd w:val="clear" w:color="auto" w:fill="FFFFFF"/>
          </w:rPr>
          <w:t xml:space="preserve"> </w:t>
        </w:r>
        <w:r w:rsidR="005743B9">
          <w:rPr>
            <w:rStyle w:val="normaltextrun"/>
            <w:rFonts w:ascii="Calibri" w:hAnsi="Calibri" w:cs="Calibri"/>
            <w:color w:val="000000"/>
            <w:shd w:val="clear" w:color="auto" w:fill="FFFFFF"/>
          </w:rPr>
          <w:fldChar w:fldCharType="begin"/>
        </w:r>
        <w:r w:rsidR="005743B9">
          <w:rPr>
            <w:rStyle w:val="normaltextrun"/>
            <w:rFonts w:ascii="Calibri" w:hAnsi="Calibri" w:cs="Calibri"/>
            <w:color w:val="000000"/>
            <w:shd w:val="clear" w:color="auto" w:fill="FFFFFF"/>
          </w:rPr>
          <w:instrText>HYPERLINK "</w:instrText>
        </w:r>
        <w:r w:rsidR="005743B9" w:rsidRPr="005743B9">
          <w:rPr>
            <w:rStyle w:val="normaltextrun"/>
            <w:color w:val="000000"/>
            <w:rPrChange w:id="391" w:author="Stephanie Verganza" w:date="2024-03-08T11:43:00Z">
              <w:rPr>
                <w:rStyle w:val="Hyperlink"/>
                <w:rFonts w:ascii="Calibri" w:hAnsi="Calibri" w:cs="Calibri"/>
                <w:shd w:val="clear" w:color="auto" w:fill="FFFFFF"/>
              </w:rPr>
            </w:rPrChange>
          </w:rPr>
          <w:instrText>https://wwwnc.cdc.gov/travel/destinations/traveler/none/jamaica</w:instrText>
        </w:r>
        <w:r w:rsidR="005743B9">
          <w:rPr>
            <w:rStyle w:val="normaltextrun"/>
            <w:rFonts w:ascii="Calibri" w:hAnsi="Calibri" w:cs="Calibri"/>
            <w:color w:val="000000"/>
            <w:shd w:val="clear" w:color="auto" w:fill="FFFFFF"/>
          </w:rPr>
          <w:instrText>"</w:instrText>
        </w:r>
        <w:r w:rsidR="005743B9">
          <w:rPr>
            <w:rStyle w:val="normaltextrun"/>
            <w:rFonts w:ascii="Calibri" w:hAnsi="Calibri" w:cs="Calibri"/>
            <w:color w:val="000000"/>
            <w:shd w:val="clear" w:color="auto" w:fill="FFFFFF"/>
          </w:rPr>
        </w:r>
        <w:r w:rsidR="005743B9">
          <w:rPr>
            <w:rStyle w:val="normaltextrun"/>
            <w:rFonts w:ascii="Calibri" w:hAnsi="Calibri" w:cs="Calibri"/>
            <w:color w:val="000000"/>
            <w:shd w:val="clear" w:color="auto" w:fill="FFFFFF"/>
          </w:rPr>
          <w:fldChar w:fldCharType="separate"/>
        </w:r>
        <w:r w:rsidR="005743B9" w:rsidRPr="005743B9">
          <w:rPr>
            <w:rStyle w:val="Hyperlink"/>
            <w:rFonts w:ascii="Calibri" w:hAnsi="Calibri" w:cs="Calibri"/>
            <w:shd w:val="clear" w:color="auto" w:fill="FFFFFF"/>
          </w:rPr>
          <w:t>https://wwwnc.cdc.gov/travel/destinations/traveler/none/jamaica</w:t>
        </w:r>
        <w:r w:rsidR="005743B9">
          <w:rPr>
            <w:rStyle w:val="normaltextrun"/>
            <w:rFonts w:ascii="Calibri" w:hAnsi="Calibri" w:cs="Calibri"/>
            <w:color w:val="000000"/>
            <w:shd w:val="clear" w:color="auto" w:fill="FFFFFF"/>
          </w:rPr>
          <w:fldChar w:fldCharType="end"/>
        </w:r>
        <w:r w:rsidR="005743B9">
          <w:rPr>
            <w:rStyle w:val="normaltextrun"/>
            <w:rFonts w:ascii="Calibri" w:hAnsi="Calibri" w:cs="Calibri"/>
            <w:color w:val="000000"/>
            <w:shd w:val="clear" w:color="auto" w:fill="FFFFFF"/>
          </w:rPr>
          <w:t xml:space="preserve"> </w:t>
        </w:r>
      </w:ins>
    </w:p>
    <w:p w14:paraId="1FBA7860" w14:textId="77777777" w:rsidR="000C4E1A" w:rsidRPr="001209BB" w:rsidRDefault="000C4E1A" w:rsidP="006E612E">
      <w:pPr>
        <w:spacing w:before="120" w:after="120" w:line="240" w:lineRule="auto"/>
        <w:ind w:left="360"/>
      </w:pPr>
      <w:r w:rsidRPr="001209BB">
        <w:lastRenderedPageBreak/>
        <w:t>The following inoculations are recommended for your trip:</w:t>
      </w:r>
    </w:p>
    <w:p w14:paraId="2A1636D4" w14:textId="33611EB9" w:rsidR="00331862" w:rsidRDefault="00331862" w:rsidP="00787D93">
      <w:pPr>
        <w:pStyle w:val="ListParagraph"/>
        <w:numPr>
          <w:ilvl w:val="0"/>
          <w:numId w:val="5"/>
        </w:numPr>
        <w:spacing w:before="120" w:after="120" w:line="240" w:lineRule="auto"/>
        <w:ind w:left="720"/>
      </w:pPr>
      <w:r w:rsidRPr="00331862">
        <w:t>Most travelers to Jamaica will need vaccination for COVID-19</w:t>
      </w:r>
      <w:r w:rsidR="009D4896">
        <w:t>.</w:t>
      </w:r>
      <w:r>
        <w:t xml:space="preserve"> </w:t>
      </w:r>
      <w:r w:rsidRPr="00331862">
        <w:t xml:space="preserve">Other immunizations may be necessary depending upon the circumstances of the trip and the medical history of the traveler. </w:t>
      </w:r>
    </w:p>
    <w:p w14:paraId="5563CD43" w14:textId="77777777" w:rsidR="009D4896" w:rsidRDefault="00787D93" w:rsidP="00787D93">
      <w:pPr>
        <w:pStyle w:val="ListParagraph"/>
        <w:numPr>
          <w:ilvl w:val="0"/>
          <w:numId w:val="5"/>
        </w:numPr>
        <w:spacing w:before="120" w:after="120" w:line="240" w:lineRule="auto"/>
        <w:ind w:left="720"/>
      </w:pPr>
      <w:r>
        <w:t>Ensure the following routine</w:t>
      </w:r>
      <w:r w:rsidRPr="00B23B6F">
        <w:t xml:space="preserve"> vaccines </w:t>
      </w:r>
      <w:r>
        <w:t>are current</w:t>
      </w:r>
      <w:r w:rsidR="009D4896">
        <w:t>:</w:t>
      </w:r>
    </w:p>
    <w:p w14:paraId="212C7C1B" w14:textId="77777777" w:rsidR="009D4896" w:rsidRDefault="009D4896" w:rsidP="009D4896">
      <w:pPr>
        <w:pStyle w:val="ListParagraph"/>
        <w:numPr>
          <w:ilvl w:val="0"/>
          <w:numId w:val="5"/>
        </w:numPr>
        <w:spacing w:before="120" w:after="120" w:line="240" w:lineRule="auto"/>
      </w:pPr>
      <w:r>
        <w:t>Chickenpox (Varicella)</w:t>
      </w:r>
    </w:p>
    <w:p w14:paraId="42A1DF11" w14:textId="77777777" w:rsidR="009D4896" w:rsidRDefault="009D4896" w:rsidP="009D4896">
      <w:pPr>
        <w:pStyle w:val="ListParagraph"/>
        <w:numPr>
          <w:ilvl w:val="0"/>
          <w:numId w:val="5"/>
        </w:numPr>
        <w:spacing w:before="120" w:after="120" w:line="240" w:lineRule="auto"/>
      </w:pPr>
      <w:r>
        <w:t>Diphtheria-Tetanus-Pertussis</w:t>
      </w:r>
    </w:p>
    <w:p w14:paraId="56F75F0C" w14:textId="77777777" w:rsidR="009D4896" w:rsidRDefault="009D4896" w:rsidP="009D4896">
      <w:pPr>
        <w:pStyle w:val="ListParagraph"/>
        <w:numPr>
          <w:ilvl w:val="0"/>
          <w:numId w:val="5"/>
        </w:numPr>
        <w:spacing w:before="120" w:after="120" w:line="240" w:lineRule="auto"/>
      </w:pPr>
      <w:r>
        <w:t>Flu (influenza)</w:t>
      </w:r>
    </w:p>
    <w:p w14:paraId="6B064153" w14:textId="77777777" w:rsidR="009D4896" w:rsidRDefault="009D4896" w:rsidP="009D4896">
      <w:pPr>
        <w:pStyle w:val="ListParagraph"/>
        <w:numPr>
          <w:ilvl w:val="0"/>
          <w:numId w:val="5"/>
        </w:numPr>
        <w:spacing w:before="120" w:after="120" w:line="240" w:lineRule="auto"/>
      </w:pPr>
      <w:r>
        <w:t>Measles-Mumps-Rubella (MMR)</w:t>
      </w:r>
    </w:p>
    <w:p w14:paraId="6A04F18E" w14:textId="77777777" w:rsidR="009D4896" w:rsidRDefault="009D4896" w:rsidP="009D4896">
      <w:pPr>
        <w:pStyle w:val="ListParagraph"/>
        <w:numPr>
          <w:ilvl w:val="0"/>
          <w:numId w:val="5"/>
        </w:numPr>
        <w:spacing w:before="120" w:after="120" w:line="240" w:lineRule="auto"/>
      </w:pPr>
      <w:r>
        <w:t>Polio</w:t>
      </w:r>
    </w:p>
    <w:p w14:paraId="6E5F3963" w14:textId="5AB3BDB6" w:rsidR="009D4896" w:rsidRDefault="009D4896" w:rsidP="009D4896">
      <w:pPr>
        <w:pStyle w:val="ListParagraph"/>
        <w:numPr>
          <w:ilvl w:val="0"/>
          <w:numId w:val="5"/>
        </w:numPr>
        <w:spacing w:before="120" w:after="120" w:line="240" w:lineRule="auto"/>
      </w:pPr>
      <w:r>
        <w:t>Shingles</w:t>
      </w:r>
    </w:p>
    <w:p w14:paraId="1FBA7862" w14:textId="757D46DD" w:rsidR="00787D93" w:rsidRDefault="00787D93" w:rsidP="00787D93">
      <w:pPr>
        <w:pStyle w:val="ListParagraph"/>
        <w:numPr>
          <w:ilvl w:val="0"/>
          <w:numId w:val="5"/>
        </w:numPr>
        <w:spacing w:before="120" w:after="120" w:line="240" w:lineRule="auto"/>
        <w:ind w:left="720"/>
      </w:pPr>
      <w:r>
        <w:t xml:space="preserve">Hepatitis A </w:t>
      </w:r>
      <w:r w:rsidR="009D4896" w:rsidRPr="009D4896">
        <w:t>Recommended for unvaccinated travelers one year old or older going to Jamaica</w:t>
      </w:r>
      <w:r w:rsidR="009D4896">
        <w:t xml:space="preserve">. It </w:t>
      </w:r>
      <w:r>
        <w:t>is contracted through contaminated food or water, regardless of where you are eating or staying.</w:t>
      </w:r>
    </w:p>
    <w:p w14:paraId="1FBA7863" w14:textId="77777777" w:rsidR="00787D93" w:rsidRDefault="00787D93" w:rsidP="00787D93">
      <w:pPr>
        <w:pStyle w:val="ListParagraph"/>
        <w:numPr>
          <w:ilvl w:val="0"/>
          <w:numId w:val="5"/>
        </w:numPr>
        <w:spacing w:before="120" w:after="120" w:line="240" w:lineRule="auto"/>
        <w:ind w:left="720"/>
      </w:pPr>
      <w:r>
        <w:t>Typhoid is contracted through contaminated food or water. Inoculations are recommended for most travelers, particularly if staying with friends or relatives, visiting smaller cities, rural areas, or eating street or other local food.</w:t>
      </w:r>
    </w:p>
    <w:p w14:paraId="1FBA7864" w14:textId="0D3017DD" w:rsidR="00787D93" w:rsidRPr="00B23B6F" w:rsidRDefault="00787D93" w:rsidP="009D4896">
      <w:pPr>
        <w:pStyle w:val="ListParagraph"/>
        <w:numPr>
          <w:ilvl w:val="0"/>
          <w:numId w:val="5"/>
        </w:numPr>
        <w:spacing w:before="120" w:after="120" w:line="240" w:lineRule="auto"/>
        <w:ind w:left="720"/>
      </w:pPr>
      <w:r>
        <w:t xml:space="preserve">Hepatitis B is </w:t>
      </w:r>
      <w:r w:rsidR="009D4896">
        <w:t>r</w:t>
      </w:r>
      <w:r w:rsidR="009D4896" w:rsidRPr="009D4896">
        <w:t>ecommended for unvaccinated travelers younger than 60 years old traveling to Jamaica. Unvaccinated travelers 60 years and older may get vaccinated before traveling to Jamaica.</w:t>
      </w:r>
      <w:r w:rsidR="009D4896">
        <w:t xml:space="preserve"> It is </w:t>
      </w:r>
      <w:r>
        <w:t>co</w:t>
      </w:r>
      <w:r w:rsidRPr="00B23B6F">
        <w:t xml:space="preserve">ntracted through sexual contact, contaminated needles, and blood products. </w:t>
      </w:r>
      <w:r>
        <w:t>It is r</w:t>
      </w:r>
      <w:r w:rsidRPr="00B23B6F">
        <w:t xml:space="preserve">ecommended </w:t>
      </w:r>
      <w:r>
        <w:t xml:space="preserve">to have inoculations </w:t>
      </w:r>
      <w:r w:rsidRPr="00B23B6F">
        <w:t>if you might have sex with a new partner, get a tattoo, piercing or have any medical procedures.</w:t>
      </w:r>
    </w:p>
    <w:p w14:paraId="1FBA7866" w14:textId="2E1B6198" w:rsidR="00787D93" w:rsidRPr="00B23B6F" w:rsidRDefault="00787D93" w:rsidP="00787D93">
      <w:pPr>
        <w:pStyle w:val="ListParagraph"/>
        <w:numPr>
          <w:ilvl w:val="0"/>
          <w:numId w:val="5"/>
        </w:numPr>
        <w:spacing w:before="120" w:after="120" w:line="240" w:lineRule="auto"/>
        <w:ind w:left="720"/>
      </w:pPr>
      <w:r w:rsidRPr="00B23B6F">
        <w:t>Rabie</w:t>
      </w:r>
      <w:r>
        <w:t xml:space="preserve">s is </w:t>
      </w:r>
      <w:r w:rsidR="005B4BF2">
        <w:t xml:space="preserve">not </w:t>
      </w:r>
      <w:r>
        <w:t>f</w:t>
      </w:r>
      <w:r w:rsidRPr="00B23B6F">
        <w:t xml:space="preserve">ound in </w:t>
      </w:r>
      <w:r>
        <w:t>dogs</w:t>
      </w:r>
      <w:r w:rsidR="005B4BF2">
        <w:t xml:space="preserve"> in Jamaica. </w:t>
      </w:r>
      <w:r w:rsidR="005B4BF2" w:rsidRPr="005B4BF2">
        <w:t>However, rabies may still be present in wildlife species, particularly bats. CDC recommends rabies vaccination before travel only for people working directly with wildlife. These people may include veterinarians, animal handlers, field biologists, or laboratory workers working with specimens from mammalian species.</w:t>
      </w:r>
    </w:p>
    <w:p w14:paraId="704CA458" w14:textId="4249989F" w:rsidR="005B4BF2" w:rsidRDefault="005B4BF2" w:rsidP="00787D93">
      <w:pPr>
        <w:pStyle w:val="ListParagraph"/>
        <w:numPr>
          <w:ilvl w:val="0"/>
          <w:numId w:val="5"/>
        </w:numPr>
        <w:spacing w:before="120" w:after="120" w:line="240" w:lineRule="auto"/>
        <w:ind w:left="720"/>
      </w:pPr>
      <w:r>
        <w:t>Yellow Fever vaccination is r</w:t>
      </w:r>
      <w:r w:rsidRPr="005B4BF2">
        <w:t>equired for travelers ≥1 year old arriving from countries with risk for YF virus transmission; this includes &gt;12-hour airport transits or layovers in countries with risk for YF virus transmission.</w:t>
      </w:r>
      <w:r>
        <w:t xml:space="preserve"> Refer to the </w:t>
      </w:r>
      <w:hyperlink r:id="rId36" w:history="1">
        <w:r w:rsidRPr="005B4BF2">
          <w:rPr>
            <w:rStyle w:val="Hyperlink"/>
          </w:rPr>
          <w:t>CDC Yellow Book</w:t>
        </w:r>
      </w:hyperlink>
      <w:r>
        <w:t xml:space="preserve"> for more information. </w:t>
      </w:r>
    </w:p>
    <w:p w14:paraId="1FBA7869" w14:textId="54F52B3B" w:rsidR="00AC4182" w:rsidRPr="005B4BF2" w:rsidRDefault="005B4BF2" w:rsidP="00B357F6">
      <w:pPr>
        <w:spacing w:before="120" w:after="120" w:line="240" w:lineRule="auto"/>
        <w:ind w:left="360"/>
        <w:rPr>
          <w:rFonts w:cstheme="minorHAnsi"/>
        </w:rPr>
      </w:pPr>
      <w:r>
        <w:rPr>
          <w:rFonts w:cstheme="minorHAnsi"/>
        </w:rPr>
        <w:t xml:space="preserve">For more health-related information about traveling to Jamaica, visit the </w:t>
      </w:r>
      <w:hyperlink r:id="rId37" w:history="1">
        <w:r w:rsidRPr="005B4BF2">
          <w:rPr>
            <w:rStyle w:val="Hyperlink"/>
            <w:rFonts w:cstheme="minorHAnsi"/>
          </w:rPr>
          <w:t>CDC Traveler’s Health webpage for Jamaica</w:t>
        </w:r>
      </w:hyperlink>
      <w:r>
        <w:rPr>
          <w:rFonts w:cstheme="minorHAnsi"/>
        </w:rPr>
        <w:t xml:space="preserve">. </w:t>
      </w:r>
    </w:p>
    <w:p w14:paraId="1FBA786A" w14:textId="77777777" w:rsidR="000C4E1A" w:rsidRDefault="000C4E1A" w:rsidP="006E612E">
      <w:pPr>
        <w:spacing w:before="120" w:after="120" w:line="240" w:lineRule="auto"/>
        <w:ind w:left="360"/>
        <w:rPr>
          <w:b/>
        </w:rPr>
      </w:pPr>
      <w:r>
        <w:rPr>
          <w:noProof/>
        </w:rPr>
        <w:drawing>
          <wp:anchor distT="0" distB="0" distL="114300" distR="114300" simplePos="0" relativeHeight="251658256"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p>
    <w:p w14:paraId="1FBA786B" w14:textId="77777777" w:rsidR="000C4E1A" w:rsidRPr="00DD6E6E" w:rsidRDefault="000C4E1A" w:rsidP="006E612E">
      <w:pPr>
        <w:spacing w:before="120" w:after="120" w:line="240" w:lineRule="auto"/>
        <w:ind w:left="360"/>
      </w:pPr>
      <w:r w:rsidRPr="00DD6E6E">
        <w:t>The following general medical advice is provided for this country:</w:t>
      </w:r>
    </w:p>
    <w:p w14:paraId="06E83487" w14:textId="7DA4D3AE" w:rsidR="005B4BF2" w:rsidRDefault="00FB3610" w:rsidP="005B4BF2">
      <w:pPr>
        <w:pStyle w:val="ListParagraph"/>
        <w:numPr>
          <w:ilvl w:val="0"/>
          <w:numId w:val="5"/>
        </w:numPr>
        <w:spacing w:line="240" w:lineRule="auto"/>
        <w:ind w:left="720"/>
        <w:rPr>
          <w:ins w:id="392" w:author="Abraham Cisne" w:date="2023-09-16T21:27:00Z"/>
        </w:rPr>
      </w:pPr>
      <w:r>
        <w:t xml:space="preserve">Ensure you carry on your person your medical insurance details and emergency contact details, and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5B4BF2" w:rsidRPr="007E7B27" w14:paraId="2F6086DD" w14:textId="77777777" w:rsidTr="00B23EAD">
        <w:trPr>
          <w:ins w:id="393" w:author="Abraham Cisne" w:date="2023-09-16T21:27:00Z"/>
        </w:trPr>
        <w:tc>
          <w:tcPr>
            <w:tcW w:w="1341" w:type="dxa"/>
            <w:shd w:val="clear" w:color="auto" w:fill="808080" w:themeFill="background1" w:themeFillShade="80"/>
          </w:tcPr>
          <w:p w14:paraId="3A09D95E" w14:textId="77777777" w:rsidR="005B4BF2" w:rsidRPr="007E7B27" w:rsidRDefault="005B4BF2" w:rsidP="00B23EAD">
            <w:pPr>
              <w:jc w:val="right"/>
              <w:rPr>
                <w:ins w:id="394" w:author="Abraham Cisne" w:date="2023-09-16T21:27:00Z"/>
                <w:rFonts w:asciiTheme="minorHAnsi" w:hAnsiTheme="minorHAnsi"/>
                <w:color w:val="FFFFFF" w:themeColor="background1"/>
                <w:sz w:val="22"/>
              </w:rPr>
            </w:pPr>
            <w:ins w:id="395" w:author="Abraham Cisne" w:date="2023-09-16T21:27:00Z">
              <w:r w:rsidRPr="007E7B27">
                <w:rPr>
                  <w:rFonts w:asciiTheme="minorHAnsi" w:hAnsiTheme="minorHAnsi"/>
                  <w:color w:val="FFFFFF" w:themeColor="background1"/>
                  <w:sz w:val="22"/>
                </w:rPr>
                <w:t>Provider:</w:t>
              </w:r>
            </w:ins>
          </w:p>
        </w:tc>
        <w:tc>
          <w:tcPr>
            <w:tcW w:w="7839" w:type="dxa"/>
          </w:tcPr>
          <w:p w14:paraId="26E4B781" w14:textId="77777777" w:rsidR="005B4BF2" w:rsidRPr="007E7B27" w:rsidRDefault="005B4BF2" w:rsidP="00B23EAD">
            <w:pPr>
              <w:rPr>
                <w:ins w:id="396" w:author="Abraham Cisne" w:date="2023-09-16T21:27:00Z"/>
                <w:rFonts w:asciiTheme="minorHAnsi" w:hAnsiTheme="minorHAnsi"/>
                <w:sz w:val="22"/>
              </w:rPr>
            </w:pPr>
            <w:ins w:id="397" w:author="Abraham Cisne" w:date="2023-09-16T21:27:00Z">
              <w:r>
                <w:rPr>
                  <w:rFonts w:asciiTheme="minorHAnsi" w:hAnsiTheme="minorHAnsi"/>
                  <w:sz w:val="22"/>
                </w:rPr>
                <w:t>AIG Travel Guard</w:t>
              </w:r>
            </w:ins>
          </w:p>
        </w:tc>
      </w:tr>
      <w:tr w:rsidR="005B4BF2" w:rsidRPr="007E7B27" w14:paraId="19637DD5" w14:textId="77777777" w:rsidTr="00B23EAD">
        <w:trPr>
          <w:ins w:id="398" w:author="Abraham Cisne" w:date="2023-09-16T21:27:00Z"/>
        </w:trPr>
        <w:tc>
          <w:tcPr>
            <w:tcW w:w="1341" w:type="dxa"/>
            <w:shd w:val="clear" w:color="auto" w:fill="808080" w:themeFill="background1" w:themeFillShade="80"/>
          </w:tcPr>
          <w:p w14:paraId="25228C33" w14:textId="77777777" w:rsidR="005B4BF2" w:rsidRPr="007E7B27" w:rsidRDefault="005B4BF2" w:rsidP="00B23EAD">
            <w:pPr>
              <w:jc w:val="right"/>
              <w:rPr>
                <w:ins w:id="399" w:author="Abraham Cisne" w:date="2023-09-16T21:27:00Z"/>
                <w:rFonts w:asciiTheme="minorHAnsi" w:hAnsiTheme="minorHAnsi"/>
                <w:color w:val="FFFFFF" w:themeColor="background1"/>
                <w:sz w:val="22"/>
              </w:rPr>
            </w:pPr>
            <w:ins w:id="400" w:author="Abraham Cisne" w:date="2023-09-16T21:27:00Z">
              <w:r w:rsidRPr="007E7B27">
                <w:rPr>
                  <w:rFonts w:asciiTheme="minorHAnsi" w:hAnsiTheme="minorHAnsi"/>
                  <w:color w:val="FFFFFF" w:themeColor="background1"/>
                  <w:sz w:val="22"/>
                </w:rPr>
                <w:t>Policy No:</w:t>
              </w:r>
            </w:ins>
          </w:p>
        </w:tc>
        <w:tc>
          <w:tcPr>
            <w:tcW w:w="7839" w:type="dxa"/>
          </w:tcPr>
          <w:p w14:paraId="3969580B" w14:textId="77777777" w:rsidR="005B4BF2" w:rsidRPr="007E7B27" w:rsidRDefault="005B4BF2" w:rsidP="00B23EAD">
            <w:pPr>
              <w:rPr>
                <w:ins w:id="401" w:author="Abraham Cisne" w:date="2023-09-16T21:27:00Z"/>
                <w:rFonts w:asciiTheme="minorHAnsi" w:hAnsiTheme="minorHAnsi"/>
                <w:sz w:val="22"/>
              </w:rPr>
            </w:pPr>
            <w:ins w:id="402" w:author="Abraham Cisne" w:date="2023-09-16T21:27:00Z">
              <w:r w:rsidRPr="0068595C">
                <w:rPr>
                  <w:rFonts w:asciiTheme="minorHAnsi" w:hAnsiTheme="minorHAnsi"/>
                  <w:sz w:val="22"/>
                </w:rPr>
                <w:t>9158541</w:t>
              </w:r>
              <w:r>
                <w:rPr>
                  <w:rFonts w:asciiTheme="minorHAnsi" w:hAnsiTheme="minorHAnsi"/>
                  <w:sz w:val="22"/>
                </w:rPr>
                <w:t xml:space="preserve"> </w:t>
              </w:r>
            </w:ins>
          </w:p>
        </w:tc>
      </w:tr>
      <w:tr w:rsidR="005B4BF2" w:rsidRPr="009E3F60" w14:paraId="67C38BED" w14:textId="77777777" w:rsidTr="00B23EAD">
        <w:trPr>
          <w:ins w:id="403" w:author="Abraham Cisne" w:date="2023-09-16T21:27:00Z"/>
        </w:trPr>
        <w:tc>
          <w:tcPr>
            <w:tcW w:w="1341" w:type="dxa"/>
            <w:shd w:val="clear" w:color="auto" w:fill="808080" w:themeFill="background1" w:themeFillShade="80"/>
          </w:tcPr>
          <w:p w14:paraId="18DF1412" w14:textId="77777777" w:rsidR="005B4BF2" w:rsidRPr="007E7B27" w:rsidRDefault="005B4BF2" w:rsidP="00B23EAD">
            <w:pPr>
              <w:jc w:val="right"/>
              <w:rPr>
                <w:ins w:id="404" w:author="Abraham Cisne" w:date="2023-09-16T21:27:00Z"/>
                <w:rFonts w:asciiTheme="minorHAnsi" w:hAnsiTheme="minorHAnsi"/>
                <w:color w:val="FFFFFF" w:themeColor="background1"/>
                <w:sz w:val="22"/>
              </w:rPr>
            </w:pPr>
            <w:ins w:id="405" w:author="Abraham Cisne" w:date="2023-09-16T21:27:00Z">
              <w:r w:rsidRPr="007E7B27">
                <w:rPr>
                  <w:rFonts w:asciiTheme="minorHAnsi" w:hAnsiTheme="minorHAnsi"/>
                  <w:color w:val="FFFFFF" w:themeColor="background1"/>
                  <w:sz w:val="22"/>
                </w:rPr>
                <w:t>Phone:</w:t>
              </w:r>
            </w:ins>
          </w:p>
        </w:tc>
        <w:tc>
          <w:tcPr>
            <w:tcW w:w="7839" w:type="dxa"/>
          </w:tcPr>
          <w:p w14:paraId="4111B927" w14:textId="77777777" w:rsidR="005B4BF2" w:rsidRPr="009E3F60" w:rsidRDefault="005B4BF2" w:rsidP="00B23EAD">
            <w:pPr>
              <w:rPr>
                <w:ins w:id="406" w:author="Abraham Cisne" w:date="2023-09-16T21:27:00Z"/>
                <w:rFonts w:cstheme="minorHAnsi"/>
              </w:rPr>
            </w:pPr>
            <w:ins w:id="407" w:author="Abraham Cisne" w:date="2023-09-16T21:27:00Z">
              <w:r w:rsidRPr="009E3F60">
                <w:rPr>
                  <w:rFonts w:cstheme="minorHAnsi"/>
                </w:rPr>
                <w:t>U.S. and Canada : +1 877 244 6871 or +1 877 278 7196</w:t>
              </w:r>
            </w:ins>
          </w:p>
          <w:p w14:paraId="5FF8D300" w14:textId="77777777" w:rsidR="005B4BF2" w:rsidRPr="009E3F60" w:rsidRDefault="005B4BF2" w:rsidP="00B23EAD">
            <w:pPr>
              <w:rPr>
                <w:ins w:id="408" w:author="Abraham Cisne" w:date="2023-09-16T21:27:00Z"/>
                <w:rFonts w:asciiTheme="minorHAnsi" w:hAnsiTheme="minorHAnsi" w:cstheme="minorHAnsi"/>
                <w:sz w:val="22"/>
                <w:szCs w:val="22"/>
              </w:rPr>
            </w:pPr>
            <w:ins w:id="409" w:author="Abraham Cisne" w:date="2023-09-16T21:27:00Z">
              <w:r w:rsidRPr="009E3F60">
                <w:rPr>
                  <w:rFonts w:asciiTheme="minorHAnsi" w:hAnsiTheme="minorHAnsi" w:cstheme="minorHAnsi"/>
                  <w:sz w:val="22"/>
                  <w:szCs w:val="22"/>
                </w:rPr>
                <w:t>Intl. Collect : +1 715 346 0859 or +1 715 295 9973</w:t>
              </w:r>
            </w:ins>
          </w:p>
        </w:tc>
      </w:tr>
    </w:tbl>
    <w:p w14:paraId="2EDBEDB2" w14:textId="77777777" w:rsidR="005B4BF2" w:rsidRPr="00676811" w:rsidRDefault="005B4BF2">
      <w:pPr>
        <w:spacing w:line="240" w:lineRule="auto"/>
        <w:pPrChange w:id="410" w:author="Abraham Cisne" w:date="2023-09-16T21:27:00Z">
          <w:pPr>
            <w:pStyle w:val="ListParagraph"/>
            <w:numPr>
              <w:numId w:val="5"/>
            </w:numPr>
            <w:spacing w:line="240" w:lineRule="auto"/>
            <w:ind w:left="1440" w:hanging="360"/>
          </w:pPr>
        </w:pPrChange>
      </w:pPr>
    </w:p>
    <w:p w14:paraId="1FBA786D" w14:textId="77777777" w:rsidR="00FB3610" w:rsidRDefault="00FB3610" w:rsidP="00FB3610">
      <w:pPr>
        <w:pStyle w:val="ListParagraph"/>
        <w:numPr>
          <w:ilvl w:val="0"/>
          <w:numId w:val="5"/>
        </w:numPr>
        <w:spacing w:line="240" w:lineRule="auto"/>
        <w:ind w:left="720"/>
      </w:pPr>
      <w:r>
        <w:lastRenderedPageBreak/>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14:paraId="1FBA786E" w14:textId="77777777" w:rsidR="00FB3610" w:rsidRDefault="00FB3610" w:rsidP="00FB3610">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14:paraId="5756541B" w14:textId="69440286" w:rsidR="001B7980" w:rsidRDefault="001B7980" w:rsidP="001B7980">
      <w:pPr>
        <w:spacing w:line="240" w:lineRule="auto"/>
        <w:ind w:left="360"/>
      </w:pPr>
      <w:r>
        <w:t>Medical facilities are limited in Jamaica, particularly outside the capital Kingston and Montego Bay. In general, state-owned hospitals and clinics located in more urban areas are equipped to provide only basic medical assistance. A number of private clinics in Kingston and Montego Bay offer a better standard of care, but these are relatively expensive. More serious medical needs may require transportation to another country. Medical facilities and practitioners often demand advance cash payment before rendering any form of medical assistance. English-speaking medical facilities and personnel are available. Pharmacies are generally limited to Kingston and Montego Bay.</w:t>
      </w:r>
    </w:p>
    <w:p w14:paraId="25E56B26" w14:textId="6B53C6D6" w:rsidR="001B7980" w:rsidRPr="00022A22" w:rsidRDefault="001B7980" w:rsidP="001B7980">
      <w:pPr>
        <w:spacing w:line="240" w:lineRule="auto"/>
        <w:ind w:left="360"/>
        <w:rPr>
          <w:b/>
          <w:bCs/>
          <w:rPrChange w:id="411" w:author="Stephanie Verganza" w:date="2024-03-08T12:24:00Z">
            <w:rPr/>
          </w:rPrChange>
        </w:rPr>
      </w:pPr>
      <w:bookmarkStart w:id="412" w:name="_Hlk145934005"/>
      <w:r w:rsidRPr="00022A22">
        <w:rPr>
          <w:b/>
          <w:bCs/>
          <w:rPrChange w:id="413" w:author="Stephanie Verganza" w:date="2024-03-08T12:24:00Z">
            <w:rPr/>
          </w:rPrChange>
        </w:rPr>
        <w:t>Hospitals and clinics vetted by AIG:</w:t>
      </w:r>
    </w:p>
    <w:p w14:paraId="6D4C5463" w14:textId="77777777" w:rsidR="001B7980" w:rsidRDefault="001B7980" w:rsidP="001B7980">
      <w:pPr>
        <w:spacing w:after="0" w:line="240" w:lineRule="auto"/>
        <w:ind w:left="360"/>
      </w:pPr>
      <w:r>
        <w:t>Andrews Memorial Hospital</w:t>
      </w:r>
    </w:p>
    <w:p w14:paraId="244E5406" w14:textId="77777777" w:rsidR="001B7980" w:rsidRDefault="001B7980" w:rsidP="001B7980">
      <w:pPr>
        <w:spacing w:after="0" w:line="240" w:lineRule="auto"/>
        <w:ind w:left="360"/>
      </w:pPr>
      <w:r>
        <w:t>27 Hope Road</w:t>
      </w:r>
    </w:p>
    <w:p w14:paraId="6BFA3FF8" w14:textId="77777777" w:rsidR="001B7980" w:rsidRDefault="001B7980" w:rsidP="001B7980">
      <w:pPr>
        <w:spacing w:after="0" w:line="240" w:lineRule="auto"/>
        <w:ind w:left="360"/>
      </w:pPr>
      <w:r>
        <w:t>Kingston 10</w:t>
      </w:r>
    </w:p>
    <w:p w14:paraId="7A750C78" w14:textId="77777777" w:rsidR="001B7980" w:rsidRDefault="001B7980" w:rsidP="001B7980">
      <w:pPr>
        <w:spacing w:after="0" w:line="240" w:lineRule="auto"/>
        <w:ind w:left="360"/>
      </w:pPr>
      <w:r>
        <w:t>Jamaica</w:t>
      </w:r>
    </w:p>
    <w:p w14:paraId="776C4FB3" w14:textId="77777777" w:rsidR="001B7980" w:rsidRDefault="001B7980" w:rsidP="001B7980">
      <w:pPr>
        <w:spacing w:after="0" w:line="240" w:lineRule="auto"/>
        <w:ind w:left="360"/>
      </w:pPr>
      <w:r>
        <w:t>Tel: +1 876 926 7401</w:t>
      </w:r>
    </w:p>
    <w:p w14:paraId="113A8CD4" w14:textId="77777777" w:rsidR="001B7980" w:rsidRDefault="001B7980" w:rsidP="001B7980">
      <w:pPr>
        <w:spacing w:after="0" w:line="240" w:lineRule="auto"/>
        <w:ind w:left="360"/>
      </w:pPr>
    </w:p>
    <w:p w14:paraId="0E394BCE" w14:textId="77777777" w:rsidR="001B7980" w:rsidRDefault="001B7980" w:rsidP="001B7980">
      <w:pPr>
        <w:spacing w:after="0" w:line="240" w:lineRule="auto"/>
        <w:ind w:left="360"/>
      </w:pPr>
      <w:r>
        <w:t>University Hospital of the West Indies</w:t>
      </w:r>
    </w:p>
    <w:p w14:paraId="471DC672" w14:textId="77777777" w:rsidR="001B7980" w:rsidRDefault="001B7980" w:rsidP="001B7980">
      <w:pPr>
        <w:spacing w:after="0" w:line="240" w:lineRule="auto"/>
        <w:ind w:left="360"/>
      </w:pPr>
      <w:r>
        <w:t>UHWI Ring Road</w:t>
      </w:r>
    </w:p>
    <w:p w14:paraId="5C52EE7C" w14:textId="77777777" w:rsidR="001B7980" w:rsidRDefault="001B7980" w:rsidP="001B7980">
      <w:pPr>
        <w:spacing w:after="0" w:line="240" w:lineRule="auto"/>
        <w:ind w:left="360"/>
      </w:pPr>
      <w:r>
        <w:t>Mona, Kingston 7</w:t>
      </w:r>
    </w:p>
    <w:p w14:paraId="7493FA8A" w14:textId="77777777" w:rsidR="001B7980" w:rsidRDefault="001B7980" w:rsidP="001B7980">
      <w:pPr>
        <w:spacing w:after="0" w:line="240" w:lineRule="auto"/>
        <w:ind w:left="360"/>
      </w:pPr>
      <w:r>
        <w:t>Jamaica</w:t>
      </w:r>
    </w:p>
    <w:p w14:paraId="1FBA7872" w14:textId="78912B3E" w:rsidR="006E612E" w:rsidRDefault="001B7980" w:rsidP="001B7980">
      <w:pPr>
        <w:spacing w:after="0" w:line="240" w:lineRule="auto"/>
        <w:ind w:left="360"/>
      </w:pPr>
      <w:r>
        <w:t>Tel: +1 876 927 1621</w:t>
      </w:r>
      <w:bookmarkEnd w:id="412"/>
    </w:p>
    <w:p w14:paraId="70AAA5DF" w14:textId="77777777" w:rsidR="001B7980" w:rsidRPr="001B7980" w:rsidRDefault="001B7980" w:rsidP="001B7980">
      <w:pPr>
        <w:spacing w:after="0" w:line="240" w:lineRule="auto"/>
        <w:ind w:left="360"/>
      </w:pPr>
    </w:p>
    <w:p w14:paraId="1FBA7873" w14:textId="77777777" w:rsidR="000C4E1A" w:rsidRPr="0018715F" w:rsidRDefault="000C4E1A" w:rsidP="006E612E">
      <w:pPr>
        <w:spacing w:before="120" w:after="120" w:line="240" w:lineRule="auto"/>
        <w:ind w:firstLine="360"/>
        <w:rPr>
          <w:b/>
        </w:rPr>
      </w:pPr>
      <w:r w:rsidRPr="0018715F">
        <w:rPr>
          <w:b/>
        </w:rPr>
        <w:t>Natural Hazards</w:t>
      </w:r>
    </w:p>
    <w:p w14:paraId="4113A865" w14:textId="76948FE8" w:rsidR="00C80420" w:rsidRPr="00C80420" w:rsidRDefault="00C80420" w:rsidP="00C80420">
      <w:pPr>
        <w:spacing w:before="120" w:after="120" w:line="240" w:lineRule="auto"/>
      </w:pPr>
      <w:r w:rsidRPr="00C80420">
        <w:rPr>
          <w:lang w:val="en-CA"/>
        </w:rPr>
        <w:t xml:space="preserve">Jamaica has a tropical climate with high temperatures year-round at low altitudes. Rain occurs throughout the year, with the largest amounts typically falling from April to November. </w:t>
      </w:r>
    </w:p>
    <w:p w14:paraId="43A371F6" w14:textId="77777777" w:rsidR="009E74E5" w:rsidRDefault="00C80420" w:rsidP="00C80420">
      <w:pPr>
        <w:spacing w:line="240" w:lineRule="auto"/>
        <w:rPr>
          <w:lang w:val="en-CA"/>
        </w:rPr>
      </w:pPr>
      <w:r w:rsidRPr="00C80420">
        <w:rPr>
          <w:lang w:val="en-CA"/>
        </w:rPr>
        <w:t>Jamaica is susceptible to the North Atlantic hurricane season from June to November. The hurricane season occurs near simultaneously with the country’s rainy season, thus exacerbating the threat of flooding and landslides. Local officials are generally well-prepared for approaching storms; warnings and emergency procedures are implemented ahead of time.</w:t>
      </w:r>
    </w:p>
    <w:p w14:paraId="4CF80A61" w14:textId="4DAB6736" w:rsidR="00C80420" w:rsidRPr="00C80420" w:rsidRDefault="00C80420" w:rsidP="009E74E5">
      <w:pPr>
        <w:spacing w:line="240" w:lineRule="auto"/>
        <w:rPr>
          <w:lang w:val="en-CA"/>
        </w:rPr>
      </w:pPr>
      <w:r w:rsidRPr="00C80420">
        <w:rPr>
          <w:lang w:val="en-CA"/>
        </w:rPr>
        <w:t>Due to its location along a geographic fault line, Jamaica occasionally experiences earthquakes. While most seismic events are small-scale, larger earthquakes have occurred and can cause significant damage. Jamaica is also at risk for tsunamis, which are commonly caused by seismic activity. Tsunamis can move at very high speeds and threaten low-lying and coastal areas.</w:t>
      </w:r>
    </w:p>
    <w:p w14:paraId="7B23FCC6" w14:textId="15E22AF3" w:rsidR="00C5035A" w:rsidRPr="00C5035A" w:rsidRDefault="00040602" w:rsidP="00C5035A">
      <w:pPr>
        <w:rPr>
          <w:b/>
          <w:sz w:val="28"/>
        </w:rPr>
      </w:pPr>
      <w:commentRangeStart w:id="414"/>
      <w:r>
        <w:rPr>
          <w:b/>
          <w:sz w:val="28"/>
        </w:rPr>
        <w:t>Transportation</w:t>
      </w:r>
      <w:commentRangeEnd w:id="414"/>
      <w:r w:rsidR="002C5A03">
        <w:rPr>
          <w:rStyle w:val="CommentReference"/>
        </w:rPr>
        <w:commentReference w:id="414"/>
      </w:r>
    </w:p>
    <w:p w14:paraId="1FBA7879" w14:textId="10081244" w:rsidR="0018715F" w:rsidRDefault="00040602" w:rsidP="00040602">
      <w:pPr>
        <w:pStyle w:val="ListParagraph"/>
        <w:numPr>
          <w:ilvl w:val="0"/>
          <w:numId w:val="5"/>
        </w:numPr>
        <w:spacing w:line="240" w:lineRule="auto"/>
        <w:ind w:left="360" w:firstLine="0"/>
      </w:pPr>
      <w:commentRangeStart w:id="415"/>
      <w:r>
        <w:t>XXXXX</w:t>
      </w:r>
      <w:commentRangeEnd w:id="415"/>
      <w:r>
        <w:rPr>
          <w:rStyle w:val="CommentReference"/>
          <w:rFonts w:asciiTheme="minorHAnsi" w:eastAsiaTheme="minorHAnsi" w:hAnsiTheme="minorHAnsi" w:cstheme="minorBidi"/>
        </w:rPr>
        <w:commentReference w:id="415"/>
      </w:r>
    </w:p>
    <w:p w14:paraId="7F7CDD4B" w14:textId="3FC72614" w:rsidR="00505153" w:rsidRDefault="00505153" w:rsidP="00505153">
      <w:pPr>
        <w:spacing w:line="240" w:lineRule="auto"/>
      </w:pPr>
      <w:r>
        <w:lastRenderedPageBreak/>
        <w:t>Infrastructure concerns are moderate in Jamaica. While infrastructure throughout the country is extensive, access to these amenities varies greatly, and they tend to be poorly maintained in remote areas.</w:t>
      </w:r>
      <w:r w:rsidR="000B4BEB">
        <w:t xml:space="preserve"> I</w:t>
      </w:r>
      <w:r>
        <w:t>nfrastructural investments and expansions are currently underway; however, much of the country’s infrastructure is old and poorly maintained, especially in rural areas.</w:t>
      </w:r>
    </w:p>
    <w:p w14:paraId="4C2DE925" w14:textId="5A335CD2" w:rsidR="00505153" w:rsidRDefault="00505153" w:rsidP="00505153">
      <w:pPr>
        <w:spacing w:line="240" w:lineRule="auto"/>
      </w:pPr>
      <w:r w:rsidRPr="00505153">
        <w:t>The most efficient way to travel throughout Jamaica is by overland transportation; Pre-arranged transportation services through a vetted service provider are recommended due to concerns regarding erratic local driving habits and inadequate road maintenance.</w:t>
      </w:r>
    </w:p>
    <w:p w14:paraId="15493A35" w14:textId="77777777" w:rsidR="00A167D3" w:rsidRDefault="00A167D3" w:rsidP="00A167D3">
      <w:pPr>
        <w:spacing w:line="240" w:lineRule="auto"/>
      </w:pPr>
      <w:r>
        <w:t xml:space="preserve">Some options for grand transport in Jamaica include: </w:t>
      </w:r>
    </w:p>
    <w:p w14:paraId="1E0C7867" w14:textId="7EE1CE2A" w:rsidR="00505153" w:rsidRDefault="00A167D3" w:rsidP="00505153">
      <w:pPr>
        <w:spacing w:line="240" w:lineRule="auto"/>
      </w:pPr>
      <w:r w:rsidRPr="00A167D3">
        <w:t>Ride-share – Local and international ride-share services are available in the capital Kingston</w:t>
      </w:r>
      <w:r w:rsidR="00346147">
        <w:t xml:space="preserve"> and, to a lesser degree, in other cities including Montego Bay and Ocho Rios</w:t>
      </w:r>
      <w:r w:rsidRPr="00A167D3">
        <w:t xml:space="preserve"> via mobile application. Though ride-share services vet drivers, </w:t>
      </w:r>
      <w:r w:rsidR="00346147">
        <w:t xml:space="preserve">there is a </w:t>
      </w:r>
      <w:r w:rsidRPr="00A167D3">
        <w:t xml:space="preserve">risk of crime </w:t>
      </w:r>
      <w:r w:rsidR="00346147">
        <w:t xml:space="preserve">including </w:t>
      </w:r>
      <w:r w:rsidRPr="00A167D3">
        <w:t>kidnapping and assault. The legal status of ride-share services is controversial, and there are some tensions with taxi drivers.</w:t>
      </w:r>
      <w:r>
        <w:t xml:space="preserve"> </w:t>
      </w:r>
      <w:r w:rsidR="00346147">
        <w:t>M</w:t>
      </w:r>
      <w:r w:rsidR="00346147" w:rsidRPr="00A167D3">
        <w:t>obile application</w:t>
      </w:r>
      <w:r w:rsidR="00346147">
        <w:t xml:space="preserve">s available include </w:t>
      </w:r>
      <w:hyperlink r:id="rId38" w:history="1">
        <w:r w:rsidR="00346147" w:rsidRPr="00E32712">
          <w:rPr>
            <w:rStyle w:val="Hyperlink"/>
          </w:rPr>
          <w:t>Uber</w:t>
        </w:r>
      </w:hyperlink>
      <w:r w:rsidR="00346147" w:rsidRPr="00346147">
        <w:t xml:space="preserve">, </w:t>
      </w:r>
      <w:hyperlink r:id="rId39" w:history="1">
        <w:r w:rsidR="00346147" w:rsidRPr="00E32712">
          <w:rPr>
            <w:rStyle w:val="Hyperlink"/>
          </w:rPr>
          <w:t>InDrive</w:t>
        </w:r>
      </w:hyperlink>
      <w:r w:rsidR="00346147" w:rsidRPr="00346147">
        <w:t xml:space="preserve">, and </w:t>
      </w:r>
      <w:hyperlink r:id="rId40" w:history="1">
        <w:r w:rsidR="00346147" w:rsidRPr="00E32712">
          <w:rPr>
            <w:rStyle w:val="Hyperlink"/>
          </w:rPr>
          <w:t>876 On The Go</w:t>
        </w:r>
      </w:hyperlink>
      <w:r w:rsidR="00E32712">
        <w:t>.</w:t>
      </w:r>
    </w:p>
    <w:p w14:paraId="1657661A" w14:textId="619C446F" w:rsidR="00346147" w:rsidRDefault="00E32712" w:rsidP="00505153">
      <w:pPr>
        <w:spacing w:line="240" w:lineRule="auto"/>
      </w:pPr>
      <w:commentRangeStart w:id="416"/>
      <w:r w:rsidRPr="00E32712">
        <w:t xml:space="preserve">Taxi </w:t>
      </w:r>
      <w:commentRangeEnd w:id="416"/>
      <w:r>
        <w:rPr>
          <w:rStyle w:val="CommentReference"/>
        </w:rPr>
        <w:commentReference w:id="416"/>
      </w:r>
      <w:r w:rsidRPr="00E32712">
        <w:t>– Two types of official taxis operate throughout Jamaica: private taxis and route taxis. Both types are identifiable by their red and white license plates marked with “PP” or “PPV” to denote that they are public passenger vehicles (PPV). Private taxis offer traditional taxi services and can be hailed or dispatched by phone or mobile application. Route taxis are typically larger vehicles that pick up multiple groups of passengers along a set route. These taxis are often overcrowded and may involve erratic driving and frequent stops. Most taxis are not metered, and passengers should agree to a fare prior to departure. There are additional concerns regarding drivers working in collusion with criminal elements to conduct illegal activities, particularly express kidnapping. Taxis approved by the Jamaica Tourist Board (JTB) are generally in better condition and are identifiable by a blue JTB sticker on the windshield.</w:t>
      </w:r>
    </w:p>
    <w:p w14:paraId="16A211B0" w14:textId="2BD62F3B" w:rsidR="00E32712" w:rsidRDefault="00E32712" w:rsidP="00505153">
      <w:pPr>
        <w:spacing w:line="240" w:lineRule="auto"/>
      </w:pPr>
      <w:r w:rsidRPr="00E32712">
        <w:t>Bus – Intercity and intracity bus networks are present and extensive throughout Jamaica. Large intercity buses are often overcrowded, leading to frequently reported incidents of bag-snatching, pickpocketing and the theft of unattended items. Drivers do not tend to adhere to schedules but depart when they consider buses to be at capacity. Minibuses – also known as coasters – are much more popular and serve virtually all of Jamaica. Anyone can ride official buses and minibuses, which are marked with a red license plate, while other minibuses are reserved for tourists. Transportation by bus, however, is not recommended due to risks of petty crime and vehicle accidents. Minibuses approved by the Jamaica Tourist Board (JTB) are identifiable by a blue JTB sticker on the windshield.</w:t>
      </w:r>
    </w:p>
    <w:p w14:paraId="0B4B1DC5" w14:textId="77777777" w:rsidR="00505153" w:rsidRPr="00040602" w:rsidRDefault="00505153" w:rsidP="00505153">
      <w:pPr>
        <w:spacing w:line="240" w:lineRule="auto"/>
      </w:pPr>
    </w:p>
    <w:p w14:paraId="1FBA787A" w14:textId="77777777" w:rsidR="000C4E1A" w:rsidRPr="000C4E1A" w:rsidRDefault="000C4E1A" w:rsidP="000C4E1A">
      <w:pPr>
        <w:rPr>
          <w:b/>
          <w:sz w:val="28"/>
        </w:rPr>
      </w:pPr>
      <w:r w:rsidRPr="000C4E1A">
        <w:rPr>
          <w:noProof/>
          <w:sz w:val="28"/>
        </w:rPr>
        <w:drawing>
          <wp:anchor distT="0" distB="0" distL="114300" distR="114300" simplePos="0" relativeHeight="251658254"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14:paraId="1FBA787B" w14:textId="77777777" w:rsidR="000C4E1A" w:rsidRPr="003C04BE" w:rsidRDefault="000C4E1A" w:rsidP="006E612E">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14:paraId="1FBA787C" w14:textId="02244C83"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w:t>
      </w:r>
      <w:r>
        <w:rPr>
          <w:rFonts w:asciiTheme="minorHAnsi" w:hAnsiTheme="minorHAnsi" w:cstheme="minorHAnsi"/>
          <w:color w:val="000000"/>
          <w:lang w:val="en-GB"/>
        </w:rPr>
        <w:t xml:space="preserve">and share </w:t>
      </w:r>
      <w:r w:rsidRPr="003C04BE">
        <w:rPr>
          <w:rFonts w:asciiTheme="minorHAnsi" w:hAnsiTheme="minorHAnsi" w:cstheme="minorHAnsi"/>
          <w:color w:val="000000"/>
          <w:lang w:val="en-GB"/>
        </w:rPr>
        <w:t>your travel schedule and internal country plans</w:t>
      </w:r>
      <w:r w:rsidR="00D97EEB">
        <w:rPr>
          <w:rFonts w:asciiTheme="minorHAnsi" w:hAnsiTheme="minorHAnsi" w:cstheme="minorHAnsi"/>
          <w:color w:val="000000"/>
          <w:lang w:val="en-GB"/>
        </w:rPr>
        <w:t xml:space="preserve"> </w:t>
      </w:r>
      <w:commentRangeStart w:id="417"/>
      <w:commentRangeStart w:id="418"/>
      <w:r w:rsidR="00D97EEB" w:rsidRPr="00D97EEB">
        <w:rPr>
          <w:rFonts w:asciiTheme="minorHAnsi" w:hAnsiTheme="minorHAnsi" w:cstheme="minorHAnsi"/>
          <w:color w:val="000000"/>
          <w:highlight w:val="green"/>
          <w:lang w:val="en-GB"/>
        </w:rPr>
        <w:t>with XXXXX</w:t>
      </w:r>
      <w:commentRangeEnd w:id="417"/>
      <w:r w:rsidR="00BD72DC">
        <w:rPr>
          <w:rStyle w:val="CommentReference"/>
          <w:rFonts w:asciiTheme="minorHAnsi" w:eastAsiaTheme="minorHAnsi" w:hAnsiTheme="minorHAnsi" w:cstheme="minorBidi"/>
        </w:rPr>
        <w:commentReference w:id="417"/>
      </w:r>
      <w:commentRangeEnd w:id="418"/>
      <w:r w:rsidR="00B357F6">
        <w:rPr>
          <w:rStyle w:val="CommentReference"/>
          <w:rFonts w:asciiTheme="minorHAnsi" w:eastAsiaTheme="minorHAnsi" w:hAnsiTheme="minorHAnsi" w:cstheme="minorBidi"/>
        </w:rPr>
        <w:commentReference w:id="418"/>
      </w:r>
      <w:r w:rsidRPr="003C04BE">
        <w:rPr>
          <w:rFonts w:asciiTheme="minorHAnsi" w:hAnsiTheme="minorHAnsi" w:cstheme="minorHAnsi"/>
          <w:color w:val="000000"/>
          <w:lang w:val="en-GB"/>
        </w:rPr>
        <w:t>.</w:t>
      </w:r>
    </w:p>
    <w:p w14:paraId="1FBA787D" w14:textId="5EE2A32E"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D97EEB">
        <w:rPr>
          <w:rFonts w:asciiTheme="minorHAnsi" w:hAnsiTheme="minorHAnsi" w:cstheme="minorHAnsi"/>
          <w:color w:val="000000"/>
          <w:lang w:val="en-GB"/>
        </w:rPr>
        <w:t>trip coordinator</w:t>
      </w:r>
      <w:r w:rsidR="00D97EEB" w:rsidRPr="003C04BE">
        <w:rPr>
          <w:rFonts w:asciiTheme="minorHAnsi" w:hAnsiTheme="minorHAnsi" w:cstheme="minorHAnsi"/>
          <w:color w:val="000000"/>
          <w:lang w:val="en-GB"/>
        </w:rPr>
        <w:t xml:space="preserve"> </w:t>
      </w:r>
      <w:r w:rsidRPr="003C04BE">
        <w:rPr>
          <w:rFonts w:asciiTheme="minorHAnsi" w:hAnsiTheme="minorHAnsi" w:cstheme="minorHAnsi"/>
          <w:color w:val="000000"/>
          <w:lang w:val="en-GB"/>
        </w:rPr>
        <w:t>appointed to manage your travel with questions.</w:t>
      </w:r>
    </w:p>
    <w:p w14:paraId="1FBA787E"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receive the name, photograph and phone number of the person collecting you</w:t>
      </w:r>
      <w:r w:rsidRPr="003C04BE">
        <w:rPr>
          <w:rFonts w:asciiTheme="minorHAnsi" w:hAnsiTheme="minorHAnsi" w:cstheme="minorHAnsi"/>
          <w:color w:val="000000"/>
          <w:lang w:val="en-GB"/>
        </w:rPr>
        <w:t>.</w:t>
      </w:r>
    </w:p>
    <w:p w14:paraId="1FBA787F" w14:textId="77777777" w:rsidR="000C4E1A"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14:paraId="1FBA7880" w14:textId="665FC56E" w:rsidR="000C4E1A" w:rsidRPr="003C04BE" w:rsidRDefault="000C4E1A" w:rsidP="006E612E">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lastRenderedPageBreak/>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w:t>
      </w:r>
      <w:r w:rsidR="00BD72DC">
        <w:rPr>
          <w:rFonts w:asciiTheme="minorHAnsi" w:hAnsiTheme="minorHAnsi" w:cstheme="minorHAnsi"/>
          <w:color w:val="000000"/>
          <w:lang w:val="en-GB"/>
        </w:rPr>
        <w:t>call</w:t>
      </w:r>
      <w:r>
        <w:rPr>
          <w:rFonts w:asciiTheme="minorHAnsi" w:hAnsiTheme="minorHAnsi" w:cstheme="minorHAnsi"/>
          <w:color w:val="000000"/>
          <w:lang w:val="en-GB"/>
        </w:rPr>
        <w:t xml:space="preserve"> the person collecting you – then </w:t>
      </w:r>
      <w:r w:rsidR="00BD72DC">
        <w:rPr>
          <w:rFonts w:asciiTheme="minorHAnsi" w:hAnsiTheme="minorHAnsi" w:cstheme="minorHAnsi"/>
          <w:color w:val="000000"/>
          <w:lang w:val="en-GB"/>
        </w:rPr>
        <w:t xml:space="preserve">call </w:t>
      </w:r>
      <w:r>
        <w:rPr>
          <w:rFonts w:asciiTheme="minorHAnsi" w:hAnsiTheme="minorHAnsi" w:cstheme="minorHAnsi"/>
          <w:color w:val="000000"/>
          <w:lang w:val="en-GB"/>
        </w:rPr>
        <w:t>your other in-country points of contact and remain inside the airport security area.</w:t>
      </w:r>
    </w:p>
    <w:p w14:paraId="1FBA7881"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When transiting in country notify your host of changes to your schedule.</w:t>
      </w:r>
    </w:p>
    <w:p w14:paraId="1FBA7882" w14:textId="77777777" w:rsidR="00166EDE" w:rsidRPr="006E612E" w:rsidRDefault="00166EDE" w:rsidP="000C4E1A">
      <w:pPr>
        <w:rPr>
          <w:b/>
          <w:sz w:val="12"/>
          <w:szCs w:val="12"/>
        </w:rPr>
      </w:pPr>
    </w:p>
    <w:p w14:paraId="1FBA7883" w14:textId="77777777" w:rsidR="000C4E1A" w:rsidRPr="000C4E1A" w:rsidRDefault="000C4E1A" w:rsidP="000C4E1A">
      <w:pPr>
        <w:rPr>
          <w:b/>
          <w:sz w:val="28"/>
        </w:rPr>
      </w:pPr>
      <w:r w:rsidRPr="000C4E1A">
        <w:rPr>
          <w:b/>
          <w:sz w:val="28"/>
        </w:rPr>
        <w:t>Security Advice</w:t>
      </w:r>
    </w:p>
    <w:p w14:paraId="1FBA7885" w14:textId="34C20FDA" w:rsidR="0018715F" w:rsidRDefault="00473C4E" w:rsidP="000C4E1A">
      <w:r w:rsidRPr="00473C4E">
        <w:t xml:space="preserve">The threat of crime in Jamaica is </w:t>
      </w:r>
      <w:r w:rsidR="00820090">
        <w:t>high</w:t>
      </w:r>
      <w:r w:rsidRPr="00473C4E">
        <w:t xml:space="preserve">, with both petty and violent crime impacting individuals throughout the country. Petty crime – including </w:t>
      </w:r>
      <w:r w:rsidR="00820090" w:rsidRPr="00473C4E">
        <w:t>pickpocketing</w:t>
      </w:r>
      <w:r w:rsidRPr="00473C4E">
        <w:t xml:space="preserve">, bag-snatching and </w:t>
      </w:r>
      <w:r w:rsidR="00820090" w:rsidRPr="00473C4E">
        <w:t>theft</w:t>
      </w:r>
      <w:r w:rsidRPr="00473C4E">
        <w:t xml:space="preserve"> of unattended items – is the most prevalent risk to travelers. These incidents are generally opportunistic in nature, although those perceived as affluent may be targeted at higher rates. Opportunistic crime is particularly common on public transportation and in large cities such as the capital Kingston and Montego Bay.  Although authorities tend to maintain a heightened security presence in popular tourist destinations including the northern coastal resort areas, instances of crime in these areas cannot be ruled out. Travelers have also reported lottery scams where individuals inform victims that they have won the lottery but must </w:t>
      </w:r>
      <w:r w:rsidRPr="000B0D50">
        <w:rPr>
          <w:highlight w:val="yellow"/>
        </w:rPr>
        <w:t>pay fees or taxes.</w:t>
      </w:r>
    </w:p>
    <w:p w14:paraId="43FC4958" w14:textId="7B1001D3" w:rsidR="00E51E0A" w:rsidRDefault="00E51E0A" w:rsidP="00E51E0A">
      <w:r>
        <w:t>Multiple governments advise increased caution in areas throughout Jamaica. The US Department of State has enacted a Level 4: Do Not Travel advisory for multiple locations in Clarendon, Hanover, Kingston, Montego Bay, St. Andrew, St. Ann, St. Catherine, St. James and Westmoreland parishes. Additionally, the British Foreign, Commonwealth and Development Office (FCDO) advises heightened caution in areas of Kingston and Montego Bay.</w:t>
      </w:r>
    </w:p>
    <w:p w14:paraId="59AE5937" w14:textId="40968B96" w:rsidR="00E51E0A" w:rsidRDefault="00E51E0A" w:rsidP="00E51E0A">
      <w:r>
        <w:t>States of public emergency (SOEs) and zones of special operations (ZOSOs) are periodically implemented in Jamaica, particularly in St. Andrew, St. Catherine and St. James parishes – including in the popular tourist destination Montego Bay as well as the capital Kingston – as a crime deterrent measure. Authorities have declared several emergency measures in the past due to elevated crime rates; these measures often include curfews and extended stop-and-search powers for police.</w:t>
      </w:r>
    </w:p>
    <w:p w14:paraId="750F6BB6" w14:textId="41C61DA2" w:rsidR="006B7074" w:rsidRDefault="006B7074" w:rsidP="006B7074">
      <w:r>
        <w:t>Sexual assault is a significant concern throughout the country. Of particular concern is the rising number of sexual assaults committed by resort staff against women tourists in northern resort towns. Sexual assault also occurs in urban areas – particularly in Kingston and Montego Bay – and mostly targets young women, though men are sometimes targeted as well. Travelers have also reported being drugged with the intention of assault, including in resort areas. Statistics regarding crime rates remain unclear because such incidents are heavily underreported due to fear of retaliation and/or negative responses from security forces.</w:t>
      </w:r>
    </w:p>
    <w:p w14:paraId="4CE17613" w14:textId="467B1557" w:rsidR="006B7074" w:rsidRDefault="006B7074" w:rsidP="00E51E0A">
      <w:r>
        <w:t>There is a pervasive social stigma against same-sex relations in Jamaica, particularly in rural areas. LGBTQ individuals and allies have been affected by hate crimes. While attitudes toward feminine-presenting couples are typically more tolerant than those toward masculine-presenting couples, both may face discrimination. A law states that sexual conduct between men can lead to up to 10 years of prison time, though cases are not typically prosecuted. Incidents of LGBTQ-related discrimination and violence are very likely unreported, and authorities are often accused of not investigating such crime seriously.</w:t>
      </w:r>
    </w:p>
    <w:p w14:paraId="77EE12A0" w14:textId="77777777" w:rsidR="006B7074" w:rsidRDefault="006B7074" w:rsidP="00E51E0A"/>
    <w:p w14:paraId="1FBA7886" w14:textId="77777777" w:rsidR="000C4E1A" w:rsidRDefault="000C4E1A" w:rsidP="000C4E1A">
      <w:pPr>
        <w:ind w:left="360"/>
        <w:rPr>
          <w:b/>
        </w:rPr>
      </w:pPr>
      <w:r>
        <w:rPr>
          <w:noProof/>
        </w:rPr>
        <w:drawing>
          <wp:anchor distT="0" distB="0" distL="114300" distR="114300" simplePos="0" relativeHeight="251658245"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p>
    <w:p w14:paraId="1FBA7887" w14:textId="77777777" w:rsidR="000C4E1A" w:rsidRPr="001E5BE6" w:rsidRDefault="000C4E1A" w:rsidP="006E612E">
      <w:pPr>
        <w:spacing w:before="120" w:after="120" w:line="240" w:lineRule="auto"/>
        <w:ind w:left="360"/>
      </w:pPr>
      <w:r w:rsidRPr="001E5BE6">
        <w:t>The following security tips will help you have a safe and secure visit:</w:t>
      </w:r>
    </w:p>
    <w:p w14:paraId="5EDB7852" w14:textId="278D8EAC" w:rsidR="00AF5E7A" w:rsidRPr="00EF2582"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Avoid walking or driving at night</w:t>
      </w:r>
      <w:r w:rsidR="005B42ED" w:rsidRPr="00EF2582">
        <w:rPr>
          <w:rFonts w:cstheme="minorHAnsi"/>
        </w:rPr>
        <w:t>.</w:t>
      </w:r>
    </w:p>
    <w:p w14:paraId="24A3D15C" w14:textId="77777777" w:rsidR="00AF5E7A" w:rsidRPr="00EF2582"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Avoid public buses.</w:t>
      </w:r>
    </w:p>
    <w:p w14:paraId="3BA37BA8" w14:textId="77777777" w:rsidR="00AF5E7A"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Avoid secluded places or situations.</w:t>
      </w:r>
    </w:p>
    <w:p w14:paraId="5F98A795" w14:textId="7ECD0743" w:rsidR="006B7074" w:rsidRPr="00EF2582" w:rsidRDefault="006B7074" w:rsidP="00AF5E7A">
      <w:pPr>
        <w:numPr>
          <w:ilvl w:val="0"/>
          <w:numId w:val="10"/>
        </w:numPr>
        <w:shd w:val="clear" w:color="auto" w:fill="FFFFFF"/>
        <w:spacing w:before="100" w:beforeAutospacing="1" w:after="100" w:afterAutospacing="1" w:line="240" w:lineRule="auto"/>
        <w:rPr>
          <w:rFonts w:cstheme="minorHAnsi"/>
        </w:rPr>
      </w:pPr>
      <w:r>
        <w:rPr>
          <w:rFonts w:cstheme="minorHAnsi"/>
        </w:rPr>
        <w:t xml:space="preserve">Do not accept drinks from strangers and watch drinks at all times. </w:t>
      </w:r>
    </w:p>
    <w:p w14:paraId="09CBAF94" w14:textId="77777777" w:rsidR="00AF5E7A" w:rsidRPr="00EF2582"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Do not physically resist any robbery attempt.</w:t>
      </w:r>
    </w:p>
    <w:p w14:paraId="17A98513" w14:textId="0C1F1821" w:rsidR="005B42ED" w:rsidRPr="00EF2582" w:rsidRDefault="005B42ED" w:rsidP="005B42ED">
      <w:pPr>
        <w:numPr>
          <w:ilvl w:val="0"/>
          <w:numId w:val="10"/>
        </w:numPr>
        <w:shd w:val="clear" w:color="auto" w:fill="FFFFFF"/>
        <w:spacing w:before="100" w:beforeAutospacing="1" w:after="100" w:afterAutospacing="1" w:line="240" w:lineRule="auto"/>
        <w:rPr>
          <w:rFonts w:cstheme="minorHAnsi"/>
        </w:rPr>
      </w:pPr>
      <w:r w:rsidRPr="00EF2582">
        <w:rPr>
          <w:rFonts w:cstheme="minorHAnsi"/>
        </w:rPr>
        <w:t>Separate your money when walking in the street with the larger amount being in a less obvious location. Always have something to give a robber.</w:t>
      </w:r>
    </w:p>
    <w:p w14:paraId="661B888C" w14:textId="77777777" w:rsidR="00AF5E7A" w:rsidRPr="00EF2582"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Be aware of your surroundings and keep a low profile.</w:t>
      </w:r>
    </w:p>
    <w:p w14:paraId="49523D26" w14:textId="77777777" w:rsidR="00AF5E7A" w:rsidRPr="00AF5E7A" w:rsidRDefault="00AF5E7A" w:rsidP="00AF5E7A">
      <w:pPr>
        <w:numPr>
          <w:ilvl w:val="0"/>
          <w:numId w:val="10"/>
        </w:numPr>
        <w:shd w:val="clear" w:color="auto" w:fill="FFFFFF"/>
        <w:spacing w:before="100" w:beforeAutospacing="1" w:after="100" w:afterAutospacing="1" w:line="240" w:lineRule="auto"/>
        <w:rPr>
          <w:rFonts w:cstheme="minorHAnsi"/>
          <w:color w:val="003875"/>
        </w:rPr>
      </w:pPr>
      <w:r w:rsidRPr="00EF2582">
        <w:rPr>
          <w:rFonts w:cstheme="minorHAnsi"/>
        </w:rPr>
        <w:t>Enroll in the </w:t>
      </w:r>
      <w:hyperlink r:id="rId42" w:history="1">
        <w:r w:rsidRPr="00AF5E7A">
          <w:rPr>
            <w:rStyle w:val="Hyperlink"/>
            <w:rFonts w:cstheme="minorHAnsi"/>
            <w:color w:val="003875"/>
          </w:rPr>
          <w:t>Smart Traveler Enrollment Program (STEP)</w:t>
        </w:r>
      </w:hyperlink>
      <w:r w:rsidRPr="00AF5E7A">
        <w:rPr>
          <w:rFonts w:cstheme="minorHAnsi"/>
          <w:color w:val="003875"/>
        </w:rPr>
        <w:t> </w:t>
      </w:r>
      <w:r w:rsidRPr="00EF2582">
        <w:rPr>
          <w:rFonts w:cstheme="minorHAnsi"/>
        </w:rPr>
        <w:t>to receive Alerts and make it easier to locate you in an emergency.</w:t>
      </w:r>
    </w:p>
    <w:p w14:paraId="03872464" w14:textId="77777777" w:rsidR="00AF5E7A" w:rsidRPr="00AF5E7A" w:rsidRDefault="00AF5E7A" w:rsidP="00AF5E7A">
      <w:pPr>
        <w:numPr>
          <w:ilvl w:val="0"/>
          <w:numId w:val="10"/>
        </w:numPr>
        <w:shd w:val="clear" w:color="auto" w:fill="FFFFFF"/>
        <w:spacing w:before="100" w:beforeAutospacing="1" w:after="100" w:afterAutospacing="1" w:line="240" w:lineRule="auto"/>
        <w:rPr>
          <w:rFonts w:cstheme="minorHAnsi"/>
          <w:color w:val="003875"/>
        </w:rPr>
      </w:pPr>
      <w:r w:rsidRPr="00EF2582">
        <w:rPr>
          <w:rFonts w:cstheme="minorHAnsi"/>
        </w:rPr>
        <w:t>Prepare a contingency plan for emergency situations. Review the </w:t>
      </w:r>
      <w:hyperlink r:id="rId43" w:history="1">
        <w:r w:rsidRPr="00AF5E7A">
          <w:rPr>
            <w:rStyle w:val="Hyperlink"/>
            <w:rFonts w:cstheme="minorHAnsi"/>
            <w:color w:val="003875"/>
          </w:rPr>
          <w:t>Traveler’s Checklist</w:t>
        </w:r>
      </w:hyperlink>
      <w:r w:rsidRPr="00AF5E7A">
        <w:rPr>
          <w:rFonts w:cstheme="minorHAnsi"/>
          <w:color w:val="003875"/>
        </w:rPr>
        <w:t>.</w:t>
      </w:r>
    </w:p>
    <w:p w14:paraId="728BCDFE" w14:textId="6736C667" w:rsidR="00AF5E7A" w:rsidRPr="00EF2582" w:rsidRDefault="00AF5E7A" w:rsidP="00AF5E7A">
      <w:pPr>
        <w:numPr>
          <w:ilvl w:val="0"/>
          <w:numId w:val="10"/>
        </w:numPr>
        <w:shd w:val="clear" w:color="auto" w:fill="FFFFFF"/>
        <w:spacing w:before="100" w:beforeAutospacing="1" w:after="100" w:afterAutospacing="1" w:line="240" w:lineRule="auto"/>
        <w:rPr>
          <w:rFonts w:cstheme="minorHAnsi"/>
        </w:rPr>
      </w:pPr>
      <w:r w:rsidRPr="00EF2582">
        <w:rPr>
          <w:rFonts w:cstheme="minorHAnsi"/>
        </w:rPr>
        <w:t>Visit the CDC page for the latest </w:t>
      </w:r>
      <w:hyperlink r:id="rId44" w:history="1">
        <w:r w:rsidRPr="00AF5E7A">
          <w:rPr>
            <w:rStyle w:val="Hyperlink"/>
            <w:rFonts w:cstheme="minorHAnsi"/>
            <w:color w:val="003875"/>
          </w:rPr>
          <w:t>Travel Health Information</w:t>
        </w:r>
      </w:hyperlink>
      <w:r w:rsidRPr="00AF5E7A">
        <w:rPr>
          <w:rFonts w:cstheme="minorHAnsi"/>
          <w:color w:val="003875"/>
        </w:rPr>
        <w:t> </w:t>
      </w:r>
      <w:r w:rsidRPr="00EF2582">
        <w:rPr>
          <w:rFonts w:cstheme="minorHAnsi"/>
        </w:rPr>
        <w:t>related to your travel.</w:t>
      </w:r>
    </w:p>
    <w:p w14:paraId="2D328B2D" w14:textId="7E5D5CC2" w:rsidR="00AF5E7A" w:rsidRPr="00EF2582" w:rsidRDefault="00AF5E7A" w:rsidP="00EF2582">
      <w:pPr>
        <w:numPr>
          <w:ilvl w:val="0"/>
          <w:numId w:val="10"/>
        </w:numPr>
        <w:shd w:val="clear" w:color="auto" w:fill="FFFFFF"/>
        <w:spacing w:before="100" w:beforeAutospacing="1" w:after="0" w:line="240" w:lineRule="auto"/>
        <w:rPr>
          <w:rFonts w:cstheme="minorHAnsi"/>
        </w:rPr>
      </w:pPr>
      <w:r w:rsidRPr="00EF2582">
        <w:rPr>
          <w:rFonts w:cstheme="minorHAnsi"/>
        </w:rPr>
        <w:t>Never attempt to bring firearms or ammunition</w:t>
      </w:r>
      <w:r w:rsidR="005B42ED" w:rsidRPr="00EF2582">
        <w:rPr>
          <w:rFonts w:cstheme="minorHAnsi"/>
        </w:rPr>
        <w:t xml:space="preserve"> of any kind</w:t>
      </w:r>
      <w:r w:rsidRPr="00EF2582">
        <w:rPr>
          <w:rFonts w:cstheme="minorHAnsi"/>
        </w:rPr>
        <w:t>. The penalties for carrying firearms and/or ammunition, even inadvertently, are severe, and can include lengthy prison sentence</w:t>
      </w:r>
      <w:r w:rsidR="00EF2582" w:rsidRPr="00EF2582">
        <w:rPr>
          <w:rFonts w:cstheme="minorHAnsi"/>
        </w:rPr>
        <w:t xml:space="preserve">s. </w:t>
      </w:r>
    </w:p>
    <w:p w14:paraId="1FBA7888" w14:textId="0C156E3B" w:rsidR="000C4E1A" w:rsidRPr="005B42ED" w:rsidRDefault="000C4E1A" w:rsidP="00EF2582">
      <w:pPr>
        <w:pStyle w:val="ListParagraph"/>
        <w:numPr>
          <w:ilvl w:val="0"/>
          <w:numId w:val="5"/>
        </w:numPr>
        <w:spacing w:after="120" w:line="240" w:lineRule="auto"/>
        <w:ind w:left="720"/>
        <w:rPr>
          <w:highlight w:val="yellow"/>
        </w:rPr>
      </w:pPr>
      <w:r w:rsidRPr="005B42ED">
        <w:rPr>
          <w:highlight w:val="yellow"/>
        </w:rPr>
        <w:t>Carry a small</w:t>
      </w:r>
      <w:r w:rsidR="00D97EEB" w:rsidRPr="005B42ED">
        <w:rPr>
          <w:highlight w:val="yellow"/>
        </w:rPr>
        <w:t>, rubber</w:t>
      </w:r>
      <w:r w:rsidRPr="005B42ED">
        <w:rPr>
          <w:highlight w:val="yellow"/>
        </w:rPr>
        <w:t xml:space="preserve"> doorstop to help secure your hotel door at night.</w:t>
      </w:r>
    </w:p>
    <w:p w14:paraId="1FBA7889" w14:textId="77777777" w:rsidR="000C4E1A" w:rsidRPr="005B42ED" w:rsidRDefault="000C4E1A" w:rsidP="006E612E">
      <w:pPr>
        <w:pStyle w:val="ListParagraph"/>
        <w:numPr>
          <w:ilvl w:val="0"/>
          <w:numId w:val="5"/>
        </w:numPr>
        <w:spacing w:before="120" w:after="120" w:line="240" w:lineRule="auto"/>
        <w:ind w:left="720"/>
        <w:rPr>
          <w:highlight w:val="yellow"/>
        </w:rPr>
      </w:pPr>
      <w:r w:rsidRPr="005B42ED">
        <w:rPr>
          <w:highlight w:val="yellow"/>
        </w:rPr>
        <w:t>Carry a very bright handheld flashlight in case of emergencies.</w:t>
      </w:r>
    </w:p>
    <w:p w14:paraId="1FBA788A" w14:textId="77777777" w:rsidR="000C4E1A" w:rsidRPr="005B42ED" w:rsidRDefault="000C4E1A" w:rsidP="006E612E">
      <w:pPr>
        <w:pStyle w:val="ListParagraph"/>
        <w:numPr>
          <w:ilvl w:val="0"/>
          <w:numId w:val="5"/>
        </w:numPr>
        <w:spacing w:before="120" w:after="120" w:line="240" w:lineRule="auto"/>
        <w:ind w:left="720"/>
        <w:rPr>
          <w:highlight w:val="yellow"/>
        </w:rPr>
      </w:pPr>
      <w:r w:rsidRPr="005B42ED">
        <w:rPr>
          <w:highlight w:val="yellow"/>
        </w:rPr>
        <w:t>Ensure you have a charger and converter for your laptop and phone.</w:t>
      </w:r>
    </w:p>
    <w:p w14:paraId="1FBA788C" w14:textId="355543FD" w:rsidR="000C4E1A" w:rsidRPr="005B42ED" w:rsidRDefault="000C4E1A" w:rsidP="006E612E">
      <w:pPr>
        <w:pStyle w:val="ListParagraph"/>
        <w:numPr>
          <w:ilvl w:val="0"/>
          <w:numId w:val="5"/>
        </w:numPr>
        <w:spacing w:before="120" w:after="120" w:line="240" w:lineRule="auto"/>
        <w:ind w:left="720"/>
        <w:rPr>
          <w:highlight w:val="yellow"/>
        </w:rPr>
      </w:pPr>
      <w:r w:rsidRPr="005B42ED">
        <w:rPr>
          <w:highlight w:val="yellow"/>
        </w:rPr>
        <w:t>Do not accept lifts with strangers or give strangers lifts.</w:t>
      </w:r>
    </w:p>
    <w:p w14:paraId="1FBA788D" w14:textId="77777777" w:rsidR="000C4E1A" w:rsidRPr="005B42ED" w:rsidRDefault="000C4E1A" w:rsidP="006E612E">
      <w:pPr>
        <w:pStyle w:val="ListParagraph"/>
        <w:numPr>
          <w:ilvl w:val="0"/>
          <w:numId w:val="5"/>
        </w:numPr>
        <w:spacing w:before="120" w:after="120" w:line="240" w:lineRule="auto"/>
        <w:ind w:left="720"/>
        <w:rPr>
          <w:highlight w:val="yellow"/>
        </w:rPr>
      </w:pPr>
      <w:r w:rsidRPr="005B42ED">
        <w:rPr>
          <w:highlight w:val="yellow"/>
        </w:rPr>
        <w:t>Protect your information and be careful what you say in public.</w:t>
      </w:r>
    </w:p>
    <w:p w14:paraId="45E80C0C" w14:textId="77777777" w:rsidR="00EF2582" w:rsidRDefault="000C4E1A" w:rsidP="00EF2582">
      <w:pPr>
        <w:pStyle w:val="ListParagraph"/>
        <w:numPr>
          <w:ilvl w:val="0"/>
          <w:numId w:val="5"/>
        </w:numPr>
        <w:spacing w:before="120" w:after="120" w:line="240" w:lineRule="auto"/>
        <w:ind w:left="720"/>
        <w:rPr>
          <w:highlight w:val="yellow"/>
        </w:rPr>
      </w:pPr>
      <w:r w:rsidRPr="005B42ED">
        <w:rPr>
          <w:highlight w:val="yellow"/>
        </w:rPr>
        <w:t>Do not take photographs of government installations or sensitive locations.</w:t>
      </w:r>
    </w:p>
    <w:p w14:paraId="1FBA788F" w14:textId="25EF6119" w:rsidR="00166EDE" w:rsidRPr="00EF2582" w:rsidRDefault="00166EDE" w:rsidP="00EF2582">
      <w:pPr>
        <w:pStyle w:val="ListParagraph"/>
        <w:numPr>
          <w:ilvl w:val="0"/>
          <w:numId w:val="5"/>
        </w:numPr>
        <w:spacing w:before="120" w:after="120" w:line="240" w:lineRule="auto"/>
        <w:ind w:left="720"/>
        <w:rPr>
          <w:highlight w:val="yellow"/>
        </w:rPr>
      </w:pPr>
      <w:r w:rsidRPr="00EF2582">
        <w:rPr>
          <w:highlight w:val="yellow"/>
        </w:rPr>
        <w:t>Track the security situation, avoid areas prone to crime and alert your manager if risks increase.</w:t>
      </w:r>
      <w:r w:rsidR="00EF2582" w:rsidRPr="00EF2582">
        <w:t xml:space="preserve"> </w:t>
      </w:r>
      <w:r w:rsidR="00EF2582" w:rsidRPr="00EF2582">
        <w:rPr>
          <w:highlight w:val="yellow"/>
        </w:rPr>
        <w:t xml:space="preserve">Review the </w:t>
      </w:r>
      <w:hyperlink r:id="rId45" w:history="1">
        <w:r w:rsidR="00EF2582" w:rsidRPr="00EF2582">
          <w:rPr>
            <w:rStyle w:val="Hyperlink"/>
            <w:highlight w:val="yellow"/>
          </w:rPr>
          <w:t>State Department Country Security Report for Jamaica</w:t>
        </w:r>
      </w:hyperlink>
      <w:r w:rsidR="00EF2582" w:rsidRPr="00EF2582">
        <w:rPr>
          <w:highlight w:val="yellow"/>
        </w:rPr>
        <w:t>.</w:t>
      </w:r>
    </w:p>
    <w:p w14:paraId="1FBA7891" w14:textId="77777777" w:rsidR="00FB0AC1" w:rsidRPr="00F83AE6" w:rsidRDefault="00FB0AC1" w:rsidP="006E612E">
      <w:pPr>
        <w:pStyle w:val="ListParagraph"/>
        <w:numPr>
          <w:ilvl w:val="0"/>
          <w:numId w:val="5"/>
        </w:numPr>
        <w:spacing w:before="120" w:after="120" w:line="240" w:lineRule="auto"/>
        <w:ind w:left="720"/>
        <w:rPr>
          <w:highlight w:val="yellow"/>
        </w:rPr>
      </w:pPr>
      <w:r w:rsidRPr="00F83AE6">
        <w:rPr>
          <w:highlight w:val="yellow"/>
        </w:rPr>
        <w:t>Always use the lock on your hotel door, as well as the peephole before opening the door.</w:t>
      </w:r>
    </w:p>
    <w:p w14:paraId="3FD245EE" w14:textId="2BEEFA16" w:rsidR="00B8123C" w:rsidRPr="000B4BEB" w:rsidRDefault="00EF2582" w:rsidP="000B4BEB">
      <w:pPr>
        <w:pStyle w:val="ListParagraph"/>
        <w:numPr>
          <w:ilvl w:val="0"/>
          <w:numId w:val="5"/>
        </w:numPr>
        <w:spacing w:before="120" w:after="120" w:line="240" w:lineRule="auto"/>
        <w:ind w:left="720"/>
        <w:rPr>
          <w:lang w:val="en-CA"/>
        </w:rPr>
      </w:pPr>
      <w:r>
        <w:rPr>
          <w:lang w:val="en-CA"/>
        </w:rPr>
        <w:t>If drivi</w:t>
      </w:r>
      <w:r w:rsidR="000B4BEB">
        <w:rPr>
          <w:lang w:val="en-CA"/>
        </w:rPr>
        <w:t xml:space="preserve">ng, </w:t>
      </w:r>
      <w:r w:rsidR="00F77A19" w:rsidRPr="00F77A19">
        <w:rPr>
          <w:lang w:val="en-CA"/>
        </w:rPr>
        <w:t xml:space="preserve">most main routes in and between towns and cities </w:t>
      </w:r>
      <w:r w:rsidR="000B4BEB">
        <w:rPr>
          <w:lang w:val="en-CA"/>
        </w:rPr>
        <w:t xml:space="preserve">are </w:t>
      </w:r>
      <w:r w:rsidR="00F77A19" w:rsidRPr="00F77A19">
        <w:rPr>
          <w:lang w:val="en-CA"/>
        </w:rPr>
        <w:t>in good or reasonable condition, but there are exceptions, especially in remote rural areas where some roads can only be travelled in 4x4 vehicles and with great care.</w:t>
      </w:r>
      <w:r w:rsidR="00EF3B98">
        <w:rPr>
          <w:lang w:val="en-CA"/>
        </w:rPr>
        <w:t xml:space="preserve"> Complete all travel during daylight hours.</w:t>
      </w:r>
      <w:r w:rsidR="000B4BEB">
        <w:rPr>
          <w:lang w:val="en-CA"/>
        </w:rPr>
        <w:t xml:space="preserve"> </w:t>
      </w:r>
      <w:r w:rsidR="000B4BEB" w:rsidRPr="000B4BEB">
        <w:rPr>
          <w:lang w:val="en-CA"/>
        </w:rPr>
        <w:t>The country’s highways are generally in good condition, although poor maintenance has resulted in an increasing number of potholes and uneven pavement. Urban roads are typically paved though they may lack adequate lighting and signage, have frequent potholes, are narrow and overcrowded. Roundabouts are known for poor signage and unclear exit points. Many secondary roads are in a severe state of disrepair. Rural roads tend to be narrow, winding and unpaved. Poor lighting also contributes to hazardous conditions in these areas after dark. Pedestrians and animals are often present along roadways, and crosswalks are generally uncommon. In addition, landslides and flooding are common due to heavy rain from May to June and September to November, often causing widespread travel delays and disruptions. Jamaica has an elevated accident rate due to erratic driving standards and a disregard for traffic laws. Traffic drives on the left.</w:t>
      </w:r>
      <w:r w:rsidR="000B4BEB">
        <w:rPr>
          <w:lang w:val="en-CA"/>
        </w:rPr>
        <w:t xml:space="preserve"> Before road trips always p</w:t>
      </w:r>
      <w:r w:rsidR="00B8123C" w:rsidRPr="000B4BEB">
        <w:rPr>
          <w:lang w:val="en-CA"/>
        </w:rPr>
        <w:t xml:space="preserve">erform a vehicle </w:t>
      </w:r>
      <w:r w:rsidR="00ED477E" w:rsidRPr="000B4BEB">
        <w:rPr>
          <w:lang w:val="en-CA"/>
        </w:rPr>
        <w:t>inspection</w:t>
      </w:r>
      <w:r w:rsidR="00BB2BDC" w:rsidRPr="000B4BEB">
        <w:rPr>
          <w:lang w:val="en-CA"/>
        </w:rPr>
        <w:t>:</w:t>
      </w:r>
    </w:p>
    <w:p w14:paraId="62D03A03" w14:textId="162C3DE8" w:rsidR="00ED477E" w:rsidRDefault="00ED477E" w:rsidP="00ED477E">
      <w:pPr>
        <w:pStyle w:val="ListParagraph"/>
        <w:numPr>
          <w:ilvl w:val="2"/>
          <w:numId w:val="5"/>
        </w:numPr>
        <w:spacing w:before="120" w:after="120" w:line="240" w:lineRule="auto"/>
        <w:rPr>
          <w:lang w:val="en-CA"/>
        </w:rPr>
      </w:pPr>
      <w:r>
        <w:rPr>
          <w:lang w:val="en-CA"/>
        </w:rPr>
        <w:t>Spare tire</w:t>
      </w:r>
    </w:p>
    <w:p w14:paraId="3A4F9FC9" w14:textId="6EBF455D" w:rsidR="00ED477E" w:rsidRDefault="00ED477E" w:rsidP="00ED477E">
      <w:pPr>
        <w:pStyle w:val="ListParagraph"/>
        <w:numPr>
          <w:ilvl w:val="2"/>
          <w:numId w:val="5"/>
        </w:numPr>
        <w:spacing w:before="120" w:after="120" w:line="240" w:lineRule="auto"/>
        <w:rPr>
          <w:lang w:val="en-CA"/>
        </w:rPr>
      </w:pPr>
      <w:r>
        <w:rPr>
          <w:lang w:val="en-CA"/>
        </w:rPr>
        <w:t>Oil levels</w:t>
      </w:r>
    </w:p>
    <w:p w14:paraId="15E67F53" w14:textId="4ABC018D" w:rsidR="00ED477E" w:rsidRDefault="00ED477E" w:rsidP="00ED477E">
      <w:pPr>
        <w:pStyle w:val="ListParagraph"/>
        <w:numPr>
          <w:ilvl w:val="2"/>
          <w:numId w:val="5"/>
        </w:numPr>
        <w:spacing w:before="120" w:after="120" w:line="240" w:lineRule="auto"/>
        <w:rPr>
          <w:lang w:val="en-CA"/>
        </w:rPr>
      </w:pPr>
      <w:r>
        <w:rPr>
          <w:lang w:val="en-CA"/>
        </w:rPr>
        <w:lastRenderedPageBreak/>
        <w:t>Extra Fuel</w:t>
      </w:r>
    </w:p>
    <w:p w14:paraId="29946720" w14:textId="667780DA" w:rsidR="00ED477E" w:rsidRDefault="00ED477E" w:rsidP="00ED477E">
      <w:pPr>
        <w:pStyle w:val="ListParagraph"/>
        <w:numPr>
          <w:ilvl w:val="2"/>
          <w:numId w:val="5"/>
        </w:numPr>
        <w:spacing w:before="120" w:after="120" w:line="240" w:lineRule="auto"/>
        <w:rPr>
          <w:lang w:val="en-CA"/>
        </w:rPr>
      </w:pPr>
      <w:r>
        <w:rPr>
          <w:lang w:val="en-CA"/>
        </w:rPr>
        <w:t>Water</w:t>
      </w:r>
    </w:p>
    <w:p w14:paraId="11972AA2" w14:textId="3AD50436" w:rsidR="00ED477E" w:rsidRDefault="00ED477E" w:rsidP="00ED477E">
      <w:pPr>
        <w:pStyle w:val="ListParagraph"/>
        <w:numPr>
          <w:ilvl w:val="2"/>
          <w:numId w:val="5"/>
        </w:numPr>
        <w:spacing w:before="120" w:after="120" w:line="240" w:lineRule="auto"/>
        <w:rPr>
          <w:lang w:val="en-CA"/>
        </w:rPr>
      </w:pPr>
      <w:r>
        <w:rPr>
          <w:lang w:val="en-CA"/>
        </w:rPr>
        <w:t>Functioning lights and blinkers</w:t>
      </w:r>
    </w:p>
    <w:p w14:paraId="4D0DC8B1" w14:textId="349A7B6A" w:rsidR="00EF2582" w:rsidRDefault="00ED477E" w:rsidP="00EF2582">
      <w:pPr>
        <w:pStyle w:val="ListParagraph"/>
        <w:numPr>
          <w:ilvl w:val="2"/>
          <w:numId w:val="5"/>
        </w:numPr>
        <w:spacing w:before="120" w:after="120" w:line="240" w:lineRule="auto"/>
        <w:rPr>
          <w:lang w:val="en-CA"/>
        </w:rPr>
      </w:pPr>
      <w:r>
        <w:rPr>
          <w:lang w:val="en-CA"/>
        </w:rPr>
        <w:t xml:space="preserve">Medical Kit – located in </w:t>
      </w:r>
      <w:r w:rsidR="00A6074B">
        <w:rPr>
          <w:lang w:val="en-CA"/>
        </w:rPr>
        <w:t>office.</w:t>
      </w:r>
    </w:p>
    <w:p w14:paraId="5CB38960" w14:textId="03099DCC" w:rsidR="006B7074" w:rsidRPr="003E6CBE" w:rsidRDefault="006B7074" w:rsidP="006B7074">
      <w:pPr>
        <w:pStyle w:val="ListParagraph"/>
        <w:numPr>
          <w:ilvl w:val="0"/>
          <w:numId w:val="5"/>
        </w:numPr>
        <w:spacing w:before="120" w:after="120" w:line="240" w:lineRule="auto"/>
        <w:ind w:left="720"/>
        <w:rPr>
          <w:highlight w:val="yellow"/>
        </w:rPr>
      </w:pPr>
      <w:r w:rsidRPr="003E6CBE">
        <w:rPr>
          <w:lang w:val="en-CA"/>
        </w:rPr>
        <w:t xml:space="preserve">Jamaica is prone to bouts of unrest, generally inspired by economic, social and security issues. These protests can be spontaneous in nature and largely occur near government buildings in the downtown area of the capital Kingston and on roads leading to Norman Manley International Airport (MKJP/KIN). Demonstrators sometimes set up makeshift roadblocks, which can result in significant travel delays and disruptions. Criminals have been known to use civil unrest to mask robberies. Strikes by government workers may also occur and can disrupt government services. </w:t>
      </w:r>
      <w:r w:rsidRPr="003E6CBE">
        <w:rPr>
          <w:highlight w:val="yellow"/>
          <w:lang w:val="en-CA"/>
        </w:rPr>
        <w:t xml:space="preserve">Authorities may close roads, impose curfews and enact states of emergency. </w:t>
      </w:r>
    </w:p>
    <w:p w14:paraId="1FBA789B" w14:textId="77777777" w:rsidR="000C4E1A" w:rsidRDefault="000C4E1A" w:rsidP="006E612E">
      <w:pPr>
        <w:spacing w:before="120" w:after="120" w:line="240" w:lineRule="auto"/>
        <w:ind w:left="360"/>
        <w:rPr>
          <w:b/>
        </w:rPr>
      </w:pPr>
      <w:r>
        <w:rPr>
          <w:noProof/>
        </w:rPr>
        <w:drawing>
          <wp:anchor distT="0" distB="0" distL="114300" distR="114300" simplePos="0" relativeHeight="251658252" behindDoc="1" locked="0" layoutInCell="1" allowOverlap="1" wp14:anchorId="1FBA791D" wp14:editId="0C5C9F9F">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14:paraId="1FBA789C" w14:textId="77777777" w:rsidR="000C4E1A" w:rsidRPr="004138D5" w:rsidRDefault="000C4E1A" w:rsidP="006E612E">
      <w:pPr>
        <w:spacing w:before="120" w:after="120" w:line="240" w:lineRule="auto"/>
        <w:ind w:left="360"/>
      </w:pPr>
      <w:r w:rsidRPr="00FA7727">
        <w:t>Th</w:t>
      </w:r>
      <w:r w:rsidRPr="004138D5">
        <w:t>e following security tips will help you have a safe and secure visit:</w:t>
      </w:r>
    </w:p>
    <w:p w14:paraId="1FBA789D" w14:textId="77777777" w:rsidR="00F967CD" w:rsidRPr="004138D5" w:rsidRDefault="00F967CD" w:rsidP="00F967CD">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14:paraId="1FBA789E" w14:textId="77777777" w:rsidR="00F967CD" w:rsidRPr="00232529" w:rsidRDefault="00F967CD" w:rsidP="00F967CD">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14:paraId="1FBA789F" w14:textId="4B3B51EC" w:rsidR="00F967CD" w:rsidRPr="00232529" w:rsidRDefault="00F967CD" w:rsidP="00F967CD">
      <w:pPr>
        <w:pStyle w:val="ListParagraph"/>
        <w:numPr>
          <w:ilvl w:val="0"/>
          <w:numId w:val="3"/>
        </w:numPr>
        <w:spacing w:line="240" w:lineRule="auto"/>
        <w:rPr>
          <w:b/>
        </w:rPr>
      </w:pPr>
      <w:r>
        <w:t>Use a VPN on all devices where possible</w:t>
      </w:r>
      <w:r w:rsidR="00A6074B">
        <w:t xml:space="preserve">. There are several </w:t>
      </w:r>
      <w:hyperlink r:id="rId47" w:history="1">
        <w:r w:rsidR="00A6074B" w:rsidRPr="00A6074B">
          <w:rPr>
            <w:rStyle w:val="Hyperlink"/>
          </w:rPr>
          <w:t>free VPN options</w:t>
        </w:r>
      </w:hyperlink>
      <w:r w:rsidR="00A6074B">
        <w:t xml:space="preserve"> available online. </w:t>
      </w:r>
      <w:hyperlink r:id="rId48" w:history="1">
        <w:r w:rsidR="00A6074B" w:rsidRPr="00A6074B">
          <w:rPr>
            <w:rStyle w:val="Hyperlink"/>
          </w:rPr>
          <w:t>Proton VPN</w:t>
        </w:r>
      </w:hyperlink>
      <w:r w:rsidR="00A6074B">
        <w:t xml:space="preserve"> offers free VPN access with registration. </w:t>
      </w:r>
    </w:p>
    <w:p w14:paraId="1FBA78A0" w14:textId="77777777" w:rsidR="00F967CD" w:rsidRPr="00F967CD" w:rsidRDefault="00F967CD" w:rsidP="00F967CD">
      <w:pPr>
        <w:pStyle w:val="ListParagraph"/>
        <w:numPr>
          <w:ilvl w:val="0"/>
          <w:numId w:val="3"/>
        </w:numPr>
        <w:spacing w:line="240" w:lineRule="auto"/>
        <w:rPr>
          <w:b/>
        </w:rPr>
      </w:pPr>
      <w:r>
        <w:t>Never discuss or share itineraries or plans with non-designated security personnel or on any social media platforms.</w:t>
      </w:r>
    </w:p>
    <w:p w14:paraId="1FBA78A1" w14:textId="77777777" w:rsidR="00F967CD" w:rsidRPr="00F967CD" w:rsidRDefault="00F967CD" w:rsidP="00F967CD">
      <w:pPr>
        <w:spacing w:line="240" w:lineRule="auto"/>
        <w:rPr>
          <w:b/>
        </w:rPr>
      </w:pPr>
    </w:p>
    <w:p w14:paraId="1FBA78A2" w14:textId="5946A0D1" w:rsidR="000C4E1A" w:rsidRPr="001209BB" w:rsidRDefault="000C4E1A" w:rsidP="006E612E">
      <w:pPr>
        <w:spacing w:before="120" w:after="120" w:line="240" w:lineRule="auto"/>
        <w:ind w:left="360"/>
        <w:rPr>
          <w:b/>
        </w:rPr>
      </w:pPr>
      <w:r>
        <w:rPr>
          <w:noProof/>
        </w:rPr>
        <w:drawing>
          <wp:anchor distT="0" distB="0" distL="114300" distR="114300" simplePos="0" relativeHeight="251658253"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548">
        <w:rPr>
          <w:b/>
        </w:rPr>
        <w:t xml:space="preserve">Important Dates </w:t>
      </w:r>
    </w:p>
    <w:p w14:paraId="1FBA78A3" w14:textId="529CF174" w:rsidR="000C4E1A" w:rsidRDefault="000C4E1A" w:rsidP="006E612E">
      <w:pPr>
        <w:spacing w:before="120" w:after="120" w:line="240" w:lineRule="auto"/>
        <w:ind w:left="360"/>
      </w:pPr>
      <w:r>
        <w:t xml:space="preserve">The following calendar events could </w:t>
      </w:r>
      <w:r w:rsidR="00721CA3">
        <w:t xml:space="preserve">interfere with travel </w:t>
      </w:r>
      <w:r w:rsidR="00DE04CA">
        <w:t xml:space="preserve">and </w:t>
      </w:r>
      <w:r>
        <w:t>raise security risks for visitors:</w:t>
      </w:r>
    </w:p>
    <w:p w14:paraId="23F2AC43"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1-2 January – New Year’s holidays</w:t>
      </w:r>
    </w:p>
    <w:p w14:paraId="2FC73F23"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22 February – Ash Wednesday</w:t>
      </w:r>
    </w:p>
    <w:p w14:paraId="09CDEF6B"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7 April – Good Friday</w:t>
      </w:r>
    </w:p>
    <w:p w14:paraId="3C669D36"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10 April – Easter Monday</w:t>
      </w:r>
    </w:p>
    <w:p w14:paraId="47A9E314"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23 May – National Labor Day </w:t>
      </w:r>
    </w:p>
    <w:p w14:paraId="5B795486"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1 August – Emancipation Day </w:t>
      </w:r>
    </w:p>
    <w:p w14:paraId="58AC85D9"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6-7 August – Independence Day holidays</w:t>
      </w:r>
    </w:p>
    <w:p w14:paraId="6D97C89F"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16 October – National Heroes’ Day</w:t>
      </w:r>
    </w:p>
    <w:p w14:paraId="72F86017" w14:textId="77777777" w:rsidR="00A07548" w:rsidRPr="00A07548" w:rsidRDefault="00A07548" w:rsidP="00A07548">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25 December – Christmas Day</w:t>
      </w:r>
    </w:p>
    <w:p w14:paraId="1FBA78B4" w14:textId="449C7158" w:rsidR="000C40D6" w:rsidRDefault="00A07548" w:rsidP="00721CA3">
      <w:pPr>
        <w:numPr>
          <w:ilvl w:val="0"/>
          <w:numId w:val="11"/>
        </w:numPr>
        <w:shd w:val="clear" w:color="auto" w:fill="FFFFFF"/>
        <w:spacing w:after="0" w:line="240" w:lineRule="auto"/>
        <w:jc w:val="both"/>
        <w:rPr>
          <w:rFonts w:eastAsia="Times New Roman" w:cstheme="minorHAnsi"/>
          <w:color w:val="4A4A49"/>
        </w:rPr>
      </w:pPr>
      <w:r w:rsidRPr="00A07548">
        <w:rPr>
          <w:rFonts w:eastAsia="Times New Roman" w:cstheme="minorHAnsi"/>
          <w:color w:val="4A4A49"/>
        </w:rPr>
        <w:t>26 December – Boxing Day</w:t>
      </w:r>
    </w:p>
    <w:p w14:paraId="53469B12" w14:textId="77777777" w:rsidR="00721CA3" w:rsidRPr="00721CA3" w:rsidRDefault="00721CA3" w:rsidP="00721CA3">
      <w:pPr>
        <w:shd w:val="clear" w:color="auto" w:fill="FFFFFF"/>
        <w:spacing w:after="0" w:line="240" w:lineRule="auto"/>
        <w:ind w:left="360"/>
        <w:jc w:val="both"/>
        <w:rPr>
          <w:rFonts w:eastAsia="Times New Roman" w:cstheme="minorHAnsi"/>
          <w:color w:val="4A4A49"/>
        </w:rPr>
      </w:pPr>
    </w:p>
    <w:p w14:paraId="1FBA78B5" w14:textId="4777D98D" w:rsidR="000C4E1A" w:rsidRPr="000C40D6" w:rsidRDefault="00484FFA" w:rsidP="000C40D6">
      <w:pPr>
        <w:spacing w:before="120" w:after="120" w:line="240" w:lineRule="auto"/>
        <w:rPr>
          <w:b/>
        </w:rPr>
      </w:pPr>
      <w:r>
        <w:rPr>
          <w:noProof/>
        </w:rPr>
        <w:drawing>
          <wp:anchor distT="0" distB="0" distL="114300" distR="114300" simplePos="0" relativeHeight="251658244"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14:paraId="0FAE5C7D" w14:textId="171C1F43" w:rsidR="00484FFA" w:rsidRDefault="00484FFA" w:rsidP="006E612E">
      <w:pPr>
        <w:spacing w:before="120" w:after="120" w:line="240" w:lineRule="auto"/>
        <w:ind w:left="360"/>
      </w:pPr>
      <w:r>
        <w:rPr>
          <w:b/>
        </w:rPr>
        <w:t>Areas to Avoid</w:t>
      </w:r>
    </w:p>
    <w:p w14:paraId="5AC1EB9D" w14:textId="77777777" w:rsidR="00484FFA" w:rsidRDefault="00484FFA" w:rsidP="006E612E">
      <w:pPr>
        <w:spacing w:before="120" w:after="120" w:line="240" w:lineRule="auto"/>
        <w:ind w:left="360"/>
      </w:pPr>
    </w:p>
    <w:p w14:paraId="7CAC70C8" w14:textId="55427917" w:rsidR="00490BA7" w:rsidRDefault="00490BA7" w:rsidP="00490BA7">
      <w:pPr>
        <w:spacing w:before="120" w:after="120" w:line="240" w:lineRule="auto"/>
        <w:rPr>
          <w:bCs/>
        </w:rPr>
      </w:pPr>
      <w:r>
        <w:rPr>
          <w:bCs/>
        </w:rPr>
        <w:t>Within Kingston, m</w:t>
      </w:r>
      <w:r w:rsidRPr="00490BA7">
        <w:rPr>
          <w:bCs/>
        </w:rPr>
        <w:t>ultiple foreign governments advise against travel to August Town, Cassava Piece, Duhaney Park, Elleston Flats, Grants Pen, Standpipe and Swallowfield, as well as downtown, including Denham and Trench towns and the Arnett, Cockburn, Olympic, Seaview and Tivoli Gardens areas.</w:t>
      </w:r>
    </w:p>
    <w:p w14:paraId="65936A92" w14:textId="77777777" w:rsidR="00490BA7" w:rsidRPr="00490BA7" w:rsidRDefault="00490BA7" w:rsidP="00490BA7">
      <w:pPr>
        <w:spacing w:before="120" w:after="120" w:line="240" w:lineRule="auto"/>
      </w:pPr>
      <w:r w:rsidRPr="00490BA7">
        <w:lastRenderedPageBreak/>
        <w:t>The US State Department also advises against travel to the following locations across Jamaica:</w:t>
      </w:r>
    </w:p>
    <w:p w14:paraId="1C6A5015" w14:textId="4D9580B8" w:rsidR="00490BA7" w:rsidRPr="00490BA7" w:rsidRDefault="00490BA7" w:rsidP="00490BA7">
      <w:pPr>
        <w:spacing w:before="120" w:after="120" w:line="240" w:lineRule="auto"/>
        <w:rPr>
          <w:bCs/>
        </w:rPr>
      </w:pPr>
      <w:r w:rsidRPr="00490BA7">
        <w:rPr>
          <w:b/>
          <w:bCs/>
        </w:rPr>
        <w:t>St. Ann’s Parish</w:t>
      </w:r>
      <w:r>
        <w:rPr>
          <w:b/>
          <w:bCs/>
        </w:rPr>
        <w:t xml:space="preserve"> - </w:t>
      </w:r>
      <w:r w:rsidRPr="00490BA7">
        <w:rPr>
          <w:bCs/>
        </w:rPr>
        <w:t>Steer Town and the Buckfield neighborhood near Ocho Rios</w:t>
      </w:r>
    </w:p>
    <w:p w14:paraId="358F05F4" w14:textId="376CE21F" w:rsidR="00490BA7" w:rsidRPr="00490BA7" w:rsidRDefault="00490BA7" w:rsidP="00490BA7">
      <w:pPr>
        <w:spacing w:before="120" w:after="120" w:line="240" w:lineRule="auto"/>
        <w:rPr>
          <w:bCs/>
        </w:rPr>
      </w:pPr>
      <w:r w:rsidRPr="00490BA7">
        <w:rPr>
          <w:b/>
          <w:bCs/>
        </w:rPr>
        <w:t>St. Catherine’s Parish</w:t>
      </w:r>
    </w:p>
    <w:p w14:paraId="4AE430B1" w14:textId="77777777" w:rsidR="00490BA7" w:rsidRPr="00490BA7" w:rsidRDefault="00490BA7" w:rsidP="00490BA7">
      <w:pPr>
        <w:numPr>
          <w:ilvl w:val="0"/>
          <w:numId w:val="12"/>
        </w:numPr>
        <w:spacing w:before="120" w:after="120" w:line="240" w:lineRule="auto"/>
        <w:rPr>
          <w:bCs/>
        </w:rPr>
      </w:pPr>
      <w:r w:rsidRPr="00490BA7">
        <w:rPr>
          <w:bCs/>
        </w:rPr>
        <w:t>Spanish Town</w:t>
      </w:r>
    </w:p>
    <w:p w14:paraId="2F2CC1FB" w14:textId="77777777" w:rsidR="00490BA7" w:rsidRPr="00490BA7" w:rsidRDefault="00490BA7" w:rsidP="00490BA7">
      <w:pPr>
        <w:numPr>
          <w:ilvl w:val="0"/>
          <w:numId w:val="12"/>
        </w:numPr>
        <w:spacing w:before="120" w:after="120" w:line="240" w:lineRule="auto"/>
        <w:rPr>
          <w:bCs/>
        </w:rPr>
      </w:pPr>
      <w:r w:rsidRPr="00490BA7">
        <w:rPr>
          <w:bCs/>
        </w:rPr>
        <w:t>Central Village</w:t>
      </w:r>
    </w:p>
    <w:p w14:paraId="631A7F31" w14:textId="77777777" w:rsidR="00490BA7" w:rsidRPr="00490BA7" w:rsidRDefault="00490BA7" w:rsidP="00490BA7">
      <w:pPr>
        <w:numPr>
          <w:ilvl w:val="0"/>
          <w:numId w:val="12"/>
        </w:numPr>
        <w:spacing w:before="120" w:after="120" w:line="240" w:lineRule="auto"/>
        <w:rPr>
          <w:bCs/>
        </w:rPr>
      </w:pPr>
      <w:r w:rsidRPr="00490BA7">
        <w:rPr>
          <w:bCs/>
        </w:rPr>
        <w:t>Areas within Portmore, including: Naggo Head, New Land, Old Braeton, Portmore Lane, Gregory Park, and Waterford</w:t>
      </w:r>
    </w:p>
    <w:p w14:paraId="12FE35FC" w14:textId="4BB45D31" w:rsidR="00490BA7" w:rsidRPr="00490BA7" w:rsidRDefault="00490BA7" w:rsidP="00490BA7">
      <w:pPr>
        <w:spacing w:before="120" w:after="120" w:line="240" w:lineRule="auto"/>
        <w:rPr>
          <w:bCs/>
        </w:rPr>
      </w:pPr>
      <w:r w:rsidRPr="00490BA7">
        <w:rPr>
          <w:b/>
          <w:bCs/>
        </w:rPr>
        <w:t>All of Clarendon Parish</w:t>
      </w:r>
      <w:r w:rsidR="00DE04CA">
        <w:rPr>
          <w:bCs/>
        </w:rPr>
        <w:t xml:space="preserve"> - </w:t>
      </w:r>
      <w:r w:rsidRPr="00490BA7">
        <w:rPr>
          <w:bCs/>
        </w:rPr>
        <w:t>except passing through Clarendon Parish using the T1 and A2 highways.</w:t>
      </w:r>
    </w:p>
    <w:p w14:paraId="1BABB105" w14:textId="1D5A0363" w:rsidR="00490BA7" w:rsidRPr="00490BA7" w:rsidRDefault="00490BA7" w:rsidP="00490BA7">
      <w:pPr>
        <w:spacing w:before="120" w:after="120" w:line="240" w:lineRule="auto"/>
        <w:rPr>
          <w:bCs/>
        </w:rPr>
      </w:pPr>
      <w:r w:rsidRPr="00490BA7">
        <w:rPr>
          <w:b/>
          <w:bCs/>
        </w:rPr>
        <w:t>St Elizabeth’s Parish</w:t>
      </w:r>
      <w:r w:rsidR="00DE04CA">
        <w:rPr>
          <w:b/>
          <w:bCs/>
        </w:rPr>
        <w:t xml:space="preserve"> </w:t>
      </w:r>
      <w:r w:rsidR="00DE04CA">
        <w:rPr>
          <w:bCs/>
        </w:rPr>
        <w:t xml:space="preserve">- </w:t>
      </w:r>
      <w:r w:rsidRPr="00490BA7">
        <w:rPr>
          <w:bCs/>
        </w:rPr>
        <w:t>Vineyard neighborhood near Alligator Pond</w:t>
      </w:r>
    </w:p>
    <w:p w14:paraId="7845B1E4" w14:textId="57143438" w:rsidR="00490BA7" w:rsidRPr="00490BA7" w:rsidRDefault="00490BA7" w:rsidP="00490BA7">
      <w:pPr>
        <w:spacing w:before="120" w:after="120" w:line="240" w:lineRule="auto"/>
        <w:rPr>
          <w:bCs/>
        </w:rPr>
      </w:pPr>
      <w:r w:rsidRPr="00490BA7">
        <w:rPr>
          <w:b/>
          <w:bCs/>
        </w:rPr>
        <w:t>Hanover Parish</w:t>
      </w:r>
      <w:r w:rsidR="00DE04CA">
        <w:rPr>
          <w:b/>
          <w:bCs/>
        </w:rPr>
        <w:t xml:space="preserve"> </w:t>
      </w:r>
      <w:r w:rsidR="00DE04CA" w:rsidRPr="00DE04CA">
        <w:t>-</w:t>
      </w:r>
      <w:r w:rsidR="00DE04CA">
        <w:rPr>
          <w:bCs/>
        </w:rPr>
        <w:t xml:space="preserve"> </w:t>
      </w:r>
      <w:r w:rsidRPr="00490BA7">
        <w:rPr>
          <w:bCs/>
        </w:rPr>
        <w:t>Logwood and Orange Bay</w:t>
      </w:r>
    </w:p>
    <w:p w14:paraId="69DB608D" w14:textId="321C75F6" w:rsidR="00490BA7" w:rsidRPr="00490BA7" w:rsidRDefault="00490BA7" w:rsidP="00490BA7">
      <w:pPr>
        <w:spacing w:before="120" w:after="120" w:line="240" w:lineRule="auto"/>
        <w:rPr>
          <w:bCs/>
        </w:rPr>
      </w:pPr>
      <w:r w:rsidRPr="00490BA7">
        <w:rPr>
          <w:b/>
          <w:bCs/>
        </w:rPr>
        <w:t>St. James Parish/Montego Bay</w:t>
      </w:r>
      <w:r w:rsidR="00DE04CA">
        <w:rPr>
          <w:b/>
          <w:bCs/>
        </w:rPr>
        <w:t xml:space="preserve"> </w:t>
      </w:r>
      <w:r w:rsidR="00DE04CA" w:rsidRPr="00DE04CA">
        <w:t>-</w:t>
      </w:r>
      <w:r w:rsidR="00DE04CA">
        <w:rPr>
          <w:b/>
          <w:bCs/>
        </w:rPr>
        <w:t xml:space="preserve"> </w:t>
      </w:r>
      <w:r w:rsidRPr="00490BA7">
        <w:rPr>
          <w:bCs/>
        </w:rPr>
        <w:t>All of Montego Bay on the inland side of the A1 highway and The Queen’s Drive from San San to Harmony Beach Park</w:t>
      </w:r>
    </w:p>
    <w:p w14:paraId="2013DF2F" w14:textId="00C17A67" w:rsidR="00490BA7" w:rsidRPr="00490BA7" w:rsidRDefault="00490BA7" w:rsidP="00490BA7">
      <w:pPr>
        <w:spacing w:before="120" w:after="120" w:line="240" w:lineRule="auto"/>
        <w:rPr>
          <w:bCs/>
        </w:rPr>
      </w:pPr>
      <w:r w:rsidRPr="00490BA7">
        <w:rPr>
          <w:b/>
          <w:bCs/>
        </w:rPr>
        <w:t>Kingston and St. Andrew Parish</w:t>
      </w:r>
    </w:p>
    <w:p w14:paraId="3565DF5F" w14:textId="77777777" w:rsidR="00490BA7" w:rsidRPr="00490BA7" w:rsidRDefault="00490BA7" w:rsidP="00490BA7">
      <w:pPr>
        <w:numPr>
          <w:ilvl w:val="0"/>
          <w:numId w:val="13"/>
        </w:numPr>
        <w:spacing w:before="120" w:after="120" w:line="240" w:lineRule="auto"/>
        <w:rPr>
          <w:bCs/>
        </w:rPr>
      </w:pPr>
      <w:r w:rsidRPr="00490BA7">
        <w:rPr>
          <w:bCs/>
        </w:rPr>
        <w:t>Cassava Piece</w:t>
      </w:r>
    </w:p>
    <w:p w14:paraId="20371C6D" w14:textId="77777777" w:rsidR="00490BA7" w:rsidRPr="00490BA7" w:rsidRDefault="00490BA7" w:rsidP="00490BA7">
      <w:pPr>
        <w:numPr>
          <w:ilvl w:val="0"/>
          <w:numId w:val="13"/>
        </w:numPr>
        <w:spacing w:before="120" w:after="120" w:line="240" w:lineRule="auto"/>
        <w:rPr>
          <w:bCs/>
        </w:rPr>
      </w:pPr>
      <w:r w:rsidRPr="00490BA7">
        <w:rPr>
          <w:bCs/>
        </w:rPr>
        <w:t>Downtown Kingston, defined as between Mountain View Avenue and Hagley Park Road, and south of Half Way Tree and Old Hope Roads. Downtown Kingston includes Arnett Gardens, Cockburn Gardens, Denham Town, Olympic Gardens, Seaview Gardens, Trench Town, and Tivoli Gardens.</w:t>
      </w:r>
    </w:p>
    <w:p w14:paraId="7D4A3E10" w14:textId="77777777" w:rsidR="00490BA7" w:rsidRPr="00490BA7" w:rsidRDefault="00490BA7" w:rsidP="00490BA7">
      <w:pPr>
        <w:numPr>
          <w:ilvl w:val="0"/>
          <w:numId w:val="13"/>
        </w:numPr>
        <w:spacing w:before="120" w:after="120" w:line="240" w:lineRule="auto"/>
        <w:rPr>
          <w:bCs/>
        </w:rPr>
      </w:pPr>
      <w:r w:rsidRPr="00490BA7">
        <w:rPr>
          <w:bCs/>
        </w:rPr>
        <w:t>Duhaney Park</w:t>
      </w:r>
    </w:p>
    <w:p w14:paraId="243BDC0F" w14:textId="77777777" w:rsidR="00490BA7" w:rsidRPr="00490BA7" w:rsidRDefault="00490BA7" w:rsidP="00490BA7">
      <w:pPr>
        <w:numPr>
          <w:ilvl w:val="0"/>
          <w:numId w:val="13"/>
        </w:numPr>
        <w:spacing w:before="120" w:after="120" w:line="240" w:lineRule="auto"/>
        <w:rPr>
          <w:bCs/>
        </w:rPr>
      </w:pPr>
      <w:r w:rsidRPr="00490BA7">
        <w:rPr>
          <w:bCs/>
        </w:rPr>
        <w:t>Grants Pen</w:t>
      </w:r>
    </w:p>
    <w:p w14:paraId="2775E2D3" w14:textId="77777777" w:rsidR="00490BA7" w:rsidRPr="00490BA7" w:rsidRDefault="00490BA7" w:rsidP="00490BA7">
      <w:pPr>
        <w:numPr>
          <w:ilvl w:val="0"/>
          <w:numId w:val="13"/>
        </w:numPr>
        <w:spacing w:before="120" w:after="120" w:line="240" w:lineRule="auto"/>
        <w:rPr>
          <w:bCs/>
        </w:rPr>
      </w:pPr>
      <w:r w:rsidRPr="00490BA7">
        <w:rPr>
          <w:bCs/>
        </w:rPr>
        <w:t>Standpipe</w:t>
      </w:r>
    </w:p>
    <w:p w14:paraId="708B750B" w14:textId="77777777" w:rsidR="00490BA7" w:rsidRPr="00490BA7" w:rsidRDefault="00490BA7" w:rsidP="00490BA7">
      <w:pPr>
        <w:numPr>
          <w:ilvl w:val="0"/>
          <w:numId w:val="13"/>
        </w:numPr>
        <w:spacing w:before="120" w:after="120" w:line="240" w:lineRule="auto"/>
        <w:rPr>
          <w:bCs/>
        </w:rPr>
      </w:pPr>
      <w:r w:rsidRPr="00490BA7">
        <w:rPr>
          <w:bCs/>
        </w:rPr>
        <w:t>Swallowfield</w:t>
      </w:r>
    </w:p>
    <w:p w14:paraId="31161046" w14:textId="77777777" w:rsidR="00490BA7" w:rsidRPr="00490BA7" w:rsidRDefault="00490BA7" w:rsidP="00490BA7">
      <w:pPr>
        <w:numPr>
          <w:ilvl w:val="0"/>
          <w:numId w:val="13"/>
        </w:numPr>
        <w:spacing w:before="120" w:after="120" w:line="240" w:lineRule="auto"/>
        <w:rPr>
          <w:bCs/>
        </w:rPr>
      </w:pPr>
      <w:r w:rsidRPr="00490BA7">
        <w:rPr>
          <w:bCs/>
        </w:rPr>
        <w:t>Elleston Flats</w:t>
      </w:r>
    </w:p>
    <w:p w14:paraId="367B08D9" w14:textId="77777777" w:rsidR="00490BA7" w:rsidRPr="00490BA7" w:rsidRDefault="00490BA7" w:rsidP="00490BA7">
      <w:pPr>
        <w:numPr>
          <w:ilvl w:val="0"/>
          <w:numId w:val="13"/>
        </w:numPr>
        <w:spacing w:before="120" w:after="120" w:line="240" w:lineRule="auto"/>
        <w:rPr>
          <w:bCs/>
        </w:rPr>
      </w:pPr>
      <w:r w:rsidRPr="00490BA7">
        <w:rPr>
          <w:bCs/>
        </w:rPr>
        <w:t>August Town</w:t>
      </w:r>
    </w:p>
    <w:p w14:paraId="4A536371" w14:textId="2448F3B2" w:rsidR="00490BA7" w:rsidRPr="00490BA7" w:rsidRDefault="00490BA7" w:rsidP="00490BA7">
      <w:pPr>
        <w:spacing w:before="120" w:after="120" w:line="240" w:lineRule="auto"/>
        <w:rPr>
          <w:bCs/>
        </w:rPr>
      </w:pPr>
      <w:r w:rsidRPr="00490BA7">
        <w:rPr>
          <w:b/>
          <w:bCs/>
        </w:rPr>
        <w:t>Manchester Parish</w:t>
      </w:r>
      <w:r w:rsidR="00DE04CA">
        <w:rPr>
          <w:b/>
          <w:bCs/>
        </w:rPr>
        <w:t xml:space="preserve"> </w:t>
      </w:r>
      <w:r w:rsidR="00DE04CA" w:rsidRPr="00DE04CA">
        <w:t>-</w:t>
      </w:r>
      <w:r w:rsidR="00DE04CA">
        <w:rPr>
          <w:bCs/>
        </w:rPr>
        <w:t xml:space="preserve"> </w:t>
      </w:r>
      <w:r w:rsidRPr="00490BA7">
        <w:rPr>
          <w:bCs/>
        </w:rPr>
        <w:t>Green Vale, Gray Ground, Red Ground, and Vineyard neighborhoods of Mandeville</w:t>
      </w:r>
    </w:p>
    <w:p w14:paraId="7C1AB59F" w14:textId="57DC69C1" w:rsidR="00490BA7" w:rsidRPr="00490BA7" w:rsidRDefault="00490BA7" w:rsidP="00490BA7">
      <w:pPr>
        <w:spacing w:before="120" w:after="120" w:line="240" w:lineRule="auto"/>
        <w:rPr>
          <w:bCs/>
        </w:rPr>
      </w:pPr>
      <w:r w:rsidRPr="00490BA7">
        <w:rPr>
          <w:b/>
          <w:bCs/>
        </w:rPr>
        <w:t>St. Thomas Parish</w:t>
      </w:r>
    </w:p>
    <w:p w14:paraId="27B69138" w14:textId="77777777" w:rsidR="00490BA7" w:rsidRPr="00490BA7" w:rsidRDefault="00490BA7" w:rsidP="00490BA7">
      <w:pPr>
        <w:numPr>
          <w:ilvl w:val="0"/>
          <w:numId w:val="14"/>
        </w:numPr>
        <w:spacing w:before="120" w:after="120" w:line="240" w:lineRule="auto"/>
        <w:rPr>
          <w:bCs/>
        </w:rPr>
      </w:pPr>
      <w:r w:rsidRPr="00490BA7">
        <w:rPr>
          <w:bCs/>
        </w:rPr>
        <w:t>Black Lane neighborhood in Seaforth</w:t>
      </w:r>
    </w:p>
    <w:p w14:paraId="21EDDFF2" w14:textId="77777777" w:rsidR="00490BA7" w:rsidRPr="00490BA7" w:rsidRDefault="00490BA7" w:rsidP="00490BA7">
      <w:pPr>
        <w:numPr>
          <w:ilvl w:val="0"/>
          <w:numId w:val="14"/>
        </w:numPr>
        <w:spacing w:before="120" w:after="120" w:line="240" w:lineRule="auto"/>
        <w:rPr>
          <w:bCs/>
        </w:rPr>
      </w:pPr>
      <w:r w:rsidRPr="00490BA7">
        <w:rPr>
          <w:bCs/>
        </w:rPr>
        <w:t>Grands Penn</w:t>
      </w:r>
    </w:p>
    <w:p w14:paraId="3DB50F25" w14:textId="77777777" w:rsidR="00490BA7" w:rsidRPr="00490BA7" w:rsidRDefault="00490BA7" w:rsidP="00490BA7">
      <w:pPr>
        <w:numPr>
          <w:ilvl w:val="0"/>
          <w:numId w:val="14"/>
        </w:numPr>
        <w:spacing w:before="120" w:after="120" w:line="240" w:lineRule="auto"/>
        <w:rPr>
          <w:bCs/>
        </w:rPr>
      </w:pPr>
      <w:r w:rsidRPr="00490BA7">
        <w:rPr>
          <w:bCs/>
        </w:rPr>
        <w:t>Church Corner neighborhood near Yallahs</w:t>
      </w:r>
    </w:p>
    <w:p w14:paraId="6612DC2D" w14:textId="77777777" w:rsidR="00490BA7" w:rsidRPr="00490BA7" w:rsidRDefault="00490BA7" w:rsidP="00490BA7">
      <w:pPr>
        <w:numPr>
          <w:ilvl w:val="0"/>
          <w:numId w:val="14"/>
        </w:numPr>
        <w:spacing w:before="120" w:after="120" w:line="240" w:lineRule="auto"/>
        <w:rPr>
          <w:bCs/>
        </w:rPr>
      </w:pPr>
      <w:r w:rsidRPr="00490BA7">
        <w:rPr>
          <w:bCs/>
        </w:rPr>
        <w:t>Town of Yallahs, except when driving through on the main highway</w:t>
      </w:r>
    </w:p>
    <w:p w14:paraId="105307B9" w14:textId="0E4C3EDB" w:rsidR="00490BA7" w:rsidRPr="00490BA7" w:rsidRDefault="00490BA7" w:rsidP="00490BA7">
      <w:pPr>
        <w:spacing w:before="120" w:after="120" w:line="240" w:lineRule="auto"/>
        <w:rPr>
          <w:bCs/>
        </w:rPr>
      </w:pPr>
      <w:r w:rsidRPr="00490BA7">
        <w:rPr>
          <w:b/>
          <w:bCs/>
        </w:rPr>
        <w:t>Trelawny Parish</w:t>
      </w:r>
      <w:r w:rsidR="00DE04CA">
        <w:rPr>
          <w:bCs/>
        </w:rPr>
        <w:t xml:space="preserve"> - </w:t>
      </w:r>
      <w:r w:rsidRPr="00490BA7">
        <w:rPr>
          <w:bCs/>
        </w:rPr>
        <w:t>Clarks Town</w:t>
      </w:r>
    </w:p>
    <w:p w14:paraId="5C5BFFA0" w14:textId="01A71677" w:rsidR="00490BA7" w:rsidRPr="00490BA7" w:rsidRDefault="00490BA7" w:rsidP="00490BA7">
      <w:pPr>
        <w:spacing w:before="120" w:after="120" w:line="240" w:lineRule="auto"/>
        <w:rPr>
          <w:bCs/>
        </w:rPr>
      </w:pPr>
      <w:r w:rsidRPr="00490BA7">
        <w:rPr>
          <w:b/>
          <w:bCs/>
        </w:rPr>
        <w:t>Westmoreland Parish</w:t>
      </w:r>
      <w:r w:rsidR="00DE04CA">
        <w:rPr>
          <w:b/>
          <w:bCs/>
        </w:rPr>
        <w:t xml:space="preserve"> </w:t>
      </w:r>
    </w:p>
    <w:p w14:paraId="506A7889" w14:textId="77777777" w:rsidR="00490BA7" w:rsidRPr="00490BA7" w:rsidRDefault="00490BA7" w:rsidP="00490BA7">
      <w:pPr>
        <w:numPr>
          <w:ilvl w:val="0"/>
          <w:numId w:val="15"/>
        </w:numPr>
        <w:spacing w:before="120" w:after="120" w:line="240" w:lineRule="auto"/>
        <w:rPr>
          <w:bCs/>
        </w:rPr>
      </w:pPr>
      <w:r w:rsidRPr="00490BA7">
        <w:rPr>
          <w:bCs/>
        </w:rPr>
        <w:lastRenderedPageBreak/>
        <w:t>Russia community in Savanna-la-Mar (The Southeastern quadrant of Savannah la Mar east of Darling Street and south of the A2 highway/Barracks Road)</w:t>
      </w:r>
    </w:p>
    <w:p w14:paraId="1F9F10B0" w14:textId="77777777" w:rsidR="00490BA7" w:rsidRPr="00490BA7" w:rsidRDefault="00490BA7" w:rsidP="00490BA7">
      <w:pPr>
        <w:numPr>
          <w:ilvl w:val="0"/>
          <w:numId w:val="15"/>
        </w:numPr>
        <w:spacing w:before="120" w:after="120" w:line="240" w:lineRule="auto"/>
        <w:rPr>
          <w:bCs/>
        </w:rPr>
      </w:pPr>
      <w:r w:rsidRPr="00490BA7">
        <w:rPr>
          <w:bCs/>
        </w:rPr>
        <w:t>Morgan Bay</w:t>
      </w:r>
    </w:p>
    <w:p w14:paraId="344FFF83" w14:textId="77777777" w:rsidR="00490BA7" w:rsidRPr="00490BA7" w:rsidRDefault="00490BA7" w:rsidP="00490BA7">
      <w:pPr>
        <w:numPr>
          <w:ilvl w:val="0"/>
          <w:numId w:val="15"/>
        </w:numPr>
        <w:spacing w:before="120" w:after="120" w:line="240" w:lineRule="auto"/>
        <w:rPr>
          <w:bCs/>
        </w:rPr>
      </w:pPr>
      <w:r w:rsidRPr="00490BA7">
        <w:rPr>
          <w:bCs/>
        </w:rPr>
        <w:t>Kings Valley</w:t>
      </w:r>
    </w:p>
    <w:p w14:paraId="7C0A1AAE" w14:textId="77777777" w:rsidR="00490BA7" w:rsidRPr="00490BA7" w:rsidRDefault="00490BA7" w:rsidP="00490BA7">
      <w:pPr>
        <w:numPr>
          <w:ilvl w:val="0"/>
          <w:numId w:val="15"/>
        </w:numPr>
        <w:spacing w:before="120" w:after="120" w:line="240" w:lineRule="auto"/>
        <w:rPr>
          <w:bCs/>
        </w:rPr>
      </w:pPr>
      <w:r w:rsidRPr="00490BA7">
        <w:rPr>
          <w:bCs/>
        </w:rPr>
        <w:t>The Whitehall, Bethel Town, and Red Ground neighborhoods of Negril</w:t>
      </w:r>
    </w:p>
    <w:p w14:paraId="4D171597" w14:textId="77777777" w:rsidR="00490BA7" w:rsidRPr="00490BA7" w:rsidRDefault="00490BA7" w:rsidP="00490BA7">
      <w:pPr>
        <w:spacing w:before="120" w:after="120" w:line="240" w:lineRule="auto"/>
        <w:rPr>
          <w:bCs/>
        </w:rPr>
      </w:pPr>
    </w:p>
    <w:p w14:paraId="1FBA78B9" w14:textId="77777777" w:rsidR="000C4E1A" w:rsidRPr="000C4E1A" w:rsidRDefault="000C4E1A" w:rsidP="006E612E">
      <w:pPr>
        <w:spacing w:before="120" w:after="120" w:line="240" w:lineRule="auto"/>
        <w:rPr>
          <w:b/>
          <w:sz w:val="16"/>
          <w:szCs w:val="16"/>
        </w:rPr>
      </w:pPr>
    </w:p>
    <w:p w14:paraId="1FBA78BA" w14:textId="77777777" w:rsidR="000C4E1A" w:rsidRPr="000C4E1A" w:rsidRDefault="000C4E1A" w:rsidP="006E612E">
      <w:pPr>
        <w:spacing w:before="120" w:after="120" w:line="240" w:lineRule="auto"/>
        <w:rPr>
          <w:b/>
          <w:sz w:val="28"/>
        </w:rPr>
      </w:pPr>
      <w:r w:rsidRPr="000C4E1A">
        <w:rPr>
          <w:b/>
          <w:sz w:val="28"/>
        </w:rPr>
        <w:t>Cultural Advice</w:t>
      </w:r>
    </w:p>
    <w:p w14:paraId="1FBA78BB" w14:textId="5A08D8F4" w:rsidR="000C4E1A" w:rsidRPr="00DD6E6E" w:rsidRDefault="00166EDE" w:rsidP="006E612E">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000C4E1A" w:rsidRPr="00DD6E6E">
        <w:t>The following cultural advice is provided for this country:</w:t>
      </w:r>
      <w:r w:rsidR="00DE04CA" w:rsidRPr="00DE04CA">
        <w:t xml:space="preserve"> </w:t>
      </w:r>
    </w:p>
    <w:p w14:paraId="1FBA78BC" w14:textId="73B48392" w:rsidR="000C4E1A" w:rsidRPr="00DE04CA" w:rsidRDefault="00ED477E" w:rsidP="00DE04CA">
      <w:pPr>
        <w:pStyle w:val="ListParagraph"/>
        <w:numPr>
          <w:ilvl w:val="0"/>
          <w:numId w:val="4"/>
        </w:numPr>
        <w:spacing w:line="240" w:lineRule="auto"/>
      </w:pPr>
      <w:r w:rsidRPr="00DE04CA">
        <w:rPr>
          <w:b/>
        </w:rPr>
        <w:t>Targeted Population</w:t>
      </w:r>
      <w:r w:rsidR="000C4E1A" w:rsidRPr="00DE04CA">
        <w:rPr>
          <w:b/>
        </w:rPr>
        <w:t xml:space="preserve"> Considerations: </w:t>
      </w:r>
      <w:r w:rsidR="00DE04CA" w:rsidRPr="00DE04CA">
        <w:t>Relations between same-sex couples, especially men, are banned in Jamaica. Though rarely enforced, penalties can be harsh and may include lengthy jail sentences. Additionally, hate crimes have been committed against LGBTQ individuals. Public displays of affection between same-sex couples are not advised.</w:t>
      </w:r>
    </w:p>
    <w:p w14:paraId="1FBA78BD" w14:textId="34D91412" w:rsidR="000C4E1A" w:rsidRPr="009B0015" w:rsidRDefault="000C4E1A" w:rsidP="009B0015">
      <w:pPr>
        <w:pStyle w:val="ListParagraph"/>
        <w:numPr>
          <w:ilvl w:val="0"/>
          <w:numId w:val="4"/>
        </w:numPr>
        <w:spacing w:before="120" w:after="120" w:line="240" w:lineRule="auto"/>
      </w:pPr>
      <w:r w:rsidRPr="003C04BE">
        <w:rPr>
          <w:b/>
        </w:rPr>
        <w:t>Religious Considerations:</w:t>
      </w:r>
      <w:r w:rsidR="00E5352F">
        <w:t xml:space="preserve"> </w:t>
      </w:r>
      <w:r w:rsidR="00E5352F" w:rsidRPr="00E5352F">
        <w:t>Various religions are practiced on the island, including Rastafarianism, Islam and Hinduism, though the majority of Jamaicans practice Christianity. Despite the diversity of the island’s population, cultural tensions are relatively low, with the general national sentiment being one of tolerance.</w:t>
      </w:r>
      <w:r w:rsidR="00E5352F">
        <w:t xml:space="preserve"> </w:t>
      </w:r>
    </w:p>
    <w:p w14:paraId="1FBA78BE" w14:textId="6E94F577" w:rsidR="000C4E1A" w:rsidRPr="009B0015" w:rsidRDefault="000C4E1A" w:rsidP="009B0015">
      <w:pPr>
        <w:pStyle w:val="ListParagraph"/>
        <w:numPr>
          <w:ilvl w:val="0"/>
          <w:numId w:val="4"/>
        </w:numPr>
        <w:spacing w:before="120" w:after="120" w:line="240" w:lineRule="auto"/>
        <w:rPr>
          <w:b/>
        </w:rPr>
      </w:pPr>
      <w:r w:rsidRPr="00AF7554">
        <w:rPr>
          <w:b/>
        </w:rPr>
        <w:t xml:space="preserve">Gender Equality Considerations: </w:t>
      </w:r>
      <w:r w:rsidR="005F7D45" w:rsidRPr="005F7D45">
        <w:t>Sexual assault is a significant concern throughout the country. Of particular concern is the rising number of sexual assaults committed by resort staff against women tourists in northern resort towns. Sexual assault also occurs in urban areas – particularly in Kingston and Montego Bay – and mostly targets young women. Travelers have also reported being drugged with the intention of assault, including in resort areas</w:t>
      </w:r>
      <w:r w:rsidR="005F7D45">
        <w:t xml:space="preserve">. </w:t>
      </w:r>
    </w:p>
    <w:p w14:paraId="1FBA78BF" w14:textId="0F5F5927" w:rsidR="000C4E1A" w:rsidRPr="005F7D45" w:rsidRDefault="00F967CD" w:rsidP="005F7D45">
      <w:pPr>
        <w:pStyle w:val="ListParagraph"/>
        <w:numPr>
          <w:ilvl w:val="0"/>
          <w:numId w:val="4"/>
        </w:numPr>
        <w:spacing w:before="120" w:after="120" w:line="240" w:lineRule="auto"/>
        <w:rPr>
          <w:lang w:val="en-CA"/>
        </w:rPr>
      </w:pPr>
      <w:r w:rsidRPr="009B0015">
        <w:rPr>
          <w:b/>
        </w:rPr>
        <w:t xml:space="preserve">Social Norms: </w:t>
      </w:r>
      <w:r w:rsidR="005F7D45" w:rsidRPr="005F7D45">
        <w:rPr>
          <w:lang w:val="en-CA"/>
        </w:rPr>
        <w:t>Despite the warm climate, business attire is generally worn in professional settings. Men should wear</w:t>
      </w:r>
      <w:r w:rsidR="005F7D45">
        <w:rPr>
          <w:lang w:val="en-CA"/>
        </w:rPr>
        <w:t xml:space="preserve"> </w:t>
      </w:r>
      <w:r w:rsidR="005F7D45" w:rsidRPr="005F7D45">
        <w:rPr>
          <w:lang w:val="en-CA"/>
        </w:rPr>
        <w:t>long or short sleeve shirts and a tie, while jackets are reserved for formal occasions. Women are</w:t>
      </w:r>
      <w:r w:rsidR="005F7D45">
        <w:rPr>
          <w:lang w:val="en-CA"/>
        </w:rPr>
        <w:t xml:space="preserve"> </w:t>
      </w:r>
      <w:r w:rsidR="005F7D45" w:rsidRPr="005F7D45">
        <w:rPr>
          <w:lang w:val="en-CA"/>
        </w:rPr>
        <w:t>advised to wear conservative business suits or skirts and blouses.</w:t>
      </w:r>
      <w:r w:rsidR="005F7D45">
        <w:rPr>
          <w:lang w:val="en-CA"/>
        </w:rPr>
        <w:t xml:space="preserve"> </w:t>
      </w:r>
      <w:r w:rsidR="005F7D45" w:rsidRPr="005F7D45">
        <w:rPr>
          <w:lang w:val="en-CA"/>
        </w:rPr>
        <w:t>Outside business hours, lightweight casual clothing is the norm.</w:t>
      </w:r>
    </w:p>
    <w:p w14:paraId="4CA81F6F" w14:textId="5E3AC315" w:rsidR="00ED477E" w:rsidRPr="00484FFA" w:rsidRDefault="000C4E1A" w:rsidP="005F7D45">
      <w:pPr>
        <w:pStyle w:val="ListParagraph"/>
        <w:numPr>
          <w:ilvl w:val="0"/>
          <w:numId w:val="4"/>
        </w:numPr>
        <w:spacing w:before="120" w:after="120" w:line="240" w:lineRule="auto"/>
      </w:pPr>
      <w:r w:rsidRPr="007F3A83">
        <w:rPr>
          <w:b/>
        </w:rPr>
        <w:t>Local Laws:</w:t>
      </w:r>
      <w:r w:rsidR="00BC0C5D" w:rsidRPr="007F3A83">
        <w:rPr>
          <w:rFonts w:ascii="Arial" w:eastAsiaTheme="minorHAnsi" w:hAnsi="Arial" w:cs="Arial"/>
          <w:color w:val="0B0C0C"/>
          <w:sz w:val="29"/>
          <w:szCs w:val="29"/>
          <w:shd w:val="clear" w:color="auto" w:fill="FFFFFF"/>
        </w:rPr>
        <w:t xml:space="preserve"> </w:t>
      </w:r>
      <w:r w:rsidR="005F7D45">
        <w:t>Relations between same-sex couples, especially men, are banned in Jamaica. Though rarely enforced, penalties can be harsh and may include lengthy jail sentences. Public displays of affection between same-sex couples are not advised. Cannabis is illegal in Jamaica, with limited exceptions.</w:t>
      </w:r>
    </w:p>
    <w:p w14:paraId="439ED0BE" w14:textId="77777777" w:rsidR="00ED477E" w:rsidRPr="000C4E1A" w:rsidRDefault="00ED477E" w:rsidP="006E612E">
      <w:pPr>
        <w:spacing w:before="120" w:after="120" w:line="240" w:lineRule="auto"/>
        <w:rPr>
          <w:b/>
          <w:sz w:val="16"/>
          <w:szCs w:val="16"/>
        </w:rPr>
      </w:pPr>
    </w:p>
    <w:p w14:paraId="1FBA78C2" w14:textId="77777777" w:rsidR="000C4E1A" w:rsidRPr="000C4E1A" w:rsidRDefault="000C4E1A" w:rsidP="006E612E">
      <w:pPr>
        <w:spacing w:before="120" w:after="120" w:line="240" w:lineRule="auto"/>
        <w:rPr>
          <w:b/>
          <w:sz w:val="28"/>
        </w:rPr>
      </w:pPr>
      <w:r w:rsidRPr="000C4E1A">
        <w:rPr>
          <w:b/>
          <w:sz w:val="28"/>
        </w:rPr>
        <w:t>Administrative Advice</w:t>
      </w:r>
    </w:p>
    <w:p w14:paraId="1FBA78C3" w14:textId="77777777" w:rsidR="000C4E1A" w:rsidRDefault="000C4E1A" w:rsidP="006E612E">
      <w:pPr>
        <w:spacing w:before="120" w:after="120" w:line="240" w:lineRule="auto"/>
      </w:pPr>
      <w:r>
        <w:t>The following advice is provided to assist you with a more pleasant and productive visit:</w:t>
      </w:r>
    </w:p>
    <w:p w14:paraId="1FBA78C4" w14:textId="12E955C9" w:rsidR="002A7048" w:rsidRPr="009E36E1" w:rsidRDefault="000C4E1A" w:rsidP="009E36E1">
      <w:pPr>
        <w:pStyle w:val="ListParagraph"/>
        <w:numPr>
          <w:ilvl w:val="0"/>
          <w:numId w:val="3"/>
        </w:numPr>
        <w:spacing w:before="120" w:after="120" w:line="240" w:lineRule="auto"/>
      </w:pPr>
      <w:commentRangeStart w:id="419"/>
      <w:r w:rsidRPr="009E36E1">
        <w:rPr>
          <w:b/>
        </w:rPr>
        <w:t>Cash and ATMs:</w:t>
      </w:r>
      <w:commentRangeEnd w:id="419"/>
      <w:r w:rsidR="00FE796A">
        <w:rPr>
          <w:rStyle w:val="CommentReference"/>
          <w:rFonts w:asciiTheme="minorHAnsi" w:eastAsiaTheme="minorHAnsi" w:hAnsiTheme="minorHAnsi" w:cstheme="minorBidi"/>
        </w:rPr>
        <w:commentReference w:id="419"/>
      </w:r>
      <w:r w:rsidRPr="009E36E1">
        <w:rPr>
          <w:b/>
        </w:rPr>
        <w:t xml:space="preserve"> </w:t>
      </w:r>
      <w:r w:rsidR="00DB7B9D" w:rsidRPr="009E36E1">
        <w:t xml:space="preserve">Avoid using banks or withdrawing money at cash points unless absolutely necessary and don’t carry large sums of money. Always be aware of your surroundings and who might be watching you. If necessary, make withdrawals from cash machines in supermarkets </w:t>
      </w:r>
      <w:r w:rsidR="00AF7554">
        <w:t xml:space="preserve">and larger hotels </w:t>
      </w:r>
      <w:r w:rsidR="00DB7B9D" w:rsidRPr="009E36E1">
        <w:t>with security guards.</w:t>
      </w:r>
    </w:p>
    <w:p w14:paraId="1FBA78C5" w14:textId="0E78D5FC" w:rsidR="000C4E1A" w:rsidRDefault="000C4E1A" w:rsidP="006E612E">
      <w:pPr>
        <w:pStyle w:val="ListParagraph"/>
        <w:numPr>
          <w:ilvl w:val="0"/>
          <w:numId w:val="3"/>
        </w:numPr>
        <w:spacing w:before="120" w:after="120" w:line="240" w:lineRule="auto"/>
      </w:pPr>
      <w:r w:rsidRPr="00C02328">
        <w:rPr>
          <w:b/>
        </w:rPr>
        <w:lastRenderedPageBreak/>
        <w:t>Emergency Cash:</w:t>
      </w:r>
      <w: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r:id="rId51" w:history="1">
        <w:r w:rsidRPr="00993EC9">
          <w:rPr>
            <w:rStyle w:val="Hyperlink"/>
          </w:rPr>
          <w:t>https://www.westernunion.com/us/en/home.html</w:t>
        </w:r>
      </w:hyperlink>
      <w:r>
        <w:t xml:space="preserve"> or Money Gram: </w:t>
      </w:r>
      <w:hyperlink r:id="rId52" w:history="1">
        <w:r w:rsidR="00AF7554" w:rsidRPr="007C35C5">
          <w:rPr>
            <w:rStyle w:val="Hyperlink"/>
          </w:rPr>
          <w:t>https://secure.moneygram.com</w:t>
        </w:r>
      </w:hyperlink>
      <w:r w:rsidR="00AF7554">
        <w:t xml:space="preserve">. </w:t>
      </w:r>
    </w:p>
    <w:p w14:paraId="1FBA78C6" w14:textId="77777777" w:rsidR="000C4E1A" w:rsidRPr="004138D5" w:rsidRDefault="000C4E1A" w:rsidP="006E612E">
      <w:pPr>
        <w:pStyle w:val="ListParagraph"/>
        <w:numPr>
          <w:ilvl w:val="0"/>
          <w:numId w:val="3"/>
        </w:numPr>
        <w:spacing w:before="120" w:after="120" w:line="240" w:lineRule="auto"/>
        <w:rPr>
          <w:b/>
        </w:rPr>
      </w:pPr>
      <w:r w:rsidRPr="004138D5">
        <w:rPr>
          <w:b/>
        </w:rPr>
        <w:t>Food and Water:</w:t>
      </w:r>
      <w:r>
        <w:rPr>
          <w:b/>
        </w:rPr>
        <w:t xml:space="preserve"> </w:t>
      </w:r>
      <w:r w:rsidR="001C7726" w:rsidRPr="00F5349B">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00180F76" w:rsidRPr="00180F76">
        <w:t>Large</w:t>
      </w:r>
      <w:r w:rsidR="001C7726" w:rsidRPr="00180F76">
        <w:t xml:space="preserve"> cities have restaurants</w:t>
      </w:r>
      <w:r w:rsidR="001C7726" w:rsidRPr="00F5349B">
        <w:t xml:space="preserve"> which can be visited under advisement from local contacts as to their quality and hygiene.</w:t>
      </w:r>
    </w:p>
    <w:p w14:paraId="1FBA78C7" w14:textId="77777777" w:rsidR="002A31E1" w:rsidRDefault="000C4E1A" w:rsidP="002A31E1">
      <w:pPr>
        <w:pStyle w:val="ListParagraph"/>
        <w:numPr>
          <w:ilvl w:val="0"/>
          <w:numId w:val="3"/>
        </w:numPr>
      </w:pPr>
      <w:r w:rsidRPr="004138D5">
        <w:rPr>
          <w:b/>
        </w:rPr>
        <w:t xml:space="preserve">Essential Items: </w:t>
      </w:r>
      <w:r w:rsidR="002A31E1">
        <w:t>Prescription medicines including anti-malarial</w:t>
      </w:r>
    </w:p>
    <w:p w14:paraId="1FBA78C8" w14:textId="77777777" w:rsidR="002A31E1" w:rsidRDefault="002A31E1" w:rsidP="002A31E1">
      <w:pPr>
        <w:pStyle w:val="ListParagraph"/>
        <w:numPr>
          <w:ilvl w:val="1"/>
          <w:numId w:val="3"/>
        </w:numPr>
        <w:spacing w:line="240" w:lineRule="auto"/>
      </w:pPr>
      <w:r>
        <w:t>Non-prescription medicines to cover common ailments including stomach upsets, flu and any personal medical concerns.</w:t>
      </w:r>
    </w:p>
    <w:p w14:paraId="1FBA78C9" w14:textId="77777777" w:rsidR="002A31E1" w:rsidRDefault="002A31E1" w:rsidP="002A31E1">
      <w:pPr>
        <w:pStyle w:val="ListParagraph"/>
        <w:numPr>
          <w:ilvl w:val="1"/>
          <w:numId w:val="3"/>
        </w:numPr>
        <w:spacing w:line="240" w:lineRule="auto"/>
      </w:pPr>
      <w:r>
        <w:t>Clothing to protect against extremes of heat and cold.</w:t>
      </w:r>
    </w:p>
    <w:p w14:paraId="1FBA78CA" w14:textId="77777777" w:rsidR="002A31E1" w:rsidRDefault="002A31E1" w:rsidP="002A31E1">
      <w:pPr>
        <w:pStyle w:val="ListParagraph"/>
        <w:numPr>
          <w:ilvl w:val="1"/>
          <w:numId w:val="3"/>
        </w:numPr>
        <w:spacing w:line="240" w:lineRule="auto"/>
      </w:pPr>
      <w:r>
        <w:t>First aid kits with the skills and knowledge to use them.</w:t>
      </w:r>
    </w:p>
    <w:p w14:paraId="1FBA78CB" w14:textId="34B0E545" w:rsidR="002A31E1" w:rsidRDefault="002A31E1" w:rsidP="002A31E1">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14:paraId="1FBA78CC" w14:textId="61788464" w:rsidR="0093155D" w:rsidRDefault="000C4E1A" w:rsidP="0093155D">
      <w:pPr>
        <w:pStyle w:val="ListParagraph"/>
        <w:numPr>
          <w:ilvl w:val="0"/>
          <w:numId w:val="3"/>
        </w:numPr>
        <w:spacing w:line="240" w:lineRule="auto"/>
      </w:pPr>
      <w:r>
        <w:rPr>
          <w:b/>
        </w:rPr>
        <w:t>Communications:</w:t>
      </w:r>
      <w:r w:rsidR="0093155D" w:rsidRPr="0093155D">
        <w:t xml:space="preserve"> </w:t>
      </w:r>
      <w:r w:rsidR="0093155D" w:rsidRPr="000D6333">
        <w:t>A sound plan should be established to address primary</w:t>
      </w:r>
      <w:r w:rsidR="00AF7554">
        <w:t>,</w:t>
      </w:r>
      <w:r w:rsidR="0093155D" w:rsidRPr="000D6333">
        <w:t xml:space="preserve"> secondary</w:t>
      </w:r>
      <w:r w:rsidR="00AF7554">
        <w:t>,</w:t>
      </w:r>
      <w:r w:rsidR="0093155D" w:rsidRPr="000D6333">
        <w:t xml:space="preserve"> and tertiary options for communication. Agreeing </w:t>
      </w:r>
      <w:r w:rsidR="00AF7554">
        <w:t xml:space="preserve">on </w:t>
      </w:r>
      <w:r w:rsidR="0093155D" w:rsidRPr="000D6333">
        <w:t xml:space="preserve">times </w:t>
      </w:r>
      <w:r w:rsidR="00AF7554">
        <w:t xml:space="preserve">to </w:t>
      </w:r>
      <w:r w:rsidR="00AF7554" w:rsidRPr="000D6333">
        <w:t>check</w:t>
      </w:r>
      <w:r w:rsidR="00AF7554">
        <w:t>-</w:t>
      </w:r>
      <w:r w:rsidR="00AF7554" w:rsidRPr="000D6333">
        <w:t xml:space="preserve">in </w:t>
      </w:r>
      <w:r w:rsidR="00AF7554">
        <w:t xml:space="preserve">regularly </w:t>
      </w:r>
      <w:r w:rsidR="0093155D" w:rsidRPr="000D6333">
        <w:t>with trusted individuals and agreeing when those individuals should alert authorities should you not make contact</w:t>
      </w:r>
      <w:r w:rsidR="00AF7554">
        <w:t xml:space="preserve"> is recommended</w:t>
      </w:r>
      <w:r w:rsidR="0093155D" w:rsidRPr="000D6333">
        <w:t>. Test communication plans before departure and during your visit.</w:t>
      </w:r>
    </w:p>
    <w:p w14:paraId="750DE987" w14:textId="77777777" w:rsidR="00E22EE3" w:rsidRDefault="000C4E1A" w:rsidP="00180F76">
      <w:pPr>
        <w:pStyle w:val="ListParagraph"/>
        <w:numPr>
          <w:ilvl w:val="0"/>
          <w:numId w:val="3"/>
        </w:numPr>
        <w:spacing w:before="120" w:after="120" w:line="240" w:lineRule="auto"/>
      </w:pPr>
      <w:r w:rsidRPr="000A3FF0">
        <w:rPr>
          <w:b/>
        </w:rPr>
        <w:t>Climate and Dress:</w:t>
      </w:r>
      <w:r>
        <w:t xml:space="preserve"> </w:t>
      </w:r>
    </w:p>
    <w:p w14:paraId="4CD2F7B4" w14:textId="77777777" w:rsidR="000645A6" w:rsidRDefault="00E22EE3" w:rsidP="000645A6">
      <w:pPr>
        <w:pStyle w:val="ListParagraph"/>
        <w:spacing w:before="120" w:after="120" w:line="240" w:lineRule="auto"/>
      </w:pPr>
      <w:r>
        <w:t>Jamaica has a tropical climate with high temperatures year-round at low altitudes. Rain occurs throughout the year, with the largest amounts typically falling from April to November. Despite the warm climate, business attire is generally worn in professional settings. Men should wear long or short sleeve shirts and a tie, while jackets are reserved for formal occasions. Women are advised to wear conservative business suits or skirts and blouses.</w:t>
      </w:r>
    </w:p>
    <w:p w14:paraId="1FBA78CE" w14:textId="1B2D65CF" w:rsidR="00F14FF7" w:rsidRPr="000645A6" w:rsidRDefault="000C4E1A" w:rsidP="000645A6">
      <w:pPr>
        <w:pStyle w:val="ListParagraph"/>
        <w:numPr>
          <w:ilvl w:val="0"/>
          <w:numId w:val="18"/>
        </w:numPr>
        <w:spacing w:before="120" w:after="120" w:line="240" w:lineRule="auto"/>
      </w:pPr>
      <w:r w:rsidRPr="000645A6">
        <w:rPr>
          <w:b/>
        </w:rPr>
        <w:t>Sanitary Products:</w:t>
      </w:r>
      <w:r w:rsidRPr="000645A6">
        <w:t xml:space="preserve"> </w:t>
      </w:r>
      <w:r w:rsidR="00180F76" w:rsidRPr="000645A6">
        <w:t xml:space="preserve">Availability is </w:t>
      </w:r>
      <w:r w:rsidR="000645A6" w:rsidRPr="000645A6">
        <w:t xml:space="preserve">common but </w:t>
      </w:r>
      <w:r w:rsidR="00F14FF7" w:rsidRPr="000645A6">
        <w:t>preferred brands</w:t>
      </w:r>
      <w:r w:rsidR="000645A6" w:rsidRPr="000645A6">
        <w:t xml:space="preserve"> may not be available in all areas</w:t>
      </w:r>
      <w:r w:rsidR="00F14FF7" w:rsidRPr="000645A6">
        <w:t>.</w:t>
      </w:r>
      <w:r w:rsidR="000645A6" w:rsidRPr="000645A6">
        <w:t xml:space="preserve"> It is best to travel with preferred products and brands to ensure access. </w:t>
      </w:r>
    </w:p>
    <w:p w14:paraId="1FBA78CF" w14:textId="1C339634" w:rsidR="000C4E1A" w:rsidRPr="004C40F8" w:rsidRDefault="000C4E1A" w:rsidP="00180F76">
      <w:pPr>
        <w:pStyle w:val="ListParagraph"/>
        <w:numPr>
          <w:ilvl w:val="0"/>
          <w:numId w:val="3"/>
        </w:numPr>
        <w:spacing w:before="120" w:after="120" w:line="240" w:lineRule="auto"/>
      </w:pPr>
      <w:r w:rsidRPr="004C40F8">
        <w:rPr>
          <w:b/>
        </w:rPr>
        <w:t>Local Phones and SimCards:</w:t>
      </w:r>
      <w:r w:rsidRPr="004C40F8">
        <w:t xml:space="preserve"> </w:t>
      </w:r>
      <w:r w:rsidR="009E36E1" w:rsidRPr="004C40F8">
        <w:t xml:space="preserve">Mobile telephones are widely </w:t>
      </w:r>
      <w:r w:rsidR="00AA7945" w:rsidRPr="004C40F8">
        <w:t>used,</w:t>
      </w:r>
      <w:r w:rsidR="009E36E1" w:rsidRPr="004C40F8">
        <w:t xml:space="preserve"> and roaming is available for some service providers</w:t>
      </w:r>
      <w:r w:rsidR="000645A6" w:rsidRPr="004C40F8">
        <w:t xml:space="preserve">: </w:t>
      </w:r>
      <w:hyperlink r:id="rId53" w:history="1">
        <w:r w:rsidR="000645A6" w:rsidRPr="004C40F8">
          <w:rPr>
            <w:rStyle w:val="Hyperlink"/>
          </w:rPr>
          <w:t>Flow</w:t>
        </w:r>
      </w:hyperlink>
      <w:r w:rsidR="000645A6" w:rsidRPr="004C40F8">
        <w:t xml:space="preserve"> and </w:t>
      </w:r>
      <w:hyperlink r:id="rId54" w:history="1">
        <w:r w:rsidR="000645A6" w:rsidRPr="004C40F8">
          <w:rPr>
            <w:rStyle w:val="Hyperlink"/>
          </w:rPr>
          <w:t>Digicel</w:t>
        </w:r>
      </w:hyperlink>
      <w:r w:rsidR="009E36E1" w:rsidRPr="004C40F8">
        <w:t>. Signal reception varies but is generally acceptable around Port-au-Prince. You can buy local SIM cards and prepaid cards in the main towns</w:t>
      </w:r>
      <w:r w:rsidR="00ED477E" w:rsidRPr="004C40F8">
        <w:t xml:space="preserve"> or via the </w:t>
      </w:r>
      <w:hyperlink r:id="rId55" w:history="1">
        <w:r w:rsidR="00ED477E" w:rsidRPr="004C40F8">
          <w:rPr>
            <w:rStyle w:val="Hyperlink"/>
          </w:rPr>
          <w:t>AIRALO app</w:t>
        </w:r>
      </w:hyperlink>
      <w:r w:rsidR="009E36E1" w:rsidRPr="004C40F8">
        <w:t>.</w:t>
      </w:r>
    </w:p>
    <w:p w14:paraId="1FBA78D0" w14:textId="19CE3888" w:rsidR="000C4E1A" w:rsidRPr="00E22EE3" w:rsidRDefault="000C4E1A" w:rsidP="00180F76">
      <w:pPr>
        <w:pStyle w:val="ListParagraph"/>
        <w:numPr>
          <w:ilvl w:val="0"/>
          <w:numId w:val="3"/>
        </w:numPr>
        <w:spacing w:before="120" w:after="120" w:line="240" w:lineRule="auto"/>
        <w:rPr>
          <w:highlight w:val="yellow"/>
        </w:rPr>
      </w:pPr>
      <w:r w:rsidRPr="356C3EC6">
        <w:rPr>
          <w:b/>
          <w:bCs/>
          <w:highlight w:val="yellow"/>
        </w:rPr>
        <w:t>The Internet:</w:t>
      </w:r>
      <w:r w:rsidRPr="356C3EC6">
        <w:rPr>
          <w:highlight w:val="yellow"/>
        </w:rPr>
        <w:t xml:space="preserve"> </w:t>
      </w:r>
      <w:r w:rsidR="00180F76" w:rsidRPr="356C3EC6">
        <w:rPr>
          <w:highlight w:val="yellow"/>
        </w:rPr>
        <w:t>A number of providers are in country providing satellite options includi</w:t>
      </w:r>
      <w:r w:rsidR="00572C96" w:rsidRPr="356C3EC6">
        <w:rPr>
          <w:highlight w:val="yellow"/>
        </w:rPr>
        <w:t>ng iDirect, UHP, Newtec and Comtec. As of 22 March 2023 S</w:t>
      </w:r>
      <w:r w:rsidR="003D4C1A" w:rsidRPr="356C3EC6">
        <w:rPr>
          <w:highlight w:val="yellow"/>
        </w:rPr>
        <w:t xml:space="preserve">paceX’s Starlink </w:t>
      </w:r>
      <w:r w:rsidR="00EF1BCB" w:rsidRPr="356C3EC6">
        <w:rPr>
          <w:highlight w:val="yellow"/>
        </w:rPr>
        <w:t xml:space="preserve">announced that its </w:t>
      </w:r>
      <w:r w:rsidR="00B97CDE" w:rsidRPr="356C3EC6">
        <w:rPr>
          <w:highlight w:val="yellow"/>
        </w:rPr>
        <w:t xml:space="preserve">service is now available in </w:t>
      </w:r>
      <w:r w:rsidR="6A7B641B" w:rsidRPr="356C3EC6">
        <w:rPr>
          <w:highlight w:val="yellow"/>
        </w:rPr>
        <w:t>Jamaica</w:t>
      </w:r>
      <w:r w:rsidR="00B97CDE" w:rsidRPr="356C3EC6">
        <w:rPr>
          <w:highlight w:val="yellow"/>
        </w:rPr>
        <w:t>.</w:t>
      </w:r>
      <w:r w:rsidR="00180F76" w:rsidRPr="356C3EC6">
        <w:rPr>
          <w:highlight w:val="yellow"/>
        </w:rPr>
        <w:t xml:space="preserve"> </w:t>
      </w:r>
      <w:r w:rsidR="00BB2BDC" w:rsidRPr="356C3EC6">
        <w:rPr>
          <w:highlight w:val="yellow"/>
        </w:rPr>
        <w:t xml:space="preserve"> </w:t>
      </w:r>
    </w:p>
    <w:p w14:paraId="5238B6A6" w14:textId="77777777" w:rsidR="00494D1F" w:rsidRDefault="00494D1F">
      <w:pPr>
        <w:rPr>
          <w:b/>
          <w:color w:val="000000" w:themeColor="text1"/>
          <w:sz w:val="32"/>
        </w:rPr>
      </w:pPr>
      <w:r>
        <w:rPr>
          <w:b/>
          <w:color w:val="000000" w:themeColor="text1"/>
          <w:sz w:val="32"/>
        </w:rPr>
        <w:br w:type="page"/>
      </w:r>
    </w:p>
    <w:p w14:paraId="1FBA78D1" w14:textId="565D3EA2" w:rsidR="000C4E1A" w:rsidRPr="001209BB" w:rsidRDefault="000C4E1A" w:rsidP="006E612E">
      <w:pPr>
        <w:spacing w:before="120" w:after="120" w:line="240" w:lineRule="auto"/>
        <w:jc w:val="center"/>
        <w:rPr>
          <w:b/>
          <w:color w:val="000000" w:themeColor="text1"/>
          <w:sz w:val="32"/>
        </w:rPr>
      </w:pPr>
      <w:r w:rsidRPr="001209BB">
        <w:rPr>
          <w:b/>
          <w:color w:val="000000" w:themeColor="text1"/>
          <w:sz w:val="32"/>
        </w:rPr>
        <w:lastRenderedPageBreak/>
        <w:t>Meet and Greet</w:t>
      </w:r>
    </w:p>
    <w:p w14:paraId="1FBA78D2" w14:textId="06FEF0A3" w:rsidR="000C4E1A" w:rsidRDefault="000C4E1A" w:rsidP="006E612E">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00BB2BDC" w:rsidRPr="00AF1360">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60"/>
        <w:gridCol w:w="8095"/>
      </w:tblGrid>
      <w:tr w:rsidR="00976F9C" w:rsidRPr="000C4E1A" w14:paraId="1FBA78D5" w14:textId="77777777" w:rsidTr="00742AE4">
        <w:tc>
          <w:tcPr>
            <w:tcW w:w="1260" w:type="dxa"/>
            <w:shd w:val="clear" w:color="auto" w:fill="D9D9D9" w:themeFill="background1" w:themeFillShade="D9"/>
          </w:tcPr>
          <w:p w14:paraId="1FBA78D3" w14:textId="77777777" w:rsidR="000C4E1A" w:rsidRPr="000C4E1A" w:rsidRDefault="000C4E1A" w:rsidP="00145328">
            <w:pPr>
              <w:jc w:val="right"/>
              <w:rPr>
                <w:rFonts w:asciiTheme="minorHAnsi" w:hAnsiTheme="minorHAnsi"/>
                <w:b/>
              </w:rPr>
            </w:pPr>
            <w:r w:rsidRPr="000C4E1A">
              <w:rPr>
                <w:rFonts w:asciiTheme="minorHAnsi" w:hAnsiTheme="minorHAnsi"/>
                <w:b/>
              </w:rPr>
              <w:t>Name:</w:t>
            </w:r>
          </w:p>
        </w:tc>
        <w:tc>
          <w:tcPr>
            <w:tcW w:w="8095" w:type="dxa"/>
          </w:tcPr>
          <w:p w14:paraId="1FBA78D4"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976F9C" w:rsidRPr="000C4E1A" w14:paraId="1FBA78D8" w14:textId="77777777" w:rsidTr="00742AE4">
        <w:tc>
          <w:tcPr>
            <w:tcW w:w="1260" w:type="dxa"/>
            <w:shd w:val="clear" w:color="auto" w:fill="D9D9D9" w:themeFill="background1" w:themeFillShade="D9"/>
          </w:tcPr>
          <w:p w14:paraId="1FBA78D6" w14:textId="77777777" w:rsidR="000C4E1A" w:rsidRPr="000C4E1A" w:rsidRDefault="000C4E1A" w:rsidP="00145328">
            <w:pPr>
              <w:jc w:val="right"/>
              <w:rPr>
                <w:rFonts w:asciiTheme="minorHAnsi" w:hAnsiTheme="minorHAnsi"/>
                <w:b/>
              </w:rPr>
            </w:pPr>
            <w:r w:rsidRPr="000C4E1A">
              <w:rPr>
                <w:rFonts w:asciiTheme="minorHAnsi" w:hAnsiTheme="minorHAnsi"/>
                <w:b/>
              </w:rPr>
              <w:t>Email:</w:t>
            </w:r>
          </w:p>
        </w:tc>
        <w:tc>
          <w:tcPr>
            <w:tcW w:w="8095" w:type="dxa"/>
          </w:tcPr>
          <w:p w14:paraId="1FBA78D7"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976F9C" w:rsidRPr="000C4E1A" w14:paraId="1FBA78DB" w14:textId="77777777" w:rsidTr="00742AE4">
        <w:tc>
          <w:tcPr>
            <w:tcW w:w="1260" w:type="dxa"/>
            <w:shd w:val="clear" w:color="auto" w:fill="D9D9D9" w:themeFill="background1" w:themeFillShade="D9"/>
          </w:tcPr>
          <w:p w14:paraId="1FBA78D9" w14:textId="77777777" w:rsidR="000C4E1A" w:rsidRPr="000C4E1A" w:rsidRDefault="000C4E1A" w:rsidP="00145328">
            <w:pPr>
              <w:jc w:val="right"/>
              <w:rPr>
                <w:rFonts w:asciiTheme="minorHAnsi" w:hAnsiTheme="minorHAnsi"/>
                <w:b/>
              </w:rPr>
            </w:pPr>
            <w:r w:rsidRPr="000C4E1A">
              <w:rPr>
                <w:rFonts w:asciiTheme="minorHAnsi" w:hAnsiTheme="minorHAnsi"/>
                <w:b/>
              </w:rPr>
              <w:t>Phone:</w:t>
            </w:r>
          </w:p>
        </w:tc>
        <w:tc>
          <w:tcPr>
            <w:tcW w:w="8095" w:type="dxa"/>
          </w:tcPr>
          <w:p w14:paraId="1FBA78DA"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976F9C" w:rsidRPr="000C4E1A" w14:paraId="1FBA78FA" w14:textId="77777777" w:rsidTr="00742AE4">
        <w:tc>
          <w:tcPr>
            <w:tcW w:w="9355" w:type="dxa"/>
            <w:gridSpan w:val="2"/>
            <w:shd w:val="clear" w:color="auto" w:fill="FFFFFF" w:themeFill="background1"/>
          </w:tcPr>
          <w:p w14:paraId="1FBA78DC" w14:textId="77777777" w:rsidR="000C4E1A" w:rsidRPr="000C4E1A" w:rsidRDefault="000C4E1A" w:rsidP="00145328">
            <w:pPr>
              <w:jc w:val="center"/>
              <w:rPr>
                <w:rFonts w:asciiTheme="minorHAnsi" w:hAnsiTheme="minorHAnsi"/>
                <w:b/>
                <w:sz w:val="40"/>
                <w:highlight w:val="yellow"/>
              </w:rPr>
            </w:pPr>
            <w:r w:rsidRPr="000C4E1A">
              <w:rPr>
                <w:rFonts w:asciiTheme="minorHAnsi" w:hAnsiTheme="minorHAnsi"/>
                <w:b/>
                <w:sz w:val="40"/>
                <w:highlight w:val="yellow"/>
              </w:rPr>
              <w:t>Photograph</w:t>
            </w:r>
          </w:p>
          <w:p w14:paraId="1FBA78DD" w14:textId="77777777" w:rsidR="000C4E1A" w:rsidRPr="000C4E1A" w:rsidRDefault="000C4E1A" w:rsidP="00145328">
            <w:pPr>
              <w:rPr>
                <w:rFonts w:asciiTheme="minorHAnsi" w:hAnsiTheme="minorHAnsi"/>
              </w:rPr>
            </w:pPr>
            <w:r w:rsidRPr="000C4E1A">
              <w:rPr>
                <w:rFonts w:asciiTheme="minorHAnsi" w:hAnsiTheme="minorHAnsi"/>
                <w:highlight w:val="yellow"/>
              </w:rPr>
              <w:t>Include photo if possible below</w:t>
            </w:r>
          </w:p>
          <w:p w14:paraId="1FBA78DE" w14:textId="77777777" w:rsidR="000C4E1A" w:rsidRPr="000C4E1A" w:rsidRDefault="000C4E1A" w:rsidP="00145328">
            <w:pPr>
              <w:rPr>
                <w:rFonts w:asciiTheme="minorHAnsi" w:hAnsiTheme="minorHAnsi"/>
              </w:rPr>
            </w:pPr>
          </w:p>
          <w:p w14:paraId="1FBA78DF" w14:textId="77777777" w:rsidR="000C4E1A" w:rsidRPr="000C4E1A" w:rsidRDefault="000C4E1A" w:rsidP="00145328">
            <w:pPr>
              <w:rPr>
                <w:rFonts w:asciiTheme="minorHAnsi" w:hAnsiTheme="minorHAnsi"/>
              </w:rPr>
            </w:pPr>
          </w:p>
          <w:p w14:paraId="1FBA78E0" w14:textId="77777777" w:rsidR="000C4E1A" w:rsidRPr="000C4E1A" w:rsidRDefault="000C4E1A" w:rsidP="00145328">
            <w:pPr>
              <w:rPr>
                <w:rFonts w:asciiTheme="minorHAnsi" w:hAnsiTheme="minorHAnsi"/>
              </w:rPr>
            </w:pPr>
          </w:p>
          <w:p w14:paraId="1FBA78E1" w14:textId="77777777" w:rsidR="000C4E1A" w:rsidRPr="000C4E1A" w:rsidRDefault="000C4E1A" w:rsidP="00145328">
            <w:pPr>
              <w:rPr>
                <w:rFonts w:asciiTheme="minorHAnsi" w:hAnsiTheme="minorHAnsi"/>
              </w:rPr>
            </w:pPr>
          </w:p>
          <w:p w14:paraId="1FBA78E2" w14:textId="77777777" w:rsidR="000C4E1A" w:rsidRPr="000C4E1A" w:rsidRDefault="000C4E1A" w:rsidP="00145328">
            <w:pPr>
              <w:rPr>
                <w:rFonts w:asciiTheme="minorHAnsi" w:hAnsiTheme="minorHAnsi"/>
              </w:rPr>
            </w:pPr>
          </w:p>
          <w:p w14:paraId="1FBA78E3" w14:textId="77777777" w:rsidR="000C4E1A" w:rsidRPr="000C4E1A" w:rsidRDefault="000C4E1A" w:rsidP="00145328">
            <w:pPr>
              <w:rPr>
                <w:rFonts w:asciiTheme="minorHAnsi" w:hAnsiTheme="minorHAnsi"/>
              </w:rPr>
            </w:pPr>
          </w:p>
          <w:p w14:paraId="1FBA78E4" w14:textId="77777777" w:rsidR="000C4E1A" w:rsidRPr="000C4E1A" w:rsidRDefault="000C4E1A" w:rsidP="00145328">
            <w:pPr>
              <w:rPr>
                <w:rFonts w:asciiTheme="minorHAnsi" w:hAnsiTheme="minorHAnsi"/>
              </w:rPr>
            </w:pPr>
          </w:p>
          <w:p w14:paraId="1FBA78E5" w14:textId="77777777" w:rsidR="000C4E1A" w:rsidRPr="000C4E1A" w:rsidRDefault="000C4E1A" w:rsidP="00145328">
            <w:pPr>
              <w:rPr>
                <w:rFonts w:asciiTheme="minorHAnsi" w:hAnsiTheme="minorHAnsi"/>
              </w:rPr>
            </w:pPr>
          </w:p>
          <w:p w14:paraId="1FBA78E6" w14:textId="77777777" w:rsidR="000C4E1A" w:rsidRPr="000C4E1A" w:rsidRDefault="000C4E1A" w:rsidP="00145328">
            <w:pPr>
              <w:rPr>
                <w:rFonts w:asciiTheme="minorHAnsi" w:hAnsiTheme="minorHAnsi"/>
              </w:rPr>
            </w:pPr>
          </w:p>
          <w:p w14:paraId="1FBA78E7" w14:textId="77777777" w:rsidR="000C4E1A" w:rsidRPr="000C4E1A" w:rsidRDefault="000C4E1A" w:rsidP="00145328">
            <w:pPr>
              <w:rPr>
                <w:rFonts w:asciiTheme="minorHAnsi" w:hAnsiTheme="minorHAnsi"/>
              </w:rPr>
            </w:pPr>
          </w:p>
          <w:p w14:paraId="1FBA78E8" w14:textId="77777777" w:rsidR="000C4E1A" w:rsidRPr="000C4E1A" w:rsidRDefault="000C4E1A" w:rsidP="00145328">
            <w:pPr>
              <w:rPr>
                <w:rFonts w:asciiTheme="minorHAnsi" w:hAnsiTheme="minorHAnsi"/>
              </w:rPr>
            </w:pPr>
          </w:p>
          <w:p w14:paraId="1FBA78E9" w14:textId="77777777" w:rsidR="000C4E1A" w:rsidRPr="000C4E1A" w:rsidRDefault="000C4E1A" w:rsidP="00145328">
            <w:pPr>
              <w:rPr>
                <w:rFonts w:asciiTheme="minorHAnsi" w:hAnsiTheme="minorHAnsi"/>
              </w:rPr>
            </w:pPr>
          </w:p>
          <w:p w14:paraId="1FBA78EA" w14:textId="77777777" w:rsidR="000C4E1A" w:rsidRPr="000C4E1A" w:rsidRDefault="000C4E1A" w:rsidP="00145328">
            <w:pPr>
              <w:rPr>
                <w:rFonts w:asciiTheme="minorHAnsi" w:hAnsiTheme="minorHAnsi"/>
              </w:rPr>
            </w:pPr>
          </w:p>
          <w:p w14:paraId="1FBA78EB" w14:textId="77777777" w:rsidR="000C4E1A" w:rsidRPr="000C4E1A" w:rsidRDefault="000C4E1A" w:rsidP="00145328">
            <w:pPr>
              <w:rPr>
                <w:rFonts w:asciiTheme="minorHAnsi" w:hAnsiTheme="minorHAnsi"/>
              </w:rPr>
            </w:pPr>
          </w:p>
          <w:p w14:paraId="1FBA78EC" w14:textId="77777777" w:rsidR="000C4E1A" w:rsidRPr="000C4E1A" w:rsidRDefault="000C4E1A" w:rsidP="00145328">
            <w:pPr>
              <w:rPr>
                <w:rFonts w:asciiTheme="minorHAnsi" w:hAnsiTheme="minorHAnsi"/>
              </w:rPr>
            </w:pPr>
          </w:p>
          <w:p w14:paraId="1FBA78ED" w14:textId="77777777" w:rsidR="000C4E1A" w:rsidRPr="000C4E1A" w:rsidRDefault="000C4E1A" w:rsidP="00145328">
            <w:pPr>
              <w:rPr>
                <w:rFonts w:asciiTheme="minorHAnsi" w:hAnsiTheme="minorHAnsi"/>
              </w:rPr>
            </w:pPr>
          </w:p>
          <w:p w14:paraId="1FBA78EE" w14:textId="77777777" w:rsidR="000C4E1A" w:rsidRPr="000C4E1A" w:rsidRDefault="000C4E1A" w:rsidP="00145328">
            <w:pPr>
              <w:rPr>
                <w:rFonts w:asciiTheme="minorHAnsi" w:hAnsiTheme="minorHAnsi"/>
              </w:rPr>
            </w:pPr>
          </w:p>
          <w:p w14:paraId="1FBA78EF" w14:textId="77777777" w:rsidR="000C4E1A" w:rsidRPr="000C4E1A" w:rsidRDefault="000C4E1A" w:rsidP="00145328">
            <w:pPr>
              <w:rPr>
                <w:rFonts w:asciiTheme="minorHAnsi" w:hAnsiTheme="minorHAnsi"/>
              </w:rPr>
            </w:pPr>
          </w:p>
          <w:p w14:paraId="1FBA78F0" w14:textId="77777777" w:rsidR="000C4E1A" w:rsidRPr="000C4E1A" w:rsidRDefault="000C4E1A" w:rsidP="00145328">
            <w:pPr>
              <w:rPr>
                <w:rFonts w:asciiTheme="minorHAnsi" w:hAnsiTheme="minorHAnsi"/>
              </w:rPr>
            </w:pPr>
          </w:p>
          <w:p w14:paraId="1FBA78F1" w14:textId="77777777" w:rsidR="000C4E1A" w:rsidRPr="000C4E1A" w:rsidRDefault="000C4E1A" w:rsidP="00145328">
            <w:pPr>
              <w:rPr>
                <w:rFonts w:asciiTheme="minorHAnsi" w:hAnsiTheme="minorHAnsi"/>
              </w:rPr>
            </w:pPr>
          </w:p>
          <w:p w14:paraId="1FBA78F2" w14:textId="77777777" w:rsidR="000C4E1A" w:rsidRPr="000C4E1A" w:rsidRDefault="000C4E1A" w:rsidP="00145328">
            <w:pPr>
              <w:rPr>
                <w:rFonts w:asciiTheme="minorHAnsi" w:hAnsiTheme="minorHAnsi"/>
              </w:rPr>
            </w:pPr>
          </w:p>
          <w:p w14:paraId="1FBA78F3" w14:textId="77777777" w:rsidR="000C4E1A" w:rsidRPr="000C4E1A" w:rsidRDefault="000C4E1A" w:rsidP="00145328">
            <w:pPr>
              <w:rPr>
                <w:rFonts w:asciiTheme="minorHAnsi" w:hAnsiTheme="minorHAnsi"/>
              </w:rPr>
            </w:pPr>
          </w:p>
          <w:p w14:paraId="1FBA78F4" w14:textId="77777777" w:rsidR="000C4E1A" w:rsidRPr="000C4E1A" w:rsidRDefault="000C4E1A" w:rsidP="00145328">
            <w:pPr>
              <w:rPr>
                <w:rFonts w:asciiTheme="minorHAnsi" w:hAnsiTheme="minorHAnsi"/>
              </w:rPr>
            </w:pPr>
          </w:p>
          <w:p w14:paraId="1FBA78F5" w14:textId="77777777" w:rsidR="000C4E1A" w:rsidRPr="000C4E1A" w:rsidRDefault="000C4E1A" w:rsidP="00145328">
            <w:pPr>
              <w:rPr>
                <w:rFonts w:asciiTheme="minorHAnsi" w:hAnsiTheme="minorHAnsi"/>
              </w:rPr>
            </w:pPr>
          </w:p>
          <w:p w14:paraId="1FBA78F6" w14:textId="77777777" w:rsidR="000C4E1A" w:rsidRPr="000C4E1A" w:rsidRDefault="000C4E1A" w:rsidP="00145328">
            <w:pPr>
              <w:rPr>
                <w:rFonts w:asciiTheme="minorHAnsi" w:hAnsiTheme="minorHAnsi"/>
              </w:rPr>
            </w:pPr>
          </w:p>
          <w:p w14:paraId="1FBA78F7" w14:textId="77777777" w:rsidR="000C4E1A" w:rsidRPr="000C4E1A" w:rsidRDefault="000C4E1A" w:rsidP="00145328">
            <w:pPr>
              <w:rPr>
                <w:rFonts w:asciiTheme="minorHAnsi" w:hAnsiTheme="minorHAnsi"/>
              </w:rPr>
            </w:pPr>
          </w:p>
          <w:p w14:paraId="1FBA78F8" w14:textId="77777777" w:rsidR="000C4E1A" w:rsidRPr="000C4E1A" w:rsidRDefault="000C4E1A" w:rsidP="00145328">
            <w:pPr>
              <w:rPr>
                <w:rFonts w:asciiTheme="minorHAnsi" w:hAnsiTheme="minorHAnsi"/>
              </w:rPr>
            </w:pPr>
          </w:p>
          <w:p w14:paraId="1FBA78F9" w14:textId="77777777" w:rsidR="000C4E1A" w:rsidRPr="000C4E1A" w:rsidRDefault="000C4E1A" w:rsidP="00145328">
            <w:pPr>
              <w:rPr>
                <w:rFonts w:asciiTheme="minorHAnsi" w:hAnsiTheme="minorHAnsi"/>
                <w:b/>
              </w:rPr>
            </w:pPr>
          </w:p>
        </w:tc>
      </w:tr>
    </w:tbl>
    <w:p w14:paraId="1FBA78FB" w14:textId="77777777" w:rsidR="000C4E1A" w:rsidRPr="00D52DAF" w:rsidRDefault="000C4E1A" w:rsidP="000C4E1A"/>
    <w:p w14:paraId="1FBA78FC" w14:textId="77777777" w:rsidR="000C4E1A" w:rsidRPr="00D52DAF" w:rsidRDefault="000C4E1A" w:rsidP="000C4E1A"/>
    <w:sectPr w:rsidR="000C4E1A" w:rsidRPr="00D52DAF" w:rsidSect="006A4DEF">
      <w:headerReference w:type="default" r:id="rId56"/>
      <w:footerReference w:type="default" r:id="rId57"/>
      <w:pgSz w:w="12240" w:h="15840"/>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tephanie Verganza" w:date="2025-01-22T09:22:00Z" w:initials="SV">
    <w:p w14:paraId="6656A718" w14:textId="5B8AEC6A" w:rsidR="00000000" w:rsidRDefault="00000000">
      <w:pPr>
        <w:pStyle w:val="CommentText"/>
      </w:pPr>
      <w:r>
        <w:rPr>
          <w:rStyle w:val="CommentReference"/>
        </w:rPr>
        <w:annotationRef/>
      </w:r>
      <w:r w:rsidRPr="6F30CAE5">
        <w:t>Not sure if we want to word differently, but I think it's good for travelers to know this and have it pre-downloaded with field staff contact info saved.</w:t>
      </w:r>
    </w:p>
  </w:comment>
  <w:comment w:id="22" w:author="Stephanie Verganza" w:date="2024-03-08T11:22:00Z" w:initials="SV">
    <w:p w14:paraId="6D4D3696" w14:textId="77777777" w:rsidR="006B3627" w:rsidRDefault="006B3627" w:rsidP="006B3627">
      <w:pPr>
        <w:pStyle w:val="CommentText"/>
      </w:pPr>
      <w:r>
        <w:rPr>
          <w:rStyle w:val="CommentReference"/>
        </w:rPr>
        <w:annotationRef/>
      </w:r>
      <w:r>
        <w:t>What does this mean?</w:t>
      </w:r>
    </w:p>
  </w:comment>
  <w:comment w:id="24" w:author="Abraham Cisne" w:date="2023-09-15T20:08:00Z" w:initials="AC">
    <w:p w14:paraId="0B1F4E4F" w14:textId="6C7A47EF" w:rsidR="00637089" w:rsidRDefault="00637089" w:rsidP="00CB7444">
      <w:pPr>
        <w:pStyle w:val="CommentText"/>
      </w:pPr>
      <w:r>
        <w:rPr>
          <w:rStyle w:val="CommentReference"/>
        </w:rPr>
        <w:annotationRef/>
      </w:r>
      <w:r>
        <w:t xml:space="preserve">Seems like a lot to ask. Should they carry this much? </w:t>
      </w:r>
    </w:p>
  </w:comment>
  <w:comment w:id="25" w:author="Stephanie Verganza" w:date="2024-03-01T13:50:00Z" w:initials="SV">
    <w:p w14:paraId="6712DCDA" w14:textId="77777777" w:rsidR="000A64E5" w:rsidRDefault="000A64E5" w:rsidP="000A64E5">
      <w:pPr>
        <w:pStyle w:val="CommentText"/>
      </w:pPr>
      <w:r>
        <w:rPr>
          <w:rStyle w:val="CommentReference"/>
        </w:rPr>
        <w:annotationRef/>
      </w:r>
      <w:r>
        <w:t>I agree - I would suggest $100-200 instead</w:t>
      </w:r>
    </w:p>
  </w:comment>
  <w:comment w:id="30" w:author="Abraham Cisne" w:date="2023-11-14T10:18:00Z" w:initials="AC">
    <w:p w14:paraId="014CB5DB" w14:textId="30D80E47" w:rsidR="00B357F6" w:rsidRDefault="00B357F6" w:rsidP="000C4D28">
      <w:pPr>
        <w:pStyle w:val="CommentText"/>
      </w:pPr>
      <w:r>
        <w:rPr>
          <w:rStyle w:val="CommentReference"/>
        </w:rPr>
        <w:annotationRef/>
      </w:r>
      <w:r>
        <w:t xml:space="preserve">Add POCs as was done with FO team in Guate. Consult with Jam team. </w:t>
      </w:r>
    </w:p>
  </w:comment>
  <w:comment w:id="31" w:author="Abraham Cisne" w:date="2023-11-14T10:26:00Z" w:initials="AC">
    <w:p w14:paraId="09170106" w14:textId="44198A08" w:rsidR="356C3EC6" w:rsidRDefault="356C3EC6">
      <w:pPr>
        <w:pStyle w:val="CommentText"/>
      </w:pPr>
      <w:r>
        <w:t>Also add ideas provided by Guate team for their briefing</w:t>
      </w:r>
      <w:r>
        <w:rPr>
          <w:rStyle w:val="CommentReference"/>
        </w:rPr>
        <w:annotationRef/>
      </w:r>
    </w:p>
  </w:comment>
  <w:comment w:id="32" w:author="Stephanie Verganza" w:date="2024-03-08T11:09:00Z" w:initials="SV">
    <w:p w14:paraId="4A1FCCF0" w14:textId="4A4F0F92" w:rsidR="000537FE" w:rsidRDefault="000537FE" w:rsidP="000537FE">
      <w:pPr>
        <w:pStyle w:val="CommentText"/>
      </w:pPr>
      <w:r>
        <w:rPr>
          <w:rStyle w:val="CommentReference"/>
        </w:rPr>
        <w:annotationRef/>
      </w:r>
      <w:r>
        <w:fldChar w:fldCharType="begin"/>
      </w:r>
      <w:r>
        <w:instrText>HYPERLINK "mailto:mjohnson@partners.net"</w:instrText>
      </w:r>
      <w:bookmarkStart w:id="97" w:name="_@_F531274BD0064B71989C5AC830831AD2Z"/>
      <w:r>
        <w:fldChar w:fldCharType="separate"/>
      </w:r>
      <w:bookmarkEnd w:id="97"/>
      <w:r w:rsidRPr="000537FE">
        <w:rPr>
          <w:rStyle w:val="Mention"/>
          <w:noProof/>
        </w:rPr>
        <w:t>@Marsha Johnson</w:t>
      </w:r>
      <w:r>
        <w:fldChar w:fldCharType="end"/>
      </w:r>
      <w:r>
        <w:t xml:space="preserve"> please update</w:t>
      </w:r>
    </w:p>
  </w:comment>
  <w:comment w:id="99" w:author="Stephanie Verganza" w:date="2024-03-08T11:10:00Z" w:initials="SV">
    <w:p w14:paraId="17E99B78" w14:textId="10FFB1D0" w:rsidR="000537FE" w:rsidRDefault="000537FE" w:rsidP="000537FE">
      <w:pPr>
        <w:pStyle w:val="CommentText"/>
      </w:pPr>
      <w:r>
        <w:rPr>
          <w:rStyle w:val="CommentReference"/>
        </w:rPr>
        <w:annotationRef/>
      </w:r>
      <w:r>
        <w:t xml:space="preserve">Is there a police/emergency number? </w:t>
      </w:r>
      <w:r>
        <w:fldChar w:fldCharType="begin"/>
      </w:r>
      <w:r>
        <w:instrText>HYPERLINK "mailto:mjohnson@partners.net"</w:instrText>
      </w:r>
      <w:bookmarkStart w:id="102" w:name="_@_960517E1ED6D4B38ABB24191A5C91BF3Z"/>
      <w:r>
        <w:fldChar w:fldCharType="separate"/>
      </w:r>
      <w:bookmarkEnd w:id="102"/>
      <w:r w:rsidRPr="000537FE">
        <w:rPr>
          <w:rStyle w:val="Mention"/>
          <w:noProof/>
        </w:rPr>
        <w:t>@Marsha</w:t>
      </w:r>
      <w:r>
        <w:fldChar w:fldCharType="end"/>
      </w:r>
    </w:p>
  </w:comment>
  <w:comment w:id="100" w:author="Marsha Johnson" w:date="2024-03-08T11:13:00Z" w:initials="MJ">
    <w:p w14:paraId="503BEEB5" w14:textId="12510AD8" w:rsidR="22748FEB" w:rsidRDefault="22748FEB">
      <w:pPr>
        <w:pStyle w:val="CommentText"/>
      </w:pPr>
      <w:r>
        <w:t xml:space="preserve">Yes 119 </w:t>
      </w:r>
      <w:r>
        <w:rPr>
          <w:rStyle w:val="CommentReference"/>
        </w:rPr>
        <w:annotationRef/>
      </w:r>
    </w:p>
  </w:comment>
  <w:comment w:id="414" w:author="Danielle Martin" w:date="2023-09-06T23:17:00Z" w:initials="DM">
    <w:p w14:paraId="024F19B5" w14:textId="0F26D07B" w:rsidR="002C5A03" w:rsidRDefault="002C5A03" w:rsidP="00EF79EF">
      <w:pPr>
        <w:pStyle w:val="CommentText"/>
      </w:pPr>
      <w:r>
        <w:rPr>
          <w:rStyle w:val="CommentReference"/>
        </w:rPr>
        <w:annotationRef/>
      </w:r>
      <w:r>
        <w:t>Can breakout by region/parrish</w:t>
      </w:r>
    </w:p>
  </w:comment>
  <w:comment w:id="415" w:author="Danielle Martin" w:date="2023-09-06T23:15:00Z" w:initials="DM">
    <w:p w14:paraId="4F02C9DC" w14:textId="2F99F053" w:rsidR="00040602" w:rsidRDefault="00040602" w:rsidP="002F3077">
      <w:pPr>
        <w:pStyle w:val="CommentText"/>
      </w:pPr>
      <w:r>
        <w:rPr>
          <w:rStyle w:val="CommentReference"/>
        </w:rPr>
        <w:annotationRef/>
      </w:r>
      <w:r>
        <w:t xml:space="preserve">transportation options and safety (list apps to use, list any restrictions, or dangers about using taxis) </w:t>
      </w:r>
    </w:p>
  </w:comment>
  <w:comment w:id="416" w:author="Abraham Cisne" w:date="2023-09-18T13:35:00Z" w:initials="AC">
    <w:p w14:paraId="5F831E46" w14:textId="77777777" w:rsidR="00E32712" w:rsidRDefault="00E32712" w:rsidP="008A1787">
      <w:pPr>
        <w:pStyle w:val="CommentText"/>
      </w:pPr>
      <w:r>
        <w:rPr>
          <w:rStyle w:val="CommentReference"/>
        </w:rPr>
        <w:annotationRef/>
      </w:r>
      <w:r>
        <w:t xml:space="preserve">Are there recommended taxi companies we can include here? </w:t>
      </w:r>
    </w:p>
  </w:comment>
  <w:comment w:id="417" w:author="Abraham Cisne" w:date="2023-09-18T13:47:00Z" w:initials="AC">
    <w:p w14:paraId="4F44113A" w14:textId="77777777" w:rsidR="00BD72DC" w:rsidRDefault="00BD72DC" w:rsidP="001F3C9F">
      <w:pPr>
        <w:pStyle w:val="CommentText"/>
      </w:pPr>
      <w:r>
        <w:rPr>
          <w:rStyle w:val="CommentReference"/>
        </w:rPr>
        <w:annotationRef/>
      </w:r>
      <w:r>
        <w:t xml:space="preserve">The in country staff? HO staff? </w:t>
      </w:r>
    </w:p>
  </w:comment>
  <w:comment w:id="418" w:author="Abraham Cisne" w:date="2023-11-14T10:19:00Z" w:initials="AC">
    <w:p w14:paraId="71F6948A" w14:textId="77777777" w:rsidR="00B357F6" w:rsidRDefault="00B357F6" w:rsidP="00C044ED">
      <w:pPr>
        <w:pStyle w:val="CommentText"/>
      </w:pPr>
      <w:r>
        <w:rPr>
          <w:rStyle w:val="CommentReference"/>
        </w:rPr>
        <w:annotationRef/>
      </w:r>
      <w:r>
        <w:t>Will confirm with FO Team</w:t>
      </w:r>
    </w:p>
  </w:comment>
  <w:comment w:id="419" w:author="Danielle Martin" w:date="2023-09-06T23:36:00Z" w:initials="DM">
    <w:p w14:paraId="246FE23F" w14:textId="77777777" w:rsidR="00FE796A" w:rsidRDefault="00FE796A" w:rsidP="008137A8">
      <w:pPr>
        <w:pStyle w:val="CommentText"/>
      </w:pPr>
      <w:r>
        <w:rPr>
          <w:rStyle w:val="CommentReference"/>
        </w:rPr>
        <w:annotationRef/>
      </w:r>
      <w:r>
        <w:t>List off safe ATMs in capital city. Also indicate if safe to use airport ATMs, any things to be aware of (i.e. shortages of cash,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56A718" w15:done="0"/>
  <w15:commentEx w15:paraId="6D4D3696" w15:done="0"/>
  <w15:commentEx w15:paraId="0B1F4E4F" w15:done="0"/>
  <w15:commentEx w15:paraId="6712DCDA" w15:paraIdParent="0B1F4E4F" w15:done="0"/>
  <w15:commentEx w15:paraId="014CB5DB" w15:done="0"/>
  <w15:commentEx w15:paraId="09170106" w15:paraIdParent="014CB5DB" w15:done="0"/>
  <w15:commentEx w15:paraId="4A1FCCF0" w15:done="0"/>
  <w15:commentEx w15:paraId="17E99B78" w15:done="0"/>
  <w15:commentEx w15:paraId="503BEEB5" w15:paraIdParent="17E99B78" w15:done="0"/>
  <w15:commentEx w15:paraId="024F19B5" w15:done="0"/>
  <w15:commentEx w15:paraId="4F02C9DC" w15:done="0"/>
  <w15:commentEx w15:paraId="5F831E46" w15:done="0"/>
  <w15:commentEx w15:paraId="4F44113A" w15:done="0"/>
  <w15:commentEx w15:paraId="71F6948A" w15:paraIdParent="4F44113A" w15:done="0"/>
  <w15:commentEx w15:paraId="246FE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D54911" w16cex:dateUtc="2025-01-22T14:22:00Z"/>
  <w16cex:commentExtensible w16cex:durableId="51585ADB" w16cex:dateUtc="2024-03-08T16:22:00Z"/>
  <w16cex:commentExtensible w16cex:durableId="28AF3822" w16cex:dateUtc="2023-09-16T00:08:00Z"/>
  <w16cex:commentExtensible w16cex:durableId="56203A3E" w16cex:dateUtc="2024-03-01T18:50:00Z"/>
  <w16cex:commentExtensible w16cex:durableId="7F7735E4" w16cex:dateUtc="2023-11-14T15:18:00Z"/>
  <w16cex:commentExtensible w16cex:durableId="4EC6E498" w16cex:dateUtc="2023-11-14T15:26:00Z"/>
  <w16cex:commentExtensible w16cex:durableId="5B7482BA" w16cex:dateUtc="2024-03-08T16:09:00Z"/>
  <w16cex:commentExtensible w16cex:durableId="7BFA132D" w16cex:dateUtc="2024-03-08T16:10:00Z"/>
  <w16cex:commentExtensible w16cex:durableId="3300B365" w16cex:dateUtc="2024-03-08T16:13:00Z"/>
  <w16cex:commentExtensible w16cex:durableId="28A386F9" w16cex:dateUtc="2023-09-07T03:17:00Z"/>
  <w16cex:commentExtensible w16cex:durableId="28A38687" w16cex:dateUtc="2023-09-07T03:15:00Z"/>
  <w16cex:commentExtensible w16cex:durableId="28B2D0AB" w16cex:dateUtc="2023-09-18T17:35:00Z"/>
  <w16cex:commentExtensible w16cex:durableId="28B2D371" w16cex:dateUtc="2023-09-18T17:47:00Z"/>
  <w16cex:commentExtensible w16cex:durableId="656E36C5" w16cex:dateUtc="2023-11-14T15:19:00Z"/>
  <w16cex:commentExtensible w16cex:durableId="28A38B73" w16cex:dateUtc="2023-09-07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56A718" w16cid:durableId="18D54911"/>
  <w16cid:commentId w16cid:paraId="6D4D3696" w16cid:durableId="51585ADB"/>
  <w16cid:commentId w16cid:paraId="0B1F4E4F" w16cid:durableId="28AF3822"/>
  <w16cid:commentId w16cid:paraId="6712DCDA" w16cid:durableId="56203A3E"/>
  <w16cid:commentId w16cid:paraId="014CB5DB" w16cid:durableId="7F7735E4"/>
  <w16cid:commentId w16cid:paraId="09170106" w16cid:durableId="4EC6E498"/>
  <w16cid:commentId w16cid:paraId="4A1FCCF0" w16cid:durableId="5B7482BA"/>
  <w16cid:commentId w16cid:paraId="17E99B78" w16cid:durableId="7BFA132D"/>
  <w16cid:commentId w16cid:paraId="503BEEB5" w16cid:durableId="3300B365"/>
  <w16cid:commentId w16cid:paraId="024F19B5" w16cid:durableId="28A386F9"/>
  <w16cid:commentId w16cid:paraId="4F02C9DC" w16cid:durableId="28A38687"/>
  <w16cid:commentId w16cid:paraId="5F831E46" w16cid:durableId="28B2D0AB"/>
  <w16cid:commentId w16cid:paraId="4F44113A" w16cid:durableId="28B2D371"/>
  <w16cid:commentId w16cid:paraId="71F6948A" w16cid:durableId="656E36C5"/>
  <w16cid:commentId w16cid:paraId="246FE23F" w16cid:durableId="28A38B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D99F" w14:textId="77777777" w:rsidR="00E94F5E" w:rsidRDefault="00E94F5E" w:rsidP="000C4E1A">
      <w:pPr>
        <w:spacing w:after="0" w:line="240" w:lineRule="auto"/>
      </w:pPr>
      <w:r>
        <w:separator/>
      </w:r>
    </w:p>
  </w:endnote>
  <w:endnote w:type="continuationSeparator" w:id="0">
    <w:p w14:paraId="7314F006" w14:textId="77777777" w:rsidR="00E94F5E" w:rsidRDefault="00E94F5E" w:rsidP="000C4E1A">
      <w:pPr>
        <w:spacing w:after="0" w:line="240" w:lineRule="auto"/>
      </w:pPr>
      <w:r>
        <w:continuationSeparator/>
      </w:r>
    </w:p>
  </w:endnote>
  <w:endnote w:type="continuationNotice" w:id="1">
    <w:p w14:paraId="5CCD634D" w14:textId="77777777" w:rsidR="00E94F5E" w:rsidRDefault="00E94F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FA91" w14:textId="77777777" w:rsidR="00485994" w:rsidRDefault="00485994">
    <w:pPr>
      <w:pStyle w:val="Footer"/>
    </w:pPr>
  </w:p>
  <w:p w14:paraId="352D06EE" w14:textId="77777777" w:rsidR="00485994" w:rsidRDefault="00485994">
    <w:pPr>
      <w:pStyle w:val="Footer"/>
    </w:pPr>
  </w:p>
  <w:sdt>
    <w:sdtPr>
      <w:id w:val="693503847"/>
      <w:docPartObj>
        <w:docPartGallery w:val="Page Numbers (Bottom of Page)"/>
        <w:docPartUnique/>
      </w:docPartObj>
    </w:sdtPr>
    <w:sdtEndPr>
      <w:rPr>
        <w:noProof/>
      </w:rPr>
    </w:sdtEndPr>
    <w:sdtContent>
      <w:p w14:paraId="1FBA792A" w14:textId="77777777" w:rsidR="000C4E1A" w:rsidRDefault="000C4E1A">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p w14:paraId="1FBA792B" w14:textId="2D69DC65" w:rsidR="000C4E1A" w:rsidRDefault="000C4E1A">
        <w:pPr>
          <w:pStyle w:val="Footer"/>
        </w:pPr>
        <w:r>
          <w:rPr>
            <w:noProof/>
          </w:rPr>
          <w:t xml:space="preserve">IP </w:t>
        </w:r>
        <w:hyperlink r:id="rId1" w:history="1">
          <w:r w:rsidR="00401187">
            <w:rPr>
              <w:rStyle w:val="Hyperlink"/>
              <w:noProof/>
            </w:rPr>
            <w:t>https://www.rsmconsulting.us/</w:t>
          </w:r>
        </w:hyperlink>
      </w:p>
    </w:sdtContent>
  </w:sdt>
  <w:p w14:paraId="1FBA792C" w14:textId="77777777" w:rsidR="000C4E1A" w:rsidRDefault="000C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5A02" w14:textId="77777777" w:rsidR="00E94F5E" w:rsidRDefault="00E94F5E" w:rsidP="000C4E1A">
      <w:pPr>
        <w:spacing w:after="0" w:line="240" w:lineRule="auto"/>
      </w:pPr>
      <w:r>
        <w:separator/>
      </w:r>
    </w:p>
  </w:footnote>
  <w:footnote w:type="continuationSeparator" w:id="0">
    <w:p w14:paraId="5C9D550C" w14:textId="77777777" w:rsidR="00E94F5E" w:rsidRDefault="00E94F5E" w:rsidP="000C4E1A">
      <w:pPr>
        <w:spacing w:after="0" w:line="240" w:lineRule="auto"/>
      </w:pPr>
      <w:r>
        <w:continuationSeparator/>
      </w:r>
    </w:p>
  </w:footnote>
  <w:footnote w:type="continuationNotice" w:id="1">
    <w:p w14:paraId="66703FE7" w14:textId="77777777" w:rsidR="00E94F5E" w:rsidRDefault="00E94F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A7927" w14:textId="77777777" w:rsidR="009C1D62" w:rsidRPr="00637089" w:rsidRDefault="009C1D62" w:rsidP="009C1D62">
    <w:pPr>
      <w:pStyle w:val="Header"/>
      <w:ind w:right="416"/>
      <w:jc w:val="right"/>
      <w:rPr>
        <w:rFonts w:ascii="Arial Narrow" w:hAnsi="Arial Narrow" w:cs="Tahoma"/>
        <w:b/>
        <w:smallCaps/>
        <w:color w:val="7F7F7F" w:themeColor="text1" w:themeTint="80"/>
        <w:sz w:val="32"/>
        <w:szCs w:val="16"/>
      </w:rPr>
    </w:pPr>
    <w:r w:rsidRPr="00637089">
      <w:rPr>
        <w:rFonts w:cs="Tahoma"/>
        <w:b/>
        <w:smallCaps/>
        <w:noProof/>
        <w:color w:val="7F7F7F" w:themeColor="text1" w:themeTint="80"/>
        <w:sz w:val="28"/>
        <w:szCs w:val="16"/>
      </w:rPr>
      <w:drawing>
        <wp:anchor distT="0" distB="0" distL="114300" distR="114300" simplePos="0" relativeHeight="251658240"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637089">
      <w:rPr>
        <w:rFonts w:cs="Tahoma"/>
        <w:b/>
        <w:smallCaps/>
        <w:color w:val="7F7F7F" w:themeColor="text1" w:themeTint="80"/>
        <w:sz w:val="28"/>
        <w:szCs w:val="16"/>
      </w:rPr>
      <w:t>Pre-Travel Safety, Security and Cultural Briefing</w:t>
    </w:r>
  </w:p>
  <w:p w14:paraId="1FBA7928" w14:textId="1E80EA3B" w:rsidR="009C1D62" w:rsidRPr="00637089" w:rsidRDefault="00DA6878" w:rsidP="009C1D62">
    <w:pPr>
      <w:spacing w:after="0"/>
      <w:ind w:right="416"/>
      <w:jc w:val="right"/>
      <w:rPr>
        <w:sz w:val="20"/>
        <w:szCs w:val="20"/>
      </w:rPr>
    </w:pPr>
    <w:r w:rsidRPr="00637089">
      <w:rPr>
        <w:color w:val="7F7F7F" w:themeColor="text1" w:themeTint="80"/>
        <w:sz w:val="24"/>
        <w:szCs w:val="24"/>
      </w:rPr>
      <w:t xml:space="preserve">Partners </w:t>
    </w:r>
    <w:r w:rsidR="00503914" w:rsidRPr="00637089">
      <w:rPr>
        <w:color w:val="7F7F7F" w:themeColor="text1" w:themeTint="80"/>
        <w:sz w:val="24"/>
        <w:szCs w:val="24"/>
      </w:rPr>
      <w:t>of the Americas</w:t>
    </w:r>
    <w:r w:rsidR="009C1D62" w:rsidRPr="00637089">
      <w:rPr>
        <w:color w:val="7F7F7F" w:themeColor="text1" w:themeTint="80"/>
        <w:sz w:val="24"/>
        <w:szCs w:val="24"/>
      </w:rPr>
      <w:t xml:space="preserve"> / </w:t>
    </w:r>
    <w:r w:rsidR="00637089" w:rsidRPr="00637089">
      <w:rPr>
        <w:color w:val="7F7F7F" w:themeColor="text1" w:themeTint="80"/>
        <w:sz w:val="24"/>
        <w:szCs w:val="24"/>
      </w:rPr>
      <w:t>Jamaica</w:t>
    </w:r>
  </w:p>
  <w:p w14:paraId="1FBA7929" w14:textId="77777777" w:rsidR="000C4E1A" w:rsidRPr="00CC7240" w:rsidRDefault="000C4E1A" w:rsidP="009C1D62">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C7D"/>
    <w:multiLevelType w:val="multilevel"/>
    <w:tmpl w:val="87E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541B4A"/>
    <w:multiLevelType w:val="multilevel"/>
    <w:tmpl w:val="172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D0BA4"/>
    <w:multiLevelType w:val="hybridMultilevel"/>
    <w:tmpl w:val="A3BE35F4"/>
    <w:lvl w:ilvl="0" w:tplc="966646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E4F01"/>
    <w:multiLevelType w:val="hybridMultilevel"/>
    <w:tmpl w:val="5B1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9465F"/>
    <w:multiLevelType w:val="hybridMultilevel"/>
    <w:tmpl w:val="DBFABB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8E65A2"/>
    <w:multiLevelType w:val="hybridMultilevel"/>
    <w:tmpl w:val="767AB904"/>
    <w:lvl w:ilvl="0" w:tplc="A516D2B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A7D39"/>
    <w:multiLevelType w:val="hybridMultilevel"/>
    <w:tmpl w:val="81E6B31C"/>
    <w:lvl w:ilvl="0" w:tplc="9666467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590B08"/>
    <w:multiLevelType w:val="multilevel"/>
    <w:tmpl w:val="E60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21A51"/>
    <w:multiLevelType w:val="multilevel"/>
    <w:tmpl w:val="A5A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F4748"/>
    <w:multiLevelType w:val="hybridMultilevel"/>
    <w:tmpl w:val="10142CFA"/>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14959"/>
    <w:multiLevelType w:val="hybridMultilevel"/>
    <w:tmpl w:val="3564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EE10E6"/>
    <w:multiLevelType w:val="hybridMultilevel"/>
    <w:tmpl w:val="FC18E594"/>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25603D"/>
    <w:multiLevelType w:val="multilevel"/>
    <w:tmpl w:val="8FC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587DDD"/>
    <w:multiLevelType w:val="multilevel"/>
    <w:tmpl w:val="B35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E96A67"/>
    <w:multiLevelType w:val="hybridMultilevel"/>
    <w:tmpl w:val="A33CCE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2E54C0"/>
    <w:multiLevelType w:val="multilevel"/>
    <w:tmpl w:val="288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939088">
    <w:abstractNumId w:val="12"/>
  </w:num>
  <w:num w:numId="2" w16cid:durableId="1139764338">
    <w:abstractNumId w:val="8"/>
  </w:num>
  <w:num w:numId="3" w16cid:durableId="274291330">
    <w:abstractNumId w:val="16"/>
  </w:num>
  <w:num w:numId="4" w16cid:durableId="1794405102">
    <w:abstractNumId w:val="14"/>
  </w:num>
  <w:num w:numId="5" w16cid:durableId="835346125">
    <w:abstractNumId w:val="1"/>
  </w:num>
  <w:num w:numId="6" w16cid:durableId="416286590">
    <w:abstractNumId w:val="7"/>
  </w:num>
  <w:num w:numId="7" w16cid:durableId="1207522012">
    <w:abstractNumId w:val="18"/>
  </w:num>
  <w:num w:numId="8" w16cid:durableId="1127890638">
    <w:abstractNumId w:val="4"/>
  </w:num>
  <w:num w:numId="9" w16cid:durableId="138235863">
    <w:abstractNumId w:val="17"/>
  </w:num>
  <w:num w:numId="10" w16cid:durableId="875627874">
    <w:abstractNumId w:val="11"/>
  </w:num>
  <w:num w:numId="11" w16cid:durableId="1396244917">
    <w:abstractNumId w:val="20"/>
  </w:num>
  <w:num w:numId="12" w16cid:durableId="279990675">
    <w:abstractNumId w:val="0"/>
  </w:num>
  <w:num w:numId="13" w16cid:durableId="744381720">
    <w:abstractNumId w:val="10"/>
  </w:num>
  <w:num w:numId="14" w16cid:durableId="760296511">
    <w:abstractNumId w:val="15"/>
  </w:num>
  <w:num w:numId="15" w16cid:durableId="389304301">
    <w:abstractNumId w:val="2"/>
  </w:num>
  <w:num w:numId="16" w16cid:durableId="1238856748">
    <w:abstractNumId w:val="5"/>
  </w:num>
  <w:num w:numId="17" w16cid:durableId="1193881699">
    <w:abstractNumId w:val="19"/>
  </w:num>
  <w:num w:numId="18" w16cid:durableId="1534729257">
    <w:abstractNumId w:val="6"/>
  </w:num>
  <w:num w:numId="19" w16cid:durableId="1153638186">
    <w:abstractNumId w:val="13"/>
  </w:num>
  <w:num w:numId="20" w16cid:durableId="163017360">
    <w:abstractNumId w:val="3"/>
  </w:num>
  <w:num w:numId="21" w16cid:durableId="94885530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anie Verganza">
    <w15:presenceInfo w15:providerId="AD" w15:userId="S::sverganza@partners.net::ffc5f8f4-b46c-4eb7-ad0a-4bc869c58a2c"/>
  </w15:person>
  <w15:person w15:author="Abraham Cisne">
    <w15:presenceInfo w15:providerId="AD" w15:userId="S::acisne@partners.net::c7b8008b-1669-4e4e-87da-adfcbcb443ca"/>
  </w15:person>
  <w15:person w15:author="Stephanie Verganza [2]">
    <w15:presenceInfo w15:providerId="AD" w15:userId="S::SVerganza@partners.net::ffc5f8f4-b46c-4eb7-ad0a-4bc869c58a2c"/>
  </w15:person>
  <w15:person w15:author="Marsha Johnson">
    <w15:presenceInfo w15:providerId="AD" w15:userId="S::mjohnson@partners.net::60147652-1136-4b1c-8583-6181053aafda"/>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022E4"/>
    <w:rsid w:val="0001212E"/>
    <w:rsid w:val="00012ED8"/>
    <w:rsid w:val="0001483E"/>
    <w:rsid w:val="00016659"/>
    <w:rsid w:val="00022A22"/>
    <w:rsid w:val="00034C90"/>
    <w:rsid w:val="00040602"/>
    <w:rsid w:val="000537FE"/>
    <w:rsid w:val="000645A6"/>
    <w:rsid w:val="00073E3A"/>
    <w:rsid w:val="0007458C"/>
    <w:rsid w:val="00082913"/>
    <w:rsid w:val="00083133"/>
    <w:rsid w:val="0009749C"/>
    <w:rsid w:val="000A3FF0"/>
    <w:rsid w:val="000A64E5"/>
    <w:rsid w:val="000B0D50"/>
    <w:rsid w:val="000B24A8"/>
    <w:rsid w:val="000B2961"/>
    <w:rsid w:val="000B4BEB"/>
    <w:rsid w:val="000B62D5"/>
    <w:rsid w:val="000C40D6"/>
    <w:rsid w:val="000C4E1A"/>
    <w:rsid w:val="000D3C34"/>
    <w:rsid w:val="000E0F17"/>
    <w:rsid w:val="000E6597"/>
    <w:rsid w:val="000E79B1"/>
    <w:rsid w:val="00116B5C"/>
    <w:rsid w:val="00124ABA"/>
    <w:rsid w:val="001260E9"/>
    <w:rsid w:val="00130295"/>
    <w:rsid w:val="00137656"/>
    <w:rsid w:val="00140CA5"/>
    <w:rsid w:val="00155516"/>
    <w:rsid w:val="00164862"/>
    <w:rsid w:val="00166EDE"/>
    <w:rsid w:val="001764D7"/>
    <w:rsid w:val="00177AC1"/>
    <w:rsid w:val="00180F76"/>
    <w:rsid w:val="0018715F"/>
    <w:rsid w:val="001A1CC3"/>
    <w:rsid w:val="001A339B"/>
    <w:rsid w:val="001B7980"/>
    <w:rsid w:val="001C284A"/>
    <w:rsid w:val="001C7726"/>
    <w:rsid w:val="001F4924"/>
    <w:rsid w:val="00203E35"/>
    <w:rsid w:val="00205156"/>
    <w:rsid w:val="002071C0"/>
    <w:rsid w:val="0021747F"/>
    <w:rsid w:val="00220682"/>
    <w:rsid w:val="002223C2"/>
    <w:rsid w:val="00227BAB"/>
    <w:rsid w:val="002300B2"/>
    <w:rsid w:val="00231B47"/>
    <w:rsid w:val="00232520"/>
    <w:rsid w:val="002555AC"/>
    <w:rsid w:val="002565F4"/>
    <w:rsid w:val="0025762B"/>
    <w:rsid w:val="00266428"/>
    <w:rsid w:val="002A31E1"/>
    <w:rsid w:val="002A7048"/>
    <w:rsid w:val="002C5A03"/>
    <w:rsid w:val="002D58A1"/>
    <w:rsid w:val="00300AEF"/>
    <w:rsid w:val="00301D29"/>
    <w:rsid w:val="00313D2D"/>
    <w:rsid w:val="00324062"/>
    <w:rsid w:val="00327BB6"/>
    <w:rsid w:val="0033166A"/>
    <w:rsid w:val="00331862"/>
    <w:rsid w:val="0033489C"/>
    <w:rsid w:val="00341710"/>
    <w:rsid w:val="00346147"/>
    <w:rsid w:val="00360AF5"/>
    <w:rsid w:val="0036502D"/>
    <w:rsid w:val="003654E5"/>
    <w:rsid w:val="00374FD0"/>
    <w:rsid w:val="00376056"/>
    <w:rsid w:val="00377420"/>
    <w:rsid w:val="00380842"/>
    <w:rsid w:val="00381B5F"/>
    <w:rsid w:val="0039147E"/>
    <w:rsid w:val="00393C3D"/>
    <w:rsid w:val="003C465D"/>
    <w:rsid w:val="003D071C"/>
    <w:rsid w:val="003D4C1A"/>
    <w:rsid w:val="003D6846"/>
    <w:rsid w:val="003E0AA1"/>
    <w:rsid w:val="003E44D5"/>
    <w:rsid w:val="003E53C8"/>
    <w:rsid w:val="003E6CBE"/>
    <w:rsid w:val="003F397C"/>
    <w:rsid w:val="003F4AA3"/>
    <w:rsid w:val="003F5947"/>
    <w:rsid w:val="00401187"/>
    <w:rsid w:val="00416F18"/>
    <w:rsid w:val="00425C19"/>
    <w:rsid w:val="00434CA8"/>
    <w:rsid w:val="00447170"/>
    <w:rsid w:val="0045077F"/>
    <w:rsid w:val="00451CD3"/>
    <w:rsid w:val="00456653"/>
    <w:rsid w:val="004628FA"/>
    <w:rsid w:val="00464CDA"/>
    <w:rsid w:val="004677B7"/>
    <w:rsid w:val="004722F7"/>
    <w:rsid w:val="00473C4E"/>
    <w:rsid w:val="00476C57"/>
    <w:rsid w:val="00483491"/>
    <w:rsid w:val="00484FFA"/>
    <w:rsid w:val="00485994"/>
    <w:rsid w:val="00485E96"/>
    <w:rsid w:val="0048685B"/>
    <w:rsid w:val="00487583"/>
    <w:rsid w:val="004909C1"/>
    <w:rsid w:val="00490BA7"/>
    <w:rsid w:val="00492B21"/>
    <w:rsid w:val="00493DD9"/>
    <w:rsid w:val="00494B3A"/>
    <w:rsid w:val="00494D1F"/>
    <w:rsid w:val="004A0537"/>
    <w:rsid w:val="004A29D0"/>
    <w:rsid w:val="004A3DBE"/>
    <w:rsid w:val="004A5284"/>
    <w:rsid w:val="004A59D0"/>
    <w:rsid w:val="004A77C2"/>
    <w:rsid w:val="004B1A24"/>
    <w:rsid w:val="004C3C92"/>
    <w:rsid w:val="004C40F8"/>
    <w:rsid w:val="004D140A"/>
    <w:rsid w:val="004F237C"/>
    <w:rsid w:val="005030A0"/>
    <w:rsid w:val="00503914"/>
    <w:rsid w:val="00505153"/>
    <w:rsid w:val="00505FC8"/>
    <w:rsid w:val="00507811"/>
    <w:rsid w:val="005105A0"/>
    <w:rsid w:val="00510C2A"/>
    <w:rsid w:val="00511A7E"/>
    <w:rsid w:val="0051500C"/>
    <w:rsid w:val="00517494"/>
    <w:rsid w:val="00520619"/>
    <w:rsid w:val="0052259B"/>
    <w:rsid w:val="005235B2"/>
    <w:rsid w:val="00524837"/>
    <w:rsid w:val="00543A15"/>
    <w:rsid w:val="00543B4C"/>
    <w:rsid w:val="005515FC"/>
    <w:rsid w:val="005545A2"/>
    <w:rsid w:val="00556B56"/>
    <w:rsid w:val="00570A0A"/>
    <w:rsid w:val="005710FF"/>
    <w:rsid w:val="00572C96"/>
    <w:rsid w:val="005743B9"/>
    <w:rsid w:val="0057560B"/>
    <w:rsid w:val="00583BF1"/>
    <w:rsid w:val="00592AC4"/>
    <w:rsid w:val="005963AF"/>
    <w:rsid w:val="00597E97"/>
    <w:rsid w:val="005A24C5"/>
    <w:rsid w:val="005B42ED"/>
    <w:rsid w:val="005B4BF2"/>
    <w:rsid w:val="005C63C3"/>
    <w:rsid w:val="005C7642"/>
    <w:rsid w:val="005D1F30"/>
    <w:rsid w:val="005F7D45"/>
    <w:rsid w:val="006109E9"/>
    <w:rsid w:val="006233EF"/>
    <w:rsid w:val="00637089"/>
    <w:rsid w:val="00656E73"/>
    <w:rsid w:val="006813A6"/>
    <w:rsid w:val="0068595C"/>
    <w:rsid w:val="00687C05"/>
    <w:rsid w:val="00692FB0"/>
    <w:rsid w:val="006A4DEF"/>
    <w:rsid w:val="006B3627"/>
    <w:rsid w:val="006B6324"/>
    <w:rsid w:val="006B6C08"/>
    <w:rsid w:val="006B7074"/>
    <w:rsid w:val="006B7933"/>
    <w:rsid w:val="006D4A25"/>
    <w:rsid w:val="006D7598"/>
    <w:rsid w:val="006E0EDC"/>
    <w:rsid w:val="006E230B"/>
    <w:rsid w:val="006E612E"/>
    <w:rsid w:val="00715819"/>
    <w:rsid w:val="007208AD"/>
    <w:rsid w:val="00721CA3"/>
    <w:rsid w:val="00726DCF"/>
    <w:rsid w:val="007276DE"/>
    <w:rsid w:val="00733E86"/>
    <w:rsid w:val="00734B97"/>
    <w:rsid w:val="00736D5C"/>
    <w:rsid w:val="00742AE4"/>
    <w:rsid w:val="007434AD"/>
    <w:rsid w:val="007565B9"/>
    <w:rsid w:val="00770BEF"/>
    <w:rsid w:val="00773F32"/>
    <w:rsid w:val="0077406D"/>
    <w:rsid w:val="00784C03"/>
    <w:rsid w:val="00787D93"/>
    <w:rsid w:val="00796A7D"/>
    <w:rsid w:val="007A0BB0"/>
    <w:rsid w:val="007A77E4"/>
    <w:rsid w:val="007C24B8"/>
    <w:rsid w:val="007C4212"/>
    <w:rsid w:val="007D06A5"/>
    <w:rsid w:val="007E7B27"/>
    <w:rsid w:val="007F3A83"/>
    <w:rsid w:val="007F5BF7"/>
    <w:rsid w:val="00806B9F"/>
    <w:rsid w:val="00811353"/>
    <w:rsid w:val="00820090"/>
    <w:rsid w:val="008252BC"/>
    <w:rsid w:val="00833CF7"/>
    <w:rsid w:val="00834D30"/>
    <w:rsid w:val="0086540F"/>
    <w:rsid w:val="00867CF4"/>
    <w:rsid w:val="00874113"/>
    <w:rsid w:val="00876DB9"/>
    <w:rsid w:val="0088492F"/>
    <w:rsid w:val="00891620"/>
    <w:rsid w:val="0089590B"/>
    <w:rsid w:val="008A2C2F"/>
    <w:rsid w:val="008A4ABA"/>
    <w:rsid w:val="008A58D8"/>
    <w:rsid w:val="008C413B"/>
    <w:rsid w:val="008D31FF"/>
    <w:rsid w:val="008D583C"/>
    <w:rsid w:val="008D7C94"/>
    <w:rsid w:val="008D8033"/>
    <w:rsid w:val="008E0039"/>
    <w:rsid w:val="008E4966"/>
    <w:rsid w:val="008E56EC"/>
    <w:rsid w:val="008F142E"/>
    <w:rsid w:val="0090774B"/>
    <w:rsid w:val="00911876"/>
    <w:rsid w:val="0091399D"/>
    <w:rsid w:val="00925E6E"/>
    <w:rsid w:val="00927AE3"/>
    <w:rsid w:val="00930A61"/>
    <w:rsid w:val="0093155D"/>
    <w:rsid w:val="0093367F"/>
    <w:rsid w:val="00937573"/>
    <w:rsid w:val="00937ED3"/>
    <w:rsid w:val="00945FC2"/>
    <w:rsid w:val="00976F9C"/>
    <w:rsid w:val="0097725B"/>
    <w:rsid w:val="0098546B"/>
    <w:rsid w:val="00985F83"/>
    <w:rsid w:val="009A179C"/>
    <w:rsid w:val="009B0015"/>
    <w:rsid w:val="009B38CE"/>
    <w:rsid w:val="009B6BED"/>
    <w:rsid w:val="009C1262"/>
    <w:rsid w:val="009C1D62"/>
    <w:rsid w:val="009D4896"/>
    <w:rsid w:val="009D762C"/>
    <w:rsid w:val="009E36E1"/>
    <w:rsid w:val="009E3F60"/>
    <w:rsid w:val="009E44A6"/>
    <w:rsid w:val="009E74E5"/>
    <w:rsid w:val="009F5A32"/>
    <w:rsid w:val="00A02401"/>
    <w:rsid w:val="00A03E44"/>
    <w:rsid w:val="00A07548"/>
    <w:rsid w:val="00A12B59"/>
    <w:rsid w:val="00A167D3"/>
    <w:rsid w:val="00A20C5D"/>
    <w:rsid w:val="00A22D82"/>
    <w:rsid w:val="00A34620"/>
    <w:rsid w:val="00A34694"/>
    <w:rsid w:val="00A6074B"/>
    <w:rsid w:val="00A61282"/>
    <w:rsid w:val="00A656E2"/>
    <w:rsid w:val="00A71C41"/>
    <w:rsid w:val="00A7769E"/>
    <w:rsid w:val="00A8024B"/>
    <w:rsid w:val="00A806A6"/>
    <w:rsid w:val="00A80982"/>
    <w:rsid w:val="00A94524"/>
    <w:rsid w:val="00A958B8"/>
    <w:rsid w:val="00A96B44"/>
    <w:rsid w:val="00AA04D7"/>
    <w:rsid w:val="00AA2400"/>
    <w:rsid w:val="00AA5162"/>
    <w:rsid w:val="00AA6F4D"/>
    <w:rsid w:val="00AA7945"/>
    <w:rsid w:val="00AB2D88"/>
    <w:rsid w:val="00AC3EEC"/>
    <w:rsid w:val="00AC4182"/>
    <w:rsid w:val="00AC7CBC"/>
    <w:rsid w:val="00AD1226"/>
    <w:rsid w:val="00AE4068"/>
    <w:rsid w:val="00AE46E9"/>
    <w:rsid w:val="00AE4B90"/>
    <w:rsid w:val="00AE5347"/>
    <w:rsid w:val="00AE5DD1"/>
    <w:rsid w:val="00AF5E7A"/>
    <w:rsid w:val="00AF7554"/>
    <w:rsid w:val="00B16DC1"/>
    <w:rsid w:val="00B30EDE"/>
    <w:rsid w:val="00B357F6"/>
    <w:rsid w:val="00B8123C"/>
    <w:rsid w:val="00B90EF8"/>
    <w:rsid w:val="00B93B91"/>
    <w:rsid w:val="00B97CDE"/>
    <w:rsid w:val="00BB2BDC"/>
    <w:rsid w:val="00BB338F"/>
    <w:rsid w:val="00BC0C5D"/>
    <w:rsid w:val="00BC584A"/>
    <w:rsid w:val="00BC7189"/>
    <w:rsid w:val="00BD071C"/>
    <w:rsid w:val="00BD166C"/>
    <w:rsid w:val="00BD72DC"/>
    <w:rsid w:val="00BE4618"/>
    <w:rsid w:val="00BE63E8"/>
    <w:rsid w:val="00BF5CD5"/>
    <w:rsid w:val="00BF6CC9"/>
    <w:rsid w:val="00C126DA"/>
    <w:rsid w:val="00C13B8B"/>
    <w:rsid w:val="00C14149"/>
    <w:rsid w:val="00C2188E"/>
    <w:rsid w:val="00C26B9F"/>
    <w:rsid w:val="00C327FC"/>
    <w:rsid w:val="00C32DC5"/>
    <w:rsid w:val="00C34568"/>
    <w:rsid w:val="00C42F32"/>
    <w:rsid w:val="00C44607"/>
    <w:rsid w:val="00C44F88"/>
    <w:rsid w:val="00C5035A"/>
    <w:rsid w:val="00C72CEC"/>
    <w:rsid w:val="00C72E08"/>
    <w:rsid w:val="00C73A8C"/>
    <w:rsid w:val="00C80420"/>
    <w:rsid w:val="00C9177E"/>
    <w:rsid w:val="00C97086"/>
    <w:rsid w:val="00CA06B7"/>
    <w:rsid w:val="00CB499A"/>
    <w:rsid w:val="00CC0FFF"/>
    <w:rsid w:val="00CC5F24"/>
    <w:rsid w:val="00CC6C55"/>
    <w:rsid w:val="00CC7240"/>
    <w:rsid w:val="00CD40FD"/>
    <w:rsid w:val="00CD671D"/>
    <w:rsid w:val="00D04ADB"/>
    <w:rsid w:val="00D13835"/>
    <w:rsid w:val="00D14FED"/>
    <w:rsid w:val="00D1605A"/>
    <w:rsid w:val="00D20141"/>
    <w:rsid w:val="00D2561A"/>
    <w:rsid w:val="00D27976"/>
    <w:rsid w:val="00D32A92"/>
    <w:rsid w:val="00D4192D"/>
    <w:rsid w:val="00D44DF9"/>
    <w:rsid w:val="00D64672"/>
    <w:rsid w:val="00D66376"/>
    <w:rsid w:val="00D67686"/>
    <w:rsid w:val="00D72C0B"/>
    <w:rsid w:val="00D776FC"/>
    <w:rsid w:val="00D90B96"/>
    <w:rsid w:val="00D97EEB"/>
    <w:rsid w:val="00DA606D"/>
    <w:rsid w:val="00DA6878"/>
    <w:rsid w:val="00DB7B9D"/>
    <w:rsid w:val="00DD2DED"/>
    <w:rsid w:val="00DE04CA"/>
    <w:rsid w:val="00E13153"/>
    <w:rsid w:val="00E20260"/>
    <w:rsid w:val="00E22EE3"/>
    <w:rsid w:val="00E233A4"/>
    <w:rsid w:val="00E25812"/>
    <w:rsid w:val="00E26997"/>
    <w:rsid w:val="00E32712"/>
    <w:rsid w:val="00E3723A"/>
    <w:rsid w:val="00E51E0A"/>
    <w:rsid w:val="00E5352F"/>
    <w:rsid w:val="00E63F53"/>
    <w:rsid w:val="00E840B0"/>
    <w:rsid w:val="00E94F5E"/>
    <w:rsid w:val="00EA3FCD"/>
    <w:rsid w:val="00EB2B6F"/>
    <w:rsid w:val="00EB5D55"/>
    <w:rsid w:val="00EC0A73"/>
    <w:rsid w:val="00EC399B"/>
    <w:rsid w:val="00ED477E"/>
    <w:rsid w:val="00EE6E55"/>
    <w:rsid w:val="00EF1BCB"/>
    <w:rsid w:val="00EF2582"/>
    <w:rsid w:val="00EF3B98"/>
    <w:rsid w:val="00F11252"/>
    <w:rsid w:val="00F113C6"/>
    <w:rsid w:val="00F14FF7"/>
    <w:rsid w:val="00F34552"/>
    <w:rsid w:val="00F4207D"/>
    <w:rsid w:val="00F465D9"/>
    <w:rsid w:val="00F64174"/>
    <w:rsid w:val="00F72130"/>
    <w:rsid w:val="00F74B30"/>
    <w:rsid w:val="00F75551"/>
    <w:rsid w:val="00F7753B"/>
    <w:rsid w:val="00F77A19"/>
    <w:rsid w:val="00F82441"/>
    <w:rsid w:val="00F83AE6"/>
    <w:rsid w:val="00F94163"/>
    <w:rsid w:val="00F967CD"/>
    <w:rsid w:val="00FA3BEB"/>
    <w:rsid w:val="00FB0AC1"/>
    <w:rsid w:val="00FB3610"/>
    <w:rsid w:val="00FB5642"/>
    <w:rsid w:val="00FC36A3"/>
    <w:rsid w:val="00FD1A22"/>
    <w:rsid w:val="00FD2DB6"/>
    <w:rsid w:val="00FD44DA"/>
    <w:rsid w:val="00FE796A"/>
    <w:rsid w:val="00FF24AE"/>
    <w:rsid w:val="07576DA6"/>
    <w:rsid w:val="0996C342"/>
    <w:rsid w:val="0CB9421F"/>
    <w:rsid w:val="0E0C593B"/>
    <w:rsid w:val="105CD9C9"/>
    <w:rsid w:val="127A8B91"/>
    <w:rsid w:val="16517D32"/>
    <w:rsid w:val="1D5AED4A"/>
    <w:rsid w:val="1DA934F9"/>
    <w:rsid w:val="201421D3"/>
    <w:rsid w:val="20CAF72F"/>
    <w:rsid w:val="22748FEB"/>
    <w:rsid w:val="22A5289E"/>
    <w:rsid w:val="237283CC"/>
    <w:rsid w:val="23B305C1"/>
    <w:rsid w:val="25B3E84E"/>
    <w:rsid w:val="2B617248"/>
    <w:rsid w:val="31101579"/>
    <w:rsid w:val="356C3EC6"/>
    <w:rsid w:val="37A5DCA4"/>
    <w:rsid w:val="37EABFA9"/>
    <w:rsid w:val="3889A046"/>
    <w:rsid w:val="3A39C479"/>
    <w:rsid w:val="3F902A5E"/>
    <w:rsid w:val="4331C401"/>
    <w:rsid w:val="43D84CB0"/>
    <w:rsid w:val="46882AD0"/>
    <w:rsid w:val="46FBC353"/>
    <w:rsid w:val="4C98C168"/>
    <w:rsid w:val="4E12CFF4"/>
    <w:rsid w:val="5252DDC4"/>
    <w:rsid w:val="531253A9"/>
    <w:rsid w:val="53680F99"/>
    <w:rsid w:val="53FE521D"/>
    <w:rsid w:val="55FCF9EE"/>
    <w:rsid w:val="58BB5605"/>
    <w:rsid w:val="58F70ACB"/>
    <w:rsid w:val="59AEC039"/>
    <w:rsid w:val="5B81CC9F"/>
    <w:rsid w:val="5FAC660B"/>
    <w:rsid w:val="65BAE85B"/>
    <w:rsid w:val="66930A0E"/>
    <w:rsid w:val="6A7B641B"/>
    <w:rsid w:val="6AC1486F"/>
    <w:rsid w:val="6B04B43F"/>
    <w:rsid w:val="6BB13B0D"/>
    <w:rsid w:val="70BD3D34"/>
    <w:rsid w:val="734515D3"/>
    <w:rsid w:val="7457E7ED"/>
    <w:rsid w:val="74DAC391"/>
    <w:rsid w:val="755AFA01"/>
    <w:rsid w:val="77D7F090"/>
    <w:rsid w:val="7D3DD3C1"/>
    <w:rsid w:val="7E4E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BF2"/>
  </w:style>
  <w:style w:type="paragraph" w:styleId="Heading1">
    <w:name w:val="heading 1"/>
    <w:basedOn w:val="Normal"/>
    <w:next w:val="Normal"/>
    <w:link w:val="Heading1Char"/>
    <w:qFormat/>
    <w:rsid w:val="000C4E1A"/>
    <w:pPr>
      <w:keepNext/>
      <w:spacing w:before="120" w:after="120" w:line="240" w:lineRule="auto"/>
      <w:outlineLvl w:val="0"/>
    </w:pPr>
    <w:rPr>
      <w:rFonts w:ascii="Calibri" w:eastAsia="Times New Roman" w:hAnsi="Calibri" w:cs="Times New Roman"/>
      <w:b/>
      <w:bCs/>
      <w:iCs/>
      <w:caps/>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0C4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Ha Char,List Paragraph1 Char,Resume Title Char"/>
    <w:basedOn w:val="DefaultParagraphFont"/>
    <w:link w:val="ListParagraph"/>
    <w:uiPriority w:val="34"/>
    <w:locked/>
    <w:rsid w:val="000C4E1A"/>
    <w:rPr>
      <w:rFonts w:ascii="Calibri" w:eastAsia="Calibri" w:hAnsi="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customStyle="1" w:styleId="FooterChar">
    <w:name w:val="Footer Char"/>
    <w:basedOn w:val="DefaultParagraphFont"/>
    <w:link w:val="Footer"/>
    <w:rsid w:val="000C4E1A"/>
  </w:style>
  <w:style w:type="character" w:customStyle="1" w:styleId="Heading1Char">
    <w:name w:val="Heading 1 Char"/>
    <w:basedOn w:val="DefaultParagraphFont"/>
    <w:link w:val="Heading1"/>
    <w:rsid w:val="000C4E1A"/>
    <w:rPr>
      <w:rFonts w:ascii="Calibri" w:eastAsia="Times New Roman" w:hAnsi="Calibri"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customStyle="1" w:styleId="CommentTextChar">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customStyle="1" w:styleId="CommentSubjectChar">
    <w:name w:val="Comment Subject Char"/>
    <w:basedOn w:val="CommentTextChar"/>
    <w:link w:val="CommentSubject"/>
    <w:uiPriority w:val="99"/>
    <w:semiHidden/>
    <w:rsid w:val="005030A0"/>
    <w:rPr>
      <w:b/>
      <w:bCs/>
      <w:sz w:val="20"/>
      <w:szCs w:val="20"/>
    </w:rPr>
  </w:style>
  <w:style w:type="paragraph" w:styleId="Revision">
    <w:name w:val="Revision"/>
    <w:hidden/>
    <w:uiPriority w:val="99"/>
    <w:semiHidden/>
    <w:rsid w:val="00AE4B90"/>
    <w:pPr>
      <w:spacing w:after="0" w:line="240" w:lineRule="auto"/>
    </w:pPr>
  </w:style>
  <w:style w:type="character" w:styleId="Mention">
    <w:name w:val="Mention"/>
    <w:basedOn w:val="DefaultParagraphFont"/>
    <w:uiPriority w:val="99"/>
    <w:unhideWhenUsed/>
    <w:rsid w:val="000537FE"/>
    <w:rPr>
      <w:color w:val="2B579A"/>
      <w:shd w:val="clear" w:color="auto" w:fill="E1DFDD"/>
    </w:rPr>
  </w:style>
  <w:style w:type="character" w:customStyle="1" w:styleId="normaltextrun">
    <w:name w:val="normaltextrun"/>
    <w:basedOn w:val="DefaultParagraphFont"/>
    <w:rsid w:val="00CA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117922104">
      <w:bodyDiv w:val="1"/>
      <w:marLeft w:val="0"/>
      <w:marRight w:val="0"/>
      <w:marTop w:val="0"/>
      <w:marBottom w:val="0"/>
      <w:divBdr>
        <w:top w:val="none" w:sz="0" w:space="0" w:color="auto"/>
        <w:left w:val="none" w:sz="0" w:space="0" w:color="auto"/>
        <w:bottom w:val="none" w:sz="0" w:space="0" w:color="auto"/>
        <w:right w:val="none" w:sz="0" w:space="0" w:color="auto"/>
      </w:divBdr>
    </w:div>
    <w:div w:id="367687483">
      <w:bodyDiv w:val="1"/>
      <w:marLeft w:val="0"/>
      <w:marRight w:val="0"/>
      <w:marTop w:val="0"/>
      <w:marBottom w:val="0"/>
      <w:divBdr>
        <w:top w:val="none" w:sz="0" w:space="0" w:color="auto"/>
        <w:left w:val="none" w:sz="0" w:space="0" w:color="auto"/>
        <w:bottom w:val="none" w:sz="0" w:space="0" w:color="auto"/>
        <w:right w:val="none" w:sz="0" w:space="0" w:color="auto"/>
      </w:divBdr>
    </w:div>
    <w:div w:id="641159724">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 w:id="1117993005">
      <w:bodyDiv w:val="1"/>
      <w:marLeft w:val="0"/>
      <w:marRight w:val="0"/>
      <w:marTop w:val="0"/>
      <w:marBottom w:val="0"/>
      <w:divBdr>
        <w:top w:val="none" w:sz="0" w:space="0" w:color="auto"/>
        <w:left w:val="none" w:sz="0" w:space="0" w:color="auto"/>
        <w:bottom w:val="none" w:sz="0" w:space="0" w:color="auto"/>
        <w:right w:val="none" w:sz="0" w:space="0" w:color="auto"/>
      </w:divBdr>
    </w:div>
    <w:div w:id="201930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indrive.com/en/home/" TargetMode="External"/><Relationship Id="rId21" Type="http://schemas.openxmlformats.org/officeDocument/2006/relationships/image" Target="media/image6.png"/><Relationship Id="rId34" Type="http://schemas.openxmlformats.org/officeDocument/2006/relationships/hyperlink" Target="http://www.nhc.noaa.gov/" TargetMode="External"/><Relationship Id="rId42" Type="http://schemas.openxmlformats.org/officeDocument/2006/relationships/hyperlink" Target="https://step.state.gov/" TargetMode="External"/><Relationship Id="rId47" Type="http://schemas.openxmlformats.org/officeDocument/2006/relationships/hyperlink" Target="https://www.forbes.com/advisor/business/best-free-vpn/" TargetMode="External"/><Relationship Id="rId50" Type="http://schemas.openxmlformats.org/officeDocument/2006/relationships/image" Target="media/image15.png"/><Relationship Id="rId55" Type="http://schemas.openxmlformats.org/officeDocument/2006/relationships/hyperlink" Target="https://www.airalo.com/?gclid=CjwKCAjwjaWoBhAmEiwAXz8DBZtn-AdptsP-OtqVdvHnTA3XYlj5LCmiO6ugfgR84Zc2_fDbi_sNUhoCrrsQAvD_Bw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ravelguard.secure.force.com/TravelAssistance/TGRegister?PL=AIGACCIDENTANDHEALTH" TargetMode="External"/><Relationship Id="rId29" Type="http://schemas.openxmlformats.org/officeDocument/2006/relationships/hyperlink" Target="http://wwwnc.cdc.gov/travel/" TargetMode="External"/><Relationship Id="rId11" Type="http://schemas.openxmlformats.org/officeDocument/2006/relationships/image" Target="media/image2.png"/><Relationship Id="rId24" Type="http://schemas.openxmlformats.org/officeDocument/2006/relationships/hyperlink" Target="https://step.state.gov/step/" TargetMode="External"/><Relationship Id="rId32" Type="http://schemas.openxmlformats.org/officeDocument/2006/relationships/hyperlink" Target="http://www.faa.gov/passengers/" TargetMode="External"/><Relationship Id="rId37" Type="http://schemas.openxmlformats.org/officeDocument/2006/relationships/hyperlink" Target="https://wwwnc.cdc.gov/travel/destinations/traveler/none/jamaica?s_cid=ncezid-dgmq-travel-single-001" TargetMode="External"/><Relationship Id="rId40" Type="http://schemas.openxmlformats.org/officeDocument/2006/relationships/hyperlink" Target="https://876onthego.com/" TargetMode="External"/><Relationship Id="rId45" Type="http://schemas.openxmlformats.org/officeDocument/2006/relationships/hyperlink" Target="https://travel.state.gov/content/travel/en/international-travel/International-Travel-Country-Information-Pages/Jamaica.html" TargetMode="External"/><Relationship Id="rId53" Type="http://schemas.openxmlformats.org/officeDocument/2006/relationships/hyperlink" Target="https://discoverflow.co/jamaica" TargetMode="Externa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travel.state.gov/content/travel/en.html" TargetMode="External"/><Relationship Id="rId30" Type="http://schemas.openxmlformats.org/officeDocument/2006/relationships/hyperlink" Target="http://www.who.int/countries/en/" TargetMode="External"/><Relationship Id="rId35" Type="http://schemas.openxmlformats.org/officeDocument/2006/relationships/image" Target="media/image11.png"/><Relationship Id="rId43" Type="http://schemas.openxmlformats.org/officeDocument/2006/relationships/hyperlink" Target="https://travel.state.gov/content/passports/en/go/checklist.html" TargetMode="External"/><Relationship Id="rId48" Type="http://schemas.openxmlformats.org/officeDocument/2006/relationships/hyperlink" Target="https://protonvpn.com/free-vpn" TargetMode="External"/><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s://www.westernunion.com/us/en/home.html"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step.state.gov/step/" TargetMode="External"/><Relationship Id="rId25" Type="http://schemas.openxmlformats.org/officeDocument/2006/relationships/image" Target="media/image9.png"/><Relationship Id="rId33" Type="http://schemas.openxmlformats.org/officeDocument/2006/relationships/hyperlink" Target="http://www.worldhospitalsearch.org" TargetMode="External"/><Relationship Id="rId38" Type="http://schemas.openxmlformats.org/officeDocument/2006/relationships/hyperlink" Target="https://www.uber.com/global/en/cities/kingston-jamaica/" TargetMode="External"/><Relationship Id="rId46" Type="http://schemas.openxmlformats.org/officeDocument/2006/relationships/image" Target="media/image13.png"/><Relationship Id="rId59" Type="http://schemas.microsoft.com/office/2011/relationships/people" Target="people.xml"/><Relationship Id="rId20" Type="http://schemas.openxmlformats.org/officeDocument/2006/relationships/image" Target="media/image5.png"/><Relationship Id="rId41" Type="http://schemas.openxmlformats.org/officeDocument/2006/relationships/image" Target="media/image12.png"/><Relationship Id="rId54" Type="http://schemas.openxmlformats.org/officeDocument/2006/relationships/hyperlink" Target="https://www.digicelgroup.com/jm/en.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www.cia.gov/library/publications/the-world-factbook/" TargetMode="External"/><Relationship Id="rId36" Type="http://schemas.openxmlformats.org/officeDocument/2006/relationships/hyperlink" Target="https://wwwnc.cdc.gov/travel/yellowbook/2024/infections-diseases/yellow-fever" TargetMode="External"/><Relationship Id="rId49" Type="http://schemas.openxmlformats.org/officeDocument/2006/relationships/image" Target="media/image14.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hyperlink" Target="https://travelguard.secure.force.com/TravelAssistance/TGRegister?PL=AIGACCIDENTANDHEALTH" TargetMode="External"/><Relationship Id="rId44" Type="http://schemas.openxmlformats.org/officeDocument/2006/relationships/hyperlink" Target="https://wwwnc.cdc.gov/travel/destinations/traveler/none/jamaica?s_cid=ncezid-dgmq-travel-single-001" TargetMode="External"/><Relationship Id="rId52" Type="http://schemas.openxmlformats.org/officeDocument/2006/relationships/hyperlink" Target="https://secure.moneygram.com"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www.rsmcon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2.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5F0C3C25-DD89-4EFB-A651-554761E19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5315</Words>
  <Characters>30302</Characters>
  <Application>Microsoft Office Word</Application>
  <DocSecurity>0</DocSecurity>
  <Lines>252</Lines>
  <Paragraphs>71</Paragraphs>
  <ScaleCrop>false</ScaleCrop>
  <Company/>
  <LinksUpToDate>false</LinksUpToDate>
  <CharactersWithSpaces>35546</CharactersWithSpaces>
  <SharedDoc>false</SharedDoc>
  <HLinks>
    <vt:vector size="216" baseType="variant">
      <vt:variant>
        <vt:i4>852087</vt:i4>
      </vt:variant>
      <vt:variant>
        <vt:i4>99</vt:i4>
      </vt:variant>
      <vt:variant>
        <vt:i4>0</vt:i4>
      </vt:variant>
      <vt:variant>
        <vt:i4>5</vt:i4>
      </vt:variant>
      <vt:variant>
        <vt:lpwstr>https://www.airalo.com/?gclid=CjwKCAjwjaWoBhAmEiwAXz8DBZtn-AdptsP-OtqVdvHnTA3XYlj5LCmiO6ugfgR84Zc2_fDbi_sNUhoCrrsQAvD_BwE</vt:lpwstr>
      </vt:variant>
      <vt:variant>
        <vt:lpwstr/>
      </vt:variant>
      <vt:variant>
        <vt:i4>7667831</vt:i4>
      </vt:variant>
      <vt:variant>
        <vt:i4>96</vt:i4>
      </vt:variant>
      <vt:variant>
        <vt:i4>0</vt:i4>
      </vt:variant>
      <vt:variant>
        <vt:i4>5</vt:i4>
      </vt:variant>
      <vt:variant>
        <vt:lpwstr>https://www.digicelgroup.com/jm/en.html</vt:lpwstr>
      </vt:variant>
      <vt:variant>
        <vt:lpwstr/>
      </vt:variant>
      <vt:variant>
        <vt:i4>2818171</vt:i4>
      </vt:variant>
      <vt:variant>
        <vt:i4>93</vt:i4>
      </vt:variant>
      <vt:variant>
        <vt:i4>0</vt:i4>
      </vt:variant>
      <vt:variant>
        <vt:i4>5</vt:i4>
      </vt:variant>
      <vt:variant>
        <vt:lpwstr>https://discoverflow.co/jamaica</vt:lpwstr>
      </vt:variant>
      <vt:variant>
        <vt:lpwstr/>
      </vt:variant>
      <vt:variant>
        <vt:i4>983105</vt:i4>
      </vt:variant>
      <vt:variant>
        <vt:i4>90</vt:i4>
      </vt:variant>
      <vt:variant>
        <vt:i4>0</vt:i4>
      </vt:variant>
      <vt:variant>
        <vt:i4>5</vt:i4>
      </vt:variant>
      <vt:variant>
        <vt:lpwstr>https://secure.moneygram.com/</vt:lpwstr>
      </vt:variant>
      <vt:variant>
        <vt:lpwstr/>
      </vt:variant>
      <vt:variant>
        <vt:i4>5242902</vt:i4>
      </vt:variant>
      <vt:variant>
        <vt:i4>87</vt:i4>
      </vt:variant>
      <vt:variant>
        <vt:i4>0</vt:i4>
      </vt:variant>
      <vt:variant>
        <vt:i4>5</vt:i4>
      </vt:variant>
      <vt:variant>
        <vt:lpwstr>https://www.westernunion.com/us/en/home.html</vt:lpwstr>
      </vt:variant>
      <vt:variant>
        <vt:lpwstr/>
      </vt:variant>
      <vt:variant>
        <vt:i4>6815864</vt:i4>
      </vt:variant>
      <vt:variant>
        <vt:i4>84</vt:i4>
      </vt:variant>
      <vt:variant>
        <vt:i4>0</vt:i4>
      </vt:variant>
      <vt:variant>
        <vt:i4>5</vt:i4>
      </vt:variant>
      <vt:variant>
        <vt:lpwstr>https://protonvpn.com/free-vpn</vt:lpwstr>
      </vt:variant>
      <vt:variant>
        <vt:lpwstr/>
      </vt:variant>
      <vt:variant>
        <vt:i4>7143467</vt:i4>
      </vt:variant>
      <vt:variant>
        <vt:i4>81</vt:i4>
      </vt:variant>
      <vt:variant>
        <vt:i4>0</vt:i4>
      </vt:variant>
      <vt:variant>
        <vt:i4>5</vt:i4>
      </vt:variant>
      <vt:variant>
        <vt:lpwstr>https://www.forbes.com/advisor/business/best-free-vpn/</vt:lpwstr>
      </vt:variant>
      <vt:variant>
        <vt:lpwstr/>
      </vt:variant>
      <vt:variant>
        <vt:i4>3932284</vt:i4>
      </vt:variant>
      <vt:variant>
        <vt:i4>78</vt:i4>
      </vt:variant>
      <vt:variant>
        <vt:i4>0</vt:i4>
      </vt:variant>
      <vt:variant>
        <vt:i4>5</vt:i4>
      </vt:variant>
      <vt:variant>
        <vt:lpwstr>https://travel.state.gov/content/travel/en/international-travel/International-Travel-Country-Information-Pages/Jamaica.html</vt:lpwstr>
      </vt:variant>
      <vt:variant>
        <vt:lpwstr/>
      </vt:variant>
      <vt:variant>
        <vt:i4>4980846</vt:i4>
      </vt:variant>
      <vt:variant>
        <vt:i4>75</vt:i4>
      </vt:variant>
      <vt:variant>
        <vt:i4>0</vt:i4>
      </vt:variant>
      <vt:variant>
        <vt:i4>5</vt:i4>
      </vt:variant>
      <vt:variant>
        <vt:lpwstr>https://wwwnc.cdc.gov/travel/destinations/traveler/none/jamaica?s_cid=ncezid-dgmq-travel-single-001</vt:lpwstr>
      </vt:variant>
      <vt:variant>
        <vt:lpwstr/>
      </vt:variant>
      <vt:variant>
        <vt:i4>2162788</vt:i4>
      </vt:variant>
      <vt:variant>
        <vt:i4>72</vt:i4>
      </vt:variant>
      <vt:variant>
        <vt:i4>0</vt:i4>
      </vt:variant>
      <vt:variant>
        <vt:i4>5</vt:i4>
      </vt:variant>
      <vt:variant>
        <vt:lpwstr>https://travel.state.gov/content/passports/en/go/checklist.html</vt:lpwstr>
      </vt:variant>
      <vt:variant>
        <vt:lpwstr/>
      </vt:variant>
      <vt:variant>
        <vt:i4>7536697</vt:i4>
      </vt:variant>
      <vt:variant>
        <vt:i4>69</vt:i4>
      </vt:variant>
      <vt:variant>
        <vt:i4>0</vt:i4>
      </vt:variant>
      <vt:variant>
        <vt:i4>5</vt:i4>
      </vt:variant>
      <vt:variant>
        <vt:lpwstr>https://step.state.gov/</vt:lpwstr>
      </vt:variant>
      <vt:variant>
        <vt:lpwstr/>
      </vt:variant>
      <vt:variant>
        <vt:i4>3735662</vt:i4>
      </vt:variant>
      <vt:variant>
        <vt:i4>66</vt:i4>
      </vt:variant>
      <vt:variant>
        <vt:i4>0</vt:i4>
      </vt:variant>
      <vt:variant>
        <vt:i4>5</vt:i4>
      </vt:variant>
      <vt:variant>
        <vt:lpwstr>https://876onthego.com/</vt:lpwstr>
      </vt:variant>
      <vt:variant>
        <vt:lpwstr/>
      </vt:variant>
      <vt:variant>
        <vt:i4>5308431</vt:i4>
      </vt:variant>
      <vt:variant>
        <vt:i4>63</vt:i4>
      </vt:variant>
      <vt:variant>
        <vt:i4>0</vt:i4>
      </vt:variant>
      <vt:variant>
        <vt:i4>5</vt:i4>
      </vt:variant>
      <vt:variant>
        <vt:lpwstr>https://indrive.com/en/home/</vt:lpwstr>
      </vt:variant>
      <vt:variant>
        <vt:lpwstr/>
      </vt:variant>
      <vt:variant>
        <vt:i4>3670066</vt:i4>
      </vt:variant>
      <vt:variant>
        <vt:i4>60</vt:i4>
      </vt:variant>
      <vt:variant>
        <vt:i4>0</vt:i4>
      </vt:variant>
      <vt:variant>
        <vt:i4>5</vt:i4>
      </vt:variant>
      <vt:variant>
        <vt:lpwstr>https://www.uber.com/global/en/cities/kingston-jamaica/</vt:lpwstr>
      </vt:variant>
      <vt:variant>
        <vt:lpwstr/>
      </vt:variant>
      <vt:variant>
        <vt:i4>4980846</vt:i4>
      </vt:variant>
      <vt:variant>
        <vt:i4>57</vt:i4>
      </vt:variant>
      <vt:variant>
        <vt:i4>0</vt:i4>
      </vt:variant>
      <vt:variant>
        <vt:i4>5</vt:i4>
      </vt:variant>
      <vt:variant>
        <vt:lpwstr>https://wwwnc.cdc.gov/travel/destinations/traveler/none/jamaica?s_cid=ncezid-dgmq-travel-single-001</vt:lpwstr>
      </vt:variant>
      <vt:variant>
        <vt:lpwstr/>
      </vt:variant>
      <vt:variant>
        <vt:i4>327689</vt:i4>
      </vt:variant>
      <vt:variant>
        <vt:i4>54</vt:i4>
      </vt:variant>
      <vt:variant>
        <vt:i4>0</vt:i4>
      </vt:variant>
      <vt:variant>
        <vt:i4>5</vt:i4>
      </vt:variant>
      <vt:variant>
        <vt:lpwstr>https://wwwnc.cdc.gov/travel/yellowbook/2024/infections-diseases/yellow-fever</vt:lpwstr>
      </vt:variant>
      <vt:variant>
        <vt:lpwstr/>
      </vt:variant>
      <vt:variant>
        <vt:i4>2424868</vt:i4>
      </vt:variant>
      <vt:variant>
        <vt:i4>51</vt:i4>
      </vt:variant>
      <vt:variant>
        <vt:i4>0</vt:i4>
      </vt:variant>
      <vt:variant>
        <vt:i4>5</vt:i4>
      </vt:variant>
      <vt:variant>
        <vt:lpwstr>https://wwwnc.cdc.gov/travel/destinations/traveler/none/jamaica</vt:lpwstr>
      </vt:variant>
      <vt:variant>
        <vt:lpwstr/>
      </vt:variant>
      <vt:variant>
        <vt:i4>4653065</vt:i4>
      </vt:variant>
      <vt:variant>
        <vt:i4>48</vt:i4>
      </vt:variant>
      <vt:variant>
        <vt:i4>0</vt:i4>
      </vt:variant>
      <vt:variant>
        <vt:i4>5</vt:i4>
      </vt:variant>
      <vt:variant>
        <vt:lpwstr>http://www.nhc.noaa.gov/</vt:lpwstr>
      </vt:variant>
      <vt:variant>
        <vt:lpwstr/>
      </vt:variant>
      <vt:variant>
        <vt:i4>3801197</vt:i4>
      </vt:variant>
      <vt:variant>
        <vt:i4>45</vt:i4>
      </vt:variant>
      <vt:variant>
        <vt:i4>0</vt:i4>
      </vt:variant>
      <vt:variant>
        <vt:i4>5</vt:i4>
      </vt:variant>
      <vt:variant>
        <vt:lpwstr>http://www.worldhospitalsearch.org/</vt:lpwstr>
      </vt:variant>
      <vt:variant>
        <vt:lpwstr/>
      </vt:variant>
      <vt:variant>
        <vt:i4>6357045</vt:i4>
      </vt:variant>
      <vt:variant>
        <vt:i4>42</vt:i4>
      </vt:variant>
      <vt:variant>
        <vt:i4>0</vt:i4>
      </vt:variant>
      <vt:variant>
        <vt:i4>5</vt:i4>
      </vt:variant>
      <vt:variant>
        <vt:lpwstr>http://www.faa.gov/passengers/</vt:lpwstr>
      </vt:variant>
      <vt:variant>
        <vt:lpwstr/>
      </vt:variant>
      <vt:variant>
        <vt:i4>4391003</vt:i4>
      </vt:variant>
      <vt:variant>
        <vt:i4>39</vt:i4>
      </vt:variant>
      <vt:variant>
        <vt:i4>0</vt:i4>
      </vt:variant>
      <vt:variant>
        <vt:i4>5</vt:i4>
      </vt:variant>
      <vt:variant>
        <vt:lpwstr>https://travelguard.secure.force.com/TravelAssistance/TGRegister?PL=AIGACCIDENTANDHEALTH</vt:lpwstr>
      </vt:variant>
      <vt:variant>
        <vt:lpwstr/>
      </vt:variant>
      <vt:variant>
        <vt:i4>1835008</vt:i4>
      </vt:variant>
      <vt:variant>
        <vt:i4>36</vt:i4>
      </vt:variant>
      <vt:variant>
        <vt:i4>0</vt:i4>
      </vt:variant>
      <vt:variant>
        <vt:i4>5</vt:i4>
      </vt:variant>
      <vt:variant>
        <vt:lpwstr>http://www.who.int/countries/en/</vt:lpwstr>
      </vt:variant>
      <vt:variant>
        <vt:lpwstr/>
      </vt:variant>
      <vt:variant>
        <vt:i4>393308</vt:i4>
      </vt:variant>
      <vt:variant>
        <vt:i4>33</vt:i4>
      </vt:variant>
      <vt:variant>
        <vt:i4>0</vt:i4>
      </vt:variant>
      <vt:variant>
        <vt:i4>5</vt:i4>
      </vt:variant>
      <vt:variant>
        <vt:lpwstr>http://wwwnc.cdc.gov/travel/</vt:lpwstr>
      </vt:variant>
      <vt:variant>
        <vt:lpwstr/>
      </vt:variant>
      <vt:variant>
        <vt:i4>4980749</vt:i4>
      </vt:variant>
      <vt:variant>
        <vt:i4>30</vt:i4>
      </vt:variant>
      <vt:variant>
        <vt:i4>0</vt:i4>
      </vt:variant>
      <vt:variant>
        <vt:i4>5</vt:i4>
      </vt:variant>
      <vt:variant>
        <vt:lpwstr>https://www.cia.gov/library/publications/the-world-factbook/</vt:lpwstr>
      </vt:variant>
      <vt:variant>
        <vt:lpwstr/>
      </vt:variant>
      <vt:variant>
        <vt:i4>3604605</vt:i4>
      </vt:variant>
      <vt:variant>
        <vt:i4>27</vt:i4>
      </vt:variant>
      <vt:variant>
        <vt:i4>0</vt:i4>
      </vt:variant>
      <vt:variant>
        <vt:i4>5</vt:i4>
      </vt:variant>
      <vt:variant>
        <vt:lpwstr>https://travel.state.gov/content/travel/en.html</vt:lpwstr>
      </vt:variant>
      <vt:variant>
        <vt:lpwstr/>
      </vt:variant>
      <vt:variant>
        <vt:i4>4325390</vt:i4>
      </vt:variant>
      <vt:variant>
        <vt:i4>21</vt:i4>
      </vt:variant>
      <vt:variant>
        <vt:i4>0</vt:i4>
      </vt:variant>
      <vt:variant>
        <vt:i4>5</vt:i4>
      </vt:variant>
      <vt:variant>
        <vt:lpwstr>https://travelassist.my.salesforce-sites.com/TravelAssistance/TGRegister?PL=AIGACCIDENTANDHEALTH</vt:lpwstr>
      </vt:variant>
      <vt:variant>
        <vt:lpwstr/>
      </vt:variant>
      <vt:variant>
        <vt:i4>4849682</vt:i4>
      </vt:variant>
      <vt:variant>
        <vt:i4>18</vt:i4>
      </vt:variant>
      <vt:variant>
        <vt:i4>0</vt:i4>
      </vt:variant>
      <vt:variant>
        <vt:i4>5</vt:i4>
      </vt:variant>
      <vt:variant>
        <vt:lpwstr>https://step.state.gov/step/</vt:lpwstr>
      </vt:variant>
      <vt:variant>
        <vt:lpwstr/>
      </vt:variant>
      <vt:variant>
        <vt:i4>851998</vt:i4>
      </vt:variant>
      <vt:variant>
        <vt:i4>15</vt:i4>
      </vt:variant>
      <vt:variant>
        <vt:i4>0</vt:i4>
      </vt:variant>
      <vt:variant>
        <vt:i4>5</vt:i4>
      </vt:variant>
      <vt:variant>
        <vt:lpwstr>https://jm.usembassy.gov/contact/</vt:lpwstr>
      </vt:variant>
      <vt:variant>
        <vt:lpwstr/>
      </vt:variant>
      <vt:variant>
        <vt:i4>2686980</vt:i4>
      </vt:variant>
      <vt:variant>
        <vt:i4>12</vt:i4>
      </vt:variant>
      <vt:variant>
        <vt:i4>0</vt:i4>
      </vt:variant>
      <vt:variant>
        <vt:i4>5</vt:i4>
      </vt:variant>
      <vt:variant>
        <vt:lpwstr>mailto:Khibbert@partners.net</vt:lpwstr>
      </vt:variant>
      <vt:variant>
        <vt:lpwstr/>
      </vt:variant>
      <vt:variant>
        <vt:i4>4718712</vt:i4>
      </vt:variant>
      <vt:variant>
        <vt:i4>9</vt:i4>
      </vt:variant>
      <vt:variant>
        <vt:i4>0</vt:i4>
      </vt:variant>
      <vt:variant>
        <vt:i4>5</vt:i4>
      </vt:variant>
      <vt:variant>
        <vt:lpwstr>mailto:Hwilliams@partners.net</vt:lpwstr>
      </vt:variant>
      <vt:variant>
        <vt:lpwstr/>
      </vt:variant>
      <vt:variant>
        <vt:i4>8060991</vt:i4>
      </vt:variant>
      <vt:variant>
        <vt:i4>6</vt:i4>
      </vt:variant>
      <vt:variant>
        <vt:i4>0</vt:i4>
      </vt:variant>
      <vt:variant>
        <vt:i4>5</vt:i4>
      </vt:variant>
      <vt:variant>
        <vt:lpwstr>https://www.airalo.com/global-esim</vt:lpwstr>
      </vt:variant>
      <vt:variant>
        <vt:lpwstr/>
      </vt:variant>
      <vt:variant>
        <vt:i4>4849682</vt:i4>
      </vt:variant>
      <vt:variant>
        <vt:i4>3</vt:i4>
      </vt:variant>
      <vt:variant>
        <vt:i4>0</vt:i4>
      </vt:variant>
      <vt:variant>
        <vt:i4>5</vt:i4>
      </vt:variant>
      <vt:variant>
        <vt:lpwstr>https://step.state.gov/step/</vt:lpwstr>
      </vt:variant>
      <vt:variant>
        <vt:lpwstr/>
      </vt:variant>
      <vt:variant>
        <vt:i4>4391003</vt:i4>
      </vt:variant>
      <vt:variant>
        <vt:i4>0</vt:i4>
      </vt:variant>
      <vt:variant>
        <vt:i4>0</vt:i4>
      </vt:variant>
      <vt:variant>
        <vt:i4>5</vt:i4>
      </vt:variant>
      <vt:variant>
        <vt:lpwstr>https://travelguard.secure.force.com/TravelAssistance/TGRegister?PL=AIGACCIDENTANDHEALTH</vt:lpwstr>
      </vt:variant>
      <vt:variant>
        <vt:lpwstr/>
      </vt:variant>
      <vt:variant>
        <vt:i4>262228</vt:i4>
      </vt:variant>
      <vt:variant>
        <vt:i4>3</vt:i4>
      </vt:variant>
      <vt:variant>
        <vt:i4>0</vt:i4>
      </vt:variant>
      <vt:variant>
        <vt:i4>5</vt:i4>
      </vt:variant>
      <vt:variant>
        <vt:lpwstr>https://www.rsmconsulting.us/</vt:lpwstr>
      </vt:variant>
      <vt:variant>
        <vt:lpwstr/>
      </vt:variant>
      <vt:variant>
        <vt:i4>3670016</vt:i4>
      </vt:variant>
      <vt:variant>
        <vt:i4>3</vt:i4>
      </vt:variant>
      <vt:variant>
        <vt:i4>0</vt:i4>
      </vt:variant>
      <vt:variant>
        <vt:i4>5</vt:i4>
      </vt:variant>
      <vt:variant>
        <vt:lpwstr>mailto:mjohnson@partners.net</vt:lpwstr>
      </vt:variant>
      <vt:variant>
        <vt:lpwstr/>
      </vt:variant>
      <vt:variant>
        <vt:i4>3670016</vt:i4>
      </vt:variant>
      <vt:variant>
        <vt:i4>0</vt:i4>
      </vt:variant>
      <vt:variant>
        <vt:i4>0</vt:i4>
      </vt:variant>
      <vt:variant>
        <vt:i4>5</vt:i4>
      </vt:variant>
      <vt:variant>
        <vt:lpwstr>mailto:mjohnson@partners.net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BLYTH</dc:creator>
  <cp:lastModifiedBy>Stephanie Verganza</cp:lastModifiedBy>
  <cp:revision>92</cp:revision>
  <dcterms:created xsi:type="dcterms:W3CDTF">2023-11-14T15:23:00Z</dcterms:created>
  <dcterms:modified xsi:type="dcterms:W3CDTF">2025-01-22T16:22:00Z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