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203E35" w:rsidDel="00D365D1" w:rsidP="00D365D1" w:rsidRDefault="001D6582" w14:paraId="004C978D" w14:textId="528DCB99">
      <w:pPr>
        <w:rPr>
          <w:del w:author="Danielle Martin" w:date="2024-10-15T13:54:00Z" w:id="0"/>
          <w:noProof/>
          <w:sz w:val="144"/>
          <w:szCs w:val="144"/>
        </w:rPr>
        <w:pPrChange w:author="Danielle Martin" w:date="2024-10-15T13:54:00Z" w:id="1">
          <w:pPr>
            <w:jc w:val="center"/>
          </w:pPr>
        </w:pPrChange>
      </w:pPr>
      <w:ins w:author="Danielle Martin" w:date="2024-10-15T13:54:00Z" w:id="2">
        <w:r>
          <w:rPr>
            <w:noProof/>
          </w:rPr>
          <w:drawing>
            <wp:anchor distT="0" distB="0" distL="114300" distR="114300" simplePos="0" relativeHeight="251661329" behindDoc="0" locked="0" layoutInCell="1" allowOverlap="1" wp14:anchorId="22AC46F5" wp14:editId="5FDEF3F9">
              <wp:simplePos x="0" y="0"/>
              <wp:positionH relativeFrom="margin">
                <wp:posOffset>167005</wp:posOffset>
              </wp:positionH>
              <wp:positionV relativeFrom="margin">
                <wp:posOffset>5388610</wp:posOffset>
              </wp:positionV>
              <wp:extent cx="1324610" cy="1480820"/>
              <wp:effectExtent l="0" t="0" r="8890" b="5080"/>
              <wp:wrapSquare wrapText="bothSides"/>
              <wp:docPr id="4" name="Picture 4" descr="A flag with a bir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flag with a bird on 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4610" cy="1480820"/>
                      </a:xfrm>
                      <a:prstGeom prst="rect">
                        <a:avLst/>
                      </a:prstGeom>
                      <a:noFill/>
                      <a:ln>
                        <a:noFill/>
                      </a:ln>
                    </pic:spPr>
                  </pic:pic>
                </a:graphicData>
              </a:graphic>
              <wp14:sizeRelH relativeFrom="margin">
                <wp14:pctWidth>0</wp14:pctWidth>
              </wp14:sizeRelH>
              <wp14:sizeRelV relativeFrom="margin">
                <wp14:pctHeight>0</wp14:pctHeight>
              </wp14:sizeRelV>
            </wp:anchor>
          </w:drawing>
        </w:r>
      </w:ins>
      <w:ins w:author="Danielle Martin" w:date="2024-10-15T13:53:00Z" w:id="3">
        <w:r w:rsidR="00D365D1">
          <w:rPr>
            <w:noProof/>
          </w:rPr>
          <w:drawing>
            <wp:anchor distT="0" distB="0" distL="114300" distR="114300" simplePos="0" relativeHeight="251659264" behindDoc="0" locked="0" layoutInCell="1" allowOverlap="1" wp14:anchorId="4EFD1555" wp14:editId="1A7E1299">
              <wp:simplePos x="0" y="0"/>
              <wp:positionH relativeFrom="column">
                <wp:posOffset>-882203</wp:posOffset>
              </wp:positionH>
              <wp:positionV relativeFrom="paragraph">
                <wp:posOffset>2042544</wp:posOffset>
              </wp:positionV>
              <wp:extent cx="7740203" cy="7058676"/>
              <wp:effectExtent l="0" t="0" r="0" b="8890"/>
              <wp:wrapNone/>
              <wp:docPr id="2" name="Picture 1" descr="A screenshot of a travel risk management brief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travel risk management briefing&#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598"/>
                      <a:stretch/>
                    </pic:blipFill>
                    <pic:spPr bwMode="auto">
                      <a:xfrm>
                        <a:off x="0" y="0"/>
                        <a:ext cx="7740203" cy="70586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rsidR="000C4E1A" w:rsidP="00AA2400" w:rsidRDefault="00CC7240" w14:paraId="1FBA77E6" w14:textId="7BDF8087">
      <w:pPr>
        <w:jc w:val="center"/>
      </w:pPr>
      <w:r w:rsidRPr="00AA2400">
        <w:rPr>
          <w:noProof/>
          <w:sz w:val="144"/>
          <w:szCs w:val="144"/>
        </w:rPr>
        <w:drawing>
          <wp:anchor distT="0" distB="0" distL="114300" distR="114300" simplePos="0" relativeHeight="251656192" behindDoc="0" locked="0" layoutInCell="1" allowOverlap="1" wp14:anchorId="5F63BE56" wp14:editId="3694D09A">
            <wp:simplePos x="0" y="0"/>
            <wp:positionH relativeFrom="column">
              <wp:posOffset>-922352</wp:posOffset>
            </wp:positionH>
            <wp:positionV relativeFrom="paragraph">
              <wp:posOffset>1731314</wp:posOffset>
            </wp:positionV>
            <wp:extent cx="8142135" cy="3041374"/>
            <wp:effectExtent l="0" t="0" r="0" b="698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r="-4516"/>
                    <a:stretch/>
                  </pic:blipFill>
                  <pic:spPr bwMode="auto">
                    <a:xfrm>
                      <a:off x="0" y="0"/>
                      <a:ext cx="8143241" cy="30417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12BC805C" w:rsidR="22599BD2">
        <w:rPr>
          <w:sz w:val="144"/>
          <w:szCs w:val="144"/>
        </w:rPr>
        <w:t>Ecuador</w:t>
      </w:r>
      <w:r w:rsidR="000C4E1A">
        <w:br w:type="page"/>
      </w:r>
    </w:p>
    <w:p w:rsidR="000C4E1A" w:rsidP="000C4E1A" w:rsidRDefault="000C4E1A" w14:paraId="1FBA77E7" w14:textId="0C8070F2">
      <w:r w:rsidR="3026E21E">
        <w:rPr/>
        <w:t xml:space="preserve">Welcome to </w:t>
      </w:r>
      <w:commentRangeStart w:id="4"/>
      <w:r w:rsidR="12C33A38">
        <w:rPr/>
        <w:t>Ecuador</w:t>
      </w:r>
      <w:commentRangeEnd w:id="4"/>
      <w:r>
        <w:rPr>
          <w:rStyle w:val="CommentReference"/>
        </w:rPr>
        <w:commentReference w:id="4"/>
      </w:r>
    </w:p>
    <w:p w:rsidR="000C4E1A" w:rsidP="006E612E" w:rsidRDefault="000C4E1A" w14:paraId="1FBA77E8" w14:textId="73C73F1A">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9A179C">
        <w:t xml:space="preserve"> </w:t>
      </w:r>
      <w:r>
        <w:t xml:space="preserve">or will be made available through standing [electronic] travel risk management systems. This briefing provides safety, </w:t>
      </w:r>
      <w:proofErr w:type="gramStart"/>
      <w:r>
        <w:t>security</w:t>
      </w:r>
      <w:proofErr w:type="gramEnd"/>
      <w:r>
        <w:t xml:space="preserve"> and cultural advice for this country, as well as useful points of contact. Travelers should proactively request information as needed.</w:t>
      </w:r>
    </w:p>
    <w:p w:rsidR="000C4E1A" w:rsidP="006E612E" w:rsidRDefault="000C4E1A" w14:paraId="1FBA77E9" w14:textId="693C09AB">
      <w:pPr>
        <w:spacing w:before="120" w:after="120" w:line="240" w:lineRule="auto"/>
        <w:ind w:left="720"/>
      </w:pPr>
      <w:r w:rsidRPr="00EC399B">
        <w:rPr>
          <w:noProof/>
        </w:rPr>
        <w:drawing>
          <wp:anchor distT="0" distB="0" distL="114300" distR="114300" simplePos="0" relativeHeight="251658257"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The details of any ‘Meet and Greet’ personnel will be reconfirmed at least 24hrs ahead of your departure date by your host, including [ideally] the photograph, name and mobile phone number of the person collecting you.</w:t>
      </w:r>
      <w:r>
        <w:t xml:space="preserve"> </w:t>
      </w:r>
      <w:r w:rsidR="00CB499A">
        <w:t>The traveler</w:t>
      </w:r>
      <w:r w:rsidR="0097725B">
        <w:t xml:space="preserve"> collection area or </w:t>
      </w:r>
      <w:r w:rsidR="00B93B91">
        <w:t>pick</w:t>
      </w:r>
      <w:r w:rsidR="001A339B">
        <w:t xml:space="preserve">- up </w:t>
      </w:r>
      <w:r w:rsidR="003E53C8">
        <w:t xml:space="preserve">area </w:t>
      </w:r>
      <w:r w:rsidR="00834D30">
        <w:t xml:space="preserve">will </w:t>
      </w:r>
      <w:r w:rsidR="00B93B91">
        <w:t xml:space="preserve">include a sign with </w:t>
      </w:r>
      <w:r w:rsidR="00834D30">
        <w:t>“</w:t>
      </w:r>
      <w:r w:rsidR="00220682">
        <w:t>Project Name</w:t>
      </w:r>
      <w:r w:rsidR="00834D30">
        <w:t>”</w:t>
      </w:r>
      <w:r w:rsidR="002223C2">
        <w:t xml:space="preserve"> for </w:t>
      </w:r>
      <w:r w:rsidR="00AC7CBC">
        <w:t xml:space="preserve">positive identification, if applicable.  </w:t>
      </w:r>
    </w:p>
    <w:p w:rsidR="000C4E1A" w:rsidP="000C4E1A" w:rsidRDefault="000C4E1A" w14:paraId="1FBA77EA" w14:textId="77777777">
      <w:r>
        <w:t>It is the traveler’s responsibility to:</w:t>
      </w:r>
    </w:p>
    <w:p w:rsidR="000C4E1A" w:rsidP="00227BAB" w:rsidRDefault="000C4E1A" w14:paraId="1FBA77EB" w14:textId="77777777">
      <w:pPr>
        <w:pStyle w:val="ListParagraph"/>
        <w:numPr>
          <w:ilvl w:val="0"/>
          <w:numId w:val="6"/>
        </w:numPr>
        <w:spacing w:before="120" w:after="120" w:line="240" w:lineRule="auto"/>
      </w:pPr>
      <w:r>
        <w:t>Have an up-to-date copy of this briefing document in time for travel.</w:t>
      </w:r>
    </w:p>
    <w:p w:rsidR="000C4E1A" w:rsidP="00227BAB" w:rsidRDefault="000C4E1A" w14:paraId="1FBA77EC" w14:textId="77777777">
      <w:pPr>
        <w:pStyle w:val="ListParagraph"/>
        <w:numPr>
          <w:ilvl w:val="0"/>
          <w:numId w:val="6"/>
        </w:numPr>
        <w:spacing w:before="120" w:after="120" w:line="240" w:lineRule="auto"/>
      </w:pPr>
      <w:r>
        <w:t>Reach out to the in-country team for safety and security advice.</w:t>
      </w:r>
    </w:p>
    <w:p w:rsidR="000C4E1A" w:rsidP="00227BAB" w:rsidRDefault="000C4E1A" w14:paraId="1FBA77ED" w14:textId="141794DB">
      <w:pPr>
        <w:pStyle w:val="ListParagraph"/>
        <w:numPr>
          <w:ilvl w:val="0"/>
          <w:numId w:val="6"/>
        </w:numPr>
        <w:spacing w:before="120" w:after="120" w:line="240" w:lineRule="auto"/>
      </w:pPr>
      <w:r>
        <w:t xml:space="preserve">Seek medical advice for the country to be visited [ahead of travel] </w:t>
      </w:r>
      <w:r w:rsidR="004628FA">
        <w:t>through AIG portal</w:t>
      </w:r>
      <w:r w:rsidR="0077406D">
        <w:t xml:space="preserve">: </w:t>
      </w:r>
      <w:hyperlink w:history="1" r:id="rId18">
        <w:r w:rsidRPr="00BB2BDC" w:rsidR="0077406D">
          <w:rPr>
            <w:rStyle w:val="Hyperlink"/>
          </w:rPr>
          <w:t>https://travelguard.secure.force.com/TravelAssistance/TGRegister?PL=AIGACCIDENTANDHEALTH</w:t>
        </w:r>
      </w:hyperlink>
      <w:r w:rsidR="004628FA">
        <w:t xml:space="preserve"> </w:t>
      </w:r>
      <w:r>
        <w:t xml:space="preserve">and be fully fit to </w:t>
      </w:r>
      <w:r w:rsidR="00BB2BDC">
        <w:t>travel.</w:t>
      </w:r>
      <w:r w:rsidR="0077406D">
        <w:t xml:space="preserve"> </w:t>
      </w:r>
    </w:p>
    <w:p w:rsidR="000C4E1A" w:rsidP="00227BAB" w:rsidRDefault="000C4E1A" w14:paraId="1FBA77EE" w14:textId="77777777">
      <w:pPr>
        <w:pStyle w:val="ListParagraph"/>
        <w:numPr>
          <w:ilvl w:val="0"/>
          <w:numId w:val="6"/>
        </w:numPr>
        <w:spacing w:before="120" w:after="120" w:line="240" w:lineRule="auto"/>
      </w:pPr>
      <w:r>
        <w:t>Ensure you have up to date inoculations as well as the appropriate paperwork.</w:t>
      </w:r>
    </w:p>
    <w:p w:rsidR="000C4E1A" w:rsidP="00227BAB" w:rsidRDefault="000C4E1A" w14:paraId="1FBA77EF" w14:textId="77777777">
      <w:pPr>
        <w:pStyle w:val="ListParagraph"/>
        <w:numPr>
          <w:ilvl w:val="0"/>
          <w:numId w:val="6"/>
        </w:numPr>
        <w:spacing w:before="120" w:after="120" w:line="240" w:lineRule="auto"/>
      </w:pPr>
      <w:r>
        <w:t>Have the correct visas and travel documents.</w:t>
      </w:r>
    </w:p>
    <w:p w:rsidR="000C4E1A" w:rsidP="00227BAB" w:rsidRDefault="000C4E1A" w14:paraId="1FBA77F0" w14:textId="77777777">
      <w:pPr>
        <w:pStyle w:val="ListParagraph"/>
        <w:numPr>
          <w:ilvl w:val="0"/>
          <w:numId w:val="6"/>
        </w:numPr>
        <w:spacing w:before="120" w:after="120" w:line="240" w:lineRule="auto"/>
      </w:pPr>
      <w:r>
        <w:t>Attend the required briefings and training, well in advance of travel.</w:t>
      </w:r>
    </w:p>
    <w:p w:rsidR="000C4E1A" w:rsidP="00227BAB" w:rsidRDefault="000C4E1A" w14:paraId="1FBA77F1" w14:textId="77777777">
      <w:pPr>
        <w:pStyle w:val="ListParagraph"/>
        <w:numPr>
          <w:ilvl w:val="0"/>
          <w:numId w:val="6"/>
        </w:numPr>
        <w:spacing w:before="120" w:after="120" w:line="240" w:lineRule="auto"/>
      </w:pPr>
      <w:r>
        <w:t>Notify the appropriate stakeholders of the travel plan.</w:t>
      </w:r>
    </w:p>
    <w:p w:rsidR="07D276D2" w:rsidP="5FF4C99C" w:rsidRDefault="07D276D2" w14:paraId="2B754423" w14:textId="5416AA5E">
      <w:pPr>
        <w:pStyle w:val="ListParagraph"/>
        <w:numPr>
          <w:ilvl w:val="0"/>
          <w:numId w:val="6"/>
        </w:numPr>
        <w:spacing w:before="120" w:after="120" w:line="240" w:lineRule="auto"/>
        <w:rPr>
          <w:noProof w:val="0"/>
          <w:lang w:val="en-US"/>
        </w:rPr>
      </w:pPr>
      <w:r w:rsidRPr="5FF4C99C" w:rsidR="07D276D2">
        <w:rPr>
          <w:rFonts w:ascii="Calibri" w:hAnsi="Calibri" w:eastAsia="Calibri" w:cs="Calibri"/>
          <w:b w:val="0"/>
          <w:bCs w:val="0"/>
          <w:i w:val="0"/>
          <w:iCs w:val="0"/>
          <w:caps w:val="0"/>
          <w:smallCaps w:val="0"/>
          <w:strike w:val="0"/>
          <w:dstrike w:val="0"/>
          <w:noProof w:val="0"/>
          <w:sz w:val="22"/>
          <w:szCs w:val="22"/>
          <w:u w:val="none"/>
          <w:lang w:val="en-US"/>
        </w:rPr>
        <w:t>Enroll in the Smart Traveler Enrollment Program (</w:t>
      </w:r>
      <w:ins w:author="Catalina Ipas" w:date="2024-11-21T15:48:36.857Z" w:id="869191128">
        <w:r>
          <w:fldChar w:fldCharType="begin"/>
        </w:r>
        <w:r>
          <w:instrText xml:space="preserve">HYPERLINK "https://step.state.gov/step/" </w:instrText>
        </w:r>
        <w:r>
          <w:fldChar w:fldCharType="separate"/>
        </w:r>
        <w:r/>
      </w:ins>
      <w:r w:rsidRPr="5FF4C99C" w:rsidR="07D276D2">
        <w:rPr>
          <w:rStyle w:val="Hyperlink"/>
          <w:rFonts w:ascii="Calibri" w:hAnsi="Calibri" w:eastAsia="Calibri" w:cs="Calibri"/>
          <w:b w:val="0"/>
          <w:bCs w:val="0"/>
          <w:i w:val="0"/>
          <w:iCs w:val="0"/>
          <w:caps w:val="0"/>
          <w:smallCaps w:val="0"/>
          <w:strike w:val="0"/>
          <w:dstrike w:val="0"/>
          <w:noProof w:val="0"/>
          <w:sz w:val="22"/>
          <w:szCs w:val="22"/>
          <w:lang w:val="en-US"/>
        </w:rPr>
        <w:t>https://step.state.gov/step/</w:t>
      </w:r>
      <w:ins w:author="Catalina Ipas" w:date="2024-11-21T15:48:36.857Z" w:id="789734086">
        <w:r>
          <w:fldChar w:fldCharType="end"/>
        </w:r>
      </w:ins>
      <w:r w:rsidRPr="5FF4C99C" w:rsidR="07D276D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FF4C99C" w:rsidR="07D276D2">
        <w:rPr>
          <w:rFonts w:ascii="Calibri" w:hAnsi="Calibri" w:eastAsia="Calibri" w:cs="Calibri"/>
          <w:b w:val="0"/>
          <w:bCs w:val="0"/>
          <w:i w:val="0"/>
          <w:iCs w:val="0"/>
          <w:caps w:val="0"/>
          <w:smallCaps w:val="0"/>
          <w:strike w:val="0"/>
          <w:dstrike w:val="0"/>
          <w:noProof w:val="0"/>
          <w:sz w:val="22"/>
          <w:szCs w:val="22"/>
          <w:u w:val="none"/>
          <w:lang w:val="en-US"/>
        </w:rPr>
        <w:t xml:space="preserve"> to receive Alerts and make it easier to </w:t>
      </w:r>
      <w:r w:rsidRPr="5FF4C99C" w:rsidR="07D276D2">
        <w:rPr>
          <w:rFonts w:ascii="Calibri" w:hAnsi="Calibri" w:eastAsia="Calibri" w:cs="Calibri"/>
          <w:b w:val="0"/>
          <w:bCs w:val="0"/>
          <w:i w:val="0"/>
          <w:iCs w:val="0"/>
          <w:caps w:val="0"/>
          <w:smallCaps w:val="0"/>
          <w:strike w:val="0"/>
          <w:dstrike w:val="0"/>
          <w:noProof w:val="0"/>
          <w:sz w:val="22"/>
          <w:szCs w:val="22"/>
          <w:u w:val="none"/>
          <w:lang w:val="en-US"/>
        </w:rPr>
        <w:t>locate</w:t>
      </w:r>
      <w:r w:rsidRPr="5FF4C99C" w:rsidR="07D276D2">
        <w:rPr>
          <w:rFonts w:ascii="Calibri" w:hAnsi="Calibri" w:eastAsia="Calibri" w:cs="Calibri"/>
          <w:b w:val="0"/>
          <w:bCs w:val="0"/>
          <w:i w:val="0"/>
          <w:iCs w:val="0"/>
          <w:caps w:val="0"/>
          <w:smallCaps w:val="0"/>
          <w:strike w:val="0"/>
          <w:dstrike w:val="0"/>
          <w:noProof w:val="0"/>
          <w:sz w:val="22"/>
          <w:szCs w:val="22"/>
          <w:u w:val="none"/>
          <w:lang w:val="en-US"/>
        </w:rPr>
        <w:t xml:space="preserve"> you in an emergency.</w:t>
      </w:r>
    </w:p>
    <w:p w:rsidR="000C4E1A" w:rsidP="00227BAB" w:rsidRDefault="000C4E1A" w14:paraId="1FBA77F3" w14:textId="77777777">
      <w:pPr>
        <w:pStyle w:val="ListParagraph"/>
        <w:numPr>
          <w:ilvl w:val="0"/>
          <w:numId w:val="6"/>
        </w:numPr>
        <w:spacing w:before="120" w:after="120" w:line="240" w:lineRule="auto"/>
      </w:pPr>
      <w:r>
        <w:t>Conduct research on the country; its culture, social norms, history and safety and security issues.</w:t>
      </w:r>
    </w:p>
    <w:p w:rsidR="000C4E1A" w:rsidP="00227BAB" w:rsidRDefault="000C4E1A" w14:paraId="1FBA77F4" w14:textId="77777777">
      <w:pPr>
        <w:pStyle w:val="ListParagraph"/>
        <w:numPr>
          <w:ilvl w:val="0"/>
          <w:numId w:val="6"/>
        </w:numPr>
        <w:spacing w:before="120" w:after="120" w:line="240" w:lineRule="auto"/>
      </w:pPr>
      <w:r>
        <w:t>Have the correct prescription medicines [including spares].</w:t>
      </w:r>
    </w:p>
    <w:p w:rsidR="000C4E1A" w:rsidP="00227BAB" w:rsidRDefault="000C4E1A" w14:paraId="1FBA77F5" w14:textId="49320E2D">
      <w:pPr>
        <w:pStyle w:val="ListParagraph"/>
        <w:numPr>
          <w:ilvl w:val="0"/>
          <w:numId w:val="6"/>
        </w:numPr>
        <w:spacing w:before="120" w:after="120" w:line="240" w:lineRule="auto"/>
      </w:pPr>
      <w:r>
        <w:t>Have the ability to communicate during travel [mobile international roaming and VIOP]</w:t>
      </w:r>
      <w:r w:rsidR="0077406D">
        <w:t xml:space="preserve"> or purchase in-country SIM card and mobile phone or AIRALO apps</w:t>
      </w:r>
      <w:r>
        <w:t>.</w:t>
      </w:r>
    </w:p>
    <w:p w:rsidR="0077406D" w:rsidP="0077406D" w:rsidRDefault="0077406D" w14:paraId="2056A9C5" w14:textId="1C1CCB90">
      <w:pPr>
        <w:pStyle w:val="ListParagraph"/>
        <w:numPr>
          <w:ilvl w:val="1"/>
          <w:numId w:val="6"/>
        </w:numPr>
        <w:spacing w:before="120" w:after="120" w:line="240" w:lineRule="auto"/>
      </w:pPr>
      <w:r>
        <w:t xml:space="preserve">Non </w:t>
      </w:r>
      <w:r w:rsidR="00BB2BDC">
        <w:t>(</w:t>
      </w:r>
      <w:r>
        <w:t>+1</w:t>
      </w:r>
      <w:r w:rsidR="00BB2BDC">
        <w:t>)</w:t>
      </w:r>
      <w:r>
        <w:t xml:space="preserve"> phone numbers should be re-started on a daily basis.  </w:t>
      </w:r>
    </w:p>
    <w:p w:rsidR="000C4E1A" w:rsidP="00227BAB" w:rsidRDefault="000C4E1A" w14:paraId="1FBA77F6" w14:textId="77777777">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rsidR="000C4E1A" w:rsidP="00227BAB" w:rsidRDefault="000C4E1A" w14:paraId="1FBA77F7" w14:textId="77777777">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rsidR="000C4E1A" w:rsidP="00227BAB" w:rsidRDefault="00393C3D" w14:paraId="1FBA77F8" w14:textId="539E6AD3">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rsidR="000C4E1A" w:rsidP="00227BAB" w:rsidRDefault="000C4E1A" w14:paraId="1FBA77F9" w14:textId="55872155">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rsidR="000C4E1A" w:rsidP="00227BAB" w:rsidRDefault="000C4E1A" w14:paraId="1FBA77FA" w14:textId="77777777">
      <w:pPr>
        <w:pStyle w:val="ListParagraph"/>
        <w:numPr>
          <w:ilvl w:val="0"/>
          <w:numId w:val="6"/>
        </w:numPr>
        <w:spacing w:before="120" w:after="120" w:line="240" w:lineRule="auto"/>
      </w:pPr>
      <w:r>
        <w:t>Have approx. $500 in emergency cash.</w:t>
      </w:r>
    </w:p>
    <w:p w:rsidR="00C26B9F" w:rsidP="00227BAB" w:rsidRDefault="00C26B9F" w14:paraId="1FBA77FC" w14:textId="77777777">
      <w:pPr>
        <w:pStyle w:val="ListParagraph"/>
        <w:numPr>
          <w:ilvl w:val="0"/>
          <w:numId w:val="6"/>
        </w:numPr>
        <w:spacing w:before="120" w:after="120" w:line="240" w:lineRule="auto"/>
      </w:pPr>
      <w:r>
        <w:t>Request a security and safety briefing before arrival.</w:t>
      </w:r>
    </w:p>
    <w:p w:rsidR="000C4E1A" w:rsidP="00227BAB" w:rsidRDefault="000C4E1A" w14:paraId="1FBA77FD" w14:textId="77BEDAB6">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rsidR="000C4E1A" w:rsidP="006E612E" w:rsidRDefault="000C4E1A" w14:paraId="1FBA77FE" w14:textId="7F7505E0">
      <w:pPr>
        <w:spacing w:before="120" w:after="120" w:line="240" w:lineRule="auto"/>
      </w:pPr>
      <w:r>
        <w:t xml:space="preserve">You should ensure that you take the time to prepare well in advance of your trip and seek advice and guidance in a timely manner. </w:t>
      </w:r>
    </w:p>
    <w:p w:rsidR="0077406D" w:rsidP="006E612E" w:rsidRDefault="0077406D" w14:paraId="476F71CA" w14:textId="77777777">
      <w:pPr>
        <w:spacing w:before="120" w:after="120" w:line="240" w:lineRule="auto"/>
      </w:pPr>
    </w:p>
    <w:p w:rsidR="006E612E" w:rsidP="000C4E1A" w:rsidRDefault="006E612E" w14:paraId="1FBA77FF" w14:textId="77777777">
      <w:pPr>
        <w:spacing w:before="240"/>
        <w:rPr>
          <w:b/>
          <w:color w:val="000000" w:themeColor="text1"/>
          <w:sz w:val="28"/>
        </w:rPr>
      </w:pPr>
    </w:p>
    <w:p w:rsidRPr="00AF1360" w:rsidR="000C4E1A" w:rsidP="000C4E1A" w:rsidRDefault="000C4E1A" w14:paraId="1FBA7800" w14:textId="77777777">
      <w:pPr>
        <w:spacing w:before="240"/>
        <w:rPr>
          <w:b/>
          <w:color w:val="000000" w:themeColor="text1"/>
          <w:sz w:val="28"/>
        </w:rPr>
      </w:pPr>
      <w:commentRangeStart w:id="9"/>
      <w:r w:rsidRPr="00AF1360">
        <w:rPr>
          <w:b/>
          <w:color w:val="000000" w:themeColor="text1"/>
          <w:sz w:val="28"/>
        </w:rPr>
        <w:t>Communications</w:t>
      </w:r>
      <w:commentRangeEnd w:id="9"/>
      <w:r w:rsidR="00AC3EEC">
        <w:rPr>
          <w:rStyle w:val="CommentReference"/>
        </w:rPr>
        <w:commentReference w:id="9"/>
      </w:r>
    </w:p>
    <w:p w:rsidR="000C4E1A" w:rsidP="000C4E1A" w:rsidRDefault="000C4E1A" w14:paraId="1FBA7801" w14:textId="77777777">
      <w:r>
        <w:t>The following points of contact will be associated with your visit. You are requested to save these on your phone and on your computer. A printed copy should be placed within your wallet or purse:</w:t>
      </w:r>
    </w:p>
    <w:p w:rsidR="000C4E1A" w:rsidP="000C4E1A" w:rsidRDefault="000C4E1A" w14:paraId="1FBA7802" w14:textId="77777777">
      <w:pPr>
        <w:rPr>
          <w:b/>
        </w:rPr>
      </w:pPr>
      <w:r>
        <w:rPr>
          <w:noProof/>
        </w:rPr>
        <w:drawing>
          <wp:anchor distT="0" distB="0" distL="114300" distR="114300" simplePos="0" relativeHeight="251658253"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20"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(Trip Coordinator)</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05" w14:textId="77777777">
        <w:tc>
          <w:tcPr>
            <w:tcW w:w="897" w:type="dxa"/>
            <w:shd w:val="clear" w:color="auto" w:fill="808080" w:themeFill="background1" w:themeFillShade="80"/>
          </w:tcPr>
          <w:p w:rsidRPr="007E7B27" w:rsidR="000C4E1A" w:rsidP="00145328" w:rsidRDefault="000C4E1A" w14:paraId="1FBA780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04"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08" w14:textId="77777777">
        <w:tc>
          <w:tcPr>
            <w:tcW w:w="897" w:type="dxa"/>
            <w:shd w:val="clear" w:color="auto" w:fill="808080" w:themeFill="background1" w:themeFillShade="80"/>
          </w:tcPr>
          <w:p w:rsidRPr="007E7B27" w:rsidR="000C4E1A" w:rsidP="00145328" w:rsidRDefault="000C4E1A" w14:paraId="1FBA7806"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07"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0B" w14:textId="77777777">
        <w:tc>
          <w:tcPr>
            <w:tcW w:w="897" w:type="dxa"/>
            <w:shd w:val="clear" w:color="auto" w:fill="808080" w:themeFill="background1" w:themeFillShade="80"/>
          </w:tcPr>
          <w:p w:rsidRPr="007E7B27" w:rsidR="000C4E1A" w:rsidP="00145328" w:rsidRDefault="000C4E1A" w14:paraId="1FBA780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0A"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0C" w14:textId="77777777">
      <w:pPr>
        <w:rPr>
          <w:b/>
          <w:sz w:val="10"/>
          <w:szCs w:val="10"/>
        </w:rPr>
      </w:pPr>
      <w:r w:rsidRPr="000C4E1A">
        <w:rPr>
          <w:noProof/>
          <w:sz w:val="10"/>
          <w:szCs w:val="10"/>
        </w:rPr>
        <w:drawing>
          <wp:anchor distT="0" distB="0" distL="114300" distR="114300" simplePos="0" relativeHeight="251658254" behindDoc="1" locked="0" layoutInCell="1" allowOverlap="1" wp14:anchorId="1FBA7905" wp14:editId="1FBA7906">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20"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rsidR="000C4E1A" w:rsidP="000C4E1A" w:rsidRDefault="000C4E1A" w14:paraId="1FBA780D" w14:textId="4A73C238">
      <w:pPr>
        <w:rPr>
          <w:b/>
        </w:rPr>
      </w:pPr>
      <w:r w:rsidRPr="00413D79">
        <w:rPr>
          <w:b/>
        </w:rPr>
        <w:t>Safety and Security Point of Contact</w:t>
      </w:r>
      <w:r>
        <w:rPr>
          <w:b/>
        </w:rPr>
        <w:t xml:space="preserve"> </w:t>
      </w:r>
      <w:r w:rsidRPr="000B24A8" w:rsidR="000B24A8">
        <w:rPr>
          <w:b/>
          <w:highlight w:val="green"/>
        </w:rPr>
        <w:t>(COP???)</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4"/>
        <w:gridCol w:w="8286"/>
      </w:tblGrid>
      <w:tr w:rsidRPr="007E7B27" w:rsidR="000C4E1A" w:rsidTr="00145328" w14:paraId="1FBA7810" w14:textId="77777777">
        <w:tc>
          <w:tcPr>
            <w:tcW w:w="894" w:type="dxa"/>
            <w:shd w:val="clear" w:color="auto" w:fill="808080" w:themeFill="background1" w:themeFillShade="80"/>
          </w:tcPr>
          <w:p w:rsidRPr="007E7B27" w:rsidR="000C4E1A" w:rsidP="00145328" w:rsidRDefault="000C4E1A" w14:paraId="1FBA780E"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6" w:type="dxa"/>
          </w:tcPr>
          <w:p w:rsidRPr="007E7B27" w:rsidR="000C4E1A" w:rsidP="00145328" w:rsidRDefault="000C4E1A" w14:paraId="1FBA780F"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145328" w14:paraId="1FBA7813" w14:textId="77777777">
        <w:tc>
          <w:tcPr>
            <w:tcW w:w="894" w:type="dxa"/>
            <w:shd w:val="clear" w:color="auto" w:fill="808080" w:themeFill="background1" w:themeFillShade="80"/>
          </w:tcPr>
          <w:p w:rsidRPr="007E7B27" w:rsidR="000C4E1A" w:rsidP="00145328" w:rsidRDefault="000C4E1A" w14:paraId="1FBA7811"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6" w:type="dxa"/>
          </w:tcPr>
          <w:p w:rsidRPr="007E7B27" w:rsidR="000C4E1A" w:rsidP="00145328" w:rsidRDefault="000C4E1A" w14:paraId="1FBA7812"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145328" w14:paraId="1FBA7816" w14:textId="77777777">
        <w:tc>
          <w:tcPr>
            <w:tcW w:w="894" w:type="dxa"/>
            <w:shd w:val="clear" w:color="auto" w:fill="808080" w:themeFill="background1" w:themeFillShade="80"/>
          </w:tcPr>
          <w:p w:rsidRPr="007E7B27" w:rsidR="000C4E1A" w:rsidP="00145328" w:rsidRDefault="000C4E1A" w14:paraId="1FBA7814"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6" w:type="dxa"/>
          </w:tcPr>
          <w:p w:rsidRPr="007E7B27" w:rsidR="000C4E1A" w:rsidP="00145328" w:rsidRDefault="000C4E1A" w14:paraId="1FBA7815"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17" w14:textId="77777777">
      <w:pPr>
        <w:rPr>
          <w:b/>
          <w:sz w:val="8"/>
          <w:szCs w:val="8"/>
        </w:rPr>
      </w:pPr>
      <w:r>
        <w:rPr>
          <w:noProof/>
        </w:rPr>
        <w:drawing>
          <wp:anchor distT="0" distB="0" distL="114300" distR="114300" simplePos="0" relativeHeight="251658250" behindDoc="1" locked="0" layoutInCell="1" allowOverlap="1" wp14:anchorId="1FBA7907" wp14:editId="1FBA7908">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4E1A" w:rsidP="000C4E1A" w:rsidRDefault="000C4E1A" w14:paraId="1FBA7818" w14:textId="77777777">
      <w:pPr>
        <w:rPr>
          <w:b/>
        </w:rPr>
      </w:pPr>
      <w:r w:rsidRPr="00413D79">
        <w:rPr>
          <w:b/>
        </w:rPr>
        <w:t>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1B" w14:textId="77777777">
        <w:tc>
          <w:tcPr>
            <w:tcW w:w="897" w:type="dxa"/>
            <w:shd w:val="clear" w:color="auto" w:fill="808080" w:themeFill="background1" w:themeFillShade="80"/>
          </w:tcPr>
          <w:p w:rsidRPr="007E7B27" w:rsidR="000C4E1A" w:rsidP="00145328" w:rsidRDefault="000C4E1A" w14:paraId="1FBA781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1A"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1E" w14:textId="77777777">
        <w:tc>
          <w:tcPr>
            <w:tcW w:w="897" w:type="dxa"/>
            <w:shd w:val="clear" w:color="auto" w:fill="808080" w:themeFill="background1" w:themeFillShade="80"/>
          </w:tcPr>
          <w:p w:rsidRPr="007E7B27" w:rsidR="000C4E1A" w:rsidP="00145328" w:rsidRDefault="000C4E1A" w14:paraId="1FBA781C"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1D"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21" w14:textId="77777777">
        <w:tc>
          <w:tcPr>
            <w:tcW w:w="897" w:type="dxa"/>
            <w:shd w:val="clear" w:color="auto" w:fill="808080" w:themeFill="background1" w:themeFillShade="80"/>
          </w:tcPr>
          <w:p w:rsidRPr="007E7B27" w:rsidR="000C4E1A" w:rsidP="00145328" w:rsidRDefault="000C4E1A" w14:paraId="1FBA781F"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20"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22" w14:textId="77777777">
      <w:pPr>
        <w:rPr>
          <w:b/>
          <w:sz w:val="8"/>
          <w:szCs w:val="8"/>
        </w:rPr>
      </w:pPr>
    </w:p>
    <w:p w:rsidR="000C4E1A" w:rsidP="000C4E1A" w:rsidRDefault="000C4E1A" w14:paraId="1FBA7823" w14:textId="77777777">
      <w:pPr>
        <w:rPr>
          <w:b/>
        </w:rPr>
      </w:pPr>
      <w:r>
        <w:rPr>
          <w:noProof/>
        </w:rPr>
        <w:drawing>
          <wp:anchor distT="0" distB="0" distL="114300" distR="114300" simplePos="0" relativeHeight="251658247" behindDoc="1" locked="0" layoutInCell="1" allowOverlap="1" wp14:anchorId="1FBA7909" wp14:editId="1FBA790A">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2"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Embassy 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50572F02" w14:paraId="1FBA7826" w14:textId="77777777">
        <w:tc>
          <w:tcPr>
            <w:tcW w:w="897" w:type="dxa"/>
            <w:shd w:val="clear" w:color="auto" w:fill="808080" w:themeFill="background1" w:themeFillShade="80"/>
            <w:tcMar/>
          </w:tcPr>
          <w:p w:rsidRPr="007E7B27" w:rsidR="000C4E1A" w:rsidP="00145328" w:rsidRDefault="000C4E1A" w14:paraId="1FBA7824"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Name:</w:t>
            </w:r>
          </w:p>
        </w:tc>
        <w:tc>
          <w:tcPr>
            <w:tcW w:w="8283" w:type="dxa"/>
            <w:tcMar/>
          </w:tcPr>
          <w:p w:rsidRPr="007E7B27" w:rsidR="000C4E1A" w:rsidP="50572F02" w:rsidRDefault="000C4E1A" w14:paraId="1FBA7825" w14:textId="7B66F134">
            <w:pPr>
              <w:rPr>
                <w:rFonts w:ascii="Calibri" w:hAnsi="Calibri" w:asciiTheme="minorAscii" w:hAnsiTheme="minorAscii"/>
                <w:sz w:val="22"/>
                <w:szCs w:val="22"/>
                <w:highlight w:val="yellow"/>
              </w:rPr>
            </w:pPr>
            <w:r w:rsidRPr="50572F02" w:rsidR="6CF657F4">
              <w:rPr>
                <w:rFonts w:ascii="Calibri" w:hAnsi="Calibri" w:asciiTheme="minorAscii" w:hAnsiTheme="minorAscii"/>
                <w:sz w:val="22"/>
                <w:szCs w:val="22"/>
                <w:highlight w:val="yellow"/>
              </w:rPr>
              <w:t xml:space="preserve"> U.S. Embassy Quito</w:t>
            </w:r>
          </w:p>
        </w:tc>
      </w:tr>
      <w:tr w:rsidRPr="007E7B27" w:rsidR="000C4E1A" w:rsidTr="50572F02" w14:paraId="1FBA7829" w14:textId="77777777">
        <w:tc>
          <w:tcPr>
            <w:tcW w:w="897" w:type="dxa"/>
            <w:shd w:val="clear" w:color="auto" w:fill="808080" w:themeFill="background1" w:themeFillShade="80"/>
            <w:tcMar/>
          </w:tcPr>
          <w:p w:rsidRPr="007E7B27" w:rsidR="000C4E1A" w:rsidP="50572F02" w:rsidRDefault="000C4E1A" w14:paraId="1FBA7827" w14:textId="460AF863">
            <w:pPr>
              <w:jc w:val="right"/>
              <w:rPr>
                <w:rFonts w:ascii="Calibri" w:hAnsi="Calibri" w:asciiTheme="minorAscii" w:hAnsiTheme="minorAscii"/>
                <w:color w:val="FFFFFF" w:themeColor="background1"/>
                <w:sz w:val="22"/>
                <w:szCs w:val="22"/>
              </w:rPr>
            </w:pPr>
            <w:ins w:author="Catalina Ipas" w:date="2024-10-30T17:48:19.557Z" w:id="2099557497">
              <w:r w:rsidRPr="50572F02" w:rsidR="6CF657F4">
                <w:rPr>
                  <w:rFonts w:ascii="Calibri" w:hAnsi="Calibri" w:asciiTheme="minorAscii" w:hAnsiTheme="minorAscii"/>
                  <w:color w:val="FFFFFF" w:themeColor="background1" w:themeTint="FF" w:themeShade="FF"/>
                  <w:sz w:val="22"/>
                  <w:szCs w:val="22"/>
                </w:rPr>
                <w:t xml:space="preserve"> </w:t>
              </w:r>
            </w:ins>
            <w:r w:rsidRPr="50572F02" w:rsidR="272463E8">
              <w:rPr>
                <w:rFonts w:ascii="Calibri" w:hAnsi="Calibri" w:asciiTheme="minorAscii" w:hAnsiTheme="minorAscii"/>
                <w:color w:val="FFFFFF" w:themeColor="background1" w:themeTint="FF" w:themeShade="FF"/>
                <w:sz w:val="22"/>
                <w:szCs w:val="22"/>
              </w:rPr>
              <w:t>Email:</w:t>
            </w:r>
          </w:p>
        </w:tc>
        <w:tc>
          <w:tcPr>
            <w:tcW w:w="8283" w:type="dxa"/>
            <w:tcMar/>
          </w:tcPr>
          <w:p w:rsidRPr="007E7B27" w:rsidR="000C4E1A" w:rsidP="50572F02" w:rsidRDefault="000C4E1A" w14:paraId="1FBA7828" w14:textId="1CFC5233">
            <w:pPr>
              <w:rPr>
                <w:rFonts w:ascii="Calibri" w:hAnsi="Calibri" w:asciiTheme="minorAscii" w:hAnsiTheme="minorAscii"/>
                <w:sz w:val="22"/>
                <w:szCs w:val="22"/>
              </w:rPr>
            </w:pPr>
            <w:r w:rsidRPr="50572F02" w:rsidR="4B47E5F0">
              <w:rPr>
                <w:rFonts w:ascii="Calibri" w:hAnsi="Calibri" w:asciiTheme="minorAscii" w:hAnsiTheme="minorAscii"/>
                <w:sz w:val="22"/>
                <w:szCs w:val="22"/>
                <w:highlight w:val="yellow"/>
              </w:rPr>
              <w:t xml:space="preserve"> ACSQuito@state.gov</w:t>
            </w:r>
          </w:p>
        </w:tc>
      </w:tr>
      <w:tr w:rsidRPr="007E7B27" w:rsidR="000C4E1A" w:rsidTr="50572F02" w14:paraId="1FBA782C" w14:textId="77777777">
        <w:tc>
          <w:tcPr>
            <w:tcW w:w="897" w:type="dxa"/>
            <w:shd w:val="clear" w:color="auto" w:fill="808080" w:themeFill="background1" w:themeFillShade="80"/>
            <w:tcMar/>
          </w:tcPr>
          <w:p w:rsidRPr="007E7B27" w:rsidR="000C4E1A" w:rsidP="00145328" w:rsidRDefault="000C4E1A" w14:paraId="1FBA782A"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Mar/>
          </w:tcPr>
          <w:p w:rsidRPr="007E7B27" w:rsidR="000C4E1A" w:rsidP="50572F02" w:rsidRDefault="007E7B27" w14:paraId="19DFFDCC" w14:textId="167CE5DD">
            <w:pPr>
              <w:pStyle w:val="Normal"/>
              <w:rPr>
                <w:ins w:author="Catalina Ipas" w:date="2024-10-30T17:49:59.037Z" w16du:dateUtc="2024-10-30T17:49:59.037Z" w:id="1201815669"/>
                <w:rFonts w:ascii="Calibri" w:hAnsi="Calibri" w:eastAsia="Calibri" w:cs="Calibri"/>
                <w:noProof w:val="0"/>
                <w:sz w:val="22"/>
                <w:szCs w:val="22"/>
                <w:lang w:val="en-US"/>
              </w:rPr>
            </w:pPr>
            <w:ins w:author="Catalina Ipas" w:date="2024-10-30T17:49:51.662Z" w:id="2135721194">
              <w:r w:rsidRPr="50572F02" w:rsidR="57C0104B">
                <w:rPr>
                  <w:rFonts w:ascii="Calibri" w:hAnsi="Calibri" w:eastAsia="Calibri" w:cs="Calibri"/>
                  <w:b w:val="0"/>
                  <w:bCs w:val="0"/>
                  <w:i w:val="0"/>
                  <w:iCs w:val="0"/>
                  <w:caps w:val="0"/>
                  <w:smallCaps w:val="0"/>
                  <w:noProof w:val="0"/>
                  <w:color w:val="000000" w:themeColor="text1" w:themeTint="FF" w:themeShade="FF"/>
                  <w:sz w:val="21"/>
                  <w:szCs w:val="21"/>
                  <w:lang w:val="en-US"/>
                </w:rPr>
                <w:t>593-2-398-5000</w:t>
              </w:r>
            </w:ins>
          </w:p>
          <w:p w:rsidRPr="007E7B27" w:rsidR="000C4E1A" w:rsidP="50572F02" w:rsidRDefault="007E7B27" w14:paraId="1FBA782B" w14:textId="3377647B">
            <w:pPr>
              <w:pStyle w:val="Normal"/>
              <w:rPr>
                <w:rFonts w:ascii="Calibri" w:hAnsi="Calibri" w:eastAsia="Calibri" w:cs="Calibri"/>
                <w:noProof w:val="0"/>
                <w:sz w:val="21"/>
                <w:szCs w:val="21"/>
                <w:lang w:val="en-US"/>
              </w:rPr>
            </w:pPr>
            <w:ins w:author="Catalina Ipas" w:date="2024-10-30T17:50:04.044Z" w:id="296613013">
              <w:r w:rsidRPr="50572F02" w:rsidR="57C0104B">
                <w:rPr>
                  <w:rFonts w:ascii="Calibri" w:hAnsi="Calibri" w:eastAsia="Calibri" w:cs="Calibri"/>
                  <w:b w:val="0"/>
                  <w:bCs w:val="0"/>
                  <w:i w:val="0"/>
                  <w:iCs w:val="0"/>
                  <w:caps w:val="0"/>
                  <w:smallCaps w:val="0"/>
                  <w:noProof w:val="0"/>
                  <w:color w:val="000000" w:themeColor="text1" w:themeTint="FF" w:themeShade="FF"/>
                  <w:sz w:val="21"/>
                  <w:szCs w:val="21"/>
                  <w:lang w:val="en-US"/>
                </w:rPr>
                <w:t>Emergency numbers: 593-2-398-5000 or 593-9-9788-3222</w:t>
              </w:r>
            </w:ins>
          </w:p>
        </w:tc>
      </w:tr>
      <w:tr w:rsidRPr="007E7B27" w:rsidR="007E7B27" w:rsidTr="50572F02" w14:paraId="1FBA782F" w14:textId="77777777">
        <w:tc>
          <w:tcPr>
            <w:tcW w:w="897" w:type="dxa"/>
            <w:shd w:val="clear" w:color="auto" w:fill="808080" w:themeFill="background1" w:themeFillShade="80"/>
            <w:tcMar/>
          </w:tcPr>
          <w:p w:rsidRPr="007E7B27" w:rsidR="007E7B27" w:rsidP="00145328" w:rsidRDefault="007E7B27" w14:paraId="1FBA782D"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Mar/>
          </w:tcPr>
          <w:p w:rsidRPr="007E7B27" w:rsidR="007E7B27" w:rsidP="007E7B27" w:rsidRDefault="007E7B27" w14:paraId="1FBA782E" w14:textId="77777777">
            <w:pPr>
              <w:rPr>
                <w:rFonts w:asciiTheme="minorHAnsi" w:hAnsiTheme="minorHAnsi"/>
                <w:sz w:val="22"/>
                <w:szCs w:val="22"/>
                <w:highlight w:val="yellow"/>
              </w:rPr>
            </w:pPr>
            <w:r w:rsidRPr="007E7B27">
              <w:rPr>
                <w:rFonts w:asciiTheme="minorHAnsi" w:hAnsiTheme="minorHAnsi"/>
                <w:sz w:val="22"/>
                <w:szCs w:val="22"/>
              </w:rPr>
              <w:t xml:space="preserve">The following number can be used to locate your nearest embassy: </w:t>
            </w:r>
            <w:r w:rsidRPr="007E7B27">
              <w:rPr>
                <w:rFonts w:asciiTheme="minorHAnsi" w:hAnsiTheme="minorHAnsi"/>
                <w:color w:val="000000" w:themeColor="text1"/>
                <w:sz w:val="22"/>
                <w:szCs w:val="22"/>
              </w:rPr>
              <w:t>+1 202 501 4444</w:t>
            </w:r>
          </w:p>
        </w:tc>
      </w:tr>
    </w:tbl>
    <w:p w:rsidRPr="000C4E1A" w:rsidR="000C4E1A" w:rsidP="000C4E1A" w:rsidRDefault="000C4E1A" w14:paraId="1FBA7830" w14:textId="77777777">
      <w:pPr>
        <w:rPr>
          <w:b/>
          <w:sz w:val="8"/>
          <w:szCs w:val="8"/>
        </w:rPr>
      </w:pPr>
      <w:r>
        <w:rPr>
          <w:noProof/>
        </w:rPr>
        <w:drawing>
          <wp:anchor distT="0" distB="0" distL="114300" distR="114300" simplePos="0" relativeHeight="251658248"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rsidR="000C4E1A" w:rsidP="000C4E1A" w:rsidRDefault="000C4E1A" w14:paraId="1FBA7831" w14:textId="77777777">
      <w:pPr>
        <w:rPr>
          <w:b/>
        </w:rPr>
      </w:pPr>
      <w:r>
        <w:rPr>
          <w:b/>
        </w:rPr>
        <w:t>Local Medical 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34" w14:textId="77777777">
        <w:tc>
          <w:tcPr>
            <w:tcW w:w="897" w:type="dxa"/>
            <w:shd w:val="clear" w:color="auto" w:fill="808080" w:themeFill="background1" w:themeFillShade="80"/>
          </w:tcPr>
          <w:p w:rsidRPr="007E7B27" w:rsidR="000C4E1A" w:rsidP="00145328" w:rsidRDefault="000C4E1A" w14:paraId="1FBA7832"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33"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37" w14:textId="77777777">
        <w:tc>
          <w:tcPr>
            <w:tcW w:w="897" w:type="dxa"/>
            <w:shd w:val="clear" w:color="auto" w:fill="808080" w:themeFill="background1" w:themeFillShade="80"/>
          </w:tcPr>
          <w:p w:rsidRPr="007E7B27" w:rsidR="000C4E1A" w:rsidP="00145328" w:rsidRDefault="000C4E1A" w14:paraId="1FBA7835"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36"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3A" w14:textId="77777777">
        <w:tc>
          <w:tcPr>
            <w:tcW w:w="897" w:type="dxa"/>
            <w:shd w:val="clear" w:color="auto" w:fill="808080" w:themeFill="background1" w:themeFillShade="80"/>
          </w:tcPr>
          <w:p w:rsidRPr="007E7B27" w:rsidR="000C4E1A" w:rsidP="00145328" w:rsidRDefault="000C4E1A" w14:paraId="1FBA7838"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39"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3B" w14:textId="77777777">
      <w:pPr>
        <w:rPr>
          <w:b/>
          <w:sz w:val="8"/>
          <w:szCs w:val="8"/>
        </w:rPr>
      </w:pPr>
      <w:r>
        <w:rPr>
          <w:noProof/>
        </w:rPr>
        <w:drawing>
          <wp:anchor distT="0" distB="0" distL="114300" distR="114300" simplePos="0" relativeHeight="251658249"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C0D69" w:rsidR="000C4E1A" w:rsidP="000C4E1A" w:rsidRDefault="000C4E1A" w14:paraId="1FBA783C" w14:textId="77777777">
      <w:pPr>
        <w:rPr>
          <w:b/>
        </w:rPr>
      </w:pPr>
      <w:r w:rsidRPr="00BC0D69">
        <w:rPr>
          <w:b/>
        </w:rPr>
        <w:t>Insurance Details</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41"/>
        <w:gridCol w:w="7839"/>
      </w:tblGrid>
      <w:tr w:rsidRPr="007E7B27" w:rsidR="000C4E1A" w:rsidTr="000C4E1A" w14:paraId="1FBA783F" w14:textId="77777777">
        <w:tc>
          <w:tcPr>
            <w:tcW w:w="1341" w:type="dxa"/>
            <w:shd w:val="clear" w:color="auto" w:fill="808080" w:themeFill="background1" w:themeFillShade="80"/>
          </w:tcPr>
          <w:p w:rsidRPr="007E7B27" w:rsidR="000C4E1A" w:rsidP="00145328" w:rsidRDefault="000C4E1A" w14:paraId="1FBA783D"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rsidRPr="007E7B27" w:rsidR="000C4E1A" w:rsidP="00145328" w:rsidRDefault="00583BF1" w14:paraId="1FBA783E" w14:textId="44CF6295">
            <w:pPr>
              <w:rPr>
                <w:rFonts w:asciiTheme="minorHAnsi" w:hAnsiTheme="minorHAnsi"/>
                <w:sz w:val="22"/>
              </w:rPr>
            </w:pPr>
            <w:r>
              <w:rPr>
                <w:rFonts w:asciiTheme="minorHAnsi" w:hAnsiTheme="minorHAnsi"/>
                <w:sz w:val="22"/>
              </w:rPr>
              <w:t>AIG Travel Guard</w:t>
            </w:r>
          </w:p>
        </w:tc>
      </w:tr>
      <w:tr w:rsidRPr="007E7B27" w:rsidR="000C4E1A" w:rsidTr="000C4E1A" w14:paraId="1FBA7842" w14:textId="77777777">
        <w:tc>
          <w:tcPr>
            <w:tcW w:w="1341" w:type="dxa"/>
            <w:shd w:val="clear" w:color="auto" w:fill="808080" w:themeFill="background1" w:themeFillShade="80"/>
          </w:tcPr>
          <w:p w:rsidRPr="007E7B27" w:rsidR="000C4E1A" w:rsidP="00145328" w:rsidRDefault="000C4E1A" w14:paraId="1FBA7840"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rsidRPr="007E7B27" w:rsidR="000C4E1A" w:rsidP="00145328" w:rsidRDefault="0068595C" w14:paraId="1FBA7841" w14:textId="18913A74">
            <w:pPr>
              <w:rPr>
                <w:rFonts w:asciiTheme="minorHAnsi" w:hAnsiTheme="minorHAnsi"/>
                <w:sz w:val="22"/>
              </w:rPr>
            </w:pPr>
            <w:r w:rsidRPr="0068595C">
              <w:rPr>
                <w:rFonts w:asciiTheme="minorHAnsi" w:hAnsiTheme="minorHAnsi"/>
                <w:sz w:val="22"/>
              </w:rPr>
              <w:t>9158541</w:t>
            </w:r>
          </w:p>
        </w:tc>
      </w:tr>
      <w:tr w:rsidRPr="007E7B27" w:rsidR="000C4E1A" w:rsidTr="000C4E1A" w14:paraId="1FBA7845" w14:textId="77777777">
        <w:tc>
          <w:tcPr>
            <w:tcW w:w="1341" w:type="dxa"/>
            <w:shd w:val="clear" w:color="auto" w:fill="808080" w:themeFill="background1" w:themeFillShade="80"/>
          </w:tcPr>
          <w:p w:rsidRPr="007E7B27" w:rsidR="000C4E1A" w:rsidP="00145328" w:rsidRDefault="000C4E1A" w14:paraId="1FBA784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rsidRPr="007E7B27" w:rsidR="000C4E1A" w:rsidP="00145328" w:rsidRDefault="003654E5" w14:paraId="1FBA7844" w14:textId="1CDB4718">
            <w:pPr>
              <w:rPr>
                <w:rFonts w:asciiTheme="minorHAnsi" w:hAnsiTheme="minorHAnsi"/>
                <w:sz w:val="22"/>
              </w:rPr>
            </w:pPr>
            <w:r w:rsidRPr="003654E5">
              <w:rPr>
                <w:rFonts w:asciiTheme="minorHAnsi" w:hAnsiTheme="minorHAnsi"/>
                <w:sz w:val="22"/>
              </w:rPr>
              <w:t>1-877-244-6871</w:t>
            </w:r>
          </w:p>
        </w:tc>
      </w:tr>
    </w:tbl>
    <w:p w:rsidR="000C4E1A" w:rsidP="000C4E1A" w:rsidRDefault="000C4E1A" w14:paraId="1FBA7846" w14:textId="77777777"/>
    <w:p w:rsidR="0077406D" w:rsidP="000C4E1A" w:rsidRDefault="0077406D" w14:paraId="0A57EEA0" w14:textId="77777777">
      <w:pPr>
        <w:rPr>
          <w:del w:author="Catalina Ipas" w:date="2025-01-30T13:27:18.552Z" w16du:dateUtc="2025-01-30T13:27:18.552Z" w:id="115654368"/>
        </w:rPr>
      </w:pPr>
    </w:p>
    <w:p w:rsidR="0077406D" w:rsidP="000C4E1A" w:rsidRDefault="0077406D" w14:paraId="0790BDD7" w14:textId="77777777">
      <w:pPr>
        <w:rPr>
          <w:del w:author="Catalina Ipas" w:date="2025-01-30T13:27:17.969Z" w16du:dateUtc="2025-01-30T13:27:17.969Z" w:id="1998211720"/>
        </w:rPr>
      </w:pPr>
    </w:p>
    <w:p w:rsidR="000C4E1A" w:rsidP="000C4E1A" w:rsidRDefault="000C4E1A" w14:paraId="1FBA7847" w14:textId="56CFA4C4">
      <w:r>
        <w:t>Please ensure you provide the following details to your trip coordinator:</w:t>
      </w:r>
    </w:p>
    <w:p w:rsidR="000C4E1A" w:rsidP="00166EDE" w:rsidRDefault="000C4E1A" w14:paraId="1FBA7848" w14:textId="77777777">
      <w:pPr>
        <w:pStyle w:val="ListParagraph"/>
        <w:numPr>
          <w:ilvl w:val="0"/>
          <w:numId w:val="2"/>
        </w:numPr>
        <w:spacing w:after="0" w:line="240" w:lineRule="auto"/>
      </w:pPr>
      <w:r>
        <w:t>Your flight and hotel details.</w:t>
      </w:r>
    </w:p>
    <w:p w:rsidR="000C4E1A" w:rsidP="00166EDE" w:rsidRDefault="000C4E1A" w14:paraId="1FBA7849" w14:textId="1D8A693D">
      <w:pPr>
        <w:pStyle w:val="ListParagraph"/>
        <w:numPr>
          <w:ilvl w:val="0"/>
          <w:numId w:val="2"/>
        </w:numPr>
        <w:spacing w:after="0" w:line="240" w:lineRule="auto"/>
      </w:pPr>
      <w:r>
        <w:t>You</w:t>
      </w:r>
      <w:r w:rsidR="00376056">
        <w:t>r</w:t>
      </w:r>
      <w:r>
        <w:t xml:space="preserve"> mobile phone number (please ensure it is switched to international roaming).</w:t>
      </w:r>
    </w:p>
    <w:p w:rsidR="000C4E1A" w:rsidP="00166EDE" w:rsidRDefault="000C4E1A" w14:paraId="1FBA784A" w14:textId="549BBD31">
      <w:pPr>
        <w:pStyle w:val="ListParagraph"/>
        <w:numPr>
          <w:ilvl w:val="0"/>
          <w:numId w:val="2"/>
        </w:numPr>
        <w:spacing w:after="0" w:line="240" w:lineRule="auto"/>
      </w:pPr>
      <w:r>
        <w:t xml:space="preserve">Any VOIP details (such as </w:t>
      </w:r>
      <w:r w:rsidRPr="000B24A8">
        <w:t>WhatsApp</w:t>
      </w:r>
      <w:r w:rsidR="000B24A8">
        <w:t xml:space="preserve"> and/or Signal</w:t>
      </w:r>
      <w:r>
        <w:t>).</w:t>
      </w:r>
    </w:p>
    <w:p w:rsidR="000C4E1A" w:rsidP="00166EDE" w:rsidRDefault="000C4E1A" w14:paraId="1FBA784B" w14:textId="77777777">
      <w:pPr>
        <w:pStyle w:val="ListParagraph"/>
        <w:numPr>
          <w:ilvl w:val="0"/>
          <w:numId w:val="2"/>
        </w:numPr>
        <w:spacing w:after="0" w:line="240" w:lineRule="auto"/>
      </w:pPr>
      <w:r>
        <w:t>Any medicines or medical details we should be aware of.</w:t>
      </w:r>
    </w:p>
    <w:p w:rsidR="000C4E1A" w:rsidP="00166EDE" w:rsidRDefault="000C4E1A" w14:paraId="1FBA784C" w14:textId="77777777">
      <w:pPr>
        <w:pStyle w:val="ListParagraph"/>
        <w:numPr>
          <w:ilvl w:val="0"/>
          <w:numId w:val="2"/>
        </w:numPr>
        <w:spacing w:after="0" w:line="240" w:lineRule="auto"/>
      </w:pPr>
      <w:r>
        <w:t>You next of kin details.</w:t>
      </w:r>
    </w:p>
    <w:p w:rsidRPr="00AF1360" w:rsidR="000C4E1A" w:rsidP="000C4E1A" w:rsidRDefault="000C4E1A" w14:paraId="1FBA784D" w14:textId="74A976EC">
      <w:pPr>
        <w:spacing w:before="240"/>
        <w:rPr>
          <w:b/>
          <w:color w:val="000000" w:themeColor="text1"/>
          <w:sz w:val="28"/>
        </w:rPr>
      </w:pPr>
      <w:r w:rsidRPr="00AF1360">
        <w:rPr>
          <w:b/>
          <w:color w:val="000000" w:themeColor="text1"/>
          <w:sz w:val="28"/>
        </w:rPr>
        <w:t>Registrations</w:t>
      </w:r>
    </w:p>
    <w:p w:rsidR="000C4E1A" w:rsidP="003654E5" w:rsidRDefault="000C4E1A" w14:paraId="1FBA784E" w14:textId="1887BEE3">
      <w:pPr>
        <w:spacing w:line="240" w:lineRule="auto"/>
        <w:ind w:left="720"/>
      </w:pPr>
      <w:r>
        <w:rPr>
          <w:noProof/>
        </w:rPr>
        <w:drawing>
          <wp:anchor distT="0" distB="0" distL="114300" distR="114300" simplePos="0" relativeHeight="251658246"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w:history="1" r:id="rId26">
        <w:r w:rsidRPr="005B3215" w:rsidR="00517494">
          <w:rPr>
            <w:rStyle w:val="Hyperlink"/>
          </w:rPr>
          <w:t>https://step.state.gov/step/</w:t>
        </w:r>
      </w:hyperlink>
    </w:p>
    <w:p w:rsidRPr="000B24A8" w:rsidR="000C4E1A" w:rsidP="000C4E1A" w:rsidRDefault="000C4E1A" w14:paraId="1FBA784F" w14:textId="77777777">
      <w:pPr>
        <w:spacing w:before="240"/>
        <w:rPr>
          <w:b/>
          <w:color w:val="000000" w:themeColor="text1"/>
          <w:sz w:val="28"/>
        </w:rPr>
      </w:pPr>
      <w:r w:rsidRPr="000B24A8">
        <w:rPr>
          <w:b/>
          <w:color w:val="000000" w:themeColor="text1"/>
          <w:sz w:val="28"/>
        </w:rPr>
        <w:t>Insurances</w:t>
      </w:r>
    </w:p>
    <w:p w:rsidR="000C4E1A" w:rsidP="006E612E" w:rsidRDefault="000C4E1A" w14:paraId="1FBA7850" w14:textId="76BDF02D">
      <w:pPr>
        <w:spacing w:before="120" w:after="120" w:line="240" w:lineRule="auto"/>
        <w:rPr>
          <w:color w:val="000000" w:themeColor="text1"/>
        </w:rPr>
      </w:pPr>
      <w:commentRangeStart w:id="10"/>
      <w:r w:rsidRPr="000B24A8">
        <w:rPr>
          <w:noProof/>
        </w:rPr>
        <w:drawing>
          <wp:anchor distT="0" distB="0" distL="114300" distR="114300" simplePos="0" relativeHeight="251658242"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It is your responsibility to ensure all insurances (and copies of insurances) are complete before you travel. You should have electronic and printed copies of this information with you.</w:t>
      </w:r>
      <w:commentRangeEnd w:id="10"/>
      <w:r w:rsidR="005030A0">
        <w:rPr>
          <w:rStyle w:val="CommentReference"/>
        </w:rPr>
        <w:commentReference w:id="10"/>
      </w:r>
      <w:r w:rsidRPr="000B24A8" w:rsidR="007E7B27">
        <w:rPr>
          <w:color w:val="000000" w:themeColor="text1"/>
        </w:rPr>
        <w:t xml:space="preserve"> </w:t>
      </w:r>
    </w:p>
    <w:p w:rsidRPr="00AF1360" w:rsidR="006E612E" w:rsidP="006E612E" w:rsidRDefault="006E612E" w14:paraId="1FBA7851" w14:textId="77777777">
      <w:pPr>
        <w:spacing w:before="120" w:after="120" w:line="240" w:lineRule="auto"/>
        <w:rPr>
          <w:color w:val="000000" w:themeColor="text1"/>
        </w:rPr>
      </w:pPr>
    </w:p>
    <w:p w:rsidRPr="00AF1360" w:rsidR="000C4E1A" w:rsidP="006E612E" w:rsidRDefault="000C4E1A" w14:paraId="1FBA7852" w14:textId="77777777">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rsidR="000C4E1A" w:rsidP="006E612E" w:rsidRDefault="000C4E1A" w14:paraId="1FBA7853" w14:textId="27ABE706">
      <w:pPr>
        <w:spacing w:before="120" w:after="120" w:line="240" w:lineRule="auto"/>
        <w:jc w:val="both"/>
      </w:pPr>
      <w:r w:rsidRPr="000E6597">
        <w:rPr>
          <w:noProof/>
          <w:color w:val="00B050"/>
        </w:rPr>
        <w:drawing>
          <wp:anchor distT="0" distB="0" distL="114300" distR="114300" simplePos="0" relativeHeight="251658240"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rsidR="00517494" w:rsidP="006E612E" w:rsidRDefault="00517494" w14:paraId="6057E446" w14:textId="77777777">
      <w:pPr>
        <w:spacing w:before="120" w:after="120" w:line="240" w:lineRule="auto"/>
        <w:jc w:val="both"/>
      </w:pPr>
    </w:p>
    <w:p w:rsidRPr="000E6597" w:rsidR="000C4E1A" w:rsidP="006E612E" w:rsidRDefault="2293AD75" w14:paraId="185E6F10" w14:textId="20C3211E">
      <w:pPr>
        <w:pStyle w:val="ListParagraph"/>
        <w:numPr>
          <w:ilvl w:val="0"/>
          <w:numId w:val="1"/>
        </w:numPr>
        <w:spacing w:before="120" w:after="120" w:line="240" w:lineRule="auto"/>
        <w:rPr>
          <w:ins w:author="Catalina Ipas" w:date="2024-09-04T12:29:00Z" w:id="1992171652"/>
        </w:rPr>
      </w:pPr>
      <w:ins w:author="Catalina Ipas" w:date="2024-09-04T12:22:00Z" w:id="1959767248">
        <w:r w:rsidR="13FFB607">
          <w:t>U</w:t>
        </w:r>
      </w:ins>
      <w:ins w:author="Catalina Ipas" w:date="2024-09-04T12:23:00Z" w:id="1649546497">
        <w:r w:rsidR="13FFB607">
          <w:t>.S. Embassy</w:t>
        </w:r>
      </w:ins>
      <w:ins w:author="Catalina Ipas" w:date="2024-09-04T12:25:00Z" w:id="976816006">
        <w:r w:rsidR="2AD8C30F">
          <w:t xml:space="preserve"> </w:t>
        </w:r>
      </w:ins>
      <w:ins w:author="Catalina Ipas" w:date="2024-09-04T12:23:00Z" w:id="429249862">
        <w:r w:rsidR="13FFB607">
          <w:t xml:space="preserve">in </w:t>
        </w:r>
      </w:ins>
      <w:ins w:author="Catalina Ipas" w:date="2024-09-04T12:28:00Z" w:id="2080165960">
        <w:r w:rsidR="1330329F">
          <w:t xml:space="preserve">Quito </w:t>
        </w:r>
      </w:ins>
      <w:ins w:author="Catalina Ipas" w:date="2024-09-04T12:29:00Z" w:id="1238563566">
        <w:r>
          <w:fldChar w:fldCharType="begin"/>
        </w:r>
        <w:r>
          <w:instrText xml:space="preserve">HYPERLINK "https://ec.usembassy.gov/" </w:instrText>
        </w:r>
        <w:r>
          <w:fldChar w:fldCharType="separate"/>
        </w:r>
      </w:ins>
      <w:ins w:author="Catalina Ipas" w:date="2024-09-04T12:27:00Z" w:id="992888837">
        <w:r w:rsidRPr="2E46AC2F" w:rsidR="296520B7">
          <w:rPr>
            <w:rStyle w:val="Hyperlink"/>
          </w:rPr>
          <w:t>https://ec.usembassy.gov/</w:t>
        </w:r>
      </w:ins>
      <w:ins w:author="Catalina Ipas" w:date="2024-09-04T12:29:00Z" w:id="682636383">
        <w:r>
          <w:fldChar w:fldCharType="end"/>
        </w:r>
      </w:ins>
    </w:p>
    <w:p w:rsidRPr="000E6597" w:rsidR="000C4E1A" w:rsidP="006E612E" w:rsidRDefault="23A3CE94" w14:paraId="03FC7DA5" w14:textId="2F718A10">
      <w:pPr>
        <w:pStyle w:val="ListParagraph"/>
        <w:numPr>
          <w:ilvl w:val="0"/>
          <w:numId w:val="1"/>
        </w:numPr>
        <w:spacing w:before="120" w:after="120" w:line="240" w:lineRule="auto"/>
        <w:rPr>
          <w:ins w:author="Catalina Ipas" w:date="2024-09-11T14:02:00Z" w:id="20"/>
        </w:rPr>
      </w:pPr>
      <w:ins w:author="Catalina Ipas" w:date="2024-09-04T12:29:00Z" w:id="21">
        <w:r>
          <w:t xml:space="preserve">U.S. Consulate General in Guayaquil </w:t>
        </w:r>
      </w:ins>
      <w:ins w:author="Catalina Ipas" w:date="2024-09-11T14:02:00Z" w:id="22">
        <w:r w:rsidR="000C4E1A">
          <w:fldChar w:fldCharType="begin"/>
        </w:r>
        <w:r w:rsidR="000C4E1A">
          <w:instrText xml:space="preserve">HYPERLINK "https://ec.usembassy.gov/embassy-consulate/guayaquil/" </w:instrText>
        </w:r>
        <w:r w:rsidR="000C4E1A">
          <w:fldChar w:fldCharType="separate"/>
        </w:r>
      </w:ins>
      <w:ins w:author="Catalina Ipas" w:date="2024-09-04T12:30:00Z" w:id="23">
        <w:r w:rsidRPr="4911C145">
          <w:rPr>
            <w:rStyle w:val="Hyperlink"/>
          </w:rPr>
          <w:t>https://ec.usembassy.gov/embassy-consulate/guayaquil/</w:t>
        </w:r>
      </w:ins>
      <w:ins w:author="Catalina Ipas" w:date="2024-09-11T14:02:00Z" w:id="24">
        <w:r w:rsidR="000C4E1A">
          <w:fldChar w:fldCharType="end"/>
        </w:r>
      </w:ins>
    </w:p>
    <w:p w:rsidRPr="000E6597" w:rsidR="000C4E1A" w:rsidP="006E612E" w:rsidRDefault="000C4E1A" w14:paraId="1FBA7854" w14:textId="5C619B09">
      <w:pPr>
        <w:pStyle w:val="ListParagraph"/>
        <w:numPr>
          <w:ilvl w:val="0"/>
          <w:numId w:val="1"/>
        </w:numPr>
        <w:spacing w:before="120" w:after="120" w:line="240" w:lineRule="auto"/>
      </w:pPr>
      <w:r>
        <w:t xml:space="preserve">The US government (or your own) embassy website on safety and security topics for this country, including through: </w:t>
      </w:r>
      <w:hyperlink r:id="rId29">
        <w:r w:rsidRPr="4911C145">
          <w:rPr>
            <w:rStyle w:val="Hyperlink"/>
          </w:rPr>
          <w:t>https://travel.state.gov/content/travel/en.html</w:t>
        </w:r>
      </w:hyperlink>
    </w:p>
    <w:p w:rsidRPr="000E6597" w:rsidR="000C4E1A" w:rsidP="006E612E" w:rsidRDefault="000C4E1A" w14:paraId="1FBA7855" w14:textId="77777777">
      <w:pPr>
        <w:pStyle w:val="ListParagraph"/>
        <w:numPr>
          <w:ilvl w:val="0"/>
          <w:numId w:val="1"/>
        </w:numPr>
        <w:spacing w:before="120" w:after="120" w:line="240" w:lineRule="auto"/>
        <w:rPr>
          <w:rStyle w:val="Hyperlink"/>
        </w:rPr>
      </w:pPr>
      <w:r w:rsidRPr="000E6597">
        <w:t xml:space="preserve">The CIA Fact Book on: </w:t>
      </w:r>
      <w:hyperlink w:history="1" r:id="rId30">
        <w:r w:rsidRPr="000E6597">
          <w:rPr>
            <w:rStyle w:val="Hyperlink"/>
          </w:rPr>
          <w:t>https://www.cia.gov/library/publications/the-world-factbook/</w:t>
        </w:r>
      </w:hyperlink>
      <w:r w:rsidRPr="000E6597">
        <w:rPr>
          <w:rStyle w:val="Hyperlink"/>
        </w:rPr>
        <w:t>.</w:t>
      </w:r>
    </w:p>
    <w:p w:rsidRPr="000E6597" w:rsidR="000C4E1A" w:rsidP="006E612E" w:rsidRDefault="000C4E1A" w14:paraId="1FBA7856" w14:textId="77777777">
      <w:pPr>
        <w:pStyle w:val="ListParagraph"/>
        <w:numPr>
          <w:ilvl w:val="0"/>
          <w:numId w:val="1"/>
        </w:numPr>
        <w:spacing w:before="120" w:after="120" w:line="240" w:lineRule="auto"/>
      </w:pPr>
      <w:r w:rsidRPr="000E6597">
        <w:t xml:space="preserve">The U.S Center for Disease Control [CDC] at </w:t>
      </w:r>
      <w:hyperlink w:history="1" r:id="rId31">
        <w:r w:rsidRPr="000E6597">
          <w:rPr>
            <w:rStyle w:val="Hyperlink"/>
          </w:rPr>
          <w:t>http://wwwnc.cdc.gov/travel/</w:t>
        </w:r>
      </w:hyperlink>
      <w:r w:rsidRPr="000E6597">
        <w:rPr>
          <w:rStyle w:val="Hyperlink"/>
        </w:rPr>
        <w:t xml:space="preserve"> </w:t>
      </w:r>
      <w:r w:rsidRPr="000E6597">
        <w:t xml:space="preserve">and the World Health Organization [WHO] at </w:t>
      </w:r>
      <w:hyperlink w:history="1" r:id="rId32">
        <w:r w:rsidRPr="000E6597">
          <w:rPr>
            <w:rStyle w:val="Hyperlink"/>
          </w:rPr>
          <w:t>http://www.who.int/countries/en/</w:t>
        </w:r>
      </w:hyperlink>
      <w:r w:rsidRPr="000E6597">
        <w:rPr>
          <w:rStyle w:val="Hyperlink"/>
        </w:rPr>
        <w:t xml:space="preserve"> </w:t>
      </w:r>
      <w:r w:rsidRPr="000E6597">
        <w:t>for health and vaccination information.</w:t>
      </w:r>
    </w:p>
    <w:p w:rsidRPr="000E6597" w:rsidR="000C4E1A" w:rsidP="006E612E" w:rsidRDefault="000C4E1A" w14:paraId="1FBA7857" w14:textId="782A0E56">
      <w:pPr>
        <w:pStyle w:val="ListParagraph"/>
        <w:numPr>
          <w:ilvl w:val="0"/>
          <w:numId w:val="1"/>
        </w:numPr>
        <w:spacing w:before="120" w:after="120" w:line="240" w:lineRule="auto"/>
      </w:pPr>
      <w:r w:rsidRPr="000E6597">
        <w:t xml:space="preserve">Subscribing to alert services </w:t>
      </w:r>
      <w:r w:rsidRPr="000E6597" w:rsidR="000E6597">
        <w:t xml:space="preserve">at AIG:  </w:t>
      </w:r>
      <w:hyperlink w:history="1" r:id="rId33">
        <w:r w:rsidRPr="00BB2BDC" w:rsidR="000E6597">
          <w:rPr>
            <w:rStyle w:val="Hyperlink"/>
          </w:rPr>
          <w:t>https://travelguard.secure.force.com/TravelAssistance/TGRegister?PL=AIGACCIDENTANDHEALTH</w:t>
        </w:r>
      </w:hyperlink>
    </w:p>
    <w:p w:rsidRPr="000E6597" w:rsidR="000C4E1A" w:rsidP="006E612E" w:rsidRDefault="000C4E1A" w14:paraId="1FBA7858" w14:textId="77777777">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w:tgtFrame="_blank" w:history="1" r:id="rId34">
        <w:r w:rsidRPr="000E6597">
          <w:rPr>
            <w:rStyle w:val="Hyperlink"/>
            <w:bCs/>
          </w:rPr>
          <w:t>www.FAA.gov</w:t>
        </w:r>
      </w:hyperlink>
      <w:r w:rsidRPr="000E6597" w:rsidR="00FB0AC1">
        <w:rPr>
          <w:rStyle w:val="Hyperlink"/>
          <w:bCs/>
        </w:rPr>
        <w:t>.</w:t>
      </w:r>
    </w:p>
    <w:p w:rsidRPr="000E6597" w:rsidR="00FB0AC1" w:rsidP="006E612E" w:rsidRDefault="00FB0AC1" w14:paraId="1FBA7859" w14:textId="77777777">
      <w:pPr>
        <w:pStyle w:val="ListParagraph"/>
        <w:numPr>
          <w:ilvl w:val="0"/>
          <w:numId w:val="1"/>
        </w:numPr>
        <w:spacing w:before="120" w:after="120" w:line="240" w:lineRule="auto"/>
      </w:pPr>
      <w:r w:rsidRPr="000E6597">
        <w:t xml:space="preserve">Hospital options: </w:t>
      </w:r>
      <w:hyperlink w:history="1" r:id="rId35">
        <w:r w:rsidRPr="000E6597">
          <w:rPr>
            <w:rStyle w:val="Hyperlink"/>
          </w:rPr>
          <w:t>http://www.worldhospitalsearch.org</w:t>
        </w:r>
      </w:hyperlink>
      <w:r w:rsidRPr="000E6597">
        <w:t>.</w:t>
      </w:r>
    </w:p>
    <w:p w:rsidRPr="00D365D1" w:rsidR="003F397C" w:rsidP="003F397C" w:rsidRDefault="003F397C" w14:paraId="1FBA785A" w14:textId="77777777">
      <w:pPr>
        <w:pStyle w:val="ListParagraph"/>
        <w:numPr>
          <w:ilvl w:val="0"/>
          <w:numId w:val="1"/>
        </w:numPr>
        <w:spacing w:before="120" w:after="120" w:line="240" w:lineRule="auto"/>
        <w:rPr>
          <w:lang w:val="fr-FR"/>
          <w:rPrChange w:author="Danielle Martin" w:date="2024-10-15T13:50:00Z" w:id="25">
            <w:rPr/>
          </w:rPrChange>
        </w:rPr>
      </w:pPr>
      <w:r w:rsidRPr="00D365D1">
        <w:rPr>
          <w:lang w:val="fr-FR"/>
          <w:rPrChange w:author="Danielle Martin" w:date="2024-10-15T13:50:00Z" w:id="26">
            <w:rPr/>
          </w:rPrChange>
        </w:rPr>
        <w:t xml:space="preserve">National Hurricane Center: </w:t>
      </w:r>
      <w:r w:rsidR="001D6582">
        <w:fldChar w:fldCharType="begin"/>
      </w:r>
      <w:r w:rsidRPr="00D365D1" w:rsidR="001D6582">
        <w:rPr>
          <w:lang w:val="fr-FR"/>
          <w:rPrChange w:author="Danielle Martin" w:date="2024-10-15T13:50:00Z" w:id="27">
            <w:rPr/>
          </w:rPrChange>
        </w:rPr>
        <w:instrText xml:space="preserve"> HYPERLINK "http://www.nhc.no</w:instrText>
      </w:r>
      <w:r w:rsidRPr="00D365D1" w:rsidR="001D6582">
        <w:rPr>
          <w:lang w:val="fr-FR"/>
          <w:rPrChange w:author="Danielle Martin" w:date="2024-10-15T13:50:00Z" w:id="28">
            <w:rPr/>
          </w:rPrChange>
        </w:rPr>
        <w:instrText xml:space="preserve">aa.gov/" </w:instrText>
      </w:r>
      <w:r w:rsidR="001D6582">
        <w:fldChar w:fldCharType="separate"/>
      </w:r>
      <w:r w:rsidRPr="00D365D1">
        <w:rPr>
          <w:rStyle w:val="Hyperlink"/>
          <w:lang w:val="fr-FR"/>
          <w:rPrChange w:author="Danielle Martin" w:date="2024-10-15T13:50:00Z" w:id="29">
            <w:rPr>
              <w:rStyle w:val="Hyperlink"/>
            </w:rPr>
          </w:rPrChange>
        </w:rPr>
        <w:t>http://www.nhc.noaa.gov/</w:t>
      </w:r>
      <w:r w:rsidR="001D6582">
        <w:rPr>
          <w:rStyle w:val="Hyperlink"/>
        </w:rPr>
        <w:fldChar w:fldCharType="end"/>
      </w:r>
      <w:r w:rsidRPr="00D365D1">
        <w:rPr>
          <w:lang w:val="fr-FR"/>
          <w:rPrChange w:author="Danielle Martin" w:date="2024-10-15T13:50:00Z" w:id="30">
            <w:rPr/>
          </w:rPrChange>
        </w:rPr>
        <w:t xml:space="preserve"> </w:t>
      </w:r>
    </w:p>
    <w:p w:rsidRPr="00D365D1" w:rsidR="000C4E1A" w:rsidP="000C4E1A" w:rsidRDefault="000C4E1A" w14:paraId="1FBA785B" w14:textId="77777777">
      <w:pPr>
        <w:rPr>
          <w:b/>
          <w:u w:val="single"/>
          <w:lang w:val="fr-FR"/>
          <w:rPrChange w:author="Danielle Martin" w:date="2024-10-15T13:50:00Z" w:id="31">
            <w:rPr>
              <w:b/>
              <w:u w:val="single"/>
            </w:rPr>
          </w:rPrChange>
        </w:rPr>
      </w:pPr>
    </w:p>
    <w:p w:rsidRPr="000C4E1A" w:rsidR="000C4E1A" w:rsidP="000C4E1A" w:rsidRDefault="000C4E1A" w14:paraId="1FBA785C" w14:textId="77777777">
      <w:pPr>
        <w:rPr>
          <w:b/>
          <w:sz w:val="28"/>
        </w:rPr>
      </w:pPr>
      <w:r w:rsidRPr="2E46AC2F" w:rsidR="0671EAB0">
        <w:rPr>
          <w:b w:val="1"/>
          <w:bCs w:val="1"/>
          <w:sz w:val="28"/>
          <w:szCs w:val="28"/>
        </w:rPr>
        <w:t>Safety and Health Advice</w:t>
      </w:r>
    </w:p>
    <w:p w:rsidRPr="001209BB" w:rsidR="006E612E" w:rsidP="2E46AC2F" w:rsidRDefault="006E612E" w14:paraId="48490C14" w14:textId="306C5779">
      <w:pPr>
        <w:shd w:val="clear" w:color="auto" w:fill="FFFFFF" w:themeFill="background1"/>
        <w:spacing w:before="240" w:beforeAutospacing="off" w:after="240" w:afterAutospacing="off" w:line="240" w:lineRule="auto"/>
        <w:jc w:val="both"/>
        <w:rPr>
          <w:ins w:author="Catalina Ipas" w:date="2025-01-30T13:24:19.879Z" w16du:dateUtc="2025-01-30T13:24:19.879Z" w:id="1795339181"/>
          <w:color w:val="auto"/>
          <w:sz w:val="22"/>
          <w:szCs w:val="22"/>
        </w:rPr>
      </w:pPr>
      <w:ins w:author="Catalina Ipas" w:date="2025-01-30T13:24:19.879Z" w:id="1911405080">
        <w:r w:rsidRPr="2E46AC2F" w:rsidR="314A3A2B">
          <w:rPr>
            <w:rFonts w:ascii="Calibri" w:hAnsi="Calibri" w:eastAsia="Calibri" w:cs="Calibri"/>
            <w:b w:val="0"/>
            <w:bCs w:val="0"/>
            <w:i w:val="0"/>
            <w:iCs w:val="0"/>
            <w:caps w:val="0"/>
            <w:smallCaps w:val="0"/>
            <w:noProof w:val="0"/>
            <w:color w:val="auto"/>
            <w:sz w:val="22"/>
            <w:szCs w:val="22"/>
            <w:lang w:val="en-US"/>
          </w:rPr>
          <w:t>Ambulance services are not present throughout the country and unreliable in most areas, except Quito, and not equipped with state-of-the-art medical equipment. Injured or seriously ill travelers may prefer to take a taxi or private vehicle to the nearest major hospital rather than wait for an ambulance, particularly outside of Quito. Adequate medical and dental care is available in major cities. In smaller communities and in the Galapagos Islands, services are limited, and the quality is generally well below U.S. standards.</w:t>
        </w:r>
        <w:r w:rsidRPr="2E46AC2F" w:rsidR="314A3A2B">
          <w:rPr>
            <w:color w:val="auto"/>
            <w:sz w:val="22"/>
            <w:szCs w:val="22"/>
          </w:rPr>
          <w:t xml:space="preserve"> </w:t>
        </w:r>
      </w:ins>
    </w:p>
    <w:p w:rsidRPr="001209BB" w:rsidR="006E612E" w:rsidP="2E46AC2F" w:rsidRDefault="006E612E" w14:paraId="58BDA5B1" w14:textId="0ABD1183">
      <w:pPr>
        <w:pStyle w:val="Normal"/>
        <w:shd w:val="clear" w:color="auto" w:fill="FFFFFF" w:themeFill="background1"/>
        <w:spacing w:before="0" w:beforeAutospacing="off" w:after="0" w:afterAutospacing="off" w:line="240" w:lineRule="auto"/>
        <w:ind w:left="0"/>
        <w:jc w:val="both"/>
        <w:rPr>
          <w:rFonts w:ascii="Calibri" w:hAnsi="Calibri" w:eastAsia="Calibri" w:cs="Calibri"/>
          <w:b w:val="0"/>
          <w:bCs w:val="0"/>
          <w:i w:val="0"/>
          <w:iCs w:val="0"/>
          <w:caps w:val="0"/>
          <w:smallCaps w:val="0"/>
          <w:noProof w:val="0"/>
          <w:color w:val="444444"/>
          <w:sz w:val="24"/>
          <w:szCs w:val="24"/>
          <w:lang w:val="en-US"/>
        </w:rPr>
      </w:pPr>
      <w:ins w:author="Catalina Ipas" w:date="2025-01-30T13:26:04.719Z" w:id="1438701920">
        <w:r w:rsidRPr="2E46AC2F" w:rsidR="1B2DDD60">
          <w:rPr>
            <w:rFonts w:ascii="Calibri" w:hAnsi="Calibri" w:eastAsia="Calibri" w:cs="Calibri"/>
            <w:b w:val="0"/>
            <w:bCs w:val="0"/>
            <w:i w:val="0"/>
            <w:iCs w:val="0"/>
            <w:caps w:val="0"/>
            <w:smallCaps w:val="0"/>
            <w:noProof w:val="0"/>
            <w:color w:val="auto"/>
            <w:sz w:val="22"/>
            <w:szCs w:val="22"/>
            <w:lang w:val="en-US"/>
          </w:rPr>
          <w:t xml:space="preserve">Pharmacies are widely available. However, some medications might not be offered, and brand names will differ from products in the United States. Not all pharmacies purchase medications from pharmaceutical companies that adhere to quality control standards. </w:t>
        </w:r>
      </w:ins>
      <w:r w:rsidR="7C88DD30">
        <w:rPr/>
        <w:t xml:space="preserve">You should ensure you are medically and dentally fit before you start your travels, carrying sufficient spare prescription medicines should your trip be unexpectedly extended. </w:t>
      </w:r>
      <w:del w:author="Catalina Ipas" w:date="2025-01-30T13:21:30.916Z" w:id="1643707933">
        <w:r w:rsidRPr="2E46AC2F" w:rsidDel="49C1018B">
          <w:rPr>
            <w:lang w:val="en-CA"/>
          </w:rPr>
          <w:delText>Emergency services are ill equipped to cope with a major disaster. Should a hurrican</w:delText>
        </w:r>
        <w:r w:rsidRPr="2E46AC2F" w:rsidDel="49C1018B">
          <w:rPr>
            <w:lang w:val="en-CA"/>
          </w:rPr>
          <w:delText xml:space="preserve">e strike Haiti, basic services including </w:delText>
        </w:r>
        <w:r w:rsidRPr="2E46AC2F" w:rsidDel="49C1018B">
          <w:rPr>
            <w:color w:val="FF0000"/>
            <w:lang w:val="en-CA"/>
          </w:rPr>
          <w:delText xml:space="preserve">transport and communications are likely to be </w:delText>
        </w:r>
        <w:r w:rsidRPr="2E46AC2F" w:rsidDel="49C1018B">
          <w:rPr>
            <w:lang w:val="en-CA"/>
          </w:rPr>
          <w:delText>severely disrupted.</w:delText>
        </w:r>
        <w:r w:rsidRPr="2E46AC2F" w:rsidDel="4B3236AB">
          <w:rPr>
            <w:lang w:val="en-CA"/>
          </w:rPr>
          <w:delText xml:space="preserve"> </w:delText>
        </w:r>
        <w:r w:rsidDel="4B3236AB">
          <w:delText xml:space="preserve">Drainage is poor and flooding is common after rainfall. </w:delText>
        </w:r>
        <w:r w:rsidDel="4B3236AB">
          <w:delText>Road travel can be problematic and dangerous, l</w:delText>
        </w:r>
        <w:r w:rsidDel="4B3236AB">
          <w:delText>ong stretches of the route are isolated, and without mobile phone reception</w:delText>
        </w:r>
        <w:r w:rsidDel="4B3236AB">
          <w:delText xml:space="preserve">. </w:delText>
        </w:r>
        <w:r w:rsidDel="4B3236AB">
          <w:delText xml:space="preserve"> </w:delText>
        </w:r>
        <w:r w:rsidDel="4B3236AB">
          <w:delText>Ensure you</w:delText>
        </w:r>
        <w:r w:rsidDel="4B3236AB">
          <w:delText xml:space="preserve"> have all th</w:delText>
        </w:r>
        <w:r w:rsidDel="4B3236AB">
          <w:delText xml:space="preserve">e correct vehicle documentation whenever you travel, </w:delText>
        </w:r>
        <w:r w:rsidDel="18724FA9">
          <w:delText>MUST</w:delText>
        </w:r>
        <w:r w:rsidDel="4B3236AB">
          <w:delText xml:space="preserve"> complete your</w:delText>
        </w:r>
        <w:r w:rsidDel="4B3236AB">
          <w:delText xml:space="preserve"> entire journey during daylight as r</w:delText>
        </w:r>
        <w:r w:rsidDel="4B3236AB">
          <w:delText xml:space="preserve">oads are often unlit and it is </w:delText>
        </w:r>
        <w:r w:rsidDel="4B3236AB">
          <w:delText>not uncommon</w:delText>
        </w:r>
        <w:r w:rsidDel="4B3236AB">
          <w:delText xml:space="preserve"> after dark to </w:delText>
        </w:r>
        <w:r w:rsidDel="4B3236AB">
          <w:delText>encounter</w:delText>
        </w:r>
        <w:r w:rsidDel="4B3236AB">
          <w:delText xml:space="preserve"> cars, trucks or motorcycles driving without lights.</w:delText>
        </w:r>
      </w:del>
      <w:ins w:author="Catalina Ipas" w:date="2025-01-30T13:21:38.637Z" w:id="23267467">
        <w:r w:rsidR="5F5B6423">
          <w:t xml:space="preserve"> </w:t>
        </w:r>
      </w:ins>
    </w:p>
    <w:p w:rsidRPr="001209BB" w:rsidR="006E612E" w:rsidP="2E46AC2F" w:rsidRDefault="006E612E" w14:paraId="3F6A6F80" w14:textId="1357DEC1">
      <w:pPr>
        <w:pStyle w:val="Normal"/>
        <w:shd w:val="clear" w:color="auto" w:fill="FFFFFF" w:themeFill="background1"/>
        <w:spacing w:before="0" w:beforeAutospacing="off" w:after="0" w:afterAutospacing="off" w:line="240" w:lineRule="auto"/>
        <w:ind w:left="0"/>
        <w:jc w:val="both"/>
        <w:rPr>
          <w:ins w:author="Catalina Ipas" w:date="2025-01-30T13:26:48.695Z" w16du:dateUtc="2025-01-30T13:26:48.695Z" w:id="866703003"/>
          <w:rFonts w:ascii="Calibri" w:hAnsi="Calibri" w:eastAsia="Calibri" w:cs="Calibri"/>
          <w:b w:val="0"/>
          <w:bCs w:val="0"/>
          <w:i w:val="0"/>
          <w:iCs w:val="0"/>
          <w:caps w:val="0"/>
          <w:smallCaps w:val="0"/>
          <w:noProof w:val="0"/>
          <w:color w:val="auto"/>
          <w:sz w:val="22"/>
          <w:szCs w:val="22"/>
          <w:lang w:val="en-US"/>
        </w:rPr>
      </w:pPr>
      <w:ins w:author="Catalina Ipas" w:date="2025-01-30T13:26:48.695Z" w:id="1427576259">
        <w:r w:rsidRPr="2E46AC2F" w:rsidR="03A726C4">
          <w:rPr>
            <w:rFonts w:ascii="Calibri" w:hAnsi="Calibri" w:eastAsia="Calibri" w:cs="Calibri"/>
            <w:b w:val="0"/>
            <w:bCs w:val="0"/>
            <w:i w:val="0"/>
            <w:iCs w:val="0"/>
            <w:caps w:val="0"/>
            <w:smallCaps w:val="0"/>
            <w:noProof w:val="0"/>
            <w:color w:val="auto"/>
            <w:sz w:val="22"/>
            <w:szCs w:val="22"/>
            <w:lang w:val="en-US"/>
          </w:rPr>
          <w:t>Quito is 9,400 feet above sea level. Some other tourist destinations in the mountainous region may be higher. Consult your doctor for recommendations concerning medication and lifestyle tips at high altitude.</w:t>
        </w:r>
      </w:ins>
    </w:p>
    <w:p w:rsidRPr="001209BB" w:rsidR="006E612E" w:rsidP="006E612E" w:rsidRDefault="006E612E" w14:paraId="1FBA785E" w14:textId="31D926E3">
      <w:pPr>
        <w:spacing w:before="120" w:after="120" w:line="240" w:lineRule="auto"/>
        <w:rPr>
          <w:highlight w:val="yellow"/>
        </w:rPr>
      </w:pPr>
    </w:p>
    <w:p w:rsidR="000C4E1A" w:rsidP="006E612E" w:rsidRDefault="000C4E1A" w14:paraId="1FBA785F" w14:textId="77777777">
      <w:pPr>
        <w:spacing w:before="120" w:after="120" w:line="240" w:lineRule="auto"/>
        <w:ind w:left="360"/>
        <w:rPr>
          <w:b/>
        </w:rPr>
      </w:pPr>
      <w:commentRangeStart w:id="32"/>
      <w:r>
        <w:rPr>
          <w:noProof/>
        </w:rPr>
        <w:drawing>
          <wp:anchor distT="0" distB="0" distL="114300" distR="114300" simplePos="0" relativeHeight="251658243" behindDoc="1" locked="0" layoutInCell="1" allowOverlap="1" wp14:anchorId="1FBA7915" wp14:editId="1FBA7916">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36"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commentRangeEnd w:id="32"/>
      <w:r w:rsidR="00AC3EEC">
        <w:rPr>
          <w:rStyle w:val="CommentReference"/>
        </w:rPr>
        <w:commentReference w:id="32"/>
      </w:r>
    </w:p>
    <w:p w:rsidRPr="001209BB" w:rsidR="000C4E1A" w:rsidP="006E612E" w:rsidRDefault="000C4E1A" w14:paraId="1FBA7860" w14:textId="77777777">
      <w:pPr>
        <w:spacing w:before="120" w:after="120" w:line="240" w:lineRule="auto"/>
        <w:ind w:left="360"/>
      </w:pPr>
      <w:r w:rsidRPr="001209BB">
        <w:t>The following inoculations are recommended for your trip:</w:t>
      </w:r>
    </w:p>
    <w:p w:rsidR="00787D93" w:rsidP="4911C145" w:rsidRDefault="5DA36A2C" w14:paraId="6AF7C906" w14:textId="5B105225">
      <w:pPr>
        <w:pStyle w:val="ListParagraph"/>
        <w:numPr>
          <w:ilvl w:val="0"/>
          <w:numId w:val="5"/>
        </w:numPr>
        <w:spacing w:before="120" w:after="120" w:line="240" w:lineRule="auto"/>
        <w:ind w:left="720"/>
        <w:rPr>
          <w:ins w:author="Catalina Ipas" w:date="2024-09-11T14:08:00Z" w:id="33"/>
        </w:rPr>
      </w:pPr>
      <w:ins w:author="Catalina Ipas" w:date="2024-09-11T14:08:00Z" w:id="34">
        <w:r w:rsidRPr="4911C145">
          <w:t xml:space="preserve">The yellow fever vaccine is mandatory if coming from an endemic country (this is not the case for the United States). However, </w:t>
        </w:r>
      </w:ins>
      <w:ins w:author="Catalina Ipas" w:date="2024-09-11T14:09:00Z" w:id="35">
        <w:r w:rsidRPr="4911C145">
          <w:t>this</w:t>
        </w:r>
      </w:ins>
      <w:ins w:author="Catalina Ipas" w:date="2024-09-11T14:08:00Z" w:id="36">
        <w:r w:rsidRPr="4911C145">
          <w:t xml:space="preserve"> vaccine is recommended for travelers who plan to visit the Amazon region.</w:t>
        </w:r>
      </w:ins>
    </w:p>
    <w:p w:rsidR="00787D93" w:rsidP="4911C145" w:rsidRDefault="5DA36A2C" w14:paraId="69F89257" w14:textId="0D5C5375">
      <w:pPr>
        <w:pStyle w:val="ListParagraph"/>
        <w:numPr>
          <w:ilvl w:val="0"/>
          <w:numId w:val="5"/>
        </w:numPr>
        <w:spacing w:before="120" w:after="120" w:line="240" w:lineRule="auto"/>
        <w:ind w:left="720"/>
        <w:rPr>
          <w:ins w:author="Catalina Ipas" w:date="2024-09-11T14:09:00Z" w:id="37"/>
        </w:rPr>
      </w:pPr>
      <w:ins w:author="Catalina Ipas" w:date="2024-09-11T14:08:00Z" w:id="38">
        <w:r w:rsidRPr="4911C145">
          <w:t>Other recommended vaccines for traveling to Ecuador include tetanus, hepatitis A, hepatitis B, MMR (measles, mumps, and rubella), and typhoid fever, among others. It is advisable to consult with a healthcare professional.</w:t>
        </w:r>
      </w:ins>
    </w:p>
    <w:p w:rsidR="00787D93" w:rsidP="00787D93" w:rsidRDefault="5DA36A2C" w14:paraId="331F714A" w14:textId="6024829F">
      <w:pPr>
        <w:pStyle w:val="ListParagraph"/>
        <w:numPr>
          <w:ilvl w:val="0"/>
          <w:numId w:val="5"/>
        </w:numPr>
        <w:spacing w:before="120" w:after="120" w:line="240" w:lineRule="auto"/>
        <w:ind w:left="720"/>
        <w:rPr>
          <w:ins w:author="Catalina Ipas" w:date="2024-09-11T14:09:00Z" w:id="39"/>
        </w:rPr>
      </w:pPr>
      <w:ins w:author="Catalina Ipas" w:date="2024-09-11T14:08:00Z" w:id="40">
        <w:r w:rsidRPr="4911C145">
          <w:t>The most common tropical diseases in Ecuador are dengue, malaria, yellow fever, chikungunya, and Zika virus. Although they are not usually fatal, they pose a serious risk to individuals with weakened immune systems, pregnant women, children, or the elderly.</w:t>
        </w:r>
      </w:ins>
    </w:p>
    <w:p w:rsidR="00787D93" w:rsidP="00787D93" w:rsidRDefault="5DA36A2C" w14:paraId="3B7889D1" w14:textId="1C5B903E">
      <w:pPr>
        <w:pStyle w:val="ListParagraph"/>
        <w:numPr>
          <w:ilvl w:val="0"/>
          <w:numId w:val="5"/>
        </w:numPr>
        <w:spacing w:before="120" w:after="120" w:line="240" w:lineRule="auto"/>
        <w:ind w:left="720"/>
        <w:rPr>
          <w:ins w:author="Catalina Ipas" w:date="2024-09-11T14:08:00Z" w:id="41"/>
        </w:rPr>
      </w:pPr>
      <w:ins w:author="Catalina Ipas" w:date="2024-09-11T14:08:00Z" w:id="42">
        <w:r w:rsidRPr="4911C145">
          <w:t xml:space="preserve">To curb the dengue outbreak affecting the provinces of Manabí, Santo Domingo de los </w:t>
        </w:r>
        <w:proofErr w:type="spellStart"/>
        <w:r w:rsidRPr="4911C145">
          <w:t>Tsáchilas</w:t>
        </w:r>
        <w:proofErr w:type="spellEnd"/>
        <w:r w:rsidRPr="4911C145">
          <w:t xml:space="preserve">, Los Ríos, El Oro, and Guayas, the Ministry of Public Health of Ecuador recommends avoiding areas with stagnant water, using mosquito repellent, and wearing clothing that covers most of the body. It is very important that if you experience symptoms of dengue, such as fever, headache, skin rashes, </w:t>
        </w:r>
        <w:proofErr w:type="gramStart"/>
        <w:r w:rsidRPr="4911C145">
          <w:t>muscle</w:t>
        </w:r>
        <w:proofErr w:type="gramEnd"/>
        <w:r w:rsidRPr="4911C145">
          <w:t xml:space="preserve"> and joint pain, you go to the nearest health center and avoid self-medication. </w:t>
        </w:r>
      </w:ins>
    </w:p>
    <w:p w:rsidR="00787D93" w:rsidP="00787D93" w:rsidRDefault="00787D93" w14:paraId="1FBA7861" w14:textId="6A4FF530">
      <w:pPr>
        <w:pStyle w:val="ListParagraph"/>
        <w:numPr>
          <w:ilvl w:val="0"/>
          <w:numId w:val="5"/>
        </w:numPr>
        <w:spacing w:before="120" w:after="120" w:line="240" w:lineRule="auto"/>
        <w:ind w:left="720"/>
        <w:rPr>
          <w:del w:author="Catalina Ipas" w:date="2024-11-21T15:37:20.791Z" w16du:dateUtc="2024-11-21T15:37:20.791Z" w:id="1701068019"/>
        </w:rPr>
      </w:pPr>
      <w:del w:author="Catalina Ipas" w:date="2024-11-21T15:37:20.791Z" w:id="2121225876">
        <w:r w:rsidDel="00787D93">
          <w:delText>Ensure the following routine vaccines are current measles-mumps-rubella (MMR) vaccine, diphtheria-tetanus-pertussis vaccine, varicella (chickenpox) vaccine, polio vaccine, and your yearly flu shot.</w:delText>
        </w:r>
      </w:del>
    </w:p>
    <w:p w:rsidR="00787D93" w:rsidP="00787D93" w:rsidRDefault="00787D93" w14:paraId="1FBA7862" w14:textId="77777777">
      <w:pPr>
        <w:pStyle w:val="ListParagraph"/>
        <w:numPr>
          <w:ilvl w:val="0"/>
          <w:numId w:val="5"/>
        </w:numPr>
        <w:spacing w:before="120" w:after="120" w:line="240" w:lineRule="auto"/>
        <w:ind w:left="720"/>
        <w:rPr>
          <w:del w:author="Catalina Ipas" w:date="2024-11-21T15:37:20.791Z" w16du:dateUtc="2024-11-21T15:37:20.791Z" w:id="62699958"/>
        </w:rPr>
      </w:pPr>
      <w:del w:author="Catalina Ipas" w:date="2024-11-21T15:37:20.791Z" w:id="1550984349">
        <w:r w:rsidDel="00787D93">
          <w:delText>Hepatitis A is contracted through contaminated food or water, regardless of where you are eating or staying.</w:delText>
        </w:r>
      </w:del>
    </w:p>
    <w:p w:rsidR="00787D93" w:rsidP="00787D93" w:rsidRDefault="00787D93" w14:paraId="1FBA7863" w14:textId="77777777">
      <w:pPr>
        <w:pStyle w:val="ListParagraph"/>
        <w:numPr>
          <w:ilvl w:val="0"/>
          <w:numId w:val="5"/>
        </w:numPr>
        <w:spacing w:before="120" w:after="120" w:line="240" w:lineRule="auto"/>
        <w:ind w:left="720"/>
        <w:rPr>
          <w:del w:author="Catalina Ipas" w:date="2024-11-21T15:37:20.79Z" w16du:dateUtc="2024-11-21T15:37:20.79Z" w:id="1348773246"/>
        </w:rPr>
      </w:pPr>
      <w:del w:author="Catalina Ipas" w:date="2024-11-21T15:37:20.791Z" w:id="594529790">
        <w:r w:rsidDel="00787D93">
          <w:delText>Typhoid is contracted through contaminated food or water. Inoculations are recommended for most travelers, particularly if staying with friends or relatives, visiting smaller cities, rural areas, or eating street or other local food.</w:delText>
        </w:r>
      </w:del>
    </w:p>
    <w:p w:rsidRPr="00B23B6F" w:rsidR="00787D93" w:rsidP="00787D93" w:rsidRDefault="00787D93" w14:paraId="1FBA7864" w14:textId="77777777">
      <w:pPr>
        <w:pStyle w:val="ListParagraph"/>
        <w:numPr>
          <w:ilvl w:val="0"/>
          <w:numId w:val="5"/>
        </w:numPr>
        <w:spacing w:before="120" w:after="120" w:line="240" w:lineRule="auto"/>
        <w:ind w:left="720"/>
        <w:rPr>
          <w:del w:author="Catalina Ipas" w:date="2024-11-21T15:37:20.784Z" w16du:dateUtc="2024-11-21T15:37:20.784Z" w:id="1260168524"/>
        </w:rPr>
      </w:pPr>
      <w:del w:author="Catalina Ipas" w:date="2024-11-21T15:37:20.785Z" w:id="325383969">
        <w:r w:rsidDel="00787D93">
          <w:delText>Hepatitis B is co</w:delText>
        </w:r>
        <w:r w:rsidDel="00787D93">
          <w:delText xml:space="preserve">ntracted through sexual contact, contaminated needles, and blood products. </w:delText>
        </w:r>
        <w:r w:rsidDel="00787D93">
          <w:delText>It is r</w:delText>
        </w:r>
        <w:r w:rsidDel="00787D93">
          <w:delText xml:space="preserve">ecommended </w:delText>
        </w:r>
        <w:r w:rsidDel="00787D93">
          <w:delText xml:space="preserve">to have inoculations </w:delText>
        </w:r>
        <w:r w:rsidDel="00787D93">
          <w:delText>if you might have sex with a new partner, get a tattoo, piercing or have any medical procedures.</w:delText>
        </w:r>
      </w:del>
    </w:p>
    <w:p w:rsidRPr="00B23B6F" w:rsidR="00787D93" w:rsidP="00787D93" w:rsidRDefault="00787D93" w14:paraId="1FBA7865" w14:textId="77777777">
      <w:pPr>
        <w:pStyle w:val="ListParagraph"/>
        <w:numPr>
          <w:ilvl w:val="0"/>
          <w:numId w:val="5"/>
        </w:numPr>
        <w:spacing w:before="120" w:after="120" w:line="240" w:lineRule="auto"/>
        <w:ind w:left="720"/>
        <w:rPr>
          <w:del w:author="Catalina Ipas" w:date="2024-11-21T15:37:20.784Z" w16du:dateUtc="2024-11-21T15:37:20.784Z" w:id="344271329"/>
        </w:rPr>
      </w:pPr>
      <w:del w:author="Catalina Ipas" w:date="2024-11-21T15:37:20.784Z" w:id="1859062403">
        <w:r w:rsidDel="00787D93">
          <w:delText>Malaria</w:delText>
        </w:r>
        <w:r w:rsidDel="00787D93">
          <w:delText xml:space="preserve"> is</w:delText>
        </w:r>
        <w:r w:rsidDel="00787D93">
          <w:delText xml:space="preserve"> the number 1 cause of death</w:delText>
        </w:r>
        <w:r w:rsidDel="00787D93">
          <w:delText>,</w:delText>
        </w:r>
        <w:r w:rsidDel="00787D93">
          <w:delText xml:space="preserve"> with 20% of deaths attributed to malaria. You will need to take prescription medicine before, during, and after your trip to prevent malaria</w:delText>
        </w:r>
        <w:r w:rsidDel="00787D93">
          <w:delText xml:space="preserve"> (up to 10 days before travel)</w:delText>
        </w:r>
        <w:r w:rsidDel="00787D93">
          <w:delText>. Consult your own doctor to help you decide which medicine is right for you, it is not recommended to self-prescribe</w:delText>
        </w:r>
        <w:r w:rsidDel="00787D93">
          <w:delText xml:space="preserve"> anti-malarial medicines</w:delText>
        </w:r>
        <w:r w:rsidDel="00787D93">
          <w:delText>.</w:delText>
        </w:r>
      </w:del>
    </w:p>
    <w:p w:rsidRPr="00B23B6F" w:rsidR="00787D93" w:rsidP="00787D93" w:rsidRDefault="00787D93" w14:paraId="1FBA7866" w14:textId="77777777">
      <w:pPr>
        <w:pStyle w:val="ListParagraph"/>
        <w:numPr>
          <w:ilvl w:val="0"/>
          <w:numId w:val="5"/>
        </w:numPr>
        <w:spacing w:before="120" w:after="120" w:line="240" w:lineRule="auto"/>
        <w:ind w:left="720"/>
        <w:rPr>
          <w:del w:author="Catalina Ipas" w:date="2024-11-21T15:37:20.783Z" w16du:dateUtc="2024-11-21T15:37:20.783Z" w:id="119639329"/>
        </w:rPr>
      </w:pPr>
      <w:del w:author="Catalina Ipas" w:date="2024-11-21T15:37:20.784Z" w:id="1779395578">
        <w:r w:rsidDel="00787D93">
          <w:delText>Rabie</w:delText>
        </w:r>
        <w:r w:rsidDel="00787D93">
          <w:delText>s is f</w:delText>
        </w:r>
        <w:r w:rsidDel="00787D93">
          <w:delText xml:space="preserve">ound in </w:delText>
        </w:r>
        <w:r w:rsidDel="00787D93">
          <w:delText>dogs, bats, and other mammals. Inoculations are r</w:delText>
        </w:r>
        <w:r w:rsidDel="00787D93">
          <w:delText xml:space="preserve">ecommended if you are traveling and involved in outdoor and other </w:delText>
        </w:r>
        <w:r w:rsidDel="00787D93">
          <w:delText>activities</w:delText>
        </w:r>
        <w:r w:rsidDel="00787D93">
          <w:delText>;</w:delText>
        </w:r>
        <w:r w:rsidDel="00787D93">
          <w:delText xml:space="preserve"> including camping, hiking, biking, and adventure travel or caving. If you </w:delText>
        </w:r>
        <w:r w:rsidDel="00787D93">
          <w:delText>will be</w:delText>
        </w:r>
        <w:r w:rsidDel="00787D93">
          <w:delText xml:space="preserve"> working with or around animals including veterinarians, wildlife professionals or researchers.</w:delText>
        </w:r>
      </w:del>
    </w:p>
    <w:p w:rsidR="00787D93" w:rsidP="00787D93" w:rsidRDefault="00787D93" w14:paraId="1FBA7867" w14:textId="77777777">
      <w:pPr>
        <w:pStyle w:val="ListParagraph"/>
        <w:numPr>
          <w:ilvl w:val="0"/>
          <w:numId w:val="5"/>
        </w:numPr>
        <w:spacing w:before="120" w:after="120" w:line="240" w:lineRule="auto"/>
        <w:ind w:left="720"/>
        <w:rPr>
          <w:del w:author="Catalina Ipas" w:date="2024-11-21T15:37:20.783Z" w16du:dateUtc="2024-11-21T15:37:20.783Z" w:id="859331356"/>
        </w:rPr>
      </w:pPr>
      <w:del w:author="Catalina Ipas" w:date="2024-11-21T15:37:20.783Z" w:id="1606150057">
        <w:r w:rsidDel="00787D93">
          <w:delText>Zika</w:delText>
        </w:r>
        <w:r w:rsidDel="00787D93">
          <w:delText xml:space="preserve"> infection in a pregnant woman can cause serious birth defects; women who are pregnant should not travel to </w:delText>
        </w:r>
        <w:r w:rsidDel="00E26997">
          <w:delText>Haiti</w:delText>
        </w:r>
        <w:r w:rsidDel="00787D93">
          <w:delText>. All travelers should strictly follow steps to prevent mosquito bites and sexual exposure to Zika virus during and after the trip.</w:delText>
        </w:r>
      </w:del>
    </w:p>
    <w:p w:rsidRPr="00715819" w:rsidR="00AC4182" w:rsidP="5FF4C99C" w:rsidRDefault="00AC4182" w14:paraId="1FBA7868" w14:textId="77777777">
      <w:pPr>
        <w:pStyle w:val="ListParagraph"/>
        <w:numPr>
          <w:ilvl w:val="0"/>
          <w:numId w:val="5"/>
        </w:numPr>
        <w:spacing w:before="120" w:after="120" w:line="240" w:lineRule="auto"/>
        <w:ind w:left="720"/>
        <w:rPr>
          <w:del w:author="Catalina Ipas" w:date="2024-11-21T15:37:20.771Z" w16du:dateUtc="2024-11-21T15:37:20.771Z" w:id="1591322104"/>
          <w:rFonts w:ascii="Calibri" w:hAnsi="Calibri" w:cs="Calibri" w:asciiTheme="minorAscii" w:hAnsiTheme="minorAscii" w:cstheme="minorAscii"/>
        </w:rPr>
      </w:pPr>
      <w:del w:author="Catalina Ipas" w:date="2024-11-21T15:37:20.781Z" w:id="1067789721">
        <w:r w:rsidRPr="5FF4C99C" w:rsidDel="00AC4182">
          <w:rPr>
            <w:rFonts w:ascii="Calibri" w:hAnsi="Calibri" w:cs="Calibri" w:asciiTheme="minorAscii" w:hAnsiTheme="minorAscii" w:cstheme="minorAscii"/>
            <w:color w:val="000000" w:themeColor="text1" w:themeTint="FF" w:themeShade="FF"/>
          </w:rPr>
          <w:delText xml:space="preserve">Cholera is a risk in parts of </w:delText>
        </w:r>
        <w:r w:rsidRPr="5FF4C99C" w:rsidDel="00E26997">
          <w:rPr>
            <w:rFonts w:ascii="Calibri" w:hAnsi="Calibri" w:cs="Calibri" w:asciiTheme="minorAscii" w:hAnsiTheme="minorAscii" w:cstheme="minorAscii"/>
            <w:color w:val="000000" w:themeColor="text1" w:themeTint="FF" w:themeShade="FF"/>
          </w:rPr>
          <w:delText>Haiti</w:delText>
        </w:r>
        <w:r w:rsidRPr="5FF4C99C" w:rsidDel="00AC4182">
          <w:rPr>
            <w:rFonts w:ascii="Calibri" w:hAnsi="Calibri" w:cs="Calibri" w:asciiTheme="minorAscii" w:hAnsiTheme="minorAscii" w:cstheme="minorAscii"/>
            <w:color w:val="000000" w:themeColor="text1" w:themeTint="FF" w:themeShade="FF"/>
          </w:rPr>
          <w:delText>.</w:delText>
        </w:r>
        <w:r w:rsidRPr="5FF4C99C" w:rsidDel="00AC4182">
          <w:rPr>
            <w:rFonts w:ascii="Calibri" w:hAnsi="Calibri" w:cs="Calibri" w:asciiTheme="minorAscii" w:hAnsiTheme="minorAscii" w:cstheme="minorAscii"/>
            <w:color w:val="000000" w:themeColor="text1" w:themeTint="FF" w:themeShade="FF"/>
          </w:rPr>
          <w:delText xml:space="preserve"> V</w:delText>
        </w:r>
        <w:r w:rsidRPr="5FF4C99C" w:rsidDel="00AC4182">
          <w:rPr>
            <w:rFonts w:ascii="Calibri" w:hAnsi="Calibri" w:cs="Calibri" w:asciiTheme="minorAscii" w:hAnsiTheme="minorAscii" w:cstheme="minorAscii"/>
            <w:color w:val="000000" w:themeColor="text1" w:themeTint="FF" w:themeShade="FF"/>
          </w:rPr>
          <w:delText>accin</w:delText>
        </w:r>
        <w:r w:rsidRPr="5FF4C99C" w:rsidDel="00AC4182">
          <w:rPr>
            <w:rFonts w:ascii="Calibri" w:hAnsi="Calibri" w:cs="Calibri" w:asciiTheme="minorAscii" w:hAnsiTheme="minorAscii" w:cstheme="minorAscii"/>
            <w:color w:val="000000" w:themeColor="text1" w:themeTint="FF" w:themeShade="FF"/>
          </w:rPr>
          <w:delText>ation is recommended for</w:delText>
        </w:r>
        <w:r w:rsidRPr="5FF4C99C" w:rsidDel="00AC4182">
          <w:rPr>
            <w:rFonts w:ascii="Calibri" w:hAnsi="Calibri" w:cs="Calibri" w:asciiTheme="minorAscii" w:hAnsiTheme="minorAscii" w:cstheme="minorAscii"/>
            <w:color w:val="000000" w:themeColor="text1" w:themeTint="FF" w:themeShade="FF"/>
          </w:rPr>
          <w:delText xml:space="preserve"> adults who are traveling to an area of active cholera transmission. Avoiding unsafe food and water can also </w:delText>
        </w:r>
        <w:r w:rsidRPr="5FF4C99C" w:rsidDel="00AC4182">
          <w:rPr>
            <w:rFonts w:ascii="Calibri" w:hAnsi="Calibri" w:cs="Calibri" w:asciiTheme="minorAscii" w:hAnsiTheme="minorAscii" w:cstheme="minorAscii"/>
            <w:color w:val="000000" w:themeColor="text1" w:themeTint="FF" w:themeShade="FF"/>
          </w:rPr>
          <w:delText xml:space="preserve">prevent many cholera infections; although rare it can be </w:delText>
        </w:r>
        <w:r w:rsidRPr="5FF4C99C" w:rsidDel="00AC4182">
          <w:rPr>
            <w:rFonts w:ascii="Calibri" w:hAnsi="Calibri" w:cs="Calibri" w:asciiTheme="minorAscii" w:hAnsiTheme="minorAscii" w:cstheme="minorAscii"/>
            <w:color w:val="000000" w:themeColor="text1" w:themeTint="FF" w:themeShade="FF"/>
          </w:rPr>
          <w:delText>server</w:delText>
        </w:r>
        <w:r w:rsidRPr="5FF4C99C" w:rsidDel="00AC4182">
          <w:rPr>
            <w:rFonts w:ascii="Calibri" w:hAnsi="Calibri" w:cs="Calibri" w:asciiTheme="minorAscii" w:hAnsiTheme="minorAscii" w:cstheme="minorAscii"/>
            <w:color w:val="000000" w:themeColor="text1" w:themeTint="FF" w:themeShade="FF"/>
          </w:rPr>
          <w:delText xml:space="preserve"> if contracted.</w:delText>
        </w:r>
        <w:r w:rsidRPr="5FF4C99C" w:rsidDel="00AC4182">
          <w:rPr>
            <w:rFonts w:ascii="Calibri" w:hAnsi="Calibri" w:cs="Calibri" w:asciiTheme="minorAscii" w:hAnsiTheme="minorAscii" w:cstheme="minorAscii"/>
            <w:color w:val="000000" w:themeColor="text1" w:themeTint="FF" w:themeShade="FF"/>
          </w:rPr>
          <w:delText xml:space="preserve"> </w:delText>
        </w:r>
      </w:del>
    </w:p>
    <w:p w:rsidRPr="00AC4182" w:rsidR="00AC4182" w:rsidP="00AC4182" w:rsidRDefault="00AC4182" w14:paraId="1FBA7869" w14:textId="77777777">
      <w:pPr>
        <w:pStyle w:val="ListParagraph"/>
        <w:spacing w:before="120" w:after="120" w:line="240" w:lineRule="auto"/>
        <w:rPr>
          <w:rFonts w:asciiTheme="minorHAnsi" w:hAnsiTheme="minorHAnsi" w:cstheme="minorHAnsi"/>
        </w:rPr>
      </w:pPr>
    </w:p>
    <w:p w:rsidR="000C4E1A" w:rsidP="006E612E" w:rsidRDefault="000C4E1A" w14:paraId="1FBA786A" w14:textId="77777777">
      <w:pPr>
        <w:spacing w:before="120" w:after="120" w:line="240" w:lineRule="auto"/>
        <w:ind w:left="360"/>
        <w:rPr>
          <w:b/>
        </w:rPr>
      </w:pPr>
      <w:commentRangeStart w:id="43"/>
      <w:r>
        <w:rPr>
          <w:noProof/>
        </w:rPr>
        <w:drawing>
          <wp:anchor distT="0" distB="0" distL="114300" distR="114300" simplePos="0" relativeHeight="251658244"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commentRangeEnd w:id="43"/>
      <w:r w:rsidR="00517494">
        <w:rPr>
          <w:rStyle w:val="CommentReference"/>
        </w:rPr>
        <w:commentReference w:id="43"/>
      </w:r>
    </w:p>
    <w:p w:rsidRPr="00DD6E6E" w:rsidR="000C4E1A" w:rsidP="006E612E" w:rsidRDefault="000C4E1A" w14:paraId="1FBA786B" w14:textId="77777777">
      <w:pPr>
        <w:spacing w:before="120" w:after="120" w:line="240" w:lineRule="auto"/>
        <w:ind w:left="360"/>
      </w:pPr>
      <w:r w:rsidRPr="00DD6E6E">
        <w:t>The following general medical advice is provided for this country:</w:t>
      </w:r>
    </w:p>
    <w:p w:rsidRPr="00676811" w:rsidR="00FB3610" w:rsidP="00FB3610" w:rsidRDefault="00FB3610" w14:paraId="1FBA786C" w14:textId="77777777">
      <w:pPr>
        <w:pStyle w:val="ListParagraph"/>
        <w:numPr>
          <w:ilvl w:val="0"/>
          <w:numId w:val="5"/>
        </w:numPr>
        <w:spacing w:line="240" w:lineRule="auto"/>
        <w:ind w:left="720"/>
      </w:pPr>
      <w:r>
        <w:t xml:space="preserve">Ensure you carry on your person your medical insurance details and emergency contact details, and ensure a copy of these is logged with someone reliable in-country. </w:t>
      </w:r>
      <w:r w:rsidRPr="00676811">
        <w:rPr>
          <w:b/>
        </w:rPr>
        <w:t>Important Note:</w:t>
      </w:r>
      <w:r w:rsidRPr="00676811">
        <w:t xml:space="preserve"> Unless it is a life-threatening situation you must contact your medical insurance provider who will inform you of which medical facility you should use.</w:t>
      </w:r>
    </w:p>
    <w:p w:rsidR="00FB3610" w:rsidP="00FB3610" w:rsidRDefault="00FB3610" w14:paraId="1FBA786D" w14:textId="77777777">
      <w:pPr>
        <w:pStyle w:val="ListParagraph"/>
        <w:numPr>
          <w:ilvl w:val="0"/>
          <w:numId w:val="5"/>
        </w:numPr>
        <w:spacing w:line="240" w:lineRule="auto"/>
        <w:ind w:left="720"/>
      </w:pPr>
      <w:r>
        <w:t xml:space="preserve">It is recommended to bring at least 1 months’ worth of additional prescription medicines with you to cover any loss or unexpected extension of deployment. A copy of the prescription should be brought and all medicines should be kept in the original packaging. </w:t>
      </w:r>
    </w:p>
    <w:p w:rsidR="00FB3610" w:rsidP="00FB3610" w:rsidRDefault="00FB3610" w14:paraId="1FBA786E" w14:textId="77777777">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rsidRPr="0018715F" w:rsidR="0018715F" w:rsidP="00FB3610" w:rsidRDefault="0018715F" w14:paraId="1FBA786F" w14:textId="77777777">
      <w:pPr>
        <w:pStyle w:val="ListParagraph"/>
        <w:numPr>
          <w:ilvl w:val="0"/>
          <w:numId w:val="5"/>
        </w:numPr>
        <w:spacing w:line="240" w:lineRule="auto"/>
        <w:ind w:left="720"/>
      </w:pPr>
      <w:r w:rsidRPr="0018715F">
        <w:t>Normal medical facilities are very limited and offer a poor standard of care.</w:t>
      </w:r>
    </w:p>
    <w:p w:rsidRPr="0018715F" w:rsidR="0018715F" w:rsidP="00FB3610" w:rsidRDefault="0018715F" w14:paraId="1FBA7870" w14:textId="102216BF">
      <w:pPr>
        <w:pStyle w:val="ListParagraph"/>
        <w:numPr>
          <w:ilvl w:val="0"/>
          <w:numId w:val="5"/>
        </w:numPr>
        <w:spacing w:line="240" w:lineRule="auto"/>
        <w:ind w:left="720"/>
        <w:rPr>
          <w:del w:author="Catalina Ipas" w:date="2025-01-30T13:29:30.773Z" w16du:dateUtc="2025-01-30T13:29:30.773Z" w:id="930028738"/>
        </w:rPr>
      </w:pPr>
      <w:del w:author="Catalina Ipas" w:date="2025-01-30T13:29:30.773Z" w:id="787503268">
        <w:r w:rsidDel="01B82E10">
          <w:delText>A 20</w:delText>
        </w:r>
        <w:r w:rsidDel="40A4EDAD">
          <w:delText>21</w:delText>
        </w:r>
        <w:r w:rsidDel="01B82E10">
          <w:delText xml:space="preserve"> Report on HIV in adults gave the prevalence percentage of around </w:delText>
        </w:r>
        <w:r w:rsidDel="40A4EDAD">
          <w:delText>1.9</w:delText>
        </w:r>
        <w:r w:rsidDel="01B82E10">
          <w:delText xml:space="preserve">% of the adult population compared to the prevalence percentage in Europe of around 0.2%.  </w:delText>
        </w:r>
      </w:del>
    </w:p>
    <w:p w:rsidRPr="0018715F" w:rsidR="00FB3610" w:rsidP="0018715F" w:rsidRDefault="00FB3610" w14:paraId="1FBA7871" w14:textId="77777777">
      <w:pPr>
        <w:pStyle w:val="ListParagraph"/>
        <w:spacing w:line="240" w:lineRule="auto"/>
      </w:pPr>
    </w:p>
    <w:p w:rsidR="006E612E" w:rsidP="006E612E" w:rsidRDefault="006E612E" w14:paraId="1FBA7872" w14:textId="77777777">
      <w:pPr>
        <w:pStyle w:val="ListParagraph"/>
        <w:spacing w:before="120" w:after="120" w:line="240" w:lineRule="auto"/>
        <w:ind w:left="360"/>
        <w:rPr>
          <w:highlight w:val="yellow"/>
        </w:rPr>
      </w:pPr>
    </w:p>
    <w:p w:rsidRPr="0018715F" w:rsidR="000C4E1A" w:rsidP="4911C145" w:rsidRDefault="000C4E1A" w14:paraId="1FBA7873" w14:textId="77777777">
      <w:pPr>
        <w:spacing w:before="120" w:after="120" w:line="240" w:lineRule="auto"/>
        <w:ind w:firstLine="360"/>
        <w:rPr>
          <w:ins w:author="Catalina Ipas" w:date="2024-09-11T13:54:00Z" w:id="44"/>
          <w:b/>
          <w:bCs/>
        </w:rPr>
      </w:pPr>
      <w:r w:rsidRPr="4911C145">
        <w:rPr>
          <w:b/>
          <w:bCs/>
        </w:rPr>
        <w:t>Natural Hazards</w:t>
      </w:r>
    </w:p>
    <w:p w:rsidR="2E79C594" w:rsidRDefault="2E79C594" w14:paraId="51801C98" w14:textId="57C38CC3">
      <w:pPr>
        <w:spacing w:line="257" w:lineRule="auto"/>
        <w:jc w:val="both"/>
        <w:rPr>
          <w:rFonts w:ascii="Calibri" w:hAnsi="Calibri" w:eastAsia="Calibri" w:cs="Calibri"/>
        </w:rPr>
        <w:pPrChange w:author="Catalina Ipas" w:date="2024-09-11T13:54:00Z" w:id="45">
          <w:pPr/>
        </w:pPrChange>
      </w:pPr>
      <w:ins w:author="Catalina Ipas" w:date="2024-09-11T13:54:00Z" w:id="46">
        <w:r w:rsidRPr="4911C145">
          <w:rPr>
            <w:rFonts w:ascii="Calibri" w:hAnsi="Calibri" w:eastAsia="Calibri" w:cs="Calibri"/>
          </w:rPr>
          <w:t>Ecuador is a country with high seismic activity and volcanoes in various eruptive stages. It is advisable to stay informed about possible earthquakes or volcanic eruptions through the Geophysical Institute of Ecuador (</w:t>
        </w:r>
        <w:r>
          <w:fldChar w:fldCharType="begin"/>
        </w:r>
        <w:r>
          <w:instrText xml:space="preserve">HYPERLINK "http://www.igepn.edu.ec/" </w:instrText>
        </w:r>
        <w:r>
          <w:fldChar w:fldCharType="separate"/>
        </w:r>
        <w:r w:rsidRPr="4911C145">
          <w:rPr>
            <w:rStyle w:val="Hyperlink"/>
            <w:rFonts w:ascii="Calibri" w:hAnsi="Calibri" w:eastAsia="Calibri" w:cs="Calibri"/>
          </w:rPr>
          <w:t>www.igepn.edu.ec</w:t>
        </w:r>
        <w:r>
          <w:fldChar w:fldCharType="end"/>
        </w:r>
        <w:r w:rsidRPr="4911C145">
          <w:rPr>
            <w:rFonts w:ascii="Calibri" w:hAnsi="Calibri" w:eastAsia="Calibri" w:cs="Calibri"/>
          </w:rPr>
          <w:t>), and about tsunamis through the Navy Oceanographic Institute (</w:t>
        </w:r>
        <w:r>
          <w:fldChar w:fldCharType="begin"/>
        </w:r>
        <w:r>
          <w:instrText xml:space="preserve">HYPERLINK "http://www.inocar.mil.ec/" </w:instrText>
        </w:r>
        <w:r>
          <w:fldChar w:fldCharType="separate"/>
        </w:r>
        <w:r w:rsidRPr="4911C145">
          <w:rPr>
            <w:rStyle w:val="Hyperlink"/>
            <w:rFonts w:ascii="Calibri" w:hAnsi="Calibri" w:eastAsia="Calibri" w:cs="Calibri"/>
          </w:rPr>
          <w:t>www.inocar.mil.ec</w:t>
        </w:r>
        <w:r>
          <w:fldChar w:fldCharType="end"/>
        </w:r>
        <w:r w:rsidRPr="4911C145">
          <w:rPr>
            <w:rFonts w:ascii="Calibri" w:hAnsi="Calibri" w:eastAsia="Calibri" w:cs="Calibri"/>
          </w:rPr>
          <w:t>). In the event of a natural disaster, follow the recommendations of local authorities, particularly from the Risk Management Secretariat (</w:t>
        </w:r>
        <w:r>
          <w:fldChar w:fldCharType="begin"/>
        </w:r>
        <w:r>
          <w:instrText xml:space="preserve">HYPERLINK "https://www.gestionderiesgos.gob.ec/niveles-de-alertas-y-declaratorias-vigentes-establecidas-por-la-sgr/" </w:instrText>
        </w:r>
        <w:r>
          <w:fldChar w:fldCharType="separate"/>
        </w:r>
        <w:r w:rsidRPr="4911C145">
          <w:rPr>
            <w:rStyle w:val="Hyperlink"/>
            <w:rFonts w:ascii="Calibri" w:hAnsi="Calibri" w:eastAsia="Calibri" w:cs="Calibri"/>
          </w:rPr>
          <w:t>https://www.gestionderiesgos.gob.ec/niveles-de-alertas-y-declaratorias-vigentes-establecidas-por-la-sgr/</w:t>
        </w:r>
        <w:r>
          <w:fldChar w:fldCharType="end"/>
        </w:r>
        <w:r w:rsidRPr="4911C145">
          <w:rPr>
            <w:rFonts w:ascii="Calibri" w:hAnsi="Calibri" w:eastAsia="Calibri" w:cs="Calibri"/>
          </w:rPr>
          <w:t>).</w:t>
        </w:r>
      </w:ins>
    </w:p>
    <w:p w:rsidRPr="00C5035A" w:rsidR="00C5035A" w:rsidP="5FF4C99C" w:rsidRDefault="00040602" w14:paraId="7B23FCC6" w14:textId="508997CE">
      <w:pPr>
        <w:pStyle w:val="Normal"/>
        <w:spacing w:before="120" w:after="120" w:line="240" w:lineRule="auto"/>
        <w:ind w:left="360"/>
        <w:rPr>
          <w:ins w:author="Catalina Ipas" w:date="2024-09-04T11:55:00Z" w:id="857573286"/>
          <w:b w:val="1"/>
          <w:bCs w:val="1"/>
          <w:sz w:val="28"/>
          <w:szCs w:val="28"/>
        </w:rPr>
      </w:pPr>
      <w:commentRangeStart w:id="48"/>
      <w:r w:rsidRPr="5FF4C99C" w:rsidR="00040602">
        <w:rPr>
          <w:b w:val="1"/>
          <w:bCs w:val="1"/>
          <w:sz w:val="28"/>
          <w:szCs w:val="28"/>
        </w:rPr>
        <w:t>Transportation</w:t>
      </w:r>
      <w:commentRangeEnd w:id="48"/>
      <w:r>
        <w:rPr>
          <w:rStyle w:val="CommentReference"/>
        </w:rPr>
        <w:commentReference w:id="48"/>
      </w:r>
    </w:p>
    <w:p w:rsidR="33A3EB83" w:rsidRDefault="33A3EB83" w14:paraId="7538B287" w14:textId="3DCEACA2">
      <w:pPr>
        <w:spacing w:line="257" w:lineRule="auto"/>
        <w:jc w:val="both"/>
        <w:rPr>
          <w:ins w:author="Catalina Ipas" w:date="2024-09-04T11:55:00Z" w:id="49"/>
          <w:rFonts w:ascii="Calibri" w:hAnsi="Calibri" w:eastAsia="Calibri" w:cs="Calibri"/>
        </w:rPr>
        <w:pPrChange w:author="Catalina Ipas" w:date="2024-09-04T11:55:00Z" w:id="50">
          <w:pPr/>
        </w:pPrChange>
      </w:pPr>
      <w:ins w:author="Catalina Ipas" w:date="2024-09-04T11:55:00Z" w:id="51">
        <w:r w:rsidRPr="4911C145">
          <w:rPr>
            <w:rFonts w:ascii="Calibri" w:hAnsi="Calibri" w:eastAsia="Calibri" w:cs="Calibri"/>
          </w:rPr>
          <w:t>Ecuador has an extensive bus network, primarily in major cities like Quito and Guayaquil, covering almost all destinations and making it the most economical means of transportation. However, thefts are frequent on public transport. Therefore, it is advisable to use official taxis.</w:t>
        </w:r>
      </w:ins>
    </w:p>
    <w:p w:rsidR="33A3EB83" w:rsidRDefault="33A3EB83" w14:paraId="63363926" w14:textId="2415FE04">
      <w:pPr>
        <w:spacing w:line="257" w:lineRule="auto"/>
        <w:jc w:val="both"/>
        <w:rPr>
          <w:ins w:author="Catalina Ipas" w:date="2024-09-04T11:55:00Z" w:id="52"/>
          <w:rFonts w:ascii="Calibri" w:hAnsi="Calibri" w:eastAsia="Calibri" w:cs="Calibri"/>
        </w:rPr>
        <w:pPrChange w:author="Catalina Ipas" w:date="2024-09-04T11:55:00Z" w:id="53">
          <w:pPr/>
        </w:pPrChange>
      </w:pPr>
      <w:ins w:author="Catalina Ipas" w:date="2024-09-04T11:55:00Z" w:id="54">
        <w:r w:rsidRPr="4911C145">
          <w:rPr>
            <w:rFonts w:ascii="Calibri" w:hAnsi="Calibri" w:eastAsia="Calibri" w:cs="Calibri"/>
          </w:rPr>
          <w:t>Official taxis in Ecuador are yellow, have a "TAXI" sign, and usually display a taxi license number on both the outside and inside of the vehicle. Additionally, their license plates are orange, which distinguishes them from unauthorized or pirate taxis. Unlicensed taxis should be avoided to prevent kidnappings and robberies.</w:t>
        </w:r>
      </w:ins>
    </w:p>
    <w:p w:rsidR="33A3EB83" w:rsidRDefault="33A3EB83" w14:paraId="02EE96E9" w14:textId="58F31D9C">
      <w:pPr>
        <w:spacing w:line="257" w:lineRule="auto"/>
        <w:jc w:val="both"/>
        <w:rPr>
          <w:rFonts w:ascii="Calibri" w:hAnsi="Calibri" w:eastAsia="Calibri" w:cs="Calibri"/>
        </w:rPr>
        <w:pPrChange w:author="Catalina Ipas" w:date="2024-09-04T11:55:00Z" w:id="55">
          <w:pPr/>
        </w:pPrChange>
      </w:pPr>
      <w:proofErr w:type="gramStart"/>
      <w:ins w:author="Catalina Ipas" w:date="2024-09-04T11:55:00Z" w:id="56">
        <w:r w:rsidRPr="4911C145">
          <w:rPr>
            <w:rFonts w:ascii="Calibri" w:hAnsi="Calibri" w:eastAsia="Calibri" w:cs="Calibri"/>
          </w:rPr>
          <w:t>It's</w:t>
        </w:r>
        <w:proofErr w:type="gramEnd"/>
        <w:r w:rsidRPr="4911C145">
          <w:rPr>
            <w:rFonts w:ascii="Calibri" w:hAnsi="Calibri" w:eastAsia="Calibri" w:cs="Calibri"/>
          </w:rPr>
          <w:t xml:space="preserve"> recommended to negotiate the fare before starting the ride to avoid any disputes later. You can ask locals for an idea of the typical fare to your destination. Some tourists encounter taxi drivers who pretend not to understand the address provided and try to charge more than the agreed-upon fare. Although official taxis are safe, one way to avoid such situations is by using taxi-hailing apps like Uber, Easy Taxi and </w:t>
        </w:r>
        <w:proofErr w:type="spellStart"/>
        <w:r w:rsidRPr="4911C145">
          <w:rPr>
            <w:rFonts w:ascii="Calibri" w:hAnsi="Calibri" w:eastAsia="Calibri" w:cs="Calibri"/>
          </w:rPr>
          <w:t>Cabify</w:t>
        </w:r>
        <w:proofErr w:type="spellEnd"/>
        <w:r w:rsidRPr="4911C145">
          <w:rPr>
            <w:rFonts w:ascii="Calibri" w:hAnsi="Calibri" w:eastAsia="Calibri" w:cs="Calibri"/>
          </w:rPr>
          <w:t>. This apps provide a secure way to book a taxi with fixed fares and real-time GPS.</w:t>
        </w:r>
      </w:ins>
    </w:p>
    <w:p w:rsidRPr="00040602" w:rsidR="0018715F" w:rsidP="00040602" w:rsidRDefault="00040602" w14:paraId="1FBA7879" w14:textId="10081244">
      <w:pPr>
        <w:pStyle w:val="ListParagraph"/>
        <w:numPr>
          <w:ilvl w:val="0"/>
          <w:numId w:val="5"/>
        </w:numPr>
        <w:spacing w:line="240" w:lineRule="auto"/>
        <w:ind w:left="360" w:firstLine="0"/>
      </w:pPr>
      <w:commentRangeStart w:id="57"/>
      <w:r>
        <w:t>XXXXX</w:t>
      </w:r>
      <w:commentRangeEnd w:id="57"/>
      <w:r>
        <w:rPr>
          <w:rStyle w:val="CommentReference"/>
          <w:rFonts w:asciiTheme="minorHAnsi" w:hAnsiTheme="minorHAnsi" w:eastAsiaTheme="minorHAnsi" w:cstheme="minorBidi"/>
        </w:rPr>
        <w:commentReference w:id="57"/>
      </w:r>
    </w:p>
    <w:p w:rsidRPr="000C4E1A" w:rsidR="000C4E1A" w:rsidP="000C4E1A" w:rsidRDefault="000C4E1A" w14:paraId="1FBA787A" w14:textId="77777777">
      <w:pPr>
        <w:rPr>
          <w:b/>
          <w:sz w:val="28"/>
        </w:rPr>
      </w:pPr>
      <w:r w:rsidRPr="000C4E1A">
        <w:rPr>
          <w:noProof/>
          <w:sz w:val="28"/>
        </w:rPr>
        <w:drawing>
          <wp:anchor distT="0" distB="0" distL="114300" distR="114300" simplePos="0" relativeHeight="251658255"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p>
    <w:p w:rsidRPr="003C04BE" w:rsidR="000C4E1A" w:rsidP="006E612E" w:rsidRDefault="000C4E1A" w14:paraId="1FBA787B" w14:textId="77777777">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rsidRPr="003C04BE" w:rsidR="000C4E1A" w:rsidP="006E612E" w:rsidRDefault="000C4E1A" w14:paraId="1FBA787C" w14:textId="02244C83">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w:t>
      </w:r>
      <w:r>
        <w:rPr>
          <w:rFonts w:asciiTheme="minorHAnsi" w:hAnsiTheme="minorHAnsi" w:cstheme="minorHAnsi"/>
          <w:color w:val="000000"/>
          <w:lang w:val="en-GB"/>
        </w:rPr>
        <w:t xml:space="preserve">and share </w:t>
      </w:r>
      <w:r w:rsidRPr="003C04BE">
        <w:rPr>
          <w:rFonts w:asciiTheme="minorHAnsi" w:hAnsiTheme="minorHAnsi" w:cstheme="minorHAnsi"/>
          <w:color w:val="000000"/>
          <w:lang w:val="en-GB"/>
        </w:rPr>
        <w:t>your travel schedule and internal country plans</w:t>
      </w:r>
      <w:r w:rsidR="00D97EEB">
        <w:rPr>
          <w:rFonts w:asciiTheme="minorHAnsi" w:hAnsiTheme="minorHAnsi" w:cstheme="minorHAnsi"/>
          <w:color w:val="000000"/>
          <w:lang w:val="en-GB"/>
        </w:rPr>
        <w:t xml:space="preserve"> </w:t>
      </w:r>
      <w:r w:rsidRPr="00D97EEB" w:rsidR="00D97EEB">
        <w:rPr>
          <w:rFonts w:asciiTheme="minorHAnsi" w:hAnsiTheme="minorHAnsi" w:cstheme="minorHAnsi"/>
          <w:color w:val="000000"/>
          <w:highlight w:val="green"/>
          <w:lang w:val="en-GB"/>
        </w:rPr>
        <w:t>with XXXXX</w:t>
      </w:r>
      <w:r w:rsidRPr="003C04BE">
        <w:rPr>
          <w:rFonts w:asciiTheme="minorHAnsi" w:hAnsiTheme="minorHAnsi" w:cstheme="minorHAnsi"/>
          <w:color w:val="000000"/>
          <w:lang w:val="en-GB"/>
        </w:rPr>
        <w:t>.</w:t>
      </w:r>
    </w:p>
    <w:p w:rsidRPr="003C04BE" w:rsidR="000C4E1A" w:rsidP="006E612E" w:rsidRDefault="000C4E1A" w14:paraId="1FBA787D" w14:textId="5EE2A3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D97EEB">
        <w:rPr>
          <w:rFonts w:asciiTheme="minorHAnsi" w:hAnsiTheme="minorHAnsi" w:cstheme="minorHAnsi"/>
          <w:color w:val="000000"/>
          <w:lang w:val="en-GB"/>
        </w:rPr>
        <w:t>trip coordinator</w:t>
      </w:r>
      <w:r w:rsidRPr="003C04BE" w:rsidR="00D97EEB">
        <w:rPr>
          <w:rFonts w:asciiTheme="minorHAnsi" w:hAnsiTheme="minorHAnsi" w:cstheme="minorHAnsi"/>
          <w:color w:val="000000"/>
          <w:lang w:val="en-GB"/>
        </w:rPr>
        <w:t xml:space="preserve"> </w:t>
      </w:r>
      <w:r w:rsidRPr="003C04BE">
        <w:rPr>
          <w:rFonts w:asciiTheme="minorHAnsi" w:hAnsiTheme="minorHAnsi" w:cstheme="minorHAnsi"/>
          <w:color w:val="000000"/>
          <w:lang w:val="en-GB"/>
        </w:rPr>
        <w:t>appointed to manage your travel with questions.</w:t>
      </w:r>
    </w:p>
    <w:p w:rsidRPr="003C04BE" w:rsidR="000C4E1A" w:rsidP="006E612E" w:rsidRDefault="000C4E1A" w14:paraId="1FBA787E" w14:textId="77777777">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receive the name, photograph and phone number of the person collecting you</w:t>
      </w:r>
      <w:r w:rsidRPr="003C04BE">
        <w:rPr>
          <w:rFonts w:asciiTheme="minorHAnsi" w:hAnsiTheme="minorHAnsi" w:cstheme="minorHAnsi"/>
          <w:color w:val="000000"/>
          <w:lang w:val="en-GB"/>
        </w:rPr>
        <w:t>.</w:t>
      </w:r>
    </w:p>
    <w:p w:rsidR="000C4E1A" w:rsidP="006E612E" w:rsidRDefault="000C4E1A" w14:paraId="1FBA787F" w14:textId="77777777">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rsidRPr="003C04BE" w:rsidR="000C4E1A" w:rsidP="006E612E" w:rsidRDefault="000C4E1A" w14:paraId="1FBA7880" w14:textId="10C83965">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ring the person collecting you – then ring your other in-country points of contact and remain inside the airport security area.</w:t>
      </w:r>
    </w:p>
    <w:p w:rsidRPr="003C04BE" w:rsidR="000C4E1A" w:rsidP="2E46AC2F" w:rsidRDefault="000C4E1A" w14:paraId="1FBA7881" w14:textId="77777777">
      <w:pPr>
        <w:pStyle w:val="ListParagraph"/>
        <w:numPr>
          <w:ilvl w:val="0"/>
          <w:numId w:val="7"/>
        </w:numPr>
        <w:spacing w:before="120" w:after="120" w:line="240" w:lineRule="auto"/>
        <w:rPr>
          <w:ins w:author="Catalina Ipas" w:date="2025-01-30T13:34:27.229Z" w16du:dateUtc="2025-01-30T13:34:27.229Z" w:id="806235614"/>
          <w:rFonts w:ascii="Calibri" w:hAnsi="Calibri" w:cs="Calibri" w:asciiTheme="minorAscii" w:hAnsiTheme="minorAscii" w:cstheme="minorAscii"/>
          <w:color w:val="000000"/>
          <w:lang w:val="en-GB"/>
        </w:rPr>
      </w:pPr>
      <w:r w:rsidRPr="2E46AC2F" w:rsidR="0671EAB0">
        <w:rPr>
          <w:rFonts w:ascii="Calibri" w:hAnsi="Calibri" w:cs="Calibri" w:asciiTheme="minorAscii" w:hAnsiTheme="minorAscii" w:cstheme="minorAscii"/>
          <w:color w:val="000000" w:themeColor="text1" w:themeTint="FF" w:themeShade="FF"/>
          <w:lang w:val="en-GB"/>
        </w:rPr>
        <w:t>When transiting in country notify your host of changes to your schedule.</w:t>
      </w:r>
    </w:p>
    <w:p w:rsidR="7262643C" w:rsidP="735E668B" w:rsidRDefault="7262643C" w14:paraId="18A4908A" w14:textId="6D2177A8">
      <w:pPr>
        <w:pStyle w:val="ListParagraph"/>
        <w:numPr>
          <w:ilvl w:val="0"/>
          <w:numId w:val="7"/>
        </w:numPr>
        <w:spacing w:before="120" w:after="120" w:line="240" w:lineRule="auto"/>
        <w:rPr>
          <w:noProof w:val="0"/>
          <w:color w:val="FF0000"/>
          <w:sz w:val="22"/>
          <w:szCs w:val="22"/>
          <w:lang w:val="en-GB"/>
          <w:rPrChange w:author="Catalina Ipas" w:date="2025-02-03T13:36:01.794Z" w:id="369348188">
            <w:rPr>
              <w:noProof w:val="0"/>
              <w:color w:val="auto"/>
              <w:sz w:val="22"/>
              <w:szCs w:val="22"/>
              <w:lang w:val="en-GB"/>
            </w:rPr>
          </w:rPrChange>
        </w:rPr>
      </w:pPr>
      <w:ins w:author="Catalina Ipas" w:date="2025-01-30T13:34:28.116Z" w:id="1984533185">
        <w:r w:rsidRPr="735E668B" w:rsidR="3C0D99AA">
          <w:rPr>
            <w:b w:val="0"/>
            <w:bCs w:val="0"/>
            <w:i w:val="0"/>
            <w:iCs w:val="0"/>
            <w:caps w:val="0"/>
            <w:smallCaps w:val="0"/>
            <w:noProof w:val="0"/>
            <w:color w:val="FF0000"/>
            <w:sz w:val="22"/>
            <w:szCs w:val="22"/>
            <w:lang w:val="en-GB"/>
            <w:rPrChange w:author="Catalina Ipas" w:date="2025-02-03T13:36:01.792Z" w:id="1087301674">
              <w:rPr>
                <w:b w:val="0"/>
                <w:bCs w:val="0"/>
                <w:i w:val="0"/>
                <w:iCs w:val="0"/>
                <w:caps w:val="0"/>
                <w:smallCaps w:val="0"/>
                <w:noProof w:val="0"/>
                <w:color w:val="auto"/>
                <w:sz w:val="22"/>
                <w:szCs w:val="22"/>
                <w:lang w:val="en-GB"/>
              </w:rPr>
            </w:rPrChange>
          </w:rPr>
          <w:t>Travelers must declare currency in amounts greater than $10,000.</w:t>
        </w:r>
      </w:ins>
    </w:p>
    <w:p w:rsidRPr="006E612E" w:rsidR="00166EDE" w:rsidP="735E668B" w:rsidRDefault="00166EDE" w14:paraId="1FBA7882" w14:textId="77777777">
      <w:pPr>
        <w:rPr>
          <w:b w:val="1"/>
          <w:bCs w:val="1"/>
          <w:color w:val="FF0000"/>
          <w:sz w:val="12"/>
          <w:szCs w:val="12"/>
          <w:rPrChange w:author="Catalina Ipas" w:date="2025-02-03T13:36:01.795Z" w:id="2039287219">
            <w:rPr>
              <w:b w:val="1"/>
              <w:bCs w:val="1"/>
              <w:sz w:val="12"/>
              <w:szCs w:val="12"/>
            </w:rPr>
          </w:rPrChange>
        </w:rPr>
      </w:pPr>
    </w:p>
    <w:p w:rsidR="00AA3262" w:rsidP="735E668B" w:rsidRDefault="00AA3262" w14:paraId="68E4D43F" w14:textId="627AE504">
      <w:pPr>
        <w:spacing w:line="257" w:lineRule="auto"/>
        <w:rPr>
          <w:ins w:author="Catalina Ipas" w:date="2025-02-03T13:35:32.844Z" w16du:dateUtc="2025-02-03T13:35:32.844Z" w:id="1389636181"/>
          <w:b w:val="1"/>
          <w:bCs w:val="1"/>
          <w:color w:val="FF0000"/>
          <w:sz w:val="28"/>
          <w:szCs w:val="28"/>
        </w:rPr>
      </w:pPr>
      <w:commentRangeStart w:id="58"/>
      <w:commentRangeStart w:id="59"/>
      <w:r w:rsidRPr="735E668B" w:rsidR="2B213AE7">
        <w:rPr>
          <w:b w:val="1"/>
          <w:bCs w:val="1"/>
          <w:color w:val="FF0000"/>
          <w:sz w:val="28"/>
          <w:szCs w:val="28"/>
          <w:rPrChange w:author="Catalina Ipas" w:date="2025-02-03T13:36:01.796Z" w:id="1195947686">
            <w:rPr>
              <w:b w:val="1"/>
              <w:bCs w:val="1"/>
              <w:sz w:val="28"/>
              <w:szCs w:val="28"/>
            </w:rPr>
          </w:rPrChange>
        </w:rPr>
        <w:t>Security Advice</w:t>
      </w:r>
      <w:commentRangeEnd w:id="58"/>
      <w:r>
        <w:rPr>
          <w:rStyle w:val="CommentReference"/>
        </w:rPr>
        <w:commentReference w:id="58"/>
      </w:r>
      <w:commentRangeEnd w:id="59"/>
      <w:r>
        <w:rPr>
          <w:rStyle w:val="CommentReference"/>
        </w:rPr>
        <w:commentReference w:id="59"/>
      </w:r>
    </w:p>
    <w:p w:rsidR="735E668B" w:rsidP="735E668B" w:rsidRDefault="735E668B" w14:paraId="3E97721F" w14:textId="350A1BC0">
      <w:pPr>
        <w:pStyle w:val="Normal"/>
        <w:spacing w:line="257" w:lineRule="auto"/>
        <w:rPr>
          <w:rFonts w:ascii="Calibri" w:hAnsi="Calibri" w:eastAsia="Calibri" w:cs="Calibri"/>
          <w:color w:val="FF0000"/>
        </w:rPr>
      </w:pPr>
      <w:r w:rsidRPr="735E668B" w:rsidR="735E668B">
        <w:rPr>
          <w:rFonts w:ascii="Calibri" w:hAnsi="Calibri" w:eastAsia="Calibri" w:cs="Calibri"/>
          <w:color w:val="FF0000"/>
        </w:rPr>
        <w:t xml:space="preserve">On January 2, the Executive Decree No. 493 renewed the declaration of the state of emergency in Guayas, Los Ríos, Manabí, Orellana, Santa Elena, El Oro, Sucumbíos, the Camilo Ponce Enríquez canton in Azuay, the </w:t>
      </w:r>
      <w:r w:rsidRPr="735E668B" w:rsidR="735E668B">
        <w:rPr>
          <w:rFonts w:ascii="Calibri" w:hAnsi="Calibri" w:eastAsia="Calibri" w:cs="Calibri"/>
          <w:color w:val="FF0000"/>
        </w:rPr>
        <w:t>Troncal</w:t>
      </w:r>
      <w:r w:rsidRPr="735E668B" w:rsidR="735E668B">
        <w:rPr>
          <w:rFonts w:ascii="Calibri" w:hAnsi="Calibri" w:eastAsia="Calibri" w:cs="Calibri"/>
          <w:color w:val="FF0000"/>
        </w:rPr>
        <w:t xml:space="preserve"> canton in Cañar, and the Metropolitan District of Quito in Pichincha Province. It is set to last for sixty days, during which the fundamental rights to home and correspondence privacy, as well as the freedoms of assembly and association, will be suspended.</w:t>
      </w:r>
    </w:p>
    <w:p w:rsidR="735E668B" w:rsidP="735E668B" w:rsidRDefault="735E668B" w14:paraId="32B8D19F" w14:textId="7A8A818A">
      <w:pPr>
        <w:spacing w:line="257" w:lineRule="auto"/>
        <w:rPr>
          <w:rFonts w:ascii="Calibri" w:hAnsi="Calibri" w:eastAsia="Calibri" w:cs="Calibri"/>
          <w:color w:val="FF0000"/>
        </w:rPr>
      </w:pPr>
      <w:r w:rsidRPr="735E668B" w:rsidR="735E668B">
        <w:rPr>
          <w:rFonts w:ascii="Calibri" w:hAnsi="Calibri" w:eastAsia="Calibri" w:cs="Calibri"/>
          <w:color w:val="FF0000"/>
        </w:rPr>
        <w:t>While the state of emergency and the associated restrictions may raise concerns, these measures are aimed to act against organized crime and do not usually impose direct restrictions on tourists. Visitors who do not engage in suspicious activities should not be affected by these measures, especially if they follow safety recommendations and stay informed.</w:t>
      </w:r>
    </w:p>
    <w:p w:rsidR="735E668B" w:rsidP="735E668B" w:rsidRDefault="735E668B" w14:paraId="6C12E42F" w14:textId="27D437B9">
      <w:pPr>
        <w:spacing w:line="257" w:lineRule="auto"/>
        <w:rPr>
          <w:rFonts w:ascii="Calibri" w:hAnsi="Calibri" w:eastAsia="Calibri" w:cs="Calibri"/>
          <w:color w:val="FF0000"/>
        </w:rPr>
      </w:pPr>
      <w:r w:rsidRPr="735E668B" w:rsidR="735E668B">
        <w:rPr>
          <w:rFonts w:ascii="Calibri" w:hAnsi="Calibri" w:eastAsia="Calibri" w:cs="Calibri"/>
          <w:color w:val="FF0000"/>
        </w:rPr>
        <w:t xml:space="preserve">Additionally, the decree </w:t>
      </w:r>
      <w:r w:rsidRPr="735E668B" w:rsidR="735E668B">
        <w:rPr>
          <w:rFonts w:ascii="Calibri" w:hAnsi="Calibri" w:eastAsia="Calibri" w:cs="Calibri"/>
          <w:color w:val="FF0000"/>
        </w:rPr>
        <w:t>established</w:t>
      </w:r>
      <w:r w:rsidRPr="735E668B" w:rsidR="735E668B">
        <w:rPr>
          <w:rFonts w:ascii="Calibri" w:hAnsi="Calibri" w:eastAsia="Calibri" w:cs="Calibri"/>
          <w:color w:val="FF0000"/>
        </w:rPr>
        <w:t xml:space="preserve"> a curfew from 10:00 PM to 5:00 AM in certain localities to reduce movement and activities during the night and early morning hours. These localities are as follows:</w:t>
      </w:r>
    </w:p>
    <w:p w:rsidR="735E668B" w:rsidP="735E668B" w:rsidRDefault="735E668B" w14:paraId="530F7190" w14:textId="1EDCD145">
      <w:pPr>
        <w:pStyle w:val="ListParagraph"/>
        <w:numPr>
          <w:ilvl w:val="0"/>
          <w:numId w:val="6"/>
        </w:numPr>
        <w:tabs>
          <w:tab w:val="left" w:leader="none" w:pos="720"/>
        </w:tabs>
        <w:spacing w:after="160" w:line="257" w:lineRule="auto"/>
        <w:rPr>
          <w:rFonts w:cs="Calibri"/>
          <w:color w:val="FF0000"/>
        </w:rPr>
      </w:pPr>
      <w:r w:rsidRPr="735E668B" w:rsidR="735E668B">
        <w:rPr>
          <w:rFonts w:cs="Calibri"/>
          <w:b w:val="1"/>
          <w:bCs w:val="1"/>
          <w:color w:val="FF0000"/>
        </w:rPr>
        <w:t>Azuay</w:t>
      </w:r>
      <w:r w:rsidRPr="735E668B" w:rsidR="735E668B">
        <w:rPr>
          <w:rFonts w:cs="Calibri"/>
          <w:color w:val="FF0000"/>
        </w:rPr>
        <w:t xml:space="preserve">: </w:t>
      </w:r>
      <w:r w:rsidRPr="735E668B" w:rsidR="735E668B">
        <w:rPr>
          <w:rFonts w:cs="Calibri"/>
          <w:color w:val="FF0000"/>
        </w:rPr>
        <w:t>Cantón</w:t>
      </w:r>
      <w:r w:rsidRPr="735E668B" w:rsidR="735E668B">
        <w:rPr>
          <w:rFonts w:cs="Calibri"/>
          <w:color w:val="FF0000"/>
        </w:rPr>
        <w:t xml:space="preserve"> Camilo Ponce Enríquez</w:t>
      </w:r>
    </w:p>
    <w:p w:rsidR="735E668B" w:rsidP="735E668B" w:rsidRDefault="735E668B" w14:paraId="455CC213" w14:textId="0021EAA3">
      <w:pPr>
        <w:pStyle w:val="ListParagraph"/>
        <w:numPr>
          <w:ilvl w:val="0"/>
          <w:numId w:val="6"/>
        </w:numPr>
        <w:tabs>
          <w:tab w:val="left" w:leader="none" w:pos="720"/>
        </w:tabs>
        <w:spacing w:after="160" w:line="257" w:lineRule="auto"/>
        <w:rPr>
          <w:rFonts w:cs="Calibri"/>
          <w:color w:val="FF0000"/>
        </w:rPr>
      </w:pPr>
      <w:r w:rsidRPr="735E668B" w:rsidR="735E668B">
        <w:rPr>
          <w:rFonts w:cs="Calibri"/>
          <w:b w:val="1"/>
          <w:bCs w:val="1"/>
          <w:color w:val="FF0000"/>
        </w:rPr>
        <w:t>Guayas</w:t>
      </w:r>
      <w:r w:rsidRPr="735E668B" w:rsidR="735E668B">
        <w:rPr>
          <w:rFonts w:cs="Calibri"/>
          <w:color w:val="FF0000"/>
        </w:rPr>
        <w:t xml:space="preserve">: Durán, Balao, and the rural parish of </w:t>
      </w:r>
      <w:r w:rsidRPr="735E668B" w:rsidR="735E668B">
        <w:rPr>
          <w:rFonts w:cs="Calibri"/>
          <w:color w:val="FF0000"/>
        </w:rPr>
        <w:t>Tenguel</w:t>
      </w:r>
      <w:r w:rsidRPr="735E668B" w:rsidR="735E668B">
        <w:rPr>
          <w:rFonts w:cs="Calibri"/>
          <w:color w:val="FF0000"/>
        </w:rPr>
        <w:t xml:space="preserve"> in Guayaquil</w:t>
      </w:r>
    </w:p>
    <w:p w:rsidR="735E668B" w:rsidP="735E668B" w:rsidRDefault="735E668B" w14:paraId="02E57421" w14:textId="21BB69AF">
      <w:pPr>
        <w:pStyle w:val="ListParagraph"/>
        <w:numPr>
          <w:ilvl w:val="0"/>
          <w:numId w:val="6"/>
        </w:numPr>
        <w:tabs>
          <w:tab w:val="left" w:leader="none" w:pos="720"/>
        </w:tabs>
        <w:spacing w:after="160" w:line="257" w:lineRule="auto"/>
        <w:rPr>
          <w:rFonts w:cs="Calibri"/>
          <w:color w:val="FF0000"/>
        </w:rPr>
      </w:pPr>
      <w:r w:rsidRPr="735E668B" w:rsidR="735E668B">
        <w:rPr>
          <w:rFonts w:cs="Calibri"/>
          <w:color w:val="FF0000"/>
        </w:rPr>
        <w:t xml:space="preserve">Cañar: La </w:t>
      </w:r>
      <w:r w:rsidRPr="735E668B" w:rsidR="735E668B">
        <w:rPr>
          <w:rFonts w:cs="Calibri"/>
          <w:color w:val="FF0000"/>
        </w:rPr>
        <w:t>Troncal</w:t>
      </w:r>
    </w:p>
    <w:p w:rsidR="735E668B" w:rsidP="735E668B" w:rsidRDefault="735E668B" w14:paraId="246A7A94" w14:textId="4DE3A5C3">
      <w:pPr>
        <w:pStyle w:val="ListParagraph"/>
        <w:numPr>
          <w:ilvl w:val="0"/>
          <w:numId w:val="6"/>
        </w:numPr>
        <w:tabs>
          <w:tab w:val="left" w:leader="none" w:pos="720"/>
        </w:tabs>
        <w:spacing w:after="160" w:line="257" w:lineRule="auto"/>
        <w:rPr>
          <w:rFonts w:cs="Calibri"/>
          <w:color w:val="FF0000"/>
          <w:lang w:val="en-US"/>
        </w:rPr>
      </w:pPr>
      <w:r w:rsidRPr="735E668B" w:rsidR="735E668B">
        <w:rPr>
          <w:rFonts w:cs="Calibri"/>
          <w:b w:val="1"/>
          <w:bCs w:val="1"/>
          <w:color w:val="FF0000"/>
          <w:lang w:val="en-US"/>
        </w:rPr>
        <w:t>Los Ríos</w:t>
      </w:r>
      <w:r w:rsidRPr="735E668B" w:rsidR="735E668B">
        <w:rPr>
          <w:rFonts w:cs="Calibri"/>
          <w:color w:val="FF0000"/>
          <w:lang w:val="en-US"/>
        </w:rPr>
        <w:t xml:space="preserve">: </w:t>
      </w:r>
      <w:r w:rsidRPr="735E668B" w:rsidR="735E668B">
        <w:rPr>
          <w:rFonts w:cs="Calibri"/>
          <w:color w:val="FF0000"/>
          <w:lang w:val="en-US"/>
        </w:rPr>
        <w:t>Babahoyo</w:t>
      </w:r>
      <w:r w:rsidRPr="735E668B" w:rsidR="735E668B">
        <w:rPr>
          <w:rFonts w:cs="Calibri"/>
          <w:color w:val="FF0000"/>
          <w:lang w:val="en-US"/>
        </w:rPr>
        <w:t xml:space="preserve">, Buena Fe, Quevedo, </w:t>
      </w:r>
      <w:r w:rsidRPr="735E668B" w:rsidR="735E668B">
        <w:rPr>
          <w:rFonts w:cs="Calibri"/>
          <w:color w:val="FF0000"/>
          <w:lang w:val="en-US"/>
        </w:rPr>
        <w:t>Puebloviejo</w:t>
      </w:r>
      <w:r w:rsidRPr="735E668B" w:rsidR="735E668B">
        <w:rPr>
          <w:rFonts w:cs="Calibri"/>
          <w:color w:val="FF0000"/>
          <w:lang w:val="en-US"/>
        </w:rPr>
        <w:t xml:space="preserve">, Vinces, Valencia, Ventanas, </w:t>
      </w:r>
      <w:r w:rsidRPr="735E668B" w:rsidR="735E668B">
        <w:rPr>
          <w:rFonts w:cs="Calibri"/>
          <w:color w:val="FF0000"/>
          <w:lang w:val="en-US"/>
        </w:rPr>
        <w:t>Mocache</w:t>
      </w:r>
      <w:r w:rsidRPr="735E668B" w:rsidR="735E668B">
        <w:rPr>
          <w:rFonts w:cs="Calibri"/>
          <w:color w:val="FF0000"/>
          <w:lang w:val="en-US"/>
        </w:rPr>
        <w:t xml:space="preserve">, Urdaneta, Baba, Palenque, </w:t>
      </w:r>
      <w:r w:rsidRPr="735E668B" w:rsidR="735E668B">
        <w:rPr>
          <w:rFonts w:cs="Calibri"/>
          <w:color w:val="FF0000"/>
          <w:lang w:val="en-US"/>
        </w:rPr>
        <w:t>Quinsaloma</w:t>
      </w:r>
      <w:r w:rsidRPr="735E668B" w:rsidR="735E668B">
        <w:rPr>
          <w:rFonts w:cs="Calibri"/>
          <w:color w:val="FF0000"/>
          <w:lang w:val="en-US"/>
        </w:rPr>
        <w:t>, Montalvo</w:t>
      </w:r>
    </w:p>
    <w:p w:rsidR="735E668B" w:rsidP="735E668B" w:rsidRDefault="735E668B" w14:noSpellErr="1" w14:paraId="0E72DDE1" w14:textId="585AE4BE">
      <w:pPr>
        <w:pStyle w:val="ListParagraph"/>
        <w:numPr>
          <w:ilvl w:val="0"/>
          <w:numId w:val="6"/>
        </w:numPr>
        <w:tabs>
          <w:tab w:val="left" w:leader="none" w:pos="720"/>
        </w:tabs>
        <w:spacing w:after="160" w:line="257" w:lineRule="auto"/>
        <w:rPr>
          <w:rFonts w:cs="Calibri"/>
          <w:color w:val="FF0000"/>
          <w:lang w:val="en-US"/>
        </w:rPr>
      </w:pPr>
      <w:r w:rsidRPr="735E668B" w:rsidR="735E668B">
        <w:rPr>
          <w:rFonts w:cs="Calibri"/>
          <w:b w:val="1"/>
          <w:bCs w:val="1"/>
          <w:color w:val="FF0000"/>
          <w:lang w:val="en-US"/>
        </w:rPr>
        <w:t>Orellana</w:t>
      </w:r>
      <w:r w:rsidRPr="735E668B" w:rsidR="735E668B">
        <w:rPr>
          <w:rFonts w:cs="Calibri"/>
          <w:color w:val="FF0000"/>
          <w:lang w:val="en-US"/>
        </w:rPr>
        <w:t xml:space="preserve">: La Joya de </w:t>
      </w:r>
      <w:r w:rsidRPr="735E668B" w:rsidR="735E668B">
        <w:rPr>
          <w:rFonts w:cs="Calibri"/>
          <w:color w:val="FF0000"/>
          <w:lang w:val="en-US"/>
        </w:rPr>
        <w:t>los</w:t>
      </w:r>
      <w:r w:rsidRPr="735E668B" w:rsidR="735E668B">
        <w:rPr>
          <w:rFonts w:cs="Calibri"/>
          <w:color w:val="FF0000"/>
          <w:lang w:val="en-US"/>
        </w:rPr>
        <w:t xml:space="preserve"> </w:t>
      </w:r>
      <w:r w:rsidRPr="735E668B" w:rsidR="735E668B">
        <w:rPr>
          <w:rFonts w:cs="Calibri"/>
          <w:color w:val="FF0000"/>
          <w:lang w:val="en-US"/>
        </w:rPr>
        <w:t>Sachas</w:t>
      </w:r>
      <w:r w:rsidRPr="735E668B" w:rsidR="735E668B">
        <w:rPr>
          <w:rFonts w:cs="Calibri"/>
          <w:color w:val="FF0000"/>
          <w:lang w:val="en-US"/>
        </w:rPr>
        <w:t>, Puerto Francisco de Orellana, and Loreto</w:t>
      </w:r>
    </w:p>
    <w:p w:rsidR="735E668B" w:rsidP="735E668B" w:rsidRDefault="735E668B" w14:paraId="320DA13A" w14:textId="6E2D13C7">
      <w:pPr>
        <w:pStyle w:val="ListParagraph"/>
        <w:numPr>
          <w:ilvl w:val="0"/>
          <w:numId w:val="6"/>
        </w:numPr>
        <w:tabs>
          <w:tab w:val="left" w:leader="none" w:pos="720"/>
        </w:tabs>
        <w:spacing w:after="160" w:line="257" w:lineRule="auto"/>
        <w:rPr>
          <w:rFonts w:cs="Calibri"/>
          <w:color w:val="FF0000"/>
          <w:lang w:val="en-US"/>
        </w:rPr>
      </w:pPr>
      <w:r w:rsidRPr="735E668B" w:rsidR="735E668B">
        <w:rPr>
          <w:rFonts w:cs="Calibri"/>
          <w:color w:val="FF0000"/>
          <w:lang w:val="en-US"/>
        </w:rPr>
        <w:t xml:space="preserve">Sucumbíos: </w:t>
      </w:r>
      <w:r w:rsidRPr="735E668B" w:rsidR="735E668B">
        <w:rPr>
          <w:rFonts w:cs="Calibri"/>
          <w:color w:val="FF0000"/>
          <w:lang w:val="en-US"/>
        </w:rPr>
        <w:t>Shushufindi</w:t>
      </w:r>
      <w:r w:rsidRPr="735E668B" w:rsidR="735E668B">
        <w:rPr>
          <w:rFonts w:cs="Calibri"/>
          <w:color w:val="FF0000"/>
          <w:lang w:val="en-US"/>
        </w:rPr>
        <w:t xml:space="preserve"> and Lago Agrio.</w:t>
      </w:r>
    </w:p>
    <w:p w:rsidR="735E668B" w:rsidP="735E668B" w:rsidRDefault="735E668B" w14:paraId="2EDF5A46" w14:textId="708C6521">
      <w:pPr>
        <w:tabs>
          <w:tab w:val="left" w:leader="none" w:pos="720"/>
        </w:tabs>
        <w:spacing w:line="257" w:lineRule="auto"/>
        <w:rPr>
          <w:rFonts w:ascii="Calibri" w:hAnsi="Calibri" w:eastAsia="Calibri" w:cs="Calibri"/>
          <w:color w:val="FF0000"/>
        </w:rPr>
      </w:pPr>
      <w:r w:rsidRPr="735E668B" w:rsidR="735E668B">
        <w:rPr>
          <w:rFonts w:ascii="Calibri" w:hAnsi="Calibri" w:eastAsia="Calibri" w:cs="Calibri"/>
          <w:color w:val="FF0000"/>
        </w:rPr>
        <w:t xml:space="preserve">According to the United Nations Office on Drugs and Crime (UNODC), Ecuador is a transit route for drugs heading to Europe and the USA, with a substantial increase in violence linked to drug trafficking, widespread throughout the country but especially severe in coastal provinces and border areas. In this context, it is recommended to avoid coastal provinces, particularly their beaches, such as those in Santa Elena and Manabí, where thefts and assaults on tourists </w:t>
      </w:r>
      <w:r w:rsidRPr="735E668B" w:rsidR="735E668B">
        <w:rPr>
          <w:rFonts w:ascii="Calibri" w:hAnsi="Calibri" w:eastAsia="Calibri" w:cs="Calibri"/>
          <w:color w:val="FF0000"/>
        </w:rPr>
        <w:t>frequently</w:t>
      </w:r>
      <w:r w:rsidRPr="735E668B" w:rsidR="735E668B">
        <w:rPr>
          <w:rFonts w:ascii="Calibri" w:hAnsi="Calibri" w:eastAsia="Calibri" w:cs="Calibri"/>
          <w:color w:val="FF0000"/>
        </w:rPr>
        <w:t xml:space="preserve"> occur.</w:t>
      </w:r>
    </w:p>
    <w:p w:rsidR="735E668B" w:rsidP="735E668B" w:rsidRDefault="735E668B" w14:paraId="5D71686E" w14:textId="4B87EEED">
      <w:pPr>
        <w:spacing w:line="257" w:lineRule="auto"/>
        <w:jc w:val="both"/>
        <w:rPr>
          <w:rFonts w:ascii="Calibri" w:hAnsi="Calibri" w:eastAsia="Calibri" w:cs="Calibri"/>
          <w:color w:val="FF0000"/>
        </w:rPr>
      </w:pPr>
      <w:r w:rsidRPr="735E668B" w:rsidR="735E668B">
        <w:rPr>
          <w:rFonts w:ascii="Calibri" w:hAnsi="Calibri" w:eastAsia="Calibri" w:cs="Calibri"/>
          <w:color w:val="FF0000"/>
        </w:rPr>
        <w:t xml:space="preserve">Peripheral or marginalized neighborhoods of major cities (Quito, Guayaquil, Cuenca) should also be avoided as well as crowded areas with a high presence of tourists. Additionally, special caution is advised when traveling to Santo Domingo de </w:t>
      </w:r>
      <w:r w:rsidRPr="735E668B" w:rsidR="735E668B">
        <w:rPr>
          <w:rFonts w:ascii="Calibri" w:hAnsi="Calibri" w:eastAsia="Calibri" w:cs="Calibri"/>
          <w:color w:val="FF0000"/>
        </w:rPr>
        <w:t>los</w:t>
      </w:r>
      <w:r w:rsidRPr="735E668B" w:rsidR="735E668B">
        <w:rPr>
          <w:rFonts w:ascii="Calibri" w:hAnsi="Calibri" w:eastAsia="Calibri" w:cs="Calibri"/>
          <w:color w:val="FF0000"/>
        </w:rPr>
        <w:t xml:space="preserve"> </w:t>
      </w:r>
      <w:r w:rsidRPr="735E668B" w:rsidR="735E668B">
        <w:rPr>
          <w:rFonts w:ascii="Calibri" w:hAnsi="Calibri" w:eastAsia="Calibri" w:cs="Calibri"/>
          <w:color w:val="FF0000"/>
        </w:rPr>
        <w:t>Tsáchilas</w:t>
      </w:r>
      <w:r w:rsidRPr="735E668B" w:rsidR="735E668B">
        <w:rPr>
          <w:rFonts w:ascii="Calibri" w:hAnsi="Calibri" w:eastAsia="Calibri" w:cs="Calibri"/>
          <w:color w:val="FF0000"/>
        </w:rPr>
        <w:t>.</w:t>
      </w:r>
    </w:p>
    <w:p w:rsidR="735E668B" w:rsidP="735E668B" w:rsidRDefault="735E668B" w14:paraId="15918973" w14:textId="3CB97220">
      <w:pPr>
        <w:spacing w:line="257" w:lineRule="auto"/>
        <w:jc w:val="both"/>
        <w:rPr>
          <w:rFonts w:ascii="Calibri" w:hAnsi="Calibri" w:eastAsia="Calibri" w:cs="Calibri"/>
          <w:color w:val="FF0000"/>
        </w:rPr>
      </w:pPr>
      <w:r w:rsidRPr="735E668B" w:rsidR="735E668B">
        <w:rPr>
          <w:rFonts w:ascii="Calibri" w:hAnsi="Calibri" w:eastAsia="Calibri" w:cs="Calibri"/>
          <w:color w:val="FF0000"/>
        </w:rPr>
        <w:t xml:space="preserve">In case you find yourself in these areas, it is recommended to exercise maximum caution, avoid crowds, respect the restrictions </w:t>
      </w:r>
      <w:r w:rsidRPr="735E668B" w:rsidR="735E668B">
        <w:rPr>
          <w:rFonts w:ascii="Calibri" w:hAnsi="Calibri" w:eastAsia="Calibri" w:cs="Calibri"/>
          <w:color w:val="FF0000"/>
        </w:rPr>
        <w:t>established</w:t>
      </w:r>
      <w:r w:rsidRPr="735E668B" w:rsidR="735E668B">
        <w:rPr>
          <w:rFonts w:ascii="Calibri" w:hAnsi="Calibri" w:eastAsia="Calibri" w:cs="Calibri"/>
          <w:color w:val="FF0000"/>
        </w:rPr>
        <w:t xml:space="preserve"> by the Government, and stay updated on potential changes through official channels.</w:t>
      </w:r>
    </w:p>
    <w:p w:rsidR="000C4E1A" w:rsidP="735E668B" w:rsidRDefault="000C4E1A" w14:paraId="1FBA7886" w14:textId="77777777">
      <w:pPr>
        <w:pStyle w:val="Normal"/>
        <w:spacing w:line="257" w:lineRule="auto"/>
        <w:ind/>
        <w:rPr>
          <w:b w:val="1"/>
          <w:bCs w:val="1"/>
        </w:rPr>
      </w:pPr>
      <w:commentRangeStart w:id="108"/>
      <w:r>
        <w:rPr>
          <w:noProof/>
        </w:rPr>
        <w:drawing>
          <wp:anchor distT="0" distB="0" distL="114300" distR="114300" simplePos="0" relativeHeight="251658241"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735E668B" w:rsidR="3CC25C82">
        <w:rPr>
          <w:b w:val="1"/>
          <w:bCs w:val="1"/>
        </w:rPr>
        <w:t>Security</w:t>
      </w:r>
      <w:proofErr w:type="spellEnd"/>
      <w:r w:rsidRPr="735E668B" w:rsidR="3CC25C82">
        <w:rPr>
          <w:b w:val="1"/>
          <w:bCs w:val="1"/>
        </w:rPr>
        <w:t xml:space="preserve"> Tips</w:t>
      </w:r>
      <w:commentRangeEnd w:id="108"/>
      <w:r w:rsidR="00AE5347">
        <w:rPr>
          <w:rStyle w:val="CommentReference"/>
        </w:rPr>
        <w:commentReference w:id="108"/>
      </w:r>
    </w:p>
    <w:p w:rsidRPr="001E5BE6" w:rsidR="000C4E1A" w:rsidP="006E612E" w:rsidRDefault="000C4E1A" w14:paraId="1FBA7887" w14:textId="77777777">
      <w:pPr>
        <w:spacing w:before="120" w:after="120" w:line="240" w:lineRule="auto"/>
        <w:ind w:left="360"/>
      </w:pPr>
      <w:r>
        <w:t>The following security tips will help you have a safe and secure visit:</w:t>
      </w:r>
    </w:p>
    <w:p w:rsidRPr="001E5BE6" w:rsidR="000C4E1A" w:rsidP="4911C145" w:rsidRDefault="2EA21214" w14:paraId="0E6A377A" w14:textId="3D0E1865">
      <w:pPr>
        <w:pStyle w:val="ListParagraph"/>
        <w:numPr>
          <w:ilvl w:val="0"/>
          <w:numId w:val="5"/>
        </w:numPr>
        <w:spacing w:before="120" w:after="120" w:line="240" w:lineRule="auto"/>
        <w:ind w:left="720"/>
        <w:rPr>
          <w:ins w:author="Catalina Ipas" w:date="2024-09-11T13:57:00Z" w:id="109"/>
        </w:rPr>
      </w:pPr>
      <w:ins w:author="Catalina Ipas" w:date="2024-09-11T13:56:00Z" w:id="110">
        <w:r w:rsidRPr="4911C145">
          <w:rPr>
            <w:b/>
            <w:bCs/>
            <w:rPrChange w:author="Catalina Ipas" w:date="2024-09-11T13:56:00Z" w:id="111">
              <w:rPr/>
            </w:rPrChange>
          </w:rPr>
          <w:t xml:space="preserve">911 </w:t>
        </w:r>
        <w:r w:rsidRPr="4911C145">
          <w:t>is the number to call for emergency services</w:t>
        </w:r>
      </w:ins>
      <w:ins w:author="Catalina Ipas" w:date="2024-09-11T13:57:00Z" w:id="112">
        <w:r w:rsidRPr="4911C145">
          <w:t>,</w:t>
        </w:r>
      </w:ins>
      <w:ins w:author="Catalina Ipas" w:date="2024-09-11T13:56:00Z" w:id="113">
        <w:r w:rsidRPr="4911C145">
          <w:t xml:space="preserve"> and </w:t>
        </w:r>
        <w:r w:rsidRPr="4911C145">
          <w:rPr>
            <w:b/>
            <w:bCs/>
            <w:rPrChange w:author="Catalina Ipas" w:date="2024-09-11T13:57:00Z" w:id="114">
              <w:rPr/>
            </w:rPrChange>
          </w:rPr>
          <w:t xml:space="preserve">101 </w:t>
        </w:r>
        <w:r w:rsidRPr="4911C145">
          <w:t>is the emergency phone number to call for the police. Both are free and available 24 hours a day. It is recommended to download the ECU911 app for smartphones and register on it during your visit to Ecuador.</w:t>
        </w:r>
      </w:ins>
    </w:p>
    <w:p w:rsidRPr="001E5BE6" w:rsidR="000C4E1A" w:rsidP="4911C145" w:rsidRDefault="3ADF200E" w14:paraId="57B8891D" w14:textId="2991638B">
      <w:pPr>
        <w:pStyle w:val="ListParagraph"/>
        <w:numPr>
          <w:ilvl w:val="0"/>
          <w:numId w:val="5"/>
        </w:numPr>
        <w:spacing w:before="120" w:after="120" w:line="240" w:lineRule="auto"/>
        <w:ind w:left="720"/>
        <w:rPr>
          <w:ins w:author="Catalina Ipas" w:date="2024-09-11T13:59:00Z" w:id="1901302878"/>
        </w:rPr>
      </w:pPr>
      <w:ins w:author="Catalina Ipas" w:date="2024-09-11T13:57:00Z" w:id="124416089">
        <w:r w:rsidR="3ADF200E">
          <w:t xml:space="preserve">There is an online reporting system for tourists, which can be accessed through this link: </w:t>
        </w:r>
        <w:r>
          <w:fldChar w:fldCharType="begin"/>
        </w:r>
        <w:r>
          <w:instrText xml:space="preserve">HYPERLINK "http://www.gestiondefiscalias.gob.ec/rtourist/" </w:instrText>
        </w:r>
        <w:r>
          <w:fldChar w:fldCharType="separate"/>
        </w:r>
        <w:r w:rsidRPr="5FF4C99C" w:rsidR="3ADF200E">
          <w:rPr>
            <w:rStyle w:val="Hyperlink"/>
          </w:rPr>
          <w:t>http://www.gestiondefiscalias.gob.ec/rtourist/</w:t>
        </w:r>
        <w:r>
          <w:fldChar w:fldCharType="end"/>
        </w:r>
      </w:ins>
    </w:p>
    <w:p w:rsidRPr="001E5BE6" w:rsidR="000C4E1A" w:rsidP="4911C145" w:rsidRDefault="35A4D3F9" w14:paraId="5EEFCC78" w14:textId="25D66511">
      <w:pPr>
        <w:pStyle w:val="ListParagraph"/>
        <w:numPr>
          <w:ilvl w:val="0"/>
          <w:numId w:val="5"/>
        </w:numPr>
        <w:spacing w:before="120" w:after="120" w:line="240" w:lineRule="auto"/>
        <w:ind w:left="720"/>
        <w:rPr>
          <w:ins w:author="Catalina Ipas" w:date="2024-10-30T17:44:14.098Z" w16du:dateUtc="2024-10-30T17:44:14.098Z" w:id="584267183"/>
        </w:rPr>
      </w:pPr>
      <w:ins w:author="Catalina Ipas" w:date="2024-09-11T13:59:00Z" w:id="1794170505">
        <w:r w:rsidR="210D69DF">
          <w:t xml:space="preserve">If you need to exchange money, only do so at banks or authorized exchange houses. Whenever possible, conduct banking transactions electronically. If you need to visit financial institutions or ATMs, choose a branch </w:t>
        </w:r>
        <w:r w:rsidR="210D69DF">
          <w:t>located</w:t>
        </w:r>
        <w:r w:rsidR="210D69DF">
          <w:t xml:space="preserve"> inside a shopping mall, preferably in the morning, and withdraw </w:t>
        </w:r>
        <w:r w:rsidR="210D69DF">
          <w:t>small amounts</w:t>
        </w:r>
        <w:r w:rsidR="210D69DF">
          <w:t xml:space="preserve"> of money.</w:t>
        </w:r>
      </w:ins>
    </w:p>
    <w:p w:rsidRPr="001E5BE6" w:rsidR="000C4E1A" w:rsidP="5FF4C99C" w:rsidRDefault="000C4E1A" w14:paraId="1FBA7888" w14:textId="04F9E2DC">
      <w:pPr>
        <w:pStyle w:val="ListParagraph"/>
        <w:numPr>
          <w:ilvl w:val="0"/>
          <w:numId w:val="5"/>
        </w:numPr>
        <w:spacing w:before="120" w:after="120" w:line="240" w:lineRule="auto"/>
        <w:ind w:left="720"/>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
      </w:pPr>
      <w:r w:rsidR="000C4E1A">
        <w:rPr/>
        <w:t>Carry a small</w:t>
      </w:r>
      <w:r w:rsidR="00D97EEB">
        <w:rPr/>
        <w:t>, rubber</w:t>
      </w:r>
      <w:r w:rsidR="000C4E1A">
        <w:rPr/>
        <w:t xml:space="preserve"> doorstop to help secure your hotel door at night.</w:t>
      </w:r>
    </w:p>
    <w:p w:rsidR="000C4E1A" w:rsidP="006E612E" w:rsidRDefault="000C4E1A" w14:paraId="1FBA7889" w14:textId="77777777">
      <w:pPr>
        <w:pStyle w:val="ListParagraph"/>
        <w:numPr>
          <w:ilvl w:val="0"/>
          <w:numId w:val="5"/>
        </w:numPr>
        <w:spacing w:before="120" w:after="120" w:line="240" w:lineRule="auto"/>
        <w:ind w:left="720"/>
      </w:pPr>
      <w:r w:rsidRPr="001E5BE6">
        <w:t>Carry a very bright handheld flashlight</w:t>
      </w:r>
      <w:r>
        <w:t xml:space="preserve"> in case of emergencies.</w:t>
      </w:r>
    </w:p>
    <w:p w:rsidR="000C4E1A" w:rsidP="006E612E" w:rsidRDefault="000C4E1A" w14:paraId="1FBA788A" w14:textId="77777777">
      <w:pPr>
        <w:pStyle w:val="ListParagraph"/>
        <w:numPr>
          <w:ilvl w:val="0"/>
          <w:numId w:val="5"/>
        </w:numPr>
        <w:spacing w:before="120" w:after="120" w:line="240" w:lineRule="auto"/>
        <w:ind w:left="720"/>
      </w:pPr>
      <w:r>
        <w:t>Ensure you have a charger and converter for your laptop and phone.</w:t>
      </w:r>
    </w:p>
    <w:p w:rsidR="000C4E1A" w:rsidP="006E612E" w:rsidRDefault="000C4E1A" w14:paraId="1FBA788B" w14:textId="77777777">
      <w:pPr>
        <w:pStyle w:val="ListParagraph"/>
        <w:numPr>
          <w:ilvl w:val="0"/>
          <w:numId w:val="5"/>
        </w:numPr>
        <w:spacing w:before="120" w:after="120" w:line="240" w:lineRule="auto"/>
        <w:ind w:left="720"/>
      </w:pPr>
      <w:r>
        <w:t>Avoid walking alone at night.</w:t>
      </w:r>
    </w:p>
    <w:p w:rsidR="000C4E1A" w:rsidP="006E612E" w:rsidRDefault="000C4E1A" w14:paraId="1FBA788C" w14:textId="355543FD">
      <w:pPr>
        <w:pStyle w:val="ListParagraph"/>
        <w:numPr>
          <w:ilvl w:val="0"/>
          <w:numId w:val="5"/>
        </w:numPr>
        <w:spacing w:before="120" w:after="120" w:line="240" w:lineRule="auto"/>
        <w:ind w:left="720"/>
        <w:rPr>
          <w:ins w:author="Catalina Ipas" w:date="2024-11-21T15:51:11.924Z" w16du:dateUtc="2024-11-21T15:51:11.924Z" w:id="662921678"/>
        </w:rPr>
      </w:pPr>
      <w:r w:rsidR="000C4E1A">
        <w:rPr/>
        <w:t>Do not accept lifts with strangers or give strangers lifts.</w:t>
      </w:r>
    </w:p>
    <w:p w:rsidR="41B87DCB" w:rsidP="5FF4C99C" w:rsidRDefault="41B87DCB" w14:paraId="2654A042" w14:textId="03FCD47C">
      <w:pPr>
        <w:pStyle w:val="ListParagraph"/>
        <w:numPr>
          <w:ilvl w:val="0"/>
          <w:numId w:val="5"/>
        </w:numPr>
        <w:spacing w:before="120" w:after="120" w:line="240" w:lineRule="auto"/>
        <w:ind w:left="720"/>
        <w:rPr/>
      </w:pPr>
      <w:ins w:author="Catalina Ipas" w:date="2024-11-21T15:51:12.788Z" w:id="624108004">
        <w:r w:rsidR="41B87DCB">
          <w:t>Do not accept help or company from strangers.</w:t>
        </w:r>
      </w:ins>
    </w:p>
    <w:p w:rsidR="000C4E1A" w:rsidP="006E612E" w:rsidRDefault="000C4E1A" w14:paraId="1FBA788D" w14:textId="77777777">
      <w:pPr>
        <w:pStyle w:val="ListParagraph"/>
        <w:numPr>
          <w:ilvl w:val="0"/>
          <w:numId w:val="5"/>
        </w:numPr>
        <w:spacing w:before="120" w:after="120" w:line="240" w:lineRule="auto"/>
        <w:ind w:left="720"/>
      </w:pPr>
      <w:r>
        <w:t>Protect your information and be careful what you say in public.</w:t>
      </w:r>
    </w:p>
    <w:p w:rsidR="000C4E1A" w:rsidP="006E612E" w:rsidRDefault="000C4E1A" w14:paraId="1FBA788E" w14:textId="77777777">
      <w:pPr>
        <w:pStyle w:val="ListParagraph"/>
        <w:numPr>
          <w:ilvl w:val="0"/>
          <w:numId w:val="5"/>
        </w:numPr>
        <w:spacing w:before="120" w:after="120" w:line="240" w:lineRule="auto"/>
        <w:ind w:left="720"/>
      </w:pPr>
      <w:r>
        <w:t>Do not take photographs of government installations or sensitive locations.</w:t>
      </w:r>
    </w:p>
    <w:p w:rsidR="00166EDE" w:rsidP="006E612E" w:rsidRDefault="00166EDE" w14:paraId="1FBA788F" w14:textId="77777777">
      <w:pPr>
        <w:pStyle w:val="ListParagraph"/>
        <w:numPr>
          <w:ilvl w:val="0"/>
          <w:numId w:val="5"/>
        </w:numPr>
        <w:spacing w:before="120" w:after="120" w:line="240" w:lineRule="auto"/>
        <w:ind w:left="720"/>
      </w:pPr>
      <w:r>
        <w:t>Track the security situation, avoid areas prone to crime and alert your manager if risks increase.</w:t>
      </w:r>
    </w:p>
    <w:p w:rsidR="00166EDE" w:rsidP="006E612E" w:rsidRDefault="00166EDE" w14:paraId="1FBA7890" w14:textId="50A8C1E7">
      <w:pPr>
        <w:pStyle w:val="ListParagraph"/>
        <w:numPr>
          <w:ilvl w:val="0"/>
          <w:numId w:val="5"/>
        </w:numPr>
        <w:spacing w:before="120" w:after="120" w:line="240" w:lineRule="auto"/>
        <w:ind w:left="720"/>
      </w:pPr>
      <w:r>
        <w:t>Ensure you separate you</w:t>
      </w:r>
      <w:r w:rsidR="00D2561A">
        <w:t xml:space="preserve">r </w:t>
      </w:r>
      <w:r>
        <w:t>money when walking in the street with the larger amount being in a less obvious location. Always have something to give a robber.</w:t>
      </w:r>
    </w:p>
    <w:p w:rsidR="00FB0AC1" w:rsidP="006E612E" w:rsidRDefault="00FB0AC1" w14:paraId="1FBA7891" w14:textId="77777777">
      <w:pPr>
        <w:pStyle w:val="ListParagraph"/>
        <w:numPr>
          <w:ilvl w:val="0"/>
          <w:numId w:val="5"/>
        </w:numPr>
        <w:spacing w:before="120" w:after="120" w:line="240" w:lineRule="auto"/>
        <w:ind w:left="720"/>
      </w:pPr>
      <w:r>
        <w:t>Always use the lock on your hotel door, as well as the peephole before opening the door.</w:t>
      </w:r>
    </w:p>
    <w:p w:rsidRPr="000E4AC2" w:rsidR="00FB0AC1" w:rsidP="006E612E" w:rsidRDefault="00FB0AC1" w14:paraId="1FBA7892" w14:textId="77777777">
      <w:pPr>
        <w:pStyle w:val="ListParagraph"/>
        <w:numPr>
          <w:ilvl w:val="0"/>
          <w:numId w:val="5"/>
        </w:numPr>
        <w:spacing w:before="120" w:after="120" w:line="240" w:lineRule="auto"/>
        <w:ind w:left="720"/>
      </w:pPr>
      <w:r>
        <w:t>Select a meeting point for your group away from the hotel’s fire muster point.</w:t>
      </w:r>
    </w:p>
    <w:p w:rsidRPr="00F77A19" w:rsidR="003F397C" w:rsidP="00F77A19" w:rsidRDefault="003F397C" w14:paraId="1FBA7893" w14:textId="77777777">
      <w:pPr>
        <w:pStyle w:val="ListParagraph"/>
        <w:numPr>
          <w:ilvl w:val="0"/>
          <w:numId w:val="5"/>
        </w:numPr>
        <w:spacing w:before="120" w:after="120" w:line="240" w:lineRule="auto"/>
        <w:ind w:left="720"/>
      </w:pPr>
      <w:r w:rsidRPr="00F77A19">
        <w:t>It is recommended to avoid travelling at night anywhere in the country including major cities.</w:t>
      </w:r>
    </w:p>
    <w:p w:rsidRPr="00F77A19" w:rsidR="00F77A19" w:rsidP="00F77A19" w:rsidRDefault="00F77A19" w14:paraId="1FBA7894" w14:textId="77777777">
      <w:pPr>
        <w:pStyle w:val="ListParagraph"/>
        <w:numPr>
          <w:ilvl w:val="0"/>
          <w:numId w:val="5"/>
        </w:numPr>
        <w:spacing w:before="120" w:after="120" w:line="240" w:lineRule="auto"/>
        <w:ind w:left="720"/>
        <w:rPr>
          <w:lang w:val="en-CA"/>
        </w:rPr>
      </w:pPr>
      <w:r w:rsidRPr="00F77A19">
        <w:rPr>
          <w:lang w:val="en-CA"/>
        </w:rPr>
        <w:t>Travel out of cities is possible with most main routes in and between towns and cities in good or reasonable condition, but there are exceptions, especially in remote rural areas where some roads can only be travelled in 4x4 vehicles and with great care.</w:t>
      </w:r>
      <w:r w:rsidR="00EF3B98">
        <w:rPr>
          <w:lang w:val="en-CA"/>
        </w:rPr>
        <w:t xml:space="preserve"> Complete all travel during daylight hours.</w:t>
      </w:r>
    </w:p>
    <w:p w:rsidR="00B8123C" w:rsidP="00F77A19" w:rsidRDefault="00B8123C" w14:paraId="3FD245EE" w14:textId="5A03D515">
      <w:pPr>
        <w:pStyle w:val="ListParagraph"/>
        <w:numPr>
          <w:ilvl w:val="1"/>
          <w:numId w:val="5"/>
        </w:numPr>
        <w:spacing w:before="120" w:after="120" w:line="240" w:lineRule="auto"/>
        <w:rPr>
          <w:lang w:val="en-CA"/>
        </w:rPr>
      </w:pPr>
      <w:r>
        <w:rPr>
          <w:lang w:val="en-CA"/>
        </w:rPr>
        <w:t xml:space="preserve">Perform a vehicle </w:t>
      </w:r>
      <w:r w:rsidR="00ED477E">
        <w:rPr>
          <w:lang w:val="en-CA"/>
        </w:rPr>
        <w:t>inspection</w:t>
      </w:r>
      <w:r w:rsidR="00BB2BDC">
        <w:rPr>
          <w:lang w:val="en-CA"/>
        </w:rPr>
        <w:t>:</w:t>
      </w:r>
    </w:p>
    <w:p w:rsidR="00ED477E" w:rsidP="00ED477E" w:rsidRDefault="00ED477E" w14:paraId="62D03A03" w14:textId="162C3DE8">
      <w:pPr>
        <w:pStyle w:val="ListParagraph"/>
        <w:numPr>
          <w:ilvl w:val="2"/>
          <w:numId w:val="5"/>
        </w:numPr>
        <w:spacing w:before="120" w:after="120" w:line="240" w:lineRule="auto"/>
        <w:rPr>
          <w:lang w:val="en-CA"/>
        </w:rPr>
      </w:pPr>
      <w:r>
        <w:rPr>
          <w:lang w:val="en-CA"/>
        </w:rPr>
        <w:t>Spare tire</w:t>
      </w:r>
    </w:p>
    <w:p w:rsidR="00ED477E" w:rsidP="00ED477E" w:rsidRDefault="00ED477E" w14:paraId="3A4F9FC9" w14:textId="6EBF455D">
      <w:pPr>
        <w:pStyle w:val="ListParagraph"/>
        <w:numPr>
          <w:ilvl w:val="2"/>
          <w:numId w:val="5"/>
        </w:numPr>
        <w:spacing w:before="120" w:after="120" w:line="240" w:lineRule="auto"/>
        <w:rPr>
          <w:lang w:val="en-CA"/>
        </w:rPr>
      </w:pPr>
      <w:r>
        <w:rPr>
          <w:lang w:val="en-CA"/>
        </w:rPr>
        <w:t>Oil levels</w:t>
      </w:r>
    </w:p>
    <w:p w:rsidR="00ED477E" w:rsidP="00ED477E" w:rsidRDefault="00ED477E" w14:paraId="15E67F53" w14:textId="4ABC018D">
      <w:pPr>
        <w:pStyle w:val="ListParagraph"/>
        <w:numPr>
          <w:ilvl w:val="2"/>
          <w:numId w:val="5"/>
        </w:numPr>
        <w:spacing w:before="120" w:after="120" w:line="240" w:lineRule="auto"/>
        <w:rPr>
          <w:lang w:val="en-CA"/>
        </w:rPr>
      </w:pPr>
      <w:r>
        <w:rPr>
          <w:lang w:val="en-CA"/>
        </w:rPr>
        <w:t>Extra Fuel</w:t>
      </w:r>
    </w:p>
    <w:p w:rsidR="00ED477E" w:rsidP="00ED477E" w:rsidRDefault="00ED477E" w14:paraId="29946720" w14:textId="667780DA">
      <w:pPr>
        <w:pStyle w:val="ListParagraph"/>
        <w:numPr>
          <w:ilvl w:val="2"/>
          <w:numId w:val="5"/>
        </w:numPr>
        <w:spacing w:before="120" w:after="120" w:line="240" w:lineRule="auto"/>
        <w:rPr>
          <w:lang w:val="en-CA"/>
        </w:rPr>
      </w:pPr>
      <w:r>
        <w:rPr>
          <w:lang w:val="en-CA"/>
        </w:rPr>
        <w:t>Water</w:t>
      </w:r>
    </w:p>
    <w:p w:rsidR="00ED477E" w:rsidP="00ED477E" w:rsidRDefault="00ED477E" w14:paraId="11972AA2" w14:textId="3AD50436">
      <w:pPr>
        <w:pStyle w:val="ListParagraph"/>
        <w:numPr>
          <w:ilvl w:val="2"/>
          <w:numId w:val="5"/>
        </w:numPr>
        <w:spacing w:before="120" w:after="120" w:line="240" w:lineRule="auto"/>
        <w:rPr>
          <w:lang w:val="en-CA"/>
        </w:rPr>
      </w:pPr>
      <w:r>
        <w:rPr>
          <w:lang w:val="en-CA"/>
        </w:rPr>
        <w:t>Functioning lights and blinkers</w:t>
      </w:r>
    </w:p>
    <w:p w:rsidR="00ED477E" w:rsidP="00ED477E" w:rsidRDefault="00ED477E" w14:paraId="190F562C" w14:textId="669D42A4">
      <w:pPr>
        <w:pStyle w:val="ListParagraph"/>
        <w:numPr>
          <w:ilvl w:val="2"/>
          <w:numId w:val="5"/>
        </w:numPr>
        <w:spacing w:before="120" w:after="120" w:line="240" w:lineRule="auto"/>
        <w:rPr>
          <w:lang w:val="en-CA"/>
        </w:rPr>
      </w:pPr>
      <w:r>
        <w:rPr>
          <w:lang w:val="en-CA"/>
        </w:rPr>
        <w:t>Medical Kit – located in office</w:t>
      </w:r>
    </w:p>
    <w:p w:rsidRPr="00F77A19" w:rsidR="00F77A19" w:rsidP="00F77A19" w:rsidRDefault="00F77A19" w14:paraId="1FBA7895" w14:textId="131C4D68">
      <w:pPr>
        <w:pStyle w:val="ListParagraph"/>
        <w:numPr>
          <w:ilvl w:val="1"/>
          <w:numId w:val="5"/>
        </w:numPr>
        <w:spacing w:before="120" w:after="120" w:line="240" w:lineRule="auto"/>
        <w:rPr>
          <w:del w:author="Catalina Ipas" w:date="2024-10-30T17:28:56.677Z" w16du:dateUtc="2024-10-30T17:28:56.677Z" w:id="1833658849"/>
          <w:lang w:val="en-CA"/>
        </w:rPr>
      </w:pPr>
      <w:del w:author="Catalina Ipas" w:date="2024-10-30T17:28:56.679Z" w:id="827178074">
        <w:r w:rsidRPr="50572F02" w:rsidDel="63BFAF74">
          <w:rPr>
            <w:lang w:val="en-CA"/>
          </w:rPr>
          <w:delText>Caution is recommended on the road between Haiti and the </w:delText>
        </w:r>
      </w:del>
      <w:del w:author="Catalina Ipas" w:date="2024-10-30T17:28:52.571Z" w:id="1342293534">
        <w:r>
          <w:fldChar w:fldCharType="begin"/>
        </w:r>
        <w:r>
          <w:delInstrText xml:space="preserve">HYPERLINK "https://www.gov.uk/foreign-travel-advice/dominican-republic" </w:delInstrText>
        </w:r>
        <w:r>
          <w:fldChar w:fldCharType="separate"/>
        </w:r>
        <w:r/>
      </w:del>
      <w:del w:author="Catalina Ipas" w:date="2024-10-30T17:28:56.679Z" w:id="1228783625">
        <w:r w:rsidRPr="50572F02" w:rsidDel="63BFAF74">
          <w:rPr>
            <w:rStyle w:val="Hyperlink"/>
            <w:color w:val="auto"/>
            <w:u w:val="none"/>
            <w:lang w:val="en-CA"/>
          </w:rPr>
          <w:delText>Dominican Republic</w:delText>
        </w:r>
      </w:del>
      <w:del w:author="Catalina Ipas" w:date="2024-10-30T17:28:52.571Z" w:id="70560629">
        <w:r>
          <w:fldChar w:fldCharType="end"/>
        </w:r>
      </w:del>
      <w:del w:author="Catalina Ipas" w:date="2024-10-30T17:28:56.679Z" w:id="798610286">
        <w:r w:rsidRPr="50572F02" w:rsidDel="63BFAF74">
          <w:rPr>
            <w:lang w:val="en-CA"/>
          </w:rPr>
          <w:delText>. There have been incidents of armed robberies of foreign nationals</w:delText>
        </w:r>
        <w:r w:rsidRPr="50572F02" w:rsidDel="5014AD2E">
          <w:rPr>
            <w:lang w:val="en-CA"/>
          </w:rPr>
          <w:delText xml:space="preserve"> at </w:delText>
        </w:r>
        <w:r w:rsidRPr="50572F02" w:rsidDel="63BFAF74">
          <w:rPr>
            <w:lang w:val="en-CA"/>
          </w:rPr>
          <w:delText xml:space="preserve">Dominican side of the border by criminals dressed as police officers. If you cross the border by land, be prepared for long queues at the 4 crossing points. </w:delText>
        </w:r>
      </w:del>
    </w:p>
    <w:p w:rsidRPr="00F77A19" w:rsidR="00F77A19" w:rsidP="00F77A19" w:rsidRDefault="00F77A19" w14:paraId="1FBA7896" w14:textId="2EB77E7F">
      <w:pPr>
        <w:pStyle w:val="ListParagraph"/>
        <w:numPr>
          <w:ilvl w:val="1"/>
          <w:numId w:val="5"/>
        </w:numPr>
        <w:spacing w:before="120" w:after="120" w:line="240" w:lineRule="auto"/>
        <w:rPr>
          <w:lang w:val="en-CA"/>
        </w:rPr>
      </w:pPr>
      <w:r w:rsidRPr="00F77A19">
        <w:rPr>
          <w:lang w:val="en-CA"/>
        </w:rPr>
        <w:t xml:space="preserve">Make sure you have all the correct vehicle documentation. Long stretches of the route are isolated, and without mobile phone reception. </w:t>
      </w:r>
      <w:r w:rsidR="00B8123C">
        <w:rPr>
          <w:lang w:val="en-CA"/>
        </w:rPr>
        <w:t xml:space="preserve">MUST </w:t>
      </w:r>
      <w:r w:rsidRPr="00F77A19">
        <w:rPr>
          <w:lang w:val="en-CA"/>
        </w:rPr>
        <w:t>complete your entire journey during daylight.</w:t>
      </w:r>
    </w:p>
    <w:p w:rsidRPr="00130295" w:rsidR="000C4E1A" w:rsidP="50572F02" w:rsidRDefault="00F77A19" w14:paraId="1FBA7897" w14:textId="77777777">
      <w:pPr>
        <w:pStyle w:val="ListParagraph"/>
        <w:numPr>
          <w:ilvl w:val="1"/>
          <w:numId w:val="5"/>
        </w:numPr>
        <w:spacing w:before="120" w:after="120" w:line="240" w:lineRule="auto"/>
        <w:rPr>
          <w:del w:author="Catalina Ipas" w:date="2024-10-30T17:29:06.975Z" w16du:dateUtc="2024-10-30T17:29:06.975Z" w:id="1431027333"/>
          <w:lang w:val="en-CA"/>
        </w:rPr>
      </w:pPr>
      <w:del w:author="Catalina Ipas" w:date="2024-10-30T17:29:06.976Z" w:id="1580713428">
        <w:r w:rsidRPr="50572F02" w:rsidDel="63BFAF74">
          <w:rPr>
            <w:lang w:val="en-CA"/>
          </w:rPr>
          <w:delText xml:space="preserve">The use of Route </w:delText>
        </w:r>
        <w:r w:rsidRPr="50572F02" w:rsidDel="63BFAF74">
          <w:rPr>
            <w:lang w:val="en-CA"/>
          </w:rPr>
          <w:delText>Nationale</w:delText>
        </w:r>
        <w:r w:rsidRPr="50572F02" w:rsidDel="63BFAF74">
          <w:rPr>
            <w:lang w:val="en-CA"/>
          </w:rPr>
          <w:delText xml:space="preserve"> 1 is not recommended, due to insecurity involving, daily and sometimes violent, demonstrations. </w:delText>
        </w:r>
      </w:del>
    </w:p>
    <w:p w:rsidRPr="009E36E1" w:rsidR="00EF3B98" w:rsidP="009E36E1" w:rsidRDefault="00EF3B98" w14:paraId="1FBA7899" w14:textId="53C561AE">
      <w:pPr>
        <w:pStyle w:val="ListParagraph"/>
        <w:numPr>
          <w:ilvl w:val="0"/>
          <w:numId w:val="5"/>
        </w:numPr>
        <w:spacing w:before="120" w:after="120" w:line="240" w:lineRule="auto"/>
        <w:ind w:left="720"/>
        <w:rPr>
          <w:del w:author="Catalina Ipas" w:date="2024-10-30T17:29:13.428Z" w16du:dateUtc="2024-10-30T17:29:13.428Z" w:id="1112272738"/>
          <w:lang w:val="en-CA"/>
        </w:rPr>
      </w:pPr>
      <w:del w:author="Catalina Ipas" w:date="2024-10-30T17:29:13.429Z" w:id="717377384">
        <w:r w:rsidRPr="50572F02" w:rsidDel="66D5CF03">
          <w:rPr>
            <w:lang w:val="en-CA"/>
          </w:rPr>
          <w:delText>The political situation in Haiti is unpredictable</w:delText>
        </w:r>
        <w:r w:rsidRPr="50572F02" w:rsidDel="59B1EF59">
          <w:rPr>
            <w:lang w:val="en-CA"/>
          </w:rPr>
          <w:delText xml:space="preserve"> and chaotic, besides security issues with regards to the ongoing lawlessness and potential military interventions it is ALWAYS </w:delText>
        </w:r>
        <w:r w:rsidRPr="50572F02" w:rsidDel="6FBFE7AD">
          <w:rPr>
            <w:lang w:val="en-CA"/>
          </w:rPr>
          <w:delText xml:space="preserve">important to </w:delText>
        </w:r>
        <w:r w:rsidRPr="50572F02" w:rsidDel="66D5CF03">
          <w:rPr>
            <w:lang w:val="en-CA"/>
          </w:rPr>
          <w:delText xml:space="preserve">avoid political rallies, </w:delText>
        </w:r>
        <w:r w:rsidRPr="50572F02" w:rsidDel="2C444483">
          <w:rPr>
            <w:lang w:val="en-CA"/>
          </w:rPr>
          <w:delText>demonstrations,</w:delText>
        </w:r>
        <w:r w:rsidRPr="50572F02" w:rsidDel="66D5CF03">
          <w:rPr>
            <w:lang w:val="en-CA"/>
          </w:rPr>
          <w:delText xml:space="preserve"> and crowds.</w:delText>
        </w:r>
        <w:r w:rsidRPr="50572F02" w:rsidDel="31971CEB">
          <w:rPr>
            <w:lang w:val="en-CA"/>
          </w:rPr>
          <w:delText xml:space="preserve"> </w:delText>
        </w:r>
        <w:r w:rsidRPr="50572F02" w:rsidDel="66D5CF03">
          <w:rPr>
            <w:lang w:val="en-CA"/>
          </w:rPr>
          <w:delText xml:space="preserve">Demonstrations may occur with little warning and can turn violent. While most common in Port au Prince, other main cities, </w:delText>
        </w:r>
        <w:r w:rsidRPr="50572F02" w:rsidDel="31971CEB">
          <w:rPr>
            <w:lang w:val="en-CA"/>
          </w:rPr>
          <w:delText>including</w:delText>
        </w:r>
        <w:r w:rsidRPr="50572F02" w:rsidDel="66D5CF03">
          <w:rPr>
            <w:lang w:val="en-CA"/>
          </w:rPr>
          <w:delText xml:space="preserve"> border crossings, they can occur anywhere</w:delText>
        </w:r>
        <w:r w:rsidRPr="50572F02" w:rsidDel="48B3DCC4">
          <w:rPr>
            <w:lang w:val="en-CA"/>
          </w:rPr>
          <w:delText xml:space="preserve">. </w:delText>
        </w:r>
        <w:r w:rsidRPr="50572F02" w:rsidDel="66D5CF03">
          <w:rPr>
            <w:lang w:val="en-CA"/>
          </w:rPr>
          <w:delText>Demonstrations may often be accomp</w:delText>
        </w:r>
        <w:r w:rsidRPr="50572F02" w:rsidDel="31971CEB">
          <w:rPr>
            <w:lang w:val="en-CA"/>
          </w:rPr>
          <w:delText xml:space="preserve">anied by improvised </w:delText>
        </w:r>
        <w:r w:rsidRPr="50572F02" w:rsidDel="694C6E26">
          <w:rPr>
            <w:lang w:val="en-CA"/>
          </w:rPr>
          <w:delText>roadblocks</w:delText>
        </w:r>
        <w:r w:rsidRPr="50572F02" w:rsidDel="694C6E26">
          <w:rPr>
            <w:lang w:val="en-CA"/>
          </w:rPr>
          <w:delText xml:space="preserve">; </w:delText>
        </w:r>
        <w:r w:rsidRPr="50572F02" w:rsidDel="31971CEB">
          <w:rPr>
            <w:lang w:val="en-CA"/>
          </w:rPr>
          <w:delText>c</w:delText>
        </w:r>
        <w:r w:rsidRPr="50572F02" w:rsidDel="66D5CF03">
          <w:rPr>
            <w:lang w:val="en-CA"/>
          </w:rPr>
          <w:delText xml:space="preserve">urfews and new security regulations can be announced at short notice. You should </w:delText>
        </w:r>
        <w:r w:rsidRPr="50572F02" w:rsidDel="66D5CF03">
          <w:rPr>
            <w:lang w:val="en-CA"/>
          </w:rPr>
          <w:delText>monitor</w:delText>
        </w:r>
        <w:r w:rsidRPr="50572F02" w:rsidDel="66D5CF03">
          <w:rPr>
            <w:lang w:val="en-CA"/>
          </w:rPr>
          <w:delText xml:space="preserve"> local news and follow the advice of the local authorities</w:delText>
        </w:r>
        <w:r w:rsidRPr="50572F02" w:rsidDel="694C6E26">
          <w:rPr>
            <w:lang w:val="en-CA"/>
          </w:rPr>
          <w:delText xml:space="preserve">, while </w:delText>
        </w:r>
        <w:r w:rsidRPr="50572F02" w:rsidDel="694C6E26">
          <w:rPr>
            <w:lang w:val="en-CA"/>
          </w:rPr>
          <w:delText>leveraging</w:delText>
        </w:r>
        <w:r w:rsidRPr="50572F02" w:rsidDel="694C6E26">
          <w:rPr>
            <w:lang w:val="en-CA"/>
          </w:rPr>
          <w:delText xml:space="preserve"> access to </w:delText>
        </w:r>
        <w:r w:rsidRPr="50572F02" w:rsidDel="4EE17873">
          <w:rPr>
            <w:lang w:val="en-CA"/>
          </w:rPr>
          <w:delText>external consulting firms and risk monitoring resources</w:delText>
        </w:r>
        <w:r w:rsidRPr="50572F02" w:rsidDel="66D5CF03">
          <w:rPr>
            <w:lang w:val="en-CA"/>
          </w:rPr>
          <w:delText>.</w:delText>
        </w:r>
      </w:del>
    </w:p>
    <w:p w:rsidRPr="00FA7727" w:rsidR="00FB0AC1" w:rsidP="006E612E" w:rsidRDefault="00FB0AC1" w14:paraId="1FBA789A" w14:textId="77777777">
      <w:pPr>
        <w:pStyle w:val="ListParagraph"/>
        <w:spacing w:before="120" w:after="120" w:line="240" w:lineRule="auto"/>
        <w:rPr>
          <w:highlight w:val="yellow"/>
        </w:rPr>
      </w:pPr>
    </w:p>
    <w:p w:rsidR="000C4E1A" w:rsidP="006E612E" w:rsidRDefault="000C4E1A" w14:paraId="1FBA789B" w14:textId="77777777">
      <w:pPr>
        <w:spacing w:before="120" w:after="120" w:line="240" w:lineRule="auto"/>
        <w:ind w:left="360"/>
        <w:rPr>
          <w:b/>
        </w:rPr>
      </w:pPr>
      <w:r>
        <w:rPr>
          <w:noProof/>
        </w:rPr>
        <w:drawing>
          <wp:anchor distT="0" distB="0" distL="114300" distR="114300" simplePos="0" relativeHeight="251658251" behindDoc="1" locked="0" layoutInCell="1" allowOverlap="1" wp14:anchorId="1FBA791D" wp14:editId="1FBA791E">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rsidRPr="004138D5" w:rsidR="000C4E1A" w:rsidP="006E612E" w:rsidRDefault="000C4E1A" w14:paraId="1FBA789C" w14:textId="77777777">
      <w:pPr>
        <w:spacing w:before="120" w:after="120" w:line="240" w:lineRule="auto"/>
        <w:ind w:left="360"/>
      </w:pPr>
      <w:r w:rsidRPr="00FA7727">
        <w:t>Th</w:t>
      </w:r>
      <w:r w:rsidRPr="004138D5">
        <w:t>e following security tips will help you have a safe and secure visit:</w:t>
      </w:r>
    </w:p>
    <w:p w:rsidRPr="004138D5" w:rsidR="00F967CD" w:rsidP="00F967CD" w:rsidRDefault="00F967CD" w14:paraId="1FBA789D" w14:textId="77777777">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rsidRPr="00232529" w:rsidR="00F967CD" w:rsidP="00F967CD" w:rsidRDefault="00F967CD" w14:paraId="1FBA789E" w14:textId="77777777">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rsidRPr="00232529" w:rsidR="00F967CD" w:rsidP="00F967CD" w:rsidRDefault="00F967CD" w14:paraId="1FBA789F" w14:textId="32FF9C4F">
      <w:pPr>
        <w:pStyle w:val="ListParagraph"/>
        <w:numPr>
          <w:ilvl w:val="0"/>
          <w:numId w:val="3"/>
        </w:numPr>
        <w:spacing w:line="240" w:lineRule="auto"/>
        <w:rPr>
          <w:b/>
        </w:rPr>
      </w:pPr>
      <w:r>
        <w:t>Use a VPN on all devices where possible</w:t>
      </w:r>
      <w:r w:rsidR="00B8123C">
        <w:t xml:space="preserve"> (Proton VPN)</w:t>
      </w:r>
      <w:r>
        <w:t>.</w:t>
      </w:r>
    </w:p>
    <w:p w:rsidRPr="00F967CD" w:rsidR="00F967CD" w:rsidP="00F967CD" w:rsidRDefault="00F967CD" w14:paraId="1FBA78A0" w14:textId="77777777">
      <w:pPr>
        <w:pStyle w:val="ListParagraph"/>
        <w:numPr>
          <w:ilvl w:val="0"/>
          <w:numId w:val="3"/>
        </w:numPr>
        <w:spacing w:line="240" w:lineRule="auto"/>
        <w:rPr>
          <w:b/>
        </w:rPr>
      </w:pPr>
      <w:r>
        <w:t>Never discuss or share itineraries or plans with non-designated security personnel or on any social media platforms.</w:t>
      </w:r>
    </w:p>
    <w:p w:rsidRPr="00F967CD" w:rsidR="00F967CD" w:rsidP="00F967CD" w:rsidRDefault="00F967CD" w14:paraId="1FBA78A1" w14:textId="77777777">
      <w:pPr>
        <w:spacing w:line="240" w:lineRule="auto"/>
        <w:rPr>
          <w:b/>
        </w:rPr>
      </w:pPr>
    </w:p>
    <w:p w:rsidRPr="001209BB" w:rsidR="000C4E1A" w:rsidP="006E612E" w:rsidRDefault="000C4E1A" w14:paraId="1FBA78A2" w14:textId="77777777">
      <w:pPr>
        <w:spacing w:before="120" w:after="120" w:line="240" w:lineRule="auto"/>
        <w:ind w:left="360"/>
        <w:rPr>
          <w:b/>
        </w:rPr>
      </w:pPr>
      <w:r>
        <w:rPr>
          <w:noProof/>
        </w:rPr>
        <w:drawing>
          <wp:anchor distT="0" distB="0" distL="114300" distR="114300" simplePos="0" relativeHeight="251658252"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9BB">
        <w:rPr>
          <w:b/>
        </w:rPr>
        <w:t>Calendar Risk Events</w:t>
      </w:r>
    </w:p>
    <w:p w:rsidR="000C4E1A" w:rsidP="006E612E" w:rsidRDefault="000C4E1A" w14:paraId="1FBA78A3" w14:textId="77777777">
      <w:pPr>
        <w:spacing w:before="120" w:after="120" w:line="240" w:lineRule="auto"/>
        <w:ind w:left="360"/>
      </w:pPr>
      <w:r>
        <w:t>The following calendar events could raise security risks for visitors:</w:t>
      </w:r>
    </w:p>
    <w:p w:rsidR="000C40D6" w:rsidP="735E668B" w:rsidRDefault="000C40D6" w14:paraId="0AFD9BDA" w14:textId="755BC9BD">
      <w:pPr>
        <w:pStyle w:val="Normal"/>
        <w:numPr>
          <w:ilvl w:val="0"/>
          <w:numId w:val="4"/>
        </w:numPr>
        <w:spacing w:before="120" w:after="120" w:line="240" w:lineRule="auto"/>
        <w:rPr>
          <w:ins w:author="Catalina Ipas" w:date="2025-02-03T12:53:59.925Z" w16du:dateUtc="2025-02-03T12:53:59.925Z" w:id="1771339162"/>
        </w:rPr>
        <w:pPrChange w:author="Catalina Ipas" w:date="2025-02-03T12:53:58.35Z">
          <w:pPr>
            <w:pStyle w:val="ListParagraph"/>
            <w:numPr>
              <w:ilvl w:val="0"/>
              <w:numId w:val="4"/>
            </w:numPr>
            <w:spacing w:before="120" w:after="120" w:line="240" w:lineRule="auto"/>
          </w:pPr>
        </w:pPrChange>
      </w:pPr>
      <w:ins w:author="Catalina Ipas" w:date="2025-02-03T12:53:59.924Z" w:id="1133685501">
        <w:r w:rsidR="0E32366B">
          <w:t>Jan 01</w:t>
        </w:r>
        <w:r w:rsidRPr="735E668B" w:rsidR="0E32366B">
          <w:rPr>
            <w:vertAlign w:val="superscript"/>
          </w:rPr>
          <w:t>st</w:t>
        </w:r>
        <w:r w:rsidR="0E32366B">
          <w:t xml:space="preserve">  </w:t>
        </w:r>
        <w:r>
          <w:tab/>
        </w:r>
        <w:r w:rsidR="0E32366B">
          <w:t xml:space="preserve">New Year's Day </w:t>
        </w:r>
      </w:ins>
    </w:p>
    <w:p w:rsidR="000C40D6" w:rsidP="735E668B" w:rsidRDefault="000C40D6" w14:paraId="6252C9E3" w14:textId="42816C07">
      <w:pPr>
        <w:pStyle w:val="ListParagraph"/>
        <w:numPr>
          <w:ilvl w:val="0"/>
          <w:numId w:val="4"/>
        </w:numPr>
        <w:spacing w:before="120" w:after="120" w:line="240" w:lineRule="auto"/>
        <w:rPr>
          <w:ins w:author="Catalina Ipas" w:date="2025-02-03T12:53:59.926Z" w16du:dateUtc="2025-02-03T12:53:59.926Z" w:id="845553394"/>
        </w:rPr>
      </w:pPr>
      <w:ins w:author="Catalina Ipas" w:date="2025-02-03T12:53:59.925Z" w:id="507266423">
        <w:r w:rsidR="0E32366B">
          <w:t>Aug 10</w:t>
        </w:r>
        <w:r w:rsidRPr="735E668B" w:rsidR="0E32366B">
          <w:rPr>
            <w:vertAlign w:val="superscript"/>
          </w:rPr>
          <w:t>th</w:t>
        </w:r>
        <w:r w:rsidR="0E32366B">
          <w:t xml:space="preserve">              Independence Day</w:t>
        </w:r>
        <w:r>
          <w:tab/>
        </w:r>
      </w:ins>
    </w:p>
    <w:p w:rsidR="000C40D6" w:rsidP="735E668B" w:rsidRDefault="000C40D6" w14:paraId="092D0A0F" w14:textId="59365603">
      <w:pPr>
        <w:pStyle w:val="ListParagraph"/>
        <w:numPr>
          <w:ilvl w:val="0"/>
          <w:numId w:val="4"/>
        </w:numPr>
        <w:spacing w:before="120" w:after="120" w:line="240" w:lineRule="auto"/>
        <w:rPr>
          <w:ins w:author="Catalina Ipas" w:date="2025-02-03T12:53:59.928Z" w16du:dateUtc="2025-02-03T12:53:59.928Z" w:id="857675607"/>
        </w:rPr>
      </w:pPr>
      <w:ins w:author="Catalina Ipas" w:date="2025-02-03T12:53:59.927Z" w:id="891792055">
        <w:r w:rsidR="0E32366B">
          <w:t>May 01</w:t>
        </w:r>
        <w:r w:rsidRPr="735E668B" w:rsidR="0E32366B">
          <w:rPr>
            <w:vertAlign w:val="superscript"/>
          </w:rPr>
          <w:t>st</w:t>
        </w:r>
        <w:r w:rsidR="0E32366B">
          <w:t xml:space="preserve"> </w:t>
        </w:r>
        <w:r>
          <w:tab/>
        </w:r>
        <w:r w:rsidR="0E32366B">
          <w:t>Labor Day</w:t>
        </w:r>
        <w:r>
          <w:tab/>
        </w:r>
      </w:ins>
    </w:p>
    <w:p w:rsidR="000C40D6" w:rsidP="735E668B" w:rsidRDefault="000C40D6" w14:paraId="4F68C2A7" w14:textId="31AABC2B">
      <w:pPr>
        <w:pStyle w:val="ListParagraph"/>
        <w:numPr>
          <w:ilvl w:val="0"/>
          <w:numId w:val="4"/>
        </w:numPr>
        <w:suppressLineNumbers w:val="0"/>
        <w:bidi w:val="0"/>
        <w:spacing w:before="120" w:beforeAutospacing="off" w:after="120" w:afterAutospacing="off" w:line="240" w:lineRule="auto"/>
        <w:ind w:right="0"/>
        <w:jc w:val="left"/>
        <w:rPr>
          <w:ins w:author="Catalina Ipas" w:date="2025-02-03T12:53:59.928Z" w16du:dateUtc="2025-02-03T12:53:59.928Z" w:id="102168271"/>
        </w:rPr>
      </w:pPr>
      <w:ins w:author="Catalina Ipas" w:date="2025-02-03T12:53:59.928Z" w:id="797726887">
        <w:r w:rsidR="0E32366B">
          <w:t>May 24</w:t>
        </w:r>
        <w:r w:rsidRPr="735E668B" w:rsidR="0E32366B">
          <w:rPr>
            <w:vertAlign w:val="superscript"/>
          </w:rPr>
          <w:t>th</w:t>
        </w:r>
        <w:r w:rsidR="0E32366B">
          <w:t xml:space="preserve"> </w:t>
        </w:r>
        <w:r>
          <w:tab/>
        </w:r>
        <w:r w:rsidR="0E32366B">
          <w:t>Batalla del Pichincha</w:t>
        </w:r>
        <w:r>
          <w:tab/>
        </w:r>
      </w:ins>
    </w:p>
    <w:p w:rsidR="000C40D6" w:rsidP="735E668B" w:rsidRDefault="000C40D6" w14:paraId="08873F06" w14:textId="038F7193">
      <w:pPr>
        <w:pStyle w:val="ListParagraph"/>
        <w:numPr>
          <w:ilvl w:val="0"/>
          <w:numId w:val="4"/>
        </w:numPr>
        <w:spacing w:before="120" w:after="120" w:line="240" w:lineRule="auto"/>
        <w:rPr>
          <w:ins w:author="Catalina Ipas" w:date="2025-02-03T12:53:59.929Z" w16du:dateUtc="2025-02-03T12:53:59.929Z" w:id="72646152"/>
        </w:rPr>
      </w:pPr>
      <w:ins w:author="Catalina Ipas" w:date="2025-02-03T12:53:59.928Z" w:id="256641709">
        <w:r w:rsidR="0E32366B">
          <w:t>Oct 9</w:t>
        </w:r>
        <w:r w:rsidRPr="735E668B" w:rsidR="0E32366B">
          <w:rPr>
            <w:vertAlign w:val="superscript"/>
          </w:rPr>
          <w:t>th</w:t>
        </w:r>
        <w:r w:rsidR="0E32366B">
          <w:t xml:space="preserve"> </w:t>
        </w:r>
        <w:r>
          <w:tab/>
        </w:r>
        <w:r>
          <w:tab/>
        </w:r>
        <w:r w:rsidR="0E32366B">
          <w:t>Independencia de Guayaquil</w:t>
        </w:r>
        <w:r>
          <w:tab/>
        </w:r>
      </w:ins>
    </w:p>
    <w:p w:rsidR="000C40D6" w:rsidP="735E668B" w:rsidRDefault="000C40D6" w14:paraId="6CB03373" w14:textId="2C64845B">
      <w:pPr>
        <w:pStyle w:val="ListParagraph"/>
        <w:numPr>
          <w:ilvl w:val="0"/>
          <w:numId w:val="4"/>
        </w:numPr>
        <w:suppressLineNumbers w:val="0"/>
        <w:bidi w:val="0"/>
        <w:spacing w:before="120" w:beforeAutospacing="off" w:after="120" w:afterAutospacing="off" w:line="240" w:lineRule="auto"/>
        <w:ind w:right="0"/>
        <w:jc w:val="left"/>
        <w:rPr>
          <w:ins w:author="Catalina Ipas" w:date="2025-02-03T12:53:59.929Z" w16du:dateUtc="2025-02-03T12:53:59.929Z" w:id="1331851958"/>
        </w:rPr>
      </w:pPr>
      <w:ins w:author="Catalina Ipas" w:date="2025-02-03T12:53:59.929Z" w:id="192155854">
        <w:r w:rsidR="0E32366B">
          <w:t>Nov 3</w:t>
        </w:r>
        <w:r w:rsidRPr="735E668B" w:rsidR="0E32366B">
          <w:rPr>
            <w:vertAlign w:val="superscript"/>
          </w:rPr>
          <w:t>th</w:t>
        </w:r>
        <w:r w:rsidR="0E32366B">
          <w:t xml:space="preserve"> </w:t>
        </w:r>
        <w:r>
          <w:tab/>
        </w:r>
        <w:r>
          <w:tab/>
        </w:r>
        <w:r w:rsidR="0E32366B">
          <w:t>Independencia de Cuenca</w:t>
        </w:r>
        <w:r>
          <w:tab/>
        </w:r>
      </w:ins>
    </w:p>
    <w:p w:rsidR="000C40D6" w:rsidP="735E668B" w:rsidRDefault="000C40D6" w14:paraId="585D561D" w14:textId="77C9D4FB">
      <w:pPr>
        <w:pStyle w:val="ListParagraph"/>
        <w:numPr>
          <w:ilvl w:val="0"/>
          <w:numId w:val="4"/>
        </w:numPr>
        <w:spacing w:before="120" w:after="120" w:line="240" w:lineRule="auto"/>
        <w:rPr>
          <w:ins w:author="Catalina Ipas" w:date="2025-02-03T12:53:59.929Z" w16du:dateUtc="2025-02-03T12:53:59.929Z" w:id="1843956369"/>
        </w:rPr>
      </w:pPr>
      <w:ins w:author="Catalina Ipas" w:date="2025-02-03T12:53:59.929Z" w:id="1601556420">
        <w:r w:rsidR="0E32366B">
          <w:t>Nov 2</w:t>
        </w:r>
        <w:r w:rsidRPr="735E668B" w:rsidR="0E32366B">
          <w:rPr>
            <w:vertAlign w:val="superscript"/>
          </w:rPr>
          <w:t>nd</w:t>
        </w:r>
        <w:r w:rsidR="0E32366B">
          <w:t xml:space="preserve"> </w:t>
        </w:r>
        <w:r>
          <w:tab/>
        </w:r>
        <w:r w:rsidR="0E32366B">
          <w:t>Día de los Difuntos</w:t>
        </w:r>
        <w:r>
          <w:tab/>
        </w:r>
      </w:ins>
    </w:p>
    <w:p w:rsidR="000C40D6" w:rsidP="735E668B" w:rsidRDefault="000C40D6" w14:paraId="30DC7642" w14:textId="219A81AC">
      <w:pPr>
        <w:pStyle w:val="ListParagraph"/>
        <w:numPr>
          <w:ilvl w:val="0"/>
          <w:numId w:val="4"/>
        </w:numPr>
        <w:spacing w:before="120" w:after="120" w:line="240" w:lineRule="auto"/>
        <w:rPr>
          <w:ins w:author="Catalina Ipas" w:date="2025-02-03T12:53:59.93Z" w16du:dateUtc="2025-02-03T12:53:59.93Z" w:id="1470958176"/>
        </w:rPr>
      </w:pPr>
      <w:ins w:author="Catalina Ipas" w:date="2025-02-03T12:53:59.929Z" w:id="745806873">
        <w:r w:rsidR="0E32366B">
          <w:t>Dec 25</w:t>
        </w:r>
        <w:r w:rsidRPr="735E668B" w:rsidR="0E32366B">
          <w:rPr>
            <w:vertAlign w:val="superscript"/>
          </w:rPr>
          <w:t>th</w:t>
        </w:r>
        <w:r w:rsidR="0E32366B">
          <w:t xml:space="preserve"> </w:t>
        </w:r>
        <w:r>
          <w:tab/>
        </w:r>
        <w:r w:rsidR="0E32366B">
          <w:t>Christmas</w:t>
        </w:r>
        <w:r>
          <w:tab/>
        </w:r>
      </w:ins>
    </w:p>
    <w:p w:rsidR="000C40D6" w:rsidP="735E668B" w:rsidRDefault="000C40D6" w14:paraId="2B8EC338" w14:textId="3A22D5E9">
      <w:pPr>
        <w:pStyle w:val="ListParagraph"/>
        <w:numPr>
          <w:ilvl w:val="0"/>
          <w:numId w:val="4"/>
        </w:numPr>
        <w:spacing w:before="120" w:after="120" w:line="240" w:lineRule="auto"/>
        <w:rPr>
          <w:ins w:author="Catalina Ipas" w:date="2025-02-03T12:53:59.93Z" w16du:dateUtc="2025-02-03T12:53:59.93Z" w:id="1415534626"/>
          <w:rFonts w:ascii="Times New Roman" w:hAnsi="Times New Roman" w:eastAsia="Times New Roman" w:cs="Times New Roman"/>
          <w:b w:val="0"/>
          <w:bCs w:val="0"/>
          <w:i w:val="0"/>
          <w:iCs w:val="0"/>
          <w:caps w:val="0"/>
          <w:smallCaps w:val="0"/>
          <w:strike w:val="0"/>
          <w:dstrike w:val="0"/>
          <w:noProof w:val="0"/>
          <w:color w:val="D13438"/>
          <w:sz w:val="24"/>
          <w:szCs w:val="24"/>
          <w:u w:val="single"/>
          <w:lang w:val="en-US"/>
        </w:rPr>
      </w:pPr>
      <w:ins w:author="Catalina Ipas" w:date="2025-02-03T12:53:59.93Z" w:id="916777634">
        <w:r w:rsidR="0E32366B">
          <w:t>May 3</w:t>
        </w:r>
        <w:r w:rsidRPr="735E668B" w:rsidR="0E32366B">
          <w:rPr>
            <w:vertAlign w:val="superscript"/>
          </w:rPr>
          <w:t>rd</w:t>
        </w:r>
        <w:r w:rsidR="0E32366B">
          <w:t xml:space="preserve"> &amp; 4</w:t>
        </w:r>
        <w:r w:rsidRPr="735E668B" w:rsidR="0E32366B">
          <w:rPr>
            <w:vertAlign w:val="superscript"/>
          </w:rPr>
          <w:t>th</w:t>
        </w:r>
        <w:r w:rsidR="0E32366B">
          <w:t xml:space="preserve"> </w:t>
        </w:r>
        <w:r>
          <w:tab/>
        </w:r>
        <w:r w:rsidR="0E32366B">
          <w:t>Carnaval</w:t>
        </w:r>
      </w:ins>
    </w:p>
    <w:p w:rsidR="000C40D6" w:rsidP="735E668B" w:rsidRDefault="000C40D6" w14:paraId="057BD868" w14:textId="4FA644CA">
      <w:pPr>
        <w:pStyle w:val="ListParagraph"/>
        <w:numPr>
          <w:ilvl w:val="0"/>
          <w:numId w:val="4"/>
        </w:numPr>
        <w:spacing w:before="120" w:after="120" w:line="240" w:lineRule="auto"/>
        <w:rPr>
          <w:ins w:author="Catalina Ipas" w:date="2025-02-03T12:53:59.93Z" w16du:dateUtc="2025-02-03T12:53:59.93Z" w:id="517331187"/>
        </w:rPr>
      </w:pPr>
      <w:ins w:author="Catalina Ipas" w:date="2025-02-03T12:53:59.93Z" w:id="741615151">
        <w:r w:rsidR="0E32366B">
          <w:t>April 18</w:t>
        </w:r>
        <w:r w:rsidRPr="735E668B" w:rsidR="0E32366B">
          <w:rPr>
            <w:vertAlign w:val="superscript"/>
          </w:rPr>
          <w:t>th</w:t>
        </w:r>
        <w:r w:rsidR="0E32366B">
          <w:t xml:space="preserve"> </w:t>
        </w:r>
        <w:r>
          <w:tab/>
        </w:r>
        <w:r w:rsidR="0E32366B">
          <w:t>Good Friday</w:t>
        </w:r>
      </w:ins>
    </w:p>
    <w:p w:rsidR="000C40D6" w:rsidP="735E668B" w:rsidRDefault="000C40D6" w14:paraId="1FBA78B4" w14:textId="35FCDEC6">
      <w:pPr>
        <w:pStyle w:val="Normal"/>
        <w:spacing w:before="120" w:after="120" w:line="240" w:lineRule="auto"/>
        <w:ind w:left="0"/>
      </w:pPr>
    </w:p>
    <w:p w:rsidRPr="000C40D6" w:rsidR="000C4E1A" w:rsidP="000C40D6" w:rsidRDefault="00484FFA" w14:paraId="1FBA78B5" w14:textId="4777D98D">
      <w:pPr>
        <w:spacing w:before="120" w:after="120" w:line="240" w:lineRule="auto"/>
        <w:rPr>
          <w:b/>
        </w:rPr>
      </w:pPr>
      <w:r>
        <w:rPr>
          <w:noProof/>
        </w:rPr>
        <w:drawing>
          <wp:anchor distT="0" distB="0" distL="114300" distR="114300" simplePos="0" relativeHeight="251658245" behindDoc="1" locked="0" layoutInCell="1" allowOverlap="1" wp14:anchorId="1FBA7921" wp14:editId="407CD34F">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rsidR="00484FFA" w:rsidP="006E612E" w:rsidRDefault="00484FFA" w14:paraId="0FAE5C7D" w14:textId="171C1F43">
      <w:pPr>
        <w:spacing w:before="120" w:after="120" w:line="240" w:lineRule="auto"/>
        <w:ind w:left="360"/>
      </w:pPr>
      <w:r>
        <w:rPr>
          <w:b/>
        </w:rPr>
        <w:t>Areas to Avoid</w:t>
      </w:r>
    </w:p>
    <w:p w:rsidR="00484FFA" w:rsidP="006E612E" w:rsidRDefault="00484FFA" w14:paraId="5AC1EB9D" w14:textId="77777777">
      <w:pPr>
        <w:spacing w:before="120" w:after="120" w:line="240" w:lineRule="auto"/>
        <w:ind w:left="360"/>
      </w:pPr>
    </w:p>
    <w:p w:rsidRPr="009E36E1" w:rsidR="009E36E1" w:rsidP="50572F02" w:rsidRDefault="009E36E1" w14:paraId="4C251E2A" w14:textId="25EE21BC">
      <w:pPr>
        <w:spacing w:before="120" w:after="120" w:line="240" w:lineRule="auto"/>
        <w:ind w:left="360"/>
        <w:rPr>
          <w:del w:author="Catalina Ipas" w:date="2024-10-30T17:40:33.323Z" w16du:dateUtc="2024-10-30T17:40:33.323Z" w:id="1035506726"/>
          <w:b w:val="1"/>
          <w:bCs w:val="1"/>
        </w:rPr>
      </w:pPr>
      <w:r w:rsidR="272463E8">
        <w:rPr/>
        <w:t>The following areas should be avoided:</w:t>
      </w:r>
      <w:proofErr w:type="spellStart"/>
      <w:proofErr w:type="spellEnd"/>
    </w:p>
    <w:p w:rsidRPr="009E36E1" w:rsidR="009E36E1" w:rsidP="50572F02" w:rsidRDefault="009E36E1" w14:paraId="41D5A92F" w14:textId="7D1BE5BD">
      <w:pPr>
        <w:shd w:val="clear" w:color="auto" w:fill="FFFFFF" w:themeFill="background1"/>
        <w:spacing w:before="240" w:beforeAutospacing="off" w:after="240" w:afterAutospacing="off" w:line="240" w:lineRule="auto"/>
        <w:ind/>
        <w:rPr>
          <w:ins w:author="Catalina Ipas" w:date="2024-10-30T17:40:36.251Z" w16du:dateUtc="2024-10-30T17:40:36.251Z" w:id="650651172"/>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13Z" w:id="1396023722">
            <w:rPr>
              <w:ins w:author="Catalina Ipas" w:date="2024-10-30T17:40:36.251Z" w16du:dateUtc="2024-10-30T17:40:36.251Z" w:id="1362581240"/>
              <w:rFonts w:ascii="Calibri" w:hAnsi="Calibri" w:eastAsia="Calibri" w:cs="Calibri"/>
              <w:b w:val="0"/>
              <w:bCs w:val="0"/>
              <w:i w:val="0"/>
              <w:iCs w:val="0"/>
              <w:caps w:val="0"/>
              <w:smallCaps w:val="0"/>
              <w:noProof w:val="0"/>
              <w:color w:val="444444"/>
              <w:sz w:val="24"/>
              <w:szCs w:val="24"/>
              <w:lang w:val="en-US"/>
            </w:rPr>
          </w:rPrChange>
        </w:rPr>
        <w:pPrChange w:author="Catalina Ipas" w:date="2024-10-30T17:40:36.153Z">
          <w:pPr/>
        </w:pPrChange>
      </w:pPr>
      <w:ins w:author="Catalina Ipas" w:date="2024-10-30T17:40:36.251Z" w:id="1832781959">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12Z" w:id="2027717375">
              <w:rPr>
                <w:rFonts w:ascii="Calibri" w:hAnsi="Calibri" w:eastAsia="Calibri" w:cs="Calibri"/>
                <w:b w:val="0"/>
                <w:bCs w:val="0"/>
                <w:i w:val="0"/>
                <w:iCs w:val="0"/>
                <w:caps w:val="0"/>
                <w:smallCaps w:val="0"/>
                <w:noProof w:val="0"/>
                <w:color w:val="444444"/>
                <w:sz w:val="24"/>
                <w:szCs w:val="24"/>
                <w:lang w:val="en-US"/>
              </w:rPr>
            </w:rPrChange>
          </w:rPr>
          <w:t>Do not travel to:</w:t>
        </w:r>
      </w:ins>
    </w:p>
    <w:p w:rsidRPr="009E36E1" w:rsidR="009E36E1" w:rsidP="50572F02" w:rsidRDefault="009E36E1" w14:paraId="7A07A70E" w14:textId="1EE2387D">
      <w:pPr>
        <w:pStyle w:val="ListParagraph"/>
        <w:numPr>
          <w:ilvl w:val="0"/>
          <w:numId w:val="10"/>
        </w:numPr>
        <w:shd w:val="clear" w:color="auto" w:fill="FFFFFF" w:themeFill="background1"/>
        <w:spacing w:before="0" w:beforeAutospacing="off" w:after="0" w:afterAutospacing="off" w:line="240" w:lineRule="auto"/>
        <w:ind/>
        <w:rPr>
          <w:ins w:author="Catalina Ipas" w:date="2024-10-30T17:40:36.252Z" w16du:dateUtc="2024-10-30T17:40:36.252Z" w:id="1895131025"/>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19Z" w:id="1846672060">
            <w:rPr>
              <w:ins w:author="Catalina Ipas" w:date="2024-10-30T17:40:36.252Z" w16du:dateUtc="2024-10-30T17:40:36.252Z" w:id="1662225293"/>
              <w:rFonts w:ascii="Calibri" w:hAnsi="Calibri" w:eastAsia="Calibri" w:cs="Calibri"/>
              <w:b w:val="0"/>
              <w:bCs w:val="0"/>
              <w:i w:val="0"/>
              <w:iCs w:val="0"/>
              <w:caps w:val="0"/>
              <w:smallCaps w:val="0"/>
              <w:noProof w:val="0"/>
              <w:color w:val="444444"/>
              <w:sz w:val="24"/>
              <w:szCs w:val="24"/>
              <w:lang w:val="en-US"/>
            </w:rPr>
          </w:rPrChange>
        </w:rPr>
        <w:pPrChange w:author="Catalina Ipas" w:date="2024-10-30T17:40:36.163Z">
          <w:pPr>
            <w:pStyle w:val="ListParagraph"/>
            <w:numPr>
              <w:ilvl w:val="0"/>
              <w:numId w:val="10"/>
            </w:numPr>
          </w:pPr>
        </w:pPrChange>
      </w:pPr>
      <w:ins w:author="Catalina Ipas" w:date="2024-10-30T17:40:36.252Z" w:id="119317096">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14Z" w:id="1989917128">
              <w:rPr>
                <w:rFonts w:ascii="Calibri" w:hAnsi="Calibri" w:eastAsia="Calibri" w:cs="Calibri"/>
                <w:b w:val="0"/>
                <w:bCs w:val="0"/>
                <w:i w:val="0"/>
                <w:iCs w:val="0"/>
                <w:caps w:val="0"/>
                <w:smallCaps w:val="0"/>
                <w:noProof w:val="0"/>
                <w:color w:val="444444"/>
                <w:sz w:val="24"/>
                <w:szCs w:val="24"/>
                <w:lang w:val="en-US"/>
              </w:rPr>
            </w:rPrChange>
          </w:rPr>
          <w:t xml:space="preserve">Guayaquil,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42Z" w:id="1379796831">
              <w:rPr>
                <w:rFonts w:ascii="Calibri" w:hAnsi="Calibri" w:eastAsia="Calibri" w:cs="Calibri"/>
                <w:b w:val="0"/>
                <w:bCs w:val="0"/>
                <w:i w:val="0"/>
                <w:iCs w:val="0"/>
                <w:caps w:val="0"/>
                <w:smallCaps w:val="0"/>
                <w:noProof w:val="0"/>
                <w:color w:val="444444"/>
                <w:sz w:val="24"/>
                <w:szCs w:val="24"/>
                <w:lang w:val="en-US"/>
              </w:rPr>
            </w:rPrChange>
          </w:rPr>
          <w:t>south</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43Z" w:id="1509907102">
              <w:rPr>
                <w:rFonts w:ascii="Calibri" w:hAnsi="Calibri" w:eastAsia="Calibri" w:cs="Calibri"/>
                <w:b w:val="0"/>
                <w:bCs w:val="0"/>
                <w:i w:val="0"/>
                <w:iCs w:val="0"/>
                <w:caps w:val="0"/>
                <w:smallCaps w:val="0"/>
                <w:noProof w:val="0"/>
                <w:color w:val="444444"/>
                <w:sz w:val="24"/>
                <w:szCs w:val="24"/>
                <w:lang w:val="en-US"/>
              </w:rPr>
            </w:rPrChange>
          </w:rPr>
          <w:t xml:space="preserve"> of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44Z" w:id="1899001020">
              <w:rPr>
                <w:rFonts w:ascii="Calibri" w:hAnsi="Calibri" w:eastAsia="Calibri" w:cs="Calibri"/>
                <w:b w:val="0"/>
                <w:bCs w:val="0"/>
                <w:i w:val="0"/>
                <w:iCs w:val="0"/>
                <w:caps w:val="0"/>
                <w:smallCaps w:val="0"/>
                <w:noProof w:val="0"/>
                <w:color w:val="444444"/>
                <w:sz w:val="24"/>
                <w:szCs w:val="24"/>
                <w:lang w:val="en-US"/>
              </w:rPr>
            </w:rPrChange>
          </w:rPr>
          <w:t>Portete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45Z" w:id="1780563067">
              <w:rPr>
                <w:rFonts w:ascii="Calibri" w:hAnsi="Calibri" w:eastAsia="Calibri" w:cs="Calibri"/>
                <w:b w:val="0"/>
                <w:bCs w:val="0"/>
                <w:i w:val="0"/>
                <w:iCs w:val="0"/>
                <w:caps w:val="0"/>
                <w:smallCaps w:val="0"/>
                <w:noProof w:val="0"/>
                <w:color w:val="444444"/>
                <w:sz w:val="24"/>
                <w:szCs w:val="24"/>
                <w:lang w:val="en-US"/>
              </w:rPr>
            </w:rPrChange>
          </w:rPr>
          <w:t xml:space="preserve"> de Tarqui Avenue,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46Z" w:id="826350447">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48Z" w:id="1429070747">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2C6CDCBF" w14:textId="10B882D3">
      <w:pPr>
        <w:pStyle w:val="ListParagraph"/>
        <w:numPr>
          <w:ilvl w:val="0"/>
          <w:numId w:val="10"/>
        </w:numPr>
        <w:shd w:val="clear" w:color="auto" w:fill="FFFFFF" w:themeFill="background1"/>
        <w:spacing w:before="0" w:beforeAutospacing="off" w:after="0" w:afterAutospacing="off" w:line="240" w:lineRule="auto"/>
        <w:ind/>
        <w:rPr>
          <w:ins w:author="Catalina Ipas" w:date="2024-10-30T17:40:36.252Z" w16du:dateUtc="2024-10-30T17:40:36.252Z" w:id="386573947"/>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27Z" w:id="2006944971">
            <w:rPr>
              <w:ins w:author="Catalina Ipas" w:date="2024-10-30T17:40:36.252Z" w16du:dateUtc="2024-10-30T17:40:36.252Z" w:id="1079674450"/>
              <w:rFonts w:ascii="Calibri" w:hAnsi="Calibri" w:eastAsia="Calibri" w:cs="Calibri"/>
              <w:b w:val="0"/>
              <w:bCs w:val="0"/>
              <w:i w:val="0"/>
              <w:iCs w:val="0"/>
              <w:caps w:val="0"/>
              <w:smallCaps w:val="0"/>
              <w:noProof w:val="0"/>
              <w:color w:val="444444"/>
              <w:sz w:val="24"/>
              <w:szCs w:val="24"/>
              <w:lang w:val="en-US"/>
            </w:rPr>
          </w:rPrChange>
        </w:rPr>
        <w:pPrChange w:author="Catalina Ipas" w:date="2024-10-30T17:40:36.172Z">
          <w:pPr>
            <w:pStyle w:val="ListParagraph"/>
            <w:numPr>
              <w:ilvl w:val="0"/>
              <w:numId w:val="10"/>
            </w:numPr>
          </w:pPr>
        </w:pPrChange>
      </w:pPr>
      <w:ins w:author="Catalina Ipas" w:date="2024-10-30T17:40:36.252Z" w:id="1316776661">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2Z" w:id="474906459">
              <w:rPr>
                <w:rFonts w:ascii="Calibri" w:hAnsi="Calibri" w:eastAsia="Calibri" w:cs="Calibri"/>
                <w:b w:val="0"/>
                <w:bCs w:val="0"/>
                <w:i w:val="0"/>
                <w:iCs w:val="0"/>
                <w:caps w:val="0"/>
                <w:smallCaps w:val="0"/>
                <w:noProof w:val="0"/>
                <w:color w:val="444444"/>
                <w:sz w:val="24"/>
                <w:szCs w:val="24"/>
                <w:lang w:val="en-US"/>
              </w:rPr>
            </w:rPrChange>
          </w:rPr>
          <w:t xml:space="preserve">The cities of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51Z" w:id="1843686884">
              <w:rPr>
                <w:rFonts w:ascii="Calibri" w:hAnsi="Calibri" w:eastAsia="Calibri" w:cs="Calibri"/>
                <w:b w:val="0"/>
                <w:bCs w:val="0"/>
                <w:i w:val="0"/>
                <w:iCs w:val="0"/>
                <w:caps w:val="0"/>
                <w:smallCaps w:val="0"/>
                <w:noProof w:val="0"/>
                <w:color w:val="444444"/>
                <w:sz w:val="24"/>
                <w:szCs w:val="24"/>
                <w:lang w:val="en-US"/>
              </w:rPr>
            </w:rPrChange>
          </w:rPr>
          <w:t>Huaquillas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54Z" w:id="196261198">
              <w:rPr>
                <w:rFonts w:ascii="Calibri" w:hAnsi="Calibri" w:eastAsia="Calibri" w:cs="Calibri"/>
                <w:b w:val="0"/>
                <w:bCs w:val="0"/>
                <w:i w:val="0"/>
                <w:iCs w:val="0"/>
                <w:caps w:val="0"/>
                <w:smallCaps w:val="0"/>
                <w:noProof w:val="0"/>
                <w:color w:val="444444"/>
                <w:sz w:val="24"/>
                <w:szCs w:val="24"/>
                <w:lang w:val="en-US"/>
              </w:rPr>
            </w:rPrChange>
          </w:rPr>
          <w:t xml:space="preserve"> and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4.764Z" w:id="1094051133">
              <w:rPr>
                <w:rFonts w:ascii="Calibri" w:hAnsi="Calibri" w:eastAsia="Calibri" w:cs="Calibri"/>
                <w:b w:val="1"/>
                <w:bCs w:val="1"/>
                <w:i w:val="0"/>
                <w:iCs w:val="0"/>
                <w:caps w:val="0"/>
                <w:smallCaps w:val="0"/>
                <w:noProof w:val="0"/>
                <w:color w:val="444444"/>
                <w:sz w:val="24"/>
                <w:szCs w:val="24"/>
                <w:lang w:val="en-US"/>
              </w:rPr>
            </w:rPrChange>
          </w:rPr>
          <w:t>Arenillas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56Z" w:id="973994356">
              <w:rPr>
                <w:rFonts w:ascii="Calibri" w:hAnsi="Calibri" w:eastAsia="Calibri" w:cs="Calibri"/>
                <w:b w:val="0"/>
                <w:bCs w:val="0"/>
                <w:i w:val="0"/>
                <w:iCs w:val="0"/>
                <w:caps w:val="0"/>
                <w:smallCaps w:val="0"/>
                <w:noProof w:val="0"/>
                <w:color w:val="444444"/>
                <w:sz w:val="24"/>
                <w:szCs w:val="24"/>
                <w:lang w:val="en-US"/>
              </w:rPr>
            </w:rPrChange>
          </w:rPr>
          <w:t xml:space="preserve"> in the province of El Oro,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57Z" w:id="1830611111">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59Z" w:id="1338787332">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42631D54" w14:textId="107B94FF">
      <w:pPr>
        <w:pStyle w:val="ListParagraph"/>
        <w:numPr>
          <w:ilvl w:val="0"/>
          <w:numId w:val="10"/>
        </w:numPr>
        <w:shd w:val="clear" w:color="auto" w:fill="FFFFFF" w:themeFill="background1"/>
        <w:spacing w:before="0" w:beforeAutospacing="off" w:after="0" w:afterAutospacing="off" w:line="240" w:lineRule="auto"/>
        <w:ind/>
        <w:rPr>
          <w:ins w:author="Catalina Ipas" w:date="2024-10-30T17:40:36.252Z" w16du:dateUtc="2024-10-30T17:40:36.252Z" w:id="1766297329"/>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33Z" w:id="2048510740">
            <w:rPr>
              <w:ins w:author="Catalina Ipas" w:date="2024-10-30T17:40:36.252Z" w16du:dateUtc="2024-10-30T17:40:36.252Z" w:id="316481502"/>
              <w:rFonts w:ascii="Calibri" w:hAnsi="Calibri" w:eastAsia="Calibri" w:cs="Calibri"/>
              <w:b w:val="0"/>
              <w:bCs w:val="0"/>
              <w:i w:val="0"/>
              <w:iCs w:val="0"/>
              <w:caps w:val="0"/>
              <w:smallCaps w:val="0"/>
              <w:noProof w:val="0"/>
              <w:color w:val="444444"/>
              <w:sz w:val="24"/>
              <w:szCs w:val="24"/>
              <w:lang w:val="en-US"/>
            </w:rPr>
          </w:rPrChange>
        </w:rPr>
        <w:pPrChange w:author="Catalina Ipas" w:date="2024-10-30T17:40:36.182Z">
          <w:pPr>
            <w:pStyle w:val="ListParagraph"/>
            <w:numPr>
              <w:ilvl w:val="0"/>
              <w:numId w:val="10"/>
            </w:numPr>
          </w:pPr>
        </w:pPrChange>
      </w:pPr>
      <w:ins w:author="Catalina Ipas" w:date="2024-10-30T17:40:36.252Z" w:id="394666421">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29Z" w:id="1927773517">
              <w:rPr>
                <w:rFonts w:ascii="Calibri" w:hAnsi="Calibri" w:eastAsia="Calibri" w:cs="Calibri"/>
                <w:b w:val="0"/>
                <w:bCs w:val="0"/>
                <w:i w:val="0"/>
                <w:iCs w:val="0"/>
                <w:caps w:val="0"/>
                <w:smallCaps w:val="0"/>
                <w:noProof w:val="0"/>
                <w:color w:val="444444"/>
                <w:sz w:val="24"/>
                <w:szCs w:val="24"/>
                <w:lang w:val="en-US"/>
              </w:rPr>
            </w:rPrChange>
          </w:rPr>
          <w:t xml:space="preserve">The cities of Quevedo,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4.768Z" w:id="195140275">
              <w:rPr>
                <w:rFonts w:ascii="Calibri" w:hAnsi="Calibri" w:eastAsia="Calibri" w:cs="Calibri"/>
                <w:b w:val="1"/>
                <w:bCs w:val="1"/>
                <w:i w:val="0"/>
                <w:iCs w:val="0"/>
                <w:caps w:val="0"/>
                <w:smallCaps w:val="0"/>
                <w:noProof w:val="0"/>
                <w:color w:val="444444"/>
                <w:sz w:val="24"/>
                <w:szCs w:val="24"/>
                <w:lang w:val="en-US"/>
              </w:rPr>
            </w:rPrChange>
          </w:rPr>
          <w:t>Quinsaloma</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64Z" w:id="1630794568">
              <w:rPr>
                <w:rFonts w:ascii="Calibri" w:hAnsi="Calibri" w:eastAsia="Calibri" w:cs="Calibri"/>
                <w:b w:val="0"/>
                <w:bCs w:val="0"/>
                <w:i w:val="0"/>
                <w:iCs w:val="0"/>
                <w:caps w:val="0"/>
                <w:smallCaps w:val="0"/>
                <w:noProof w:val="0"/>
                <w:color w:val="444444"/>
                <w:sz w:val="24"/>
                <w:szCs w:val="24"/>
                <w:lang w:val="en-US"/>
              </w:rPr>
            </w:rPrChange>
          </w:rPr>
          <w:t xml:space="preserve">, and Pueblo Viejo in the province of Los Rios,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65Z" w:id="1648093583">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67Z" w:id="880154631">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70AC8B6C" w14:textId="2F4F7D20">
      <w:pPr>
        <w:pStyle w:val="ListParagraph"/>
        <w:numPr>
          <w:ilvl w:val="0"/>
          <w:numId w:val="10"/>
        </w:numPr>
        <w:shd w:val="clear" w:color="auto" w:fill="FFFFFF" w:themeFill="background1"/>
        <w:spacing w:before="0" w:beforeAutospacing="off" w:after="0" w:afterAutospacing="off" w:line="240" w:lineRule="auto"/>
        <w:ind/>
        <w:rPr>
          <w:ins w:author="Catalina Ipas" w:date="2024-10-30T17:40:36.252Z" w16du:dateUtc="2024-10-30T17:40:36.252Z" w:id="984544866"/>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34Z" w:id="1833281093">
            <w:rPr>
              <w:ins w:author="Catalina Ipas" w:date="2024-10-30T17:40:36.252Z" w16du:dateUtc="2024-10-30T17:40:36.252Z" w:id="1699631842"/>
              <w:rFonts w:ascii="Calibri" w:hAnsi="Calibri" w:eastAsia="Calibri" w:cs="Calibri"/>
              <w:b w:val="0"/>
              <w:bCs w:val="0"/>
              <w:i w:val="0"/>
              <w:iCs w:val="0"/>
              <w:caps w:val="0"/>
              <w:smallCaps w:val="0"/>
              <w:noProof w:val="0"/>
              <w:color w:val="444444"/>
              <w:sz w:val="24"/>
              <w:szCs w:val="24"/>
              <w:lang w:val="en-US"/>
            </w:rPr>
          </w:rPrChange>
        </w:rPr>
        <w:pPrChange w:author="Catalina Ipas" w:date="2024-10-30T17:40:36.191Z">
          <w:pPr>
            <w:pStyle w:val="ListParagraph"/>
            <w:numPr>
              <w:ilvl w:val="0"/>
              <w:numId w:val="10"/>
            </w:numPr>
          </w:pPr>
        </w:pPrChange>
      </w:pPr>
      <w:ins w:author="Catalina Ipas" w:date="2024-10-30T17:40:36.252Z" w:id="904510840">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33Z" w:id="1726886310">
              <w:rPr>
                <w:rFonts w:ascii="Calibri" w:hAnsi="Calibri" w:eastAsia="Calibri" w:cs="Calibri"/>
                <w:b w:val="0"/>
                <w:bCs w:val="0"/>
                <w:i w:val="0"/>
                <w:iCs w:val="0"/>
                <w:caps w:val="0"/>
                <w:smallCaps w:val="0"/>
                <w:noProof w:val="0"/>
                <w:color w:val="444444"/>
                <w:sz w:val="24"/>
                <w:szCs w:val="24"/>
                <w:lang w:val="en-US"/>
              </w:rPr>
            </w:rPrChange>
          </w:rPr>
          <w:t xml:space="preserve">The canton of Duran, in the province of Guayas,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7Z" w:id="1129687435">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71Z" w:id="403039862">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699F9C41" w14:textId="76DCA83E">
      <w:pPr>
        <w:pStyle w:val="ListParagraph"/>
        <w:numPr>
          <w:ilvl w:val="0"/>
          <w:numId w:val="10"/>
        </w:numPr>
        <w:shd w:val="clear" w:color="auto" w:fill="FFFFFF" w:themeFill="background1"/>
        <w:spacing w:before="0" w:beforeAutospacing="off" w:after="0" w:afterAutospacing="off" w:line="240" w:lineRule="auto"/>
        <w:ind/>
        <w:rPr>
          <w:ins w:author="Catalina Ipas" w:date="2024-10-30T17:40:36.252Z" w16du:dateUtc="2024-10-30T17:40:36.252Z" w:id="1765615745"/>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4Z" w:id="1386716549">
            <w:rPr>
              <w:ins w:author="Catalina Ipas" w:date="2024-10-30T17:40:36.252Z" w16du:dateUtc="2024-10-30T17:40:36.252Z" w:id="1259132250"/>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Z">
          <w:pPr>
            <w:pStyle w:val="ListParagraph"/>
            <w:numPr>
              <w:ilvl w:val="0"/>
              <w:numId w:val="10"/>
            </w:numPr>
          </w:pPr>
        </w:pPrChange>
      </w:pPr>
      <w:ins w:author="Catalina Ipas" w:date="2024-10-30T17:40:36.252Z" w:id="521730875">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35Z" w:id="562657801">
              <w:rPr>
                <w:rFonts w:ascii="Calibri" w:hAnsi="Calibri" w:eastAsia="Calibri" w:cs="Calibri"/>
                <w:b w:val="0"/>
                <w:bCs w:val="0"/>
                <w:i w:val="0"/>
                <w:iCs w:val="0"/>
                <w:caps w:val="0"/>
                <w:smallCaps w:val="0"/>
                <w:noProof w:val="0"/>
                <w:color w:val="444444"/>
                <w:sz w:val="24"/>
                <w:szCs w:val="24"/>
                <w:lang w:val="en-US"/>
              </w:rPr>
            </w:rPrChange>
          </w:rPr>
          <w:t>Esmeraldas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73Z" w:id="1790245657">
              <w:rPr>
                <w:rFonts w:ascii="Calibri" w:hAnsi="Calibri" w:eastAsia="Calibri" w:cs="Calibri"/>
                <w:b w:val="0"/>
                <w:bCs w:val="0"/>
                <w:i w:val="0"/>
                <w:iCs w:val="0"/>
                <w:caps w:val="0"/>
                <w:smallCaps w:val="0"/>
                <w:noProof w:val="0"/>
                <w:color w:val="444444"/>
                <w:sz w:val="24"/>
                <w:szCs w:val="24"/>
                <w:lang w:val="en-US"/>
              </w:rPr>
            </w:rPrChange>
          </w:rPr>
          <w:t xml:space="preserve"> city and all areas north of Esmeraldas city in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4.775Z" w:id="1249683556">
              <w:rPr>
                <w:rFonts w:ascii="Calibri" w:hAnsi="Calibri" w:eastAsia="Calibri" w:cs="Calibri"/>
                <w:b w:val="1"/>
                <w:bCs w:val="1"/>
                <w:i w:val="0"/>
                <w:iCs w:val="0"/>
                <w:caps w:val="0"/>
                <w:smallCaps w:val="0"/>
                <w:noProof w:val="0"/>
                <w:color w:val="444444"/>
                <w:sz w:val="24"/>
                <w:szCs w:val="24"/>
                <w:lang w:val="en-US"/>
              </w:rPr>
            </w:rPrChange>
          </w:rPr>
          <w:t>Esmeraldas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74Z" w:id="271442177">
              <w:rPr>
                <w:rFonts w:ascii="Calibri" w:hAnsi="Calibri" w:eastAsia="Calibri" w:cs="Calibri"/>
                <w:b w:val="0"/>
                <w:bCs w:val="0"/>
                <w:i w:val="0"/>
                <w:iCs w:val="0"/>
                <w:caps w:val="0"/>
                <w:smallCaps w:val="0"/>
                <w:noProof w:val="0"/>
                <w:color w:val="444444"/>
                <w:sz w:val="24"/>
                <w:szCs w:val="24"/>
                <w:lang w:val="en-US"/>
              </w:rPr>
            </w:rPrChange>
          </w:rPr>
          <w:t xml:space="preserve"> province,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75Z" w:id="1992129584">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77Z" w:id="1785154146">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15ADFD35" w14:textId="231DE93E">
      <w:pPr>
        <w:shd w:val="clear" w:color="auto" w:fill="FFFFFF" w:themeFill="background1"/>
        <w:spacing w:before="240" w:beforeAutospacing="off" w:after="240" w:afterAutospacing="off" w:line="240" w:lineRule="auto"/>
        <w:ind/>
        <w:rPr>
          <w:ins w:author="Catalina Ipas" w:date="2024-10-30T17:40:36.252Z" w16du:dateUtc="2024-10-30T17:40:36.252Z" w:id="803554984"/>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41Z" w:id="1863591863">
            <w:rPr>
              <w:ins w:author="Catalina Ipas" w:date="2024-10-30T17:40:36.252Z" w16du:dateUtc="2024-10-30T17:40:36.252Z" w:id="1583745958"/>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05Z">
          <w:pPr/>
        </w:pPrChange>
      </w:pPr>
      <w:ins w:author="Catalina Ipas" w:date="2024-10-30T17:40:36.252Z" w:id="2048934479">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41Z" w:id="1796448430">
              <w:rPr>
                <w:rFonts w:ascii="Calibri" w:hAnsi="Calibri" w:eastAsia="Calibri" w:cs="Calibri"/>
                <w:b w:val="0"/>
                <w:bCs w:val="0"/>
                <w:i w:val="0"/>
                <w:iCs w:val="0"/>
                <w:caps w:val="0"/>
                <w:smallCaps w:val="0"/>
                <w:noProof w:val="0"/>
                <w:color w:val="444444"/>
                <w:sz w:val="24"/>
                <w:szCs w:val="24"/>
                <w:lang w:val="en-US"/>
              </w:rPr>
            </w:rPrChange>
          </w:rPr>
          <w:t>Reconsider travel to:</w:t>
        </w:r>
      </w:ins>
    </w:p>
    <w:p w:rsidRPr="009E36E1" w:rsidR="009E36E1" w:rsidP="50572F02" w:rsidRDefault="009E36E1" w14:paraId="41692B0F" w14:textId="777FC064">
      <w:pPr>
        <w:pStyle w:val="ListParagraph"/>
        <w:numPr>
          <w:ilvl w:val="0"/>
          <w:numId w:val="11"/>
        </w:numPr>
        <w:shd w:val="clear" w:color="auto" w:fill="FFFFFF" w:themeFill="background1"/>
        <w:spacing w:before="0" w:beforeAutospacing="off" w:after="0" w:afterAutospacing="off" w:line="240" w:lineRule="auto"/>
        <w:ind/>
        <w:rPr>
          <w:ins w:author="Catalina Ipas" w:date="2024-10-30T17:40:36.253Z" w16du:dateUtc="2024-10-30T17:40:36.253Z" w:id="1661409742"/>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47Z" w:id="383243088">
            <w:rPr>
              <w:ins w:author="Catalina Ipas" w:date="2024-10-30T17:40:36.253Z" w16du:dateUtc="2024-10-30T17:40:36.253Z" w:id="716988319"/>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11Z">
          <w:pPr>
            <w:pStyle w:val="ListParagraph"/>
            <w:numPr>
              <w:ilvl w:val="0"/>
              <w:numId w:val="11"/>
            </w:numPr>
          </w:pPr>
        </w:pPrChange>
      </w:pPr>
      <w:ins w:author="Catalina Ipas" w:date="2024-10-30T17:40:36.253Z" w:id="565118116">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42Z" w:id="1121262417">
              <w:rPr>
                <w:rFonts w:ascii="Calibri" w:hAnsi="Calibri" w:eastAsia="Calibri" w:cs="Calibri"/>
                <w:b w:val="0"/>
                <w:bCs w:val="0"/>
                <w:i w:val="0"/>
                <w:iCs w:val="0"/>
                <w:caps w:val="0"/>
                <w:smallCaps w:val="0"/>
                <w:noProof w:val="0"/>
                <w:color w:val="444444"/>
                <w:sz w:val="24"/>
                <w:szCs w:val="24"/>
                <w:lang w:val="en-US"/>
              </w:rPr>
            </w:rPrChange>
          </w:rPr>
          <w:t xml:space="preserve">Guayaquil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Z" w:id="58568384">
              <w:rPr>
                <w:rFonts w:ascii="Calibri" w:hAnsi="Calibri" w:eastAsia="Calibri" w:cs="Calibri"/>
                <w:b w:val="0"/>
                <w:bCs w:val="0"/>
                <w:i w:val="0"/>
                <w:iCs w:val="0"/>
                <w:caps w:val="0"/>
                <w:smallCaps w:val="0"/>
                <w:noProof w:val="0"/>
                <w:color w:val="444444"/>
                <w:sz w:val="24"/>
                <w:szCs w:val="24"/>
                <w:lang w:val="en-US"/>
              </w:rPr>
            </w:rPrChange>
          </w:rPr>
          <w:t>north</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1Z" w:id="1136682188">
              <w:rPr>
                <w:rFonts w:ascii="Calibri" w:hAnsi="Calibri" w:eastAsia="Calibri" w:cs="Calibri"/>
                <w:b w:val="0"/>
                <w:bCs w:val="0"/>
                <w:i w:val="0"/>
                <w:iCs w:val="0"/>
                <w:caps w:val="0"/>
                <w:smallCaps w:val="0"/>
                <w:noProof w:val="0"/>
                <w:color w:val="444444"/>
                <w:sz w:val="24"/>
                <w:szCs w:val="24"/>
                <w:lang w:val="en-US"/>
              </w:rPr>
            </w:rPrChange>
          </w:rPr>
          <w:t xml:space="preserve"> of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2Z" w:id="2087515980">
              <w:rPr>
                <w:rFonts w:ascii="Calibri" w:hAnsi="Calibri" w:eastAsia="Calibri" w:cs="Calibri"/>
                <w:b w:val="0"/>
                <w:bCs w:val="0"/>
                <w:i w:val="0"/>
                <w:iCs w:val="0"/>
                <w:caps w:val="0"/>
                <w:smallCaps w:val="0"/>
                <w:noProof w:val="0"/>
                <w:color w:val="444444"/>
                <w:sz w:val="24"/>
                <w:szCs w:val="24"/>
                <w:lang w:val="en-US"/>
              </w:rPr>
            </w:rPrChange>
          </w:rPr>
          <w:t>Portete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2Z" w:id="2058935973">
              <w:rPr>
                <w:rFonts w:ascii="Calibri" w:hAnsi="Calibri" w:eastAsia="Calibri" w:cs="Calibri"/>
                <w:b w:val="0"/>
                <w:bCs w:val="0"/>
                <w:i w:val="0"/>
                <w:iCs w:val="0"/>
                <w:caps w:val="0"/>
                <w:smallCaps w:val="0"/>
                <w:noProof w:val="0"/>
                <w:color w:val="444444"/>
                <w:sz w:val="24"/>
                <w:szCs w:val="24"/>
                <w:lang w:val="en-US"/>
              </w:rPr>
            </w:rPrChange>
          </w:rPr>
          <w:t xml:space="preserve"> de Tarqui Avenue du</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02.93Z" w:id="1814724638">
              <w:rPr>
                <w:rFonts w:ascii="Calibri" w:hAnsi="Calibri" w:eastAsia="Calibri" w:cs="Calibri"/>
                <w:b w:val="0"/>
                <w:bCs w:val="0"/>
                <w:i w:val="0"/>
                <w:iCs w:val="0"/>
                <w:caps w:val="0"/>
                <w:smallCaps w:val="0"/>
                <w:noProof w:val="0"/>
                <w:color w:val="444444"/>
                <w:sz w:val="24"/>
                <w:szCs w:val="24"/>
                <w:lang w:val="en-US"/>
              </w:rPr>
            </w:rPrChange>
          </w:rPr>
          <w:t xml:space="preserve">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4Z" w:id="1758784671">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5Z" w:id="964019292">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60DCFE49" w14:textId="32810C28">
      <w:pPr>
        <w:pStyle w:val="ListParagraph"/>
        <w:numPr>
          <w:ilvl w:val="0"/>
          <w:numId w:val="11"/>
        </w:numPr>
        <w:shd w:val="clear" w:color="auto" w:fill="FFFFFF" w:themeFill="background1"/>
        <w:spacing w:before="0" w:beforeAutospacing="off" w:after="0" w:afterAutospacing="off" w:line="240" w:lineRule="auto"/>
        <w:ind/>
        <w:rPr>
          <w:ins w:author="Catalina Ipas" w:date="2024-10-30T17:40:36.253Z" w16du:dateUtc="2024-10-30T17:40:36.253Z" w:id="1558522838"/>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52Z" w:id="390781767">
            <w:rPr>
              <w:ins w:author="Catalina Ipas" w:date="2024-10-30T17:40:36.253Z" w16du:dateUtc="2024-10-30T17:40:36.253Z" w:id="1211750746"/>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21Z">
          <w:pPr>
            <w:pStyle w:val="ListParagraph"/>
            <w:numPr>
              <w:ilvl w:val="0"/>
              <w:numId w:val="11"/>
            </w:numPr>
          </w:pPr>
        </w:pPrChange>
      </w:pPr>
      <w:ins w:author="Catalina Ipas" w:date="2024-10-30T17:40:36.253Z" w:id="406990692">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48Z" w:id="769443398">
              <w:rPr>
                <w:rFonts w:ascii="Calibri" w:hAnsi="Calibri" w:eastAsia="Calibri" w:cs="Calibri"/>
                <w:b w:val="0"/>
                <w:bCs w:val="0"/>
                <w:i w:val="0"/>
                <w:iCs w:val="0"/>
                <w:caps w:val="0"/>
                <w:smallCaps w:val="0"/>
                <w:noProof w:val="0"/>
                <w:color w:val="444444"/>
                <w:sz w:val="24"/>
                <w:szCs w:val="24"/>
                <w:lang w:val="en-US"/>
              </w:rPr>
            </w:rPrChange>
          </w:rPr>
          <w:t xml:space="preserve">El Oro province outside the cities of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7Z" w:id="992662489">
              <w:rPr>
                <w:rFonts w:ascii="Calibri" w:hAnsi="Calibri" w:eastAsia="Calibri" w:cs="Calibri"/>
                <w:b w:val="0"/>
                <w:bCs w:val="0"/>
                <w:i w:val="0"/>
                <w:iCs w:val="0"/>
                <w:caps w:val="0"/>
                <w:smallCaps w:val="0"/>
                <w:noProof w:val="0"/>
                <w:color w:val="444444"/>
                <w:sz w:val="24"/>
                <w:szCs w:val="24"/>
                <w:lang w:val="en-US"/>
              </w:rPr>
            </w:rPrChange>
          </w:rPr>
          <w:t>Huaquillas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8Z" w:id="184746873">
              <w:rPr>
                <w:rFonts w:ascii="Calibri" w:hAnsi="Calibri" w:eastAsia="Calibri" w:cs="Calibri"/>
                <w:b w:val="0"/>
                <w:bCs w:val="0"/>
                <w:i w:val="0"/>
                <w:iCs w:val="0"/>
                <w:caps w:val="0"/>
                <w:smallCaps w:val="0"/>
                <w:noProof w:val="0"/>
                <w:color w:val="444444"/>
                <w:sz w:val="24"/>
                <w:szCs w:val="24"/>
                <w:lang w:val="en-US"/>
              </w:rPr>
            </w:rPrChange>
          </w:rPr>
          <w:t xml:space="preserve"> and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89Z" w:id="862318555">
              <w:rPr>
                <w:rFonts w:ascii="Calibri" w:hAnsi="Calibri" w:eastAsia="Calibri" w:cs="Calibri"/>
                <w:b w:val="0"/>
                <w:bCs w:val="0"/>
                <w:i w:val="0"/>
                <w:iCs w:val="0"/>
                <w:caps w:val="0"/>
                <w:smallCaps w:val="0"/>
                <w:noProof w:val="0"/>
                <w:color w:val="444444"/>
                <w:sz w:val="24"/>
                <w:szCs w:val="24"/>
                <w:lang w:val="en-US"/>
              </w:rPr>
            </w:rPrChange>
          </w:rPr>
          <w:t>Arenillas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02.932Z" w:id="1783425689">
              <w:rPr>
                <w:rFonts w:ascii="Calibri" w:hAnsi="Calibri" w:eastAsia="Calibri" w:cs="Calibri"/>
                <w:b w:val="0"/>
                <w:bCs w:val="0"/>
                <w:i w:val="0"/>
                <w:iCs w:val="0"/>
                <w:caps w:val="0"/>
                <w:smallCaps w:val="0"/>
                <w:noProof w:val="0"/>
                <w:color w:val="444444"/>
                <w:sz w:val="24"/>
                <w:szCs w:val="24"/>
                <w:lang w:val="en-US"/>
              </w:rPr>
            </w:rPrChange>
          </w:rPr>
          <w:t xml:space="preserve">,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91Z" w:id="1130707383">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92Z" w:id="1968459292">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2878A154" w14:textId="04D38CFA">
      <w:pPr>
        <w:pStyle w:val="ListParagraph"/>
        <w:numPr>
          <w:ilvl w:val="0"/>
          <w:numId w:val="11"/>
        </w:numPr>
        <w:shd w:val="clear" w:color="auto" w:fill="FFFFFF" w:themeFill="background1"/>
        <w:spacing w:before="0" w:beforeAutospacing="off" w:after="0" w:afterAutospacing="off" w:line="240" w:lineRule="auto"/>
        <w:ind/>
        <w:rPr>
          <w:ins w:author="Catalina Ipas" w:date="2024-10-30T17:40:36.253Z" w16du:dateUtc="2024-10-30T17:40:36.253Z" w:id="1837779467"/>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55Z" w:id="1888726757">
            <w:rPr>
              <w:ins w:author="Catalina Ipas" w:date="2024-10-30T17:40:36.253Z" w16du:dateUtc="2024-10-30T17:40:36.253Z" w:id="1296070084"/>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3Z">
          <w:pPr>
            <w:pStyle w:val="ListParagraph"/>
            <w:numPr>
              <w:ilvl w:val="0"/>
              <w:numId w:val="11"/>
            </w:numPr>
          </w:pPr>
        </w:pPrChange>
      </w:pPr>
      <w:ins w:author="Catalina Ipas" w:date="2024-10-30T17:40:36.253Z" w:id="1148376922">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53Z" w:id="923136857">
              <w:rPr>
                <w:rFonts w:ascii="Calibri" w:hAnsi="Calibri" w:eastAsia="Calibri" w:cs="Calibri"/>
                <w:b w:val="0"/>
                <w:bCs w:val="0"/>
                <w:i w:val="0"/>
                <w:iCs w:val="0"/>
                <w:caps w:val="0"/>
                <w:smallCaps w:val="0"/>
                <w:noProof w:val="0"/>
                <w:color w:val="444444"/>
                <w:sz w:val="24"/>
                <w:szCs w:val="24"/>
                <w:lang w:val="en-US"/>
              </w:rPr>
            </w:rPrChange>
          </w:rPr>
          <w:t xml:space="preserve">Los Rios province outside the cities of Quevedo,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95Z" w:id="536868165">
              <w:rPr>
                <w:rFonts w:ascii="Calibri" w:hAnsi="Calibri" w:eastAsia="Calibri" w:cs="Calibri"/>
                <w:b w:val="0"/>
                <w:bCs w:val="0"/>
                <w:i w:val="0"/>
                <w:iCs w:val="0"/>
                <w:caps w:val="0"/>
                <w:smallCaps w:val="0"/>
                <w:noProof w:val="0"/>
                <w:color w:val="444444"/>
                <w:sz w:val="24"/>
                <w:szCs w:val="24"/>
                <w:lang w:val="en-US"/>
              </w:rPr>
            </w:rPrChange>
          </w:rPr>
          <w:t>Quinsaloma</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02.933Z" w:id="1750073787">
              <w:rPr>
                <w:rFonts w:ascii="Calibri" w:hAnsi="Calibri" w:eastAsia="Calibri" w:cs="Calibri"/>
                <w:b w:val="0"/>
                <w:bCs w:val="0"/>
                <w:i w:val="0"/>
                <w:iCs w:val="0"/>
                <w:caps w:val="0"/>
                <w:smallCaps w:val="0"/>
                <w:noProof w:val="0"/>
                <w:color w:val="444444"/>
                <w:sz w:val="24"/>
                <w:szCs w:val="24"/>
                <w:lang w:val="en-US"/>
              </w:rPr>
            </w:rPrChange>
          </w:rPr>
          <w:t xml:space="preserve">, and Pueblo Viejo,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97Z" w:id="778646996">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7.998Z" w:id="2080479884">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296C2FE0" w14:textId="31EFD5DC">
      <w:pPr>
        <w:pStyle w:val="ListParagraph"/>
        <w:numPr>
          <w:ilvl w:val="0"/>
          <w:numId w:val="11"/>
        </w:numPr>
        <w:shd w:val="clear" w:color="auto" w:fill="FFFFFF" w:themeFill="background1"/>
        <w:spacing w:before="0" w:beforeAutospacing="off" w:after="0" w:afterAutospacing="off" w:line="240" w:lineRule="auto"/>
        <w:ind/>
        <w:rPr>
          <w:ins w:author="Catalina Ipas" w:date="2024-10-30T17:40:36.253Z" w16du:dateUtc="2024-10-30T17:40:36.253Z" w:id="793949315"/>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59Z" w:id="1212964278">
            <w:rPr>
              <w:ins w:author="Catalina Ipas" w:date="2024-10-30T17:40:36.253Z" w16du:dateUtc="2024-10-30T17:40:36.253Z" w:id="1978774474"/>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4Z">
          <w:pPr>
            <w:pStyle w:val="ListParagraph"/>
            <w:numPr>
              <w:ilvl w:val="0"/>
              <w:numId w:val="11"/>
            </w:numPr>
          </w:pPr>
        </w:pPrChange>
      </w:pPr>
      <w:ins w:author="Catalina Ipas" w:date="2024-10-30T17:40:36.253Z" w:id="1484118849">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56Z" w:id="1527459559">
              <w:rPr>
                <w:rFonts w:ascii="Calibri" w:hAnsi="Calibri" w:eastAsia="Calibri" w:cs="Calibri"/>
                <w:b w:val="0"/>
                <w:bCs w:val="0"/>
                <w:i w:val="0"/>
                <w:iCs w:val="0"/>
                <w:caps w:val="0"/>
                <w:smallCaps w:val="0"/>
                <w:noProof w:val="0"/>
                <w:color w:val="444444"/>
                <w:sz w:val="24"/>
                <w:szCs w:val="24"/>
                <w:lang w:val="en-US"/>
              </w:rPr>
            </w:rPrChange>
          </w:rPr>
          <w:t xml:space="preserve">All areas south of Esmeraldas city in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8Z" w:id="659061811">
              <w:rPr>
                <w:rFonts w:ascii="Calibri" w:hAnsi="Calibri" w:eastAsia="Calibri" w:cs="Calibri"/>
                <w:b w:val="0"/>
                <w:bCs w:val="0"/>
                <w:i w:val="0"/>
                <w:iCs w:val="0"/>
                <w:caps w:val="0"/>
                <w:smallCaps w:val="0"/>
                <w:noProof w:val="0"/>
                <w:color w:val="444444"/>
                <w:sz w:val="24"/>
                <w:szCs w:val="24"/>
                <w:lang w:val="en-US"/>
              </w:rPr>
            </w:rPrChange>
          </w:rPr>
          <w:t>Esmeraldas</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02.934Z" w:id="302772990">
              <w:rPr>
                <w:rFonts w:ascii="Calibri" w:hAnsi="Calibri" w:eastAsia="Calibri" w:cs="Calibri"/>
                <w:b w:val="0"/>
                <w:bCs w:val="0"/>
                <w:i w:val="0"/>
                <w:iCs w:val="0"/>
                <w:caps w:val="0"/>
                <w:smallCaps w:val="0"/>
                <w:noProof w:val="0"/>
                <w:color w:val="444444"/>
                <w:sz w:val="24"/>
                <w:szCs w:val="24"/>
                <w:lang w:val="en-US"/>
              </w:rPr>
            </w:rPrChange>
          </w:rPr>
          <w:t xml:space="preserve"> province, due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8.002Z" w:id="1246542064">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8.003Z" w:id="341963915">
              <w:rPr>
                <w:rFonts w:ascii="Calibri" w:hAnsi="Calibri" w:eastAsia="Calibri" w:cs="Calibri"/>
                <w:b w:val="0"/>
                <w:bCs w:val="0"/>
                <w:i w:val="0"/>
                <w:iCs w:val="0"/>
                <w:caps w:val="0"/>
                <w:smallCaps w:val="0"/>
                <w:noProof w:val="0"/>
                <w:color w:val="444444"/>
                <w:sz w:val="24"/>
                <w:szCs w:val="24"/>
                <w:lang w:val="en-US"/>
              </w:rPr>
            </w:rPrChange>
          </w:rPr>
          <w:t>.</w:t>
        </w:r>
      </w:ins>
    </w:p>
    <w:p w:rsidRPr="009E36E1" w:rsidR="009E36E1" w:rsidP="50572F02" w:rsidRDefault="009E36E1" w14:paraId="2812A383" w14:textId="385E5A36">
      <w:pPr>
        <w:pStyle w:val="ListParagraph"/>
        <w:numPr>
          <w:ilvl w:val="0"/>
          <w:numId w:val="11"/>
        </w:numPr>
        <w:shd w:val="clear" w:color="auto" w:fill="FFFFFF" w:themeFill="background1"/>
        <w:spacing w:before="0" w:beforeAutospacing="off" w:after="0" w:afterAutospacing="off" w:line="240" w:lineRule="auto"/>
        <w:ind/>
        <w:rPr>
          <w:ins w:author="Catalina Ipas" w:date="2024-10-30T17:40:36.253Z" w16du:dateUtc="2024-10-30T17:40:36.253Z" w:id="381328118"/>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64Z" w:id="1360819979">
            <w:rPr>
              <w:ins w:author="Catalina Ipas" w:date="2024-10-30T17:40:36.253Z" w16du:dateUtc="2024-10-30T17:40:36.253Z" w:id="2084429620"/>
              <w:rFonts w:ascii="Calibri" w:hAnsi="Calibri" w:eastAsia="Calibri" w:cs="Calibri"/>
              <w:b w:val="0"/>
              <w:bCs w:val="0"/>
              <w:i w:val="0"/>
              <w:iCs w:val="0"/>
              <w:caps w:val="0"/>
              <w:smallCaps w:val="0"/>
              <w:noProof w:val="0"/>
              <w:color w:val="444444"/>
              <w:sz w:val="24"/>
              <w:szCs w:val="24"/>
              <w:lang w:val="en-US"/>
            </w:rPr>
          </w:rPrChange>
        </w:rPr>
        <w:pPrChange w:author="Catalina Ipas" w:date="2024-10-30T17:40:36.248Z">
          <w:pPr>
            <w:pStyle w:val="ListParagraph"/>
            <w:numPr>
              <w:ilvl w:val="0"/>
              <w:numId w:val="11"/>
            </w:numPr>
          </w:pPr>
        </w:pPrChange>
      </w:pPr>
      <w:ins w:author="Catalina Ipas" w:date="2024-10-30T17:40:36.253Z" w:id="2073521389">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21.46Z" w:id="362277800">
              <w:rPr>
                <w:rFonts w:ascii="Calibri" w:hAnsi="Calibri" w:eastAsia="Calibri" w:cs="Calibri"/>
                <w:b w:val="0"/>
                <w:bCs w:val="0"/>
                <w:i w:val="0"/>
                <w:iCs w:val="0"/>
                <w:caps w:val="0"/>
                <w:smallCaps w:val="0"/>
                <w:noProof w:val="0"/>
                <w:color w:val="444444"/>
                <w:sz w:val="24"/>
                <w:szCs w:val="24"/>
                <w:lang w:val="en-US"/>
              </w:rPr>
            </w:rPrChange>
          </w:rPr>
          <w:t xml:space="preserve">The provinces of Sucumbios, Manabi, Santa Elena, and Santo Domingo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8.005Z" w:id="1203039610">
              <w:rPr>
                <w:rFonts w:ascii="Calibri" w:hAnsi="Calibri" w:eastAsia="Calibri" w:cs="Calibri"/>
                <w:b w:val="0"/>
                <w:bCs w:val="0"/>
                <w:i w:val="0"/>
                <w:iCs w:val="0"/>
                <w:caps w:val="0"/>
                <w:smallCaps w:val="0"/>
                <w:noProof w:val="0"/>
                <w:color w:val="444444"/>
                <w:sz w:val="24"/>
                <w:szCs w:val="24"/>
                <w:lang w:val="en-US"/>
              </w:rPr>
            </w:rPrChange>
          </w:rPr>
          <w:t>due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02.935Z" w:id="1280932722">
              <w:rPr>
                <w:rFonts w:ascii="Calibri" w:hAnsi="Calibri" w:eastAsia="Calibri" w:cs="Calibri"/>
                <w:b w:val="0"/>
                <w:bCs w:val="0"/>
                <w:i w:val="0"/>
                <w:iCs w:val="0"/>
                <w:caps w:val="0"/>
                <w:smallCaps w:val="0"/>
                <w:noProof w:val="0"/>
                <w:color w:val="444444"/>
                <w:sz w:val="24"/>
                <w:szCs w:val="24"/>
                <w:lang w:val="en-US"/>
              </w:rPr>
            </w:rPrChange>
          </w:rPr>
          <w:t xml:space="preserve"> to </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18.008Z" w:id="911187187">
              <w:rPr>
                <w:rFonts w:ascii="Calibri" w:hAnsi="Calibri" w:eastAsia="Calibri" w:cs="Calibri"/>
                <w:b w:val="0"/>
                <w:bCs w:val="0"/>
                <w:i w:val="0"/>
                <w:iCs w:val="0"/>
                <w:caps w:val="0"/>
                <w:smallCaps w:val="0"/>
                <w:noProof w:val="0"/>
                <w:color w:val="444444"/>
                <w:sz w:val="24"/>
                <w:szCs w:val="24"/>
                <w:lang w:val="en-US"/>
              </w:rPr>
            </w:rPrChange>
          </w:rPr>
          <w:t>crime</w:t>
        </w:r>
        <w:r w:rsidRPr="50572F02" w:rsidR="6DDEF2F1">
          <w:rPr>
            <w:rFonts w:ascii="Calibri" w:hAnsi="Calibri" w:eastAsia="Calibri" w:cs="Calibri" w:asciiTheme="minorAscii" w:hAnsiTheme="minorAscii" w:eastAsiaTheme="minorAscii" w:cstheme="minorAscii"/>
            <w:b w:val="0"/>
            <w:bCs w:val="0"/>
            <w:i w:val="0"/>
            <w:iCs w:val="0"/>
            <w:caps w:val="0"/>
            <w:smallCaps w:val="0"/>
            <w:noProof w:val="0"/>
            <w:color w:val="444444"/>
            <w:sz w:val="22"/>
            <w:szCs w:val="22"/>
            <w:lang w:val="en-US"/>
            <w:rPrChange w:author="Catalina Ipas" w:date="2024-10-30T17:41:02.936Z" w:id="1016966041">
              <w:rPr>
                <w:rFonts w:ascii="Calibri" w:hAnsi="Calibri" w:eastAsia="Calibri" w:cs="Calibri"/>
                <w:b w:val="0"/>
                <w:bCs w:val="0"/>
                <w:i w:val="0"/>
                <w:iCs w:val="0"/>
                <w:caps w:val="0"/>
                <w:smallCaps w:val="0"/>
                <w:noProof w:val="0"/>
                <w:color w:val="444444"/>
                <w:sz w:val="24"/>
                <w:szCs w:val="24"/>
                <w:lang w:val="en-US"/>
              </w:rPr>
            </w:rPrChange>
          </w:rPr>
          <w:t>.</w:t>
        </w:r>
        <w:r w:rsidRPr="50572F02" w:rsidR="6DDEF2F1">
          <w:rPr>
            <w:rFonts w:ascii="Calibri" w:hAnsi="Calibri" w:eastAsia="Calibri" w:cs="Calibri" w:asciiTheme="minorAscii" w:hAnsiTheme="minorAscii" w:eastAsiaTheme="minorAscii" w:cstheme="minorAscii"/>
            <w:b w:val="0"/>
            <w:bCs w:val="0"/>
            <w:sz w:val="22"/>
            <w:szCs w:val="22"/>
            <w:rPrChange w:author="Catalina Ipas" w:date="2024-10-30T17:41:02.936Z" w:id="1237812250"/>
          </w:rPr>
          <w:t xml:space="preserve"> </w:t>
        </w:r>
      </w:ins>
    </w:p>
    <w:p w:rsidRPr="009E36E1" w:rsidR="009E36E1" w:rsidP="50572F02" w:rsidRDefault="009E36E1" w14:paraId="1FBA78B7" w14:textId="1F399706">
      <w:pPr>
        <w:pStyle w:val="Normal"/>
        <w:numPr>
          <w:ilvl w:val="0"/>
          <w:numId w:val="4"/>
        </w:numPr>
        <w:spacing w:before="120" w:after="120" w:line="240" w:lineRule="auto"/>
        <w:ind w:left="0" w:firstLine="0"/>
        <w:rPr>
          <w:del w:author="Catalina Ipas" w:date="2024-10-30T17:40:31.822Z" w16du:dateUtc="2024-10-30T17:40:31.822Z" w:id="691345719"/>
        </w:rPr>
      </w:pPr>
      <w:del w:author="Catalina Ipas" w:date="2024-10-30T17:40:31.822Z" w:id="1299206888">
        <w:r w:rsidDel="31971CEB">
          <w:delText xml:space="preserve">Carrefour, Cite Soleil, </w:delText>
        </w:r>
        <w:r w:rsidDel="31971CEB">
          <w:delText>Martissany</w:delText>
        </w:r>
        <w:r w:rsidDel="31971CEB">
          <w:delText xml:space="preserve"> and Bel Air neighborhoods of Port au Prince. </w:delText>
        </w:r>
      </w:del>
    </w:p>
    <w:p w:rsidRPr="009E36E1" w:rsidR="000C4E1A" w:rsidP="009E36E1" w:rsidRDefault="009E36E1" w14:paraId="1FBA78B8" w14:textId="055F18AE">
      <w:pPr>
        <w:pStyle w:val="ListParagraph"/>
        <w:numPr>
          <w:ilvl w:val="1"/>
          <w:numId w:val="4"/>
        </w:numPr>
        <w:spacing w:before="120" w:after="120" w:line="240" w:lineRule="auto"/>
        <w:rPr>
          <w:del w:author="Catalina Ipas" w:date="2024-10-30T17:40:31.82Z" w16du:dateUtc="2024-10-30T17:40:31.82Z" w:id="979666138"/>
        </w:rPr>
      </w:pPr>
      <w:del w:author="Catalina Ipas" w:date="2024-10-30T17:40:31.822Z" w:id="834591933">
        <w:r w:rsidDel="31971CEB">
          <w:delText xml:space="preserve">If you visit low income or </w:delText>
        </w:r>
        <w:r w:rsidDel="206B8031">
          <w:delText>shantytown</w:delText>
        </w:r>
        <w:r w:rsidDel="31971CEB">
          <w:delText xml:space="preserve"> </w:delText>
        </w:r>
        <w:r w:rsidDel="206B8031">
          <w:delText>areas,</w:delText>
        </w:r>
        <w:r w:rsidDel="31971CEB">
          <w:delText xml:space="preserve"> you may attract unwanted attention from people who assume you can help them. Avoid entering </w:delText>
        </w:r>
        <w:r w:rsidDel="206B8031">
          <w:delText>shantytown</w:delText>
        </w:r>
        <w:r w:rsidDel="31971CEB">
          <w:delText xml:space="preserve"> areas on foot, if entering such areas for work related purposes, take sensible precautions and go with someone who has local knowledge and can speak Kreyol.</w:delText>
        </w:r>
      </w:del>
    </w:p>
    <w:p w:rsidRPr="000C4E1A" w:rsidR="000C4E1A" w:rsidP="006E612E" w:rsidRDefault="000C4E1A" w14:paraId="1FBA78B9" w14:textId="77777777">
      <w:pPr>
        <w:spacing w:before="120" w:after="120" w:line="240" w:lineRule="auto"/>
        <w:rPr>
          <w:b/>
          <w:sz w:val="16"/>
          <w:szCs w:val="16"/>
        </w:rPr>
      </w:pPr>
    </w:p>
    <w:p w:rsidRPr="000C4E1A" w:rsidR="000C4E1A" w:rsidP="006E612E" w:rsidRDefault="000C4E1A" w14:paraId="1FBA78BA" w14:textId="77777777">
      <w:pPr>
        <w:spacing w:before="120" w:after="120" w:line="240" w:lineRule="auto"/>
        <w:rPr>
          <w:b/>
          <w:sz w:val="28"/>
        </w:rPr>
      </w:pPr>
      <w:r w:rsidRPr="000C4E1A">
        <w:rPr>
          <w:b/>
          <w:sz w:val="28"/>
        </w:rPr>
        <w:t>Cultural Advice</w:t>
      </w:r>
    </w:p>
    <w:p w:rsidRPr="00DD6E6E" w:rsidR="000C4E1A" w:rsidP="006E612E" w:rsidRDefault="00166EDE" w14:paraId="1FBA78BB" w14:textId="77777777">
      <w:pPr>
        <w:spacing w:before="120" w:after="120" w:line="240" w:lineRule="auto"/>
      </w:pPr>
      <w:r>
        <w:t xml:space="preserve">Be respectful of the local culture in terms of how you dress and interact with others. Ensure you understand, and be courteous of, religious and gender differences, as well as the rules for social contact.  </w:t>
      </w:r>
      <w:r w:rsidRPr="00DD6E6E" w:rsidR="000C4E1A">
        <w:t>The following cultural advice is provided for this country:</w:t>
      </w:r>
    </w:p>
    <w:p w:rsidRPr="00484FFA" w:rsidR="00ED477E" w:rsidP="735E668B" w:rsidRDefault="000C4E1A" w14:paraId="7B2E759A" w14:textId="46E82205">
      <w:pPr>
        <w:pStyle w:val="Normal"/>
        <w:numPr>
          <w:ilvl w:val="0"/>
          <w:numId w:val="4"/>
        </w:numPr>
        <w:spacing w:before="120" w:after="120" w:line="240" w:lineRule="auto"/>
        <w:jc w:val="both"/>
        <w:rPr>
          <w:rFonts w:ascii="Calibri" w:hAnsi="Calibri" w:eastAsia="Calibri" w:cs="Calibri" w:asciiTheme="minorAscii" w:hAnsiTheme="minorAscii" w:eastAsiaTheme="minorAscii" w:cstheme="minorAscii"/>
          <w:sz w:val="22"/>
          <w:szCs w:val="22"/>
        </w:rPr>
      </w:pPr>
      <w:r w:rsidRPr="735E668B" w:rsidR="3CC25C82">
        <w:rPr>
          <w:rFonts w:ascii="Calibri" w:hAnsi="Calibri" w:eastAsia="Calibri" w:cs="Calibri" w:asciiTheme="minorAscii" w:hAnsiTheme="minorAscii" w:eastAsiaTheme="minorAscii" w:cstheme="minorAscii"/>
          <w:b w:val="1"/>
          <w:bCs w:val="1"/>
          <w:sz w:val="22"/>
          <w:szCs w:val="22"/>
        </w:rPr>
        <w:t>Local Laws:</w:t>
      </w:r>
      <w:r w:rsidRPr="735E668B" w:rsidR="6B031482">
        <w:rPr>
          <w:rFonts w:ascii="Calibri" w:hAnsi="Calibri" w:eastAsia="Calibri" w:cs="Calibri" w:asciiTheme="minorAscii" w:hAnsiTheme="minorAscii" w:eastAsiaTheme="minorAscii" w:cstheme="minorAscii"/>
          <w:color w:val="0B0C0C"/>
          <w:sz w:val="22"/>
          <w:szCs w:val="22"/>
          <w:shd w:val="clear" w:color="auto" w:fill="FFFFFF"/>
        </w:rPr>
        <w:t xml:space="preserve"> </w:t>
      </w:r>
      <w:proofErr w:type="gramStart"/>
      <w:r w:rsidRPr="735E668B" w:rsidR="6B031482">
        <w:rPr>
          <w:rFonts w:ascii="Calibri" w:hAnsi="Calibri" w:eastAsia="Calibri" w:cs="Calibri" w:asciiTheme="minorAscii" w:hAnsiTheme="minorAscii" w:eastAsiaTheme="minorAscii" w:cstheme="minorAscii"/>
          <w:sz w:val="22"/>
          <w:szCs w:val="22"/>
        </w:rPr>
        <w:t>Don’t</w:t>
      </w:r>
      <w:proofErr w:type="gramEnd"/>
      <w:r w:rsidRPr="735E668B" w:rsidR="6B031482">
        <w:rPr>
          <w:rFonts w:ascii="Calibri" w:hAnsi="Calibri" w:eastAsia="Calibri" w:cs="Calibri" w:asciiTheme="minorAscii" w:hAnsiTheme="minorAscii" w:eastAsiaTheme="minorAscii" w:cstheme="minorAscii"/>
          <w:sz w:val="22"/>
          <w:szCs w:val="22"/>
        </w:rPr>
        <w:t xml:space="preserve"> become involved with illegal drugs of any kind ensure you pack all luggage yourself and </w:t>
      </w:r>
      <w:r w:rsidRPr="735E668B" w:rsidR="6B031482">
        <w:rPr>
          <w:rFonts w:ascii="Calibri" w:hAnsi="Calibri" w:eastAsia="Calibri" w:cs="Calibri" w:asciiTheme="minorAscii" w:hAnsiTheme="minorAscii" w:eastAsiaTheme="minorAscii" w:cstheme="minorAscii"/>
          <w:sz w:val="22"/>
          <w:szCs w:val="22"/>
        </w:rPr>
        <w:t xml:space="preserve">don’t</w:t>
      </w:r>
      <w:r w:rsidRPr="735E668B" w:rsidR="6B031482">
        <w:rPr>
          <w:rFonts w:ascii="Calibri" w:hAnsi="Calibri" w:eastAsia="Calibri" w:cs="Calibri" w:asciiTheme="minorAscii" w:hAnsiTheme="minorAscii" w:eastAsiaTheme="minorAscii" w:cstheme="minorAscii"/>
          <w:sz w:val="22"/>
          <w:szCs w:val="22"/>
        </w:rPr>
        <w:t xml:space="preserve"> be tempted to carry items through customs for anyone else. If you are caught in possession of drugs or suspected of drug trafficking, </w:t>
      </w:r>
      <w:r w:rsidRPr="735E668B" w:rsidR="14591F65">
        <w:rPr>
          <w:rFonts w:ascii="Calibri" w:hAnsi="Calibri" w:eastAsia="Calibri" w:cs="Calibri" w:asciiTheme="minorAscii" w:hAnsiTheme="minorAscii" w:eastAsiaTheme="minorAscii" w:cstheme="minorAscii"/>
          <w:sz w:val="22"/>
          <w:szCs w:val="22"/>
        </w:rPr>
        <w:t>arrest followed by jail</w:t>
      </w:r>
      <w:r w:rsidRPr="735E668B" w:rsidR="6B031482">
        <w:rPr>
          <w:rFonts w:ascii="Calibri" w:hAnsi="Calibri" w:eastAsia="Calibri" w:cs="Calibri" w:asciiTheme="minorAscii" w:hAnsiTheme="minorAscii" w:eastAsiaTheme="minorAscii" w:cstheme="minorAscii"/>
          <w:sz w:val="22"/>
          <w:szCs w:val="22"/>
        </w:rPr>
        <w:t xml:space="preserve"> for weeks or months before appearing before a magistrate</w:t>
      </w:r>
      <w:r w:rsidRPr="735E668B" w:rsidR="14591F65">
        <w:rPr>
          <w:rFonts w:ascii="Calibri" w:hAnsi="Calibri" w:eastAsia="Calibri" w:cs="Calibri" w:asciiTheme="minorAscii" w:hAnsiTheme="minorAscii" w:eastAsiaTheme="minorAscii" w:cstheme="minorAscii"/>
          <w:sz w:val="22"/>
          <w:szCs w:val="22"/>
        </w:rPr>
        <w:t xml:space="preserve"> are possible.</w:t>
      </w:r>
      <w:r w:rsidRPr="735E668B" w:rsidR="6B031482">
        <w:rPr>
          <w:rFonts w:ascii="Calibri" w:hAnsi="Calibri" w:eastAsia="Calibri" w:cs="Calibri" w:asciiTheme="minorAscii" w:hAnsiTheme="minorAscii" w:eastAsiaTheme="minorAscii" w:cstheme="minorAscii"/>
          <w:sz w:val="22"/>
          <w:szCs w:val="22"/>
        </w:rPr>
        <w:t xml:space="preserve"> Prison conditions in Haiti are </w:t>
      </w:r>
      <w:r w:rsidRPr="735E668B" w:rsidR="6B031482">
        <w:rPr>
          <w:rFonts w:ascii="Calibri" w:hAnsi="Calibri" w:eastAsia="Calibri" w:cs="Calibri" w:asciiTheme="minorAscii" w:hAnsiTheme="minorAscii" w:eastAsiaTheme="minorAscii" w:cstheme="minorAscii"/>
          <w:sz w:val="22"/>
          <w:szCs w:val="22"/>
        </w:rPr>
        <w:t xml:space="preserve">very poor</w:t>
      </w:r>
      <w:r w:rsidRPr="735E668B" w:rsidR="6B031482">
        <w:rPr>
          <w:rFonts w:ascii="Calibri" w:hAnsi="Calibri" w:eastAsia="Calibri" w:cs="Calibri" w:asciiTheme="minorAscii" w:hAnsiTheme="minorAscii" w:eastAsiaTheme="minorAscii" w:cstheme="minorAscii"/>
          <w:sz w:val="22"/>
          <w:szCs w:val="22"/>
        </w:rPr>
        <w:t xml:space="preserve">.</w:t>
      </w:r>
    </w:p>
    <w:p w:rsidRPr="00484FFA" w:rsidR="00ED477E" w:rsidP="735E668B" w:rsidRDefault="000C4E1A" w14:paraId="00871EA8" w14:textId="2F7FD7B9">
      <w:pPr>
        <w:pStyle w:val="Normal"/>
        <w:numPr>
          <w:ilvl w:val="0"/>
          <w:numId w:val="4"/>
        </w:numPr>
        <w:spacing w:before="120" w:after="120" w:line="240" w:lineRule="auto"/>
        <w:jc w:val="both"/>
        <w:rPr>
          <w:ins w:author="Catalina Ipas" w:date="2025-02-03T13:04:16.685Z" w16du:dateUtc="2025-02-03T13:04:16.685Z" w:id="175897908"/>
          <w:rFonts w:ascii="Calibri" w:hAnsi="Calibri" w:eastAsia="Calibri" w:cs="Calibri" w:asciiTheme="minorAscii" w:hAnsiTheme="minorAscii" w:eastAsiaTheme="minorAscii" w:cstheme="minorAscii"/>
          <w:sz w:val="22"/>
          <w:szCs w:val="22"/>
        </w:rPr>
      </w:pPr>
      <w:ins w:author="Catalina Ipas" w:date="2025-02-03T13:04:16.684Z" w:id="161178552">
        <w:r w:rsidRPr="735E668B" w:rsidR="6ED59ED7">
          <w:rPr>
            <w:rFonts w:ascii="Calibri" w:hAnsi="Calibri" w:eastAsia="Calibri" w:cs="Calibri" w:asciiTheme="minorAscii" w:hAnsiTheme="minorAscii" w:eastAsiaTheme="minorAscii" w:cstheme="minorAscii"/>
            <w:b w:val="1"/>
            <w:bCs w:val="1"/>
            <w:noProof w:val="0"/>
            <w:sz w:val="22"/>
            <w:szCs w:val="22"/>
            <w:lang w:val="en-US"/>
          </w:rPr>
          <w:t xml:space="preserve">Targeted Population Considerations: </w:t>
        </w:r>
        <w:r w:rsidRPr="735E668B" w:rsidR="6ED59ED7">
          <w:rPr>
            <w:rFonts w:ascii="Calibri" w:hAnsi="Calibri" w:eastAsia="Calibri" w:cs="Calibri" w:asciiTheme="minorAscii" w:hAnsiTheme="minorAscii" w:eastAsiaTheme="minorAscii" w:cstheme="minorAscii"/>
            <w:noProof w:val="0"/>
            <w:sz w:val="22"/>
            <w:szCs w:val="22"/>
            <w:lang w:val="en-US"/>
          </w:rPr>
          <w:t>Homosexuality is legal in Ecuador, and discrimination based on sexual orientation is prohibited by the Constitution. However, LGBTQ+ individuals may still face societal stigma, particularly in rural areas and conservative communities. While major cities like Quito and Guayaquil have more accepting environments and active LGBTQ+ communities, public displays of affection between same-sex couples can sometimes draw negative attention.</w:t>
        </w:r>
      </w:ins>
    </w:p>
    <w:p w:rsidRPr="00484FFA" w:rsidR="00ED477E" w:rsidP="735E668B" w:rsidRDefault="000C4E1A" w14:paraId="0E1AC7EF" w14:textId="7118F902">
      <w:pPr>
        <w:pStyle w:val="Heading4"/>
        <w:numPr>
          <w:ilvl w:val="0"/>
          <w:numId w:val="4"/>
        </w:numPr>
        <w:spacing w:before="319" w:beforeAutospacing="off" w:after="319" w:afterAutospacing="off"/>
        <w:jc w:val="both"/>
        <w:rPr>
          <w:ins w:author="Catalina Ipas" w:date="2025-02-03T13:04:16.685Z" w16du:dateUtc="2025-02-03T13:04:16.685Z" w:id="1862546870"/>
          <w:rFonts w:ascii="Calibri" w:hAnsi="Calibri" w:eastAsia="Calibri" w:cs="Calibri" w:asciiTheme="minorAscii" w:hAnsiTheme="minorAscii" w:eastAsiaTheme="minorAscii" w:cstheme="minorAscii"/>
          <w:b w:val="1"/>
          <w:bCs w:val="1"/>
          <w:i w:val="0"/>
          <w:iCs w:val="0"/>
          <w:noProof w:val="0"/>
          <w:color w:val="auto"/>
          <w:sz w:val="22"/>
          <w:szCs w:val="22"/>
          <w:lang w:val="en-US"/>
        </w:rPr>
      </w:pPr>
      <w:ins w:author="Catalina Ipas" w:date="2025-02-03T13:04:16.685Z" w:id="1720513983">
        <w:r w:rsidRPr="735E668B" w:rsidR="6ED59ED7">
          <w:rPr>
            <w:rFonts w:ascii="Calibri" w:hAnsi="Calibri" w:eastAsia="Calibri" w:cs="Calibri" w:asciiTheme="minorAscii" w:hAnsiTheme="minorAscii" w:eastAsiaTheme="minorAscii" w:cstheme="minorAscii"/>
            <w:b w:val="1"/>
            <w:bCs w:val="1"/>
            <w:i w:val="0"/>
            <w:iCs w:val="0"/>
            <w:noProof w:val="0"/>
            <w:color w:val="auto"/>
            <w:sz w:val="22"/>
            <w:szCs w:val="22"/>
            <w:lang w:val="en-US"/>
          </w:rPr>
          <w:t xml:space="preserve">Religious Considerations: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Ecuador is a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predominantly Catholic</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 country, with over 70% of the population identifying as Roman Cat</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holic. Evangelical Christianity is also widely practiced and has grown in influence in recent years. Indigenous spiritual beliefs, including Andean cosmology and traditional healing practices, remain significant, especially in indigenous communities. Religion plays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an important role</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 in daily life, and religious holidays are widely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observed</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often influencing business hours and public services.</w:t>
        </w:r>
      </w:ins>
    </w:p>
    <w:p w:rsidRPr="00484FFA" w:rsidR="00ED477E" w:rsidP="735E668B" w:rsidRDefault="000C4E1A" w14:paraId="52BD9C67" w14:textId="2724208B">
      <w:pPr>
        <w:pStyle w:val="Heading4"/>
        <w:numPr>
          <w:ilvl w:val="0"/>
          <w:numId w:val="4"/>
        </w:numPr>
        <w:spacing w:before="319" w:beforeAutospacing="off" w:after="319" w:afterAutospacing="off"/>
        <w:jc w:val="both"/>
        <w:rPr>
          <w:ins w:author="Catalina Ipas" w:date="2025-02-03T13:04:16.686Z" w16du:dateUtc="2025-02-03T13:04:16.686Z" w:id="579819685"/>
          <w:rFonts w:ascii="Calibri" w:hAnsi="Calibri" w:eastAsia="Calibri" w:cs="Calibri" w:asciiTheme="minorAscii" w:hAnsiTheme="minorAscii" w:eastAsiaTheme="minorAscii" w:cstheme="minorAscii"/>
          <w:i w:val="0"/>
          <w:iCs w:val="0"/>
          <w:noProof w:val="0"/>
          <w:color w:val="auto"/>
          <w:sz w:val="22"/>
          <w:szCs w:val="22"/>
          <w:lang w:val="en-US"/>
        </w:rPr>
      </w:pPr>
      <w:ins w:author="Catalina Ipas" w:date="2025-02-03T13:04:16.685Z" w:id="1205795738">
        <w:r w:rsidRPr="735E668B" w:rsidR="6ED59ED7">
          <w:rPr>
            <w:rFonts w:ascii="Calibri" w:hAnsi="Calibri" w:eastAsia="Calibri" w:cs="Calibri" w:asciiTheme="minorAscii" w:hAnsiTheme="minorAscii" w:eastAsiaTheme="minorAscii" w:cstheme="minorAscii"/>
            <w:b w:val="1"/>
            <w:bCs w:val="1"/>
            <w:i w:val="0"/>
            <w:iCs w:val="0"/>
            <w:noProof w:val="0"/>
            <w:color w:val="auto"/>
            <w:sz w:val="22"/>
            <w:szCs w:val="22"/>
            <w:lang w:val="en-US"/>
          </w:rPr>
          <w:t xml:space="preserve">Gender Equality Considerations: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Ecuador has legal protections against gender-based discrimination, and women’s rights movements have gained momentum in recent years. However, gender-based violence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remains</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 </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a serious issue</w:t>
        </w:r>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 and women are disproportionately affected by unemployment and poverty. </w:t>
        </w:r>
      </w:ins>
      <w:r w:rsidRPr="735E668B" w:rsidR="7AA3176D">
        <w:rPr>
          <w:rFonts w:ascii="Calibri" w:hAnsi="Calibri" w:eastAsia="Calibri" w:cs="Calibri" w:asciiTheme="minorAscii" w:hAnsiTheme="minorAscii" w:eastAsiaTheme="minorAscii" w:cstheme="minorAscii"/>
          <w:i w:val="0"/>
          <w:iCs w:val="0"/>
          <w:noProof w:val="0"/>
          <w:color w:val="auto"/>
          <w:sz w:val="22"/>
          <w:szCs w:val="22"/>
          <w:lang w:val="en-US"/>
        </w:rPr>
        <w:t>However, w</w:t>
      </w:r>
      <w:ins w:author="Catalina Ipas" w:date="2025-02-03T13:04:16.685Z" w:id="1726411630">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omen traveling alone should take standard safety precautions, particularly at night or in less populated areas.</w:t>
        </w:r>
      </w:ins>
    </w:p>
    <w:p w:rsidRPr="00484FFA" w:rsidR="00ED477E" w:rsidP="006E612E" w:rsidRDefault="000C4E1A" w14:textId="4BE30BC0" w14:paraId="439ED0BE">
      <w:pPr>
        <w:pStyle w:val="ListParagraph"/>
        <w:numPr>
          <w:ilvl w:val="0"/>
          <w:numId w:val="4"/>
        </w:numPr>
        <w:spacing w:before="120" w:after="120" w:line="240" w:lineRule="auto"/>
        <w:rPr>
          <w:b/>
          <w:sz w:val="16"/>
          <w:szCs w:val="16"/>
        </w:rPr>
      </w:pPr>
      <w:ins w:author="Catalina Ipas" w:date="2025-02-03T13:04:16.686Z" w:id="907861928">
        <w:r w:rsidRPr="735E668B" w:rsidR="6ED59ED7">
          <w:rPr>
            <w:rFonts w:ascii="Calibri" w:hAnsi="Calibri" w:eastAsia="Calibri" w:cs="Calibri" w:asciiTheme="minorAscii" w:hAnsiTheme="minorAscii" w:eastAsiaTheme="minorAscii" w:cstheme="minorAscii"/>
            <w:b w:val="1"/>
            <w:bCs w:val="1"/>
            <w:i w:val="0"/>
            <w:iCs w:val="0"/>
            <w:noProof w:val="0"/>
            <w:color w:val="auto"/>
            <w:sz w:val="22"/>
            <w:szCs w:val="22"/>
            <w:lang w:val="en-US"/>
          </w:rPr>
          <w:t xml:space="preserve">Social Norms: </w:t>
        </w:r>
      </w:ins>
      <w:ins w:author="Catalina Ipas" w:date="2025-02-03T13:04:16.686Z" w:id="1551636444">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Ecuadorians value politeness and formality in </w:t>
        </w:r>
      </w:ins>
      <w:ins w:author="Catalina Ipas" w:date="2025-02-03T13:04:16.686Z" w:id="1474200691">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initial</w:t>
        </w:r>
      </w:ins>
      <w:ins w:author="Catalina Ipas" w:date="2025-02-03T13:04:16.686Z" w:id="1345926266">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 interactions. It is customary to greet people with a handshake in professional settings, while close friends and family often greet with a kiss on the cheek. Titles such as "</w:t>
        </w:r>
      </w:ins>
      <w:ins w:author="Catalina Ipas" w:date="2025-02-03T13:04:16.686Z" w:id="1710795179">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Señor</w:t>
        </w:r>
      </w:ins>
      <w:ins w:author="Catalina Ipas" w:date="2025-02-03T13:04:16.686Z" w:id="1500061621">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(Mr.), "</w:t>
        </w:r>
      </w:ins>
      <w:ins w:author="Catalina Ipas" w:date="2025-02-03T13:04:16.686Z" w:id="65979606">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Señora</w:t>
        </w:r>
      </w:ins>
      <w:ins w:author="Catalina Ipas" w:date="2025-02-03T13:04:16.686Z" w:id="651745013">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(Mrs.), or "</w:t>
        </w:r>
      </w:ins>
      <w:ins w:author="Catalina Ipas" w:date="2025-02-03T13:04:16.686Z" w:id="2079973529">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Señorita</w:t>
        </w:r>
      </w:ins>
      <w:ins w:author="Catalina Ipas" w:date="2025-02-03T13:04:16.686Z" w:id="341927072">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xml:space="preserve">" (Miss) followed by the surname are commonly used in professional and formal contexts. Personal space is </w:t>
        </w:r>
      </w:ins>
      <w:ins w:author="Catalina Ipas" w:date="2025-02-03T13:04:16.686Z" w:id="25625624">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generally close</w:t>
        </w:r>
      </w:ins>
      <w:ins w:author="Catalina Ipas" w:date="2025-02-03T13:04:16.686Z" w:id="1683140890">
        <w:r w:rsidRPr="735E668B" w:rsidR="6ED59ED7">
          <w:rPr>
            <w:rFonts w:ascii="Calibri" w:hAnsi="Calibri" w:eastAsia="Calibri" w:cs="Calibri" w:asciiTheme="minorAscii" w:hAnsiTheme="minorAscii" w:eastAsiaTheme="minorAscii" w:cstheme="minorAscii"/>
            <w:i w:val="0"/>
            <w:iCs w:val="0"/>
            <w:noProof w:val="0"/>
            <w:color w:val="auto"/>
            <w:sz w:val="22"/>
            <w:szCs w:val="22"/>
            <w:lang w:val="en-US"/>
          </w:rPr>
          <w:t>, and direct eye contact is considered a sign of respect.</w:t>
        </w:r>
      </w:ins>
    </w:p>
    <w:p w:rsidR="6ED59ED7" w:rsidP="735E668B" w:rsidRDefault="6ED59ED7" w14:paraId="2D042231" w14:textId="69AED370">
      <w:pPr>
        <w:pStyle w:val="Heading4"/>
        <w:numPr>
          <w:ilvl w:val="0"/>
          <w:numId w:val="4"/>
        </w:numPr>
        <w:spacing w:before="319" w:beforeAutospacing="off" w:after="319" w:afterAutospacing="off"/>
        <w:jc w:val="both"/>
        <w:rPr>
          <w:rFonts w:ascii="Calibri" w:hAnsi="Calibri" w:eastAsia="Calibri" w:cs="Calibri" w:asciiTheme="minorAscii" w:hAnsiTheme="minorAscii" w:eastAsiaTheme="minorAscii" w:cstheme="minorAscii"/>
          <w:i w:val="0"/>
          <w:iCs w:val="0"/>
          <w:noProof w:val="0"/>
          <w:color w:val="auto"/>
          <w:sz w:val="22"/>
          <w:szCs w:val="22"/>
          <w:lang w:val="en-US"/>
        </w:rPr>
      </w:pPr>
    </w:p>
    <w:p w:rsidRPr="000C4E1A" w:rsidR="000C4E1A" w:rsidP="006E612E" w:rsidRDefault="000C4E1A" w14:paraId="1FBA78C2" w14:textId="77777777">
      <w:pPr>
        <w:spacing w:before="120" w:after="120" w:line="240" w:lineRule="auto"/>
        <w:rPr>
          <w:b/>
          <w:sz w:val="28"/>
        </w:rPr>
      </w:pPr>
      <w:r w:rsidRPr="000C4E1A">
        <w:rPr>
          <w:b/>
          <w:sz w:val="28"/>
        </w:rPr>
        <w:t>Administrative Advice</w:t>
      </w:r>
    </w:p>
    <w:p w:rsidR="000C4E1A" w:rsidP="006E612E" w:rsidRDefault="000C4E1A" w14:paraId="1FBA78C3" w14:textId="77777777">
      <w:pPr>
        <w:spacing w:before="120" w:after="120" w:line="240" w:lineRule="auto"/>
      </w:pPr>
      <w:r w:rsidR="3CC25C82">
        <w:rPr/>
        <w:t>The following advice is provided to assist you with a more pleasant and productive visit:</w:t>
      </w:r>
    </w:p>
    <w:p w:rsidRPr="009E36E1" w:rsidR="002A7048" w:rsidP="009E36E1" w:rsidRDefault="000C4E1A" w14:paraId="5143C2FC" w14:textId="71C638E2">
      <w:pPr>
        <w:pStyle w:val="ListParagraph"/>
        <w:numPr>
          <w:ilvl w:val="0"/>
          <w:numId w:val="3"/>
        </w:numPr>
        <w:spacing w:before="120" w:after="120" w:line="240" w:lineRule="auto"/>
        <w:rPr>
          <w:ins w:author="Catalina Ipas" w:date="2025-02-03T13:22:34.165Z" w16du:dateUtc="2025-02-03T13:22:34.165Z" w:id="1103408152"/>
        </w:rPr>
      </w:pPr>
      <w:commentRangeStart w:id="1721654058"/>
      <w:ins w:author="Catalina Ipas" w:date="2025-02-03T13:22:34.165Z" w:id="890545963">
        <w:r w:rsidRPr="735E668B" w:rsidR="0210C2C3">
          <w:rPr>
            <w:b w:val="1"/>
            <w:bCs w:val="1"/>
          </w:rPr>
          <w:t>ATMs:</w:t>
        </w:r>
      </w:ins>
      <w:commentRangeEnd w:id="1721654058"/>
      <w:r>
        <w:rPr>
          <w:rStyle w:val="CommentReference"/>
        </w:rPr>
        <w:commentReference w:id="1721654058"/>
      </w:r>
      <w:ins w:author="Catalina Ipas" w:date="2025-02-03T13:22:34.165Z" w:id="1399923042">
        <w:r w:rsidRPr="735E668B" w:rsidR="0210C2C3">
          <w:rPr>
            <w:b w:val="1"/>
            <w:bCs w:val="1"/>
          </w:rPr>
          <w:t xml:space="preserve"> </w:t>
        </w:r>
        <w:r w:rsidRPr="735E668B" w:rsidR="0210C2C3">
          <w:rPr>
            <w:noProof w:val="0"/>
            <w:lang w:val="en-US"/>
          </w:rPr>
          <w:t>In Ecuador, ATMs are generally safe; however, incidents of theft and fraud have been reported in various cities across the country.</w:t>
        </w:r>
      </w:ins>
    </w:p>
    <w:p w:rsidRPr="009E36E1" w:rsidR="002A7048" w:rsidP="735E668B" w:rsidRDefault="000C4E1A" w14:paraId="125A4FE7" w14:textId="7DA7BB81">
      <w:pPr>
        <w:pStyle w:val="ListParagraph"/>
        <w:spacing w:before="240" w:beforeAutospacing="off" w:after="240" w:afterAutospacing="off" w:line="240" w:lineRule="auto"/>
        <w:ind w:left="720"/>
        <w:rPr>
          <w:ins w:author="Catalina Ipas" w:date="2025-02-03T13:22:34.165Z" w16du:dateUtc="2025-02-03T13:22:34.165Z" w:id="820007173"/>
        </w:rPr>
      </w:pPr>
      <w:ins w:author="Catalina Ipas" w:date="2025-02-03T13:22:34.165Z" w:id="964841991">
        <w:r w:rsidRPr="735E668B" w:rsidR="0210C2C3">
          <w:rPr>
            <w:noProof w:val="0"/>
            <w:lang w:val="en-US"/>
          </w:rPr>
          <w:t>To minimize risks when using ATMs, it is recommended to:</w:t>
        </w:r>
      </w:ins>
    </w:p>
    <w:p w:rsidRPr="009E36E1" w:rsidR="002A7048" w:rsidP="735E668B" w:rsidRDefault="000C4E1A" w14:paraId="46477EE9" w14:textId="18C74DC8">
      <w:pPr>
        <w:pStyle w:val="ListParagraph"/>
        <w:numPr>
          <w:ilvl w:val="0"/>
          <w:numId w:val="20"/>
        </w:numPr>
        <w:spacing w:before="0" w:beforeAutospacing="off" w:after="0" w:afterAutospacing="off" w:line="240" w:lineRule="auto"/>
        <w:rPr>
          <w:ins w:author="Catalina Ipas" w:date="2025-02-03T13:22:34.165Z" w16du:dateUtc="2025-02-03T13:22:34.165Z" w:id="1669007763"/>
          <w:noProof w:val="0"/>
          <w:lang w:val="en-US"/>
        </w:rPr>
        <w:pPrChange w:author="Catalina Ipas" w:date="2025-02-03T13:23:17.803Z">
          <w:pPr>
            <w:pStyle w:val="ListParagraph"/>
            <w:numPr>
              <w:ilvl w:val="0"/>
              <w:numId w:val="3"/>
            </w:numPr>
            <w:spacing w:before="0" w:beforeAutospacing="off" w:after="0" w:afterAutospacing="off"/>
          </w:pPr>
        </w:pPrChange>
      </w:pPr>
      <w:ins w:author="Catalina Ipas" w:date="2025-02-03T13:22:34.165Z" w:id="851435897">
        <w:r w:rsidRPr="735E668B" w:rsidR="0210C2C3">
          <w:rPr>
            <w:noProof w:val="0"/>
            <w:lang w:val="en-US"/>
          </w:rPr>
          <w:t xml:space="preserve">Choose ATMs </w:t>
        </w:r>
        <w:r w:rsidRPr="735E668B" w:rsidR="0210C2C3">
          <w:rPr>
            <w:noProof w:val="0"/>
            <w:lang w:val="en-US"/>
          </w:rPr>
          <w:t>located</w:t>
        </w:r>
        <w:r w:rsidRPr="735E668B" w:rsidR="0210C2C3">
          <w:rPr>
            <w:noProof w:val="0"/>
            <w:lang w:val="en-US"/>
          </w:rPr>
          <w:t xml:space="preserve"> in well-lit and busy areas, preferably inside financial </w:t>
        </w:r>
        <w:r w:rsidRPr="735E668B" w:rsidR="0210C2C3">
          <w:rPr>
            <w:noProof w:val="0"/>
            <w:lang w:val="en-US"/>
          </w:rPr>
          <w:t>institutions</w:t>
        </w:r>
        <w:r w:rsidRPr="735E668B" w:rsidR="0210C2C3">
          <w:rPr>
            <w:noProof w:val="0"/>
            <w:lang w:val="en-US"/>
          </w:rPr>
          <w:t xml:space="preserve"> or shopping centers.</w:t>
        </w:r>
      </w:ins>
    </w:p>
    <w:p w:rsidRPr="009E36E1" w:rsidR="002A7048" w:rsidP="735E668B" w:rsidRDefault="000C4E1A" w14:paraId="5855182D" w14:textId="52B74302">
      <w:pPr>
        <w:pStyle w:val="ListParagraph"/>
        <w:numPr>
          <w:ilvl w:val="0"/>
          <w:numId w:val="20"/>
        </w:numPr>
        <w:spacing w:before="0" w:beforeAutospacing="off" w:after="0" w:afterAutospacing="off" w:line="240" w:lineRule="auto"/>
        <w:rPr>
          <w:ins w:author="Catalina Ipas" w:date="2025-02-03T13:22:34.166Z" w16du:dateUtc="2025-02-03T13:22:34.166Z" w:id="782974763"/>
          <w:noProof w:val="0"/>
          <w:lang w:val="en-US"/>
        </w:rPr>
        <w:pPrChange w:author="Catalina Ipas" w:date="2025-02-03T13:23:17.82Z">
          <w:pPr>
            <w:pStyle w:val="ListParagraph"/>
            <w:numPr>
              <w:ilvl w:val="0"/>
              <w:numId w:val="3"/>
            </w:numPr>
            <w:spacing w:before="0" w:beforeAutospacing="off" w:after="0" w:afterAutospacing="off"/>
          </w:pPr>
        </w:pPrChange>
      </w:pPr>
      <w:ins w:author="Catalina Ipas" w:date="2025-02-03T13:22:34.165Z" w:id="1205269079">
        <w:r w:rsidRPr="735E668B" w:rsidR="0210C2C3">
          <w:rPr>
            <w:noProof w:val="0"/>
            <w:lang w:val="en-US"/>
          </w:rPr>
          <w:t>Avoid making transactions at night or in isolated locations.</w:t>
        </w:r>
      </w:ins>
    </w:p>
    <w:p w:rsidRPr="009E36E1" w:rsidR="002A7048" w:rsidP="735E668B" w:rsidRDefault="000C4E1A" w14:paraId="42524E24" w14:textId="3D2C25A0">
      <w:pPr>
        <w:pStyle w:val="ListParagraph"/>
        <w:numPr>
          <w:ilvl w:val="0"/>
          <w:numId w:val="20"/>
        </w:numPr>
        <w:spacing w:before="0" w:beforeAutospacing="off" w:after="0" w:afterAutospacing="off" w:line="240" w:lineRule="auto"/>
        <w:rPr>
          <w:ins w:author="Catalina Ipas" w:date="2025-02-03T13:22:34.166Z" w16du:dateUtc="2025-02-03T13:22:34.166Z" w:id="915021434"/>
          <w:noProof w:val="0"/>
          <w:lang w:val="en-US"/>
        </w:rPr>
        <w:pPrChange w:author="Catalina Ipas" w:date="2025-02-03T13:23:17.822Z">
          <w:pPr>
            <w:pStyle w:val="ListParagraph"/>
            <w:numPr>
              <w:ilvl w:val="0"/>
              <w:numId w:val="3"/>
            </w:numPr>
            <w:spacing w:before="0" w:beforeAutospacing="off" w:after="0" w:afterAutospacing="off"/>
          </w:pPr>
        </w:pPrChange>
      </w:pPr>
      <w:ins w:author="Catalina Ipas" w:date="2025-02-03T13:22:34.166Z" w:id="1642817491">
        <w:r w:rsidRPr="735E668B" w:rsidR="0210C2C3">
          <w:rPr>
            <w:noProof w:val="0"/>
            <w:lang w:val="en-US"/>
          </w:rPr>
          <w:t>Before using the ATM, inspect the card slot and keypad to ensure there are no foreign devices or signs of tampering.</w:t>
        </w:r>
      </w:ins>
    </w:p>
    <w:p w:rsidRPr="009E36E1" w:rsidR="002A7048" w:rsidP="735E668B" w:rsidRDefault="000C4E1A" w14:paraId="2BF15BE8" w14:textId="433987F0">
      <w:pPr>
        <w:pStyle w:val="ListParagraph"/>
        <w:numPr>
          <w:ilvl w:val="0"/>
          <w:numId w:val="20"/>
        </w:numPr>
        <w:spacing w:before="0" w:beforeAutospacing="off" w:after="0" w:afterAutospacing="off" w:line="240" w:lineRule="auto"/>
        <w:rPr>
          <w:ins w:author="Catalina Ipas" w:date="2025-02-03T13:22:34.166Z" w16du:dateUtc="2025-02-03T13:22:34.166Z" w:id="689006975"/>
          <w:noProof w:val="0"/>
          <w:lang w:val="en-US"/>
        </w:rPr>
        <w:pPrChange w:author="Catalina Ipas" w:date="2025-02-03T13:23:17.823Z">
          <w:pPr>
            <w:pStyle w:val="ListParagraph"/>
            <w:numPr>
              <w:ilvl w:val="0"/>
              <w:numId w:val="3"/>
            </w:numPr>
            <w:spacing w:before="0" w:beforeAutospacing="off" w:after="0" w:afterAutospacing="off"/>
          </w:pPr>
        </w:pPrChange>
      </w:pPr>
      <w:ins w:author="Catalina Ipas" w:date="2025-02-03T13:22:34.166Z" w:id="487939278">
        <w:r w:rsidRPr="735E668B" w:rsidR="0210C2C3">
          <w:rPr>
            <w:noProof w:val="0"/>
            <w:lang w:val="en-US"/>
          </w:rPr>
          <w:t>Do not accept help from strangers during the transaction and stay aware of your surroundings.</w:t>
        </w:r>
      </w:ins>
    </w:p>
    <w:p w:rsidRPr="009E36E1" w:rsidR="002A7048" w:rsidP="735E668B" w:rsidRDefault="000C4E1A" w14:paraId="529F2C6D" w14:textId="7BBCF052">
      <w:pPr>
        <w:pStyle w:val="ListParagraph"/>
        <w:numPr>
          <w:ilvl w:val="0"/>
          <w:numId w:val="20"/>
        </w:numPr>
        <w:spacing w:before="0" w:beforeAutospacing="off" w:after="0" w:afterAutospacing="off" w:line="240" w:lineRule="auto"/>
        <w:rPr>
          <w:ins w:author="Catalina Ipas" w:date="2025-02-03T13:22:34.166Z" w16du:dateUtc="2025-02-03T13:22:34.166Z" w:id="1535652173"/>
          <w:noProof w:val="0"/>
          <w:lang w:val="en-US"/>
        </w:rPr>
        <w:pPrChange w:author="Catalina Ipas" w:date="2025-02-03T13:23:17.825Z">
          <w:pPr>
            <w:pStyle w:val="ListParagraph"/>
            <w:numPr>
              <w:ilvl w:val="0"/>
              <w:numId w:val="3"/>
            </w:numPr>
            <w:spacing w:before="0" w:beforeAutospacing="off" w:after="0" w:afterAutospacing="off"/>
          </w:pPr>
        </w:pPrChange>
      </w:pPr>
      <w:ins w:author="Catalina Ipas" w:date="2025-02-03T13:22:34.166Z" w:id="215686255">
        <w:r w:rsidRPr="735E668B" w:rsidR="0210C2C3">
          <w:rPr>
            <w:noProof w:val="0"/>
            <w:lang w:val="en-US"/>
          </w:rPr>
          <w:t xml:space="preserve">If the ATM </w:t>
        </w:r>
        <w:r w:rsidRPr="735E668B" w:rsidR="0210C2C3">
          <w:rPr>
            <w:noProof w:val="0"/>
            <w:lang w:val="en-US"/>
          </w:rPr>
          <w:t>retains</w:t>
        </w:r>
        <w:r w:rsidRPr="735E668B" w:rsidR="0210C2C3">
          <w:rPr>
            <w:noProof w:val="0"/>
            <w:lang w:val="en-US"/>
          </w:rPr>
          <w:t xml:space="preserve"> your card or shows irregularities, contact your bank </w:t>
        </w:r>
        <w:r w:rsidRPr="735E668B" w:rsidR="0210C2C3">
          <w:rPr>
            <w:noProof w:val="0"/>
            <w:lang w:val="en-US"/>
          </w:rPr>
          <w:t>immediately</w:t>
        </w:r>
        <w:r w:rsidRPr="735E668B" w:rsidR="0210C2C3">
          <w:rPr>
            <w:noProof w:val="0"/>
            <w:lang w:val="en-US"/>
          </w:rPr>
          <w:t xml:space="preserve"> through official channels.</w:t>
        </w:r>
      </w:ins>
    </w:p>
    <w:p w:rsidRPr="009E36E1" w:rsidR="002A7048" w:rsidP="735E668B" w:rsidRDefault="000C4E1A" w14:paraId="123C1D84" w14:textId="0118F98F">
      <w:pPr>
        <w:pStyle w:val="ListParagraph"/>
        <w:numPr>
          <w:ilvl w:val="0"/>
          <w:numId w:val="20"/>
        </w:numPr>
        <w:spacing w:before="0" w:beforeAutospacing="off" w:after="0" w:afterAutospacing="off" w:line="240" w:lineRule="auto"/>
        <w:rPr>
          <w:ins w:author="Catalina Ipas" w:date="2025-02-03T13:22:34.166Z" w16du:dateUtc="2025-02-03T13:22:34.166Z" w:id="2012865837"/>
          <w:noProof w:val="0"/>
          <w:lang w:val="en-US"/>
        </w:rPr>
        <w:pPrChange w:author="Catalina Ipas" w:date="2025-02-03T13:23:17.83Z">
          <w:pPr>
            <w:pStyle w:val="ListParagraph"/>
            <w:numPr>
              <w:ilvl w:val="0"/>
              <w:numId w:val="3"/>
            </w:numPr>
            <w:spacing w:before="0" w:beforeAutospacing="off" w:after="0" w:afterAutospacing="off"/>
          </w:pPr>
        </w:pPrChange>
      </w:pPr>
      <w:ins w:author="Catalina Ipas" w:date="2025-02-03T13:22:34.166Z" w:id="571389810">
        <w:r w:rsidRPr="735E668B" w:rsidR="0210C2C3">
          <w:rPr>
            <w:noProof w:val="0"/>
            <w:lang w:val="en-US"/>
          </w:rPr>
          <w:t>International airports like Quito and Guayaquil have ATMs in their arrival and/or departure areas, making it convenient for travelers to withdraw cash upon arrival. Additionally, most banks in Ecuador have ATMs outside their branches, allowing you to withdraw cash during business hours.</w:t>
        </w:r>
        <w:r w:rsidR="0210C2C3">
          <w:t xml:space="preserve"> </w:t>
        </w:r>
      </w:ins>
    </w:p>
    <w:p w:rsidRPr="009E36E1" w:rsidR="002A7048" w:rsidP="009E36E1" w:rsidRDefault="000C4E1A" w14:paraId="1FBA78C4" w14:textId="4D3FB9B5">
      <w:pPr>
        <w:pStyle w:val="ListParagraph"/>
        <w:numPr>
          <w:ilvl w:val="0"/>
          <w:numId w:val="3"/>
        </w:numPr>
        <w:spacing w:before="120" w:after="120" w:line="240" w:lineRule="auto"/>
        <w:rPr/>
      </w:pPr>
      <w:r w:rsidRPr="735E668B" w:rsidR="6E1EC782">
        <w:rPr>
          <w:b w:val="1"/>
          <w:bCs w:val="1"/>
        </w:rPr>
        <w:t>Cash:</w:t>
      </w:r>
      <w:r w:rsidR="6E1EC782">
        <w:rPr/>
        <w:t xml:space="preserve"> </w:t>
      </w:r>
      <w:r w:rsidR="6B481898">
        <w:rPr/>
        <w:t>Avoid using banks or withdrawing money at cash points unless</w:t>
      </w:r>
      <w:r w:rsidR="6B481898">
        <w:rPr/>
        <w:t xml:space="preserve"> </w:t>
      </w:r>
      <w:r w:rsidR="6B481898">
        <w:rPr/>
        <w:t>absolutely necessar</w:t>
      </w:r>
      <w:r w:rsidR="6B481898">
        <w:rPr/>
        <w:t>y</w:t>
      </w:r>
      <w:r w:rsidR="6B481898">
        <w:rPr/>
        <w:t xml:space="preserve"> and</w:t>
      </w:r>
      <w:r w:rsidR="6B481898">
        <w:rPr/>
        <w:t xml:space="preserve"> </w:t>
      </w:r>
      <w:r w:rsidR="6B481898">
        <w:rPr/>
        <w:t>don’</w:t>
      </w:r>
      <w:r w:rsidR="6B481898">
        <w:rPr/>
        <w:t>t</w:t>
      </w:r>
      <w:r w:rsidR="6B481898">
        <w:rPr/>
        <w:t xml:space="preserve"> carry large sums of money. Always be aware of your surroundings and who might be watching you. If necessary, make withdrawals from cash machines in supermarkets with security guards.</w:t>
      </w:r>
    </w:p>
    <w:p w:rsidR="000C4E1A" w:rsidP="006E612E" w:rsidRDefault="000C4E1A" w14:paraId="1FBA78C5" w14:textId="77777777">
      <w:pPr>
        <w:pStyle w:val="ListParagraph"/>
        <w:numPr>
          <w:ilvl w:val="0"/>
          <w:numId w:val="3"/>
        </w:numPr>
        <w:spacing w:before="120" w:after="120" w:line="240" w:lineRule="auto"/>
      </w:pPr>
      <w:r w:rsidRPr="00C02328">
        <w:rPr>
          <w:b/>
        </w:rPr>
        <w:t>Emergency Cash:</w:t>
      </w:r>
      <w:r>
        <w:t xml:space="preserve"> In the event that you run out of cash and your credit cards are not working then you can have a family member wire monies via Western Union to a branch near where you are staying, noting that wires over $7,500 are often delayed as they are subject to US Government scrutiny: </w:t>
      </w:r>
      <w:hyperlink w:history="1" r:id="rId42">
        <w:r w:rsidRPr="00993EC9">
          <w:rPr>
            <w:rStyle w:val="Hyperlink"/>
          </w:rPr>
          <w:t>https://www.westernunion.com/us/en/home.html</w:t>
        </w:r>
      </w:hyperlink>
      <w:r>
        <w:t xml:space="preserve"> or Money Gram: </w:t>
      </w:r>
      <w:r w:rsidRPr="00D31AFA">
        <w:t>https://secure.moneygram.com</w:t>
      </w:r>
    </w:p>
    <w:p w:rsidRPr="004138D5" w:rsidR="000C4E1A" w:rsidP="006E612E" w:rsidRDefault="000C4E1A" w14:paraId="1FBA78C6" w14:textId="77777777">
      <w:pPr>
        <w:pStyle w:val="ListParagraph"/>
        <w:numPr>
          <w:ilvl w:val="0"/>
          <w:numId w:val="3"/>
        </w:numPr>
        <w:spacing w:before="120" w:after="120" w:line="240" w:lineRule="auto"/>
        <w:rPr>
          <w:b/>
        </w:rPr>
      </w:pPr>
      <w:r w:rsidRPr="004138D5">
        <w:rPr>
          <w:b/>
        </w:rPr>
        <w:t>Food and Water:</w:t>
      </w:r>
      <w:r>
        <w:rPr>
          <w:b/>
        </w:rPr>
        <w:t xml:space="preserve"> </w:t>
      </w:r>
      <w:r w:rsidRPr="00F5349B" w:rsidR="001C7726">
        <w:t xml:space="preserve">Tap water is not potable and you should ensure you have sufficient water for your own use for at least three days if supplies run short. All perishable purchases should be carefully washed before consumption. The consumption of street food is not recommended. </w:t>
      </w:r>
      <w:r w:rsidRPr="00180F76" w:rsidR="00180F76">
        <w:t>Large</w:t>
      </w:r>
      <w:r w:rsidRPr="00180F76" w:rsidR="001C7726">
        <w:t xml:space="preserve"> cities have restaurants</w:t>
      </w:r>
      <w:r w:rsidRPr="00F5349B" w:rsidR="001C7726">
        <w:t xml:space="preserve"> which can be visited under advisement from local contacts as to their quality and hygiene.</w:t>
      </w:r>
    </w:p>
    <w:p w:rsidR="002A31E1" w:rsidP="002A31E1" w:rsidRDefault="000C4E1A" w14:paraId="1FBA78C7" w14:textId="77777777">
      <w:pPr>
        <w:pStyle w:val="ListParagraph"/>
        <w:numPr>
          <w:ilvl w:val="0"/>
          <w:numId w:val="3"/>
        </w:numPr>
      </w:pPr>
      <w:r w:rsidRPr="004138D5">
        <w:rPr>
          <w:b/>
        </w:rPr>
        <w:t xml:space="preserve">Essential Items: </w:t>
      </w:r>
      <w:r w:rsidR="002A31E1">
        <w:t>Prescription medicines including anti-malarial</w:t>
      </w:r>
    </w:p>
    <w:p w:rsidR="002A31E1" w:rsidP="002A31E1" w:rsidRDefault="002A31E1" w14:paraId="1FBA78C8" w14:textId="77777777">
      <w:pPr>
        <w:pStyle w:val="ListParagraph"/>
        <w:numPr>
          <w:ilvl w:val="1"/>
          <w:numId w:val="3"/>
        </w:numPr>
        <w:spacing w:line="240" w:lineRule="auto"/>
      </w:pPr>
      <w:r>
        <w:t xml:space="preserve">Non-prescription medicines to cover common ailments including stomach upsets, </w:t>
      </w:r>
      <w:proofErr w:type="gramStart"/>
      <w:r>
        <w:t>flu</w:t>
      </w:r>
      <w:proofErr w:type="gramEnd"/>
      <w:r>
        <w:t xml:space="preserve"> and any personal medical concerns.</w:t>
      </w:r>
    </w:p>
    <w:p w:rsidR="002A31E1" w:rsidP="002A31E1" w:rsidRDefault="002A31E1" w14:paraId="1FBA78C9" w14:textId="77777777">
      <w:pPr>
        <w:pStyle w:val="ListParagraph"/>
        <w:numPr>
          <w:ilvl w:val="1"/>
          <w:numId w:val="3"/>
        </w:numPr>
        <w:spacing w:line="240" w:lineRule="auto"/>
      </w:pPr>
      <w:r>
        <w:t>Clothing to protect against extremes of heat and cold.</w:t>
      </w:r>
    </w:p>
    <w:p w:rsidR="002A31E1" w:rsidP="002A31E1" w:rsidRDefault="002A31E1" w14:paraId="1FBA78CA" w14:textId="77777777">
      <w:pPr>
        <w:pStyle w:val="ListParagraph"/>
        <w:numPr>
          <w:ilvl w:val="1"/>
          <w:numId w:val="3"/>
        </w:numPr>
        <w:spacing w:line="240" w:lineRule="auto"/>
      </w:pPr>
      <w:r>
        <w:t>First aid kits with the skills and knowledge to use them.</w:t>
      </w:r>
    </w:p>
    <w:p w:rsidR="002A31E1" w:rsidP="002A31E1" w:rsidRDefault="002A31E1" w14:paraId="1FBA78CB" w14:textId="34B0E545">
      <w:pPr>
        <w:pStyle w:val="ListParagraph"/>
        <w:numPr>
          <w:ilvl w:val="1"/>
          <w:numId w:val="3"/>
        </w:numPr>
        <w:spacing w:line="240" w:lineRule="auto"/>
      </w:pPr>
      <w:r>
        <w:t>Copies</w:t>
      </w:r>
      <w:r w:rsidR="00ED477E">
        <w:t xml:space="preserve"> (and digital)</w:t>
      </w:r>
      <w:r>
        <w:t xml:space="preserve"> of all official documents from passports, visas, letters of introduction and insurance documents.</w:t>
      </w:r>
    </w:p>
    <w:p w:rsidR="0093155D" w:rsidP="0093155D" w:rsidRDefault="000C4E1A" w14:paraId="1FBA78CC" w14:textId="77777777">
      <w:pPr>
        <w:pStyle w:val="ListParagraph"/>
        <w:numPr>
          <w:ilvl w:val="0"/>
          <w:numId w:val="3"/>
        </w:numPr>
        <w:spacing w:line="240" w:lineRule="auto"/>
      </w:pPr>
      <w:r>
        <w:rPr>
          <w:b/>
        </w:rPr>
        <w:t>Communications:</w:t>
      </w:r>
      <w:r w:rsidRPr="0093155D" w:rsidR="0093155D">
        <w:t xml:space="preserve"> </w:t>
      </w:r>
      <w:r w:rsidRPr="000D6333" w:rsidR="0093155D">
        <w:t>A sound plan should be established to address primary secondary and tertiary options for communication. Agreeing check in times and frequency with trusted individuals and agreeing when those individuals when they should alert authorities should you not make contact. Testing communication plans before departure and during your visit.</w:t>
      </w:r>
    </w:p>
    <w:p w:rsidR="000C4E1A" w:rsidP="00180F76" w:rsidRDefault="000C4E1A" w14:paraId="1FBA78CD" w14:textId="77777777">
      <w:pPr>
        <w:pStyle w:val="ListParagraph"/>
        <w:numPr>
          <w:ilvl w:val="0"/>
          <w:numId w:val="3"/>
        </w:numPr>
        <w:spacing w:before="120" w:after="120" w:line="240" w:lineRule="auto"/>
        <w:rPr>
          <w:del w:author="Catalina Ipas" w:date="2025-02-03T13:24:22.565Z" w16du:dateUtc="2025-02-03T13:24:22.565Z" w:id="1626060599"/>
        </w:rPr>
      </w:pPr>
      <w:del w:author="Catalina Ipas" w:date="2025-02-03T13:24:22.566Z" w:id="1201930127">
        <w:r w:rsidRPr="735E668B" w:rsidDel="3CC25C82">
          <w:rPr>
            <w:b w:val="1"/>
            <w:bCs w:val="1"/>
          </w:rPr>
          <w:delText>Climate and Dress:</w:delText>
        </w:r>
        <w:r w:rsidDel="3CC25C82">
          <w:delText xml:space="preserve"> </w:delText>
        </w:r>
        <w:r w:rsidDel="4E1973DF">
          <w:delText>Haiti</w:delText>
        </w:r>
        <w:r w:rsidDel="4E1973DF">
          <w:delText xml:space="preserve"> has a </w:delText>
        </w:r>
        <w:r w:rsidDel="4E1973DF">
          <w:delText>generally hot</w:delText>
        </w:r>
        <w:r w:rsidDel="4E1973DF">
          <w:delText xml:space="preserve"> and humid tropical </w:delText>
        </w:r>
        <w:r w:rsidDel="4E1973DF">
          <w:delText>climate</w:delText>
        </w:r>
        <w:r w:rsidDel="4E1973DF">
          <w:delText>. The north wind brings fog and drizzle, which interrupt </w:delText>
        </w:r>
        <w:r w:rsidDel="4E1973DF">
          <w:delText>Haiti's</w:delText>
        </w:r>
        <w:r w:rsidDel="4E1973DF">
          <w:delText xml:space="preserve"> dry season from November to January. Northeast trade winds bring </w:delText>
        </w:r>
        <w:r w:rsidDel="4E1973DF">
          <w:delText>rains</w:delText>
        </w:r>
        <w:r w:rsidDel="4E1973DF">
          <w:delText xml:space="preserve"> during the wet season. Port-au-Prince receives an average annual rainfall of 1,370 mm (53.9 in). There are two rainy </w:delText>
        </w:r>
        <w:r w:rsidDel="4E1973DF">
          <w:delText>seasons</w:delText>
        </w:r>
        <w:r w:rsidDel="65B5CA49">
          <w:delText xml:space="preserve">, April through to June and October through to </w:delText>
        </w:r>
        <w:r w:rsidDel="4E1973DF">
          <w:delText>November. </w:delText>
        </w:r>
        <w:r w:rsidDel="42A0A1FB">
          <w:delText xml:space="preserve"> </w:delText>
        </w:r>
        <w:r w:rsidDel="42A0A1FB">
          <w:delText>Clothing should be able to meet the demands of the heat and several loose layers to address the areas with cooler nights. Stout waterproof and breathable out</w:delText>
        </w:r>
        <w:r w:rsidDel="42A0A1FB">
          <w:delText>er</w:delText>
        </w:r>
        <w:r w:rsidDel="42A0A1FB">
          <w:delText>wear and footwear is recommended during rainy seasons due to flooding and insecure ground in more remote areas.</w:delText>
        </w:r>
      </w:del>
    </w:p>
    <w:p w:rsidRPr="00180F76" w:rsidR="00F14FF7" w:rsidP="00180F76" w:rsidRDefault="000C4E1A" w14:paraId="1FBA78CE" w14:textId="77777777">
      <w:pPr>
        <w:pStyle w:val="ListParagraph"/>
        <w:numPr>
          <w:ilvl w:val="0"/>
          <w:numId w:val="3"/>
        </w:numPr>
        <w:spacing w:line="240" w:lineRule="auto"/>
      </w:pPr>
      <w:r w:rsidRPr="00180F76">
        <w:rPr>
          <w:b/>
        </w:rPr>
        <w:t>Sanitary Products:</w:t>
      </w:r>
      <w:r w:rsidRPr="00180F76">
        <w:t xml:space="preserve"> </w:t>
      </w:r>
      <w:r w:rsidRPr="00180F76" w:rsidR="00180F76">
        <w:t>Availability is unknown at the moment and therefore</w:t>
      </w:r>
      <w:r w:rsidRPr="00180F76" w:rsidR="00F14FF7">
        <w:t xml:space="preserve"> it is advisable to ensure you bring additional supplies of your own preferred brands. </w:t>
      </w:r>
    </w:p>
    <w:p w:rsidRPr="009E36E1" w:rsidR="000C4E1A" w:rsidP="00180F76" w:rsidRDefault="000C4E1A" w14:paraId="1FBA78CF" w14:textId="517BCAEB">
      <w:pPr>
        <w:pStyle w:val="ListParagraph"/>
        <w:numPr>
          <w:ilvl w:val="0"/>
          <w:numId w:val="3"/>
        </w:numPr>
        <w:spacing w:before="120" w:after="120" w:line="240" w:lineRule="auto"/>
      </w:pPr>
      <w:r>
        <w:rPr>
          <w:b/>
        </w:rPr>
        <w:t xml:space="preserve">Local Phones and </w:t>
      </w:r>
      <w:proofErr w:type="spellStart"/>
      <w:r>
        <w:rPr>
          <w:b/>
        </w:rPr>
        <w:t>SimCards</w:t>
      </w:r>
      <w:proofErr w:type="spellEnd"/>
      <w:r>
        <w:rPr>
          <w:b/>
        </w:rPr>
        <w:t>:</w:t>
      </w:r>
      <w:r>
        <w:t xml:space="preserve"> </w:t>
      </w:r>
      <w:r w:rsidRPr="009E36E1" w:rsidR="009E36E1">
        <w:t xml:space="preserve">Mobile telephones are widely </w:t>
      </w:r>
      <w:r w:rsidRPr="009E36E1" w:rsidR="00AA7945">
        <w:t>used,</w:t>
      </w:r>
      <w:r w:rsidRPr="009E36E1" w:rsidR="009E36E1">
        <w:t xml:space="preserve"> and roaming is available for some service providers (Digicel, </w:t>
      </w:r>
      <w:proofErr w:type="spellStart"/>
      <w:r w:rsidRPr="009E36E1" w:rsidR="009E36E1">
        <w:t>Natcom</w:t>
      </w:r>
      <w:proofErr w:type="spellEnd"/>
      <w:r w:rsidRPr="009E36E1" w:rsidR="009E36E1">
        <w:t>). Signal reception varies but is generally acceptable around Port-au-Prince. You can buy local SIM cards and prepaid cards in the main towns</w:t>
      </w:r>
      <w:r w:rsidR="00ED477E">
        <w:t xml:space="preserve"> or via the AIRALO app</w:t>
      </w:r>
      <w:r w:rsidRPr="009E36E1" w:rsidR="009E36E1">
        <w:t>.</w:t>
      </w:r>
    </w:p>
    <w:p w:rsidR="3CC25C82" w:rsidP="735E668B" w:rsidRDefault="3CC25C82" w14:paraId="4387F223" w14:textId="2771A186">
      <w:pPr>
        <w:pStyle w:val="ListParagraph"/>
        <w:numPr>
          <w:ilvl w:val="0"/>
          <w:numId w:val="3"/>
        </w:numPr>
        <w:spacing w:before="120" w:after="120" w:line="240" w:lineRule="auto"/>
        <w:rPr/>
      </w:pPr>
      <w:r w:rsidRPr="735E668B" w:rsidR="3CC25C82">
        <w:rPr>
          <w:b w:val="1"/>
          <w:bCs w:val="1"/>
        </w:rPr>
        <w:t>The Internet:</w:t>
      </w:r>
      <w:r w:rsidR="3CC25C82">
        <w:rPr/>
        <w:t xml:space="preserve"> </w:t>
      </w:r>
      <w:del w:author="Catalina Ipas" w:date="2025-02-03T13:32:20.476Z" w:id="115949368">
        <w:r w:rsidDel="4E1973DF">
          <w:delText>A number of providers are in country providing satellite options includi</w:delText>
        </w:r>
        <w:r w:rsidDel="61476DAE">
          <w:delText xml:space="preserve">ng </w:delText>
        </w:r>
        <w:r w:rsidDel="61476DAE">
          <w:delText>iDirect</w:delText>
        </w:r>
        <w:r w:rsidDel="61476DAE">
          <w:delText xml:space="preserve">, UHP, </w:delText>
        </w:r>
        <w:r w:rsidDel="61476DAE">
          <w:delText>Newtec</w:delText>
        </w:r>
        <w:r w:rsidDel="61476DAE">
          <w:delText xml:space="preserve"> and </w:delText>
        </w:r>
        <w:r w:rsidDel="61476DAE">
          <w:delText>Comtec</w:delText>
        </w:r>
        <w:r w:rsidDel="61476DAE">
          <w:delText>. As of 22 March 2023 S</w:delText>
        </w:r>
        <w:r w:rsidDel="7AD660C6">
          <w:delText xml:space="preserve">paceX’s </w:delText>
        </w:r>
        <w:r w:rsidDel="7AD660C6">
          <w:delText>Starlink</w:delText>
        </w:r>
        <w:r w:rsidDel="7AD660C6">
          <w:delText xml:space="preserve"> </w:delText>
        </w:r>
        <w:r w:rsidDel="5C71CDCC">
          <w:delText xml:space="preserve">announced that its </w:delText>
        </w:r>
        <w:r w:rsidDel="22EB24BA">
          <w:delText>service is now available in Haiti.</w:delText>
        </w:r>
        <w:r w:rsidDel="4E1973DF">
          <w:delText xml:space="preserve"> </w:delText>
        </w:r>
        <w:r w:rsidDel="51698A93">
          <w:delText xml:space="preserve"> </w:delText>
        </w:r>
      </w:del>
      <w:ins w:author="Catalina Ipas" w:date="2025-02-03T13:32:23.478Z" w:id="2080272750">
        <w:r w:rsidRPr="735E668B" w:rsidR="37DD00B9">
          <w:rPr>
            <w:noProof w:val="0"/>
            <w:lang w:val="en-US"/>
          </w:rPr>
          <w:t xml:space="preserve">Ecuador has several internet service providers offering broadband and satellite options, including HughesNet and </w:t>
        </w:r>
        <w:r w:rsidRPr="735E668B" w:rsidR="37DD00B9">
          <w:rPr>
            <w:noProof w:val="0"/>
            <w:lang w:val="en-US"/>
          </w:rPr>
          <w:t>Viasat</w:t>
        </w:r>
        <w:r w:rsidRPr="735E668B" w:rsidR="37DD00B9">
          <w:rPr>
            <w:noProof w:val="0"/>
            <w:lang w:val="en-US"/>
          </w:rPr>
          <w:t>. Additionally, major cities have reliable fiber-optic connections, while rural areas may experience limited coverage and slower speeds.</w:t>
        </w:r>
      </w:ins>
    </w:p>
    <w:p w:rsidR="00494D1F" w:rsidRDefault="00494D1F" w14:paraId="5238B6A6" w14:textId="77777777">
      <w:pPr>
        <w:rPr>
          <w:b/>
          <w:color w:val="000000" w:themeColor="text1"/>
          <w:sz w:val="32"/>
        </w:rPr>
      </w:pPr>
      <w:r>
        <w:rPr>
          <w:b/>
          <w:color w:val="000000" w:themeColor="text1"/>
          <w:sz w:val="32"/>
        </w:rPr>
        <w:br w:type="page"/>
      </w:r>
    </w:p>
    <w:p w:rsidRPr="001209BB" w:rsidR="000C4E1A" w:rsidP="006E612E" w:rsidRDefault="000C4E1A" w14:paraId="1FBA78D1" w14:textId="565D3EA2">
      <w:pPr>
        <w:spacing w:before="120" w:after="120" w:line="240" w:lineRule="auto"/>
        <w:jc w:val="center"/>
        <w:rPr>
          <w:b/>
          <w:color w:val="000000" w:themeColor="text1"/>
          <w:sz w:val="32"/>
        </w:rPr>
      </w:pPr>
      <w:r w:rsidRPr="001209BB">
        <w:rPr>
          <w:b/>
          <w:color w:val="000000" w:themeColor="text1"/>
          <w:sz w:val="32"/>
        </w:rPr>
        <w:t>Meet and Greet</w:t>
      </w:r>
    </w:p>
    <w:p w:rsidR="000C4E1A" w:rsidP="006E612E" w:rsidRDefault="000C4E1A" w14:paraId="1FBA78D2" w14:textId="06FEF0A3">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Pr="00AF1360" w:rsidR="00BB2BDC">
        <w:rPr>
          <w:color w:val="000000" w:themeColor="text1"/>
        </w:rPr>
        <w:t>the person</w:t>
      </w:r>
      <w:r w:rsidRPr="00AF1360">
        <w:rPr>
          <w:color w:val="000000" w:themeColor="text1"/>
        </w:rPr>
        <w:t xml:space="preserve"> </w:t>
      </w:r>
      <w:r>
        <w:t xml:space="preserve">meeting you. If the person is not at </w:t>
      </w:r>
      <w:r w:rsidR="00BB2BDC">
        <w:t>arrivals,</w:t>
      </w:r>
      <w:r>
        <w:t xml:space="preserve"> then do NOT leave the safety of the airport, ring your ‘Meet and Greet’ and then move through the points of contact you have been provided. If a </w:t>
      </w:r>
      <w:r w:rsidR="00BB2BDC">
        <w:t>last-minute</w:t>
      </w:r>
      <w:r>
        <w:t xml:space="preserve"> change occurs then this will be emailed to you. The following person will be meeting you at the airport:</w:t>
      </w:r>
    </w:p>
    <w:tbl>
      <w:tblPr>
        <w:tblStyle w:val="TableGrid"/>
        <w:tblW w:w="0" w:type="auto"/>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260"/>
        <w:gridCol w:w="8095"/>
      </w:tblGrid>
      <w:tr w:rsidRPr="000C4E1A" w:rsidR="000C4E1A" w:rsidTr="00742AE4" w14:paraId="1FBA78D5" w14:textId="77777777">
        <w:tc>
          <w:tcPr>
            <w:tcW w:w="1260" w:type="dxa"/>
            <w:shd w:val="clear" w:color="auto" w:fill="D9D9D9" w:themeFill="background1" w:themeFillShade="D9"/>
          </w:tcPr>
          <w:p w:rsidRPr="000C4E1A" w:rsidR="000C4E1A" w:rsidP="00145328" w:rsidRDefault="000C4E1A" w14:paraId="1FBA78D3" w14:textId="77777777">
            <w:pPr>
              <w:jc w:val="right"/>
              <w:rPr>
                <w:rFonts w:asciiTheme="minorHAnsi" w:hAnsiTheme="minorHAnsi"/>
                <w:b/>
              </w:rPr>
            </w:pPr>
            <w:r w:rsidRPr="000C4E1A">
              <w:rPr>
                <w:rFonts w:asciiTheme="minorHAnsi" w:hAnsiTheme="minorHAnsi"/>
                <w:b/>
              </w:rPr>
              <w:t>Name:</w:t>
            </w:r>
          </w:p>
        </w:tc>
        <w:tc>
          <w:tcPr>
            <w:tcW w:w="8095" w:type="dxa"/>
          </w:tcPr>
          <w:p w:rsidRPr="000C4E1A" w:rsidR="000C4E1A" w:rsidP="00145328" w:rsidRDefault="000C4E1A" w14:paraId="1FBA78D4"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8" w14:textId="77777777">
        <w:tc>
          <w:tcPr>
            <w:tcW w:w="1260" w:type="dxa"/>
            <w:shd w:val="clear" w:color="auto" w:fill="D9D9D9" w:themeFill="background1" w:themeFillShade="D9"/>
          </w:tcPr>
          <w:p w:rsidRPr="000C4E1A" w:rsidR="000C4E1A" w:rsidP="00145328" w:rsidRDefault="000C4E1A" w14:paraId="1FBA78D6" w14:textId="77777777">
            <w:pPr>
              <w:jc w:val="right"/>
              <w:rPr>
                <w:rFonts w:asciiTheme="minorHAnsi" w:hAnsiTheme="minorHAnsi"/>
                <w:b/>
              </w:rPr>
            </w:pPr>
            <w:r w:rsidRPr="000C4E1A">
              <w:rPr>
                <w:rFonts w:asciiTheme="minorHAnsi" w:hAnsiTheme="minorHAnsi"/>
                <w:b/>
              </w:rPr>
              <w:t>Email:</w:t>
            </w:r>
          </w:p>
        </w:tc>
        <w:tc>
          <w:tcPr>
            <w:tcW w:w="8095" w:type="dxa"/>
          </w:tcPr>
          <w:p w:rsidRPr="000C4E1A" w:rsidR="000C4E1A" w:rsidP="00145328" w:rsidRDefault="000C4E1A" w14:paraId="1FBA78D7"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B" w14:textId="77777777">
        <w:tc>
          <w:tcPr>
            <w:tcW w:w="1260" w:type="dxa"/>
            <w:shd w:val="clear" w:color="auto" w:fill="D9D9D9" w:themeFill="background1" w:themeFillShade="D9"/>
          </w:tcPr>
          <w:p w:rsidRPr="000C4E1A" w:rsidR="000C4E1A" w:rsidP="00145328" w:rsidRDefault="000C4E1A" w14:paraId="1FBA78D9" w14:textId="77777777">
            <w:pPr>
              <w:jc w:val="right"/>
              <w:rPr>
                <w:rFonts w:asciiTheme="minorHAnsi" w:hAnsiTheme="minorHAnsi"/>
                <w:b/>
              </w:rPr>
            </w:pPr>
            <w:r w:rsidRPr="000C4E1A">
              <w:rPr>
                <w:rFonts w:asciiTheme="minorHAnsi" w:hAnsiTheme="minorHAnsi"/>
                <w:b/>
              </w:rPr>
              <w:t>Phone:</w:t>
            </w:r>
          </w:p>
        </w:tc>
        <w:tc>
          <w:tcPr>
            <w:tcW w:w="8095" w:type="dxa"/>
          </w:tcPr>
          <w:p w:rsidRPr="000C4E1A" w:rsidR="000C4E1A" w:rsidP="00145328" w:rsidRDefault="000C4E1A" w14:paraId="1FBA78DA"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FA" w14:textId="77777777">
        <w:tc>
          <w:tcPr>
            <w:tcW w:w="9355" w:type="dxa"/>
            <w:gridSpan w:val="2"/>
            <w:shd w:val="clear" w:color="auto" w:fill="FFFFFF" w:themeFill="background1"/>
          </w:tcPr>
          <w:p w:rsidRPr="000C4E1A" w:rsidR="000C4E1A" w:rsidP="00145328" w:rsidRDefault="000C4E1A" w14:paraId="1FBA78DC" w14:textId="77777777">
            <w:pPr>
              <w:jc w:val="center"/>
              <w:rPr>
                <w:rFonts w:asciiTheme="minorHAnsi" w:hAnsiTheme="minorHAnsi"/>
                <w:b/>
                <w:sz w:val="40"/>
                <w:highlight w:val="yellow"/>
              </w:rPr>
            </w:pPr>
            <w:r w:rsidRPr="000C4E1A">
              <w:rPr>
                <w:rFonts w:asciiTheme="minorHAnsi" w:hAnsiTheme="minorHAnsi"/>
                <w:b/>
                <w:sz w:val="40"/>
                <w:highlight w:val="yellow"/>
              </w:rPr>
              <w:t>Photograph</w:t>
            </w:r>
          </w:p>
          <w:p w:rsidRPr="000C4E1A" w:rsidR="000C4E1A" w:rsidP="00145328" w:rsidRDefault="000C4E1A" w14:paraId="1FBA78DD" w14:textId="77777777">
            <w:pPr>
              <w:rPr>
                <w:rFonts w:asciiTheme="minorHAnsi" w:hAnsiTheme="minorHAnsi"/>
              </w:rPr>
            </w:pPr>
            <w:r w:rsidRPr="000C4E1A">
              <w:rPr>
                <w:rFonts w:asciiTheme="minorHAnsi" w:hAnsiTheme="minorHAnsi"/>
                <w:highlight w:val="yellow"/>
              </w:rPr>
              <w:t xml:space="preserve">Include photo if </w:t>
            </w:r>
            <w:proofErr w:type="gramStart"/>
            <w:r w:rsidRPr="000C4E1A">
              <w:rPr>
                <w:rFonts w:asciiTheme="minorHAnsi" w:hAnsiTheme="minorHAnsi"/>
                <w:highlight w:val="yellow"/>
              </w:rPr>
              <w:t>possible</w:t>
            </w:r>
            <w:proofErr w:type="gramEnd"/>
            <w:r w:rsidRPr="000C4E1A">
              <w:rPr>
                <w:rFonts w:asciiTheme="minorHAnsi" w:hAnsiTheme="minorHAnsi"/>
                <w:highlight w:val="yellow"/>
              </w:rPr>
              <w:t xml:space="preserve"> below</w:t>
            </w:r>
          </w:p>
          <w:p w:rsidRPr="000C4E1A" w:rsidR="000C4E1A" w:rsidP="00145328" w:rsidRDefault="000C4E1A" w14:paraId="1FBA78DE" w14:textId="77777777">
            <w:pPr>
              <w:rPr>
                <w:rFonts w:asciiTheme="minorHAnsi" w:hAnsiTheme="minorHAnsi"/>
              </w:rPr>
            </w:pPr>
          </w:p>
          <w:p w:rsidRPr="000C4E1A" w:rsidR="000C4E1A" w:rsidP="00145328" w:rsidRDefault="000C4E1A" w14:paraId="1FBA78DF" w14:textId="77777777">
            <w:pPr>
              <w:rPr>
                <w:rFonts w:asciiTheme="minorHAnsi" w:hAnsiTheme="minorHAnsi"/>
              </w:rPr>
            </w:pPr>
          </w:p>
          <w:p w:rsidRPr="000C4E1A" w:rsidR="000C4E1A" w:rsidP="00145328" w:rsidRDefault="000C4E1A" w14:paraId="1FBA78E0" w14:textId="77777777">
            <w:pPr>
              <w:rPr>
                <w:rFonts w:asciiTheme="minorHAnsi" w:hAnsiTheme="minorHAnsi"/>
              </w:rPr>
            </w:pPr>
          </w:p>
          <w:p w:rsidRPr="000C4E1A" w:rsidR="000C4E1A" w:rsidP="00145328" w:rsidRDefault="000C4E1A" w14:paraId="1FBA78E1" w14:textId="77777777">
            <w:pPr>
              <w:rPr>
                <w:rFonts w:asciiTheme="minorHAnsi" w:hAnsiTheme="minorHAnsi"/>
              </w:rPr>
            </w:pPr>
          </w:p>
          <w:p w:rsidRPr="000C4E1A" w:rsidR="000C4E1A" w:rsidP="00145328" w:rsidRDefault="000C4E1A" w14:paraId="1FBA78E2" w14:textId="77777777">
            <w:pPr>
              <w:rPr>
                <w:rFonts w:asciiTheme="minorHAnsi" w:hAnsiTheme="minorHAnsi"/>
              </w:rPr>
            </w:pPr>
          </w:p>
          <w:p w:rsidRPr="000C4E1A" w:rsidR="000C4E1A" w:rsidP="00145328" w:rsidRDefault="000C4E1A" w14:paraId="1FBA78E3" w14:textId="77777777">
            <w:pPr>
              <w:rPr>
                <w:rFonts w:asciiTheme="minorHAnsi" w:hAnsiTheme="minorHAnsi"/>
              </w:rPr>
            </w:pPr>
          </w:p>
          <w:p w:rsidRPr="000C4E1A" w:rsidR="000C4E1A" w:rsidP="00145328" w:rsidRDefault="000C4E1A" w14:paraId="1FBA78E4" w14:textId="77777777">
            <w:pPr>
              <w:rPr>
                <w:rFonts w:asciiTheme="minorHAnsi" w:hAnsiTheme="minorHAnsi"/>
              </w:rPr>
            </w:pPr>
          </w:p>
          <w:p w:rsidRPr="000C4E1A" w:rsidR="000C4E1A" w:rsidP="00145328" w:rsidRDefault="000C4E1A" w14:paraId="1FBA78E5" w14:textId="77777777">
            <w:pPr>
              <w:rPr>
                <w:rFonts w:asciiTheme="minorHAnsi" w:hAnsiTheme="minorHAnsi"/>
              </w:rPr>
            </w:pPr>
          </w:p>
          <w:p w:rsidRPr="000C4E1A" w:rsidR="000C4E1A" w:rsidP="00145328" w:rsidRDefault="000C4E1A" w14:paraId="1FBA78E6" w14:textId="77777777">
            <w:pPr>
              <w:rPr>
                <w:rFonts w:asciiTheme="minorHAnsi" w:hAnsiTheme="minorHAnsi"/>
              </w:rPr>
            </w:pPr>
          </w:p>
          <w:p w:rsidRPr="000C4E1A" w:rsidR="000C4E1A" w:rsidP="00145328" w:rsidRDefault="000C4E1A" w14:paraId="1FBA78E7" w14:textId="77777777">
            <w:pPr>
              <w:rPr>
                <w:rFonts w:asciiTheme="minorHAnsi" w:hAnsiTheme="minorHAnsi"/>
              </w:rPr>
            </w:pPr>
          </w:p>
          <w:p w:rsidRPr="000C4E1A" w:rsidR="000C4E1A" w:rsidP="00145328" w:rsidRDefault="000C4E1A" w14:paraId="1FBA78E8" w14:textId="77777777">
            <w:pPr>
              <w:rPr>
                <w:rFonts w:asciiTheme="minorHAnsi" w:hAnsiTheme="minorHAnsi"/>
              </w:rPr>
            </w:pPr>
          </w:p>
          <w:p w:rsidRPr="000C4E1A" w:rsidR="000C4E1A" w:rsidP="00145328" w:rsidRDefault="000C4E1A" w14:paraId="1FBA78E9" w14:textId="77777777">
            <w:pPr>
              <w:rPr>
                <w:rFonts w:asciiTheme="minorHAnsi" w:hAnsiTheme="minorHAnsi"/>
              </w:rPr>
            </w:pPr>
          </w:p>
          <w:p w:rsidRPr="000C4E1A" w:rsidR="000C4E1A" w:rsidP="00145328" w:rsidRDefault="000C4E1A" w14:paraId="1FBA78EA" w14:textId="77777777">
            <w:pPr>
              <w:rPr>
                <w:rFonts w:asciiTheme="minorHAnsi" w:hAnsiTheme="minorHAnsi"/>
              </w:rPr>
            </w:pPr>
          </w:p>
          <w:p w:rsidRPr="000C4E1A" w:rsidR="000C4E1A" w:rsidP="00145328" w:rsidRDefault="000C4E1A" w14:paraId="1FBA78EB" w14:textId="77777777">
            <w:pPr>
              <w:rPr>
                <w:rFonts w:asciiTheme="minorHAnsi" w:hAnsiTheme="minorHAnsi"/>
              </w:rPr>
            </w:pPr>
          </w:p>
          <w:p w:rsidRPr="000C4E1A" w:rsidR="000C4E1A" w:rsidP="00145328" w:rsidRDefault="000C4E1A" w14:paraId="1FBA78EC" w14:textId="77777777">
            <w:pPr>
              <w:rPr>
                <w:rFonts w:asciiTheme="minorHAnsi" w:hAnsiTheme="minorHAnsi"/>
              </w:rPr>
            </w:pPr>
          </w:p>
          <w:p w:rsidRPr="000C4E1A" w:rsidR="000C4E1A" w:rsidP="00145328" w:rsidRDefault="000C4E1A" w14:paraId="1FBA78ED" w14:textId="77777777">
            <w:pPr>
              <w:rPr>
                <w:rFonts w:asciiTheme="minorHAnsi" w:hAnsiTheme="minorHAnsi"/>
              </w:rPr>
            </w:pPr>
          </w:p>
          <w:p w:rsidRPr="000C4E1A" w:rsidR="000C4E1A" w:rsidP="00145328" w:rsidRDefault="000C4E1A" w14:paraId="1FBA78EE" w14:textId="77777777">
            <w:pPr>
              <w:rPr>
                <w:rFonts w:asciiTheme="minorHAnsi" w:hAnsiTheme="minorHAnsi"/>
              </w:rPr>
            </w:pPr>
          </w:p>
          <w:p w:rsidRPr="000C4E1A" w:rsidR="000C4E1A" w:rsidP="00145328" w:rsidRDefault="000C4E1A" w14:paraId="1FBA78EF" w14:textId="77777777">
            <w:pPr>
              <w:rPr>
                <w:rFonts w:asciiTheme="minorHAnsi" w:hAnsiTheme="minorHAnsi"/>
              </w:rPr>
            </w:pPr>
          </w:p>
          <w:p w:rsidRPr="000C4E1A" w:rsidR="000C4E1A" w:rsidP="00145328" w:rsidRDefault="000C4E1A" w14:paraId="1FBA78F0" w14:textId="77777777">
            <w:pPr>
              <w:rPr>
                <w:rFonts w:asciiTheme="minorHAnsi" w:hAnsiTheme="minorHAnsi"/>
              </w:rPr>
            </w:pPr>
          </w:p>
          <w:p w:rsidRPr="000C4E1A" w:rsidR="000C4E1A" w:rsidP="00145328" w:rsidRDefault="000C4E1A" w14:paraId="1FBA78F1" w14:textId="77777777">
            <w:pPr>
              <w:rPr>
                <w:rFonts w:asciiTheme="minorHAnsi" w:hAnsiTheme="minorHAnsi"/>
              </w:rPr>
            </w:pPr>
          </w:p>
          <w:p w:rsidRPr="000C4E1A" w:rsidR="000C4E1A" w:rsidP="00145328" w:rsidRDefault="000C4E1A" w14:paraId="1FBA78F2" w14:textId="77777777">
            <w:pPr>
              <w:rPr>
                <w:rFonts w:asciiTheme="minorHAnsi" w:hAnsiTheme="minorHAnsi"/>
              </w:rPr>
            </w:pPr>
          </w:p>
          <w:p w:rsidRPr="000C4E1A" w:rsidR="000C4E1A" w:rsidP="00145328" w:rsidRDefault="000C4E1A" w14:paraId="1FBA78F3" w14:textId="77777777">
            <w:pPr>
              <w:rPr>
                <w:rFonts w:asciiTheme="minorHAnsi" w:hAnsiTheme="minorHAnsi"/>
              </w:rPr>
            </w:pPr>
          </w:p>
          <w:p w:rsidRPr="000C4E1A" w:rsidR="000C4E1A" w:rsidP="00145328" w:rsidRDefault="000C4E1A" w14:paraId="1FBA78F4" w14:textId="77777777">
            <w:pPr>
              <w:rPr>
                <w:rFonts w:asciiTheme="minorHAnsi" w:hAnsiTheme="minorHAnsi"/>
              </w:rPr>
            </w:pPr>
          </w:p>
          <w:p w:rsidRPr="000C4E1A" w:rsidR="000C4E1A" w:rsidP="00145328" w:rsidRDefault="000C4E1A" w14:paraId="1FBA78F5" w14:textId="77777777">
            <w:pPr>
              <w:rPr>
                <w:rFonts w:asciiTheme="minorHAnsi" w:hAnsiTheme="minorHAnsi"/>
              </w:rPr>
            </w:pPr>
          </w:p>
          <w:p w:rsidRPr="000C4E1A" w:rsidR="000C4E1A" w:rsidP="00145328" w:rsidRDefault="000C4E1A" w14:paraId="1FBA78F6" w14:textId="77777777">
            <w:pPr>
              <w:rPr>
                <w:rFonts w:asciiTheme="minorHAnsi" w:hAnsiTheme="minorHAnsi"/>
              </w:rPr>
            </w:pPr>
          </w:p>
          <w:p w:rsidRPr="000C4E1A" w:rsidR="000C4E1A" w:rsidP="00145328" w:rsidRDefault="000C4E1A" w14:paraId="1FBA78F7" w14:textId="77777777">
            <w:pPr>
              <w:rPr>
                <w:rFonts w:asciiTheme="minorHAnsi" w:hAnsiTheme="minorHAnsi"/>
              </w:rPr>
            </w:pPr>
          </w:p>
          <w:p w:rsidRPr="000C4E1A" w:rsidR="000C4E1A" w:rsidP="00145328" w:rsidRDefault="000C4E1A" w14:paraId="1FBA78F8" w14:textId="77777777">
            <w:pPr>
              <w:rPr>
                <w:rFonts w:asciiTheme="minorHAnsi" w:hAnsiTheme="minorHAnsi"/>
              </w:rPr>
            </w:pPr>
          </w:p>
          <w:p w:rsidRPr="000C4E1A" w:rsidR="000C4E1A" w:rsidP="00145328" w:rsidRDefault="000C4E1A" w14:paraId="1FBA78F9" w14:textId="77777777">
            <w:pPr>
              <w:rPr>
                <w:rFonts w:asciiTheme="minorHAnsi" w:hAnsiTheme="minorHAnsi"/>
                <w:b/>
              </w:rPr>
            </w:pPr>
          </w:p>
        </w:tc>
      </w:tr>
    </w:tbl>
    <w:p w:rsidRPr="00D52DAF" w:rsidR="000C4E1A" w:rsidP="5FF4C99C" w:rsidRDefault="000C4E1A" w14:paraId="1FBA78FC" w14:textId="72098B34">
      <w:pPr>
        <w:pStyle w:val="Normal"/>
      </w:pPr>
    </w:p>
    <w:sectPr w:rsidRPr="00D52DAF" w:rsidR="000C4E1A" w:rsidSect="000C4E1A">
      <w:headerReference w:type="default" r:id="rId43"/>
      <w:footerReference w:type="default" r:id="rId44"/>
      <w:pgSz w:w="12240" w:h="15840" w:orient="portrait"/>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3-09-06T23:17:00Z" w:id="4">
    <w:p w:rsidR="00D44DF9" w:rsidP="004E6123" w:rsidRDefault="00D44DF9" w14:paraId="32BD094C" w14:textId="77777777">
      <w:pPr>
        <w:pStyle w:val="CommentText"/>
      </w:pPr>
      <w:r>
        <w:rPr>
          <w:rStyle w:val="CommentReference"/>
        </w:rPr>
        <w:annotationRef/>
      </w:r>
      <w:r>
        <w:t>Replace Haiti with new country name</w:t>
      </w:r>
    </w:p>
  </w:comment>
  <w:comment w:initials="DM" w:author="Danielle Martin" w:date="2023-09-06T23:27:00Z" w:id="9">
    <w:p w:rsidR="00AC3EEC" w:rsidP="00C605C4" w:rsidRDefault="00AC3EEC" w14:paraId="507F3AFF" w14:textId="77777777">
      <w:pPr>
        <w:pStyle w:val="CommentText"/>
      </w:pPr>
      <w:r>
        <w:rPr>
          <w:rStyle w:val="CommentReference"/>
        </w:rPr>
        <w:annotationRef/>
      </w:r>
      <w:r>
        <w:t xml:space="preserve">Add or delete POCs as appropriate </w:t>
      </w:r>
    </w:p>
  </w:comment>
  <w:comment w:initials="DM" w:author="Danielle Martin" w:date="2023-09-06T23:04:00Z" w:id="10">
    <w:p w:rsidR="005030A0" w:rsidP="00DE52E8" w:rsidRDefault="005030A0" w14:paraId="1E958779" w14:textId="3C0731B0">
      <w:pPr>
        <w:pStyle w:val="CommentText"/>
      </w:pPr>
      <w:r>
        <w:rPr>
          <w:rStyle w:val="CommentReference"/>
        </w:rPr>
        <w:annotationRef/>
      </w:r>
      <w:r>
        <w:t>Copy language from travel manual on AIG insurance</w:t>
      </w:r>
    </w:p>
  </w:comment>
  <w:comment w:initials="DM" w:author="Danielle Martin" w:date="2023-09-06T23:26:00Z" w:id="32">
    <w:p w:rsidR="00AC3EEC" w:rsidP="004A7F1D" w:rsidRDefault="00AC3EEC" w14:paraId="75C2DE0D" w14:textId="77777777">
      <w:pPr>
        <w:pStyle w:val="CommentText"/>
      </w:pPr>
      <w:r>
        <w:rPr>
          <w:rStyle w:val="CommentReference"/>
        </w:rPr>
        <w:annotationRef/>
      </w:r>
      <w:r>
        <w:t xml:space="preserve">Check CDC recommendations: https://wwwnc.cdc.gov/travel/destinations/list </w:t>
      </w:r>
    </w:p>
  </w:comment>
  <w:comment w:initials="DM" w:author="Danielle Martin" w:date="2023-09-06T23:31:00Z" w:id="43">
    <w:p w:rsidR="00517494" w:rsidP="00C31078" w:rsidRDefault="00517494" w14:paraId="76A766FC" w14:textId="77777777">
      <w:pPr>
        <w:pStyle w:val="CommentText"/>
      </w:pPr>
      <w:r>
        <w:rPr>
          <w:rStyle w:val="CommentReference"/>
        </w:rPr>
        <w:annotationRef/>
      </w:r>
      <w:r>
        <w:t>List acceptable medical facilities by region/parrish</w:t>
      </w:r>
    </w:p>
  </w:comment>
  <w:comment w:initials="DM" w:author="Danielle Martin" w:date="2023-09-06T23:17:00Z" w:id="48">
    <w:p w:rsidR="002C5A03" w:rsidP="00EF79EF" w:rsidRDefault="002C5A03" w14:paraId="024F19B5" w14:textId="0F26D07B">
      <w:pPr>
        <w:pStyle w:val="CommentText"/>
      </w:pPr>
      <w:r>
        <w:rPr>
          <w:rStyle w:val="CommentReference"/>
        </w:rPr>
        <w:annotationRef/>
      </w:r>
      <w:r>
        <w:t>Can breakout by region/parrish</w:t>
      </w:r>
    </w:p>
  </w:comment>
  <w:comment w:initials="DM" w:author="Danielle Martin" w:date="2023-09-06T23:15:00Z" w:id="57">
    <w:p w:rsidR="00040602" w:rsidP="002F3077" w:rsidRDefault="00040602" w14:paraId="4F02C9DC" w14:textId="2F99F053">
      <w:pPr>
        <w:pStyle w:val="CommentText"/>
      </w:pPr>
      <w:r>
        <w:rPr>
          <w:rStyle w:val="CommentReference"/>
        </w:rPr>
        <w:annotationRef/>
      </w:r>
      <w:r>
        <w:t xml:space="preserve">transportation options and safety (list apps to use, list any restrictions, or dangers about using taxis) </w:t>
      </w:r>
    </w:p>
  </w:comment>
  <w:comment w:initials="DM" w:author="Danielle Martin" w:date="2023-09-06T23:06:00Z" w:id="58">
    <w:p w:rsidR="00517494" w:rsidP="00352CF8" w:rsidRDefault="00EB5D55" w14:paraId="3656162F" w14:textId="77777777">
      <w:pPr>
        <w:pStyle w:val="CommentText"/>
      </w:pPr>
      <w:r>
        <w:rPr>
          <w:rStyle w:val="CommentReference"/>
        </w:rPr>
        <w:annotationRef/>
      </w:r>
      <w:r w:rsidR="00517494">
        <w:t>Breakdown by security information by region/parrish</w:t>
      </w:r>
    </w:p>
  </w:comment>
  <w:comment w:initials="DM" w:author="Danielle Martin" w:date="2023-09-06T23:32:00Z" w:id="59">
    <w:p w:rsidR="00517494" w:rsidP="00C814AB" w:rsidRDefault="00517494" w14:paraId="6E574E2E" w14:textId="77777777">
      <w:pPr>
        <w:pStyle w:val="CommentText"/>
      </w:pPr>
      <w:r>
        <w:rPr>
          <w:rStyle w:val="CommentReference"/>
        </w:rPr>
        <w:annotationRef/>
      </w:r>
      <w:r>
        <w:t>Create intro security paragraph then breakdown</w:t>
      </w:r>
    </w:p>
  </w:comment>
  <w:comment w:initials="DM" w:author="Danielle Martin" w:date="2023-09-06T23:12:00Z" w:id="108">
    <w:p w:rsidR="00381B5F" w:rsidP="00925A17" w:rsidRDefault="00AE5347" w14:paraId="001A2559" w14:textId="77777777">
      <w:pPr>
        <w:pStyle w:val="CommentText"/>
      </w:pPr>
      <w:r>
        <w:rPr>
          <w:rStyle w:val="CommentReference"/>
        </w:rPr>
        <w:annotationRef/>
      </w:r>
      <w:r w:rsidR="00381B5F">
        <w:t>Phone use in public (i.e. risk for getting stolen) etc.</w:t>
      </w:r>
    </w:p>
  </w:comment>
  <w:comment xmlns:w="http://schemas.openxmlformats.org/wordprocessingml/2006/main" w:initials="DM" w:author="Danielle Martin" w:date="2023-09-06T16:36:00" w:id="1721654058">
    <w:p xmlns:w14="http://schemas.microsoft.com/office/word/2010/wordml" xmlns:w="http://schemas.openxmlformats.org/wordprocessingml/2006/main" w:rsidR="7FAF821B" w:rsidRDefault="78DC47CE" w14:paraId="29C8B1DC" w14:textId="5B50F9B8">
      <w:pPr>
        <w:pStyle w:val="CommentText"/>
      </w:pPr>
      <w:r>
        <w:rPr>
          <w:rStyle w:val="CommentReference"/>
        </w:rPr>
        <w:annotationRef/>
      </w:r>
      <w:r w:rsidRPr="151CA7B5" w:rsidR="0AB2716D">
        <w:t>List off safe ATMs in capital city. Also indicate if safe to use airport ATMs, any things to be aware of (i.e. shortages of cash, etc.)</w:t>
      </w:r>
    </w:p>
  </w:comment>
</w:comments>
</file>

<file path=word/commentsExtended.xml><?xml version="1.0" encoding="utf-8"?>
<w15:commentsEx xmlns:mc="http://schemas.openxmlformats.org/markup-compatibility/2006" xmlns:w15="http://schemas.microsoft.com/office/word/2012/wordml" mc:Ignorable="w15">
  <w15:commentEx w15:done="0" w15:paraId="32BD094C"/>
  <w15:commentEx w15:done="0" w15:paraId="507F3AFF"/>
  <w15:commentEx w15:done="0" w15:paraId="1E958779"/>
  <w15:commentEx w15:done="0" w15:paraId="75C2DE0D"/>
  <w15:commentEx w15:done="0" w15:paraId="76A766FC"/>
  <w15:commentEx w15:done="0" w15:paraId="024F19B5"/>
  <w15:commentEx w15:done="0" w15:paraId="4F02C9DC"/>
  <w15:commentEx w15:done="0" w15:paraId="3656162F"/>
  <w15:commentEx w15:done="0" w15:paraId="6E574E2E" w15:paraIdParent="3656162F"/>
  <w15:commentEx w15:done="0" w15:paraId="001A2559"/>
  <w15:commentEx w15:paraId="29C8B1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A3871E" w16cex:dateUtc="2023-09-07T03:17:00Z"/>
  <w16cex:commentExtensible w16cex:durableId="28A38948" w16cex:dateUtc="2023-09-07T03:27:00Z"/>
  <w16cex:commentExtensible w16cex:durableId="28A383ED" w16cex:dateUtc="2023-09-07T03:04:00Z"/>
  <w16cex:commentExtensible w16cex:durableId="28A38934" w16cex:dateUtc="2023-09-07T03:26:00Z"/>
  <w16cex:commentExtensible w16cex:durableId="28A38A5B" w16cex:dateUtc="2023-09-07T03:31:00Z"/>
  <w16cex:commentExtensible w16cex:durableId="28A386F9" w16cex:dateUtc="2023-09-07T03:17:00Z"/>
  <w16cex:commentExtensible w16cex:durableId="28A38687" w16cex:dateUtc="2023-09-07T03:15:00Z"/>
  <w16cex:commentExtensible w16cex:durableId="28A38478" w16cex:dateUtc="2023-09-07T03:06:00Z"/>
  <w16cex:commentExtensible w16cex:durableId="28A38A9E" w16cex:dateUtc="2023-09-07T03:32:00Z"/>
  <w16cex:commentExtensible w16cex:durableId="28A385F8" w16cex:dateUtc="2023-09-07T03:12:00Z"/>
  <w16cex:commentExtensible w16cex:durableId="28A38B73" w16cex:dateUtc="2023-09-07T03:36:00Z"/>
</w16cex:commentsExtensible>
</file>

<file path=word/commentsIds.xml><?xml version="1.0" encoding="utf-8"?>
<w16cid:commentsIds xmlns:mc="http://schemas.openxmlformats.org/markup-compatibility/2006" xmlns:w16cid="http://schemas.microsoft.com/office/word/2016/wordml/cid" mc:Ignorable="w16cid">
  <w16cid:commentId w16cid:paraId="32BD094C" w16cid:durableId="28A3871E"/>
  <w16cid:commentId w16cid:paraId="507F3AFF" w16cid:durableId="28A38948"/>
  <w16cid:commentId w16cid:paraId="1E958779" w16cid:durableId="28A383ED"/>
  <w16cid:commentId w16cid:paraId="75C2DE0D" w16cid:durableId="28A38934"/>
  <w16cid:commentId w16cid:paraId="76A766FC" w16cid:durableId="28A38A5B"/>
  <w16cid:commentId w16cid:paraId="024F19B5" w16cid:durableId="28A386F9"/>
  <w16cid:commentId w16cid:paraId="4F02C9DC" w16cid:durableId="28A38687"/>
  <w16cid:commentId w16cid:paraId="3656162F" w16cid:durableId="28A38478"/>
  <w16cid:commentId w16cid:paraId="6E574E2E" w16cid:durableId="28A38A9E"/>
  <w16cid:commentId w16cid:paraId="001A2559" w16cid:durableId="28A385F8"/>
  <w16cid:commentId w16cid:paraId="29C8B1DC" w16cid:durableId="28A38B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36A3" w:rsidP="000C4E1A" w:rsidRDefault="00FC36A3" w14:paraId="246817EF" w14:textId="77777777">
      <w:pPr>
        <w:spacing w:after="0" w:line="240" w:lineRule="auto"/>
      </w:pPr>
      <w:r>
        <w:separator/>
      </w:r>
    </w:p>
  </w:endnote>
  <w:endnote w:type="continuationSeparator" w:id="0">
    <w:p w:rsidR="00FC36A3" w:rsidP="000C4E1A" w:rsidRDefault="00FC36A3" w14:paraId="49F67CC3" w14:textId="77777777">
      <w:pPr>
        <w:spacing w:after="0" w:line="240" w:lineRule="auto"/>
      </w:pPr>
      <w:r>
        <w:continuationSeparator/>
      </w:r>
    </w:p>
  </w:endnote>
  <w:endnote w:type="continuationNotice" w:id="1">
    <w:p w:rsidR="00D32A92" w:rsidRDefault="00D32A92" w14:paraId="4748D53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994" w:rsidRDefault="00485994" w14:paraId="30D5FA91" w14:textId="77777777">
    <w:pPr>
      <w:pStyle w:val="Footer"/>
    </w:pPr>
  </w:p>
  <w:p w:rsidR="00485994" w:rsidRDefault="00485994" w14:paraId="352D06EE" w14:textId="77777777">
    <w:pPr>
      <w:pStyle w:val="Footer"/>
    </w:pPr>
  </w:p>
  <w:sdt>
    <w:sdtPr>
      <w:id w:val="693503847"/>
      <w:docPartObj>
        <w:docPartGallery w:val="Page Numbers (Bottom of Page)"/>
        <w:docPartUnique/>
      </w:docPartObj>
    </w:sdtPr>
    <w:sdtEndPr>
      <w:rPr>
        <w:noProof/>
      </w:rPr>
    </w:sdtEndPr>
    <w:sdtContent>
      <w:p w:rsidRPr="00D365D1" w:rsidR="000C4E1A" w:rsidRDefault="000C4E1A" w14:paraId="1FBA792A" w14:textId="77777777">
        <w:pPr>
          <w:pStyle w:val="Footer"/>
          <w:rPr>
            <w:lang w:val="fr-FR"/>
            <w:rPrChange w:author="Danielle Martin" w:date="2024-10-15T13:51:00Z" w:id="122">
              <w:rPr/>
            </w:rPrChange>
          </w:rPr>
        </w:pPr>
        <w:r w:rsidRPr="00D365D1">
          <w:rPr>
            <w:lang w:val="fr-FR"/>
            <w:rPrChange w:author="Danielle Martin" w:date="2024-10-15T13:51:00Z" w:id="123">
              <w:rPr/>
            </w:rPrChange>
          </w:rPr>
          <w:t xml:space="preserve">Page | </w:t>
        </w:r>
        <w:r>
          <w:fldChar w:fldCharType="begin"/>
        </w:r>
        <w:r w:rsidRPr="00D365D1">
          <w:rPr>
            <w:lang w:val="fr-FR"/>
            <w:rPrChange w:author="Danielle Martin" w:date="2024-10-15T13:51:00Z" w:id="124">
              <w:rPr/>
            </w:rPrChange>
          </w:rPr>
          <w:instrText xml:space="preserve"> PAGE   \* MERGEFORMAT </w:instrText>
        </w:r>
        <w:r>
          <w:fldChar w:fldCharType="separate"/>
        </w:r>
        <w:r w:rsidRPr="00D365D1" w:rsidR="009C1D62">
          <w:rPr>
            <w:lang w:val="fr-FR"/>
            <w:rPrChange w:author="Danielle Martin" w:date="2024-10-15T13:51:00Z" w:id="125">
              <w:rPr/>
            </w:rPrChange>
          </w:rPr>
          <w:t>1</w:t>
        </w:r>
        <w:r>
          <w:rPr>
            <w:noProof/>
          </w:rPr>
          <w:fldChar w:fldCharType="end"/>
        </w:r>
      </w:p>
      <w:p w:rsidRPr="00D365D1" w:rsidR="000C4E1A" w:rsidRDefault="000C4E1A" w14:paraId="1FBA792B" w14:textId="77777777">
        <w:pPr>
          <w:pStyle w:val="Footer"/>
          <w:rPr>
            <w:lang w:val="fr-FR"/>
            <w:rPrChange w:author="Danielle Martin" w:date="2024-10-15T13:51:00Z" w:id="126">
              <w:rPr/>
            </w:rPrChange>
          </w:rPr>
        </w:pPr>
        <w:r w:rsidRPr="00D365D1">
          <w:rPr>
            <w:lang w:val="fr-FR"/>
            <w:rPrChange w:author="Danielle Martin" w:date="2024-10-15T13:51:00Z" w:id="127">
              <w:rPr/>
            </w:rPrChange>
          </w:rPr>
          <w:t xml:space="preserve">IP </w:t>
        </w:r>
        <w:r w:rsidR="001D6582">
          <w:fldChar w:fldCharType="begin"/>
        </w:r>
        <w:r w:rsidRPr="00D365D1" w:rsidR="001D6582">
          <w:rPr>
            <w:lang w:val="fr-FR"/>
            <w:rPrChange w:author="Danielle Martin" w:date="2024-10-15T13:51:00Z" w:id="128">
              <w:rPr/>
            </w:rPrChange>
          </w:rPr>
          <w:instrText xml:space="preserve"> HYPERLINK "http://www.rsmconmsulting.us" </w:instrText>
        </w:r>
        <w:r w:rsidR="001D6582">
          <w:fldChar w:fldCharType="separate"/>
        </w:r>
        <w:r w:rsidRPr="00D365D1">
          <w:rPr>
            <w:rStyle w:val="Hyperlink"/>
            <w:lang w:val="fr-FR"/>
            <w:rPrChange w:author="Danielle Martin" w:date="2024-10-15T13:51:00Z" w:id="129">
              <w:rPr>
                <w:rStyle w:val="Hyperlink"/>
              </w:rPr>
            </w:rPrChange>
          </w:rPr>
          <w:t>www.rsmconmsulting.us</w:t>
        </w:r>
        <w:r w:rsidR="001D6582">
          <w:rPr>
            <w:rStyle w:val="Hyperlink"/>
          </w:rPr>
          <w:fldChar w:fldCharType="end"/>
        </w:r>
        <w:r w:rsidRPr="00D365D1">
          <w:rPr>
            <w:lang w:val="fr-FR"/>
            <w:rPrChange w:author="Danielle Martin" w:date="2024-10-15T13:51:00Z" w:id="130">
              <w:rPr/>
            </w:rPrChange>
          </w:rPr>
          <w:t xml:space="preserve"> </w:t>
        </w:r>
      </w:p>
    </w:sdtContent>
  </w:sdt>
  <w:p w:rsidRPr="00D365D1" w:rsidR="000C4E1A" w:rsidRDefault="000C4E1A" w14:paraId="1FBA792C" w14:textId="77777777">
    <w:pPr>
      <w:pStyle w:val="Footer"/>
      <w:rPr>
        <w:lang w:val="fr-FR"/>
        <w:rPrChange w:author="Danielle Martin" w:date="2024-10-15T13:51:00Z" w:id="131">
          <w:rPr/>
        </w:rPrChang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36A3" w:rsidP="000C4E1A" w:rsidRDefault="00FC36A3" w14:paraId="619918DE" w14:textId="77777777">
      <w:pPr>
        <w:spacing w:after="0" w:line="240" w:lineRule="auto"/>
      </w:pPr>
      <w:r>
        <w:separator/>
      </w:r>
    </w:p>
  </w:footnote>
  <w:footnote w:type="continuationSeparator" w:id="0">
    <w:p w:rsidR="00FC36A3" w:rsidP="000C4E1A" w:rsidRDefault="00FC36A3" w14:paraId="64C179C0" w14:textId="77777777">
      <w:pPr>
        <w:spacing w:after="0" w:line="240" w:lineRule="auto"/>
      </w:pPr>
      <w:r>
        <w:continuationSeparator/>
      </w:r>
    </w:p>
  </w:footnote>
  <w:footnote w:type="continuationNotice" w:id="1">
    <w:p w:rsidR="00D32A92" w:rsidRDefault="00D32A92" w14:paraId="63830F3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C7240" w:rsidR="009C1D62" w:rsidP="009C1D62" w:rsidRDefault="009C1D62" w14:paraId="1FBA7927" w14:textId="77777777">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sidRPr="00CC7240">
      <w:rPr>
        <w:rFonts w:cs="Tahoma"/>
        <w:b/>
        <w:smallCaps/>
        <w:noProof/>
        <w:color w:val="7F7F7F" w:themeColor="text1" w:themeTint="80"/>
        <w:sz w:val="28"/>
        <w:szCs w:val="16"/>
      </w:rPr>
      <w:drawing>
        <wp:anchor distT="0" distB="0" distL="114300" distR="114300" simplePos="0" relativeHeight="251658240"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rsidRPr="00CC7240" w:rsidR="009C1D62" w:rsidP="009C1D62" w:rsidRDefault="00DA6878" w14:paraId="1FBA7928" w14:textId="34645274">
    <w:pPr>
      <w:spacing w:after="0"/>
      <w:ind w:right="416"/>
      <w:jc w:val="right"/>
      <w:rPr>
        <w:sz w:val="20"/>
        <w:szCs w:val="20"/>
      </w:rPr>
    </w:pPr>
    <w:r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Pr="00CC7240" w:rsidR="00503914">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Pr="00CC7240" w:rsidR="009C1D62">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Pr="00CC7240" w:rsidR="00503914">
      <w:rPr>
        <w:color w:val="7F7F7F" w:themeColor="text1" w:themeTint="80"/>
        <w:sz w:val="24"/>
        <w:szCs w:val="24"/>
        <w14:shadow w14:blurRad="50800" w14:dist="38100" w14:dir="2700000" w14:sx="100000" w14:sy="100000" w14:kx="0" w14:ky="0" w14:algn="tl">
          <w14:srgbClr w14:val="000000">
            <w14:alpha w14:val="60000"/>
          </w14:srgbClr>
        </w14:shadow>
      </w:rPr>
      <w:t>Haiti</w:t>
    </w:r>
  </w:p>
  <w:p w:rsidRPr="00CC7240" w:rsidR="000C4E1A" w:rsidP="009C1D62" w:rsidRDefault="000C4E1A" w14:paraId="1FBA7929" w14:textId="777777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9">
    <w:nsid w:val="3a503d8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3d5d850"/>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4728b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a8ab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3b77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895c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06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67ac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ef4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25d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51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CA72D5"/>
    <w:multiLevelType w:val="hybridMultilevel"/>
    <w:tmpl w:val="EE24815C"/>
    <w:lvl w:ilvl="0" w:tplc="3C0E6006">
      <w:start w:val="1"/>
      <w:numFmt w:val="bullet"/>
      <w:lvlText w:val=""/>
      <w:lvlJc w:val="left"/>
      <w:pPr>
        <w:ind w:left="1440" w:hanging="360"/>
      </w:pPr>
      <w:rPr>
        <w:rFonts w:hint="default" w:ascii="Symbol" w:hAnsi="Symbol"/>
        <w:color w:val="7F7F7F" w:themeColor="text1" w:themeTint="80"/>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21E4F01"/>
    <w:multiLevelType w:val="hybridMultilevel"/>
    <w:tmpl w:val="5B1E1A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D66079C"/>
    <w:multiLevelType w:val="hybridMultilevel"/>
    <w:tmpl w:val="B670720A"/>
    <w:lvl w:ilvl="0" w:tplc="551457B8">
      <w:start w:val="1"/>
      <w:numFmt w:val="bullet"/>
      <w:lvlText w:val=""/>
      <w:lvlJc w:val="left"/>
      <w:pPr>
        <w:ind w:left="720" w:hanging="360"/>
      </w:pPr>
      <w:rPr>
        <w:rFonts w:hint="default" w:ascii="Symbol" w:hAnsi="Symbol"/>
        <w:color w:val="7F7F7F" w:themeColor="text1" w:themeTint="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E70CCF"/>
    <w:multiLevelType w:val="hybridMultilevel"/>
    <w:tmpl w:val="50B48C34"/>
    <w:lvl w:ilvl="0" w:tplc="450C5E2E">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72F4748"/>
    <w:multiLevelType w:val="hybridMultilevel"/>
    <w:tmpl w:val="47B08354"/>
    <w:lvl w:ilvl="0" w:tplc="A516D2B8">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1EE10E6"/>
    <w:multiLevelType w:val="hybridMultilevel"/>
    <w:tmpl w:val="FC18E594"/>
    <w:lvl w:ilvl="0">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6E7286D"/>
    <w:multiLevelType w:val="hybridMultilevel"/>
    <w:tmpl w:val="5E00931A"/>
    <w:lvl w:ilvl="0" w:tplc="4B4C2BE2">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1587DDD"/>
    <w:multiLevelType w:val="multilevel"/>
    <w:tmpl w:val="B35E9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2EC1F5C"/>
    <w:multiLevelType w:val="hybridMultilevel"/>
    <w:tmpl w:val="7D3A7B54"/>
    <w:lvl w:ilvl="0" w:tplc="4B4C2BE2">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862939088">
    <w:abstractNumId w:val="4"/>
  </w:num>
  <w:num w:numId="2" w16cid:durableId="1139764338">
    <w:abstractNumId w:val="3"/>
  </w:num>
  <w:num w:numId="3" w16cid:durableId="274291330">
    <w:abstractNumId w:val="6"/>
  </w:num>
  <w:num w:numId="4" w16cid:durableId="1794405102">
    <w:abstractNumId w:val="5"/>
  </w:num>
  <w:num w:numId="5" w16cid:durableId="835346125">
    <w:abstractNumId w:val="0"/>
  </w:num>
  <w:num w:numId="6" w16cid:durableId="416286590">
    <w:abstractNumId w:val="2"/>
  </w:num>
  <w:num w:numId="7" w16cid:durableId="1207522012">
    <w:abstractNumId w:val="8"/>
  </w:num>
  <w:num w:numId="8" w16cid:durableId="1127890638">
    <w:abstractNumId w:val="1"/>
  </w:num>
  <w:num w:numId="9" w16cid:durableId="138235863">
    <w:abstractNumId w:val="7"/>
  </w:num>
</w:numbering>
</file>

<file path=word/people.xml><?xml version="1.0" encoding="utf-8"?>
<w15:people xmlns:mc="http://schemas.openxmlformats.org/markup-compatibility/2006" xmlns:w15="http://schemas.microsoft.com/office/word/2012/wordml" mc:Ignorable="w15">
  <w15:person w15:author="Danielle Martin">
    <w15:presenceInfo w15:providerId="None" w15:userId="Danielle Martin"/>
  </w15:person>
  <w15:person w15:author="Catalina Ipas">
    <w15:presenceInfo w15:providerId="AD" w15:userId="S::cipas@partners.net::bc5d8e65-d428-4fab-9459-e9b4f26a375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59"/>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1212E"/>
    <w:rsid w:val="0001483E"/>
    <w:rsid w:val="00016659"/>
    <w:rsid w:val="00034C90"/>
    <w:rsid w:val="00040602"/>
    <w:rsid w:val="0007458C"/>
    <w:rsid w:val="00095F25"/>
    <w:rsid w:val="000A3FF0"/>
    <w:rsid w:val="000B24A8"/>
    <w:rsid w:val="000C40D6"/>
    <w:rsid w:val="000C4E1A"/>
    <w:rsid w:val="000E0F17"/>
    <w:rsid w:val="000E6597"/>
    <w:rsid w:val="00130295"/>
    <w:rsid w:val="00155516"/>
    <w:rsid w:val="00166EDE"/>
    <w:rsid w:val="001764D7"/>
    <w:rsid w:val="00180F76"/>
    <w:rsid w:val="0018715F"/>
    <w:rsid w:val="001A339B"/>
    <w:rsid w:val="001C7726"/>
    <w:rsid w:val="001D6582"/>
    <w:rsid w:val="00203E35"/>
    <w:rsid w:val="00220682"/>
    <w:rsid w:val="002223C2"/>
    <w:rsid w:val="00227BAB"/>
    <w:rsid w:val="00231B47"/>
    <w:rsid w:val="002555AC"/>
    <w:rsid w:val="00266428"/>
    <w:rsid w:val="002A31E1"/>
    <w:rsid w:val="002A7048"/>
    <w:rsid w:val="002C5A03"/>
    <w:rsid w:val="00301D29"/>
    <w:rsid w:val="0033489C"/>
    <w:rsid w:val="0036502D"/>
    <w:rsid w:val="003654E5"/>
    <w:rsid w:val="00376056"/>
    <w:rsid w:val="00377420"/>
    <w:rsid w:val="00380842"/>
    <w:rsid w:val="00381B5F"/>
    <w:rsid w:val="00393C3D"/>
    <w:rsid w:val="003C2711"/>
    <w:rsid w:val="003D4C1A"/>
    <w:rsid w:val="003E0AA1"/>
    <w:rsid w:val="003E53C8"/>
    <w:rsid w:val="003F397C"/>
    <w:rsid w:val="00416F18"/>
    <w:rsid w:val="00447170"/>
    <w:rsid w:val="00451CD3"/>
    <w:rsid w:val="004628FA"/>
    <w:rsid w:val="00464CDA"/>
    <w:rsid w:val="004722F7"/>
    <w:rsid w:val="00476C57"/>
    <w:rsid w:val="00483491"/>
    <w:rsid w:val="00484FFA"/>
    <w:rsid w:val="00485994"/>
    <w:rsid w:val="00492B21"/>
    <w:rsid w:val="00493DD9"/>
    <w:rsid w:val="00494B3A"/>
    <w:rsid w:val="00494D1F"/>
    <w:rsid w:val="004A0537"/>
    <w:rsid w:val="004A3DBE"/>
    <w:rsid w:val="004A77C2"/>
    <w:rsid w:val="004D140A"/>
    <w:rsid w:val="005030A0"/>
    <w:rsid w:val="00503914"/>
    <w:rsid w:val="00517494"/>
    <w:rsid w:val="00520619"/>
    <w:rsid w:val="00524837"/>
    <w:rsid w:val="00572C96"/>
    <w:rsid w:val="00583BF1"/>
    <w:rsid w:val="00592AC4"/>
    <w:rsid w:val="005963AF"/>
    <w:rsid w:val="005A24C5"/>
    <w:rsid w:val="006109E9"/>
    <w:rsid w:val="0068595C"/>
    <w:rsid w:val="00687C05"/>
    <w:rsid w:val="006B1582"/>
    <w:rsid w:val="006B6324"/>
    <w:rsid w:val="006B7933"/>
    <w:rsid w:val="006E0EDC"/>
    <w:rsid w:val="006E612E"/>
    <w:rsid w:val="00715819"/>
    <w:rsid w:val="00734B97"/>
    <w:rsid w:val="00742AE4"/>
    <w:rsid w:val="0077406D"/>
    <w:rsid w:val="00787D93"/>
    <w:rsid w:val="00796A7D"/>
    <w:rsid w:val="007A77E4"/>
    <w:rsid w:val="007C24B8"/>
    <w:rsid w:val="007D06A5"/>
    <w:rsid w:val="007E7B27"/>
    <w:rsid w:val="007F3A83"/>
    <w:rsid w:val="008252BC"/>
    <w:rsid w:val="00833CF7"/>
    <w:rsid w:val="00834D30"/>
    <w:rsid w:val="0086540F"/>
    <w:rsid w:val="00874113"/>
    <w:rsid w:val="00876DB9"/>
    <w:rsid w:val="0089590B"/>
    <w:rsid w:val="008A58D8"/>
    <w:rsid w:val="008C413B"/>
    <w:rsid w:val="008D7C94"/>
    <w:rsid w:val="008E4966"/>
    <w:rsid w:val="008F142E"/>
    <w:rsid w:val="00927AE3"/>
    <w:rsid w:val="0093155D"/>
    <w:rsid w:val="00937ED3"/>
    <w:rsid w:val="0097725B"/>
    <w:rsid w:val="009A179C"/>
    <w:rsid w:val="009B0015"/>
    <w:rsid w:val="009B38CE"/>
    <w:rsid w:val="009C1D62"/>
    <w:rsid w:val="009E36E1"/>
    <w:rsid w:val="009E44A6"/>
    <w:rsid w:val="00A02401"/>
    <w:rsid w:val="00A20C5D"/>
    <w:rsid w:val="00A61282"/>
    <w:rsid w:val="00A7769E"/>
    <w:rsid w:val="00A80982"/>
    <w:rsid w:val="00A958B8"/>
    <w:rsid w:val="00AA04D7"/>
    <w:rsid w:val="00AA2400"/>
    <w:rsid w:val="00AA3262"/>
    <w:rsid w:val="00AA5162"/>
    <w:rsid w:val="00AA7945"/>
    <w:rsid w:val="00AB2D88"/>
    <w:rsid w:val="00AC3EEC"/>
    <w:rsid w:val="00AC4182"/>
    <w:rsid w:val="00AC7CBC"/>
    <w:rsid w:val="00AE5347"/>
    <w:rsid w:val="00AE5DD1"/>
    <w:rsid w:val="00B16DC1"/>
    <w:rsid w:val="00B8123C"/>
    <w:rsid w:val="00B90EF8"/>
    <w:rsid w:val="00B93B91"/>
    <w:rsid w:val="00B97CDE"/>
    <w:rsid w:val="00BB2BDC"/>
    <w:rsid w:val="00BB338F"/>
    <w:rsid w:val="00BC0C5D"/>
    <w:rsid w:val="00BC584A"/>
    <w:rsid w:val="00BC7189"/>
    <w:rsid w:val="00BD071C"/>
    <w:rsid w:val="00BE4618"/>
    <w:rsid w:val="00BE63E8"/>
    <w:rsid w:val="00BE7E6D"/>
    <w:rsid w:val="00C126DA"/>
    <w:rsid w:val="00C13B8B"/>
    <w:rsid w:val="00C26B9F"/>
    <w:rsid w:val="00C327FC"/>
    <w:rsid w:val="00C5035A"/>
    <w:rsid w:val="00C72E08"/>
    <w:rsid w:val="00C97086"/>
    <w:rsid w:val="00CB499A"/>
    <w:rsid w:val="00CC0FFF"/>
    <w:rsid w:val="00CC6C55"/>
    <w:rsid w:val="00CC7240"/>
    <w:rsid w:val="00CD40FD"/>
    <w:rsid w:val="00D04ADB"/>
    <w:rsid w:val="00D13835"/>
    <w:rsid w:val="00D20141"/>
    <w:rsid w:val="00D2561A"/>
    <w:rsid w:val="00D27976"/>
    <w:rsid w:val="00D32A92"/>
    <w:rsid w:val="00D365D1"/>
    <w:rsid w:val="00D44DF9"/>
    <w:rsid w:val="00D66376"/>
    <w:rsid w:val="00D67686"/>
    <w:rsid w:val="00D97EEB"/>
    <w:rsid w:val="00DA6878"/>
    <w:rsid w:val="00DB7B9D"/>
    <w:rsid w:val="00E20260"/>
    <w:rsid w:val="00E25812"/>
    <w:rsid w:val="00E26997"/>
    <w:rsid w:val="00E3723A"/>
    <w:rsid w:val="00EA3FCD"/>
    <w:rsid w:val="00EB5D55"/>
    <w:rsid w:val="00EC399B"/>
    <w:rsid w:val="00ED477E"/>
    <w:rsid w:val="00EE6E55"/>
    <w:rsid w:val="00EF1BCB"/>
    <w:rsid w:val="00EF3B98"/>
    <w:rsid w:val="00F14FF7"/>
    <w:rsid w:val="00F34552"/>
    <w:rsid w:val="00F4207D"/>
    <w:rsid w:val="00F465D9"/>
    <w:rsid w:val="00F75551"/>
    <w:rsid w:val="00F77A19"/>
    <w:rsid w:val="00F94163"/>
    <w:rsid w:val="00F967CD"/>
    <w:rsid w:val="00FB0AC1"/>
    <w:rsid w:val="00FB3610"/>
    <w:rsid w:val="00FB5642"/>
    <w:rsid w:val="00FC36A3"/>
    <w:rsid w:val="00FD1A22"/>
    <w:rsid w:val="00FE796A"/>
    <w:rsid w:val="00FF24AE"/>
    <w:rsid w:val="019FE8DB"/>
    <w:rsid w:val="01B82E10"/>
    <w:rsid w:val="0210C2C3"/>
    <w:rsid w:val="03196A80"/>
    <w:rsid w:val="03A726C4"/>
    <w:rsid w:val="045E6DDA"/>
    <w:rsid w:val="064A759C"/>
    <w:rsid w:val="0671EAB0"/>
    <w:rsid w:val="06737D9E"/>
    <w:rsid w:val="079A6831"/>
    <w:rsid w:val="07D276D2"/>
    <w:rsid w:val="08261072"/>
    <w:rsid w:val="098A43F7"/>
    <w:rsid w:val="0A01D7CB"/>
    <w:rsid w:val="0A8DB645"/>
    <w:rsid w:val="0B49974C"/>
    <w:rsid w:val="0B7B6C89"/>
    <w:rsid w:val="0D345B2A"/>
    <w:rsid w:val="0DAF8008"/>
    <w:rsid w:val="0E32366B"/>
    <w:rsid w:val="0E79E923"/>
    <w:rsid w:val="0F77B05F"/>
    <w:rsid w:val="102C1BEF"/>
    <w:rsid w:val="12BC805C"/>
    <w:rsid w:val="12C33A38"/>
    <w:rsid w:val="1330329F"/>
    <w:rsid w:val="1342F234"/>
    <w:rsid w:val="13FFB607"/>
    <w:rsid w:val="14339F53"/>
    <w:rsid w:val="14591F65"/>
    <w:rsid w:val="1467DFE5"/>
    <w:rsid w:val="14A41C4C"/>
    <w:rsid w:val="14CAFAEE"/>
    <w:rsid w:val="167170D9"/>
    <w:rsid w:val="1683B649"/>
    <w:rsid w:val="16C5D2E1"/>
    <w:rsid w:val="16F81FF5"/>
    <w:rsid w:val="173203D3"/>
    <w:rsid w:val="17591552"/>
    <w:rsid w:val="17BEF87E"/>
    <w:rsid w:val="183A9913"/>
    <w:rsid w:val="18724FA9"/>
    <w:rsid w:val="1A016ABB"/>
    <w:rsid w:val="1A043D42"/>
    <w:rsid w:val="1B2DDD60"/>
    <w:rsid w:val="1B90E954"/>
    <w:rsid w:val="1CE33449"/>
    <w:rsid w:val="206B8031"/>
    <w:rsid w:val="20BC3BB9"/>
    <w:rsid w:val="210D69DF"/>
    <w:rsid w:val="22566E9C"/>
    <w:rsid w:val="22599BD2"/>
    <w:rsid w:val="2293AD75"/>
    <w:rsid w:val="22A2CC8D"/>
    <w:rsid w:val="22EB24BA"/>
    <w:rsid w:val="23647063"/>
    <w:rsid w:val="23903734"/>
    <w:rsid w:val="23A3CE94"/>
    <w:rsid w:val="240CF60A"/>
    <w:rsid w:val="25F67AD3"/>
    <w:rsid w:val="2603B478"/>
    <w:rsid w:val="26485D55"/>
    <w:rsid w:val="272463E8"/>
    <w:rsid w:val="27CC78D1"/>
    <w:rsid w:val="28313A38"/>
    <w:rsid w:val="296520B7"/>
    <w:rsid w:val="296F3A01"/>
    <w:rsid w:val="29FDCB62"/>
    <w:rsid w:val="2AD8C30F"/>
    <w:rsid w:val="2B213AE7"/>
    <w:rsid w:val="2B2987FC"/>
    <w:rsid w:val="2B39A507"/>
    <w:rsid w:val="2C444483"/>
    <w:rsid w:val="2C9B38EB"/>
    <w:rsid w:val="2CE1E4E0"/>
    <w:rsid w:val="2DE7384C"/>
    <w:rsid w:val="2E102276"/>
    <w:rsid w:val="2E271783"/>
    <w:rsid w:val="2E39230B"/>
    <w:rsid w:val="2E46AC2F"/>
    <w:rsid w:val="2E79C594"/>
    <w:rsid w:val="2E8C1140"/>
    <w:rsid w:val="2EA21214"/>
    <w:rsid w:val="2EC8DD58"/>
    <w:rsid w:val="2F91DA54"/>
    <w:rsid w:val="3026E21E"/>
    <w:rsid w:val="309C6157"/>
    <w:rsid w:val="313E3A0E"/>
    <w:rsid w:val="314A3A2B"/>
    <w:rsid w:val="31971CEB"/>
    <w:rsid w:val="31B4B2C7"/>
    <w:rsid w:val="321B2763"/>
    <w:rsid w:val="32AD62BB"/>
    <w:rsid w:val="334BFD93"/>
    <w:rsid w:val="33A3EB83"/>
    <w:rsid w:val="3486CC77"/>
    <w:rsid w:val="356116CF"/>
    <w:rsid w:val="35A4D3F9"/>
    <w:rsid w:val="35CAA6E1"/>
    <w:rsid w:val="36D23615"/>
    <w:rsid w:val="370F896B"/>
    <w:rsid w:val="3759594E"/>
    <w:rsid w:val="37DD00B9"/>
    <w:rsid w:val="38389C8A"/>
    <w:rsid w:val="38532D14"/>
    <w:rsid w:val="3A215835"/>
    <w:rsid w:val="3ADF200E"/>
    <w:rsid w:val="3BBFB5D5"/>
    <w:rsid w:val="3C0D99AA"/>
    <w:rsid w:val="3C3DFF2F"/>
    <w:rsid w:val="3C5EC0E4"/>
    <w:rsid w:val="3C7EE6D8"/>
    <w:rsid w:val="3CC25C82"/>
    <w:rsid w:val="3D1F419D"/>
    <w:rsid w:val="3E742C27"/>
    <w:rsid w:val="3F085FCC"/>
    <w:rsid w:val="3FA22A12"/>
    <w:rsid w:val="408300E4"/>
    <w:rsid w:val="40A4EDAD"/>
    <w:rsid w:val="410D0807"/>
    <w:rsid w:val="41B06AA9"/>
    <w:rsid w:val="41B87DCB"/>
    <w:rsid w:val="42A0A1FB"/>
    <w:rsid w:val="454451C5"/>
    <w:rsid w:val="458CF212"/>
    <w:rsid w:val="45D1C3DF"/>
    <w:rsid w:val="47B4D66E"/>
    <w:rsid w:val="47E4D18E"/>
    <w:rsid w:val="4800BBC8"/>
    <w:rsid w:val="48B3DCC4"/>
    <w:rsid w:val="4911C145"/>
    <w:rsid w:val="4931333F"/>
    <w:rsid w:val="49C1018B"/>
    <w:rsid w:val="49E1D3E3"/>
    <w:rsid w:val="4A5B4B37"/>
    <w:rsid w:val="4ADE8149"/>
    <w:rsid w:val="4AE1A68A"/>
    <w:rsid w:val="4B3236AB"/>
    <w:rsid w:val="4B47E5F0"/>
    <w:rsid w:val="4BC6AF28"/>
    <w:rsid w:val="4DF26AB5"/>
    <w:rsid w:val="4E1973DF"/>
    <w:rsid w:val="4E5D0282"/>
    <w:rsid w:val="4EE17873"/>
    <w:rsid w:val="4FEB519C"/>
    <w:rsid w:val="5014AD2E"/>
    <w:rsid w:val="50190FF0"/>
    <w:rsid w:val="50572F02"/>
    <w:rsid w:val="51698A93"/>
    <w:rsid w:val="51BEBB72"/>
    <w:rsid w:val="52DDB3FF"/>
    <w:rsid w:val="52EFA389"/>
    <w:rsid w:val="535E1C84"/>
    <w:rsid w:val="541C592E"/>
    <w:rsid w:val="54D7AD35"/>
    <w:rsid w:val="5620F898"/>
    <w:rsid w:val="57046525"/>
    <w:rsid w:val="57C0104B"/>
    <w:rsid w:val="59139B24"/>
    <w:rsid w:val="5966C36B"/>
    <w:rsid w:val="59B1EF59"/>
    <w:rsid w:val="59CBC4B4"/>
    <w:rsid w:val="5A528DCA"/>
    <w:rsid w:val="5BCA70C3"/>
    <w:rsid w:val="5C71CDCC"/>
    <w:rsid w:val="5C8AF8B9"/>
    <w:rsid w:val="5D03B1A7"/>
    <w:rsid w:val="5DA36A2C"/>
    <w:rsid w:val="5F2F00F7"/>
    <w:rsid w:val="5F5B6423"/>
    <w:rsid w:val="5F979B89"/>
    <w:rsid w:val="5FF4C99C"/>
    <w:rsid w:val="6075A498"/>
    <w:rsid w:val="60DDA9B4"/>
    <w:rsid w:val="61476DAE"/>
    <w:rsid w:val="617F9134"/>
    <w:rsid w:val="61B1837D"/>
    <w:rsid w:val="626074A4"/>
    <w:rsid w:val="63BFAF74"/>
    <w:rsid w:val="64C22974"/>
    <w:rsid w:val="65B5CA49"/>
    <w:rsid w:val="663F5F65"/>
    <w:rsid w:val="669D2F81"/>
    <w:rsid w:val="66D5CF03"/>
    <w:rsid w:val="6752F4C2"/>
    <w:rsid w:val="68FC2854"/>
    <w:rsid w:val="694C6E26"/>
    <w:rsid w:val="69FE6ADD"/>
    <w:rsid w:val="6B031482"/>
    <w:rsid w:val="6B409A14"/>
    <w:rsid w:val="6B481898"/>
    <w:rsid w:val="6B4C9425"/>
    <w:rsid w:val="6CF657F4"/>
    <w:rsid w:val="6D36C985"/>
    <w:rsid w:val="6DDEF2F1"/>
    <w:rsid w:val="6DF2C71C"/>
    <w:rsid w:val="6E1EC782"/>
    <w:rsid w:val="6EB9B921"/>
    <w:rsid w:val="6ED59ED7"/>
    <w:rsid w:val="6F3D1672"/>
    <w:rsid w:val="6F48A10B"/>
    <w:rsid w:val="6FBFE7AD"/>
    <w:rsid w:val="6FE4CCB1"/>
    <w:rsid w:val="6FF2EAB5"/>
    <w:rsid w:val="7001B0EE"/>
    <w:rsid w:val="700B2C29"/>
    <w:rsid w:val="7156F4FF"/>
    <w:rsid w:val="721E2957"/>
    <w:rsid w:val="723234FB"/>
    <w:rsid w:val="7262643C"/>
    <w:rsid w:val="735E668B"/>
    <w:rsid w:val="745473AC"/>
    <w:rsid w:val="752D3F7E"/>
    <w:rsid w:val="75F4A66A"/>
    <w:rsid w:val="76D5EF58"/>
    <w:rsid w:val="7713469A"/>
    <w:rsid w:val="7730CED5"/>
    <w:rsid w:val="77A4CA6E"/>
    <w:rsid w:val="78722EC7"/>
    <w:rsid w:val="79442B1E"/>
    <w:rsid w:val="794B252E"/>
    <w:rsid w:val="7989AD2F"/>
    <w:rsid w:val="79E7EDFD"/>
    <w:rsid w:val="7A8F5B84"/>
    <w:rsid w:val="7AA3176D"/>
    <w:rsid w:val="7AD660C6"/>
    <w:rsid w:val="7B28506A"/>
    <w:rsid w:val="7C88DD30"/>
    <w:rsid w:val="7D66CDC2"/>
    <w:rsid w:val="7F0ED59C"/>
    <w:rsid w:val="7F948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hAnsi="Calibri" w:eastAsia="Times New Roman" w:cs="Times New Roman"/>
      <w:b/>
      <w:bCs/>
      <w:iCs/>
      <w:caps/>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hAnsi="Times New Roman" w:cs="Times New Roman" w:eastAsiaTheme="minorEastAsia"/>
      <w:sz w:val="24"/>
      <w:szCs w:val="24"/>
    </w:rPr>
  </w:style>
  <w:style w:type="table" w:styleId="TableGrid">
    <w:name w:val="Table Grid"/>
    <w:basedOn w:val="TableNormal"/>
    <w:uiPriority w:val="59"/>
    <w:rsid w:val="000C4E1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hAnsi="Calibri" w:eastAsia="Calibri" w:cs="Times New Roman"/>
    </w:rPr>
  </w:style>
  <w:style w:type="character" w:styleId="ListParagraphChar" w:customStyle="1">
    <w:name w:val="List Paragraph Char"/>
    <w:aliases w:val="Ha Char,List Paragraph1 Char,Resume Title Char"/>
    <w:basedOn w:val="DefaultParagraphFont"/>
    <w:link w:val="ListParagraph"/>
    <w:uiPriority w:val="34"/>
    <w:locked/>
    <w:rsid w:val="000C4E1A"/>
    <w:rPr>
      <w:rFonts w:ascii="Calibri" w:hAnsi="Calibri" w:eastAsia="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styleId="FooterChar" w:customStyle="1">
    <w:name w:val="Footer Char"/>
    <w:basedOn w:val="DefaultParagraphFont"/>
    <w:link w:val="Footer"/>
    <w:rsid w:val="000C4E1A"/>
  </w:style>
  <w:style w:type="character" w:styleId="Heading1Char" w:customStyle="1">
    <w:name w:val="Heading 1 Char"/>
    <w:basedOn w:val="DefaultParagraphFont"/>
    <w:link w:val="Heading1"/>
    <w:rsid w:val="000C4E1A"/>
    <w:rPr>
      <w:rFonts w:ascii="Calibri" w:hAnsi="Calibri" w:eastAsia="Times New Roman"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styleId="CommentTextChar" w:customStyle="1">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styleId="CommentSubjectChar" w:customStyle="1">
    <w:name w:val="Comment Subject Char"/>
    <w:basedOn w:val="CommentTextChar"/>
    <w:link w:val="CommentSubject"/>
    <w:uiPriority w:val="99"/>
    <w:semiHidden/>
    <w:rsid w:val="005030A0"/>
    <w:rPr>
      <w:b/>
      <w:bCs/>
      <w:sz w:val="20"/>
      <w:szCs w:val="20"/>
    </w:rPr>
  </w:style>
  <w:style w:type="paragraph" w:styleId="Revision">
    <w:name w:val="Revision"/>
    <w:hidden/>
    <w:uiPriority w:val="99"/>
    <w:semiHidden/>
    <w:rsid w:val="00D365D1"/>
    <w:pPr>
      <w:spacing w:after="0" w:line="240" w:lineRule="auto"/>
    </w:pPr>
  </w:style>
  <w:style w:type="paragraph" w:styleId="Heading4">
    <w:uiPriority w:val="9"/>
    <w:name w:val="heading 4"/>
    <w:basedOn w:val="Normal"/>
    <w:next w:val="Normal"/>
    <w:unhideWhenUsed/>
    <w:qFormat/>
    <w:rsid w:val="735E668B"/>
    <w:rPr>
      <w:rFonts w:eastAsia="Calibri Light" w:cs="" w:eastAsiaTheme="minorAscii" w:cstheme="majorEastAsia"/>
      <w:i w:val="1"/>
      <w:iCs w:val="1"/>
      <w:color w:val="2E74B5"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hyperlink" Target="https://travelguard.secure.force.com/TravelAssistance/TGRegister?PL=AIGACCIDENTANDHEALTH%20" TargetMode="External" Id="rId18" /><Relationship Type="http://schemas.openxmlformats.org/officeDocument/2006/relationships/hyperlink" Target="https://step.state.gov/step/" TargetMode="External" Id="rId26" /><Relationship Type="http://schemas.openxmlformats.org/officeDocument/2006/relationships/image" Target="media/image15.png" Id="rId39" /><Relationship Type="http://schemas.openxmlformats.org/officeDocument/2006/relationships/image" Target="media/image6.png" Id="rId21" /><Relationship Type="http://schemas.openxmlformats.org/officeDocument/2006/relationships/hyperlink" Target="http://www.faa.gov/passengers/" TargetMode="External" Id="rId34" /><Relationship Type="http://schemas.openxmlformats.org/officeDocument/2006/relationships/hyperlink" Target="https://www.westernunion.com/us/en/home.html" TargetMode="External" Id="rId42" /><Relationship Type="http://schemas.openxmlformats.org/officeDocument/2006/relationships/theme" Target="theme/theme1.xml" Id="rId47" /><Relationship Type="http://schemas.openxmlformats.org/officeDocument/2006/relationships/webSettings" Target="webSettings.xml" Id="rId7"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s://travel.state.gov/content/travel/en.html"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9.png" Id="rId24" /><Relationship Type="http://schemas.openxmlformats.org/officeDocument/2006/relationships/hyperlink" Target="http://www.who.int/countries/en/" TargetMode="External" Id="rId32" /><Relationship Type="http://schemas.openxmlformats.org/officeDocument/2006/relationships/image" Target="media/image14.png" Id="rId37" /><Relationship Type="http://schemas.openxmlformats.org/officeDocument/2006/relationships/image" Target="media/image16.png" Id="rId40" /><Relationship Type="http://schemas.openxmlformats.org/officeDocument/2006/relationships/fontTable" Target="fontTable.xml" Id="rId45" /><Relationship Type="http://schemas.openxmlformats.org/officeDocument/2006/relationships/styles" Target="styles.xml" Id="rId5" /><Relationship Type="http://schemas.microsoft.com/office/2016/09/relationships/commentsIds" Target="commentsIds.xml" Id="rId15" /><Relationship Type="http://schemas.openxmlformats.org/officeDocument/2006/relationships/image" Target="media/image8.png" Id="rId23" /><Relationship Type="http://schemas.openxmlformats.org/officeDocument/2006/relationships/image" Target="media/image12.png" Id="rId28" /><Relationship Type="http://schemas.openxmlformats.org/officeDocument/2006/relationships/image" Target="media/image13.png" Id="rId36" /><Relationship Type="http://schemas.openxmlformats.org/officeDocument/2006/relationships/image" Target="media/image1.jpeg" Id="rId10" /><Relationship Type="http://schemas.openxmlformats.org/officeDocument/2006/relationships/hyperlink" Target="http://wwwnc.cdc.gov/travel/" TargetMode="External" Id="rId31" /><Relationship Type="http://schemas.openxmlformats.org/officeDocument/2006/relationships/footer" Target="footer1.xml" Id="rId44" /><Relationship Type="http://schemas.openxmlformats.org/officeDocument/2006/relationships/numbering" Target="numbering.xml" Id="rId4" /><Relationship Type="http://schemas.openxmlformats.org/officeDocument/2006/relationships/endnotes" Target="endnotes.xml" Id="rId9" /><Relationship Type="http://schemas.microsoft.com/office/2011/relationships/commentsExtended" Target="commentsExtended.xml" Id="rId14" /><Relationship Type="http://schemas.openxmlformats.org/officeDocument/2006/relationships/image" Target="media/image7.png" Id="rId22" /><Relationship Type="http://schemas.openxmlformats.org/officeDocument/2006/relationships/image" Target="media/image11.png" Id="rId27" /><Relationship Type="http://schemas.openxmlformats.org/officeDocument/2006/relationships/hyperlink" Target="https://www.cia.gov/library/publications/the-world-factbook/" TargetMode="External" Id="rId30" /><Relationship Type="http://schemas.openxmlformats.org/officeDocument/2006/relationships/hyperlink" Target="http://www.worldhospitalsearch.org" TargetMode="External" Id="rId35" /><Relationship Type="http://schemas.openxmlformats.org/officeDocument/2006/relationships/header" Target="header1.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4.png" Id="rId17" /><Relationship Type="http://schemas.openxmlformats.org/officeDocument/2006/relationships/image" Target="media/image10.png" Id="rId25" /><Relationship Type="http://schemas.openxmlformats.org/officeDocument/2006/relationships/hyperlink" Target="https://travelguard.secure.force.com/TravelAssistance/TGRegister?PL=AIGACCIDENTANDHEALTH" TargetMode="External" Id="rId33" /><Relationship Type="http://schemas.microsoft.com/office/2011/relationships/people" Target="people.xml" Id="rId46" /><Relationship Type="http://schemas.openxmlformats.org/officeDocument/2006/relationships/image" Target="media/image5.png" Id="rId20" /><Relationship Type="http://schemas.openxmlformats.org/officeDocument/2006/relationships/image" Target="media/image17.png" Id="rId41" /></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6067F2-9BCB-4E4E-850C-43F4DCFCC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48fdde7d-b351-4a17-8181-178d5c0c714c"/>
    <ds:schemaRef ds:uri="ca8ed6de-a921-4f0a-92b9-5825e6f7f053"/>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7A46B73B-57A9-4776-B59C-768847F866F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MICHAEL BLYTH</dc:creator>
  <lastModifiedBy>Catalina Ipas</lastModifiedBy>
  <revision>31</revision>
  <dcterms:created xsi:type="dcterms:W3CDTF">2023-03-29T21:11:00.0000000Z</dcterms:created>
  <dcterms:modified xsi:type="dcterms:W3CDTF">2025-02-03T13:36:47.1054692Z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