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00203E35" w:rsidP="00AA2400" w:rsidRDefault="00203E35" w14:paraId="004C978D" w14:textId="77777777">
      <w:pPr>
        <w:jc w:val="center"/>
        <w:rPr>
          <w:noProof/>
          <w:sz w:val="144"/>
          <w:szCs w:val="144"/>
        </w:rPr>
      </w:pPr>
    </w:p>
    <w:p w:rsidR="000C4E1A" w:rsidP="00AA2400" w:rsidRDefault="00CC7240" w14:paraId="1FBA77E6" w14:textId="0ED51201">
      <w:pPr>
        <w:jc w:val="center"/>
      </w:pPr>
      <w:r w:rsidRPr="00AA2400">
        <w:rPr>
          <w:noProof/>
          <w:sz w:val="144"/>
          <w:szCs w:val="144"/>
        </w:rPr>
        <w:drawing>
          <wp:anchor distT="0" distB="0" distL="114300" distR="114300" simplePos="0" relativeHeight="251668480" behindDoc="0" locked="0" layoutInCell="1" allowOverlap="1" wp14:anchorId="5F63BE56" wp14:editId="155EB073">
            <wp:simplePos x="0" y="0"/>
            <wp:positionH relativeFrom="column">
              <wp:posOffset>-922352</wp:posOffset>
            </wp:positionH>
            <wp:positionV relativeFrom="paragraph">
              <wp:posOffset>1731314</wp:posOffset>
            </wp:positionV>
            <wp:extent cx="8142135" cy="3041374"/>
            <wp:effectExtent l="0" t="0" r="0" b="6985"/>
            <wp:wrapNone/>
            <wp:docPr id="1278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4516"/>
                    <a:stretch/>
                  </pic:blipFill>
                  <pic:spPr bwMode="auto">
                    <a:xfrm>
                      <a:off x="0" y="0"/>
                      <a:ext cx="8143241" cy="30417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4E8489D" w:rsidR="143028BE">
        <w:rPr>
          <w:sz w:val="144"/>
          <w:szCs w:val="144"/>
        </w:rPr>
        <w:t>Mauritania</w:t>
      </w:r>
      <w:r w:rsidR="000C4E1A">
        <w:br w:type="page"/>
      </w:r>
    </w:p>
    <w:p w:rsidR="000C4E1A" w:rsidP="000C4E1A" w:rsidRDefault="000C4E1A" w14:paraId="1FBA77E7" w14:textId="4CE9174A">
      <w:r w:rsidR="000C4E1A">
        <w:rPr/>
        <w:t xml:space="preserve">Welcome to </w:t>
      </w:r>
      <w:r w:rsidR="1FA4EA6E">
        <w:rPr/>
        <w:t>Mauritania</w:t>
      </w:r>
    </w:p>
    <w:p w:rsidR="000C4E1A" w:rsidP="006E612E" w:rsidRDefault="000C4E1A" w14:paraId="1FBA77E8" w14:textId="73C73F1A">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9A179C">
        <w:t xml:space="preserve"> </w:t>
      </w:r>
      <w:r>
        <w:t xml:space="preserve">or will be made available through standing [electronic] travel risk management systems. This briefing provides safety, </w:t>
      </w:r>
      <w:proofErr w:type="gramStart"/>
      <w:r>
        <w:t>security</w:t>
      </w:r>
      <w:proofErr w:type="gramEnd"/>
      <w:r>
        <w:t xml:space="preserve"> and cultural advice for this country, as well as useful points of contact. Travelers should proactively request information as needed.</w:t>
      </w:r>
    </w:p>
    <w:p w:rsidR="000C4E1A" w:rsidP="006E612E" w:rsidRDefault="000C4E1A" w14:paraId="1FBA77E9" w14:textId="693C09AB">
      <w:pPr>
        <w:spacing w:before="120" w:after="120" w:line="240" w:lineRule="auto"/>
        <w:ind w:left="720"/>
      </w:pPr>
      <w:r w:rsidRPr="00EC399B">
        <w:rPr>
          <w:noProof/>
        </w:rPr>
        <w:drawing>
          <wp:anchor distT="0" distB="0" distL="114300" distR="114300" simplePos="0" relativeHeight="251675136"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The details of any ‘Meet and Greet’ personnel will be reconfirmed at least 24hrs ahead of your departure date by your host, including [ideally] the photograph, name and mobile phone number of the person collecting you.</w:t>
      </w:r>
      <w:r>
        <w:t xml:space="preserve"> </w:t>
      </w:r>
      <w:r w:rsidR="00CB499A">
        <w:t>The traveler</w:t>
      </w:r>
      <w:r w:rsidR="0097725B">
        <w:t xml:space="preserve"> collection area or </w:t>
      </w:r>
      <w:r w:rsidR="00B93B91">
        <w:t>pick</w:t>
      </w:r>
      <w:r w:rsidR="001A339B">
        <w:t xml:space="preserve">- up </w:t>
      </w:r>
      <w:r w:rsidR="003E53C8">
        <w:t xml:space="preserve">area </w:t>
      </w:r>
      <w:r w:rsidR="00834D30">
        <w:t xml:space="preserve">will </w:t>
      </w:r>
      <w:r w:rsidR="00B93B91">
        <w:t xml:space="preserve">include a sign with </w:t>
      </w:r>
      <w:r w:rsidR="00834D30">
        <w:t>“</w:t>
      </w:r>
      <w:r w:rsidR="00220682">
        <w:t>Project Name</w:t>
      </w:r>
      <w:r w:rsidR="00834D30">
        <w:t>”</w:t>
      </w:r>
      <w:r w:rsidR="002223C2">
        <w:t xml:space="preserve"> for </w:t>
      </w:r>
      <w:r w:rsidR="00AC7CBC">
        <w:t xml:space="preserve">positive identification, if applicable.  </w:t>
      </w:r>
    </w:p>
    <w:p w:rsidR="000C4E1A" w:rsidP="000C4E1A" w:rsidRDefault="000C4E1A" w14:paraId="1FBA77EA" w14:textId="77777777">
      <w:r>
        <w:t>It is the traveler’s responsibility to:</w:t>
      </w:r>
    </w:p>
    <w:p w:rsidR="000C4E1A" w:rsidP="00227BAB" w:rsidRDefault="000C4E1A" w14:paraId="1FBA77EB" w14:textId="77777777">
      <w:pPr>
        <w:pStyle w:val="ListParagraph"/>
        <w:numPr>
          <w:ilvl w:val="0"/>
          <w:numId w:val="6"/>
        </w:numPr>
        <w:spacing w:before="120" w:after="120" w:line="240" w:lineRule="auto"/>
      </w:pPr>
      <w:r>
        <w:t>Have an up-to-date copy of this briefing document in time for travel.</w:t>
      </w:r>
    </w:p>
    <w:p w:rsidR="000C4E1A" w:rsidP="00227BAB" w:rsidRDefault="000C4E1A" w14:paraId="1FBA77EC" w14:textId="77777777">
      <w:pPr>
        <w:pStyle w:val="ListParagraph"/>
        <w:numPr>
          <w:ilvl w:val="0"/>
          <w:numId w:val="6"/>
        </w:numPr>
        <w:spacing w:before="120" w:after="120" w:line="240" w:lineRule="auto"/>
      </w:pPr>
      <w:r>
        <w:t>Reach out to the in-country team for safety and security advice.</w:t>
      </w:r>
    </w:p>
    <w:p w:rsidR="000C4E1A" w:rsidP="00227BAB" w:rsidRDefault="000C4E1A" w14:paraId="1FBA77ED" w14:textId="141794DB">
      <w:pPr>
        <w:pStyle w:val="ListParagraph"/>
        <w:numPr>
          <w:ilvl w:val="0"/>
          <w:numId w:val="6"/>
        </w:numPr>
        <w:spacing w:before="120" w:after="120" w:line="240" w:lineRule="auto"/>
      </w:pPr>
      <w:r>
        <w:t xml:space="preserve">Seek medical advice for the country to be visited [ahead of travel] </w:t>
      </w:r>
      <w:r w:rsidR="004628FA">
        <w:t>through AIG portal</w:t>
      </w:r>
      <w:r w:rsidR="0077406D">
        <w:t xml:space="preserve">: </w:t>
      </w:r>
      <w:hyperlink w:history="1" r:id="rId16">
        <w:r w:rsidRPr="00BB2BDC" w:rsidR="0077406D">
          <w:rPr>
            <w:rStyle w:val="Hyperlink"/>
          </w:rPr>
          <w:t>https://travelguard.secure.force.com/TravelAssistance/TGRegister?PL=AIGACCIDENTANDHEALTH</w:t>
        </w:r>
      </w:hyperlink>
      <w:r w:rsidR="004628FA">
        <w:t xml:space="preserve"> </w:t>
      </w:r>
      <w:r>
        <w:t xml:space="preserve">and be fully fit to </w:t>
      </w:r>
      <w:r w:rsidR="00BB2BDC">
        <w:t>travel.</w:t>
      </w:r>
      <w:r w:rsidR="0077406D">
        <w:t xml:space="preserve"> </w:t>
      </w:r>
    </w:p>
    <w:p w:rsidR="000C4E1A" w:rsidP="00227BAB" w:rsidRDefault="000C4E1A" w14:paraId="1FBA77EE" w14:textId="77777777">
      <w:pPr>
        <w:pStyle w:val="ListParagraph"/>
        <w:numPr>
          <w:ilvl w:val="0"/>
          <w:numId w:val="6"/>
        </w:numPr>
        <w:spacing w:before="120" w:after="120" w:line="240" w:lineRule="auto"/>
      </w:pPr>
      <w:r>
        <w:t>Ensure you have up to date inoculations as well as the appropriate paperwork.</w:t>
      </w:r>
    </w:p>
    <w:p w:rsidR="000C4E1A" w:rsidP="00227BAB" w:rsidRDefault="000C4E1A" w14:paraId="1FBA77EF" w14:textId="77777777">
      <w:pPr>
        <w:pStyle w:val="ListParagraph"/>
        <w:numPr>
          <w:ilvl w:val="0"/>
          <w:numId w:val="6"/>
        </w:numPr>
        <w:spacing w:before="120" w:after="120" w:line="240" w:lineRule="auto"/>
      </w:pPr>
      <w:r>
        <w:t>Have the correct visas and travel documents.</w:t>
      </w:r>
    </w:p>
    <w:p w:rsidR="000C4E1A" w:rsidP="00227BAB" w:rsidRDefault="000C4E1A" w14:paraId="1FBA77F0" w14:textId="77777777">
      <w:pPr>
        <w:pStyle w:val="ListParagraph"/>
        <w:numPr>
          <w:ilvl w:val="0"/>
          <w:numId w:val="6"/>
        </w:numPr>
        <w:spacing w:before="120" w:after="120" w:line="240" w:lineRule="auto"/>
      </w:pPr>
      <w:r>
        <w:t>Attend the required briefings and training, well in advance of travel.</w:t>
      </w:r>
    </w:p>
    <w:p w:rsidR="000C4E1A" w:rsidP="00227BAB" w:rsidRDefault="000C4E1A" w14:paraId="1FBA77F1" w14:textId="77777777">
      <w:pPr>
        <w:pStyle w:val="ListParagraph"/>
        <w:numPr>
          <w:ilvl w:val="0"/>
          <w:numId w:val="6"/>
        </w:numPr>
        <w:spacing w:before="120" w:after="120" w:line="240" w:lineRule="auto"/>
      </w:pPr>
      <w:r>
        <w:t>Notify the appropriate stakeholders of the travel plan.</w:t>
      </w:r>
    </w:p>
    <w:p w:rsidRPr="00483491" w:rsidR="000C4E1A" w:rsidP="00227BAB" w:rsidRDefault="000C4E1A" w14:paraId="1FBA77F2" w14:textId="77777777">
      <w:pPr>
        <w:pStyle w:val="ListParagraph"/>
        <w:numPr>
          <w:ilvl w:val="0"/>
          <w:numId w:val="6"/>
        </w:numPr>
        <w:spacing w:before="120" w:after="120" w:line="240" w:lineRule="auto"/>
      </w:pPr>
      <w:r w:rsidRPr="00483491">
        <w:t>Self-register with government programs [</w:t>
      </w:r>
      <w:r w:rsidRPr="00483491" w:rsidR="007E7B27">
        <w:t xml:space="preserve">STEP </w:t>
      </w:r>
      <w:r w:rsidRPr="00483491">
        <w:t>program</w:t>
      </w:r>
      <w:r w:rsidRPr="00483491" w:rsidR="007E7B27">
        <w:t xml:space="preserve">: </w:t>
      </w:r>
      <w:hyperlink w:history="1" r:id="rId17">
        <w:r w:rsidRPr="00483491" w:rsidR="007E7B27">
          <w:rPr>
            <w:rStyle w:val="Hyperlink"/>
          </w:rPr>
          <w:t>https://step.state.gov/step/</w:t>
        </w:r>
      </w:hyperlink>
      <w:r w:rsidRPr="00483491">
        <w:t>].</w:t>
      </w:r>
    </w:p>
    <w:p w:rsidR="000C4E1A" w:rsidP="00227BAB" w:rsidRDefault="000C4E1A" w14:paraId="1FBA77F3" w14:textId="77777777">
      <w:pPr>
        <w:pStyle w:val="ListParagraph"/>
        <w:numPr>
          <w:ilvl w:val="0"/>
          <w:numId w:val="6"/>
        </w:numPr>
        <w:spacing w:before="120" w:after="120" w:line="240" w:lineRule="auto"/>
      </w:pPr>
      <w:r>
        <w:t>Conduct research on the country; its culture, social norms, history and safety and security issues.</w:t>
      </w:r>
    </w:p>
    <w:p w:rsidR="000C4E1A" w:rsidP="00227BAB" w:rsidRDefault="000C4E1A" w14:paraId="1FBA77F4" w14:textId="77777777">
      <w:pPr>
        <w:pStyle w:val="ListParagraph"/>
        <w:numPr>
          <w:ilvl w:val="0"/>
          <w:numId w:val="6"/>
        </w:numPr>
        <w:spacing w:before="120" w:after="120" w:line="240" w:lineRule="auto"/>
      </w:pPr>
      <w:r>
        <w:t>Have the correct prescription medicines [including spares].</w:t>
      </w:r>
    </w:p>
    <w:p w:rsidR="000C4E1A" w:rsidP="00227BAB" w:rsidRDefault="000C4E1A" w14:paraId="1FBA77F5" w14:textId="49320E2D">
      <w:pPr>
        <w:pStyle w:val="ListParagraph"/>
        <w:numPr>
          <w:ilvl w:val="0"/>
          <w:numId w:val="6"/>
        </w:numPr>
        <w:spacing w:before="120" w:after="120" w:line="240" w:lineRule="auto"/>
      </w:pPr>
      <w:r>
        <w:t>Have the ability to communicate during travel [mobile international roaming and VIOP]</w:t>
      </w:r>
      <w:r w:rsidR="0077406D">
        <w:t xml:space="preserve"> or purchase in-country SIM card and mobile phone or AIRALO apps</w:t>
      </w:r>
      <w:r>
        <w:t>.</w:t>
      </w:r>
    </w:p>
    <w:p w:rsidR="0077406D" w:rsidP="0077406D" w:rsidRDefault="0077406D" w14:paraId="2056A9C5" w14:textId="1C1CCB90">
      <w:pPr>
        <w:pStyle w:val="ListParagraph"/>
        <w:numPr>
          <w:ilvl w:val="1"/>
          <w:numId w:val="6"/>
        </w:numPr>
        <w:spacing w:before="120" w:after="120" w:line="240" w:lineRule="auto"/>
      </w:pPr>
      <w:r>
        <w:t xml:space="preserve">Non </w:t>
      </w:r>
      <w:r w:rsidR="00BB2BDC">
        <w:t>(</w:t>
      </w:r>
      <w:r>
        <w:t>+1</w:t>
      </w:r>
      <w:r w:rsidR="00BB2BDC">
        <w:t>)</w:t>
      </w:r>
      <w:r>
        <w:t xml:space="preserve"> phone numbers should be re-started on a daily basis.  </w:t>
      </w:r>
    </w:p>
    <w:p w:rsidR="000C4E1A" w:rsidP="00227BAB" w:rsidRDefault="000C4E1A" w14:paraId="1FBA77F6" w14:textId="77777777">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rsidR="000C4E1A" w:rsidP="00227BAB" w:rsidRDefault="000C4E1A" w14:paraId="1FBA77F7" w14:textId="77777777">
      <w:pPr>
        <w:pStyle w:val="ListParagraph"/>
        <w:numPr>
          <w:ilvl w:val="0"/>
          <w:numId w:val="6"/>
        </w:numPr>
        <w:spacing w:before="120" w:after="120" w:line="240" w:lineRule="auto"/>
      </w:pPr>
      <w:r>
        <w:t>Notify personal bank or credit card company of the trip</w:t>
      </w:r>
      <w:r w:rsidR="007E7B27">
        <w:t xml:space="preserve"> so your card is not deactivated</w:t>
      </w:r>
      <w:r>
        <w:t>.</w:t>
      </w:r>
    </w:p>
    <w:p w:rsidR="000C4E1A" w:rsidP="00227BAB" w:rsidRDefault="00393C3D" w14:paraId="1FBA77F8" w14:textId="539E6AD3">
      <w:pPr>
        <w:pStyle w:val="ListParagraph"/>
        <w:numPr>
          <w:ilvl w:val="0"/>
          <w:numId w:val="6"/>
        </w:numPr>
        <w:spacing w:before="120" w:after="120" w:line="240" w:lineRule="auto"/>
      </w:pPr>
      <w:r>
        <w:t xml:space="preserve">Carry </w:t>
      </w:r>
      <w:r w:rsidR="000C4E1A">
        <w:t xml:space="preserve">printed copies of the passport </w:t>
      </w:r>
      <w:r w:rsidR="0077406D">
        <w:t xml:space="preserve">and a digital photocopy </w:t>
      </w:r>
      <w:r w:rsidR="000C4E1A">
        <w:t>and other documents [in</w:t>
      </w:r>
      <w:r w:rsidR="00F4207D">
        <w:t xml:space="preserve"> </w:t>
      </w:r>
      <w:r w:rsidR="000C4E1A">
        <w:t xml:space="preserve">case of loss].  </w:t>
      </w:r>
    </w:p>
    <w:p w:rsidR="000C4E1A" w:rsidP="00227BAB" w:rsidRDefault="000C4E1A" w14:paraId="1FBA77F9" w14:textId="55872155">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 on</w:t>
      </w:r>
      <w:r>
        <w:t>.</w:t>
      </w:r>
    </w:p>
    <w:p w:rsidR="000C4E1A" w:rsidP="00227BAB" w:rsidRDefault="000C4E1A" w14:paraId="1FBA77FA" w14:textId="77777777">
      <w:pPr>
        <w:pStyle w:val="ListParagraph"/>
        <w:numPr>
          <w:ilvl w:val="0"/>
          <w:numId w:val="6"/>
        </w:numPr>
        <w:spacing w:before="120" w:after="120" w:line="240" w:lineRule="auto"/>
      </w:pPr>
      <w:r>
        <w:t>Have approx. $500 in emergency cash.</w:t>
      </w:r>
    </w:p>
    <w:p w:rsidR="00C26B9F" w:rsidP="00227BAB" w:rsidRDefault="00C26B9F" w14:paraId="1FBA77FC" w14:textId="77777777">
      <w:pPr>
        <w:pStyle w:val="ListParagraph"/>
        <w:numPr>
          <w:ilvl w:val="0"/>
          <w:numId w:val="6"/>
        </w:numPr>
        <w:spacing w:before="120" w:after="120" w:line="240" w:lineRule="auto"/>
      </w:pPr>
      <w:r>
        <w:t>Request a security and safety briefing before arrival.</w:t>
      </w:r>
    </w:p>
    <w:p w:rsidR="000C4E1A" w:rsidP="00227BAB" w:rsidRDefault="000C4E1A" w14:paraId="1FBA77FD" w14:textId="77BEDAB6">
      <w:pPr>
        <w:pStyle w:val="ListParagraph"/>
        <w:numPr>
          <w:ilvl w:val="0"/>
          <w:numId w:val="6"/>
        </w:numPr>
        <w:spacing w:before="120" w:after="120" w:line="240" w:lineRule="auto"/>
      </w:pPr>
      <w:r>
        <w:t xml:space="preserve">Notify the in-country team, and headquarters team, </w:t>
      </w:r>
      <w:r w:rsidR="00BB2BDC">
        <w:t>of</w:t>
      </w:r>
      <w:r>
        <w:t xml:space="preserve"> any concerns or incidents immediately.</w:t>
      </w:r>
    </w:p>
    <w:p w:rsidR="000C4E1A" w:rsidP="006E612E" w:rsidRDefault="000C4E1A" w14:paraId="1FBA77FE" w14:textId="7F7505E0">
      <w:pPr>
        <w:spacing w:before="120" w:after="120" w:line="240" w:lineRule="auto"/>
      </w:pPr>
      <w:r>
        <w:t xml:space="preserve">You should ensure that you take the time to prepare well in advance of your trip and seek advice and guidance in a timely manner. </w:t>
      </w:r>
    </w:p>
    <w:p w:rsidR="0077406D" w:rsidP="006E612E" w:rsidRDefault="0077406D" w14:paraId="476F71CA" w14:textId="77777777">
      <w:pPr>
        <w:spacing w:before="120" w:after="120" w:line="240" w:lineRule="auto"/>
      </w:pPr>
    </w:p>
    <w:p w:rsidR="006E612E" w:rsidP="000C4E1A" w:rsidRDefault="006E612E" w14:paraId="1FBA77FF" w14:textId="77777777">
      <w:pPr>
        <w:spacing w:before="240"/>
        <w:rPr>
          <w:b/>
          <w:color w:val="000000" w:themeColor="text1"/>
          <w:sz w:val="28"/>
        </w:rPr>
      </w:pPr>
    </w:p>
    <w:p w:rsidRPr="00AF1360" w:rsidR="000C4E1A" w:rsidP="000C4E1A" w:rsidRDefault="000C4E1A" w14:paraId="1FBA7800" w14:textId="77777777">
      <w:pPr>
        <w:spacing w:before="240"/>
        <w:rPr>
          <w:b/>
          <w:color w:val="000000" w:themeColor="text1"/>
          <w:sz w:val="28"/>
        </w:rPr>
      </w:pPr>
      <w:commentRangeStart w:id="1"/>
      <w:r w:rsidRPr="00AF1360">
        <w:rPr>
          <w:b/>
          <w:color w:val="000000" w:themeColor="text1"/>
          <w:sz w:val="28"/>
        </w:rPr>
        <w:t>Communications</w:t>
      </w:r>
      <w:commentRangeEnd w:id="1"/>
      <w:r w:rsidR="00AC3EEC">
        <w:rPr>
          <w:rStyle w:val="CommentReference"/>
        </w:rPr>
        <w:commentReference w:id="1"/>
      </w:r>
    </w:p>
    <w:p w:rsidR="000C4E1A" w:rsidP="000C4E1A" w:rsidRDefault="000C4E1A" w14:paraId="1FBA7801" w14:textId="77777777">
      <w:r>
        <w:t>The following points of contact will be associated with your visit. You are requested to save these on your phone and on your computer. A printed copy should be placed within your wallet or purse:</w:t>
      </w:r>
    </w:p>
    <w:p w:rsidR="000C4E1A" w:rsidP="000C4E1A" w:rsidRDefault="000C4E1A" w14:paraId="1FBA7802" w14:textId="77777777">
      <w:pPr>
        <w:rPr>
          <w:b/>
        </w:rPr>
      </w:pPr>
      <w:r>
        <w:rPr>
          <w:noProof/>
        </w:rPr>
        <w:drawing>
          <wp:anchor distT="0" distB="0" distL="114300" distR="114300" simplePos="0" relativeHeight="251658256"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Pr="00413D79">
        <w:rPr>
          <w:b/>
        </w:rPr>
        <w:t>Main Point of Contact</w:t>
      </w:r>
      <w:r>
        <w:rPr>
          <w:b/>
        </w:rPr>
        <w:t xml:space="preserve"> (Trip Coordinator)</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05" w14:textId="77777777">
        <w:tc>
          <w:tcPr>
            <w:tcW w:w="897" w:type="dxa"/>
            <w:shd w:val="clear" w:color="auto" w:fill="808080" w:themeFill="background1" w:themeFillShade="80"/>
          </w:tcPr>
          <w:p w:rsidRPr="007E7B27" w:rsidR="000C4E1A" w:rsidP="00145328" w:rsidRDefault="000C4E1A" w14:paraId="1FBA7803"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04"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08" w14:textId="77777777">
        <w:tc>
          <w:tcPr>
            <w:tcW w:w="897" w:type="dxa"/>
            <w:shd w:val="clear" w:color="auto" w:fill="808080" w:themeFill="background1" w:themeFillShade="80"/>
          </w:tcPr>
          <w:p w:rsidRPr="007E7B27" w:rsidR="000C4E1A" w:rsidP="00145328" w:rsidRDefault="000C4E1A" w14:paraId="1FBA7806"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07"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0B" w14:textId="77777777">
        <w:tc>
          <w:tcPr>
            <w:tcW w:w="897" w:type="dxa"/>
            <w:shd w:val="clear" w:color="auto" w:fill="808080" w:themeFill="background1" w:themeFillShade="80"/>
          </w:tcPr>
          <w:p w:rsidRPr="007E7B27" w:rsidR="000C4E1A" w:rsidP="00145328" w:rsidRDefault="000C4E1A" w14:paraId="1FBA780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0A"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0C" w14:textId="77777777">
      <w:pPr>
        <w:rPr>
          <w:b/>
          <w:sz w:val="10"/>
          <w:szCs w:val="10"/>
        </w:rPr>
      </w:pPr>
      <w:r w:rsidRPr="000C4E1A">
        <w:rPr>
          <w:noProof/>
          <w:sz w:val="10"/>
          <w:szCs w:val="10"/>
        </w:rPr>
        <w:drawing>
          <wp:anchor distT="0" distB="0" distL="114300" distR="114300" simplePos="0" relativeHeight="251658257" behindDoc="1" locked="0" layoutInCell="1" allowOverlap="1" wp14:anchorId="1FBA7905" wp14:editId="1FBA7906">
            <wp:simplePos x="0" y="0"/>
            <wp:positionH relativeFrom="column">
              <wp:posOffset>-413385</wp:posOffset>
            </wp:positionH>
            <wp:positionV relativeFrom="paragraph">
              <wp:posOffset>176530</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 name="Picture 16"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rsidR="000C4E1A" w:rsidP="000C4E1A" w:rsidRDefault="000C4E1A" w14:paraId="1FBA780D" w14:textId="4A73C238">
      <w:pPr>
        <w:rPr>
          <w:b/>
        </w:rPr>
      </w:pPr>
      <w:r w:rsidRPr="00413D79">
        <w:rPr>
          <w:b/>
        </w:rPr>
        <w:t>Safety and Security Point of Contact</w:t>
      </w:r>
      <w:r>
        <w:rPr>
          <w:b/>
        </w:rPr>
        <w:t xml:space="preserve"> </w:t>
      </w:r>
      <w:r w:rsidRPr="000B24A8" w:rsidR="000B24A8">
        <w:rPr>
          <w:b/>
          <w:highlight w:val="green"/>
        </w:rPr>
        <w:t>(COP???)</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4"/>
        <w:gridCol w:w="8286"/>
      </w:tblGrid>
      <w:tr w:rsidRPr="007E7B27" w:rsidR="000C4E1A" w:rsidTr="00145328" w14:paraId="1FBA7810" w14:textId="77777777">
        <w:tc>
          <w:tcPr>
            <w:tcW w:w="894" w:type="dxa"/>
            <w:shd w:val="clear" w:color="auto" w:fill="808080" w:themeFill="background1" w:themeFillShade="80"/>
          </w:tcPr>
          <w:p w:rsidRPr="007E7B27" w:rsidR="000C4E1A" w:rsidP="00145328" w:rsidRDefault="000C4E1A" w14:paraId="1FBA780E"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6" w:type="dxa"/>
          </w:tcPr>
          <w:p w:rsidRPr="007E7B27" w:rsidR="000C4E1A" w:rsidP="00145328" w:rsidRDefault="000C4E1A" w14:paraId="1FBA780F"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145328" w14:paraId="1FBA7813" w14:textId="77777777">
        <w:tc>
          <w:tcPr>
            <w:tcW w:w="894" w:type="dxa"/>
            <w:shd w:val="clear" w:color="auto" w:fill="808080" w:themeFill="background1" w:themeFillShade="80"/>
          </w:tcPr>
          <w:p w:rsidRPr="007E7B27" w:rsidR="000C4E1A" w:rsidP="00145328" w:rsidRDefault="000C4E1A" w14:paraId="1FBA7811"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6" w:type="dxa"/>
          </w:tcPr>
          <w:p w:rsidRPr="007E7B27" w:rsidR="000C4E1A" w:rsidP="00145328" w:rsidRDefault="000C4E1A" w14:paraId="1FBA7812"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145328" w14:paraId="1FBA7816" w14:textId="77777777">
        <w:tc>
          <w:tcPr>
            <w:tcW w:w="894" w:type="dxa"/>
            <w:shd w:val="clear" w:color="auto" w:fill="808080" w:themeFill="background1" w:themeFillShade="80"/>
          </w:tcPr>
          <w:p w:rsidRPr="007E7B27" w:rsidR="000C4E1A" w:rsidP="00145328" w:rsidRDefault="000C4E1A" w14:paraId="1FBA7814"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6" w:type="dxa"/>
          </w:tcPr>
          <w:p w:rsidRPr="007E7B27" w:rsidR="000C4E1A" w:rsidP="00145328" w:rsidRDefault="000C4E1A" w14:paraId="1FBA7815"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17" w14:textId="77777777">
      <w:pPr>
        <w:rPr>
          <w:b/>
          <w:sz w:val="8"/>
          <w:szCs w:val="8"/>
        </w:rPr>
      </w:pPr>
      <w:r>
        <w:rPr>
          <w:noProof/>
        </w:rPr>
        <w:drawing>
          <wp:anchor distT="0" distB="0" distL="114300" distR="114300" simplePos="0" relativeHeight="251658248" behindDoc="1" locked="0" layoutInCell="1" allowOverlap="1" wp14:anchorId="1FBA7907" wp14:editId="1FBA7908">
            <wp:simplePos x="0" y="0"/>
            <wp:positionH relativeFrom="column">
              <wp:posOffset>-452755</wp:posOffset>
            </wp:positionH>
            <wp:positionV relativeFrom="paragraph">
              <wp:posOffset>70485</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C4E1A" w:rsidP="000C4E1A" w:rsidRDefault="000C4E1A" w14:paraId="1FBA7818" w14:textId="77777777">
      <w:pPr>
        <w:rPr>
          <w:b/>
        </w:rPr>
      </w:pPr>
      <w:r w:rsidRPr="00413D79">
        <w:rPr>
          <w:b/>
        </w:rPr>
        <w:t>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000C4E1A" w14:paraId="1FBA781B" w14:textId="77777777">
        <w:tc>
          <w:tcPr>
            <w:tcW w:w="897" w:type="dxa"/>
            <w:shd w:val="clear" w:color="auto" w:fill="808080" w:themeFill="background1" w:themeFillShade="80"/>
          </w:tcPr>
          <w:p w:rsidRPr="007E7B27" w:rsidR="000C4E1A" w:rsidP="00145328" w:rsidRDefault="000C4E1A" w14:paraId="1FBA7819"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rsidRPr="007E7B27" w:rsidR="000C4E1A" w:rsidP="00145328" w:rsidRDefault="000C4E1A" w14:paraId="1FBA781A"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1E" w14:textId="77777777">
        <w:tc>
          <w:tcPr>
            <w:tcW w:w="897" w:type="dxa"/>
            <w:shd w:val="clear" w:color="auto" w:fill="808080" w:themeFill="background1" w:themeFillShade="80"/>
          </w:tcPr>
          <w:p w:rsidRPr="007E7B27" w:rsidR="000C4E1A" w:rsidP="00145328" w:rsidRDefault="000C4E1A" w14:paraId="1FBA781C"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rsidRPr="007E7B27" w:rsidR="000C4E1A" w:rsidP="00145328" w:rsidRDefault="000C4E1A" w14:paraId="1FBA781D" w14:textId="77777777">
            <w:pPr>
              <w:rPr>
                <w:rFonts w:asciiTheme="minorHAnsi" w:hAnsiTheme="minorHAnsi"/>
                <w:sz w:val="22"/>
              </w:rPr>
            </w:pPr>
            <w:r w:rsidRPr="007E7B27">
              <w:rPr>
                <w:rFonts w:asciiTheme="minorHAnsi" w:hAnsiTheme="minorHAnsi"/>
                <w:sz w:val="22"/>
                <w:highlight w:val="yellow"/>
              </w:rPr>
              <w:t>Insert here</w:t>
            </w:r>
          </w:p>
        </w:tc>
      </w:tr>
      <w:tr w:rsidRPr="007E7B27" w:rsidR="000C4E1A" w:rsidTr="000C4E1A" w14:paraId="1FBA7821" w14:textId="77777777">
        <w:tc>
          <w:tcPr>
            <w:tcW w:w="897" w:type="dxa"/>
            <w:shd w:val="clear" w:color="auto" w:fill="808080" w:themeFill="background1" w:themeFillShade="80"/>
          </w:tcPr>
          <w:p w:rsidRPr="007E7B27" w:rsidR="000C4E1A" w:rsidP="00145328" w:rsidRDefault="000C4E1A" w14:paraId="1FBA781F"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rsidRPr="007E7B27" w:rsidR="000C4E1A" w:rsidP="00145328" w:rsidRDefault="000C4E1A" w14:paraId="1FBA7820" w14:textId="77777777">
            <w:pPr>
              <w:rPr>
                <w:rFonts w:asciiTheme="minorHAnsi" w:hAnsiTheme="minorHAnsi"/>
                <w:sz w:val="22"/>
              </w:rPr>
            </w:pPr>
            <w:r w:rsidRPr="007E7B27">
              <w:rPr>
                <w:rFonts w:asciiTheme="minorHAnsi" w:hAnsiTheme="minorHAnsi"/>
                <w:sz w:val="22"/>
                <w:highlight w:val="yellow"/>
              </w:rPr>
              <w:t>Insert here</w:t>
            </w:r>
          </w:p>
        </w:tc>
      </w:tr>
    </w:tbl>
    <w:p w:rsidRPr="000C4E1A" w:rsidR="000C4E1A" w:rsidP="000C4E1A" w:rsidRDefault="000C4E1A" w14:paraId="1FBA7822" w14:textId="77777777">
      <w:pPr>
        <w:rPr>
          <w:b/>
          <w:sz w:val="8"/>
          <w:szCs w:val="8"/>
        </w:rPr>
      </w:pPr>
    </w:p>
    <w:p w:rsidR="000C4E1A" w:rsidP="000C4E1A" w:rsidRDefault="000C4E1A" w14:paraId="1FBA7823" w14:textId="77777777">
      <w:pPr>
        <w:rPr>
          <w:b/>
        </w:rPr>
      </w:pPr>
      <w:r>
        <w:rPr>
          <w:noProof/>
        </w:rPr>
        <w:drawing>
          <wp:anchor distT="0" distB="0" distL="114300" distR="114300" simplePos="0" relativeHeight="251658245" behindDoc="1" locked="0" layoutInCell="1" allowOverlap="1" wp14:anchorId="1FBA7909" wp14:editId="1FBA790A">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20"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Embassy 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12BC6488" w14:paraId="1FBA7826" w14:textId="77777777">
        <w:tc>
          <w:tcPr>
            <w:tcW w:w="897" w:type="dxa"/>
            <w:shd w:val="clear" w:color="auto" w:fill="808080" w:themeFill="background1" w:themeFillShade="80"/>
            <w:tcMar/>
          </w:tcPr>
          <w:p w:rsidRPr="007E7B27" w:rsidR="000C4E1A" w:rsidP="00145328" w:rsidRDefault="000C4E1A" w14:paraId="1FBA7824"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Name:</w:t>
            </w:r>
          </w:p>
        </w:tc>
        <w:tc>
          <w:tcPr>
            <w:tcW w:w="8283" w:type="dxa"/>
            <w:tcMar/>
          </w:tcPr>
          <w:p w:rsidRPr="007E7B27" w:rsidR="000C4E1A" w:rsidP="12BC6488" w:rsidRDefault="000C4E1A" w14:paraId="1FBA7825" w14:textId="69F073A4">
            <w:pPr>
              <w:rPr>
                <w:rFonts w:ascii="Calibri" w:hAnsi="Calibri" w:asciiTheme="minorAscii" w:hAnsiTheme="minorAscii"/>
                <w:sz w:val="22"/>
                <w:szCs w:val="22"/>
              </w:rPr>
            </w:pPr>
            <w:r w:rsidRPr="12BC6488" w:rsidR="22DE8C46">
              <w:rPr>
                <w:rFonts w:ascii="Calibri" w:hAnsi="Calibri" w:asciiTheme="minorAscii" w:hAnsiTheme="minorAscii"/>
                <w:sz w:val="22"/>
                <w:szCs w:val="22"/>
              </w:rPr>
              <w:t>US Embassy Mauritania</w:t>
            </w:r>
          </w:p>
        </w:tc>
      </w:tr>
      <w:tr w:rsidRPr="007E7B27" w:rsidR="000C4E1A" w:rsidTr="12BC6488" w14:paraId="1FBA7829" w14:textId="77777777">
        <w:tc>
          <w:tcPr>
            <w:tcW w:w="897" w:type="dxa"/>
            <w:shd w:val="clear" w:color="auto" w:fill="808080" w:themeFill="background1" w:themeFillShade="80"/>
            <w:tcMar/>
          </w:tcPr>
          <w:p w:rsidRPr="007E7B27" w:rsidR="000C4E1A" w:rsidP="00145328" w:rsidRDefault="000C4E1A" w14:paraId="1FBA7827"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Email:</w:t>
            </w:r>
          </w:p>
        </w:tc>
        <w:tc>
          <w:tcPr>
            <w:tcW w:w="8283" w:type="dxa"/>
            <w:tcMar/>
          </w:tcPr>
          <w:p w:rsidRPr="007E7B27" w:rsidR="000C4E1A" w:rsidP="12BC6488" w:rsidRDefault="000C4E1A" w14:paraId="1FBA7828" w14:textId="7831D3FB">
            <w:pPr>
              <w:rPr>
                <w:rFonts w:ascii="Calibri" w:hAnsi="Calibri" w:asciiTheme="minorAscii" w:hAnsiTheme="minorAscii"/>
                <w:sz w:val="22"/>
                <w:szCs w:val="22"/>
              </w:rPr>
            </w:pPr>
            <w:r w:rsidRPr="12BC6488" w:rsidR="05AD5094">
              <w:rPr>
                <w:rFonts w:ascii="Calibri" w:hAnsi="Calibri" w:asciiTheme="minorAscii" w:hAnsiTheme="minorAscii"/>
                <w:sz w:val="22"/>
                <w:szCs w:val="22"/>
              </w:rPr>
              <w:t>ConsularNKC@state.gov.</w:t>
            </w:r>
          </w:p>
        </w:tc>
      </w:tr>
      <w:tr w:rsidRPr="007E7B27" w:rsidR="000C4E1A" w:rsidTr="12BC6488" w14:paraId="1FBA782C" w14:textId="77777777">
        <w:tc>
          <w:tcPr>
            <w:tcW w:w="897" w:type="dxa"/>
            <w:shd w:val="clear" w:color="auto" w:fill="808080" w:themeFill="background1" w:themeFillShade="80"/>
            <w:tcMar/>
          </w:tcPr>
          <w:p w:rsidRPr="007E7B27" w:rsidR="000C4E1A" w:rsidP="00145328" w:rsidRDefault="000C4E1A" w14:paraId="1FBA782A"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Mar/>
          </w:tcPr>
          <w:p w:rsidRPr="007E7B27" w:rsidR="000C4E1A" w:rsidP="12BC6488" w:rsidRDefault="007E7B27" w14:paraId="1FBA782B" w14:textId="43B78033">
            <w:pPr>
              <w:rPr>
                <w:rFonts w:ascii="Calibri" w:hAnsi="Calibri" w:asciiTheme="minorAscii" w:hAnsiTheme="minorAscii"/>
                <w:sz w:val="22"/>
                <w:szCs w:val="22"/>
              </w:rPr>
            </w:pPr>
            <w:r w:rsidRPr="12BC6488" w:rsidR="3C9AAA82">
              <w:rPr>
                <w:rFonts w:ascii="Calibri" w:hAnsi="Calibri" w:asciiTheme="minorAscii" w:hAnsiTheme="minorAscii"/>
                <w:sz w:val="22"/>
                <w:szCs w:val="22"/>
              </w:rPr>
              <w:t>222-4525-2660</w:t>
            </w:r>
          </w:p>
        </w:tc>
      </w:tr>
      <w:tr w:rsidRPr="007E7B27" w:rsidR="007E7B27" w:rsidTr="12BC6488" w14:paraId="1FBA782F" w14:textId="77777777">
        <w:tc>
          <w:tcPr>
            <w:tcW w:w="897" w:type="dxa"/>
            <w:shd w:val="clear" w:color="auto" w:fill="808080" w:themeFill="background1" w:themeFillShade="80"/>
            <w:tcMar/>
          </w:tcPr>
          <w:p w:rsidRPr="007E7B27" w:rsidR="007E7B27" w:rsidP="00145328" w:rsidRDefault="007E7B27" w14:paraId="1FBA782D" w14:textId="77777777">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Mar/>
          </w:tcPr>
          <w:p w:rsidRPr="007E7B27" w:rsidR="007E7B27" w:rsidP="007E7B27" w:rsidRDefault="007E7B27" w14:paraId="1FBA782E" w14:textId="77777777">
            <w:pPr>
              <w:rPr>
                <w:rFonts w:asciiTheme="minorHAnsi" w:hAnsiTheme="minorHAnsi"/>
                <w:sz w:val="22"/>
                <w:szCs w:val="22"/>
                <w:highlight w:val="yellow"/>
              </w:rPr>
            </w:pPr>
            <w:r w:rsidRPr="007E7B27">
              <w:rPr>
                <w:rFonts w:asciiTheme="minorHAnsi" w:hAnsiTheme="minorHAnsi"/>
                <w:sz w:val="22"/>
                <w:szCs w:val="22"/>
              </w:rPr>
              <w:t xml:space="preserve">The following number can be used to locate your nearest embassy: </w:t>
            </w:r>
            <w:r w:rsidRPr="007E7B27">
              <w:rPr>
                <w:rFonts w:asciiTheme="minorHAnsi" w:hAnsiTheme="minorHAnsi"/>
                <w:color w:val="000000" w:themeColor="text1"/>
                <w:sz w:val="22"/>
                <w:szCs w:val="22"/>
              </w:rPr>
              <w:t>+1 202 501 4444</w:t>
            </w:r>
          </w:p>
        </w:tc>
      </w:tr>
    </w:tbl>
    <w:p w:rsidRPr="000C4E1A" w:rsidR="000C4E1A" w:rsidP="000C4E1A" w:rsidRDefault="000C4E1A" w14:paraId="1FBA7830" w14:textId="77777777">
      <w:pPr>
        <w:rPr>
          <w:b/>
          <w:sz w:val="8"/>
          <w:szCs w:val="8"/>
        </w:rPr>
      </w:pPr>
      <w:r>
        <w:rPr>
          <w:noProof/>
        </w:rPr>
        <w:drawing>
          <wp:anchor distT="0" distB="0" distL="114300" distR="114300" simplePos="0" relativeHeight="251658246" behindDoc="1" locked="0" layoutInCell="1" allowOverlap="1" wp14:anchorId="1FBA790B" wp14:editId="1FBA790C">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rsidR="000C4E1A" w:rsidP="000C4E1A" w:rsidRDefault="000C4E1A" w14:paraId="1FBA7831" w14:textId="77777777">
      <w:pPr>
        <w:rPr>
          <w:b/>
        </w:rPr>
      </w:pPr>
      <w:r>
        <w:rPr>
          <w:b/>
        </w:rPr>
        <w:t>Local Medical Emergency Point of Contact</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897"/>
        <w:gridCol w:w="8283"/>
      </w:tblGrid>
      <w:tr w:rsidRPr="007E7B27" w:rsidR="000C4E1A" w:rsidTr="12BC6488" w14:paraId="1FBA7834" w14:textId="77777777">
        <w:tc>
          <w:tcPr>
            <w:tcW w:w="897" w:type="dxa"/>
            <w:shd w:val="clear" w:color="auto" w:fill="808080" w:themeFill="background1" w:themeFillShade="80"/>
            <w:tcMar/>
          </w:tcPr>
          <w:p w:rsidRPr="007E7B27" w:rsidR="000C4E1A" w:rsidP="00145328" w:rsidRDefault="000C4E1A" w14:paraId="1FBA7832"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Mar/>
          </w:tcPr>
          <w:p w:rsidRPr="007E7B27" w:rsidR="000C4E1A" w:rsidP="12BC6488" w:rsidRDefault="000C4E1A" w14:paraId="1FBA7833" w14:textId="0BE741ED">
            <w:pPr>
              <w:pStyle w:val="Normal"/>
              <w:rPr>
                <w:rFonts w:ascii="Calibri" w:hAnsi="Calibri" w:eastAsia="Calibri" w:cs="Calibri"/>
                <w:noProof w:val="0"/>
                <w:sz w:val="22"/>
                <w:szCs w:val="22"/>
                <w:lang w:val="fr-FR"/>
              </w:rPr>
            </w:pPr>
            <w:r w:rsidRPr="12BC6488" w:rsidR="6654931F">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fr-FR"/>
              </w:rPr>
              <w:t>Clinique Kissi/ Clinique Chiva</w:t>
            </w:r>
          </w:p>
        </w:tc>
      </w:tr>
      <w:tr w:rsidRPr="007E7B27" w:rsidR="000C4E1A" w:rsidTr="12BC6488" w14:paraId="1FBA783A" w14:textId="77777777">
        <w:tc>
          <w:tcPr>
            <w:tcW w:w="897" w:type="dxa"/>
            <w:shd w:val="clear" w:color="auto" w:fill="808080" w:themeFill="background1" w:themeFillShade="80"/>
            <w:tcMar/>
          </w:tcPr>
          <w:p w:rsidRPr="007E7B27" w:rsidR="000C4E1A" w:rsidP="00145328" w:rsidRDefault="000C4E1A" w14:paraId="1FBA7838"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Mar/>
          </w:tcPr>
          <w:p w:rsidRPr="007E7B27" w:rsidR="000C4E1A" w:rsidP="12BC6488" w:rsidRDefault="000C4E1A" w14:paraId="1FBA7839" w14:textId="483199C2">
            <w:pPr>
              <w:pStyle w:val="Normal"/>
              <w:rPr>
                <w:rFonts w:ascii="Calibri" w:hAnsi="Calibri" w:eastAsia="Calibri" w:cs="Calibri"/>
                <w:noProof w:val="0"/>
                <w:sz w:val="22"/>
                <w:szCs w:val="22"/>
                <w:lang w:val="en-US"/>
              </w:rPr>
            </w:pPr>
            <w:r w:rsidRPr="12BC6488" w:rsidR="25E10574">
              <w:rPr>
                <w:rFonts w:ascii="Calibri" w:hAnsi="Calibri" w:eastAsia="Calibri" w:cs="Calibri"/>
                <w:b w:val="0"/>
                <w:bCs w:val="0"/>
                <w:i w:val="0"/>
                <w:iCs w:val="0"/>
                <w:caps w:val="0"/>
                <w:smallCaps w:val="0"/>
                <w:noProof w:val="0"/>
                <w:sz w:val="22"/>
                <w:szCs w:val="22"/>
                <w:lang w:val="fr-FR"/>
              </w:rPr>
              <w:t>+222 4529 2727</w:t>
            </w:r>
            <w:r w:rsidRPr="12BC6488" w:rsidR="25E10574">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t>/+222 4525 1325</w:t>
            </w:r>
          </w:p>
        </w:tc>
      </w:tr>
    </w:tbl>
    <w:p w:rsidRPr="000C4E1A" w:rsidR="000C4E1A" w:rsidP="000C4E1A" w:rsidRDefault="000C4E1A" w14:paraId="1FBA783B" w14:textId="77777777">
      <w:pPr>
        <w:rPr>
          <w:b/>
          <w:sz w:val="8"/>
          <w:szCs w:val="8"/>
        </w:rPr>
      </w:pPr>
      <w:r>
        <w:rPr>
          <w:noProof/>
        </w:rPr>
        <w:drawing>
          <wp:anchor distT="0" distB="0" distL="114300" distR="114300" simplePos="0" relativeHeight="251658247"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BC0D69" w:rsidR="000C4E1A" w:rsidP="000C4E1A" w:rsidRDefault="000C4E1A" w14:paraId="1FBA783C" w14:textId="77777777">
      <w:pPr>
        <w:rPr>
          <w:b/>
        </w:rPr>
      </w:pPr>
      <w:r w:rsidRPr="00BC0D69">
        <w:rPr>
          <w:b/>
        </w:rPr>
        <w:t>Insurance Details</w:t>
      </w:r>
    </w:p>
    <w:tbl>
      <w:tblPr>
        <w:tblStyle w:val="TableGrid"/>
        <w:tblW w:w="9180" w:type="dxa"/>
        <w:tblInd w:w="35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341"/>
        <w:gridCol w:w="7839"/>
      </w:tblGrid>
      <w:tr w:rsidRPr="007E7B27" w:rsidR="000C4E1A" w:rsidTr="000C4E1A" w14:paraId="1FBA783F" w14:textId="77777777">
        <w:tc>
          <w:tcPr>
            <w:tcW w:w="1341" w:type="dxa"/>
            <w:shd w:val="clear" w:color="auto" w:fill="808080" w:themeFill="background1" w:themeFillShade="80"/>
          </w:tcPr>
          <w:p w:rsidRPr="007E7B27" w:rsidR="000C4E1A" w:rsidP="00145328" w:rsidRDefault="000C4E1A" w14:paraId="1FBA783D"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rsidRPr="007E7B27" w:rsidR="000C4E1A" w:rsidP="00145328" w:rsidRDefault="00583BF1" w14:paraId="1FBA783E" w14:textId="44CF6295">
            <w:pPr>
              <w:rPr>
                <w:rFonts w:asciiTheme="minorHAnsi" w:hAnsiTheme="minorHAnsi"/>
                <w:sz w:val="22"/>
              </w:rPr>
            </w:pPr>
            <w:r>
              <w:rPr>
                <w:rFonts w:asciiTheme="minorHAnsi" w:hAnsiTheme="minorHAnsi"/>
                <w:sz w:val="22"/>
              </w:rPr>
              <w:t>AIG Travel Guard</w:t>
            </w:r>
          </w:p>
        </w:tc>
      </w:tr>
      <w:tr w:rsidRPr="007E7B27" w:rsidR="000C4E1A" w:rsidTr="000C4E1A" w14:paraId="1FBA7842" w14:textId="77777777">
        <w:tc>
          <w:tcPr>
            <w:tcW w:w="1341" w:type="dxa"/>
            <w:shd w:val="clear" w:color="auto" w:fill="808080" w:themeFill="background1" w:themeFillShade="80"/>
          </w:tcPr>
          <w:p w:rsidRPr="007E7B27" w:rsidR="000C4E1A" w:rsidP="00145328" w:rsidRDefault="000C4E1A" w14:paraId="1FBA7840"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rsidRPr="007E7B27" w:rsidR="000C4E1A" w:rsidP="00145328" w:rsidRDefault="0068595C" w14:paraId="1FBA7841" w14:textId="18913A74">
            <w:pPr>
              <w:rPr>
                <w:rFonts w:asciiTheme="minorHAnsi" w:hAnsiTheme="minorHAnsi"/>
                <w:sz w:val="22"/>
              </w:rPr>
            </w:pPr>
            <w:r w:rsidRPr="0068595C">
              <w:rPr>
                <w:rFonts w:asciiTheme="minorHAnsi" w:hAnsiTheme="minorHAnsi"/>
                <w:sz w:val="22"/>
              </w:rPr>
              <w:t>9158541</w:t>
            </w:r>
          </w:p>
        </w:tc>
      </w:tr>
      <w:tr w:rsidRPr="007E7B27" w:rsidR="000C4E1A" w:rsidTr="000C4E1A" w14:paraId="1FBA7845" w14:textId="77777777">
        <w:tc>
          <w:tcPr>
            <w:tcW w:w="1341" w:type="dxa"/>
            <w:shd w:val="clear" w:color="auto" w:fill="808080" w:themeFill="background1" w:themeFillShade="80"/>
          </w:tcPr>
          <w:p w:rsidRPr="007E7B27" w:rsidR="000C4E1A" w:rsidP="00145328" w:rsidRDefault="000C4E1A" w14:paraId="1FBA7843" w14:textId="77777777">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rsidRPr="007E7B27" w:rsidR="000C4E1A" w:rsidP="00145328" w:rsidRDefault="003654E5" w14:paraId="1FBA7844" w14:textId="1CDB4718">
            <w:pPr>
              <w:rPr>
                <w:rFonts w:asciiTheme="minorHAnsi" w:hAnsiTheme="minorHAnsi"/>
                <w:sz w:val="22"/>
              </w:rPr>
            </w:pPr>
            <w:r w:rsidRPr="003654E5">
              <w:rPr>
                <w:rFonts w:asciiTheme="minorHAnsi" w:hAnsiTheme="minorHAnsi"/>
                <w:sz w:val="22"/>
              </w:rPr>
              <w:t>1-877-244-6871</w:t>
            </w:r>
          </w:p>
        </w:tc>
      </w:tr>
    </w:tbl>
    <w:p w:rsidR="000C4E1A" w:rsidP="000C4E1A" w:rsidRDefault="000C4E1A" w14:paraId="1FBA7846" w14:textId="77777777"/>
    <w:p w:rsidR="0077406D" w:rsidP="000C4E1A" w:rsidRDefault="0077406D" w14:paraId="0A57EEA0" w14:textId="77777777"/>
    <w:p w:rsidR="0077406D" w:rsidP="000C4E1A" w:rsidRDefault="0077406D" w14:paraId="0790BDD7" w14:textId="77777777"/>
    <w:p w:rsidR="000C4E1A" w:rsidP="000C4E1A" w:rsidRDefault="000C4E1A" w14:paraId="1FBA7847" w14:textId="56CFA4C4">
      <w:r>
        <w:t>Please ensure you provide the following details to your trip coordinator:</w:t>
      </w:r>
    </w:p>
    <w:p w:rsidR="000C4E1A" w:rsidP="00166EDE" w:rsidRDefault="000C4E1A" w14:paraId="1FBA7848" w14:textId="77777777">
      <w:pPr>
        <w:pStyle w:val="ListParagraph"/>
        <w:numPr>
          <w:ilvl w:val="0"/>
          <w:numId w:val="2"/>
        </w:numPr>
        <w:spacing w:after="0" w:line="240" w:lineRule="auto"/>
      </w:pPr>
      <w:r>
        <w:t>Your flight and hotel details.</w:t>
      </w:r>
    </w:p>
    <w:p w:rsidR="000C4E1A" w:rsidP="00166EDE" w:rsidRDefault="000C4E1A" w14:paraId="1FBA7849" w14:textId="1D8A693D">
      <w:pPr>
        <w:pStyle w:val="ListParagraph"/>
        <w:numPr>
          <w:ilvl w:val="0"/>
          <w:numId w:val="2"/>
        </w:numPr>
        <w:spacing w:after="0" w:line="240" w:lineRule="auto"/>
      </w:pPr>
      <w:r>
        <w:t>You</w:t>
      </w:r>
      <w:r w:rsidR="00376056">
        <w:t>r</w:t>
      </w:r>
      <w:r>
        <w:t xml:space="preserve"> mobile phone number (please ensure it is switched to international roaming).</w:t>
      </w:r>
    </w:p>
    <w:p w:rsidR="000C4E1A" w:rsidP="00166EDE" w:rsidRDefault="000C4E1A" w14:paraId="1FBA784A" w14:textId="549BBD31">
      <w:pPr>
        <w:pStyle w:val="ListParagraph"/>
        <w:numPr>
          <w:ilvl w:val="0"/>
          <w:numId w:val="2"/>
        </w:numPr>
        <w:spacing w:after="0" w:line="240" w:lineRule="auto"/>
      </w:pPr>
      <w:r>
        <w:t xml:space="preserve">Any VOIP details (such as </w:t>
      </w:r>
      <w:r w:rsidRPr="000B24A8">
        <w:t>WhatsApp</w:t>
      </w:r>
      <w:r w:rsidR="000B24A8">
        <w:t xml:space="preserve"> and/or Signal</w:t>
      </w:r>
      <w:r>
        <w:t>).</w:t>
      </w:r>
    </w:p>
    <w:p w:rsidR="000C4E1A" w:rsidP="00166EDE" w:rsidRDefault="000C4E1A" w14:paraId="1FBA784B" w14:textId="77777777">
      <w:pPr>
        <w:pStyle w:val="ListParagraph"/>
        <w:numPr>
          <w:ilvl w:val="0"/>
          <w:numId w:val="2"/>
        </w:numPr>
        <w:spacing w:after="0" w:line="240" w:lineRule="auto"/>
      </w:pPr>
      <w:r>
        <w:t>Any medicines or medical details we should be aware of.</w:t>
      </w:r>
    </w:p>
    <w:p w:rsidR="000C4E1A" w:rsidP="00166EDE" w:rsidRDefault="000C4E1A" w14:paraId="1FBA784C" w14:textId="77777777">
      <w:pPr>
        <w:pStyle w:val="ListParagraph"/>
        <w:numPr>
          <w:ilvl w:val="0"/>
          <w:numId w:val="2"/>
        </w:numPr>
        <w:spacing w:after="0" w:line="240" w:lineRule="auto"/>
      </w:pPr>
      <w:r>
        <w:t>You next of kin details.</w:t>
      </w:r>
    </w:p>
    <w:p w:rsidRPr="00AF1360" w:rsidR="000C4E1A" w:rsidP="000C4E1A" w:rsidRDefault="000C4E1A" w14:paraId="1FBA784D" w14:textId="74A976EC">
      <w:pPr>
        <w:spacing w:before="240"/>
        <w:rPr>
          <w:b/>
          <w:color w:val="000000" w:themeColor="text1"/>
          <w:sz w:val="28"/>
        </w:rPr>
      </w:pPr>
      <w:r w:rsidRPr="00AF1360">
        <w:rPr>
          <w:b/>
          <w:color w:val="000000" w:themeColor="text1"/>
          <w:sz w:val="28"/>
        </w:rPr>
        <w:t>Registrations</w:t>
      </w:r>
    </w:p>
    <w:p w:rsidR="000C4E1A" w:rsidP="003654E5" w:rsidRDefault="000C4E1A" w14:paraId="1FBA784E" w14:textId="1887BEE3">
      <w:pPr>
        <w:spacing w:line="240" w:lineRule="auto"/>
        <w:ind w:left="720"/>
      </w:pPr>
      <w:r>
        <w:rPr>
          <w:noProof/>
        </w:rPr>
        <w:drawing>
          <wp:anchor distT="0" distB="0" distL="114300" distR="114300" simplePos="0" relativeHeight="251658243"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 xml:space="preserve">You are recommended to register your trip with your embassy. For US citizens you should register under the Smart Traveler Enrollment Program (STEP) found at: </w:t>
      </w:r>
      <w:hyperlink w:history="1" r:id="rId24">
        <w:r w:rsidRPr="005B3215" w:rsidR="00517494">
          <w:rPr>
            <w:rStyle w:val="Hyperlink"/>
          </w:rPr>
          <w:t>https://step.state.gov/step/</w:t>
        </w:r>
      </w:hyperlink>
    </w:p>
    <w:p w:rsidRPr="000B24A8" w:rsidR="000C4E1A" w:rsidP="000C4E1A" w:rsidRDefault="000C4E1A" w14:paraId="1FBA784F" w14:textId="77777777">
      <w:pPr>
        <w:spacing w:before="240"/>
        <w:rPr>
          <w:b/>
          <w:color w:val="000000" w:themeColor="text1"/>
          <w:sz w:val="28"/>
        </w:rPr>
      </w:pPr>
      <w:r w:rsidRPr="04E8489D" w:rsidR="000C4E1A">
        <w:rPr>
          <w:b w:val="1"/>
          <w:bCs w:val="1"/>
          <w:color w:val="000000" w:themeColor="text1" w:themeTint="FF" w:themeShade="FF"/>
          <w:sz w:val="28"/>
          <w:szCs w:val="28"/>
        </w:rPr>
        <w:t>Insurances</w:t>
      </w:r>
    </w:p>
    <w:p w:rsidR="000C4E1A" w:rsidP="04E8489D" w:rsidRDefault="000C4E1A" w14:paraId="70F5417D" w14:textId="6153213A">
      <w:p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49CE8707">
        <w:drawing>
          <wp:inline wp14:editId="04E8489D" wp14:anchorId="2A16D17C">
            <wp:extent cx="285750" cy="285750"/>
            <wp:effectExtent l="0" t="0" r="0" b="0"/>
            <wp:docPr id="988240891" name="" descr="Image result for png insurance" title=""/>
            <wp:cNvGraphicFramePr>
              <a:graphicFrameLocks noChangeAspect="1"/>
            </wp:cNvGraphicFramePr>
            <a:graphic>
              <a:graphicData uri="http://schemas.openxmlformats.org/drawingml/2006/picture">
                <pic:pic>
                  <pic:nvPicPr>
                    <pic:cNvPr id="0" name=""/>
                    <pic:cNvPicPr/>
                  </pic:nvPicPr>
                  <pic:blipFill>
                    <a:blip r:embed="R594ca583e91647e6">
                      <a:extLst>
                        <a:ext xmlns:a="http://schemas.openxmlformats.org/drawingml/2006/main" uri="{28A0092B-C50C-407E-A947-70E740481C1C}">
                          <a14:useLocalDpi val="0"/>
                        </a:ext>
                      </a:extLst>
                    </a:blip>
                    <a:stretch>
                      <a:fillRect/>
                    </a:stretch>
                  </pic:blipFill>
                  <pic:spPr>
                    <a:xfrm>
                      <a:off x="0" y="0"/>
                      <a:ext cx="285750" cy="285750"/>
                    </a:xfrm>
                    <a:prstGeom prst="rect">
                      <a:avLst/>
                    </a:prstGeom>
                  </pic:spPr>
                </pic:pic>
              </a:graphicData>
            </a:graphic>
          </wp:inline>
        </w:drawing>
      </w:r>
      <w:commentRangeStart w:id="1453660395"/>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All travelers are automatically enrolled in c</w:t>
      </w:r>
      <w:commentRangeEnd w:id="1453660395"/>
      <w:r>
        <w:rPr>
          <w:rStyle w:val="CommentReference"/>
        </w:rPr>
        <w:commentReference w:id="1453660395"/>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overage through the AIG travel insurance. </w:t>
      </w:r>
    </w:p>
    <w:p w:rsidR="000C4E1A" w:rsidP="04E8489D" w:rsidRDefault="000C4E1A" w14:paraId="1983E309" w14:textId="432D3366">
      <w:p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p>
    <w:p w:rsidR="000C4E1A" w:rsidP="04E8489D" w:rsidRDefault="000C4E1A" w14:paraId="569C75C6" w14:textId="03A47318">
      <w:p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1"/>
          <w:bCs w:val="1"/>
          <w:i w:val="0"/>
          <w:iCs w:val="0"/>
          <w:caps w:val="0"/>
          <w:smallCaps w:val="0"/>
          <w:strike w:val="0"/>
          <w:dstrike w:val="0"/>
          <w:noProof w:val="0"/>
          <w:color w:val="auto"/>
          <w:sz w:val="22"/>
          <w:szCs w:val="22"/>
          <w:u w:val="none"/>
          <w:lang w:val="en-US"/>
        </w:rPr>
        <w:t>What does it cover?</w:t>
      </w:r>
    </w:p>
    <w:p w:rsidR="000C4E1A" w:rsidP="04E8489D" w:rsidRDefault="000C4E1A" w14:paraId="64DF2A93" w14:textId="56925AFB">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Travel </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assistance</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 services including hotel and rental vehicle re-booking, roadside</w:t>
      </w:r>
    </w:p>
    <w:p w:rsidR="000C4E1A" w:rsidP="04E8489D" w:rsidRDefault="000C4E1A" w14:paraId="4C9AAF9E" w14:textId="7CD26B66">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assistance</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 emergency return travel arrangements, </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assistance</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 with lost/stolen baggage,</w:t>
      </w:r>
    </w:p>
    <w:p w:rsidR="000C4E1A" w:rsidP="04E8489D" w:rsidRDefault="000C4E1A" w14:paraId="70258EEE" w14:textId="109A3640">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assistance</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 with lost passport or travel documents, emergency telephone interpretation</w:t>
      </w:r>
    </w:p>
    <w:p w:rsidR="000C4E1A" w:rsidP="04E8489D" w:rsidRDefault="000C4E1A" w14:paraId="3D15C47A" w14:textId="51240C1E">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assistance</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 and many other services</w:t>
      </w:r>
    </w:p>
    <w:p w:rsidR="000C4E1A" w:rsidP="04E8489D" w:rsidRDefault="000C4E1A" w14:paraId="7C40CCE3" w14:textId="389C1A2F">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Medical emergency evacuation</w:t>
      </w:r>
    </w:p>
    <w:p w:rsidR="000C4E1A" w:rsidP="04E8489D" w:rsidRDefault="000C4E1A" w14:paraId="27E97A0C" w14:textId="10832CAE">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Out-of-Country medical expense (does cover medical expenses related to COVID-19)</w:t>
      </w:r>
    </w:p>
    <w:p w:rsidR="000C4E1A" w:rsidP="04E8489D" w:rsidRDefault="000C4E1A" w14:paraId="39472C33" w14:textId="5E4FE885">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Physician/hospital/dental/vision referrals while out of home country</w:t>
      </w:r>
    </w:p>
    <w:p w:rsidR="000C4E1A" w:rsidP="04E8489D" w:rsidRDefault="000C4E1A" w14:paraId="1394B472" w14:textId="7E665097">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Emergency prescription replacement (if medications are lost or stolen)</w:t>
      </w:r>
    </w:p>
    <w:p w:rsidR="000C4E1A" w:rsidP="04E8489D" w:rsidRDefault="000C4E1A" w14:paraId="0123B3B8" w14:textId="3249FB66">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Dispatch of doctor or specialist to bedside in country</w:t>
      </w:r>
    </w:p>
    <w:p w:rsidR="000C4E1A" w:rsidP="04E8489D" w:rsidRDefault="000C4E1A" w14:paraId="3636F98E" w14:textId="00D0CFC6">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In-patient and out-patient medical case management</w:t>
      </w:r>
    </w:p>
    <w:p w:rsidR="000C4E1A" w:rsidP="04E8489D" w:rsidRDefault="000C4E1A" w14:paraId="4ECD202A" w14:textId="39CA6930">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Security and political evacuations</w:t>
      </w:r>
    </w:p>
    <w:p w:rsidR="000C4E1A" w:rsidP="04E8489D" w:rsidRDefault="000C4E1A" w14:paraId="79312BD7" w14:textId="71980935">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Natural disaster coverage</w:t>
      </w:r>
    </w:p>
    <w:p w:rsidR="000C4E1A" w:rsidP="04E8489D" w:rsidRDefault="000C4E1A" w14:paraId="5DFE8288" w14:textId="54F94472">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Support for identity theft</w:t>
      </w:r>
    </w:p>
    <w:p w:rsidR="000C4E1A" w:rsidP="04E8489D" w:rsidRDefault="000C4E1A" w14:paraId="51EBE6CC" w14:textId="5C385056">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Accidental death, dismemberment and paralysis including home and vehicle alterations if</w:t>
      </w:r>
    </w:p>
    <w:p w:rsidR="000C4E1A" w:rsidP="04E8489D" w:rsidRDefault="000C4E1A" w14:paraId="36BF3BD8" w14:textId="2D31619A">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needed</w:t>
      </w:r>
    </w:p>
    <w:p w:rsidR="000C4E1A" w:rsidP="04E8489D" w:rsidRDefault="000C4E1A" w14:paraId="06513D37" w14:textId="7EA3F672">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Physical therapy, psychological or rehabilitation</w:t>
      </w:r>
    </w:p>
    <w:p w:rsidR="000C4E1A" w:rsidP="04E8489D" w:rsidRDefault="000C4E1A" w14:paraId="2D695696" w14:textId="2BBBBD20">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Bereavement and trauma counseling</w:t>
      </w:r>
    </w:p>
    <w:p w:rsidR="000C4E1A" w:rsidP="04E8489D" w:rsidRDefault="000C4E1A" w14:paraId="2E5AF266" w14:textId="46AAA811">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Carjacking</w:t>
      </w:r>
    </w:p>
    <w:p w:rsidR="000C4E1A" w:rsidP="04E8489D" w:rsidRDefault="000C4E1A" w14:paraId="7F2CC64B" w14:textId="3339807F">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And many more services, please reference</w:t>
      </w:r>
    </w:p>
    <w:p w:rsidR="000C4E1A" w:rsidP="04E8489D" w:rsidRDefault="000C4E1A" w14:paraId="3BAB2F49" w14:textId="7F14F7B5">
      <w:p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To review coverage, ID cards, access security and travel alerts &amp; information, and more, Partners travelers need to create an account and enter policy number: 9158541. All POA travelers should create a separate account as ID cards are issued based on the registration information.</w:t>
      </w:r>
    </w:p>
    <w:p w:rsidR="000C4E1A" w:rsidP="04E8489D" w:rsidRDefault="000C4E1A" w14:paraId="1DE23221" w14:textId="3CE191C5">
      <w:pPr>
        <w:spacing w:before="120" w:after="120" w:line="240" w:lineRule="auto"/>
        <w:rPr>
          <w:rFonts w:ascii="Calibri" w:hAnsi="Calibri" w:eastAsia="Calibri" w:cs="Calibri"/>
          <w:b w:val="0"/>
          <w:bCs w:val="0"/>
          <w:i w:val="0"/>
          <w:iCs w:val="0"/>
          <w:caps w:val="0"/>
          <w:smallCaps w:val="0"/>
          <w:noProof w:val="0"/>
          <w:color w:val="auto"/>
          <w:sz w:val="22"/>
          <w:szCs w:val="22"/>
          <w:u w:val="none"/>
          <w:lang w:val="en-US"/>
        </w:rPr>
      </w:pPr>
      <w:r w:rsidRPr="04E8489D" w:rsidR="49CE8707">
        <w:rPr>
          <w:rFonts w:ascii="Calibri" w:hAnsi="Calibri" w:eastAsia="Calibri" w:cs="Calibri"/>
          <w:b w:val="1"/>
          <w:bCs w:val="1"/>
          <w:i w:val="0"/>
          <w:iCs w:val="0"/>
          <w:caps w:val="0"/>
          <w:smallCaps w:val="0"/>
          <w:strike w:val="0"/>
          <w:dstrike w:val="0"/>
          <w:noProof w:val="0"/>
          <w:color w:val="auto"/>
          <w:sz w:val="22"/>
          <w:szCs w:val="22"/>
          <w:u w:val="none"/>
          <w:lang w:val="en-US"/>
        </w:rPr>
        <w:t>Security Alerts Enrollment</w:t>
      </w:r>
    </w:p>
    <w:p w:rsidR="000C4E1A" w:rsidP="04E8489D" w:rsidRDefault="000C4E1A" w14:paraId="77D9FE8C" w14:textId="4F55DEED">
      <w:pPr>
        <w:spacing w:before="120" w:after="120" w:line="240" w:lineRule="auto"/>
        <w:rPr>
          <w:color w:val="auto"/>
          <w:u w:val="none"/>
        </w:rPr>
      </w:pP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The traveler can also </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elect</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 to </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received</w:t>
      </w:r>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 xml:space="preserve"> security and travel alerts for the expected travel plans down to the country and city level when logged into their </w:t>
      </w:r>
      <w:ins w:author="Madelyn Eickoff" w:date="2024-06-07T13:52:11.733Z" w:id="675602556">
        <w:r>
          <w:fldChar w:fldCharType="begin"/>
        </w:r>
        <w:r>
          <w:instrText xml:space="preserve">HYPERLINK "https://travelassist.my.salesforce-sites.com/TravelAssistance/TGRegister?PL=AIGACCIDENTANDHEALTH" </w:instrText>
        </w:r>
        <w:r>
          <w:fldChar w:fldCharType="separate"/>
        </w:r>
        <w:r/>
      </w:ins>
      <w:r w:rsidRPr="04E8489D" w:rsidR="49CE8707">
        <w:rPr>
          <w:rStyle w:val="Hyperlink"/>
          <w:rFonts w:ascii="Calibri" w:hAnsi="Calibri" w:eastAsia="Calibri" w:cs="Calibri"/>
          <w:b w:val="0"/>
          <w:bCs w:val="0"/>
          <w:i w:val="0"/>
          <w:iCs w:val="0"/>
          <w:caps w:val="0"/>
          <w:smallCaps w:val="0"/>
          <w:strike w:val="0"/>
          <w:dstrike w:val="0"/>
          <w:noProof w:val="0"/>
          <w:sz w:val="22"/>
          <w:szCs w:val="22"/>
          <w:lang w:val="en-US"/>
        </w:rPr>
        <w:t>AIG account</w:t>
      </w:r>
      <w:ins w:author="Madelyn Eickoff" w:date="2024-06-07T13:52:11.733Z" w:id="1917873428">
        <w:r>
          <w:fldChar w:fldCharType="end"/>
        </w:r>
      </w:ins>
      <w:r w:rsidRPr="04E8489D" w:rsidR="49CE8707">
        <w:rPr>
          <w:rFonts w:ascii="Calibri" w:hAnsi="Calibri" w:eastAsia="Calibri" w:cs="Calibri"/>
          <w:b w:val="0"/>
          <w:bCs w:val="0"/>
          <w:i w:val="0"/>
          <w:iCs w:val="0"/>
          <w:caps w:val="0"/>
          <w:smallCaps w:val="0"/>
          <w:strike w:val="0"/>
          <w:dstrike w:val="0"/>
          <w:noProof w:val="0"/>
          <w:color w:val="auto"/>
          <w:sz w:val="22"/>
          <w:szCs w:val="22"/>
          <w:u w:val="none"/>
          <w:lang w:val="en-US"/>
        </w:rPr>
        <w:t>.</w:t>
      </w:r>
      <w:r w:rsidRPr="04E8489D" w:rsidR="49CE8707">
        <w:rPr>
          <w:color w:val="auto"/>
          <w:u w:val="none"/>
        </w:rPr>
        <w:t xml:space="preserve"> </w:t>
      </w:r>
    </w:p>
    <w:p w:rsidR="000C4E1A" w:rsidP="04E8489D" w:rsidRDefault="000C4E1A" w14:paraId="1FBA7850" w14:textId="53E64CB9">
      <w:pPr>
        <w:pStyle w:val="Normal"/>
        <w:spacing w:before="120" w:after="120" w:line="240" w:lineRule="auto"/>
        <w:rPr>
          <w:color w:val="000000" w:themeColor="text1"/>
        </w:rPr>
      </w:pPr>
      <w:commentRangeStart w:id="2"/>
      <w:r w:rsidRPr="000B24A8" w:rsidR="000C4E1A">
        <w:rPr>
          <w:color w:val="000000" w:themeColor="text1"/>
        </w:rPr>
        <w:t xml:space="preserve">It is your responsibility to ensure all </w:t>
      </w:r>
      <w:r w:rsidRPr="000B24A8" w:rsidR="000C4E1A">
        <w:rPr>
          <w:color w:val="000000" w:themeColor="text1"/>
        </w:rPr>
        <w:t>insurances</w:t>
      </w:r>
      <w:r w:rsidRPr="000B24A8" w:rsidR="000C4E1A">
        <w:rPr>
          <w:color w:val="000000" w:themeColor="text1"/>
        </w:rPr>
        <w:t xml:space="preserve"> (and copies of </w:t>
      </w:r>
      <w:r w:rsidRPr="000B24A8" w:rsidR="000C4E1A">
        <w:rPr>
          <w:color w:val="000000" w:themeColor="text1"/>
        </w:rPr>
        <w:t>insurances</w:t>
      </w:r>
      <w:r w:rsidRPr="000B24A8" w:rsidR="000C4E1A">
        <w:rPr>
          <w:color w:val="000000" w:themeColor="text1"/>
        </w:rPr>
        <w:t xml:space="preserve">) </w:t>
      </w:r>
      <w:r w:rsidRPr="000B24A8" w:rsidR="000C4E1A">
        <w:rPr>
          <w:color w:val="000000" w:themeColor="text1"/>
        </w:rPr>
        <w:t>are</w:t>
      </w:r>
      <w:r w:rsidRPr="000B24A8" w:rsidR="000C4E1A">
        <w:rPr>
          <w:color w:val="000000" w:themeColor="text1"/>
        </w:rPr>
        <w:t xml:space="preserve"> complete before you travel. You should have electronic and printed copies of this information with you.</w:t>
      </w:r>
      <w:commentRangeEnd w:id="2"/>
      <w:r w:rsidR="005030A0">
        <w:rPr>
          <w:rStyle w:val="CommentReference"/>
        </w:rPr>
        <w:commentReference w:id="2"/>
      </w:r>
      <w:r w:rsidRPr="000B24A8" w:rsidR="007E7B27">
        <w:rPr>
          <w:color w:val="000000" w:themeColor="text1"/>
        </w:rPr>
        <w:t xml:space="preserve"> </w:t>
      </w:r>
    </w:p>
    <w:p w:rsidRPr="00AF1360" w:rsidR="006E612E" w:rsidP="006E612E" w:rsidRDefault="006E612E" w14:paraId="1FBA7851" w14:textId="77777777">
      <w:pPr>
        <w:spacing w:before="120" w:after="120" w:line="240" w:lineRule="auto"/>
        <w:rPr>
          <w:color w:val="000000" w:themeColor="text1"/>
        </w:rPr>
      </w:pPr>
    </w:p>
    <w:p w:rsidRPr="00AF1360" w:rsidR="000C4E1A" w:rsidP="006E612E" w:rsidRDefault="000C4E1A" w14:paraId="1FBA7852" w14:textId="77777777">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rsidR="000C4E1A" w:rsidP="006E612E" w:rsidRDefault="000C4E1A" w14:paraId="1FBA7853" w14:textId="27ABE706">
      <w:pPr>
        <w:spacing w:before="120" w:after="120" w:line="240" w:lineRule="auto"/>
        <w:jc w:val="both"/>
      </w:pPr>
      <w:r w:rsidRPr="000E6597">
        <w:rPr>
          <w:noProof/>
          <w:color w:val="00B050"/>
        </w:rPr>
        <w:drawing>
          <wp:anchor distT="0" distB="0" distL="114300" distR="114300" simplePos="0" relativeHeight="251637248"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rPr>
        <w:t xml:space="preserve">Information sites include </w:t>
      </w:r>
      <w:r w:rsidRPr="00AF1360">
        <w:rPr>
          <w:color w:val="000000" w:themeColor="text1"/>
        </w:rPr>
        <w:t>some of the following w</w:t>
      </w:r>
      <w:r>
        <w:t>ebsites:</w:t>
      </w:r>
    </w:p>
    <w:p w:rsidR="00517494" w:rsidP="006E612E" w:rsidRDefault="00517494" w14:paraId="6057E446" w14:textId="77777777">
      <w:pPr>
        <w:spacing w:before="120" w:after="120" w:line="240" w:lineRule="auto"/>
        <w:jc w:val="both"/>
      </w:pPr>
    </w:p>
    <w:p w:rsidRPr="000E6597" w:rsidR="000C4E1A" w:rsidP="006E612E" w:rsidRDefault="000C4E1A" w14:paraId="1FBA7854" w14:textId="77777777">
      <w:pPr>
        <w:pStyle w:val="ListParagraph"/>
        <w:numPr>
          <w:ilvl w:val="0"/>
          <w:numId w:val="1"/>
        </w:numPr>
        <w:spacing w:before="120" w:after="120" w:line="240" w:lineRule="auto"/>
      </w:pPr>
      <w:r w:rsidRPr="000E6597">
        <w:t xml:space="preserve">The US government (or your own) embassy website on safety and security topics for this country, including through: </w:t>
      </w:r>
      <w:hyperlink w:history="1" r:id="rId27">
        <w:r w:rsidRPr="000E6597">
          <w:rPr>
            <w:rStyle w:val="Hyperlink"/>
          </w:rPr>
          <w:t>https://travel.state.gov/content/travel/en.html</w:t>
        </w:r>
      </w:hyperlink>
    </w:p>
    <w:p w:rsidRPr="000E6597" w:rsidR="000C4E1A" w:rsidP="006E612E" w:rsidRDefault="000C4E1A" w14:paraId="1FBA7855" w14:textId="77777777">
      <w:pPr>
        <w:pStyle w:val="ListParagraph"/>
        <w:numPr>
          <w:ilvl w:val="0"/>
          <w:numId w:val="1"/>
        </w:numPr>
        <w:spacing w:before="120" w:after="120" w:line="240" w:lineRule="auto"/>
        <w:rPr>
          <w:rStyle w:val="Hyperlink"/>
        </w:rPr>
      </w:pPr>
      <w:r w:rsidRPr="000E6597">
        <w:t xml:space="preserve">The CIA Fact Book on: </w:t>
      </w:r>
      <w:hyperlink w:history="1" r:id="rId28">
        <w:r w:rsidRPr="000E6597">
          <w:rPr>
            <w:rStyle w:val="Hyperlink"/>
          </w:rPr>
          <w:t>https://www.cia.gov/library/publications/the-world-factbook/</w:t>
        </w:r>
      </w:hyperlink>
      <w:r w:rsidRPr="000E6597">
        <w:rPr>
          <w:rStyle w:val="Hyperlink"/>
        </w:rPr>
        <w:t>.</w:t>
      </w:r>
    </w:p>
    <w:p w:rsidRPr="000E6597" w:rsidR="000C4E1A" w:rsidP="006E612E" w:rsidRDefault="000C4E1A" w14:paraId="1FBA7856" w14:textId="77777777">
      <w:pPr>
        <w:pStyle w:val="ListParagraph"/>
        <w:numPr>
          <w:ilvl w:val="0"/>
          <w:numId w:val="1"/>
        </w:numPr>
        <w:spacing w:before="120" w:after="120" w:line="240" w:lineRule="auto"/>
      </w:pPr>
      <w:r w:rsidRPr="000E6597">
        <w:t xml:space="preserve">The U.S Center for Disease Control [CDC] at </w:t>
      </w:r>
      <w:hyperlink w:history="1" r:id="rId29">
        <w:r w:rsidRPr="000E6597">
          <w:rPr>
            <w:rStyle w:val="Hyperlink"/>
          </w:rPr>
          <w:t>http://wwwnc.cdc.gov/travel/</w:t>
        </w:r>
      </w:hyperlink>
      <w:r w:rsidRPr="000E6597">
        <w:rPr>
          <w:rStyle w:val="Hyperlink"/>
        </w:rPr>
        <w:t xml:space="preserve"> </w:t>
      </w:r>
      <w:r w:rsidRPr="000E6597">
        <w:t xml:space="preserve">and the World Health Organization [WHO] at </w:t>
      </w:r>
      <w:hyperlink w:history="1" r:id="rId30">
        <w:r w:rsidRPr="000E6597">
          <w:rPr>
            <w:rStyle w:val="Hyperlink"/>
          </w:rPr>
          <w:t>http://www.who.int/countries/en/</w:t>
        </w:r>
      </w:hyperlink>
      <w:r w:rsidRPr="000E6597">
        <w:rPr>
          <w:rStyle w:val="Hyperlink"/>
        </w:rPr>
        <w:t xml:space="preserve"> </w:t>
      </w:r>
      <w:r w:rsidRPr="000E6597">
        <w:t>for health and vaccination information.</w:t>
      </w:r>
    </w:p>
    <w:p w:rsidRPr="000E6597" w:rsidR="000C4E1A" w:rsidP="006E612E" w:rsidRDefault="000C4E1A" w14:paraId="1FBA7857" w14:textId="782A0E56">
      <w:pPr>
        <w:pStyle w:val="ListParagraph"/>
        <w:numPr>
          <w:ilvl w:val="0"/>
          <w:numId w:val="1"/>
        </w:numPr>
        <w:spacing w:before="120" w:after="120" w:line="240" w:lineRule="auto"/>
      </w:pPr>
      <w:r w:rsidRPr="000E6597">
        <w:t xml:space="preserve">Subscribing to alert services </w:t>
      </w:r>
      <w:r w:rsidRPr="000E6597" w:rsidR="000E6597">
        <w:t xml:space="preserve">at AIG:  </w:t>
      </w:r>
      <w:hyperlink w:history="1" r:id="rId31">
        <w:r w:rsidRPr="00BB2BDC" w:rsidR="000E6597">
          <w:rPr>
            <w:rStyle w:val="Hyperlink"/>
          </w:rPr>
          <w:t>https://travelguard.secure.force.com/TravelAssistance/TGRegister?PL=AIGACCIDENTANDHEALTH</w:t>
        </w:r>
      </w:hyperlink>
    </w:p>
    <w:p w:rsidRPr="000E6597" w:rsidR="000C4E1A" w:rsidP="006E612E" w:rsidRDefault="000C4E1A" w14:paraId="1FBA7858" w14:textId="77777777">
      <w:pPr>
        <w:pStyle w:val="ListParagraph"/>
        <w:numPr>
          <w:ilvl w:val="0"/>
          <w:numId w:val="1"/>
        </w:numPr>
        <w:spacing w:before="120" w:after="120" w:line="240" w:lineRule="auto"/>
        <w:rPr>
          <w:rStyle w:val="Hyperlink"/>
          <w:color w:val="auto"/>
          <w:u w:val="none"/>
        </w:rPr>
      </w:pPr>
      <w:r w:rsidRPr="000E6597">
        <w:t>Federal Aviation Administration airport security information at</w:t>
      </w:r>
      <w:r w:rsidRPr="000E6597">
        <w:rPr>
          <w:color w:val="0000FF"/>
        </w:rPr>
        <w:t xml:space="preserve"> </w:t>
      </w:r>
      <w:hyperlink w:tgtFrame="_blank" w:history="1" r:id="rId32">
        <w:r w:rsidRPr="000E6597">
          <w:rPr>
            <w:rStyle w:val="Hyperlink"/>
            <w:bCs/>
          </w:rPr>
          <w:t>www.FAA.gov</w:t>
        </w:r>
      </w:hyperlink>
      <w:r w:rsidRPr="000E6597" w:rsidR="00FB0AC1">
        <w:rPr>
          <w:rStyle w:val="Hyperlink"/>
          <w:bCs/>
        </w:rPr>
        <w:t>.</w:t>
      </w:r>
    </w:p>
    <w:p w:rsidRPr="000E6597" w:rsidR="00FB0AC1" w:rsidP="006E612E" w:rsidRDefault="00FB0AC1" w14:paraId="1FBA7859" w14:textId="77777777">
      <w:pPr>
        <w:pStyle w:val="ListParagraph"/>
        <w:numPr>
          <w:ilvl w:val="0"/>
          <w:numId w:val="1"/>
        </w:numPr>
        <w:spacing w:before="120" w:after="120" w:line="240" w:lineRule="auto"/>
      </w:pPr>
      <w:r w:rsidRPr="000E6597">
        <w:t xml:space="preserve">Hospital options: </w:t>
      </w:r>
      <w:hyperlink w:history="1" r:id="rId33">
        <w:r w:rsidRPr="000E6597">
          <w:rPr>
            <w:rStyle w:val="Hyperlink"/>
          </w:rPr>
          <w:t>http://www.worldhospitalsearch.org</w:t>
        </w:r>
      </w:hyperlink>
      <w:r w:rsidRPr="000E6597">
        <w:t>.</w:t>
      </w:r>
    </w:p>
    <w:p w:rsidRPr="000E6597" w:rsidR="003F397C" w:rsidP="003F397C" w:rsidRDefault="003F397C" w14:paraId="1FBA785A" w14:textId="77777777">
      <w:pPr>
        <w:pStyle w:val="ListParagraph"/>
        <w:numPr>
          <w:ilvl w:val="0"/>
          <w:numId w:val="1"/>
        </w:numPr>
        <w:spacing w:before="120" w:after="120" w:line="240" w:lineRule="auto"/>
      </w:pPr>
      <w:r w:rsidRPr="000E6597">
        <w:t xml:space="preserve">National Hurricane Center: </w:t>
      </w:r>
      <w:hyperlink w:history="1" r:id="rId34">
        <w:r w:rsidRPr="000E6597">
          <w:rPr>
            <w:rStyle w:val="Hyperlink"/>
          </w:rPr>
          <w:t>http://www.nhc.noaa.gov/</w:t>
        </w:r>
      </w:hyperlink>
      <w:r w:rsidRPr="000E6597">
        <w:t xml:space="preserve"> </w:t>
      </w:r>
    </w:p>
    <w:p w:rsidR="000C4E1A" w:rsidP="000C4E1A" w:rsidRDefault="000C4E1A" w14:paraId="1FBA785B" w14:textId="77777777">
      <w:pPr>
        <w:rPr>
          <w:b/>
          <w:u w:val="single"/>
        </w:rPr>
      </w:pPr>
    </w:p>
    <w:p w:rsidRPr="000C4E1A" w:rsidR="000C4E1A" w:rsidP="000C4E1A" w:rsidRDefault="000C4E1A" w14:paraId="1FBA785C" w14:textId="77777777">
      <w:pPr>
        <w:rPr>
          <w:b/>
          <w:sz w:val="28"/>
        </w:rPr>
      </w:pPr>
      <w:r w:rsidRPr="000C4E1A">
        <w:rPr>
          <w:b/>
          <w:sz w:val="28"/>
        </w:rPr>
        <w:t>Safety and Health Advice</w:t>
      </w:r>
    </w:p>
    <w:p w:rsidR="003F397C" w:rsidP="00D66376" w:rsidRDefault="00166EDE" w14:paraId="1FBA785D" w14:textId="54EAD737">
      <w:pPr>
        <w:spacing w:before="120" w:after="120" w:line="240" w:lineRule="auto"/>
      </w:pPr>
      <w:r w:rsidR="00166EDE">
        <w:rPr/>
        <w:t xml:space="preserve">You should ensure you are medically and dentally fit before you start your travels, carrying sufficient spare prescription medicines should your trip be unexpectedly extended. </w:t>
      </w:r>
      <w:r w:rsidRPr="49CCCB4A" w:rsidR="003F397C">
        <w:rPr>
          <w:lang w:val="en-CA"/>
        </w:rPr>
        <w:t xml:space="preserve">Emergency services are ill equipped to cope with a major disaster. </w:t>
      </w:r>
      <w:r w:rsidRPr="49CCCB4A" w:rsidR="45DB19CB">
        <w:rPr>
          <w:lang w:val="en-CA"/>
        </w:rPr>
        <w:t>B</w:t>
      </w:r>
      <w:r w:rsidRPr="49CCCB4A" w:rsidR="003F397C">
        <w:rPr>
          <w:lang w:val="en-CA"/>
        </w:rPr>
        <w:t xml:space="preserve">asic services including transport and communications are likely to be </w:t>
      </w:r>
      <w:r w:rsidRPr="49CCCB4A" w:rsidR="003F397C">
        <w:rPr>
          <w:lang w:val="en-CA"/>
        </w:rPr>
        <w:t>severely disrupted</w:t>
      </w:r>
      <w:r w:rsidRPr="49CCCB4A" w:rsidR="7416FEF3">
        <w:rPr>
          <w:lang w:val="en-CA"/>
        </w:rPr>
        <w:t xml:space="preserve"> </w:t>
      </w:r>
      <w:r w:rsidRPr="49CCCB4A" w:rsidR="7416FEF3">
        <w:rPr>
          <w:lang w:val="en-CA"/>
        </w:rPr>
        <w:t>in the event of</w:t>
      </w:r>
      <w:r w:rsidRPr="49CCCB4A" w:rsidR="7416FEF3">
        <w:rPr>
          <w:lang w:val="en-CA"/>
        </w:rPr>
        <w:t xml:space="preserve"> a natural disaster</w:t>
      </w:r>
      <w:r w:rsidRPr="49CCCB4A" w:rsidR="003F397C">
        <w:rPr>
          <w:lang w:val="en-CA"/>
        </w:rPr>
        <w:t>.</w:t>
      </w:r>
      <w:r w:rsidRPr="49CCCB4A" w:rsidR="00D66376">
        <w:rPr>
          <w:lang w:val="en-CA"/>
        </w:rPr>
        <w:t xml:space="preserve"> </w:t>
      </w:r>
      <w:r w:rsidR="00D66376">
        <w:rPr/>
        <w:t xml:space="preserve">Drainage is poor and flooding is common after rainfall. </w:t>
      </w:r>
      <w:r w:rsidR="00D66376">
        <w:rPr/>
        <w:t>Road travel can be problematic and dangerous, l</w:t>
      </w:r>
      <w:r w:rsidR="00D66376">
        <w:rPr/>
        <w:t xml:space="preserve">ong stretches of the route are isolated, and without mobile phone reception. </w:t>
      </w:r>
      <w:r w:rsidR="00D66376">
        <w:rPr/>
        <w:t xml:space="preserve"> Ensure you</w:t>
      </w:r>
      <w:r w:rsidR="00D66376">
        <w:rPr/>
        <w:t xml:space="preserve"> have all th</w:t>
      </w:r>
      <w:r w:rsidR="00D66376">
        <w:rPr/>
        <w:t xml:space="preserve">e correct vehicle documentation whenever you travel, </w:t>
      </w:r>
      <w:r w:rsidR="000E6597">
        <w:rPr/>
        <w:t>MUST</w:t>
      </w:r>
      <w:r w:rsidR="00D66376">
        <w:rPr/>
        <w:t xml:space="preserve"> complete your</w:t>
      </w:r>
      <w:r w:rsidR="00D66376">
        <w:rPr/>
        <w:t xml:space="preserve"> entire journey during daylight as r</w:t>
      </w:r>
      <w:r w:rsidR="00D66376">
        <w:rPr/>
        <w:t>oads are often unlit and it is not uncommon after dark to encounter cars, trucks or motorcycles driving without lights.</w:t>
      </w:r>
    </w:p>
    <w:p w:rsidRPr="001209BB" w:rsidR="006E612E" w:rsidP="006E612E" w:rsidRDefault="006E612E" w14:paraId="1FBA785E" w14:textId="77777777">
      <w:pPr>
        <w:spacing w:before="120" w:after="120" w:line="240" w:lineRule="auto"/>
        <w:rPr>
          <w:highlight w:val="yellow"/>
        </w:rPr>
      </w:pPr>
    </w:p>
    <w:p w:rsidR="000C4E1A" w:rsidP="04E8489D" w:rsidRDefault="000C4E1A" w14:paraId="1FBA785F" w14:textId="77777777" w14:noSpellErr="1">
      <w:pPr>
        <w:spacing w:before="120" w:after="120" w:line="240" w:lineRule="auto"/>
        <w:ind w:left="360"/>
        <w:rPr>
          <w:b w:val="1"/>
          <w:bCs w:val="1"/>
        </w:rPr>
      </w:pPr>
      <w:commentRangeStart w:id="3"/>
      <w:r>
        <w:rPr>
          <w:noProof/>
        </w:rPr>
        <w:drawing>
          <wp:anchor distT="0" distB="0" distL="114300" distR="114300" simplePos="0" relativeHeight="251649024" behindDoc="1" locked="0" layoutInCell="1" allowOverlap="1" wp14:anchorId="1FBA7915" wp14:editId="1FBA7916">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35"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sidRPr="04E8489D" w:rsidR="000C4E1A">
        <w:rPr>
          <w:b w:val="1"/>
          <w:bCs w:val="1"/>
        </w:rPr>
        <w:t>Inoculations</w:t>
      </w:r>
      <w:commentRangeEnd w:id="3"/>
      <w:r w:rsidR="00AC3EEC">
        <w:rPr>
          <w:rStyle w:val="CommentReference"/>
        </w:rPr>
        <w:commentReference w:id="3"/>
      </w:r>
    </w:p>
    <w:p w:rsidR="19D6E716" w:rsidP="04E8489D" w:rsidRDefault="19D6E716" w14:paraId="2F6832BD" w14:textId="6FAD43CA">
      <w:pPr>
        <w:spacing w:before="120" w:after="120" w:line="240" w:lineRule="auto"/>
        <w:ind w:left="360"/>
        <w:rPr>
          <w:rStyle w:val="normaltextrun"/>
          <w:rFonts w:ascii="Calibri" w:hAnsi="Calibri" w:eastAsia="Calibri" w:cs="Calibri"/>
          <w:b w:val="0"/>
          <w:bCs w:val="0"/>
          <w:i w:val="0"/>
          <w:iCs w:val="0"/>
          <w:caps w:val="0"/>
          <w:smallCaps w:val="0"/>
          <w:strike w:val="0"/>
          <w:dstrike w:val="0"/>
          <w:noProof w:val="0"/>
          <w:color w:val="auto"/>
          <w:sz w:val="22"/>
          <w:szCs w:val="22"/>
          <w:u w:val="none"/>
          <w:lang w:val="en-US"/>
        </w:rPr>
      </w:pPr>
      <w:r w:rsidRPr="04E8489D" w:rsidR="19D6E716">
        <w:rPr>
          <w:rStyle w:val="normaltextrun"/>
          <w:rFonts w:ascii="Calibri" w:hAnsi="Calibri" w:eastAsia="Calibri" w:cs="Calibri"/>
          <w:b w:val="0"/>
          <w:bCs w:val="0"/>
          <w:i w:val="0"/>
          <w:iCs w:val="0"/>
          <w:caps w:val="0"/>
          <w:smallCaps w:val="0"/>
          <w:strike w:val="0"/>
          <w:dstrike w:val="0"/>
          <w:noProof w:val="0"/>
          <w:color w:val="auto"/>
          <w:sz w:val="22"/>
          <w:szCs w:val="22"/>
          <w:u w:val="none"/>
          <w:lang w:val="en-US"/>
        </w:rPr>
        <w:t xml:space="preserve">Please refer to the CDC website for up-to-date information on recommended vaccines and medications to take with you to </w:t>
      </w:r>
      <w:r w:rsidRPr="04E8489D" w:rsidR="19D6E716">
        <w:rPr>
          <w:rStyle w:val="normaltextrun"/>
          <w:rFonts w:ascii="Calibri" w:hAnsi="Calibri" w:eastAsia="Calibri" w:cs="Calibri"/>
          <w:b w:val="0"/>
          <w:bCs w:val="0"/>
          <w:i w:val="0"/>
          <w:iCs w:val="0"/>
          <w:caps w:val="0"/>
          <w:smallCaps w:val="0"/>
          <w:strike w:val="0"/>
          <w:dstrike w:val="0"/>
          <w:noProof w:val="0"/>
          <w:color w:val="auto"/>
          <w:sz w:val="22"/>
          <w:szCs w:val="22"/>
          <w:u w:val="none"/>
          <w:lang w:val="en-US"/>
        </w:rPr>
        <w:t>Mauritania</w:t>
      </w:r>
      <w:r w:rsidRPr="04E8489D" w:rsidR="19D6E716">
        <w:rPr>
          <w:rStyle w:val="normaltextrun"/>
          <w:rFonts w:ascii="Calibri" w:hAnsi="Calibri" w:eastAsia="Calibri" w:cs="Calibri"/>
          <w:b w:val="0"/>
          <w:bCs w:val="0"/>
          <w:i w:val="0"/>
          <w:iCs w:val="0"/>
          <w:caps w:val="0"/>
          <w:smallCaps w:val="0"/>
          <w:strike w:val="0"/>
          <w:dstrike w:val="0"/>
          <w:noProof w:val="0"/>
          <w:color w:val="auto"/>
          <w:sz w:val="22"/>
          <w:szCs w:val="22"/>
          <w:u w:val="none"/>
          <w:lang w:val="en-US"/>
        </w:rPr>
        <w:t xml:space="preserve">: </w:t>
      </w:r>
    </w:p>
    <w:p w:rsidR="1C0E5ABF" w:rsidP="04E8489D" w:rsidRDefault="1C0E5ABF" w14:paraId="541C1AA3" w14:textId="10E44757">
      <w:pPr>
        <w:pStyle w:val="Normal"/>
        <w:spacing w:before="120" w:after="120" w:line="240" w:lineRule="auto"/>
        <w:ind w:left="360"/>
        <w:rPr>
          <w:rStyle w:val="normaltextrun"/>
          <w:rFonts w:ascii="Calibri" w:hAnsi="Calibri" w:eastAsia="Calibri" w:cs="Calibri"/>
          <w:b w:val="0"/>
          <w:bCs w:val="0"/>
          <w:i w:val="0"/>
          <w:iCs w:val="0"/>
          <w:caps w:val="0"/>
          <w:smallCaps w:val="0"/>
          <w:strike w:val="0"/>
          <w:dstrike w:val="0"/>
          <w:noProof w:val="0"/>
          <w:color w:val="auto"/>
          <w:sz w:val="22"/>
          <w:szCs w:val="22"/>
          <w:u w:val="none"/>
          <w:lang w:val="en-US"/>
        </w:rPr>
      </w:pPr>
      <w:r w:rsidRPr="04E8489D" w:rsidR="1C0E5ABF">
        <w:rPr>
          <w:rStyle w:val="normaltextrun"/>
          <w:rFonts w:ascii="Calibri" w:hAnsi="Calibri" w:eastAsia="Calibri" w:cs="Calibri"/>
          <w:b w:val="0"/>
          <w:bCs w:val="0"/>
          <w:i w:val="0"/>
          <w:iCs w:val="0"/>
          <w:caps w:val="0"/>
          <w:smallCaps w:val="0"/>
          <w:strike w:val="0"/>
          <w:dstrike w:val="0"/>
          <w:noProof w:val="0"/>
          <w:color w:val="auto"/>
          <w:sz w:val="22"/>
          <w:szCs w:val="22"/>
          <w:u w:val="none"/>
          <w:lang w:val="en-US"/>
        </w:rPr>
        <w:t>https://wwwnc.cdc.gov/travel/destinations/traveler/none/mauritania</w:t>
      </w:r>
    </w:p>
    <w:p w:rsidR="04E8489D" w:rsidP="04E8489D" w:rsidRDefault="04E8489D" w14:paraId="467620DD" w14:textId="3848F7F0">
      <w:pPr>
        <w:pStyle w:val="Normal"/>
        <w:spacing w:before="120" w:after="120" w:line="240" w:lineRule="auto"/>
        <w:ind w:left="360"/>
        <w:rPr>
          <w:b w:val="1"/>
          <w:bCs w:val="1"/>
        </w:rPr>
      </w:pPr>
    </w:p>
    <w:p w:rsidRPr="001209BB" w:rsidR="000C4E1A" w:rsidP="006E612E" w:rsidRDefault="000C4E1A" w14:paraId="1FBA7860" w14:textId="77777777">
      <w:pPr>
        <w:spacing w:before="120" w:after="120" w:line="240" w:lineRule="auto"/>
        <w:ind w:left="360"/>
      </w:pPr>
      <w:r w:rsidRPr="001209BB">
        <w:t>The following inoculations are recommended for your trip:</w:t>
      </w:r>
    </w:p>
    <w:p w:rsidR="00787D93" w:rsidP="00787D93" w:rsidRDefault="00787D93" w14:paraId="1FBA7861" w14:textId="537E237A">
      <w:pPr>
        <w:pStyle w:val="ListParagraph"/>
        <w:numPr>
          <w:ilvl w:val="0"/>
          <w:numId w:val="5"/>
        </w:numPr>
        <w:spacing w:before="120" w:after="120" w:line="240" w:lineRule="auto"/>
        <w:ind w:left="720"/>
        <w:rPr/>
      </w:pPr>
      <w:r w:rsidR="00787D93">
        <w:rPr/>
        <w:t>Ensure the following routine</w:t>
      </w:r>
      <w:r w:rsidR="00787D93">
        <w:rPr/>
        <w:t xml:space="preserve"> vaccines </w:t>
      </w:r>
      <w:r w:rsidR="00787D93">
        <w:rPr/>
        <w:t xml:space="preserve">are current </w:t>
      </w:r>
      <w:r w:rsidR="00787D93">
        <w:rPr/>
        <w:t>measles-mumps-rubella (MMR) vaccine, diphtheria-tetanus-pertussis vaccine, varicella (chickenpox) vaccine, polio vaccine,</w:t>
      </w:r>
      <w:r w:rsidR="1611BFAB">
        <w:rPr/>
        <w:t xml:space="preserve"> shingles vaccine,</w:t>
      </w:r>
      <w:r w:rsidR="00787D93">
        <w:rPr/>
        <w:t xml:space="preserve"> and your yearly flu shot.</w:t>
      </w:r>
    </w:p>
    <w:p w:rsidR="00787D93" w:rsidP="00787D93" w:rsidRDefault="00787D93" w14:paraId="1FBA7862" w14:textId="77777777">
      <w:pPr>
        <w:pStyle w:val="ListParagraph"/>
        <w:numPr>
          <w:ilvl w:val="0"/>
          <w:numId w:val="5"/>
        </w:numPr>
        <w:spacing w:before="120" w:after="120" w:line="240" w:lineRule="auto"/>
        <w:ind w:left="720"/>
      </w:pPr>
      <w:r>
        <w:t>Hepatitis A is contracted through contaminated food or water, regardless of where you are eating or staying.</w:t>
      </w:r>
    </w:p>
    <w:p w:rsidR="00787D93" w:rsidP="00787D93" w:rsidRDefault="00787D93" w14:paraId="1FBA7863" w14:textId="77777777">
      <w:pPr>
        <w:pStyle w:val="ListParagraph"/>
        <w:numPr>
          <w:ilvl w:val="0"/>
          <w:numId w:val="5"/>
        </w:numPr>
        <w:spacing w:before="120" w:after="120" w:line="240" w:lineRule="auto"/>
        <w:ind w:left="720"/>
      </w:pPr>
      <w:r>
        <w:t>Typhoid is contracted through contaminated food or water. Inoculations are recommended for most travelers, particularly if staying with friends or relatives, visiting smaller cities, rural areas, or eating street or other local food.</w:t>
      </w:r>
    </w:p>
    <w:p w:rsidRPr="00B23B6F" w:rsidR="00787D93" w:rsidP="00787D93" w:rsidRDefault="00787D93" w14:paraId="1FBA7864" w14:textId="6FF55606">
      <w:pPr>
        <w:pStyle w:val="ListParagraph"/>
        <w:numPr>
          <w:ilvl w:val="0"/>
          <w:numId w:val="5"/>
        </w:numPr>
        <w:spacing w:before="120" w:after="120" w:line="240" w:lineRule="auto"/>
        <w:ind w:left="720"/>
        <w:rPr/>
      </w:pPr>
      <w:r w:rsidR="00787D93">
        <w:rPr/>
        <w:t>Hepatitis B is co</w:t>
      </w:r>
      <w:r w:rsidR="00787D93">
        <w:rPr/>
        <w:t xml:space="preserve">ntracted through sexual contact, contaminated needles, and blood products. </w:t>
      </w:r>
      <w:r w:rsidR="7AFC37B0">
        <w:rPr/>
        <w:t xml:space="preserve">The CDC recommends it for all unvaccinated </w:t>
      </w:r>
      <w:r w:rsidR="7AFC37B0">
        <w:rPr/>
        <w:t>travelers</w:t>
      </w:r>
      <w:r w:rsidR="7AFC37B0">
        <w:rPr/>
        <w:t xml:space="preserve">, but it is especially recommended you </w:t>
      </w:r>
      <w:r w:rsidR="00787D93">
        <w:rPr/>
        <w:t xml:space="preserve">have inoculations </w:t>
      </w:r>
      <w:r w:rsidR="00787D93">
        <w:rPr/>
        <w:t>if you might have sex with a new partner, get a tattoo, piercing or have any medical procedures.</w:t>
      </w:r>
    </w:p>
    <w:p w:rsidRPr="00B23B6F" w:rsidR="00787D93" w:rsidP="00787D93" w:rsidRDefault="00787D93" w14:paraId="1FBA7865" w14:textId="1D27FF4A">
      <w:pPr>
        <w:pStyle w:val="ListParagraph"/>
        <w:numPr>
          <w:ilvl w:val="0"/>
          <w:numId w:val="5"/>
        </w:numPr>
        <w:spacing w:before="120" w:after="120" w:line="240" w:lineRule="auto"/>
        <w:ind w:left="720"/>
        <w:rPr/>
      </w:pPr>
      <w:r w:rsidR="00787D93">
        <w:rPr/>
        <w:t>Malaria</w:t>
      </w:r>
      <w:r w:rsidR="00787D93">
        <w:rPr/>
        <w:t xml:space="preserve"> is</w:t>
      </w:r>
      <w:r w:rsidR="00787D93">
        <w:rPr/>
        <w:t xml:space="preserve"> </w:t>
      </w:r>
      <w:r w:rsidR="54A81298">
        <w:rPr/>
        <w:t xml:space="preserve">a leading </w:t>
      </w:r>
      <w:r w:rsidR="61227EE8">
        <w:rPr/>
        <w:t>cause of</w:t>
      </w:r>
      <w:r w:rsidR="00787D93">
        <w:rPr/>
        <w:t xml:space="preserve"> death</w:t>
      </w:r>
      <w:r w:rsidR="2742BFD1">
        <w:rPr/>
        <w:t>.</w:t>
      </w:r>
      <w:r w:rsidR="00787D93">
        <w:rPr/>
        <w:t xml:space="preserve"> You will need to take prescription medicine before, during, and after your trip to prevent malaria</w:t>
      </w:r>
      <w:r w:rsidR="00787D93">
        <w:rPr/>
        <w:t xml:space="preserve"> (up to </w:t>
      </w:r>
      <w:r w:rsidR="00787D93">
        <w:rPr/>
        <w:t>10 days</w:t>
      </w:r>
      <w:r w:rsidR="00787D93">
        <w:rPr/>
        <w:t xml:space="preserve"> before travel)</w:t>
      </w:r>
      <w:r w:rsidR="00787D93">
        <w:rPr/>
        <w:t>. Consult your own doctor to help you decide which medicine is right for you, it is not recommended to self-prescribe</w:t>
      </w:r>
      <w:r w:rsidR="00787D93">
        <w:rPr/>
        <w:t xml:space="preserve"> anti-malarial medicines</w:t>
      </w:r>
      <w:r w:rsidR="00787D93">
        <w:rPr/>
        <w:t>.</w:t>
      </w:r>
    </w:p>
    <w:p w:rsidRPr="00B23B6F" w:rsidR="00787D93" w:rsidP="00787D93" w:rsidRDefault="00787D93" w14:paraId="1FBA7866" w14:textId="77777777">
      <w:pPr>
        <w:pStyle w:val="ListParagraph"/>
        <w:numPr>
          <w:ilvl w:val="0"/>
          <w:numId w:val="5"/>
        </w:numPr>
        <w:spacing w:before="120" w:after="120" w:line="240" w:lineRule="auto"/>
        <w:ind w:left="720"/>
      </w:pPr>
      <w:r w:rsidRPr="00B23B6F">
        <w:t>Rabie</w:t>
      </w:r>
      <w:r>
        <w:t>s is f</w:t>
      </w:r>
      <w:r w:rsidRPr="00B23B6F">
        <w:t xml:space="preserve">ound in </w:t>
      </w:r>
      <w:r>
        <w:t>dogs, bats, and other mammals. Inoculations are r</w:t>
      </w:r>
      <w:r w:rsidRPr="00B23B6F">
        <w:t>ecommended if you are traveling and involved in outdoor and other activities</w:t>
      </w:r>
      <w:r>
        <w:t>;</w:t>
      </w:r>
      <w:r w:rsidRPr="00B23B6F">
        <w:t xml:space="preserve"> including camping, hiking, biking, and adventure travel or caving. If you will be working with or around animals including veterinarians, wildlife professionals or researchers.</w:t>
      </w:r>
    </w:p>
    <w:p w:rsidR="5F7AA7E4" w:rsidP="49CCCB4A" w:rsidRDefault="5F7AA7E4" w14:paraId="4D6D888B" w14:textId="729D5C1B">
      <w:pPr>
        <w:pStyle w:val="Normal"/>
        <w:spacing w:before="120" w:after="120" w:line="240" w:lineRule="auto"/>
        <w:ind w:left="720"/>
        <w:rPr>
          <w:del w:author="Madelyn Eickoff" w:date="2024-06-07T13:44:23.351Z" w16du:dateUtc="2024-06-07T13:44:23.351Z" w:id="633972995"/>
          <w:rFonts w:ascii="Calibri" w:hAnsi="Calibri" w:cs="Calibri" w:asciiTheme="minorAscii" w:hAnsiTheme="minorAscii" w:cstheme="minorAscii"/>
          <w:color w:val="000000" w:themeColor="text1" w:themeTint="FF" w:themeShade="FF"/>
        </w:rPr>
      </w:pPr>
      <w:commentRangeStart w:id="385011729"/>
      <w:r w:rsidRPr="49CCCB4A" w:rsidR="5F7AA7E4">
        <w:rPr>
          <w:rFonts w:ascii="Calibri" w:hAnsi="Calibri" w:cs="Calibri" w:asciiTheme="minorAscii" w:hAnsiTheme="minorAscii" w:cstheme="minorAscii"/>
          <w:color w:val="000000" w:themeColor="text1" w:themeTint="FF" w:themeShade="FF"/>
        </w:rPr>
        <w:t xml:space="preserve">Additionally, it is recommended to avoid bug bites as much as possible due to potential exposure to dengue, chikungunya, rift valley fever, </w:t>
      </w:r>
      <w:r w:rsidRPr="49CCCB4A" w:rsidR="5F7AA7E4">
        <w:rPr>
          <w:rFonts w:ascii="Calibri" w:hAnsi="Calibri" w:cs="Calibri" w:asciiTheme="minorAscii" w:hAnsiTheme="minorAscii" w:cstheme="minorAscii"/>
          <w:color w:val="000000" w:themeColor="text1" w:themeTint="FF" w:themeShade="FF"/>
        </w:rPr>
        <w:t>etc</w:t>
      </w:r>
    </w:p>
    <w:p w:rsidRPr="00AC4182" w:rsidR="00AC4182" w:rsidP="04E8489D" w:rsidRDefault="00AC4182" w14:paraId="1FBA7869" w14:textId="77777777" w14:noSpellErr="1">
      <w:pPr>
        <w:pStyle w:val="ListParagraph"/>
        <w:spacing w:before="120" w:after="120" w:line="240" w:lineRule="auto"/>
        <w:rPr>
          <w:del w:author="Madelyn Eickoff" w:date="2024-06-07T13:44:23.35Z" w16du:dateUtc="2024-06-07T13:44:23.35Z" w:id="634239102"/>
          <w:rFonts w:ascii="Calibri" w:hAnsi="Calibri" w:cs="Calibri" w:asciiTheme="minorAscii" w:hAnsiTheme="minorAscii" w:cstheme="minorAscii"/>
        </w:rPr>
      </w:pPr>
      <w:commentRangeEnd w:id="385011729"/>
      <w:r>
        <w:rPr>
          <w:rStyle w:val="CommentReference"/>
        </w:rPr>
        <w:commentReference w:id="385011729"/>
      </w:r>
    </w:p>
    <w:p w:rsidR="000C4E1A" w:rsidP="006E612E" w:rsidRDefault="000C4E1A" w14:paraId="1FBA786A" w14:textId="77777777">
      <w:pPr>
        <w:spacing w:before="120" w:after="120" w:line="240" w:lineRule="auto"/>
        <w:ind w:left="360"/>
        <w:rPr>
          <w:b/>
        </w:rPr>
      </w:pPr>
      <w:commentRangeStart w:id="4"/>
      <w:r>
        <w:rPr>
          <w:noProof/>
        </w:rPr>
        <w:drawing>
          <wp:anchor distT="0" distB="0" distL="114300" distR="114300" simplePos="0" relativeHeight="251650048"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commentRangeEnd w:id="4"/>
      <w:r w:rsidR="00517494">
        <w:rPr>
          <w:rStyle w:val="CommentReference"/>
        </w:rPr>
        <w:commentReference w:id="4"/>
      </w:r>
    </w:p>
    <w:p w:rsidRPr="00DD6E6E" w:rsidR="000C4E1A" w:rsidP="006E612E" w:rsidRDefault="000C4E1A" w14:paraId="1FBA786B" w14:textId="77777777">
      <w:pPr>
        <w:spacing w:before="120" w:after="120" w:line="240" w:lineRule="auto"/>
        <w:ind w:left="360"/>
      </w:pPr>
      <w:r w:rsidRPr="00DD6E6E">
        <w:t>The following general medical advice is provided for this country:</w:t>
      </w:r>
    </w:p>
    <w:p w:rsidRPr="00676811" w:rsidR="00FB3610" w:rsidP="00FB3610" w:rsidRDefault="00FB3610" w14:paraId="1FBA786C" w14:textId="77777777">
      <w:pPr>
        <w:pStyle w:val="ListParagraph"/>
        <w:numPr>
          <w:ilvl w:val="0"/>
          <w:numId w:val="5"/>
        </w:numPr>
        <w:spacing w:line="240" w:lineRule="auto"/>
        <w:ind w:left="720"/>
      </w:pPr>
      <w:r>
        <w:t xml:space="preserve">Ensure you carry on your person your medical insurance details and emergency contact details, and ensure a copy of these is logged with someone reliable in-country. </w:t>
      </w:r>
      <w:r w:rsidRPr="00676811">
        <w:rPr>
          <w:b/>
        </w:rPr>
        <w:t>Important Note:</w:t>
      </w:r>
      <w:r w:rsidRPr="00676811">
        <w:t xml:space="preserve"> Unless it is a life-threatening situation you must contact your medical insurance provider who will inform you of which medical facility you should use.</w:t>
      </w:r>
    </w:p>
    <w:p w:rsidR="00FB3610" w:rsidP="00FB3610" w:rsidRDefault="00FB3610" w14:paraId="1FBA786D" w14:textId="77777777">
      <w:pPr>
        <w:pStyle w:val="ListParagraph"/>
        <w:numPr>
          <w:ilvl w:val="0"/>
          <w:numId w:val="5"/>
        </w:numPr>
        <w:spacing w:line="240" w:lineRule="auto"/>
        <w:ind w:left="720"/>
      </w:pPr>
      <w:r>
        <w:t xml:space="preserve">It is recommended to bring at least 1 months’ worth of additional prescription medicines with you to cover any loss or unexpected extension of deployment. A copy of the prescription should be brought and all medicines should be kept in the original packaging. </w:t>
      </w:r>
    </w:p>
    <w:p w:rsidR="00FB3610" w:rsidP="00FB3610" w:rsidRDefault="00FB3610" w14:paraId="1FBA786E" w14:textId="77777777">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rsidRPr="0018715F" w:rsidR="0018715F" w:rsidP="00FB3610" w:rsidRDefault="0018715F" w14:paraId="1FBA786F" w14:textId="77777777">
      <w:pPr>
        <w:pStyle w:val="ListParagraph"/>
        <w:numPr>
          <w:ilvl w:val="0"/>
          <w:numId w:val="5"/>
        </w:numPr>
        <w:spacing w:line="240" w:lineRule="auto"/>
        <w:ind w:left="720"/>
      </w:pPr>
      <w:r w:rsidRPr="0018715F">
        <w:t>Normal medical facilities are very limited and offer a poor standard of care.</w:t>
      </w:r>
    </w:p>
    <w:p w:rsidRPr="0018715F" w:rsidR="00FB3610" w:rsidP="04E8489D" w:rsidRDefault="00FB3610" w14:paraId="3C9D8802" w14:textId="61330BE4">
      <w:pPr>
        <w:pStyle w:val="ListParagraph"/>
        <w:numPr>
          <w:ilvl w:val="0"/>
          <w:numId w:val="5"/>
        </w:numPr>
        <w:spacing w:line="240" w:lineRule="auto"/>
        <w:ind w:left="720"/>
        <w:rPr>
          <w:ins w:author="Madelyn Eickoff" w:date="2024-06-07T16:10:30.755Z" w16du:dateUtc="2024-06-07T16:10:30.755Z" w:id="281987458"/>
        </w:rPr>
      </w:pPr>
    </w:p>
    <w:p w:rsidRPr="0018715F" w:rsidR="00FB3610" w:rsidP="04E8489D" w:rsidRDefault="00FB3610" w14:paraId="082F77ED" w14:textId="627DA165">
      <w:pPr>
        <w:pStyle w:val="Normal"/>
        <w:spacing w:line="240" w:lineRule="auto"/>
        <w:ind w:left="0"/>
        <w:rPr>
          <w:rFonts w:ascii="Calibri" w:hAnsi="Calibri" w:eastAsia="Calibri" w:cs="Calibri"/>
          <w:noProof w:val="0"/>
          <w:sz w:val="22"/>
          <w:szCs w:val="22"/>
          <w:lang w:val="en-US"/>
        </w:rPr>
        <w:pPrChange w:author="Madelyn Eickoff" w:date="2024-06-07T16:10:34.438Z">
          <w:pPr>
            <w:pStyle w:val="ListParagraph"/>
            <w:numPr>
              <w:ilvl w:val="0"/>
              <w:numId w:val="5"/>
            </w:numPr>
            <w:spacing w:line="240" w:lineRule="auto"/>
            <w:ind w:left="720"/>
          </w:pPr>
        </w:pPrChange>
      </w:pPr>
      <w:r w:rsidRPr="04E8489D" w:rsidR="489952A6">
        <w:rPr>
          <w:rFonts w:ascii="Calibri" w:hAnsi="Calibri" w:eastAsia="Calibri" w:cs="Calibri"/>
          <w:b w:val="1"/>
          <w:bCs w:val="1"/>
          <w:i w:val="0"/>
          <w:iCs w:val="0"/>
          <w:caps w:val="0"/>
          <w:smallCaps w:val="0"/>
          <w:noProof w:val="0"/>
          <w:color w:val="000000" w:themeColor="text1" w:themeTint="FF" w:themeShade="FF"/>
          <w:sz w:val="22"/>
          <w:szCs w:val="22"/>
          <w:lang w:val="en-US"/>
        </w:rPr>
        <w:t>Hospitals and clinics vetted by AIG:</w:t>
      </w:r>
    </w:p>
    <w:p w:rsidRPr="0018715F" w:rsidR="00FB3610" w:rsidP="04E8489D" w:rsidRDefault="00FB3610" w14:paraId="00DF55CB" w14:textId="7C76774D">
      <w:pPr>
        <w:pStyle w:val="Normal"/>
        <w:spacing w:line="240" w:lineRule="auto"/>
        <w:ind w:left="0"/>
      </w:pPr>
    </w:p>
    <w:p w:rsidRPr="0018715F" w:rsidR="00FB3610" w:rsidP="04E8489D" w:rsidRDefault="00FB3610" w14:paraId="07DF5387" w14:textId="18D39AC0">
      <w:pPr>
        <w:pStyle w:val="ListParagraph"/>
        <w:spacing w:line="240" w:lineRule="auto"/>
        <w:rPr>
          <w:b w:val="0"/>
          <w:bCs w:val="0"/>
          <w:i w:val="0"/>
          <w:iCs w:val="0"/>
          <w:caps w:val="0"/>
          <w:smallCaps w:val="0"/>
          <w:noProof w:val="0"/>
          <w:color w:val="auto"/>
          <w:sz w:val="22"/>
          <w:szCs w:val="22"/>
          <w:lang w:val="fr-FR"/>
        </w:rPr>
        <w:pPrChange w:author="Madelyn Eickoff" w:date="2024-06-07T16:07:08.876Z">
          <w:pPr/>
        </w:pPrChange>
      </w:pPr>
      <w:r w:rsidRPr="04E8489D" w:rsidR="489952A6">
        <w:rPr>
          <w:b w:val="0"/>
          <w:bCs w:val="0"/>
          <w:i w:val="1"/>
          <w:iCs w:val="1"/>
          <w:caps w:val="0"/>
          <w:smallCaps w:val="0"/>
          <w:noProof w:val="0"/>
          <w:color w:val="auto"/>
          <w:sz w:val="22"/>
          <w:szCs w:val="22"/>
          <w:lang w:val="fr-FR"/>
        </w:rPr>
        <w:t>Clinique Kissi</w:t>
      </w:r>
      <w:r>
        <w:br/>
      </w:r>
      <w:r w:rsidRPr="04E8489D" w:rsidR="489952A6">
        <w:rPr>
          <w:b w:val="0"/>
          <w:bCs w:val="0"/>
          <w:i w:val="0"/>
          <w:iCs w:val="0"/>
          <w:caps w:val="0"/>
          <w:smallCaps w:val="0"/>
          <w:noProof w:val="0"/>
          <w:color w:val="auto"/>
          <w:sz w:val="22"/>
          <w:szCs w:val="22"/>
          <w:lang w:val="fr-FR"/>
        </w:rPr>
        <w:t>Near Route des Ambassades</w:t>
      </w:r>
      <w:r>
        <w:br/>
      </w:r>
      <w:r w:rsidRPr="04E8489D" w:rsidR="489952A6">
        <w:rPr>
          <w:b w:val="0"/>
          <w:bCs w:val="0"/>
          <w:i w:val="0"/>
          <w:iCs w:val="0"/>
          <w:caps w:val="0"/>
          <w:smallCaps w:val="0"/>
          <w:noProof w:val="0"/>
          <w:color w:val="auto"/>
          <w:sz w:val="22"/>
          <w:szCs w:val="22"/>
          <w:lang w:val="fr-FR"/>
        </w:rPr>
        <w:t>Tevragh-Zeina, Nouakchott</w:t>
      </w:r>
      <w:r>
        <w:br/>
      </w:r>
      <w:r w:rsidRPr="04E8489D" w:rsidR="489952A6">
        <w:rPr>
          <w:b w:val="0"/>
          <w:bCs w:val="0"/>
          <w:i w:val="0"/>
          <w:iCs w:val="0"/>
          <w:caps w:val="0"/>
          <w:smallCaps w:val="0"/>
          <w:noProof w:val="0"/>
          <w:color w:val="auto"/>
          <w:sz w:val="22"/>
          <w:szCs w:val="22"/>
          <w:lang w:val="fr-FR"/>
        </w:rPr>
        <w:t>Mauritania</w:t>
      </w:r>
      <w:r>
        <w:br/>
      </w:r>
      <w:r w:rsidRPr="04E8489D" w:rsidR="489952A6">
        <w:rPr>
          <w:b w:val="0"/>
          <w:bCs w:val="0"/>
          <w:i w:val="0"/>
          <w:iCs w:val="0"/>
          <w:caps w:val="0"/>
          <w:smallCaps w:val="0"/>
          <w:noProof w:val="0"/>
          <w:color w:val="auto"/>
          <w:sz w:val="22"/>
          <w:szCs w:val="22"/>
          <w:lang w:val="fr-FR"/>
        </w:rPr>
        <w:t>Tel: +222 4529 2727</w:t>
      </w:r>
    </w:p>
    <w:p w:rsidRPr="0018715F" w:rsidR="00FB3610" w:rsidP="04E8489D" w:rsidRDefault="00FB3610" w14:paraId="686D2EF2" w14:textId="70690657">
      <w:pPr>
        <w:pStyle w:val="ListParagraph"/>
        <w:spacing w:line="240" w:lineRule="auto"/>
        <w:rPr>
          <w:color w:val="auto"/>
        </w:rPr>
      </w:pPr>
      <w:r>
        <w:br/>
      </w:r>
    </w:p>
    <w:p w:rsidRPr="0018715F" w:rsidR="00FB3610" w:rsidP="04E8489D" w:rsidRDefault="00FB3610" w14:paraId="1FBA7871" w14:textId="33D4271C">
      <w:pPr>
        <w:pStyle w:val="ListParagraph"/>
        <w:spacing w:line="240" w:lineRule="auto"/>
        <w:rPr>
          <w:noProof w:val="0"/>
          <w:color w:val="auto"/>
          <w:sz w:val="22"/>
          <w:szCs w:val="22"/>
          <w:lang w:val="fr-FR"/>
          <w:rPrChange w:author="Madelyn Eickoff" w:date="2024-06-07T16:07:27.863Z" w:id="499620979">
            <w:rPr>
              <w:noProof w:val="0"/>
              <w:lang w:val="fr-FR"/>
            </w:rPr>
          </w:rPrChange>
        </w:rPr>
      </w:pPr>
      <w:r w:rsidRPr="04E8489D" w:rsidR="489952A6">
        <w:rPr>
          <w:b w:val="0"/>
          <w:bCs w:val="0"/>
          <w:i w:val="1"/>
          <w:iCs w:val="1"/>
          <w:caps w:val="0"/>
          <w:smallCaps w:val="0"/>
          <w:noProof w:val="0"/>
          <w:color w:val="auto"/>
          <w:sz w:val="22"/>
          <w:szCs w:val="22"/>
          <w:lang w:val="fr-FR"/>
        </w:rPr>
        <w:t>Clinique Chiva</w:t>
      </w:r>
      <w:r>
        <w:br/>
      </w:r>
      <w:r w:rsidRPr="04E8489D" w:rsidR="489952A6">
        <w:rPr>
          <w:b w:val="0"/>
          <w:bCs w:val="0"/>
          <w:i w:val="0"/>
          <w:iCs w:val="0"/>
          <w:caps w:val="0"/>
          <w:smallCaps w:val="0"/>
          <w:noProof w:val="0"/>
          <w:color w:val="auto"/>
          <w:sz w:val="22"/>
          <w:szCs w:val="22"/>
          <w:lang w:val="fr-FR"/>
        </w:rPr>
        <w:t>Ilot A, 54</w:t>
      </w:r>
      <w:r>
        <w:br/>
      </w:r>
      <w:r w:rsidRPr="04E8489D" w:rsidR="489952A6">
        <w:rPr>
          <w:b w:val="0"/>
          <w:bCs w:val="0"/>
          <w:i w:val="0"/>
          <w:iCs w:val="0"/>
          <w:caps w:val="0"/>
          <w:smallCaps w:val="0"/>
          <w:noProof w:val="0"/>
          <w:color w:val="auto"/>
          <w:sz w:val="22"/>
          <w:szCs w:val="22"/>
          <w:lang w:val="fr-FR"/>
        </w:rPr>
        <w:t xml:space="preserve">Tevragh </w:t>
      </w:r>
      <w:r w:rsidRPr="04E8489D" w:rsidR="489952A6">
        <w:rPr>
          <w:b w:val="0"/>
          <w:bCs w:val="0"/>
          <w:i w:val="0"/>
          <w:iCs w:val="0"/>
          <w:caps w:val="0"/>
          <w:smallCaps w:val="0"/>
          <w:noProof w:val="0"/>
          <w:color w:val="auto"/>
          <w:sz w:val="22"/>
          <w:szCs w:val="22"/>
          <w:lang w:val="fr-FR"/>
        </w:rPr>
        <w:t>Zeina</w:t>
      </w:r>
      <w:r w:rsidRPr="04E8489D" w:rsidR="489952A6">
        <w:rPr>
          <w:b w:val="0"/>
          <w:bCs w:val="0"/>
          <w:i w:val="0"/>
          <w:iCs w:val="0"/>
          <w:caps w:val="0"/>
          <w:smallCaps w:val="0"/>
          <w:noProof w:val="0"/>
          <w:color w:val="auto"/>
          <w:sz w:val="22"/>
          <w:szCs w:val="22"/>
          <w:lang w:val="fr-FR"/>
        </w:rPr>
        <w:t>, Nouakchott</w:t>
      </w:r>
      <w:r>
        <w:br/>
      </w:r>
      <w:r w:rsidRPr="04E8489D" w:rsidR="489952A6">
        <w:rPr>
          <w:b w:val="0"/>
          <w:bCs w:val="0"/>
          <w:i w:val="0"/>
          <w:iCs w:val="0"/>
          <w:caps w:val="0"/>
          <w:smallCaps w:val="0"/>
          <w:noProof w:val="0"/>
          <w:color w:val="auto"/>
          <w:sz w:val="22"/>
          <w:szCs w:val="22"/>
          <w:lang w:val="fr-FR"/>
        </w:rPr>
        <w:t>Mauritania</w:t>
      </w:r>
      <w:r>
        <w:br/>
      </w:r>
      <w:r w:rsidRPr="04E8489D" w:rsidR="489952A6">
        <w:rPr>
          <w:b w:val="0"/>
          <w:bCs w:val="0"/>
          <w:i w:val="0"/>
          <w:iCs w:val="0"/>
          <w:caps w:val="0"/>
          <w:smallCaps w:val="0"/>
          <w:noProof w:val="0"/>
          <w:color w:val="auto"/>
          <w:sz w:val="22"/>
          <w:szCs w:val="22"/>
          <w:lang w:val="fr-FR"/>
        </w:rPr>
        <w:t>Tel: +222 4525 1325, +222 2234 2429</w:t>
      </w:r>
    </w:p>
    <w:p w:rsidR="006E612E" w:rsidP="04E8489D" w:rsidRDefault="006E612E" w14:paraId="1FBA7872" w14:textId="77777777" w14:noSpellErr="1">
      <w:pPr>
        <w:pStyle w:val="ListParagraph"/>
        <w:spacing w:before="120" w:after="120" w:line="240" w:lineRule="auto"/>
        <w:ind w:left="360"/>
        <w:rPr>
          <w:sz w:val="22"/>
          <w:szCs w:val="22"/>
          <w:highlight w:val="yellow"/>
          <w:rPrChange w:author="Madelyn Eickoff" w:date="2024-06-07T16:07:27.865Z" w:id="1468740225">
            <w:rPr>
              <w:highlight w:val="yellow"/>
            </w:rPr>
          </w:rPrChange>
        </w:rPr>
      </w:pPr>
    </w:p>
    <w:p w:rsidRPr="0018715F" w:rsidR="000C4E1A" w:rsidP="006E612E" w:rsidRDefault="000C4E1A" w14:paraId="1FBA7873" w14:textId="77777777">
      <w:pPr>
        <w:spacing w:before="120" w:after="120" w:line="240" w:lineRule="auto"/>
        <w:ind w:firstLine="360"/>
        <w:rPr>
          <w:b/>
        </w:rPr>
      </w:pPr>
      <w:r w:rsidRPr="0018715F">
        <w:rPr>
          <w:b/>
        </w:rPr>
        <w:t>Natural Hazards</w:t>
      </w:r>
    </w:p>
    <w:p w:rsidRPr="00DD6E6E" w:rsidR="000C4E1A" w:rsidP="006E612E" w:rsidRDefault="000C4E1A" w14:paraId="1FBA7874" w14:textId="77777777">
      <w:pPr>
        <w:spacing w:before="120" w:after="120" w:line="240" w:lineRule="auto"/>
        <w:ind w:left="360"/>
      </w:pPr>
      <w:r w:rsidRPr="00DD6E6E">
        <w:t xml:space="preserve">The following </w:t>
      </w:r>
      <w:r>
        <w:t>natural hazards are associated with this country:</w:t>
      </w:r>
    </w:p>
    <w:p w:rsidRPr="003F397C" w:rsidR="003F397C" w:rsidP="04E8489D" w:rsidRDefault="0018715F" w14:paraId="1B5DAD2C" w14:textId="7C22CBB6">
      <w:pPr>
        <w:pStyle w:val="ListParagraph"/>
        <w:numPr>
          <w:ilvl w:val="0"/>
          <w:numId w:val="5"/>
        </w:numPr>
        <w:spacing w:line="240" w:lineRule="auto"/>
        <w:ind w:left="360" w:firstLine="0"/>
        <w:rPr>
          <w:noProof w:val="0"/>
          <w:sz w:val="22"/>
          <w:szCs w:val="22"/>
          <w:lang w:val="en-US"/>
        </w:rPr>
      </w:pPr>
      <w:r w:rsidRPr="04E8489D" w:rsidR="16B1FB9F">
        <w:rPr>
          <w:b w:val="0"/>
          <w:bCs w:val="0"/>
          <w:i w:val="0"/>
          <w:iCs w:val="0"/>
          <w:caps w:val="0"/>
          <w:smallCaps w:val="0"/>
          <w:noProof w:val="0"/>
          <w:color w:val="54565C"/>
          <w:sz w:val="22"/>
          <w:szCs w:val="22"/>
          <w:lang w:val="en-US"/>
        </w:rPr>
        <w:t xml:space="preserve">Mauritania is affected by the Sirocco wind, which originates from the Sahara Desert and can reach hurricane-strength speeds. The Sirocco wind </w:t>
      </w:r>
      <w:r w:rsidRPr="04E8489D" w:rsidR="16B1FB9F">
        <w:rPr>
          <w:b w:val="0"/>
          <w:bCs w:val="0"/>
          <w:i w:val="0"/>
          <w:iCs w:val="0"/>
          <w:caps w:val="0"/>
          <w:smallCaps w:val="0"/>
          <w:noProof w:val="0"/>
          <w:color w:val="54565C"/>
          <w:sz w:val="22"/>
          <w:szCs w:val="22"/>
          <w:lang w:val="en-US"/>
        </w:rPr>
        <w:t>generally affects</w:t>
      </w:r>
      <w:r w:rsidRPr="04E8489D" w:rsidR="16B1FB9F">
        <w:rPr>
          <w:b w:val="0"/>
          <w:bCs w:val="0"/>
          <w:i w:val="0"/>
          <w:iCs w:val="0"/>
          <w:caps w:val="0"/>
          <w:smallCaps w:val="0"/>
          <w:noProof w:val="0"/>
          <w:color w:val="54565C"/>
          <w:sz w:val="22"/>
          <w:szCs w:val="22"/>
          <w:lang w:val="en-US"/>
        </w:rPr>
        <w:t xml:space="preserve"> Mauritania between March and April and can lead to periodic droughts and extremely hot and dusty conditions throughout the country.</w:t>
      </w:r>
      <w:r w:rsidRPr="04E8489D" w:rsidR="0018715F">
        <w:rPr>
          <w:sz w:val="22"/>
          <w:szCs w:val="22"/>
        </w:rPr>
        <w:t> </w:t>
      </w:r>
      <w:r w:rsidRPr="04E8489D" w:rsidR="406E1BED">
        <w:rPr>
          <w:b w:val="0"/>
          <w:bCs w:val="0"/>
          <w:i w:val="0"/>
          <w:iCs w:val="0"/>
          <w:caps w:val="0"/>
          <w:smallCaps w:val="0"/>
          <w:noProof w:val="0"/>
          <w:color w:val="54565C"/>
          <w:sz w:val="22"/>
          <w:szCs w:val="22"/>
          <w:lang w:val="en-US"/>
        </w:rPr>
        <w:t xml:space="preserve"> </w:t>
      </w:r>
    </w:p>
    <w:p w:rsidRPr="003F397C" w:rsidR="003F397C" w:rsidP="04E8489D" w:rsidRDefault="0018715F" w14:paraId="1FBA7876" w14:textId="15A2F1A1">
      <w:pPr>
        <w:pStyle w:val="ListParagraph"/>
        <w:numPr>
          <w:ilvl w:val="0"/>
          <w:numId w:val="5"/>
        </w:numPr>
        <w:spacing w:line="240" w:lineRule="auto"/>
        <w:ind w:left="360" w:firstLine="0"/>
        <w:rPr>
          <w:noProof w:val="0"/>
          <w:sz w:val="22"/>
          <w:szCs w:val="22"/>
          <w:lang w:val="en-US"/>
        </w:rPr>
      </w:pPr>
      <w:r w:rsidRPr="04E8489D" w:rsidR="406E1BED">
        <w:rPr>
          <w:b w:val="0"/>
          <w:bCs w:val="0"/>
          <w:i w:val="0"/>
          <w:iCs w:val="0"/>
          <w:caps w:val="0"/>
          <w:smallCaps w:val="0"/>
          <w:noProof w:val="0"/>
          <w:color w:val="54565C"/>
          <w:sz w:val="22"/>
          <w:szCs w:val="22"/>
          <w:lang w:val="en-US"/>
        </w:rPr>
        <w:t>Mauritania also experiences effects from the Harmattan,</w:t>
      </w:r>
      <w:r w:rsidRPr="04E8489D" w:rsidR="3BF3C3B4">
        <w:rPr>
          <w:b w:val="0"/>
          <w:bCs w:val="0"/>
          <w:i w:val="0"/>
          <w:iCs w:val="0"/>
          <w:caps w:val="0"/>
          <w:smallCaps w:val="0"/>
          <w:noProof w:val="0"/>
          <w:color w:val="54565C"/>
          <w:sz w:val="22"/>
          <w:szCs w:val="22"/>
          <w:lang w:val="en-US"/>
        </w:rPr>
        <w:t xml:space="preserve"> a dry, dusty wind,</w:t>
      </w:r>
      <w:r w:rsidRPr="04E8489D" w:rsidR="406E1BED">
        <w:rPr>
          <w:b w:val="0"/>
          <w:bCs w:val="0"/>
          <w:i w:val="0"/>
          <w:iCs w:val="0"/>
          <w:caps w:val="0"/>
          <w:smallCaps w:val="0"/>
          <w:noProof w:val="0"/>
          <w:color w:val="54565C"/>
          <w:sz w:val="22"/>
          <w:szCs w:val="22"/>
          <w:lang w:val="en-US"/>
        </w:rPr>
        <w:t xml:space="preserve"> </w:t>
      </w:r>
      <w:r w:rsidRPr="04E8489D" w:rsidR="406E1BED">
        <w:rPr>
          <w:b w:val="0"/>
          <w:bCs w:val="0"/>
          <w:i w:val="0"/>
          <w:iCs w:val="0"/>
          <w:caps w:val="0"/>
          <w:smallCaps w:val="0"/>
          <w:noProof w:val="0"/>
          <w:color w:val="54565C"/>
          <w:sz w:val="22"/>
          <w:szCs w:val="22"/>
          <w:lang w:val="en-US"/>
        </w:rPr>
        <w:t>which leads to hazy conditions caused by dust from the Sahara from November to March.</w:t>
      </w:r>
    </w:p>
    <w:p w:rsidRPr="00C5035A" w:rsidR="00C5035A" w:rsidP="04E8489D" w:rsidRDefault="00040602" w14:paraId="08B39E7E" w14:textId="4FCD6B13">
      <w:pPr>
        <w:pStyle w:val="ListParagraph"/>
        <w:numPr>
          <w:ilvl w:val="0"/>
          <w:numId w:val="5"/>
        </w:numPr>
        <w:spacing w:line="240" w:lineRule="auto"/>
        <w:ind w:left="360" w:firstLine="0"/>
        <w:rPr>
          <w:b w:val="0"/>
          <w:bCs w:val="0"/>
          <w:i w:val="0"/>
          <w:iCs w:val="0"/>
          <w:caps w:val="0"/>
          <w:smallCaps w:val="0"/>
          <w:noProof w:val="0"/>
          <w:color w:val="54565C"/>
          <w:sz w:val="22"/>
          <w:szCs w:val="22"/>
          <w:lang w:val="en-US"/>
        </w:rPr>
      </w:pPr>
      <w:r w:rsidRPr="04E8489D" w:rsidR="242E6F95">
        <w:rPr>
          <w:b w:val="0"/>
          <w:bCs w:val="0"/>
          <w:i w:val="0"/>
          <w:iCs w:val="0"/>
          <w:caps w:val="0"/>
          <w:smallCaps w:val="0"/>
          <w:noProof w:val="0"/>
          <w:color w:val="54565C"/>
          <w:sz w:val="22"/>
          <w:szCs w:val="22"/>
          <w:lang w:val="en-US"/>
        </w:rPr>
        <w:t>Sandstorms can cause poor air quality levels and can regularly disrupt travel – including operations at Nouakchott-</w:t>
      </w:r>
      <w:r w:rsidRPr="04E8489D" w:rsidR="242E6F95">
        <w:rPr>
          <w:b w:val="0"/>
          <w:bCs w:val="0"/>
          <w:i w:val="0"/>
          <w:iCs w:val="0"/>
          <w:caps w:val="0"/>
          <w:smallCaps w:val="0"/>
          <w:noProof w:val="0"/>
          <w:color w:val="54565C"/>
          <w:sz w:val="22"/>
          <w:szCs w:val="22"/>
          <w:lang w:val="en-US"/>
        </w:rPr>
        <w:t>Oumtounsy</w:t>
      </w:r>
      <w:r w:rsidRPr="04E8489D" w:rsidR="242E6F95">
        <w:rPr>
          <w:b w:val="0"/>
          <w:bCs w:val="0"/>
          <w:i w:val="0"/>
          <w:iCs w:val="0"/>
          <w:caps w:val="0"/>
          <w:smallCaps w:val="0"/>
          <w:noProof w:val="0"/>
          <w:color w:val="54565C"/>
          <w:sz w:val="22"/>
          <w:szCs w:val="22"/>
          <w:lang w:val="en-US"/>
        </w:rPr>
        <w:t xml:space="preserve"> International Airport (GQNO/NKC) – by reducing visibility and inundating roads </w:t>
      </w:r>
      <w:r w:rsidRPr="04E8489D" w:rsidR="48082BA1">
        <w:rPr>
          <w:b w:val="0"/>
          <w:bCs w:val="0"/>
          <w:i w:val="0"/>
          <w:iCs w:val="0"/>
          <w:caps w:val="0"/>
          <w:smallCaps w:val="0"/>
          <w:noProof w:val="0"/>
          <w:color w:val="54565C"/>
          <w:sz w:val="22"/>
          <w:szCs w:val="22"/>
          <w:lang w:val="en-US"/>
        </w:rPr>
        <w:t>with sand</w:t>
      </w:r>
    </w:p>
    <w:p w:rsidRPr="00C5035A" w:rsidR="00C5035A" w:rsidP="04E8489D" w:rsidRDefault="00040602" w14:paraId="28938452" w14:textId="5F74D3EE">
      <w:pPr>
        <w:pStyle w:val="ListParagraph"/>
        <w:numPr>
          <w:ilvl w:val="0"/>
          <w:numId w:val="5"/>
        </w:numPr>
        <w:spacing w:line="240" w:lineRule="auto"/>
        <w:ind w:left="360" w:firstLine="0"/>
        <w:rPr>
          <w:b w:val="0"/>
          <w:bCs w:val="0"/>
          <w:i w:val="0"/>
          <w:iCs w:val="0"/>
          <w:caps w:val="0"/>
          <w:smallCaps w:val="0"/>
          <w:noProof w:val="0"/>
          <w:color w:val="54565C"/>
          <w:sz w:val="22"/>
          <w:szCs w:val="22"/>
          <w:lang w:val="en-US"/>
        </w:rPr>
      </w:pPr>
      <w:r w:rsidRPr="04E8489D" w:rsidR="48082BA1">
        <w:rPr>
          <w:b w:val="0"/>
          <w:bCs w:val="0"/>
          <w:i w:val="0"/>
          <w:iCs w:val="0"/>
          <w:caps w:val="0"/>
          <w:smallCaps w:val="0"/>
          <w:noProof w:val="0"/>
          <w:color w:val="54565C"/>
          <w:sz w:val="22"/>
          <w:szCs w:val="22"/>
          <w:lang w:val="en-US"/>
        </w:rPr>
        <w:t xml:space="preserve">The southern half of Mauritania receives scattered rain during the rainy season from June to October, and flash flooding is possible, particularly in low-lying areas. Flooding near urban areas, including in the capital Nouakchott and Nouadhibou city, has previously led to inundation of water sources and latrines, which has made access to potable water difficult and resulted in the spread of waterborne diseases, such as cholera.  </w:t>
      </w:r>
    </w:p>
    <w:p w:rsidRPr="00C5035A" w:rsidR="00C5035A" w:rsidP="04E8489D" w:rsidRDefault="00040602" w14:paraId="7B23FCC6" w14:textId="141E9B37">
      <w:pPr>
        <w:pStyle w:val="Normal"/>
        <w:spacing w:line="240" w:lineRule="auto"/>
        <w:ind w:left="0" w:firstLine="0"/>
        <w:rPr>
          <w:b w:val="1"/>
          <w:bCs w:val="1"/>
          <w:sz w:val="28"/>
          <w:szCs w:val="28"/>
        </w:rPr>
      </w:pPr>
      <w:r w:rsidRPr="04E8489D" w:rsidR="242E6F95">
        <w:rPr>
          <w:b w:val="0"/>
          <w:bCs w:val="0"/>
          <w:i w:val="0"/>
          <w:iCs w:val="0"/>
          <w:caps w:val="0"/>
          <w:smallCaps w:val="0"/>
          <w:noProof w:val="0"/>
          <w:color w:val="54565C"/>
          <w:sz w:val="22"/>
          <w:szCs w:val="22"/>
          <w:lang w:val="en-US"/>
        </w:rPr>
        <w:t xml:space="preserve"> </w:t>
      </w:r>
      <w:r>
        <w:br/>
      </w:r>
      <w:r w:rsidRPr="04E8489D" w:rsidR="242E6F95">
        <w:rPr>
          <w:noProof w:val="0"/>
          <w:lang w:val="en-US"/>
        </w:rPr>
        <w:t xml:space="preserve"> </w:t>
      </w:r>
      <w:commentRangeStart w:id="5"/>
      <w:r w:rsidRPr="04E8489D" w:rsidR="00040602">
        <w:rPr>
          <w:b w:val="1"/>
          <w:bCs w:val="1"/>
          <w:sz w:val="28"/>
          <w:szCs w:val="28"/>
        </w:rPr>
        <w:t>Transportation</w:t>
      </w:r>
      <w:commentRangeEnd w:id="5"/>
      <w:r>
        <w:rPr>
          <w:rStyle w:val="CommentReference"/>
        </w:rPr>
        <w:commentReference w:id="5"/>
      </w:r>
    </w:p>
    <w:p w:rsidRPr="00040602" w:rsidR="0018715F" w:rsidP="00040602" w:rsidRDefault="00040602" w14:paraId="1FBA7879" w14:textId="7671BA62">
      <w:pPr>
        <w:pStyle w:val="ListParagraph"/>
        <w:numPr>
          <w:ilvl w:val="0"/>
          <w:numId w:val="5"/>
        </w:numPr>
        <w:spacing w:line="240" w:lineRule="auto"/>
        <w:ind w:left="360" w:firstLine="0"/>
        <w:rPr/>
      </w:pPr>
      <w:commentRangeStart w:id="6"/>
      <w:r w:rsidR="00040602">
        <w:rPr/>
        <w:t>X</w:t>
      </w:r>
      <w:commentRangeEnd w:id="6"/>
      <w:r>
        <w:rPr>
          <w:rStyle w:val="CommentReference"/>
        </w:rPr>
        <w:commentReference w:id="6"/>
      </w:r>
    </w:p>
    <w:p w:rsidR="66B13F8A" w:rsidP="04E8489D" w:rsidRDefault="66B13F8A" w14:paraId="71D98FBB" w14:textId="4590C793">
      <w:pPr>
        <w:pStyle w:val="ListParagraph"/>
        <w:numPr>
          <w:ilvl w:val="0"/>
          <w:numId w:val="5"/>
        </w:numPr>
        <w:spacing w:line="240" w:lineRule="auto"/>
        <w:ind w:left="360" w:firstLine="0"/>
        <w:rPr/>
      </w:pPr>
      <w:r w:rsidR="66B13F8A">
        <w:rPr/>
        <w:t>Noukchott</w:t>
      </w:r>
    </w:p>
    <w:p w:rsidR="71A94C67" w:rsidP="04E8489D" w:rsidRDefault="71A94C67" w14:paraId="7FCA1059" w14:textId="3C625658">
      <w:pPr>
        <w:pStyle w:val="ListParagraph"/>
        <w:numPr>
          <w:ilvl w:val="0"/>
          <w:numId w:val="5"/>
        </w:numPr>
        <w:spacing w:line="240" w:lineRule="auto"/>
        <w:ind w:left="360" w:firstLine="0"/>
        <w:rPr/>
      </w:pPr>
      <w:r w:rsidR="71A94C67">
        <w:rPr/>
        <w:t>Hodh</w:t>
      </w:r>
      <w:r w:rsidR="71A94C67">
        <w:rPr/>
        <w:t xml:space="preserve"> Ech </w:t>
      </w:r>
      <w:r w:rsidR="71A94C67">
        <w:rPr/>
        <w:t>Chargui</w:t>
      </w:r>
      <w:r w:rsidR="71A94C67">
        <w:rPr/>
        <w:t xml:space="preserve"> (Nema, </w:t>
      </w:r>
      <w:r w:rsidR="71A94C67">
        <w:rPr/>
        <w:t>Bassiknou</w:t>
      </w:r>
      <w:r w:rsidR="3356F949">
        <w:rPr/>
        <w:t>)</w:t>
      </w:r>
    </w:p>
    <w:p w:rsidR="1EA3D68C" w:rsidP="04E8489D" w:rsidRDefault="1EA3D68C" w14:paraId="778C0854" w14:textId="49B5622A">
      <w:pPr>
        <w:pStyle w:val="ListParagraph"/>
        <w:numPr>
          <w:ilvl w:val="0"/>
          <w:numId w:val="5"/>
        </w:numPr>
        <w:spacing w:line="240" w:lineRule="auto"/>
        <w:ind w:left="360" w:firstLine="0"/>
        <w:rPr/>
      </w:pPr>
      <w:r w:rsidR="1EA3D68C">
        <w:rPr/>
        <w:t>Hodh</w:t>
      </w:r>
      <w:r w:rsidR="1EA3D68C">
        <w:rPr/>
        <w:t xml:space="preserve"> El Gharbi (</w:t>
      </w:r>
      <w:r w:rsidR="7DF64924">
        <w:rPr/>
        <w:t>Tintane</w:t>
      </w:r>
      <w:r w:rsidR="7F3C2C1A">
        <w:rPr/>
        <w:t xml:space="preserve">, </w:t>
      </w:r>
      <w:commentRangeStart w:id="753120510"/>
      <w:r w:rsidR="7F3C2C1A">
        <w:rPr/>
        <w:t>Aioun</w:t>
      </w:r>
      <w:commentRangeEnd w:id="753120510"/>
      <w:r>
        <w:rPr>
          <w:rStyle w:val="CommentReference"/>
        </w:rPr>
        <w:commentReference w:id="753120510"/>
      </w:r>
      <w:r w:rsidR="7DF64924">
        <w:rPr/>
        <w:t>)</w:t>
      </w:r>
    </w:p>
    <w:p w:rsidR="1D29DE96" w:rsidP="04E8489D" w:rsidRDefault="1D29DE96" w14:paraId="1FA7ECA8" w14:textId="2D1D576C">
      <w:pPr>
        <w:pStyle w:val="ListParagraph"/>
        <w:numPr>
          <w:ilvl w:val="0"/>
          <w:numId w:val="5"/>
        </w:numPr>
        <w:spacing w:line="240" w:lineRule="auto"/>
        <w:ind w:left="360" w:firstLine="0"/>
        <w:rPr/>
      </w:pPr>
      <w:r w:rsidR="1D29DE96">
        <w:rPr/>
        <w:t>Brakna (Aleg)</w:t>
      </w:r>
    </w:p>
    <w:p w:rsidR="1D29DE96" w:rsidP="04E8489D" w:rsidRDefault="1D29DE96" w14:paraId="575F98FC" w14:textId="4ABD25DB">
      <w:pPr>
        <w:pStyle w:val="ListParagraph"/>
        <w:numPr>
          <w:ilvl w:val="0"/>
          <w:numId w:val="5"/>
        </w:numPr>
        <w:spacing w:line="240" w:lineRule="auto"/>
        <w:ind w:left="360" w:firstLine="0"/>
        <w:rPr/>
      </w:pPr>
      <w:r w:rsidR="1D29DE96">
        <w:rPr/>
        <w:t>Gorgol (Kaedi, Mbout)</w:t>
      </w:r>
    </w:p>
    <w:p w:rsidR="1D29DE96" w:rsidP="04E8489D" w:rsidRDefault="1D29DE96" w14:paraId="4A6586E2" w14:textId="1EF8E22B">
      <w:pPr>
        <w:pStyle w:val="ListParagraph"/>
        <w:numPr>
          <w:ilvl w:val="0"/>
          <w:numId w:val="5"/>
        </w:numPr>
        <w:spacing w:line="240" w:lineRule="auto"/>
        <w:ind w:left="360" w:firstLine="0"/>
        <w:rPr/>
      </w:pPr>
      <w:r w:rsidR="1D29DE96">
        <w:rPr/>
        <w:t>Guidimaka</w:t>
      </w:r>
      <w:r w:rsidR="1D29DE96">
        <w:rPr/>
        <w:t xml:space="preserve"> (Selibaby)</w:t>
      </w:r>
    </w:p>
    <w:p w:rsidR="1D29DE96" w:rsidP="04E8489D" w:rsidRDefault="1D29DE96" w14:paraId="0F0FB5F1" w14:textId="59F5C7ED">
      <w:pPr>
        <w:pStyle w:val="ListParagraph"/>
        <w:numPr>
          <w:ilvl w:val="0"/>
          <w:numId w:val="5"/>
        </w:numPr>
        <w:spacing w:line="240" w:lineRule="auto"/>
        <w:ind w:left="360" w:firstLine="0"/>
        <w:rPr/>
      </w:pPr>
      <w:r w:rsidR="1D29DE96">
        <w:rPr/>
        <w:t>Dakhlet</w:t>
      </w:r>
      <w:r w:rsidR="1D29DE96">
        <w:rPr/>
        <w:t xml:space="preserve"> </w:t>
      </w:r>
      <w:r w:rsidR="1D29DE96">
        <w:rPr/>
        <w:t>Nouadhibou</w:t>
      </w:r>
    </w:p>
    <w:p w:rsidR="1D29DE96" w:rsidP="04E8489D" w:rsidRDefault="1D29DE96" w14:paraId="45093A6E" w14:textId="6193A4BF">
      <w:pPr>
        <w:pStyle w:val="ListParagraph"/>
        <w:numPr>
          <w:ilvl w:val="0"/>
          <w:numId w:val="5"/>
        </w:numPr>
        <w:spacing w:line="240" w:lineRule="auto"/>
        <w:ind w:left="360" w:firstLine="0"/>
        <w:rPr/>
      </w:pPr>
      <w:r w:rsidR="1D29DE96">
        <w:rPr/>
        <w:t>Tiris</w:t>
      </w:r>
      <w:r w:rsidR="1D29DE96">
        <w:rPr/>
        <w:t xml:space="preserve"> </w:t>
      </w:r>
      <w:r w:rsidR="1D29DE96">
        <w:rPr/>
        <w:t>Zemmour</w:t>
      </w:r>
      <w:r w:rsidR="1D29DE96">
        <w:rPr/>
        <w:t xml:space="preserve"> (</w:t>
      </w:r>
      <w:r w:rsidR="1D29DE96">
        <w:rPr/>
        <w:t>Zouerate</w:t>
      </w:r>
      <w:r w:rsidR="1D29DE96">
        <w:rPr/>
        <w:t>)</w:t>
      </w:r>
    </w:p>
    <w:p w:rsidR="1D29DE96" w:rsidP="04E8489D" w:rsidRDefault="1D29DE96" w14:paraId="3101ADFD" w14:textId="66E3491B">
      <w:pPr>
        <w:pStyle w:val="ListParagraph"/>
        <w:numPr>
          <w:ilvl w:val="0"/>
          <w:numId w:val="5"/>
        </w:numPr>
        <w:spacing w:line="240" w:lineRule="auto"/>
        <w:ind w:left="360" w:firstLine="0"/>
        <w:rPr/>
      </w:pPr>
      <w:r w:rsidR="1D29DE96">
        <w:rPr/>
        <w:t>Trarza</w:t>
      </w:r>
    </w:p>
    <w:p w:rsidR="1D29DE96" w:rsidP="04E8489D" w:rsidRDefault="1D29DE96" w14:paraId="69D9374E" w14:textId="48B04B7E">
      <w:pPr>
        <w:pStyle w:val="ListParagraph"/>
        <w:numPr>
          <w:ilvl w:val="0"/>
          <w:numId w:val="5"/>
        </w:numPr>
        <w:spacing w:line="240" w:lineRule="auto"/>
        <w:ind w:left="360" w:firstLine="0"/>
        <w:rPr/>
      </w:pPr>
      <w:r w:rsidR="1D29DE96">
        <w:rPr/>
        <w:t>Assaba</w:t>
      </w:r>
    </w:p>
    <w:p w:rsidR="6B1A85E2" w:rsidP="49CCCB4A" w:rsidRDefault="6B1A85E2" w14:paraId="027A1295" w14:textId="5FFC9AD0">
      <w:pPr>
        <w:jc w:val="both"/>
      </w:pPr>
      <w:r w:rsidRPr="49CCCB4A" w:rsidR="6B1A85E2">
        <w:rPr>
          <w:b w:val="0"/>
          <w:bCs w:val="0"/>
          <w:i w:val="0"/>
          <w:iCs w:val="0"/>
          <w:caps w:val="0"/>
          <w:smallCaps w:val="0"/>
          <w:noProof w:val="0"/>
          <w:color w:val="54565C"/>
          <w:sz w:val="24"/>
          <w:szCs w:val="24"/>
          <w:lang w:val="en-US"/>
        </w:rPr>
        <w:t xml:space="preserve">Overland travel is the primary means of transportation throughout Mauritania. Bus, taxi and rail services are available but should be avoided due to poor maintenance and other security concerns. Pre-arranged, secure transportation is recommended for all travel in Mauritania. Any extended overland travel – if deemed necessary – necessitates the use of stringent security measures. </w:t>
      </w:r>
    </w:p>
    <w:p w:rsidR="6B1A85E2" w:rsidP="49CCCB4A" w:rsidRDefault="6B1A85E2" w14:paraId="2DCB32C6" w14:textId="18B77CE8">
      <w:pPr>
        <w:pStyle w:val="ListParagraph"/>
        <w:numPr>
          <w:ilvl w:val="0"/>
          <w:numId w:val="6"/>
        </w:numPr>
        <w:shd w:val="clear" w:color="auto" w:fill="FFFFFF" w:themeFill="background1"/>
        <w:spacing w:before="0" w:beforeAutospacing="off" w:after="0" w:afterAutospacing="off"/>
        <w:jc w:val="both"/>
        <w:rPr>
          <w:b w:val="0"/>
          <w:bCs w:val="0"/>
          <w:i w:val="0"/>
          <w:iCs w:val="0"/>
          <w:caps w:val="0"/>
          <w:smallCaps w:val="0"/>
          <w:noProof w:val="0"/>
          <w:color w:val="4A4A49"/>
          <w:sz w:val="24"/>
          <w:szCs w:val="24"/>
          <w:lang w:val="en-US"/>
        </w:rPr>
      </w:pPr>
      <w:r w:rsidRPr="49CCCB4A" w:rsidR="6B1A85E2">
        <w:rPr>
          <w:b w:val="1"/>
          <w:bCs w:val="1"/>
          <w:i w:val="0"/>
          <w:iCs w:val="0"/>
          <w:caps w:val="0"/>
          <w:smallCaps w:val="0"/>
          <w:noProof w:val="0"/>
          <w:color w:val="4A4A49"/>
          <w:sz w:val="24"/>
          <w:szCs w:val="24"/>
          <w:lang w:val="en-US"/>
        </w:rPr>
        <w:t>Road</w:t>
      </w:r>
      <w:r w:rsidRPr="49CCCB4A" w:rsidR="6B1A85E2">
        <w:rPr>
          <w:b w:val="0"/>
          <w:bCs w:val="0"/>
          <w:i w:val="0"/>
          <w:iCs w:val="0"/>
          <w:caps w:val="0"/>
          <w:smallCaps w:val="0"/>
          <w:noProof w:val="0"/>
          <w:color w:val="4A4A49"/>
          <w:sz w:val="24"/>
          <w:szCs w:val="24"/>
          <w:lang w:val="en-US"/>
        </w:rPr>
        <w:t xml:space="preserve"> – Roads in Mauritania are generally in poor condition, although the road between the capital Nouakchott and Nouadhibou city is paved and well-maintained. Sand and dust storms as well as wandering livestock pose additional risks to travelers, and fuel and service stations are largely absent between towns. Individuals should bring sufficient fuel, water and food and should ensure that their vehicle is in good condition and has recently been serviced if undertaking any extended overland travel is deemed necessary. Four-wheel drive is recommended for vehicles. Individuals outside urban areas should restrict travel only to daylight hours, preferably in a convoy and with a local guide, as elevated threats of kidnapping and banditry exist along national highways. Traffic drives on the right.</w:t>
      </w:r>
    </w:p>
    <w:p w:rsidR="6B1A85E2" w:rsidP="49CCCB4A" w:rsidRDefault="6B1A85E2" w14:paraId="7486F1B9" w14:textId="21838AF3">
      <w:pPr>
        <w:pStyle w:val="ListParagraph"/>
        <w:numPr>
          <w:ilvl w:val="1"/>
          <w:numId w:val="6"/>
        </w:numPr>
        <w:shd w:val="clear" w:color="auto" w:fill="FFFFFF" w:themeFill="background1"/>
        <w:spacing w:before="0" w:beforeAutospacing="off" w:after="0" w:afterAutospacing="off"/>
        <w:jc w:val="both"/>
        <w:rPr>
          <w:b w:val="0"/>
          <w:bCs w:val="0"/>
          <w:i w:val="0"/>
          <w:iCs w:val="0"/>
          <w:caps w:val="0"/>
          <w:smallCaps w:val="0"/>
          <w:noProof w:val="0"/>
          <w:color w:val="4A4A49"/>
          <w:sz w:val="24"/>
          <w:szCs w:val="24"/>
          <w:lang w:val="en-US"/>
        </w:rPr>
      </w:pPr>
      <w:r w:rsidRPr="49CCCB4A" w:rsidR="6B1A85E2">
        <w:rPr>
          <w:b w:val="0"/>
          <w:bCs w:val="0"/>
          <w:i w:val="1"/>
          <w:iCs w:val="1"/>
          <w:caps w:val="0"/>
          <w:smallCaps w:val="0"/>
          <w:noProof w:val="0"/>
          <w:color w:val="4A4A49"/>
          <w:sz w:val="24"/>
          <w:szCs w:val="24"/>
          <w:lang w:val="en-US"/>
        </w:rPr>
        <w:t>Vehicle rental</w:t>
      </w:r>
      <w:r w:rsidRPr="49CCCB4A" w:rsidR="6B1A85E2">
        <w:rPr>
          <w:b w:val="0"/>
          <w:bCs w:val="0"/>
          <w:i w:val="0"/>
          <w:iCs w:val="0"/>
          <w:caps w:val="0"/>
          <w:smallCaps w:val="0"/>
          <w:noProof w:val="0"/>
          <w:color w:val="4A4A49"/>
          <w:sz w:val="24"/>
          <w:szCs w:val="24"/>
          <w:lang w:val="en-US"/>
        </w:rPr>
        <w:t xml:space="preserve"> – Car rental facilities are available at major airports and in Atar, Nouakchott and Nouadhibou cities; however, self-driving is not advised due to road conditions and other safety concerns. Additionally, the risks of kidnapping and carjacking are increased on the roads between major urban areas. Drivers must have a valid driver’s license, and in some cases, an international driving permit (IDP) may be required.  </w:t>
      </w:r>
    </w:p>
    <w:p w:rsidR="6B1A85E2" w:rsidP="49CCCB4A" w:rsidRDefault="6B1A85E2" w14:paraId="793C558D" w14:textId="5CC76EE5">
      <w:pPr>
        <w:pStyle w:val="ListParagraph"/>
        <w:numPr>
          <w:ilvl w:val="1"/>
          <w:numId w:val="6"/>
        </w:numPr>
        <w:shd w:val="clear" w:color="auto" w:fill="FFFFFF" w:themeFill="background1"/>
        <w:spacing w:before="0" w:beforeAutospacing="off" w:after="0" w:afterAutospacing="off"/>
        <w:jc w:val="both"/>
        <w:rPr>
          <w:b w:val="0"/>
          <w:bCs w:val="0"/>
          <w:i w:val="0"/>
          <w:iCs w:val="0"/>
          <w:caps w:val="0"/>
          <w:smallCaps w:val="0"/>
          <w:noProof w:val="0"/>
          <w:color w:val="4A4A49"/>
          <w:sz w:val="24"/>
          <w:szCs w:val="24"/>
          <w:lang w:val="en-US"/>
        </w:rPr>
      </w:pPr>
      <w:r w:rsidRPr="49CCCB4A" w:rsidR="6B1A85E2">
        <w:rPr>
          <w:b w:val="0"/>
          <w:bCs w:val="0"/>
          <w:i w:val="1"/>
          <w:iCs w:val="1"/>
          <w:caps w:val="0"/>
          <w:smallCaps w:val="0"/>
          <w:noProof w:val="0"/>
          <w:color w:val="4A4A49"/>
          <w:sz w:val="24"/>
          <w:szCs w:val="24"/>
          <w:lang w:val="en-US"/>
        </w:rPr>
        <w:t>Bus</w:t>
      </w:r>
      <w:r w:rsidRPr="49CCCB4A" w:rsidR="6B1A85E2">
        <w:rPr>
          <w:b w:val="0"/>
          <w:bCs w:val="0"/>
          <w:i w:val="0"/>
          <w:iCs w:val="0"/>
          <w:caps w:val="0"/>
          <w:smallCaps w:val="0"/>
          <w:noProof w:val="0"/>
          <w:color w:val="4A4A49"/>
          <w:sz w:val="24"/>
          <w:szCs w:val="24"/>
          <w:lang w:val="en-US"/>
        </w:rPr>
        <w:t xml:space="preserve"> – A limited number of bus services operate between Nouakchott and Nouadhibou and between Nouadhibou and the Moroccan border. Several intracity buses can also be found in Nouakchott. Bus service is not recommended given the generally poor condition of roads and elevated levels of petty crime near bus stops and aboard vehicles.    </w:t>
      </w:r>
    </w:p>
    <w:p w:rsidR="6B1A85E2" w:rsidP="49CCCB4A" w:rsidRDefault="6B1A85E2" w14:paraId="5D19ACC6" w14:textId="10B2D6F1">
      <w:pPr>
        <w:pStyle w:val="ListParagraph"/>
        <w:numPr>
          <w:ilvl w:val="1"/>
          <w:numId w:val="6"/>
        </w:numPr>
        <w:shd w:val="clear" w:color="auto" w:fill="FFFFFF" w:themeFill="background1"/>
        <w:spacing w:before="0" w:beforeAutospacing="off" w:after="0" w:afterAutospacing="off"/>
        <w:jc w:val="both"/>
        <w:rPr>
          <w:b w:val="0"/>
          <w:bCs w:val="0"/>
          <w:i w:val="0"/>
          <w:iCs w:val="0"/>
          <w:caps w:val="0"/>
          <w:smallCaps w:val="0"/>
          <w:noProof w:val="0"/>
          <w:color w:val="4A4A49"/>
          <w:sz w:val="24"/>
          <w:szCs w:val="24"/>
          <w:lang w:val="en-US"/>
        </w:rPr>
      </w:pPr>
      <w:r w:rsidRPr="49CCCB4A" w:rsidR="6B1A85E2">
        <w:rPr>
          <w:b w:val="0"/>
          <w:bCs w:val="0"/>
          <w:i w:val="1"/>
          <w:iCs w:val="1"/>
          <w:caps w:val="0"/>
          <w:smallCaps w:val="0"/>
          <w:noProof w:val="0"/>
          <w:color w:val="4A4A49"/>
          <w:sz w:val="24"/>
          <w:szCs w:val="24"/>
          <w:lang w:val="en-US"/>
        </w:rPr>
        <w:t>Taxi</w:t>
      </w:r>
      <w:r w:rsidRPr="49CCCB4A" w:rsidR="6B1A85E2">
        <w:rPr>
          <w:b w:val="0"/>
          <w:bCs w:val="0"/>
          <w:i w:val="0"/>
          <w:iCs w:val="0"/>
          <w:caps w:val="0"/>
          <w:smallCaps w:val="0"/>
          <w:noProof w:val="0"/>
          <w:color w:val="4A4A49"/>
          <w:sz w:val="24"/>
          <w:szCs w:val="24"/>
          <w:lang w:val="en-US"/>
        </w:rPr>
        <w:t xml:space="preserve"> – Taxis are the most common form of public transportation in Mauritania, and designated taxi ranks exist throughout Nouakchott and Nouadhibou. Taxis are typically white or green, and pickup truck taxis also provide intercity transportation. Fares vary greatly, and vehicles may be in poor condition; communication with taxi drivers is often a problem, as many do not speak English and have only a limited command of French. Taxi drivers have reportedly taken deliberate detours to overcharge passengers, and sexual assaults associated with taxis have been reported.</w:t>
      </w:r>
    </w:p>
    <w:p w:rsidR="6B1A85E2" w:rsidP="49CCCB4A" w:rsidRDefault="6B1A85E2" w14:paraId="48735F42" w14:textId="2A9A057E">
      <w:pPr>
        <w:pStyle w:val="ListParagraph"/>
        <w:numPr>
          <w:ilvl w:val="0"/>
          <w:numId w:val="6"/>
        </w:numPr>
        <w:shd w:val="clear" w:color="auto" w:fill="FFFFFF" w:themeFill="background1"/>
        <w:spacing w:before="0" w:beforeAutospacing="off" w:after="0" w:afterAutospacing="off"/>
        <w:jc w:val="both"/>
        <w:rPr>
          <w:b w:val="0"/>
          <w:bCs w:val="0"/>
          <w:i w:val="0"/>
          <w:iCs w:val="0"/>
          <w:caps w:val="0"/>
          <w:smallCaps w:val="0"/>
          <w:noProof w:val="0"/>
          <w:color w:val="4A4A49"/>
          <w:sz w:val="24"/>
          <w:szCs w:val="24"/>
          <w:lang w:val="en-US"/>
        </w:rPr>
      </w:pPr>
      <w:r w:rsidRPr="49CCCB4A" w:rsidR="6B1A85E2">
        <w:rPr>
          <w:b w:val="1"/>
          <w:bCs w:val="1"/>
          <w:i w:val="0"/>
          <w:iCs w:val="0"/>
          <w:caps w:val="0"/>
          <w:smallCaps w:val="0"/>
          <w:noProof w:val="0"/>
          <w:color w:val="4A4A49"/>
          <w:sz w:val="24"/>
          <w:szCs w:val="24"/>
          <w:lang w:val="en-US"/>
        </w:rPr>
        <w:t>Rail</w:t>
      </w:r>
      <w:r w:rsidRPr="49CCCB4A" w:rsidR="6B1A85E2">
        <w:rPr>
          <w:b w:val="0"/>
          <w:bCs w:val="0"/>
          <w:i w:val="0"/>
          <w:iCs w:val="0"/>
          <w:caps w:val="0"/>
          <w:smallCaps w:val="0"/>
          <w:noProof w:val="0"/>
          <w:color w:val="4A4A49"/>
          <w:sz w:val="24"/>
          <w:szCs w:val="24"/>
          <w:lang w:val="en-US"/>
        </w:rPr>
        <w:t xml:space="preserve"> – Rail service in Mauritania is limited. The national mining company runs a basic service from Nouadhibou through Choum to the mining town of Zouerat. However, this mode of transportation should be avoided due to safety concerns, including poor maintenance and increased criminal activity.</w:t>
      </w:r>
    </w:p>
    <w:p w:rsidR="49CCCB4A" w:rsidP="49CCCB4A" w:rsidRDefault="49CCCB4A" w14:paraId="2988EF86" w14:textId="312C056F">
      <w:pPr>
        <w:pStyle w:val="ListParagraph"/>
        <w:spacing w:line="240" w:lineRule="auto"/>
        <w:ind w:left="360" w:firstLine="0"/>
      </w:pPr>
    </w:p>
    <w:p w:rsidRPr="000C4E1A" w:rsidR="000C4E1A" w:rsidP="000C4E1A" w:rsidRDefault="000C4E1A" w14:paraId="1FBA787A" w14:textId="77777777">
      <w:pPr>
        <w:rPr>
          <w:b/>
          <w:sz w:val="28"/>
        </w:rPr>
      </w:pPr>
      <w:r w:rsidRPr="000C4E1A">
        <w:rPr>
          <w:noProof/>
          <w:sz w:val="28"/>
        </w:rPr>
        <w:drawing>
          <wp:anchor distT="0" distB="0" distL="114300" distR="114300" simplePos="0" relativeHeight="251658258"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E1A">
        <w:rPr>
          <w:b/>
          <w:sz w:val="28"/>
        </w:rPr>
        <w:t>Arrival Protocols</w:t>
      </w:r>
    </w:p>
    <w:p w:rsidRPr="003C04BE" w:rsidR="000C4E1A" w:rsidP="006E612E" w:rsidRDefault="000C4E1A" w14:paraId="1FBA787B" w14:textId="77777777">
      <w:pPr>
        <w:spacing w:before="120" w:after="120" w:line="240" w:lineRule="auto"/>
      </w:pPr>
      <w:r>
        <w:t xml:space="preserve">It is your responsibility to ensure you understand, and confirm, the arrival protocols for your trip, liaising with your in-country host. </w:t>
      </w:r>
      <w:r w:rsidRPr="003C04BE">
        <w:t>The following arrival protocols are to be applied:</w:t>
      </w:r>
    </w:p>
    <w:p w:rsidRPr="003C04BE" w:rsidR="000C4E1A" w:rsidP="006E612E" w:rsidRDefault="000C4E1A" w14:paraId="1FBA787C" w14:textId="02244C83">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Confirm </w:t>
      </w:r>
      <w:r>
        <w:rPr>
          <w:rFonts w:asciiTheme="minorHAnsi" w:hAnsiTheme="minorHAnsi" w:cstheme="minorHAnsi"/>
          <w:color w:val="000000"/>
          <w:lang w:val="en-GB"/>
        </w:rPr>
        <w:t xml:space="preserve">and share </w:t>
      </w:r>
      <w:r w:rsidRPr="003C04BE">
        <w:rPr>
          <w:rFonts w:asciiTheme="minorHAnsi" w:hAnsiTheme="minorHAnsi" w:cstheme="minorHAnsi"/>
          <w:color w:val="000000"/>
          <w:lang w:val="en-GB"/>
        </w:rPr>
        <w:t>your travel schedule and internal country plans</w:t>
      </w:r>
      <w:r w:rsidR="00D97EEB">
        <w:rPr>
          <w:rFonts w:asciiTheme="minorHAnsi" w:hAnsiTheme="minorHAnsi" w:cstheme="minorHAnsi"/>
          <w:color w:val="000000"/>
          <w:lang w:val="en-GB"/>
        </w:rPr>
        <w:t xml:space="preserve"> </w:t>
      </w:r>
      <w:r w:rsidRPr="00D97EEB" w:rsidR="00D97EEB">
        <w:rPr>
          <w:rFonts w:asciiTheme="minorHAnsi" w:hAnsiTheme="minorHAnsi" w:cstheme="minorHAnsi"/>
          <w:color w:val="000000"/>
          <w:highlight w:val="green"/>
          <w:lang w:val="en-GB"/>
        </w:rPr>
        <w:t>with XXXXX</w:t>
      </w:r>
      <w:r w:rsidRPr="003C04BE">
        <w:rPr>
          <w:rFonts w:asciiTheme="minorHAnsi" w:hAnsiTheme="minorHAnsi" w:cstheme="minorHAnsi"/>
          <w:color w:val="000000"/>
          <w:lang w:val="en-GB"/>
        </w:rPr>
        <w:t>.</w:t>
      </w:r>
    </w:p>
    <w:p w:rsidRPr="003C04BE" w:rsidR="000C4E1A" w:rsidP="006E612E" w:rsidRDefault="000C4E1A" w14:paraId="1FBA787D" w14:textId="5EE2A3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Contact the </w:t>
      </w:r>
      <w:r w:rsidR="00D97EEB">
        <w:rPr>
          <w:rFonts w:asciiTheme="minorHAnsi" w:hAnsiTheme="minorHAnsi" w:cstheme="minorHAnsi"/>
          <w:color w:val="000000"/>
          <w:lang w:val="en-GB"/>
        </w:rPr>
        <w:t>trip coordinator</w:t>
      </w:r>
      <w:r w:rsidRPr="003C04BE" w:rsidR="00D97EEB">
        <w:rPr>
          <w:rFonts w:asciiTheme="minorHAnsi" w:hAnsiTheme="minorHAnsi" w:cstheme="minorHAnsi"/>
          <w:color w:val="000000"/>
          <w:lang w:val="en-GB"/>
        </w:rPr>
        <w:t xml:space="preserve"> </w:t>
      </w:r>
      <w:r w:rsidRPr="003C04BE">
        <w:rPr>
          <w:rFonts w:asciiTheme="minorHAnsi" w:hAnsiTheme="minorHAnsi" w:cstheme="minorHAnsi"/>
          <w:color w:val="000000"/>
          <w:lang w:val="en-GB"/>
        </w:rPr>
        <w:t>appointed to manage your travel with questions.</w:t>
      </w:r>
    </w:p>
    <w:p w:rsidRPr="003C04BE" w:rsidR="000C4E1A" w:rsidP="006E612E" w:rsidRDefault="000C4E1A" w14:paraId="1FBA787E" w14:textId="77777777">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receive the name, photograph and phone number of the person collecting you</w:t>
      </w:r>
      <w:r w:rsidRPr="003C04BE">
        <w:rPr>
          <w:rFonts w:asciiTheme="minorHAnsi" w:hAnsiTheme="minorHAnsi" w:cstheme="minorHAnsi"/>
          <w:color w:val="000000"/>
          <w:lang w:val="en-GB"/>
        </w:rPr>
        <w:t>.</w:t>
      </w:r>
    </w:p>
    <w:p w:rsidR="000C4E1A" w:rsidP="006E612E" w:rsidRDefault="000C4E1A" w14:paraId="1FBA787F" w14:textId="77777777">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wait in the arrivals area upon arrival to be collected.</w:t>
      </w:r>
    </w:p>
    <w:p w:rsidRPr="003C04BE" w:rsidR="000C4E1A" w:rsidP="006E612E" w:rsidRDefault="000C4E1A" w14:paraId="1FBA7880" w14:textId="10C83965">
      <w:pPr>
        <w:pStyle w:val="ListParagraph"/>
        <w:numPr>
          <w:ilvl w:val="0"/>
          <w:numId w:val="7"/>
        </w:numPr>
        <w:spacing w:before="120" w:after="120" w:line="240" w:lineRule="auto"/>
        <w:rPr>
          <w:b/>
          <w:u w:val="single"/>
        </w:rPr>
      </w:pPr>
      <w:r w:rsidRPr="003C04BE">
        <w:rPr>
          <w:rFonts w:asciiTheme="minorHAnsi" w:hAnsiTheme="minorHAnsi" w:cstheme="minorHAnsi"/>
          <w:color w:val="000000"/>
          <w:lang w:val="en-GB"/>
        </w:rPr>
        <w:t>If not met</w:t>
      </w:r>
      <w:r>
        <w:rPr>
          <w:rFonts w:asciiTheme="minorHAnsi" w:hAnsiTheme="minorHAnsi" w:cstheme="minorHAnsi"/>
          <w:color w:val="000000"/>
          <w:lang w:val="en-GB"/>
        </w:rPr>
        <w:t xml:space="preserve"> initially at the airport</w:t>
      </w:r>
      <w:r w:rsidR="00D97EEB">
        <w:rPr>
          <w:rFonts w:asciiTheme="minorHAnsi" w:hAnsiTheme="minorHAnsi" w:cstheme="minorHAnsi"/>
          <w:color w:val="000000"/>
          <w:lang w:val="en-GB"/>
        </w:rPr>
        <w:t>,</w:t>
      </w:r>
      <w:r>
        <w:rPr>
          <w:rFonts w:asciiTheme="minorHAnsi" w:hAnsiTheme="minorHAnsi" w:cstheme="minorHAnsi"/>
          <w:color w:val="000000"/>
          <w:lang w:val="en-GB"/>
        </w:rPr>
        <w:t xml:space="preserve"> do NOT leave the airport – ring the person collecting you – then ring your other in-country points of contact and remain inside the airport security area.</w:t>
      </w:r>
    </w:p>
    <w:p w:rsidRPr="003C04BE" w:rsidR="000C4E1A" w:rsidP="04E8489D" w:rsidRDefault="000C4E1A" w14:paraId="1FBA7881" w14:textId="64D3185D">
      <w:pPr>
        <w:pStyle w:val="ListParagraph"/>
        <w:numPr>
          <w:ilvl w:val="0"/>
          <w:numId w:val="7"/>
        </w:numPr>
        <w:spacing w:before="120" w:after="120" w:line="240" w:lineRule="auto"/>
        <w:rPr>
          <w:rFonts w:ascii="Calibri" w:hAnsi="Calibri" w:cs="Calibri" w:asciiTheme="minorAscii" w:hAnsiTheme="minorAscii" w:cstheme="minorAscii"/>
          <w:color w:val="000000"/>
          <w:lang w:val="en-GB"/>
        </w:rPr>
      </w:pPr>
      <w:r w:rsidRPr="04E8489D" w:rsidR="000C4E1A">
        <w:rPr>
          <w:rFonts w:ascii="Calibri" w:hAnsi="Calibri" w:cs="Calibri" w:asciiTheme="minorAscii" w:hAnsiTheme="minorAscii" w:cstheme="minorAscii"/>
          <w:color w:val="000000" w:themeColor="text1" w:themeTint="FF" w:themeShade="FF"/>
          <w:lang w:val="en-GB"/>
        </w:rPr>
        <w:t>When transiting in country</w:t>
      </w:r>
      <w:r w:rsidRPr="04E8489D" w:rsidR="170E8245">
        <w:rPr>
          <w:rFonts w:ascii="Calibri" w:hAnsi="Calibri" w:cs="Calibri" w:asciiTheme="minorAscii" w:hAnsiTheme="minorAscii" w:cstheme="minorAscii"/>
          <w:color w:val="000000" w:themeColor="text1" w:themeTint="FF" w:themeShade="FF"/>
          <w:lang w:val="en-GB"/>
        </w:rPr>
        <w:t>,</w:t>
      </w:r>
      <w:r w:rsidRPr="04E8489D" w:rsidR="000C4E1A">
        <w:rPr>
          <w:rFonts w:ascii="Calibri" w:hAnsi="Calibri" w:cs="Calibri" w:asciiTheme="minorAscii" w:hAnsiTheme="minorAscii" w:cstheme="minorAscii"/>
          <w:color w:val="000000" w:themeColor="text1" w:themeTint="FF" w:themeShade="FF"/>
          <w:lang w:val="en-GB"/>
        </w:rPr>
        <w:t xml:space="preserve"> notify your host of changes to your schedule.</w:t>
      </w:r>
    </w:p>
    <w:p w:rsidRPr="006E612E" w:rsidR="00166EDE" w:rsidP="000C4E1A" w:rsidRDefault="00166EDE" w14:paraId="1FBA7882" w14:textId="77777777">
      <w:pPr>
        <w:rPr>
          <w:b/>
          <w:sz w:val="12"/>
          <w:szCs w:val="12"/>
        </w:rPr>
      </w:pPr>
    </w:p>
    <w:p w:rsidRPr="000C4E1A" w:rsidR="000C4E1A" w:rsidP="000C4E1A" w:rsidRDefault="000C4E1A" w14:paraId="1FBA7883" w14:textId="77777777">
      <w:pPr>
        <w:rPr>
          <w:b/>
          <w:sz w:val="28"/>
        </w:rPr>
      </w:pPr>
      <w:commentRangeStart w:id="7"/>
      <w:commentRangeStart w:id="8"/>
      <w:r w:rsidRPr="49CCCB4A" w:rsidR="000C4E1A">
        <w:rPr>
          <w:b w:val="1"/>
          <w:bCs w:val="1"/>
          <w:sz w:val="28"/>
          <w:szCs w:val="28"/>
        </w:rPr>
        <w:t>Security Advice</w:t>
      </w:r>
      <w:commentRangeEnd w:id="7"/>
      <w:r>
        <w:rPr>
          <w:rStyle w:val="CommentReference"/>
        </w:rPr>
        <w:commentReference w:id="7"/>
      </w:r>
      <w:commentRangeEnd w:id="8"/>
      <w:r>
        <w:rPr>
          <w:rStyle w:val="CommentReference"/>
        </w:rPr>
        <w:commentReference w:id="8"/>
      </w:r>
    </w:p>
    <w:p w:rsidR="0018715F" w:rsidP="49CCCB4A" w:rsidRDefault="0018715F" w14:paraId="1FBA7885" w14:textId="6CA665AE">
      <w:pPr>
        <w:pStyle w:val="Normal"/>
        <w:spacing w:before="120" w:beforeAutospacing="off" w:after="120" w:afterAutospacing="off" w:line="240" w:lineRule="auto"/>
        <w:ind w:left="720"/>
        <w:rPr>
          <w:rFonts w:ascii="Calibri" w:hAnsi="Calibri" w:eastAsia="Calibri" w:cs="Calibri"/>
          <w:noProof w:val="0"/>
          <w:sz w:val="22"/>
          <w:szCs w:val="22"/>
          <w:lang w:val="en-US"/>
        </w:rPr>
      </w:pP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Crime threats in Mauritania are moderate, particularly as compared to other countries in the Sahel and West Africa regions. Petty crime, including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pick-pocketing</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bag snatching and theft of unattended property, is the primary concern for individuals in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country</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These incidents occur more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frequently</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the capital Nouakchott and in other large cities including Nouadhibou and Rosso. Levels of petty crime are particularly elevated in crowded areas, such as markets and public transportation terminals. Crime primarily affects locals, though foreign nationals have been affected in the past. </w:t>
      </w:r>
      <w:r>
        <w:br/>
      </w:r>
      <w:r>
        <w:br/>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Violent crime – including assault and robbery – occurs occasionally, though rates of violent crime in Nouakchott have continued to increase in recent years, particularly in Le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Cinquieme</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district of the city. Such incidents typically take place in isolated areas like beaches after dark or on public transportation. The use of weapons, such as knives, has been noted in the commission of some crimes. While foreign nationals are not specifically targeted in these incidents, expatriates have been victims of assault. </w:t>
      </w:r>
      <w:r>
        <w:br/>
      </w:r>
      <w:r>
        <w:br/>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Banditry and carjacking are a threat in remote areas outside of major towns and in Mauritania’s porous border regions; however, these incidents are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relatively uncommon</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transnational smuggling and trafficking of illicit substances, weapons and people is an issue in Mauritania, particularly in remote border areas, but these activities do not often affect foreign nationals who are not directly involved. Nevertheless, the presence of criminal groups poses a collateral threat to individuals. The government has declared a No Movement Zone, which restricts civilian travel and is enforced by the military, in portions of eastern and northern Mauritania. The zone, which was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established</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response to crime, trafficking and terrorism concerns, spans the area between Ain Ben Tili and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Cheggat</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the north to Dhar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Tichitt</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Lemreyya</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the south, although authorities may expand the area or restrict movement elsewhere with little notice.  </w:t>
      </w:r>
      <w:r>
        <w:br/>
      </w:r>
      <w:r>
        <w:br/>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Police officers are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generally more</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accommodating to foreign nationals, though forces are limited in their ability to respond to crime and other emergencies by a lack of resources,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personnel</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training. Adequate law enforcement services may be severely limited outside of Nouakchott. </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Additionally, numerous members of law enforcement have been implicated in numerous crimes in recent years.</w:t>
      </w:r>
      <w:r w:rsidRPr="49CCCB4A" w:rsidR="31FA6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Most police officers speak only French or a local Arabic dialect, which may complicate interactions.</w:t>
      </w:r>
    </w:p>
    <w:p w:rsidR="000C4E1A" w:rsidP="000C4E1A" w:rsidRDefault="000C4E1A" w14:paraId="1FBA7886" w14:textId="77777777">
      <w:pPr>
        <w:ind w:left="360"/>
        <w:rPr>
          <w:b/>
        </w:rPr>
      </w:pPr>
      <w:commentRangeStart w:id="9"/>
      <w:r>
        <w:rPr>
          <w:noProof/>
        </w:rPr>
        <w:drawing>
          <wp:anchor distT="0" distB="0" distL="114300" distR="114300" simplePos="0" relativeHeight="251646976"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Security Tips</w:t>
      </w:r>
      <w:commentRangeEnd w:id="9"/>
      <w:r w:rsidR="00AE5347">
        <w:rPr>
          <w:rStyle w:val="CommentReference"/>
        </w:rPr>
        <w:commentReference w:id="9"/>
      </w:r>
    </w:p>
    <w:p w:rsidRPr="001E5BE6" w:rsidR="000C4E1A" w:rsidP="006E612E" w:rsidRDefault="000C4E1A" w14:paraId="1FBA7887" w14:textId="77777777">
      <w:pPr>
        <w:spacing w:before="120" w:after="120" w:line="240" w:lineRule="auto"/>
        <w:ind w:left="360"/>
      </w:pPr>
      <w:r w:rsidRPr="001E5BE6">
        <w:t>The following security tips will help you have a safe and secure visit:</w:t>
      </w:r>
    </w:p>
    <w:p w:rsidRPr="001E5BE6" w:rsidR="000C4E1A" w:rsidP="006E612E" w:rsidRDefault="000C4E1A" w14:paraId="1FBA7888" w14:textId="6CE5531E">
      <w:pPr>
        <w:pStyle w:val="ListParagraph"/>
        <w:numPr>
          <w:ilvl w:val="0"/>
          <w:numId w:val="5"/>
        </w:numPr>
        <w:spacing w:before="120" w:after="120" w:line="240" w:lineRule="auto"/>
        <w:ind w:left="720"/>
        <w:rPr/>
      </w:pPr>
      <w:r w:rsidR="000C4E1A">
        <w:rPr/>
        <w:t>Carry a small</w:t>
      </w:r>
      <w:r w:rsidR="00D97EEB">
        <w:rPr/>
        <w:t>, rubber</w:t>
      </w:r>
      <w:r w:rsidR="000C4E1A">
        <w:rPr/>
        <w:t xml:space="preserve"> doorstop to help secure your hotel door</w:t>
      </w:r>
      <w:r w:rsidR="000C4E1A">
        <w:rPr/>
        <w:t xml:space="preserve"> at night.</w:t>
      </w:r>
    </w:p>
    <w:p w:rsidR="000C4E1A" w:rsidP="006E612E" w:rsidRDefault="000C4E1A" w14:paraId="1FBA7889" w14:textId="77777777">
      <w:pPr>
        <w:pStyle w:val="ListParagraph"/>
        <w:numPr>
          <w:ilvl w:val="0"/>
          <w:numId w:val="5"/>
        </w:numPr>
        <w:spacing w:before="120" w:after="120" w:line="240" w:lineRule="auto"/>
        <w:ind w:left="720"/>
        <w:rPr/>
      </w:pPr>
      <w:r w:rsidR="000C4E1A">
        <w:rPr/>
        <w:t>Carry a very bright handheld flashlight</w:t>
      </w:r>
      <w:r w:rsidR="000C4E1A">
        <w:rPr/>
        <w:t xml:space="preserve"> in case of emergencies.</w:t>
      </w:r>
    </w:p>
    <w:p w:rsidR="000C4E1A" w:rsidP="006E612E" w:rsidRDefault="000C4E1A" w14:paraId="1FBA788A" w14:textId="77777777">
      <w:pPr>
        <w:pStyle w:val="ListParagraph"/>
        <w:numPr>
          <w:ilvl w:val="0"/>
          <w:numId w:val="5"/>
        </w:numPr>
        <w:spacing w:before="120" w:after="120" w:line="240" w:lineRule="auto"/>
        <w:ind w:left="720"/>
        <w:rPr/>
      </w:pPr>
      <w:r w:rsidR="000C4E1A">
        <w:rPr/>
        <w:t>Ensure you have a charger and converter for your laptop and phone.</w:t>
      </w:r>
    </w:p>
    <w:p w:rsidR="000C4E1A" w:rsidP="006E612E" w:rsidRDefault="000C4E1A" w14:paraId="1FBA788B" w14:textId="77777777">
      <w:pPr>
        <w:pStyle w:val="ListParagraph"/>
        <w:numPr>
          <w:ilvl w:val="0"/>
          <w:numId w:val="5"/>
        </w:numPr>
        <w:spacing w:before="120" w:after="120" w:line="240" w:lineRule="auto"/>
        <w:ind w:left="720"/>
        <w:rPr/>
      </w:pPr>
      <w:r w:rsidR="000C4E1A">
        <w:rPr/>
        <w:t>Avoid walking alone at night.</w:t>
      </w:r>
    </w:p>
    <w:p w:rsidR="285ED996" w:rsidP="49CCCB4A" w:rsidRDefault="285ED996" w14:paraId="614A1BFE" w14:textId="407BEF8D">
      <w:pPr>
        <w:pStyle w:val="ListParagraph"/>
        <w:numPr>
          <w:ilvl w:val="0"/>
          <w:numId w:val="5"/>
        </w:numPr>
        <w:spacing w:before="120" w:after="120" w:line="240" w:lineRule="auto"/>
        <w:ind w:left="720"/>
        <w:rPr/>
      </w:pPr>
      <w:r w:rsidR="285ED996">
        <w:rPr/>
        <w:t xml:space="preserve">Minimize use of your phone in public places to discourage theft. </w:t>
      </w:r>
      <w:r w:rsidR="55250861">
        <w:rPr/>
        <w:t>Also, be sure to store your phone in a more secure location while traveling (</w:t>
      </w:r>
      <w:r w:rsidR="4DC52F00">
        <w:rPr/>
        <w:t>e.g</w:t>
      </w:r>
      <w:r w:rsidR="55250861">
        <w:rPr/>
        <w:t xml:space="preserve">.  </w:t>
      </w:r>
      <w:r w:rsidR="55250861">
        <w:rPr/>
        <w:t>don’t</w:t>
      </w:r>
      <w:r w:rsidR="55250861">
        <w:rPr/>
        <w:t xml:space="preserve"> keep it in the back pock</w:t>
      </w:r>
      <w:r w:rsidR="7A589517">
        <w:rPr/>
        <w:t>et of your pants</w:t>
      </w:r>
      <w:r w:rsidR="51114C6D">
        <w:rPr/>
        <w:t xml:space="preserve"> or in any place where it could easily be pickpocketed.</w:t>
      </w:r>
      <w:r w:rsidR="7A589517">
        <w:rPr/>
        <w:t xml:space="preserve"> </w:t>
      </w:r>
      <w:r w:rsidR="285ED996">
        <w:rPr/>
        <w:t>It is recommended to know directions for reaching your destination prior to depar</w:t>
      </w:r>
      <w:r w:rsidR="54DABC27">
        <w:rPr/>
        <w:t>ture.</w:t>
      </w:r>
    </w:p>
    <w:p w:rsidR="000C4E1A" w:rsidP="006E612E" w:rsidRDefault="000C4E1A" w14:paraId="1FBA788C" w14:textId="355543FD">
      <w:pPr>
        <w:pStyle w:val="ListParagraph"/>
        <w:numPr>
          <w:ilvl w:val="0"/>
          <w:numId w:val="5"/>
        </w:numPr>
        <w:spacing w:before="120" w:after="120" w:line="240" w:lineRule="auto"/>
        <w:ind w:left="720"/>
        <w:rPr/>
      </w:pPr>
      <w:r w:rsidR="000C4E1A">
        <w:rPr/>
        <w:t>Do not accept lifts with strangers or give strangers lifts.</w:t>
      </w:r>
    </w:p>
    <w:p w:rsidR="000C4E1A" w:rsidP="006E612E" w:rsidRDefault="000C4E1A" w14:paraId="1FBA788D" w14:textId="77777777">
      <w:pPr>
        <w:pStyle w:val="ListParagraph"/>
        <w:numPr>
          <w:ilvl w:val="0"/>
          <w:numId w:val="5"/>
        </w:numPr>
        <w:spacing w:before="120" w:after="120" w:line="240" w:lineRule="auto"/>
        <w:ind w:left="720"/>
        <w:rPr/>
      </w:pPr>
      <w:r w:rsidR="000C4E1A">
        <w:rPr/>
        <w:t>Protect your information and be careful what you say in public.</w:t>
      </w:r>
    </w:p>
    <w:p w:rsidR="000C4E1A" w:rsidP="006E612E" w:rsidRDefault="000C4E1A" w14:paraId="1FBA788E" w14:textId="77777777">
      <w:pPr>
        <w:pStyle w:val="ListParagraph"/>
        <w:numPr>
          <w:ilvl w:val="0"/>
          <w:numId w:val="5"/>
        </w:numPr>
        <w:spacing w:before="120" w:after="120" w:line="240" w:lineRule="auto"/>
        <w:ind w:left="720"/>
        <w:rPr/>
      </w:pPr>
      <w:r w:rsidR="000C4E1A">
        <w:rPr/>
        <w:t>Do not take photographs of government installations or sensitive locations.</w:t>
      </w:r>
    </w:p>
    <w:p w:rsidR="00166EDE" w:rsidP="006E612E" w:rsidRDefault="00166EDE" w14:paraId="1FBA788F" w14:textId="77777777">
      <w:pPr>
        <w:pStyle w:val="ListParagraph"/>
        <w:numPr>
          <w:ilvl w:val="0"/>
          <w:numId w:val="5"/>
        </w:numPr>
        <w:spacing w:before="120" w:after="120" w:line="240" w:lineRule="auto"/>
        <w:ind w:left="720"/>
        <w:rPr/>
      </w:pPr>
      <w:r w:rsidR="00166EDE">
        <w:rPr/>
        <w:t>Track the security situation, avoid areas prone to crime and alert your manager if risks increase.</w:t>
      </w:r>
    </w:p>
    <w:p w:rsidR="00166EDE" w:rsidP="006E612E" w:rsidRDefault="00166EDE" w14:paraId="1FBA7890" w14:textId="50A8C1E7">
      <w:pPr>
        <w:pStyle w:val="ListParagraph"/>
        <w:numPr>
          <w:ilvl w:val="0"/>
          <w:numId w:val="5"/>
        </w:numPr>
        <w:spacing w:before="120" w:after="120" w:line="240" w:lineRule="auto"/>
        <w:ind w:left="720"/>
        <w:rPr/>
      </w:pPr>
      <w:r w:rsidR="00166EDE">
        <w:rPr/>
        <w:t>Ensure you separate you</w:t>
      </w:r>
      <w:r w:rsidR="00D2561A">
        <w:rPr/>
        <w:t xml:space="preserve">r </w:t>
      </w:r>
      <w:r w:rsidR="00166EDE">
        <w:rPr/>
        <w:t>money when walking in the street with the larger amount being in a less obvious location. Always have something to give a robber.</w:t>
      </w:r>
    </w:p>
    <w:p w:rsidR="00FB0AC1" w:rsidP="006E612E" w:rsidRDefault="00FB0AC1" w14:paraId="1FBA7891" w14:textId="77777777">
      <w:pPr>
        <w:pStyle w:val="ListParagraph"/>
        <w:numPr>
          <w:ilvl w:val="0"/>
          <w:numId w:val="5"/>
        </w:numPr>
        <w:spacing w:before="120" w:after="120" w:line="240" w:lineRule="auto"/>
        <w:ind w:left="720"/>
        <w:rPr/>
      </w:pPr>
      <w:r w:rsidR="00FB0AC1">
        <w:rPr/>
        <w:t>Always use the lock on your hotel door, as well as the peephole before opening the door.</w:t>
      </w:r>
    </w:p>
    <w:p w:rsidRPr="000E4AC2" w:rsidR="00FB0AC1" w:rsidP="006E612E" w:rsidRDefault="00FB0AC1" w14:paraId="1FBA7892" w14:textId="77777777">
      <w:pPr>
        <w:pStyle w:val="ListParagraph"/>
        <w:numPr>
          <w:ilvl w:val="0"/>
          <w:numId w:val="5"/>
        </w:numPr>
        <w:spacing w:before="120" w:after="120" w:line="240" w:lineRule="auto"/>
        <w:ind w:left="720"/>
        <w:rPr/>
      </w:pPr>
      <w:r w:rsidR="00FB0AC1">
        <w:rPr/>
        <w:t>Select a meeting point for your group away from the hotel’s fire muster point.</w:t>
      </w:r>
    </w:p>
    <w:p w:rsidRPr="00F77A19" w:rsidR="003F397C" w:rsidP="00F77A19" w:rsidRDefault="003F397C" w14:paraId="1FBA7893" w14:textId="77777777">
      <w:pPr>
        <w:pStyle w:val="ListParagraph"/>
        <w:numPr>
          <w:ilvl w:val="0"/>
          <w:numId w:val="5"/>
        </w:numPr>
        <w:spacing w:before="120" w:after="120" w:line="240" w:lineRule="auto"/>
        <w:ind w:left="720"/>
        <w:rPr/>
      </w:pPr>
      <w:r w:rsidR="003F397C">
        <w:rPr/>
        <w:t>It is recommended to avoid travelling at night anywhere in the country including major cities.</w:t>
      </w:r>
    </w:p>
    <w:p w:rsidRPr="00F77A19" w:rsidR="00F77A19" w:rsidP="00F77A19" w:rsidRDefault="00F77A19" w14:paraId="1FBA7894" w14:textId="77777777">
      <w:pPr>
        <w:pStyle w:val="ListParagraph"/>
        <w:numPr>
          <w:ilvl w:val="0"/>
          <w:numId w:val="5"/>
        </w:numPr>
        <w:spacing w:before="120" w:after="120" w:line="240" w:lineRule="auto"/>
        <w:ind w:left="720"/>
        <w:rPr>
          <w:lang w:val="en-CA"/>
        </w:rPr>
      </w:pPr>
      <w:r w:rsidRPr="04E8489D" w:rsidR="00F77A19">
        <w:rPr>
          <w:lang w:val="en-CA"/>
        </w:rPr>
        <w:t>Travel out of cities is possible with most main routes in and between towns and cities in good or reasonable condition, but there are exceptions, especially in remote rural areas where some roads can only be travelled in 4x4 vehicles and with great care.</w:t>
      </w:r>
      <w:r w:rsidRPr="04E8489D" w:rsidR="00EF3B98">
        <w:rPr>
          <w:lang w:val="en-CA"/>
        </w:rPr>
        <w:t xml:space="preserve"> Complete all travel during daylight hours.</w:t>
      </w:r>
    </w:p>
    <w:p w:rsidR="00B8123C" w:rsidP="00F77A19" w:rsidRDefault="00B8123C" w14:paraId="3FD245EE" w14:textId="5A03D515">
      <w:pPr>
        <w:pStyle w:val="ListParagraph"/>
        <w:numPr>
          <w:ilvl w:val="1"/>
          <w:numId w:val="5"/>
        </w:numPr>
        <w:spacing w:before="120" w:after="120" w:line="240" w:lineRule="auto"/>
        <w:rPr>
          <w:lang w:val="en-CA"/>
        </w:rPr>
      </w:pPr>
      <w:r>
        <w:rPr>
          <w:lang w:val="en-CA"/>
        </w:rPr>
        <w:t xml:space="preserve">Perform a vehicle </w:t>
      </w:r>
      <w:r w:rsidR="00ED477E">
        <w:rPr>
          <w:lang w:val="en-CA"/>
        </w:rPr>
        <w:t>inspection</w:t>
      </w:r>
      <w:r w:rsidR="00BB2BDC">
        <w:rPr>
          <w:lang w:val="en-CA"/>
        </w:rPr>
        <w:t>:</w:t>
      </w:r>
    </w:p>
    <w:p w:rsidR="00ED477E" w:rsidP="00ED477E" w:rsidRDefault="00ED477E" w14:paraId="62D03A03" w14:textId="162C3DE8">
      <w:pPr>
        <w:pStyle w:val="ListParagraph"/>
        <w:numPr>
          <w:ilvl w:val="2"/>
          <w:numId w:val="5"/>
        </w:numPr>
        <w:spacing w:before="120" w:after="120" w:line="240" w:lineRule="auto"/>
        <w:rPr>
          <w:lang w:val="en-CA"/>
        </w:rPr>
      </w:pPr>
      <w:r>
        <w:rPr>
          <w:lang w:val="en-CA"/>
        </w:rPr>
        <w:t>Spare tire</w:t>
      </w:r>
    </w:p>
    <w:p w:rsidR="00ED477E" w:rsidP="00ED477E" w:rsidRDefault="00ED477E" w14:paraId="3A4F9FC9" w14:textId="6EBF455D">
      <w:pPr>
        <w:pStyle w:val="ListParagraph"/>
        <w:numPr>
          <w:ilvl w:val="2"/>
          <w:numId w:val="5"/>
        </w:numPr>
        <w:spacing w:before="120" w:after="120" w:line="240" w:lineRule="auto"/>
        <w:rPr>
          <w:lang w:val="en-CA"/>
        </w:rPr>
      </w:pPr>
      <w:r>
        <w:rPr>
          <w:lang w:val="en-CA"/>
        </w:rPr>
        <w:t>Oil levels</w:t>
      </w:r>
    </w:p>
    <w:p w:rsidR="00ED477E" w:rsidP="00ED477E" w:rsidRDefault="00ED477E" w14:paraId="15E67F53" w14:textId="4ABC018D">
      <w:pPr>
        <w:pStyle w:val="ListParagraph"/>
        <w:numPr>
          <w:ilvl w:val="2"/>
          <w:numId w:val="5"/>
        </w:numPr>
        <w:spacing w:before="120" w:after="120" w:line="240" w:lineRule="auto"/>
        <w:rPr>
          <w:lang w:val="en-CA"/>
        </w:rPr>
      </w:pPr>
      <w:r>
        <w:rPr>
          <w:lang w:val="en-CA"/>
        </w:rPr>
        <w:t>Extra Fuel</w:t>
      </w:r>
    </w:p>
    <w:p w:rsidR="00ED477E" w:rsidP="00ED477E" w:rsidRDefault="00ED477E" w14:paraId="29946720" w14:textId="667780DA">
      <w:pPr>
        <w:pStyle w:val="ListParagraph"/>
        <w:numPr>
          <w:ilvl w:val="2"/>
          <w:numId w:val="5"/>
        </w:numPr>
        <w:spacing w:before="120" w:after="120" w:line="240" w:lineRule="auto"/>
        <w:rPr>
          <w:lang w:val="en-CA"/>
        </w:rPr>
      </w:pPr>
      <w:r>
        <w:rPr>
          <w:lang w:val="en-CA"/>
        </w:rPr>
        <w:t>Water</w:t>
      </w:r>
    </w:p>
    <w:p w:rsidR="00ED477E" w:rsidP="00ED477E" w:rsidRDefault="00ED477E" w14:paraId="11972AA2" w14:textId="3AD50436">
      <w:pPr>
        <w:pStyle w:val="ListParagraph"/>
        <w:numPr>
          <w:ilvl w:val="2"/>
          <w:numId w:val="5"/>
        </w:numPr>
        <w:spacing w:before="120" w:after="120" w:line="240" w:lineRule="auto"/>
        <w:rPr>
          <w:lang w:val="en-CA"/>
        </w:rPr>
      </w:pPr>
      <w:r>
        <w:rPr>
          <w:lang w:val="en-CA"/>
        </w:rPr>
        <w:t>Functioning lights and blinkers</w:t>
      </w:r>
    </w:p>
    <w:p w:rsidR="00ED477E" w:rsidP="00ED477E" w:rsidRDefault="00ED477E" w14:paraId="190F562C" w14:textId="669D42A4">
      <w:pPr>
        <w:pStyle w:val="ListParagraph"/>
        <w:numPr>
          <w:ilvl w:val="2"/>
          <w:numId w:val="5"/>
        </w:numPr>
        <w:spacing w:before="120" w:after="120" w:line="240" w:lineRule="auto"/>
        <w:rPr>
          <w:lang w:val="en-CA"/>
        </w:rPr>
      </w:pPr>
      <w:r w:rsidRPr="49CCCB4A" w:rsidR="00ED477E">
        <w:rPr>
          <w:lang w:val="en-CA"/>
        </w:rPr>
        <w:t>Medical Kit – located in office</w:t>
      </w:r>
    </w:p>
    <w:p w:rsidRPr="00F77A19" w:rsidR="00F77A19" w:rsidP="00F77A19" w:rsidRDefault="00F77A19" w14:paraId="1FBA7896" w14:textId="2EB77E7F">
      <w:pPr>
        <w:pStyle w:val="ListParagraph"/>
        <w:numPr>
          <w:ilvl w:val="1"/>
          <w:numId w:val="5"/>
        </w:numPr>
        <w:spacing w:before="120" w:after="120" w:line="240" w:lineRule="auto"/>
        <w:rPr>
          <w:lang w:val="en-CA"/>
        </w:rPr>
      </w:pPr>
      <w:r w:rsidRPr="00F77A19">
        <w:rPr>
          <w:lang w:val="en-CA"/>
        </w:rPr>
        <w:t xml:space="preserve">Make sure you have all the correct vehicle documentation. Long stretches of the route are isolated, and without mobile phone reception. </w:t>
      </w:r>
      <w:r w:rsidR="00B8123C">
        <w:rPr>
          <w:lang w:val="en-CA"/>
        </w:rPr>
        <w:t xml:space="preserve">MUST </w:t>
      </w:r>
      <w:r w:rsidRPr="00F77A19">
        <w:rPr>
          <w:lang w:val="en-CA"/>
        </w:rPr>
        <w:t>complete your entire journey during daylight.</w:t>
      </w:r>
    </w:p>
    <w:p w:rsidRPr="00130295" w:rsidR="000C4E1A" w:rsidP="00F77A19" w:rsidRDefault="00F77A19" w14:paraId="1FBA7897" w14:textId="77777777">
      <w:pPr>
        <w:pStyle w:val="ListParagraph"/>
        <w:numPr>
          <w:ilvl w:val="1"/>
          <w:numId w:val="5"/>
        </w:numPr>
        <w:spacing w:before="120" w:after="120" w:line="240" w:lineRule="auto"/>
      </w:pPr>
      <w:r w:rsidRPr="00130295">
        <w:rPr>
          <w:lang w:val="en-CA"/>
        </w:rPr>
        <w:t xml:space="preserve">The use of Route </w:t>
      </w:r>
      <w:proofErr w:type="spellStart"/>
      <w:r w:rsidRPr="00130295">
        <w:rPr>
          <w:lang w:val="en-CA"/>
        </w:rPr>
        <w:t>Nationale</w:t>
      </w:r>
      <w:proofErr w:type="spellEnd"/>
      <w:r w:rsidRPr="00130295">
        <w:rPr>
          <w:lang w:val="en-CA"/>
        </w:rPr>
        <w:t xml:space="preserve"> 1 is not recommended, due to insecurity involving, daily and sometimes violent, demonstrations. </w:t>
      </w:r>
    </w:p>
    <w:p w:rsidRPr="009E36E1" w:rsidR="00EF3B98" w:rsidP="009E36E1" w:rsidRDefault="00EF3B98" w14:paraId="1FBA7899" w14:textId="4A358497">
      <w:pPr>
        <w:pStyle w:val="ListParagraph"/>
        <w:numPr>
          <w:ilvl w:val="0"/>
          <w:numId w:val="5"/>
        </w:numPr>
        <w:spacing w:before="120" w:after="120" w:line="240" w:lineRule="auto"/>
        <w:ind w:left="720"/>
        <w:rPr>
          <w:lang w:val="en-CA"/>
        </w:rPr>
      </w:pPr>
      <w:r w:rsidRPr="12BC6488" w:rsidR="00EF3B98">
        <w:rPr>
          <w:lang w:val="en-CA"/>
        </w:rPr>
        <w:t xml:space="preserve">The political situation in </w:t>
      </w:r>
      <w:r w:rsidRPr="12BC6488" w:rsidR="63E50E92">
        <w:rPr>
          <w:lang w:val="en-CA"/>
        </w:rPr>
        <w:t xml:space="preserve">Mauritania </w:t>
      </w:r>
      <w:r w:rsidRPr="12BC6488" w:rsidR="00EF3B98">
        <w:rPr>
          <w:lang w:val="en-CA"/>
        </w:rPr>
        <w:t>s unpredictable</w:t>
      </w:r>
      <w:r w:rsidRPr="12BC6488" w:rsidR="007C24B8">
        <w:rPr>
          <w:lang w:val="en-CA"/>
        </w:rPr>
        <w:t xml:space="preserve"> and chaotic, besides security issues with regards to the ongoing lawlessness and potential military interventions it is ALWAYS </w:t>
      </w:r>
      <w:r w:rsidRPr="12BC6488" w:rsidR="008D7C94">
        <w:rPr>
          <w:lang w:val="en-CA"/>
        </w:rPr>
        <w:t xml:space="preserve">important to </w:t>
      </w:r>
      <w:r w:rsidRPr="12BC6488" w:rsidR="00EF3B98">
        <w:rPr>
          <w:lang w:val="en-CA"/>
        </w:rPr>
        <w:t xml:space="preserve">avoid political rallies, </w:t>
      </w:r>
      <w:r w:rsidRPr="12BC6488" w:rsidR="00B8123C">
        <w:rPr>
          <w:lang w:val="en-CA"/>
        </w:rPr>
        <w:t>demonstrations,</w:t>
      </w:r>
      <w:r w:rsidRPr="12BC6488" w:rsidR="00EF3B98">
        <w:rPr>
          <w:lang w:val="en-CA"/>
        </w:rPr>
        <w:t xml:space="preserve"> and crowds.</w:t>
      </w:r>
      <w:r w:rsidRPr="12BC6488" w:rsidR="0C5E47B6">
        <w:rPr>
          <w:lang w:val="en-CA"/>
        </w:rPr>
        <w:t xml:space="preserve"> </w:t>
      </w:r>
      <w:r w:rsidRPr="12BC6488" w:rsidR="00EF3B98">
        <w:rPr>
          <w:lang w:val="en-CA"/>
        </w:rPr>
        <w:t>Demonstrations may often be accomp</w:t>
      </w:r>
      <w:r w:rsidRPr="12BC6488" w:rsidR="009E36E1">
        <w:rPr>
          <w:lang w:val="en-CA"/>
        </w:rPr>
        <w:t xml:space="preserve">anied by improvised </w:t>
      </w:r>
      <w:r w:rsidRPr="12BC6488" w:rsidR="007D06A5">
        <w:rPr>
          <w:lang w:val="en-CA"/>
        </w:rPr>
        <w:t>roadblocks</w:t>
      </w:r>
      <w:r w:rsidRPr="12BC6488" w:rsidR="007D06A5">
        <w:rPr>
          <w:lang w:val="en-CA"/>
        </w:rPr>
        <w:t xml:space="preserve">; </w:t>
      </w:r>
      <w:r w:rsidRPr="12BC6488" w:rsidR="009E36E1">
        <w:rPr>
          <w:lang w:val="en-CA"/>
        </w:rPr>
        <w:t>c</w:t>
      </w:r>
      <w:r w:rsidRPr="12BC6488" w:rsidR="00EF3B98">
        <w:rPr>
          <w:lang w:val="en-CA"/>
        </w:rPr>
        <w:t xml:space="preserve">urfews and new security regulations can be announced at short notice. You should </w:t>
      </w:r>
      <w:r w:rsidRPr="12BC6488" w:rsidR="00EF3B98">
        <w:rPr>
          <w:lang w:val="en-CA"/>
        </w:rPr>
        <w:t>m</w:t>
      </w:r>
      <w:r w:rsidRPr="12BC6488" w:rsidR="00EF3B98">
        <w:rPr>
          <w:lang w:val="en-CA"/>
        </w:rPr>
        <w:t>onitor</w:t>
      </w:r>
      <w:r w:rsidRPr="12BC6488" w:rsidR="00EF3B98">
        <w:rPr>
          <w:lang w:val="en-CA"/>
        </w:rPr>
        <w:t xml:space="preserve"> </w:t>
      </w:r>
      <w:r w:rsidRPr="12BC6488" w:rsidR="00EF3B98">
        <w:rPr>
          <w:lang w:val="en-CA"/>
        </w:rPr>
        <w:t>local news and follow the advice of the local authorities</w:t>
      </w:r>
      <w:r w:rsidRPr="12BC6488" w:rsidR="007D06A5">
        <w:rPr>
          <w:lang w:val="en-CA"/>
        </w:rPr>
        <w:t xml:space="preserve">, while </w:t>
      </w:r>
      <w:r w:rsidRPr="12BC6488" w:rsidR="007D06A5">
        <w:rPr>
          <w:lang w:val="en-CA"/>
        </w:rPr>
        <w:t>l</w:t>
      </w:r>
      <w:r w:rsidRPr="12BC6488" w:rsidR="007D06A5">
        <w:rPr>
          <w:lang w:val="en-CA"/>
        </w:rPr>
        <w:t>everaging</w:t>
      </w:r>
      <w:r w:rsidRPr="12BC6488" w:rsidR="007D06A5">
        <w:rPr>
          <w:lang w:val="en-CA"/>
        </w:rPr>
        <w:t xml:space="preserve"> </w:t>
      </w:r>
      <w:r w:rsidRPr="12BC6488" w:rsidR="007D06A5">
        <w:rPr>
          <w:lang w:val="en-CA"/>
        </w:rPr>
        <w:t xml:space="preserve">access to </w:t>
      </w:r>
      <w:r w:rsidRPr="12BC6488" w:rsidR="008C413B">
        <w:rPr>
          <w:lang w:val="en-CA"/>
        </w:rPr>
        <w:t>external consulting firms and risk monitoring resources</w:t>
      </w:r>
      <w:r w:rsidRPr="12BC6488" w:rsidR="00EF3B98">
        <w:rPr>
          <w:lang w:val="en-CA"/>
        </w:rPr>
        <w:t>.</w:t>
      </w:r>
    </w:p>
    <w:p w:rsidRPr="00FA7727" w:rsidR="00FB0AC1" w:rsidP="006E612E" w:rsidRDefault="00FB0AC1" w14:paraId="1FBA789A" w14:textId="77777777">
      <w:pPr>
        <w:pStyle w:val="ListParagraph"/>
        <w:spacing w:before="120" w:after="120" w:line="240" w:lineRule="auto"/>
        <w:rPr>
          <w:highlight w:val="yellow"/>
        </w:rPr>
      </w:pPr>
    </w:p>
    <w:p w:rsidR="000C4E1A" w:rsidP="006E612E" w:rsidRDefault="000C4E1A" w14:paraId="1FBA789B" w14:textId="77777777">
      <w:pPr>
        <w:spacing w:before="120" w:after="120" w:line="240" w:lineRule="auto"/>
        <w:ind w:left="360"/>
        <w:rPr>
          <w:b/>
        </w:rPr>
      </w:pPr>
      <w:r>
        <w:rPr>
          <w:noProof/>
        </w:rPr>
        <w:drawing>
          <wp:anchor distT="0" distB="0" distL="114300" distR="114300" simplePos="0" relativeHeight="251658253" behindDoc="1" locked="0" layoutInCell="1" allowOverlap="1" wp14:anchorId="1FBA791D" wp14:editId="1FBA791E">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rsidRPr="004138D5" w:rsidR="000C4E1A" w:rsidP="006E612E" w:rsidRDefault="000C4E1A" w14:paraId="1FBA789C" w14:textId="77777777">
      <w:pPr>
        <w:spacing w:before="120" w:after="120" w:line="240" w:lineRule="auto"/>
        <w:ind w:left="360"/>
      </w:pPr>
      <w:r w:rsidRPr="00FA7727">
        <w:t>Th</w:t>
      </w:r>
      <w:r w:rsidRPr="004138D5">
        <w:t>e following security tips will help you have a safe and secure visit:</w:t>
      </w:r>
    </w:p>
    <w:p w:rsidRPr="004138D5" w:rsidR="00F967CD" w:rsidP="00F967CD" w:rsidRDefault="00F967CD" w14:paraId="1FBA789D" w14:textId="77777777">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rsidRPr="00232529" w:rsidR="00F967CD" w:rsidP="00F967CD" w:rsidRDefault="00F967CD" w14:paraId="1FBA789E" w14:textId="77777777">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rsidRPr="00232529" w:rsidR="00F967CD" w:rsidP="00F967CD" w:rsidRDefault="00F967CD" w14:paraId="1FBA789F" w14:textId="32FF9C4F">
      <w:pPr>
        <w:pStyle w:val="ListParagraph"/>
        <w:numPr>
          <w:ilvl w:val="0"/>
          <w:numId w:val="3"/>
        </w:numPr>
        <w:spacing w:line="240" w:lineRule="auto"/>
        <w:rPr>
          <w:b/>
        </w:rPr>
      </w:pPr>
      <w:r>
        <w:t>Use a VPN on all devices where possible</w:t>
      </w:r>
      <w:r w:rsidR="00B8123C">
        <w:t xml:space="preserve"> (Proton VPN)</w:t>
      </w:r>
      <w:r>
        <w:t>.</w:t>
      </w:r>
    </w:p>
    <w:p w:rsidRPr="00F967CD" w:rsidR="00F967CD" w:rsidP="00F967CD" w:rsidRDefault="00F967CD" w14:paraId="1FBA78A0" w14:textId="77777777">
      <w:pPr>
        <w:pStyle w:val="ListParagraph"/>
        <w:numPr>
          <w:ilvl w:val="0"/>
          <w:numId w:val="3"/>
        </w:numPr>
        <w:spacing w:line="240" w:lineRule="auto"/>
        <w:rPr>
          <w:b/>
        </w:rPr>
      </w:pPr>
      <w:r>
        <w:t>Never discuss or share itineraries or plans with non-designated security personnel or on any social media platforms.</w:t>
      </w:r>
    </w:p>
    <w:p w:rsidRPr="00F967CD" w:rsidR="00F967CD" w:rsidP="00F967CD" w:rsidRDefault="00F967CD" w14:paraId="1FBA78A1" w14:textId="77777777">
      <w:pPr>
        <w:spacing w:line="240" w:lineRule="auto"/>
        <w:rPr>
          <w:b/>
        </w:rPr>
      </w:pPr>
    </w:p>
    <w:p w:rsidRPr="001209BB" w:rsidR="000C4E1A" w:rsidP="006E612E" w:rsidRDefault="000C4E1A" w14:paraId="1FBA78A2" w14:textId="77777777">
      <w:pPr>
        <w:spacing w:before="120" w:after="120" w:line="240" w:lineRule="auto"/>
        <w:ind w:left="360"/>
        <w:rPr>
          <w:b/>
        </w:rPr>
      </w:pPr>
      <w:r>
        <w:rPr>
          <w:noProof/>
        </w:rPr>
        <w:drawing>
          <wp:anchor distT="0" distB="0" distL="114300" distR="114300" simplePos="0" relativeHeight="251658254"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9BB">
        <w:rPr>
          <w:b/>
        </w:rPr>
        <w:t>Calendar Risk Events</w:t>
      </w:r>
    </w:p>
    <w:p w:rsidR="000C4E1A" w:rsidP="006E612E" w:rsidRDefault="000C4E1A" w14:paraId="1FBA78A3" w14:textId="77777777">
      <w:pPr>
        <w:spacing w:before="120" w:after="120" w:line="240" w:lineRule="auto"/>
        <w:ind w:left="360"/>
      </w:pPr>
      <w:r w:rsidR="000C4E1A">
        <w:rPr/>
        <w:t>The following calendar events could raise security risks for visitors:</w:t>
      </w:r>
    </w:p>
    <w:p w:rsidR="000C40D6" w:rsidP="04E8489D" w:rsidRDefault="000C40D6" w14:paraId="4717B246" w14:textId="69CED81A">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 xml:space="preserve">1 January – New Year’s Day </w:t>
      </w:r>
    </w:p>
    <w:p w:rsidR="000C40D6" w:rsidP="04E8489D" w:rsidRDefault="000C40D6" w14:paraId="546EB4DC" w14:textId="0E4C6CD8">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10 April – Eid al-Fitr</w:t>
      </w:r>
    </w:p>
    <w:p w:rsidR="000C40D6" w:rsidP="04E8489D" w:rsidRDefault="000C40D6" w14:paraId="5C20D92E" w14:textId="084AA72C">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 xml:space="preserve">1 May – Labor Day </w:t>
      </w:r>
    </w:p>
    <w:p w:rsidR="000C40D6" w:rsidP="04E8489D" w:rsidRDefault="000C40D6" w14:paraId="631736D5" w14:textId="79CDB951">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 xml:space="preserve">25 May – Africa Day </w:t>
      </w:r>
    </w:p>
    <w:p w:rsidR="000C40D6" w:rsidP="04E8489D" w:rsidRDefault="000C40D6" w14:paraId="7271B691" w14:textId="2224C0E5">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17 June – Eid al-Adha</w:t>
      </w:r>
    </w:p>
    <w:p w:rsidR="000C40D6" w:rsidP="04E8489D" w:rsidRDefault="000C40D6" w14:paraId="366FAC5B" w14:textId="4026884B">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 xml:space="preserve">8 July – Islamic New Year </w:t>
      </w:r>
    </w:p>
    <w:p w:rsidR="000C40D6" w:rsidP="04E8489D" w:rsidRDefault="000C40D6" w14:paraId="7EB5E134" w14:textId="30BD611E">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 xml:space="preserve">16-17 July – Ashura </w:t>
      </w:r>
    </w:p>
    <w:p w:rsidR="000C40D6" w:rsidP="04E8489D" w:rsidRDefault="000C40D6" w14:paraId="253DEB6F" w14:textId="74CCCD1D">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 xml:space="preserve">16 September – Milad </w:t>
      </w:r>
      <w:r w:rsidRPr="04E8489D" w:rsidR="5FABDABB">
        <w:rPr>
          <w:rFonts w:ascii="Calibri" w:hAnsi="Calibri" w:eastAsia="Calibri" w:cs="Calibri"/>
          <w:b w:val="0"/>
          <w:bCs w:val="0"/>
          <w:i w:val="0"/>
          <w:iCs w:val="0"/>
          <w:caps w:val="0"/>
          <w:smallCaps w:val="0"/>
          <w:noProof w:val="0"/>
          <w:color w:val="4A4A49"/>
          <w:sz w:val="22"/>
          <w:szCs w:val="22"/>
          <w:lang w:val="en-US"/>
        </w:rPr>
        <w:t>un Nabi</w:t>
      </w:r>
      <w:r w:rsidRPr="04E8489D" w:rsidR="5FABDABB">
        <w:rPr>
          <w:rFonts w:ascii="Calibri" w:hAnsi="Calibri" w:eastAsia="Calibri" w:cs="Calibri"/>
          <w:b w:val="0"/>
          <w:bCs w:val="0"/>
          <w:i w:val="0"/>
          <w:iCs w:val="0"/>
          <w:caps w:val="0"/>
          <w:smallCaps w:val="0"/>
          <w:noProof w:val="0"/>
          <w:color w:val="4A4A49"/>
          <w:sz w:val="22"/>
          <w:szCs w:val="22"/>
          <w:lang w:val="en-US"/>
        </w:rPr>
        <w:t xml:space="preserve"> </w:t>
      </w:r>
    </w:p>
    <w:p w:rsidR="000C40D6" w:rsidP="04E8489D" w:rsidRDefault="000C40D6" w14:paraId="4E80C5D1" w14:textId="3AF97CD0">
      <w:pPr>
        <w:pStyle w:val="ListParagraph"/>
        <w:numPr>
          <w:ilvl w:val="0"/>
          <w:numId w:val="6"/>
        </w:numPr>
        <w:shd w:val="clear" w:color="auto" w:fill="FFFFFF" w:themeFill="background1"/>
        <w:spacing w:before="0" w:beforeAutospacing="off" w:after="0" w:afterAutospacing="off" w:line="240" w:lineRule="auto"/>
        <w:jc w:val="both"/>
        <w:rPr>
          <w:rFonts w:ascii="Calibri" w:hAnsi="Calibri" w:eastAsia="Calibri" w:cs="Calibri"/>
          <w:b w:val="0"/>
          <w:bCs w:val="0"/>
          <w:i w:val="0"/>
          <w:iCs w:val="0"/>
          <w:caps w:val="0"/>
          <w:smallCaps w:val="0"/>
          <w:noProof w:val="0"/>
          <w:color w:val="4A4A49"/>
          <w:sz w:val="22"/>
          <w:szCs w:val="22"/>
          <w:lang w:val="en-US"/>
        </w:rPr>
      </w:pPr>
      <w:r w:rsidRPr="04E8489D" w:rsidR="5FABDABB">
        <w:rPr>
          <w:rFonts w:ascii="Calibri" w:hAnsi="Calibri" w:eastAsia="Calibri" w:cs="Calibri"/>
          <w:b w:val="0"/>
          <w:bCs w:val="0"/>
          <w:i w:val="0"/>
          <w:iCs w:val="0"/>
          <w:caps w:val="0"/>
          <w:smallCaps w:val="0"/>
          <w:noProof w:val="0"/>
          <w:color w:val="4A4A49"/>
          <w:sz w:val="22"/>
          <w:szCs w:val="22"/>
          <w:lang w:val="en-US"/>
        </w:rPr>
        <w:t>28 November – National Day</w:t>
      </w:r>
    </w:p>
    <w:p w:rsidR="000C40D6" w:rsidP="04E8489D" w:rsidRDefault="000C40D6" w14:paraId="1FBA78B4" w14:textId="77777777">
      <w:pPr>
        <w:pStyle w:val="Normal"/>
        <w:spacing w:before="120" w:after="120" w:line="240" w:lineRule="auto"/>
      </w:pPr>
    </w:p>
    <w:p w:rsidRPr="000C40D6" w:rsidR="000C4E1A" w:rsidP="000C40D6" w:rsidRDefault="00484FFA" w14:paraId="1FBA78B5" w14:textId="4777D98D">
      <w:pPr>
        <w:spacing w:before="120" w:after="120" w:line="240" w:lineRule="auto"/>
        <w:rPr>
          <w:b/>
        </w:rPr>
      </w:pPr>
      <w:r>
        <w:rPr>
          <w:noProof/>
        </w:rPr>
        <w:drawing>
          <wp:anchor distT="0" distB="0" distL="114300" distR="114300" simplePos="0" relativeHeight="251653120" behindDoc="1" locked="0" layoutInCell="1" allowOverlap="1" wp14:anchorId="1FBA7921" wp14:editId="407CD34F">
            <wp:simplePos x="0" y="0"/>
            <wp:positionH relativeFrom="column">
              <wp:posOffset>273574</wp:posOffset>
            </wp:positionH>
            <wp:positionV relativeFrom="paragraph">
              <wp:posOffset>118883</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rsidR="00484FFA" w:rsidP="006E612E" w:rsidRDefault="00484FFA" w14:paraId="0FAE5C7D" w14:textId="171C1F43">
      <w:pPr>
        <w:spacing w:before="120" w:after="120" w:line="240" w:lineRule="auto"/>
        <w:ind w:left="360"/>
      </w:pPr>
      <w:r>
        <w:rPr>
          <w:b/>
        </w:rPr>
        <w:t>Areas to Avoid</w:t>
      </w:r>
    </w:p>
    <w:p w:rsidR="00484FFA" w:rsidP="006E612E" w:rsidRDefault="00484FFA" w14:paraId="5AC1EB9D" w14:textId="77777777">
      <w:pPr>
        <w:spacing w:before="120" w:after="120" w:line="240" w:lineRule="auto"/>
        <w:ind w:left="360"/>
      </w:pPr>
    </w:p>
    <w:p w:rsidRPr="00484FFA" w:rsidR="000C4E1A" w:rsidP="006E612E" w:rsidRDefault="000C4E1A" w14:paraId="1FBA78B6" w14:textId="2CE7FC2C">
      <w:pPr>
        <w:spacing w:before="120" w:after="120" w:line="240" w:lineRule="auto"/>
        <w:ind w:left="360"/>
        <w:rPr>
          <w:b/>
        </w:rPr>
      </w:pPr>
      <w:r w:rsidR="000C4E1A">
        <w:rPr/>
        <w:t>The following areas should be avoided:</w:t>
      </w:r>
    </w:p>
    <w:p w:rsidR="284EDAF3" w:rsidP="49CCCB4A" w:rsidRDefault="284EDAF3" w14:paraId="20BC612F" w14:textId="7A8F5047">
      <w:pPr>
        <w:pStyle w:val="ListParagraph"/>
        <w:numPr>
          <w:ilvl w:val="0"/>
          <w:numId w:val="29"/>
        </w:numPr>
        <w:rPr/>
      </w:pPr>
      <w:r w:rsidR="284EDAF3">
        <w:rPr/>
        <w:t>All areas north of the Tropic of Cancer</w:t>
      </w:r>
    </w:p>
    <w:p w:rsidR="284EDAF3" w:rsidP="49CCCB4A" w:rsidRDefault="284EDAF3" w14:paraId="7D3A8DE6" w14:textId="2DC123F4">
      <w:pPr>
        <w:pStyle w:val="ListParagraph"/>
        <w:numPr>
          <w:ilvl w:val="0"/>
          <w:numId w:val="29"/>
        </w:numPr>
        <w:rPr/>
      </w:pPr>
      <w:r w:rsidR="284EDAF3">
        <w:rPr/>
        <w:t>All areas east of 08⁰ longitude (West of Greenwich) situated within 100km of the Mali Border</w:t>
      </w:r>
    </w:p>
    <w:p w:rsidR="0151C2B8" w:rsidP="49CCCB4A" w:rsidRDefault="0151C2B8" w14:paraId="0D1C2B6A" w14:textId="176C346C">
      <w:pPr>
        <w:pStyle w:val="ListParagraph"/>
        <w:numPr>
          <w:ilvl w:val="0"/>
          <w:numId w:val="29"/>
        </w:numPr>
        <w:rPr/>
      </w:pPr>
      <w:r w:rsidR="0151C2B8">
        <w:rPr/>
        <w:t xml:space="preserve">Reconsider travel to </w:t>
      </w:r>
      <w:r w:rsidR="0151C2B8">
        <w:rPr/>
        <w:t>Tiris</w:t>
      </w:r>
      <w:r w:rsidR="0151C2B8">
        <w:rPr/>
        <w:t xml:space="preserve"> </w:t>
      </w:r>
      <w:r w:rsidR="0151C2B8">
        <w:rPr/>
        <w:t>Zemmour</w:t>
      </w:r>
      <w:r w:rsidR="0151C2B8">
        <w:rPr/>
        <w:t xml:space="preserve"> province, </w:t>
      </w:r>
      <w:r w:rsidR="0151C2B8">
        <w:rPr/>
        <w:t>Adrar</w:t>
      </w:r>
      <w:r w:rsidR="0151C2B8">
        <w:rPr/>
        <w:t xml:space="preserve"> province, </w:t>
      </w:r>
      <w:r w:rsidR="0151C2B8">
        <w:rPr/>
        <w:t>Tagant</w:t>
      </w:r>
      <w:r w:rsidR="0151C2B8">
        <w:rPr/>
        <w:t xml:space="preserve"> province, </w:t>
      </w:r>
      <w:r w:rsidR="0151C2B8">
        <w:rPr/>
        <w:t>Hidh</w:t>
      </w:r>
      <w:r w:rsidR="0151C2B8">
        <w:rPr/>
        <w:t xml:space="preserve"> ech </w:t>
      </w:r>
      <w:r w:rsidR="0151C2B8">
        <w:rPr/>
        <w:t>Chargui</w:t>
      </w:r>
      <w:r w:rsidR="0151C2B8">
        <w:rPr/>
        <w:t xml:space="preserve"> province, </w:t>
      </w:r>
      <w:r w:rsidR="0151C2B8">
        <w:rPr/>
        <w:t>Hodh</w:t>
      </w:r>
      <w:r w:rsidR="0151C2B8">
        <w:rPr/>
        <w:t xml:space="preserve"> El Gharbi province, </w:t>
      </w:r>
      <w:r w:rsidR="0151C2B8">
        <w:rPr/>
        <w:t>Assaba</w:t>
      </w:r>
      <w:r w:rsidR="0151C2B8">
        <w:rPr/>
        <w:t xml:space="preserve"> province, and </w:t>
      </w:r>
      <w:r w:rsidR="0151C2B8">
        <w:rPr/>
        <w:t>Guidimaka</w:t>
      </w:r>
      <w:r w:rsidR="0151C2B8">
        <w:rPr/>
        <w:t xml:space="preserve"> province due to increased kidnapping risk.</w:t>
      </w:r>
      <w:r w:rsidR="368C1535">
        <w:rPr/>
        <w:t xml:space="preserve"> </w:t>
      </w:r>
      <w:r w:rsidR="368C1535">
        <w:rPr/>
        <w:t>Also</w:t>
      </w:r>
      <w:r w:rsidR="368C1535">
        <w:rPr/>
        <w:t xml:space="preserve"> to 25km of Mauritania's northern border with Western Sahara again due to kidnapping risk and unexplored landmines.</w:t>
      </w:r>
    </w:p>
    <w:p w:rsidR="284EDAF3" w:rsidP="49CCCB4A" w:rsidRDefault="284EDAF3" w14:paraId="5AB67936" w14:textId="49820A3F">
      <w:pPr>
        <w:pStyle w:val="Normal"/>
        <w:bidi w:val="0"/>
        <w:ind w:left="0"/>
      </w:pPr>
      <w:r w:rsidR="284EDAF3">
        <w:rPr/>
        <w:t xml:space="preserve">The government of Mauritania </w:t>
      </w:r>
      <w:r w:rsidR="5F5B33C2">
        <w:rPr/>
        <w:t>designates</w:t>
      </w:r>
      <w:r w:rsidR="284EDAF3">
        <w:rPr/>
        <w:t xml:space="preserve"> areas to which foreigners and most </w:t>
      </w:r>
      <w:r w:rsidR="5BA1EF75">
        <w:rPr/>
        <w:t>Mauritanians</w:t>
      </w:r>
      <w:r w:rsidR="284EDAF3">
        <w:rPr/>
        <w:t xml:space="preserve"> cannot travel. The</w:t>
      </w:r>
      <w:r w:rsidR="6606C65E">
        <w:rPr/>
        <w:t xml:space="preserve">se precise areas are liable to </w:t>
      </w:r>
      <w:r w:rsidR="4025C62D">
        <w:rPr/>
        <w:t>change but</w:t>
      </w:r>
      <w:r w:rsidR="6606C65E">
        <w:rPr/>
        <w:t xml:space="preserve"> are </w:t>
      </w:r>
      <w:r w:rsidR="6606C65E">
        <w:rPr/>
        <w:t>generally defined</w:t>
      </w:r>
      <w:r w:rsidR="6606C65E">
        <w:rPr/>
        <w:t xml:space="preserve"> by their proximity to Mali. The Mauritanian government does not </w:t>
      </w:r>
      <w:r w:rsidR="6606C65E">
        <w:rPr/>
        <w:t>maintain</w:t>
      </w:r>
      <w:r w:rsidR="6606C65E">
        <w:rPr/>
        <w:t xml:space="preserve"> a significant security presence in these areas and therefore cannot respond to </w:t>
      </w:r>
      <w:r w:rsidR="12707702">
        <w:rPr/>
        <w:t>incidents generally</w:t>
      </w:r>
      <w:r w:rsidR="12707702">
        <w:rPr/>
        <w:t xml:space="preserve">. These “no movement zones” are dangerous as armed insurgents are known to </w:t>
      </w:r>
      <w:r w:rsidR="12707702">
        <w:rPr/>
        <w:t>operate</w:t>
      </w:r>
      <w:r w:rsidR="12707702">
        <w:rPr/>
        <w:t xml:space="preserve"> in these areas. Additionally,</w:t>
      </w:r>
      <w:r w:rsidR="40B356F6">
        <w:rPr/>
        <w:t xml:space="preserve"> cell phone coverage and paved roads are not found in these areas.</w:t>
      </w:r>
    </w:p>
    <w:p w:rsidRPr="000C4E1A" w:rsidR="000C4E1A" w:rsidP="006E612E" w:rsidRDefault="000C4E1A" w14:paraId="1FBA78BA" w14:textId="77777777">
      <w:pPr>
        <w:spacing w:before="120" w:after="120" w:line="240" w:lineRule="auto"/>
        <w:rPr>
          <w:b/>
          <w:sz w:val="28"/>
        </w:rPr>
      </w:pPr>
      <w:r w:rsidRPr="000C4E1A">
        <w:rPr>
          <w:b/>
          <w:sz w:val="28"/>
        </w:rPr>
        <w:t>Cultural Advice</w:t>
      </w:r>
    </w:p>
    <w:p w:rsidRPr="00DD6E6E" w:rsidR="000C4E1A" w:rsidP="006E612E" w:rsidRDefault="00166EDE" w14:paraId="1FBA78BB" w14:textId="77777777">
      <w:pPr>
        <w:spacing w:before="120" w:after="120" w:line="240" w:lineRule="auto"/>
      </w:pPr>
      <w:r>
        <w:t xml:space="preserve">Be respectful of the local culture in terms of how you dress and interact with others. Ensure you understand, and be courteous of, religious and gender differences, as well as the rules for social contact.  </w:t>
      </w:r>
      <w:r w:rsidRPr="00DD6E6E" w:rsidR="000C4E1A">
        <w:t>The following cultural advice is provided for this country:</w:t>
      </w:r>
    </w:p>
    <w:p w:rsidRPr="003C04BE" w:rsidR="000C4E1A" w:rsidP="49CCCB4A" w:rsidRDefault="00ED477E" w14:paraId="600103F0" w14:textId="18E68794">
      <w:pPr>
        <w:pStyle w:val="ListParagraph"/>
        <w:numPr>
          <w:ilvl w:val="0"/>
          <w:numId w:val="4"/>
        </w:numPr>
        <w:spacing w:before="120" w:after="120" w:line="240" w:lineRule="auto"/>
        <w:rPr>
          <w:b w:val="0"/>
          <w:bCs w:val="0"/>
        </w:rPr>
      </w:pPr>
      <w:r w:rsidRPr="49CCCB4A" w:rsidR="00ED477E">
        <w:rPr>
          <w:b w:val="1"/>
          <w:bCs w:val="1"/>
        </w:rPr>
        <w:t>Targeted Population</w:t>
      </w:r>
      <w:r w:rsidRPr="49CCCB4A" w:rsidR="000C4E1A">
        <w:rPr>
          <w:b w:val="1"/>
          <w:bCs w:val="1"/>
        </w:rPr>
        <w:t xml:space="preserve"> Considerations:</w:t>
      </w:r>
      <w:r w:rsidRPr="49CCCB4A" w:rsidR="000C4E1A">
        <w:rPr>
          <w:b w:val="1"/>
          <w:bCs w:val="1"/>
        </w:rPr>
        <w:t xml:space="preserve"> </w:t>
      </w:r>
      <w:r w:rsidR="18E1F8AF">
        <w:rPr>
          <w:b w:val="0"/>
          <w:bCs w:val="0"/>
        </w:rPr>
        <w:t>Same-sex relations are illegal in Mauritania and are punishable by death for men. LGBTQ travelers are advised to exercise discretion in country.</w:t>
      </w:r>
    </w:p>
    <w:p w:rsidRPr="003C04BE" w:rsidR="000C4E1A" w:rsidP="49CCCB4A" w:rsidRDefault="00ED477E" w14:paraId="1FBA78BC" w14:textId="6583349C">
      <w:pPr>
        <w:pStyle w:val="ListParagraph"/>
        <w:spacing w:before="120" w:after="120" w:line="240" w:lineRule="auto"/>
        <w:ind w:left="720"/>
      </w:pPr>
    </w:p>
    <w:p w:rsidRPr="00484FFA" w:rsidR="00ED477E" w:rsidP="006E612E" w:rsidRDefault="000C4E1A" w14:paraId="60A7F5C0" w14:textId="76D9B6A7">
      <w:pPr>
        <w:pStyle w:val="ListParagraph"/>
        <w:numPr>
          <w:ilvl w:val="0"/>
          <w:numId w:val="4"/>
        </w:numPr>
        <w:spacing w:before="120" w:after="120" w:line="240" w:lineRule="auto"/>
        <w:rPr/>
      </w:pPr>
      <w:r w:rsidRPr="49CCCB4A" w:rsidR="000C4E1A">
        <w:rPr>
          <w:b w:val="1"/>
          <w:bCs w:val="1"/>
        </w:rPr>
        <w:t>Religious Considerations:</w:t>
      </w:r>
      <w:r w:rsidRPr="49CCCB4A" w:rsidR="000C4E1A">
        <w:rPr>
          <w:b w:val="1"/>
          <w:bCs w:val="1"/>
        </w:rPr>
        <w:t xml:space="preserve"> </w:t>
      </w:r>
      <w:r w:rsidR="0B1C5068">
        <w:rPr>
          <w:b w:val="0"/>
          <w:bCs w:val="0"/>
        </w:rPr>
        <w:t xml:space="preserve">Islam is the official </w:t>
      </w:r>
      <w:r w:rsidR="7FC07C2C">
        <w:rPr>
          <w:b w:val="0"/>
          <w:bCs w:val="0"/>
        </w:rPr>
        <w:t>religion,</w:t>
      </w:r>
      <w:r w:rsidR="0B1C5068">
        <w:rPr>
          <w:b w:val="0"/>
          <w:bCs w:val="0"/>
        </w:rPr>
        <w:t xml:space="preserve"> and the constitution </w:t>
      </w:r>
      <w:r w:rsidR="0B1C5068">
        <w:rPr>
          <w:b w:val="0"/>
          <w:bCs w:val="0"/>
        </w:rPr>
        <w:t>designates</w:t>
      </w:r>
      <w:r w:rsidR="0B1C5068">
        <w:rPr>
          <w:b w:val="0"/>
          <w:bCs w:val="0"/>
        </w:rPr>
        <w:t xml:space="preserve"> this as the sole religion of the citizenry. </w:t>
      </w:r>
      <w:r w:rsidR="35BD8EEE">
        <w:rPr>
          <w:b w:val="0"/>
          <w:bCs w:val="0"/>
        </w:rPr>
        <w:t xml:space="preserve">Individuals should avoid making religious statements, as any communication </w:t>
      </w:r>
      <w:r w:rsidR="35BD8EEE">
        <w:rPr>
          <w:b w:val="0"/>
          <w:bCs w:val="0"/>
        </w:rPr>
        <w:t>deemed</w:t>
      </w:r>
      <w:r w:rsidR="35BD8EEE">
        <w:rPr>
          <w:b w:val="0"/>
          <w:bCs w:val="0"/>
        </w:rPr>
        <w:t xml:space="preserve"> to be proselytism is illegal and punishable.</w:t>
      </w:r>
      <w:r w:rsidR="65DB17DB">
        <w:rPr>
          <w:b w:val="0"/>
          <w:bCs w:val="0"/>
        </w:rPr>
        <w:t xml:space="preserve"> During the holy month of Ramadan, Muslims abstain from food, drink, </w:t>
      </w:r>
      <w:r w:rsidR="65DB17DB">
        <w:rPr>
          <w:b w:val="0"/>
          <w:bCs w:val="0"/>
        </w:rPr>
        <w:t>tobacco</w:t>
      </w:r>
      <w:r w:rsidR="65DB17DB">
        <w:rPr>
          <w:b w:val="0"/>
          <w:bCs w:val="0"/>
        </w:rPr>
        <w:t xml:space="preserve"> and sexual activity from dawn to dusk. Individuals should respect religious traditions and customs during Ramadan by not drinking, </w:t>
      </w:r>
      <w:r w:rsidR="65DB17DB">
        <w:rPr>
          <w:b w:val="0"/>
          <w:bCs w:val="0"/>
        </w:rPr>
        <w:t>eating</w:t>
      </w:r>
      <w:r w:rsidR="65DB17DB">
        <w:rPr>
          <w:b w:val="0"/>
          <w:bCs w:val="0"/>
        </w:rPr>
        <w:t xml:space="preserve"> or using tobacco in public during the day and by not frequenting venues </w:t>
      </w:r>
      <w:r w:rsidR="65DB17DB">
        <w:rPr>
          <w:b w:val="0"/>
          <w:bCs w:val="0"/>
        </w:rPr>
        <w:t>deemed</w:t>
      </w:r>
      <w:r w:rsidR="65DB17DB">
        <w:rPr>
          <w:b w:val="0"/>
          <w:bCs w:val="0"/>
        </w:rPr>
        <w:t xml:space="preserve"> to be against the principles of the holy month. Both men and women travelers should dress conservatively, particularly when visiting mosques and churches, by covering the shoulders, arms and legs. It is advisable to wear long, loose clothing that covers the arms and legs in public.</w:t>
      </w:r>
    </w:p>
    <w:p w:rsidRPr="00484FFA" w:rsidR="00ED477E" w:rsidP="006E612E" w:rsidRDefault="000C4E1A" w14:paraId="51E822C0" w14:textId="0CDEBE52">
      <w:pPr>
        <w:pStyle w:val="ListParagraph"/>
        <w:numPr>
          <w:ilvl w:val="0"/>
          <w:numId w:val="4"/>
        </w:numPr>
        <w:spacing w:before="120" w:after="120" w:line="240" w:lineRule="auto"/>
        <w:rPr/>
      </w:pPr>
      <w:r w:rsidRPr="49CCCB4A" w:rsidR="5E97D905">
        <w:rPr>
          <w:b w:val="1"/>
          <w:bCs w:val="1"/>
        </w:rPr>
        <w:t xml:space="preserve">Gender considerations: </w:t>
      </w:r>
      <w:r w:rsidR="5E97D905">
        <w:rPr>
          <w:b w:val="0"/>
          <w:bCs w:val="0"/>
        </w:rPr>
        <w:t xml:space="preserve">Women travelling alone may be subject to some forms of harassment, verbal </w:t>
      </w:r>
      <w:r w:rsidR="5E97D905">
        <w:rPr>
          <w:b w:val="0"/>
          <w:bCs w:val="0"/>
        </w:rPr>
        <w:t>abuse</w:t>
      </w:r>
      <w:r w:rsidR="5E97D905">
        <w:rPr>
          <w:b w:val="0"/>
          <w:bCs w:val="0"/>
        </w:rPr>
        <w:t xml:space="preserve"> and physical assault. Women should travel in groups and avoid travelling alone at night. Physical contact between members of the opposite sex should be avoided, particularly near religious </w:t>
      </w:r>
      <w:r w:rsidR="23B1D500">
        <w:rPr>
          <w:b w:val="0"/>
          <w:bCs w:val="0"/>
        </w:rPr>
        <w:t>sites. Women</w:t>
      </w:r>
      <w:r w:rsidR="5E97D905">
        <w:rPr/>
        <w:t xml:space="preserve"> have been detained when reporting sexual assault, as they must prove that the sex was not consensual to avoid being charged.</w:t>
      </w:r>
    </w:p>
    <w:p w:rsidRPr="00484FFA" w:rsidR="00ED477E" w:rsidP="49CCCB4A" w:rsidRDefault="000C4E1A" w14:paraId="1707C131" w14:textId="148A75C4">
      <w:pPr>
        <w:pStyle w:val="ListParagraph"/>
        <w:spacing w:before="120" w:after="120" w:line="240" w:lineRule="auto"/>
        <w:ind w:left="720"/>
      </w:pPr>
    </w:p>
    <w:p w:rsidRPr="00484FFA" w:rsidR="00ED477E" w:rsidP="006E612E" w:rsidRDefault="000C4E1A" w14:paraId="445C0AD1" w14:textId="45DCD8D5">
      <w:pPr>
        <w:pStyle w:val="ListParagraph"/>
        <w:numPr>
          <w:ilvl w:val="0"/>
          <w:numId w:val="4"/>
        </w:numPr>
        <w:spacing w:before="120" w:after="120" w:line="240" w:lineRule="auto"/>
        <w:rPr/>
      </w:pPr>
      <w:r w:rsidRPr="04E8489D" w:rsidR="000C4E1A">
        <w:rPr>
          <w:b w:val="1"/>
          <w:bCs w:val="1"/>
        </w:rPr>
        <w:t>Local Laws:</w:t>
      </w:r>
      <w:r w:rsidRPr="04E8489D" w:rsidR="00BC0C5D">
        <w:rPr>
          <w:rFonts w:ascii="Arial" w:hAnsi="Arial" w:eastAsia="Calibri" w:cs="Arial" w:eastAsiaTheme="minorAscii"/>
          <w:color w:val="0B0C0C"/>
          <w:sz w:val="29"/>
          <w:szCs w:val="29"/>
          <w:shd w:val="clear" w:color="auto" w:fill="FFFFFF"/>
        </w:rPr>
        <w:t xml:space="preserve"> </w:t>
      </w:r>
      <w:r w:rsidRPr="007F3A83" w:rsidR="00BC0C5D">
        <w:rPr/>
        <w:t xml:space="preserve">Don’t</w:t>
      </w:r>
      <w:r w:rsidRPr="007F3A83" w:rsidR="00BC0C5D">
        <w:rPr/>
        <w:t xml:space="preserve"> become involved with illegal drugs of any kind ensure you pack all luggage yourself and </w:t>
      </w:r>
      <w:r w:rsidRPr="007F3A83" w:rsidR="00BC0C5D">
        <w:rPr/>
        <w:t xml:space="preserve">don’t</w:t>
      </w:r>
      <w:r w:rsidRPr="007F3A83" w:rsidR="00BC0C5D">
        <w:rPr/>
        <w:t xml:space="preserve"> be tempted to carry items through customs for anyone else. If you are caught in possession of drugs or suspected of drug trafficking, </w:t>
      </w:r>
      <w:r w:rsidRPr="007F3A83" w:rsidR="007F3A83">
        <w:rPr/>
        <w:t>arrest followed by jail</w:t>
      </w:r>
      <w:r w:rsidRPr="007F3A83" w:rsidR="00BC0C5D">
        <w:rPr/>
        <w:t xml:space="preserve"> for weeks or months before appearing before a magistrate</w:t>
      </w:r>
      <w:r w:rsidRPr="007F3A83" w:rsidR="007F3A83">
        <w:rPr/>
        <w:t xml:space="preserve"> are possible.</w:t>
      </w:r>
      <w:r w:rsidRPr="007F3A83" w:rsidR="00BC0C5D">
        <w:rPr/>
        <w:t xml:space="preserve"> Prison conditions in </w:t>
      </w:r>
      <w:r w:rsidRPr="007F3A83" w:rsidR="781D1CB5">
        <w:rPr/>
        <w:t xml:space="preserve">Mauritania</w:t>
      </w:r>
      <w:r w:rsidRPr="007F3A83" w:rsidR="00BC0C5D">
        <w:rPr/>
        <w:t xml:space="preserve"> are </w:t>
      </w:r>
      <w:r w:rsidRPr="007F3A83" w:rsidR="00BC0C5D">
        <w:rPr/>
        <w:t xml:space="preserve">very poor</w:t>
      </w:r>
      <w:r w:rsidRPr="007F3A83" w:rsidR="00BC0C5D">
        <w:rPr/>
        <w:t xml:space="preserve">.</w:t>
      </w:r>
      <w:r w:rsidR="48CE20F7">
        <w:rPr>
          <w:b w:val="0"/>
          <w:bCs w:val="0"/>
        </w:rPr>
        <w:t xml:space="preserve"> It is illegal for Muslims and non-Muslims to import or consume alcohol and pork products in Mauritania. The Mauritanian authorities scan all baggage on arrival at Nouakchott International Airport and may search vehicles at land borders. They will confiscate alcohol or pork products and arrest or fine people found carrying them. </w:t>
      </w:r>
      <w:r w:rsidR="48CE20F7">
        <w:rPr/>
        <w:t xml:space="preserve">Be careful when taking photos. </w:t>
      </w:r>
      <w:r w:rsidR="48CE20F7">
        <w:rPr/>
        <w:t>It's</w:t>
      </w:r>
      <w:r w:rsidR="48CE20F7">
        <w:rPr/>
        <w:t xml:space="preserve"> illegal to photograph military sites, airports and government and religious buildings without permission.</w:t>
      </w:r>
    </w:p>
    <w:p w:rsidRPr="00484FFA" w:rsidR="00ED477E" w:rsidP="49CCCB4A" w:rsidRDefault="000C4E1A" w14:paraId="4CA81F6F" w14:textId="3532FCE8">
      <w:pPr>
        <w:pStyle w:val="ListParagraph"/>
        <w:spacing w:before="120" w:after="120" w:line="240" w:lineRule="auto"/>
        <w:ind w:left="720"/>
      </w:pPr>
    </w:p>
    <w:p w:rsidRPr="000C4E1A" w:rsidR="00ED477E" w:rsidP="006E612E" w:rsidRDefault="00ED477E" w14:paraId="439ED0BE" w14:textId="77777777">
      <w:pPr>
        <w:spacing w:before="120" w:after="120" w:line="240" w:lineRule="auto"/>
        <w:rPr>
          <w:b/>
          <w:sz w:val="16"/>
          <w:szCs w:val="16"/>
        </w:rPr>
      </w:pPr>
    </w:p>
    <w:p w:rsidRPr="000C4E1A" w:rsidR="000C4E1A" w:rsidP="006E612E" w:rsidRDefault="000C4E1A" w14:paraId="1FBA78C2" w14:textId="77777777">
      <w:pPr>
        <w:spacing w:before="120" w:after="120" w:line="240" w:lineRule="auto"/>
        <w:rPr>
          <w:b/>
          <w:sz w:val="28"/>
        </w:rPr>
      </w:pPr>
      <w:r w:rsidRPr="000C4E1A">
        <w:rPr>
          <w:b/>
          <w:sz w:val="28"/>
        </w:rPr>
        <w:t>Administrative Advice</w:t>
      </w:r>
    </w:p>
    <w:p w:rsidR="000C4E1A" w:rsidP="006E612E" w:rsidRDefault="000C4E1A" w14:paraId="1FBA78C3" w14:textId="77777777">
      <w:pPr>
        <w:spacing w:before="120" w:after="120" w:line="240" w:lineRule="auto"/>
      </w:pPr>
      <w:r>
        <w:t>The following advice is provided to assist you with a more pleasant and productive visit:</w:t>
      </w:r>
    </w:p>
    <w:p w:rsidRPr="009E36E1" w:rsidR="002A7048" w:rsidP="009E36E1" w:rsidRDefault="000C4E1A" w14:paraId="1FBA78C4" w14:textId="77F44C83">
      <w:pPr>
        <w:pStyle w:val="ListParagraph"/>
        <w:numPr>
          <w:ilvl w:val="0"/>
          <w:numId w:val="3"/>
        </w:numPr>
        <w:spacing w:before="120" w:after="120" w:line="240" w:lineRule="auto"/>
        <w:rPr/>
      </w:pPr>
      <w:commentRangeStart w:id="10"/>
      <w:r w:rsidRPr="49CCCB4A" w:rsidR="000C4E1A">
        <w:rPr>
          <w:b w:val="1"/>
          <w:bCs w:val="1"/>
        </w:rPr>
        <w:t>Cash and ATMs:</w:t>
      </w:r>
      <w:commentRangeEnd w:id="10"/>
      <w:r>
        <w:rPr>
          <w:rStyle w:val="CommentReference"/>
        </w:rPr>
        <w:commentReference w:id="10"/>
      </w:r>
      <w:r w:rsidRPr="49CCCB4A" w:rsidR="000C4E1A">
        <w:rPr>
          <w:b w:val="1"/>
          <w:bCs w:val="1"/>
        </w:rPr>
        <w:t xml:space="preserve"> </w:t>
      </w:r>
      <w:r w:rsidR="1DAA0298">
        <w:rPr/>
        <w:t xml:space="preserve">Mauritania is mainly a cash-based society. A few hotels in Nouakchott and Nouadhibou accept credit cards – some hotels only accept Visa cards. Some ATMs accept foreign credit or debit cards. </w:t>
      </w:r>
      <w:r w:rsidR="00DB7B9D">
        <w:rPr/>
        <w:t xml:space="preserve">Avoid using banks or withdrawing money at cash points unless absolutely necessary and </w:t>
      </w:r>
      <w:r w:rsidR="00DB7B9D">
        <w:rPr/>
        <w:t>don’t</w:t>
      </w:r>
      <w:r w:rsidR="00DB7B9D">
        <w:rPr/>
        <w:t xml:space="preserve"> carry large sums of money. Always be aware of your surroundings and who might be watching you. If necessary, make withdrawals from cash machines in supermarkets with security guards.</w:t>
      </w:r>
      <w:r w:rsidR="0C391FBA">
        <w:rPr/>
        <w:t xml:space="preserve"> </w:t>
      </w:r>
    </w:p>
    <w:p w:rsidR="000C4E1A" w:rsidP="006E612E" w:rsidRDefault="000C4E1A" w14:paraId="1FBA78C5" w14:textId="77777777">
      <w:pPr>
        <w:pStyle w:val="ListParagraph"/>
        <w:numPr>
          <w:ilvl w:val="0"/>
          <w:numId w:val="3"/>
        </w:numPr>
        <w:spacing w:before="120" w:after="120" w:line="240" w:lineRule="auto"/>
        <w:rPr/>
      </w:pPr>
      <w:r w:rsidRPr="49CCCB4A" w:rsidR="000C4E1A">
        <w:rPr>
          <w:b w:val="1"/>
          <w:bCs w:val="1"/>
        </w:rPr>
        <w:t>Emergency Cash:</w:t>
      </w:r>
      <w:r w:rsidR="000C4E1A">
        <w:rPr/>
        <w:t xml:space="preserve"> In the event that you run out of cash and your credit cards are not working then you can have a family member wire monies via Western Union to a branch near where you are staying, noting that wires over $7,500 are often delayed as they are subject to US Government scrutiny: </w:t>
      </w:r>
      <w:hyperlink r:id="R7f503575add04904">
        <w:r w:rsidRPr="49CCCB4A" w:rsidR="000C4E1A">
          <w:rPr>
            <w:rStyle w:val="Hyperlink"/>
          </w:rPr>
          <w:t>https://www.westernunion.com/us/en/home.html</w:t>
        </w:r>
      </w:hyperlink>
      <w:r w:rsidR="000C4E1A">
        <w:rPr/>
        <w:t xml:space="preserve"> or Money Gram: </w:t>
      </w:r>
      <w:hyperlink r:id="R44de544ce3d14aa0">
        <w:r w:rsidRPr="49CCCB4A" w:rsidR="000C4E1A">
          <w:rPr>
            <w:rStyle w:val="Hyperlink"/>
          </w:rPr>
          <w:t>https://secure.moneygram.com</w:t>
        </w:r>
      </w:hyperlink>
    </w:p>
    <w:p w:rsidRPr="004138D5" w:rsidR="000C4E1A" w:rsidP="49CCCB4A" w:rsidRDefault="000C4E1A" w14:paraId="16DD359C" w14:textId="302B9943">
      <w:pPr>
        <w:pStyle w:val="ListParagraph"/>
        <w:spacing w:before="120" w:after="120" w:line="240" w:lineRule="auto"/>
        <w:ind w:left="720"/>
        <w:rPr>
          <w:b w:val="1"/>
          <w:bCs w:val="1"/>
        </w:rPr>
      </w:pPr>
      <w:r w:rsidR="3EB612B6">
        <w:rPr/>
        <w:t>It is illegal to take Mauritanian currency (</w:t>
      </w:r>
      <w:r w:rsidR="3EB612B6">
        <w:rPr/>
        <w:t>ougiyas</w:t>
      </w:r>
      <w:r w:rsidR="3EB612B6">
        <w:rPr/>
        <w:t xml:space="preserve">) out of the country. The Mauritanian authorities may confiscate money from people trying to do so. </w:t>
      </w:r>
    </w:p>
    <w:p w:rsidRPr="004138D5" w:rsidR="000C4E1A" w:rsidP="49CCCB4A" w:rsidRDefault="000C4E1A" w14:paraId="1FBA78C6" w14:textId="07A1A9D1">
      <w:pPr>
        <w:pStyle w:val="ListParagraph"/>
        <w:numPr>
          <w:ilvl w:val="0"/>
          <w:numId w:val="3"/>
        </w:numPr>
        <w:spacing w:before="120" w:after="120" w:line="240" w:lineRule="auto"/>
        <w:rPr>
          <w:b w:val="1"/>
          <w:bCs w:val="1"/>
        </w:rPr>
      </w:pPr>
      <w:r w:rsidRPr="49CCCB4A" w:rsidR="000C4E1A">
        <w:rPr>
          <w:b w:val="1"/>
          <w:bCs w:val="1"/>
        </w:rPr>
        <w:t>Food and Water:</w:t>
      </w:r>
      <w:r w:rsidRPr="49CCCB4A" w:rsidR="000C4E1A">
        <w:rPr>
          <w:b w:val="1"/>
          <w:bCs w:val="1"/>
        </w:rPr>
        <w:t xml:space="preserve"> </w:t>
      </w:r>
      <w:r w:rsidR="001C7726">
        <w:rPr/>
        <w:t xml:space="preserve">Tap water is not potable and you should ensure you have sufficient water for your own use for at least three days if supplies run short. All perishable purchases should be carefully washed before consumption. The consumption of street food is not recommended. </w:t>
      </w:r>
      <w:r w:rsidR="00180F76">
        <w:rPr/>
        <w:t>Large</w:t>
      </w:r>
      <w:r w:rsidR="001C7726">
        <w:rPr/>
        <w:t xml:space="preserve"> cities have restaurants</w:t>
      </w:r>
      <w:r w:rsidR="001C7726">
        <w:rPr/>
        <w:t xml:space="preserve"> which can be visited under advisement from local contacts as to their quality and hygiene.</w:t>
      </w:r>
    </w:p>
    <w:p w:rsidR="002A31E1" w:rsidP="002A31E1" w:rsidRDefault="000C4E1A" w14:paraId="1FBA78C7" w14:textId="77777777">
      <w:pPr>
        <w:pStyle w:val="ListParagraph"/>
        <w:numPr>
          <w:ilvl w:val="0"/>
          <w:numId w:val="3"/>
        </w:numPr>
      </w:pPr>
      <w:r w:rsidRPr="004138D5">
        <w:rPr>
          <w:b/>
        </w:rPr>
        <w:t xml:space="preserve">Essential Items: </w:t>
      </w:r>
      <w:r w:rsidR="002A31E1">
        <w:t>Prescription medicines including anti-malarial</w:t>
      </w:r>
    </w:p>
    <w:p w:rsidR="002A31E1" w:rsidP="002A31E1" w:rsidRDefault="002A31E1" w14:paraId="1FBA78C8" w14:textId="77777777">
      <w:pPr>
        <w:pStyle w:val="ListParagraph"/>
        <w:numPr>
          <w:ilvl w:val="1"/>
          <w:numId w:val="3"/>
        </w:numPr>
        <w:spacing w:line="240" w:lineRule="auto"/>
      </w:pPr>
      <w:r>
        <w:t xml:space="preserve">Non-prescription medicines to cover common ailments including stomach upsets, </w:t>
      </w:r>
      <w:proofErr w:type="gramStart"/>
      <w:r>
        <w:t>flu</w:t>
      </w:r>
      <w:proofErr w:type="gramEnd"/>
      <w:r>
        <w:t xml:space="preserve"> and any personal medical concerns.</w:t>
      </w:r>
    </w:p>
    <w:p w:rsidR="002A31E1" w:rsidP="002A31E1" w:rsidRDefault="002A31E1" w14:paraId="1FBA78C9" w14:textId="77777777">
      <w:pPr>
        <w:pStyle w:val="ListParagraph"/>
        <w:numPr>
          <w:ilvl w:val="1"/>
          <w:numId w:val="3"/>
        </w:numPr>
        <w:spacing w:line="240" w:lineRule="auto"/>
      </w:pPr>
      <w:r>
        <w:t>Clothing to protect against extremes of heat and cold.</w:t>
      </w:r>
    </w:p>
    <w:p w:rsidR="002A31E1" w:rsidP="002A31E1" w:rsidRDefault="002A31E1" w14:paraId="1FBA78CA" w14:textId="77777777">
      <w:pPr>
        <w:pStyle w:val="ListParagraph"/>
        <w:numPr>
          <w:ilvl w:val="1"/>
          <w:numId w:val="3"/>
        </w:numPr>
        <w:spacing w:line="240" w:lineRule="auto"/>
      </w:pPr>
      <w:r>
        <w:t>First aid kits with the skills and knowledge to use them.</w:t>
      </w:r>
    </w:p>
    <w:p w:rsidR="002A31E1" w:rsidP="002A31E1" w:rsidRDefault="002A31E1" w14:paraId="1FBA78CB" w14:textId="34B0E545">
      <w:pPr>
        <w:pStyle w:val="ListParagraph"/>
        <w:numPr>
          <w:ilvl w:val="1"/>
          <w:numId w:val="3"/>
        </w:numPr>
        <w:spacing w:line="240" w:lineRule="auto"/>
      </w:pPr>
      <w:r>
        <w:t>Copies</w:t>
      </w:r>
      <w:r w:rsidR="00ED477E">
        <w:t xml:space="preserve"> (and digital)</w:t>
      </w:r>
      <w:r>
        <w:t xml:space="preserve"> of all official documents from passports, visas, letters of introduction and insurance documents.</w:t>
      </w:r>
    </w:p>
    <w:p w:rsidR="0093155D" w:rsidP="0093155D" w:rsidRDefault="000C4E1A" w14:paraId="1FBA78CC" w14:textId="77777777">
      <w:pPr>
        <w:pStyle w:val="ListParagraph"/>
        <w:numPr>
          <w:ilvl w:val="0"/>
          <w:numId w:val="3"/>
        </w:numPr>
        <w:spacing w:line="240" w:lineRule="auto"/>
        <w:rPr/>
      </w:pPr>
      <w:r w:rsidRPr="49CCCB4A" w:rsidR="000C4E1A">
        <w:rPr>
          <w:b w:val="1"/>
          <w:bCs w:val="1"/>
        </w:rPr>
        <w:t>Communications:</w:t>
      </w:r>
      <w:r w:rsidR="0093155D">
        <w:rPr/>
        <w:t xml:space="preserve"> </w:t>
      </w:r>
      <w:r w:rsidR="0093155D">
        <w:rPr/>
        <w:t xml:space="preserve">A sound plan should be </w:t>
      </w:r>
      <w:r w:rsidR="0093155D">
        <w:rPr/>
        <w:t>established</w:t>
      </w:r>
      <w:r w:rsidR="0093155D">
        <w:rPr/>
        <w:t xml:space="preserve"> to address </w:t>
      </w:r>
      <w:r w:rsidR="0093155D">
        <w:rPr/>
        <w:t>primary</w:t>
      </w:r>
      <w:r w:rsidR="0093155D">
        <w:rPr/>
        <w:t xml:space="preserve"> secondary and tertiary options for communication. Agreeing </w:t>
      </w:r>
      <w:r w:rsidR="0093155D">
        <w:rPr/>
        <w:t>check</w:t>
      </w:r>
      <w:r w:rsidR="0093155D">
        <w:rPr/>
        <w:t xml:space="preserve"> in times and frequency with trusted individuals and agreeing when those individuals when they should alert authorities should you not make contact. Testing communication plans before departure and during your visit.</w:t>
      </w:r>
    </w:p>
    <w:p w:rsidRPr="00180F76" w:rsidR="00F14FF7" w:rsidP="00180F76" w:rsidRDefault="000C4E1A" w14:paraId="1403C199" w14:textId="578C613A">
      <w:pPr>
        <w:pStyle w:val="ListParagraph"/>
        <w:numPr>
          <w:ilvl w:val="0"/>
          <w:numId w:val="3"/>
        </w:numPr>
        <w:spacing w:line="240" w:lineRule="auto"/>
        <w:rPr/>
      </w:pPr>
      <w:r w:rsidRPr="10CF4797" w:rsidR="000C4E1A">
        <w:rPr>
          <w:b w:val="1"/>
          <w:bCs w:val="1"/>
        </w:rPr>
        <w:t>Dress:</w:t>
      </w:r>
      <w:r w:rsidR="000C4E1A">
        <w:rPr/>
        <w:t xml:space="preserve"> </w:t>
      </w:r>
      <w:r w:rsidR="4E2D0B62">
        <w:rPr/>
        <w:t>You should dress modestly. Women should cover their shoulders and not wear short skirts. Men should not wear sleeveless tops or shorts.</w:t>
      </w:r>
    </w:p>
    <w:p w:rsidRPr="00180F76" w:rsidR="00F14FF7" w:rsidP="49CCCB4A" w:rsidRDefault="000C4E1A" w14:paraId="1FBA78CE" w14:textId="45F7E09E">
      <w:pPr>
        <w:pStyle w:val="ListParagraph"/>
        <w:numPr>
          <w:ilvl w:val="0"/>
          <w:numId w:val="3"/>
        </w:numPr>
        <w:spacing w:before="120" w:after="120" w:line="240" w:lineRule="auto"/>
        <w:rPr/>
      </w:pPr>
      <w:r w:rsidRPr="49CCCB4A" w:rsidR="000C4E1A">
        <w:rPr>
          <w:b w:val="1"/>
          <w:bCs w:val="1"/>
        </w:rPr>
        <w:t>Sanitary Products:</w:t>
      </w:r>
      <w:r w:rsidR="000C4E1A">
        <w:rPr/>
        <w:t xml:space="preserve"> </w:t>
      </w:r>
      <w:r w:rsidR="00180F76">
        <w:rPr/>
        <w:t>Availability is unknown at the moment and therefore</w:t>
      </w:r>
      <w:r w:rsidR="00F14FF7">
        <w:rPr/>
        <w:t xml:space="preserve"> it is advisable to ensure you bring additional supplies of your own preferred brands.</w:t>
      </w:r>
      <w:r w:rsidR="00F14FF7">
        <w:rPr/>
        <w:t xml:space="preserve"> </w:t>
      </w:r>
    </w:p>
    <w:p w:rsidRPr="009E36E1" w:rsidR="000C4E1A" w:rsidP="00180F76" w:rsidRDefault="000C4E1A" w14:paraId="1FBA78CF" w14:textId="439C511E">
      <w:pPr>
        <w:pStyle w:val="ListParagraph"/>
        <w:numPr>
          <w:ilvl w:val="0"/>
          <w:numId w:val="3"/>
        </w:numPr>
        <w:spacing w:before="120" w:after="120" w:line="240" w:lineRule="auto"/>
        <w:rPr/>
      </w:pPr>
      <w:r w:rsidRPr="12BC6488" w:rsidR="000C4E1A">
        <w:rPr>
          <w:b w:val="1"/>
          <w:bCs w:val="1"/>
        </w:rPr>
        <w:t xml:space="preserve">Local Phones and </w:t>
      </w:r>
      <w:r w:rsidRPr="12BC6488" w:rsidR="000C4E1A">
        <w:rPr>
          <w:b w:val="1"/>
          <w:bCs w:val="1"/>
        </w:rPr>
        <w:t>SimCards</w:t>
      </w:r>
      <w:r w:rsidRPr="12BC6488" w:rsidR="000C4E1A">
        <w:rPr>
          <w:b w:val="1"/>
          <w:bCs w:val="1"/>
        </w:rPr>
        <w:t>:</w:t>
      </w:r>
      <w:r w:rsidR="000C4E1A">
        <w:rPr/>
        <w:t xml:space="preserve"> </w:t>
      </w:r>
      <w:r w:rsidR="009E36E1">
        <w:rPr/>
        <w:t xml:space="preserve">Mobile telephones are widely </w:t>
      </w:r>
      <w:r w:rsidR="00AA7945">
        <w:rPr/>
        <w:t>used,</w:t>
      </w:r>
      <w:r w:rsidR="009E36E1">
        <w:rPr/>
        <w:t xml:space="preserve"> and roaming is available for some service providers (</w:t>
      </w:r>
      <w:r w:rsidR="1103CAAB">
        <w:rPr/>
        <w:t>Mauritel</w:t>
      </w:r>
      <w:r w:rsidR="1103CAAB">
        <w:rPr/>
        <w:t xml:space="preserve">, Mattel, </w:t>
      </w:r>
      <w:r w:rsidR="1103CAAB">
        <w:rPr/>
        <w:t>Chinguitel</w:t>
      </w:r>
      <w:r w:rsidR="1103CAAB">
        <w:rPr/>
        <w:t>, etc.)</w:t>
      </w:r>
      <w:r w:rsidR="009E36E1">
        <w:rPr/>
        <w:t xml:space="preserve">. Signal reception varies but is </w:t>
      </w:r>
      <w:r w:rsidR="009E36E1">
        <w:rPr/>
        <w:t>generally acceptable</w:t>
      </w:r>
      <w:r w:rsidR="009E36E1">
        <w:rPr/>
        <w:t xml:space="preserve"> around </w:t>
      </w:r>
      <w:r w:rsidR="174B22EB">
        <w:rPr/>
        <w:t>Nouakchott</w:t>
      </w:r>
      <w:r w:rsidR="009E36E1">
        <w:rPr/>
        <w:t>. You can buy local SIM cards and prepaid cards in the main towns</w:t>
      </w:r>
      <w:r w:rsidR="009E36E1">
        <w:rPr/>
        <w:t>.</w:t>
      </w:r>
    </w:p>
    <w:p w:rsidR="00494D1F" w:rsidRDefault="00494D1F" w14:paraId="5238B6A6" w14:textId="77777777">
      <w:pPr>
        <w:rPr>
          <w:b/>
          <w:color w:val="000000" w:themeColor="text1"/>
          <w:sz w:val="32"/>
        </w:rPr>
      </w:pPr>
      <w:r>
        <w:rPr>
          <w:b/>
          <w:color w:val="000000" w:themeColor="text1"/>
          <w:sz w:val="32"/>
        </w:rPr>
        <w:br w:type="page"/>
      </w:r>
    </w:p>
    <w:p w:rsidRPr="001209BB" w:rsidR="000C4E1A" w:rsidP="006E612E" w:rsidRDefault="000C4E1A" w14:paraId="1FBA78D1" w14:textId="565D3EA2">
      <w:pPr>
        <w:spacing w:before="120" w:after="120" w:line="240" w:lineRule="auto"/>
        <w:jc w:val="center"/>
        <w:rPr>
          <w:b/>
          <w:color w:val="000000" w:themeColor="text1"/>
          <w:sz w:val="32"/>
        </w:rPr>
      </w:pPr>
      <w:r w:rsidRPr="001209BB">
        <w:rPr>
          <w:b/>
          <w:color w:val="000000" w:themeColor="text1"/>
          <w:sz w:val="32"/>
        </w:rPr>
        <w:t>Meet and Greet</w:t>
      </w:r>
    </w:p>
    <w:p w:rsidR="000C4E1A" w:rsidP="006E612E" w:rsidRDefault="000C4E1A" w14:paraId="1FBA78D2" w14:textId="06FEF0A3">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Pr="00AF1360" w:rsidR="00BB2BDC">
        <w:rPr>
          <w:color w:val="000000" w:themeColor="text1"/>
        </w:rPr>
        <w:t>the person</w:t>
      </w:r>
      <w:r w:rsidRPr="00AF1360">
        <w:rPr>
          <w:color w:val="000000" w:themeColor="text1"/>
        </w:rPr>
        <w:t xml:space="preserve"> </w:t>
      </w:r>
      <w:r>
        <w:t xml:space="preserve">meeting you. If the person is not at </w:t>
      </w:r>
      <w:r w:rsidR="00BB2BDC">
        <w:t>arrivals,</w:t>
      </w:r>
      <w:r>
        <w:t xml:space="preserve"> then do NOT leave the safety of the airport, ring your ‘Meet and Greet’ and then move through the points of contact you have been provided. If a </w:t>
      </w:r>
      <w:r w:rsidR="00BB2BDC">
        <w:t>last-minute</w:t>
      </w:r>
      <w:r>
        <w:t xml:space="preserve"> change occurs then this will be emailed to you. The following person will be meeting you at the airport:</w:t>
      </w:r>
    </w:p>
    <w:tbl>
      <w:tblPr>
        <w:tblStyle w:val="TableGrid"/>
        <w:tblW w:w="0" w:type="auto"/>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1260"/>
        <w:gridCol w:w="8095"/>
      </w:tblGrid>
      <w:tr w:rsidRPr="000C4E1A" w:rsidR="000C4E1A" w:rsidTr="00742AE4" w14:paraId="1FBA78D5" w14:textId="77777777">
        <w:tc>
          <w:tcPr>
            <w:tcW w:w="1260" w:type="dxa"/>
            <w:shd w:val="clear" w:color="auto" w:fill="D9D9D9" w:themeFill="background1" w:themeFillShade="D9"/>
          </w:tcPr>
          <w:p w:rsidRPr="000C4E1A" w:rsidR="000C4E1A" w:rsidP="00145328" w:rsidRDefault="000C4E1A" w14:paraId="1FBA78D3" w14:textId="77777777">
            <w:pPr>
              <w:jc w:val="right"/>
              <w:rPr>
                <w:rFonts w:asciiTheme="minorHAnsi" w:hAnsiTheme="minorHAnsi"/>
                <w:b/>
              </w:rPr>
            </w:pPr>
            <w:r w:rsidRPr="000C4E1A">
              <w:rPr>
                <w:rFonts w:asciiTheme="minorHAnsi" w:hAnsiTheme="minorHAnsi"/>
                <w:b/>
              </w:rPr>
              <w:t>Name:</w:t>
            </w:r>
          </w:p>
        </w:tc>
        <w:tc>
          <w:tcPr>
            <w:tcW w:w="8095" w:type="dxa"/>
          </w:tcPr>
          <w:p w:rsidRPr="000C4E1A" w:rsidR="000C4E1A" w:rsidP="00145328" w:rsidRDefault="000C4E1A" w14:paraId="1FBA78D4"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8" w14:textId="77777777">
        <w:tc>
          <w:tcPr>
            <w:tcW w:w="1260" w:type="dxa"/>
            <w:shd w:val="clear" w:color="auto" w:fill="D9D9D9" w:themeFill="background1" w:themeFillShade="D9"/>
          </w:tcPr>
          <w:p w:rsidRPr="000C4E1A" w:rsidR="000C4E1A" w:rsidP="00145328" w:rsidRDefault="000C4E1A" w14:paraId="1FBA78D6" w14:textId="77777777">
            <w:pPr>
              <w:jc w:val="right"/>
              <w:rPr>
                <w:rFonts w:asciiTheme="minorHAnsi" w:hAnsiTheme="minorHAnsi"/>
                <w:b/>
              </w:rPr>
            </w:pPr>
            <w:r w:rsidRPr="000C4E1A">
              <w:rPr>
                <w:rFonts w:asciiTheme="minorHAnsi" w:hAnsiTheme="minorHAnsi"/>
                <w:b/>
              </w:rPr>
              <w:t>Email:</w:t>
            </w:r>
          </w:p>
        </w:tc>
        <w:tc>
          <w:tcPr>
            <w:tcW w:w="8095" w:type="dxa"/>
          </w:tcPr>
          <w:p w:rsidRPr="000C4E1A" w:rsidR="000C4E1A" w:rsidP="00145328" w:rsidRDefault="000C4E1A" w14:paraId="1FBA78D7"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DB" w14:textId="77777777">
        <w:tc>
          <w:tcPr>
            <w:tcW w:w="1260" w:type="dxa"/>
            <w:shd w:val="clear" w:color="auto" w:fill="D9D9D9" w:themeFill="background1" w:themeFillShade="D9"/>
          </w:tcPr>
          <w:p w:rsidRPr="000C4E1A" w:rsidR="000C4E1A" w:rsidP="00145328" w:rsidRDefault="000C4E1A" w14:paraId="1FBA78D9" w14:textId="77777777">
            <w:pPr>
              <w:jc w:val="right"/>
              <w:rPr>
                <w:rFonts w:asciiTheme="minorHAnsi" w:hAnsiTheme="minorHAnsi"/>
                <w:b/>
              </w:rPr>
            </w:pPr>
            <w:r w:rsidRPr="000C4E1A">
              <w:rPr>
                <w:rFonts w:asciiTheme="minorHAnsi" w:hAnsiTheme="minorHAnsi"/>
                <w:b/>
              </w:rPr>
              <w:t>Phone:</w:t>
            </w:r>
          </w:p>
        </w:tc>
        <w:tc>
          <w:tcPr>
            <w:tcW w:w="8095" w:type="dxa"/>
          </w:tcPr>
          <w:p w:rsidRPr="000C4E1A" w:rsidR="000C4E1A" w:rsidP="00145328" w:rsidRDefault="000C4E1A" w14:paraId="1FBA78DA" w14:textId="77777777">
            <w:pPr>
              <w:rPr>
                <w:rFonts w:asciiTheme="minorHAnsi" w:hAnsiTheme="minorHAnsi"/>
                <w:b/>
              </w:rPr>
            </w:pPr>
            <w:r w:rsidRPr="000C4E1A">
              <w:rPr>
                <w:rFonts w:asciiTheme="minorHAnsi" w:hAnsiTheme="minorHAnsi"/>
                <w:highlight w:val="yellow"/>
              </w:rPr>
              <w:t>Insert here</w:t>
            </w:r>
          </w:p>
        </w:tc>
      </w:tr>
      <w:tr w:rsidRPr="000C4E1A" w:rsidR="000C4E1A" w:rsidTr="00742AE4" w14:paraId="1FBA78FA" w14:textId="77777777">
        <w:tc>
          <w:tcPr>
            <w:tcW w:w="9355" w:type="dxa"/>
            <w:gridSpan w:val="2"/>
            <w:shd w:val="clear" w:color="auto" w:fill="FFFFFF" w:themeFill="background1"/>
          </w:tcPr>
          <w:p w:rsidRPr="000C4E1A" w:rsidR="000C4E1A" w:rsidP="00145328" w:rsidRDefault="000C4E1A" w14:paraId="1FBA78DC" w14:textId="77777777">
            <w:pPr>
              <w:jc w:val="center"/>
              <w:rPr>
                <w:rFonts w:asciiTheme="minorHAnsi" w:hAnsiTheme="minorHAnsi"/>
                <w:b/>
                <w:sz w:val="40"/>
                <w:highlight w:val="yellow"/>
              </w:rPr>
            </w:pPr>
            <w:r w:rsidRPr="000C4E1A">
              <w:rPr>
                <w:rFonts w:asciiTheme="minorHAnsi" w:hAnsiTheme="minorHAnsi"/>
                <w:b/>
                <w:sz w:val="40"/>
                <w:highlight w:val="yellow"/>
              </w:rPr>
              <w:t>Photograph</w:t>
            </w:r>
          </w:p>
          <w:p w:rsidRPr="000C4E1A" w:rsidR="000C4E1A" w:rsidP="00145328" w:rsidRDefault="000C4E1A" w14:paraId="1FBA78DD" w14:textId="77777777">
            <w:pPr>
              <w:rPr>
                <w:rFonts w:asciiTheme="minorHAnsi" w:hAnsiTheme="minorHAnsi"/>
              </w:rPr>
            </w:pPr>
            <w:r w:rsidRPr="000C4E1A">
              <w:rPr>
                <w:rFonts w:asciiTheme="minorHAnsi" w:hAnsiTheme="minorHAnsi"/>
                <w:highlight w:val="yellow"/>
              </w:rPr>
              <w:t xml:space="preserve">Include photo if </w:t>
            </w:r>
            <w:proofErr w:type="gramStart"/>
            <w:r w:rsidRPr="000C4E1A">
              <w:rPr>
                <w:rFonts w:asciiTheme="minorHAnsi" w:hAnsiTheme="minorHAnsi"/>
                <w:highlight w:val="yellow"/>
              </w:rPr>
              <w:t>possible</w:t>
            </w:r>
            <w:proofErr w:type="gramEnd"/>
            <w:r w:rsidRPr="000C4E1A">
              <w:rPr>
                <w:rFonts w:asciiTheme="minorHAnsi" w:hAnsiTheme="minorHAnsi"/>
                <w:highlight w:val="yellow"/>
              </w:rPr>
              <w:t xml:space="preserve"> below</w:t>
            </w:r>
          </w:p>
          <w:p w:rsidRPr="000C4E1A" w:rsidR="000C4E1A" w:rsidP="00145328" w:rsidRDefault="000C4E1A" w14:paraId="1FBA78DE" w14:textId="77777777">
            <w:pPr>
              <w:rPr>
                <w:rFonts w:asciiTheme="minorHAnsi" w:hAnsiTheme="minorHAnsi"/>
              </w:rPr>
            </w:pPr>
          </w:p>
          <w:p w:rsidRPr="000C4E1A" w:rsidR="000C4E1A" w:rsidP="00145328" w:rsidRDefault="000C4E1A" w14:paraId="1FBA78DF" w14:textId="77777777">
            <w:pPr>
              <w:rPr>
                <w:rFonts w:asciiTheme="minorHAnsi" w:hAnsiTheme="minorHAnsi"/>
              </w:rPr>
            </w:pPr>
          </w:p>
          <w:p w:rsidRPr="000C4E1A" w:rsidR="000C4E1A" w:rsidP="00145328" w:rsidRDefault="000C4E1A" w14:paraId="1FBA78E0" w14:textId="77777777">
            <w:pPr>
              <w:rPr>
                <w:rFonts w:asciiTheme="minorHAnsi" w:hAnsiTheme="minorHAnsi"/>
              </w:rPr>
            </w:pPr>
          </w:p>
          <w:p w:rsidRPr="000C4E1A" w:rsidR="000C4E1A" w:rsidP="00145328" w:rsidRDefault="000C4E1A" w14:paraId="1FBA78E1" w14:textId="77777777">
            <w:pPr>
              <w:rPr>
                <w:rFonts w:asciiTheme="minorHAnsi" w:hAnsiTheme="minorHAnsi"/>
              </w:rPr>
            </w:pPr>
          </w:p>
          <w:p w:rsidRPr="000C4E1A" w:rsidR="000C4E1A" w:rsidP="00145328" w:rsidRDefault="000C4E1A" w14:paraId="1FBA78E2" w14:textId="77777777">
            <w:pPr>
              <w:rPr>
                <w:rFonts w:asciiTheme="minorHAnsi" w:hAnsiTheme="minorHAnsi"/>
              </w:rPr>
            </w:pPr>
          </w:p>
          <w:p w:rsidRPr="000C4E1A" w:rsidR="000C4E1A" w:rsidP="00145328" w:rsidRDefault="000C4E1A" w14:paraId="1FBA78E3" w14:textId="77777777">
            <w:pPr>
              <w:rPr>
                <w:rFonts w:asciiTheme="minorHAnsi" w:hAnsiTheme="minorHAnsi"/>
              </w:rPr>
            </w:pPr>
          </w:p>
          <w:p w:rsidRPr="000C4E1A" w:rsidR="000C4E1A" w:rsidP="00145328" w:rsidRDefault="000C4E1A" w14:paraId="1FBA78E4" w14:textId="77777777">
            <w:pPr>
              <w:rPr>
                <w:rFonts w:asciiTheme="minorHAnsi" w:hAnsiTheme="minorHAnsi"/>
              </w:rPr>
            </w:pPr>
          </w:p>
          <w:p w:rsidRPr="000C4E1A" w:rsidR="000C4E1A" w:rsidP="00145328" w:rsidRDefault="000C4E1A" w14:paraId="1FBA78E5" w14:textId="77777777">
            <w:pPr>
              <w:rPr>
                <w:rFonts w:asciiTheme="minorHAnsi" w:hAnsiTheme="minorHAnsi"/>
              </w:rPr>
            </w:pPr>
          </w:p>
          <w:p w:rsidRPr="000C4E1A" w:rsidR="000C4E1A" w:rsidP="00145328" w:rsidRDefault="000C4E1A" w14:paraId="1FBA78E6" w14:textId="77777777">
            <w:pPr>
              <w:rPr>
                <w:rFonts w:asciiTheme="minorHAnsi" w:hAnsiTheme="minorHAnsi"/>
              </w:rPr>
            </w:pPr>
          </w:p>
          <w:p w:rsidRPr="000C4E1A" w:rsidR="000C4E1A" w:rsidP="00145328" w:rsidRDefault="000C4E1A" w14:paraId="1FBA78E7" w14:textId="77777777">
            <w:pPr>
              <w:rPr>
                <w:rFonts w:asciiTheme="minorHAnsi" w:hAnsiTheme="minorHAnsi"/>
              </w:rPr>
            </w:pPr>
          </w:p>
          <w:p w:rsidRPr="000C4E1A" w:rsidR="000C4E1A" w:rsidP="00145328" w:rsidRDefault="000C4E1A" w14:paraId="1FBA78E8" w14:textId="77777777">
            <w:pPr>
              <w:rPr>
                <w:rFonts w:asciiTheme="minorHAnsi" w:hAnsiTheme="minorHAnsi"/>
              </w:rPr>
            </w:pPr>
          </w:p>
          <w:p w:rsidRPr="000C4E1A" w:rsidR="000C4E1A" w:rsidP="00145328" w:rsidRDefault="000C4E1A" w14:paraId="1FBA78E9" w14:textId="77777777">
            <w:pPr>
              <w:rPr>
                <w:rFonts w:asciiTheme="minorHAnsi" w:hAnsiTheme="minorHAnsi"/>
              </w:rPr>
            </w:pPr>
          </w:p>
          <w:p w:rsidRPr="000C4E1A" w:rsidR="000C4E1A" w:rsidP="00145328" w:rsidRDefault="000C4E1A" w14:paraId="1FBA78EA" w14:textId="77777777">
            <w:pPr>
              <w:rPr>
                <w:rFonts w:asciiTheme="minorHAnsi" w:hAnsiTheme="minorHAnsi"/>
              </w:rPr>
            </w:pPr>
          </w:p>
          <w:p w:rsidRPr="000C4E1A" w:rsidR="000C4E1A" w:rsidP="00145328" w:rsidRDefault="000C4E1A" w14:paraId="1FBA78EB" w14:textId="77777777">
            <w:pPr>
              <w:rPr>
                <w:rFonts w:asciiTheme="minorHAnsi" w:hAnsiTheme="minorHAnsi"/>
              </w:rPr>
            </w:pPr>
          </w:p>
          <w:p w:rsidRPr="000C4E1A" w:rsidR="000C4E1A" w:rsidP="00145328" w:rsidRDefault="000C4E1A" w14:paraId="1FBA78EC" w14:textId="77777777">
            <w:pPr>
              <w:rPr>
                <w:rFonts w:asciiTheme="minorHAnsi" w:hAnsiTheme="minorHAnsi"/>
              </w:rPr>
            </w:pPr>
          </w:p>
          <w:p w:rsidRPr="000C4E1A" w:rsidR="000C4E1A" w:rsidP="00145328" w:rsidRDefault="000C4E1A" w14:paraId="1FBA78ED" w14:textId="77777777">
            <w:pPr>
              <w:rPr>
                <w:rFonts w:asciiTheme="minorHAnsi" w:hAnsiTheme="minorHAnsi"/>
              </w:rPr>
            </w:pPr>
          </w:p>
          <w:p w:rsidRPr="000C4E1A" w:rsidR="000C4E1A" w:rsidP="00145328" w:rsidRDefault="000C4E1A" w14:paraId="1FBA78EE" w14:textId="77777777">
            <w:pPr>
              <w:rPr>
                <w:rFonts w:asciiTheme="minorHAnsi" w:hAnsiTheme="minorHAnsi"/>
              </w:rPr>
            </w:pPr>
          </w:p>
          <w:p w:rsidRPr="000C4E1A" w:rsidR="000C4E1A" w:rsidP="00145328" w:rsidRDefault="000C4E1A" w14:paraId="1FBA78EF" w14:textId="77777777">
            <w:pPr>
              <w:rPr>
                <w:rFonts w:asciiTheme="minorHAnsi" w:hAnsiTheme="minorHAnsi"/>
              </w:rPr>
            </w:pPr>
          </w:p>
          <w:p w:rsidRPr="000C4E1A" w:rsidR="000C4E1A" w:rsidP="00145328" w:rsidRDefault="000C4E1A" w14:paraId="1FBA78F0" w14:textId="77777777">
            <w:pPr>
              <w:rPr>
                <w:rFonts w:asciiTheme="minorHAnsi" w:hAnsiTheme="minorHAnsi"/>
              </w:rPr>
            </w:pPr>
          </w:p>
          <w:p w:rsidRPr="000C4E1A" w:rsidR="000C4E1A" w:rsidP="00145328" w:rsidRDefault="000C4E1A" w14:paraId="1FBA78F1" w14:textId="77777777">
            <w:pPr>
              <w:rPr>
                <w:rFonts w:asciiTheme="minorHAnsi" w:hAnsiTheme="minorHAnsi"/>
              </w:rPr>
            </w:pPr>
          </w:p>
          <w:p w:rsidRPr="000C4E1A" w:rsidR="000C4E1A" w:rsidP="00145328" w:rsidRDefault="000C4E1A" w14:paraId="1FBA78F2" w14:textId="77777777">
            <w:pPr>
              <w:rPr>
                <w:rFonts w:asciiTheme="minorHAnsi" w:hAnsiTheme="minorHAnsi"/>
              </w:rPr>
            </w:pPr>
          </w:p>
          <w:p w:rsidRPr="000C4E1A" w:rsidR="000C4E1A" w:rsidP="00145328" w:rsidRDefault="000C4E1A" w14:paraId="1FBA78F3" w14:textId="77777777">
            <w:pPr>
              <w:rPr>
                <w:rFonts w:asciiTheme="minorHAnsi" w:hAnsiTheme="minorHAnsi"/>
              </w:rPr>
            </w:pPr>
          </w:p>
          <w:p w:rsidRPr="000C4E1A" w:rsidR="000C4E1A" w:rsidP="00145328" w:rsidRDefault="000C4E1A" w14:paraId="1FBA78F4" w14:textId="77777777">
            <w:pPr>
              <w:rPr>
                <w:rFonts w:asciiTheme="minorHAnsi" w:hAnsiTheme="minorHAnsi"/>
              </w:rPr>
            </w:pPr>
          </w:p>
          <w:p w:rsidRPr="000C4E1A" w:rsidR="000C4E1A" w:rsidP="00145328" w:rsidRDefault="000C4E1A" w14:paraId="1FBA78F5" w14:textId="77777777">
            <w:pPr>
              <w:rPr>
                <w:rFonts w:asciiTheme="minorHAnsi" w:hAnsiTheme="minorHAnsi"/>
              </w:rPr>
            </w:pPr>
          </w:p>
          <w:p w:rsidRPr="000C4E1A" w:rsidR="000C4E1A" w:rsidP="00145328" w:rsidRDefault="000C4E1A" w14:paraId="1FBA78F6" w14:textId="77777777">
            <w:pPr>
              <w:rPr>
                <w:rFonts w:asciiTheme="minorHAnsi" w:hAnsiTheme="minorHAnsi"/>
              </w:rPr>
            </w:pPr>
          </w:p>
          <w:p w:rsidRPr="000C4E1A" w:rsidR="000C4E1A" w:rsidP="00145328" w:rsidRDefault="000C4E1A" w14:paraId="1FBA78F7" w14:textId="77777777">
            <w:pPr>
              <w:rPr>
                <w:rFonts w:asciiTheme="minorHAnsi" w:hAnsiTheme="minorHAnsi"/>
              </w:rPr>
            </w:pPr>
          </w:p>
          <w:p w:rsidRPr="000C4E1A" w:rsidR="000C4E1A" w:rsidP="00145328" w:rsidRDefault="000C4E1A" w14:paraId="1FBA78F8" w14:textId="77777777">
            <w:pPr>
              <w:rPr>
                <w:rFonts w:asciiTheme="minorHAnsi" w:hAnsiTheme="minorHAnsi"/>
              </w:rPr>
            </w:pPr>
          </w:p>
          <w:p w:rsidRPr="000C4E1A" w:rsidR="000C4E1A" w:rsidP="00145328" w:rsidRDefault="000C4E1A" w14:paraId="1FBA78F9" w14:textId="77777777">
            <w:pPr>
              <w:rPr>
                <w:rFonts w:asciiTheme="minorHAnsi" w:hAnsiTheme="minorHAnsi"/>
                <w:b/>
              </w:rPr>
            </w:pPr>
          </w:p>
        </w:tc>
      </w:tr>
    </w:tbl>
    <w:p w:rsidRPr="00D52DAF" w:rsidR="000C4E1A" w:rsidP="000C4E1A" w:rsidRDefault="000C4E1A" w14:paraId="1FBA78FB" w14:textId="77777777"/>
    <w:p w:rsidRPr="00D52DAF" w:rsidR="000C4E1A" w:rsidP="000C4E1A" w:rsidRDefault="000C4E1A" w14:paraId="1FBA78FC" w14:textId="77777777"/>
    <w:sectPr w:rsidRPr="00D52DAF" w:rsidR="000C4E1A" w:rsidSect="000C4E1A">
      <w:headerReference w:type="default" r:id="rId42"/>
      <w:footerReference w:type="default" r:id="rId43"/>
      <w:pgSz w:w="12240" w:h="15840" w:orient="portrait"/>
      <w:pgMar w:top="172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3-09-06T23:27:00Z" w:id="1">
    <w:p w:rsidR="00AC3EEC" w:rsidP="00C605C4" w:rsidRDefault="00AC3EEC" w14:paraId="507F3AFF" w14:textId="77777777">
      <w:pPr>
        <w:pStyle w:val="CommentText"/>
      </w:pPr>
      <w:r>
        <w:rPr>
          <w:rStyle w:val="CommentReference"/>
        </w:rPr>
        <w:annotationRef/>
      </w:r>
      <w:r>
        <w:t xml:space="preserve">Add or delete POCs as appropriate </w:t>
      </w:r>
    </w:p>
  </w:comment>
  <w:comment w:initials="DM" w:author="Danielle Martin" w:date="2023-09-06T23:04:00Z" w:id="2">
    <w:p w:rsidR="005030A0" w:rsidP="00DE52E8" w:rsidRDefault="005030A0" w14:paraId="1E958779" w14:textId="3C0731B0">
      <w:pPr>
        <w:pStyle w:val="CommentText"/>
      </w:pPr>
      <w:r>
        <w:rPr>
          <w:rStyle w:val="CommentReference"/>
        </w:rPr>
        <w:annotationRef/>
      </w:r>
      <w:r>
        <w:t>Copy language from travel manual on AIG insurance</w:t>
      </w:r>
    </w:p>
  </w:comment>
  <w:comment w:initials="DM" w:author="Danielle Martin" w:date="2023-09-06T23:26:00Z" w:id="3">
    <w:p w:rsidR="00AC3EEC" w:rsidP="004A7F1D" w:rsidRDefault="00AC3EEC" w14:paraId="75C2DE0D" w14:textId="77777777">
      <w:pPr>
        <w:pStyle w:val="CommentText"/>
      </w:pPr>
      <w:r>
        <w:rPr>
          <w:rStyle w:val="CommentReference"/>
        </w:rPr>
        <w:annotationRef/>
      </w:r>
      <w:r>
        <w:t xml:space="preserve">Check CDC recommendations: https://wwwnc.cdc.gov/travel/destinations/list </w:t>
      </w:r>
    </w:p>
  </w:comment>
  <w:comment w:initials="DM" w:author="Danielle Martin" w:date="2023-09-06T23:31:00Z" w:id="4">
    <w:p w:rsidR="00517494" w:rsidP="00C31078" w:rsidRDefault="00517494" w14:paraId="76A766FC" w14:textId="77777777">
      <w:pPr>
        <w:pStyle w:val="CommentText"/>
      </w:pPr>
      <w:r>
        <w:rPr>
          <w:rStyle w:val="CommentReference"/>
        </w:rPr>
        <w:annotationRef/>
      </w:r>
      <w:r>
        <w:t>List acceptable medical facilities by region/parrish</w:t>
      </w:r>
    </w:p>
  </w:comment>
  <w:comment w:initials="DM" w:author="Danielle Martin" w:date="2023-09-06T23:17:00Z" w:id="5">
    <w:p w:rsidR="002C5A03" w:rsidP="00EF79EF" w:rsidRDefault="002C5A03" w14:paraId="024F19B5" w14:textId="0F26D07B">
      <w:pPr>
        <w:pStyle w:val="CommentText"/>
      </w:pPr>
      <w:r>
        <w:rPr>
          <w:rStyle w:val="CommentReference"/>
        </w:rPr>
        <w:annotationRef/>
      </w:r>
      <w:r>
        <w:t>Can breakout by region/parrish</w:t>
      </w:r>
    </w:p>
  </w:comment>
  <w:comment w:initials="DM" w:author="Danielle Martin" w:date="2023-09-06T23:15:00Z" w:id="6">
    <w:p w:rsidR="00040602" w:rsidP="002F3077" w:rsidRDefault="00040602" w14:paraId="4F02C9DC" w14:textId="2F99F053">
      <w:pPr>
        <w:pStyle w:val="CommentText"/>
      </w:pPr>
      <w:r>
        <w:rPr>
          <w:rStyle w:val="CommentReference"/>
        </w:rPr>
        <w:annotationRef/>
      </w:r>
      <w:r>
        <w:t xml:space="preserve">transportation options and safety (list apps to use, list any restrictions, or dangers about using taxis) </w:t>
      </w:r>
    </w:p>
  </w:comment>
  <w:comment w:initials="DM" w:author="Danielle Martin" w:date="2023-09-06T23:06:00Z" w:id="7">
    <w:p w:rsidR="00517494" w:rsidP="00352CF8" w:rsidRDefault="00EB5D55" w14:paraId="3656162F" w14:textId="77777777">
      <w:pPr>
        <w:pStyle w:val="CommentText"/>
      </w:pPr>
      <w:r>
        <w:rPr>
          <w:rStyle w:val="CommentReference"/>
        </w:rPr>
        <w:annotationRef/>
      </w:r>
      <w:r w:rsidR="00517494">
        <w:t>Breakdown by security information by region/parrish</w:t>
      </w:r>
    </w:p>
  </w:comment>
  <w:comment w:initials="DM" w:author="Danielle Martin" w:date="2023-09-06T23:32:00Z" w:id="8">
    <w:p w:rsidR="00517494" w:rsidP="00C814AB" w:rsidRDefault="00517494" w14:paraId="6E574E2E" w14:textId="77777777">
      <w:pPr>
        <w:pStyle w:val="CommentText"/>
      </w:pPr>
      <w:r>
        <w:rPr>
          <w:rStyle w:val="CommentReference"/>
        </w:rPr>
        <w:annotationRef/>
      </w:r>
      <w:r>
        <w:t>Create intro security paragraph then breakdown</w:t>
      </w:r>
    </w:p>
  </w:comment>
  <w:comment w:initials="DM" w:author="Danielle Martin" w:date="2023-09-06T23:12:00Z" w:id="9">
    <w:p w:rsidR="00381B5F" w:rsidP="00925A17" w:rsidRDefault="00AE5347" w14:paraId="001A2559" w14:textId="77777777">
      <w:pPr>
        <w:pStyle w:val="CommentText"/>
      </w:pPr>
      <w:r>
        <w:rPr>
          <w:rStyle w:val="CommentReference"/>
        </w:rPr>
        <w:annotationRef/>
      </w:r>
      <w:r w:rsidR="00381B5F">
        <w:t>Phone use in public (i.e. risk for getting stolen) etc.</w:t>
      </w:r>
    </w:p>
  </w:comment>
  <w:comment w:initials="DM" w:author="Danielle Martin" w:date="2023-09-06T23:36:00Z" w:id="10">
    <w:p w:rsidR="00FE796A" w:rsidP="008137A8" w:rsidRDefault="00FE796A" w14:paraId="246FE23F" w14:textId="77777777">
      <w:pPr>
        <w:pStyle w:val="CommentText"/>
      </w:pPr>
      <w:r>
        <w:rPr>
          <w:rStyle w:val="CommentReference"/>
        </w:rPr>
        <w:annotationRef/>
      </w:r>
      <w:r>
        <w:t>List off safe ATMs in capital city. Also indicate if safe to use airport ATMs, any things to be aware of (i.e. shortages of cash, etc.)</w:t>
      </w:r>
    </w:p>
  </w:comment>
  <w:comment xmlns:w="http://schemas.openxmlformats.org/wordprocessingml/2006/main" w:initials="ME" w:author="Madelyn Eickoff" w:date="2024-06-07T08:46:53" w:id="385011729">
    <w:p xmlns:w14="http://schemas.microsoft.com/office/word/2010/wordml" xmlns:w="http://schemas.openxmlformats.org/wordprocessingml/2006/main" w:rsidR="1DAC14E3" w:rsidRDefault="1D49874D" w14:paraId="4102193B" w14:textId="131D6A28">
      <w:pPr>
        <w:pStyle w:val="CommentText"/>
      </w:pPr>
      <w:r>
        <w:rPr>
          <w:rStyle w:val="CommentReference"/>
        </w:rPr>
        <w:annotationRef/>
      </w:r>
      <w:r w:rsidRPr="4A63D284" w:rsidR="71717BF4">
        <w:t>These diseases were mentioned on the CDC Mauritania page (but not on Haiti's)</w:t>
      </w:r>
    </w:p>
  </w:comment>
  <w:comment xmlns:w="http://schemas.openxmlformats.org/wordprocessingml/2006/main" w:initials="ME" w:author="Madelyn Eickoff" w:date="2024-06-07T08:53:35" w:id="1453660395">
    <w:p xmlns:w14="http://schemas.microsoft.com/office/word/2010/wordml" xmlns:w="http://schemas.openxmlformats.org/wordprocessingml/2006/main" w:rsidR="1F81FE70" w:rsidRDefault="51A021CD" w14:paraId="6C6A286F" w14:textId="04A82296">
      <w:pPr>
        <w:pStyle w:val="CommentText"/>
      </w:pPr>
      <w:r>
        <w:rPr>
          <w:rStyle w:val="CommentReference"/>
        </w:rPr>
        <w:annotationRef/>
      </w:r>
      <w:r w:rsidRPr="4EADF95F" w:rsidR="798453B6">
        <w:t xml:space="preserve">I copied this info on AIG from the other travel guides </w:t>
      </w:r>
    </w:p>
  </w:comment>
  <w:comment xmlns:w="http://schemas.openxmlformats.org/wordprocessingml/2006/main" w:initials="ME" w:author="Madelyn Eickoff" w:date="2024-06-07T11:52:00" w:id="753120510">
    <w:p xmlns:w14="http://schemas.microsoft.com/office/word/2010/wordml" xmlns:w="http://schemas.openxmlformats.org/wordprocessingml/2006/main" w:rsidR="61FF8BD6" w:rsidRDefault="144508C8" w14:paraId="723AA993" w14:textId="0EE62DF7">
      <w:pPr>
        <w:pStyle w:val="CommentText"/>
      </w:pPr>
      <w:r>
        <w:rPr>
          <w:rStyle w:val="CommentReference"/>
        </w:rPr>
        <w:annotationRef/>
      </w:r>
      <w:r w:rsidRPr="69782519" w:rsidR="1EED570C">
        <w:t>When I googled Aioun, there were two different towns that came up that could be called this - is this the one that's the capital of hodh El Gharbi?</w:t>
      </w:r>
    </w:p>
  </w:comment>
</w:comments>
</file>

<file path=word/commentsExtended.xml><?xml version="1.0" encoding="utf-8"?>
<w15:commentsEx xmlns:mc="http://schemas.openxmlformats.org/markup-compatibility/2006" xmlns:w15="http://schemas.microsoft.com/office/word/2012/wordml" mc:Ignorable="w15">
  <w15:commentEx w15:done="0" w15:paraId="507F3AFF"/>
  <w15:commentEx w15:done="0" w15:paraId="1E958779"/>
  <w15:commentEx w15:done="0" w15:paraId="75C2DE0D"/>
  <w15:commentEx w15:done="0" w15:paraId="76A766FC"/>
  <w15:commentEx w15:done="0" w15:paraId="024F19B5"/>
  <w15:commentEx w15:done="0" w15:paraId="4F02C9DC"/>
  <w15:commentEx w15:done="0" w15:paraId="3656162F"/>
  <w15:commentEx w15:done="0" w15:paraId="6E574E2E" w15:paraIdParent="3656162F"/>
  <w15:commentEx w15:done="0" w15:paraId="001A2559"/>
  <w15:commentEx w15:done="0" w15:paraId="246FE23F"/>
  <w15:commentEx w15:done="0" w15:paraId="4102193B"/>
  <w15:commentEx w15:done="0" w15:paraId="6C6A286F"/>
  <w15:commentEx w15:done="0" w15:paraId="723AA99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A38948" w16cex:dateUtc="2023-09-07T03:27:00Z"/>
  <w16cex:commentExtensible w16cex:durableId="28A383ED" w16cex:dateUtc="2023-09-07T03:04:00Z"/>
  <w16cex:commentExtensible w16cex:durableId="28A38934" w16cex:dateUtc="2023-09-07T03:26:00Z"/>
  <w16cex:commentExtensible w16cex:durableId="28A38A5B" w16cex:dateUtc="2023-09-07T03:31:00Z"/>
  <w16cex:commentExtensible w16cex:durableId="28A386F9" w16cex:dateUtc="2023-09-07T03:17:00Z"/>
  <w16cex:commentExtensible w16cex:durableId="28A38687" w16cex:dateUtc="2023-09-07T03:15:00Z"/>
  <w16cex:commentExtensible w16cex:durableId="28A38478" w16cex:dateUtc="2023-09-07T03:06:00Z"/>
  <w16cex:commentExtensible w16cex:durableId="28A38A9E" w16cex:dateUtc="2023-09-07T03:32:00Z"/>
  <w16cex:commentExtensible w16cex:durableId="28A385F8" w16cex:dateUtc="2023-09-07T03:12:00Z"/>
  <w16cex:commentExtensible w16cex:durableId="28A38B73" w16cex:dateUtc="2023-09-07T03:36:00Z"/>
  <w16cex:commentExtensible w16cex:durableId="4A9F1FEE" w16cex:dateUtc="2024-06-07T13:46:53.831Z"/>
  <w16cex:commentExtensible w16cex:durableId="0D4AD05D" w16cex:dateUtc="2024-06-07T13:53:35.7Z"/>
  <w16cex:commentExtensible w16cex:durableId="17A1D47A" w16cex:dateUtc="2024-06-07T16:52:00.477Z"/>
</w16cex:commentsExtensible>
</file>

<file path=word/commentsIds.xml><?xml version="1.0" encoding="utf-8"?>
<w16cid:commentsIds xmlns:mc="http://schemas.openxmlformats.org/markup-compatibility/2006" xmlns:w16cid="http://schemas.microsoft.com/office/word/2016/wordml/cid" mc:Ignorable="w16cid">
  <w16cid:commentId w16cid:paraId="507F3AFF" w16cid:durableId="28A38948"/>
  <w16cid:commentId w16cid:paraId="1E958779" w16cid:durableId="28A383ED"/>
  <w16cid:commentId w16cid:paraId="75C2DE0D" w16cid:durableId="28A38934"/>
  <w16cid:commentId w16cid:paraId="76A766FC" w16cid:durableId="28A38A5B"/>
  <w16cid:commentId w16cid:paraId="024F19B5" w16cid:durableId="28A386F9"/>
  <w16cid:commentId w16cid:paraId="4F02C9DC" w16cid:durableId="28A38687"/>
  <w16cid:commentId w16cid:paraId="3656162F" w16cid:durableId="28A38478"/>
  <w16cid:commentId w16cid:paraId="6E574E2E" w16cid:durableId="28A38A9E"/>
  <w16cid:commentId w16cid:paraId="001A2559" w16cid:durableId="28A385F8"/>
  <w16cid:commentId w16cid:paraId="246FE23F" w16cid:durableId="28A38B73"/>
  <w16cid:commentId w16cid:paraId="4102193B" w16cid:durableId="4A9F1FEE"/>
  <w16cid:commentId w16cid:paraId="6C6A286F" w16cid:durableId="0D4AD05D"/>
  <w16cid:commentId w16cid:paraId="723AA993" w16cid:durableId="17A1D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36A3" w:rsidP="000C4E1A" w:rsidRDefault="00FC36A3" w14:paraId="41558D4C" w14:textId="77777777">
      <w:pPr>
        <w:spacing w:after="0" w:line="240" w:lineRule="auto"/>
      </w:pPr>
      <w:r>
        <w:separator/>
      </w:r>
    </w:p>
  </w:endnote>
  <w:endnote w:type="continuationSeparator" w:id="0">
    <w:p w:rsidR="00FC36A3" w:rsidP="000C4E1A" w:rsidRDefault="00FC36A3" w14:paraId="339B12D2" w14:textId="77777777">
      <w:pPr>
        <w:spacing w:after="0" w:line="240" w:lineRule="auto"/>
      </w:pPr>
      <w:r>
        <w:continuationSeparator/>
      </w:r>
    </w:p>
  </w:endnote>
  <w:endnote w:type="continuationNotice" w:id="1">
    <w:p w:rsidR="00D32A92" w:rsidRDefault="00D32A92" w14:paraId="7E06884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5994" w:rsidRDefault="00485994" w14:paraId="30D5FA91" w14:textId="77777777">
    <w:pPr>
      <w:pStyle w:val="Footer"/>
    </w:pPr>
  </w:p>
  <w:p w:rsidR="00485994" w:rsidRDefault="00485994" w14:paraId="352D06EE" w14:textId="77777777">
    <w:pPr>
      <w:pStyle w:val="Footer"/>
    </w:pPr>
  </w:p>
  <w:sdt>
    <w:sdtPr>
      <w:id w:val="693503847"/>
      <w:docPartObj>
        <w:docPartGallery w:val="Page Numbers (Bottom of Page)"/>
        <w:docPartUnique/>
      </w:docPartObj>
    </w:sdtPr>
    <w:sdtEndPr>
      <w:rPr>
        <w:noProof/>
      </w:rPr>
    </w:sdtEndPr>
    <w:sdtContent>
      <w:p w:rsidR="000C4E1A" w:rsidRDefault="000C4E1A" w14:paraId="1FBA792A" w14:textId="77777777">
        <w:pPr>
          <w:pStyle w:val="Footer"/>
          <w:rPr>
            <w:noProof/>
          </w:rPr>
        </w:pPr>
        <w:r>
          <w:t xml:space="preserve">Page | </w:t>
        </w:r>
        <w:r>
          <w:fldChar w:fldCharType="begin"/>
        </w:r>
        <w:r>
          <w:instrText xml:space="preserve"> PAGE   \* MERGEFORMAT </w:instrText>
        </w:r>
        <w:r>
          <w:fldChar w:fldCharType="separate"/>
        </w:r>
        <w:r w:rsidR="009C1D62">
          <w:rPr>
            <w:noProof/>
          </w:rPr>
          <w:t>1</w:t>
        </w:r>
        <w:r>
          <w:rPr>
            <w:noProof/>
          </w:rPr>
          <w:fldChar w:fldCharType="end"/>
        </w:r>
      </w:p>
      <w:p w:rsidR="000C4E1A" w:rsidRDefault="000C4E1A" w14:paraId="1FBA792B" w14:textId="77777777">
        <w:pPr>
          <w:pStyle w:val="Footer"/>
        </w:pPr>
        <w:r>
          <w:rPr>
            <w:noProof/>
          </w:rPr>
          <w:t xml:space="preserve">IP </w:t>
        </w:r>
        <w:hyperlink w:history="1" r:id="rId1">
          <w:r w:rsidRPr="00BD08BE">
            <w:rPr>
              <w:rStyle w:val="Hyperlink"/>
              <w:noProof/>
            </w:rPr>
            <w:t>www.rsmconmsulting.us</w:t>
          </w:r>
        </w:hyperlink>
        <w:r>
          <w:rPr>
            <w:noProof/>
          </w:rPr>
          <w:t xml:space="preserve"> </w:t>
        </w:r>
      </w:p>
    </w:sdtContent>
  </w:sdt>
  <w:p w:rsidR="000C4E1A" w:rsidRDefault="000C4E1A" w14:paraId="1FBA792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36A3" w:rsidP="000C4E1A" w:rsidRDefault="00FC36A3" w14:paraId="284EFD19" w14:textId="77777777">
      <w:pPr>
        <w:spacing w:after="0" w:line="240" w:lineRule="auto"/>
      </w:pPr>
      <w:r>
        <w:separator/>
      </w:r>
    </w:p>
  </w:footnote>
  <w:footnote w:type="continuationSeparator" w:id="0">
    <w:p w:rsidR="00FC36A3" w:rsidP="000C4E1A" w:rsidRDefault="00FC36A3" w14:paraId="1C61FCC7" w14:textId="77777777">
      <w:pPr>
        <w:spacing w:after="0" w:line="240" w:lineRule="auto"/>
      </w:pPr>
      <w:r>
        <w:continuationSeparator/>
      </w:r>
    </w:p>
  </w:footnote>
  <w:footnote w:type="continuationNotice" w:id="1">
    <w:p w:rsidR="00D32A92" w:rsidRDefault="00D32A92" w14:paraId="6E46F95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CC7240" w:rsidR="009C1D62" w:rsidP="009C1D62" w:rsidRDefault="009C1D62" w14:paraId="1FBA7927" w14:textId="77777777">
    <w:pPr>
      <w:pStyle w:val="Header"/>
      <w:ind w:right="416"/>
      <w:jc w:val="right"/>
      <w:rPr>
        <w:rFonts w:ascii="Arial Narrow" w:hAnsi="Arial Narrow" w:cs="Tahoma"/>
        <w:b/>
        <w:smallCaps/>
        <w:color w:val="7F7F7F" w:themeColor="text1" w:themeTint="80"/>
        <w:sz w:val="32"/>
        <w:szCs w:val="16"/>
        <w14:shadow w14:blurRad="50800" w14:dist="38100" w14:dir="2700000" w14:sx="100000" w14:sy="100000" w14:kx="0" w14:ky="0" w14:algn="tl">
          <w14:srgbClr w14:val="000000">
            <w14:alpha w14:val="60000"/>
          </w14:srgbClr>
        </w14:shadow>
      </w:rPr>
    </w:pPr>
    <w:r w:rsidRPr="00CC7240">
      <w:rPr>
        <w:rFonts w:cs="Tahoma"/>
        <w:b/>
        <w:smallCaps/>
        <w:noProof/>
        <w:color w:val="7F7F7F" w:themeColor="text1" w:themeTint="80"/>
        <w:sz w:val="28"/>
        <w:szCs w:val="16"/>
      </w:rPr>
      <w:drawing>
        <wp:anchor distT="0" distB="0" distL="114300" distR="114300" simplePos="0" relativeHeight="251673088" behindDoc="0" locked="0" layoutInCell="1" allowOverlap="1" wp14:anchorId="1FBA792D" wp14:editId="55768CC1">
          <wp:simplePos x="0" y="0"/>
          <wp:positionH relativeFrom="column">
            <wp:posOffset>-348615</wp:posOffset>
          </wp:positionH>
          <wp:positionV relativeFrom="paragraph">
            <wp:posOffset>0</wp:posOffset>
          </wp:positionV>
          <wp:extent cx="2061210" cy="330835"/>
          <wp:effectExtent l="0" t="0" r="0" b="0"/>
          <wp:wrapThrough wrapText="bothSides">
            <wp:wrapPolygon edited="0">
              <wp:start x="0" y="0"/>
              <wp:lineTo x="0" y="19900"/>
              <wp:lineTo x="14174" y="19900"/>
              <wp:lineTo x="21360" y="13681"/>
              <wp:lineTo x="213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61210" cy="330835"/>
                  </a:xfrm>
                  <a:prstGeom prst="rect">
                    <a:avLst/>
                  </a:prstGeom>
                </pic:spPr>
              </pic:pic>
            </a:graphicData>
          </a:graphic>
          <wp14:sizeRelH relativeFrom="margin">
            <wp14:pctWidth>0</wp14:pctWidth>
          </wp14:sizeRelH>
          <wp14:sizeRelV relativeFrom="margin">
            <wp14:pctHeight>0</wp14:pctHeight>
          </wp14:sizeRelV>
        </wp:anchor>
      </w:drawing>
    </w:r>
    <w:r w:rsidRPr="00CC7240">
      <w:rPr>
        <w:rFonts w:cs="Tahoma"/>
        <w:b/>
        <w:smallCaps/>
        <w:color w:val="7F7F7F" w:themeColor="text1" w:themeTint="80"/>
        <w:sz w:val="28"/>
        <w:szCs w:val="16"/>
        <w14:shadow w14:blurRad="50800" w14:dist="38100" w14:dir="2700000" w14:sx="100000" w14:sy="100000" w14:kx="0" w14:ky="0" w14:algn="tl">
          <w14:srgbClr w14:val="000000">
            <w14:alpha w14:val="60000"/>
          </w14:srgbClr>
        </w14:shadow>
      </w:rPr>
      <w:t>Pre-Travel Safety, Security and Cultural Briefing</w:t>
    </w:r>
  </w:p>
  <w:p w:rsidRPr="00CC7240" w:rsidR="009C1D62" w:rsidP="49CCCB4A" w:rsidRDefault="00DA6878" w14:paraId="1FBA7928" w14:textId="08C94B74">
    <w:pPr>
      <w:spacing w:after="0"/>
      <w:ind w:right="416"/>
      <w:jc w:val="right"/>
      <w:rPr>
        <w:color w:val="7F7F7F" w:themeColor="text1" w:themeTint="80" w:themeShade="FF"/>
        <w:sz w:val="24"/>
        <w:szCs w:val="24"/>
      </w:rPr>
    </w:pPr>
    <w:r w:rsidRPr="00CC7240" w:rsidR="49CCCB4A">
      <w:rPr>
        <w:color w:val="7F7F7F" w:themeColor="text1" w:themeTint="80"/>
        <w:sz w:val="24"/>
        <w:szCs w:val="24"/>
        <w14:shadow w14:blurRad="50800" w14:dist="38100" w14:dir="2700000" w14:sx="100000" w14:sy="100000" w14:kx="0" w14:ky="0" w14:algn="tl">
          <w14:srgbClr w14:val="000000">
            <w14:alpha w14:val="60000"/>
          </w14:srgbClr>
        </w14:shadow>
      </w:rPr>
      <w:t xml:space="preserve">Partners </w:t>
    </w:r>
    <w:r w:rsidRPr="00CC7240" w:rsidR="49CCCB4A">
      <w:rPr>
        <w:color w:val="7F7F7F" w:themeColor="text1" w:themeTint="80"/>
        <w:sz w:val="24"/>
        <w:szCs w:val="24"/>
        <w14:shadow w14:blurRad="50800" w14:dist="38100" w14:dir="2700000" w14:sx="100000" w14:sy="100000" w14:kx="0" w14:ky="0" w14:algn="tl">
          <w14:srgbClr w14:val="000000">
            <w14:alpha w14:val="60000"/>
          </w14:srgbClr>
        </w14:shadow>
      </w:rPr>
      <w:t>of the Americas</w:t>
    </w:r>
    <w:r w:rsidRPr="00CC7240" w:rsidR="49CCCB4A">
      <w:rPr>
        <w:color w:val="7F7F7F" w:themeColor="text1" w:themeTint="80"/>
        <w:sz w:val="24"/>
        <w:szCs w:val="24"/>
        <w14:shadow w14:blurRad="50800" w14:dist="38100" w14:dir="2700000" w14:sx="100000" w14:sy="100000" w14:kx="0" w14:ky="0" w14:algn="tl">
          <w14:srgbClr w14:val="000000">
            <w14:alpha w14:val="60000"/>
          </w14:srgbClr>
        </w14:shadow>
      </w:rPr>
      <w:t xml:space="preserve"> / </w:t>
    </w:r>
    <w:r w:rsidRPr="00CC7240" w:rsidR="49CCCB4A">
      <w:rPr>
        <w:color w:val="7F7F7F" w:themeColor="text1" w:themeTint="80"/>
        <w:sz w:val="24"/>
        <w:szCs w:val="24"/>
        <w14:shadow w14:blurRad="50800" w14:dist="38100" w14:dir="2700000" w14:sx="100000" w14:sy="100000" w14:kx="0" w14:ky="0" w14:algn="tl">
          <w14:srgbClr w14:val="000000">
            <w14:alpha w14:val="60000"/>
          </w14:srgbClr>
        </w14:shadow>
      </w:rPr>
      <w:t xml:space="preserve">Mauritania</w:t>
    </w:r>
  </w:p>
  <w:p w:rsidRPr="00CC7240" w:rsidR="000C4E1A" w:rsidP="009C1D62" w:rsidRDefault="000C4E1A" w14:paraId="1FBA7929" w14:textId="7777777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8">
    <w:nsid w:val="13f3a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870c85"/>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554243"/>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c828a60"/>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edf61eb"/>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1cb1f0"/>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bc97bd"/>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b9e788"/>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2c17d6"/>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7cb83b"/>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46b18f"/>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23a4836"/>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203599"/>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571d99"/>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ed0fa2"/>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650c90b"/>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369184"/>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6df459c"/>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fa3e37"/>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5aa606"/>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CA72D5"/>
    <w:multiLevelType w:val="hybridMultilevel"/>
    <w:tmpl w:val="EE24815C"/>
    <w:lvl w:ilvl="0">
      <w:start w:val="1"/>
      <w:numFmt w:val="bullet"/>
      <w:lvlText w:val=""/>
      <w:lvlJc w:val="left"/>
      <w:pPr>
        <w:ind w:left="1440" w:hanging="360"/>
      </w:pPr>
      <w:rPr>
        <w:rFonts w:hint="default" w:ascii="Symbol" w:hAnsi="Symbol"/>
        <w:color w:val="7F7F7F" w:themeColor="text1" w:themeTint="80"/>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21E4F01"/>
    <w:multiLevelType w:val="hybridMultilevel"/>
    <w:tmpl w:val="5B1E1A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D66079C"/>
    <w:multiLevelType w:val="hybridMultilevel"/>
    <w:tmpl w:val="B670720A"/>
    <w:lvl w:ilvl="0" w:tplc="551457B8">
      <w:start w:val="1"/>
      <w:numFmt w:val="bullet"/>
      <w:lvlText w:val=""/>
      <w:lvlJc w:val="left"/>
      <w:pPr>
        <w:ind w:left="720" w:hanging="360"/>
      </w:pPr>
      <w:rPr>
        <w:rFonts w:hint="default" w:ascii="Symbol" w:hAnsi="Symbol"/>
        <w:color w:val="7F7F7F" w:themeColor="text1" w:themeTint="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E70CCF"/>
    <w:multiLevelType w:val="hybridMultilevel"/>
    <w:tmpl w:val="50B48C34"/>
    <w:lvl w:ilvl="0" w:tplc="450C5E2E">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72F4748"/>
    <w:multiLevelType w:val="hybridMultilevel"/>
    <w:tmpl w:val="47B08354"/>
    <w:lvl w:ilvl="0" w:tplc="A516D2B8">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1EE10E6"/>
    <w:multiLevelType w:val="hybridMultilevel"/>
    <w:tmpl w:val="FC18E594"/>
    <w:lvl w:ilvl="0" w:tplc="A516D2B8">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6E7286D"/>
    <w:multiLevelType w:val="hybridMultilevel"/>
    <w:tmpl w:val="5E00931A"/>
    <w:lvl w:ilvl="0" w:tplc="4B4C2BE2">
      <w:start w:val="1"/>
      <w:numFmt w:val="bullet"/>
      <w:lvlText w:val=""/>
      <w:lvlJc w:val="left"/>
      <w:pPr>
        <w:ind w:left="720" w:hanging="360"/>
      </w:pPr>
      <w:rPr>
        <w:rFonts w:hint="default" w:ascii="Symbol" w:hAnsi="Symbol"/>
        <w:color w:val="808080" w:themeColor="background1" w:themeShade="8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1587DDD"/>
    <w:multiLevelType w:val="multilevel"/>
    <w:tmpl w:val="B35E9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2EC1F5C"/>
    <w:multiLevelType w:val="hybridMultilevel"/>
    <w:tmpl w:val="7D3A7B54"/>
    <w:lvl w:ilvl="0" w:tplc="4B4C2BE2">
      <w:start w:val="1"/>
      <w:numFmt w:val="bullet"/>
      <w:lvlText w:val=""/>
      <w:lvlJc w:val="left"/>
      <w:pPr>
        <w:ind w:left="720" w:hanging="360"/>
      </w:pPr>
      <w:rPr>
        <w:rFonts w:hint="default" w:ascii="Symbol" w:hAnsi="Symbol"/>
        <w:color w:val="808080" w:themeColor="background1" w:themeShade="8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862939088">
    <w:abstractNumId w:val="4"/>
  </w:num>
  <w:num w:numId="2" w16cid:durableId="1139764338">
    <w:abstractNumId w:val="3"/>
  </w:num>
  <w:num w:numId="3" w16cid:durableId="274291330">
    <w:abstractNumId w:val="6"/>
  </w:num>
  <w:num w:numId="4" w16cid:durableId="1794405102">
    <w:abstractNumId w:val="5"/>
  </w:num>
  <w:num w:numId="5" w16cid:durableId="835346125">
    <w:abstractNumId w:val="0"/>
  </w:num>
  <w:num w:numId="6" w16cid:durableId="416286590">
    <w:abstractNumId w:val="2"/>
  </w:num>
  <w:num w:numId="7" w16cid:durableId="1207522012">
    <w:abstractNumId w:val="8"/>
  </w:num>
  <w:num w:numId="8" w16cid:durableId="1127890638">
    <w:abstractNumId w:val="1"/>
  </w:num>
  <w:num w:numId="9" w16cid:durableId="138235863">
    <w:abstractNumId w:val="7"/>
  </w:num>
</w:numbering>
</file>

<file path=word/people.xml><?xml version="1.0" encoding="utf-8"?>
<w15:people xmlns:mc="http://schemas.openxmlformats.org/markup-compatibility/2006" xmlns:w15="http://schemas.microsoft.com/office/word/2012/wordml" mc:Ignorable="w15">
  <w15:person w15:author="Danielle Martin">
    <w15:presenceInfo w15:providerId="None" w15:userId="Danielle Martin"/>
  </w15:person>
  <w15:person w15:author="Madelyn Eickoff">
    <w15:presenceInfo w15:providerId="AD" w15:userId="S::meickoff@partners.net::b6917385-3d99-4605-a570-b706e1e60fd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6"/>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1212E"/>
    <w:rsid w:val="0001483E"/>
    <w:rsid w:val="00016659"/>
    <w:rsid w:val="00034C90"/>
    <w:rsid w:val="00040602"/>
    <w:rsid w:val="0007458C"/>
    <w:rsid w:val="000A3FF0"/>
    <w:rsid w:val="000B24A8"/>
    <w:rsid w:val="000C40D6"/>
    <w:rsid w:val="000C4E1A"/>
    <w:rsid w:val="000E0F17"/>
    <w:rsid w:val="000E6597"/>
    <w:rsid w:val="00130295"/>
    <w:rsid w:val="00155516"/>
    <w:rsid w:val="00166EDE"/>
    <w:rsid w:val="001764D7"/>
    <w:rsid w:val="00180F76"/>
    <w:rsid w:val="0018715F"/>
    <w:rsid w:val="001A339B"/>
    <w:rsid w:val="001C7726"/>
    <w:rsid w:val="00203E35"/>
    <w:rsid w:val="00220682"/>
    <w:rsid w:val="002223C2"/>
    <w:rsid w:val="00227BAB"/>
    <w:rsid w:val="00231B47"/>
    <w:rsid w:val="002555AC"/>
    <w:rsid w:val="00266428"/>
    <w:rsid w:val="002A31E1"/>
    <w:rsid w:val="002A7048"/>
    <w:rsid w:val="002C5A03"/>
    <w:rsid w:val="00301D29"/>
    <w:rsid w:val="0033489C"/>
    <w:rsid w:val="0036502D"/>
    <w:rsid w:val="003654E5"/>
    <w:rsid w:val="00376056"/>
    <w:rsid w:val="00377420"/>
    <w:rsid w:val="00380842"/>
    <w:rsid w:val="00381B5F"/>
    <w:rsid w:val="00393C3D"/>
    <w:rsid w:val="003D4C1A"/>
    <w:rsid w:val="003E0AA1"/>
    <w:rsid w:val="003E53C8"/>
    <w:rsid w:val="003F397C"/>
    <w:rsid w:val="00416F18"/>
    <w:rsid w:val="00447170"/>
    <w:rsid w:val="00451CD3"/>
    <w:rsid w:val="004628FA"/>
    <w:rsid w:val="00464CDA"/>
    <w:rsid w:val="004722F7"/>
    <w:rsid w:val="00476C57"/>
    <w:rsid w:val="00483491"/>
    <w:rsid w:val="00484FFA"/>
    <w:rsid w:val="00485994"/>
    <w:rsid w:val="00492B21"/>
    <w:rsid w:val="00493DD9"/>
    <w:rsid w:val="00494B3A"/>
    <w:rsid w:val="00494D1F"/>
    <w:rsid w:val="004A0537"/>
    <w:rsid w:val="004A3DBE"/>
    <w:rsid w:val="004A77C2"/>
    <w:rsid w:val="004D140A"/>
    <w:rsid w:val="005030A0"/>
    <w:rsid w:val="00503914"/>
    <w:rsid w:val="00517494"/>
    <w:rsid w:val="00520619"/>
    <w:rsid w:val="00524837"/>
    <w:rsid w:val="00572C96"/>
    <w:rsid w:val="00583BF1"/>
    <w:rsid w:val="00592AC4"/>
    <w:rsid w:val="005963AF"/>
    <w:rsid w:val="005A24C5"/>
    <w:rsid w:val="006109E9"/>
    <w:rsid w:val="0068595C"/>
    <w:rsid w:val="00687C05"/>
    <w:rsid w:val="006B6324"/>
    <w:rsid w:val="006B7933"/>
    <w:rsid w:val="006E0EDC"/>
    <w:rsid w:val="006E612E"/>
    <w:rsid w:val="00715819"/>
    <w:rsid w:val="00734B97"/>
    <w:rsid w:val="00742AE4"/>
    <w:rsid w:val="0077406D"/>
    <w:rsid w:val="00787D93"/>
    <w:rsid w:val="00796A7D"/>
    <w:rsid w:val="007A77E4"/>
    <w:rsid w:val="007C24B8"/>
    <w:rsid w:val="007D06A5"/>
    <w:rsid w:val="007E7B27"/>
    <w:rsid w:val="007F3A83"/>
    <w:rsid w:val="008252BC"/>
    <w:rsid w:val="00833CF7"/>
    <w:rsid w:val="00834D30"/>
    <w:rsid w:val="0086540F"/>
    <w:rsid w:val="00874113"/>
    <w:rsid w:val="00876DB9"/>
    <w:rsid w:val="0089590B"/>
    <w:rsid w:val="008A58D8"/>
    <w:rsid w:val="008C413B"/>
    <w:rsid w:val="008D7C94"/>
    <w:rsid w:val="008E4966"/>
    <w:rsid w:val="008F142E"/>
    <w:rsid w:val="00927AE3"/>
    <w:rsid w:val="0093155D"/>
    <w:rsid w:val="00937ED3"/>
    <w:rsid w:val="0097725B"/>
    <w:rsid w:val="009A179C"/>
    <w:rsid w:val="009B0015"/>
    <w:rsid w:val="009B38CE"/>
    <w:rsid w:val="009C1D62"/>
    <w:rsid w:val="009E36E1"/>
    <w:rsid w:val="009E44A6"/>
    <w:rsid w:val="00A02401"/>
    <w:rsid w:val="00A20C5D"/>
    <w:rsid w:val="00A61282"/>
    <w:rsid w:val="00A7769E"/>
    <w:rsid w:val="00A80982"/>
    <w:rsid w:val="00A958B8"/>
    <w:rsid w:val="00AA04D7"/>
    <w:rsid w:val="00AA2400"/>
    <w:rsid w:val="00AA5162"/>
    <w:rsid w:val="00AA7945"/>
    <w:rsid w:val="00AB2D88"/>
    <w:rsid w:val="00AC3EEC"/>
    <w:rsid w:val="00AC4182"/>
    <w:rsid w:val="00AC7CBC"/>
    <w:rsid w:val="00AE5347"/>
    <w:rsid w:val="00AE5DD1"/>
    <w:rsid w:val="00B16DC1"/>
    <w:rsid w:val="00B8123C"/>
    <w:rsid w:val="00B90EF8"/>
    <w:rsid w:val="00B93B91"/>
    <w:rsid w:val="00B97CDE"/>
    <w:rsid w:val="00BB2BDC"/>
    <w:rsid w:val="00BB338F"/>
    <w:rsid w:val="00BC0C5D"/>
    <w:rsid w:val="00BC584A"/>
    <w:rsid w:val="00BC7189"/>
    <w:rsid w:val="00BD071C"/>
    <w:rsid w:val="00BE4618"/>
    <w:rsid w:val="00BE63E8"/>
    <w:rsid w:val="00C126DA"/>
    <w:rsid w:val="00C13B8B"/>
    <w:rsid w:val="00C26B9F"/>
    <w:rsid w:val="00C327FC"/>
    <w:rsid w:val="00C5035A"/>
    <w:rsid w:val="00C72E08"/>
    <w:rsid w:val="00C97086"/>
    <w:rsid w:val="00CB499A"/>
    <w:rsid w:val="00CC0FFF"/>
    <w:rsid w:val="00CC6C55"/>
    <w:rsid w:val="00CC7240"/>
    <w:rsid w:val="00CD40FD"/>
    <w:rsid w:val="00D04ADB"/>
    <w:rsid w:val="00D13835"/>
    <w:rsid w:val="00D20141"/>
    <w:rsid w:val="00D2561A"/>
    <w:rsid w:val="00D27976"/>
    <w:rsid w:val="00D32A92"/>
    <w:rsid w:val="00D44DF9"/>
    <w:rsid w:val="00D66376"/>
    <w:rsid w:val="00D67686"/>
    <w:rsid w:val="00D97EEB"/>
    <w:rsid w:val="00DA6878"/>
    <w:rsid w:val="00DB7B9D"/>
    <w:rsid w:val="00E20260"/>
    <w:rsid w:val="00E25812"/>
    <w:rsid w:val="00E26997"/>
    <w:rsid w:val="00E3723A"/>
    <w:rsid w:val="00EA3FCD"/>
    <w:rsid w:val="00EB5D55"/>
    <w:rsid w:val="00EC399B"/>
    <w:rsid w:val="00ED477E"/>
    <w:rsid w:val="00EE6E55"/>
    <w:rsid w:val="00EF1BCB"/>
    <w:rsid w:val="00EF3B98"/>
    <w:rsid w:val="00F14FF7"/>
    <w:rsid w:val="00F34552"/>
    <w:rsid w:val="00F4207D"/>
    <w:rsid w:val="00F465D9"/>
    <w:rsid w:val="00F75551"/>
    <w:rsid w:val="00F77A19"/>
    <w:rsid w:val="00F94163"/>
    <w:rsid w:val="00F967CD"/>
    <w:rsid w:val="00FB0AC1"/>
    <w:rsid w:val="00FB3610"/>
    <w:rsid w:val="00FB5642"/>
    <w:rsid w:val="00FC36A3"/>
    <w:rsid w:val="00FD1A22"/>
    <w:rsid w:val="00FE796A"/>
    <w:rsid w:val="00FF24AE"/>
    <w:rsid w:val="0151C2B8"/>
    <w:rsid w:val="0286ED4E"/>
    <w:rsid w:val="0313C2C7"/>
    <w:rsid w:val="04B5AF24"/>
    <w:rsid w:val="04E8489D"/>
    <w:rsid w:val="0504E327"/>
    <w:rsid w:val="05AD5094"/>
    <w:rsid w:val="060A6AD3"/>
    <w:rsid w:val="090332C4"/>
    <w:rsid w:val="0A41E8F8"/>
    <w:rsid w:val="0A5A79DD"/>
    <w:rsid w:val="0A7F6370"/>
    <w:rsid w:val="0B1C5068"/>
    <w:rsid w:val="0B2C1147"/>
    <w:rsid w:val="0BF64A3E"/>
    <w:rsid w:val="0C391FBA"/>
    <w:rsid w:val="0C5E47B6"/>
    <w:rsid w:val="0CA22EB7"/>
    <w:rsid w:val="0D3348FC"/>
    <w:rsid w:val="0E3A07FB"/>
    <w:rsid w:val="0EE0D21B"/>
    <w:rsid w:val="10CF4797"/>
    <w:rsid w:val="1103CAAB"/>
    <w:rsid w:val="11780B3F"/>
    <w:rsid w:val="12707702"/>
    <w:rsid w:val="12BC6488"/>
    <w:rsid w:val="13EFBCA5"/>
    <w:rsid w:val="143028BE"/>
    <w:rsid w:val="1611BFAB"/>
    <w:rsid w:val="16B1FB9F"/>
    <w:rsid w:val="170E8245"/>
    <w:rsid w:val="174B22EB"/>
    <w:rsid w:val="176508E0"/>
    <w:rsid w:val="177740D1"/>
    <w:rsid w:val="188B792A"/>
    <w:rsid w:val="18E1F8AF"/>
    <w:rsid w:val="19D6E716"/>
    <w:rsid w:val="1A691E3D"/>
    <w:rsid w:val="1C0E5ABF"/>
    <w:rsid w:val="1D29DE96"/>
    <w:rsid w:val="1DAA0298"/>
    <w:rsid w:val="1DD917BD"/>
    <w:rsid w:val="1EA3D68C"/>
    <w:rsid w:val="1FA4EA6E"/>
    <w:rsid w:val="1FDA7CBA"/>
    <w:rsid w:val="21CF9590"/>
    <w:rsid w:val="21DD97DB"/>
    <w:rsid w:val="220F0128"/>
    <w:rsid w:val="223DDBDA"/>
    <w:rsid w:val="22DE8C46"/>
    <w:rsid w:val="23B1D500"/>
    <w:rsid w:val="2415756D"/>
    <w:rsid w:val="242E6F95"/>
    <w:rsid w:val="25E10574"/>
    <w:rsid w:val="2716B0DC"/>
    <w:rsid w:val="2742BFD1"/>
    <w:rsid w:val="284EDAF3"/>
    <w:rsid w:val="285ED996"/>
    <w:rsid w:val="2B1C89A8"/>
    <w:rsid w:val="2C69CF84"/>
    <w:rsid w:val="2C8EC8EE"/>
    <w:rsid w:val="2D14DEF9"/>
    <w:rsid w:val="2F8E2C15"/>
    <w:rsid w:val="2FC8F952"/>
    <w:rsid w:val="309AD662"/>
    <w:rsid w:val="30B4D6B6"/>
    <w:rsid w:val="3139CAF4"/>
    <w:rsid w:val="318C70E5"/>
    <w:rsid w:val="31F85F1D"/>
    <w:rsid w:val="31FA601A"/>
    <w:rsid w:val="32CFEB63"/>
    <w:rsid w:val="3345142D"/>
    <w:rsid w:val="3356F949"/>
    <w:rsid w:val="33973762"/>
    <w:rsid w:val="3424BB25"/>
    <w:rsid w:val="34E392F8"/>
    <w:rsid w:val="359BE9B6"/>
    <w:rsid w:val="35BD8EEE"/>
    <w:rsid w:val="368C1535"/>
    <w:rsid w:val="3737BA17"/>
    <w:rsid w:val="38098B0A"/>
    <w:rsid w:val="38255CCF"/>
    <w:rsid w:val="39A4B95B"/>
    <w:rsid w:val="3A00CAFF"/>
    <w:rsid w:val="3ACBFC74"/>
    <w:rsid w:val="3B1F55CD"/>
    <w:rsid w:val="3B6EC2D8"/>
    <w:rsid w:val="3BF3C3B4"/>
    <w:rsid w:val="3BFA467D"/>
    <w:rsid w:val="3C9AAA82"/>
    <w:rsid w:val="3DB3738E"/>
    <w:rsid w:val="3DDDE2DC"/>
    <w:rsid w:val="3E714CE1"/>
    <w:rsid w:val="3EB612B6"/>
    <w:rsid w:val="4025C62D"/>
    <w:rsid w:val="406E1BED"/>
    <w:rsid w:val="409FE0DA"/>
    <w:rsid w:val="40B356F6"/>
    <w:rsid w:val="41A8EDA3"/>
    <w:rsid w:val="41BB95F9"/>
    <w:rsid w:val="43B6F204"/>
    <w:rsid w:val="441A9268"/>
    <w:rsid w:val="45AE8DC9"/>
    <w:rsid w:val="45DB19CB"/>
    <w:rsid w:val="48082BA1"/>
    <w:rsid w:val="48612225"/>
    <w:rsid w:val="489952A6"/>
    <w:rsid w:val="48CE20F7"/>
    <w:rsid w:val="494749DF"/>
    <w:rsid w:val="495A3F12"/>
    <w:rsid w:val="4998159F"/>
    <w:rsid w:val="49CCCB4A"/>
    <w:rsid w:val="49CE8707"/>
    <w:rsid w:val="4AA35B87"/>
    <w:rsid w:val="4AACED7A"/>
    <w:rsid w:val="4B17590C"/>
    <w:rsid w:val="4C066885"/>
    <w:rsid w:val="4CEB4315"/>
    <w:rsid w:val="4D1687F2"/>
    <w:rsid w:val="4DC52F00"/>
    <w:rsid w:val="4E2D0B62"/>
    <w:rsid w:val="4F36DFE6"/>
    <w:rsid w:val="50530BAD"/>
    <w:rsid w:val="50B05D0D"/>
    <w:rsid w:val="51114C6D"/>
    <w:rsid w:val="51BB2F43"/>
    <w:rsid w:val="51C3CEAF"/>
    <w:rsid w:val="535FB85F"/>
    <w:rsid w:val="542915E3"/>
    <w:rsid w:val="54A81298"/>
    <w:rsid w:val="54C071F4"/>
    <w:rsid w:val="54DABC27"/>
    <w:rsid w:val="55250861"/>
    <w:rsid w:val="5AE408D3"/>
    <w:rsid w:val="5BA1EF75"/>
    <w:rsid w:val="5C408E49"/>
    <w:rsid w:val="5C672BD7"/>
    <w:rsid w:val="5C7E8898"/>
    <w:rsid w:val="5D5B7F7C"/>
    <w:rsid w:val="5E416BA3"/>
    <w:rsid w:val="5E6A333A"/>
    <w:rsid w:val="5E97D905"/>
    <w:rsid w:val="5ECF584F"/>
    <w:rsid w:val="5F5B33C2"/>
    <w:rsid w:val="5F7AA7E4"/>
    <w:rsid w:val="5FABDABB"/>
    <w:rsid w:val="5FDE63BC"/>
    <w:rsid w:val="61227EE8"/>
    <w:rsid w:val="6235C793"/>
    <w:rsid w:val="624360DB"/>
    <w:rsid w:val="63A82D92"/>
    <w:rsid w:val="63D197F4"/>
    <w:rsid w:val="63E50E92"/>
    <w:rsid w:val="6592E496"/>
    <w:rsid w:val="65DB17DB"/>
    <w:rsid w:val="6606C65E"/>
    <w:rsid w:val="662E99BF"/>
    <w:rsid w:val="6654931F"/>
    <w:rsid w:val="66739223"/>
    <w:rsid w:val="66B13F8A"/>
    <w:rsid w:val="674D00B5"/>
    <w:rsid w:val="67F998C8"/>
    <w:rsid w:val="68578E09"/>
    <w:rsid w:val="6916B5B7"/>
    <w:rsid w:val="693951EA"/>
    <w:rsid w:val="6995EAE2"/>
    <w:rsid w:val="6A202B4E"/>
    <w:rsid w:val="6AC2CF38"/>
    <w:rsid w:val="6ACAF289"/>
    <w:rsid w:val="6B1A85E2"/>
    <w:rsid w:val="6B3F7A57"/>
    <w:rsid w:val="6B7B25F6"/>
    <w:rsid w:val="6C6DE83D"/>
    <w:rsid w:val="6F363DB1"/>
    <w:rsid w:val="6F3EDC8C"/>
    <w:rsid w:val="6F9BDF7B"/>
    <w:rsid w:val="70803D77"/>
    <w:rsid w:val="70E17C3B"/>
    <w:rsid w:val="71A94C67"/>
    <w:rsid w:val="72B4B8C0"/>
    <w:rsid w:val="7318D6F1"/>
    <w:rsid w:val="7416FEF3"/>
    <w:rsid w:val="781D1CB5"/>
    <w:rsid w:val="786CD8B4"/>
    <w:rsid w:val="79D74C3D"/>
    <w:rsid w:val="7A589517"/>
    <w:rsid w:val="7AA2AC62"/>
    <w:rsid w:val="7AFC37B0"/>
    <w:rsid w:val="7DF64924"/>
    <w:rsid w:val="7F3C2C1A"/>
    <w:rsid w:val="7FC07C2C"/>
    <w:rsid w:val="7FDC2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911DF475-2CAE-424B-B174-5FDB4FE9D8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0C4E1A"/>
    <w:pPr>
      <w:keepNext/>
      <w:spacing w:before="120" w:after="120" w:line="240" w:lineRule="auto"/>
      <w:outlineLvl w:val="0"/>
    </w:pPr>
    <w:rPr>
      <w:rFonts w:ascii="Calibri" w:hAnsi="Calibri" w:eastAsia="Times New Roman" w:cs="Times New Roman"/>
      <w:b/>
      <w:bCs/>
      <w:iCs/>
      <w:caps/>
      <w:sz w:val="28"/>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hAnsi="Times New Roman" w:cs="Times New Roman" w:eastAsiaTheme="minorEastAsia"/>
      <w:sz w:val="24"/>
      <w:szCs w:val="24"/>
    </w:rPr>
  </w:style>
  <w:style w:type="table" w:styleId="TableGrid">
    <w:name w:val="Table Grid"/>
    <w:basedOn w:val="TableNormal"/>
    <w:uiPriority w:val="59"/>
    <w:rsid w:val="000C4E1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hAnsi="Calibri" w:eastAsia="Calibri" w:cs="Times New Roman"/>
    </w:rPr>
  </w:style>
  <w:style w:type="character" w:styleId="ListParagraphChar" w:customStyle="1">
    <w:name w:val="List Paragraph Char"/>
    <w:aliases w:val="Ha Char,List Paragraph1 Char,Resume Title Char"/>
    <w:basedOn w:val="DefaultParagraphFont"/>
    <w:link w:val="ListParagraph"/>
    <w:uiPriority w:val="34"/>
    <w:locked/>
    <w:rsid w:val="000C4E1A"/>
    <w:rPr>
      <w:rFonts w:ascii="Calibri" w:hAnsi="Calibri" w:eastAsia="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styleId="FooterChar" w:customStyle="1">
    <w:name w:val="Footer Char"/>
    <w:basedOn w:val="DefaultParagraphFont"/>
    <w:link w:val="Footer"/>
    <w:rsid w:val="000C4E1A"/>
  </w:style>
  <w:style w:type="character" w:styleId="Heading1Char" w:customStyle="1">
    <w:name w:val="Heading 1 Char"/>
    <w:basedOn w:val="DefaultParagraphFont"/>
    <w:link w:val="Heading1"/>
    <w:rsid w:val="000C4E1A"/>
    <w:rPr>
      <w:rFonts w:ascii="Calibri" w:hAnsi="Calibri" w:eastAsia="Times New Roman"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 w:type="character" w:styleId="CommentReference">
    <w:name w:val="annotation reference"/>
    <w:basedOn w:val="DefaultParagraphFont"/>
    <w:uiPriority w:val="99"/>
    <w:semiHidden/>
    <w:unhideWhenUsed/>
    <w:rsid w:val="005030A0"/>
    <w:rPr>
      <w:sz w:val="16"/>
      <w:szCs w:val="16"/>
    </w:rPr>
  </w:style>
  <w:style w:type="paragraph" w:styleId="CommentText">
    <w:name w:val="annotation text"/>
    <w:basedOn w:val="Normal"/>
    <w:link w:val="CommentTextChar"/>
    <w:uiPriority w:val="99"/>
    <w:unhideWhenUsed/>
    <w:rsid w:val="005030A0"/>
    <w:pPr>
      <w:spacing w:line="240" w:lineRule="auto"/>
    </w:pPr>
    <w:rPr>
      <w:sz w:val="20"/>
      <w:szCs w:val="20"/>
    </w:rPr>
  </w:style>
  <w:style w:type="character" w:styleId="CommentTextChar" w:customStyle="1">
    <w:name w:val="Comment Text Char"/>
    <w:basedOn w:val="DefaultParagraphFont"/>
    <w:link w:val="CommentText"/>
    <w:uiPriority w:val="99"/>
    <w:rsid w:val="005030A0"/>
    <w:rPr>
      <w:sz w:val="20"/>
      <w:szCs w:val="20"/>
    </w:rPr>
  </w:style>
  <w:style w:type="paragraph" w:styleId="CommentSubject">
    <w:name w:val="annotation subject"/>
    <w:basedOn w:val="CommentText"/>
    <w:next w:val="CommentText"/>
    <w:link w:val="CommentSubjectChar"/>
    <w:uiPriority w:val="99"/>
    <w:semiHidden/>
    <w:unhideWhenUsed/>
    <w:rsid w:val="005030A0"/>
    <w:rPr>
      <w:b/>
      <w:bCs/>
    </w:rPr>
  </w:style>
  <w:style w:type="character" w:styleId="CommentSubjectChar" w:customStyle="1">
    <w:name w:val="Comment Subject Char"/>
    <w:basedOn w:val="CommentTextChar"/>
    <w:link w:val="CommentSubject"/>
    <w:uiPriority w:val="99"/>
    <w:semiHidden/>
    <w:rsid w:val="005030A0"/>
    <w:rPr>
      <w:b/>
      <w:bCs/>
      <w:sz w:val="20"/>
      <w:szCs w:val="20"/>
    </w:rPr>
  </w:style>
  <w:style w:type="character" w:styleId="normaltextrun" w:customStyle="true">
    <w:uiPriority w:val="1"/>
    <w:name w:val="normaltextrun"/>
    <w:basedOn w:val="DefaultParagraphFont"/>
    <w:rsid w:val="04E8489D"/>
    <w:rPr>
      <w:rFonts w:ascii="Calibri" w:hAnsi="Calibri" w:eastAsia="Calibri" w:cs=""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3.png" Id="rId18" /><Relationship Type="http://schemas.openxmlformats.org/officeDocument/2006/relationships/image" Target="media/image10.png" Id="rId26" /><Relationship Type="http://schemas.openxmlformats.org/officeDocument/2006/relationships/image" Target="media/image14.png" Id="rId39" /><Relationship Type="http://schemas.openxmlformats.org/officeDocument/2006/relationships/image" Target="media/image6.png" Id="rId21" /><Relationship Type="http://schemas.openxmlformats.org/officeDocument/2006/relationships/hyperlink" Target="http://www.nhc.noaa.gov/" TargetMode="External" Id="rId34" /><Relationship Type="http://schemas.openxmlformats.org/officeDocument/2006/relationships/header" Target="header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travelguard.secure.force.com/TravelAssistance/TGRegister?PL=AIGACCIDENTANDHEALTH%20" TargetMode="External" Id="rId16" /><Relationship Type="http://schemas.openxmlformats.org/officeDocument/2006/relationships/hyperlink" Target="http://wwwnc.cdc.gov/travel/"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hyperlink" Target="https://step.state.gov/step/" TargetMode="External" Id="rId24" /><Relationship Type="http://schemas.openxmlformats.org/officeDocument/2006/relationships/hyperlink" Target="http://www.faa.gov/passengers/" TargetMode="External" Id="rId32" /><Relationship Type="http://schemas.openxmlformats.org/officeDocument/2006/relationships/image" Target="media/image15.png" Id="rId40" /><Relationship Type="http://schemas.microsoft.com/office/2011/relationships/people" Target="people.xml" Id="rId45"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image" Target="media/image8.png" Id="rId23" /><Relationship Type="http://schemas.openxmlformats.org/officeDocument/2006/relationships/hyperlink" Target="https://www.cia.gov/library/publications/the-world-factbook/" TargetMode="External" Id="rId28" /><Relationship Type="http://schemas.openxmlformats.org/officeDocument/2006/relationships/image" Target="media/image12.png" Id="rId36" /><Relationship Type="http://schemas.openxmlformats.org/officeDocument/2006/relationships/image" Target="media/image1.png" Id="rId10" /><Relationship Type="http://schemas.openxmlformats.org/officeDocument/2006/relationships/image" Target="media/image4.png" Id="rId19" /><Relationship Type="http://schemas.openxmlformats.org/officeDocument/2006/relationships/hyperlink" Target="https://travelguard.secure.force.com/TravelAssistance/TGRegister?PL=AIGACCIDENTANDHEALTH" TargetMode="External" Id="rId31" /><Relationship Type="http://schemas.openxmlformats.org/officeDocument/2006/relationships/fontTable" Target="fontTable.xml" Id="rId44"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image" Target="media/image7.png" Id="rId22" /><Relationship Type="http://schemas.openxmlformats.org/officeDocument/2006/relationships/hyperlink" Target="https://travel.state.gov/content/travel/en.html" TargetMode="External" Id="rId27" /><Relationship Type="http://schemas.openxmlformats.org/officeDocument/2006/relationships/hyperlink" Target="http://www.who.int/countries/en/" TargetMode="External" Id="rId30" /><Relationship Type="http://schemas.openxmlformats.org/officeDocument/2006/relationships/image" Target="media/image11.png" Id="rId35" /><Relationship Type="http://schemas.openxmlformats.org/officeDocument/2006/relationships/footer" Target="footer1.xml" Id="rId43" /><Relationship Type="http://schemas.openxmlformats.org/officeDocument/2006/relationships/footnotes" Target="footnote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hyperlink" Target="https://step.state.gov/step/" TargetMode="External" Id="rId17" /><Relationship Type="http://schemas.openxmlformats.org/officeDocument/2006/relationships/hyperlink" Target="http://www.worldhospitalsearch.org" TargetMode="External" Id="rId33" /><Relationship Type="http://schemas.openxmlformats.org/officeDocument/2006/relationships/image" Target="media/image13.png" Id="rId38" /><Relationship Type="http://schemas.openxmlformats.org/officeDocument/2006/relationships/theme" Target="theme/theme1.xml" Id="rId46" /><Relationship Type="http://schemas.openxmlformats.org/officeDocument/2006/relationships/image" Target="media/image5.png" Id="rId20" /><Relationship Type="http://schemas.openxmlformats.org/officeDocument/2006/relationships/image" Target="/media/image11.png" Id="R594ca583e91647e6" /><Relationship Type="http://schemas.openxmlformats.org/officeDocument/2006/relationships/hyperlink" Target="https://www.westernunion.com/us/en/home.html" TargetMode="External" Id="R7f503575add04904" /><Relationship Type="http://schemas.openxmlformats.org/officeDocument/2006/relationships/hyperlink" Target="https://secure.moneygram.com" TargetMode="External" Id="R44de544ce3d14aa0" /></Relationships>
</file>

<file path=word/_rels/footer1.xml.rels><?xml version="1.0" encoding="UTF-8" standalone="yes"?>
<Relationships xmlns="http://schemas.openxmlformats.org/package/2006/relationships"><Relationship Id="rId1" Type="http://schemas.openxmlformats.org/officeDocument/2006/relationships/hyperlink" Target="http://www.rsmconmsulting.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48fdde7d-b351-4a17-8181-178d5c0c714c"/>
    <ds:schemaRef ds:uri="ca8ed6de-a921-4f0a-92b9-5825e6f7f053"/>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7A46B73B-57A9-4776-B59C-768847F866FF}">
  <ds:schemaRefs>
    <ds:schemaRef ds:uri="http://schemas.microsoft.com/sharepoint/v3/contenttype/forms"/>
  </ds:schemaRefs>
</ds:datastoreItem>
</file>

<file path=customXml/itemProps3.xml><?xml version="1.0" encoding="utf-8"?>
<ds:datastoreItem xmlns:ds="http://schemas.openxmlformats.org/officeDocument/2006/customXml" ds:itemID="{70464830-5DFB-4C3E-BB70-197947B773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BLYTH</dc:creator>
  <cp:lastModifiedBy>Madelyn Eickoff</cp:lastModifiedBy>
  <cp:revision>25</cp:revision>
  <dcterms:created xsi:type="dcterms:W3CDTF">2023-03-29T21:11:00Z</dcterms:created>
  <dcterms:modified xsi:type="dcterms:W3CDTF">2024-08-19T13:11:47Z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