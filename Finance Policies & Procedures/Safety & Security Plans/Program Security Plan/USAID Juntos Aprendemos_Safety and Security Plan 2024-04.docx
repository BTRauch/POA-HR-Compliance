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2473E8" w:rsidP="00351CED" w:rsidRDefault="00351CED" w14:paraId="138A6398" w14:textId="6015C7E6">
      <w:r>
        <w:rPr>
          <w:noProof/>
        </w:rPr>
        <w:drawing>
          <wp:anchor distT="0" distB="0" distL="114300" distR="114300" simplePos="0" relativeHeight="251652608" behindDoc="0" locked="0" layoutInCell="1" allowOverlap="1" wp14:anchorId="221DA86F" wp14:editId="189F9052">
            <wp:simplePos x="0" y="0"/>
            <wp:positionH relativeFrom="column">
              <wp:posOffset>-358775</wp:posOffset>
            </wp:positionH>
            <wp:positionV relativeFrom="paragraph">
              <wp:posOffset>-346092</wp:posOffset>
            </wp:positionV>
            <wp:extent cx="2468740" cy="960329"/>
            <wp:effectExtent l="0" t="0" r="0" b="0"/>
            <wp:wrapNone/>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68740" cy="960329"/>
                    </a:xfrm>
                    <a:prstGeom prst="rect">
                      <a:avLst/>
                    </a:prstGeom>
                  </pic:spPr>
                </pic:pic>
              </a:graphicData>
            </a:graphic>
            <wp14:sizeRelH relativeFrom="margin">
              <wp14:pctWidth>0</wp14:pctWidth>
            </wp14:sizeRelH>
            <wp14:sizeRelV relativeFrom="margin">
              <wp14:pctHeight>0</wp14:pctHeight>
            </wp14:sizeRelV>
          </wp:anchor>
        </w:drawing>
      </w:r>
      <w:r w:rsidR="00941F64">
        <w:rPr>
          <w:noProof/>
        </w:rPr>
        <mc:AlternateContent>
          <mc:Choice Requires="wps">
            <w:drawing>
              <wp:anchor distT="0" distB="0" distL="114300" distR="114300" simplePos="0" relativeHeight="251662848" behindDoc="0" locked="0" layoutInCell="1" allowOverlap="1" wp14:anchorId="69D308EE" wp14:editId="34EF6C2D">
                <wp:simplePos x="0" y="0"/>
                <wp:positionH relativeFrom="margin">
                  <wp:align>center</wp:align>
                </wp:positionH>
                <wp:positionV relativeFrom="paragraph">
                  <wp:posOffset>6153785</wp:posOffset>
                </wp:positionV>
                <wp:extent cx="6425565" cy="1206500"/>
                <wp:effectExtent l="0" t="0" r="0" b="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25565" cy="1206500"/>
                        </a:xfrm>
                        <a:prstGeom prst="rect">
                          <a:avLst/>
                        </a:prstGeom>
                        <a:solidFill>
                          <a:srgbClr val="CFCDC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7AD3B82">
              <v:rect id="Rectangle 16" style="position:absolute;margin-left:0;margin-top:484.55pt;width:505.95pt;height:95pt;z-index:2516628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spid="_x0000_s1026" fillcolor="#cfcdc9" stroked="f" strokeweight="1pt" w14:anchorId="55F990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">
                <w10:wrap anchorx="margin"/>
              </v:rect>
            </w:pict>
          </mc:Fallback>
        </mc:AlternateContent>
      </w:r>
      <w:r w:rsidR="00C86013">
        <w:rPr>
          <w:noProof/>
        </w:rPr>
        <w:drawing>
          <wp:anchor distT="0" distB="0" distL="114300" distR="114300" simplePos="0" relativeHeight="251655680" behindDoc="0" locked="0" layoutInCell="1" allowOverlap="1" wp14:anchorId="38132309" wp14:editId="3C704F23">
            <wp:simplePos x="0" y="0"/>
            <wp:positionH relativeFrom="margin">
              <wp:align>center</wp:align>
            </wp:positionH>
            <wp:positionV relativeFrom="paragraph">
              <wp:posOffset>1051047</wp:posOffset>
            </wp:positionV>
            <wp:extent cx="6426687" cy="5098093"/>
            <wp:effectExtent l="0" t="0" r="0" b="7620"/>
            <wp:wrapNone/>
            <wp:docPr id="3" name="Picture 3" descr="A picture containing person, group, crow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person, group, crowd&#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26687" cy="5098093"/>
                    </a:xfrm>
                    <a:prstGeom prst="rect">
                      <a:avLst/>
                    </a:prstGeom>
                  </pic:spPr>
                </pic:pic>
              </a:graphicData>
            </a:graphic>
            <wp14:sizeRelH relativeFrom="margin">
              <wp14:pctWidth>0</wp14:pctWidth>
            </wp14:sizeRelH>
            <wp14:sizeRelV relativeFrom="margin">
              <wp14:pctHeight>0</wp14:pctHeight>
            </wp14:sizeRelV>
          </wp:anchor>
        </w:drawing>
      </w:r>
    </w:p>
    <w:p w:rsidRPr="00351CED" w:rsidR="00351CED" w:rsidP="00351CED" w:rsidRDefault="00351CED" w14:paraId="573E7EE7" w14:textId="342995A9"/>
    <w:p w:rsidRPr="00351CED" w:rsidR="00351CED" w:rsidP="00351CED" w:rsidRDefault="003C5941" w14:paraId="3A5F5640" w14:textId="7B06A8B2">
      <w:r>
        <w:rPr>
          <w:rFonts w:ascii="Open Sans" w:hAnsi="Open Sans" w:cs="Open Sans"/>
          <w:color w:val="222222"/>
        </w:rPr>
        <w:br/>
      </w:r>
    </w:p>
    <w:p w:rsidRPr="00351CED" w:rsidR="00351CED" w:rsidP="00351CED" w:rsidRDefault="00351CED" w14:paraId="299D8849" w14:textId="1B822878"/>
    <w:p w:rsidRPr="00351CED" w:rsidR="00351CED" w:rsidP="00351CED" w:rsidRDefault="00351CED" w14:paraId="6B57562A" w14:textId="1091698B"/>
    <w:p w:rsidRPr="00351CED" w:rsidR="00351CED" w:rsidP="00351CED" w:rsidRDefault="00351CED" w14:paraId="358ABCB5" w14:textId="267642F9"/>
    <w:p w:rsidRPr="00351CED" w:rsidR="00351CED" w:rsidP="00351CED" w:rsidRDefault="00351CED" w14:paraId="21F40E6B" w14:textId="2AD9EF0C"/>
    <w:p w:rsidRPr="00351CED" w:rsidR="00351CED" w:rsidP="00351CED" w:rsidRDefault="00351CED" w14:paraId="05B4607A" w14:textId="73E5D5E0"/>
    <w:p w:rsidRPr="00351CED" w:rsidR="00351CED" w:rsidP="00351CED" w:rsidRDefault="00351CED" w14:paraId="534ADCFF" w14:textId="7A0D0EC1"/>
    <w:p w:rsidRPr="00351CED" w:rsidR="00351CED" w:rsidP="00351CED" w:rsidRDefault="00351CED" w14:paraId="61FC066F" w14:textId="1C8FC823"/>
    <w:p w:rsidRPr="00351CED" w:rsidR="00351CED" w:rsidP="00351CED" w:rsidRDefault="00351CED" w14:paraId="52FDAB33" w14:textId="689D9E1D"/>
    <w:p w:rsidRPr="00351CED" w:rsidR="00351CED" w:rsidP="00351CED" w:rsidRDefault="00351CED" w14:paraId="01C7AF88" w14:textId="64A5A495"/>
    <w:p w:rsidRPr="00351CED" w:rsidR="00351CED" w:rsidP="00351CED" w:rsidRDefault="00351CED" w14:paraId="41A7E077" w14:textId="605B1B22"/>
    <w:p w:rsidRPr="00351CED" w:rsidR="00351CED" w:rsidP="00351CED" w:rsidRDefault="00351CED" w14:paraId="222CC264" w14:textId="2A2A4468"/>
    <w:p w:rsidRPr="00351CED" w:rsidR="00351CED" w:rsidP="00351CED" w:rsidRDefault="00351CED" w14:paraId="328F0799" w14:textId="34234CCD"/>
    <w:p w:rsidRPr="00351CED" w:rsidR="00351CED" w:rsidP="00351CED" w:rsidRDefault="00351CED" w14:paraId="4946349B" w14:textId="255CF9DF"/>
    <w:p w:rsidRPr="00351CED" w:rsidR="00351CED" w:rsidP="00351CED" w:rsidRDefault="00351CED" w14:paraId="7AEAB880" w14:textId="19B4F433"/>
    <w:p w:rsidRPr="00351CED" w:rsidR="00351CED" w:rsidP="00351CED" w:rsidRDefault="00351CED" w14:paraId="4E08F901" w14:textId="49458935"/>
    <w:p w:rsidRPr="00351CED" w:rsidR="00351CED" w:rsidP="00351CED" w:rsidRDefault="00351CED" w14:paraId="0BAD9B09" w14:textId="1E216783"/>
    <w:p w:rsidRPr="00351CED" w:rsidR="00351CED" w:rsidP="00351CED" w:rsidRDefault="00351CED" w14:paraId="028CCBC2" w14:textId="6E7189AC"/>
    <w:p w:rsidRPr="00351CED" w:rsidR="00351CED" w:rsidP="00351CED" w:rsidRDefault="00351CED" w14:paraId="14BB6E2C" w14:textId="757E3A90"/>
    <w:p w:rsidRPr="00351CED" w:rsidR="00351CED" w:rsidP="00351CED" w:rsidRDefault="00941F64" w14:paraId="0699A971" w14:textId="3EFCE12E">
      <w:r>
        <w:rPr>
          <w:noProof/>
        </w:rPr>
        <mc:AlternateContent>
          <mc:Choice Requires="wps">
            <w:drawing>
              <wp:anchor distT="0" distB="0" distL="114300" distR="114300" simplePos="0" relativeHeight="251663872" behindDoc="0" locked="0" layoutInCell="1" allowOverlap="1" wp14:anchorId="632B7975" wp14:editId="7A1CD3F9">
                <wp:simplePos x="0" y="0"/>
                <wp:positionH relativeFrom="column">
                  <wp:posOffset>-112395</wp:posOffset>
                </wp:positionH>
                <wp:positionV relativeFrom="paragraph">
                  <wp:posOffset>159385</wp:posOffset>
                </wp:positionV>
                <wp:extent cx="3535045" cy="91440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35045" cy="914400"/>
                        </a:xfrm>
                        <a:prstGeom prst="rect">
                          <a:avLst/>
                        </a:prstGeom>
                        <a:noFill/>
                        <a:ln w="6350">
                          <a:noFill/>
                        </a:ln>
                      </wps:spPr>
                      <wps:txbx>
                        <w:txbxContent>
                          <w:p w:rsidRPr="00CB3395" w:rsidR="00CB3395" w:rsidP="00CB3395" w:rsidRDefault="00CB3395" w14:paraId="37B9A3F3" w14:textId="77777777">
                            <w:pPr>
                              <w:rPr>
                                <w:b/>
                                <w:bCs/>
                                <w:color w:val="002F6C"/>
                                <w:sz w:val="40"/>
                                <w:szCs w:val="40"/>
                              </w:rPr>
                            </w:pPr>
                            <w:r w:rsidRPr="00CB3395">
                              <w:rPr>
                                <w:b/>
                                <w:bCs/>
                                <w:color w:val="002F6C"/>
                                <w:sz w:val="40"/>
                                <w:szCs w:val="40"/>
                              </w:rPr>
                              <w:t xml:space="preserve">Juntos Aprendemos Activity </w:t>
                            </w:r>
                          </w:p>
                          <w:p w:rsidRPr="00CB3395" w:rsidR="00CB3395" w:rsidP="00CB3395" w:rsidRDefault="00CB3395" w14:paraId="67D36E74" w14:textId="77777777">
                            <w:pPr>
                              <w:rPr>
                                <w:b/>
                                <w:bCs/>
                                <w:i/>
                                <w:iCs/>
                                <w:color w:val="002F6C"/>
                                <w:sz w:val="40"/>
                                <w:szCs w:val="40"/>
                              </w:rPr>
                            </w:pPr>
                            <w:r w:rsidRPr="00CB3395">
                              <w:rPr>
                                <w:b/>
                                <w:bCs/>
                                <w:i/>
                                <w:iCs/>
                                <w:color w:val="002F6C"/>
                                <w:sz w:val="40"/>
                                <w:szCs w:val="40"/>
                              </w:rPr>
                              <w:t>Safety and Security Plan</w:t>
                            </w:r>
                          </w:p>
                          <w:p w:rsidR="00CB3395" w:rsidRDefault="00CB3395" w14:paraId="164A6A05" w14:textId="77777777"/>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784B5788">
              <v:shapetype id="_x0000_t202" coordsize="21600,21600" o:spt="202" path="m,l,21600r21600,l21600,xe" w14:anchorId="632B7975">
                <v:stroke joinstyle="miter"/>
                <v:path gradientshapeok="t" o:connecttype="rect"/>
              </v:shapetype>
              <v:shape id="Text Box 15" style="position:absolute;margin-left:-8.85pt;margin-top:12.55pt;width:278.35pt;height:1in;z-index:2516638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">
                <v:textbox>
                  <w:txbxContent>
                    <w:p w:rsidRPr="00CB3395" w:rsidR="00CB3395" w:rsidP="00CB3395" w:rsidRDefault="00CB3395" w14:paraId="45DCAF42" w14:textId="77777777">
                      <w:pPr>
                        <w:rPr>
                          <w:b/>
                          <w:bCs/>
                          <w:color w:val="002F6C"/>
                          <w:sz w:val="40"/>
                          <w:szCs w:val="40"/>
                        </w:rPr>
                      </w:pPr>
                      <w:r w:rsidRPr="00CB3395">
                        <w:rPr>
                          <w:b/>
                          <w:bCs/>
                          <w:color w:val="002F6C"/>
                          <w:sz w:val="40"/>
                          <w:szCs w:val="40"/>
                        </w:rPr>
                        <w:t xml:space="preserve">Juntos Aprendemos Activity </w:t>
                      </w:r>
                    </w:p>
                    <w:p w:rsidRPr="00CB3395" w:rsidR="00CB3395" w:rsidP="00CB3395" w:rsidRDefault="00CB3395" w14:paraId="286F5CEA" w14:textId="77777777">
                      <w:pPr>
                        <w:rPr>
                          <w:b/>
                          <w:bCs/>
                          <w:i/>
                          <w:iCs/>
                          <w:color w:val="002F6C"/>
                          <w:sz w:val="40"/>
                          <w:szCs w:val="40"/>
                        </w:rPr>
                      </w:pPr>
                      <w:r w:rsidRPr="00CB3395">
                        <w:rPr>
                          <w:b/>
                          <w:bCs/>
                          <w:i/>
                          <w:iCs/>
                          <w:color w:val="002F6C"/>
                          <w:sz w:val="40"/>
                          <w:szCs w:val="40"/>
                        </w:rPr>
                        <w:t>Safety and Security Plan</w:t>
                      </w:r>
                    </w:p>
                    <w:p w:rsidR="00CB3395" w:rsidRDefault="00CB3395" w14:paraId="672A6659" w14:textId="77777777"/>
                  </w:txbxContent>
                </v:textbox>
              </v:shape>
            </w:pict>
          </mc:Fallback>
        </mc:AlternateContent>
      </w:r>
    </w:p>
    <w:p w:rsidRPr="00351CED" w:rsidR="00351CED" w:rsidP="00351CED" w:rsidRDefault="00351CED" w14:paraId="11A39FFF" w14:textId="0422AD69"/>
    <w:p w:rsidRPr="00351CED" w:rsidR="00351CED" w:rsidP="00351CED" w:rsidRDefault="00351CED" w14:paraId="515DCC42" w14:textId="1671ED4D"/>
    <w:p w:rsidRPr="00351CED" w:rsidR="00351CED" w:rsidP="00351CED" w:rsidRDefault="00351CED" w14:paraId="2BA956F9" w14:textId="1A7A6A8C"/>
    <w:p w:rsidR="00351CED" w:rsidP="00351CED" w:rsidRDefault="00351CED" w14:paraId="65563966" w14:textId="37E4F544"/>
    <w:p w:rsidR="00351CED" w:rsidP="00351CED" w:rsidRDefault="00351CED" w14:paraId="2E584A07" w14:textId="45898819">
      <w:r>
        <w:tab/>
      </w:r>
    </w:p>
    <w:sdt>
      <w:sdtPr>
        <w:id w:val="240687507"/>
        <w:docPartObj>
          <w:docPartGallery w:val="Table of Contents"/>
          <w:docPartUnique/>
        </w:docPartObj>
        <w:rPr>
          <w:rFonts w:eastAsia="Calibri" w:cs="" w:eastAsiaTheme="minorAscii" w:cstheme="minorBidi"/>
          <w:b w:val="0"/>
          <w:bCs w:val="0"/>
          <w:color w:val="auto"/>
          <w:sz w:val="24"/>
          <w:szCs w:val="24"/>
        </w:rPr>
      </w:sdtPr>
      <w:sdtEndPr>
        <w:rPr>
          <w:rFonts w:eastAsia="Calibri" w:cs="" w:eastAsiaTheme="minorAscii" w:cstheme="minorBidi"/>
          <w:b w:val="0"/>
          <w:bCs w:val="0"/>
          <w:noProof/>
          <w:color w:val="auto"/>
          <w:sz w:val="24"/>
          <w:szCs w:val="24"/>
        </w:rPr>
      </w:sdtEndPr>
      <w:sdtContent>
        <w:p w:rsidRPr="00351CED" w:rsidR="00351CED" w:rsidP="00351CED" w:rsidRDefault="00351CED" w14:paraId="5ACF8A24" w14:textId="51303BB5">
          <w:pPr>
            <w:pStyle w:val="TOCHeading"/>
          </w:pPr>
          <w:r w:rsidRPr="00351CED">
            <w:t xml:space="preserve">Table of Contents </w:t>
          </w:r>
        </w:p>
        <w:p w:rsidR="004B7CC2" w:rsidRDefault="00351CED" w14:paraId="3F909C98" w14:textId="013F6803">
          <w:pPr>
            <w:pStyle w:val="TOC1"/>
            <w:tabs>
              <w:tab w:val="right" w:leader="dot" w:pos="9350"/>
            </w:tabs>
            <w:rPr>
              <w:rFonts w:asciiTheme="minorHAnsi" w:hAnsiTheme="minorHAnsi" w:eastAsiaTheme="minorEastAsia"/>
              <w:noProof/>
              <w:sz w:val="22"/>
              <w:szCs w:val="22"/>
            </w:rPr>
          </w:pPr>
          <w:r w:rsidRPr="00351CED">
            <w:fldChar w:fldCharType="begin"/>
          </w:r>
          <w:r w:rsidRPr="00351CED">
            <w:instrText xml:space="preserve"> TOC \o "1-3" \h \z \u </w:instrText>
          </w:r>
          <w:r w:rsidRPr="00351CED">
            <w:fldChar w:fldCharType="separate"/>
          </w:r>
          <w:hyperlink w:history="1" w:anchor="_Toc105496754">
            <w:r w:rsidRPr="00B42AB0" w:rsidR="004B7CC2">
              <w:rPr>
                <w:rStyle w:val="Hyperlink"/>
                <w:noProof/>
              </w:rPr>
              <w:t>Acronyms</w:t>
            </w:r>
            <w:r w:rsidR="004B7CC2">
              <w:rPr>
                <w:noProof/>
                <w:webHidden/>
              </w:rPr>
              <w:tab/>
            </w:r>
            <w:r w:rsidR="004B7CC2">
              <w:rPr>
                <w:noProof/>
                <w:webHidden/>
              </w:rPr>
              <w:fldChar w:fldCharType="begin"/>
            </w:r>
            <w:r w:rsidR="004B7CC2">
              <w:rPr>
                <w:noProof/>
                <w:webHidden/>
              </w:rPr>
              <w:instrText xml:space="preserve"> PAGEREF _Toc105496754 \h </w:instrText>
            </w:r>
            <w:r w:rsidR="004B7CC2">
              <w:rPr>
                <w:noProof/>
                <w:webHidden/>
              </w:rPr>
            </w:r>
            <w:r w:rsidR="004B7CC2">
              <w:rPr>
                <w:noProof/>
                <w:webHidden/>
              </w:rPr>
              <w:fldChar w:fldCharType="separate"/>
            </w:r>
            <w:r w:rsidR="004B7CC2">
              <w:rPr>
                <w:noProof/>
                <w:webHidden/>
              </w:rPr>
              <w:t>3</w:t>
            </w:r>
            <w:r w:rsidR="004B7CC2">
              <w:rPr>
                <w:noProof/>
                <w:webHidden/>
              </w:rPr>
              <w:fldChar w:fldCharType="end"/>
            </w:r>
          </w:hyperlink>
        </w:p>
        <w:p w:rsidR="004B7CC2" w:rsidRDefault="00000000" w14:paraId="29D455FA" w14:textId="3C9D624A">
          <w:pPr>
            <w:pStyle w:val="TOC1"/>
            <w:tabs>
              <w:tab w:val="right" w:leader="dot" w:pos="9350"/>
            </w:tabs>
            <w:rPr>
              <w:rFonts w:asciiTheme="minorHAnsi" w:hAnsiTheme="minorHAnsi" w:eastAsiaTheme="minorEastAsia"/>
              <w:noProof/>
              <w:sz w:val="22"/>
              <w:szCs w:val="22"/>
            </w:rPr>
          </w:pPr>
          <w:hyperlink w:history="1" w:anchor="_Toc105496755">
            <w:r w:rsidRPr="00B42AB0" w:rsidR="004B7CC2">
              <w:rPr>
                <w:rStyle w:val="Hyperlink"/>
                <w:noProof/>
              </w:rPr>
              <w:t>Introduction</w:t>
            </w:r>
            <w:r w:rsidR="004B7CC2">
              <w:rPr>
                <w:noProof/>
                <w:webHidden/>
              </w:rPr>
              <w:tab/>
            </w:r>
            <w:r w:rsidR="004B7CC2">
              <w:rPr>
                <w:noProof/>
                <w:webHidden/>
              </w:rPr>
              <w:fldChar w:fldCharType="begin"/>
            </w:r>
            <w:r w:rsidR="004B7CC2">
              <w:rPr>
                <w:noProof/>
                <w:webHidden/>
              </w:rPr>
              <w:instrText xml:space="preserve"> PAGEREF _Toc105496755 \h </w:instrText>
            </w:r>
            <w:r w:rsidR="004B7CC2">
              <w:rPr>
                <w:noProof/>
                <w:webHidden/>
              </w:rPr>
            </w:r>
            <w:r w:rsidR="004B7CC2">
              <w:rPr>
                <w:noProof/>
                <w:webHidden/>
              </w:rPr>
              <w:fldChar w:fldCharType="separate"/>
            </w:r>
            <w:r w:rsidR="004B7CC2">
              <w:rPr>
                <w:noProof/>
                <w:webHidden/>
              </w:rPr>
              <w:t>4</w:t>
            </w:r>
            <w:r w:rsidR="004B7CC2">
              <w:rPr>
                <w:noProof/>
                <w:webHidden/>
              </w:rPr>
              <w:fldChar w:fldCharType="end"/>
            </w:r>
          </w:hyperlink>
        </w:p>
        <w:p w:rsidR="004B7CC2" w:rsidRDefault="00000000" w14:paraId="51F31ABB" w14:textId="79FAF5B8">
          <w:pPr>
            <w:pStyle w:val="TOC1"/>
            <w:tabs>
              <w:tab w:val="right" w:leader="dot" w:pos="9350"/>
            </w:tabs>
            <w:rPr>
              <w:rFonts w:asciiTheme="minorHAnsi" w:hAnsiTheme="minorHAnsi" w:eastAsiaTheme="minorEastAsia"/>
              <w:noProof/>
              <w:sz w:val="22"/>
              <w:szCs w:val="22"/>
            </w:rPr>
          </w:pPr>
          <w:hyperlink w:history="1" w:anchor="_Toc105496756">
            <w:r w:rsidRPr="00B42AB0" w:rsidR="004B7CC2">
              <w:rPr>
                <w:rStyle w:val="Hyperlink"/>
                <w:noProof/>
              </w:rPr>
              <w:t>Activity Overview</w:t>
            </w:r>
            <w:r w:rsidR="004B7CC2">
              <w:rPr>
                <w:noProof/>
                <w:webHidden/>
              </w:rPr>
              <w:tab/>
            </w:r>
            <w:r w:rsidR="004B7CC2">
              <w:rPr>
                <w:noProof/>
                <w:webHidden/>
              </w:rPr>
              <w:fldChar w:fldCharType="begin"/>
            </w:r>
            <w:r w:rsidR="004B7CC2">
              <w:rPr>
                <w:noProof/>
                <w:webHidden/>
              </w:rPr>
              <w:instrText xml:space="preserve"> PAGEREF _Toc105496756 \h </w:instrText>
            </w:r>
            <w:r w:rsidR="004B7CC2">
              <w:rPr>
                <w:noProof/>
                <w:webHidden/>
              </w:rPr>
            </w:r>
            <w:r w:rsidR="004B7CC2">
              <w:rPr>
                <w:noProof/>
                <w:webHidden/>
              </w:rPr>
              <w:fldChar w:fldCharType="separate"/>
            </w:r>
            <w:r w:rsidR="004B7CC2">
              <w:rPr>
                <w:noProof/>
                <w:webHidden/>
              </w:rPr>
              <w:t>4</w:t>
            </w:r>
            <w:r w:rsidR="004B7CC2">
              <w:rPr>
                <w:noProof/>
                <w:webHidden/>
              </w:rPr>
              <w:fldChar w:fldCharType="end"/>
            </w:r>
          </w:hyperlink>
        </w:p>
        <w:p w:rsidR="004B7CC2" w:rsidRDefault="00000000" w14:paraId="765559A3" w14:textId="3378D7F1">
          <w:pPr>
            <w:pStyle w:val="TOC1"/>
            <w:tabs>
              <w:tab w:val="right" w:leader="dot" w:pos="9350"/>
            </w:tabs>
            <w:rPr>
              <w:rFonts w:asciiTheme="minorHAnsi" w:hAnsiTheme="minorHAnsi" w:eastAsiaTheme="minorEastAsia"/>
              <w:noProof/>
              <w:sz w:val="22"/>
              <w:szCs w:val="22"/>
            </w:rPr>
          </w:pPr>
          <w:hyperlink w:history="1" w:anchor="_Toc105496757">
            <w:r w:rsidRPr="00B42AB0" w:rsidR="004B7CC2">
              <w:rPr>
                <w:rStyle w:val="Hyperlink"/>
                <w:noProof/>
              </w:rPr>
              <w:t>Security Philosophy and Management Responsibilities</w:t>
            </w:r>
            <w:r w:rsidR="004B7CC2">
              <w:rPr>
                <w:noProof/>
                <w:webHidden/>
              </w:rPr>
              <w:tab/>
            </w:r>
            <w:r w:rsidR="004B7CC2">
              <w:rPr>
                <w:noProof/>
                <w:webHidden/>
              </w:rPr>
              <w:fldChar w:fldCharType="begin"/>
            </w:r>
            <w:r w:rsidR="004B7CC2">
              <w:rPr>
                <w:noProof/>
                <w:webHidden/>
              </w:rPr>
              <w:instrText xml:space="preserve"> PAGEREF _Toc105496757 \h </w:instrText>
            </w:r>
            <w:r w:rsidR="004B7CC2">
              <w:rPr>
                <w:noProof/>
                <w:webHidden/>
              </w:rPr>
            </w:r>
            <w:r w:rsidR="004B7CC2">
              <w:rPr>
                <w:noProof/>
                <w:webHidden/>
              </w:rPr>
              <w:fldChar w:fldCharType="separate"/>
            </w:r>
            <w:r w:rsidR="004B7CC2">
              <w:rPr>
                <w:noProof/>
                <w:webHidden/>
              </w:rPr>
              <w:t>5</w:t>
            </w:r>
            <w:r w:rsidR="004B7CC2">
              <w:rPr>
                <w:noProof/>
                <w:webHidden/>
              </w:rPr>
              <w:fldChar w:fldCharType="end"/>
            </w:r>
          </w:hyperlink>
        </w:p>
        <w:p w:rsidR="004B7CC2" w:rsidRDefault="00000000" w14:paraId="435CBD06" w14:textId="6793F34C">
          <w:pPr>
            <w:pStyle w:val="TOC1"/>
            <w:tabs>
              <w:tab w:val="right" w:leader="dot" w:pos="9350"/>
            </w:tabs>
            <w:rPr>
              <w:rFonts w:asciiTheme="minorHAnsi" w:hAnsiTheme="minorHAnsi" w:eastAsiaTheme="minorEastAsia"/>
              <w:noProof/>
              <w:sz w:val="22"/>
              <w:szCs w:val="22"/>
            </w:rPr>
          </w:pPr>
          <w:hyperlink w:history="1" w:anchor="_Toc105496758">
            <w:r w:rsidRPr="00B42AB0" w:rsidR="004B7CC2">
              <w:rPr>
                <w:rStyle w:val="Hyperlink"/>
                <w:noProof/>
              </w:rPr>
              <w:t>Risk Assessment</w:t>
            </w:r>
            <w:r w:rsidR="004B7CC2">
              <w:rPr>
                <w:noProof/>
                <w:webHidden/>
              </w:rPr>
              <w:tab/>
            </w:r>
            <w:r w:rsidR="004B7CC2">
              <w:rPr>
                <w:noProof/>
                <w:webHidden/>
              </w:rPr>
              <w:fldChar w:fldCharType="begin"/>
            </w:r>
            <w:r w:rsidR="004B7CC2">
              <w:rPr>
                <w:noProof/>
                <w:webHidden/>
              </w:rPr>
              <w:instrText xml:space="preserve"> PAGEREF _Toc105496758 \h </w:instrText>
            </w:r>
            <w:r w:rsidR="004B7CC2">
              <w:rPr>
                <w:noProof/>
                <w:webHidden/>
              </w:rPr>
            </w:r>
            <w:r w:rsidR="004B7CC2">
              <w:rPr>
                <w:noProof/>
                <w:webHidden/>
              </w:rPr>
              <w:fldChar w:fldCharType="separate"/>
            </w:r>
            <w:r w:rsidR="004B7CC2">
              <w:rPr>
                <w:noProof/>
                <w:webHidden/>
              </w:rPr>
              <w:t>6</w:t>
            </w:r>
            <w:r w:rsidR="004B7CC2">
              <w:rPr>
                <w:noProof/>
                <w:webHidden/>
              </w:rPr>
              <w:fldChar w:fldCharType="end"/>
            </w:r>
          </w:hyperlink>
        </w:p>
        <w:p w:rsidR="004B7CC2" w:rsidRDefault="00000000" w14:paraId="57CC5DEE" w14:textId="077BE371">
          <w:pPr>
            <w:pStyle w:val="TOC2"/>
            <w:tabs>
              <w:tab w:val="right" w:leader="dot" w:pos="9350"/>
            </w:tabs>
            <w:rPr>
              <w:rFonts w:asciiTheme="minorHAnsi" w:hAnsiTheme="minorHAnsi" w:eastAsiaTheme="minorEastAsia"/>
              <w:noProof/>
              <w:sz w:val="22"/>
              <w:szCs w:val="22"/>
            </w:rPr>
          </w:pPr>
          <w:hyperlink w:history="1" w:anchor="_Toc105496759">
            <w:r w:rsidRPr="00B42AB0" w:rsidR="004B7CC2">
              <w:rPr>
                <w:rStyle w:val="Hyperlink"/>
                <w:noProof/>
              </w:rPr>
              <w:t>Alert Status Matrix</w:t>
            </w:r>
            <w:r w:rsidR="004B7CC2">
              <w:rPr>
                <w:noProof/>
                <w:webHidden/>
              </w:rPr>
              <w:tab/>
            </w:r>
            <w:r w:rsidR="004B7CC2">
              <w:rPr>
                <w:noProof/>
                <w:webHidden/>
              </w:rPr>
              <w:fldChar w:fldCharType="begin"/>
            </w:r>
            <w:r w:rsidR="004B7CC2">
              <w:rPr>
                <w:noProof/>
                <w:webHidden/>
              </w:rPr>
              <w:instrText xml:space="preserve"> PAGEREF _Toc105496759 \h </w:instrText>
            </w:r>
            <w:r w:rsidR="004B7CC2">
              <w:rPr>
                <w:noProof/>
                <w:webHidden/>
              </w:rPr>
            </w:r>
            <w:r w:rsidR="004B7CC2">
              <w:rPr>
                <w:noProof/>
                <w:webHidden/>
              </w:rPr>
              <w:fldChar w:fldCharType="separate"/>
            </w:r>
            <w:r w:rsidR="004B7CC2">
              <w:rPr>
                <w:noProof/>
                <w:webHidden/>
              </w:rPr>
              <w:t>6</w:t>
            </w:r>
            <w:r w:rsidR="004B7CC2">
              <w:rPr>
                <w:noProof/>
                <w:webHidden/>
              </w:rPr>
              <w:fldChar w:fldCharType="end"/>
            </w:r>
          </w:hyperlink>
        </w:p>
        <w:p w:rsidR="004B7CC2" w:rsidRDefault="00000000" w14:paraId="563C49A1" w14:textId="2841E913">
          <w:pPr>
            <w:pStyle w:val="TOC2"/>
            <w:tabs>
              <w:tab w:val="right" w:leader="dot" w:pos="9350"/>
            </w:tabs>
            <w:rPr>
              <w:rFonts w:asciiTheme="minorHAnsi" w:hAnsiTheme="minorHAnsi" w:eastAsiaTheme="minorEastAsia"/>
              <w:noProof/>
              <w:sz w:val="22"/>
              <w:szCs w:val="22"/>
            </w:rPr>
          </w:pPr>
          <w:hyperlink w:history="1" w:anchor="_Toc105496760">
            <w:r w:rsidRPr="00B42AB0" w:rsidR="004B7CC2">
              <w:rPr>
                <w:rStyle w:val="Hyperlink"/>
                <w:noProof/>
              </w:rPr>
              <w:t>Potential Risks and Security/Safety Protocols</w:t>
            </w:r>
            <w:r w:rsidR="004B7CC2">
              <w:rPr>
                <w:noProof/>
                <w:webHidden/>
              </w:rPr>
              <w:tab/>
            </w:r>
            <w:r w:rsidR="004B7CC2">
              <w:rPr>
                <w:noProof/>
                <w:webHidden/>
              </w:rPr>
              <w:fldChar w:fldCharType="begin"/>
            </w:r>
            <w:r w:rsidR="004B7CC2">
              <w:rPr>
                <w:noProof/>
                <w:webHidden/>
              </w:rPr>
              <w:instrText xml:space="preserve"> PAGEREF _Toc105496760 \h </w:instrText>
            </w:r>
            <w:r w:rsidR="004B7CC2">
              <w:rPr>
                <w:noProof/>
                <w:webHidden/>
              </w:rPr>
            </w:r>
            <w:r w:rsidR="004B7CC2">
              <w:rPr>
                <w:noProof/>
                <w:webHidden/>
              </w:rPr>
              <w:fldChar w:fldCharType="separate"/>
            </w:r>
            <w:r w:rsidR="004B7CC2">
              <w:rPr>
                <w:noProof/>
                <w:webHidden/>
              </w:rPr>
              <w:t>8</w:t>
            </w:r>
            <w:r w:rsidR="004B7CC2">
              <w:rPr>
                <w:noProof/>
                <w:webHidden/>
              </w:rPr>
              <w:fldChar w:fldCharType="end"/>
            </w:r>
          </w:hyperlink>
        </w:p>
        <w:p w:rsidR="004B7CC2" w:rsidRDefault="00000000" w14:paraId="61E17AFB" w14:textId="20913A43">
          <w:pPr>
            <w:pStyle w:val="TOC3"/>
            <w:tabs>
              <w:tab w:val="right" w:leader="dot" w:pos="9350"/>
            </w:tabs>
            <w:rPr>
              <w:rFonts w:asciiTheme="minorHAnsi" w:hAnsiTheme="minorHAnsi" w:eastAsiaTheme="minorEastAsia"/>
              <w:noProof/>
              <w:sz w:val="22"/>
              <w:szCs w:val="22"/>
            </w:rPr>
          </w:pPr>
          <w:hyperlink w:history="1" w:anchor="_Toc105496761">
            <w:r w:rsidRPr="00B42AB0" w:rsidR="004B7CC2">
              <w:rPr>
                <w:rStyle w:val="Hyperlink"/>
                <w:noProof/>
              </w:rPr>
              <w:t>Medical Emergencies and/or Accidents</w:t>
            </w:r>
            <w:r w:rsidR="004B7CC2">
              <w:rPr>
                <w:noProof/>
                <w:webHidden/>
              </w:rPr>
              <w:tab/>
            </w:r>
            <w:r w:rsidR="004B7CC2">
              <w:rPr>
                <w:noProof/>
                <w:webHidden/>
              </w:rPr>
              <w:fldChar w:fldCharType="begin"/>
            </w:r>
            <w:r w:rsidR="004B7CC2">
              <w:rPr>
                <w:noProof/>
                <w:webHidden/>
              </w:rPr>
              <w:instrText xml:space="preserve"> PAGEREF _Toc105496761 \h </w:instrText>
            </w:r>
            <w:r w:rsidR="004B7CC2">
              <w:rPr>
                <w:noProof/>
                <w:webHidden/>
              </w:rPr>
            </w:r>
            <w:r w:rsidR="004B7CC2">
              <w:rPr>
                <w:noProof/>
                <w:webHidden/>
              </w:rPr>
              <w:fldChar w:fldCharType="separate"/>
            </w:r>
            <w:r w:rsidR="004B7CC2">
              <w:rPr>
                <w:noProof/>
                <w:webHidden/>
              </w:rPr>
              <w:t>8</w:t>
            </w:r>
            <w:r w:rsidR="004B7CC2">
              <w:rPr>
                <w:noProof/>
                <w:webHidden/>
              </w:rPr>
              <w:fldChar w:fldCharType="end"/>
            </w:r>
          </w:hyperlink>
        </w:p>
        <w:p w:rsidR="004B7CC2" w:rsidRDefault="00000000" w14:paraId="2237D2B1" w14:textId="074F75E0">
          <w:pPr>
            <w:pStyle w:val="TOC3"/>
            <w:tabs>
              <w:tab w:val="right" w:leader="dot" w:pos="9350"/>
            </w:tabs>
            <w:rPr>
              <w:rFonts w:asciiTheme="minorHAnsi" w:hAnsiTheme="minorHAnsi" w:eastAsiaTheme="minorEastAsia"/>
              <w:noProof/>
              <w:sz w:val="22"/>
              <w:szCs w:val="22"/>
            </w:rPr>
          </w:pPr>
          <w:hyperlink w:history="1" w:anchor="_Toc105496762">
            <w:r w:rsidRPr="00B42AB0" w:rsidR="004B7CC2">
              <w:rPr>
                <w:rStyle w:val="Hyperlink"/>
                <w:noProof/>
              </w:rPr>
              <w:t>Earthquakes</w:t>
            </w:r>
            <w:r w:rsidR="004B7CC2">
              <w:rPr>
                <w:noProof/>
                <w:webHidden/>
              </w:rPr>
              <w:tab/>
            </w:r>
            <w:r w:rsidR="004B7CC2">
              <w:rPr>
                <w:noProof/>
                <w:webHidden/>
              </w:rPr>
              <w:fldChar w:fldCharType="begin"/>
            </w:r>
            <w:r w:rsidR="004B7CC2">
              <w:rPr>
                <w:noProof/>
                <w:webHidden/>
              </w:rPr>
              <w:instrText xml:space="preserve"> PAGEREF _Toc105496762 \h </w:instrText>
            </w:r>
            <w:r w:rsidR="004B7CC2">
              <w:rPr>
                <w:noProof/>
                <w:webHidden/>
              </w:rPr>
            </w:r>
            <w:r w:rsidR="004B7CC2">
              <w:rPr>
                <w:noProof/>
                <w:webHidden/>
              </w:rPr>
              <w:fldChar w:fldCharType="separate"/>
            </w:r>
            <w:r w:rsidR="004B7CC2">
              <w:rPr>
                <w:noProof/>
                <w:webHidden/>
              </w:rPr>
              <w:t>10</w:t>
            </w:r>
            <w:r w:rsidR="004B7CC2">
              <w:rPr>
                <w:noProof/>
                <w:webHidden/>
              </w:rPr>
              <w:fldChar w:fldCharType="end"/>
            </w:r>
          </w:hyperlink>
        </w:p>
        <w:p w:rsidR="004B7CC2" w:rsidRDefault="00000000" w14:paraId="529A8C2B" w14:textId="47A1E979">
          <w:pPr>
            <w:pStyle w:val="TOC3"/>
            <w:tabs>
              <w:tab w:val="right" w:leader="dot" w:pos="9350"/>
            </w:tabs>
            <w:rPr>
              <w:rFonts w:asciiTheme="minorHAnsi" w:hAnsiTheme="minorHAnsi" w:eastAsiaTheme="minorEastAsia"/>
              <w:noProof/>
              <w:sz w:val="22"/>
              <w:szCs w:val="22"/>
            </w:rPr>
          </w:pPr>
          <w:hyperlink w:history="1" w:anchor="_Toc105496763">
            <w:r w:rsidRPr="00B42AB0" w:rsidR="004B7CC2">
              <w:rPr>
                <w:rStyle w:val="Hyperlink"/>
                <w:noProof/>
              </w:rPr>
              <w:t>Collapsed Roads and Landslides</w:t>
            </w:r>
            <w:r w:rsidR="004B7CC2">
              <w:rPr>
                <w:noProof/>
                <w:webHidden/>
              </w:rPr>
              <w:tab/>
            </w:r>
            <w:r w:rsidR="004B7CC2">
              <w:rPr>
                <w:noProof/>
                <w:webHidden/>
              </w:rPr>
              <w:fldChar w:fldCharType="begin"/>
            </w:r>
            <w:r w:rsidR="004B7CC2">
              <w:rPr>
                <w:noProof/>
                <w:webHidden/>
              </w:rPr>
              <w:instrText xml:space="preserve"> PAGEREF _Toc105496763 \h </w:instrText>
            </w:r>
            <w:r w:rsidR="004B7CC2">
              <w:rPr>
                <w:noProof/>
                <w:webHidden/>
              </w:rPr>
            </w:r>
            <w:r w:rsidR="004B7CC2">
              <w:rPr>
                <w:noProof/>
                <w:webHidden/>
              </w:rPr>
              <w:fldChar w:fldCharType="separate"/>
            </w:r>
            <w:r w:rsidR="004B7CC2">
              <w:rPr>
                <w:noProof/>
                <w:webHidden/>
              </w:rPr>
              <w:t>10</w:t>
            </w:r>
            <w:r w:rsidR="004B7CC2">
              <w:rPr>
                <w:noProof/>
                <w:webHidden/>
              </w:rPr>
              <w:fldChar w:fldCharType="end"/>
            </w:r>
          </w:hyperlink>
        </w:p>
        <w:p w:rsidR="004B7CC2" w:rsidRDefault="00000000" w14:paraId="0E002C7C" w14:textId="1E0826E2">
          <w:pPr>
            <w:pStyle w:val="TOC3"/>
            <w:tabs>
              <w:tab w:val="right" w:leader="dot" w:pos="9350"/>
            </w:tabs>
            <w:rPr>
              <w:rFonts w:asciiTheme="minorHAnsi" w:hAnsiTheme="minorHAnsi" w:eastAsiaTheme="minorEastAsia"/>
              <w:noProof/>
              <w:sz w:val="22"/>
              <w:szCs w:val="22"/>
            </w:rPr>
          </w:pPr>
          <w:hyperlink w:history="1" w:anchor="_Toc105496764">
            <w:r w:rsidRPr="00B42AB0" w:rsidR="004B7CC2">
              <w:rPr>
                <w:rStyle w:val="Hyperlink"/>
                <w:noProof/>
              </w:rPr>
              <w:t>Road Blockades due to Civil Unrest</w:t>
            </w:r>
            <w:r w:rsidR="004B7CC2">
              <w:rPr>
                <w:noProof/>
                <w:webHidden/>
              </w:rPr>
              <w:tab/>
            </w:r>
            <w:r w:rsidR="004B7CC2">
              <w:rPr>
                <w:noProof/>
                <w:webHidden/>
              </w:rPr>
              <w:fldChar w:fldCharType="begin"/>
            </w:r>
            <w:r w:rsidR="004B7CC2">
              <w:rPr>
                <w:noProof/>
                <w:webHidden/>
              </w:rPr>
              <w:instrText xml:space="preserve"> PAGEREF _Toc105496764 \h </w:instrText>
            </w:r>
            <w:r w:rsidR="004B7CC2">
              <w:rPr>
                <w:noProof/>
                <w:webHidden/>
              </w:rPr>
            </w:r>
            <w:r w:rsidR="004B7CC2">
              <w:rPr>
                <w:noProof/>
                <w:webHidden/>
              </w:rPr>
              <w:fldChar w:fldCharType="separate"/>
            </w:r>
            <w:r w:rsidR="004B7CC2">
              <w:rPr>
                <w:noProof/>
                <w:webHidden/>
              </w:rPr>
              <w:t>11</w:t>
            </w:r>
            <w:r w:rsidR="004B7CC2">
              <w:rPr>
                <w:noProof/>
                <w:webHidden/>
              </w:rPr>
              <w:fldChar w:fldCharType="end"/>
            </w:r>
          </w:hyperlink>
        </w:p>
        <w:p w:rsidR="004B7CC2" w:rsidRDefault="00000000" w14:paraId="37B742E0" w14:textId="6A1D1406">
          <w:pPr>
            <w:pStyle w:val="TOC3"/>
            <w:tabs>
              <w:tab w:val="right" w:leader="dot" w:pos="9350"/>
            </w:tabs>
            <w:rPr>
              <w:rFonts w:asciiTheme="minorHAnsi" w:hAnsiTheme="minorHAnsi" w:eastAsiaTheme="minorEastAsia"/>
              <w:noProof/>
              <w:sz w:val="22"/>
              <w:szCs w:val="22"/>
            </w:rPr>
          </w:pPr>
          <w:hyperlink w:history="1" w:anchor="_Toc105496765">
            <w:r w:rsidRPr="00B42AB0" w:rsidR="004B7CC2">
              <w:rPr>
                <w:rStyle w:val="Hyperlink"/>
                <w:noProof/>
              </w:rPr>
              <w:t>Threatening Phone Calls</w:t>
            </w:r>
            <w:r w:rsidR="004B7CC2">
              <w:rPr>
                <w:noProof/>
                <w:webHidden/>
              </w:rPr>
              <w:tab/>
            </w:r>
            <w:r w:rsidR="004B7CC2">
              <w:rPr>
                <w:noProof/>
                <w:webHidden/>
              </w:rPr>
              <w:fldChar w:fldCharType="begin"/>
            </w:r>
            <w:r w:rsidR="004B7CC2">
              <w:rPr>
                <w:noProof/>
                <w:webHidden/>
              </w:rPr>
              <w:instrText xml:space="preserve"> PAGEREF _Toc105496765 \h </w:instrText>
            </w:r>
            <w:r w:rsidR="004B7CC2">
              <w:rPr>
                <w:noProof/>
                <w:webHidden/>
              </w:rPr>
            </w:r>
            <w:r w:rsidR="004B7CC2">
              <w:rPr>
                <w:noProof/>
                <w:webHidden/>
              </w:rPr>
              <w:fldChar w:fldCharType="separate"/>
            </w:r>
            <w:r w:rsidR="004B7CC2">
              <w:rPr>
                <w:noProof/>
                <w:webHidden/>
              </w:rPr>
              <w:t>11</w:t>
            </w:r>
            <w:r w:rsidR="004B7CC2">
              <w:rPr>
                <w:noProof/>
                <w:webHidden/>
              </w:rPr>
              <w:fldChar w:fldCharType="end"/>
            </w:r>
          </w:hyperlink>
        </w:p>
        <w:p w:rsidR="004B7CC2" w:rsidRDefault="00000000" w14:paraId="0C8D5D33" w14:textId="1DED9EF5">
          <w:pPr>
            <w:pStyle w:val="TOC3"/>
            <w:tabs>
              <w:tab w:val="right" w:leader="dot" w:pos="9350"/>
            </w:tabs>
            <w:rPr>
              <w:rFonts w:asciiTheme="minorHAnsi" w:hAnsiTheme="minorHAnsi" w:eastAsiaTheme="minorEastAsia"/>
              <w:noProof/>
              <w:sz w:val="22"/>
              <w:szCs w:val="22"/>
            </w:rPr>
          </w:pPr>
          <w:hyperlink w:history="1" w:anchor="_Toc105496766">
            <w:r w:rsidRPr="00B42AB0" w:rsidR="004B7CC2">
              <w:rPr>
                <w:rStyle w:val="Hyperlink"/>
                <w:noProof/>
              </w:rPr>
              <w:t>Theft</w:t>
            </w:r>
            <w:r w:rsidR="004B7CC2">
              <w:rPr>
                <w:noProof/>
                <w:webHidden/>
              </w:rPr>
              <w:tab/>
            </w:r>
            <w:r w:rsidR="004B7CC2">
              <w:rPr>
                <w:noProof/>
                <w:webHidden/>
              </w:rPr>
              <w:fldChar w:fldCharType="begin"/>
            </w:r>
            <w:r w:rsidR="004B7CC2">
              <w:rPr>
                <w:noProof/>
                <w:webHidden/>
              </w:rPr>
              <w:instrText xml:space="preserve"> PAGEREF _Toc105496766 \h </w:instrText>
            </w:r>
            <w:r w:rsidR="004B7CC2">
              <w:rPr>
                <w:noProof/>
                <w:webHidden/>
              </w:rPr>
            </w:r>
            <w:r w:rsidR="004B7CC2">
              <w:rPr>
                <w:noProof/>
                <w:webHidden/>
              </w:rPr>
              <w:fldChar w:fldCharType="separate"/>
            </w:r>
            <w:r w:rsidR="004B7CC2">
              <w:rPr>
                <w:noProof/>
                <w:webHidden/>
              </w:rPr>
              <w:t>12</w:t>
            </w:r>
            <w:r w:rsidR="004B7CC2">
              <w:rPr>
                <w:noProof/>
                <w:webHidden/>
              </w:rPr>
              <w:fldChar w:fldCharType="end"/>
            </w:r>
          </w:hyperlink>
        </w:p>
        <w:p w:rsidR="004B7CC2" w:rsidRDefault="00000000" w14:paraId="263D2E7E" w14:textId="763F0E0E">
          <w:pPr>
            <w:pStyle w:val="TOC3"/>
            <w:tabs>
              <w:tab w:val="right" w:leader="dot" w:pos="9350"/>
            </w:tabs>
            <w:rPr>
              <w:rFonts w:asciiTheme="minorHAnsi" w:hAnsiTheme="minorHAnsi" w:eastAsiaTheme="minorEastAsia"/>
              <w:noProof/>
              <w:sz w:val="22"/>
              <w:szCs w:val="22"/>
            </w:rPr>
          </w:pPr>
          <w:hyperlink w:history="1" w:anchor="_Toc105496767">
            <w:r w:rsidRPr="00B42AB0" w:rsidR="004B7CC2">
              <w:rPr>
                <w:rStyle w:val="Hyperlink"/>
                <w:noProof/>
              </w:rPr>
              <w:t>Contact with Armed Groups</w:t>
            </w:r>
            <w:r w:rsidR="004B7CC2">
              <w:rPr>
                <w:noProof/>
                <w:webHidden/>
              </w:rPr>
              <w:tab/>
            </w:r>
            <w:r w:rsidR="004B7CC2">
              <w:rPr>
                <w:noProof/>
                <w:webHidden/>
              </w:rPr>
              <w:fldChar w:fldCharType="begin"/>
            </w:r>
            <w:r w:rsidR="004B7CC2">
              <w:rPr>
                <w:noProof/>
                <w:webHidden/>
              </w:rPr>
              <w:instrText xml:space="preserve"> PAGEREF _Toc105496767 \h </w:instrText>
            </w:r>
            <w:r w:rsidR="004B7CC2">
              <w:rPr>
                <w:noProof/>
                <w:webHidden/>
              </w:rPr>
            </w:r>
            <w:r w:rsidR="004B7CC2">
              <w:rPr>
                <w:noProof/>
                <w:webHidden/>
              </w:rPr>
              <w:fldChar w:fldCharType="separate"/>
            </w:r>
            <w:r w:rsidR="004B7CC2">
              <w:rPr>
                <w:noProof/>
                <w:webHidden/>
              </w:rPr>
              <w:t>13</w:t>
            </w:r>
            <w:r w:rsidR="004B7CC2">
              <w:rPr>
                <w:noProof/>
                <w:webHidden/>
              </w:rPr>
              <w:fldChar w:fldCharType="end"/>
            </w:r>
          </w:hyperlink>
        </w:p>
        <w:p w:rsidR="004B7CC2" w:rsidRDefault="00000000" w14:paraId="142D5DC2" w14:textId="50CDF6D6">
          <w:pPr>
            <w:pStyle w:val="TOC3"/>
            <w:tabs>
              <w:tab w:val="right" w:leader="dot" w:pos="9350"/>
            </w:tabs>
            <w:rPr>
              <w:rFonts w:asciiTheme="minorHAnsi" w:hAnsiTheme="minorHAnsi" w:eastAsiaTheme="minorEastAsia"/>
              <w:noProof/>
              <w:sz w:val="22"/>
              <w:szCs w:val="22"/>
            </w:rPr>
          </w:pPr>
          <w:hyperlink w:history="1" w:anchor="_Toc105496768">
            <w:r w:rsidRPr="00B42AB0" w:rsidR="004B7CC2">
              <w:rPr>
                <w:rStyle w:val="Hyperlink"/>
                <w:noProof/>
              </w:rPr>
              <w:t>Illegal Checkpoints</w:t>
            </w:r>
            <w:r w:rsidR="004B7CC2">
              <w:rPr>
                <w:noProof/>
                <w:webHidden/>
              </w:rPr>
              <w:tab/>
            </w:r>
            <w:r w:rsidR="004B7CC2">
              <w:rPr>
                <w:noProof/>
                <w:webHidden/>
              </w:rPr>
              <w:fldChar w:fldCharType="begin"/>
            </w:r>
            <w:r w:rsidR="004B7CC2">
              <w:rPr>
                <w:noProof/>
                <w:webHidden/>
              </w:rPr>
              <w:instrText xml:space="preserve"> PAGEREF _Toc105496768 \h </w:instrText>
            </w:r>
            <w:r w:rsidR="004B7CC2">
              <w:rPr>
                <w:noProof/>
                <w:webHidden/>
              </w:rPr>
            </w:r>
            <w:r w:rsidR="004B7CC2">
              <w:rPr>
                <w:noProof/>
                <w:webHidden/>
              </w:rPr>
              <w:fldChar w:fldCharType="separate"/>
            </w:r>
            <w:r w:rsidR="004B7CC2">
              <w:rPr>
                <w:noProof/>
                <w:webHidden/>
              </w:rPr>
              <w:t>14</w:t>
            </w:r>
            <w:r w:rsidR="004B7CC2">
              <w:rPr>
                <w:noProof/>
                <w:webHidden/>
              </w:rPr>
              <w:fldChar w:fldCharType="end"/>
            </w:r>
          </w:hyperlink>
        </w:p>
        <w:p w:rsidR="004B7CC2" w:rsidRDefault="00000000" w14:paraId="2B72A7FB" w14:textId="60F42F39">
          <w:pPr>
            <w:pStyle w:val="TOC3"/>
            <w:tabs>
              <w:tab w:val="right" w:leader="dot" w:pos="9350"/>
            </w:tabs>
            <w:rPr>
              <w:rFonts w:asciiTheme="minorHAnsi" w:hAnsiTheme="minorHAnsi" w:eastAsiaTheme="minorEastAsia"/>
              <w:noProof/>
              <w:sz w:val="22"/>
              <w:szCs w:val="22"/>
            </w:rPr>
          </w:pPr>
          <w:hyperlink w:history="1" w:anchor="_Toc105496769">
            <w:r w:rsidRPr="00B42AB0" w:rsidR="004B7CC2">
              <w:rPr>
                <w:rStyle w:val="Hyperlink"/>
                <w:noProof/>
              </w:rPr>
              <w:t>Armed Attack, Harassment or Shootings</w:t>
            </w:r>
            <w:r w:rsidR="004B7CC2">
              <w:rPr>
                <w:noProof/>
                <w:webHidden/>
              </w:rPr>
              <w:tab/>
            </w:r>
            <w:r w:rsidR="004B7CC2">
              <w:rPr>
                <w:noProof/>
                <w:webHidden/>
              </w:rPr>
              <w:fldChar w:fldCharType="begin"/>
            </w:r>
            <w:r w:rsidR="004B7CC2">
              <w:rPr>
                <w:noProof/>
                <w:webHidden/>
              </w:rPr>
              <w:instrText xml:space="preserve"> PAGEREF _Toc105496769 \h </w:instrText>
            </w:r>
            <w:r w:rsidR="004B7CC2">
              <w:rPr>
                <w:noProof/>
                <w:webHidden/>
              </w:rPr>
            </w:r>
            <w:r w:rsidR="004B7CC2">
              <w:rPr>
                <w:noProof/>
                <w:webHidden/>
              </w:rPr>
              <w:fldChar w:fldCharType="separate"/>
            </w:r>
            <w:r w:rsidR="004B7CC2">
              <w:rPr>
                <w:noProof/>
                <w:webHidden/>
              </w:rPr>
              <w:t>15</w:t>
            </w:r>
            <w:r w:rsidR="004B7CC2">
              <w:rPr>
                <w:noProof/>
                <w:webHidden/>
              </w:rPr>
              <w:fldChar w:fldCharType="end"/>
            </w:r>
          </w:hyperlink>
        </w:p>
        <w:p w:rsidR="004B7CC2" w:rsidRDefault="00000000" w14:paraId="68A30D1E" w14:textId="7B9778D1">
          <w:pPr>
            <w:pStyle w:val="TOC3"/>
            <w:tabs>
              <w:tab w:val="right" w:leader="dot" w:pos="9350"/>
            </w:tabs>
            <w:rPr>
              <w:rFonts w:asciiTheme="minorHAnsi" w:hAnsiTheme="minorHAnsi" w:eastAsiaTheme="minorEastAsia"/>
              <w:noProof/>
              <w:sz w:val="22"/>
              <w:szCs w:val="22"/>
            </w:rPr>
          </w:pPr>
          <w:hyperlink w:history="1" w:anchor="_Toc105496770">
            <w:r w:rsidRPr="00B42AB0" w:rsidR="004B7CC2">
              <w:rPr>
                <w:rStyle w:val="Hyperlink"/>
                <w:noProof/>
              </w:rPr>
              <w:t>Terrorism</w:t>
            </w:r>
            <w:r w:rsidR="004B7CC2">
              <w:rPr>
                <w:noProof/>
                <w:webHidden/>
              </w:rPr>
              <w:tab/>
            </w:r>
            <w:r w:rsidR="004B7CC2">
              <w:rPr>
                <w:noProof/>
                <w:webHidden/>
              </w:rPr>
              <w:fldChar w:fldCharType="begin"/>
            </w:r>
            <w:r w:rsidR="004B7CC2">
              <w:rPr>
                <w:noProof/>
                <w:webHidden/>
              </w:rPr>
              <w:instrText xml:space="preserve"> PAGEREF _Toc105496770 \h </w:instrText>
            </w:r>
            <w:r w:rsidR="004B7CC2">
              <w:rPr>
                <w:noProof/>
                <w:webHidden/>
              </w:rPr>
            </w:r>
            <w:r w:rsidR="004B7CC2">
              <w:rPr>
                <w:noProof/>
                <w:webHidden/>
              </w:rPr>
              <w:fldChar w:fldCharType="separate"/>
            </w:r>
            <w:r w:rsidR="004B7CC2">
              <w:rPr>
                <w:noProof/>
                <w:webHidden/>
              </w:rPr>
              <w:t>16</w:t>
            </w:r>
            <w:r w:rsidR="004B7CC2">
              <w:rPr>
                <w:noProof/>
                <w:webHidden/>
              </w:rPr>
              <w:fldChar w:fldCharType="end"/>
            </w:r>
          </w:hyperlink>
        </w:p>
        <w:p w:rsidR="004B7CC2" w:rsidRDefault="00000000" w14:paraId="523B15EF" w14:textId="494C124F">
          <w:pPr>
            <w:pStyle w:val="TOC3"/>
            <w:tabs>
              <w:tab w:val="right" w:leader="dot" w:pos="9350"/>
            </w:tabs>
            <w:rPr>
              <w:rFonts w:asciiTheme="minorHAnsi" w:hAnsiTheme="minorHAnsi" w:eastAsiaTheme="minorEastAsia"/>
              <w:noProof/>
              <w:sz w:val="22"/>
              <w:szCs w:val="22"/>
            </w:rPr>
          </w:pPr>
          <w:hyperlink w:history="1" w:anchor="_Toc105496771">
            <w:r w:rsidRPr="00B42AB0" w:rsidR="004B7CC2">
              <w:rPr>
                <w:rStyle w:val="Hyperlink"/>
                <w:noProof/>
              </w:rPr>
              <w:t>Hijacking or Seizure of a Building or Area</w:t>
            </w:r>
            <w:r w:rsidR="004B7CC2">
              <w:rPr>
                <w:noProof/>
                <w:webHidden/>
              </w:rPr>
              <w:tab/>
            </w:r>
            <w:r w:rsidR="004B7CC2">
              <w:rPr>
                <w:noProof/>
                <w:webHidden/>
              </w:rPr>
              <w:fldChar w:fldCharType="begin"/>
            </w:r>
            <w:r w:rsidR="004B7CC2">
              <w:rPr>
                <w:noProof/>
                <w:webHidden/>
              </w:rPr>
              <w:instrText xml:space="preserve"> PAGEREF _Toc105496771 \h </w:instrText>
            </w:r>
            <w:r w:rsidR="004B7CC2">
              <w:rPr>
                <w:noProof/>
                <w:webHidden/>
              </w:rPr>
            </w:r>
            <w:r w:rsidR="004B7CC2">
              <w:rPr>
                <w:noProof/>
                <w:webHidden/>
              </w:rPr>
              <w:fldChar w:fldCharType="separate"/>
            </w:r>
            <w:r w:rsidR="004B7CC2">
              <w:rPr>
                <w:noProof/>
                <w:webHidden/>
              </w:rPr>
              <w:t>18</w:t>
            </w:r>
            <w:r w:rsidR="004B7CC2">
              <w:rPr>
                <w:noProof/>
                <w:webHidden/>
              </w:rPr>
              <w:fldChar w:fldCharType="end"/>
            </w:r>
          </w:hyperlink>
        </w:p>
        <w:p w:rsidR="004B7CC2" w:rsidRDefault="00000000" w14:paraId="3FC54A17" w14:textId="29542EAF">
          <w:pPr>
            <w:pStyle w:val="TOC3"/>
            <w:tabs>
              <w:tab w:val="right" w:leader="dot" w:pos="9350"/>
            </w:tabs>
            <w:rPr>
              <w:rFonts w:asciiTheme="minorHAnsi" w:hAnsiTheme="minorHAnsi" w:eastAsiaTheme="minorEastAsia"/>
              <w:noProof/>
              <w:sz w:val="22"/>
              <w:szCs w:val="22"/>
            </w:rPr>
          </w:pPr>
          <w:hyperlink w:history="1" w:anchor="_Toc105496772">
            <w:r w:rsidRPr="00B42AB0" w:rsidR="004B7CC2">
              <w:rPr>
                <w:rStyle w:val="Hyperlink"/>
                <w:noProof/>
              </w:rPr>
              <w:t>Express Kidnapping</w:t>
            </w:r>
            <w:r w:rsidR="004B7CC2">
              <w:rPr>
                <w:noProof/>
                <w:webHidden/>
              </w:rPr>
              <w:tab/>
            </w:r>
            <w:r w:rsidR="004B7CC2">
              <w:rPr>
                <w:noProof/>
                <w:webHidden/>
              </w:rPr>
              <w:fldChar w:fldCharType="begin"/>
            </w:r>
            <w:r w:rsidR="004B7CC2">
              <w:rPr>
                <w:noProof/>
                <w:webHidden/>
              </w:rPr>
              <w:instrText xml:space="preserve"> PAGEREF _Toc105496772 \h </w:instrText>
            </w:r>
            <w:r w:rsidR="004B7CC2">
              <w:rPr>
                <w:noProof/>
                <w:webHidden/>
              </w:rPr>
            </w:r>
            <w:r w:rsidR="004B7CC2">
              <w:rPr>
                <w:noProof/>
                <w:webHidden/>
              </w:rPr>
              <w:fldChar w:fldCharType="separate"/>
            </w:r>
            <w:r w:rsidR="004B7CC2">
              <w:rPr>
                <w:noProof/>
                <w:webHidden/>
              </w:rPr>
              <w:t>19</w:t>
            </w:r>
            <w:r w:rsidR="004B7CC2">
              <w:rPr>
                <w:noProof/>
                <w:webHidden/>
              </w:rPr>
              <w:fldChar w:fldCharType="end"/>
            </w:r>
          </w:hyperlink>
        </w:p>
        <w:p w:rsidR="004B7CC2" w:rsidRDefault="00000000" w14:paraId="0EB82D26" w14:textId="7DBE568A">
          <w:pPr>
            <w:pStyle w:val="TOC3"/>
            <w:tabs>
              <w:tab w:val="right" w:leader="dot" w:pos="9350"/>
            </w:tabs>
            <w:rPr>
              <w:rFonts w:asciiTheme="minorHAnsi" w:hAnsiTheme="minorHAnsi" w:eastAsiaTheme="minorEastAsia"/>
              <w:noProof/>
              <w:sz w:val="22"/>
              <w:szCs w:val="22"/>
            </w:rPr>
          </w:pPr>
          <w:hyperlink w:history="1" w:anchor="_Toc105496773">
            <w:r w:rsidRPr="00B42AB0" w:rsidR="004B7CC2">
              <w:rPr>
                <w:rStyle w:val="Hyperlink"/>
                <w:noProof/>
              </w:rPr>
              <w:t>Drug Trafficking</w:t>
            </w:r>
            <w:r w:rsidR="004B7CC2">
              <w:rPr>
                <w:noProof/>
                <w:webHidden/>
              </w:rPr>
              <w:tab/>
            </w:r>
            <w:r w:rsidR="004B7CC2">
              <w:rPr>
                <w:noProof/>
                <w:webHidden/>
              </w:rPr>
              <w:fldChar w:fldCharType="begin"/>
            </w:r>
            <w:r w:rsidR="004B7CC2">
              <w:rPr>
                <w:noProof/>
                <w:webHidden/>
              </w:rPr>
              <w:instrText xml:space="preserve"> PAGEREF _Toc105496773 \h </w:instrText>
            </w:r>
            <w:r w:rsidR="004B7CC2">
              <w:rPr>
                <w:noProof/>
                <w:webHidden/>
              </w:rPr>
            </w:r>
            <w:r w:rsidR="004B7CC2">
              <w:rPr>
                <w:noProof/>
                <w:webHidden/>
              </w:rPr>
              <w:fldChar w:fldCharType="separate"/>
            </w:r>
            <w:r w:rsidR="004B7CC2">
              <w:rPr>
                <w:noProof/>
                <w:webHidden/>
              </w:rPr>
              <w:t>20</w:t>
            </w:r>
            <w:r w:rsidR="004B7CC2">
              <w:rPr>
                <w:noProof/>
                <w:webHidden/>
              </w:rPr>
              <w:fldChar w:fldCharType="end"/>
            </w:r>
          </w:hyperlink>
        </w:p>
        <w:p w:rsidR="004B7CC2" w:rsidRDefault="00000000" w14:paraId="4AA8C7A5" w14:textId="0ADE8749">
          <w:pPr>
            <w:pStyle w:val="TOC3"/>
            <w:tabs>
              <w:tab w:val="right" w:leader="dot" w:pos="9350"/>
            </w:tabs>
            <w:rPr>
              <w:rFonts w:asciiTheme="minorHAnsi" w:hAnsiTheme="minorHAnsi" w:eastAsiaTheme="minorEastAsia"/>
              <w:noProof/>
              <w:sz w:val="22"/>
              <w:szCs w:val="22"/>
            </w:rPr>
          </w:pPr>
          <w:hyperlink w:history="1" w:anchor="_Toc105496774">
            <w:r w:rsidRPr="00B42AB0" w:rsidR="004B7CC2">
              <w:rPr>
                <w:rStyle w:val="Hyperlink"/>
                <w:noProof/>
              </w:rPr>
              <w:t>Extorsion</w:t>
            </w:r>
            <w:r w:rsidR="004B7CC2">
              <w:rPr>
                <w:noProof/>
                <w:webHidden/>
              </w:rPr>
              <w:tab/>
            </w:r>
            <w:r w:rsidR="004B7CC2">
              <w:rPr>
                <w:noProof/>
                <w:webHidden/>
              </w:rPr>
              <w:fldChar w:fldCharType="begin"/>
            </w:r>
            <w:r w:rsidR="004B7CC2">
              <w:rPr>
                <w:noProof/>
                <w:webHidden/>
              </w:rPr>
              <w:instrText xml:space="preserve"> PAGEREF _Toc105496774 \h </w:instrText>
            </w:r>
            <w:r w:rsidR="004B7CC2">
              <w:rPr>
                <w:noProof/>
                <w:webHidden/>
              </w:rPr>
            </w:r>
            <w:r w:rsidR="004B7CC2">
              <w:rPr>
                <w:noProof/>
                <w:webHidden/>
              </w:rPr>
              <w:fldChar w:fldCharType="separate"/>
            </w:r>
            <w:r w:rsidR="004B7CC2">
              <w:rPr>
                <w:noProof/>
                <w:webHidden/>
              </w:rPr>
              <w:t>20</w:t>
            </w:r>
            <w:r w:rsidR="004B7CC2">
              <w:rPr>
                <w:noProof/>
                <w:webHidden/>
              </w:rPr>
              <w:fldChar w:fldCharType="end"/>
            </w:r>
          </w:hyperlink>
        </w:p>
        <w:p w:rsidR="004B7CC2" w:rsidRDefault="00000000" w14:paraId="47FFF1AA" w14:textId="54C21AA1">
          <w:pPr>
            <w:pStyle w:val="TOC3"/>
            <w:tabs>
              <w:tab w:val="right" w:leader="dot" w:pos="9350"/>
            </w:tabs>
            <w:rPr>
              <w:rFonts w:asciiTheme="minorHAnsi" w:hAnsiTheme="minorHAnsi" w:eastAsiaTheme="minorEastAsia"/>
              <w:noProof/>
              <w:sz w:val="22"/>
              <w:szCs w:val="22"/>
            </w:rPr>
          </w:pPr>
          <w:hyperlink w:history="1" w:anchor="_Toc105496775">
            <w:r w:rsidRPr="00B42AB0" w:rsidR="004B7CC2">
              <w:rPr>
                <w:rStyle w:val="Hyperlink"/>
                <w:noProof/>
              </w:rPr>
              <w:t>Incapacitating Agents (Burundanga, Roofies)</w:t>
            </w:r>
            <w:r w:rsidR="004B7CC2">
              <w:rPr>
                <w:noProof/>
                <w:webHidden/>
              </w:rPr>
              <w:tab/>
            </w:r>
            <w:r w:rsidR="004B7CC2">
              <w:rPr>
                <w:noProof/>
                <w:webHidden/>
              </w:rPr>
              <w:fldChar w:fldCharType="begin"/>
            </w:r>
            <w:r w:rsidR="004B7CC2">
              <w:rPr>
                <w:noProof/>
                <w:webHidden/>
              </w:rPr>
              <w:instrText xml:space="preserve"> PAGEREF _Toc105496775 \h </w:instrText>
            </w:r>
            <w:r w:rsidR="004B7CC2">
              <w:rPr>
                <w:noProof/>
                <w:webHidden/>
              </w:rPr>
            </w:r>
            <w:r w:rsidR="004B7CC2">
              <w:rPr>
                <w:noProof/>
                <w:webHidden/>
              </w:rPr>
              <w:fldChar w:fldCharType="separate"/>
            </w:r>
            <w:r w:rsidR="004B7CC2">
              <w:rPr>
                <w:noProof/>
                <w:webHidden/>
              </w:rPr>
              <w:t>21</w:t>
            </w:r>
            <w:r w:rsidR="004B7CC2">
              <w:rPr>
                <w:noProof/>
                <w:webHidden/>
              </w:rPr>
              <w:fldChar w:fldCharType="end"/>
            </w:r>
          </w:hyperlink>
        </w:p>
        <w:p w:rsidR="004B7CC2" w:rsidRDefault="00000000" w14:paraId="40E6CFBD" w14:textId="6BAEECFC">
          <w:pPr>
            <w:pStyle w:val="TOC3"/>
            <w:tabs>
              <w:tab w:val="right" w:leader="dot" w:pos="9350"/>
            </w:tabs>
            <w:rPr>
              <w:rFonts w:asciiTheme="minorHAnsi" w:hAnsiTheme="minorHAnsi" w:eastAsiaTheme="minorEastAsia"/>
              <w:noProof/>
              <w:sz w:val="22"/>
              <w:szCs w:val="22"/>
            </w:rPr>
          </w:pPr>
          <w:hyperlink w:history="1" w:anchor="_Toc105496776">
            <w:r w:rsidRPr="00B42AB0" w:rsidR="004B7CC2">
              <w:rPr>
                <w:rStyle w:val="Hyperlink"/>
                <w:noProof/>
              </w:rPr>
              <w:t>Anti-personnel Mines (APM) and Unexploded</w:t>
            </w:r>
            <w:r w:rsidR="004B7CC2">
              <w:rPr>
                <w:noProof/>
                <w:webHidden/>
              </w:rPr>
              <w:tab/>
            </w:r>
            <w:r w:rsidR="004B7CC2">
              <w:rPr>
                <w:noProof/>
                <w:webHidden/>
              </w:rPr>
              <w:fldChar w:fldCharType="begin"/>
            </w:r>
            <w:r w:rsidR="004B7CC2">
              <w:rPr>
                <w:noProof/>
                <w:webHidden/>
              </w:rPr>
              <w:instrText xml:space="preserve"> PAGEREF _Toc105496776 \h </w:instrText>
            </w:r>
            <w:r w:rsidR="004B7CC2">
              <w:rPr>
                <w:noProof/>
                <w:webHidden/>
              </w:rPr>
            </w:r>
            <w:r w:rsidR="004B7CC2">
              <w:rPr>
                <w:noProof/>
                <w:webHidden/>
              </w:rPr>
              <w:fldChar w:fldCharType="separate"/>
            </w:r>
            <w:r w:rsidR="004B7CC2">
              <w:rPr>
                <w:noProof/>
                <w:webHidden/>
              </w:rPr>
              <w:t>22</w:t>
            </w:r>
            <w:r w:rsidR="004B7CC2">
              <w:rPr>
                <w:noProof/>
                <w:webHidden/>
              </w:rPr>
              <w:fldChar w:fldCharType="end"/>
            </w:r>
          </w:hyperlink>
        </w:p>
        <w:p w:rsidR="004B7CC2" w:rsidRDefault="00000000" w14:paraId="71BC5C59" w14:textId="4A8410EB">
          <w:pPr>
            <w:pStyle w:val="TOC3"/>
            <w:tabs>
              <w:tab w:val="right" w:leader="dot" w:pos="9350"/>
            </w:tabs>
            <w:rPr>
              <w:rFonts w:asciiTheme="minorHAnsi" w:hAnsiTheme="minorHAnsi" w:eastAsiaTheme="minorEastAsia"/>
              <w:noProof/>
              <w:sz w:val="22"/>
              <w:szCs w:val="22"/>
            </w:rPr>
          </w:pPr>
          <w:hyperlink w:history="1" w:anchor="_Toc105496777">
            <w:r w:rsidRPr="00B42AB0" w:rsidR="004B7CC2">
              <w:rPr>
                <w:rStyle w:val="Hyperlink"/>
                <w:noProof/>
              </w:rPr>
              <w:t>Ordnance (UXO)</w:t>
            </w:r>
            <w:r w:rsidR="004B7CC2">
              <w:rPr>
                <w:noProof/>
                <w:webHidden/>
              </w:rPr>
              <w:tab/>
            </w:r>
            <w:r w:rsidR="004B7CC2">
              <w:rPr>
                <w:noProof/>
                <w:webHidden/>
              </w:rPr>
              <w:fldChar w:fldCharType="begin"/>
            </w:r>
            <w:r w:rsidR="004B7CC2">
              <w:rPr>
                <w:noProof/>
                <w:webHidden/>
              </w:rPr>
              <w:instrText xml:space="preserve"> PAGEREF _Toc105496777 \h </w:instrText>
            </w:r>
            <w:r w:rsidR="004B7CC2">
              <w:rPr>
                <w:noProof/>
                <w:webHidden/>
              </w:rPr>
            </w:r>
            <w:r w:rsidR="004B7CC2">
              <w:rPr>
                <w:noProof/>
                <w:webHidden/>
              </w:rPr>
              <w:fldChar w:fldCharType="separate"/>
            </w:r>
            <w:r w:rsidR="004B7CC2">
              <w:rPr>
                <w:noProof/>
                <w:webHidden/>
              </w:rPr>
              <w:t>22</w:t>
            </w:r>
            <w:r w:rsidR="004B7CC2">
              <w:rPr>
                <w:noProof/>
                <w:webHidden/>
              </w:rPr>
              <w:fldChar w:fldCharType="end"/>
            </w:r>
          </w:hyperlink>
        </w:p>
        <w:p w:rsidR="004B7CC2" w:rsidRDefault="00000000" w14:paraId="622FC89A" w14:textId="5F313251">
          <w:pPr>
            <w:pStyle w:val="TOC3"/>
            <w:tabs>
              <w:tab w:val="right" w:leader="dot" w:pos="9350"/>
            </w:tabs>
            <w:rPr>
              <w:rFonts w:asciiTheme="minorHAnsi" w:hAnsiTheme="minorHAnsi" w:eastAsiaTheme="minorEastAsia"/>
              <w:noProof/>
              <w:sz w:val="22"/>
              <w:szCs w:val="22"/>
            </w:rPr>
          </w:pPr>
          <w:hyperlink w:history="1" w:anchor="_Toc105496778">
            <w:r w:rsidRPr="00B42AB0" w:rsidR="004B7CC2">
              <w:rPr>
                <w:rStyle w:val="Hyperlink"/>
                <w:noProof/>
              </w:rPr>
              <w:t>Harassment/Bullying</w:t>
            </w:r>
            <w:r w:rsidR="004B7CC2">
              <w:rPr>
                <w:noProof/>
                <w:webHidden/>
              </w:rPr>
              <w:tab/>
            </w:r>
            <w:r w:rsidR="004B7CC2">
              <w:rPr>
                <w:noProof/>
                <w:webHidden/>
              </w:rPr>
              <w:fldChar w:fldCharType="begin"/>
            </w:r>
            <w:r w:rsidR="004B7CC2">
              <w:rPr>
                <w:noProof/>
                <w:webHidden/>
              </w:rPr>
              <w:instrText xml:space="preserve"> PAGEREF _Toc105496778 \h </w:instrText>
            </w:r>
            <w:r w:rsidR="004B7CC2">
              <w:rPr>
                <w:noProof/>
                <w:webHidden/>
              </w:rPr>
            </w:r>
            <w:r w:rsidR="004B7CC2">
              <w:rPr>
                <w:noProof/>
                <w:webHidden/>
              </w:rPr>
              <w:fldChar w:fldCharType="separate"/>
            </w:r>
            <w:r w:rsidR="004B7CC2">
              <w:rPr>
                <w:noProof/>
                <w:webHidden/>
              </w:rPr>
              <w:t>23</w:t>
            </w:r>
            <w:r w:rsidR="004B7CC2">
              <w:rPr>
                <w:noProof/>
                <w:webHidden/>
              </w:rPr>
              <w:fldChar w:fldCharType="end"/>
            </w:r>
          </w:hyperlink>
        </w:p>
        <w:p w:rsidR="004B7CC2" w:rsidRDefault="00000000" w14:paraId="5E2FA8F7" w14:textId="6C946429">
          <w:pPr>
            <w:pStyle w:val="TOC3"/>
            <w:tabs>
              <w:tab w:val="right" w:leader="dot" w:pos="9350"/>
            </w:tabs>
            <w:rPr>
              <w:rFonts w:asciiTheme="minorHAnsi" w:hAnsiTheme="minorHAnsi" w:eastAsiaTheme="minorEastAsia"/>
              <w:noProof/>
              <w:sz w:val="22"/>
              <w:szCs w:val="22"/>
            </w:rPr>
          </w:pPr>
          <w:hyperlink w:history="1" w:anchor="_Toc105496779">
            <w:r w:rsidRPr="00B42AB0" w:rsidR="004B7CC2">
              <w:rPr>
                <w:rStyle w:val="Hyperlink"/>
                <w:noProof/>
              </w:rPr>
              <w:t>Offices</w:t>
            </w:r>
            <w:r w:rsidR="004B7CC2">
              <w:rPr>
                <w:noProof/>
                <w:webHidden/>
              </w:rPr>
              <w:tab/>
            </w:r>
            <w:r w:rsidR="004B7CC2">
              <w:rPr>
                <w:noProof/>
                <w:webHidden/>
              </w:rPr>
              <w:fldChar w:fldCharType="begin"/>
            </w:r>
            <w:r w:rsidR="004B7CC2">
              <w:rPr>
                <w:noProof/>
                <w:webHidden/>
              </w:rPr>
              <w:instrText xml:space="preserve"> PAGEREF _Toc105496779 \h </w:instrText>
            </w:r>
            <w:r w:rsidR="004B7CC2">
              <w:rPr>
                <w:noProof/>
                <w:webHidden/>
              </w:rPr>
            </w:r>
            <w:r w:rsidR="004B7CC2">
              <w:rPr>
                <w:noProof/>
                <w:webHidden/>
              </w:rPr>
              <w:fldChar w:fldCharType="separate"/>
            </w:r>
            <w:r w:rsidR="004B7CC2">
              <w:rPr>
                <w:noProof/>
                <w:webHidden/>
              </w:rPr>
              <w:t>24</w:t>
            </w:r>
            <w:r w:rsidR="004B7CC2">
              <w:rPr>
                <w:noProof/>
                <w:webHidden/>
              </w:rPr>
              <w:fldChar w:fldCharType="end"/>
            </w:r>
          </w:hyperlink>
        </w:p>
        <w:p w:rsidR="004B7CC2" w:rsidRDefault="00000000" w14:paraId="6571F095" w14:textId="025BF771">
          <w:pPr>
            <w:pStyle w:val="TOC3"/>
            <w:tabs>
              <w:tab w:val="right" w:leader="dot" w:pos="9350"/>
            </w:tabs>
            <w:rPr>
              <w:rFonts w:asciiTheme="minorHAnsi" w:hAnsiTheme="minorHAnsi" w:eastAsiaTheme="minorEastAsia"/>
              <w:noProof/>
              <w:sz w:val="22"/>
              <w:szCs w:val="22"/>
            </w:rPr>
          </w:pPr>
          <w:hyperlink w:history="1" w:anchor="_Toc105496780">
            <w:r w:rsidRPr="00B42AB0" w:rsidR="004B7CC2">
              <w:rPr>
                <w:rStyle w:val="Hyperlink"/>
                <w:noProof/>
              </w:rPr>
              <w:t>Staff Trainings</w:t>
            </w:r>
            <w:r w:rsidR="004B7CC2">
              <w:rPr>
                <w:noProof/>
                <w:webHidden/>
              </w:rPr>
              <w:tab/>
            </w:r>
            <w:r w:rsidR="004B7CC2">
              <w:rPr>
                <w:noProof/>
                <w:webHidden/>
              </w:rPr>
              <w:fldChar w:fldCharType="begin"/>
            </w:r>
            <w:r w:rsidR="004B7CC2">
              <w:rPr>
                <w:noProof/>
                <w:webHidden/>
              </w:rPr>
              <w:instrText xml:space="preserve"> PAGEREF _Toc105496780 \h </w:instrText>
            </w:r>
            <w:r w:rsidR="004B7CC2">
              <w:rPr>
                <w:noProof/>
                <w:webHidden/>
              </w:rPr>
            </w:r>
            <w:r w:rsidR="004B7CC2">
              <w:rPr>
                <w:noProof/>
                <w:webHidden/>
              </w:rPr>
              <w:fldChar w:fldCharType="separate"/>
            </w:r>
            <w:r w:rsidR="004B7CC2">
              <w:rPr>
                <w:noProof/>
                <w:webHidden/>
              </w:rPr>
              <w:t>25</w:t>
            </w:r>
            <w:r w:rsidR="004B7CC2">
              <w:rPr>
                <w:noProof/>
                <w:webHidden/>
              </w:rPr>
              <w:fldChar w:fldCharType="end"/>
            </w:r>
          </w:hyperlink>
        </w:p>
        <w:p w:rsidR="004B7CC2" w:rsidRDefault="00000000" w14:paraId="5F2770B3" w14:textId="5213DAAF">
          <w:pPr>
            <w:pStyle w:val="TOC3"/>
            <w:tabs>
              <w:tab w:val="right" w:leader="dot" w:pos="9350"/>
            </w:tabs>
            <w:rPr>
              <w:rFonts w:asciiTheme="minorHAnsi" w:hAnsiTheme="minorHAnsi" w:eastAsiaTheme="minorEastAsia"/>
              <w:noProof/>
              <w:sz w:val="22"/>
              <w:szCs w:val="22"/>
            </w:rPr>
          </w:pPr>
          <w:hyperlink w:history="1" w:anchor="_Toc105496781">
            <w:r w:rsidRPr="00B42AB0" w:rsidR="004B7CC2">
              <w:rPr>
                <w:rStyle w:val="Hyperlink"/>
                <w:noProof/>
              </w:rPr>
              <w:t>Safety and Wellbeing</w:t>
            </w:r>
            <w:r w:rsidR="004B7CC2">
              <w:rPr>
                <w:noProof/>
                <w:webHidden/>
              </w:rPr>
              <w:tab/>
            </w:r>
            <w:r w:rsidR="004B7CC2">
              <w:rPr>
                <w:noProof/>
                <w:webHidden/>
              </w:rPr>
              <w:fldChar w:fldCharType="begin"/>
            </w:r>
            <w:r w:rsidR="004B7CC2">
              <w:rPr>
                <w:noProof/>
                <w:webHidden/>
              </w:rPr>
              <w:instrText xml:space="preserve"> PAGEREF _Toc105496781 \h </w:instrText>
            </w:r>
            <w:r w:rsidR="004B7CC2">
              <w:rPr>
                <w:noProof/>
                <w:webHidden/>
              </w:rPr>
            </w:r>
            <w:r w:rsidR="004B7CC2">
              <w:rPr>
                <w:noProof/>
                <w:webHidden/>
              </w:rPr>
              <w:fldChar w:fldCharType="separate"/>
            </w:r>
            <w:r w:rsidR="004B7CC2">
              <w:rPr>
                <w:noProof/>
                <w:webHidden/>
              </w:rPr>
              <w:t>26</w:t>
            </w:r>
            <w:r w:rsidR="004B7CC2">
              <w:rPr>
                <w:noProof/>
                <w:webHidden/>
              </w:rPr>
              <w:fldChar w:fldCharType="end"/>
            </w:r>
          </w:hyperlink>
        </w:p>
        <w:p w:rsidR="004B7CC2" w:rsidRDefault="00000000" w14:paraId="071B6470" w14:textId="0B08E372">
          <w:pPr>
            <w:pStyle w:val="TOC1"/>
            <w:tabs>
              <w:tab w:val="right" w:leader="dot" w:pos="9350"/>
            </w:tabs>
            <w:rPr>
              <w:rFonts w:asciiTheme="minorHAnsi" w:hAnsiTheme="minorHAnsi" w:eastAsiaTheme="minorEastAsia"/>
              <w:noProof/>
              <w:sz w:val="22"/>
              <w:szCs w:val="22"/>
            </w:rPr>
          </w:pPr>
          <w:hyperlink w:history="1" w:anchor="_Toc105496782">
            <w:r w:rsidRPr="00B42AB0" w:rsidR="004B7CC2">
              <w:rPr>
                <w:rStyle w:val="Hyperlink"/>
                <w:noProof/>
              </w:rPr>
              <w:t>Security Points of Contact</w:t>
            </w:r>
            <w:r w:rsidR="004B7CC2">
              <w:rPr>
                <w:noProof/>
                <w:webHidden/>
              </w:rPr>
              <w:tab/>
            </w:r>
            <w:r w:rsidR="004B7CC2">
              <w:rPr>
                <w:noProof/>
                <w:webHidden/>
              </w:rPr>
              <w:fldChar w:fldCharType="begin"/>
            </w:r>
            <w:r w:rsidR="004B7CC2">
              <w:rPr>
                <w:noProof/>
                <w:webHidden/>
              </w:rPr>
              <w:instrText xml:space="preserve"> PAGEREF _Toc105496782 \h </w:instrText>
            </w:r>
            <w:r w:rsidR="004B7CC2">
              <w:rPr>
                <w:noProof/>
                <w:webHidden/>
              </w:rPr>
            </w:r>
            <w:r w:rsidR="004B7CC2">
              <w:rPr>
                <w:noProof/>
                <w:webHidden/>
              </w:rPr>
              <w:fldChar w:fldCharType="separate"/>
            </w:r>
            <w:r w:rsidR="004B7CC2">
              <w:rPr>
                <w:noProof/>
                <w:webHidden/>
              </w:rPr>
              <w:t>33</w:t>
            </w:r>
            <w:r w:rsidR="004B7CC2">
              <w:rPr>
                <w:noProof/>
                <w:webHidden/>
              </w:rPr>
              <w:fldChar w:fldCharType="end"/>
            </w:r>
          </w:hyperlink>
        </w:p>
        <w:p w:rsidR="004B7CC2" w:rsidRDefault="00000000" w14:paraId="40E8D542" w14:textId="2AD154F8">
          <w:pPr>
            <w:pStyle w:val="TOC1"/>
            <w:tabs>
              <w:tab w:val="right" w:leader="dot" w:pos="9350"/>
            </w:tabs>
            <w:rPr>
              <w:rFonts w:asciiTheme="minorHAnsi" w:hAnsiTheme="minorHAnsi" w:eastAsiaTheme="minorEastAsia"/>
              <w:noProof/>
              <w:sz w:val="22"/>
              <w:szCs w:val="22"/>
            </w:rPr>
          </w:pPr>
          <w:hyperlink w:history="1" w:anchor="_Toc105496783">
            <w:r w:rsidRPr="00B42AB0" w:rsidR="004B7CC2">
              <w:rPr>
                <w:rStyle w:val="Hyperlink"/>
                <w:noProof/>
              </w:rPr>
              <w:t>Annexes</w:t>
            </w:r>
            <w:r w:rsidR="004B7CC2">
              <w:rPr>
                <w:noProof/>
                <w:webHidden/>
              </w:rPr>
              <w:tab/>
            </w:r>
            <w:r w:rsidR="004B7CC2">
              <w:rPr>
                <w:noProof/>
                <w:webHidden/>
              </w:rPr>
              <w:fldChar w:fldCharType="begin"/>
            </w:r>
            <w:r w:rsidR="004B7CC2">
              <w:rPr>
                <w:noProof/>
                <w:webHidden/>
              </w:rPr>
              <w:instrText xml:space="preserve"> PAGEREF _Toc105496783 \h </w:instrText>
            </w:r>
            <w:r w:rsidR="004B7CC2">
              <w:rPr>
                <w:noProof/>
                <w:webHidden/>
              </w:rPr>
            </w:r>
            <w:r w:rsidR="004B7CC2">
              <w:rPr>
                <w:noProof/>
                <w:webHidden/>
              </w:rPr>
              <w:fldChar w:fldCharType="separate"/>
            </w:r>
            <w:r w:rsidR="004B7CC2">
              <w:rPr>
                <w:noProof/>
                <w:webHidden/>
              </w:rPr>
              <w:t>34</w:t>
            </w:r>
            <w:r w:rsidR="004B7CC2">
              <w:rPr>
                <w:noProof/>
                <w:webHidden/>
              </w:rPr>
              <w:fldChar w:fldCharType="end"/>
            </w:r>
          </w:hyperlink>
        </w:p>
        <w:p w:rsidRPr="00351CED" w:rsidR="00351CED" w:rsidP="00351CED" w:rsidRDefault="00351CED" w14:paraId="66F3712D" w14:textId="3F4A2423">
          <w:r w:rsidRPr="00351CED">
            <w:rPr>
              <w:noProof/>
            </w:rPr>
            <w:fldChar w:fldCharType="end"/>
          </w:r>
        </w:p>
      </w:sdtContent>
    </w:sdt>
    <w:p w:rsidRPr="004B7CC2" w:rsidR="00351CED" w:rsidP="004B7CC2" w:rsidRDefault="00351CED" w14:paraId="2634ABB7" w14:textId="179CF78C">
      <w:pPr>
        <w:pStyle w:val="Heading1"/>
      </w:pPr>
      <w:bookmarkStart w:name="_Toc105496754" w:id="0"/>
      <w:r w:rsidRPr="004B7CC2">
        <w:t>Acronyms</w:t>
      </w:r>
      <w:bookmarkEnd w:id="0"/>
      <w:r w:rsidRPr="004B7CC2" w:rsidR="00040A12">
        <w:t xml:space="preserve"> </w:t>
      </w:r>
    </w:p>
    <w:p w:rsidRPr="004B7CC2" w:rsidR="00121C74" w:rsidP="004B7CC2" w:rsidRDefault="00121C74" w14:paraId="0AAA624B" w14:textId="77777777">
      <w:pPr>
        <w:spacing w:after="120" w:line="240" w:lineRule="auto"/>
        <w:rPr>
          <w:rStyle w:val="normaltextrun"/>
          <w:rFonts w:cs="Open Sans"/>
        </w:rPr>
      </w:pPr>
    </w:p>
    <w:p w:rsidRPr="004B7CC2" w:rsidR="00121C74" w:rsidP="004B7CC2" w:rsidRDefault="00121C74" w14:paraId="763C7E22" w14:textId="0EE11F3A">
      <w:pPr>
        <w:spacing w:after="120" w:line="240" w:lineRule="auto"/>
        <w:rPr>
          <w:rStyle w:val="eop"/>
          <w:rFonts w:cs="Open Sans"/>
        </w:rPr>
      </w:pPr>
      <w:r w:rsidRPr="004B7CC2">
        <w:rPr>
          <w:rStyle w:val="normaltextrun"/>
          <w:rFonts w:cs="Open Sans"/>
        </w:rPr>
        <w:t>AOR</w:t>
      </w:r>
      <w:r w:rsidRPr="004B7CC2">
        <w:rPr>
          <w:rStyle w:val="tabchar"/>
          <w:rFonts w:cs="Calibri"/>
        </w:rPr>
        <w:tab/>
      </w:r>
      <w:r w:rsidRPr="004B7CC2">
        <w:rPr>
          <w:rStyle w:val="tabchar"/>
          <w:rFonts w:cs="Calibri"/>
        </w:rPr>
        <w:tab/>
      </w:r>
      <w:r w:rsidRPr="004B7CC2">
        <w:rPr>
          <w:rStyle w:val="normaltextrun"/>
          <w:rFonts w:cs="Open Sans"/>
        </w:rPr>
        <w:t>Agreement Officer’s Representative</w:t>
      </w:r>
      <w:r w:rsidRPr="004B7CC2">
        <w:rPr>
          <w:rStyle w:val="eop"/>
          <w:rFonts w:cs="Open Sans"/>
        </w:rPr>
        <w:t> </w:t>
      </w:r>
    </w:p>
    <w:p w:rsidRPr="004B7CC2" w:rsidR="00B414AA" w:rsidP="004B7CC2" w:rsidRDefault="00B414AA" w14:paraId="6D77BB66" w14:textId="1E88AE34">
      <w:pPr>
        <w:spacing w:after="120" w:line="240" w:lineRule="auto"/>
        <w:rPr>
          <w:rStyle w:val="eop"/>
          <w:rFonts w:cs="Open Sans"/>
        </w:rPr>
      </w:pPr>
      <w:r w:rsidRPr="004B7CC2">
        <w:rPr>
          <w:rStyle w:val="eop"/>
          <w:rFonts w:cs="Open Sans"/>
        </w:rPr>
        <w:t>APM</w:t>
      </w:r>
      <w:r w:rsidRPr="004B7CC2">
        <w:rPr>
          <w:rStyle w:val="eop"/>
          <w:rFonts w:cs="Open Sans"/>
        </w:rPr>
        <w:tab/>
      </w:r>
      <w:r w:rsidRPr="004B7CC2">
        <w:rPr>
          <w:rStyle w:val="eop"/>
          <w:rFonts w:cs="Open Sans"/>
        </w:rPr>
        <w:tab/>
      </w:r>
      <w:r w:rsidRPr="004B7CC2">
        <w:rPr>
          <w:rStyle w:val="eop"/>
          <w:rFonts w:cs="Open Sans"/>
        </w:rPr>
        <w:t>Anti-Personnel Mines</w:t>
      </w:r>
    </w:p>
    <w:p w:rsidRPr="004B7CC2" w:rsidR="00B414AA" w:rsidP="004B7CC2" w:rsidRDefault="00B414AA" w14:paraId="7C8FCF1D" w14:textId="6A395377">
      <w:pPr>
        <w:spacing w:after="120" w:line="240" w:lineRule="auto"/>
        <w:rPr>
          <w:rFonts w:cs="Segoe UI"/>
        </w:rPr>
      </w:pPr>
      <w:r w:rsidRPr="004B7CC2">
        <w:rPr>
          <w:rStyle w:val="eop"/>
          <w:rFonts w:cs="Open Sans"/>
        </w:rPr>
        <w:t>BACRIM</w:t>
      </w:r>
      <w:r w:rsidRPr="004B7CC2">
        <w:rPr>
          <w:rStyle w:val="eop"/>
          <w:rFonts w:cs="Open Sans"/>
        </w:rPr>
        <w:tab/>
      </w:r>
      <w:r w:rsidRPr="004B7CC2">
        <w:rPr>
          <w:rStyle w:val="eop"/>
          <w:rFonts w:cs="Open Sans"/>
        </w:rPr>
        <w:t>Emerging Gangs and Groups in Colombia</w:t>
      </w:r>
    </w:p>
    <w:p w:rsidR="006316C9" w:rsidP="004B7CC2" w:rsidRDefault="006316C9" w14:paraId="7EDCD588" w14:textId="4A3C319D">
      <w:pPr>
        <w:spacing w:after="120" w:line="240" w:lineRule="auto"/>
        <w:rPr>
          <w:ins w:author="Alexandra McWhirter‐Santillan" w:date="2023-01-31T14:28:00Z" w:id="1"/>
          <w:rStyle w:val="normaltextrun"/>
          <w:rFonts w:cs="Open Sans"/>
        </w:rPr>
      </w:pPr>
      <w:ins w:author="Alexandra McWhirter‐Santillan" w:date="2023-01-31T14:28:00Z" w:id="2">
        <w:r>
          <w:rPr>
            <w:rStyle w:val="normaltextrun"/>
            <w:rFonts w:cs="Open Sans"/>
          </w:rPr>
          <w:t>CDC</w:t>
        </w:r>
        <w:r>
          <w:rPr>
            <w:rStyle w:val="normaltextrun"/>
            <w:rFonts w:cs="Open Sans"/>
          </w:rPr>
          <w:tab/>
        </w:r>
        <w:r>
          <w:rPr>
            <w:rStyle w:val="normaltextrun"/>
            <w:rFonts w:cs="Open Sans"/>
          </w:rPr>
          <w:tab/>
        </w:r>
        <w:r>
          <w:rPr>
            <w:rStyle w:val="normaltextrun"/>
            <w:rFonts w:cs="Open Sans"/>
          </w:rPr>
          <w:t>Centers for Disease Control</w:t>
        </w:r>
      </w:ins>
    </w:p>
    <w:p w:rsidRPr="004B7CC2" w:rsidR="00121C74" w:rsidP="004B7CC2" w:rsidRDefault="00121C74" w14:paraId="09BFCDD9" w14:textId="409713BB">
      <w:pPr>
        <w:spacing w:after="120" w:line="240" w:lineRule="auto"/>
        <w:rPr>
          <w:rFonts w:cs="Segoe UI"/>
        </w:rPr>
      </w:pPr>
      <w:r w:rsidRPr="004B7CC2">
        <w:rPr>
          <w:rStyle w:val="normaltextrun"/>
          <w:rFonts w:cs="Open Sans"/>
        </w:rPr>
        <w:t>CSO</w:t>
      </w:r>
      <w:r w:rsidRPr="004B7CC2">
        <w:rPr>
          <w:rStyle w:val="tabchar"/>
          <w:rFonts w:cs="Calibri"/>
        </w:rPr>
        <w:tab/>
      </w:r>
      <w:r w:rsidRPr="004B7CC2">
        <w:rPr>
          <w:rStyle w:val="tabchar"/>
          <w:rFonts w:cs="Calibri"/>
        </w:rPr>
        <w:tab/>
      </w:r>
      <w:r w:rsidRPr="004B7CC2">
        <w:rPr>
          <w:rStyle w:val="normaltextrun"/>
          <w:rFonts w:cs="Open Sans"/>
        </w:rPr>
        <w:t>Civil Society Organization</w:t>
      </w:r>
      <w:r w:rsidRPr="004B7CC2">
        <w:rPr>
          <w:rStyle w:val="normaltextrun"/>
          <w:rFonts w:ascii="Arial" w:hAnsi="Arial" w:cs="Arial"/>
        </w:rPr>
        <w:t> </w:t>
      </w:r>
      <w:r w:rsidRPr="004B7CC2">
        <w:rPr>
          <w:rStyle w:val="eop"/>
          <w:rFonts w:cs="Open Sans"/>
        </w:rPr>
        <w:t> </w:t>
      </w:r>
    </w:p>
    <w:p w:rsidRPr="004B7CC2" w:rsidR="00121C74" w:rsidP="004B7CC2" w:rsidRDefault="00121C74" w14:paraId="1E48BC1A" w14:textId="77777777">
      <w:pPr>
        <w:spacing w:after="120" w:line="240" w:lineRule="auto"/>
        <w:rPr>
          <w:rFonts w:cs="Segoe UI"/>
        </w:rPr>
      </w:pPr>
      <w:r w:rsidRPr="004B7CC2">
        <w:rPr>
          <w:rStyle w:val="normaltextrun"/>
          <w:rFonts w:cs="Open Sans"/>
        </w:rPr>
        <w:t>COP</w:t>
      </w:r>
      <w:r w:rsidRPr="004B7CC2">
        <w:rPr>
          <w:rStyle w:val="tabchar"/>
          <w:rFonts w:cs="Calibri"/>
        </w:rPr>
        <w:tab/>
      </w:r>
      <w:r w:rsidRPr="004B7CC2">
        <w:rPr>
          <w:rStyle w:val="tabchar"/>
          <w:rFonts w:cs="Calibri"/>
        </w:rPr>
        <w:tab/>
      </w:r>
      <w:r w:rsidRPr="004B7CC2">
        <w:rPr>
          <w:rStyle w:val="normaltextrun"/>
          <w:rFonts w:cs="Open Sans"/>
        </w:rPr>
        <w:t>Chief of Party</w:t>
      </w:r>
      <w:r w:rsidRPr="004B7CC2">
        <w:rPr>
          <w:rStyle w:val="normaltextrun"/>
          <w:rFonts w:ascii="Arial" w:hAnsi="Arial" w:cs="Arial"/>
        </w:rPr>
        <w:t> </w:t>
      </w:r>
      <w:r w:rsidRPr="004B7CC2">
        <w:rPr>
          <w:rStyle w:val="eop"/>
          <w:rFonts w:cs="Open Sans"/>
        </w:rPr>
        <w:t> </w:t>
      </w:r>
    </w:p>
    <w:p w:rsidR="008535CE" w:rsidP="004B7CC2" w:rsidRDefault="008535CE" w14:paraId="5F4E2BAD" w14:textId="3313BAA3">
      <w:pPr>
        <w:spacing w:after="120" w:line="240" w:lineRule="auto"/>
        <w:rPr>
          <w:ins w:author="Alexandra McWhirter‐Santillan" w:date="2023-01-31T14:29:00Z" w:id="3"/>
          <w:rStyle w:val="normaltextrun"/>
          <w:rFonts w:cs="Open Sans"/>
        </w:rPr>
      </w:pPr>
      <w:ins w:author="Alexandra McWhirter‐Santillan" w:date="2023-01-31T14:29:00Z" w:id="4">
        <w:r>
          <w:rPr>
            <w:rStyle w:val="normaltextrun"/>
            <w:rFonts w:cs="Open Sans"/>
          </w:rPr>
          <w:t>COVID-19</w:t>
        </w:r>
        <w:r>
          <w:rPr>
            <w:rStyle w:val="normaltextrun"/>
            <w:rFonts w:cs="Open Sans"/>
          </w:rPr>
          <w:tab/>
        </w:r>
        <w:r>
          <w:rPr>
            <w:rStyle w:val="normaltextrun"/>
            <w:rFonts w:cs="Open Sans"/>
          </w:rPr>
          <w:t>Co</w:t>
        </w:r>
      </w:ins>
      <w:ins w:author="Alexandra McWhirter‐Santillan" w:date="2023-01-31T14:30:00Z" w:id="5">
        <w:r>
          <w:rPr>
            <w:rStyle w:val="normaltextrun"/>
            <w:rFonts w:cs="Open Sans"/>
          </w:rPr>
          <w:t>ronavirus Disease 2019</w:t>
        </w:r>
      </w:ins>
    </w:p>
    <w:p w:rsidRPr="004B7CC2" w:rsidR="00121C74" w:rsidP="004B7CC2" w:rsidRDefault="00121C74" w14:paraId="6764E2BF" w14:textId="4E1A3ACA">
      <w:pPr>
        <w:spacing w:after="120" w:line="240" w:lineRule="auto"/>
        <w:rPr>
          <w:rFonts w:cs="Segoe UI"/>
        </w:rPr>
      </w:pPr>
      <w:r w:rsidRPr="004B7CC2">
        <w:rPr>
          <w:rStyle w:val="normaltextrun"/>
          <w:rFonts w:cs="Open Sans"/>
        </w:rPr>
        <w:t>DCOP</w:t>
      </w:r>
      <w:r w:rsidRPr="004B7CC2">
        <w:rPr>
          <w:rStyle w:val="tabchar"/>
          <w:rFonts w:cs="Calibri"/>
        </w:rPr>
        <w:tab/>
      </w:r>
      <w:r w:rsidRPr="004B7CC2">
        <w:rPr>
          <w:rStyle w:val="normaltextrun"/>
          <w:rFonts w:cs="Open Sans"/>
        </w:rPr>
        <w:t xml:space="preserve">           Deputy Chief of Party</w:t>
      </w:r>
      <w:r w:rsidRPr="004B7CC2">
        <w:rPr>
          <w:rStyle w:val="eop"/>
          <w:rFonts w:cs="Open Sans"/>
        </w:rPr>
        <w:t> </w:t>
      </w:r>
    </w:p>
    <w:p w:rsidRPr="004B7CC2" w:rsidR="00B414AA" w:rsidP="004B7CC2" w:rsidRDefault="00121C74" w14:paraId="2B35CE2B" w14:textId="77777777">
      <w:pPr>
        <w:spacing w:after="120" w:line="240" w:lineRule="auto"/>
        <w:rPr>
          <w:rStyle w:val="normaltextrun"/>
          <w:rFonts w:cs="Open Sans"/>
        </w:rPr>
      </w:pPr>
      <w:r w:rsidRPr="004B7CC2">
        <w:rPr>
          <w:rStyle w:val="normaltextrun"/>
          <w:rFonts w:cs="Open Sans"/>
        </w:rPr>
        <w:t>DO</w:t>
      </w:r>
      <w:r w:rsidRPr="004B7CC2" w:rsidR="000C6DFB">
        <w:rPr>
          <w:rStyle w:val="normaltextrun"/>
          <w:rFonts w:cs="Open Sans"/>
        </w:rPr>
        <w:t>P</w:t>
      </w:r>
      <w:r w:rsidRPr="004B7CC2">
        <w:rPr>
          <w:rStyle w:val="tabchar"/>
          <w:rFonts w:cs="Calibri"/>
        </w:rPr>
        <w:tab/>
      </w:r>
      <w:r w:rsidRPr="004B7CC2">
        <w:rPr>
          <w:rStyle w:val="tabchar"/>
          <w:rFonts w:cs="Calibri"/>
        </w:rPr>
        <w:tab/>
      </w:r>
      <w:r w:rsidRPr="004B7CC2">
        <w:rPr>
          <w:rStyle w:val="normaltextrun"/>
          <w:rFonts w:cs="Open Sans"/>
        </w:rPr>
        <w:t>Director of Operations</w:t>
      </w:r>
    </w:p>
    <w:p w:rsidRPr="004B7CC2" w:rsidR="00CC6CA4" w:rsidP="004B7CC2" w:rsidRDefault="00B414AA" w14:paraId="3A8415C5" w14:textId="77777777">
      <w:pPr>
        <w:spacing w:after="120" w:line="240" w:lineRule="auto"/>
        <w:rPr>
          <w:rStyle w:val="normaltextrun"/>
          <w:rFonts w:cs="Open Sans"/>
        </w:rPr>
      </w:pPr>
      <w:r w:rsidRPr="004B7CC2">
        <w:rPr>
          <w:rStyle w:val="normaltextrun"/>
          <w:rFonts w:cs="Open Sans"/>
        </w:rPr>
        <w:t>ELN</w:t>
      </w:r>
      <w:r w:rsidRPr="004B7CC2">
        <w:rPr>
          <w:rStyle w:val="normaltextrun"/>
          <w:rFonts w:cs="Open Sans"/>
        </w:rPr>
        <w:tab/>
      </w:r>
      <w:r w:rsidRPr="004B7CC2">
        <w:rPr>
          <w:rStyle w:val="normaltextrun"/>
          <w:rFonts w:cs="Open Sans"/>
        </w:rPr>
        <w:tab/>
      </w:r>
      <w:r w:rsidRPr="004B7CC2">
        <w:rPr>
          <w:rStyle w:val="normaltextrun"/>
          <w:rFonts w:cs="Open Sans"/>
        </w:rPr>
        <w:t>National Liberation Army</w:t>
      </w:r>
    </w:p>
    <w:p w:rsidRPr="004B7CC2" w:rsidR="00121C74" w:rsidP="004B7CC2" w:rsidRDefault="00CC6CA4" w14:paraId="245BA729" w14:textId="49CCA82C">
      <w:pPr>
        <w:spacing w:after="120" w:line="240" w:lineRule="auto"/>
        <w:rPr>
          <w:rFonts w:cs="Segoe UI"/>
        </w:rPr>
      </w:pPr>
      <w:r w:rsidRPr="004B7CC2">
        <w:rPr>
          <w:rStyle w:val="normaltextrun"/>
          <w:rFonts w:cs="Open Sans"/>
        </w:rPr>
        <w:t>FARC</w:t>
      </w:r>
      <w:r w:rsidRPr="004B7CC2">
        <w:rPr>
          <w:rStyle w:val="normaltextrun"/>
          <w:rFonts w:cs="Open Sans"/>
        </w:rPr>
        <w:tab/>
      </w:r>
      <w:r w:rsidRPr="004B7CC2">
        <w:rPr>
          <w:rStyle w:val="normaltextrun"/>
          <w:rFonts w:cs="Open Sans"/>
        </w:rPr>
        <w:tab/>
      </w:r>
      <w:r w:rsidRPr="004B7CC2">
        <w:rPr>
          <w:rStyle w:val="normaltextrun"/>
          <w:rFonts w:cs="Open Sans"/>
        </w:rPr>
        <w:t>Revolutionary Forces of Colombia</w:t>
      </w:r>
      <w:r w:rsidRPr="004B7CC2" w:rsidR="00121C74">
        <w:rPr>
          <w:rStyle w:val="normaltextrun"/>
          <w:rFonts w:ascii="Arial" w:hAnsi="Arial" w:cs="Arial"/>
        </w:rPr>
        <w:t> </w:t>
      </w:r>
      <w:r w:rsidRPr="004B7CC2" w:rsidR="00121C74">
        <w:rPr>
          <w:rStyle w:val="eop"/>
          <w:rFonts w:cs="Open Sans"/>
        </w:rPr>
        <w:t> </w:t>
      </w:r>
    </w:p>
    <w:p w:rsidRPr="00E47989" w:rsidR="00121C74" w:rsidP="004B7CC2" w:rsidRDefault="00121C74" w14:paraId="6B288757" w14:textId="77777777">
      <w:pPr>
        <w:spacing w:after="120" w:line="240" w:lineRule="auto"/>
        <w:rPr>
          <w:rFonts w:cs="Segoe UI"/>
          <w:lang w:val="es-ES"/>
        </w:rPr>
      </w:pPr>
      <w:r w:rsidRPr="00E47989">
        <w:rPr>
          <w:rStyle w:val="normaltextrun"/>
          <w:rFonts w:cs="Open Sans"/>
          <w:lang w:val="es-ES"/>
        </w:rPr>
        <w:t>FY</w:t>
      </w:r>
      <w:r w:rsidRPr="00E47989">
        <w:rPr>
          <w:rStyle w:val="tabchar"/>
          <w:rFonts w:cs="Calibri"/>
          <w:lang w:val="es-ES"/>
        </w:rPr>
        <w:tab/>
      </w:r>
      <w:r w:rsidRPr="00E47989">
        <w:rPr>
          <w:rStyle w:val="tabchar"/>
          <w:rFonts w:cs="Calibri"/>
          <w:lang w:val="es-ES"/>
        </w:rPr>
        <w:tab/>
      </w:r>
      <w:r w:rsidRPr="00E47989">
        <w:rPr>
          <w:rStyle w:val="normaltextrun"/>
          <w:rFonts w:cs="Open Sans"/>
          <w:lang w:val="es-ES"/>
        </w:rPr>
        <w:t xml:space="preserve">Fiscal </w:t>
      </w:r>
      <w:proofErr w:type="spellStart"/>
      <w:r w:rsidRPr="00E47989">
        <w:rPr>
          <w:rStyle w:val="normaltextrun"/>
          <w:rFonts w:cs="Open Sans"/>
          <w:lang w:val="es-ES"/>
        </w:rPr>
        <w:t>Year</w:t>
      </w:r>
      <w:proofErr w:type="spellEnd"/>
      <w:r w:rsidRPr="00E47989">
        <w:rPr>
          <w:rStyle w:val="eop"/>
          <w:rFonts w:cs="Open Sans"/>
          <w:lang w:val="es-ES"/>
        </w:rPr>
        <w:t> </w:t>
      </w:r>
    </w:p>
    <w:p w:rsidRPr="00E47989" w:rsidR="000C6DFB" w:rsidP="004B7CC2" w:rsidRDefault="00121C74" w14:paraId="4592FA5C" w14:textId="77777777">
      <w:pPr>
        <w:spacing w:after="120" w:line="240" w:lineRule="auto"/>
        <w:rPr>
          <w:rStyle w:val="normaltextrun"/>
          <w:rFonts w:cs="Arial"/>
          <w:lang w:val="es-ES"/>
        </w:rPr>
      </w:pPr>
      <w:r w:rsidRPr="00E47989">
        <w:rPr>
          <w:rStyle w:val="normaltextrun"/>
          <w:rFonts w:cs="Open Sans"/>
          <w:lang w:val="es-ES"/>
        </w:rPr>
        <w:t>JA</w:t>
      </w:r>
      <w:r w:rsidRPr="00E47989">
        <w:rPr>
          <w:rStyle w:val="tabchar"/>
          <w:rFonts w:cs="Calibri"/>
          <w:lang w:val="es-ES"/>
        </w:rPr>
        <w:tab/>
      </w:r>
      <w:r w:rsidRPr="00E47989">
        <w:rPr>
          <w:rStyle w:val="tabchar"/>
          <w:rFonts w:cs="Calibri"/>
          <w:lang w:val="es-ES"/>
        </w:rPr>
        <w:tab/>
      </w:r>
      <w:r w:rsidRPr="00E47989">
        <w:rPr>
          <w:rStyle w:val="normaltextrun"/>
          <w:rFonts w:cs="Open Sans"/>
          <w:lang w:val="es-ES"/>
        </w:rPr>
        <w:t>Juntos Aprendemos</w:t>
      </w:r>
      <w:r w:rsidRPr="00E47989">
        <w:rPr>
          <w:rStyle w:val="normaltextrun"/>
          <w:rFonts w:ascii="Arial" w:hAnsi="Arial" w:cs="Arial"/>
          <w:lang w:val="es-ES"/>
        </w:rPr>
        <w:t> </w:t>
      </w:r>
    </w:p>
    <w:p w:rsidRPr="004B7CC2" w:rsidR="00121C74" w:rsidP="004B7CC2" w:rsidRDefault="000C6DFB" w14:paraId="0CDCFE55" w14:textId="4401AF2A">
      <w:pPr>
        <w:spacing w:after="120" w:line="240" w:lineRule="auto"/>
        <w:rPr>
          <w:rFonts w:cs="Segoe UI"/>
        </w:rPr>
      </w:pPr>
      <w:r w:rsidRPr="004B7CC2">
        <w:rPr>
          <w:rStyle w:val="normaltextrun"/>
          <w:rFonts w:cs="Arial"/>
        </w:rPr>
        <w:t>MEL</w:t>
      </w:r>
      <w:r w:rsidRPr="004B7CC2">
        <w:rPr>
          <w:rStyle w:val="normaltextrun"/>
          <w:rFonts w:cs="Arial"/>
        </w:rPr>
        <w:tab/>
      </w:r>
      <w:r w:rsidRPr="004B7CC2">
        <w:rPr>
          <w:rStyle w:val="normaltextrun"/>
          <w:rFonts w:cs="Arial"/>
        </w:rPr>
        <w:tab/>
      </w:r>
      <w:r w:rsidRPr="004B7CC2">
        <w:rPr>
          <w:rStyle w:val="normaltextrun"/>
          <w:rFonts w:cs="Arial"/>
        </w:rPr>
        <w:t>Monitoring, Evaluation and Learning</w:t>
      </w:r>
      <w:r w:rsidRPr="004B7CC2" w:rsidR="00121C74">
        <w:rPr>
          <w:rStyle w:val="eop"/>
          <w:rFonts w:cs="Open Sans"/>
        </w:rPr>
        <w:t> </w:t>
      </w:r>
    </w:p>
    <w:p w:rsidRPr="004B7CC2" w:rsidR="00121C74" w:rsidP="004B7CC2" w:rsidRDefault="00121C74" w14:paraId="1515C1BF" w14:textId="67C08731">
      <w:pPr>
        <w:spacing w:after="120" w:line="240" w:lineRule="auto"/>
        <w:rPr>
          <w:rFonts w:cs="Segoe UI"/>
        </w:rPr>
      </w:pPr>
      <w:r w:rsidRPr="004B7CC2">
        <w:rPr>
          <w:rStyle w:val="normaltextrun"/>
          <w:rFonts w:cs="Open Sans"/>
        </w:rPr>
        <w:t>NPI</w:t>
      </w:r>
      <w:r w:rsidRPr="004B7CC2">
        <w:rPr>
          <w:rStyle w:val="tabchar"/>
          <w:rFonts w:cs="Calibri"/>
        </w:rPr>
        <w:tab/>
      </w:r>
      <w:r w:rsidRPr="004B7CC2">
        <w:rPr>
          <w:rStyle w:val="tabchar"/>
          <w:rFonts w:cs="Calibri"/>
        </w:rPr>
        <w:tab/>
      </w:r>
      <w:r w:rsidRPr="004B7CC2">
        <w:rPr>
          <w:rStyle w:val="normaltextrun"/>
          <w:rFonts w:cs="Open Sans"/>
        </w:rPr>
        <w:t>New Partnership</w:t>
      </w:r>
      <w:r w:rsidRPr="004B7CC2" w:rsidR="000C6DFB">
        <w:rPr>
          <w:rStyle w:val="normaltextrun"/>
          <w:rFonts w:cs="Open Sans"/>
        </w:rPr>
        <w:t>s</w:t>
      </w:r>
      <w:r w:rsidRPr="004B7CC2">
        <w:rPr>
          <w:rStyle w:val="normaltextrun"/>
          <w:rFonts w:cs="Open Sans"/>
        </w:rPr>
        <w:t xml:space="preserve"> Initiative</w:t>
      </w:r>
      <w:r w:rsidRPr="004B7CC2">
        <w:rPr>
          <w:rStyle w:val="normaltextrun"/>
          <w:rFonts w:ascii="Arial" w:hAnsi="Arial" w:cs="Arial"/>
        </w:rPr>
        <w:t> </w:t>
      </w:r>
      <w:r w:rsidRPr="004B7CC2">
        <w:rPr>
          <w:rStyle w:val="eop"/>
          <w:rFonts w:cs="Open Sans"/>
        </w:rPr>
        <w:t> </w:t>
      </w:r>
    </w:p>
    <w:p w:rsidRPr="004B7CC2" w:rsidR="000C6DFB" w:rsidP="004B7CC2" w:rsidRDefault="00121C74" w14:paraId="24DF2C27" w14:textId="77777777">
      <w:pPr>
        <w:spacing w:after="120" w:line="240" w:lineRule="auto"/>
        <w:rPr>
          <w:rStyle w:val="normaltextrun"/>
          <w:rFonts w:cs="Open Sans"/>
        </w:rPr>
      </w:pPr>
      <w:r w:rsidRPr="004B7CC2">
        <w:rPr>
          <w:rStyle w:val="normaltextrun"/>
          <w:rFonts w:cs="Open Sans"/>
        </w:rPr>
        <w:t>POA</w:t>
      </w:r>
      <w:r w:rsidRPr="004B7CC2">
        <w:rPr>
          <w:rStyle w:val="tabchar"/>
          <w:rFonts w:cs="Calibri"/>
        </w:rPr>
        <w:tab/>
      </w:r>
      <w:r w:rsidRPr="004B7CC2">
        <w:rPr>
          <w:rStyle w:val="tabchar"/>
          <w:rFonts w:cs="Calibri"/>
        </w:rPr>
        <w:tab/>
      </w:r>
      <w:r w:rsidRPr="004B7CC2">
        <w:rPr>
          <w:rStyle w:val="normaltextrun"/>
          <w:rFonts w:cs="Open Sans"/>
        </w:rPr>
        <w:t>Partners of the Americas</w:t>
      </w:r>
    </w:p>
    <w:p w:rsidRPr="004B7CC2" w:rsidR="00121C74" w:rsidP="004B7CC2" w:rsidRDefault="000C6DFB" w14:paraId="7EB67F12" w14:textId="5790C41E">
      <w:pPr>
        <w:spacing w:after="120" w:line="240" w:lineRule="auto"/>
        <w:rPr>
          <w:rFonts w:cs="Segoe UI"/>
        </w:rPr>
      </w:pPr>
      <w:r w:rsidRPr="004B7CC2">
        <w:rPr>
          <w:rStyle w:val="normaltextrun"/>
          <w:rFonts w:cs="Open Sans"/>
        </w:rPr>
        <w:t>POC</w:t>
      </w:r>
      <w:r w:rsidRPr="004B7CC2">
        <w:rPr>
          <w:rStyle w:val="normaltextrun"/>
          <w:rFonts w:cs="Open Sans"/>
        </w:rPr>
        <w:tab/>
      </w:r>
      <w:r w:rsidRPr="004B7CC2">
        <w:rPr>
          <w:rStyle w:val="normaltextrun"/>
          <w:rFonts w:cs="Open Sans"/>
        </w:rPr>
        <w:tab/>
      </w:r>
      <w:r w:rsidRPr="004B7CC2">
        <w:rPr>
          <w:rStyle w:val="normaltextrun"/>
          <w:rFonts w:cs="Open Sans"/>
        </w:rPr>
        <w:t>Point of Contact</w:t>
      </w:r>
      <w:r w:rsidRPr="004B7CC2" w:rsidR="00121C74">
        <w:rPr>
          <w:rStyle w:val="eop"/>
          <w:rFonts w:cs="Open Sans"/>
        </w:rPr>
        <w:t> </w:t>
      </w:r>
    </w:p>
    <w:p w:rsidRPr="004B7CC2" w:rsidR="00121C74" w:rsidP="004B7CC2" w:rsidRDefault="00B414AA" w14:paraId="3A35C8B4" w14:textId="3A73FDEC">
      <w:pPr>
        <w:spacing w:after="120" w:line="240" w:lineRule="auto"/>
        <w:rPr>
          <w:rFonts w:cs="Segoe UI"/>
        </w:rPr>
      </w:pPr>
      <w:r w:rsidRPr="004B7CC2">
        <w:rPr>
          <w:rStyle w:val="normaltextrun"/>
          <w:rFonts w:cs="Open Sans"/>
        </w:rPr>
        <w:t>SC</w:t>
      </w:r>
      <w:r w:rsidRPr="004B7CC2">
        <w:rPr>
          <w:rStyle w:val="normaltextrun"/>
          <w:rFonts w:cs="Open Sans"/>
        </w:rPr>
        <w:tab/>
      </w:r>
      <w:r w:rsidRPr="004B7CC2">
        <w:rPr>
          <w:rStyle w:val="normaltextrun"/>
          <w:rFonts w:cs="Open Sans"/>
        </w:rPr>
        <w:tab/>
      </w:r>
      <w:r w:rsidRPr="004B7CC2">
        <w:rPr>
          <w:rStyle w:val="normaltextrun"/>
          <w:rFonts w:cs="Open Sans"/>
        </w:rPr>
        <w:t>Security Consultant</w:t>
      </w:r>
    </w:p>
    <w:p w:rsidR="006316C9" w:rsidP="004B7CC2" w:rsidRDefault="006316C9" w14:paraId="7B7F3426" w14:textId="060EC3AB">
      <w:pPr>
        <w:spacing w:after="120" w:line="240" w:lineRule="auto"/>
        <w:rPr>
          <w:ins w:author="Alexandra McWhirter‐Santillan" w:date="2023-01-31T14:28:00Z" w:id="6"/>
          <w:rStyle w:val="normaltextrun"/>
          <w:rFonts w:cs="Open Sans"/>
        </w:rPr>
      </w:pPr>
      <w:ins w:author="Alexandra McWhirter‐Santillan" w:date="2023-01-31T14:28:00Z" w:id="7">
        <w:r>
          <w:rPr>
            <w:rStyle w:val="normaltextrun"/>
            <w:rFonts w:cs="Open Sans"/>
          </w:rPr>
          <w:t>TSA</w:t>
        </w:r>
        <w:r>
          <w:rPr>
            <w:rStyle w:val="normaltextrun"/>
            <w:rFonts w:cs="Open Sans"/>
          </w:rPr>
          <w:tab/>
        </w:r>
        <w:r>
          <w:rPr>
            <w:rStyle w:val="normaltextrun"/>
            <w:rFonts w:cs="Open Sans"/>
          </w:rPr>
          <w:tab/>
        </w:r>
        <w:r w:rsidR="00AA3381">
          <w:rPr>
            <w:rStyle w:val="normaltextrun"/>
            <w:rFonts w:cs="Open Sans"/>
          </w:rPr>
          <w:t>Transportation Security Administration</w:t>
        </w:r>
      </w:ins>
    </w:p>
    <w:p w:rsidRPr="004B7CC2" w:rsidR="00121C74" w:rsidP="004B7CC2" w:rsidRDefault="00121C74" w14:paraId="3C618246" w14:textId="5FC09E21">
      <w:pPr>
        <w:spacing w:after="120" w:line="240" w:lineRule="auto"/>
        <w:rPr>
          <w:rFonts w:cs="Segoe UI"/>
        </w:rPr>
      </w:pPr>
      <w:r w:rsidRPr="004B7CC2">
        <w:rPr>
          <w:rStyle w:val="normaltextrun"/>
          <w:rFonts w:cs="Open Sans"/>
        </w:rPr>
        <w:t>USAID</w:t>
      </w:r>
      <w:r w:rsidRPr="004B7CC2">
        <w:rPr>
          <w:rStyle w:val="tabchar"/>
          <w:rFonts w:cs="Calibri"/>
        </w:rPr>
        <w:tab/>
      </w:r>
      <w:r w:rsidRPr="004B7CC2">
        <w:rPr>
          <w:rStyle w:val="tabchar"/>
          <w:rFonts w:cs="Calibri"/>
        </w:rPr>
        <w:tab/>
      </w:r>
      <w:r w:rsidRPr="004B7CC2">
        <w:rPr>
          <w:rStyle w:val="normaltextrun"/>
          <w:rFonts w:cs="Open Sans"/>
        </w:rPr>
        <w:t>United States Agency for International Development</w:t>
      </w:r>
      <w:r w:rsidRPr="004B7CC2">
        <w:rPr>
          <w:rStyle w:val="eop"/>
          <w:rFonts w:cs="Open Sans"/>
        </w:rPr>
        <w:t xml:space="preserve">  </w:t>
      </w:r>
    </w:p>
    <w:p w:rsidRPr="004B7CC2" w:rsidR="00351CED" w:rsidP="004B7CC2" w:rsidRDefault="00B414AA" w14:paraId="68255E90" w14:textId="370A3B10">
      <w:pPr>
        <w:spacing w:after="120" w:line="240" w:lineRule="auto"/>
      </w:pPr>
      <w:r w:rsidRPr="004B7CC2">
        <w:t>UXO</w:t>
      </w:r>
      <w:r w:rsidRPr="004B7CC2">
        <w:tab/>
      </w:r>
      <w:r w:rsidRPr="004B7CC2">
        <w:tab/>
      </w:r>
      <w:r w:rsidRPr="004B7CC2">
        <w:t xml:space="preserve">Unexploded Ordnance </w:t>
      </w:r>
    </w:p>
    <w:p w:rsidRPr="004B7CC2" w:rsidR="00D27C55" w:rsidP="004B7CC2" w:rsidRDefault="00D27C55" w14:paraId="45703D91" w14:textId="7DF6BD70">
      <w:pPr>
        <w:spacing w:after="120" w:line="240" w:lineRule="auto"/>
      </w:pPr>
    </w:p>
    <w:p w:rsidRPr="004B7CC2" w:rsidR="00D27C55" w:rsidP="004B7CC2" w:rsidRDefault="00D27C55" w14:paraId="7DCE62C0" w14:textId="71AF63B2">
      <w:pPr>
        <w:spacing w:after="120" w:line="240" w:lineRule="auto"/>
      </w:pPr>
    </w:p>
    <w:p w:rsidRPr="004B7CC2" w:rsidR="00D27C55" w:rsidP="004B7CC2" w:rsidRDefault="00D27C55" w14:paraId="70909EEB" w14:textId="772D95ED">
      <w:pPr>
        <w:spacing w:after="120" w:line="240" w:lineRule="auto"/>
      </w:pPr>
    </w:p>
    <w:p w:rsidRPr="004B7CC2" w:rsidR="00D27C55" w:rsidP="004B7CC2" w:rsidRDefault="00D27C55" w14:paraId="2ADDAF58" w14:textId="159C7B65">
      <w:pPr>
        <w:spacing w:after="120" w:line="240" w:lineRule="auto"/>
      </w:pPr>
    </w:p>
    <w:p w:rsidRPr="004B7CC2" w:rsidR="00D27C55" w:rsidP="004B7CC2" w:rsidRDefault="00D27C55" w14:paraId="2F367C8D" w14:textId="5855032A">
      <w:pPr>
        <w:spacing w:after="120" w:line="240" w:lineRule="auto"/>
      </w:pPr>
    </w:p>
    <w:p w:rsidRPr="004B7CC2" w:rsidR="00D27C55" w:rsidP="004B7CC2" w:rsidRDefault="00D27C55" w14:paraId="50674935" w14:textId="25706620">
      <w:pPr>
        <w:spacing w:after="120" w:line="240" w:lineRule="auto"/>
      </w:pPr>
    </w:p>
    <w:p w:rsidRPr="004B7CC2" w:rsidR="00D27C55" w:rsidP="004B7CC2" w:rsidRDefault="00D27C55" w14:paraId="640A945E" w14:textId="04EAC394">
      <w:pPr>
        <w:spacing w:after="120" w:line="240" w:lineRule="auto"/>
      </w:pPr>
    </w:p>
    <w:p w:rsidRPr="004B7CC2" w:rsidR="00D27C55" w:rsidP="004B7CC2" w:rsidRDefault="00D27C55" w14:paraId="3D5DA7AF" w14:textId="4CF6B0C7">
      <w:pPr>
        <w:spacing w:after="120" w:line="240" w:lineRule="auto"/>
      </w:pPr>
    </w:p>
    <w:p w:rsidRPr="004B7CC2" w:rsidR="00D27C55" w:rsidP="004B7CC2" w:rsidRDefault="00D27C55" w14:paraId="2EE891B8" w14:textId="2B2B0800">
      <w:pPr>
        <w:spacing w:after="120" w:line="240" w:lineRule="auto"/>
      </w:pPr>
    </w:p>
    <w:p w:rsidRPr="004B7CC2" w:rsidR="00D27C55" w:rsidP="004B7CC2" w:rsidRDefault="00D27C55" w14:paraId="2CDEBEC5" w14:textId="78494C14">
      <w:pPr>
        <w:spacing w:after="120" w:line="240" w:lineRule="auto"/>
      </w:pPr>
    </w:p>
    <w:p w:rsidRPr="004B7CC2" w:rsidR="00D27C55" w:rsidP="004B7CC2" w:rsidRDefault="00D27C55" w14:paraId="2EF8842B" w14:textId="0EF3247D">
      <w:pPr>
        <w:spacing w:after="120" w:line="240" w:lineRule="auto"/>
      </w:pPr>
    </w:p>
    <w:p w:rsidRPr="004B7CC2" w:rsidR="00D27C55" w:rsidP="004B7CC2" w:rsidRDefault="00D27C55" w14:paraId="20CB9219" w14:textId="3CB095E2">
      <w:pPr>
        <w:spacing w:after="120" w:line="240" w:lineRule="auto"/>
      </w:pPr>
    </w:p>
    <w:p w:rsidR="00D27C55" w:rsidP="004B7CC2" w:rsidRDefault="00121C74" w14:paraId="13C9043E" w14:textId="318AB1E9" w14:noSpellErr="1">
      <w:pPr>
        <w:pStyle w:val="Heading1"/>
        <w:spacing w:after="120" w:line="240" w:lineRule="auto"/>
      </w:pPr>
      <w:bookmarkStart w:name="_Toc105496755" w:id="8"/>
      <w:commentRangeStart w:id="187406967"/>
      <w:commentRangeStart w:id="1640614900"/>
      <w:r w:rsidR="00121C74">
        <w:rPr/>
        <w:t>Introduction</w:t>
      </w:r>
      <w:bookmarkEnd w:id="8"/>
      <w:commentRangeEnd w:id="187406967"/>
      <w:r>
        <w:rPr>
          <w:rStyle w:val="CommentReference"/>
        </w:rPr>
        <w:commentReference w:id="187406967"/>
      </w:r>
      <w:commentRangeEnd w:id="1640614900"/>
      <w:r>
        <w:rPr>
          <w:rStyle w:val="CommentReference"/>
        </w:rPr>
        <w:commentReference w:id="1640614900"/>
      </w:r>
    </w:p>
    <w:p w:rsidR="00EF6F09" w:rsidP="004B7CC2" w:rsidRDefault="00EF6F09" w14:paraId="5AB627CB" w14:textId="124FF0EA">
      <w:pPr>
        <w:spacing w:after="120" w:line="240" w:lineRule="auto"/>
        <w:jc w:val="both"/>
      </w:pPr>
      <w:r w:rsidRPr="42268D5E">
        <w:t>On February 3, 2021, the United States Agency for International Development (USAID)/Colombia awarded the five-year Activity Juntos Aprendemos (JA) to Partners of the Americas (POA) and three Core Partners: Proantioquia, Parque Explora, and Fundación Carvajal. In Cooperative Agreement No. 7200AA1CA00003, section 9.2 Performance Reporting, 9.2.10 Safety and Security Plan, “[t]he Recipient must submit a location-specific Safety and Security Plan for proposed operational areas, which may be as specific as by region, department, municipality, etc., where activities will occur.” In compliance, POA is pleased to submit JA’s Safety and Security Plan. This document is a revised version of the plan submitted 60 days after the award date.</w:t>
      </w:r>
    </w:p>
    <w:p w:rsidRPr="0027106E" w:rsidR="00EF6F09" w:rsidP="004B7CC2" w:rsidRDefault="00EF6F09" w14:paraId="7010E939" w14:textId="77777777">
      <w:pPr>
        <w:spacing w:after="120" w:line="240" w:lineRule="auto"/>
        <w:jc w:val="both"/>
      </w:pPr>
      <w:r w:rsidRPr="0027106E">
        <w:t>In the following document, POA presents:</w:t>
      </w:r>
    </w:p>
    <w:p w:rsidRPr="0027106E" w:rsidR="00EF6F09" w:rsidP="004B7CC2" w:rsidRDefault="00EF6F09" w14:paraId="53D0323B" w14:textId="77777777">
      <w:pPr>
        <w:pStyle w:val="ListParagraph"/>
        <w:widowControl/>
        <w:numPr>
          <w:ilvl w:val="0"/>
          <w:numId w:val="1"/>
        </w:numPr>
        <w:spacing w:before="0" w:after="120"/>
        <w:contextualSpacing/>
        <w:jc w:val="both"/>
        <w:rPr>
          <w:rFonts w:ascii="Gill Sans MT" w:hAnsi="Gill Sans MT"/>
          <w:lang w:val="en-US"/>
        </w:rPr>
      </w:pPr>
      <w:r w:rsidRPr="0027106E">
        <w:rPr>
          <w:rFonts w:ascii="Gill Sans MT" w:hAnsi="Gill Sans MT"/>
          <w:lang w:val="en-US"/>
        </w:rPr>
        <w:t xml:space="preserve">Activity overview, period of performance, and target </w:t>
      </w:r>
      <w:proofErr w:type="gramStart"/>
      <w:r w:rsidRPr="0027106E">
        <w:rPr>
          <w:rFonts w:ascii="Gill Sans MT" w:hAnsi="Gill Sans MT"/>
          <w:lang w:val="en-US"/>
        </w:rPr>
        <w:t>geography;</w:t>
      </w:r>
      <w:proofErr w:type="gramEnd"/>
    </w:p>
    <w:p w:rsidRPr="0027106E" w:rsidR="00EF6F09" w:rsidP="004B7CC2" w:rsidRDefault="00EF6F09" w14:paraId="7523EB74" w14:textId="77777777">
      <w:pPr>
        <w:pStyle w:val="ListParagraph"/>
        <w:widowControl/>
        <w:numPr>
          <w:ilvl w:val="0"/>
          <w:numId w:val="1"/>
        </w:numPr>
        <w:spacing w:before="0" w:after="120"/>
        <w:contextualSpacing/>
        <w:jc w:val="both"/>
        <w:rPr>
          <w:rFonts w:ascii="Gill Sans MT" w:hAnsi="Gill Sans MT"/>
          <w:lang w:val="en-US"/>
        </w:rPr>
      </w:pPr>
      <w:r w:rsidRPr="0027106E">
        <w:rPr>
          <w:rFonts w:ascii="Gill Sans MT" w:hAnsi="Gill Sans MT"/>
          <w:lang w:val="en-US"/>
        </w:rPr>
        <w:t xml:space="preserve">Security philosophy and management </w:t>
      </w:r>
      <w:proofErr w:type="gramStart"/>
      <w:r w:rsidRPr="0027106E">
        <w:rPr>
          <w:rFonts w:ascii="Gill Sans MT" w:hAnsi="Gill Sans MT"/>
          <w:lang w:val="en-US"/>
        </w:rPr>
        <w:t>responsibilities;</w:t>
      </w:r>
      <w:proofErr w:type="gramEnd"/>
    </w:p>
    <w:p w:rsidRPr="0027106E" w:rsidR="00EF6F09" w:rsidP="004B7CC2" w:rsidRDefault="00EF6F09" w14:paraId="7E0CC22A" w14:textId="77777777">
      <w:pPr>
        <w:pStyle w:val="ListParagraph"/>
        <w:widowControl/>
        <w:numPr>
          <w:ilvl w:val="0"/>
          <w:numId w:val="1"/>
        </w:numPr>
        <w:spacing w:before="0" w:after="120"/>
        <w:contextualSpacing/>
        <w:jc w:val="both"/>
        <w:rPr>
          <w:rFonts w:ascii="Gill Sans MT" w:hAnsi="Gill Sans MT"/>
          <w:lang w:val="en-US"/>
        </w:rPr>
      </w:pPr>
      <w:r w:rsidRPr="0027106E">
        <w:rPr>
          <w:rFonts w:ascii="Gill Sans MT" w:hAnsi="Gill Sans MT"/>
          <w:lang w:val="en-US"/>
        </w:rPr>
        <w:t xml:space="preserve">Security </w:t>
      </w:r>
      <w:proofErr w:type="gramStart"/>
      <w:r w:rsidRPr="0027106E">
        <w:rPr>
          <w:rFonts w:ascii="Gill Sans MT" w:hAnsi="Gill Sans MT"/>
          <w:lang w:val="en-US"/>
        </w:rPr>
        <w:t>requirements;</w:t>
      </w:r>
      <w:proofErr w:type="gramEnd"/>
    </w:p>
    <w:p w:rsidRPr="0027106E" w:rsidR="00EF6F09" w:rsidP="004B7CC2" w:rsidRDefault="00EF6F09" w14:paraId="4A81BD5E" w14:textId="77777777">
      <w:pPr>
        <w:pStyle w:val="ListParagraph"/>
        <w:widowControl/>
        <w:numPr>
          <w:ilvl w:val="0"/>
          <w:numId w:val="1"/>
        </w:numPr>
        <w:spacing w:before="0" w:after="120"/>
        <w:contextualSpacing/>
        <w:jc w:val="both"/>
        <w:rPr>
          <w:rFonts w:ascii="Gill Sans MT" w:hAnsi="Gill Sans MT"/>
          <w:lang w:val="en-US"/>
        </w:rPr>
      </w:pPr>
      <w:r w:rsidRPr="0027106E">
        <w:rPr>
          <w:rFonts w:ascii="Gill Sans MT" w:hAnsi="Gill Sans MT"/>
          <w:lang w:val="en-US"/>
        </w:rPr>
        <w:t xml:space="preserve">Activity risk assessment and mitigation </w:t>
      </w:r>
      <w:proofErr w:type="gramStart"/>
      <w:r w:rsidRPr="0027106E">
        <w:rPr>
          <w:rFonts w:ascii="Gill Sans MT" w:hAnsi="Gill Sans MT"/>
          <w:lang w:val="en-US"/>
        </w:rPr>
        <w:t>measures;</w:t>
      </w:r>
      <w:proofErr w:type="gramEnd"/>
    </w:p>
    <w:p w:rsidRPr="0027106E" w:rsidR="00EF6F09" w:rsidP="004B7CC2" w:rsidRDefault="00EF6F09" w14:paraId="6E4A9F94" w14:textId="77777777">
      <w:pPr>
        <w:pStyle w:val="ListParagraph"/>
        <w:widowControl/>
        <w:numPr>
          <w:ilvl w:val="0"/>
          <w:numId w:val="1"/>
        </w:numPr>
        <w:spacing w:before="0" w:after="120"/>
        <w:contextualSpacing/>
        <w:jc w:val="both"/>
        <w:rPr>
          <w:rFonts w:ascii="Gill Sans MT" w:hAnsi="Gill Sans MT"/>
          <w:lang w:val="en-US"/>
        </w:rPr>
      </w:pPr>
      <w:r w:rsidRPr="0027106E">
        <w:rPr>
          <w:rFonts w:ascii="Gill Sans MT" w:hAnsi="Gill Sans MT"/>
          <w:lang w:val="en-US"/>
        </w:rPr>
        <w:t xml:space="preserve">Security Plan focus areas; and </w:t>
      </w:r>
    </w:p>
    <w:p w:rsidR="00EF6F09" w:rsidP="2BF12D28" w:rsidRDefault="00EF6F09" w14:paraId="576F534C" w14:textId="1D3F11D0">
      <w:pPr>
        <w:pStyle w:val="ListParagraph"/>
        <w:widowControl w:val="1"/>
        <w:numPr>
          <w:ilvl w:val="0"/>
          <w:numId w:val="1"/>
        </w:numPr>
        <w:spacing w:before="0" w:after="120"/>
        <w:contextualSpacing/>
        <w:jc w:val="both"/>
        <w:rPr>
          <w:ins w:author="Madelyn Eickoff" w:date="2024-04-18T13:35:07.792Z" w:id="1563096727"/>
          <w:rFonts w:ascii="Gill Sans MT" w:hAnsi="Gill Sans MT"/>
          <w:lang w:val="en-US"/>
        </w:rPr>
      </w:pPr>
      <w:r w:rsidRPr="2BF12D28" w:rsidR="00EF6F09">
        <w:rPr>
          <w:rFonts w:ascii="Gill Sans MT" w:hAnsi="Gill Sans MT"/>
          <w:lang w:val="en-US"/>
        </w:rPr>
        <w:t>Security Points of Contact (POC).</w:t>
      </w:r>
    </w:p>
    <w:p w:rsidR="71B877C0" w:rsidP="2BF12D28" w:rsidRDefault="71B877C0" w14:paraId="7EE11513" w14:textId="1A584E69">
      <w:pPr>
        <w:pStyle w:val="Normal"/>
        <w:widowControl w:val="1"/>
        <w:spacing w:before="0" w:after="120"/>
        <w:ind w:left="0"/>
        <w:contextualSpacing/>
        <w:jc w:val="both"/>
        <w:rPr>
          <w:rFonts w:ascii="Gill Sans MT" w:hAnsi="Gill Sans MT"/>
          <w:lang w:val="en-US"/>
        </w:rPr>
        <w:pPrChange w:author="Madelyn Eickoff" w:date="2024-04-18T13:35:21.009Z">
          <w:pPr>
            <w:pStyle w:val="ListParagraph"/>
            <w:widowControl w:val="1"/>
            <w:numPr>
              <w:ilvl w:val="0"/>
              <w:numId w:val="1"/>
            </w:numPr>
            <w:spacing w:before="0" w:after="120"/>
            <w:contextualSpacing/>
            <w:jc w:val="both"/>
          </w:pPr>
        </w:pPrChange>
      </w:pPr>
      <w:ins w:author="Madelyn Eickoff" w:date="2024-04-18T13:35:51.706Z" w:id="1768707445">
        <w:r w:rsidRPr="2BF12D28" w:rsidR="71B877C0">
          <w:rPr>
            <w:rFonts w:ascii="Gill Sans MT" w:hAnsi="Gill Sans MT"/>
            <w:lang w:val="en-US"/>
          </w:rPr>
          <w:t xml:space="preserve">POA’s </w:t>
        </w:r>
      </w:ins>
      <w:commentRangeStart w:id="238684592"/>
      <w:ins w:author="Madelyn Eickoff" w:date="2024-04-18T13:35:51.706Z" w:id="799631387">
        <w:r w:rsidRPr="2BF12D28" w:rsidR="71B877C0">
          <w:rPr>
            <w:rFonts w:ascii="Gill Sans MT" w:hAnsi="Gill Sans MT"/>
            <w:lang w:val="en-US"/>
          </w:rPr>
          <w:t>organizational security strategy</w:t>
        </w:r>
      </w:ins>
      <w:commentRangeEnd w:id="238684592"/>
      <w:r>
        <w:rPr>
          <w:rStyle w:val="CommentReference"/>
        </w:rPr>
        <w:commentReference w:id="238684592"/>
      </w:r>
      <w:ins w:author="Madelyn Eickoff" w:date="2024-04-18T13:35:51.706Z" w:id="1165506061">
        <w:r w:rsidRPr="2BF12D28" w:rsidR="71B877C0">
          <w:rPr>
            <w:rFonts w:ascii="Gill Sans MT" w:hAnsi="Gill Sans MT"/>
            <w:lang w:val="en-US"/>
          </w:rPr>
          <w:t xml:space="preserve"> for JA </w:t>
        </w:r>
      </w:ins>
      <w:ins w:author="Madelyn Eickoff" w:date="2024-04-18T13:36:50.379Z" w:id="935773919">
        <w:r w:rsidRPr="2BF12D28" w:rsidR="71B877C0">
          <w:rPr>
            <w:rFonts w:ascii="Gill Sans MT" w:hAnsi="Gill Sans MT"/>
            <w:lang w:val="en-US"/>
          </w:rPr>
          <w:t>utilizes</w:t>
        </w:r>
        <w:r w:rsidRPr="2BF12D28" w:rsidR="71B877C0">
          <w:rPr>
            <w:rFonts w:ascii="Gill Sans MT" w:hAnsi="Gill Sans MT"/>
            <w:lang w:val="en-US"/>
          </w:rPr>
          <w:t xml:space="preserve"> the t</w:t>
        </w:r>
        <w:r w:rsidRPr="2BF12D28" w:rsidR="27BD92B5">
          <w:rPr>
            <w:rFonts w:ascii="Gill Sans MT" w:hAnsi="Gill Sans MT"/>
            <w:lang w:val="en-US"/>
          </w:rPr>
          <w:t>hree elements of the security triangle</w:t>
        </w:r>
      </w:ins>
      <w:ins w:author="Madelyn Eickoff" w:date="2024-04-18T13:37:08.939Z" w:id="1434682214">
        <w:r w:rsidRPr="2BF12D28" w:rsidR="27BD92B5">
          <w:rPr>
            <w:rFonts w:ascii="Gill Sans MT" w:hAnsi="Gill Sans MT"/>
            <w:lang w:val="en-US"/>
          </w:rPr>
          <w:t xml:space="preserve">, namely, acceptance, </w:t>
        </w:r>
        <w:r w:rsidRPr="2BF12D28" w:rsidR="27BD92B5">
          <w:rPr>
            <w:rFonts w:ascii="Gill Sans MT" w:hAnsi="Gill Sans MT"/>
            <w:lang w:val="en-US"/>
          </w:rPr>
          <w:t>deterrence</w:t>
        </w:r>
        <w:r w:rsidRPr="2BF12D28" w:rsidR="27BD92B5">
          <w:rPr>
            <w:rFonts w:ascii="Gill Sans MT" w:hAnsi="Gill Sans MT"/>
            <w:lang w:val="en-US"/>
          </w:rPr>
          <w:t>, and protection.</w:t>
        </w:r>
      </w:ins>
    </w:p>
    <w:p w:rsidR="0027106E" w:rsidP="004B7CC2" w:rsidRDefault="0027106E" w14:paraId="370C8523" w14:textId="68F8DC6C">
      <w:pPr>
        <w:pStyle w:val="Heading1"/>
        <w:spacing w:after="120" w:line="240" w:lineRule="auto"/>
      </w:pPr>
      <w:bookmarkStart w:name="_Toc105496756" w:id="9"/>
      <w:r>
        <w:t>Activity Overview</w:t>
      </w:r>
      <w:bookmarkEnd w:id="9"/>
    </w:p>
    <w:p w:rsidRPr="0027106E" w:rsidR="0027106E" w:rsidP="004B7CC2" w:rsidRDefault="0027106E" w14:paraId="02697DF3" w14:textId="77777777">
      <w:pPr>
        <w:spacing w:after="120" w:line="240" w:lineRule="auto"/>
        <w:jc w:val="both"/>
      </w:pPr>
      <w:r w:rsidRPr="41F0B5E7">
        <w:t xml:space="preserve">Over the Activity’s </w:t>
      </w:r>
      <w:r>
        <w:t>five</w:t>
      </w:r>
      <w:r w:rsidRPr="41F0B5E7">
        <w:t>-year period (February 5, 2021 – February 4, 20</w:t>
      </w:r>
      <w:r>
        <w:t>2</w:t>
      </w:r>
      <w:r w:rsidRPr="41F0B5E7">
        <w:t xml:space="preserve">6), JA’s goal is to increase the capacity of the Colombian education system and to provide sustainable quality education in areas impacted by migration. POA anticipates </w:t>
      </w:r>
      <w:proofErr w:type="spellStart"/>
      <w:r>
        <w:t>i</w:t>
      </w:r>
      <w:proofErr w:type="spellEnd"/>
      <w:r>
        <w:t xml:space="preserve">) </w:t>
      </w:r>
      <w:r w:rsidRPr="41F0B5E7">
        <w:t>fortifying</w:t>
      </w:r>
      <w:r>
        <w:t xml:space="preserve"> </w:t>
      </w:r>
      <w:r w:rsidRPr="41F0B5E7">
        <w:t>learning environments</w:t>
      </w:r>
      <w:r>
        <w:t xml:space="preserve"> and</w:t>
      </w:r>
      <w:r w:rsidRPr="41F0B5E7">
        <w:t xml:space="preserve"> the capacity of educators and curricula; </w:t>
      </w:r>
      <w:r>
        <w:t xml:space="preserve">ii) </w:t>
      </w:r>
      <w:r w:rsidRPr="41F0B5E7">
        <w:t xml:space="preserve">increasing access to education in 400 schools; and </w:t>
      </w:r>
      <w:r>
        <w:t xml:space="preserve">iii) </w:t>
      </w:r>
      <w:r w:rsidRPr="41F0B5E7">
        <w:t>strengthening the capacity of 15,000 teachers. The Activity targets nine urban and peri-urban regions facing a</w:t>
      </w:r>
      <w:r>
        <w:t xml:space="preserve"> </w:t>
      </w:r>
      <w:r w:rsidRPr="0027106E">
        <w:t>high influx of Venezuelan refugees and returned migrants: Barranquilla, Bogotá, Bucaramanga, Cali, Cartagena, Cúcuta, Medellín, Riohacha, and Santa Marta.</w:t>
      </w:r>
    </w:p>
    <w:p w:rsidRPr="0027106E" w:rsidR="0027106E" w:rsidP="004B7CC2" w:rsidRDefault="0027106E" w14:paraId="4A3309B8" w14:textId="67568FE4">
      <w:pPr>
        <w:spacing w:after="120" w:line="240" w:lineRule="auto"/>
        <w:jc w:val="both"/>
      </w:pPr>
      <w:r w:rsidRPr="0027106E">
        <w:t>In-line with the objectives of USAID's New Partnership Initiative</w:t>
      </w:r>
      <w:r>
        <w:t>s</w:t>
      </w:r>
      <w:r w:rsidRPr="0027106E">
        <w:t xml:space="preserve"> (NPI), JA will work with the Core Partners and Technical Resource Partners (TRP) to build local capacity and sustainability far beyond the five-year implementation period of the Activity. Additionally, JA will provide institutional strengthening to local and regional governments, schools, secretariats, municipal and national agencies, and Civil Society Organizations (CSOs) through a wide range of strategies structured to meet JA’s objectives and goals. </w:t>
      </w:r>
    </w:p>
    <w:p w:rsidRPr="0027106E" w:rsidR="0027106E" w:rsidP="004B7CC2" w:rsidRDefault="0027106E" w14:paraId="1D22B471" w14:textId="7EDB0C1E">
      <w:pPr>
        <w:spacing w:after="120" w:line="240" w:lineRule="auto"/>
        <w:jc w:val="both"/>
      </w:pPr>
      <w:r w:rsidRPr="0027106E">
        <w:t>Activity implementation is structured in three key and interconnected focus areas:</w:t>
      </w:r>
    </w:p>
    <w:p w:rsidRPr="0027106E" w:rsidR="0027106E" w:rsidP="004B7CC2" w:rsidRDefault="0027106E" w14:paraId="5771161C" w14:textId="3C519DEE">
      <w:pPr>
        <w:pStyle w:val="ListParagraph"/>
        <w:widowControl/>
        <w:numPr>
          <w:ilvl w:val="0"/>
          <w:numId w:val="2"/>
        </w:numPr>
        <w:spacing w:before="0" w:after="120"/>
        <w:contextualSpacing/>
        <w:jc w:val="both"/>
        <w:rPr>
          <w:rFonts w:ascii="Gill Sans MT" w:hAnsi="Gill Sans MT"/>
          <w:lang w:val="en-US"/>
        </w:rPr>
      </w:pPr>
      <w:r w:rsidRPr="0027106E">
        <w:rPr>
          <w:rFonts w:ascii="Gill Sans MT" w:hAnsi="Gill Sans MT"/>
          <w:lang w:val="en-US"/>
        </w:rPr>
        <w:t xml:space="preserve">Technical </w:t>
      </w:r>
      <w:proofErr w:type="gramStart"/>
      <w:r>
        <w:rPr>
          <w:rFonts w:ascii="Gill Sans MT" w:hAnsi="Gill Sans MT"/>
          <w:lang w:val="en-US"/>
        </w:rPr>
        <w:t>p</w:t>
      </w:r>
      <w:r w:rsidRPr="0027106E">
        <w:rPr>
          <w:rFonts w:ascii="Gill Sans MT" w:hAnsi="Gill Sans MT"/>
          <w:lang w:val="en-US"/>
        </w:rPr>
        <w:t>rograms;</w:t>
      </w:r>
      <w:proofErr w:type="gramEnd"/>
      <w:r w:rsidRPr="0027106E">
        <w:rPr>
          <w:rFonts w:ascii="Gill Sans MT" w:hAnsi="Gill Sans MT"/>
          <w:lang w:val="en-US"/>
        </w:rPr>
        <w:t xml:space="preserve"> </w:t>
      </w:r>
    </w:p>
    <w:p w:rsidRPr="0027106E" w:rsidR="0027106E" w:rsidP="004B7CC2" w:rsidRDefault="0027106E" w14:paraId="286A1FD1" w14:textId="3008E97B">
      <w:pPr>
        <w:pStyle w:val="ListParagraph"/>
        <w:widowControl/>
        <w:numPr>
          <w:ilvl w:val="0"/>
          <w:numId w:val="2"/>
        </w:numPr>
        <w:spacing w:before="0" w:after="120"/>
        <w:contextualSpacing/>
        <w:jc w:val="both"/>
        <w:rPr>
          <w:rFonts w:ascii="Gill Sans MT" w:hAnsi="Gill Sans MT"/>
          <w:lang w:val="en-US"/>
        </w:rPr>
      </w:pPr>
      <w:r w:rsidRPr="0027106E">
        <w:rPr>
          <w:rFonts w:ascii="Gill Sans MT" w:hAnsi="Gill Sans MT"/>
          <w:lang w:val="en-US"/>
        </w:rPr>
        <w:t xml:space="preserve">Capacity </w:t>
      </w:r>
      <w:r>
        <w:rPr>
          <w:rFonts w:ascii="Gill Sans MT" w:hAnsi="Gill Sans MT"/>
          <w:lang w:val="en-US"/>
        </w:rPr>
        <w:t>d</w:t>
      </w:r>
      <w:r w:rsidRPr="0027106E">
        <w:rPr>
          <w:rFonts w:ascii="Gill Sans MT" w:hAnsi="Gill Sans MT"/>
          <w:lang w:val="en-US"/>
        </w:rPr>
        <w:t xml:space="preserve">evelopment; and </w:t>
      </w:r>
    </w:p>
    <w:p w:rsidRPr="0027106E" w:rsidR="0027106E" w:rsidP="004B7CC2" w:rsidRDefault="0027106E" w14:paraId="0A536122" w14:textId="77777777">
      <w:pPr>
        <w:pStyle w:val="ListParagraph"/>
        <w:widowControl/>
        <w:numPr>
          <w:ilvl w:val="0"/>
          <w:numId w:val="2"/>
        </w:numPr>
        <w:spacing w:before="0" w:after="120"/>
        <w:contextualSpacing/>
        <w:jc w:val="both"/>
        <w:rPr>
          <w:rFonts w:ascii="Gill Sans MT" w:hAnsi="Gill Sans MT"/>
          <w:lang w:val="en-US"/>
        </w:rPr>
      </w:pPr>
      <w:r w:rsidRPr="0027106E">
        <w:rPr>
          <w:rFonts w:ascii="Gill Sans MT" w:hAnsi="Gill Sans MT"/>
          <w:lang w:val="en-US"/>
        </w:rPr>
        <w:t>Collective impact.</w:t>
      </w:r>
    </w:p>
    <w:p w:rsidR="0027106E" w:rsidP="004B7CC2" w:rsidRDefault="0027106E" w14:paraId="4DB39DE9" w14:textId="30832C07">
      <w:pPr>
        <w:spacing w:after="120" w:line="240" w:lineRule="auto"/>
        <w:jc w:val="both"/>
      </w:pPr>
      <w:r w:rsidRPr="0027106E">
        <w:t>JA has organized its programming on focus areas (</w:t>
      </w:r>
      <w:proofErr w:type="spellStart"/>
      <w:r w:rsidRPr="0027106E">
        <w:t>i</w:t>
      </w:r>
      <w:proofErr w:type="spellEnd"/>
      <w:r w:rsidRPr="0027106E">
        <w:t xml:space="preserve">), (ii) and (iii) to stress its systemic approach that ranges from pre-primary programming to large-scale partnerships.  Technical programs are comprised of pre-primary, primary, and secondary </w:t>
      </w:r>
      <w:r w:rsidRPr="0027106E" w:rsidR="00D63BE0">
        <w:t>schools,</w:t>
      </w:r>
      <w:r w:rsidRPr="0027106E">
        <w:t xml:space="preserve"> and </w:t>
      </w:r>
      <w:r w:rsidR="00D63BE0">
        <w:t>communities’</w:t>
      </w:r>
      <w:r w:rsidRPr="0027106E">
        <w:t xml:space="preserve"> work.  Capacity development relates to JA’s efforts in two lines of work: Core Partners and other implementing partners, and government institutions.  Collective Impact includes work with governing bodies, outreach and communications activities, and partnerships and alliances. Additionally</w:t>
      </w:r>
      <w:r w:rsidR="00D63BE0">
        <w:t>,</w:t>
      </w:r>
      <w:r w:rsidRPr="0027106E">
        <w:t xml:space="preserve"> there</w:t>
      </w:r>
      <w:r w:rsidR="00D63BE0">
        <w:t xml:space="preserve"> </w:t>
      </w:r>
      <w:r w:rsidRPr="0027106E">
        <w:t xml:space="preserve">are cross-cutting topics such as gender and social inclusion and others that support </w:t>
      </w:r>
      <w:r w:rsidR="00D63BE0">
        <w:t>A</w:t>
      </w:r>
      <w:r w:rsidRPr="0027106E">
        <w:t>ctivity implementation, such as Monitoring, Learning, and Evaluation (MEL) and Operations.   </w:t>
      </w:r>
    </w:p>
    <w:p w:rsidR="00D63BE0" w:rsidP="004B7CC2" w:rsidRDefault="00D63BE0" w14:paraId="333CC2EA" w14:textId="29CD1A9D">
      <w:pPr>
        <w:pStyle w:val="Heading1"/>
        <w:spacing w:after="120" w:line="240" w:lineRule="auto"/>
      </w:pPr>
      <w:bookmarkStart w:name="_Toc105496757" w:id="10"/>
      <w:r>
        <w:t>Security Philosophy and Management Responsibilities</w:t>
      </w:r>
      <w:bookmarkEnd w:id="10"/>
    </w:p>
    <w:p w:rsidR="00D63BE0" w:rsidP="004B7CC2" w:rsidRDefault="00D63BE0" w14:paraId="01543208" w14:textId="4DB24CF0">
      <w:pPr>
        <w:spacing w:after="120" w:line="240" w:lineRule="auto"/>
        <w:jc w:val="both"/>
      </w:pPr>
      <w:r w:rsidRPr="41F0B5E7">
        <w:t xml:space="preserve">POA is committed to effective risk management and guarantees that it allocates economic, technical, and human resources to manage risks associated with physical security to preserve the life, integrity, and health of its employees and allies. Zero catastrophic events associated with physical security have been set as a goal. </w:t>
      </w:r>
      <w:r>
        <w:t xml:space="preserve">POA’s </w:t>
      </w:r>
      <w:r w:rsidRPr="41F0B5E7">
        <w:t xml:space="preserve">Country Director is committed to the continuous improvement of physical security processes </w:t>
      </w:r>
      <w:r>
        <w:t xml:space="preserve">and </w:t>
      </w:r>
      <w:r w:rsidRPr="41F0B5E7">
        <w:t xml:space="preserve">communicating to interested parties the purpose of this policy, </w:t>
      </w:r>
      <w:r>
        <w:t xml:space="preserve">along with its </w:t>
      </w:r>
      <w:r w:rsidRPr="41F0B5E7">
        <w:t>objectives, and set goals</w:t>
      </w:r>
      <w:r w:rsidR="00A07F80">
        <w:t xml:space="preserve"> below.</w:t>
      </w:r>
    </w:p>
    <w:p w:rsidR="00F64AC9" w:rsidP="004B7CC2" w:rsidRDefault="00F64AC9" w14:paraId="4C3E6F46" w14:textId="77777777">
      <w:pPr>
        <w:spacing w:after="120" w:line="240" w:lineRule="auto"/>
        <w:jc w:val="both"/>
      </w:pPr>
    </w:p>
    <w:p w:rsidRPr="00F64AC9" w:rsidR="00A07F80" w:rsidP="004B7CC2" w:rsidRDefault="00F64AC9" w14:paraId="45394827" w14:textId="4360B2BF">
      <w:pPr>
        <w:spacing w:after="120" w:line="240" w:lineRule="auto"/>
        <w:jc w:val="center"/>
        <w:rPr>
          <w:b/>
          <w:bCs/>
        </w:rPr>
      </w:pPr>
      <w:r w:rsidRPr="00F64AC9">
        <w:rPr>
          <w:b/>
          <w:bCs/>
        </w:rPr>
        <w:t>Table 1. JA Safety and Security Plan Goals</w:t>
      </w:r>
    </w:p>
    <w:tbl>
      <w:tblPr>
        <w:tblStyle w:val="TableGrid"/>
        <w:tblpPr w:leftFromText="180" w:rightFromText="180" w:vertAnchor="text" w:horzAnchor="margin" w:tblpXSpec="center" w:tblpY="178"/>
        <w:tblW w:w="0" w:type="auto"/>
        <w:tblLook w:val="04A0" w:firstRow="1" w:lastRow="0" w:firstColumn="1" w:lastColumn="0" w:noHBand="0" w:noVBand="1"/>
      </w:tblPr>
      <w:tblGrid>
        <w:gridCol w:w="1075"/>
        <w:gridCol w:w="5940"/>
      </w:tblGrid>
      <w:tr w:rsidR="00A07F80" w:rsidTr="00A07F80" w14:paraId="5938343B" w14:textId="77777777">
        <w:tc>
          <w:tcPr>
            <w:tcW w:w="1075" w:type="dxa"/>
          </w:tcPr>
          <w:p w:rsidR="00A07F80" w:rsidP="004B7CC2" w:rsidRDefault="00A07F80" w14:paraId="00F35D47" w14:textId="57F9A99D">
            <w:pPr>
              <w:spacing w:after="120"/>
              <w:jc w:val="center"/>
            </w:pPr>
            <w:r>
              <w:rPr>
                <w:noProof/>
              </w:rPr>
              <w:drawing>
                <wp:anchor distT="0" distB="0" distL="114300" distR="114300" simplePos="0" relativeHeight="251640832" behindDoc="0" locked="0" layoutInCell="1" allowOverlap="1" wp14:anchorId="30C28F7D" wp14:editId="3B98D824">
                  <wp:simplePos x="0" y="0"/>
                  <wp:positionH relativeFrom="margin">
                    <wp:posOffset>113073</wp:posOffset>
                  </wp:positionH>
                  <wp:positionV relativeFrom="paragraph">
                    <wp:posOffset>25243</wp:posOffset>
                  </wp:positionV>
                  <wp:extent cx="359080" cy="478773"/>
                  <wp:effectExtent l="0" t="0" r="3175" b="0"/>
                  <wp:wrapNone/>
                  <wp:docPr id="8" name="Picture 8"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icon&#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9080" cy="478773"/>
                          </a:xfrm>
                          <a:prstGeom prst="rect">
                            <a:avLst/>
                          </a:prstGeom>
                        </pic:spPr>
                      </pic:pic>
                    </a:graphicData>
                  </a:graphic>
                  <wp14:sizeRelH relativeFrom="margin">
                    <wp14:pctWidth>0</wp14:pctWidth>
                  </wp14:sizeRelH>
                  <wp14:sizeRelV relativeFrom="margin">
                    <wp14:pctHeight>0</wp14:pctHeight>
                  </wp14:sizeRelV>
                </wp:anchor>
              </w:drawing>
            </w:r>
          </w:p>
          <w:p w:rsidR="00A07F80" w:rsidP="004B7CC2" w:rsidRDefault="00A07F80" w14:paraId="7CE665B1" w14:textId="134E103D">
            <w:pPr>
              <w:spacing w:after="120"/>
            </w:pPr>
          </w:p>
        </w:tc>
        <w:tc>
          <w:tcPr>
            <w:tcW w:w="5940" w:type="dxa"/>
            <w:vAlign w:val="center"/>
          </w:tcPr>
          <w:p w:rsidR="00A07F80" w:rsidP="004B7CC2" w:rsidRDefault="00A07F80" w14:paraId="2DD82CB7" w14:textId="2A6D75ED">
            <w:pPr>
              <w:spacing w:after="120"/>
              <w:jc w:val="center"/>
            </w:pPr>
            <w:r w:rsidRPr="41F0B5E7">
              <w:t>Zero fatalities associated with physical security</w:t>
            </w:r>
            <w:r w:rsidR="006A5E74">
              <w:t>.</w:t>
            </w:r>
          </w:p>
        </w:tc>
      </w:tr>
      <w:tr w:rsidR="00A07F80" w:rsidTr="00A07F80" w14:paraId="1DA1B116" w14:textId="77777777">
        <w:tc>
          <w:tcPr>
            <w:tcW w:w="1075" w:type="dxa"/>
          </w:tcPr>
          <w:p w:rsidR="00A07F80" w:rsidP="004B7CC2" w:rsidRDefault="00A07F80" w14:paraId="5C38ADC6" w14:textId="0E194C9A">
            <w:pPr>
              <w:spacing w:after="120"/>
              <w:jc w:val="both"/>
            </w:pPr>
            <w:r>
              <w:rPr>
                <w:noProof/>
              </w:rPr>
              <w:drawing>
                <wp:anchor distT="0" distB="0" distL="114300" distR="114300" simplePos="0" relativeHeight="251652096" behindDoc="0" locked="0" layoutInCell="1" allowOverlap="1" wp14:anchorId="001088F6" wp14:editId="71A8C287">
                  <wp:simplePos x="0" y="0"/>
                  <wp:positionH relativeFrom="margin">
                    <wp:posOffset>87578</wp:posOffset>
                  </wp:positionH>
                  <wp:positionV relativeFrom="paragraph">
                    <wp:posOffset>64970</wp:posOffset>
                  </wp:positionV>
                  <wp:extent cx="396658" cy="396658"/>
                  <wp:effectExtent l="0" t="0" r="3810" b="3810"/>
                  <wp:wrapNone/>
                  <wp:docPr id="9" name="Picture 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6658" cy="396658"/>
                          </a:xfrm>
                          <a:prstGeom prst="rect">
                            <a:avLst/>
                          </a:prstGeom>
                        </pic:spPr>
                      </pic:pic>
                    </a:graphicData>
                  </a:graphic>
                  <wp14:sizeRelH relativeFrom="margin">
                    <wp14:pctWidth>0</wp14:pctWidth>
                  </wp14:sizeRelH>
                  <wp14:sizeRelV relativeFrom="margin">
                    <wp14:pctHeight>0</wp14:pctHeight>
                  </wp14:sizeRelV>
                </wp:anchor>
              </w:drawing>
            </w:r>
          </w:p>
        </w:tc>
        <w:tc>
          <w:tcPr>
            <w:tcW w:w="5940" w:type="dxa"/>
            <w:vAlign w:val="center"/>
          </w:tcPr>
          <w:p w:rsidR="00A07F80" w:rsidP="004B7CC2" w:rsidRDefault="00A07F80" w14:paraId="4329E0FB" w14:textId="77777777">
            <w:pPr>
              <w:spacing w:after="120"/>
              <w:jc w:val="center"/>
            </w:pPr>
          </w:p>
          <w:p w:rsidR="00A07F80" w:rsidP="004B7CC2" w:rsidRDefault="00A07F80" w14:paraId="056F65D1" w14:textId="4451CA08">
            <w:pPr>
              <w:spacing w:after="120"/>
              <w:jc w:val="center"/>
            </w:pPr>
            <w:r w:rsidRPr="41F0B5E7">
              <w:t>100 percent trip monitoring and control</w:t>
            </w:r>
            <w:r w:rsidR="006A5E74">
              <w:t>.</w:t>
            </w:r>
          </w:p>
        </w:tc>
      </w:tr>
      <w:tr w:rsidR="00A07F80" w:rsidTr="00A07F80" w14:paraId="01910538" w14:textId="77777777">
        <w:tc>
          <w:tcPr>
            <w:tcW w:w="1075" w:type="dxa"/>
          </w:tcPr>
          <w:p w:rsidR="00A07F80" w:rsidP="004B7CC2" w:rsidRDefault="00A07F80" w14:paraId="3EA9B651" w14:textId="00CF1B67">
            <w:pPr>
              <w:spacing w:after="120"/>
              <w:jc w:val="both"/>
            </w:pPr>
            <w:r>
              <w:rPr>
                <w:noProof/>
              </w:rPr>
              <w:drawing>
                <wp:anchor distT="0" distB="0" distL="114300" distR="114300" simplePos="0" relativeHeight="251654144" behindDoc="0" locked="0" layoutInCell="1" allowOverlap="1" wp14:anchorId="1483F436" wp14:editId="723BB2FF">
                  <wp:simplePos x="0" y="0"/>
                  <wp:positionH relativeFrom="column">
                    <wp:posOffset>96058</wp:posOffset>
                  </wp:positionH>
                  <wp:positionV relativeFrom="paragraph">
                    <wp:posOffset>73295</wp:posOffset>
                  </wp:positionV>
                  <wp:extent cx="350728" cy="374110"/>
                  <wp:effectExtent l="0" t="0" r="0" b="6985"/>
                  <wp:wrapNone/>
                  <wp:docPr id="10" name="Picture 10" descr="A picture containing text, hang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text, hanger&#10;&#10;Description automatically generated"/>
                          <pic:cNvPicPr/>
                        </pic:nvPicPr>
                        <pic:blipFill>
                          <a:blip r:embed="rId15">
                            <a:extLst>
                              <a:ext uri="{BEBA8EAE-BF5A-486C-A8C5-ECC9F3942E4B}">
                                <a14:imgProps xmlns:a14="http://schemas.microsoft.com/office/drawing/2010/main">
                                  <a14:imgLayer r:embed="rId16">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50728" cy="374110"/>
                          </a:xfrm>
                          <a:prstGeom prst="rect">
                            <a:avLst/>
                          </a:prstGeom>
                        </pic:spPr>
                      </pic:pic>
                    </a:graphicData>
                  </a:graphic>
                  <wp14:sizeRelH relativeFrom="margin">
                    <wp14:pctWidth>0</wp14:pctWidth>
                  </wp14:sizeRelH>
                  <wp14:sizeRelV relativeFrom="margin">
                    <wp14:pctHeight>0</wp14:pctHeight>
                  </wp14:sizeRelV>
                </wp:anchor>
              </w:drawing>
            </w:r>
          </w:p>
          <w:p w:rsidR="00A07F80" w:rsidP="004B7CC2" w:rsidRDefault="00A07F80" w14:paraId="5F134845" w14:textId="0FC42768">
            <w:pPr>
              <w:spacing w:after="120"/>
              <w:jc w:val="both"/>
            </w:pPr>
          </w:p>
        </w:tc>
        <w:tc>
          <w:tcPr>
            <w:tcW w:w="5940" w:type="dxa"/>
            <w:vAlign w:val="center"/>
          </w:tcPr>
          <w:p w:rsidR="00A07F80" w:rsidP="004B7CC2" w:rsidRDefault="00A07F80" w14:paraId="01C87083" w14:textId="10C072F2">
            <w:pPr>
              <w:spacing w:after="120"/>
              <w:jc w:val="center"/>
            </w:pPr>
            <w:r w:rsidRPr="41F0B5E7">
              <w:t>Increase the perception of travel safety associated with POA operations</w:t>
            </w:r>
            <w:r w:rsidR="006A5E74">
              <w:t>.</w:t>
            </w:r>
          </w:p>
        </w:tc>
      </w:tr>
      <w:tr w:rsidR="00A07F80" w:rsidTr="00A07F80" w14:paraId="2D057C21" w14:textId="77777777">
        <w:tc>
          <w:tcPr>
            <w:tcW w:w="1075" w:type="dxa"/>
          </w:tcPr>
          <w:p w:rsidR="00A07F80" w:rsidP="004B7CC2" w:rsidRDefault="00A07F80" w14:paraId="55DA35BF" w14:textId="29DEA881">
            <w:pPr>
              <w:spacing w:after="120"/>
              <w:jc w:val="both"/>
            </w:pPr>
            <w:r>
              <w:rPr>
                <w:noProof/>
              </w:rPr>
              <w:drawing>
                <wp:anchor distT="0" distB="0" distL="114300" distR="114300" simplePos="0" relativeHeight="251661312" behindDoc="0" locked="0" layoutInCell="1" allowOverlap="1" wp14:anchorId="013ABF8A" wp14:editId="774EC783">
                  <wp:simplePos x="0" y="0"/>
                  <wp:positionH relativeFrom="column">
                    <wp:posOffset>95868</wp:posOffset>
                  </wp:positionH>
                  <wp:positionV relativeFrom="paragraph">
                    <wp:posOffset>72851</wp:posOffset>
                  </wp:positionV>
                  <wp:extent cx="388307" cy="362030"/>
                  <wp:effectExtent l="0" t="0" r="0" b="0"/>
                  <wp:wrapNone/>
                  <wp:docPr id="11" name="Picture 11"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icon&#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8307" cy="362030"/>
                          </a:xfrm>
                          <a:prstGeom prst="rect">
                            <a:avLst/>
                          </a:prstGeom>
                        </pic:spPr>
                      </pic:pic>
                    </a:graphicData>
                  </a:graphic>
                  <wp14:sizeRelH relativeFrom="margin">
                    <wp14:pctWidth>0</wp14:pctWidth>
                  </wp14:sizeRelH>
                  <wp14:sizeRelV relativeFrom="margin">
                    <wp14:pctHeight>0</wp14:pctHeight>
                  </wp14:sizeRelV>
                </wp:anchor>
              </w:drawing>
            </w:r>
          </w:p>
          <w:p w:rsidR="00A07F80" w:rsidP="004B7CC2" w:rsidRDefault="00A07F80" w14:paraId="3381EE98" w14:textId="2F4CCDEF">
            <w:pPr>
              <w:spacing w:after="120"/>
              <w:jc w:val="both"/>
            </w:pPr>
          </w:p>
        </w:tc>
        <w:tc>
          <w:tcPr>
            <w:tcW w:w="5940" w:type="dxa"/>
            <w:vAlign w:val="center"/>
          </w:tcPr>
          <w:p w:rsidR="00A07F80" w:rsidP="004B7CC2" w:rsidRDefault="00A07F80" w14:paraId="1AAAFF01" w14:textId="0996ADB8">
            <w:pPr>
              <w:spacing w:after="120"/>
              <w:jc w:val="center"/>
            </w:pPr>
            <w:r w:rsidRPr="002A1296">
              <w:t>Train and raise awareness on issues associated with public risk</w:t>
            </w:r>
            <w:r w:rsidR="006A5E74">
              <w:t>s</w:t>
            </w:r>
            <w:r w:rsidRPr="002A1296">
              <w:t xml:space="preserve"> to all employees</w:t>
            </w:r>
            <w:r w:rsidR="006A5E74">
              <w:t>.</w:t>
            </w:r>
          </w:p>
        </w:tc>
      </w:tr>
      <w:tr w:rsidR="00A07F80" w:rsidTr="00A07F80" w14:paraId="1AB0A9D7" w14:textId="77777777">
        <w:tc>
          <w:tcPr>
            <w:tcW w:w="1075" w:type="dxa"/>
          </w:tcPr>
          <w:p w:rsidR="00A07F80" w:rsidP="004B7CC2" w:rsidRDefault="00A07F80" w14:paraId="3BA8DB35" w14:textId="73425D2E">
            <w:pPr>
              <w:spacing w:after="120"/>
              <w:jc w:val="both"/>
            </w:pPr>
            <w:r>
              <w:rPr>
                <w:noProof/>
              </w:rPr>
              <w:drawing>
                <wp:anchor distT="0" distB="0" distL="114300" distR="114300" simplePos="0" relativeHeight="251663360" behindDoc="0" locked="0" layoutInCell="1" allowOverlap="1" wp14:anchorId="3620C950" wp14:editId="2448D591">
                  <wp:simplePos x="0" y="0"/>
                  <wp:positionH relativeFrom="column">
                    <wp:posOffset>75182</wp:posOffset>
                  </wp:positionH>
                  <wp:positionV relativeFrom="paragraph">
                    <wp:posOffset>80027</wp:posOffset>
                  </wp:positionV>
                  <wp:extent cx="388226" cy="397470"/>
                  <wp:effectExtent l="0" t="0" r="0" b="3175"/>
                  <wp:wrapNone/>
                  <wp:docPr id="12" name="Picture 12" descr="A picture containing text, clock,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clock, clipar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8226" cy="397470"/>
                          </a:xfrm>
                          <a:prstGeom prst="rect">
                            <a:avLst/>
                          </a:prstGeom>
                        </pic:spPr>
                      </pic:pic>
                    </a:graphicData>
                  </a:graphic>
                  <wp14:sizeRelH relativeFrom="margin">
                    <wp14:pctWidth>0</wp14:pctWidth>
                  </wp14:sizeRelH>
                  <wp14:sizeRelV relativeFrom="margin">
                    <wp14:pctHeight>0</wp14:pctHeight>
                  </wp14:sizeRelV>
                </wp:anchor>
              </w:drawing>
            </w:r>
          </w:p>
          <w:p w:rsidR="00A07F80" w:rsidP="004B7CC2" w:rsidRDefault="00A07F80" w14:paraId="4677C701" w14:textId="57EE53F3">
            <w:pPr>
              <w:spacing w:after="120"/>
              <w:jc w:val="both"/>
            </w:pPr>
          </w:p>
        </w:tc>
        <w:tc>
          <w:tcPr>
            <w:tcW w:w="5940" w:type="dxa"/>
            <w:vAlign w:val="center"/>
          </w:tcPr>
          <w:p w:rsidR="00A07F80" w:rsidP="004B7CC2" w:rsidRDefault="00A07F80" w14:paraId="7C1A5EB8" w14:textId="1EC0E926">
            <w:pPr>
              <w:spacing w:after="120"/>
              <w:jc w:val="center"/>
            </w:pPr>
            <w:r w:rsidRPr="002A1296">
              <w:t>Timely management of public risk and early warnings.</w:t>
            </w:r>
          </w:p>
        </w:tc>
      </w:tr>
    </w:tbl>
    <w:p w:rsidRPr="002A1296" w:rsidR="00D63BE0" w:rsidP="004B7CC2" w:rsidRDefault="00D63BE0" w14:paraId="2AEDD0A6" w14:textId="3E04C4AB">
      <w:pPr>
        <w:spacing w:after="120" w:line="240" w:lineRule="auto"/>
      </w:pPr>
    </w:p>
    <w:p w:rsidR="00D63BE0" w:rsidP="004B7CC2" w:rsidRDefault="00C02E69" w14:paraId="16101D59" w14:textId="3A1FB6AF">
      <w:pPr>
        <w:spacing w:after="120" w:line="240" w:lineRule="auto"/>
      </w:pPr>
      <w:r>
        <w:t xml:space="preserve"> </w:t>
      </w:r>
    </w:p>
    <w:p w:rsidRPr="00D63BE0" w:rsidR="00D63BE0" w:rsidP="004B7CC2" w:rsidRDefault="00D63BE0" w14:paraId="2AFFF972" w14:textId="13BC3531">
      <w:pPr>
        <w:spacing w:after="120" w:line="240" w:lineRule="auto"/>
      </w:pPr>
    </w:p>
    <w:p w:rsidR="0027106E" w:rsidP="004B7CC2" w:rsidRDefault="0027106E" w14:paraId="7EBDCE14" w14:textId="4D7AF328">
      <w:pPr>
        <w:spacing w:after="120" w:line="240" w:lineRule="auto"/>
        <w:jc w:val="both"/>
      </w:pPr>
    </w:p>
    <w:p w:rsidRPr="0027106E" w:rsidR="0027106E" w:rsidP="004B7CC2" w:rsidRDefault="0027106E" w14:paraId="1E39AF70" w14:textId="24700014">
      <w:pPr>
        <w:spacing w:after="120" w:line="240" w:lineRule="auto"/>
      </w:pPr>
    </w:p>
    <w:p w:rsidRPr="002A1296" w:rsidR="00EF6F09" w:rsidP="004B7CC2" w:rsidRDefault="00EF6F09" w14:paraId="1FDA069E" w14:textId="65C3F6C4">
      <w:pPr>
        <w:spacing w:after="120" w:line="240" w:lineRule="auto"/>
        <w:jc w:val="both"/>
      </w:pPr>
    </w:p>
    <w:p w:rsidRPr="00EF6F09" w:rsidR="00EF6F09" w:rsidP="004B7CC2" w:rsidRDefault="00EF6F09" w14:paraId="421CE6AB" w14:textId="6C96E0FE">
      <w:pPr>
        <w:spacing w:after="120" w:line="240" w:lineRule="auto"/>
      </w:pPr>
    </w:p>
    <w:p w:rsidR="00D27C55" w:rsidP="004B7CC2" w:rsidRDefault="00D27C55" w14:paraId="25D91565" w14:textId="3DAE5DFF">
      <w:pPr>
        <w:spacing w:after="120" w:line="240" w:lineRule="auto"/>
      </w:pPr>
    </w:p>
    <w:p w:rsidR="00D27C55" w:rsidP="004B7CC2" w:rsidRDefault="00D27C55" w14:paraId="3E00319F" w14:textId="287C65EC">
      <w:pPr>
        <w:spacing w:after="120" w:line="240" w:lineRule="auto"/>
      </w:pPr>
    </w:p>
    <w:p w:rsidR="00D27C55" w:rsidP="004B7CC2" w:rsidRDefault="00D27C55" w14:paraId="475EDB50" w14:textId="123FB357">
      <w:pPr>
        <w:spacing w:after="120" w:line="240" w:lineRule="auto"/>
      </w:pPr>
    </w:p>
    <w:p w:rsidR="00F64AC9" w:rsidP="004B7CC2" w:rsidRDefault="00F64AC9" w14:paraId="30CFBB17" w14:textId="77777777">
      <w:pPr>
        <w:spacing w:after="120" w:line="240" w:lineRule="auto"/>
      </w:pPr>
    </w:p>
    <w:p w:rsidR="00F64AC9" w:rsidP="004B7CC2" w:rsidRDefault="00F64AC9" w14:paraId="5D2ECB25" w14:textId="477F3F95" w14:noSpellErr="1">
      <w:pPr>
        <w:spacing w:after="120" w:line="240" w:lineRule="auto"/>
        <w:jc w:val="both"/>
        <w:rPr>
          <w:ins w:author="Madelyn Eickoff" w:date="2024-04-18T13:50:09.389Z" w:id="1880513512"/>
        </w:rPr>
      </w:pPr>
      <w:r w:rsidR="00F64AC9">
        <w:rPr/>
        <w:t xml:space="preserve">The JA Chief of Party (COP) and the </w:t>
      </w:r>
      <w:r w:rsidR="00F64AC9">
        <w:rPr/>
        <w:t xml:space="preserve">Director of </w:t>
      </w:r>
      <w:r w:rsidR="00F64AC9">
        <w:rPr/>
        <w:t>Operations (D</w:t>
      </w:r>
      <w:r w:rsidR="00F64203">
        <w:rPr/>
        <w:t>OP</w:t>
      </w:r>
      <w:r w:rsidR="00F64AC9">
        <w:rPr/>
        <w:t xml:space="preserve">) </w:t>
      </w:r>
      <w:r w:rsidR="00F64AC9">
        <w:rPr/>
        <w:t>are responsible for</w:t>
      </w:r>
      <w:r w:rsidR="00F64AC9">
        <w:rPr/>
        <w:t xml:space="preserve"> ensuring that the Activity team follows the organization's security policy. The Activity has a Security Coordinator</w:t>
      </w:r>
      <w:r w:rsidR="00164591">
        <w:rPr/>
        <w:t xml:space="preserve"> (SC)</w:t>
      </w:r>
      <w:r w:rsidR="00F64AC9">
        <w:rPr/>
        <w:t xml:space="preserve">, assigned full-time to JA, as well as a security service provider - Pilgrim Security &amp; Risk Management. The </w:t>
      </w:r>
      <w:r w:rsidR="00164591">
        <w:rPr/>
        <w:t>SC</w:t>
      </w:r>
      <w:r w:rsidR="00F64AC9">
        <w:rPr/>
        <w:t xml:space="preserve"> </w:t>
      </w:r>
      <w:r w:rsidR="00F64AC9">
        <w:rPr/>
        <w:t>is responsible for</w:t>
      </w:r>
      <w:r w:rsidR="00F64AC9">
        <w:rPr/>
        <w:t xml:space="preserve"> training the JA team on security issues and protocols; </w:t>
      </w:r>
      <w:r w:rsidR="00F64AC9">
        <w:rPr/>
        <w:t>monitoring</w:t>
      </w:r>
      <w:r w:rsidR="00F64AC9">
        <w:rPr/>
        <w:t xml:space="preserve"> physical security in target territories; conducting visits and safety inspections in areas of interest; issuing security recommendations; and monitoring compliance. The security provider, Pilgrim, provides operational and logistical support for the coordinator's </w:t>
      </w:r>
      <w:r w:rsidR="00F64AC9">
        <w:rPr/>
        <w:t xml:space="preserve">work, such as preparing security reports and daily, </w:t>
      </w:r>
      <w:r w:rsidR="00F64203">
        <w:rPr/>
        <w:t>weekly,</w:t>
      </w:r>
      <w:r w:rsidR="00F64AC9">
        <w:rPr/>
        <w:t xml:space="preserve"> and monthly alerts, as well as monitoring JA</w:t>
      </w:r>
      <w:r w:rsidR="00F64203">
        <w:rPr/>
        <w:t>’s staff trips.</w:t>
      </w:r>
    </w:p>
    <w:p w:rsidR="3E56D2AC" w:rsidP="2BF12D28" w:rsidRDefault="3E56D2AC" w14:paraId="6B2E8C7C" w14:textId="237A6FFD">
      <w:pPr>
        <w:pStyle w:val="Normal"/>
        <w:spacing w:after="120" w:line="240" w:lineRule="auto"/>
        <w:jc w:val="both"/>
      </w:pPr>
      <w:ins w:author="Madelyn Eickoff" w:date="2024-04-18T13:50:39.76Z" w:id="459721429">
        <w:r w:rsidR="3E56D2AC">
          <w:t>JA uses acceptance as it</w:t>
        </w:r>
      </w:ins>
      <w:ins w:author="Madelyn Eickoff" w:date="2024-04-18T13:51:56.737Z" w:id="2032026150">
        <w:r w:rsidR="3E56D2AC">
          <w:t>s cornerstone st</w:t>
        </w:r>
        <w:r w:rsidR="5578CB68">
          <w:t xml:space="preserve">rategy. Acceptance relies on building and nurturing </w:t>
        </w:r>
      </w:ins>
      <w:ins w:author="Madelyn Eickoff" w:date="2024-04-18T13:52:29.108Z" w:id="1226073209">
        <w:r w:rsidR="4A0D6216">
          <w:t>community</w:t>
        </w:r>
      </w:ins>
      <w:ins w:author="Madelyn Eickoff" w:date="2024-04-18T13:51:56.737Z" w:id="313214554">
        <w:r w:rsidR="5578CB68">
          <w:t xml:space="preserve"> goodwill </w:t>
        </w:r>
      </w:ins>
      <w:ins w:author="Madelyn Eickoff" w:date="2024-04-18T13:54:06.039Z" w:id="737538330">
        <w:r w:rsidR="52C295CB">
          <w:t xml:space="preserve">and support </w:t>
        </w:r>
      </w:ins>
      <w:ins w:author="Madelyn Eickoff" w:date="2024-04-18T13:51:56.737Z" w:id="1951135497">
        <w:r w:rsidR="5578CB68">
          <w:t>towards JA’s wor</w:t>
        </w:r>
      </w:ins>
      <w:ins w:author="Madelyn Eickoff" w:date="2024-04-18T13:52:35.012Z" w:id="920409913">
        <w:r w:rsidR="286DF52D">
          <w:t xml:space="preserve">k. </w:t>
        </w:r>
      </w:ins>
      <w:ins w:author="Madelyn Eickoff" w:date="2024-04-18T13:53:25.92Z" w:id="1511686195">
        <w:r w:rsidR="286DF52D">
          <w:t xml:space="preserve">This </w:t>
        </w:r>
      </w:ins>
      <w:ins w:author="Madelyn Eickoff" w:date="2024-04-18T13:55:33.74Z" w:id="200948219">
        <w:r w:rsidR="5F7A591B">
          <w:t>greatly contributes</w:t>
        </w:r>
        <w:r w:rsidR="5F7A591B">
          <w:t xml:space="preserve"> to JA’s ability to </w:t>
        </w:r>
        <w:r w:rsidR="5F7A591B">
          <w:t>operate</w:t>
        </w:r>
        <w:r w:rsidR="5F7A591B">
          <w:t xml:space="preserve"> effectively and meaningfully. </w:t>
        </w:r>
      </w:ins>
      <w:ins w:author="Madelyn Eickoff" w:date="2024-04-18T13:56:58.313Z" w:id="210004272">
        <w:r w:rsidR="7DDE5AB5">
          <w:t xml:space="preserve">JA has tailored </w:t>
        </w:r>
      </w:ins>
      <w:ins w:author="Madelyn Eickoff" w:date="2024-04-18T13:57:12.378Z" w:id="1431453482">
        <w:r w:rsidR="7DDE5AB5">
          <w:t>its</w:t>
        </w:r>
      </w:ins>
      <w:ins w:author="Madelyn Eickoff" w:date="2024-04-18T13:56:58.313Z" w:id="688784750">
        <w:r w:rsidR="7DDE5AB5">
          <w:t xml:space="preserve"> </w:t>
        </w:r>
      </w:ins>
      <w:commentRangeStart w:id="136647655"/>
      <w:ins w:author="Madelyn Eickoff" w:date="2024-04-18T13:56:58.313Z" w:id="1093163526">
        <w:r w:rsidR="7DDE5AB5">
          <w:t>risk mitigation strategies</w:t>
        </w:r>
      </w:ins>
      <w:commentRangeEnd w:id="136647655"/>
      <w:r>
        <w:rPr>
          <w:rStyle w:val="CommentReference"/>
        </w:rPr>
        <w:commentReference w:id="136647655"/>
      </w:r>
      <w:ins w:author="Madelyn Eickoff" w:date="2024-04-18T13:56:58.313Z" w:id="277278258">
        <w:r w:rsidR="7DDE5AB5">
          <w:t xml:space="preserve"> </w:t>
        </w:r>
      </w:ins>
      <w:ins w:author="Madelyn Eickoff" w:date="2024-04-18T13:57:17.075Z" w:id="578852256">
        <w:r w:rsidR="7DDE5AB5">
          <w:t xml:space="preserve">around this strategy of acceptance. </w:t>
        </w:r>
      </w:ins>
    </w:p>
    <w:p w:rsidR="00F64203" w:rsidP="004B7CC2" w:rsidRDefault="00F64203" w14:paraId="1F4410BA" w14:textId="2053673D">
      <w:pPr>
        <w:spacing w:after="120" w:line="240" w:lineRule="auto"/>
        <w:jc w:val="both"/>
      </w:pPr>
    </w:p>
    <w:p w:rsidR="00F64203" w:rsidP="004B7CC2" w:rsidRDefault="00F64203" w14:paraId="3AAC52D2" w14:textId="3A5E7D97">
      <w:pPr>
        <w:pStyle w:val="Heading1"/>
        <w:spacing w:after="120" w:line="240" w:lineRule="auto"/>
      </w:pPr>
      <w:bookmarkStart w:name="_Toc105496758" w:id="11"/>
      <w:r>
        <w:t>Risk Assessment</w:t>
      </w:r>
      <w:bookmarkEnd w:id="11"/>
    </w:p>
    <w:p w:rsidRPr="002A1296" w:rsidR="00F64203" w:rsidP="004B7CC2" w:rsidRDefault="00F64203" w14:paraId="3F34CAF6" w14:textId="2A0935FF">
      <w:pPr>
        <w:spacing w:after="120" w:line="240" w:lineRule="auto"/>
        <w:jc w:val="both"/>
      </w:pPr>
      <w:r w:rsidRPr="41F0B5E7">
        <w:t>JA work requires close coordination with the Core Partners, which are involved in over 15 technical activities in six cities and 129 schools and surrounding communities. POA, as prime awardee, takes reasonable precautions to minimize risks to staff and JA-funded operations and activities.  JA trains staff on security issues, monitors staff safety and well-being,</w:t>
      </w:r>
      <w:r>
        <w:t xml:space="preserve"> prepares</w:t>
      </w:r>
      <w:r w:rsidRPr="41F0B5E7">
        <w:t xml:space="preserve"> security plans, and follows up on situations in target areas.</w:t>
      </w:r>
    </w:p>
    <w:p w:rsidRPr="002A1296" w:rsidR="00F64203" w:rsidP="004B7CC2" w:rsidRDefault="00F64203" w14:paraId="2A5EF4E5" w14:textId="04E488C2">
      <w:pPr>
        <w:spacing w:after="120" w:line="240" w:lineRule="auto"/>
        <w:jc w:val="both"/>
      </w:pPr>
      <w:r w:rsidR="00F64203">
        <w:rPr/>
        <w:t>JA’s S</w:t>
      </w:r>
      <w:r w:rsidR="00164591">
        <w:rPr/>
        <w:t>C</w:t>
      </w:r>
      <w:r w:rsidR="00F64203">
        <w:rPr/>
        <w:t xml:space="preserve"> trains staff including Core Partners on security measures to prevent and avoid risks. Activity staff and consultants have participated in training sessions (</w:t>
      </w:r>
      <w:r w:rsidRPr="2BF12D28" w:rsidR="00F64203">
        <w:rPr>
          <w:i w:val="1"/>
          <w:iCs w:val="1"/>
        </w:rPr>
        <w:t xml:space="preserve">Taller </w:t>
      </w:r>
      <w:r w:rsidRPr="2BF12D28" w:rsidR="00F64203">
        <w:rPr>
          <w:i w:val="1"/>
          <w:iCs w:val="1"/>
        </w:rPr>
        <w:t>Conciencia</w:t>
      </w:r>
      <w:r w:rsidRPr="2BF12D28" w:rsidR="00F64203">
        <w:rPr>
          <w:i w:val="1"/>
          <w:iCs w:val="1"/>
        </w:rPr>
        <w:t xml:space="preserve"> </w:t>
      </w:r>
      <w:r w:rsidRPr="2BF12D28" w:rsidR="00F64203">
        <w:rPr>
          <w:i w:val="1"/>
          <w:iCs w:val="1"/>
        </w:rPr>
        <w:t>en</w:t>
      </w:r>
      <w:r w:rsidRPr="2BF12D28" w:rsidR="00F64203">
        <w:rPr>
          <w:i w:val="1"/>
          <w:iCs w:val="1"/>
        </w:rPr>
        <w:t xml:space="preserve"> </w:t>
      </w:r>
      <w:r w:rsidRPr="2BF12D28" w:rsidR="00F64203">
        <w:rPr>
          <w:i w:val="1"/>
          <w:iCs w:val="1"/>
        </w:rPr>
        <w:t>Seguridad</w:t>
      </w:r>
      <w:r w:rsidR="00F64203">
        <w:rPr/>
        <w:t xml:space="preserve"> and </w:t>
      </w:r>
      <w:r w:rsidRPr="2BF12D28" w:rsidR="00F64203">
        <w:rPr>
          <w:i w:val="1"/>
          <w:iCs w:val="1"/>
        </w:rPr>
        <w:t>Protocolo</w:t>
      </w:r>
      <w:r w:rsidRPr="2BF12D28" w:rsidR="00F64203">
        <w:rPr>
          <w:i w:val="1"/>
          <w:iCs w:val="1"/>
        </w:rPr>
        <w:t xml:space="preserve"> para </w:t>
      </w:r>
      <w:r w:rsidRPr="2BF12D28" w:rsidR="00F64203">
        <w:rPr>
          <w:i w:val="1"/>
          <w:iCs w:val="1"/>
        </w:rPr>
        <w:t>Desplazamientos</w:t>
      </w:r>
      <w:r w:rsidR="00F64203">
        <w:rPr/>
        <w:t>) and are scheduled to participate in in-depth training (</w:t>
      </w:r>
      <w:r w:rsidRPr="2BF12D28" w:rsidR="00F64203">
        <w:rPr>
          <w:i w:val="1"/>
          <w:iCs w:val="1"/>
        </w:rPr>
        <w:t>Ingreso</w:t>
      </w:r>
      <w:r w:rsidRPr="2BF12D28" w:rsidR="00F64203">
        <w:rPr>
          <w:i w:val="1"/>
          <w:iCs w:val="1"/>
        </w:rPr>
        <w:t xml:space="preserve"> a </w:t>
      </w:r>
      <w:r w:rsidRPr="2BF12D28" w:rsidR="00F64203">
        <w:rPr>
          <w:i w:val="1"/>
          <w:iCs w:val="1"/>
        </w:rPr>
        <w:t>Territorio</w:t>
      </w:r>
      <w:r w:rsidRPr="2BF12D28" w:rsidR="00F64203">
        <w:rPr>
          <w:i w:val="1"/>
          <w:iCs w:val="1"/>
        </w:rPr>
        <w:t xml:space="preserve"> </w:t>
      </w:r>
      <w:r w:rsidRPr="2BF12D28" w:rsidR="00F64203">
        <w:rPr>
          <w:i w:val="1"/>
          <w:iCs w:val="1"/>
        </w:rPr>
        <w:t>Desconocido</w:t>
      </w:r>
      <w:r w:rsidR="00F64203">
        <w:rPr/>
        <w:t xml:space="preserve">, </w:t>
      </w:r>
      <w:r w:rsidRPr="2BF12D28" w:rsidR="00F64203">
        <w:rPr>
          <w:i w:val="1"/>
          <w:iCs w:val="1"/>
        </w:rPr>
        <w:t>Prevención</w:t>
      </w:r>
      <w:r w:rsidRPr="2BF12D28" w:rsidR="00F64203">
        <w:rPr>
          <w:i w:val="1"/>
          <w:iCs w:val="1"/>
        </w:rPr>
        <w:t xml:space="preserve"> de </w:t>
      </w:r>
      <w:r w:rsidRPr="2BF12D28" w:rsidR="00F64203">
        <w:rPr>
          <w:i w:val="1"/>
          <w:iCs w:val="1"/>
        </w:rPr>
        <w:t>Acoso</w:t>
      </w:r>
      <w:r w:rsidR="00F64203">
        <w:rPr/>
        <w:t xml:space="preserve">, </w:t>
      </w:r>
      <w:r w:rsidRPr="2BF12D28" w:rsidR="00F64203">
        <w:rPr>
          <w:i w:val="1"/>
          <w:iCs w:val="1"/>
        </w:rPr>
        <w:t>Atención</w:t>
      </w:r>
      <w:r w:rsidRPr="2BF12D28" w:rsidR="00F64203">
        <w:rPr>
          <w:i w:val="1"/>
          <w:iCs w:val="1"/>
        </w:rPr>
        <w:t xml:space="preserve"> de Crisis</w:t>
      </w:r>
      <w:r w:rsidR="00F64203">
        <w:rPr/>
        <w:t>, among others). In addition, all staff traveling</w:t>
      </w:r>
      <w:r w:rsidR="00164591">
        <w:rPr/>
        <w:t xml:space="preserve"> </w:t>
      </w:r>
      <w:r w:rsidR="00F64203">
        <w:rPr/>
        <w:t xml:space="preserve">to JA activities </w:t>
      </w:r>
      <w:ins w:author="Madelyn Eickoff" w:date="2024-04-29T15:21:14.048Z" w:id="1474648457">
        <w:r w:rsidR="0D1CB79A">
          <w:t xml:space="preserve">are </w:t>
        </w:r>
      </w:ins>
      <w:del w:author="Madelyn Eickoff" w:date="2024-04-29T15:21:05.905Z" w:id="1036364225">
        <w:r w:rsidDel="00F64203">
          <w:delText xml:space="preserve">is </w:delText>
        </w:r>
      </w:del>
      <w:r w:rsidR="00F64203">
        <w:rPr/>
        <w:t xml:space="preserve">monitored via cellphone, WhatsApp, </w:t>
      </w:r>
      <w:r w:rsidR="00164591">
        <w:rPr/>
        <w:t>and/</w:t>
      </w:r>
      <w:r w:rsidR="00F64203">
        <w:rPr/>
        <w:t xml:space="preserve">or GPS to guarantee safety and well-being during </w:t>
      </w:r>
      <w:r w:rsidR="00164591">
        <w:rPr/>
        <w:t>fieldwork</w:t>
      </w:r>
      <w:r w:rsidR="00F64203">
        <w:rPr/>
        <w:t xml:space="preserve">. </w:t>
      </w:r>
    </w:p>
    <w:p w:rsidRPr="002A1296" w:rsidR="00F64203" w:rsidP="004B7CC2" w:rsidRDefault="00F64203" w14:paraId="668EF437" w14:textId="598554B8">
      <w:pPr>
        <w:spacing w:after="120" w:line="240" w:lineRule="auto"/>
        <w:jc w:val="both"/>
      </w:pPr>
      <w:r w:rsidR="00F64203">
        <w:rPr/>
        <w:t xml:space="preserve">Furthermore, in preparation of </w:t>
      </w:r>
      <w:r w:rsidR="00164591">
        <w:rPr/>
        <w:t>activities implemented</w:t>
      </w:r>
      <w:r w:rsidR="00F64203">
        <w:rPr/>
        <w:t xml:space="preserve"> in target territories, JA contracted the services of security provider Honor &amp; Laurel to develop </w:t>
      </w:r>
      <w:commentRangeStart w:id="2099908420"/>
      <w:r w:rsidR="00F64203">
        <w:rPr/>
        <w:t>comprehensive security assessments</w:t>
      </w:r>
      <w:commentRangeEnd w:id="2099908420"/>
      <w:r>
        <w:rPr>
          <w:rStyle w:val="CommentReference"/>
        </w:rPr>
        <w:commentReference w:id="2099908420"/>
      </w:r>
      <w:r w:rsidR="00F64203">
        <w:rPr/>
        <w:t xml:space="preserve"> of six </w:t>
      </w:r>
      <w:r w:rsidR="00164591">
        <w:rPr/>
        <w:t xml:space="preserve">prioritized areas </w:t>
      </w:r>
      <w:r w:rsidR="00F64203">
        <w:rPr/>
        <w:t>identified to start</w:t>
      </w:r>
      <w:r w:rsidR="00210963">
        <w:rPr/>
        <w:t xml:space="preserve"> </w:t>
      </w:r>
      <w:r w:rsidR="00F64203">
        <w:rPr/>
        <w:t xml:space="preserve">work in 2022: Barranquilla, Bucaramanga, Cali, Cartagena, Cúcuta, and Medellín. </w:t>
      </w:r>
      <w:r w:rsidR="00210963">
        <w:rPr/>
        <w:t>The s</w:t>
      </w:r>
      <w:r w:rsidR="00F64203">
        <w:rPr/>
        <w:t xml:space="preserve">ecurity assessments provided valuable information </w:t>
      </w:r>
      <w:r w:rsidR="00210963">
        <w:rPr/>
        <w:t>for the</w:t>
      </w:r>
      <w:r w:rsidR="00F64203">
        <w:rPr/>
        <w:t xml:space="preserve"> target cities</w:t>
      </w:r>
      <w:r w:rsidR="00210963">
        <w:rPr/>
        <w:t>,</w:t>
      </w:r>
      <w:r w:rsidR="00F64203">
        <w:rPr/>
        <w:t xml:space="preserve"> included in the following section</w:t>
      </w:r>
      <w:r w:rsidR="00210963">
        <w:rPr/>
        <w:t xml:space="preserve"> (see annexes 1-6 for the detailed security assessments in Spanish).</w:t>
      </w:r>
      <w:ins w:author="Madelyn Eickoff" w:date="2024-04-29T15:29:12.245Z" w:id="1194578010">
        <w:r w:rsidR="5DCB49FD">
          <w:t xml:space="preserve"> </w:t>
        </w:r>
      </w:ins>
      <w:del w:author="Madelyn Eickoff" w:date="2024-04-29T15:29:11.163Z" w:id="1822253393">
        <w:r w:rsidDel="00210963">
          <w:delText xml:space="preserve"> </w:delText>
        </w:r>
      </w:del>
      <w:r w:rsidR="00F64203">
        <w:rPr/>
        <w:t>Moreover, as JA technical programs</w:t>
      </w:r>
      <w:r w:rsidR="00210963">
        <w:rPr/>
        <w:t xml:space="preserve"> </w:t>
      </w:r>
      <w:del w:author="Maria Ochoa" w:date="2022-07-28T20:43:00Z" w:id="2031595359">
        <w:r w:rsidDel="00210963">
          <w:delText xml:space="preserve">are </w:delText>
        </w:r>
        <w:r w:rsidDel="00210963">
          <w:delText>occuring</w:delText>
        </w:r>
      </w:del>
      <w:ins w:author="Maria Ochoa" w:date="2022-07-28T20:43:00Z" w:id="479105264">
        <w:r w:rsidR="00EE34B1">
          <w:t>take</w:t>
        </w:r>
        <w:r w:rsidR="00EE34B1">
          <w:t xml:space="preserve"> place</w:t>
        </w:r>
      </w:ins>
      <w:r w:rsidR="00F64203">
        <w:rPr/>
        <w:t xml:space="preserve"> in schools and surrounding communities, the Activity mapped </w:t>
      </w:r>
      <w:r w:rsidR="00210963">
        <w:rPr/>
        <w:t xml:space="preserve">the GPS </w:t>
      </w:r>
      <w:r w:rsidR="00F64203">
        <w:rPr/>
        <w:t xml:space="preserve">locations of 129 prioritized schools in these six cities and is </w:t>
      </w:r>
      <w:del w:author="Maria Ochoa" w:date="2022-07-28T20:43:00Z" w:id="1033554300">
        <w:r w:rsidDel="00F64203">
          <w:delText xml:space="preserve">preparing </w:delText>
        </w:r>
      </w:del>
      <w:ins w:author="Maria Ochoa" w:date="2022-07-28T20:43:00Z" w:id="1930955355">
        <w:r w:rsidR="00F13D84">
          <w:t>working on finalizing</w:t>
        </w:r>
        <w:r w:rsidR="00F13D84">
          <w:t xml:space="preserve"> </w:t>
        </w:r>
      </w:ins>
      <w:r w:rsidR="00F64203">
        <w:rPr/>
        <w:t>detailed risk assessments for all sites (</w:t>
      </w:r>
      <w:r w:rsidR="00210963">
        <w:rPr/>
        <w:t>see Annex 7 S</w:t>
      </w:r>
      <w:r w:rsidR="00F64203">
        <w:rPr/>
        <w:t xml:space="preserve">ample </w:t>
      </w:r>
      <w:r w:rsidR="00210963">
        <w:rPr/>
        <w:t>I</w:t>
      </w:r>
      <w:r w:rsidR="00F64203">
        <w:rPr/>
        <w:t>nspection</w:t>
      </w:r>
      <w:r w:rsidR="00210963">
        <w:rPr/>
        <w:t xml:space="preserve"> for Schools</w:t>
      </w:r>
      <w:r w:rsidR="00F64203">
        <w:rPr/>
        <w:t xml:space="preserve">). At the time of writing this Plan, JA has </w:t>
      </w:r>
      <w:r w:rsidR="00210963">
        <w:rPr/>
        <w:t xml:space="preserve">carried out </w:t>
      </w:r>
      <w:r w:rsidR="00F64203">
        <w:rPr/>
        <w:t xml:space="preserve">12 </w:t>
      </w:r>
      <w:r w:rsidR="00210963">
        <w:rPr/>
        <w:t xml:space="preserve">school </w:t>
      </w:r>
      <w:r w:rsidR="00F64203">
        <w:rPr/>
        <w:t>risk assessments and expects to reach 129 (</w:t>
      </w:r>
      <w:r w:rsidR="00210963">
        <w:rPr/>
        <w:t>C</w:t>
      </w:r>
      <w:r w:rsidR="00F64203">
        <w:rPr/>
        <w:t>ohort 1 schools) by FY22 Q4.</w:t>
      </w:r>
      <w:ins w:author="Madelyn Eickoff" w:date="2024-04-29T15:29:59.548Z" w:id="1495350351">
        <w:r w:rsidR="12414DE3">
          <w:t xml:space="preserve"> </w:t>
        </w:r>
        <w:r w:rsidR="45C0DDA2">
          <w:t>Risk assessments for the 129 prioritized schools and prioritized areas in</w:t>
        </w:r>
      </w:ins>
      <w:ins w:author="Madelyn Eickoff" w:date="2024-04-29T15:30:58.15Z" w:id="621993861">
        <w:r w:rsidR="45C0DDA2">
          <w:t xml:space="preserve">clude </w:t>
        </w:r>
        <w:r w:rsidR="331014A3">
          <w:t>emergency response and evacuation plans including meeting points, conta</w:t>
        </w:r>
      </w:ins>
      <w:ins w:author="Madelyn Eickoff" w:date="2024-04-29T15:31:24.232Z" w:id="1861904156">
        <w:r w:rsidR="331014A3">
          <w:t xml:space="preserve">ct information for local police and hospitals, and a PACE </w:t>
        </w:r>
        <w:r w:rsidR="06885540">
          <w:t>communication</w:t>
        </w:r>
        <w:r w:rsidR="06885540">
          <w:t xml:space="preserve"> plan.</w:t>
        </w:r>
      </w:ins>
    </w:p>
    <w:p w:rsidRPr="002A1296" w:rsidR="00F64203" w:rsidP="004B7CC2" w:rsidRDefault="00F64203" w14:paraId="30C0AC08" w14:textId="188F1010">
      <w:pPr>
        <w:spacing w:after="120" w:line="240" w:lineRule="auto"/>
        <w:jc w:val="both"/>
      </w:pPr>
      <w:r w:rsidR="00F64203">
        <w:rPr/>
        <w:t xml:space="preserve">Finally, JA is prepared to report security threats </w:t>
      </w:r>
      <w:r w:rsidR="00210963">
        <w:rPr/>
        <w:t>and</w:t>
      </w:r>
      <w:r w:rsidR="00F64203">
        <w:rPr/>
        <w:t xml:space="preserve"> incidents that impact Activity implementation. JA has a template detailing </w:t>
      </w:r>
      <w:r w:rsidR="00210963">
        <w:rPr/>
        <w:t xml:space="preserve">the </w:t>
      </w:r>
      <w:r w:rsidR="00F64203">
        <w:rPr/>
        <w:t xml:space="preserve">information required to report security incidents that includes the name of the organization, name of people involved, date, time, location, </w:t>
      </w:r>
      <w:r w:rsidR="00210963">
        <w:rPr/>
        <w:t xml:space="preserve">a </w:t>
      </w:r>
      <w:r w:rsidR="00F64203">
        <w:rPr/>
        <w:t xml:space="preserve">brief description of what happened, other relevant information, </w:t>
      </w:r>
      <w:r w:rsidR="00210963">
        <w:rPr/>
        <w:t xml:space="preserve">and </w:t>
      </w:r>
      <w:r w:rsidR="00F64203">
        <w:rPr/>
        <w:t xml:space="preserve">measures taken to mitigate future risks. </w:t>
      </w:r>
      <w:ins w:author="Madelyn Eickoff" w:date="2024-04-29T15:53:59.256Z" w:id="1875050169">
        <w:r w:rsidR="38BCCFEC">
          <w:t>J</w:t>
        </w:r>
      </w:ins>
      <w:commentRangeStart w:id="1231825312"/>
      <w:ins w:author="Madelyn Eickoff" w:date="2024-04-29T15:53:59.256Z" w:id="523974071">
        <w:r w:rsidR="38BCCFEC">
          <w:t>A has also familiarized itself with the</w:t>
        </w:r>
      </w:ins>
      <w:ins w:author="Madelyn Eickoff" w:date="2024-04-29T15:55:19.932Z" w:id="393675868">
        <w:r w:rsidR="7E22BA20">
          <w:t xml:space="preserve"> structure of the</w:t>
        </w:r>
      </w:ins>
      <w:ins w:author="Madelyn Eickoff" w:date="2024-04-29T15:53:59.256Z" w:id="2057516446">
        <w:r w:rsidR="38BCCFEC">
          <w:t xml:space="preserve"> Mission’s </w:t>
        </w:r>
        <w:r w:rsidRPr="2BF12D28" w:rsidR="38BCCFEC">
          <w:rPr>
            <w:i w:val="1"/>
            <w:iCs w:val="1"/>
          </w:rPr>
          <w:t>Security Incidents Reporting Guideline</w:t>
        </w:r>
      </w:ins>
      <w:ins w:author="Madelyn Eickoff" w:date="2024-04-29T15:55:42.002Z" w:id="341740460">
        <w:r w:rsidRPr="2BF12D28" w:rsidR="5124088A">
          <w:rPr>
            <w:i w:val="1"/>
            <w:iCs w:val="1"/>
          </w:rPr>
          <w:t xml:space="preserve"> </w:t>
        </w:r>
        <w:r w:rsidRPr="2BF12D28" w:rsidR="5124088A">
          <w:rPr>
            <w:i w:val="0"/>
            <w:iCs w:val="0"/>
          </w:rPr>
          <w:t xml:space="preserve">in reference </w:t>
        </w:r>
      </w:ins>
      <w:ins w:author="Madelyn Eickoff" w:date="2024-04-29T15:56:26.085Z" w:id="500838394">
        <w:r w:rsidRPr="2BF12D28" w:rsidR="5124088A">
          <w:rPr>
            <w:i w:val="0"/>
            <w:iCs w:val="0"/>
          </w:rPr>
          <w:t>security/incident reports.</w:t>
        </w:r>
      </w:ins>
      <w:commentRangeEnd w:id="1231825312"/>
      <w:r>
        <w:rPr>
          <w:rStyle w:val="CommentReference"/>
        </w:rPr>
        <w:commentReference w:id="1231825312"/>
      </w:r>
      <w:ins w:author="Madelyn Eickoff" w:date="2024-04-29T15:56:26.085Z" w:id="803889215">
        <w:r w:rsidRPr="2BF12D28" w:rsidR="5124088A">
          <w:rPr>
            <w:i w:val="0"/>
            <w:iCs w:val="0"/>
          </w:rPr>
          <w:t xml:space="preserve"> </w:t>
        </w:r>
      </w:ins>
      <w:r w:rsidR="00F64203">
        <w:rPr/>
        <w:t xml:space="preserve">Reports will be </w:t>
      </w:r>
      <w:r w:rsidR="00F64203">
        <w:rPr/>
        <w:t>submitted</w:t>
      </w:r>
      <w:r w:rsidR="00F64203">
        <w:rPr/>
        <w:t xml:space="preserve"> as soon as possible</w:t>
      </w:r>
      <w:r w:rsidR="00135FEF">
        <w:rPr/>
        <w:t xml:space="preserve"> and </w:t>
      </w:r>
      <w:r w:rsidR="00F64203">
        <w:rPr/>
        <w:t>first by telephone or WhatsApp and later in writing to the Agreement Officer’s Representative (AOR)</w:t>
      </w:r>
      <w:ins w:author="Madelyn Eickoff" w:date="2024-04-29T15:48:24.634Z" w:id="695969014">
        <w:r w:rsidR="39BD4A7C">
          <w:t xml:space="preserve"> and PLSO.</w:t>
        </w:r>
      </w:ins>
      <w:del w:author="Madelyn Eickoff" w:date="2024-04-29T15:48:17.641Z" w:id="307347801">
        <w:r w:rsidDel="00F64203">
          <w:delText>.</w:delText>
        </w:r>
      </w:del>
    </w:p>
    <w:p w:rsidRPr="002A1296" w:rsidR="00F64203" w:rsidP="004B7CC2" w:rsidRDefault="00F64203" w14:paraId="6A946BD2" w14:textId="34DCBD00">
      <w:pPr>
        <w:spacing w:after="120" w:line="240" w:lineRule="auto"/>
        <w:jc w:val="both"/>
      </w:pPr>
      <w:r w:rsidRPr="41F0B5E7">
        <w:t>Th</w:t>
      </w:r>
      <w:r w:rsidR="00135FEF">
        <w:t xml:space="preserve">e following </w:t>
      </w:r>
      <w:r w:rsidRPr="41F0B5E7">
        <w:t xml:space="preserve">section presents mitigation measures identified </w:t>
      </w:r>
      <w:r w:rsidR="00135FEF">
        <w:t>upon review of the</w:t>
      </w:r>
      <w:r w:rsidRPr="41F0B5E7">
        <w:t xml:space="preserve"> risk assessments developed for Barranquilla, Bucaramanga, Cali, Cartagena, Cúcuta, and Medellín </w:t>
      </w:r>
      <w:r w:rsidR="00135FEF">
        <w:t>for</w:t>
      </w:r>
      <w:r w:rsidRPr="41F0B5E7">
        <w:t xml:space="preserve"> work in target cities, schools, and communities.  </w:t>
      </w:r>
    </w:p>
    <w:p w:rsidRPr="0080246D" w:rsidR="00F64203" w:rsidP="004B7CC2" w:rsidRDefault="00135FEF" w14:paraId="74B87051" w14:textId="6C682F7A">
      <w:pPr>
        <w:pStyle w:val="Heading2"/>
      </w:pPr>
      <w:bookmarkStart w:name="_Toc105496759" w:id="16"/>
      <w:r w:rsidRPr="0080246D">
        <w:t>Alert Status Matrix</w:t>
      </w:r>
      <w:bookmarkEnd w:id="16"/>
    </w:p>
    <w:p w:rsidR="00135FEF" w:rsidP="004B7CC2" w:rsidRDefault="00135FEF" w14:paraId="6652B535" w14:textId="154453A2">
      <w:pPr>
        <w:spacing w:after="120" w:line="240" w:lineRule="auto"/>
        <w:jc w:val="both"/>
      </w:pPr>
      <w:r w:rsidR="00135FEF">
        <w:rPr/>
        <w:t xml:space="preserve">The </w:t>
      </w:r>
      <w:r w:rsidR="00135FEF">
        <w:rPr/>
        <w:t>A</w:t>
      </w:r>
      <w:r w:rsidR="00135FEF">
        <w:rPr/>
        <w:t xml:space="preserve">lert </w:t>
      </w:r>
      <w:r w:rsidR="00135FEF">
        <w:rPr/>
        <w:t>S</w:t>
      </w:r>
      <w:r w:rsidR="00135FEF">
        <w:rPr/>
        <w:t xml:space="preserve">tatus </w:t>
      </w:r>
      <w:r w:rsidR="00135FEF">
        <w:rPr/>
        <w:t>P</w:t>
      </w:r>
      <w:r w:rsidR="00135FEF">
        <w:rPr/>
        <w:t xml:space="preserve">rotocol is an important tool </w:t>
      </w:r>
      <w:r w:rsidR="00135FEF">
        <w:rPr/>
        <w:t xml:space="preserve">used </w:t>
      </w:r>
      <w:r w:rsidR="00135FEF">
        <w:rPr/>
        <w:t xml:space="preserve">to analyze and communicate existing threat levels </w:t>
      </w:r>
      <w:r w:rsidR="00135FEF">
        <w:rPr/>
        <w:t>presented in</w:t>
      </w:r>
      <w:r w:rsidR="00135FEF">
        <w:rPr/>
        <w:t xml:space="preserve"> Activity target areas. Each alert status is based on specific criteria, </w:t>
      </w:r>
      <w:r w:rsidR="006A5E74">
        <w:rPr/>
        <w:t xml:space="preserve">and divided into four alert statuses (each one based on specific criteria) </w:t>
      </w:r>
      <w:r w:rsidR="00135FEF">
        <w:rPr/>
        <w:t xml:space="preserve">detailed in the table below. </w:t>
      </w:r>
      <w:r w:rsidR="00135FEF">
        <w:rPr/>
        <w:t>JA’s SC</w:t>
      </w:r>
      <w:r w:rsidR="00135FEF">
        <w:rPr/>
        <w:t xml:space="preserve"> defines additional recommendations based on threats, which allow JA staff to take measures to reduce the level of exposure and prevent existing risks.</w:t>
      </w:r>
      <w:ins w:author="Madelyn Eickoff" w:date="2024-04-29T16:01:44.071Z" w:id="1986712571">
        <w:r w:rsidR="35DE4978">
          <w:t xml:space="preserve"> </w:t>
        </w:r>
      </w:ins>
      <w:ins w:author="Madelyn Eickoff" w:date="2024-04-29T16:02:59.682Z" w:id="562975059">
        <w:r w:rsidR="35DE4978">
          <w:t xml:space="preserve">JA’s SC </w:t>
        </w:r>
        <w:r w:rsidR="35DE4978">
          <w:t>is responsible for</w:t>
        </w:r>
        <w:r w:rsidR="35DE4978">
          <w:t xml:space="preserve"> </w:t>
        </w:r>
        <w:r w:rsidR="35DE4978">
          <w:t>disseminating</w:t>
        </w:r>
        <w:r w:rsidR="35DE4978">
          <w:t xml:space="preserve"> security alerts and notices and </w:t>
        </w:r>
      </w:ins>
      <w:commentRangeStart w:id="662112148"/>
      <w:ins w:author="Madelyn Eickoff" w:date="2024-04-29T16:02:59.682Z" w:id="1682685888">
        <w:r w:rsidR="35DE4978">
          <w:t>aims to wide</w:t>
        </w:r>
        <w:r w:rsidR="67CB6B59">
          <w:t xml:space="preserve">ly communicate </w:t>
        </w:r>
      </w:ins>
      <w:ins w:author="Madelyn Eickoff" w:date="2024-04-29T16:03:36.776Z" w:id="1879554115">
        <w:r w:rsidR="67CB6B59">
          <w:t>PLSO daily security bulletins and flash repots amongst the activity</w:t>
        </w:r>
      </w:ins>
      <w:commentRangeEnd w:id="662112148"/>
      <w:r>
        <w:rPr>
          <w:rStyle w:val="CommentReference"/>
        </w:rPr>
        <w:commentReference w:id="662112148"/>
      </w:r>
      <w:ins w:author="Madelyn Eickoff" w:date="2024-04-29T16:03:36.776Z" w:id="708399392">
        <w:r w:rsidR="67CB6B59">
          <w:t>.</w:t>
        </w:r>
      </w:ins>
      <w:r w:rsidR="00135FEF">
        <w:rPr/>
        <w:t xml:space="preserve"> </w:t>
      </w:r>
      <w:r w:rsidR="00135FEF">
        <w:rPr/>
        <w:t>JA will review alert states on a regular basis and update as situations or incidents arise.</w:t>
      </w:r>
    </w:p>
    <w:p w:rsidR="006A5E74" w:rsidP="004B7CC2" w:rsidRDefault="006A5E74" w14:paraId="6DADE4FC" w14:textId="43369461">
      <w:pPr>
        <w:spacing w:after="120" w:line="240" w:lineRule="auto"/>
        <w:jc w:val="both"/>
      </w:pPr>
    </w:p>
    <w:p w:rsidR="006A5E74" w:rsidP="004B7CC2" w:rsidRDefault="006A5E74" w14:paraId="1FE71865" w14:textId="11F73F9B">
      <w:pPr>
        <w:spacing w:after="120" w:line="240" w:lineRule="auto"/>
        <w:jc w:val="both"/>
      </w:pPr>
    </w:p>
    <w:p w:rsidR="000C6DFB" w:rsidP="006A5E74" w:rsidRDefault="000C6DFB" w14:paraId="554FD7FA" w14:textId="77777777">
      <w:pPr>
        <w:spacing w:after="120" w:line="240" w:lineRule="auto"/>
        <w:jc w:val="both"/>
      </w:pPr>
    </w:p>
    <w:p w:rsidRPr="006A5E74" w:rsidR="00135FEF" w:rsidP="006A5E74" w:rsidRDefault="006A5E74" w14:paraId="195A8492" w14:textId="7A25A9FD">
      <w:pPr>
        <w:spacing w:after="120" w:line="240" w:lineRule="auto"/>
        <w:jc w:val="center"/>
        <w:rPr>
          <w:b/>
          <w:bCs/>
        </w:rPr>
      </w:pPr>
      <w:r w:rsidRPr="006A5E74">
        <w:rPr>
          <w:b/>
          <w:bCs/>
        </w:rPr>
        <w:t xml:space="preserve">Table </w:t>
      </w:r>
      <w:r w:rsidR="00CD7DA0">
        <w:rPr>
          <w:b/>
          <w:bCs/>
        </w:rPr>
        <w:t>2</w:t>
      </w:r>
      <w:r w:rsidRPr="006A5E74">
        <w:rPr>
          <w:b/>
          <w:bCs/>
        </w:rPr>
        <w:t>. Alert Status Matrix</w:t>
      </w:r>
    </w:p>
    <w:tbl>
      <w:tblPr>
        <w:tblpPr w:leftFromText="180" w:rightFromText="180" w:vertAnchor="text" w:tblpY="1"/>
        <w:tblOverlap w:val="neve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483"/>
        <w:gridCol w:w="3957"/>
        <w:gridCol w:w="3910"/>
      </w:tblGrid>
      <w:tr w:rsidRPr="00462F7C" w:rsidR="00CD7DA0" w:rsidTr="00CD7DA0" w14:paraId="5D5A03EE" w14:textId="77777777">
        <w:trPr>
          <w:trHeight w:val="47"/>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6C6463"/>
            <w:vAlign w:val="center"/>
            <w:hideMark/>
          </w:tcPr>
          <w:p w:rsidRPr="00CD7DA0" w:rsidR="006A5E74" w:rsidP="00CD7DA0" w:rsidRDefault="006A5E74" w14:paraId="7CD9CE02" w14:textId="77777777">
            <w:pPr>
              <w:jc w:val="center"/>
              <w:rPr>
                <w:b/>
                <w:bCs/>
                <w:color w:val="FFFFFF" w:themeColor="background1"/>
              </w:rPr>
            </w:pPr>
            <w:r w:rsidRPr="00CD7DA0">
              <w:rPr>
                <w:b/>
                <w:bCs/>
                <w:color w:val="FFFFFF" w:themeColor="background1"/>
              </w:rPr>
              <w:t>State of Alert</w:t>
            </w:r>
          </w:p>
        </w:tc>
        <w:tc>
          <w:tcPr>
            <w:tcW w:w="395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6C6463"/>
            <w:vAlign w:val="center"/>
            <w:hideMark/>
          </w:tcPr>
          <w:p w:rsidRPr="00CD7DA0" w:rsidR="006A5E74" w:rsidP="00CD7DA0" w:rsidRDefault="006A5E74" w14:paraId="4AC1306A" w14:textId="77777777">
            <w:pPr>
              <w:jc w:val="center"/>
              <w:rPr>
                <w:b/>
                <w:bCs/>
                <w:color w:val="FFFFFF" w:themeColor="background1"/>
              </w:rPr>
            </w:pPr>
            <w:r w:rsidRPr="00CD7DA0">
              <w:rPr>
                <w:b/>
                <w:bCs/>
                <w:color w:val="FFFFFF" w:themeColor="background1"/>
              </w:rPr>
              <w:t>Criteria</w:t>
            </w:r>
          </w:p>
        </w:tc>
        <w:tc>
          <w:tcPr>
            <w:tcW w:w="391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6C6463"/>
            <w:vAlign w:val="center"/>
            <w:hideMark/>
          </w:tcPr>
          <w:p w:rsidRPr="00CD7DA0" w:rsidR="006A5E74" w:rsidP="00CD7DA0" w:rsidRDefault="006A5E74" w14:paraId="706B3EED" w14:textId="77777777">
            <w:pPr>
              <w:jc w:val="center"/>
              <w:rPr>
                <w:b/>
                <w:bCs/>
                <w:color w:val="FFFFFF" w:themeColor="background1"/>
              </w:rPr>
            </w:pPr>
            <w:r w:rsidRPr="00CD7DA0">
              <w:rPr>
                <w:b/>
                <w:bCs/>
                <w:color w:val="FFFFFF" w:themeColor="background1"/>
              </w:rPr>
              <w:t>JA Procedure</w:t>
            </w:r>
          </w:p>
        </w:tc>
      </w:tr>
      <w:tr w:rsidRPr="000E6AFA" w:rsidR="006A5E74" w:rsidTr="00CD7DA0" w14:paraId="0C4CD09B" w14:textId="77777777">
        <w:trPr>
          <w:cantSplit/>
          <w:trHeight w:val="47"/>
        </w:trPr>
        <w:tc>
          <w:tcPr>
            <w:tcW w:w="0" w:type="auto"/>
            <w:vMerge w:val="restart"/>
            <w:tcBorders>
              <w:top w:val="single" w:color="000000" w:themeColor="text1" w:sz="4" w:space="0"/>
              <w:left w:val="single" w:color="000000" w:themeColor="text1" w:sz="4" w:space="0"/>
              <w:right w:val="single" w:color="000000" w:themeColor="text1" w:sz="4" w:space="0"/>
            </w:tcBorders>
            <w:shd w:val="clear" w:color="auto" w:fill="FF0000"/>
            <w:textDirection w:val="btLr"/>
            <w:vAlign w:val="center"/>
            <w:hideMark/>
          </w:tcPr>
          <w:p w:rsidRPr="00CD7DA0" w:rsidR="006A5E74" w:rsidP="00CD7DA0" w:rsidRDefault="006A5E74" w14:paraId="6155A8C9" w14:textId="77777777">
            <w:pPr>
              <w:spacing w:before="240"/>
              <w:jc w:val="center"/>
              <w:rPr>
                <w:b/>
                <w:bCs/>
              </w:rPr>
            </w:pPr>
            <w:r w:rsidRPr="00CD7DA0">
              <w:rPr>
                <w:b/>
                <w:bCs/>
              </w:rPr>
              <w:t>CRITICAL</w:t>
            </w:r>
          </w:p>
        </w:tc>
        <w:tc>
          <w:tcPr>
            <w:tcW w:w="395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Pr="00CD7DA0" w:rsidR="006A5E74" w:rsidP="00CD7DA0" w:rsidRDefault="006A5E74" w14:paraId="2E39135E" w14:textId="77777777">
            <w:pPr>
              <w:spacing w:before="240"/>
            </w:pPr>
            <w:r w:rsidRPr="00CD7DA0">
              <w:t>Direct threats against the integrity of JA staff.</w:t>
            </w:r>
          </w:p>
        </w:tc>
        <w:tc>
          <w:tcPr>
            <w:tcW w:w="391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CD7DA0" w:rsidR="006A5E74" w:rsidP="00CD7DA0" w:rsidRDefault="006A5E74" w14:paraId="5EA8C9A6" w14:textId="77777777">
            <w:pPr>
              <w:spacing w:before="240"/>
            </w:pPr>
            <w:r w:rsidRPr="00CD7DA0">
              <w:t>Suspend activities (visits, meetings, trips) until the situation is restored.</w:t>
            </w:r>
          </w:p>
        </w:tc>
      </w:tr>
      <w:tr w:rsidRPr="000E6AFA" w:rsidR="006A5E74" w:rsidTr="00CD7DA0" w14:paraId="036E03A0" w14:textId="77777777">
        <w:trPr>
          <w:cantSplit/>
          <w:trHeight w:val="47"/>
        </w:trPr>
        <w:tc>
          <w:tcPr>
            <w:tcW w:w="0" w:type="auto"/>
            <w:vMerge/>
            <w:textDirection w:val="btLr"/>
            <w:vAlign w:val="center"/>
          </w:tcPr>
          <w:p w:rsidRPr="00CD7DA0" w:rsidR="006A5E74" w:rsidP="00CD7DA0" w:rsidRDefault="006A5E74" w14:paraId="79EB81FA" w14:textId="77777777">
            <w:pPr>
              <w:spacing w:before="240"/>
              <w:jc w:val="center"/>
            </w:pPr>
          </w:p>
        </w:tc>
        <w:tc>
          <w:tcPr>
            <w:tcW w:w="395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CD7DA0" w:rsidR="006A5E74" w:rsidP="00CD7DA0" w:rsidRDefault="006A5E74" w14:paraId="5AE65273" w14:textId="77777777">
            <w:pPr>
              <w:spacing w:before="240"/>
            </w:pPr>
            <w:r w:rsidRPr="00CD7DA0">
              <w:t>Recent high-impact hostile events against JA staff (fatalities, kidnappings, attacks, physical attacks).</w:t>
            </w:r>
          </w:p>
        </w:tc>
        <w:tc>
          <w:tcPr>
            <w:tcW w:w="391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CD7DA0" w:rsidR="006A5E74" w:rsidP="00CD7DA0" w:rsidRDefault="006A5E74" w14:paraId="50F5DEB7" w14:textId="77777777">
            <w:pPr>
              <w:spacing w:before="240"/>
            </w:pPr>
            <w:r w:rsidRPr="00CD7DA0">
              <w:t>JA staff in these areas should prepare for an evacuation.</w:t>
            </w:r>
          </w:p>
        </w:tc>
      </w:tr>
      <w:tr w:rsidRPr="000E6AFA" w:rsidR="006A5E74" w:rsidTr="00CD7DA0" w14:paraId="17CCDF67" w14:textId="77777777">
        <w:trPr>
          <w:cantSplit/>
          <w:trHeight w:val="47"/>
        </w:trPr>
        <w:tc>
          <w:tcPr>
            <w:tcW w:w="0" w:type="auto"/>
            <w:vMerge/>
            <w:textDirection w:val="btLr"/>
            <w:vAlign w:val="center"/>
          </w:tcPr>
          <w:p w:rsidRPr="00CD7DA0" w:rsidR="006A5E74" w:rsidP="00CD7DA0" w:rsidRDefault="006A5E74" w14:paraId="2E8DCF3E" w14:textId="77777777">
            <w:pPr>
              <w:spacing w:before="240"/>
              <w:jc w:val="center"/>
            </w:pPr>
          </w:p>
        </w:tc>
        <w:tc>
          <w:tcPr>
            <w:tcW w:w="395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CD7DA0" w:rsidR="006A5E74" w:rsidP="00CD7DA0" w:rsidRDefault="006A5E74" w14:paraId="11544742" w14:textId="77777777">
            <w:pPr>
              <w:spacing w:before="240"/>
            </w:pPr>
            <w:r w:rsidRPr="00CD7DA0">
              <w:t>Terrorist operations in Activity target areas (seizure of towns, armed strike).</w:t>
            </w:r>
          </w:p>
        </w:tc>
        <w:tc>
          <w:tcPr>
            <w:tcW w:w="391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CD7DA0" w:rsidR="006A5E74" w:rsidP="00CD7DA0" w:rsidRDefault="006A5E74" w14:paraId="693E5843" w14:textId="77777777">
            <w:pPr>
              <w:spacing w:before="240"/>
            </w:pPr>
            <w:r w:rsidRPr="00CD7DA0">
              <w:t>Activation of the Crisis Committee of the Activity at the national level.</w:t>
            </w:r>
          </w:p>
        </w:tc>
      </w:tr>
      <w:tr w:rsidRPr="000E6AFA" w:rsidR="006A5E74" w:rsidTr="00CD7DA0" w14:paraId="04EEBF33" w14:textId="77777777">
        <w:trPr>
          <w:cantSplit/>
          <w:trHeight w:val="47"/>
        </w:trPr>
        <w:tc>
          <w:tcPr>
            <w:tcW w:w="0" w:type="auto"/>
            <w:vMerge w:val="restart"/>
            <w:tcBorders>
              <w:top w:val="single" w:color="000000" w:themeColor="text1" w:sz="4" w:space="0"/>
              <w:left w:val="single" w:color="000000" w:themeColor="text1" w:sz="4" w:space="0"/>
              <w:right w:val="single" w:color="000000" w:themeColor="text1" w:sz="4" w:space="0"/>
            </w:tcBorders>
            <w:shd w:val="clear" w:color="auto" w:fill="FF9900"/>
            <w:textDirection w:val="btLr"/>
            <w:vAlign w:val="center"/>
            <w:hideMark/>
          </w:tcPr>
          <w:p w:rsidRPr="00CD7DA0" w:rsidR="006A5E74" w:rsidP="00CD7DA0" w:rsidRDefault="006A5E74" w14:paraId="29A33CD3" w14:textId="77777777">
            <w:pPr>
              <w:spacing w:before="240"/>
              <w:jc w:val="center"/>
              <w:rPr>
                <w:b/>
                <w:bCs/>
              </w:rPr>
            </w:pPr>
            <w:r w:rsidRPr="00CD7DA0">
              <w:rPr>
                <w:b/>
                <w:bCs/>
              </w:rPr>
              <w:t>HIGH</w:t>
            </w:r>
          </w:p>
        </w:tc>
        <w:tc>
          <w:tcPr>
            <w:tcW w:w="395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CD7DA0" w:rsidR="006A5E74" w:rsidP="00CD7DA0" w:rsidRDefault="006A5E74" w14:paraId="76612C49" w14:textId="77777777">
            <w:pPr>
              <w:spacing w:before="240"/>
            </w:pPr>
            <w:r w:rsidRPr="00CD7DA0">
              <w:t>Incidents against the community conducted by illegal armed groups.</w:t>
            </w:r>
          </w:p>
        </w:tc>
        <w:tc>
          <w:tcPr>
            <w:tcW w:w="391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CD7DA0" w:rsidR="006A5E74" w:rsidP="00CD7DA0" w:rsidRDefault="006A5E74" w14:paraId="08ECF139" w14:textId="24AB5D57">
            <w:pPr>
              <w:spacing w:before="240"/>
            </w:pPr>
            <w:r w:rsidRPr="00CD7DA0">
              <w:t xml:space="preserve">JA staff that do not reside in the region must be authorized by the COP and the JA SC. </w:t>
            </w:r>
          </w:p>
        </w:tc>
      </w:tr>
      <w:tr w:rsidRPr="000E6AFA" w:rsidR="006A5E74" w:rsidTr="00CD7DA0" w14:paraId="7BE17E07" w14:textId="77777777">
        <w:trPr>
          <w:cantSplit/>
          <w:trHeight w:val="47"/>
        </w:trPr>
        <w:tc>
          <w:tcPr>
            <w:tcW w:w="0" w:type="auto"/>
            <w:vMerge/>
            <w:textDirection w:val="btLr"/>
            <w:vAlign w:val="center"/>
          </w:tcPr>
          <w:p w:rsidRPr="00CD7DA0" w:rsidR="006A5E74" w:rsidP="00CD7DA0" w:rsidRDefault="006A5E74" w14:paraId="5629B070" w14:textId="77777777">
            <w:pPr>
              <w:spacing w:before="240"/>
            </w:pPr>
          </w:p>
        </w:tc>
        <w:tc>
          <w:tcPr>
            <w:tcW w:w="395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CD7DA0" w:rsidR="006A5E74" w:rsidP="00CD7DA0" w:rsidRDefault="006A5E74" w14:paraId="18629946" w14:textId="77777777">
            <w:pPr>
              <w:spacing w:before="240"/>
            </w:pPr>
            <w:r w:rsidRPr="00CD7DA0">
              <w:t>Hostile acts against third parties related to JA (community, community leaders, civil authorities).</w:t>
            </w:r>
          </w:p>
        </w:tc>
        <w:tc>
          <w:tcPr>
            <w:tcW w:w="391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CD7DA0" w:rsidR="006A5E74" w:rsidP="00CD7DA0" w:rsidRDefault="006A5E74" w14:paraId="199ECB14" w14:textId="3D54C97E">
            <w:pPr>
              <w:spacing w:before="240"/>
            </w:pPr>
            <w:r w:rsidRPr="00CD7DA0">
              <w:t xml:space="preserve">Visits or trips to the area are authorized only if strictly necessary. Pre-defined agendas to guarantee short visits. The approved schedule cannot be altered. </w:t>
            </w:r>
          </w:p>
        </w:tc>
      </w:tr>
      <w:tr w:rsidRPr="000E6AFA" w:rsidR="006A5E74" w:rsidTr="00CD7DA0" w14:paraId="7A7C691C" w14:textId="77777777">
        <w:trPr>
          <w:cantSplit/>
          <w:trHeight w:val="47"/>
        </w:trPr>
        <w:tc>
          <w:tcPr>
            <w:tcW w:w="0" w:type="auto"/>
            <w:vMerge/>
            <w:textDirection w:val="btLr"/>
            <w:vAlign w:val="center"/>
          </w:tcPr>
          <w:p w:rsidRPr="00CD7DA0" w:rsidR="006A5E74" w:rsidP="00CD7DA0" w:rsidRDefault="006A5E74" w14:paraId="14ACC27D" w14:textId="77777777">
            <w:pPr>
              <w:spacing w:before="240"/>
            </w:pPr>
          </w:p>
        </w:tc>
        <w:tc>
          <w:tcPr>
            <w:tcW w:w="3957" w:type="dxa"/>
            <w:tcBorders>
              <w:top w:val="single" w:color="000000" w:themeColor="text1" w:sz="4" w:space="0"/>
              <w:left w:val="single" w:color="000000" w:themeColor="text1" w:sz="4" w:space="0"/>
              <w:right w:val="single" w:color="000000" w:themeColor="text1" w:sz="4" w:space="0"/>
            </w:tcBorders>
            <w:vAlign w:val="center"/>
          </w:tcPr>
          <w:p w:rsidRPr="00CD7DA0" w:rsidR="006A5E74" w:rsidP="00CD7DA0" w:rsidRDefault="006A5E74" w14:paraId="42ADF746" w14:textId="77777777">
            <w:pPr>
              <w:spacing w:before="240"/>
            </w:pPr>
            <w:r w:rsidRPr="00CD7DA0">
              <w:t>Recent incidents against other USAID program implementers.</w:t>
            </w:r>
          </w:p>
        </w:tc>
        <w:tc>
          <w:tcPr>
            <w:tcW w:w="3910" w:type="dxa"/>
            <w:tcBorders>
              <w:top w:val="single" w:color="000000" w:themeColor="text1" w:sz="4" w:space="0"/>
              <w:left w:val="single" w:color="000000" w:themeColor="text1" w:sz="4" w:space="0"/>
              <w:right w:val="single" w:color="000000" w:themeColor="text1" w:sz="4" w:space="0"/>
            </w:tcBorders>
            <w:vAlign w:val="center"/>
          </w:tcPr>
          <w:p w:rsidRPr="00CD7DA0" w:rsidR="006A5E74" w:rsidP="00CD7DA0" w:rsidRDefault="006A5E74" w14:paraId="26F4054F" w14:textId="77777777">
            <w:pPr>
              <w:spacing w:before="240"/>
            </w:pPr>
            <w:r w:rsidRPr="00CD7DA0">
              <w:t>JA staff must strictly follow self-protection measures to reduce risk exposure.</w:t>
            </w:r>
          </w:p>
        </w:tc>
      </w:tr>
      <w:tr w:rsidRPr="000E6AFA" w:rsidR="006A5E74" w:rsidTr="00CD7DA0" w14:paraId="15540644" w14:textId="77777777">
        <w:trPr>
          <w:cantSplit/>
          <w:trHeight w:val="1134"/>
        </w:trPr>
        <w:tc>
          <w:tcPr>
            <w:tcW w:w="0" w:type="auto"/>
            <w:vMerge w:val="restart"/>
            <w:tcBorders>
              <w:top w:val="single" w:color="000000" w:themeColor="text1" w:sz="4" w:space="0"/>
              <w:left w:val="single" w:color="000000" w:themeColor="text1" w:sz="4" w:space="0"/>
              <w:right w:val="single" w:color="000000" w:themeColor="text1" w:sz="4" w:space="0"/>
            </w:tcBorders>
            <w:shd w:val="clear" w:color="auto" w:fill="FFFF00"/>
            <w:textDirection w:val="btLr"/>
            <w:vAlign w:val="center"/>
          </w:tcPr>
          <w:p w:rsidRPr="00CD7DA0" w:rsidR="006A5E74" w:rsidP="00CD7DA0" w:rsidRDefault="006A5E74" w14:paraId="11D946F8" w14:textId="77777777">
            <w:pPr>
              <w:spacing w:before="240"/>
              <w:jc w:val="center"/>
              <w:rPr>
                <w:b/>
                <w:bCs/>
              </w:rPr>
            </w:pPr>
            <w:r w:rsidRPr="00CD7DA0">
              <w:rPr>
                <w:b/>
                <w:bCs/>
              </w:rPr>
              <w:t>MEDIUM</w:t>
            </w:r>
          </w:p>
        </w:tc>
        <w:tc>
          <w:tcPr>
            <w:tcW w:w="395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CD7DA0" w:rsidR="006A5E74" w:rsidP="00CD7DA0" w:rsidRDefault="006A5E74" w14:paraId="095F7132" w14:textId="64A3EB44">
            <w:pPr>
              <w:spacing w:before="240"/>
            </w:pPr>
            <w:r w:rsidRPr="00CD7DA0">
              <w:t xml:space="preserve">Illegal groups present in the area with </w:t>
            </w:r>
            <w:r w:rsidRPr="00CD7DA0" w:rsidR="00CD7DA0">
              <w:t xml:space="preserve">a </w:t>
            </w:r>
            <w:r w:rsidRPr="00CD7DA0">
              <w:t>low probability of hostile action against JA staff.</w:t>
            </w:r>
          </w:p>
        </w:tc>
        <w:tc>
          <w:tcPr>
            <w:tcW w:w="391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CD7DA0" w:rsidR="006A5E74" w:rsidP="00CD7DA0" w:rsidRDefault="006A5E74" w14:paraId="2D865412" w14:textId="77777777">
            <w:pPr>
              <w:spacing w:before="240"/>
            </w:pPr>
            <w:r w:rsidRPr="00CD7DA0">
              <w:t>Observe strict security protocols (telephone monitoring, follow approved travel schedule, pre-defined agenda).</w:t>
            </w:r>
          </w:p>
        </w:tc>
      </w:tr>
      <w:tr w:rsidRPr="000E6AFA" w:rsidR="006A5E74" w:rsidTr="00CD7DA0" w14:paraId="79778E54" w14:textId="77777777">
        <w:trPr>
          <w:cantSplit/>
          <w:trHeight w:val="1134"/>
        </w:trPr>
        <w:tc>
          <w:tcPr>
            <w:tcW w:w="0" w:type="auto"/>
            <w:vMerge/>
            <w:textDirection w:val="btLr"/>
            <w:vAlign w:val="center"/>
            <w:hideMark/>
          </w:tcPr>
          <w:p w:rsidRPr="00CD7DA0" w:rsidR="006A5E74" w:rsidP="00CD7DA0" w:rsidRDefault="006A5E74" w14:paraId="53811C5E" w14:textId="77777777"/>
        </w:tc>
        <w:tc>
          <w:tcPr>
            <w:tcW w:w="395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Pr="00E47989" w:rsidR="006A5E74" w:rsidP="00CD7DA0" w:rsidRDefault="006A5E74" w14:paraId="3C520A1F" w14:textId="3FB8426E">
            <w:pPr>
              <w:pStyle w:val="ListParagraph"/>
              <w:numPr>
                <w:ilvl w:val="0"/>
                <w:numId w:val="3"/>
              </w:numPr>
              <w:spacing w:before="0"/>
              <w:rPr>
                <w:rFonts w:ascii="Gill Sans MT" w:hAnsi="Gill Sans MT"/>
                <w:lang w:val="en-US"/>
              </w:rPr>
            </w:pPr>
            <w:r w:rsidRPr="00E47989">
              <w:rPr>
                <w:rFonts w:ascii="Gill Sans MT" w:hAnsi="Gill Sans MT"/>
                <w:lang w:val="en-US"/>
              </w:rPr>
              <w:t>Little terrorist activity in recent days.</w:t>
            </w:r>
          </w:p>
          <w:p w:rsidRPr="00E47989" w:rsidR="006A5E74" w:rsidP="00CD7DA0" w:rsidRDefault="006A5E74" w14:paraId="6D37126F" w14:textId="1EB7730F">
            <w:pPr>
              <w:pStyle w:val="ListParagraph"/>
              <w:numPr>
                <w:ilvl w:val="0"/>
                <w:numId w:val="3"/>
              </w:numPr>
              <w:spacing w:before="0"/>
              <w:rPr>
                <w:rFonts w:ascii="Gill Sans MT" w:hAnsi="Gill Sans MT"/>
                <w:lang w:val="en-US"/>
              </w:rPr>
            </w:pPr>
            <w:r w:rsidRPr="00E47989">
              <w:rPr>
                <w:rFonts w:ascii="Gill Sans MT" w:hAnsi="Gill Sans MT"/>
                <w:lang w:val="en-US"/>
              </w:rPr>
              <w:t>Authorities are present exercising monitoring, patrolling, and control activities.</w:t>
            </w:r>
          </w:p>
          <w:p w:rsidRPr="00CD7DA0" w:rsidR="006A5E74" w:rsidP="00CD7DA0" w:rsidRDefault="006A5E74" w14:paraId="2F1F43E5" w14:textId="05FB626C">
            <w:pPr>
              <w:pStyle w:val="ListParagraph"/>
              <w:numPr>
                <w:ilvl w:val="0"/>
                <w:numId w:val="3"/>
              </w:numPr>
              <w:spacing w:before="0"/>
              <w:rPr>
                <w:rFonts w:ascii="Gill Sans MT" w:hAnsi="Gill Sans MT"/>
              </w:rPr>
            </w:pPr>
            <w:proofErr w:type="spellStart"/>
            <w:r w:rsidRPr="00CD7DA0">
              <w:rPr>
                <w:rFonts w:ascii="Gill Sans MT" w:hAnsi="Gill Sans MT"/>
              </w:rPr>
              <w:t>Riots</w:t>
            </w:r>
            <w:proofErr w:type="spellEnd"/>
            <w:r w:rsidRPr="00CD7DA0">
              <w:rPr>
                <w:rFonts w:ascii="Gill Sans MT" w:hAnsi="Gill Sans MT"/>
              </w:rPr>
              <w:t xml:space="preserve">, </w:t>
            </w:r>
            <w:proofErr w:type="spellStart"/>
            <w:r w:rsidRPr="00CD7DA0">
              <w:rPr>
                <w:rFonts w:ascii="Gill Sans MT" w:hAnsi="Gill Sans MT"/>
              </w:rPr>
              <w:t>roadblocks</w:t>
            </w:r>
            <w:proofErr w:type="spellEnd"/>
            <w:r w:rsidRPr="00CD7DA0">
              <w:rPr>
                <w:rFonts w:ascii="Gill Sans MT" w:hAnsi="Gill Sans MT"/>
              </w:rPr>
              <w:t xml:space="preserve">, strikes, </w:t>
            </w:r>
            <w:proofErr w:type="spellStart"/>
            <w:r w:rsidRPr="00CD7DA0">
              <w:rPr>
                <w:rFonts w:ascii="Gill Sans MT" w:hAnsi="Gill Sans MT"/>
              </w:rPr>
              <w:t>mobilizations</w:t>
            </w:r>
            <w:proofErr w:type="spellEnd"/>
            <w:r w:rsidRPr="00CD7DA0">
              <w:rPr>
                <w:rFonts w:ascii="Gill Sans MT" w:hAnsi="Gill Sans MT"/>
              </w:rPr>
              <w:t>.</w:t>
            </w:r>
          </w:p>
          <w:p w:rsidRPr="00E47989" w:rsidR="006A5E74" w:rsidP="00CD7DA0" w:rsidRDefault="006A5E74" w14:paraId="0B75CB84" w14:textId="17FB8EFF">
            <w:pPr>
              <w:pStyle w:val="ListParagraph"/>
              <w:numPr>
                <w:ilvl w:val="0"/>
                <w:numId w:val="3"/>
              </w:numPr>
              <w:spacing w:before="0"/>
              <w:rPr>
                <w:rFonts w:ascii="Gill Sans MT" w:hAnsi="Gill Sans MT"/>
                <w:lang w:val="en-US"/>
              </w:rPr>
            </w:pPr>
            <w:r w:rsidRPr="00E47989">
              <w:rPr>
                <w:rFonts w:ascii="Gill Sans MT" w:hAnsi="Gill Sans MT"/>
                <w:lang w:val="en-US"/>
              </w:rPr>
              <w:t>Delays in leaving scheduled activities.</w:t>
            </w:r>
          </w:p>
          <w:p w:rsidRPr="00CD7DA0" w:rsidR="006A5E74" w:rsidP="00CD7DA0" w:rsidRDefault="006A5E74" w14:paraId="410D3017" w14:textId="77777777">
            <w:pPr>
              <w:pStyle w:val="ListParagraph"/>
              <w:numPr>
                <w:ilvl w:val="0"/>
                <w:numId w:val="3"/>
              </w:numPr>
              <w:spacing w:before="0"/>
              <w:rPr>
                <w:rFonts w:ascii="Gill Sans MT" w:hAnsi="Gill Sans MT"/>
              </w:rPr>
            </w:pPr>
            <w:proofErr w:type="spellStart"/>
            <w:r w:rsidRPr="00CD7DA0">
              <w:rPr>
                <w:rFonts w:ascii="Gill Sans MT" w:hAnsi="Gill Sans MT"/>
              </w:rPr>
              <w:t>Unexpected</w:t>
            </w:r>
            <w:proofErr w:type="spellEnd"/>
            <w:r w:rsidRPr="00CD7DA0">
              <w:rPr>
                <w:rFonts w:ascii="Gill Sans MT" w:hAnsi="Gill Sans MT"/>
              </w:rPr>
              <w:t xml:space="preserve"> </w:t>
            </w:r>
            <w:proofErr w:type="spellStart"/>
            <w:r w:rsidRPr="00CD7DA0">
              <w:rPr>
                <w:rFonts w:ascii="Gill Sans MT" w:hAnsi="Gill Sans MT"/>
              </w:rPr>
              <w:t>security</w:t>
            </w:r>
            <w:proofErr w:type="spellEnd"/>
            <w:r w:rsidRPr="00CD7DA0">
              <w:rPr>
                <w:rFonts w:ascii="Gill Sans MT" w:hAnsi="Gill Sans MT"/>
              </w:rPr>
              <w:t xml:space="preserve"> </w:t>
            </w:r>
            <w:proofErr w:type="spellStart"/>
            <w:r w:rsidRPr="00CD7DA0">
              <w:rPr>
                <w:rFonts w:ascii="Gill Sans MT" w:hAnsi="Gill Sans MT"/>
              </w:rPr>
              <w:t>events</w:t>
            </w:r>
            <w:proofErr w:type="spellEnd"/>
            <w:r w:rsidRPr="00CD7DA0">
              <w:rPr>
                <w:rFonts w:ascii="Gill Sans MT" w:hAnsi="Gill Sans MT"/>
              </w:rPr>
              <w:t>.</w:t>
            </w:r>
          </w:p>
        </w:tc>
        <w:tc>
          <w:tcPr>
            <w:tcW w:w="391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Pr="00CD7DA0" w:rsidR="006A5E74" w:rsidP="00CD7DA0" w:rsidRDefault="006A5E74" w14:paraId="31FAB17B" w14:textId="77777777">
            <w:r w:rsidRPr="00CD7DA0">
              <w:t>JA staff alert and attentive to changes in the area and Security Coordinator instructions.</w:t>
            </w:r>
          </w:p>
        </w:tc>
      </w:tr>
      <w:tr w:rsidRPr="000E6AFA" w:rsidR="006A5E74" w:rsidTr="00CD7DA0" w14:paraId="105114BB" w14:textId="77777777">
        <w:trPr>
          <w:cantSplit/>
          <w:trHeight w:val="1134"/>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extDirection w:val="btLr"/>
            <w:vAlign w:val="center"/>
            <w:hideMark/>
          </w:tcPr>
          <w:p w:rsidRPr="00CD7DA0" w:rsidR="006A5E74" w:rsidP="009F0042" w:rsidRDefault="006A5E74" w14:paraId="7A9C13C3" w14:textId="77777777">
            <w:pPr>
              <w:spacing w:after="120" w:line="240" w:lineRule="auto"/>
              <w:jc w:val="center"/>
              <w:rPr>
                <w:b/>
                <w:bCs/>
              </w:rPr>
            </w:pPr>
            <w:r w:rsidRPr="00CD7DA0">
              <w:rPr>
                <w:b/>
                <w:bCs/>
              </w:rPr>
              <w:t>LOW</w:t>
            </w:r>
          </w:p>
        </w:tc>
        <w:tc>
          <w:tcPr>
            <w:tcW w:w="3957"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CD7DA0" w:rsidR="006A5E74" w:rsidP="009F0042" w:rsidRDefault="006A5E74" w14:paraId="6B2D8391" w14:textId="02CEDBC6">
            <w:pPr>
              <w:pStyle w:val="ListParagraph"/>
              <w:numPr>
                <w:ilvl w:val="0"/>
                <w:numId w:val="4"/>
              </w:numPr>
              <w:spacing w:before="0" w:after="120"/>
              <w:rPr>
                <w:rFonts w:ascii="Gill Sans MT" w:hAnsi="Gill Sans MT"/>
              </w:rPr>
            </w:pPr>
            <w:r w:rsidRPr="00CD7DA0">
              <w:rPr>
                <w:rFonts w:ascii="Gill Sans MT" w:hAnsi="Gill Sans MT"/>
              </w:rPr>
              <w:t xml:space="preserve">Normal </w:t>
            </w:r>
            <w:proofErr w:type="spellStart"/>
            <w:r w:rsidRPr="00CD7DA0">
              <w:rPr>
                <w:rFonts w:ascii="Gill Sans MT" w:hAnsi="Gill Sans MT"/>
              </w:rPr>
              <w:t>operations</w:t>
            </w:r>
            <w:proofErr w:type="spellEnd"/>
            <w:r w:rsidRPr="00CD7DA0">
              <w:rPr>
                <w:rFonts w:ascii="Gill Sans MT" w:hAnsi="Gill Sans MT"/>
              </w:rPr>
              <w:t>.</w:t>
            </w:r>
          </w:p>
          <w:p w:rsidRPr="00CD7DA0" w:rsidR="006A5E74" w:rsidP="009F0042" w:rsidRDefault="006A5E74" w14:paraId="1879BD7D" w14:textId="0552FA2E">
            <w:pPr>
              <w:pStyle w:val="ListParagraph"/>
              <w:numPr>
                <w:ilvl w:val="0"/>
                <w:numId w:val="4"/>
              </w:numPr>
              <w:spacing w:before="0" w:after="120"/>
              <w:rPr>
                <w:rFonts w:ascii="Gill Sans MT" w:hAnsi="Gill Sans MT"/>
              </w:rPr>
            </w:pPr>
            <w:r w:rsidRPr="00CD7DA0">
              <w:rPr>
                <w:rFonts w:ascii="Gill Sans MT" w:hAnsi="Gill Sans MT"/>
              </w:rPr>
              <w:t xml:space="preserve">Criminal </w:t>
            </w:r>
            <w:proofErr w:type="spellStart"/>
            <w:r w:rsidRPr="00CD7DA0">
              <w:rPr>
                <w:rFonts w:ascii="Gill Sans MT" w:hAnsi="Gill Sans MT"/>
              </w:rPr>
              <w:t>activity</w:t>
            </w:r>
            <w:proofErr w:type="spellEnd"/>
            <w:r w:rsidRPr="00CD7DA0">
              <w:rPr>
                <w:rFonts w:ascii="Gill Sans MT" w:hAnsi="Gill Sans MT"/>
              </w:rPr>
              <w:t xml:space="preserve"> </w:t>
            </w:r>
            <w:proofErr w:type="spellStart"/>
            <w:r w:rsidRPr="00CD7DA0">
              <w:rPr>
                <w:rFonts w:ascii="Gill Sans MT" w:hAnsi="Gill Sans MT"/>
              </w:rPr>
              <w:t>is</w:t>
            </w:r>
            <w:proofErr w:type="spellEnd"/>
            <w:r w:rsidRPr="00CD7DA0">
              <w:rPr>
                <w:rFonts w:ascii="Gill Sans MT" w:hAnsi="Gill Sans MT"/>
              </w:rPr>
              <w:t xml:space="preserve"> </w:t>
            </w:r>
            <w:proofErr w:type="spellStart"/>
            <w:r w:rsidRPr="00CD7DA0">
              <w:rPr>
                <w:rFonts w:ascii="Gill Sans MT" w:hAnsi="Gill Sans MT"/>
              </w:rPr>
              <w:t>minimal</w:t>
            </w:r>
            <w:proofErr w:type="spellEnd"/>
            <w:r w:rsidRPr="00CD7DA0">
              <w:rPr>
                <w:rFonts w:ascii="Gill Sans MT" w:hAnsi="Gill Sans MT"/>
              </w:rPr>
              <w:t>.</w:t>
            </w:r>
          </w:p>
          <w:p w:rsidRPr="00E47989" w:rsidR="006A5E74" w:rsidP="009F0042" w:rsidRDefault="006A5E74" w14:paraId="11673230" w14:textId="77777777">
            <w:pPr>
              <w:pStyle w:val="ListParagraph"/>
              <w:numPr>
                <w:ilvl w:val="0"/>
                <w:numId w:val="4"/>
              </w:numPr>
              <w:spacing w:before="0" w:after="120"/>
              <w:rPr>
                <w:lang w:val="en-US"/>
              </w:rPr>
            </w:pPr>
            <w:r w:rsidRPr="00E47989">
              <w:rPr>
                <w:rFonts w:ascii="Gill Sans MT" w:hAnsi="Gill Sans MT"/>
                <w:lang w:val="en-US"/>
              </w:rPr>
              <w:t>Risk of hostile actions against JA staff or activities is minimal.</w:t>
            </w:r>
          </w:p>
        </w:tc>
        <w:tc>
          <w:tcPr>
            <w:tcW w:w="391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Pr="00CD7DA0" w:rsidR="006A5E74" w:rsidP="009F0042" w:rsidRDefault="006A5E74" w14:paraId="3EFD23BE" w14:textId="77777777">
            <w:pPr>
              <w:spacing w:after="120" w:line="240" w:lineRule="auto"/>
            </w:pPr>
            <w:r w:rsidRPr="00CD7DA0">
              <w:t>Comply with existing security protocols.</w:t>
            </w:r>
          </w:p>
        </w:tc>
      </w:tr>
    </w:tbl>
    <w:p w:rsidRPr="00A63287" w:rsidR="00CD7DA0" w:rsidP="004B7CC2" w:rsidRDefault="00CD7DA0" w14:paraId="769C4B0F" w14:textId="52BCC3AC">
      <w:pPr>
        <w:pStyle w:val="CHMBodyText"/>
        <w:rPr>
          <w:rFonts w:ascii="Gill Sans MT" w:hAnsi="Gill Sans MT" w:eastAsia="Arial MT" w:cs="Open Sans"/>
          <w:sz w:val="24"/>
          <w:szCs w:val="24"/>
          <w:lang w:val="en-US"/>
        </w:rPr>
      </w:pPr>
      <w:r w:rsidRPr="00E47989">
        <w:rPr>
          <w:rFonts w:ascii="Gill Sans MT" w:hAnsi="Gill Sans MT"/>
          <w:sz w:val="24"/>
          <w:szCs w:val="24"/>
          <w:lang w:val="en-US"/>
        </w:rPr>
        <w:br w:type="textWrapping" w:clear="all"/>
      </w:r>
      <w:r w:rsidRPr="00A63287">
        <w:rPr>
          <w:rFonts w:ascii="Gill Sans MT" w:hAnsi="Gill Sans MT" w:eastAsia="Arial MT" w:cs="Open Sans"/>
          <w:sz w:val="24"/>
          <w:szCs w:val="24"/>
          <w:lang w:val="en-US"/>
        </w:rPr>
        <w:t>JA’s Security Coordinator is responsible for communicating and disseminating alert states by email, print media, and training sessions and sends updated alert statuses based on:</w:t>
      </w:r>
    </w:p>
    <w:p w:rsidRPr="00A63287" w:rsidR="00CD7DA0" w:rsidP="004B7CC2" w:rsidRDefault="00CD7DA0" w14:paraId="64F869F9" w14:textId="77777777">
      <w:pPr>
        <w:pStyle w:val="ListParagraph"/>
        <w:widowControl/>
        <w:numPr>
          <w:ilvl w:val="0"/>
          <w:numId w:val="1"/>
        </w:numPr>
        <w:spacing w:before="0" w:after="120"/>
        <w:contextualSpacing/>
        <w:rPr>
          <w:rFonts w:ascii="Gill Sans MT" w:hAnsi="Gill Sans MT"/>
          <w:lang w:val="en-US"/>
        </w:rPr>
      </w:pPr>
      <w:r w:rsidRPr="00A63287">
        <w:rPr>
          <w:rFonts w:ascii="Gill Sans MT" w:hAnsi="Gill Sans MT"/>
          <w:lang w:val="en-US"/>
        </w:rPr>
        <w:t xml:space="preserve">Comprehensive security </w:t>
      </w:r>
      <w:proofErr w:type="gramStart"/>
      <w:r w:rsidRPr="00A63287">
        <w:rPr>
          <w:rFonts w:ascii="Gill Sans MT" w:hAnsi="Gill Sans MT"/>
          <w:lang w:val="en-US"/>
        </w:rPr>
        <w:t>assessments;</w:t>
      </w:r>
      <w:proofErr w:type="gramEnd"/>
    </w:p>
    <w:p w:rsidRPr="00A63287" w:rsidR="00CD7DA0" w:rsidP="004B7CC2" w:rsidRDefault="00CD7DA0" w14:paraId="2906590A" w14:textId="77777777">
      <w:pPr>
        <w:pStyle w:val="ListParagraph"/>
        <w:widowControl/>
        <w:numPr>
          <w:ilvl w:val="0"/>
          <w:numId w:val="1"/>
        </w:numPr>
        <w:spacing w:before="0" w:after="120"/>
        <w:contextualSpacing/>
        <w:rPr>
          <w:rFonts w:ascii="Gill Sans MT" w:hAnsi="Gill Sans MT"/>
          <w:lang w:val="en-US"/>
        </w:rPr>
      </w:pPr>
      <w:r w:rsidRPr="00A63287">
        <w:rPr>
          <w:rFonts w:ascii="Gill Sans MT" w:hAnsi="Gill Sans MT"/>
          <w:lang w:val="en-US"/>
        </w:rPr>
        <w:t xml:space="preserve">Field </w:t>
      </w:r>
      <w:proofErr w:type="gramStart"/>
      <w:r w:rsidRPr="00A63287">
        <w:rPr>
          <w:rFonts w:ascii="Gill Sans MT" w:hAnsi="Gill Sans MT"/>
          <w:lang w:val="en-US"/>
        </w:rPr>
        <w:t>visits;</w:t>
      </w:r>
      <w:proofErr w:type="gramEnd"/>
    </w:p>
    <w:p w:rsidRPr="00A63287" w:rsidR="00CD7DA0" w:rsidP="004B7CC2" w:rsidRDefault="00CD7DA0" w14:paraId="73929777" w14:textId="77777777">
      <w:pPr>
        <w:pStyle w:val="ListParagraph"/>
        <w:widowControl/>
        <w:numPr>
          <w:ilvl w:val="0"/>
          <w:numId w:val="1"/>
        </w:numPr>
        <w:spacing w:before="0" w:after="120"/>
        <w:contextualSpacing/>
        <w:rPr>
          <w:rFonts w:ascii="Gill Sans MT" w:hAnsi="Gill Sans MT"/>
          <w:lang w:val="en-US"/>
        </w:rPr>
      </w:pPr>
      <w:r w:rsidRPr="00A63287">
        <w:rPr>
          <w:rFonts w:ascii="Gill Sans MT" w:hAnsi="Gill Sans MT"/>
          <w:lang w:val="en-US"/>
        </w:rPr>
        <w:t xml:space="preserve">Public </w:t>
      </w:r>
      <w:proofErr w:type="gramStart"/>
      <w:r w:rsidRPr="00A63287">
        <w:rPr>
          <w:rFonts w:ascii="Gill Sans MT" w:hAnsi="Gill Sans MT"/>
          <w:lang w:val="en-US"/>
        </w:rPr>
        <w:t>information;</w:t>
      </w:r>
      <w:proofErr w:type="gramEnd"/>
    </w:p>
    <w:p w:rsidRPr="00A63287" w:rsidR="00CD7DA0" w:rsidP="004B7CC2" w:rsidRDefault="00CD7DA0" w14:paraId="59C9B155" w14:textId="77777777">
      <w:pPr>
        <w:pStyle w:val="ListParagraph"/>
        <w:widowControl/>
        <w:numPr>
          <w:ilvl w:val="0"/>
          <w:numId w:val="1"/>
        </w:numPr>
        <w:spacing w:before="0" w:after="120"/>
        <w:contextualSpacing/>
        <w:rPr>
          <w:rFonts w:ascii="Gill Sans MT" w:hAnsi="Gill Sans MT"/>
          <w:lang w:val="en-US"/>
        </w:rPr>
      </w:pPr>
      <w:r w:rsidRPr="00A63287">
        <w:rPr>
          <w:rFonts w:ascii="Gill Sans MT" w:hAnsi="Gill Sans MT"/>
          <w:lang w:val="en-US"/>
        </w:rPr>
        <w:t xml:space="preserve">Official </w:t>
      </w:r>
      <w:proofErr w:type="gramStart"/>
      <w:r w:rsidRPr="00A63287">
        <w:rPr>
          <w:rFonts w:ascii="Gill Sans MT" w:hAnsi="Gill Sans MT"/>
          <w:lang w:val="en-US"/>
        </w:rPr>
        <w:t>statistics;</w:t>
      </w:r>
      <w:proofErr w:type="gramEnd"/>
      <w:r w:rsidRPr="00A63287">
        <w:rPr>
          <w:rFonts w:ascii="Gill Sans MT" w:hAnsi="Gill Sans MT"/>
          <w:lang w:val="en-US"/>
        </w:rPr>
        <w:t xml:space="preserve"> </w:t>
      </w:r>
    </w:p>
    <w:p w:rsidRPr="00A63287" w:rsidR="00CD7DA0" w:rsidP="004B7CC2" w:rsidRDefault="00CD7DA0" w14:paraId="29A4E285" w14:textId="77777777">
      <w:pPr>
        <w:pStyle w:val="ListParagraph"/>
        <w:widowControl/>
        <w:numPr>
          <w:ilvl w:val="0"/>
          <w:numId w:val="1"/>
        </w:numPr>
        <w:spacing w:before="0" w:after="120"/>
        <w:contextualSpacing/>
        <w:rPr>
          <w:rFonts w:ascii="Gill Sans MT" w:hAnsi="Gill Sans MT"/>
          <w:lang w:val="en-US"/>
        </w:rPr>
      </w:pPr>
      <w:r w:rsidRPr="00A63287">
        <w:rPr>
          <w:rFonts w:ascii="Gill Sans MT" w:hAnsi="Gill Sans MT"/>
          <w:lang w:val="en-US"/>
        </w:rPr>
        <w:t xml:space="preserve">Community </w:t>
      </w:r>
      <w:proofErr w:type="gramStart"/>
      <w:r w:rsidRPr="00A63287">
        <w:rPr>
          <w:rFonts w:ascii="Gill Sans MT" w:hAnsi="Gill Sans MT"/>
          <w:lang w:val="en-US"/>
        </w:rPr>
        <w:t>reports;</w:t>
      </w:r>
      <w:proofErr w:type="gramEnd"/>
      <w:r w:rsidRPr="00A63287">
        <w:rPr>
          <w:rFonts w:ascii="Gill Sans MT" w:hAnsi="Gill Sans MT"/>
          <w:lang w:val="en-US"/>
        </w:rPr>
        <w:t xml:space="preserve"> </w:t>
      </w:r>
    </w:p>
    <w:p w:rsidRPr="00A63287" w:rsidR="00CD7DA0" w:rsidP="004B7CC2" w:rsidRDefault="00CD7DA0" w14:paraId="3592DD96" w14:textId="77777777">
      <w:pPr>
        <w:pStyle w:val="ListParagraph"/>
        <w:widowControl/>
        <w:numPr>
          <w:ilvl w:val="0"/>
          <w:numId w:val="1"/>
        </w:numPr>
        <w:spacing w:before="0" w:after="120"/>
        <w:contextualSpacing/>
        <w:rPr>
          <w:rFonts w:ascii="Gill Sans MT" w:hAnsi="Gill Sans MT"/>
          <w:lang w:val="en-US"/>
        </w:rPr>
      </w:pPr>
      <w:r w:rsidRPr="00A63287">
        <w:rPr>
          <w:rFonts w:ascii="Gill Sans MT" w:hAnsi="Gill Sans MT"/>
          <w:lang w:val="en-US"/>
        </w:rPr>
        <w:t xml:space="preserve">Authority reports; and </w:t>
      </w:r>
    </w:p>
    <w:p w:rsidRPr="00A63287" w:rsidR="00CD7DA0" w:rsidP="004B7CC2" w:rsidRDefault="00CD7DA0" w14:paraId="5E4B9217" w14:textId="4758B333">
      <w:pPr>
        <w:pStyle w:val="ListParagraph"/>
        <w:widowControl/>
        <w:numPr>
          <w:ilvl w:val="0"/>
          <w:numId w:val="1"/>
        </w:numPr>
        <w:spacing w:before="0" w:after="120"/>
        <w:contextualSpacing/>
        <w:rPr>
          <w:rFonts w:ascii="Gill Sans MT" w:hAnsi="Gill Sans MT"/>
          <w:lang w:val="en-US"/>
        </w:rPr>
      </w:pPr>
      <w:r w:rsidRPr="00A63287">
        <w:rPr>
          <w:rFonts w:ascii="Gill Sans MT" w:hAnsi="Gill Sans MT"/>
          <w:lang w:val="en-US"/>
        </w:rPr>
        <w:t>JA staff reports.</w:t>
      </w:r>
    </w:p>
    <w:p w:rsidRPr="00A63287" w:rsidR="00F12C65" w:rsidP="004B7CC2" w:rsidRDefault="00F12C65" w14:paraId="30DF96D3" w14:textId="77777777">
      <w:pPr>
        <w:pStyle w:val="ListParagraph"/>
        <w:widowControl/>
        <w:spacing w:before="0" w:after="120"/>
        <w:ind w:left="720" w:firstLine="0"/>
        <w:contextualSpacing/>
        <w:rPr>
          <w:rFonts w:ascii="Gill Sans MT" w:hAnsi="Gill Sans MT"/>
          <w:lang w:val="en-US"/>
        </w:rPr>
      </w:pPr>
    </w:p>
    <w:p w:rsidRPr="00A63287" w:rsidR="00CD7DA0" w:rsidP="004B7CC2" w:rsidRDefault="00CD7DA0" w14:paraId="4F71AA02" w14:textId="177B704F" w14:noSpellErr="1">
      <w:pPr>
        <w:pStyle w:val="Heading2"/>
      </w:pPr>
      <w:bookmarkStart w:name="_Toc105496760" w:id="17"/>
      <w:commentRangeStart w:id="868127412"/>
      <w:commentRangeStart w:id="101839496"/>
      <w:r w:rsidR="00CD7DA0">
        <w:rPr/>
        <w:t>Potential Risks and Security/Safety Protocols</w:t>
      </w:r>
      <w:bookmarkEnd w:id="17"/>
      <w:commentRangeEnd w:id="868127412"/>
      <w:r>
        <w:rPr>
          <w:rStyle w:val="CommentReference"/>
        </w:rPr>
        <w:commentReference w:id="868127412"/>
      </w:r>
      <w:commentRangeEnd w:id="101839496"/>
      <w:r>
        <w:rPr>
          <w:rStyle w:val="CommentReference"/>
        </w:rPr>
        <w:commentReference w:id="101839496"/>
      </w:r>
    </w:p>
    <w:p w:rsidRPr="00A63287" w:rsidR="00CD7DA0" w:rsidP="004B7CC2" w:rsidRDefault="00CD7DA0" w14:paraId="70264BA8" w14:textId="0CA9FAB1" w14:noSpellErr="1">
      <w:pPr>
        <w:spacing w:after="120" w:line="240" w:lineRule="auto"/>
      </w:pPr>
      <w:commentRangeStart w:id="1097061015"/>
      <w:r w:rsidR="00CD7DA0">
        <w:rPr/>
        <w:t xml:space="preserve">JA </w:t>
      </w:r>
      <w:r w:rsidR="00CD7DA0">
        <w:rPr/>
        <w:t>identified</w:t>
      </w:r>
      <w:r w:rsidR="00CD7DA0">
        <w:rPr/>
        <w:t xml:space="preserve"> several risks that can affect team safety and field operations, along with measures to address each</w:t>
      </w:r>
      <w:r w:rsidR="00F12C65">
        <w:rPr/>
        <w:t xml:space="preserve"> which are detailed below.</w:t>
      </w:r>
      <w:r w:rsidR="00F12C65">
        <w:rPr/>
        <w:t xml:space="preserve"> </w:t>
      </w:r>
      <w:commentRangeEnd w:id="1097061015"/>
      <w:r>
        <w:rPr>
          <w:rStyle w:val="CommentReference"/>
        </w:rPr>
        <w:commentReference w:id="1097061015"/>
      </w:r>
    </w:p>
    <w:p w:rsidRPr="00A63287" w:rsidR="00F12C65" w:rsidP="004B7CC2" w:rsidRDefault="00F12C65" w14:paraId="337354D1" w14:textId="5FC8F64B">
      <w:pPr>
        <w:pStyle w:val="Heading3"/>
      </w:pPr>
      <w:bookmarkStart w:name="_Toc105496761" w:id="18"/>
      <w:r w:rsidRPr="00A63287">
        <w:t>Medical Emergencies and/or Accidents</w:t>
      </w:r>
      <w:bookmarkEnd w:id="18"/>
    </w:p>
    <w:p w:rsidRPr="00A63287" w:rsidR="00F12C65" w:rsidP="004B7CC2" w:rsidRDefault="00F12C65" w14:paraId="3905C321" w14:textId="0335F179">
      <w:pPr>
        <w:pStyle w:val="Heading4"/>
      </w:pPr>
      <w:r w:rsidRPr="00A63287">
        <w:t>Preventive Measures</w:t>
      </w:r>
    </w:p>
    <w:p w:rsidRPr="00A63287" w:rsidR="00F12C65" w:rsidP="004B7CC2" w:rsidRDefault="00F12C65" w14:paraId="26219C36" w14:textId="77777777">
      <w:pPr>
        <w:pStyle w:val="CHMBodyText"/>
        <w:numPr>
          <w:ilvl w:val="0"/>
          <w:numId w:val="6"/>
        </w:numPr>
        <w:contextualSpacing/>
        <w:rPr>
          <w:rFonts w:ascii="Gill Sans MT" w:hAnsi="Gill Sans MT" w:eastAsia="Arial MT" w:cs="Open Sans"/>
          <w:sz w:val="24"/>
          <w:szCs w:val="24"/>
          <w:lang w:val="en-US"/>
        </w:rPr>
      </w:pPr>
      <w:r w:rsidRPr="00A63287">
        <w:rPr>
          <w:rFonts w:ascii="Gill Sans MT" w:hAnsi="Gill Sans MT" w:eastAsia="Arial MT" w:cs="Open Sans"/>
          <w:sz w:val="24"/>
          <w:szCs w:val="24"/>
          <w:lang w:val="en-US"/>
        </w:rPr>
        <w:t>POA and Core Partners’ staff responsible for organizational safety and security plans in the workplace must:</w:t>
      </w:r>
    </w:p>
    <w:p w:rsidRPr="00A63287" w:rsidR="00F12C65" w:rsidP="004B7CC2" w:rsidRDefault="00F12C65" w14:paraId="727278AA" w14:textId="77777777">
      <w:pPr>
        <w:pStyle w:val="CHMBodyText"/>
        <w:numPr>
          <w:ilvl w:val="1"/>
          <w:numId w:val="5"/>
        </w:numPr>
        <w:contextualSpacing/>
        <w:rPr>
          <w:rFonts w:ascii="Gill Sans MT" w:hAnsi="Gill Sans MT" w:eastAsia="Arial MT" w:cs="Open Sans"/>
          <w:sz w:val="24"/>
          <w:szCs w:val="24"/>
          <w:lang w:val="en-US"/>
        </w:rPr>
      </w:pPr>
      <w:r w:rsidRPr="00A63287">
        <w:rPr>
          <w:rFonts w:ascii="Gill Sans MT" w:hAnsi="Gill Sans MT" w:eastAsia="Arial MT" w:cs="Open Sans"/>
          <w:sz w:val="24"/>
          <w:szCs w:val="24"/>
          <w:lang w:val="en-US"/>
        </w:rPr>
        <w:t>Organize an emergency brigade with employees and provide emergency, first aid and training, as required.</w:t>
      </w:r>
    </w:p>
    <w:p w:rsidRPr="00A63287" w:rsidR="00F12C65" w:rsidP="004B7CC2" w:rsidRDefault="00F12C65" w14:paraId="2C8C02AD" w14:textId="77777777">
      <w:pPr>
        <w:pStyle w:val="CHMBodyText"/>
        <w:numPr>
          <w:ilvl w:val="1"/>
          <w:numId w:val="5"/>
        </w:numPr>
        <w:contextualSpacing/>
        <w:rPr>
          <w:rFonts w:ascii="Gill Sans MT" w:hAnsi="Gill Sans MT" w:eastAsia="Arial MT" w:cs="Open Sans"/>
          <w:sz w:val="24"/>
          <w:szCs w:val="24"/>
          <w:lang w:val="en-US"/>
        </w:rPr>
      </w:pPr>
      <w:r w:rsidRPr="00A63287">
        <w:rPr>
          <w:rFonts w:ascii="Gill Sans MT" w:hAnsi="Gill Sans MT" w:eastAsia="Arial MT" w:cs="Open Sans"/>
          <w:sz w:val="24"/>
          <w:szCs w:val="24"/>
          <w:lang w:val="en-US"/>
        </w:rPr>
        <w:t>Carry out emergency and evacuation drills in offices.</w:t>
      </w:r>
    </w:p>
    <w:p w:rsidRPr="00A63287" w:rsidR="00F12C65" w:rsidP="004B7CC2" w:rsidRDefault="00F12C65" w14:paraId="124F7680" w14:textId="77777777">
      <w:pPr>
        <w:pStyle w:val="CHMBodyText"/>
        <w:numPr>
          <w:ilvl w:val="1"/>
          <w:numId w:val="5"/>
        </w:numPr>
        <w:contextualSpacing/>
        <w:rPr>
          <w:rFonts w:ascii="Gill Sans MT" w:hAnsi="Gill Sans MT" w:eastAsia="Arial MT" w:cs="Open Sans"/>
          <w:sz w:val="24"/>
          <w:szCs w:val="24"/>
          <w:lang w:val="en-US"/>
        </w:rPr>
      </w:pPr>
      <w:r w:rsidRPr="00A63287">
        <w:rPr>
          <w:rFonts w:ascii="Gill Sans MT" w:hAnsi="Gill Sans MT" w:eastAsia="Arial MT" w:cs="Open Sans"/>
          <w:sz w:val="24"/>
          <w:szCs w:val="24"/>
          <w:lang w:val="en-US"/>
        </w:rPr>
        <w:t>Require that all visitors fill in contact information form, which includes medical emergency contacts.</w:t>
      </w:r>
    </w:p>
    <w:p w:rsidRPr="00A63287" w:rsidR="00F12C65" w:rsidP="004B7CC2" w:rsidRDefault="00F12C65" w14:paraId="0D81C333" w14:textId="77777777">
      <w:pPr>
        <w:pStyle w:val="CHMBodyText"/>
        <w:numPr>
          <w:ilvl w:val="1"/>
          <w:numId w:val="5"/>
        </w:numPr>
        <w:contextualSpacing/>
        <w:rPr>
          <w:rFonts w:ascii="Gill Sans MT" w:hAnsi="Gill Sans MT" w:eastAsia="Arial MT" w:cs="Open Sans"/>
          <w:sz w:val="24"/>
          <w:szCs w:val="24"/>
          <w:lang w:val="en-US"/>
        </w:rPr>
      </w:pPr>
      <w:r w:rsidRPr="00A63287">
        <w:rPr>
          <w:rFonts w:ascii="Gill Sans MT" w:hAnsi="Gill Sans MT" w:eastAsia="Arial MT" w:cs="Open Sans"/>
          <w:sz w:val="24"/>
          <w:szCs w:val="24"/>
          <w:lang w:val="en-US"/>
        </w:rPr>
        <w:t>Ensure that offices have operating fire extinguishers, evacuation signals, sound alarms, and smoke sensors and that these go through periodic check-ups.</w:t>
      </w:r>
    </w:p>
    <w:p w:rsidRPr="00A63287" w:rsidR="00F12C65" w:rsidP="004B7CC2" w:rsidRDefault="00F12C65" w14:paraId="462A45EE" w14:textId="62CFE0DB">
      <w:pPr>
        <w:pStyle w:val="CHMBodyText"/>
        <w:numPr>
          <w:ilvl w:val="0"/>
          <w:numId w:val="5"/>
        </w:numPr>
        <w:contextualSpacing/>
        <w:rPr>
          <w:rFonts w:ascii="Gill Sans MT" w:hAnsi="Gill Sans MT" w:eastAsia="Arial MT" w:cs="Open Sans"/>
          <w:sz w:val="24"/>
          <w:szCs w:val="24"/>
          <w:lang w:val="en-US"/>
        </w:rPr>
      </w:pPr>
      <w:r w:rsidRPr="00A63287">
        <w:rPr>
          <w:rFonts w:ascii="Gill Sans MT" w:hAnsi="Gill Sans MT" w:eastAsia="Arial MT" w:cs="Open Sans"/>
          <w:sz w:val="24"/>
          <w:szCs w:val="24"/>
          <w:lang w:val="en-US"/>
        </w:rPr>
        <w:t>POA and Core Partners’ human resources teams must:</w:t>
      </w:r>
    </w:p>
    <w:p w:rsidRPr="00A63287" w:rsidR="00F12C65" w:rsidP="004B7CC2" w:rsidRDefault="00F12C65" w14:paraId="5EC9A376" w14:textId="77777777">
      <w:pPr>
        <w:pStyle w:val="CHMBodyText"/>
        <w:numPr>
          <w:ilvl w:val="1"/>
          <w:numId w:val="5"/>
        </w:numPr>
        <w:contextualSpacing/>
        <w:rPr>
          <w:rFonts w:ascii="Gill Sans MT" w:hAnsi="Gill Sans MT" w:eastAsia="Arial MT" w:cs="Open Sans"/>
          <w:sz w:val="24"/>
          <w:szCs w:val="24"/>
          <w:lang w:val="en-US"/>
        </w:rPr>
      </w:pPr>
      <w:r w:rsidRPr="00A63287">
        <w:rPr>
          <w:rFonts w:ascii="Gill Sans MT" w:hAnsi="Gill Sans MT" w:eastAsia="Arial MT" w:cs="Open Sans"/>
          <w:sz w:val="24"/>
          <w:szCs w:val="24"/>
          <w:lang w:val="en-US"/>
        </w:rPr>
        <w:t>Update staff database, with relevant information, like health insurance providers, allergies, and medical prescriptions.</w:t>
      </w:r>
    </w:p>
    <w:p w:rsidRPr="00A63287" w:rsidR="00F12C65" w:rsidP="004B7CC2" w:rsidRDefault="00F12C65" w14:paraId="7890C433" w14:textId="77777777">
      <w:pPr>
        <w:pStyle w:val="CHMBodyText"/>
        <w:numPr>
          <w:ilvl w:val="1"/>
          <w:numId w:val="5"/>
        </w:numPr>
        <w:contextualSpacing/>
        <w:rPr>
          <w:rFonts w:ascii="Gill Sans MT" w:hAnsi="Gill Sans MT" w:eastAsia="Arial MT" w:cs="Open Sans"/>
          <w:sz w:val="24"/>
          <w:szCs w:val="24"/>
          <w:lang w:val="en-US"/>
        </w:rPr>
      </w:pPr>
      <w:r w:rsidRPr="00A63287">
        <w:rPr>
          <w:rFonts w:ascii="Gill Sans MT" w:hAnsi="Gill Sans MT" w:eastAsia="Arial MT" w:cs="Open Sans"/>
          <w:sz w:val="24"/>
          <w:szCs w:val="24"/>
          <w:lang w:val="en-US"/>
        </w:rPr>
        <w:t xml:space="preserve">Maintain an emergency directory with staff contact information and emergency contacts. </w:t>
      </w:r>
    </w:p>
    <w:p w:rsidRPr="00A63287" w:rsidR="00F12C65" w:rsidP="004B7CC2" w:rsidRDefault="00F12C65" w14:paraId="64C3CCAA" w14:textId="77777777">
      <w:pPr>
        <w:pStyle w:val="CHMBodyText"/>
        <w:numPr>
          <w:ilvl w:val="1"/>
          <w:numId w:val="5"/>
        </w:numPr>
        <w:contextualSpacing/>
        <w:rPr>
          <w:rFonts w:ascii="Gill Sans MT" w:hAnsi="Gill Sans MT" w:eastAsia="Arial MT" w:cs="Open Sans"/>
          <w:sz w:val="24"/>
          <w:szCs w:val="24"/>
          <w:lang w:val="en-US"/>
        </w:rPr>
      </w:pPr>
      <w:r w:rsidRPr="00A63287">
        <w:rPr>
          <w:rFonts w:ascii="Gill Sans MT" w:hAnsi="Gill Sans MT" w:eastAsia="Arial MT" w:cs="Open Sans"/>
          <w:sz w:val="24"/>
          <w:szCs w:val="24"/>
          <w:lang w:val="en-US"/>
        </w:rPr>
        <w:t>Keep staff social security up to date.</w:t>
      </w:r>
    </w:p>
    <w:p w:rsidRPr="00A63287" w:rsidR="00F12C65" w:rsidP="004B7CC2" w:rsidRDefault="00F12C65" w14:paraId="468F8494" w14:textId="77777777">
      <w:pPr>
        <w:pStyle w:val="CHMBodyText"/>
        <w:numPr>
          <w:ilvl w:val="1"/>
          <w:numId w:val="5"/>
        </w:numPr>
        <w:contextualSpacing/>
        <w:rPr>
          <w:rFonts w:ascii="Gill Sans MT" w:hAnsi="Gill Sans MT" w:eastAsia="Arial MT" w:cs="Open Sans"/>
          <w:sz w:val="24"/>
          <w:szCs w:val="24"/>
          <w:lang w:val="en-US"/>
        </w:rPr>
      </w:pPr>
      <w:r w:rsidRPr="00A63287">
        <w:rPr>
          <w:rFonts w:ascii="Gill Sans MT" w:hAnsi="Gill Sans MT" w:eastAsia="Arial MT" w:cs="Open Sans"/>
          <w:sz w:val="24"/>
          <w:szCs w:val="24"/>
          <w:lang w:val="en-US"/>
        </w:rPr>
        <w:t>Monitor that staff complies with required vaccination plans.</w:t>
      </w:r>
    </w:p>
    <w:p w:rsidRPr="00A63287" w:rsidR="00F12C65" w:rsidP="004B7CC2" w:rsidRDefault="00F12C65" w14:paraId="0ADDEE0C" w14:textId="5ED1E7D5">
      <w:pPr>
        <w:pStyle w:val="CHMBodyText"/>
        <w:numPr>
          <w:ilvl w:val="0"/>
          <w:numId w:val="5"/>
        </w:numPr>
        <w:contextualSpacing/>
        <w:rPr>
          <w:rFonts w:ascii="Gill Sans MT" w:hAnsi="Gill Sans MT" w:eastAsia="Arial MT" w:cs="Open Sans"/>
          <w:sz w:val="24"/>
          <w:szCs w:val="24"/>
          <w:lang w:val="en-US"/>
        </w:rPr>
      </w:pPr>
      <w:r w:rsidRPr="00A63287">
        <w:rPr>
          <w:rFonts w:ascii="Gill Sans MT" w:hAnsi="Gill Sans MT" w:eastAsia="Arial MT" w:cs="Open Sans"/>
          <w:sz w:val="24"/>
          <w:szCs w:val="24"/>
          <w:lang w:val="en-US"/>
        </w:rPr>
        <w:t>JA</w:t>
      </w:r>
      <w:r w:rsidRPr="00A63287" w:rsidR="0080246D">
        <w:rPr>
          <w:rFonts w:ascii="Gill Sans MT" w:hAnsi="Gill Sans MT" w:eastAsia="Arial MT" w:cs="Open Sans"/>
          <w:sz w:val="24"/>
          <w:szCs w:val="24"/>
          <w:lang w:val="en-US"/>
        </w:rPr>
        <w:t>’s</w:t>
      </w:r>
      <w:r w:rsidRPr="00A63287">
        <w:rPr>
          <w:rFonts w:ascii="Gill Sans MT" w:hAnsi="Gill Sans MT" w:eastAsia="Arial MT" w:cs="Open Sans"/>
          <w:sz w:val="24"/>
          <w:szCs w:val="24"/>
          <w:lang w:val="en-US"/>
        </w:rPr>
        <w:t xml:space="preserve"> teams must:</w:t>
      </w:r>
    </w:p>
    <w:p w:rsidRPr="00A63287" w:rsidR="00F12C65" w:rsidP="004B7CC2" w:rsidRDefault="00F12C65" w14:paraId="7F01F263" w14:textId="77777777">
      <w:pPr>
        <w:pStyle w:val="CHMBodyText"/>
        <w:numPr>
          <w:ilvl w:val="1"/>
          <w:numId w:val="5"/>
        </w:numPr>
        <w:contextualSpacing/>
        <w:rPr>
          <w:rFonts w:ascii="Gill Sans MT" w:hAnsi="Gill Sans MT" w:eastAsia="Arial MT" w:cs="Open Sans"/>
          <w:sz w:val="24"/>
          <w:szCs w:val="24"/>
          <w:lang w:val="en-US"/>
        </w:rPr>
      </w:pPr>
      <w:r w:rsidRPr="00A63287">
        <w:rPr>
          <w:rFonts w:ascii="Gill Sans MT" w:hAnsi="Gill Sans MT" w:eastAsia="Arial MT" w:cs="Open Sans"/>
          <w:sz w:val="24"/>
          <w:szCs w:val="24"/>
          <w:lang w:val="en-US"/>
        </w:rPr>
        <w:t>Be familiar with and update local emergency organizations’ contact information to receive support during emergencies, in particular hospitals, ambulances, air evacuation, etc.</w:t>
      </w:r>
    </w:p>
    <w:p w:rsidRPr="00A63287" w:rsidR="00F12C65" w:rsidP="004B7CC2" w:rsidRDefault="00F12C65" w14:paraId="08BCAA5E" w14:textId="77777777">
      <w:pPr>
        <w:pStyle w:val="CHMBodyText"/>
        <w:numPr>
          <w:ilvl w:val="1"/>
          <w:numId w:val="5"/>
        </w:numPr>
        <w:contextualSpacing/>
        <w:rPr>
          <w:rFonts w:ascii="Gill Sans MT" w:hAnsi="Gill Sans MT" w:eastAsia="Arial MT" w:cs="Open Sans"/>
          <w:sz w:val="24"/>
          <w:szCs w:val="24"/>
          <w:lang w:val="en-US"/>
        </w:rPr>
      </w:pPr>
      <w:r w:rsidRPr="00A63287">
        <w:rPr>
          <w:rFonts w:ascii="Gill Sans MT" w:hAnsi="Gill Sans MT" w:eastAsia="Arial MT" w:cs="Open Sans"/>
          <w:sz w:val="24"/>
          <w:szCs w:val="24"/>
          <w:lang w:val="en-US"/>
        </w:rPr>
        <w:t>Identify the closest medical providers and access routes.</w:t>
      </w:r>
    </w:p>
    <w:p w:rsidRPr="00A63287" w:rsidR="00F12C65" w:rsidP="004B7CC2" w:rsidRDefault="00F12C65" w14:paraId="48E088ED" w14:textId="77777777">
      <w:pPr>
        <w:pStyle w:val="CHMBodyText"/>
        <w:numPr>
          <w:ilvl w:val="1"/>
          <w:numId w:val="5"/>
        </w:numPr>
        <w:contextualSpacing/>
        <w:rPr>
          <w:rFonts w:ascii="Gill Sans MT" w:hAnsi="Gill Sans MT" w:eastAsia="Arial MT" w:cs="Open Sans"/>
          <w:sz w:val="24"/>
          <w:szCs w:val="24"/>
          <w:lang w:val="en-US"/>
        </w:rPr>
      </w:pPr>
      <w:r w:rsidRPr="00A63287">
        <w:rPr>
          <w:rFonts w:ascii="Gill Sans MT" w:hAnsi="Gill Sans MT" w:eastAsia="Arial MT" w:cs="Open Sans"/>
          <w:sz w:val="24"/>
          <w:szCs w:val="24"/>
          <w:lang w:val="en-US"/>
        </w:rPr>
        <w:t>Follow basic safety and security measures in the workplace and while conducting JA activities, such as:</w:t>
      </w:r>
    </w:p>
    <w:p w:rsidRPr="00A63287" w:rsidR="00F12C65" w:rsidP="004B7CC2" w:rsidRDefault="00F12C65" w14:paraId="68F1CF73" w14:textId="77777777">
      <w:pPr>
        <w:pStyle w:val="CHMBodyText"/>
        <w:numPr>
          <w:ilvl w:val="2"/>
          <w:numId w:val="5"/>
        </w:numPr>
        <w:contextualSpacing/>
        <w:rPr>
          <w:rFonts w:ascii="Gill Sans MT" w:hAnsi="Gill Sans MT" w:eastAsia="Arial MT" w:cs="Open Sans"/>
          <w:sz w:val="24"/>
          <w:szCs w:val="24"/>
          <w:lang w:val="en-US"/>
        </w:rPr>
      </w:pPr>
      <w:r w:rsidRPr="00A63287">
        <w:rPr>
          <w:rFonts w:ascii="Gill Sans MT" w:hAnsi="Gill Sans MT" w:eastAsia="Arial MT" w:cs="Open Sans"/>
          <w:sz w:val="24"/>
          <w:szCs w:val="24"/>
          <w:lang w:val="en-US"/>
        </w:rPr>
        <w:t xml:space="preserve">Proceed to the nearest meeting point in case of an emergency of an </w:t>
      </w:r>
      <w:proofErr w:type="gramStart"/>
      <w:r w:rsidRPr="00A63287">
        <w:rPr>
          <w:rFonts w:ascii="Gill Sans MT" w:hAnsi="Gill Sans MT" w:eastAsia="Arial MT" w:cs="Open Sans"/>
          <w:sz w:val="24"/>
          <w:szCs w:val="24"/>
          <w:lang w:val="en-US"/>
        </w:rPr>
        <w:t>evaluation;</w:t>
      </w:r>
      <w:proofErr w:type="gramEnd"/>
    </w:p>
    <w:p w:rsidRPr="00A63287" w:rsidR="00F12C65" w:rsidP="004B7CC2" w:rsidRDefault="00F12C65" w14:paraId="1FB06970" w14:textId="77777777">
      <w:pPr>
        <w:pStyle w:val="CHMBodyText"/>
        <w:numPr>
          <w:ilvl w:val="2"/>
          <w:numId w:val="5"/>
        </w:numPr>
        <w:contextualSpacing/>
        <w:rPr>
          <w:rFonts w:ascii="Gill Sans MT" w:hAnsi="Gill Sans MT" w:eastAsia="Arial MT" w:cs="Open Sans"/>
          <w:sz w:val="24"/>
          <w:szCs w:val="24"/>
          <w:lang w:val="en-US"/>
        </w:rPr>
      </w:pPr>
      <w:r w:rsidRPr="00A63287">
        <w:rPr>
          <w:rFonts w:ascii="Gill Sans MT" w:hAnsi="Gill Sans MT" w:eastAsia="Arial MT" w:cs="Open Sans"/>
          <w:sz w:val="24"/>
          <w:szCs w:val="24"/>
          <w:lang w:val="en-US"/>
        </w:rPr>
        <w:t xml:space="preserve">Recognize the nearest emergency </w:t>
      </w:r>
      <w:proofErr w:type="gramStart"/>
      <w:r w:rsidRPr="00A63287">
        <w:rPr>
          <w:rFonts w:ascii="Gill Sans MT" w:hAnsi="Gill Sans MT" w:eastAsia="Arial MT" w:cs="Open Sans"/>
          <w:sz w:val="24"/>
          <w:szCs w:val="24"/>
          <w:lang w:val="en-US"/>
        </w:rPr>
        <w:t>exit;</w:t>
      </w:r>
      <w:proofErr w:type="gramEnd"/>
    </w:p>
    <w:p w:rsidRPr="00A63287" w:rsidR="00F12C65" w:rsidP="004B7CC2" w:rsidRDefault="00F12C65" w14:paraId="4DC9AE6D" w14:textId="77777777">
      <w:pPr>
        <w:pStyle w:val="CHMBodyText"/>
        <w:numPr>
          <w:ilvl w:val="2"/>
          <w:numId w:val="5"/>
        </w:numPr>
        <w:contextualSpacing/>
        <w:rPr>
          <w:rFonts w:ascii="Gill Sans MT" w:hAnsi="Gill Sans MT" w:eastAsia="Arial MT" w:cs="Open Sans"/>
          <w:sz w:val="24"/>
          <w:szCs w:val="24"/>
          <w:lang w:val="en-US"/>
        </w:rPr>
      </w:pPr>
      <w:r w:rsidRPr="00A63287">
        <w:rPr>
          <w:rFonts w:ascii="Gill Sans MT" w:hAnsi="Gill Sans MT" w:eastAsia="Arial MT" w:cs="Open Sans"/>
          <w:sz w:val="24"/>
          <w:szCs w:val="24"/>
          <w:lang w:val="en-US"/>
        </w:rPr>
        <w:t>Identify an evacuation route; and</w:t>
      </w:r>
    </w:p>
    <w:p w:rsidRPr="00A63287" w:rsidR="00F12C65" w:rsidP="004B7CC2" w:rsidRDefault="00F12C65" w14:paraId="4D35630A" w14:textId="35B7C9B2">
      <w:pPr>
        <w:pStyle w:val="CHMBodyText"/>
        <w:numPr>
          <w:ilvl w:val="2"/>
          <w:numId w:val="5"/>
        </w:numPr>
        <w:contextualSpacing/>
        <w:rPr>
          <w:rFonts w:ascii="Gill Sans MT" w:hAnsi="Gill Sans MT" w:eastAsia="Arial MT" w:cs="Open Sans"/>
          <w:sz w:val="24"/>
          <w:szCs w:val="24"/>
          <w:lang w:val="en-US"/>
        </w:rPr>
      </w:pPr>
      <w:r w:rsidRPr="00A63287">
        <w:rPr>
          <w:rFonts w:ascii="Gill Sans MT" w:hAnsi="Gill Sans MT" w:eastAsia="Arial MT" w:cs="Open Sans"/>
          <w:sz w:val="24"/>
          <w:szCs w:val="24"/>
          <w:lang w:val="en-US"/>
        </w:rPr>
        <w:t xml:space="preserve">Inquire about the location of fire extinguishers. </w:t>
      </w:r>
    </w:p>
    <w:p w:rsidRPr="00A63287" w:rsidR="0080246D" w:rsidP="004B7CC2" w:rsidRDefault="0080246D" w14:paraId="66C17A0B" w14:textId="4EE57EE8">
      <w:pPr>
        <w:pStyle w:val="Heading4"/>
      </w:pPr>
      <w:r w:rsidRPr="00A63287">
        <w:t>Procedures</w:t>
      </w:r>
    </w:p>
    <w:p w:rsidRPr="00A63287" w:rsidR="004733FC" w:rsidP="004B7CC2" w:rsidRDefault="004733FC" w14:paraId="554274D4" w14:textId="49A323BD">
      <w:pPr>
        <w:spacing w:after="120" w:line="240" w:lineRule="auto"/>
        <w:jc w:val="center"/>
        <w:rPr>
          <w:b/>
          <w:bCs/>
        </w:rPr>
      </w:pPr>
      <w:r w:rsidRPr="00A63287">
        <w:rPr>
          <w:b/>
          <w:bCs/>
        </w:rPr>
        <w:t>Table 3. Medical Emergencies and/or Accident Procedures</w:t>
      </w:r>
    </w:p>
    <w:tbl>
      <w:tblPr>
        <w:tblStyle w:val="TableGrid"/>
        <w:tblW w:w="0" w:type="auto"/>
        <w:tblLook w:val="04A0" w:firstRow="1" w:lastRow="0" w:firstColumn="1" w:lastColumn="0" w:noHBand="0" w:noVBand="1"/>
      </w:tblPr>
      <w:tblGrid>
        <w:gridCol w:w="625"/>
        <w:gridCol w:w="8725"/>
      </w:tblGrid>
      <w:tr w:rsidRPr="00A63287" w:rsidR="00AC6A62" w:rsidTr="00AC6A62" w14:paraId="33A9996B" w14:textId="77777777">
        <w:tc>
          <w:tcPr>
            <w:tcW w:w="625" w:type="dxa"/>
            <w:shd w:val="clear" w:color="auto" w:fill="6C6463"/>
            <w:vAlign w:val="center"/>
          </w:tcPr>
          <w:p w:rsidRPr="00A63287" w:rsidR="00AC6A62" w:rsidP="00A63287" w:rsidRDefault="00AC6A62" w14:paraId="15B5E74B" w14:textId="4BD4FF75">
            <w:pPr>
              <w:spacing w:after="120"/>
              <w:jc w:val="center"/>
              <w:rPr>
                <w:color w:val="FFFFFF" w:themeColor="background1"/>
              </w:rPr>
            </w:pPr>
            <w:r w:rsidRPr="00A63287">
              <w:rPr>
                <w:color w:val="FFFFFF" w:themeColor="background1"/>
              </w:rPr>
              <w:t>1</w:t>
            </w:r>
          </w:p>
        </w:tc>
        <w:tc>
          <w:tcPr>
            <w:tcW w:w="8725" w:type="dxa"/>
          </w:tcPr>
          <w:p w:rsidRPr="00A63287" w:rsidR="00AC6A62" w:rsidP="00A63287" w:rsidRDefault="00AC6A62" w14:paraId="7E76EE86" w14:textId="429A04F9">
            <w:pPr>
              <w:spacing w:after="120"/>
              <w:contextualSpacing/>
            </w:pPr>
            <w:r w:rsidRPr="00A63287">
              <w:t>If it is not possible to access medical attention on-site (nurse, first aid, ambulance response), or in case such attention is not sufficient, contact the organization’s POC for organizational safety and security and/or security personnel who will coordinate necessary support.</w:t>
            </w:r>
          </w:p>
        </w:tc>
      </w:tr>
      <w:tr w:rsidRPr="00A63287" w:rsidR="00AC6A62" w:rsidTr="00AC6A62" w14:paraId="4B5EB33E" w14:textId="77777777">
        <w:tc>
          <w:tcPr>
            <w:tcW w:w="625" w:type="dxa"/>
            <w:shd w:val="clear" w:color="auto" w:fill="6C6463"/>
            <w:vAlign w:val="center"/>
          </w:tcPr>
          <w:p w:rsidRPr="00A63287" w:rsidR="00AC6A62" w:rsidP="00A63287" w:rsidRDefault="00AC6A62" w14:paraId="0C6F78C3" w14:textId="4559160D">
            <w:pPr>
              <w:spacing w:after="120"/>
              <w:jc w:val="center"/>
              <w:rPr>
                <w:color w:val="FFFFFF" w:themeColor="background1"/>
              </w:rPr>
            </w:pPr>
            <w:r w:rsidRPr="00A63287">
              <w:rPr>
                <w:color w:val="FFFFFF" w:themeColor="background1"/>
              </w:rPr>
              <w:t>2</w:t>
            </w:r>
          </w:p>
        </w:tc>
        <w:tc>
          <w:tcPr>
            <w:tcW w:w="8725" w:type="dxa"/>
          </w:tcPr>
          <w:p w:rsidRPr="00A63287" w:rsidR="00AC6A62" w:rsidP="00A63287" w:rsidRDefault="00AC6A62" w14:paraId="2B7890FB" w14:textId="30F2A0EF">
            <w:pPr>
              <w:spacing w:after="120"/>
              <w:contextualSpacing/>
            </w:pPr>
            <w:r w:rsidRPr="00A63287">
              <w:t>Publish contact and address information for medical centers located near the office site.</w:t>
            </w:r>
          </w:p>
        </w:tc>
      </w:tr>
      <w:tr w:rsidRPr="00A63287" w:rsidR="00AC6A62" w:rsidTr="00AC6A62" w14:paraId="45C31930" w14:textId="77777777">
        <w:tc>
          <w:tcPr>
            <w:tcW w:w="625" w:type="dxa"/>
            <w:shd w:val="clear" w:color="auto" w:fill="6C6463"/>
            <w:vAlign w:val="center"/>
          </w:tcPr>
          <w:p w:rsidRPr="00A63287" w:rsidR="00AC6A62" w:rsidP="00A63287" w:rsidRDefault="00AC6A62" w14:paraId="0B0F24FF" w14:textId="05AFD5CE">
            <w:pPr>
              <w:spacing w:after="120"/>
              <w:jc w:val="center"/>
              <w:rPr>
                <w:color w:val="FFFFFF" w:themeColor="background1"/>
              </w:rPr>
            </w:pPr>
            <w:r w:rsidRPr="00A63287">
              <w:rPr>
                <w:color w:val="FFFFFF" w:themeColor="background1"/>
              </w:rPr>
              <w:t>3</w:t>
            </w:r>
          </w:p>
        </w:tc>
        <w:tc>
          <w:tcPr>
            <w:tcW w:w="8725" w:type="dxa"/>
          </w:tcPr>
          <w:p w:rsidRPr="00A63287" w:rsidR="00AC6A62" w:rsidP="00A63287" w:rsidRDefault="00AC6A62" w14:paraId="5F0B0B73" w14:textId="536A22EC">
            <w:pPr>
              <w:spacing w:after="120"/>
              <w:contextualSpacing/>
            </w:pPr>
            <w:r w:rsidRPr="00A63287">
              <w:rPr>
                <w:rFonts w:eastAsia="Arial MT" w:cs="Open Sans"/>
              </w:rPr>
              <w:t>Staff responsible for organizational safety and security plans</w:t>
            </w:r>
            <w:r w:rsidRPr="00A63287">
              <w:t>, with the support of a SC, must coordinate the care and/or land or air evacuation of the ill/injured official(s).</w:t>
            </w:r>
          </w:p>
        </w:tc>
      </w:tr>
      <w:tr w:rsidRPr="00A63287" w:rsidR="00AC6A62" w:rsidTr="00AC6A62" w14:paraId="4A812F0E" w14:textId="77777777">
        <w:tc>
          <w:tcPr>
            <w:tcW w:w="625" w:type="dxa"/>
            <w:shd w:val="clear" w:color="auto" w:fill="6C6463"/>
            <w:vAlign w:val="center"/>
          </w:tcPr>
          <w:p w:rsidRPr="00A63287" w:rsidR="00AC6A62" w:rsidP="00A63287" w:rsidRDefault="00AC6A62" w14:paraId="68AA1B2E" w14:textId="45A9F496">
            <w:pPr>
              <w:spacing w:after="120"/>
              <w:jc w:val="center"/>
              <w:rPr>
                <w:color w:val="FFFFFF" w:themeColor="background1"/>
              </w:rPr>
            </w:pPr>
            <w:r w:rsidRPr="00A63287">
              <w:rPr>
                <w:color w:val="FFFFFF" w:themeColor="background1"/>
              </w:rPr>
              <w:t>4</w:t>
            </w:r>
          </w:p>
        </w:tc>
        <w:tc>
          <w:tcPr>
            <w:tcW w:w="8725" w:type="dxa"/>
          </w:tcPr>
          <w:p w:rsidRPr="00A63287" w:rsidR="00AC6A62" w:rsidP="00A63287" w:rsidRDefault="00AC6A62" w14:paraId="60E19E42" w14:textId="0D452AAD">
            <w:pPr>
              <w:spacing w:after="120"/>
              <w:ind w:right="-108"/>
              <w:contextualSpacing/>
            </w:pPr>
            <w:r w:rsidRPr="00A63287">
              <w:t>In the event of a land evacuation, the state of the road and the viability of t</w:t>
            </w:r>
            <w:r w:rsidRPr="00A63287" w:rsidR="00863C4A">
              <w:t>ravel</w:t>
            </w:r>
            <w:r w:rsidRPr="00A63287">
              <w:t xml:space="preserve"> will be verified with the DCOP and the </w:t>
            </w:r>
            <w:r w:rsidRPr="00A63287" w:rsidR="00863C4A">
              <w:t>SC</w:t>
            </w:r>
            <w:r w:rsidRPr="00A63287">
              <w:t>.</w:t>
            </w:r>
          </w:p>
        </w:tc>
      </w:tr>
      <w:tr w:rsidRPr="00A63287" w:rsidR="00AC6A62" w:rsidTr="00AC6A62" w14:paraId="6EA83518" w14:textId="77777777">
        <w:tc>
          <w:tcPr>
            <w:tcW w:w="625" w:type="dxa"/>
            <w:shd w:val="clear" w:color="auto" w:fill="6C6463"/>
            <w:vAlign w:val="center"/>
          </w:tcPr>
          <w:p w:rsidRPr="00A63287" w:rsidR="00AC6A62" w:rsidP="00A63287" w:rsidRDefault="00AC6A62" w14:paraId="58F70733" w14:textId="2418F38A">
            <w:pPr>
              <w:spacing w:after="120"/>
              <w:jc w:val="center"/>
              <w:rPr>
                <w:color w:val="FFFFFF" w:themeColor="background1"/>
              </w:rPr>
            </w:pPr>
            <w:r w:rsidRPr="00A63287">
              <w:rPr>
                <w:color w:val="FFFFFF" w:themeColor="background1"/>
              </w:rPr>
              <w:t>5</w:t>
            </w:r>
          </w:p>
        </w:tc>
        <w:tc>
          <w:tcPr>
            <w:tcW w:w="8725" w:type="dxa"/>
          </w:tcPr>
          <w:p w:rsidRPr="00A63287" w:rsidR="00AC6A62" w:rsidP="00A63287" w:rsidRDefault="00AC6A62" w14:paraId="17DC0493" w14:textId="2AB9174F">
            <w:pPr>
              <w:spacing w:after="120"/>
              <w:contextualSpacing/>
            </w:pPr>
            <w:r w:rsidRPr="00A63287">
              <w:t>In the case of foreign officials, notify the COP or its delegate, to proceed in accordance with corporate policies.</w:t>
            </w:r>
          </w:p>
        </w:tc>
      </w:tr>
      <w:tr w:rsidRPr="00A63287" w:rsidR="00AC6A62" w:rsidTr="00AC6A62" w14:paraId="2549CEB2" w14:textId="77777777">
        <w:tc>
          <w:tcPr>
            <w:tcW w:w="625" w:type="dxa"/>
            <w:shd w:val="clear" w:color="auto" w:fill="6C6463"/>
            <w:vAlign w:val="center"/>
          </w:tcPr>
          <w:p w:rsidRPr="00A63287" w:rsidR="00AC6A62" w:rsidP="00A63287" w:rsidRDefault="00AC6A62" w14:paraId="4609D4AD" w14:textId="6C43AED3">
            <w:pPr>
              <w:spacing w:after="120"/>
              <w:jc w:val="center"/>
              <w:rPr>
                <w:color w:val="FFFFFF" w:themeColor="background1"/>
              </w:rPr>
            </w:pPr>
            <w:r w:rsidRPr="00A63287">
              <w:rPr>
                <w:color w:val="FFFFFF" w:themeColor="background1"/>
              </w:rPr>
              <w:t>6</w:t>
            </w:r>
          </w:p>
        </w:tc>
        <w:tc>
          <w:tcPr>
            <w:tcW w:w="8725" w:type="dxa"/>
          </w:tcPr>
          <w:p w:rsidRPr="00A63287" w:rsidR="00AC6A62" w:rsidP="00A63287" w:rsidRDefault="00AC6A62" w14:paraId="0230CD8A" w14:textId="088FB508">
            <w:pPr>
              <w:spacing w:after="120"/>
              <w:contextualSpacing/>
            </w:pPr>
            <w:r w:rsidRPr="00A63287">
              <w:t>If there is a fire or outbreak of fire in the offices, verify the situation and contact the Fire Department directly, or ask someone to do so</w:t>
            </w:r>
            <w:r w:rsidRPr="00A63287" w:rsidR="00863C4A">
              <w:t xml:space="preserve"> </w:t>
            </w:r>
            <w:r w:rsidRPr="00A63287">
              <w:t>(</w:t>
            </w:r>
            <w:proofErr w:type="gramStart"/>
            <w:r w:rsidRPr="00A63287">
              <w:t>take into account</w:t>
            </w:r>
            <w:proofErr w:type="gramEnd"/>
            <w:r w:rsidRPr="00A63287">
              <w:t xml:space="preserve"> the fire stations).</w:t>
            </w:r>
          </w:p>
        </w:tc>
      </w:tr>
      <w:tr w:rsidRPr="00A63287" w:rsidR="00AC6A62" w:rsidTr="00AC6A62" w14:paraId="390908B4" w14:textId="77777777">
        <w:tc>
          <w:tcPr>
            <w:tcW w:w="625" w:type="dxa"/>
            <w:shd w:val="clear" w:color="auto" w:fill="6C6463"/>
            <w:vAlign w:val="center"/>
          </w:tcPr>
          <w:p w:rsidRPr="00A63287" w:rsidR="00AC6A62" w:rsidP="00A63287" w:rsidRDefault="00AC6A62" w14:paraId="1B8B58E9" w14:textId="7B96CF9B">
            <w:pPr>
              <w:spacing w:after="120"/>
              <w:jc w:val="center"/>
              <w:rPr>
                <w:color w:val="FFFFFF" w:themeColor="background1"/>
              </w:rPr>
            </w:pPr>
            <w:r w:rsidRPr="00A63287">
              <w:rPr>
                <w:color w:val="FFFFFF" w:themeColor="background1"/>
              </w:rPr>
              <w:t>7</w:t>
            </w:r>
          </w:p>
        </w:tc>
        <w:tc>
          <w:tcPr>
            <w:tcW w:w="8725" w:type="dxa"/>
          </w:tcPr>
          <w:p w:rsidRPr="00A63287" w:rsidR="00AC6A62" w:rsidP="00A63287" w:rsidRDefault="00AC6A62" w14:paraId="4BDEAFBF" w14:textId="10558CAA">
            <w:pPr>
              <w:spacing w:after="120"/>
              <w:contextualSpacing/>
            </w:pPr>
            <w:r w:rsidRPr="00A63287">
              <w:t xml:space="preserve">If </w:t>
            </w:r>
            <w:r w:rsidRPr="00A63287" w:rsidR="00863C4A">
              <w:t xml:space="preserve">a </w:t>
            </w:r>
            <w:r w:rsidRPr="00A63287">
              <w:t xml:space="preserve">fire </w:t>
            </w:r>
            <w:r w:rsidRPr="00A63287" w:rsidR="00863C4A">
              <w:t xml:space="preserve">occurs </w:t>
            </w:r>
            <w:r w:rsidRPr="00A63287">
              <w:t xml:space="preserve">and you think you can extinguish it, </w:t>
            </w:r>
            <w:r w:rsidRPr="00A63287" w:rsidR="00863C4A">
              <w:t>enable</w:t>
            </w:r>
            <w:r w:rsidRPr="00A63287">
              <w:t xml:space="preserve"> the nearest fire extinguisher and </w:t>
            </w:r>
            <w:r w:rsidRPr="00A63287" w:rsidR="00863C4A">
              <w:t xml:space="preserve">direct it toward </w:t>
            </w:r>
            <w:r w:rsidRPr="00A63287">
              <w:t>the base of the fire.</w:t>
            </w:r>
          </w:p>
        </w:tc>
      </w:tr>
      <w:tr w:rsidRPr="00A63287" w:rsidR="00AC6A62" w:rsidTr="00AC6A62" w14:paraId="35B30F34" w14:textId="77777777">
        <w:tc>
          <w:tcPr>
            <w:tcW w:w="625" w:type="dxa"/>
            <w:shd w:val="clear" w:color="auto" w:fill="6C6463"/>
            <w:vAlign w:val="center"/>
          </w:tcPr>
          <w:p w:rsidRPr="00A63287" w:rsidR="00AC6A62" w:rsidP="00A63287" w:rsidRDefault="00AC6A62" w14:paraId="2A9FC4D2" w14:textId="63A7705B">
            <w:pPr>
              <w:spacing w:after="120"/>
              <w:jc w:val="center"/>
              <w:rPr>
                <w:color w:val="FFFFFF" w:themeColor="background1"/>
              </w:rPr>
            </w:pPr>
            <w:r w:rsidRPr="00A63287">
              <w:rPr>
                <w:color w:val="FFFFFF" w:themeColor="background1"/>
              </w:rPr>
              <w:t>8</w:t>
            </w:r>
          </w:p>
        </w:tc>
        <w:tc>
          <w:tcPr>
            <w:tcW w:w="8725" w:type="dxa"/>
          </w:tcPr>
          <w:p w:rsidRPr="00A63287" w:rsidR="00AC6A62" w:rsidP="00A63287" w:rsidRDefault="00AC6A62" w14:paraId="4E4E878D" w14:textId="1F84EC41">
            <w:pPr>
              <w:spacing w:after="120"/>
              <w:contextualSpacing/>
            </w:pPr>
            <w:r w:rsidRPr="00A63287">
              <w:t xml:space="preserve">Before </w:t>
            </w:r>
            <w:r w:rsidRPr="00A63287" w:rsidR="00863C4A">
              <w:t>giving a</w:t>
            </w:r>
            <w:r w:rsidRPr="00A63287">
              <w:t xml:space="preserve"> signal (sound or verbal) to evacuate the offices, the head of the brigade, with the advice of the S</w:t>
            </w:r>
            <w:r w:rsidRPr="00A63287" w:rsidR="00863C4A">
              <w:t>C</w:t>
            </w:r>
            <w:r w:rsidRPr="00A63287">
              <w:t xml:space="preserve">, will determine the evacuation of the offices. If you </w:t>
            </w:r>
            <w:proofErr w:type="gramStart"/>
            <w:r w:rsidRPr="00A63287" w:rsidR="009F0042">
              <w:t>hosting</w:t>
            </w:r>
            <w:proofErr w:type="gramEnd"/>
            <w:r w:rsidRPr="00A63287" w:rsidR="009F0042">
              <w:t xml:space="preserve"> </w:t>
            </w:r>
            <w:r w:rsidRPr="00A63287">
              <w:t xml:space="preserve">a visitor at the time, make sure </w:t>
            </w:r>
            <w:r w:rsidRPr="00A63287" w:rsidR="00863C4A">
              <w:t xml:space="preserve">they are escorted </w:t>
            </w:r>
            <w:r w:rsidRPr="00A63287">
              <w:t>to the meeting point.</w:t>
            </w:r>
          </w:p>
        </w:tc>
      </w:tr>
      <w:tr w:rsidRPr="00A63287" w:rsidR="00AC6A62" w:rsidTr="00AC6A62" w14:paraId="3C283467" w14:textId="77777777">
        <w:tc>
          <w:tcPr>
            <w:tcW w:w="625" w:type="dxa"/>
            <w:shd w:val="clear" w:color="auto" w:fill="6C6463"/>
            <w:vAlign w:val="center"/>
          </w:tcPr>
          <w:p w:rsidRPr="00A63287" w:rsidR="00AC6A62" w:rsidP="00A63287" w:rsidRDefault="00AC6A62" w14:paraId="10F712A7" w14:textId="298E476D">
            <w:pPr>
              <w:spacing w:after="120"/>
              <w:jc w:val="center"/>
              <w:rPr>
                <w:color w:val="FFFFFF" w:themeColor="background1"/>
              </w:rPr>
            </w:pPr>
            <w:r w:rsidRPr="00A63287">
              <w:rPr>
                <w:color w:val="FFFFFF" w:themeColor="background1"/>
              </w:rPr>
              <w:t>9</w:t>
            </w:r>
          </w:p>
        </w:tc>
        <w:tc>
          <w:tcPr>
            <w:tcW w:w="8725" w:type="dxa"/>
          </w:tcPr>
          <w:p w:rsidRPr="00A63287" w:rsidR="00AC6A62" w:rsidP="00A63287" w:rsidRDefault="00AC6A62" w14:paraId="719354C6" w14:textId="73DB5A97">
            <w:pPr>
              <w:spacing w:after="120"/>
              <w:contextualSpacing/>
            </w:pPr>
            <w:r w:rsidRPr="00A63287">
              <w:t>Proceed calmly, but quickly.</w:t>
            </w:r>
          </w:p>
        </w:tc>
      </w:tr>
      <w:tr w:rsidRPr="00A63287" w:rsidR="00AC6A62" w:rsidTr="00AC6A62" w14:paraId="665735ED" w14:textId="77777777">
        <w:tc>
          <w:tcPr>
            <w:tcW w:w="625" w:type="dxa"/>
            <w:shd w:val="clear" w:color="auto" w:fill="6C6463"/>
            <w:vAlign w:val="center"/>
          </w:tcPr>
          <w:p w:rsidRPr="00A63287" w:rsidR="00AC6A62" w:rsidP="00A63287" w:rsidRDefault="00AC6A62" w14:paraId="689497F8" w14:textId="689408C1">
            <w:pPr>
              <w:spacing w:after="120"/>
              <w:jc w:val="center"/>
              <w:rPr>
                <w:color w:val="FFFFFF" w:themeColor="background1"/>
              </w:rPr>
            </w:pPr>
            <w:r w:rsidRPr="00A63287">
              <w:rPr>
                <w:color w:val="FFFFFF" w:themeColor="background1"/>
              </w:rPr>
              <w:t>10</w:t>
            </w:r>
          </w:p>
        </w:tc>
        <w:tc>
          <w:tcPr>
            <w:tcW w:w="8725" w:type="dxa"/>
          </w:tcPr>
          <w:p w:rsidRPr="00A63287" w:rsidR="00AC6A62" w:rsidP="00A63287" w:rsidRDefault="00AC6A62" w14:paraId="2796FC3B" w14:textId="7C858A1A">
            <w:pPr>
              <w:spacing w:after="120"/>
              <w:contextualSpacing/>
            </w:pPr>
            <w:r w:rsidRPr="00A63287">
              <w:t>Go to the designated meeting point in the office and assist with the headcount that will take place there.</w:t>
            </w:r>
          </w:p>
        </w:tc>
      </w:tr>
      <w:tr w:rsidRPr="00A63287" w:rsidR="00AC6A62" w:rsidTr="00AC6A62" w14:paraId="619339B8" w14:textId="77777777">
        <w:tc>
          <w:tcPr>
            <w:tcW w:w="625" w:type="dxa"/>
            <w:shd w:val="clear" w:color="auto" w:fill="6C6463"/>
            <w:vAlign w:val="center"/>
          </w:tcPr>
          <w:p w:rsidRPr="00A63287" w:rsidR="00AC6A62" w:rsidP="00A63287" w:rsidRDefault="00AC6A62" w14:paraId="033B6A1A" w14:textId="0BA15119">
            <w:pPr>
              <w:spacing w:after="120"/>
              <w:jc w:val="center"/>
              <w:rPr>
                <w:color w:val="FFFFFF" w:themeColor="background1"/>
              </w:rPr>
            </w:pPr>
            <w:r w:rsidRPr="00A63287">
              <w:rPr>
                <w:color w:val="FFFFFF" w:themeColor="background1"/>
              </w:rPr>
              <w:t>11</w:t>
            </w:r>
          </w:p>
        </w:tc>
        <w:tc>
          <w:tcPr>
            <w:tcW w:w="8725" w:type="dxa"/>
          </w:tcPr>
          <w:p w:rsidRPr="00A63287" w:rsidR="00AC6A62" w:rsidP="00A63287" w:rsidRDefault="00AC6A62" w14:paraId="19620CD6" w14:textId="3EFA63F4">
            <w:pPr>
              <w:spacing w:after="120"/>
              <w:contextualSpacing/>
            </w:pPr>
            <w:r w:rsidRPr="00A63287">
              <w:t>Once you receive the order from the designated evacuation coordinator, return to the offices.</w:t>
            </w:r>
          </w:p>
        </w:tc>
      </w:tr>
    </w:tbl>
    <w:p w:rsidRPr="00A63287" w:rsidR="00AC6A62" w:rsidP="007D03E4" w:rsidRDefault="00AC6A62" w14:paraId="355B6D1D" w14:textId="1C16AFD0">
      <w:pPr>
        <w:spacing w:after="120" w:line="240" w:lineRule="auto"/>
      </w:pPr>
    </w:p>
    <w:p w:rsidRPr="00A63287" w:rsidR="00863C4A" w:rsidP="007D03E4" w:rsidRDefault="00863C4A" w14:paraId="2D6373FD" w14:textId="1314CF60">
      <w:pPr>
        <w:pStyle w:val="Heading3"/>
      </w:pPr>
      <w:bookmarkStart w:name="_Toc105496762" w:id="19"/>
      <w:r w:rsidRPr="00A63287">
        <w:t>Earthquakes</w:t>
      </w:r>
      <w:bookmarkEnd w:id="19"/>
    </w:p>
    <w:p w:rsidRPr="00A63287" w:rsidR="00863C4A" w:rsidP="007D03E4" w:rsidRDefault="00863C4A" w14:paraId="61F17293" w14:textId="10235AFA">
      <w:pPr>
        <w:pStyle w:val="Heading4"/>
      </w:pPr>
      <w:r w:rsidRPr="00A63287">
        <w:t>Preventative Measures</w:t>
      </w:r>
    </w:p>
    <w:p w:rsidRPr="00A63287" w:rsidR="00863C4A" w:rsidP="007D03E4" w:rsidRDefault="00863C4A" w14:paraId="6ABC0867" w14:textId="25D18E74">
      <w:pPr>
        <w:pStyle w:val="ListParagraph"/>
        <w:numPr>
          <w:ilvl w:val="0"/>
          <w:numId w:val="6"/>
        </w:numPr>
        <w:tabs>
          <w:tab w:val="left" w:pos="426"/>
        </w:tabs>
        <w:spacing w:after="120"/>
        <w:jc w:val="both"/>
        <w:rPr>
          <w:rFonts w:ascii="Gill Sans MT" w:hAnsi="Gill Sans MT" w:eastAsia="Calibri"/>
          <w:lang w:val="en-US"/>
        </w:rPr>
      </w:pPr>
      <w:r w:rsidRPr="00A63287">
        <w:rPr>
          <w:rFonts w:ascii="Gill Sans MT" w:hAnsi="Gill Sans MT"/>
          <w:lang w:val="en-US"/>
        </w:rPr>
        <w:t xml:space="preserve">There must be </w:t>
      </w:r>
      <w:r w:rsidR="00A63287">
        <w:rPr>
          <w:rFonts w:ascii="Gill Sans MT" w:hAnsi="Gill Sans MT"/>
          <w:lang w:val="en-US"/>
        </w:rPr>
        <w:t>designated</w:t>
      </w:r>
      <w:r w:rsidRPr="00A63287">
        <w:rPr>
          <w:rFonts w:ascii="Gill Sans MT" w:hAnsi="Gill Sans MT"/>
          <w:lang w:val="en-US"/>
        </w:rPr>
        <w:t xml:space="preserve"> points within the office such as </w:t>
      </w:r>
      <w:r w:rsidRPr="00A63287" w:rsidR="00CA7206">
        <w:rPr>
          <w:rFonts w:ascii="Gill Sans MT" w:hAnsi="Gill Sans MT"/>
          <w:lang w:val="en-US"/>
        </w:rPr>
        <w:t>kits</w:t>
      </w:r>
      <w:r w:rsidRPr="00A63287">
        <w:rPr>
          <w:rFonts w:ascii="Gill Sans MT" w:hAnsi="Gill Sans MT"/>
          <w:lang w:val="en-US"/>
        </w:rPr>
        <w:t xml:space="preserve"> and briefcases with the survival</w:t>
      </w:r>
      <w:r w:rsidRPr="00A63287" w:rsidR="00CA7206">
        <w:rPr>
          <w:rFonts w:ascii="Gill Sans MT" w:hAnsi="Gill Sans MT"/>
          <w:lang w:val="en-US"/>
        </w:rPr>
        <w:t xml:space="preserve"> supplies</w:t>
      </w:r>
      <w:r w:rsidRPr="00A63287">
        <w:rPr>
          <w:rFonts w:ascii="Gill Sans MT" w:hAnsi="Gill Sans MT"/>
          <w:lang w:val="en-US"/>
        </w:rPr>
        <w:t>.</w:t>
      </w:r>
    </w:p>
    <w:p w:rsidRPr="00A63287" w:rsidR="00CA7206" w:rsidP="007D03E4" w:rsidRDefault="00863C4A" w14:paraId="18C237C0" w14:textId="4811212E">
      <w:pPr>
        <w:pStyle w:val="ListParagraph"/>
        <w:numPr>
          <w:ilvl w:val="0"/>
          <w:numId w:val="6"/>
        </w:numPr>
        <w:tabs>
          <w:tab w:val="left" w:pos="426"/>
        </w:tabs>
        <w:spacing w:after="120"/>
        <w:jc w:val="both"/>
        <w:rPr>
          <w:rFonts w:ascii="Gill Sans MT" w:hAnsi="Gill Sans MT"/>
          <w:lang w:val="en-US"/>
        </w:rPr>
      </w:pPr>
      <w:r w:rsidRPr="00A63287">
        <w:rPr>
          <w:rFonts w:ascii="Gill Sans MT" w:hAnsi="Gill Sans MT"/>
          <w:lang w:val="en-US"/>
        </w:rPr>
        <w:t>Make sure</w:t>
      </w:r>
      <w:r w:rsidRPr="00A63287" w:rsidR="00CA7206">
        <w:rPr>
          <w:rFonts w:ascii="Gill Sans MT" w:hAnsi="Gill Sans MT"/>
          <w:lang w:val="en-US"/>
        </w:rPr>
        <w:t xml:space="preserve"> that</w:t>
      </w:r>
      <w:r w:rsidRPr="00A63287">
        <w:rPr>
          <w:rFonts w:ascii="Gill Sans MT" w:hAnsi="Gill Sans MT"/>
          <w:lang w:val="en-US"/>
        </w:rPr>
        <w:t>:</w:t>
      </w:r>
    </w:p>
    <w:p w:rsidRPr="00A63287" w:rsidR="00CA7206" w:rsidP="007D03E4" w:rsidRDefault="00CA7206" w14:paraId="6A62A2C2" w14:textId="605EA9A7">
      <w:pPr>
        <w:pStyle w:val="ListParagraph"/>
        <w:numPr>
          <w:ilvl w:val="1"/>
          <w:numId w:val="6"/>
        </w:numPr>
        <w:tabs>
          <w:tab w:val="left" w:pos="426"/>
        </w:tabs>
        <w:spacing w:after="120"/>
        <w:jc w:val="both"/>
        <w:rPr>
          <w:rFonts w:ascii="Gill Sans MT" w:hAnsi="Gill Sans MT"/>
          <w:lang w:val="en-US"/>
        </w:rPr>
      </w:pPr>
      <w:r w:rsidRPr="00A63287">
        <w:rPr>
          <w:rFonts w:ascii="Gill Sans MT" w:hAnsi="Gill Sans MT"/>
          <w:lang w:val="en-US"/>
        </w:rPr>
        <w:t>You know where the nearest meeting points, emergency exits, evacuation routes, fire extinguishers are located.</w:t>
      </w:r>
    </w:p>
    <w:p w:rsidRPr="00A63287" w:rsidR="00CA7206" w:rsidP="007D03E4" w:rsidRDefault="00CA7206" w14:paraId="4E3381B1" w14:textId="777FB582">
      <w:pPr>
        <w:pStyle w:val="ListParagraph"/>
        <w:numPr>
          <w:ilvl w:val="1"/>
          <w:numId w:val="6"/>
        </w:numPr>
        <w:tabs>
          <w:tab w:val="left" w:pos="426"/>
        </w:tabs>
        <w:spacing w:after="120"/>
        <w:jc w:val="both"/>
        <w:rPr>
          <w:rFonts w:ascii="Gill Sans MT" w:hAnsi="Gill Sans MT"/>
          <w:lang w:val="en-US"/>
        </w:rPr>
      </w:pPr>
      <w:r w:rsidRPr="00A63287">
        <w:rPr>
          <w:rFonts w:ascii="Gill Sans MT" w:hAnsi="Gill Sans MT"/>
          <w:lang w:val="en-US"/>
        </w:rPr>
        <w:t>In the evacuation routes physical elements such as furniture, cabinets, and others that are fixed to the walls are not obstructing the passageway.</w:t>
      </w:r>
    </w:p>
    <w:p w:rsidRPr="00A63287" w:rsidR="00612B75" w:rsidP="007D03E4" w:rsidRDefault="00CA7206" w14:paraId="1A099882" w14:textId="49996A08">
      <w:pPr>
        <w:pStyle w:val="ListParagraph"/>
        <w:numPr>
          <w:ilvl w:val="1"/>
          <w:numId w:val="6"/>
        </w:numPr>
        <w:tabs>
          <w:tab w:val="left" w:pos="426"/>
        </w:tabs>
        <w:spacing w:after="120"/>
        <w:jc w:val="both"/>
        <w:rPr>
          <w:rFonts w:ascii="Gill Sans MT" w:hAnsi="Gill Sans MT"/>
          <w:lang w:val="en-US"/>
        </w:rPr>
      </w:pPr>
      <w:r w:rsidRPr="00A63287">
        <w:rPr>
          <w:rFonts w:ascii="Gill Sans MT" w:hAnsi="Gill Sans MT"/>
          <w:lang w:val="en-US"/>
        </w:rPr>
        <w:t xml:space="preserve">All visitors </w:t>
      </w:r>
      <w:r w:rsidRPr="00A63287" w:rsidR="00612B75">
        <w:rPr>
          <w:rFonts w:ascii="Gill Sans MT" w:hAnsi="Gill Sans MT"/>
          <w:lang w:val="en-US"/>
        </w:rPr>
        <w:t xml:space="preserve">should </w:t>
      </w:r>
      <w:r w:rsidRPr="00A63287">
        <w:rPr>
          <w:rFonts w:ascii="Gill Sans MT" w:hAnsi="Gill Sans MT"/>
          <w:lang w:val="en-US"/>
        </w:rPr>
        <w:t>stay with their host</w:t>
      </w:r>
      <w:r w:rsidRPr="00A63287" w:rsidR="00612B75">
        <w:rPr>
          <w:rFonts w:ascii="Gill Sans MT" w:hAnsi="Gill Sans MT"/>
          <w:lang w:val="en-US"/>
        </w:rPr>
        <w:t>.</w:t>
      </w:r>
    </w:p>
    <w:p w:rsidRPr="00A63287" w:rsidR="00CA7206" w:rsidP="007D03E4" w:rsidRDefault="004733FC" w14:paraId="1E77FB81" w14:textId="27F0A65E">
      <w:pPr>
        <w:pStyle w:val="Heading4"/>
      </w:pPr>
      <w:r w:rsidRPr="00A63287">
        <w:t>Procedures</w:t>
      </w:r>
    </w:p>
    <w:p w:rsidRPr="00A01710" w:rsidR="004733FC" w:rsidP="007D03E4" w:rsidRDefault="004733FC" w14:paraId="562B1C32" w14:textId="1307FBD9">
      <w:pPr>
        <w:spacing w:after="120" w:line="240" w:lineRule="auto"/>
        <w:jc w:val="center"/>
        <w:rPr>
          <w:b/>
          <w:bCs/>
        </w:rPr>
      </w:pPr>
      <w:r w:rsidRPr="00A01710">
        <w:rPr>
          <w:b/>
          <w:bCs/>
        </w:rPr>
        <w:t>Table 4. Earthquake Procedures</w:t>
      </w:r>
    </w:p>
    <w:tbl>
      <w:tblPr>
        <w:tblStyle w:val="TableGrid"/>
        <w:tblW w:w="0" w:type="auto"/>
        <w:tblLook w:val="04A0" w:firstRow="1" w:lastRow="0" w:firstColumn="1" w:lastColumn="0" w:noHBand="0" w:noVBand="1"/>
      </w:tblPr>
      <w:tblGrid>
        <w:gridCol w:w="625"/>
        <w:gridCol w:w="8725"/>
      </w:tblGrid>
      <w:tr w:rsidRPr="00A01710" w:rsidR="004733FC" w:rsidTr="004733FC" w14:paraId="65BB01BA" w14:textId="77777777">
        <w:trPr>
          <w:trHeight w:val="359"/>
        </w:trPr>
        <w:tc>
          <w:tcPr>
            <w:tcW w:w="9350" w:type="dxa"/>
            <w:gridSpan w:val="2"/>
            <w:shd w:val="clear" w:color="auto" w:fill="6C6463"/>
            <w:vAlign w:val="center"/>
          </w:tcPr>
          <w:p w:rsidRPr="00A01710" w:rsidR="004733FC" w:rsidP="007D03E4" w:rsidRDefault="004733FC" w14:paraId="4190A948" w14:textId="2204862E">
            <w:pPr>
              <w:spacing w:after="120"/>
              <w:jc w:val="center"/>
              <w:rPr>
                <w:b/>
                <w:bCs/>
                <w:color w:val="FFFFFF" w:themeColor="background1"/>
              </w:rPr>
            </w:pPr>
            <w:r w:rsidRPr="00A01710">
              <w:rPr>
                <w:b/>
                <w:bCs/>
                <w:color w:val="FFFFFF" w:themeColor="background1"/>
              </w:rPr>
              <w:t>Inside of a Building</w:t>
            </w:r>
          </w:p>
        </w:tc>
      </w:tr>
      <w:tr w:rsidRPr="00A01710" w:rsidR="004733FC" w:rsidTr="009F0042" w14:paraId="101E3CEA" w14:textId="77777777">
        <w:tc>
          <w:tcPr>
            <w:tcW w:w="625" w:type="dxa"/>
            <w:shd w:val="clear" w:color="auto" w:fill="CFCDC9"/>
            <w:vAlign w:val="center"/>
          </w:tcPr>
          <w:p w:rsidRPr="00A01710" w:rsidR="004733FC" w:rsidP="007D03E4" w:rsidRDefault="004733FC" w14:paraId="523E1CDA" w14:textId="5814918E">
            <w:pPr>
              <w:spacing w:after="120"/>
              <w:jc w:val="center"/>
            </w:pPr>
            <w:r w:rsidRPr="00A01710">
              <w:t>1</w:t>
            </w:r>
          </w:p>
        </w:tc>
        <w:tc>
          <w:tcPr>
            <w:tcW w:w="8725" w:type="dxa"/>
            <w:vAlign w:val="center"/>
          </w:tcPr>
          <w:p w:rsidRPr="00A01710" w:rsidR="004733FC" w:rsidP="007D03E4" w:rsidRDefault="003C569F" w14:paraId="33E5C0B2" w14:textId="4CF54DAA">
            <w:pPr>
              <w:spacing w:after="120"/>
              <w:contextualSpacing/>
              <w:jc w:val="both"/>
            </w:pPr>
            <w:r w:rsidRPr="00A01710">
              <w:t>Locate yourself</w:t>
            </w:r>
            <w:r w:rsidRPr="00A01710" w:rsidR="004733FC">
              <w:t xml:space="preserve"> under a sturdy desk/table. If this is not possible, </w:t>
            </w:r>
            <w:r w:rsidRPr="00A01710">
              <w:t xml:space="preserve">position yourself </w:t>
            </w:r>
            <w:r w:rsidRPr="00A01710" w:rsidR="004733FC">
              <w:t>under a door frame.</w:t>
            </w:r>
          </w:p>
        </w:tc>
      </w:tr>
      <w:tr w:rsidRPr="00A01710" w:rsidR="004733FC" w:rsidTr="009F0042" w14:paraId="50044A3D" w14:textId="77777777">
        <w:tc>
          <w:tcPr>
            <w:tcW w:w="625" w:type="dxa"/>
            <w:shd w:val="clear" w:color="auto" w:fill="CFCDC9"/>
            <w:vAlign w:val="center"/>
          </w:tcPr>
          <w:p w:rsidRPr="00A01710" w:rsidR="004733FC" w:rsidP="007D03E4" w:rsidRDefault="004733FC" w14:paraId="7313A516" w14:textId="2820D193">
            <w:pPr>
              <w:spacing w:after="120"/>
              <w:jc w:val="center"/>
            </w:pPr>
            <w:r w:rsidRPr="00A01710">
              <w:t>2</w:t>
            </w:r>
          </w:p>
        </w:tc>
        <w:tc>
          <w:tcPr>
            <w:tcW w:w="8725" w:type="dxa"/>
            <w:vAlign w:val="center"/>
          </w:tcPr>
          <w:p w:rsidRPr="00A01710" w:rsidR="004733FC" w:rsidP="007D03E4" w:rsidRDefault="004733FC" w14:paraId="53B13327" w14:textId="0C3F7312">
            <w:pPr>
              <w:spacing w:after="120"/>
              <w:jc w:val="both"/>
              <w:rPr>
                <w:b/>
                <w:bCs/>
              </w:rPr>
            </w:pPr>
            <w:r w:rsidRPr="00A01710">
              <w:t>Once the earthquake is over, turn off the electricity and natural gas meters.</w:t>
            </w:r>
          </w:p>
        </w:tc>
      </w:tr>
      <w:tr w:rsidRPr="00A01710" w:rsidR="004733FC" w:rsidTr="009F0042" w14:paraId="3E01F747" w14:textId="77777777">
        <w:tc>
          <w:tcPr>
            <w:tcW w:w="625" w:type="dxa"/>
            <w:shd w:val="clear" w:color="auto" w:fill="CFCDC9"/>
            <w:vAlign w:val="center"/>
          </w:tcPr>
          <w:p w:rsidRPr="00A01710" w:rsidR="004733FC" w:rsidP="007D03E4" w:rsidRDefault="004733FC" w14:paraId="4FA0F5A7" w14:textId="0E14B7D7">
            <w:pPr>
              <w:spacing w:after="120"/>
              <w:jc w:val="center"/>
            </w:pPr>
            <w:r w:rsidRPr="00A01710">
              <w:t>3</w:t>
            </w:r>
          </w:p>
        </w:tc>
        <w:tc>
          <w:tcPr>
            <w:tcW w:w="8725" w:type="dxa"/>
            <w:vAlign w:val="center"/>
          </w:tcPr>
          <w:p w:rsidRPr="00A01710" w:rsidR="004733FC" w:rsidP="007D03E4" w:rsidRDefault="004733FC" w14:paraId="6CFCEC4B" w14:textId="4D7DCED4">
            <w:pPr>
              <w:spacing w:after="120"/>
              <w:jc w:val="both"/>
              <w:rPr>
                <w:b/>
                <w:bCs/>
              </w:rPr>
            </w:pPr>
            <w:r w:rsidRPr="00A01710">
              <w:t>Evacuate the place once the telluric movement ends.</w:t>
            </w:r>
          </w:p>
        </w:tc>
      </w:tr>
      <w:tr w:rsidRPr="00A01710" w:rsidR="004733FC" w:rsidTr="009F0042" w14:paraId="11C9B0E6" w14:textId="77777777">
        <w:tc>
          <w:tcPr>
            <w:tcW w:w="625" w:type="dxa"/>
            <w:shd w:val="clear" w:color="auto" w:fill="CFCDC9"/>
            <w:vAlign w:val="center"/>
          </w:tcPr>
          <w:p w:rsidRPr="00A01710" w:rsidR="004733FC" w:rsidP="007D03E4" w:rsidRDefault="004733FC" w14:paraId="6C782659" w14:textId="68AE062F">
            <w:pPr>
              <w:spacing w:after="120"/>
              <w:jc w:val="center"/>
            </w:pPr>
            <w:r w:rsidRPr="00A01710">
              <w:t>4</w:t>
            </w:r>
          </w:p>
        </w:tc>
        <w:tc>
          <w:tcPr>
            <w:tcW w:w="8725" w:type="dxa"/>
            <w:vAlign w:val="center"/>
          </w:tcPr>
          <w:p w:rsidRPr="00A01710" w:rsidR="004733FC" w:rsidP="007D03E4" w:rsidRDefault="004733FC" w14:paraId="58641014" w14:textId="0788117F">
            <w:pPr>
              <w:spacing w:after="120"/>
              <w:jc w:val="both"/>
              <w:rPr>
                <w:b/>
                <w:bCs/>
              </w:rPr>
            </w:pPr>
            <w:r w:rsidRPr="00A01710">
              <w:t>Please proceed to the designated meeting point.</w:t>
            </w:r>
          </w:p>
        </w:tc>
      </w:tr>
      <w:tr w:rsidRPr="00A01710" w:rsidR="004733FC" w:rsidTr="009F0042" w14:paraId="377C3638" w14:textId="77777777">
        <w:tc>
          <w:tcPr>
            <w:tcW w:w="625" w:type="dxa"/>
            <w:shd w:val="clear" w:color="auto" w:fill="CFCDC9"/>
            <w:vAlign w:val="center"/>
          </w:tcPr>
          <w:p w:rsidRPr="00A01710" w:rsidR="004733FC" w:rsidP="007D03E4" w:rsidRDefault="004733FC" w14:paraId="01943509" w14:textId="773015FB">
            <w:pPr>
              <w:spacing w:after="120"/>
              <w:jc w:val="center"/>
            </w:pPr>
            <w:r w:rsidRPr="00A01710">
              <w:t>5</w:t>
            </w:r>
          </w:p>
        </w:tc>
        <w:tc>
          <w:tcPr>
            <w:tcW w:w="8725" w:type="dxa"/>
            <w:vAlign w:val="center"/>
          </w:tcPr>
          <w:p w:rsidRPr="00A01710" w:rsidR="004733FC" w:rsidP="007D03E4" w:rsidRDefault="004733FC" w14:paraId="2DC346B4" w14:textId="3E7F8B1B">
            <w:pPr>
              <w:spacing w:after="120"/>
              <w:jc w:val="both"/>
              <w:rPr>
                <w:b/>
                <w:bCs/>
              </w:rPr>
            </w:pPr>
            <w:r w:rsidRPr="00A01710">
              <w:t>If you are with a visitor, it will be your responsibility and obligation to assist them to the meeting point.</w:t>
            </w:r>
          </w:p>
        </w:tc>
      </w:tr>
      <w:tr w:rsidRPr="00A01710" w:rsidR="003C569F" w:rsidTr="009F0042" w14:paraId="5822EDDC" w14:textId="77777777">
        <w:trPr>
          <w:trHeight w:val="422"/>
        </w:trPr>
        <w:tc>
          <w:tcPr>
            <w:tcW w:w="9350" w:type="dxa"/>
            <w:gridSpan w:val="2"/>
            <w:shd w:val="clear" w:color="auto" w:fill="6C6463"/>
            <w:vAlign w:val="center"/>
          </w:tcPr>
          <w:p w:rsidRPr="00A01710" w:rsidR="003C569F" w:rsidP="007D03E4" w:rsidRDefault="003C569F" w14:paraId="3FE1E535" w14:textId="239C8C0F">
            <w:pPr>
              <w:spacing w:after="120"/>
              <w:jc w:val="center"/>
            </w:pPr>
            <w:r w:rsidRPr="00A01710">
              <w:rPr>
                <w:b/>
                <w:bCs/>
                <w:color w:val="FFFFFF" w:themeColor="background1"/>
              </w:rPr>
              <w:t>Outside of a Building (street)</w:t>
            </w:r>
          </w:p>
        </w:tc>
      </w:tr>
      <w:tr w:rsidRPr="00A01710" w:rsidR="009F0042" w:rsidTr="009F0042" w14:paraId="51B58C8B" w14:textId="77777777">
        <w:tc>
          <w:tcPr>
            <w:tcW w:w="625" w:type="dxa"/>
            <w:shd w:val="clear" w:color="auto" w:fill="CFCDC9"/>
            <w:vAlign w:val="center"/>
          </w:tcPr>
          <w:p w:rsidRPr="00A01710" w:rsidR="009F0042" w:rsidP="007D03E4" w:rsidRDefault="009F0042" w14:paraId="662063B3" w14:textId="76941E18">
            <w:pPr>
              <w:spacing w:after="120"/>
              <w:jc w:val="center"/>
            </w:pPr>
            <w:r w:rsidRPr="00A01710">
              <w:t>1</w:t>
            </w:r>
          </w:p>
        </w:tc>
        <w:tc>
          <w:tcPr>
            <w:tcW w:w="8725" w:type="dxa"/>
            <w:vAlign w:val="center"/>
          </w:tcPr>
          <w:p w:rsidRPr="00A01710" w:rsidR="009F0042" w:rsidP="007D03E4" w:rsidRDefault="009F0042" w14:paraId="039DA452" w14:textId="007538A3">
            <w:pPr>
              <w:spacing w:after="120"/>
              <w:contextualSpacing/>
              <w:jc w:val="both"/>
            </w:pPr>
            <w:r w:rsidRPr="00A01710">
              <w:t>Avoid and keep the most distance possible from glass windows and buildings.</w:t>
            </w:r>
          </w:p>
        </w:tc>
      </w:tr>
      <w:tr w:rsidRPr="00A01710" w:rsidR="009F0042" w:rsidTr="009F0042" w14:paraId="637A7527" w14:textId="77777777">
        <w:tc>
          <w:tcPr>
            <w:tcW w:w="625" w:type="dxa"/>
            <w:shd w:val="clear" w:color="auto" w:fill="CFCDC9"/>
            <w:vAlign w:val="center"/>
          </w:tcPr>
          <w:p w:rsidRPr="00A01710" w:rsidR="009F0042" w:rsidP="007D03E4" w:rsidRDefault="009F0042" w14:paraId="3CDD9786" w14:textId="3CC5FAA8">
            <w:pPr>
              <w:spacing w:after="120"/>
              <w:jc w:val="center"/>
            </w:pPr>
            <w:r w:rsidRPr="00A01710">
              <w:t>2</w:t>
            </w:r>
          </w:p>
        </w:tc>
        <w:tc>
          <w:tcPr>
            <w:tcW w:w="8725" w:type="dxa"/>
            <w:vAlign w:val="center"/>
          </w:tcPr>
          <w:p w:rsidRPr="00A01710" w:rsidR="009F0042" w:rsidP="007D03E4" w:rsidRDefault="009F0042" w14:paraId="1C0AC028" w14:textId="12A20FFF">
            <w:pPr>
              <w:spacing w:after="120"/>
              <w:contextualSpacing/>
              <w:jc w:val="both"/>
            </w:pPr>
            <w:r w:rsidRPr="00A01710">
              <w:t>Stop driving your vehicle.</w:t>
            </w:r>
          </w:p>
        </w:tc>
      </w:tr>
      <w:tr w:rsidRPr="00A01710" w:rsidR="009F0042" w:rsidTr="009F0042" w14:paraId="0ACE2E3C" w14:textId="77777777">
        <w:tc>
          <w:tcPr>
            <w:tcW w:w="625" w:type="dxa"/>
            <w:shd w:val="clear" w:color="auto" w:fill="CFCDC9"/>
            <w:vAlign w:val="center"/>
          </w:tcPr>
          <w:p w:rsidRPr="00A01710" w:rsidR="009F0042" w:rsidP="007D03E4" w:rsidRDefault="009F0042" w14:paraId="6BED42F7" w14:textId="00D4F7FE">
            <w:pPr>
              <w:spacing w:after="120"/>
              <w:jc w:val="center"/>
            </w:pPr>
            <w:r w:rsidRPr="00A01710">
              <w:t>3</w:t>
            </w:r>
          </w:p>
        </w:tc>
        <w:tc>
          <w:tcPr>
            <w:tcW w:w="8725" w:type="dxa"/>
            <w:vAlign w:val="center"/>
          </w:tcPr>
          <w:p w:rsidRPr="00A01710" w:rsidR="009F0042" w:rsidP="007D03E4" w:rsidRDefault="009F0042" w14:paraId="082EE9DB" w14:textId="7A6A3323">
            <w:pPr>
              <w:spacing w:after="120"/>
              <w:jc w:val="both"/>
              <w:rPr>
                <w:b/>
                <w:bCs/>
              </w:rPr>
            </w:pPr>
            <w:r w:rsidRPr="00A01710">
              <w:t>Avoid bridges and collapsed steps.</w:t>
            </w:r>
          </w:p>
        </w:tc>
      </w:tr>
      <w:tr w:rsidRPr="00A01710" w:rsidR="009F0042" w:rsidTr="009F0042" w14:paraId="6727A121" w14:textId="77777777">
        <w:tc>
          <w:tcPr>
            <w:tcW w:w="625" w:type="dxa"/>
            <w:shd w:val="clear" w:color="auto" w:fill="CFCDC9"/>
            <w:vAlign w:val="center"/>
          </w:tcPr>
          <w:p w:rsidRPr="00A01710" w:rsidR="009F0042" w:rsidP="007D03E4" w:rsidRDefault="009F0042" w14:paraId="22D065B4" w14:textId="304F3424">
            <w:pPr>
              <w:spacing w:after="120"/>
              <w:jc w:val="center"/>
            </w:pPr>
            <w:r w:rsidRPr="00A01710">
              <w:t>4</w:t>
            </w:r>
          </w:p>
        </w:tc>
        <w:tc>
          <w:tcPr>
            <w:tcW w:w="8725" w:type="dxa"/>
            <w:vAlign w:val="center"/>
          </w:tcPr>
          <w:p w:rsidRPr="00A01710" w:rsidR="009F0042" w:rsidP="007D03E4" w:rsidRDefault="009F0042" w14:paraId="2FDA5CD2" w14:textId="5E3F5566">
            <w:pPr>
              <w:spacing w:after="120"/>
              <w:jc w:val="both"/>
              <w:rPr>
                <w:b/>
                <w:bCs/>
              </w:rPr>
            </w:pPr>
            <w:r w:rsidRPr="00A01710">
              <w:t>Contact the SC and wait for instructions, and if this is the case also activate the telephone alert plan.</w:t>
            </w:r>
          </w:p>
        </w:tc>
      </w:tr>
    </w:tbl>
    <w:p w:rsidRPr="00A01710" w:rsidR="004733FC" w:rsidP="007D03E4" w:rsidRDefault="004733FC" w14:paraId="34557638" w14:textId="49682AEA">
      <w:pPr>
        <w:spacing w:after="120" w:line="240" w:lineRule="auto"/>
        <w:jc w:val="both"/>
        <w:rPr>
          <w:b/>
          <w:bCs/>
        </w:rPr>
      </w:pPr>
    </w:p>
    <w:p w:rsidRPr="00A01710" w:rsidR="009F0042" w:rsidP="007D03E4" w:rsidRDefault="009F0042" w14:paraId="3C4340C7" w14:textId="6D81316F">
      <w:pPr>
        <w:pStyle w:val="Heading3"/>
        <w:jc w:val="both"/>
      </w:pPr>
      <w:bookmarkStart w:name="_Toc105496763" w:id="20"/>
      <w:r w:rsidRPr="00A01710">
        <w:t>Collapse</w:t>
      </w:r>
      <w:r w:rsidRPr="00A01710" w:rsidR="00226714">
        <w:t>d Roads</w:t>
      </w:r>
      <w:r w:rsidRPr="00A01710">
        <w:t xml:space="preserve"> and Landslides</w:t>
      </w:r>
      <w:bookmarkEnd w:id="20"/>
    </w:p>
    <w:p w:rsidRPr="00A01710" w:rsidR="009F0042" w:rsidP="007D03E4" w:rsidRDefault="009F0042" w14:paraId="5BA7972C" w14:textId="3909F2ED">
      <w:pPr>
        <w:pStyle w:val="Heading4"/>
        <w:jc w:val="both"/>
      </w:pPr>
      <w:r w:rsidRPr="00A01710">
        <w:t>Preventative Measures</w:t>
      </w:r>
    </w:p>
    <w:p w:rsidRPr="00A01710" w:rsidR="00226714" w:rsidP="007D03E4" w:rsidRDefault="00226714" w14:paraId="4C49793C" w14:textId="77777777">
      <w:pPr>
        <w:numPr>
          <w:ilvl w:val="0"/>
          <w:numId w:val="7"/>
        </w:numPr>
        <w:tabs>
          <w:tab w:val="left" w:pos="426"/>
        </w:tabs>
        <w:spacing w:after="120" w:line="240" w:lineRule="auto"/>
        <w:ind w:right="49"/>
        <w:jc w:val="both"/>
        <w:rPr>
          <w:rFonts w:eastAsia="Calibri"/>
        </w:rPr>
      </w:pPr>
      <w:r w:rsidRPr="00A01710">
        <w:t>Stay informed regarding obstacles and road closures on your travel routes.</w:t>
      </w:r>
      <w:r w:rsidRPr="00A01710">
        <w:rPr>
          <w:rFonts w:eastAsia="Calibri"/>
        </w:rPr>
        <w:t xml:space="preserve"> </w:t>
      </w:r>
    </w:p>
    <w:p w:rsidRPr="00A01710" w:rsidR="00226714" w:rsidP="007D03E4" w:rsidRDefault="00226714" w14:paraId="39BCC49F" w14:textId="153139B1">
      <w:pPr>
        <w:numPr>
          <w:ilvl w:val="0"/>
          <w:numId w:val="7"/>
        </w:numPr>
        <w:spacing w:after="120" w:line="240" w:lineRule="auto"/>
        <w:ind w:right="49"/>
        <w:jc w:val="both"/>
      </w:pPr>
      <w:r w:rsidRPr="00A01710">
        <w:t>Not seeing oncoming traffic for a long period of time may indicate a road collapse or closure.</w:t>
      </w:r>
    </w:p>
    <w:p w:rsidRPr="00A01710" w:rsidR="00AF478C" w:rsidP="007D03E4" w:rsidRDefault="00226714" w14:paraId="1215EFE7" w14:textId="54073225">
      <w:pPr>
        <w:numPr>
          <w:ilvl w:val="0"/>
          <w:numId w:val="7"/>
        </w:numPr>
        <w:spacing w:after="120" w:line="240" w:lineRule="auto"/>
        <w:ind w:right="49"/>
        <w:jc w:val="both"/>
      </w:pPr>
      <w:r w:rsidRPr="00A01710">
        <w:t>Maintain close communication with the security center and SC and follow the information and instructions received by both.</w:t>
      </w:r>
    </w:p>
    <w:p w:rsidRPr="00A01710" w:rsidR="00226714" w:rsidP="007D03E4" w:rsidRDefault="00226714" w14:paraId="7D841798" w14:textId="62CB5177">
      <w:pPr>
        <w:pStyle w:val="Heading4"/>
        <w:jc w:val="both"/>
      </w:pPr>
      <w:r w:rsidRPr="00A01710">
        <w:t>Procedures</w:t>
      </w:r>
    </w:p>
    <w:p w:rsidRPr="00A01710" w:rsidR="00226714" w:rsidP="007D03E4" w:rsidRDefault="00226714" w14:paraId="2D0122F7" w14:textId="69B2BE67">
      <w:pPr>
        <w:spacing w:after="120" w:line="240" w:lineRule="auto"/>
        <w:jc w:val="center"/>
        <w:rPr>
          <w:b/>
          <w:bCs/>
        </w:rPr>
      </w:pPr>
      <w:r w:rsidRPr="00A01710">
        <w:rPr>
          <w:b/>
          <w:bCs/>
        </w:rPr>
        <w:t>Table 5. Collapsed Roads and Landslide Procedures</w:t>
      </w:r>
    </w:p>
    <w:tbl>
      <w:tblPr>
        <w:tblStyle w:val="TableGrid"/>
        <w:tblW w:w="0" w:type="auto"/>
        <w:tblLook w:val="04A0" w:firstRow="1" w:lastRow="0" w:firstColumn="1" w:lastColumn="0" w:noHBand="0" w:noVBand="1"/>
      </w:tblPr>
      <w:tblGrid>
        <w:gridCol w:w="625"/>
        <w:gridCol w:w="8725"/>
      </w:tblGrid>
      <w:tr w:rsidRPr="00A01710" w:rsidR="00226714" w:rsidTr="00226714" w14:paraId="5A039297" w14:textId="77777777">
        <w:tc>
          <w:tcPr>
            <w:tcW w:w="625" w:type="dxa"/>
            <w:shd w:val="clear" w:color="auto" w:fill="6C6463"/>
            <w:vAlign w:val="center"/>
          </w:tcPr>
          <w:p w:rsidRPr="00A01710" w:rsidR="00226714" w:rsidP="007D03E4" w:rsidRDefault="00226714" w14:paraId="2A1407B1" w14:textId="75CEED9F">
            <w:pPr>
              <w:spacing w:after="120"/>
              <w:jc w:val="center"/>
              <w:rPr>
                <w:color w:val="FFFFFF" w:themeColor="background1"/>
              </w:rPr>
            </w:pPr>
            <w:r w:rsidRPr="00A01710">
              <w:rPr>
                <w:color w:val="FFFFFF" w:themeColor="background1"/>
              </w:rPr>
              <w:t>1</w:t>
            </w:r>
          </w:p>
        </w:tc>
        <w:tc>
          <w:tcPr>
            <w:tcW w:w="8725" w:type="dxa"/>
          </w:tcPr>
          <w:p w:rsidRPr="00A01710" w:rsidR="00226714" w:rsidP="007D03E4" w:rsidRDefault="00D81B30" w14:paraId="5D77DA6E" w14:textId="56272C5B">
            <w:pPr>
              <w:spacing w:after="120"/>
              <w:contextualSpacing/>
              <w:jc w:val="both"/>
            </w:pPr>
            <w:r w:rsidRPr="00A01710">
              <w:t>Report any incidents and novelties to the security center/immediate supervisor/SC.</w:t>
            </w:r>
          </w:p>
        </w:tc>
      </w:tr>
      <w:tr w:rsidRPr="00A01710" w:rsidR="00226714" w:rsidTr="00226714" w14:paraId="3F3B27CE" w14:textId="77777777">
        <w:tc>
          <w:tcPr>
            <w:tcW w:w="625" w:type="dxa"/>
            <w:shd w:val="clear" w:color="auto" w:fill="6C6463"/>
            <w:vAlign w:val="center"/>
          </w:tcPr>
          <w:p w:rsidRPr="00A01710" w:rsidR="00226714" w:rsidP="007D03E4" w:rsidRDefault="00226714" w14:paraId="561B8285" w14:textId="1E7EE1A7">
            <w:pPr>
              <w:spacing w:after="120"/>
              <w:jc w:val="center"/>
              <w:rPr>
                <w:color w:val="FFFFFF" w:themeColor="background1"/>
              </w:rPr>
            </w:pPr>
            <w:r w:rsidRPr="00A01710">
              <w:rPr>
                <w:color w:val="FFFFFF" w:themeColor="background1"/>
              </w:rPr>
              <w:t>2</w:t>
            </w:r>
          </w:p>
        </w:tc>
        <w:tc>
          <w:tcPr>
            <w:tcW w:w="8725" w:type="dxa"/>
          </w:tcPr>
          <w:p w:rsidRPr="00A01710" w:rsidR="00226714" w:rsidP="007D03E4" w:rsidRDefault="00C84AD8" w14:paraId="786B1615" w14:textId="53C51627">
            <w:pPr>
              <w:spacing w:after="120"/>
              <w:jc w:val="both"/>
            </w:pPr>
            <w:r w:rsidRPr="00A01710">
              <w:t>If safe, t</w:t>
            </w:r>
            <w:r w:rsidRPr="00A01710" w:rsidR="00D81B30">
              <w:t xml:space="preserve">ry to return to </w:t>
            </w:r>
            <w:r w:rsidRPr="00A01710" w:rsidR="00273D68">
              <w:t xml:space="preserve">your </w:t>
            </w:r>
            <w:r w:rsidRPr="00A01710" w:rsidR="00D81B30">
              <w:t>starting point.</w:t>
            </w:r>
          </w:p>
        </w:tc>
      </w:tr>
      <w:tr w:rsidRPr="00A01710" w:rsidR="00226714" w:rsidTr="00226714" w14:paraId="79AEF181" w14:textId="77777777">
        <w:tc>
          <w:tcPr>
            <w:tcW w:w="625" w:type="dxa"/>
            <w:shd w:val="clear" w:color="auto" w:fill="6C6463"/>
            <w:vAlign w:val="center"/>
          </w:tcPr>
          <w:p w:rsidRPr="00A01710" w:rsidR="00226714" w:rsidP="007D03E4" w:rsidRDefault="00226714" w14:paraId="5B72CD32" w14:textId="04A384EF">
            <w:pPr>
              <w:spacing w:after="120"/>
              <w:jc w:val="center"/>
              <w:rPr>
                <w:color w:val="FFFFFF" w:themeColor="background1"/>
              </w:rPr>
            </w:pPr>
            <w:r w:rsidRPr="00A01710">
              <w:rPr>
                <w:color w:val="FFFFFF" w:themeColor="background1"/>
              </w:rPr>
              <w:t>3</w:t>
            </w:r>
          </w:p>
        </w:tc>
        <w:tc>
          <w:tcPr>
            <w:tcW w:w="8725" w:type="dxa"/>
          </w:tcPr>
          <w:p w:rsidRPr="00A01710" w:rsidR="00226714" w:rsidP="007D03E4" w:rsidRDefault="00D81B30" w14:paraId="5E36DC51" w14:textId="237F5029">
            <w:pPr>
              <w:spacing w:after="120"/>
              <w:contextualSpacing/>
              <w:jc w:val="both"/>
            </w:pPr>
            <w:r w:rsidRPr="00A01710">
              <w:t>Follow the instructions given to you.</w:t>
            </w:r>
          </w:p>
        </w:tc>
      </w:tr>
    </w:tbl>
    <w:p w:rsidRPr="00A01710" w:rsidR="00612B75" w:rsidP="007D03E4" w:rsidRDefault="00612B75" w14:paraId="684A4A71" w14:textId="7776F99C">
      <w:pPr>
        <w:spacing w:after="120" w:line="240" w:lineRule="auto"/>
        <w:jc w:val="both"/>
      </w:pPr>
    </w:p>
    <w:p w:rsidRPr="00A01710" w:rsidR="00612B75" w:rsidP="007D03E4" w:rsidRDefault="00612B75" w14:paraId="2A52CE9C" w14:textId="1361A911">
      <w:pPr>
        <w:pStyle w:val="Heading3"/>
        <w:jc w:val="both"/>
      </w:pPr>
      <w:bookmarkStart w:name="_Toc105496764" w:id="21"/>
      <w:r w:rsidRPr="00A01710">
        <w:t>Road Blockades due to Civil Unrest</w:t>
      </w:r>
      <w:bookmarkEnd w:id="21"/>
    </w:p>
    <w:p w:rsidRPr="00A01710" w:rsidR="00612B75" w:rsidP="007D03E4" w:rsidRDefault="00612B75" w14:paraId="53368170" w14:textId="703A8DFE">
      <w:pPr>
        <w:pStyle w:val="Heading4"/>
        <w:jc w:val="both"/>
      </w:pPr>
      <w:r w:rsidRPr="00A01710">
        <w:t>Preventative Measures</w:t>
      </w:r>
    </w:p>
    <w:p w:rsidRPr="00A01710" w:rsidR="00273D68" w:rsidP="007D03E4" w:rsidRDefault="00273D68" w14:paraId="7334DB0C" w14:textId="3EF93F94">
      <w:pPr>
        <w:pStyle w:val="ListParagraph"/>
        <w:numPr>
          <w:ilvl w:val="0"/>
          <w:numId w:val="8"/>
        </w:numPr>
        <w:tabs>
          <w:tab w:val="left" w:pos="426"/>
        </w:tabs>
        <w:spacing w:after="120"/>
        <w:ind w:right="49"/>
        <w:jc w:val="both"/>
        <w:rPr>
          <w:rFonts w:ascii="Gill Sans MT" w:hAnsi="Gill Sans MT"/>
          <w:lang w:val="en-US"/>
        </w:rPr>
      </w:pPr>
      <w:r w:rsidRPr="00A01710">
        <w:rPr>
          <w:rFonts w:ascii="Gill Sans MT" w:hAnsi="Gill Sans MT"/>
          <w:lang w:val="en-US"/>
        </w:rPr>
        <w:t xml:space="preserve">In general, this type of </w:t>
      </w:r>
      <w:r w:rsidRPr="00A01710" w:rsidR="00C84AD8">
        <w:rPr>
          <w:rFonts w:ascii="Gill Sans MT" w:hAnsi="Gill Sans MT"/>
          <w:lang w:val="en-US"/>
        </w:rPr>
        <w:t>risk</w:t>
      </w:r>
      <w:r w:rsidRPr="00A01710">
        <w:rPr>
          <w:rFonts w:ascii="Gill Sans MT" w:hAnsi="Gill Sans MT"/>
          <w:lang w:val="en-US"/>
        </w:rPr>
        <w:t xml:space="preserve"> occurs as a result of union and/or social and political protests. Note that:</w:t>
      </w:r>
    </w:p>
    <w:p w:rsidRPr="00A01710" w:rsidR="00273D68" w:rsidP="007D03E4" w:rsidRDefault="00273D68" w14:paraId="4DC44BE7" w14:textId="09E204F9">
      <w:pPr>
        <w:numPr>
          <w:ilvl w:val="1"/>
          <w:numId w:val="9"/>
        </w:numPr>
        <w:tabs>
          <w:tab w:val="left" w:pos="426"/>
        </w:tabs>
        <w:spacing w:after="120" w:line="240" w:lineRule="auto"/>
        <w:ind w:right="49"/>
        <w:jc w:val="both"/>
      </w:pPr>
      <w:r w:rsidRPr="00A01710">
        <w:t>These roadblocks are sometimes announced in advance, if so, avoid traveling along the affected road and/or cancel all movement.</w:t>
      </w:r>
    </w:p>
    <w:p w:rsidRPr="00A01710" w:rsidR="00273D68" w:rsidP="007D03E4" w:rsidRDefault="00273D68" w14:paraId="7EA0B029" w14:textId="77777777">
      <w:pPr>
        <w:numPr>
          <w:ilvl w:val="1"/>
          <w:numId w:val="9"/>
        </w:numPr>
        <w:spacing w:after="120" w:line="240" w:lineRule="auto"/>
        <w:ind w:right="49"/>
        <w:jc w:val="both"/>
      </w:pPr>
      <w:r w:rsidRPr="00A01710">
        <w:t>Stay tuned for news regarding the situation and security bulletins issued.</w:t>
      </w:r>
    </w:p>
    <w:p w:rsidRPr="00A01710" w:rsidR="00273D68" w:rsidP="007D03E4" w:rsidRDefault="00273D68" w14:paraId="75930D87" w14:textId="0665D2D8">
      <w:pPr>
        <w:numPr>
          <w:ilvl w:val="1"/>
          <w:numId w:val="9"/>
        </w:numPr>
        <w:spacing w:after="120" w:line="240" w:lineRule="auto"/>
        <w:ind w:right="49"/>
        <w:jc w:val="both"/>
      </w:pPr>
      <w:r w:rsidRPr="00A01710">
        <w:t xml:space="preserve">Report all your trips to the </w:t>
      </w:r>
      <w:r w:rsidRPr="00A01710" w:rsidR="00C84AD8">
        <w:t>security center</w:t>
      </w:r>
      <w:r w:rsidRPr="00A01710">
        <w:t>/S</w:t>
      </w:r>
      <w:r w:rsidRPr="00A01710" w:rsidR="00C84AD8">
        <w:t>C</w:t>
      </w:r>
      <w:r w:rsidRPr="00A01710">
        <w:t>.</w:t>
      </w:r>
    </w:p>
    <w:p w:rsidRPr="00A01710" w:rsidR="00273D68" w:rsidP="007D03E4" w:rsidRDefault="00273D68" w14:paraId="257ADEF8" w14:textId="30A9F6F9">
      <w:pPr>
        <w:numPr>
          <w:ilvl w:val="1"/>
          <w:numId w:val="9"/>
        </w:numPr>
        <w:spacing w:after="120" w:line="240" w:lineRule="auto"/>
        <w:ind w:right="49"/>
        <w:jc w:val="both"/>
      </w:pPr>
      <w:r w:rsidRPr="00A01710">
        <w:t>In the event of riots or outbreaks of violence during lockdowns, avoid being involved in them and stay as far away as possible from</w:t>
      </w:r>
      <w:r w:rsidRPr="00A01710" w:rsidR="00C84AD8">
        <w:t xml:space="preserve"> areas experiencing unrest.</w:t>
      </w:r>
    </w:p>
    <w:p w:rsidRPr="00A01710" w:rsidR="00C84AD8" w:rsidP="007D03E4" w:rsidRDefault="00C84AD8" w14:paraId="03746AEE" w14:textId="01751FAF">
      <w:pPr>
        <w:pStyle w:val="Heading4"/>
        <w:jc w:val="both"/>
      </w:pPr>
      <w:r w:rsidRPr="00A01710">
        <w:t>Procedures</w:t>
      </w:r>
    </w:p>
    <w:p w:rsidRPr="00A01710" w:rsidR="00A643B3" w:rsidP="007D03E4" w:rsidRDefault="00A643B3" w14:paraId="054D22CB" w14:textId="4FB50E23">
      <w:pPr>
        <w:spacing w:after="120" w:line="240" w:lineRule="auto"/>
        <w:jc w:val="center"/>
        <w:rPr>
          <w:b/>
          <w:bCs/>
        </w:rPr>
      </w:pPr>
      <w:r w:rsidRPr="00A01710">
        <w:rPr>
          <w:b/>
          <w:bCs/>
        </w:rPr>
        <w:t>Table 6. Road Blockades and Civil Unrest Procedures</w:t>
      </w:r>
    </w:p>
    <w:tbl>
      <w:tblPr>
        <w:tblStyle w:val="TableGrid"/>
        <w:tblW w:w="0" w:type="auto"/>
        <w:tblLook w:val="04A0" w:firstRow="1" w:lastRow="0" w:firstColumn="1" w:lastColumn="0" w:noHBand="0" w:noVBand="1"/>
      </w:tblPr>
      <w:tblGrid>
        <w:gridCol w:w="625"/>
        <w:gridCol w:w="8725"/>
      </w:tblGrid>
      <w:tr w:rsidRPr="00A01710" w:rsidR="00C84AD8" w:rsidTr="00200DD8" w14:paraId="500B82D0" w14:textId="77777777">
        <w:tc>
          <w:tcPr>
            <w:tcW w:w="625" w:type="dxa"/>
            <w:shd w:val="clear" w:color="auto" w:fill="6C6463"/>
            <w:vAlign w:val="center"/>
          </w:tcPr>
          <w:p w:rsidRPr="00A01710" w:rsidR="00C84AD8" w:rsidP="007D03E4" w:rsidRDefault="00C84AD8" w14:paraId="3E048FD2" w14:textId="77777777">
            <w:pPr>
              <w:spacing w:after="120"/>
              <w:jc w:val="center"/>
              <w:rPr>
                <w:color w:val="FFFFFF" w:themeColor="background1"/>
              </w:rPr>
            </w:pPr>
            <w:r w:rsidRPr="00A01710">
              <w:rPr>
                <w:color w:val="FFFFFF" w:themeColor="background1"/>
              </w:rPr>
              <w:t>1</w:t>
            </w:r>
          </w:p>
        </w:tc>
        <w:tc>
          <w:tcPr>
            <w:tcW w:w="8725" w:type="dxa"/>
          </w:tcPr>
          <w:p w:rsidRPr="00A01710" w:rsidR="00C84AD8" w:rsidP="007D03E4" w:rsidRDefault="00C84AD8" w14:paraId="500E4F78" w14:textId="77777777">
            <w:pPr>
              <w:spacing w:after="120"/>
              <w:contextualSpacing/>
              <w:jc w:val="both"/>
            </w:pPr>
            <w:r w:rsidRPr="00A01710">
              <w:t>Report any incidents and novelties to the security center/immediate supervisor/SC.</w:t>
            </w:r>
          </w:p>
        </w:tc>
      </w:tr>
      <w:tr w:rsidRPr="00A01710" w:rsidR="00C84AD8" w:rsidTr="00200DD8" w14:paraId="191F1E90" w14:textId="77777777">
        <w:tc>
          <w:tcPr>
            <w:tcW w:w="625" w:type="dxa"/>
            <w:shd w:val="clear" w:color="auto" w:fill="6C6463"/>
            <w:vAlign w:val="center"/>
          </w:tcPr>
          <w:p w:rsidRPr="00A01710" w:rsidR="00C84AD8" w:rsidP="007D03E4" w:rsidRDefault="00C84AD8" w14:paraId="64A645B2" w14:textId="77777777">
            <w:pPr>
              <w:spacing w:after="120"/>
              <w:jc w:val="center"/>
              <w:rPr>
                <w:color w:val="FFFFFF" w:themeColor="background1"/>
              </w:rPr>
            </w:pPr>
            <w:r w:rsidRPr="00A01710">
              <w:rPr>
                <w:color w:val="FFFFFF" w:themeColor="background1"/>
              </w:rPr>
              <w:t>2</w:t>
            </w:r>
          </w:p>
        </w:tc>
        <w:tc>
          <w:tcPr>
            <w:tcW w:w="8725" w:type="dxa"/>
          </w:tcPr>
          <w:p w:rsidRPr="00A01710" w:rsidR="00C84AD8" w:rsidP="007D03E4" w:rsidRDefault="00C84AD8" w14:paraId="59CC993A" w14:textId="0E05F4D8">
            <w:pPr>
              <w:spacing w:after="120"/>
              <w:jc w:val="both"/>
            </w:pPr>
            <w:r w:rsidRPr="00A01710">
              <w:t>Avoid the affected areas and do not confront protesters.</w:t>
            </w:r>
          </w:p>
        </w:tc>
      </w:tr>
      <w:tr w:rsidRPr="00A01710" w:rsidR="00C84AD8" w:rsidTr="00200DD8" w14:paraId="22643F81" w14:textId="77777777">
        <w:tc>
          <w:tcPr>
            <w:tcW w:w="625" w:type="dxa"/>
            <w:shd w:val="clear" w:color="auto" w:fill="6C6463"/>
            <w:vAlign w:val="center"/>
          </w:tcPr>
          <w:p w:rsidRPr="00A01710" w:rsidR="00C84AD8" w:rsidP="007D03E4" w:rsidRDefault="00C84AD8" w14:paraId="59E441A5" w14:textId="77777777">
            <w:pPr>
              <w:spacing w:after="120"/>
              <w:jc w:val="center"/>
              <w:rPr>
                <w:color w:val="FFFFFF" w:themeColor="background1"/>
              </w:rPr>
            </w:pPr>
            <w:r w:rsidRPr="00A01710">
              <w:rPr>
                <w:color w:val="FFFFFF" w:themeColor="background1"/>
              </w:rPr>
              <w:t>3</w:t>
            </w:r>
          </w:p>
        </w:tc>
        <w:tc>
          <w:tcPr>
            <w:tcW w:w="8725" w:type="dxa"/>
          </w:tcPr>
          <w:p w:rsidRPr="00A01710" w:rsidR="00C84AD8" w:rsidP="007D03E4" w:rsidRDefault="00C84AD8" w14:paraId="24B72DC9" w14:textId="106CD2FD">
            <w:pPr>
              <w:spacing w:after="120"/>
              <w:contextualSpacing/>
              <w:jc w:val="both"/>
            </w:pPr>
            <w:r w:rsidRPr="00A01710">
              <w:t>If safe, try to return to your starting point.</w:t>
            </w:r>
          </w:p>
        </w:tc>
      </w:tr>
      <w:tr w:rsidRPr="00A01710" w:rsidR="00C84AD8" w:rsidTr="00200DD8" w14:paraId="1603459B" w14:textId="77777777">
        <w:tc>
          <w:tcPr>
            <w:tcW w:w="625" w:type="dxa"/>
            <w:shd w:val="clear" w:color="auto" w:fill="6C6463"/>
            <w:vAlign w:val="center"/>
          </w:tcPr>
          <w:p w:rsidRPr="00A01710" w:rsidR="00C84AD8" w:rsidP="007D03E4" w:rsidRDefault="00C84AD8" w14:paraId="0261F339" w14:textId="1691F7E4">
            <w:pPr>
              <w:spacing w:after="120"/>
              <w:jc w:val="center"/>
              <w:rPr>
                <w:color w:val="FFFFFF" w:themeColor="background1"/>
              </w:rPr>
            </w:pPr>
            <w:r w:rsidRPr="00A01710">
              <w:rPr>
                <w:color w:val="FFFFFF" w:themeColor="background1"/>
              </w:rPr>
              <w:t>4</w:t>
            </w:r>
          </w:p>
        </w:tc>
        <w:tc>
          <w:tcPr>
            <w:tcW w:w="8725" w:type="dxa"/>
          </w:tcPr>
          <w:p w:rsidRPr="00A01710" w:rsidR="00C84AD8" w:rsidP="007D03E4" w:rsidRDefault="00C84AD8" w14:paraId="02BC89E8" w14:textId="51551F43">
            <w:pPr>
              <w:spacing w:after="120"/>
              <w:contextualSpacing/>
              <w:jc w:val="both"/>
            </w:pPr>
            <w:r w:rsidRPr="00A01710">
              <w:t xml:space="preserve">Follow the instructions given to you. </w:t>
            </w:r>
          </w:p>
        </w:tc>
      </w:tr>
    </w:tbl>
    <w:p w:rsidRPr="00A01710" w:rsidR="00A63287" w:rsidP="007D03E4" w:rsidRDefault="00A63287" w14:paraId="335F2718" w14:textId="77777777">
      <w:pPr>
        <w:pStyle w:val="Heading3"/>
        <w:jc w:val="both"/>
      </w:pPr>
    </w:p>
    <w:p w:rsidRPr="00A01710" w:rsidR="00A63287" w:rsidP="007D03E4" w:rsidRDefault="00A63287" w14:paraId="3F32C5B1" w14:textId="3FB591C2">
      <w:pPr>
        <w:pStyle w:val="Heading3"/>
        <w:jc w:val="both"/>
      </w:pPr>
      <w:bookmarkStart w:name="_Toc105496765" w:id="22"/>
      <w:r w:rsidRPr="00A01710">
        <w:t>Threatening Phone Calls</w:t>
      </w:r>
      <w:bookmarkEnd w:id="22"/>
    </w:p>
    <w:p w:rsidRPr="00A01710" w:rsidR="00A63287" w:rsidP="007D03E4" w:rsidRDefault="00A63287" w14:paraId="1E9F9D14" w14:textId="6042C323">
      <w:pPr>
        <w:pStyle w:val="Heading4"/>
        <w:jc w:val="both"/>
      </w:pPr>
      <w:r w:rsidRPr="00A01710">
        <w:t>Preventative Measures</w:t>
      </w:r>
    </w:p>
    <w:p w:rsidRPr="00A01710" w:rsidR="00A63287" w:rsidP="007D03E4" w:rsidRDefault="00A63287" w14:paraId="1845F46C" w14:textId="77777777">
      <w:pPr>
        <w:pStyle w:val="ListParagraph"/>
        <w:numPr>
          <w:ilvl w:val="0"/>
          <w:numId w:val="8"/>
        </w:numPr>
        <w:tabs>
          <w:tab w:val="left" w:pos="426"/>
        </w:tabs>
        <w:spacing w:after="120"/>
        <w:ind w:right="49"/>
        <w:jc w:val="both"/>
        <w:rPr>
          <w:rFonts w:ascii="Gill Sans MT" w:hAnsi="Gill Sans MT"/>
          <w:lang w:val="en-US"/>
        </w:rPr>
      </w:pPr>
      <w:r w:rsidRPr="00A01710">
        <w:rPr>
          <w:rFonts w:ascii="Gill Sans MT" w:hAnsi="Gill Sans MT"/>
          <w:lang w:val="en-US"/>
        </w:rPr>
        <w:t>Criminal groups access people's phone numbers to pressure and obtain benefits, therefore, it is important that you:</w:t>
      </w:r>
    </w:p>
    <w:p w:rsidRPr="00A01710" w:rsidR="00A63287" w:rsidP="007D03E4" w:rsidRDefault="00A63287" w14:paraId="4EBE99E4" w14:textId="2ADB6419">
      <w:pPr>
        <w:pStyle w:val="ListParagraph"/>
        <w:widowControl/>
        <w:numPr>
          <w:ilvl w:val="1"/>
          <w:numId w:val="10"/>
        </w:numPr>
        <w:spacing w:before="0" w:after="120"/>
        <w:contextualSpacing/>
        <w:jc w:val="both"/>
        <w:rPr>
          <w:rFonts w:ascii="Gill Sans MT" w:hAnsi="Gill Sans MT" w:eastAsia="Open Sans"/>
          <w:lang w:val="en-US"/>
        </w:rPr>
      </w:pPr>
      <w:r w:rsidRPr="00A01710">
        <w:rPr>
          <w:rFonts w:ascii="Gill Sans MT" w:hAnsi="Gill Sans MT" w:eastAsia="Open Sans"/>
          <w:lang w:val="en-US"/>
        </w:rPr>
        <w:t>Avoid advertising</w:t>
      </w:r>
      <w:r w:rsidRPr="00A01710" w:rsidR="00A643B3">
        <w:rPr>
          <w:rFonts w:ascii="Gill Sans MT" w:hAnsi="Gill Sans MT" w:eastAsia="Open Sans"/>
          <w:lang w:val="en-US"/>
        </w:rPr>
        <w:t xml:space="preserve"> </w:t>
      </w:r>
      <w:r w:rsidRPr="00A01710">
        <w:rPr>
          <w:rFonts w:ascii="Gill Sans MT" w:hAnsi="Gill Sans MT" w:eastAsia="Open Sans"/>
          <w:lang w:val="en-US"/>
        </w:rPr>
        <w:t>your phone number; if you have to provide it to community representatives, do it privately and only provide the corporate number.</w:t>
      </w:r>
    </w:p>
    <w:p w:rsidRPr="004B7CC2" w:rsidR="00AF478C" w:rsidP="007D03E4" w:rsidRDefault="00A63287" w14:paraId="35DE954C" w14:textId="13967E3C">
      <w:pPr>
        <w:pStyle w:val="ListParagraph"/>
        <w:widowControl/>
        <w:numPr>
          <w:ilvl w:val="1"/>
          <w:numId w:val="10"/>
        </w:numPr>
        <w:spacing w:before="0" w:after="120"/>
        <w:contextualSpacing/>
        <w:jc w:val="both"/>
        <w:rPr>
          <w:rFonts w:ascii="Gill Sans MT" w:hAnsi="Gill Sans MT" w:eastAsia="Open Sans"/>
          <w:lang w:val="en-US"/>
        </w:rPr>
      </w:pPr>
      <w:r w:rsidRPr="00A01710">
        <w:rPr>
          <w:rFonts w:ascii="Gill Sans MT" w:hAnsi="Gill Sans MT" w:eastAsia="Open Sans"/>
          <w:lang w:val="en-US"/>
        </w:rPr>
        <w:t xml:space="preserve">Avoid answering unknown calls. </w:t>
      </w:r>
      <w:r w:rsidRPr="00A01710" w:rsidR="00A643B3">
        <w:rPr>
          <w:rFonts w:ascii="Gill Sans MT" w:hAnsi="Gill Sans MT" w:eastAsia="Open Sans"/>
          <w:lang w:val="en-US"/>
        </w:rPr>
        <w:t>Also a</w:t>
      </w:r>
      <w:r w:rsidRPr="00A01710">
        <w:rPr>
          <w:rFonts w:ascii="Gill Sans MT" w:hAnsi="Gill Sans MT" w:eastAsia="Open Sans"/>
          <w:lang w:val="en-US"/>
        </w:rPr>
        <w:t>void repetitive phone calls from unknown numbers</w:t>
      </w:r>
      <w:r w:rsidRPr="00A01710" w:rsidR="00A643B3">
        <w:rPr>
          <w:rFonts w:ascii="Gill Sans MT" w:hAnsi="Gill Sans MT" w:eastAsia="Open Sans"/>
          <w:lang w:val="en-US"/>
        </w:rPr>
        <w:t xml:space="preserve"> or</w:t>
      </w:r>
      <w:r w:rsidRPr="00A01710">
        <w:rPr>
          <w:rFonts w:ascii="Gill Sans MT" w:hAnsi="Gill Sans MT" w:eastAsia="Open Sans"/>
          <w:lang w:val="en-US"/>
        </w:rPr>
        <w:t xml:space="preserve"> people yo</w:t>
      </w:r>
      <w:r w:rsidRPr="00A01710" w:rsidR="00A643B3">
        <w:rPr>
          <w:rFonts w:ascii="Gill Sans MT" w:hAnsi="Gill Sans MT" w:eastAsia="Open Sans"/>
          <w:lang w:val="en-US"/>
        </w:rPr>
        <w:t>u are unfamiliar with</w:t>
      </w:r>
      <w:r w:rsidRPr="00A01710">
        <w:rPr>
          <w:rFonts w:ascii="Gill Sans MT" w:hAnsi="Gill Sans MT" w:eastAsia="Open Sans"/>
          <w:lang w:val="en-US"/>
        </w:rPr>
        <w:t>, or who do not know how they obtained your number</w:t>
      </w:r>
      <w:r w:rsidRPr="00A01710" w:rsidR="00A643B3">
        <w:rPr>
          <w:rFonts w:ascii="Gill Sans MT" w:hAnsi="Gill Sans MT" w:eastAsia="Open Sans"/>
          <w:lang w:val="en-US"/>
        </w:rPr>
        <w:t>.</w:t>
      </w:r>
      <w:r w:rsidRPr="00A01710">
        <w:rPr>
          <w:rFonts w:ascii="Gill Sans MT" w:hAnsi="Gill Sans MT" w:eastAsia="Open Sans"/>
          <w:lang w:val="en-US"/>
        </w:rPr>
        <w:t xml:space="preserve"> </w:t>
      </w:r>
      <w:r w:rsidRPr="00A01710" w:rsidR="00A643B3">
        <w:rPr>
          <w:rFonts w:ascii="Gill Sans MT" w:hAnsi="Gill Sans MT" w:eastAsia="Open Sans"/>
          <w:lang w:val="en-US"/>
        </w:rPr>
        <w:t>M</w:t>
      </w:r>
      <w:r w:rsidRPr="00A01710">
        <w:rPr>
          <w:rFonts w:ascii="Gill Sans MT" w:hAnsi="Gill Sans MT" w:eastAsia="Open Sans"/>
          <w:lang w:val="en-US"/>
        </w:rPr>
        <w:t xml:space="preserve">ake sure that </w:t>
      </w:r>
      <w:r w:rsidRPr="00A01710" w:rsidR="00A643B3">
        <w:rPr>
          <w:rFonts w:ascii="Gill Sans MT" w:hAnsi="Gill Sans MT" w:eastAsia="Open Sans"/>
          <w:lang w:val="en-US"/>
        </w:rPr>
        <w:t>calls received</w:t>
      </w:r>
      <w:r w:rsidRPr="00A01710">
        <w:rPr>
          <w:rFonts w:ascii="Gill Sans MT" w:hAnsi="Gill Sans MT" w:eastAsia="Open Sans"/>
          <w:lang w:val="en-US"/>
        </w:rPr>
        <w:t xml:space="preserve"> </w:t>
      </w:r>
      <w:r w:rsidRPr="00A01710" w:rsidR="00A643B3">
        <w:rPr>
          <w:rFonts w:ascii="Gill Sans MT" w:hAnsi="Gill Sans MT" w:eastAsia="Open Sans"/>
          <w:lang w:val="en-US"/>
        </w:rPr>
        <w:t>are from</w:t>
      </w:r>
      <w:r w:rsidRPr="00A01710">
        <w:rPr>
          <w:rFonts w:ascii="Gill Sans MT" w:hAnsi="Gill Sans MT" w:eastAsia="Open Sans"/>
          <w:lang w:val="en-US"/>
        </w:rPr>
        <w:t xml:space="preserve"> people you have registered within your work or personal contacts.</w:t>
      </w:r>
    </w:p>
    <w:p w:rsidRPr="00A01710" w:rsidR="00A63287" w:rsidP="007D03E4" w:rsidRDefault="00A643B3" w14:paraId="7C44EE47" w14:textId="6FEC2722">
      <w:pPr>
        <w:pStyle w:val="Heading4"/>
        <w:jc w:val="both"/>
      </w:pPr>
      <w:r w:rsidRPr="00A01710">
        <w:t>Procedures</w:t>
      </w:r>
    </w:p>
    <w:p w:rsidRPr="00A01710" w:rsidR="00A643B3" w:rsidP="007D03E4" w:rsidRDefault="00A643B3" w14:paraId="51A63C0F" w14:textId="544E5968">
      <w:pPr>
        <w:spacing w:after="120" w:line="240" w:lineRule="auto"/>
        <w:jc w:val="center"/>
        <w:rPr>
          <w:b/>
          <w:bCs/>
        </w:rPr>
      </w:pPr>
      <w:r w:rsidRPr="00A01710">
        <w:rPr>
          <w:b/>
          <w:bCs/>
        </w:rPr>
        <w:t>Table. 7 Threating Phone Calls Procedures</w:t>
      </w:r>
    </w:p>
    <w:tbl>
      <w:tblPr>
        <w:tblStyle w:val="TableGrid"/>
        <w:tblW w:w="0" w:type="auto"/>
        <w:tblLook w:val="04A0" w:firstRow="1" w:lastRow="0" w:firstColumn="1" w:lastColumn="0" w:noHBand="0" w:noVBand="1"/>
      </w:tblPr>
      <w:tblGrid>
        <w:gridCol w:w="625"/>
        <w:gridCol w:w="8725"/>
      </w:tblGrid>
      <w:tr w:rsidRPr="00A01710" w:rsidR="00A643B3" w:rsidTr="00200DD8" w14:paraId="33DBA51D" w14:textId="77777777">
        <w:tc>
          <w:tcPr>
            <w:tcW w:w="625" w:type="dxa"/>
            <w:shd w:val="clear" w:color="auto" w:fill="6C6463"/>
            <w:vAlign w:val="center"/>
          </w:tcPr>
          <w:p w:rsidRPr="00A01710" w:rsidR="00A643B3" w:rsidP="007D03E4" w:rsidRDefault="00A643B3" w14:paraId="38E47A16" w14:textId="77777777">
            <w:pPr>
              <w:spacing w:after="120"/>
              <w:jc w:val="center"/>
              <w:rPr>
                <w:color w:val="FFFFFF" w:themeColor="background1"/>
              </w:rPr>
            </w:pPr>
            <w:r w:rsidRPr="00A01710">
              <w:rPr>
                <w:color w:val="FFFFFF" w:themeColor="background1"/>
              </w:rPr>
              <w:t>1</w:t>
            </w:r>
          </w:p>
        </w:tc>
        <w:tc>
          <w:tcPr>
            <w:tcW w:w="8725" w:type="dxa"/>
          </w:tcPr>
          <w:p w:rsidRPr="00A01710" w:rsidR="00A643B3" w:rsidP="007D03E4" w:rsidRDefault="00A643B3" w14:paraId="302C7044" w14:textId="43909953">
            <w:pPr>
              <w:spacing w:after="120"/>
              <w:contextualSpacing/>
              <w:jc w:val="both"/>
            </w:pPr>
            <w:r w:rsidRPr="00A01710">
              <w:t>If a suspicious call persists, obtain information regarding the person who is calling you, try to identify accents, and characteristic features of the voice and the language used.</w:t>
            </w:r>
          </w:p>
        </w:tc>
      </w:tr>
      <w:tr w:rsidRPr="00A01710" w:rsidR="00A643B3" w:rsidTr="00200DD8" w14:paraId="1883DE54" w14:textId="77777777">
        <w:tc>
          <w:tcPr>
            <w:tcW w:w="625" w:type="dxa"/>
            <w:shd w:val="clear" w:color="auto" w:fill="6C6463"/>
            <w:vAlign w:val="center"/>
          </w:tcPr>
          <w:p w:rsidRPr="00A01710" w:rsidR="00A643B3" w:rsidP="007D03E4" w:rsidRDefault="00A643B3" w14:paraId="0C5A1D29" w14:textId="77777777">
            <w:pPr>
              <w:spacing w:after="120"/>
              <w:jc w:val="center"/>
              <w:rPr>
                <w:color w:val="FFFFFF" w:themeColor="background1"/>
              </w:rPr>
            </w:pPr>
            <w:r w:rsidRPr="00A01710">
              <w:rPr>
                <w:color w:val="FFFFFF" w:themeColor="background1"/>
              </w:rPr>
              <w:t>2</w:t>
            </w:r>
          </w:p>
        </w:tc>
        <w:tc>
          <w:tcPr>
            <w:tcW w:w="8725" w:type="dxa"/>
          </w:tcPr>
          <w:p w:rsidRPr="00A01710" w:rsidR="00A643B3" w:rsidP="007D03E4" w:rsidRDefault="00A643B3" w14:paraId="781D5647" w14:textId="7F16E6FF">
            <w:pPr>
              <w:spacing w:after="120"/>
              <w:jc w:val="both"/>
            </w:pPr>
            <w:r w:rsidRPr="00A01710">
              <w:t>Stay calm and listen to the caller, do not interrupt them, at the end indicate that you are only a subordinate and that you will take the concern to your supervisors.</w:t>
            </w:r>
          </w:p>
        </w:tc>
      </w:tr>
      <w:tr w:rsidRPr="00A01710" w:rsidR="00A643B3" w:rsidTr="00200DD8" w14:paraId="4D6E576D" w14:textId="77777777">
        <w:tc>
          <w:tcPr>
            <w:tcW w:w="625" w:type="dxa"/>
            <w:shd w:val="clear" w:color="auto" w:fill="6C6463"/>
            <w:vAlign w:val="center"/>
          </w:tcPr>
          <w:p w:rsidRPr="00A01710" w:rsidR="00A643B3" w:rsidP="007D03E4" w:rsidRDefault="00A643B3" w14:paraId="15F4EBCC" w14:textId="77777777">
            <w:pPr>
              <w:spacing w:after="120"/>
              <w:jc w:val="center"/>
              <w:rPr>
                <w:color w:val="FFFFFF" w:themeColor="background1"/>
              </w:rPr>
            </w:pPr>
            <w:r w:rsidRPr="00A01710">
              <w:rPr>
                <w:color w:val="FFFFFF" w:themeColor="background1"/>
              </w:rPr>
              <w:t>3</w:t>
            </w:r>
          </w:p>
        </w:tc>
        <w:tc>
          <w:tcPr>
            <w:tcW w:w="8725" w:type="dxa"/>
          </w:tcPr>
          <w:p w:rsidRPr="00A01710" w:rsidR="00A643B3" w:rsidP="007D03E4" w:rsidRDefault="00A643B3" w14:paraId="7006BC2F" w14:textId="6117DB2C">
            <w:pPr>
              <w:spacing w:after="120"/>
              <w:contextualSpacing/>
              <w:jc w:val="both"/>
            </w:pPr>
            <w:r w:rsidRPr="00A01710">
              <w:t>Report the news to your immediate supervisor and/or the S</w:t>
            </w:r>
            <w:r w:rsidRPr="00A01710" w:rsidR="00E41892">
              <w:t>C</w:t>
            </w:r>
            <w:r w:rsidRPr="00A01710">
              <w:t>/</w:t>
            </w:r>
            <w:r w:rsidRPr="00A01710" w:rsidR="00E41892">
              <w:t>DOP</w:t>
            </w:r>
            <w:r w:rsidRPr="00A01710">
              <w:t>. Do not mention the</w:t>
            </w:r>
            <w:r w:rsidRPr="00A01710" w:rsidR="00E41892">
              <w:t xml:space="preserve"> incident to</w:t>
            </w:r>
            <w:r w:rsidRPr="00A01710">
              <w:t xml:space="preserve"> anyone else.</w:t>
            </w:r>
          </w:p>
        </w:tc>
      </w:tr>
      <w:tr w:rsidRPr="00A01710" w:rsidR="00A643B3" w:rsidTr="00200DD8" w14:paraId="45E87248" w14:textId="77777777">
        <w:tc>
          <w:tcPr>
            <w:tcW w:w="625" w:type="dxa"/>
            <w:shd w:val="clear" w:color="auto" w:fill="6C6463"/>
            <w:vAlign w:val="center"/>
          </w:tcPr>
          <w:p w:rsidRPr="00A01710" w:rsidR="00A643B3" w:rsidP="007D03E4" w:rsidRDefault="00A643B3" w14:paraId="1D1CD049" w14:textId="77777777">
            <w:pPr>
              <w:spacing w:after="120"/>
              <w:jc w:val="center"/>
              <w:rPr>
                <w:color w:val="FFFFFF" w:themeColor="background1"/>
              </w:rPr>
            </w:pPr>
            <w:r w:rsidRPr="00A01710">
              <w:rPr>
                <w:color w:val="FFFFFF" w:themeColor="background1"/>
              </w:rPr>
              <w:t>4</w:t>
            </w:r>
          </w:p>
        </w:tc>
        <w:tc>
          <w:tcPr>
            <w:tcW w:w="8725" w:type="dxa"/>
          </w:tcPr>
          <w:p w:rsidRPr="00A01710" w:rsidR="00E41892" w:rsidP="007D03E4" w:rsidRDefault="00E41892" w14:paraId="7BB0D3C9" w14:textId="230612DE">
            <w:pPr>
              <w:spacing w:after="120"/>
              <w:contextualSpacing/>
              <w:jc w:val="both"/>
            </w:pPr>
            <w:r w:rsidRPr="00A01710">
              <w:t xml:space="preserve">If you receive a call regarding one of your family members where the caller states that: </w:t>
            </w:r>
            <w:r w:rsidRPr="00A01710">
              <w:rPr>
                <w:i/>
                <w:iCs/>
              </w:rPr>
              <w:t xml:space="preserve">Your relative has a legal problem, your family member had an accident, your family member has been arrested or held hostage, </w:t>
            </w:r>
            <w:r w:rsidRPr="00A01710">
              <w:t>take the following steps:</w:t>
            </w:r>
          </w:p>
          <w:p w:rsidRPr="00A01710" w:rsidR="00E41892" w:rsidP="007D03E4" w:rsidRDefault="00E41892" w14:paraId="36B14227" w14:textId="0905644A">
            <w:pPr>
              <w:pStyle w:val="ListParagraph"/>
              <w:numPr>
                <w:ilvl w:val="0"/>
                <w:numId w:val="8"/>
              </w:numPr>
              <w:spacing w:after="120"/>
              <w:contextualSpacing/>
              <w:jc w:val="both"/>
              <w:rPr>
                <w:rFonts w:ascii="Gill Sans MT" w:hAnsi="Gill Sans MT"/>
                <w:lang w:val="en-US"/>
              </w:rPr>
            </w:pPr>
            <w:r w:rsidRPr="00A01710">
              <w:rPr>
                <w:rFonts w:ascii="Gill Sans MT" w:hAnsi="Gill Sans MT"/>
                <w:lang w:val="en-US"/>
              </w:rPr>
              <w:t>Request as much information about the caller. Do not provide any information about yourself or your family.</w:t>
            </w:r>
          </w:p>
          <w:p w:rsidRPr="00A01710" w:rsidR="00E41892" w:rsidP="007D03E4" w:rsidRDefault="00E41892" w14:paraId="4943A5A3" w14:textId="77777777">
            <w:pPr>
              <w:pStyle w:val="ListParagraph"/>
              <w:numPr>
                <w:ilvl w:val="0"/>
                <w:numId w:val="8"/>
              </w:numPr>
              <w:spacing w:after="120"/>
              <w:contextualSpacing/>
              <w:jc w:val="both"/>
              <w:rPr>
                <w:rFonts w:ascii="Gill Sans MT" w:hAnsi="Gill Sans MT"/>
                <w:lang w:val="en-US"/>
              </w:rPr>
            </w:pPr>
            <w:r w:rsidRPr="00A01710">
              <w:rPr>
                <w:rFonts w:ascii="Gill Sans MT" w:hAnsi="Gill Sans MT"/>
                <w:lang w:val="en-US"/>
              </w:rPr>
              <w:t>Request contact details of the caller (name and phone number)</w:t>
            </w:r>
          </w:p>
          <w:p w:rsidRPr="00A01710" w:rsidR="00E41892" w:rsidP="007D03E4" w:rsidRDefault="00E41892" w14:paraId="43364564" w14:textId="454151CA">
            <w:pPr>
              <w:pStyle w:val="ListParagraph"/>
              <w:numPr>
                <w:ilvl w:val="0"/>
                <w:numId w:val="8"/>
              </w:numPr>
              <w:spacing w:after="120"/>
              <w:contextualSpacing/>
              <w:jc w:val="both"/>
              <w:rPr>
                <w:rFonts w:ascii="Gill Sans MT" w:hAnsi="Gill Sans MT"/>
                <w:lang w:val="en-US"/>
              </w:rPr>
            </w:pPr>
            <w:r w:rsidRPr="00A01710">
              <w:rPr>
                <w:rFonts w:ascii="Gill Sans MT" w:hAnsi="Gill Sans MT"/>
                <w:lang w:val="en-US"/>
              </w:rPr>
              <w:t>Remain calm and immediately report the incident to the SC.</w:t>
            </w:r>
          </w:p>
          <w:p w:rsidRPr="00A01710" w:rsidR="00E41892" w:rsidP="007D03E4" w:rsidRDefault="00E41892" w14:paraId="1410EBBE" w14:textId="3550CB45">
            <w:pPr>
              <w:pStyle w:val="ListParagraph"/>
              <w:numPr>
                <w:ilvl w:val="0"/>
                <w:numId w:val="8"/>
              </w:numPr>
              <w:spacing w:after="120"/>
              <w:contextualSpacing/>
              <w:jc w:val="both"/>
              <w:rPr>
                <w:rFonts w:ascii="Gill Sans MT" w:hAnsi="Gill Sans MT"/>
                <w:lang w:val="en-US"/>
              </w:rPr>
            </w:pPr>
            <w:r w:rsidRPr="00A01710">
              <w:rPr>
                <w:rFonts w:ascii="Gill Sans MT" w:hAnsi="Gill Sans MT"/>
                <w:lang w:val="en-US"/>
              </w:rPr>
              <w:t>Contact your relative to verify the validity of the call.</w:t>
            </w:r>
          </w:p>
          <w:p w:rsidRPr="00A01710" w:rsidR="00E41892" w:rsidP="007D03E4" w:rsidRDefault="00E41892" w14:paraId="68308667" w14:textId="6429E7E4">
            <w:pPr>
              <w:pStyle w:val="ListParagraph"/>
              <w:numPr>
                <w:ilvl w:val="0"/>
                <w:numId w:val="8"/>
              </w:numPr>
              <w:spacing w:after="120"/>
              <w:contextualSpacing/>
              <w:jc w:val="both"/>
              <w:rPr>
                <w:rFonts w:ascii="Gill Sans MT" w:hAnsi="Gill Sans MT"/>
                <w:lang w:val="en-US"/>
              </w:rPr>
            </w:pPr>
            <w:r w:rsidRPr="00A01710">
              <w:rPr>
                <w:rFonts w:ascii="Gill Sans MT" w:hAnsi="Gill Sans MT"/>
                <w:lang w:val="en-US"/>
              </w:rPr>
              <w:t>Do not leave your residence, nor allow anyone in it.</w:t>
            </w:r>
          </w:p>
          <w:p w:rsidRPr="00A01710" w:rsidR="00E41892" w:rsidP="007D03E4" w:rsidRDefault="00E41892" w14:paraId="756F3245" w14:textId="1B1A27B8">
            <w:pPr>
              <w:pStyle w:val="ListParagraph"/>
              <w:numPr>
                <w:ilvl w:val="0"/>
                <w:numId w:val="8"/>
              </w:numPr>
              <w:spacing w:after="120"/>
              <w:contextualSpacing/>
              <w:jc w:val="both"/>
              <w:rPr>
                <w:rFonts w:ascii="Gill Sans MT" w:hAnsi="Gill Sans MT"/>
                <w:lang w:val="en-US"/>
              </w:rPr>
            </w:pPr>
            <w:r w:rsidRPr="00A01710">
              <w:rPr>
                <w:rFonts w:ascii="Gill Sans MT" w:hAnsi="Gill Sans MT"/>
                <w:lang w:val="en-US"/>
              </w:rPr>
              <w:t>Do not disable your communication equipment in any way</w:t>
            </w:r>
            <w:r w:rsidRPr="00A01710" w:rsidR="0008261A">
              <w:rPr>
                <w:rFonts w:ascii="Gill Sans MT" w:hAnsi="Gill Sans MT"/>
                <w:lang w:val="en-US"/>
              </w:rPr>
              <w:t xml:space="preserve">, the caller may ask you to do this to buy time. </w:t>
            </w:r>
          </w:p>
        </w:tc>
      </w:tr>
    </w:tbl>
    <w:p w:rsidRPr="00A01710" w:rsidR="0008261A" w:rsidP="007D03E4" w:rsidRDefault="0008261A" w14:paraId="1B1C90D9" w14:textId="61CF5597">
      <w:pPr>
        <w:spacing w:after="120" w:line="240" w:lineRule="auto"/>
        <w:jc w:val="both"/>
      </w:pPr>
    </w:p>
    <w:p w:rsidRPr="00A01710" w:rsidR="0008261A" w:rsidP="007D03E4" w:rsidRDefault="0008261A" w14:paraId="6A136C8D" w14:textId="296D2F91">
      <w:pPr>
        <w:pStyle w:val="Heading3"/>
        <w:jc w:val="both"/>
      </w:pPr>
      <w:bookmarkStart w:name="_Toc105496766" w:id="23"/>
      <w:r w:rsidRPr="00A01710">
        <w:t>Theft</w:t>
      </w:r>
      <w:bookmarkEnd w:id="23"/>
    </w:p>
    <w:p w:rsidRPr="00A01710" w:rsidR="00226714" w:rsidP="007D03E4" w:rsidRDefault="0008261A" w14:paraId="4DB94C0F" w14:textId="3B866134">
      <w:pPr>
        <w:pStyle w:val="Heading4"/>
        <w:jc w:val="both"/>
      </w:pPr>
      <w:r w:rsidRPr="00A01710">
        <w:t>Preventative Measures</w:t>
      </w:r>
    </w:p>
    <w:p w:rsidRPr="00A01710" w:rsidR="0008261A" w:rsidP="007D03E4" w:rsidRDefault="0008261A" w14:paraId="51468D5E" w14:textId="5C80EF1A">
      <w:pPr>
        <w:pStyle w:val="ListParagraph"/>
        <w:numPr>
          <w:ilvl w:val="0"/>
          <w:numId w:val="11"/>
        </w:numPr>
        <w:tabs>
          <w:tab w:val="left" w:pos="424"/>
        </w:tabs>
        <w:spacing w:after="120"/>
        <w:ind w:right="49"/>
        <w:jc w:val="both"/>
        <w:rPr>
          <w:rFonts w:ascii="Gill Sans MT" w:hAnsi="Gill Sans MT"/>
          <w:lang w:val="en-US"/>
        </w:rPr>
      </w:pPr>
      <w:r w:rsidRPr="00A01710">
        <w:rPr>
          <w:rFonts w:ascii="Gill Sans MT" w:hAnsi="Gill Sans MT"/>
          <w:lang w:val="en-US"/>
        </w:rPr>
        <w:t>Apply prevention criteria for all your professional and personal activities.</w:t>
      </w:r>
    </w:p>
    <w:p w:rsidRPr="00A01710" w:rsidR="0008261A" w:rsidP="007D03E4" w:rsidRDefault="0008261A" w14:paraId="54D11A0F" w14:textId="32D2E52E">
      <w:pPr>
        <w:pStyle w:val="ListParagraph"/>
        <w:widowControl/>
        <w:numPr>
          <w:ilvl w:val="0"/>
          <w:numId w:val="11"/>
        </w:numPr>
        <w:spacing w:before="0" w:after="120"/>
        <w:contextualSpacing/>
        <w:jc w:val="both"/>
        <w:rPr>
          <w:rFonts w:ascii="Gill Sans MT" w:hAnsi="Gill Sans MT" w:eastAsia="Open Sans"/>
          <w:lang w:val="en-US"/>
        </w:rPr>
      </w:pPr>
      <w:r w:rsidRPr="00A01710">
        <w:rPr>
          <w:rFonts w:ascii="Gill Sans MT" w:hAnsi="Gill Sans MT" w:eastAsia="Open Sans"/>
          <w:lang w:val="en-US"/>
        </w:rPr>
        <w:t>Avoid dangerous areas considered unsafe, especially during night hours, much more if you are alone.</w:t>
      </w:r>
    </w:p>
    <w:p w:rsidRPr="00A01710" w:rsidR="0008261A" w:rsidP="007D03E4" w:rsidRDefault="0008261A" w14:paraId="74E194D7" w14:textId="4B8D8D5A">
      <w:pPr>
        <w:pStyle w:val="ListParagraph"/>
        <w:widowControl/>
        <w:numPr>
          <w:ilvl w:val="0"/>
          <w:numId w:val="11"/>
        </w:numPr>
        <w:spacing w:before="0" w:after="120"/>
        <w:contextualSpacing/>
        <w:jc w:val="both"/>
        <w:rPr>
          <w:rFonts w:ascii="Gill Sans MT" w:hAnsi="Gill Sans MT" w:eastAsia="Open Sans"/>
          <w:lang w:val="en-US"/>
        </w:rPr>
      </w:pPr>
      <w:r w:rsidRPr="00A01710">
        <w:rPr>
          <w:rFonts w:ascii="Gill Sans MT" w:hAnsi="Gill Sans MT" w:eastAsia="Open Sans"/>
          <w:lang w:val="en-US"/>
        </w:rPr>
        <w:t>Avoid behaviors that expose you to obvious and imminent risk situations. Do not attend virtual meetings if will traveling in vehicles, as an accident or loss of equipment may occur.</w:t>
      </w:r>
    </w:p>
    <w:p w:rsidRPr="00A01710" w:rsidR="0008261A" w:rsidP="007D03E4" w:rsidRDefault="0008261A" w14:paraId="0D17E71B" w14:textId="33A5D2A9">
      <w:pPr>
        <w:pStyle w:val="ListParagraph"/>
        <w:widowControl/>
        <w:numPr>
          <w:ilvl w:val="0"/>
          <w:numId w:val="11"/>
        </w:numPr>
        <w:spacing w:before="0" w:after="120"/>
        <w:contextualSpacing/>
        <w:jc w:val="both"/>
        <w:rPr>
          <w:rFonts w:ascii="Gill Sans MT" w:hAnsi="Gill Sans MT" w:eastAsia="Open Sans"/>
          <w:lang w:val="en-US"/>
        </w:rPr>
      </w:pPr>
      <w:r w:rsidRPr="00A01710">
        <w:rPr>
          <w:rFonts w:ascii="Gill Sans MT" w:hAnsi="Gill Sans MT" w:eastAsia="Open Sans"/>
          <w:lang w:val="en-US"/>
        </w:rPr>
        <w:t xml:space="preserve">Do not create an opportunity to be a victim of robbery. Such as, do not answer calls on the </w:t>
      </w:r>
      <w:r w:rsidRPr="00A01710" w:rsidR="009A67BA">
        <w:rPr>
          <w:rFonts w:ascii="Gill Sans MT" w:hAnsi="Gill Sans MT" w:eastAsia="Open Sans"/>
          <w:lang w:val="en-US"/>
        </w:rPr>
        <w:t xml:space="preserve">public </w:t>
      </w:r>
      <w:r w:rsidRPr="00A01710">
        <w:rPr>
          <w:rFonts w:ascii="Gill Sans MT" w:hAnsi="Gill Sans MT" w:eastAsia="Open Sans"/>
          <w:lang w:val="en-US"/>
        </w:rPr>
        <w:t>street</w:t>
      </w:r>
      <w:r w:rsidRPr="00A01710" w:rsidR="009A67BA">
        <w:rPr>
          <w:rFonts w:ascii="Gill Sans MT" w:hAnsi="Gill Sans MT" w:eastAsia="Open Sans"/>
          <w:lang w:val="en-US"/>
        </w:rPr>
        <w:t>s</w:t>
      </w:r>
      <w:r w:rsidRPr="00A01710">
        <w:rPr>
          <w:rFonts w:ascii="Gill Sans MT" w:hAnsi="Gill Sans MT" w:eastAsia="Open Sans"/>
          <w:lang w:val="en-US"/>
        </w:rPr>
        <w:t>.</w:t>
      </w:r>
    </w:p>
    <w:p w:rsidRPr="00A01710" w:rsidR="0008261A" w:rsidP="007D03E4" w:rsidRDefault="0008261A" w14:paraId="6909B8F8" w14:textId="77777777">
      <w:pPr>
        <w:pStyle w:val="ListParagraph"/>
        <w:widowControl/>
        <w:numPr>
          <w:ilvl w:val="0"/>
          <w:numId w:val="11"/>
        </w:numPr>
        <w:spacing w:before="0" w:after="120"/>
        <w:contextualSpacing/>
        <w:jc w:val="both"/>
        <w:rPr>
          <w:rFonts w:ascii="Gill Sans MT" w:hAnsi="Gill Sans MT" w:eastAsia="Open Sans"/>
          <w:lang w:val="en-US"/>
        </w:rPr>
      </w:pPr>
      <w:r w:rsidRPr="00A01710">
        <w:rPr>
          <w:rFonts w:ascii="Gill Sans MT" w:hAnsi="Gill Sans MT" w:eastAsia="Open Sans"/>
          <w:lang w:val="en-US"/>
        </w:rPr>
        <w:t>Carry strictly necessary belongings, money, and credit cards with you and only those you may be willing to lose.</w:t>
      </w:r>
    </w:p>
    <w:p w:rsidRPr="00A01710" w:rsidR="0008261A" w:rsidP="007D03E4" w:rsidRDefault="0008261A" w14:paraId="3509EAD8" w14:textId="6ACCEDC0">
      <w:pPr>
        <w:pStyle w:val="ListParagraph"/>
        <w:widowControl/>
        <w:numPr>
          <w:ilvl w:val="0"/>
          <w:numId w:val="11"/>
        </w:numPr>
        <w:spacing w:before="0" w:after="120"/>
        <w:contextualSpacing/>
        <w:jc w:val="both"/>
        <w:rPr>
          <w:rFonts w:ascii="Gill Sans MT" w:hAnsi="Gill Sans MT" w:eastAsia="Open Sans"/>
          <w:lang w:val="en-US"/>
        </w:rPr>
      </w:pPr>
      <w:r w:rsidRPr="00A01710">
        <w:rPr>
          <w:rFonts w:ascii="Gill Sans MT" w:hAnsi="Gill Sans MT" w:eastAsia="Open Sans"/>
          <w:lang w:val="en-US"/>
        </w:rPr>
        <w:t>Always remain aware of your surroundings and at an alert level that allows you to identify any suspicious activity or person early.</w:t>
      </w:r>
    </w:p>
    <w:p w:rsidRPr="00A01710" w:rsidR="0008261A" w:rsidP="007D03E4" w:rsidRDefault="0008261A" w14:paraId="588337C2" w14:textId="626A9237">
      <w:pPr>
        <w:pStyle w:val="ListParagraph"/>
        <w:widowControl/>
        <w:numPr>
          <w:ilvl w:val="0"/>
          <w:numId w:val="11"/>
        </w:numPr>
        <w:spacing w:before="0" w:after="120"/>
        <w:contextualSpacing/>
        <w:jc w:val="both"/>
        <w:rPr>
          <w:rFonts w:ascii="Gill Sans MT" w:hAnsi="Gill Sans MT" w:eastAsia="Open Sans"/>
          <w:lang w:val="en-US"/>
        </w:rPr>
      </w:pPr>
      <w:r w:rsidRPr="00A01710">
        <w:rPr>
          <w:rFonts w:ascii="Gill Sans MT" w:hAnsi="Gill Sans MT" w:eastAsia="Open Sans"/>
          <w:lang w:val="en-US"/>
        </w:rPr>
        <w:t>When you are on the street, be alert and be wary of people who approach you under pretext</w:t>
      </w:r>
      <w:r w:rsidRPr="00A01710" w:rsidR="009A67BA">
        <w:rPr>
          <w:rFonts w:ascii="Gill Sans MT" w:hAnsi="Gill Sans MT" w:eastAsia="Open Sans"/>
          <w:lang w:val="en-US"/>
        </w:rPr>
        <w:t>s such as</w:t>
      </w:r>
      <w:r w:rsidRPr="00A01710">
        <w:rPr>
          <w:rFonts w:ascii="Gill Sans MT" w:hAnsi="Gill Sans MT" w:eastAsia="Open Sans"/>
          <w:lang w:val="en-US"/>
        </w:rPr>
        <w:t>: asking for an address, conducting a survey, etc.</w:t>
      </w:r>
    </w:p>
    <w:p w:rsidRPr="00A01710" w:rsidR="0008261A" w:rsidP="007D03E4" w:rsidRDefault="0008261A" w14:paraId="3CFEFEC5" w14:textId="20BBEEE4">
      <w:pPr>
        <w:pStyle w:val="ListParagraph"/>
        <w:widowControl/>
        <w:numPr>
          <w:ilvl w:val="0"/>
          <w:numId w:val="11"/>
        </w:numPr>
        <w:spacing w:before="0" w:after="120"/>
        <w:contextualSpacing/>
        <w:jc w:val="both"/>
        <w:rPr>
          <w:rFonts w:ascii="Gill Sans MT" w:hAnsi="Gill Sans MT" w:eastAsia="Open Sans"/>
          <w:lang w:val="en-US"/>
        </w:rPr>
      </w:pPr>
      <w:r w:rsidRPr="00A01710">
        <w:rPr>
          <w:rFonts w:ascii="Gill Sans MT" w:hAnsi="Gill Sans MT" w:eastAsia="Open Sans"/>
          <w:lang w:val="en-US"/>
        </w:rPr>
        <w:t xml:space="preserve">Do not provide your documents to “alleged” </w:t>
      </w:r>
      <w:r w:rsidRPr="00A01710" w:rsidR="009A67BA">
        <w:rPr>
          <w:rFonts w:ascii="Gill Sans MT" w:hAnsi="Gill Sans MT" w:eastAsia="Open Sans"/>
          <w:lang w:val="en-US"/>
        </w:rPr>
        <w:t>ununiformed</w:t>
      </w:r>
      <w:r w:rsidRPr="00A01710">
        <w:rPr>
          <w:rFonts w:ascii="Gill Sans MT" w:hAnsi="Gill Sans MT" w:eastAsia="Open Sans"/>
          <w:lang w:val="en-US"/>
        </w:rPr>
        <w:t xml:space="preserve"> police officers who request</w:t>
      </w:r>
      <w:r w:rsidRPr="00A01710" w:rsidR="009A67BA">
        <w:rPr>
          <w:rFonts w:ascii="Gill Sans MT" w:hAnsi="Gill Sans MT" w:eastAsia="Open Sans"/>
          <w:lang w:val="en-US"/>
        </w:rPr>
        <w:t xml:space="preserve"> them</w:t>
      </w:r>
      <w:r w:rsidRPr="00A01710">
        <w:rPr>
          <w:rFonts w:ascii="Gill Sans MT" w:hAnsi="Gill Sans MT" w:eastAsia="Open Sans"/>
          <w:lang w:val="en-US"/>
        </w:rPr>
        <w:t xml:space="preserve"> on the street. This is not a normal practice</w:t>
      </w:r>
      <w:r w:rsidRPr="00A01710" w:rsidR="009A67BA">
        <w:rPr>
          <w:rFonts w:ascii="Gill Sans MT" w:hAnsi="Gill Sans MT" w:eastAsia="Open Sans"/>
          <w:lang w:val="en-US"/>
        </w:rPr>
        <w:t xml:space="preserve"> for Colombian </w:t>
      </w:r>
      <w:r w:rsidRPr="00A01710">
        <w:rPr>
          <w:rFonts w:ascii="Gill Sans MT" w:hAnsi="Gill Sans MT" w:eastAsia="Open Sans"/>
          <w:lang w:val="en-US"/>
        </w:rPr>
        <w:t>authorities.</w:t>
      </w:r>
    </w:p>
    <w:p w:rsidRPr="00A01710" w:rsidR="0008261A" w:rsidP="007D03E4" w:rsidRDefault="0008261A" w14:paraId="1D80979F" w14:textId="0E2B6061">
      <w:pPr>
        <w:pStyle w:val="ListParagraph"/>
        <w:widowControl/>
        <w:numPr>
          <w:ilvl w:val="0"/>
          <w:numId w:val="11"/>
        </w:numPr>
        <w:spacing w:before="0" w:after="120"/>
        <w:contextualSpacing/>
        <w:jc w:val="both"/>
        <w:rPr>
          <w:rFonts w:ascii="Gill Sans MT" w:hAnsi="Gill Sans MT" w:eastAsia="Open Sans"/>
          <w:lang w:val="en-US"/>
        </w:rPr>
      </w:pPr>
      <w:r w:rsidRPr="00A01710">
        <w:rPr>
          <w:rFonts w:ascii="Gill Sans MT" w:hAnsi="Gill Sans MT" w:eastAsia="Open Sans"/>
          <w:lang w:val="en-US"/>
        </w:rPr>
        <w:t xml:space="preserve">Do not </w:t>
      </w:r>
      <w:r w:rsidRPr="00A01710" w:rsidR="009A67BA">
        <w:rPr>
          <w:rFonts w:ascii="Gill Sans MT" w:hAnsi="Gill Sans MT" w:eastAsia="Open Sans"/>
          <w:lang w:val="en-US"/>
        </w:rPr>
        <w:t>carry out</w:t>
      </w:r>
      <w:r w:rsidRPr="00A01710">
        <w:rPr>
          <w:rFonts w:ascii="Gill Sans MT" w:hAnsi="Gill Sans MT" w:eastAsia="Open Sans"/>
          <w:lang w:val="en-US"/>
        </w:rPr>
        <w:t xml:space="preserve"> bank transactions wi</w:t>
      </w:r>
      <w:r w:rsidRPr="00A01710" w:rsidR="009A67BA">
        <w:rPr>
          <w:rFonts w:ascii="Gill Sans MT" w:hAnsi="Gill Sans MT" w:eastAsia="Open Sans"/>
          <w:lang w:val="en-US"/>
        </w:rPr>
        <w:t>thdrawing</w:t>
      </w:r>
      <w:r w:rsidRPr="00A01710">
        <w:rPr>
          <w:rFonts w:ascii="Gill Sans MT" w:hAnsi="Gill Sans MT" w:eastAsia="Open Sans"/>
          <w:lang w:val="en-US"/>
        </w:rPr>
        <w:t xml:space="preserve"> substantial amounts of cash. If strictly necessary, consult</w:t>
      </w:r>
      <w:r w:rsidRPr="00A01710" w:rsidR="009A67BA">
        <w:rPr>
          <w:rFonts w:ascii="Gill Sans MT" w:hAnsi="Gill Sans MT" w:eastAsia="Open Sans"/>
          <w:lang w:val="en-US"/>
        </w:rPr>
        <w:t xml:space="preserve"> the SC</w:t>
      </w:r>
      <w:r w:rsidRPr="00A01710">
        <w:rPr>
          <w:rFonts w:ascii="Gill Sans MT" w:hAnsi="Gill Sans MT" w:eastAsia="Open Sans"/>
          <w:lang w:val="en-US"/>
        </w:rPr>
        <w:t xml:space="preserve"> and request support from the authorities.</w:t>
      </w:r>
    </w:p>
    <w:p w:rsidRPr="00A01710" w:rsidR="0008261A" w:rsidP="007D03E4" w:rsidRDefault="0008261A" w14:paraId="6945703F" w14:textId="459FF75C">
      <w:pPr>
        <w:pStyle w:val="ListParagraph"/>
        <w:widowControl/>
        <w:numPr>
          <w:ilvl w:val="0"/>
          <w:numId w:val="11"/>
        </w:numPr>
        <w:spacing w:before="0" w:after="120"/>
        <w:contextualSpacing/>
        <w:jc w:val="both"/>
        <w:rPr>
          <w:rFonts w:ascii="Gill Sans MT" w:hAnsi="Gill Sans MT" w:eastAsia="Open Sans"/>
          <w:lang w:val="en-US"/>
        </w:rPr>
      </w:pPr>
      <w:r w:rsidRPr="00A01710">
        <w:rPr>
          <w:rFonts w:ascii="Gill Sans MT" w:hAnsi="Gill Sans MT" w:eastAsia="Open Sans"/>
          <w:lang w:val="en-US"/>
        </w:rPr>
        <w:t>When travel</w:t>
      </w:r>
      <w:r w:rsidRPr="00A01710" w:rsidR="009A67BA">
        <w:rPr>
          <w:rFonts w:ascii="Gill Sans MT" w:hAnsi="Gill Sans MT" w:eastAsia="Open Sans"/>
          <w:lang w:val="en-US"/>
        </w:rPr>
        <w:t>ing</w:t>
      </w:r>
      <w:r w:rsidRPr="00A01710">
        <w:rPr>
          <w:rFonts w:ascii="Gill Sans MT" w:hAnsi="Gill Sans MT" w:eastAsia="Open Sans"/>
          <w:lang w:val="en-US"/>
        </w:rPr>
        <w:t xml:space="preserve"> in your vehicle, avoid carrying valuables that are noticeable </w:t>
      </w:r>
      <w:r w:rsidRPr="00A01710" w:rsidR="009A67BA">
        <w:rPr>
          <w:rFonts w:ascii="Gill Sans MT" w:hAnsi="Gill Sans MT" w:eastAsia="Open Sans"/>
          <w:lang w:val="en-US"/>
        </w:rPr>
        <w:t xml:space="preserve">from </w:t>
      </w:r>
      <w:r w:rsidRPr="00A01710">
        <w:rPr>
          <w:rFonts w:ascii="Gill Sans MT" w:hAnsi="Gill Sans MT" w:eastAsia="Open Sans"/>
          <w:lang w:val="en-US"/>
        </w:rPr>
        <w:t>outside the car. Keep them in the trunk</w:t>
      </w:r>
      <w:r w:rsidRPr="00A01710" w:rsidR="009A67BA">
        <w:rPr>
          <w:rFonts w:ascii="Gill Sans MT" w:hAnsi="Gill Sans MT" w:eastAsia="Open Sans"/>
          <w:lang w:val="en-US"/>
        </w:rPr>
        <w:t>, glove compartment</w:t>
      </w:r>
      <w:r w:rsidRPr="00A01710" w:rsidR="00F71DDF">
        <w:rPr>
          <w:rFonts w:ascii="Gill Sans MT" w:hAnsi="Gill Sans MT" w:eastAsia="Open Sans"/>
          <w:lang w:val="en-US"/>
        </w:rPr>
        <w:t>,</w:t>
      </w:r>
      <w:r w:rsidRPr="00A01710">
        <w:rPr>
          <w:rFonts w:ascii="Gill Sans MT" w:hAnsi="Gill Sans MT" w:eastAsia="Open Sans"/>
          <w:lang w:val="en-US"/>
        </w:rPr>
        <w:t xml:space="preserve"> or under</w:t>
      </w:r>
      <w:r w:rsidRPr="00A01710" w:rsidR="009A67BA">
        <w:rPr>
          <w:rFonts w:ascii="Gill Sans MT" w:hAnsi="Gill Sans MT" w:eastAsia="Open Sans"/>
          <w:lang w:val="en-US"/>
        </w:rPr>
        <w:t xml:space="preserve"> the seats</w:t>
      </w:r>
      <w:r w:rsidRPr="00A01710">
        <w:rPr>
          <w:rFonts w:ascii="Gill Sans MT" w:hAnsi="Gill Sans MT" w:eastAsia="Open Sans"/>
          <w:lang w:val="en-US"/>
        </w:rPr>
        <w:t>.</w:t>
      </w:r>
    </w:p>
    <w:p w:rsidRPr="00A01710" w:rsidR="0008261A" w:rsidP="007D03E4" w:rsidRDefault="00F71DDF" w14:paraId="27F017A6" w14:textId="51F09E88">
      <w:pPr>
        <w:pStyle w:val="ListParagraph"/>
        <w:widowControl/>
        <w:numPr>
          <w:ilvl w:val="0"/>
          <w:numId w:val="11"/>
        </w:numPr>
        <w:spacing w:before="0" w:after="120"/>
        <w:contextualSpacing/>
        <w:jc w:val="both"/>
        <w:rPr>
          <w:rFonts w:ascii="Gill Sans MT" w:hAnsi="Gill Sans MT" w:eastAsia="Open Sans"/>
          <w:lang w:val="en-US"/>
        </w:rPr>
      </w:pPr>
      <w:r w:rsidRPr="00A01710">
        <w:rPr>
          <w:rFonts w:ascii="Gill Sans MT" w:hAnsi="Gill Sans MT" w:eastAsia="Open Sans"/>
          <w:lang w:val="en-US"/>
        </w:rPr>
        <w:t>Be aware of situations</w:t>
      </w:r>
      <w:r w:rsidRPr="00A01710" w:rsidR="0008261A">
        <w:rPr>
          <w:rFonts w:ascii="Gill Sans MT" w:hAnsi="Gill Sans MT" w:eastAsia="Open Sans"/>
          <w:lang w:val="en-US"/>
        </w:rPr>
        <w:t xml:space="preserve"> </w:t>
      </w:r>
      <w:r w:rsidRPr="00A01710">
        <w:rPr>
          <w:rFonts w:ascii="Gill Sans MT" w:hAnsi="Gill Sans MT" w:eastAsia="Open Sans"/>
          <w:lang w:val="en-US"/>
        </w:rPr>
        <w:t xml:space="preserve">that make you </w:t>
      </w:r>
      <w:r w:rsidRPr="00A01710" w:rsidR="0008261A">
        <w:rPr>
          <w:rFonts w:ascii="Gill Sans MT" w:hAnsi="Gill Sans MT" w:eastAsia="Open Sans"/>
          <w:lang w:val="en-US"/>
        </w:rPr>
        <w:t>vulnerable</w:t>
      </w:r>
      <w:r w:rsidRPr="00A01710">
        <w:rPr>
          <w:rFonts w:ascii="Gill Sans MT" w:hAnsi="Gill Sans MT" w:eastAsia="Open Sans"/>
          <w:lang w:val="en-US"/>
        </w:rPr>
        <w:t xml:space="preserve"> or provide the opportunity for</w:t>
      </w:r>
      <w:r w:rsidRPr="00A01710" w:rsidR="0008261A">
        <w:rPr>
          <w:rFonts w:ascii="Gill Sans MT" w:hAnsi="Gill Sans MT" w:eastAsia="Open Sans"/>
          <w:lang w:val="en-US"/>
        </w:rPr>
        <w:t xml:space="preserve"> </w:t>
      </w:r>
      <w:r w:rsidRPr="00A01710">
        <w:rPr>
          <w:rFonts w:ascii="Gill Sans MT" w:hAnsi="Gill Sans MT" w:eastAsia="Open Sans"/>
          <w:lang w:val="en-US"/>
        </w:rPr>
        <w:t xml:space="preserve">a </w:t>
      </w:r>
      <w:r w:rsidRPr="00A01710" w:rsidR="0008261A">
        <w:rPr>
          <w:rFonts w:ascii="Gill Sans MT" w:hAnsi="Gill Sans MT" w:eastAsia="Open Sans"/>
          <w:lang w:val="en-US"/>
        </w:rPr>
        <w:t>criminal to approach you</w:t>
      </w:r>
      <w:r w:rsidRPr="00A01710">
        <w:rPr>
          <w:rFonts w:ascii="Gill Sans MT" w:hAnsi="Gill Sans MT" w:eastAsia="Open Sans"/>
          <w:lang w:val="en-US"/>
        </w:rPr>
        <w:t xml:space="preserve">, </w:t>
      </w:r>
      <w:r w:rsidRPr="00A01710" w:rsidR="0008261A">
        <w:rPr>
          <w:rFonts w:ascii="Gill Sans MT" w:hAnsi="Gill Sans MT" w:eastAsia="Open Sans"/>
          <w:lang w:val="en-US"/>
        </w:rPr>
        <w:t xml:space="preserve">make you a victim of a robbery, assault, or </w:t>
      </w:r>
      <w:r w:rsidRPr="00A01710">
        <w:rPr>
          <w:rFonts w:ascii="Gill Sans MT" w:hAnsi="Gill Sans MT" w:eastAsia="Open Sans"/>
          <w:lang w:val="en-US"/>
        </w:rPr>
        <w:t xml:space="preserve">theft (such as </w:t>
      </w:r>
      <w:r w:rsidRPr="00A01710" w:rsidR="0008261A">
        <w:rPr>
          <w:rFonts w:ascii="Gill Sans MT" w:hAnsi="Gill Sans MT" w:eastAsia="Open Sans"/>
          <w:lang w:val="en-US"/>
        </w:rPr>
        <w:t xml:space="preserve">pollsters, </w:t>
      </w:r>
      <w:r w:rsidRPr="00A01710">
        <w:rPr>
          <w:rFonts w:ascii="Gill Sans MT" w:hAnsi="Gill Sans MT" w:eastAsia="Open Sans"/>
          <w:lang w:val="en-US"/>
        </w:rPr>
        <w:t xml:space="preserve">free </w:t>
      </w:r>
      <w:r w:rsidRPr="00A01710" w:rsidR="0008261A">
        <w:rPr>
          <w:rFonts w:ascii="Gill Sans MT" w:hAnsi="Gill Sans MT" w:eastAsia="Open Sans"/>
          <w:lang w:val="en-US"/>
        </w:rPr>
        <w:t xml:space="preserve">tastings, </w:t>
      </w:r>
      <w:r w:rsidRPr="00A01710">
        <w:rPr>
          <w:rFonts w:ascii="Gill Sans MT" w:hAnsi="Gill Sans MT" w:eastAsia="Open Sans"/>
          <w:lang w:val="en-US"/>
        </w:rPr>
        <w:t xml:space="preserve">people </w:t>
      </w:r>
      <w:r w:rsidRPr="00A01710" w:rsidR="0008261A">
        <w:rPr>
          <w:rFonts w:ascii="Gill Sans MT" w:hAnsi="Gill Sans MT" w:eastAsia="Open Sans"/>
          <w:lang w:val="en-US"/>
        </w:rPr>
        <w:t xml:space="preserve">lost </w:t>
      </w:r>
      <w:r w:rsidRPr="00A01710">
        <w:rPr>
          <w:rFonts w:ascii="Gill Sans MT" w:hAnsi="Gill Sans MT" w:eastAsia="Open Sans"/>
          <w:lang w:val="en-US"/>
        </w:rPr>
        <w:t xml:space="preserve">and </w:t>
      </w:r>
      <w:r w:rsidRPr="00A01710" w:rsidR="0008261A">
        <w:rPr>
          <w:rFonts w:ascii="Gill Sans MT" w:hAnsi="Gill Sans MT" w:eastAsia="Open Sans"/>
          <w:lang w:val="en-US"/>
        </w:rPr>
        <w:t xml:space="preserve">looking for </w:t>
      </w:r>
      <w:r w:rsidRPr="00A01710">
        <w:rPr>
          <w:rFonts w:ascii="Gill Sans MT" w:hAnsi="Gill Sans MT" w:eastAsia="Open Sans"/>
          <w:lang w:val="en-US"/>
        </w:rPr>
        <w:t xml:space="preserve">and </w:t>
      </w:r>
      <w:r w:rsidRPr="00A01710" w:rsidR="0008261A">
        <w:rPr>
          <w:rFonts w:ascii="Gill Sans MT" w:hAnsi="Gill Sans MT" w:eastAsia="Open Sans"/>
          <w:lang w:val="en-US"/>
        </w:rPr>
        <w:t>address, etc.</w:t>
      </w:r>
      <w:r w:rsidRPr="00A01710">
        <w:rPr>
          <w:rFonts w:ascii="Gill Sans MT" w:hAnsi="Gill Sans MT" w:eastAsia="Open Sans"/>
          <w:lang w:val="en-US"/>
        </w:rPr>
        <w:t>).</w:t>
      </w:r>
    </w:p>
    <w:p w:rsidRPr="00A01710" w:rsidR="0008261A" w:rsidP="007D03E4" w:rsidRDefault="00F71DDF" w14:paraId="40C81153" w14:textId="67CF2B98">
      <w:pPr>
        <w:pStyle w:val="ListParagraph"/>
        <w:widowControl/>
        <w:numPr>
          <w:ilvl w:val="0"/>
          <w:numId w:val="11"/>
        </w:numPr>
        <w:spacing w:before="0" w:after="120"/>
        <w:contextualSpacing/>
        <w:jc w:val="both"/>
        <w:rPr>
          <w:rFonts w:ascii="Gill Sans MT" w:hAnsi="Gill Sans MT" w:eastAsia="Open Sans"/>
          <w:lang w:val="en-US"/>
        </w:rPr>
      </w:pPr>
      <w:r w:rsidRPr="00A01710">
        <w:rPr>
          <w:rFonts w:ascii="Gill Sans MT" w:hAnsi="Gill Sans MT" w:eastAsia="Open Sans"/>
          <w:lang w:val="en-US"/>
        </w:rPr>
        <w:t>Be vigilant of</w:t>
      </w:r>
      <w:r w:rsidRPr="00A01710" w:rsidR="0008261A">
        <w:rPr>
          <w:rFonts w:ascii="Gill Sans MT" w:hAnsi="Gill Sans MT" w:eastAsia="Open Sans"/>
          <w:lang w:val="en-US"/>
        </w:rPr>
        <w:t xml:space="preserve"> people's hands </w:t>
      </w:r>
      <w:r w:rsidRPr="00A01710">
        <w:rPr>
          <w:rFonts w:ascii="Gill Sans MT" w:hAnsi="Gill Sans MT" w:eastAsia="Open Sans"/>
          <w:lang w:val="en-US"/>
        </w:rPr>
        <w:t xml:space="preserve">moving </w:t>
      </w:r>
      <w:r w:rsidRPr="00A01710" w:rsidR="0008261A">
        <w:rPr>
          <w:rFonts w:ascii="Gill Sans MT" w:hAnsi="Gill Sans MT" w:eastAsia="Open Sans"/>
          <w:lang w:val="en-US"/>
        </w:rPr>
        <w:t>sneakily and quickly.</w:t>
      </w:r>
    </w:p>
    <w:p w:rsidRPr="00A01710" w:rsidR="0008261A" w:rsidP="007D03E4" w:rsidRDefault="0008261A" w14:paraId="564D64B5" w14:textId="4DA5AB7D">
      <w:pPr>
        <w:pStyle w:val="ListParagraph"/>
        <w:widowControl/>
        <w:numPr>
          <w:ilvl w:val="0"/>
          <w:numId w:val="11"/>
        </w:numPr>
        <w:spacing w:before="0" w:after="120"/>
        <w:contextualSpacing/>
        <w:jc w:val="both"/>
        <w:rPr>
          <w:rFonts w:ascii="Gill Sans MT" w:hAnsi="Gill Sans MT" w:eastAsia="Open Sans"/>
          <w:lang w:val="en-US"/>
        </w:rPr>
      </w:pPr>
      <w:r w:rsidRPr="00A01710">
        <w:rPr>
          <w:rFonts w:ascii="Gill Sans MT" w:hAnsi="Gill Sans MT" w:eastAsia="Open Sans"/>
          <w:lang w:val="en-US"/>
        </w:rPr>
        <w:t xml:space="preserve">Keep a safe personal distance </w:t>
      </w:r>
      <w:r w:rsidRPr="00A01710" w:rsidR="00F71DDF">
        <w:rPr>
          <w:rFonts w:ascii="Gill Sans MT" w:hAnsi="Gill Sans MT" w:eastAsia="Open Sans"/>
          <w:lang w:val="en-US"/>
        </w:rPr>
        <w:t xml:space="preserve">from others </w:t>
      </w:r>
      <w:r w:rsidRPr="00A01710">
        <w:rPr>
          <w:rFonts w:ascii="Gill Sans MT" w:hAnsi="Gill Sans MT" w:eastAsia="Open Sans"/>
          <w:lang w:val="en-US"/>
        </w:rPr>
        <w:t xml:space="preserve">when </w:t>
      </w:r>
      <w:r w:rsidRPr="00A01710" w:rsidR="00F71DDF">
        <w:rPr>
          <w:rFonts w:ascii="Gill Sans MT" w:hAnsi="Gill Sans MT" w:eastAsia="Open Sans"/>
          <w:lang w:val="en-US"/>
        </w:rPr>
        <w:t>walking</w:t>
      </w:r>
      <w:r w:rsidRPr="00A01710">
        <w:rPr>
          <w:rFonts w:ascii="Gill Sans MT" w:hAnsi="Gill Sans MT" w:eastAsia="Open Sans"/>
          <w:lang w:val="en-US"/>
        </w:rPr>
        <w:t>.</w:t>
      </w:r>
    </w:p>
    <w:p w:rsidRPr="00A01710" w:rsidR="0008261A" w:rsidP="007D03E4" w:rsidRDefault="0008261A" w14:paraId="721D5F80" w14:textId="645CFF3F">
      <w:pPr>
        <w:pStyle w:val="ListParagraph"/>
        <w:widowControl/>
        <w:numPr>
          <w:ilvl w:val="0"/>
          <w:numId w:val="11"/>
        </w:numPr>
        <w:spacing w:before="0" w:after="120"/>
        <w:contextualSpacing/>
        <w:jc w:val="both"/>
        <w:rPr>
          <w:rFonts w:ascii="Gill Sans MT" w:hAnsi="Gill Sans MT" w:eastAsia="Open Sans"/>
          <w:lang w:val="en-US"/>
        </w:rPr>
      </w:pPr>
      <w:r w:rsidRPr="00A01710">
        <w:rPr>
          <w:rFonts w:ascii="Gill Sans MT" w:hAnsi="Gill Sans MT" w:eastAsia="Open Sans"/>
          <w:lang w:val="en-US"/>
        </w:rPr>
        <w:t xml:space="preserve">Do not openly and carelessly carry valuable items such as jewelry, watches, rings, </w:t>
      </w:r>
      <w:r w:rsidRPr="00A01710" w:rsidR="00F71DDF">
        <w:rPr>
          <w:rFonts w:ascii="Gill Sans MT" w:hAnsi="Gill Sans MT" w:eastAsia="Open Sans"/>
          <w:lang w:val="en-US"/>
        </w:rPr>
        <w:t xml:space="preserve">and </w:t>
      </w:r>
      <w:r w:rsidRPr="00A01710">
        <w:rPr>
          <w:rFonts w:ascii="Gill Sans MT" w:hAnsi="Gill Sans MT" w:eastAsia="Open Sans"/>
          <w:lang w:val="en-US"/>
        </w:rPr>
        <w:t>earrings.</w:t>
      </w:r>
    </w:p>
    <w:p w:rsidRPr="00A01710" w:rsidR="0008261A" w:rsidP="007D03E4" w:rsidRDefault="0008261A" w14:paraId="6BE592FB" w14:textId="6EFB8A6F">
      <w:pPr>
        <w:pStyle w:val="ListParagraph"/>
        <w:widowControl/>
        <w:numPr>
          <w:ilvl w:val="0"/>
          <w:numId w:val="11"/>
        </w:numPr>
        <w:spacing w:before="0" w:after="120"/>
        <w:contextualSpacing/>
        <w:jc w:val="both"/>
        <w:rPr>
          <w:rFonts w:ascii="Gill Sans MT" w:hAnsi="Gill Sans MT" w:eastAsia="Open Sans"/>
          <w:lang w:val="en-US"/>
        </w:rPr>
      </w:pPr>
      <w:r w:rsidRPr="00A01710">
        <w:rPr>
          <w:rFonts w:ascii="Gill Sans MT" w:hAnsi="Gill Sans MT" w:eastAsia="Open Sans"/>
          <w:lang w:val="en-US"/>
        </w:rPr>
        <w:t>Remain aware of your surroundings and with a level of alertness (not panic) that allows you to identify any suspicious activity or person early</w:t>
      </w:r>
      <w:r w:rsidRPr="00A01710" w:rsidR="00B41525">
        <w:rPr>
          <w:rFonts w:ascii="Gill Sans MT" w:hAnsi="Gill Sans MT" w:eastAsia="Open Sans"/>
          <w:lang w:val="en-US"/>
        </w:rPr>
        <w:t xml:space="preserve"> on so you can </w:t>
      </w:r>
      <w:r w:rsidRPr="00A01710">
        <w:rPr>
          <w:rFonts w:ascii="Gill Sans MT" w:hAnsi="Gill Sans MT" w:eastAsia="Open Sans"/>
          <w:lang w:val="en-US"/>
        </w:rPr>
        <w:t xml:space="preserve">react </w:t>
      </w:r>
      <w:r w:rsidRPr="00A01710" w:rsidR="00B41525">
        <w:rPr>
          <w:rFonts w:ascii="Gill Sans MT" w:hAnsi="Gill Sans MT" w:eastAsia="Open Sans"/>
          <w:lang w:val="en-US"/>
        </w:rPr>
        <w:t xml:space="preserve">to dangerous situations </w:t>
      </w:r>
      <w:r w:rsidRPr="00A01710">
        <w:rPr>
          <w:rFonts w:ascii="Gill Sans MT" w:hAnsi="Gill Sans MT" w:eastAsia="Open Sans"/>
          <w:lang w:val="en-US"/>
        </w:rPr>
        <w:t xml:space="preserve">in a timely </w:t>
      </w:r>
      <w:r w:rsidRPr="00A01710" w:rsidR="00B41525">
        <w:rPr>
          <w:rFonts w:ascii="Gill Sans MT" w:hAnsi="Gill Sans MT" w:eastAsia="Open Sans"/>
          <w:lang w:val="en-US"/>
        </w:rPr>
        <w:t xml:space="preserve">and fast </w:t>
      </w:r>
      <w:r w:rsidRPr="00A01710">
        <w:rPr>
          <w:rFonts w:ascii="Gill Sans MT" w:hAnsi="Gill Sans MT" w:eastAsia="Open Sans"/>
          <w:lang w:val="en-US"/>
        </w:rPr>
        <w:t>manner.</w:t>
      </w:r>
    </w:p>
    <w:p w:rsidRPr="00A01710" w:rsidR="0008261A" w:rsidP="007D03E4" w:rsidRDefault="0008261A" w14:paraId="3412EB13" w14:textId="338D72BC">
      <w:pPr>
        <w:pStyle w:val="ListParagraph"/>
        <w:widowControl/>
        <w:numPr>
          <w:ilvl w:val="0"/>
          <w:numId w:val="11"/>
        </w:numPr>
        <w:spacing w:before="0" w:after="120"/>
        <w:contextualSpacing/>
        <w:jc w:val="both"/>
        <w:rPr>
          <w:rFonts w:ascii="Gill Sans MT" w:hAnsi="Gill Sans MT" w:eastAsia="Open Sans"/>
          <w:lang w:val="en-US"/>
        </w:rPr>
      </w:pPr>
      <w:r w:rsidRPr="00A01710">
        <w:rPr>
          <w:rFonts w:ascii="Gill Sans MT" w:hAnsi="Gill Sans MT" w:eastAsia="Open Sans"/>
          <w:lang w:val="en-US"/>
        </w:rPr>
        <w:t xml:space="preserve">Avoid dangerous, </w:t>
      </w:r>
      <w:r w:rsidRPr="00A01710" w:rsidR="00B41525">
        <w:rPr>
          <w:rFonts w:ascii="Gill Sans MT" w:hAnsi="Gill Sans MT" w:eastAsia="Open Sans"/>
          <w:lang w:val="en-US"/>
        </w:rPr>
        <w:t>secluded</w:t>
      </w:r>
      <w:r w:rsidRPr="00A01710">
        <w:rPr>
          <w:rFonts w:ascii="Gill Sans MT" w:hAnsi="Gill Sans MT" w:eastAsia="Open Sans"/>
          <w:lang w:val="en-US"/>
        </w:rPr>
        <w:t xml:space="preserve"> places or crowds that expose you to risks.</w:t>
      </w:r>
    </w:p>
    <w:p w:rsidR="00E47989" w:rsidP="007D03E4" w:rsidRDefault="00E47989" w14:paraId="4340C673" w14:textId="77777777">
      <w:pPr>
        <w:pStyle w:val="Heading4"/>
        <w:jc w:val="both"/>
      </w:pPr>
    </w:p>
    <w:p w:rsidRPr="00A01710" w:rsidR="00B41525" w:rsidP="007D03E4" w:rsidRDefault="00B41525" w14:paraId="54776BB7" w14:textId="4C1E58C8">
      <w:pPr>
        <w:pStyle w:val="Heading4"/>
        <w:jc w:val="both"/>
      </w:pPr>
      <w:r w:rsidRPr="00A01710">
        <w:t>Procedures</w:t>
      </w:r>
    </w:p>
    <w:p w:rsidRPr="00A01710" w:rsidR="00B41525" w:rsidP="007D03E4" w:rsidRDefault="00B41525" w14:paraId="59BFA9EE" w14:textId="7BE9A6F9">
      <w:pPr>
        <w:spacing w:after="120" w:line="240" w:lineRule="auto"/>
        <w:jc w:val="center"/>
        <w:rPr>
          <w:b/>
          <w:bCs/>
        </w:rPr>
      </w:pPr>
      <w:r w:rsidRPr="00A01710">
        <w:rPr>
          <w:b/>
          <w:bCs/>
        </w:rPr>
        <w:t>Table 8. Procedures if Victim of Street Robbery or Theft</w:t>
      </w:r>
    </w:p>
    <w:tbl>
      <w:tblPr>
        <w:tblStyle w:val="TableGrid"/>
        <w:tblW w:w="0" w:type="auto"/>
        <w:tblLook w:val="04A0" w:firstRow="1" w:lastRow="0" w:firstColumn="1" w:lastColumn="0" w:noHBand="0" w:noVBand="1"/>
      </w:tblPr>
      <w:tblGrid>
        <w:gridCol w:w="625"/>
        <w:gridCol w:w="8725"/>
      </w:tblGrid>
      <w:tr w:rsidRPr="00A01710" w:rsidR="00B41525" w:rsidTr="00200DD8" w14:paraId="0B22B1A5" w14:textId="77777777">
        <w:tc>
          <w:tcPr>
            <w:tcW w:w="625" w:type="dxa"/>
            <w:shd w:val="clear" w:color="auto" w:fill="6C6463"/>
            <w:vAlign w:val="center"/>
          </w:tcPr>
          <w:p w:rsidRPr="00A01710" w:rsidR="00B41525" w:rsidP="007D03E4" w:rsidRDefault="00B41525" w14:paraId="009EC9F7" w14:textId="77777777">
            <w:pPr>
              <w:spacing w:after="120"/>
              <w:jc w:val="center"/>
              <w:rPr>
                <w:color w:val="FFFFFF" w:themeColor="background1"/>
              </w:rPr>
            </w:pPr>
            <w:r w:rsidRPr="00A01710">
              <w:rPr>
                <w:color w:val="FFFFFF" w:themeColor="background1"/>
              </w:rPr>
              <w:t>1</w:t>
            </w:r>
          </w:p>
        </w:tc>
        <w:tc>
          <w:tcPr>
            <w:tcW w:w="8725" w:type="dxa"/>
          </w:tcPr>
          <w:p w:rsidRPr="00A01710" w:rsidR="00B41525" w:rsidP="007D03E4" w:rsidRDefault="00B41525" w14:paraId="66B6BAA1" w14:textId="216BDBAF">
            <w:pPr>
              <w:spacing w:after="120"/>
              <w:contextualSpacing/>
              <w:jc w:val="both"/>
            </w:pPr>
            <w:r w:rsidRPr="00A01710">
              <w:t xml:space="preserve">Do not resist and, on the contrary, </w:t>
            </w:r>
            <w:r w:rsidRPr="00A01710" w:rsidR="007A03FE">
              <w:t xml:space="preserve">comply with their </w:t>
            </w:r>
            <w:r w:rsidRPr="00A01710">
              <w:t xml:space="preserve">request, </w:t>
            </w:r>
            <w:r w:rsidRPr="00A01710" w:rsidR="007A03FE">
              <w:t xml:space="preserve">especially </w:t>
            </w:r>
            <w:r w:rsidRPr="00A01710">
              <w:t>if the criminal</w:t>
            </w:r>
            <w:r w:rsidRPr="00A01710" w:rsidR="007A03FE">
              <w:t>s</w:t>
            </w:r>
            <w:r w:rsidRPr="00A01710">
              <w:t xml:space="preserve"> are armed.</w:t>
            </w:r>
          </w:p>
        </w:tc>
      </w:tr>
      <w:tr w:rsidRPr="00A01710" w:rsidR="00B41525" w:rsidTr="00200DD8" w14:paraId="7740E77D" w14:textId="77777777">
        <w:tc>
          <w:tcPr>
            <w:tcW w:w="625" w:type="dxa"/>
            <w:shd w:val="clear" w:color="auto" w:fill="6C6463"/>
            <w:vAlign w:val="center"/>
          </w:tcPr>
          <w:p w:rsidRPr="00A01710" w:rsidR="00B41525" w:rsidP="007D03E4" w:rsidRDefault="00B41525" w14:paraId="4D05CF3F" w14:textId="77777777">
            <w:pPr>
              <w:spacing w:after="120"/>
              <w:jc w:val="center"/>
              <w:rPr>
                <w:color w:val="FFFFFF" w:themeColor="background1"/>
              </w:rPr>
            </w:pPr>
            <w:r w:rsidRPr="00A01710">
              <w:rPr>
                <w:color w:val="FFFFFF" w:themeColor="background1"/>
              </w:rPr>
              <w:t>2</w:t>
            </w:r>
          </w:p>
        </w:tc>
        <w:tc>
          <w:tcPr>
            <w:tcW w:w="8725" w:type="dxa"/>
          </w:tcPr>
          <w:p w:rsidRPr="00A01710" w:rsidR="00B41525" w:rsidP="007D03E4" w:rsidRDefault="00B41525" w14:paraId="72EC8896" w14:textId="5445A5BF">
            <w:pPr>
              <w:spacing w:after="120"/>
              <w:jc w:val="both"/>
            </w:pPr>
            <w:r w:rsidRPr="00A01710">
              <w:t>Find a safe place,</w:t>
            </w:r>
            <w:r w:rsidRPr="00A01710" w:rsidR="007A03FE">
              <w:t xml:space="preserve"> and </w:t>
            </w:r>
            <w:r w:rsidRPr="00A01710">
              <w:t>request support from National Police/</w:t>
            </w:r>
            <w:r w:rsidRPr="00A01710" w:rsidR="007A03FE">
              <w:t>security center</w:t>
            </w:r>
            <w:r w:rsidRPr="00A01710">
              <w:t>/S</w:t>
            </w:r>
            <w:r w:rsidRPr="00A01710" w:rsidR="007A03FE">
              <w:t>C</w:t>
            </w:r>
            <w:r w:rsidRPr="00A01710">
              <w:t>.</w:t>
            </w:r>
          </w:p>
        </w:tc>
      </w:tr>
      <w:tr w:rsidRPr="00A01710" w:rsidR="00B41525" w:rsidTr="00200DD8" w14:paraId="4DA00FD1" w14:textId="77777777">
        <w:tc>
          <w:tcPr>
            <w:tcW w:w="625" w:type="dxa"/>
            <w:shd w:val="clear" w:color="auto" w:fill="6C6463"/>
            <w:vAlign w:val="center"/>
          </w:tcPr>
          <w:p w:rsidRPr="00A01710" w:rsidR="00B41525" w:rsidP="007D03E4" w:rsidRDefault="00B41525" w14:paraId="0FFD9023" w14:textId="77777777">
            <w:pPr>
              <w:spacing w:after="120"/>
              <w:jc w:val="center"/>
              <w:rPr>
                <w:color w:val="FFFFFF" w:themeColor="background1"/>
              </w:rPr>
            </w:pPr>
            <w:r w:rsidRPr="00A01710">
              <w:rPr>
                <w:color w:val="FFFFFF" w:themeColor="background1"/>
              </w:rPr>
              <w:t>3</w:t>
            </w:r>
          </w:p>
        </w:tc>
        <w:tc>
          <w:tcPr>
            <w:tcW w:w="8725" w:type="dxa"/>
          </w:tcPr>
          <w:p w:rsidRPr="00A01710" w:rsidR="00B41525" w:rsidP="007D03E4" w:rsidRDefault="00B41525" w14:paraId="0D8F4D95" w14:textId="6C16109F">
            <w:pPr>
              <w:spacing w:after="120"/>
              <w:contextualSpacing/>
              <w:jc w:val="both"/>
            </w:pPr>
            <w:r w:rsidRPr="00A01710">
              <w:t>Provide your location and status information and await instructions.</w:t>
            </w:r>
          </w:p>
        </w:tc>
      </w:tr>
      <w:tr w:rsidRPr="00A01710" w:rsidR="00B41525" w:rsidTr="00200DD8" w14:paraId="02CECCDF" w14:textId="77777777">
        <w:tc>
          <w:tcPr>
            <w:tcW w:w="625" w:type="dxa"/>
            <w:shd w:val="clear" w:color="auto" w:fill="6C6463"/>
            <w:vAlign w:val="center"/>
          </w:tcPr>
          <w:p w:rsidRPr="00A01710" w:rsidR="00B41525" w:rsidP="007D03E4" w:rsidRDefault="00B41525" w14:paraId="108B91BB" w14:textId="77777777">
            <w:pPr>
              <w:spacing w:after="120"/>
              <w:jc w:val="center"/>
              <w:rPr>
                <w:color w:val="FFFFFF" w:themeColor="background1"/>
              </w:rPr>
            </w:pPr>
            <w:r w:rsidRPr="00A01710">
              <w:rPr>
                <w:color w:val="FFFFFF" w:themeColor="background1"/>
              </w:rPr>
              <w:t>4</w:t>
            </w:r>
          </w:p>
        </w:tc>
        <w:tc>
          <w:tcPr>
            <w:tcW w:w="8725" w:type="dxa"/>
          </w:tcPr>
          <w:p w:rsidRPr="00A01710" w:rsidR="00B41525" w:rsidP="007D03E4" w:rsidRDefault="00B41525" w14:paraId="0CBB26DE" w14:textId="4371E7DD">
            <w:pPr>
              <w:spacing w:after="120"/>
              <w:contextualSpacing/>
              <w:jc w:val="both"/>
            </w:pPr>
            <w:r w:rsidRPr="00A01710">
              <w:t>If necessary, contact your financial institution to block your credit/debit cards.</w:t>
            </w:r>
          </w:p>
        </w:tc>
      </w:tr>
      <w:tr w:rsidRPr="00A01710" w:rsidR="00B41525" w:rsidTr="00200DD8" w14:paraId="23AF62F2" w14:textId="77777777">
        <w:tc>
          <w:tcPr>
            <w:tcW w:w="625" w:type="dxa"/>
            <w:shd w:val="clear" w:color="auto" w:fill="6C6463"/>
            <w:vAlign w:val="center"/>
          </w:tcPr>
          <w:p w:rsidRPr="00A01710" w:rsidR="00B41525" w:rsidP="007D03E4" w:rsidRDefault="00B41525" w14:paraId="1B62B860" w14:textId="385FB5E1">
            <w:pPr>
              <w:spacing w:after="120"/>
              <w:jc w:val="center"/>
              <w:rPr>
                <w:color w:val="FFFFFF" w:themeColor="background1"/>
              </w:rPr>
            </w:pPr>
            <w:r w:rsidRPr="00A01710">
              <w:rPr>
                <w:color w:val="FFFFFF" w:themeColor="background1"/>
              </w:rPr>
              <w:t>5</w:t>
            </w:r>
          </w:p>
        </w:tc>
        <w:tc>
          <w:tcPr>
            <w:tcW w:w="8725" w:type="dxa"/>
          </w:tcPr>
          <w:p w:rsidRPr="00A01710" w:rsidR="00B41525" w:rsidP="007D03E4" w:rsidRDefault="00B41525" w14:paraId="3547EF2D" w14:textId="028F79FA">
            <w:pPr>
              <w:spacing w:after="120"/>
              <w:contextualSpacing/>
              <w:jc w:val="both"/>
            </w:pPr>
            <w:r w:rsidRPr="00A01710">
              <w:t>File a formal complaint with the respective authorities (</w:t>
            </w:r>
            <w:r w:rsidRPr="00A01710" w:rsidR="007A03FE">
              <w:t>immediate response unit</w:t>
            </w:r>
            <w:r w:rsidRPr="00A01710">
              <w:t>, police).</w:t>
            </w:r>
          </w:p>
        </w:tc>
      </w:tr>
      <w:tr w:rsidRPr="00A01710" w:rsidR="00B41525" w:rsidTr="00200DD8" w14:paraId="618E408C" w14:textId="77777777">
        <w:tc>
          <w:tcPr>
            <w:tcW w:w="625" w:type="dxa"/>
            <w:shd w:val="clear" w:color="auto" w:fill="6C6463"/>
            <w:vAlign w:val="center"/>
          </w:tcPr>
          <w:p w:rsidRPr="00A01710" w:rsidR="00B41525" w:rsidP="007D03E4" w:rsidRDefault="00B41525" w14:paraId="407B468E" w14:textId="162F1716">
            <w:pPr>
              <w:spacing w:after="120"/>
              <w:jc w:val="center"/>
              <w:rPr>
                <w:color w:val="FFFFFF" w:themeColor="background1"/>
              </w:rPr>
            </w:pPr>
            <w:r w:rsidRPr="00A01710">
              <w:rPr>
                <w:color w:val="FFFFFF" w:themeColor="background1"/>
              </w:rPr>
              <w:t>6</w:t>
            </w:r>
          </w:p>
        </w:tc>
        <w:tc>
          <w:tcPr>
            <w:tcW w:w="8725" w:type="dxa"/>
          </w:tcPr>
          <w:p w:rsidRPr="00A01710" w:rsidR="00B41525" w:rsidP="007D03E4" w:rsidRDefault="00B41525" w14:paraId="544E793F" w14:textId="7C4C8096">
            <w:pPr>
              <w:spacing w:after="120"/>
              <w:contextualSpacing/>
              <w:jc w:val="both"/>
            </w:pPr>
            <w:r w:rsidRPr="00A01710">
              <w:t>The</w:t>
            </w:r>
            <w:r w:rsidRPr="00A01710" w:rsidR="007A03FE">
              <w:t xml:space="preserve"> priority</w:t>
            </w:r>
            <w:r w:rsidRPr="00A01710">
              <w:t xml:space="preserve"> is to communicate your situation quickly</w:t>
            </w:r>
            <w:r w:rsidRPr="00A01710" w:rsidR="007A03FE">
              <w:t xml:space="preserve"> and safely</w:t>
            </w:r>
            <w:r w:rsidRPr="00A01710">
              <w:t>.</w:t>
            </w:r>
          </w:p>
        </w:tc>
      </w:tr>
      <w:tr w:rsidRPr="00A01710" w:rsidR="00B41525" w:rsidTr="00200DD8" w14:paraId="39A1C436" w14:textId="77777777">
        <w:tc>
          <w:tcPr>
            <w:tcW w:w="625" w:type="dxa"/>
            <w:shd w:val="clear" w:color="auto" w:fill="6C6463"/>
            <w:vAlign w:val="center"/>
          </w:tcPr>
          <w:p w:rsidRPr="00A01710" w:rsidR="00B41525" w:rsidP="007D03E4" w:rsidRDefault="00B41525" w14:paraId="7A3EF732" w14:textId="26AB5043">
            <w:pPr>
              <w:spacing w:after="120"/>
              <w:jc w:val="center"/>
              <w:rPr>
                <w:color w:val="FFFFFF" w:themeColor="background1"/>
              </w:rPr>
            </w:pPr>
            <w:r w:rsidRPr="00A01710">
              <w:rPr>
                <w:color w:val="FFFFFF" w:themeColor="background1"/>
              </w:rPr>
              <w:t>7</w:t>
            </w:r>
          </w:p>
        </w:tc>
        <w:tc>
          <w:tcPr>
            <w:tcW w:w="8725" w:type="dxa"/>
          </w:tcPr>
          <w:p w:rsidRPr="00A01710" w:rsidR="00B41525" w:rsidP="007D03E4" w:rsidRDefault="00B41525" w14:paraId="5C9E2296" w14:textId="1AAB7509">
            <w:pPr>
              <w:spacing w:after="120"/>
              <w:contextualSpacing/>
              <w:jc w:val="both"/>
            </w:pPr>
            <w:r w:rsidRPr="00A01710">
              <w:t>If necessary, consider escape actions and as a last resort in some situations, your own survival will depend on your ability to defend yourself using any means necessary. I</w:t>
            </w:r>
            <w:r w:rsidRPr="00A01710" w:rsidR="007A03FE">
              <w:t>f</w:t>
            </w:r>
            <w:r w:rsidRPr="00A01710">
              <w:t xml:space="preserve"> this </w:t>
            </w:r>
            <w:r w:rsidRPr="00A01710" w:rsidR="007A03FE">
              <w:t xml:space="preserve">is the </w:t>
            </w:r>
            <w:r w:rsidRPr="00A01710">
              <w:t>case there are no rules</w:t>
            </w:r>
            <w:r w:rsidRPr="00A01710" w:rsidR="007A03FE">
              <w:t>.</w:t>
            </w:r>
          </w:p>
        </w:tc>
      </w:tr>
    </w:tbl>
    <w:p w:rsidRPr="00A01710" w:rsidR="007A03FE" w:rsidP="007D03E4" w:rsidRDefault="007A03FE" w14:paraId="387E7ED5" w14:textId="77777777">
      <w:pPr>
        <w:spacing w:after="120" w:line="240" w:lineRule="auto"/>
        <w:jc w:val="both"/>
        <w:rPr>
          <w:b/>
          <w:bCs/>
        </w:rPr>
      </w:pPr>
    </w:p>
    <w:p w:rsidRPr="00A01710" w:rsidR="007A03FE" w:rsidP="007D03E4" w:rsidRDefault="007A03FE" w14:paraId="061F5E1D" w14:textId="0EF408DA">
      <w:pPr>
        <w:pStyle w:val="Heading3"/>
        <w:jc w:val="both"/>
      </w:pPr>
      <w:bookmarkStart w:name="_Toc105496767" w:id="24"/>
      <w:r w:rsidRPr="00A01710">
        <w:t>Contact with Armed Groups</w:t>
      </w:r>
      <w:bookmarkEnd w:id="24"/>
    </w:p>
    <w:p w:rsidRPr="00A01710" w:rsidR="007A03FE" w:rsidP="007D03E4" w:rsidRDefault="007A03FE" w14:paraId="7B8D7E12" w14:textId="5E7B371D">
      <w:pPr>
        <w:pStyle w:val="Heading4"/>
        <w:jc w:val="both"/>
      </w:pPr>
      <w:r w:rsidRPr="00A01710">
        <w:t>Preventative Measures</w:t>
      </w:r>
    </w:p>
    <w:p w:rsidRPr="00A01710" w:rsidR="007A03FE" w:rsidP="007D03E4" w:rsidRDefault="00511D63" w14:paraId="2EB52DFC" w14:textId="14F4C1DD">
      <w:pPr>
        <w:pStyle w:val="ListParagraph"/>
        <w:numPr>
          <w:ilvl w:val="0"/>
          <w:numId w:val="13"/>
        </w:numPr>
        <w:tabs>
          <w:tab w:val="left" w:pos="426"/>
        </w:tabs>
        <w:spacing w:after="120"/>
        <w:ind w:right="49"/>
        <w:jc w:val="both"/>
        <w:rPr>
          <w:rFonts w:ascii="Gill Sans MT" w:hAnsi="Gill Sans MT"/>
          <w:lang w:val="en-US"/>
        </w:rPr>
      </w:pPr>
      <w:r w:rsidRPr="00A01710">
        <w:rPr>
          <w:rFonts w:ascii="Gill Sans MT" w:hAnsi="Gill Sans MT"/>
          <w:lang w:val="en-US"/>
        </w:rPr>
        <w:t xml:space="preserve">The </w:t>
      </w:r>
      <w:r w:rsidRPr="00A01710" w:rsidR="007A03FE">
        <w:rPr>
          <w:rFonts w:ascii="Gill Sans MT" w:hAnsi="Gill Sans MT"/>
          <w:lang w:val="en-US"/>
        </w:rPr>
        <w:t>following steps</w:t>
      </w:r>
      <w:r w:rsidRPr="00A01710">
        <w:rPr>
          <w:rFonts w:ascii="Gill Sans MT" w:hAnsi="Gill Sans MT"/>
          <w:lang w:val="en-US"/>
        </w:rPr>
        <w:t xml:space="preserve"> preventative steps are recommended</w:t>
      </w:r>
      <w:r w:rsidRPr="00A01710" w:rsidR="007A03FE">
        <w:rPr>
          <w:rFonts w:ascii="Gill Sans MT" w:hAnsi="Gill Sans MT"/>
          <w:lang w:val="en-US"/>
        </w:rPr>
        <w:t>:</w:t>
      </w:r>
    </w:p>
    <w:p w:rsidRPr="00A01710" w:rsidR="007A03FE" w:rsidP="007D03E4" w:rsidRDefault="007A03FE" w14:paraId="77B1FB7A" w14:textId="350322DA">
      <w:pPr>
        <w:numPr>
          <w:ilvl w:val="1"/>
          <w:numId w:val="12"/>
        </w:numPr>
        <w:tabs>
          <w:tab w:val="left" w:pos="426"/>
        </w:tabs>
        <w:spacing w:after="120" w:line="240" w:lineRule="auto"/>
        <w:ind w:right="49"/>
        <w:jc w:val="both"/>
      </w:pPr>
      <w:r w:rsidRPr="00A01710">
        <w:t xml:space="preserve">Avoid </w:t>
      </w:r>
      <w:r w:rsidRPr="00A01710" w:rsidR="00511D63">
        <w:t>traveling</w:t>
      </w:r>
      <w:r w:rsidRPr="00A01710">
        <w:t xml:space="preserve"> to areas recently impact</w:t>
      </w:r>
      <w:r w:rsidRPr="00A01710" w:rsidR="00511D63">
        <w:t>ed by</w:t>
      </w:r>
      <w:r w:rsidRPr="00A01710">
        <w:t xml:space="preserve"> actions</w:t>
      </w:r>
      <w:r w:rsidRPr="00A01710" w:rsidR="00511D63">
        <w:t xml:space="preserve"> or violence on the part of </w:t>
      </w:r>
      <w:r w:rsidRPr="00A01710">
        <w:t>armed groups.</w:t>
      </w:r>
    </w:p>
    <w:p w:rsidRPr="00A01710" w:rsidR="007A03FE" w:rsidP="007D03E4" w:rsidRDefault="007A03FE" w14:paraId="02097CD9" w14:textId="020C07B1">
      <w:pPr>
        <w:numPr>
          <w:ilvl w:val="1"/>
          <w:numId w:val="12"/>
        </w:numPr>
        <w:spacing w:after="120" w:line="240" w:lineRule="auto"/>
        <w:ind w:right="49"/>
        <w:jc w:val="both"/>
      </w:pPr>
      <w:r w:rsidRPr="00A01710">
        <w:t xml:space="preserve">Avoid </w:t>
      </w:r>
      <w:r w:rsidRPr="00A01710" w:rsidR="00511D63">
        <w:t>to the extent</w:t>
      </w:r>
      <w:r w:rsidRPr="00A01710">
        <w:t xml:space="preserve"> possible, traveling to areas </w:t>
      </w:r>
      <w:r w:rsidRPr="00A01710" w:rsidR="00511D63">
        <w:t>under</w:t>
      </w:r>
      <w:r w:rsidRPr="00A01710">
        <w:t xml:space="preserve"> </w:t>
      </w:r>
      <w:r w:rsidRPr="00A01710" w:rsidR="000C6DFB">
        <w:t>high-security</w:t>
      </w:r>
      <w:r w:rsidRPr="00A01710">
        <w:t xml:space="preserve"> Alert</w:t>
      </w:r>
      <w:r w:rsidRPr="00A01710" w:rsidR="00511D63">
        <w:t xml:space="preserve"> (see Table 2. Alert Status Matrix)</w:t>
      </w:r>
      <w:r w:rsidRPr="00A01710">
        <w:t>.</w:t>
      </w:r>
    </w:p>
    <w:p w:rsidRPr="00A01710" w:rsidR="007A03FE" w:rsidP="007D03E4" w:rsidRDefault="00511D63" w14:paraId="41073852" w14:textId="2578980F">
      <w:pPr>
        <w:numPr>
          <w:ilvl w:val="1"/>
          <w:numId w:val="12"/>
        </w:numPr>
        <w:spacing w:after="120" w:line="240" w:lineRule="auto"/>
        <w:ind w:right="49"/>
        <w:jc w:val="both"/>
      </w:pPr>
      <w:r w:rsidRPr="00A01710">
        <w:t>When possible, i</w:t>
      </w:r>
      <w:r w:rsidRPr="00A01710" w:rsidR="007A03FE">
        <w:t xml:space="preserve">nquire with the contact person </w:t>
      </w:r>
      <w:r w:rsidRPr="00A01710">
        <w:t>in the area</w:t>
      </w:r>
      <w:r w:rsidRPr="00A01710" w:rsidR="007A03FE">
        <w:t xml:space="preserve"> visit</w:t>
      </w:r>
      <w:r w:rsidRPr="00A01710">
        <w:t>ed</w:t>
      </w:r>
      <w:r w:rsidRPr="00A01710" w:rsidR="007A03FE">
        <w:t xml:space="preserve"> </w:t>
      </w:r>
      <w:r w:rsidRPr="00A01710">
        <w:t>regarding</w:t>
      </w:r>
      <w:r w:rsidRPr="00A01710" w:rsidR="007A03FE">
        <w:t xml:space="preserve"> the current situation and </w:t>
      </w:r>
      <w:r w:rsidRPr="00A01710">
        <w:t xml:space="preserve">request </w:t>
      </w:r>
      <w:r w:rsidRPr="00A01710" w:rsidR="007A03FE">
        <w:t>recommendations.</w:t>
      </w:r>
    </w:p>
    <w:p w:rsidRPr="00A01710" w:rsidR="007A03FE" w:rsidP="007D03E4" w:rsidRDefault="00511D63" w14:paraId="4D087111" w14:textId="49855EB8">
      <w:pPr>
        <w:numPr>
          <w:ilvl w:val="1"/>
          <w:numId w:val="12"/>
        </w:numPr>
        <w:spacing w:after="120" w:line="240" w:lineRule="auto"/>
        <w:ind w:right="49"/>
        <w:jc w:val="both"/>
      </w:pPr>
      <w:r w:rsidRPr="00A01710">
        <w:t xml:space="preserve">Have a clear discourse on your reasons for being in the area you find yourself in </w:t>
      </w:r>
      <w:r w:rsidRPr="00A01710" w:rsidR="007A03FE">
        <w:t xml:space="preserve">and </w:t>
      </w:r>
      <w:r w:rsidRPr="00A01710">
        <w:t>a credible</w:t>
      </w:r>
      <w:r w:rsidRPr="00A01710" w:rsidR="007A03FE">
        <w:t xml:space="preserve"> person who can confirm your version.</w:t>
      </w:r>
    </w:p>
    <w:p w:rsidRPr="00A01710" w:rsidR="007A03FE" w:rsidP="007D03E4" w:rsidRDefault="007A03FE" w14:paraId="3D8CA0FF" w14:textId="0FFB5A4B">
      <w:pPr>
        <w:numPr>
          <w:ilvl w:val="1"/>
          <w:numId w:val="12"/>
        </w:numPr>
        <w:spacing w:after="120" w:line="240" w:lineRule="auto"/>
        <w:ind w:right="49"/>
        <w:jc w:val="both"/>
      </w:pPr>
      <w:r w:rsidRPr="00A01710">
        <w:t xml:space="preserve">Do not present yourself as a person </w:t>
      </w:r>
      <w:r w:rsidRPr="00A01710" w:rsidR="00511D63">
        <w:t>as the person in charge</w:t>
      </w:r>
      <w:r w:rsidRPr="00A01710">
        <w:t xml:space="preserve">, </w:t>
      </w:r>
      <w:r w:rsidRPr="00A01710" w:rsidR="00511D63">
        <w:t>portray yourself</w:t>
      </w:r>
      <w:r w:rsidRPr="00A01710">
        <w:t xml:space="preserve"> as a subordinate</w:t>
      </w:r>
      <w:r w:rsidRPr="00A01710" w:rsidR="00511D63">
        <w:t xml:space="preserve"> </w:t>
      </w:r>
      <w:r w:rsidRPr="00A01710">
        <w:t xml:space="preserve">following </w:t>
      </w:r>
      <w:r w:rsidRPr="00A01710" w:rsidR="00511D63">
        <w:t>instruction from a supervisor</w:t>
      </w:r>
      <w:r w:rsidRPr="00A01710">
        <w:t>.</w:t>
      </w:r>
      <w:r w:rsidRPr="00A01710" w:rsidR="00592708">
        <w:t xml:space="preserve"> </w:t>
      </w:r>
      <w:r w:rsidRPr="00A01710">
        <w:t xml:space="preserve">The people who interact with </w:t>
      </w:r>
      <w:r w:rsidRPr="00A01710" w:rsidR="00592708">
        <w:t xml:space="preserve">you should </w:t>
      </w:r>
      <w:r w:rsidRPr="00A01710">
        <w:t>have this same perception, even those closest to you.</w:t>
      </w:r>
    </w:p>
    <w:p w:rsidRPr="00A01710" w:rsidR="007A03FE" w:rsidP="007D03E4" w:rsidRDefault="007A03FE" w14:paraId="57093D96" w14:textId="026631A4">
      <w:pPr>
        <w:numPr>
          <w:ilvl w:val="1"/>
          <w:numId w:val="12"/>
        </w:numPr>
        <w:spacing w:after="120" w:line="240" w:lineRule="auto"/>
        <w:ind w:right="49"/>
        <w:jc w:val="both"/>
      </w:pPr>
      <w:r w:rsidRPr="00A01710">
        <w:t>Keep yourself and</w:t>
      </w:r>
      <w:r w:rsidRPr="00A01710" w:rsidR="00592708">
        <w:t xml:space="preserve"> </w:t>
      </w:r>
      <w:r w:rsidRPr="00A01710">
        <w:t xml:space="preserve">JA low profile. Refer to the </w:t>
      </w:r>
      <w:r w:rsidRPr="00A01710" w:rsidR="00592708">
        <w:t>Activity</w:t>
      </w:r>
      <w:r w:rsidRPr="00A01710">
        <w:t xml:space="preserve"> and not </w:t>
      </w:r>
      <w:r w:rsidRPr="00A01710" w:rsidR="00592708">
        <w:t xml:space="preserve">the </w:t>
      </w:r>
      <w:r w:rsidRPr="00A01710">
        <w:t>company, organization, etc.</w:t>
      </w:r>
    </w:p>
    <w:p w:rsidRPr="00A01710" w:rsidR="007A03FE" w:rsidP="007D03E4" w:rsidRDefault="007A03FE" w14:paraId="188C935D" w14:textId="4A1C7050">
      <w:pPr>
        <w:numPr>
          <w:ilvl w:val="1"/>
          <w:numId w:val="12"/>
        </w:numPr>
        <w:spacing w:after="120" w:line="240" w:lineRule="auto"/>
        <w:ind w:right="49"/>
        <w:jc w:val="both"/>
      </w:pPr>
      <w:r w:rsidRPr="00A01710">
        <w:t xml:space="preserve"> Do not provide third parties with details of </w:t>
      </w:r>
      <w:r w:rsidRPr="00A01710" w:rsidR="00592708">
        <w:t xml:space="preserve">where or who you </w:t>
      </w:r>
      <w:r w:rsidRPr="00A01710">
        <w:t>work</w:t>
      </w:r>
      <w:r w:rsidRPr="00A01710" w:rsidR="00592708">
        <w:t xml:space="preserve"> with</w:t>
      </w:r>
      <w:r w:rsidRPr="00A01710">
        <w:t xml:space="preserve"> (people involved, resources, etc.); try to give th</w:t>
      </w:r>
      <w:r w:rsidRPr="00A01710" w:rsidR="00592708">
        <w:t>e impression</w:t>
      </w:r>
      <w:r w:rsidRPr="00A01710">
        <w:t xml:space="preserve"> that you do not know this information.</w:t>
      </w:r>
    </w:p>
    <w:p w:rsidRPr="00A01710" w:rsidR="0008261A" w:rsidP="007D03E4" w:rsidRDefault="007A03FE" w14:paraId="2D4BE122" w14:textId="19A66473">
      <w:pPr>
        <w:pStyle w:val="ListParagraph"/>
        <w:numPr>
          <w:ilvl w:val="0"/>
          <w:numId w:val="14"/>
        </w:numPr>
        <w:spacing w:after="120"/>
        <w:jc w:val="both"/>
        <w:rPr>
          <w:rFonts w:ascii="Gill Sans MT" w:hAnsi="Gill Sans MT"/>
          <w:lang w:val="en-US"/>
        </w:rPr>
      </w:pPr>
      <w:r w:rsidRPr="00A01710">
        <w:rPr>
          <w:rFonts w:ascii="Gill Sans MT" w:hAnsi="Gill Sans MT"/>
          <w:lang w:val="en-US"/>
        </w:rPr>
        <w:t>Do not defend any political inclination. Any comments you make about can be used against you.</w:t>
      </w:r>
    </w:p>
    <w:p w:rsidRPr="00A01710" w:rsidR="00592708" w:rsidP="007D03E4" w:rsidRDefault="00592708" w14:paraId="1F683C5D" w14:textId="4033D04A">
      <w:pPr>
        <w:pStyle w:val="Heading4"/>
        <w:jc w:val="both"/>
      </w:pPr>
      <w:r w:rsidRPr="00A01710">
        <w:t>Procedures</w:t>
      </w:r>
    </w:p>
    <w:p w:rsidRPr="00A01710" w:rsidR="00592708" w:rsidP="007D03E4" w:rsidRDefault="00592708" w14:paraId="1ECA7A35" w14:textId="0EF485BA">
      <w:pPr>
        <w:spacing w:after="120" w:line="240" w:lineRule="auto"/>
        <w:jc w:val="center"/>
        <w:rPr>
          <w:b/>
          <w:bCs/>
        </w:rPr>
      </w:pPr>
      <w:r w:rsidRPr="00A01710">
        <w:rPr>
          <w:b/>
          <w:bCs/>
        </w:rPr>
        <w:t>Table 9. Procedures for Contact with Armed Groups</w:t>
      </w:r>
    </w:p>
    <w:tbl>
      <w:tblPr>
        <w:tblStyle w:val="TableGrid"/>
        <w:tblW w:w="0" w:type="auto"/>
        <w:tblLook w:val="04A0" w:firstRow="1" w:lastRow="0" w:firstColumn="1" w:lastColumn="0" w:noHBand="0" w:noVBand="1"/>
      </w:tblPr>
      <w:tblGrid>
        <w:gridCol w:w="625"/>
        <w:gridCol w:w="8725"/>
      </w:tblGrid>
      <w:tr w:rsidRPr="00A01710" w:rsidR="00592708" w:rsidTr="00A322E4" w14:paraId="518B1441" w14:textId="77777777">
        <w:trPr>
          <w:trHeight w:val="404"/>
        </w:trPr>
        <w:tc>
          <w:tcPr>
            <w:tcW w:w="9350" w:type="dxa"/>
            <w:gridSpan w:val="2"/>
            <w:shd w:val="clear" w:color="auto" w:fill="6C6463"/>
            <w:vAlign w:val="center"/>
          </w:tcPr>
          <w:p w:rsidRPr="00A01710" w:rsidR="00592708" w:rsidP="007D03E4" w:rsidRDefault="00A322E4" w14:paraId="3152D390" w14:textId="63867F54">
            <w:pPr>
              <w:spacing w:after="120"/>
              <w:contextualSpacing/>
              <w:jc w:val="center"/>
            </w:pPr>
            <w:r w:rsidRPr="00A01710">
              <w:rPr>
                <w:color w:val="FFFFFF" w:themeColor="background1"/>
              </w:rPr>
              <w:t>If you receive third-party</w:t>
            </w:r>
            <w:r w:rsidRPr="00A01710" w:rsidR="00592708">
              <w:rPr>
                <w:color w:val="FFFFFF" w:themeColor="background1"/>
              </w:rPr>
              <w:t xml:space="preserve"> messages </w:t>
            </w:r>
            <w:r w:rsidRPr="00A01710">
              <w:rPr>
                <w:color w:val="FFFFFF" w:themeColor="background1"/>
              </w:rPr>
              <w:t>from</w:t>
            </w:r>
            <w:r w:rsidRPr="00A01710" w:rsidR="00592708">
              <w:rPr>
                <w:color w:val="FFFFFF" w:themeColor="background1"/>
              </w:rPr>
              <w:t xml:space="preserve"> </w:t>
            </w:r>
            <w:r w:rsidRPr="00A01710">
              <w:rPr>
                <w:color w:val="FFFFFF" w:themeColor="background1"/>
              </w:rPr>
              <w:t>armed</w:t>
            </w:r>
            <w:r w:rsidRPr="00A01710" w:rsidR="00592708">
              <w:rPr>
                <w:color w:val="FFFFFF" w:themeColor="background1"/>
              </w:rPr>
              <w:t xml:space="preserve"> groups </w:t>
            </w:r>
            <w:r w:rsidRPr="00A01710">
              <w:rPr>
                <w:color w:val="FFFFFF" w:themeColor="background1"/>
              </w:rPr>
              <w:t>that</w:t>
            </w:r>
            <w:r w:rsidRPr="00A01710" w:rsidR="00592708">
              <w:rPr>
                <w:color w:val="FFFFFF" w:themeColor="background1"/>
              </w:rPr>
              <w:t xml:space="preserve"> want</w:t>
            </w:r>
            <w:r w:rsidRPr="00A01710">
              <w:rPr>
                <w:color w:val="FFFFFF" w:themeColor="background1"/>
              </w:rPr>
              <w:t>/will</w:t>
            </w:r>
            <w:r w:rsidRPr="00A01710" w:rsidR="00592708">
              <w:rPr>
                <w:color w:val="FFFFFF" w:themeColor="background1"/>
              </w:rPr>
              <w:t xml:space="preserve"> meet with you</w:t>
            </w:r>
            <w:r w:rsidRPr="00A01710">
              <w:rPr>
                <w:color w:val="FFFFFF" w:themeColor="background1"/>
              </w:rPr>
              <w:t>:</w:t>
            </w:r>
          </w:p>
        </w:tc>
      </w:tr>
      <w:tr w:rsidRPr="00A01710" w:rsidR="00592708" w:rsidTr="00592708" w14:paraId="61EBE557" w14:textId="77777777">
        <w:tc>
          <w:tcPr>
            <w:tcW w:w="625" w:type="dxa"/>
            <w:shd w:val="clear" w:color="auto" w:fill="CFCDC9"/>
            <w:vAlign w:val="center"/>
          </w:tcPr>
          <w:p w:rsidRPr="00A01710" w:rsidR="00592708" w:rsidP="007D03E4" w:rsidRDefault="00592708" w14:paraId="06D5AD6A" w14:textId="77777777">
            <w:pPr>
              <w:spacing w:after="120"/>
              <w:jc w:val="center"/>
            </w:pPr>
            <w:r w:rsidRPr="00A01710">
              <w:t>1</w:t>
            </w:r>
          </w:p>
        </w:tc>
        <w:tc>
          <w:tcPr>
            <w:tcW w:w="8725" w:type="dxa"/>
          </w:tcPr>
          <w:p w:rsidRPr="00A01710" w:rsidR="00592708" w:rsidP="007D03E4" w:rsidRDefault="00A322E4" w14:paraId="4E6A5FD9" w14:textId="6074B24E">
            <w:pPr>
              <w:spacing w:after="120"/>
              <w:contextualSpacing/>
              <w:jc w:val="both"/>
            </w:pPr>
            <w:r w:rsidRPr="00A01710">
              <w:t>Make it clear to the person who contacts you that you don't have a lot of information and emphasize that you don't make decisions.</w:t>
            </w:r>
          </w:p>
        </w:tc>
      </w:tr>
      <w:tr w:rsidRPr="00A01710" w:rsidR="00592708" w:rsidTr="00592708" w14:paraId="3A765DE5" w14:textId="77777777">
        <w:tc>
          <w:tcPr>
            <w:tcW w:w="625" w:type="dxa"/>
            <w:shd w:val="clear" w:color="auto" w:fill="CFCDC9"/>
            <w:vAlign w:val="center"/>
          </w:tcPr>
          <w:p w:rsidRPr="00A01710" w:rsidR="00592708" w:rsidP="007D03E4" w:rsidRDefault="00592708" w14:paraId="31CA2ED2" w14:textId="77777777">
            <w:pPr>
              <w:spacing w:after="120"/>
              <w:jc w:val="center"/>
            </w:pPr>
            <w:r w:rsidRPr="00A01710">
              <w:t>2</w:t>
            </w:r>
          </w:p>
        </w:tc>
        <w:tc>
          <w:tcPr>
            <w:tcW w:w="8725" w:type="dxa"/>
          </w:tcPr>
          <w:p w:rsidRPr="00A01710" w:rsidR="00592708" w:rsidP="007D03E4" w:rsidRDefault="00A322E4" w14:paraId="3472FD90" w14:textId="272C8C74">
            <w:pPr>
              <w:spacing w:after="120"/>
              <w:jc w:val="both"/>
            </w:pPr>
            <w:r w:rsidRPr="00A01710">
              <w:t>Make it clear that under no circumstances can you leave your area of intervention.</w:t>
            </w:r>
          </w:p>
        </w:tc>
      </w:tr>
      <w:tr w:rsidRPr="00A01710" w:rsidR="00592708" w:rsidTr="00592708" w14:paraId="408C999C" w14:textId="77777777">
        <w:tc>
          <w:tcPr>
            <w:tcW w:w="625" w:type="dxa"/>
            <w:shd w:val="clear" w:color="auto" w:fill="CFCDC9"/>
            <w:vAlign w:val="center"/>
          </w:tcPr>
          <w:p w:rsidRPr="00A01710" w:rsidR="00592708" w:rsidP="007D03E4" w:rsidRDefault="00592708" w14:paraId="69FCF933" w14:textId="77777777">
            <w:pPr>
              <w:spacing w:after="120"/>
              <w:jc w:val="center"/>
            </w:pPr>
            <w:r w:rsidRPr="00A01710">
              <w:t>3</w:t>
            </w:r>
          </w:p>
        </w:tc>
        <w:tc>
          <w:tcPr>
            <w:tcW w:w="8725" w:type="dxa"/>
          </w:tcPr>
          <w:p w:rsidRPr="00A01710" w:rsidR="00592708" w:rsidP="007D03E4" w:rsidRDefault="00A322E4" w14:paraId="28F0FFA8" w14:textId="3679CF65">
            <w:pPr>
              <w:spacing w:after="120"/>
              <w:contextualSpacing/>
              <w:jc w:val="both"/>
            </w:pPr>
            <w:r w:rsidRPr="00A01710">
              <w:t>Be decent (don't take an aggressive or challenging stance) and don't refuse to go outright (do it subtly).</w:t>
            </w:r>
          </w:p>
        </w:tc>
      </w:tr>
      <w:tr w:rsidRPr="00A01710" w:rsidR="00592708" w:rsidTr="00592708" w14:paraId="28BFC8F5" w14:textId="77777777">
        <w:tc>
          <w:tcPr>
            <w:tcW w:w="625" w:type="dxa"/>
            <w:shd w:val="clear" w:color="auto" w:fill="CFCDC9"/>
            <w:vAlign w:val="center"/>
          </w:tcPr>
          <w:p w:rsidRPr="00A01710" w:rsidR="00592708" w:rsidP="007D03E4" w:rsidRDefault="00592708" w14:paraId="6CEDDDBF" w14:textId="77777777">
            <w:pPr>
              <w:spacing w:after="120"/>
              <w:jc w:val="center"/>
            </w:pPr>
            <w:r w:rsidRPr="00A01710">
              <w:t>4</w:t>
            </w:r>
          </w:p>
        </w:tc>
        <w:tc>
          <w:tcPr>
            <w:tcW w:w="8725" w:type="dxa"/>
          </w:tcPr>
          <w:p w:rsidRPr="00A01710" w:rsidR="00592708" w:rsidP="007D03E4" w:rsidRDefault="00A322E4" w14:paraId="7C60CDB0" w14:textId="31DDEAB3">
            <w:pPr>
              <w:spacing w:after="120"/>
              <w:contextualSpacing/>
              <w:jc w:val="both"/>
            </w:pPr>
            <w:r w:rsidRPr="00A01710">
              <w:t>Report any incident to the security center and SC and await instructions.</w:t>
            </w:r>
          </w:p>
        </w:tc>
      </w:tr>
      <w:tr w:rsidRPr="00A01710" w:rsidR="003B3BC5" w:rsidTr="003B3BC5" w14:paraId="3461CE24" w14:textId="77777777">
        <w:tc>
          <w:tcPr>
            <w:tcW w:w="9350" w:type="dxa"/>
            <w:gridSpan w:val="2"/>
            <w:shd w:val="clear" w:color="auto" w:fill="6C6463"/>
            <w:vAlign w:val="center"/>
          </w:tcPr>
          <w:p w:rsidRPr="00A01710" w:rsidR="003B3BC5" w:rsidP="007D03E4" w:rsidRDefault="003B3BC5" w14:paraId="4AD6FAD6" w14:textId="437DFDA2">
            <w:pPr>
              <w:spacing w:after="120"/>
              <w:contextualSpacing/>
              <w:jc w:val="center"/>
            </w:pPr>
            <w:r w:rsidRPr="00A01710">
              <w:rPr>
                <w:color w:val="FFFFFF" w:themeColor="background1"/>
              </w:rPr>
              <w:t>If you are forced to go with an armed group:</w:t>
            </w:r>
          </w:p>
        </w:tc>
      </w:tr>
      <w:tr w:rsidRPr="00A01710" w:rsidR="003B3BC5" w:rsidTr="004E0D41" w14:paraId="2375EEC7" w14:textId="77777777">
        <w:tc>
          <w:tcPr>
            <w:tcW w:w="625" w:type="dxa"/>
            <w:shd w:val="clear" w:color="auto" w:fill="CFCDC9"/>
            <w:vAlign w:val="center"/>
          </w:tcPr>
          <w:p w:rsidRPr="00A01710" w:rsidR="003B3BC5" w:rsidP="007D03E4" w:rsidRDefault="003B3BC5" w14:paraId="3B460030" w14:textId="08579E2A">
            <w:pPr>
              <w:spacing w:after="120"/>
              <w:jc w:val="center"/>
            </w:pPr>
            <w:r w:rsidRPr="00A01710">
              <w:t>1</w:t>
            </w:r>
          </w:p>
        </w:tc>
        <w:tc>
          <w:tcPr>
            <w:tcW w:w="8725" w:type="dxa"/>
          </w:tcPr>
          <w:p w:rsidRPr="00A01710" w:rsidR="003B3BC5" w:rsidP="007D03E4" w:rsidRDefault="003B3BC5" w14:paraId="07820E94" w14:textId="799DE788">
            <w:pPr>
              <w:spacing w:after="120"/>
              <w:contextualSpacing/>
              <w:jc w:val="both"/>
            </w:pPr>
            <w:r w:rsidRPr="00A01710">
              <w:t xml:space="preserve">Do not resist, try to </w:t>
            </w:r>
            <w:r w:rsidRPr="00A01710" w:rsidR="000C6DFB">
              <w:t>negotiate,</w:t>
            </w:r>
            <w:r w:rsidRPr="00A01710">
              <w:t xml:space="preserve"> or lead them to a safe place (office, hotel, etc.).</w:t>
            </w:r>
          </w:p>
        </w:tc>
      </w:tr>
      <w:tr w:rsidRPr="00A01710" w:rsidR="003B3BC5" w:rsidTr="004E0D41" w14:paraId="6DCCBA9E" w14:textId="77777777">
        <w:tc>
          <w:tcPr>
            <w:tcW w:w="625" w:type="dxa"/>
            <w:shd w:val="clear" w:color="auto" w:fill="CFCDC9"/>
            <w:vAlign w:val="center"/>
          </w:tcPr>
          <w:p w:rsidRPr="00A01710" w:rsidR="003B3BC5" w:rsidP="007D03E4" w:rsidRDefault="003B3BC5" w14:paraId="30989F33" w14:textId="613731D6">
            <w:pPr>
              <w:spacing w:after="120"/>
              <w:jc w:val="center"/>
            </w:pPr>
            <w:r w:rsidRPr="00A01710">
              <w:t>2</w:t>
            </w:r>
          </w:p>
        </w:tc>
        <w:tc>
          <w:tcPr>
            <w:tcW w:w="8725" w:type="dxa"/>
          </w:tcPr>
          <w:p w:rsidRPr="00A01710" w:rsidR="003B3BC5" w:rsidP="007D03E4" w:rsidRDefault="003B3BC5" w14:paraId="6A202232" w14:textId="35633FE2">
            <w:pPr>
              <w:spacing w:after="120"/>
              <w:contextualSpacing/>
              <w:jc w:val="both"/>
            </w:pPr>
            <w:r w:rsidRPr="00A01710">
              <w:t>Listen carefully to questions and try to answer according to the criteria mentioned above (you are not the one who decides). Be clear that you cannot make decisions and that you must report everything to a supervisor.</w:t>
            </w:r>
          </w:p>
        </w:tc>
      </w:tr>
      <w:tr w:rsidRPr="00A01710" w:rsidR="004E0D41" w:rsidTr="004E0D41" w14:paraId="0A5953B7" w14:textId="77777777">
        <w:tc>
          <w:tcPr>
            <w:tcW w:w="625" w:type="dxa"/>
            <w:shd w:val="clear" w:color="auto" w:fill="CFCDC9"/>
            <w:vAlign w:val="center"/>
          </w:tcPr>
          <w:p w:rsidRPr="00A01710" w:rsidR="004E0D41" w:rsidP="007D03E4" w:rsidRDefault="004E0D41" w14:paraId="1E667AE6" w14:textId="1FED5A4A">
            <w:pPr>
              <w:spacing w:after="120"/>
              <w:jc w:val="center"/>
            </w:pPr>
            <w:r w:rsidRPr="00A01710">
              <w:t>3</w:t>
            </w:r>
          </w:p>
        </w:tc>
        <w:tc>
          <w:tcPr>
            <w:tcW w:w="8725" w:type="dxa"/>
          </w:tcPr>
          <w:p w:rsidRPr="00A01710" w:rsidR="004E0D41" w:rsidP="007D03E4" w:rsidRDefault="004E0D41" w14:paraId="5C858C04" w14:textId="058B153E">
            <w:pPr>
              <w:spacing w:after="120"/>
              <w:contextualSpacing/>
              <w:jc w:val="both"/>
            </w:pPr>
            <w:r w:rsidRPr="00A01710">
              <w:t>If you are asked to elaborate on the Activity, emphasize the ongoing social work or that which will be implemented.</w:t>
            </w:r>
          </w:p>
        </w:tc>
      </w:tr>
      <w:tr w:rsidRPr="00A01710" w:rsidR="004E0D41" w:rsidTr="004E0D41" w14:paraId="360C9EE6" w14:textId="77777777">
        <w:tc>
          <w:tcPr>
            <w:tcW w:w="625" w:type="dxa"/>
            <w:shd w:val="clear" w:color="auto" w:fill="CFCDC9"/>
            <w:vAlign w:val="center"/>
          </w:tcPr>
          <w:p w:rsidRPr="00A01710" w:rsidR="004E0D41" w:rsidP="007D03E4" w:rsidRDefault="004E0D41" w14:paraId="55728B43" w14:textId="533FD41C">
            <w:pPr>
              <w:spacing w:after="120"/>
              <w:jc w:val="center"/>
            </w:pPr>
            <w:r w:rsidRPr="00A01710">
              <w:t>4</w:t>
            </w:r>
          </w:p>
        </w:tc>
        <w:tc>
          <w:tcPr>
            <w:tcW w:w="8725" w:type="dxa"/>
          </w:tcPr>
          <w:p w:rsidRPr="00A01710" w:rsidR="004E0D41" w:rsidP="007D03E4" w:rsidRDefault="004E0D41" w14:paraId="26556B93" w14:textId="684D959F">
            <w:pPr>
              <w:spacing w:after="120"/>
              <w:contextualSpacing/>
              <w:jc w:val="both"/>
            </w:pPr>
            <w:r w:rsidRPr="00A01710">
              <w:t>Do not make any kind of commitments or promises, confirm that you will deliver any messages to your supervisors.</w:t>
            </w:r>
          </w:p>
        </w:tc>
      </w:tr>
    </w:tbl>
    <w:p w:rsidRPr="00A01710" w:rsidR="00592708" w:rsidP="007D03E4" w:rsidRDefault="00592708" w14:paraId="137DBBCE" w14:textId="0371F139">
      <w:pPr>
        <w:spacing w:after="120" w:line="240" w:lineRule="auto"/>
        <w:jc w:val="both"/>
      </w:pPr>
    </w:p>
    <w:p w:rsidRPr="00A01710" w:rsidR="004E0D41" w:rsidP="007D03E4" w:rsidRDefault="004E0D41" w14:paraId="453FBFDE" w14:textId="7A949875">
      <w:pPr>
        <w:pStyle w:val="Heading3"/>
        <w:jc w:val="both"/>
      </w:pPr>
      <w:bookmarkStart w:name="_Toc105496768" w:id="25"/>
      <w:r w:rsidRPr="00A01710">
        <w:t>Illegal Checkpoints</w:t>
      </w:r>
      <w:bookmarkEnd w:id="25"/>
    </w:p>
    <w:p w:rsidRPr="00A01710" w:rsidR="004E0D41" w:rsidP="007D03E4" w:rsidRDefault="004E0D41" w14:paraId="69820063" w14:textId="53126455">
      <w:pPr>
        <w:pStyle w:val="Heading4"/>
        <w:jc w:val="both"/>
      </w:pPr>
      <w:r w:rsidRPr="00A01710">
        <w:t>Preventative Measures</w:t>
      </w:r>
    </w:p>
    <w:p w:rsidRPr="00A01710" w:rsidR="000C6DFB" w:rsidP="007D03E4" w:rsidRDefault="000C6DFB" w14:paraId="29879FDE" w14:textId="3A4AAACE">
      <w:pPr>
        <w:pStyle w:val="ListParagraph"/>
        <w:numPr>
          <w:ilvl w:val="0"/>
          <w:numId w:val="15"/>
        </w:numPr>
        <w:tabs>
          <w:tab w:val="left" w:pos="426"/>
        </w:tabs>
        <w:spacing w:after="120"/>
        <w:ind w:right="49"/>
        <w:jc w:val="both"/>
        <w:rPr>
          <w:rFonts w:ascii="Gill Sans MT" w:hAnsi="Gill Sans MT" w:eastAsia="Calibri"/>
          <w:lang w:val="en-US"/>
        </w:rPr>
      </w:pPr>
      <w:r w:rsidRPr="00A01710">
        <w:rPr>
          <w:rFonts w:ascii="Gill Sans MT" w:hAnsi="Gill Sans MT"/>
          <w:lang w:val="en-US"/>
        </w:rPr>
        <w:t>Be attentive to any variations in regular</w:t>
      </w:r>
      <w:r w:rsidRPr="00A01710" w:rsidR="00FF129B">
        <w:rPr>
          <w:rFonts w:ascii="Gill Sans MT" w:hAnsi="Gill Sans MT"/>
          <w:lang w:val="en-US"/>
        </w:rPr>
        <w:t xml:space="preserve"> routes or</w:t>
      </w:r>
      <w:r w:rsidRPr="00A01710">
        <w:rPr>
          <w:rFonts w:ascii="Gill Sans MT" w:hAnsi="Gill Sans MT"/>
          <w:lang w:val="en-US"/>
        </w:rPr>
        <w:t xml:space="preserve"> checkpoints when traveling by land or river.</w:t>
      </w:r>
    </w:p>
    <w:p w:rsidRPr="00A01710" w:rsidR="000C6DFB" w:rsidP="007D03E4" w:rsidRDefault="00FF129B" w14:paraId="530CC2C4" w14:textId="589C38C0">
      <w:pPr>
        <w:pStyle w:val="ListParagraph"/>
        <w:numPr>
          <w:ilvl w:val="0"/>
          <w:numId w:val="15"/>
        </w:numPr>
        <w:tabs>
          <w:tab w:val="left" w:pos="426"/>
        </w:tabs>
        <w:spacing w:after="120"/>
        <w:ind w:right="49"/>
        <w:jc w:val="both"/>
        <w:rPr>
          <w:rFonts w:ascii="Gill Sans MT" w:hAnsi="Gill Sans MT"/>
          <w:lang w:val="en-US"/>
        </w:rPr>
      </w:pPr>
      <w:r w:rsidRPr="00A01710">
        <w:rPr>
          <w:rFonts w:ascii="Gill Sans MT" w:hAnsi="Gill Sans MT"/>
          <w:lang w:val="en-US"/>
        </w:rPr>
        <w:t>I</w:t>
      </w:r>
      <w:r w:rsidRPr="00A01710" w:rsidR="000C6DFB">
        <w:rPr>
          <w:rFonts w:ascii="Gill Sans MT" w:hAnsi="Gill Sans MT"/>
          <w:lang w:val="en-US"/>
        </w:rPr>
        <w:t>f there is no</w:t>
      </w:r>
      <w:r w:rsidRPr="00A01710">
        <w:rPr>
          <w:rFonts w:ascii="Gill Sans MT" w:hAnsi="Gill Sans MT"/>
          <w:lang w:val="en-US"/>
        </w:rPr>
        <w:t xml:space="preserve"> vehicular</w:t>
      </w:r>
      <w:r w:rsidRPr="00A01710" w:rsidR="00D65EFB">
        <w:rPr>
          <w:rFonts w:ascii="Gill Sans MT" w:hAnsi="Gill Sans MT"/>
          <w:lang w:val="en-US"/>
        </w:rPr>
        <w:t>/vessel</w:t>
      </w:r>
      <w:r w:rsidRPr="00A01710">
        <w:rPr>
          <w:rFonts w:ascii="Gill Sans MT" w:hAnsi="Gill Sans MT"/>
          <w:lang w:val="en-US"/>
        </w:rPr>
        <w:t xml:space="preserve"> movement coming from the opposite </w:t>
      </w:r>
      <w:r w:rsidRPr="00A01710" w:rsidR="000C6DFB">
        <w:rPr>
          <w:rFonts w:ascii="Gill Sans MT" w:hAnsi="Gill Sans MT"/>
          <w:lang w:val="en-US"/>
        </w:rPr>
        <w:t>direction</w:t>
      </w:r>
      <w:r w:rsidRPr="00A01710">
        <w:rPr>
          <w:rFonts w:ascii="Gill Sans MT" w:hAnsi="Gill Sans MT"/>
          <w:lang w:val="en-US"/>
        </w:rPr>
        <w:t xml:space="preserve"> at times when traffic is expected, check for:</w:t>
      </w:r>
    </w:p>
    <w:p w:rsidRPr="00A01710" w:rsidR="00FF129B" w:rsidP="007D03E4" w:rsidRDefault="00FF129B" w14:paraId="20262941" w14:textId="60DF5453">
      <w:pPr>
        <w:pStyle w:val="ListParagraph"/>
        <w:numPr>
          <w:ilvl w:val="0"/>
          <w:numId w:val="14"/>
        </w:numPr>
        <w:tabs>
          <w:tab w:val="left" w:pos="426"/>
        </w:tabs>
        <w:spacing w:after="120"/>
        <w:ind w:right="49"/>
        <w:jc w:val="both"/>
        <w:rPr>
          <w:rFonts w:ascii="Gill Sans MT" w:hAnsi="Gill Sans MT"/>
          <w:lang w:val="en-US"/>
        </w:rPr>
      </w:pPr>
      <w:r w:rsidRPr="00A01710">
        <w:rPr>
          <w:rFonts w:ascii="Gill Sans MT" w:hAnsi="Gill Sans MT"/>
          <w:lang w:val="en-US"/>
        </w:rPr>
        <w:t>An atypical traffic jam for a rural area.</w:t>
      </w:r>
    </w:p>
    <w:p w:rsidRPr="00A01710" w:rsidR="00FF129B" w:rsidP="007D03E4" w:rsidRDefault="00FF129B" w14:paraId="72B2DB53" w14:textId="068A7800">
      <w:pPr>
        <w:pStyle w:val="ListParagraph"/>
        <w:numPr>
          <w:ilvl w:val="0"/>
          <w:numId w:val="14"/>
        </w:numPr>
        <w:tabs>
          <w:tab w:val="left" w:pos="426"/>
        </w:tabs>
        <w:spacing w:after="120"/>
        <w:ind w:right="49"/>
        <w:jc w:val="both"/>
        <w:rPr>
          <w:rFonts w:ascii="Gill Sans MT" w:hAnsi="Gill Sans MT"/>
          <w:lang w:val="en-US"/>
        </w:rPr>
      </w:pPr>
      <w:r w:rsidRPr="00A01710">
        <w:rPr>
          <w:rFonts w:ascii="Gill Sans MT" w:hAnsi="Gill Sans MT"/>
          <w:lang w:val="en-US"/>
        </w:rPr>
        <w:t xml:space="preserve">Armed </w:t>
      </w:r>
      <w:r w:rsidRPr="00A01710" w:rsidR="006E3170">
        <w:rPr>
          <w:rFonts w:ascii="Gill Sans MT" w:hAnsi="Gill Sans MT"/>
          <w:lang w:val="en-US"/>
        </w:rPr>
        <w:t>persons</w:t>
      </w:r>
      <w:r w:rsidRPr="00A01710">
        <w:rPr>
          <w:rFonts w:ascii="Gill Sans MT" w:hAnsi="Gill Sans MT"/>
          <w:lang w:val="en-US"/>
        </w:rPr>
        <w:t xml:space="preserve"> signaling to stop</w:t>
      </w:r>
      <w:r w:rsidRPr="00A01710" w:rsidR="006E3170">
        <w:rPr>
          <w:rFonts w:ascii="Gill Sans MT" w:hAnsi="Gill Sans MT"/>
          <w:lang w:val="en-US"/>
        </w:rPr>
        <w:t xml:space="preserve"> traveling</w:t>
      </w:r>
      <w:r w:rsidRPr="00A01710">
        <w:rPr>
          <w:rFonts w:ascii="Gill Sans MT" w:hAnsi="Gill Sans MT"/>
          <w:lang w:val="en-US"/>
        </w:rPr>
        <w:t>.</w:t>
      </w:r>
    </w:p>
    <w:p w:rsidRPr="00A01710" w:rsidR="006E3170" w:rsidP="007D03E4" w:rsidRDefault="006E3170" w14:paraId="4C2B59BB" w14:textId="344C6FAE">
      <w:pPr>
        <w:pStyle w:val="ListParagraph"/>
        <w:numPr>
          <w:ilvl w:val="0"/>
          <w:numId w:val="14"/>
        </w:numPr>
        <w:tabs>
          <w:tab w:val="left" w:pos="426"/>
        </w:tabs>
        <w:spacing w:after="120"/>
        <w:ind w:right="49"/>
        <w:jc w:val="both"/>
        <w:rPr>
          <w:rFonts w:ascii="Gill Sans MT" w:hAnsi="Gill Sans MT"/>
          <w:lang w:val="en-US"/>
        </w:rPr>
      </w:pPr>
      <w:r w:rsidRPr="00A01710">
        <w:rPr>
          <w:rFonts w:ascii="Gill Sans MT" w:hAnsi="Gill Sans MT"/>
          <w:lang w:val="en-US"/>
        </w:rPr>
        <w:t xml:space="preserve">Armed persons without military distinctions on the side of the road or riverway. </w:t>
      </w:r>
    </w:p>
    <w:p w:rsidRPr="00A01710" w:rsidR="006E3170" w:rsidP="007D03E4" w:rsidRDefault="006E3170" w14:paraId="7365321C" w14:textId="7CBB9D3F">
      <w:pPr>
        <w:pStyle w:val="ListParagraph"/>
        <w:numPr>
          <w:ilvl w:val="1"/>
          <w:numId w:val="17"/>
        </w:numPr>
        <w:tabs>
          <w:tab w:val="left" w:pos="426"/>
        </w:tabs>
        <w:spacing w:after="120"/>
        <w:ind w:right="49"/>
        <w:jc w:val="both"/>
        <w:rPr>
          <w:rFonts w:ascii="Gill Sans MT" w:hAnsi="Gill Sans MT"/>
          <w:lang w:val="en-US"/>
        </w:rPr>
      </w:pPr>
      <w:r w:rsidRPr="00A01710">
        <w:rPr>
          <w:rFonts w:ascii="Gill Sans MT" w:hAnsi="Gill Sans MT" w:eastAsia="Open Sans"/>
          <w:lang w:val="en-US"/>
        </w:rPr>
        <w:t>Vehicles</w:t>
      </w:r>
      <w:r w:rsidRPr="00A01710" w:rsidR="00D65EFB">
        <w:rPr>
          <w:rFonts w:ascii="Gill Sans MT" w:hAnsi="Gill Sans MT" w:eastAsia="Open Sans"/>
          <w:lang w:val="en-US"/>
        </w:rPr>
        <w:t>/vessels</w:t>
      </w:r>
      <w:r w:rsidRPr="00A01710">
        <w:rPr>
          <w:rFonts w:ascii="Gill Sans MT" w:hAnsi="Gill Sans MT" w:eastAsia="Open Sans"/>
          <w:lang w:val="en-US"/>
        </w:rPr>
        <w:t xml:space="preserve"> traveling in the opposite direction flashing lights or honking horns, etc.</w:t>
      </w:r>
    </w:p>
    <w:p w:rsidRPr="00A01710" w:rsidR="006E3170" w:rsidP="007D03E4" w:rsidRDefault="006E3170" w14:paraId="65338217" w14:textId="65BF0E98">
      <w:pPr>
        <w:numPr>
          <w:ilvl w:val="0"/>
          <w:numId w:val="16"/>
        </w:numPr>
        <w:tabs>
          <w:tab w:val="left" w:pos="426"/>
        </w:tabs>
        <w:spacing w:after="120" w:line="240" w:lineRule="auto"/>
        <w:ind w:right="49"/>
        <w:jc w:val="both"/>
      </w:pPr>
      <w:r w:rsidRPr="00A01710">
        <w:t>Follow the safe travel procedures in this document. Inform the SC in a timely manner regarding your travel itinerary and its details.</w:t>
      </w:r>
    </w:p>
    <w:p w:rsidRPr="00A01710" w:rsidR="006E3170" w:rsidP="007D03E4" w:rsidRDefault="006E3170" w14:paraId="0412A12C" w14:textId="7C782FAB">
      <w:pPr>
        <w:numPr>
          <w:ilvl w:val="0"/>
          <w:numId w:val="16"/>
        </w:numPr>
        <w:spacing w:after="120" w:line="240" w:lineRule="auto"/>
        <w:ind w:right="49"/>
        <w:jc w:val="both"/>
      </w:pPr>
      <w:r w:rsidRPr="00A01710">
        <w:t>Keep emergency numbers registered in your phone (Pilgrim Operations Center, SC, etc.).</w:t>
      </w:r>
    </w:p>
    <w:p w:rsidRPr="00A01710" w:rsidR="00D65EFB" w:rsidP="007D03E4" w:rsidRDefault="006E3170" w14:paraId="30AF764A" w14:textId="58D3E82B">
      <w:pPr>
        <w:numPr>
          <w:ilvl w:val="0"/>
          <w:numId w:val="16"/>
        </w:numPr>
        <w:spacing w:after="120" w:line="240" w:lineRule="auto"/>
        <w:ind w:right="49"/>
        <w:jc w:val="both"/>
      </w:pPr>
      <w:r w:rsidRPr="00A01710">
        <w:t xml:space="preserve">Carefully review </w:t>
      </w:r>
      <w:r w:rsidRPr="00A01710" w:rsidR="006023EF">
        <w:t xml:space="preserve">and secure </w:t>
      </w:r>
      <w:r w:rsidRPr="00A01710">
        <w:t xml:space="preserve">the information you </w:t>
      </w:r>
      <w:r w:rsidRPr="00A01710" w:rsidR="00D65EFB">
        <w:t>carry</w:t>
      </w:r>
      <w:r w:rsidRPr="00A01710">
        <w:t xml:space="preserve"> during your trip</w:t>
      </w:r>
      <w:r w:rsidRPr="00A01710" w:rsidR="006023EF">
        <w:t xml:space="preserve"> </w:t>
      </w:r>
      <w:r w:rsidRPr="00A01710">
        <w:t xml:space="preserve">to prevent it from </w:t>
      </w:r>
      <w:r w:rsidRPr="00A01710" w:rsidR="006023EF">
        <w:t xml:space="preserve">being </w:t>
      </w:r>
      <w:r w:rsidRPr="00A01710">
        <w:t>expos</w:t>
      </w:r>
      <w:r w:rsidRPr="00A01710" w:rsidR="006023EF">
        <w:t>ed</w:t>
      </w:r>
      <w:r w:rsidRPr="00A01710" w:rsidR="00D65EFB">
        <w:t xml:space="preserve"> to avoid elevating your level of </w:t>
      </w:r>
      <w:r w:rsidRPr="00A01710">
        <w:t>risk</w:t>
      </w:r>
      <w:r w:rsidRPr="00A01710" w:rsidR="00D65EFB">
        <w:t>.</w:t>
      </w:r>
    </w:p>
    <w:p w:rsidR="00E47989" w:rsidP="007D03E4" w:rsidRDefault="00E47989" w14:paraId="4619F77E" w14:textId="77777777">
      <w:pPr>
        <w:pStyle w:val="Heading4"/>
        <w:jc w:val="both"/>
      </w:pPr>
    </w:p>
    <w:p w:rsidRPr="00A01710" w:rsidR="00D65EFB" w:rsidP="007D03E4" w:rsidRDefault="00D65EFB" w14:paraId="0DD4761F" w14:textId="270A02CB">
      <w:pPr>
        <w:pStyle w:val="Heading4"/>
        <w:jc w:val="both"/>
      </w:pPr>
      <w:r w:rsidRPr="00A01710">
        <w:t>Procedures</w:t>
      </w:r>
    </w:p>
    <w:p w:rsidRPr="00A01710" w:rsidR="00D65EFB" w:rsidP="007D03E4" w:rsidRDefault="00D65EFB" w14:paraId="71F3CF5D" w14:textId="473A7A4C">
      <w:pPr>
        <w:spacing w:after="120" w:line="240" w:lineRule="auto"/>
        <w:jc w:val="center"/>
        <w:rPr>
          <w:b/>
          <w:bCs/>
        </w:rPr>
      </w:pPr>
      <w:r w:rsidRPr="00A01710">
        <w:rPr>
          <w:b/>
          <w:bCs/>
        </w:rPr>
        <w:t>Table 10. Illegal Checkpoint Procedures</w:t>
      </w:r>
    </w:p>
    <w:tbl>
      <w:tblPr>
        <w:tblStyle w:val="TableGrid"/>
        <w:tblW w:w="0" w:type="auto"/>
        <w:tblLook w:val="04A0" w:firstRow="1" w:lastRow="0" w:firstColumn="1" w:lastColumn="0" w:noHBand="0" w:noVBand="1"/>
      </w:tblPr>
      <w:tblGrid>
        <w:gridCol w:w="625"/>
        <w:gridCol w:w="8725"/>
      </w:tblGrid>
      <w:tr w:rsidRPr="00A01710" w:rsidR="00D65EFB" w:rsidTr="00200DD8" w14:paraId="40702922" w14:textId="77777777">
        <w:tc>
          <w:tcPr>
            <w:tcW w:w="625" w:type="dxa"/>
            <w:shd w:val="clear" w:color="auto" w:fill="6C6463"/>
            <w:vAlign w:val="center"/>
          </w:tcPr>
          <w:p w:rsidRPr="00A01710" w:rsidR="00D65EFB" w:rsidP="007D03E4" w:rsidRDefault="00D65EFB" w14:paraId="7E95EC37" w14:textId="77777777">
            <w:pPr>
              <w:spacing w:after="120"/>
              <w:jc w:val="center"/>
              <w:rPr>
                <w:color w:val="FFFFFF" w:themeColor="background1"/>
              </w:rPr>
            </w:pPr>
            <w:r w:rsidRPr="00A01710">
              <w:rPr>
                <w:color w:val="FFFFFF" w:themeColor="background1"/>
              </w:rPr>
              <w:t>1</w:t>
            </w:r>
          </w:p>
        </w:tc>
        <w:tc>
          <w:tcPr>
            <w:tcW w:w="8725" w:type="dxa"/>
          </w:tcPr>
          <w:p w:rsidRPr="00A01710" w:rsidR="00D65EFB" w:rsidP="007D03E4" w:rsidRDefault="00D65EFB" w14:paraId="5893FD7A" w14:textId="531F65E6">
            <w:pPr>
              <w:spacing w:after="120"/>
              <w:contextualSpacing/>
              <w:jc w:val="both"/>
            </w:pPr>
            <w:r w:rsidRPr="00A01710">
              <w:t>Obey signals to stop the vehicle/vessel.</w:t>
            </w:r>
          </w:p>
        </w:tc>
      </w:tr>
      <w:tr w:rsidRPr="00A01710" w:rsidR="00D65EFB" w:rsidTr="00200DD8" w14:paraId="671DCC81" w14:textId="77777777">
        <w:tc>
          <w:tcPr>
            <w:tcW w:w="625" w:type="dxa"/>
            <w:shd w:val="clear" w:color="auto" w:fill="6C6463"/>
            <w:vAlign w:val="center"/>
          </w:tcPr>
          <w:p w:rsidRPr="00A01710" w:rsidR="00D65EFB" w:rsidP="007D03E4" w:rsidRDefault="00D65EFB" w14:paraId="29E6C1D6" w14:textId="77777777">
            <w:pPr>
              <w:spacing w:after="120"/>
              <w:jc w:val="center"/>
              <w:rPr>
                <w:color w:val="FFFFFF" w:themeColor="background1"/>
              </w:rPr>
            </w:pPr>
            <w:r w:rsidRPr="00A01710">
              <w:rPr>
                <w:color w:val="FFFFFF" w:themeColor="background1"/>
              </w:rPr>
              <w:t>2</w:t>
            </w:r>
          </w:p>
        </w:tc>
        <w:tc>
          <w:tcPr>
            <w:tcW w:w="8725" w:type="dxa"/>
          </w:tcPr>
          <w:p w:rsidRPr="00A01710" w:rsidR="00D65EFB" w:rsidP="007D03E4" w:rsidRDefault="00D65EFB" w14:paraId="14A70955" w14:textId="4BCB0131">
            <w:pPr>
              <w:spacing w:after="120"/>
              <w:contextualSpacing/>
              <w:jc w:val="both"/>
            </w:pPr>
            <w:r w:rsidRPr="00A01710">
              <w:t>Do not ignore signs of risk for you or your companions. The risk of an attack (shots) is very high in this situation.</w:t>
            </w:r>
          </w:p>
        </w:tc>
      </w:tr>
      <w:tr w:rsidRPr="00A01710" w:rsidR="00D65EFB" w:rsidTr="00200DD8" w14:paraId="488EAD2F" w14:textId="77777777">
        <w:tc>
          <w:tcPr>
            <w:tcW w:w="625" w:type="dxa"/>
            <w:shd w:val="clear" w:color="auto" w:fill="6C6463"/>
            <w:vAlign w:val="center"/>
          </w:tcPr>
          <w:p w:rsidRPr="00A01710" w:rsidR="00D65EFB" w:rsidP="007D03E4" w:rsidRDefault="00D65EFB" w14:paraId="7D3B6DC4" w14:textId="77777777">
            <w:pPr>
              <w:spacing w:after="120"/>
              <w:jc w:val="center"/>
              <w:rPr>
                <w:color w:val="FFFFFF" w:themeColor="background1"/>
              </w:rPr>
            </w:pPr>
            <w:r w:rsidRPr="00A01710">
              <w:rPr>
                <w:color w:val="FFFFFF" w:themeColor="background1"/>
              </w:rPr>
              <w:t>3</w:t>
            </w:r>
          </w:p>
        </w:tc>
        <w:tc>
          <w:tcPr>
            <w:tcW w:w="8725" w:type="dxa"/>
          </w:tcPr>
          <w:p w:rsidRPr="00A01710" w:rsidR="00D65EFB" w:rsidP="007D03E4" w:rsidRDefault="00D65EFB" w14:paraId="6BEEF089" w14:textId="3A088076">
            <w:pPr>
              <w:spacing w:after="120"/>
              <w:contextualSpacing/>
              <w:jc w:val="both"/>
            </w:pPr>
            <w:r w:rsidRPr="00A01710">
              <w:t>If you can use some type of communication without increasing your risk level, do so (use the security/emergency code).</w:t>
            </w:r>
          </w:p>
        </w:tc>
      </w:tr>
      <w:tr w:rsidRPr="00A01710" w:rsidR="00D65EFB" w:rsidTr="00200DD8" w14:paraId="2245A828" w14:textId="77777777">
        <w:tc>
          <w:tcPr>
            <w:tcW w:w="625" w:type="dxa"/>
            <w:shd w:val="clear" w:color="auto" w:fill="6C6463"/>
            <w:vAlign w:val="center"/>
          </w:tcPr>
          <w:p w:rsidRPr="00A01710" w:rsidR="00D65EFB" w:rsidP="007D03E4" w:rsidRDefault="00D65EFB" w14:paraId="2496AFD4" w14:textId="77777777">
            <w:pPr>
              <w:spacing w:after="120"/>
              <w:jc w:val="center"/>
              <w:rPr>
                <w:color w:val="FFFFFF" w:themeColor="background1"/>
              </w:rPr>
            </w:pPr>
            <w:r w:rsidRPr="00A01710">
              <w:rPr>
                <w:color w:val="FFFFFF" w:themeColor="background1"/>
              </w:rPr>
              <w:t>4</w:t>
            </w:r>
          </w:p>
        </w:tc>
        <w:tc>
          <w:tcPr>
            <w:tcW w:w="8725" w:type="dxa"/>
          </w:tcPr>
          <w:p w:rsidRPr="00A01710" w:rsidR="00D65EFB" w:rsidP="007D03E4" w:rsidRDefault="00D65EFB" w14:paraId="43E423FE" w14:textId="427B94EE">
            <w:pPr>
              <w:spacing w:after="120"/>
              <w:contextualSpacing/>
              <w:jc w:val="both"/>
            </w:pPr>
            <w:r w:rsidRPr="00A01710">
              <w:t>Act normal and keep calm. Control your nerves to the fullest. It is important not to heighten the emotional response of those traveling with you.</w:t>
            </w:r>
          </w:p>
        </w:tc>
      </w:tr>
      <w:tr w:rsidRPr="00A01710" w:rsidR="00D65EFB" w:rsidTr="00200DD8" w14:paraId="44547C3A" w14:textId="77777777">
        <w:tc>
          <w:tcPr>
            <w:tcW w:w="625" w:type="dxa"/>
            <w:shd w:val="clear" w:color="auto" w:fill="6C6463"/>
            <w:vAlign w:val="center"/>
          </w:tcPr>
          <w:p w:rsidRPr="00A01710" w:rsidR="00D65EFB" w:rsidP="007D03E4" w:rsidRDefault="00D65EFB" w14:paraId="6550DB0C" w14:textId="77777777">
            <w:pPr>
              <w:spacing w:after="120"/>
              <w:jc w:val="center"/>
              <w:rPr>
                <w:color w:val="FFFFFF" w:themeColor="background1"/>
              </w:rPr>
            </w:pPr>
            <w:r w:rsidRPr="00A01710">
              <w:rPr>
                <w:color w:val="FFFFFF" w:themeColor="background1"/>
              </w:rPr>
              <w:t>5</w:t>
            </w:r>
          </w:p>
        </w:tc>
        <w:tc>
          <w:tcPr>
            <w:tcW w:w="8725" w:type="dxa"/>
          </w:tcPr>
          <w:p w:rsidRPr="00A01710" w:rsidR="00D65EFB" w:rsidP="007D03E4" w:rsidRDefault="00D65EFB" w14:paraId="69F0575D" w14:textId="28750EDC">
            <w:pPr>
              <w:spacing w:after="120"/>
              <w:contextualSpacing/>
              <w:jc w:val="both"/>
            </w:pPr>
            <w:r w:rsidRPr="00A01710">
              <w:t>If the situation involves an assault, do not resist, deliver what is asked of you</w:t>
            </w:r>
            <w:r w:rsidRPr="00A01710" w:rsidR="00653CB1">
              <w:t>,</w:t>
            </w:r>
            <w:r w:rsidRPr="00A01710">
              <w:t xml:space="preserve"> and do not put your life at risk.</w:t>
            </w:r>
          </w:p>
        </w:tc>
      </w:tr>
      <w:tr w:rsidRPr="00A01710" w:rsidR="00653CB1" w:rsidTr="00200DD8" w14:paraId="738F704A" w14:textId="77777777">
        <w:tc>
          <w:tcPr>
            <w:tcW w:w="625" w:type="dxa"/>
            <w:shd w:val="clear" w:color="auto" w:fill="6C6463"/>
            <w:vAlign w:val="center"/>
          </w:tcPr>
          <w:p w:rsidRPr="00A01710" w:rsidR="00653CB1" w:rsidP="007D03E4" w:rsidRDefault="00653CB1" w14:paraId="74CC2ED7" w14:textId="60D3C6DC">
            <w:pPr>
              <w:spacing w:after="120"/>
              <w:jc w:val="center"/>
              <w:rPr>
                <w:color w:val="FFFFFF" w:themeColor="background1"/>
              </w:rPr>
            </w:pPr>
            <w:r w:rsidRPr="00A01710">
              <w:rPr>
                <w:color w:val="FFFFFF" w:themeColor="background1"/>
              </w:rPr>
              <w:t>6</w:t>
            </w:r>
          </w:p>
        </w:tc>
        <w:tc>
          <w:tcPr>
            <w:tcW w:w="8725" w:type="dxa"/>
          </w:tcPr>
          <w:p w:rsidRPr="00A01710" w:rsidR="00653CB1" w:rsidP="007D03E4" w:rsidRDefault="00653CB1" w14:paraId="582DE3F7" w14:textId="1699E1B8">
            <w:pPr>
              <w:spacing w:after="120"/>
              <w:contextualSpacing/>
              <w:jc w:val="both"/>
            </w:pPr>
            <w:r w:rsidRPr="00A01710">
              <w:t>When being interrogated regarding the reasons for your trip, or your role in the organization, answer truthfully, without providing further details to ensure exposing yourself as little as possible.</w:t>
            </w:r>
          </w:p>
        </w:tc>
      </w:tr>
      <w:tr w:rsidRPr="00A01710" w:rsidR="00D65EFB" w:rsidTr="00200DD8" w14:paraId="1936E299" w14:textId="77777777">
        <w:tc>
          <w:tcPr>
            <w:tcW w:w="625" w:type="dxa"/>
            <w:shd w:val="clear" w:color="auto" w:fill="6C6463"/>
            <w:vAlign w:val="center"/>
          </w:tcPr>
          <w:p w:rsidRPr="00A01710" w:rsidR="00D65EFB" w:rsidP="007D03E4" w:rsidRDefault="00653CB1" w14:paraId="782E970E" w14:textId="62ADDD79">
            <w:pPr>
              <w:spacing w:after="120"/>
              <w:jc w:val="center"/>
              <w:rPr>
                <w:color w:val="FFFFFF" w:themeColor="background1"/>
              </w:rPr>
            </w:pPr>
            <w:r w:rsidRPr="00A01710">
              <w:rPr>
                <w:color w:val="FFFFFF" w:themeColor="background1"/>
              </w:rPr>
              <w:t>7</w:t>
            </w:r>
          </w:p>
        </w:tc>
        <w:tc>
          <w:tcPr>
            <w:tcW w:w="8725" w:type="dxa"/>
          </w:tcPr>
          <w:p w:rsidRPr="00A01710" w:rsidR="00D65EFB" w:rsidP="007D03E4" w:rsidRDefault="00653CB1" w14:paraId="2E65FA0F" w14:textId="5CD68BFB">
            <w:pPr>
              <w:spacing w:after="120"/>
              <w:contextualSpacing/>
              <w:jc w:val="both"/>
            </w:pPr>
            <w:r w:rsidRPr="00A01710">
              <w:t>Keep calm to the maximum. If it is an imminent kidnapping situation accept it and control your nerves, be attentive to what is happening around you. Be prepared for a shock, recognize, and accept changes in the circumstances. Know that the Activity will activate its corresponding crisis management procedure.</w:t>
            </w:r>
          </w:p>
        </w:tc>
      </w:tr>
      <w:tr w:rsidRPr="00A01710" w:rsidR="00D65EFB" w:rsidTr="00200DD8" w14:paraId="237B4C87" w14:textId="77777777">
        <w:tc>
          <w:tcPr>
            <w:tcW w:w="625" w:type="dxa"/>
            <w:shd w:val="clear" w:color="auto" w:fill="6C6463"/>
            <w:vAlign w:val="center"/>
          </w:tcPr>
          <w:p w:rsidRPr="00A01710" w:rsidR="00D65EFB" w:rsidP="007D03E4" w:rsidRDefault="00653CB1" w14:paraId="699FD68E" w14:textId="4C312B8D">
            <w:pPr>
              <w:spacing w:after="120"/>
              <w:jc w:val="center"/>
              <w:rPr>
                <w:color w:val="FFFFFF" w:themeColor="background1"/>
              </w:rPr>
            </w:pPr>
            <w:r w:rsidRPr="00A01710">
              <w:rPr>
                <w:color w:val="FFFFFF" w:themeColor="background1"/>
              </w:rPr>
              <w:t>8</w:t>
            </w:r>
          </w:p>
        </w:tc>
        <w:tc>
          <w:tcPr>
            <w:tcW w:w="8725" w:type="dxa"/>
          </w:tcPr>
          <w:p w:rsidRPr="00A01710" w:rsidR="00D65EFB" w:rsidP="007D03E4" w:rsidRDefault="00653CB1" w14:paraId="33F6F0A9" w14:textId="41D260D3">
            <w:pPr>
              <w:spacing w:after="120"/>
              <w:contextualSpacing/>
              <w:jc w:val="both"/>
            </w:pPr>
            <w:r w:rsidRPr="00A01710">
              <w:t>Do not do anything that puts your life at risk, the most important thing is to safeguard your life.</w:t>
            </w:r>
          </w:p>
        </w:tc>
      </w:tr>
    </w:tbl>
    <w:p w:rsidRPr="00A01710" w:rsidR="006E3170" w:rsidP="007D03E4" w:rsidRDefault="006E3170" w14:paraId="3ED340E4" w14:textId="3ED94EC0">
      <w:pPr>
        <w:tabs>
          <w:tab w:val="left" w:pos="426"/>
        </w:tabs>
        <w:spacing w:after="120" w:line="240" w:lineRule="auto"/>
        <w:ind w:right="49"/>
        <w:jc w:val="both"/>
      </w:pPr>
    </w:p>
    <w:p w:rsidRPr="00A01710" w:rsidR="00653CB1" w:rsidP="007D03E4" w:rsidRDefault="00D71CF5" w14:paraId="31AEFC42" w14:textId="3459E140">
      <w:pPr>
        <w:pStyle w:val="Heading3"/>
        <w:jc w:val="both"/>
      </w:pPr>
      <w:bookmarkStart w:name="_Toc105496769" w:id="26"/>
      <w:r w:rsidRPr="00A01710">
        <w:t>Armed Attack, Harassment or Shootings</w:t>
      </w:r>
      <w:bookmarkEnd w:id="26"/>
    </w:p>
    <w:p w:rsidRPr="00A01710" w:rsidR="00D71CF5" w:rsidP="007D03E4" w:rsidRDefault="00D71CF5" w14:paraId="7CB9B7D8" w14:textId="11EFF3AB">
      <w:pPr>
        <w:pStyle w:val="Heading4"/>
        <w:jc w:val="both"/>
      </w:pPr>
      <w:r w:rsidRPr="00A01710">
        <w:t>Preventative Measures</w:t>
      </w:r>
    </w:p>
    <w:p w:rsidRPr="00A01710" w:rsidR="00D71CF5" w:rsidP="007D03E4" w:rsidRDefault="00D71CF5" w14:paraId="68835224" w14:textId="30695681">
      <w:pPr>
        <w:numPr>
          <w:ilvl w:val="0"/>
          <w:numId w:val="18"/>
        </w:numPr>
        <w:tabs>
          <w:tab w:val="left" w:pos="426"/>
        </w:tabs>
        <w:spacing w:after="120" w:line="240" w:lineRule="auto"/>
        <w:ind w:right="49"/>
        <w:jc w:val="both"/>
      </w:pPr>
      <w:r w:rsidRPr="00A01710">
        <w:t>Avoid traveling to areas recently impacted by actions or violence by armed groups.</w:t>
      </w:r>
    </w:p>
    <w:p w:rsidRPr="00A01710" w:rsidR="00D71CF5" w:rsidP="007D03E4" w:rsidRDefault="00D71CF5" w14:paraId="10F32CD0" w14:textId="4CB29890">
      <w:pPr>
        <w:numPr>
          <w:ilvl w:val="0"/>
          <w:numId w:val="18"/>
        </w:numPr>
        <w:spacing w:after="120" w:line="240" w:lineRule="auto"/>
        <w:ind w:right="49"/>
        <w:jc w:val="both"/>
      </w:pPr>
      <w:r w:rsidRPr="00A01710">
        <w:t>Stay at hotels that are in safe areas or that have an adequate level of security, geographical location, and low level of risk (within the proximity of government entities, military bases, and police stations, etc.)</w:t>
      </w:r>
    </w:p>
    <w:p w:rsidRPr="00A01710" w:rsidR="00D71CF5" w:rsidP="007D03E4" w:rsidRDefault="00D71CF5" w14:paraId="5C0AD318" w14:textId="4A2BC99F">
      <w:pPr>
        <w:numPr>
          <w:ilvl w:val="0"/>
          <w:numId w:val="18"/>
        </w:numPr>
        <w:spacing w:after="120" w:line="240" w:lineRule="auto"/>
        <w:ind w:right="49"/>
        <w:jc w:val="both"/>
      </w:pPr>
      <w:r w:rsidRPr="00A01710">
        <w:t>Avoid late night travel outside your accommodations.</w:t>
      </w:r>
    </w:p>
    <w:p w:rsidRPr="00A01710" w:rsidR="00D71CF5" w:rsidP="007D03E4" w:rsidRDefault="00DA6360" w14:paraId="26512E04" w14:textId="7842DC60">
      <w:pPr>
        <w:numPr>
          <w:ilvl w:val="0"/>
          <w:numId w:val="18"/>
        </w:numPr>
        <w:spacing w:after="120" w:line="240" w:lineRule="auto"/>
        <w:ind w:right="49"/>
        <w:jc w:val="both"/>
      </w:pPr>
      <w:r w:rsidRPr="00A01710">
        <w:t xml:space="preserve">If possible, eat at the </w:t>
      </w:r>
      <w:r w:rsidRPr="00A01710" w:rsidR="00D71CF5">
        <w:t>same hotel where you are staying or a</w:t>
      </w:r>
      <w:r w:rsidRPr="00A01710">
        <w:t>t</w:t>
      </w:r>
      <w:r w:rsidRPr="00A01710" w:rsidR="00D71CF5">
        <w:t xml:space="preserve"> recognized and safe place recommended by people you trust.</w:t>
      </w:r>
    </w:p>
    <w:p w:rsidRPr="00A01710" w:rsidR="00D71CF5" w:rsidP="007D03E4" w:rsidRDefault="00D71CF5" w14:paraId="135F1151" w14:textId="0DD8EC0C">
      <w:pPr>
        <w:numPr>
          <w:ilvl w:val="0"/>
          <w:numId w:val="18"/>
        </w:numPr>
        <w:spacing w:after="120" w:line="240" w:lineRule="auto"/>
        <w:ind w:right="49"/>
        <w:jc w:val="both"/>
      </w:pPr>
      <w:r w:rsidRPr="00A01710">
        <w:t>Avoid being on public roads after 7:00 p.m. in high-risk areas</w:t>
      </w:r>
      <w:r w:rsidRPr="00A01710" w:rsidR="00DA6360">
        <w:t>.</w:t>
      </w:r>
    </w:p>
    <w:p w:rsidRPr="00A01710" w:rsidR="004E0D41" w:rsidP="007D03E4" w:rsidRDefault="00D71CF5" w14:paraId="03A005D9" w14:textId="31918B07">
      <w:pPr>
        <w:numPr>
          <w:ilvl w:val="0"/>
          <w:numId w:val="18"/>
        </w:numPr>
        <w:spacing w:after="120" w:line="240" w:lineRule="auto"/>
        <w:ind w:right="49"/>
        <w:jc w:val="both"/>
      </w:pPr>
      <w:r w:rsidRPr="00A01710">
        <w:t xml:space="preserve">Avoid, </w:t>
      </w:r>
      <w:r w:rsidRPr="00A01710" w:rsidR="00DA6360">
        <w:t>if possible</w:t>
      </w:r>
      <w:r w:rsidRPr="00A01710">
        <w:t xml:space="preserve">, traveling to areas </w:t>
      </w:r>
      <w:r w:rsidRPr="00A01710" w:rsidR="00DA6360">
        <w:t>with</w:t>
      </w:r>
      <w:r w:rsidRPr="00A01710">
        <w:t xml:space="preserve"> </w:t>
      </w:r>
      <w:r w:rsidRPr="00A01710" w:rsidR="00DA6360">
        <w:t>a h</w:t>
      </w:r>
      <w:r w:rsidRPr="00A01710">
        <w:t xml:space="preserve">igh </w:t>
      </w:r>
      <w:r w:rsidRPr="00A01710" w:rsidR="00DA6360">
        <w:t>s</w:t>
      </w:r>
      <w:r w:rsidRPr="00A01710">
        <w:t xml:space="preserve">ecurity </w:t>
      </w:r>
      <w:r w:rsidRPr="00A01710" w:rsidR="00DA6360">
        <w:t>a</w:t>
      </w:r>
      <w:r w:rsidRPr="00A01710">
        <w:t>lert.</w:t>
      </w:r>
      <w:r w:rsidRPr="00A01710" w:rsidR="00DA6360">
        <w:t xml:space="preserve"> (</w:t>
      </w:r>
      <w:proofErr w:type="gramStart"/>
      <w:r w:rsidRPr="00A01710" w:rsidR="00DA6360">
        <w:t>see</w:t>
      </w:r>
      <w:proofErr w:type="gramEnd"/>
      <w:r w:rsidRPr="00A01710" w:rsidR="00DA6360">
        <w:t xml:space="preserve"> Table 2. Alert Status Matrix).</w:t>
      </w:r>
    </w:p>
    <w:p w:rsidR="00E47989" w:rsidP="007D03E4" w:rsidRDefault="00E47989" w14:paraId="2B254B75" w14:textId="77777777">
      <w:pPr>
        <w:pStyle w:val="Heading4"/>
        <w:jc w:val="both"/>
      </w:pPr>
    </w:p>
    <w:p w:rsidRPr="00A01710" w:rsidR="00DA6360" w:rsidP="007D03E4" w:rsidRDefault="00DA6360" w14:paraId="1EE5820C" w14:textId="6D387D21">
      <w:pPr>
        <w:pStyle w:val="Heading4"/>
        <w:jc w:val="both"/>
      </w:pPr>
      <w:r w:rsidRPr="00A01710">
        <w:t>Procedures</w:t>
      </w:r>
    </w:p>
    <w:p w:rsidRPr="00A01710" w:rsidR="00DA6360" w:rsidP="007D03E4" w:rsidRDefault="00DA6360" w14:paraId="5EB1DA15" w14:textId="56751BC4">
      <w:pPr>
        <w:spacing w:after="120" w:line="240" w:lineRule="auto"/>
        <w:jc w:val="center"/>
        <w:rPr>
          <w:b/>
          <w:bCs/>
        </w:rPr>
      </w:pPr>
      <w:r w:rsidRPr="00A01710">
        <w:rPr>
          <w:b/>
          <w:bCs/>
        </w:rPr>
        <w:t>Table 11. Armed Attack, Harassment, and Shootings Procedures</w:t>
      </w:r>
    </w:p>
    <w:tbl>
      <w:tblPr>
        <w:tblStyle w:val="TableGrid"/>
        <w:tblW w:w="0" w:type="auto"/>
        <w:tblLook w:val="04A0" w:firstRow="1" w:lastRow="0" w:firstColumn="1" w:lastColumn="0" w:noHBand="0" w:noVBand="1"/>
      </w:tblPr>
      <w:tblGrid>
        <w:gridCol w:w="625"/>
        <w:gridCol w:w="8725"/>
      </w:tblGrid>
      <w:tr w:rsidRPr="00A01710" w:rsidR="00DA6360" w:rsidTr="00200DD8" w14:paraId="068AF77A" w14:textId="77777777">
        <w:tc>
          <w:tcPr>
            <w:tcW w:w="625" w:type="dxa"/>
            <w:shd w:val="clear" w:color="auto" w:fill="6C6463"/>
            <w:vAlign w:val="center"/>
          </w:tcPr>
          <w:p w:rsidRPr="00A01710" w:rsidR="00DA6360" w:rsidP="007D03E4" w:rsidRDefault="00DA6360" w14:paraId="06B194AF" w14:textId="77777777">
            <w:pPr>
              <w:spacing w:after="120"/>
              <w:jc w:val="center"/>
              <w:rPr>
                <w:color w:val="FFFFFF" w:themeColor="background1"/>
              </w:rPr>
            </w:pPr>
            <w:r w:rsidRPr="00A01710">
              <w:rPr>
                <w:color w:val="FFFFFF" w:themeColor="background1"/>
              </w:rPr>
              <w:t>1</w:t>
            </w:r>
          </w:p>
        </w:tc>
        <w:tc>
          <w:tcPr>
            <w:tcW w:w="8725" w:type="dxa"/>
          </w:tcPr>
          <w:p w:rsidRPr="00A01710" w:rsidR="00DA6360" w:rsidP="007D03E4" w:rsidRDefault="00DA6360" w14:paraId="65A1AD87" w14:textId="67F16556">
            <w:pPr>
              <w:spacing w:after="120"/>
              <w:contextualSpacing/>
              <w:jc w:val="both"/>
            </w:pPr>
            <w:r w:rsidRPr="00A01710">
              <w:t xml:space="preserve">Seek cover from gunshots by lying on the floor and take shelter. Don't expose yourself unnecessarily, seek protection from gunshots, </w:t>
            </w:r>
            <w:r w:rsidRPr="00A01710" w:rsidR="00370BF5">
              <w:t>shrapnel,</w:t>
            </w:r>
            <w:r w:rsidRPr="00A01710">
              <w:t xml:space="preserve"> or other projectile objects in the event of an attack.</w:t>
            </w:r>
          </w:p>
        </w:tc>
      </w:tr>
      <w:tr w:rsidRPr="00A01710" w:rsidR="00DA6360" w:rsidTr="00200DD8" w14:paraId="502A8AF8" w14:textId="77777777">
        <w:tc>
          <w:tcPr>
            <w:tcW w:w="625" w:type="dxa"/>
            <w:shd w:val="clear" w:color="auto" w:fill="6C6463"/>
            <w:vAlign w:val="center"/>
          </w:tcPr>
          <w:p w:rsidRPr="00A01710" w:rsidR="00DA6360" w:rsidP="007D03E4" w:rsidRDefault="00DA6360" w14:paraId="1C44B839" w14:textId="77777777">
            <w:pPr>
              <w:spacing w:after="120"/>
              <w:jc w:val="center"/>
              <w:rPr>
                <w:color w:val="FFFFFF" w:themeColor="background1"/>
              </w:rPr>
            </w:pPr>
            <w:r w:rsidRPr="00A01710">
              <w:rPr>
                <w:color w:val="FFFFFF" w:themeColor="background1"/>
              </w:rPr>
              <w:t>2</w:t>
            </w:r>
          </w:p>
        </w:tc>
        <w:tc>
          <w:tcPr>
            <w:tcW w:w="8725" w:type="dxa"/>
          </w:tcPr>
          <w:p w:rsidRPr="00A01710" w:rsidR="00DA6360" w:rsidP="007D03E4" w:rsidRDefault="00DA6360" w14:paraId="135C1F54" w14:textId="7884BFC6">
            <w:pPr>
              <w:spacing w:after="120"/>
              <w:contextualSpacing/>
              <w:jc w:val="both"/>
            </w:pPr>
            <w:r w:rsidRPr="00A01710">
              <w:t>Stay away from windows; lie on the floor under a desk or table</w:t>
            </w:r>
            <w:r w:rsidRPr="00A01710" w:rsidR="00370BF5">
              <w:t xml:space="preserve">, lie </w:t>
            </w:r>
            <w:r w:rsidRPr="00A01710">
              <w:t>on the ground in a ditch or depression in the ground.</w:t>
            </w:r>
          </w:p>
        </w:tc>
      </w:tr>
      <w:tr w:rsidRPr="00A01710" w:rsidR="00DA6360" w:rsidTr="00200DD8" w14:paraId="6975F716" w14:textId="77777777">
        <w:tc>
          <w:tcPr>
            <w:tcW w:w="625" w:type="dxa"/>
            <w:shd w:val="clear" w:color="auto" w:fill="6C6463"/>
            <w:vAlign w:val="center"/>
          </w:tcPr>
          <w:p w:rsidRPr="00A01710" w:rsidR="00DA6360" w:rsidP="007D03E4" w:rsidRDefault="00DA6360" w14:paraId="0B222171" w14:textId="77777777">
            <w:pPr>
              <w:spacing w:after="120"/>
              <w:jc w:val="center"/>
              <w:rPr>
                <w:color w:val="FFFFFF" w:themeColor="background1"/>
              </w:rPr>
            </w:pPr>
            <w:r w:rsidRPr="00A01710">
              <w:rPr>
                <w:color w:val="FFFFFF" w:themeColor="background1"/>
              </w:rPr>
              <w:t>3</w:t>
            </w:r>
          </w:p>
        </w:tc>
        <w:tc>
          <w:tcPr>
            <w:tcW w:w="8725" w:type="dxa"/>
          </w:tcPr>
          <w:p w:rsidRPr="00A01710" w:rsidR="00DA6360" w:rsidP="007D03E4" w:rsidRDefault="00370BF5" w14:paraId="37699B42" w14:textId="416C9428">
            <w:pPr>
              <w:spacing w:after="120"/>
              <w:contextualSpacing/>
              <w:jc w:val="both"/>
            </w:pPr>
            <w:r w:rsidRPr="00A01710">
              <w:t>Stay away from areas such as power stations, fuel storage areas, and other flammable products, as armed groups can use these as improvised explosives, or a projectile can hit them and cause a fire or explosion.</w:t>
            </w:r>
          </w:p>
        </w:tc>
      </w:tr>
      <w:tr w:rsidRPr="00A01710" w:rsidR="00DA6360" w:rsidTr="00200DD8" w14:paraId="3F4EE8F5" w14:textId="77777777">
        <w:tc>
          <w:tcPr>
            <w:tcW w:w="625" w:type="dxa"/>
            <w:shd w:val="clear" w:color="auto" w:fill="6C6463"/>
            <w:vAlign w:val="center"/>
          </w:tcPr>
          <w:p w:rsidRPr="00A01710" w:rsidR="00DA6360" w:rsidP="007D03E4" w:rsidRDefault="00DA6360" w14:paraId="6D94E51A" w14:textId="77777777">
            <w:pPr>
              <w:spacing w:after="120"/>
              <w:jc w:val="center"/>
              <w:rPr>
                <w:color w:val="FFFFFF" w:themeColor="background1"/>
              </w:rPr>
            </w:pPr>
            <w:r w:rsidRPr="00A01710">
              <w:rPr>
                <w:color w:val="FFFFFF" w:themeColor="background1"/>
              </w:rPr>
              <w:t>4</w:t>
            </w:r>
          </w:p>
        </w:tc>
        <w:tc>
          <w:tcPr>
            <w:tcW w:w="8725" w:type="dxa"/>
          </w:tcPr>
          <w:p w:rsidRPr="00A01710" w:rsidR="00DA6360" w:rsidP="007D03E4" w:rsidRDefault="00370BF5" w14:paraId="0425F5AF" w14:textId="1EC6C920">
            <w:pPr>
              <w:spacing w:after="120"/>
              <w:contextualSpacing/>
              <w:jc w:val="both"/>
            </w:pPr>
            <w:r w:rsidRPr="00A01710">
              <w:t>Don't run in any direction.</w:t>
            </w:r>
          </w:p>
        </w:tc>
      </w:tr>
      <w:tr w:rsidRPr="00A01710" w:rsidR="00DA6360" w:rsidTr="00200DD8" w14:paraId="2D23BC11" w14:textId="77777777">
        <w:tc>
          <w:tcPr>
            <w:tcW w:w="625" w:type="dxa"/>
            <w:shd w:val="clear" w:color="auto" w:fill="6C6463"/>
            <w:vAlign w:val="center"/>
          </w:tcPr>
          <w:p w:rsidRPr="00A01710" w:rsidR="00DA6360" w:rsidP="007D03E4" w:rsidRDefault="00DA6360" w14:paraId="514BC330" w14:textId="77777777">
            <w:pPr>
              <w:spacing w:after="120"/>
              <w:jc w:val="center"/>
              <w:rPr>
                <w:color w:val="FFFFFF" w:themeColor="background1"/>
              </w:rPr>
            </w:pPr>
            <w:r w:rsidRPr="00A01710">
              <w:rPr>
                <w:color w:val="FFFFFF" w:themeColor="background1"/>
              </w:rPr>
              <w:t>5</w:t>
            </w:r>
          </w:p>
        </w:tc>
        <w:tc>
          <w:tcPr>
            <w:tcW w:w="8725" w:type="dxa"/>
          </w:tcPr>
          <w:p w:rsidRPr="00A01710" w:rsidR="00DA6360" w:rsidP="007D03E4" w:rsidRDefault="00370BF5" w14:paraId="628BED84" w14:textId="2721FFD9">
            <w:pPr>
              <w:spacing w:after="120"/>
              <w:contextualSpacing/>
              <w:jc w:val="both"/>
            </w:pPr>
            <w:r w:rsidRPr="00A01710">
              <w:t>Stay below deck until the situation normalizes.</w:t>
            </w:r>
          </w:p>
        </w:tc>
      </w:tr>
      <w:tr w:rsidRPr="00A01710" w:rsidR="00DA6360" w:rsidTr="00200DD8" w14:paraId="5330CD03" w14:textId="77777777">
        <w:tc>
          <w:tcPr>
            <w:tcW w:w="625" w:type="dxa"/>
            <w:shd w:val="clear" w:color="auto" w:fill="6C6463"/>
            <w:vAlign w:val="center"/>
          </w:tcPr>
          <w:p w:rsidRPr="00A01710" w:rsidR="00DA6360" w:rsidP="007D03E4" w:rsidRDefault="00DA6360" w14:paraId="4EF2AD38" w14:textId="77777777">
            <w:pPr>
              <w:spacing w:after="120"/>
              <w:jc w:val="center"/>
              <w:rPr>
                <w:color w:val="FFFFFF" w:themeColor="background1"/>
              </w:rPr>
            </w:pPr>
            <w:r w:rsidRPr="00A01710">
              <w:rPr>
                <w:color w:val="FFFFFF" w:themeColor="background1"/>
              </w:rPr>
              <w:t>6</w:t>
            </w:r>
          </w:p>
        </w:tc>
        <w:tc>
          <w:tcPr>
            <w:tcW w:w="8725" w:type="dxa"/>
          </w:tcPr>
          <w:p w:rsidRPr="00A01710" w:rsidR="00DA6360" w:rsidP="007D03E4" w:rsidRDefault="00370BF5" w14:paraId="4EEC1D67" w14:textId="61838A16">
            <w:pPr>
              <w:spacing w:after="120"/>
              <w:contextualSpacing/>
              <w:jc w:val="both"/>
            </w:pPr>
            <w:r w:rsidRPr="00A01710">
              <w:t>If you are in an open area avoid proximity to government or military/police locations as these are high priority targets. Do not take weapons or equipment as they can make you a target.</w:t>
            </w:r>
          </w:p>
        </w:tc>
      </w:tr>
      <w:tr w:rsidRPr="00A01710" w:rsidR="00DA6360" w:rsidTr="00200DD8" w14:paraId="17ECF8B3" w14:textId="77777777">
        <w:tc>
          <w:tcPr>
            <w:tcW w:w="625" w:type="dxa"/>
            <w:shd w:val="clear" w:color="auto" w:fill="6C6463"/>
            <w:vAlign w:val="center"/>
          </w:tcPr>
          <w:p w:rsidRPr="00A01710" w:rsidR="00DA6360" w:rsidP="007D03E4" w:rsidRDefault="00DA6360" w14:paraId="1235C8B4" w14:textId="77777777">
            <w:pPr>
              <w:spacing w:after="120"/>
              <w:jc w:val="center"/>
              <w:rPr>
                <w:color w:val="FFFFFF" w:themeColor="background1"/>
              </w:rPr>
            </w:pPr>
            <w:r w:rsidRPr="00A01710">
              <w:rPr>
                <w:color w:val="FFFFFF" w:themeColor="background1"/>
              </w:rPr>
              <w:t>7</w:t>
            </w:r>
          </w:p>
        </w:tc>
        <w:tc>
          <w:tcPr>
            <w:tcW w:w="8725" w:type="dxa"/>
          </w:tcPr>
          <w:p w:rsidRPr="00A01710" w:rsidR="00DA6360" w:rsidP="007D03E4" w:rsidRDefault="00370BF5" w14:paraId="34616859" w14:textId="0E83D1D2">
            <w:pPr>
              <w:spacing w:after="120"/>
              <w:contextualSpacing/>
              <w:jc w:val="both"/>
            </w:pPr>
            <w:r w:rsidRPr="00A01710">
              <w:t>When it is safe, report your situation to your immediate supervisor/security center/ SC.</w:t>
            </w:r>
          </w:p>
        </w:tc>
      </w:tr>
      <w:tr w:rsidRPr="00A01710" w:rsidR="00DA6360" w:rsidTr="00200DD8" w14:paraId="230AA5E2" w14:textId="77777777">
        <w:tc>
          <w:tcPr>
            <w:tcW w:w="625" w:type="dxa"/>
            <w:shd w:val="clear" w:color="auto" w:fill="6C6463"/>
            <w:vAlign w:val="center"/>
          </w:tcPr>
          <w:p w:rsidRPr="00A01710" w:rsidR="00DA6360" w:rsidP="007D03E4" w:rsidRDefault="00DA6360" w14:paraId="790DA0BF" w14:textId="77777777">
            <w:pPr>
              <w:spacing w:after="120"/>
              <w:jc w:val="center"/>
              <w:rPr>
                <w:color w:val="FFFFFF" w:themeColor="background1"/>
              </w:rPr>
            </w:pPr>
            <w:r w:rsidRPr="00A01710">
              <w:rPr>
                <w:color w:val="FFFFFF" w:themeColor="background1"/>
              </w:rPr>
              <w:t>8</w:t>
            </w:r>
          </w:p>
        </w:tc>
        <w:tc>
          <w:tcPr>
            <w:tcW w:w="8725" w:type="dxa"/>
          </w:tcPr>
          <w:p w:rsidRPr="00A01710" w:rsidR="00DA6360" w:rsidP="007D03E4" w:rsidRDefault="00370BF5" w14:paraId="1ADCC8A8" w14:textId="4A71C576">
            <w:pPr>
              <w:spacing w:after="120"/>
              <w:contextualSpacing/>
              <w:jc w:val="both"/>
            </w:pPr>
            <w:r w:rsidRPr="00A01710">
              <w:t>The SC will manage the activation of the emergency response plan with the public force and inform the designated person in Bogotá.</w:t>
            </w:r>
          </w:p>
        </w:tc>
      </w:tr>
      <w:tr w:rsidRPr="00A01710" w:rsidR="00370BF5" w:rsidTr="00200DD8" w14:paraId="7796574C" w14:textId="77777777">
        <w:tc>
          <w:tcPr>
            <w:tcW w:w="625" w:type="dxa"/>
            <w:shd w:val="clear" w:color="auto" w:fill="6C6463"/>
            <w:vAlign w:val="center"/>
          </w:tcPr>
          <w:p w:rsidRPr="00A01710" w:rsidR="00370BF5" w:rsidP="007D03E4" w:rsidRDefault="00370BF5" w14:paraId="610D9284" w14:textId="5DA004E1">
            <w:pPr>
              <w:spacing w:after="120"/>
              <w:jc w:val="center"/>
              <w:rPr>
                <w:color w:val="FFFFFF" w:themeColor="background1"/>
              </w:rPr>
            </w:pPr>
            <w:r w:rsidRPr="00A01710">
              <w:rPr>
                <w:color w:val="FFFFFF" w:themeColor="background1"/>
              </w:rPr>
              <w:t>9</w:t>
            </w:r>
          </w:p>
        </w:tc>
        <w:tc>
          <w:tcPr>
            <w:tcW w:w="8725" w:type="dxa"/>
          </w:tcPr>
          <w:p w:rsidRPr="00A01710" w:rsidR="00370BF5" w:rsidP="007D03E4" w:rsidRDefault="00370BF5" w14:paraId="60BAC14B" w14:textId="6F8C99E1">
            <w:pPr>
              <w:spacing w:after="120"/>
              <w:contextualSpacing/>
              <w:jc w:val="both"/>
            </w:pPr>
            <w:r w:rsidRPr="00A01710">
              <w:t>When the situation normalizes, carry out the personnel verification procedure.</w:t>
            </w:r>
          </w:p>
        </w:tc>
      </w:tr>
      <w:tr w:rsidRPr="00A01710" w:rsidR="00370BF5" w:rsidTr="00200DD8" w14:paraId="26213935" w14:textId="77777777">
        <w:tc>
          <w:tcPr>
            <w:tcW w:w="625" w:type="dxa"/>
            <w:shd w:val="clear" w:color="auto" w:fill="6C6463"/>
            <w:vAlign w:val="center"/>
          </w:tcPr>
          <w:p w:rsidRPr="00A01710" w:rsidR="00370BF5" w:rsidP="007D03E4" w:rsidRDefault="00370BF5" w14:paraId="123DC956" w14:textId="091A407C">
            <w:pPr>
              <w:spacing w:after="120"/>
              <w:jc w:val="center"/>
              <w:rPr>
                <w:color w:val="FFFFFF" w:themeColor="background1"/>
              </w:rPr>
            </w:pPr>
            <w:r w:rsidRPr="00A01710">
              <w:rPr>
                <w:color w:val="FFFFFF" w:themeColor="background1"/>
              </w:rPr>
              <w:t>10</w:t>
            </w:r>
          </w:p>
        </w:tc>
        <w:tc>
          <w:tcPr>
            <w:tcW w:w="8725" w:type="dxa"/>
          </w:tcPr>
          <w:p w:rsidRPr="00A01710" w:rsidR="00370BF5" w:rsidP="007D03E4" w:rsidRDefault="00370BF5" w14:paraId="6761986B" w14:textId="51FB35AA">
            <w:pPr>
              <w:spacing w:after="120"/>
              <w:contextualSpacing/>
              <w:jc w:val="both"/>
            </w:pPr>
            <w:r w:rsidRPr="00A01710">
              <w:t>Ask your immediate supervisor/SC for instructions on whether to evacuate, stay in the areas</w:t>
            </w:r>
            <w:r w:rsidRPr="00A01710" w:rsidR="00EC5AC7">
              <w:t>, or the suggested exit route.</w:t>
            </w:r>
            <w:r w:rsidRPr="00A01710">
              <w:t xml:space="preserve"> This decision depends on the evolution of the situation </w:t>
            </w:r>
            <w:r w:rsidRPr="00A01710" w:rsidR="00EC5AC7">
              <w:t>at hand</w:t>
            </w:r>
            <w:r w:rsidRPr="00A01710">
              <w:t>.</w:t>
            </w:r>
          </w:p>
        </w:tc>
      </w:tr>
    </w:tbl>
    <w:p w:rsidRPr="00A01710" w:rsidR="00DA6360" w:rsidP="007D03E4" w:rsidRDefault="00DA6360" w14:paraId="7E7B0A2B" w14:textId="77777777">
      <w:pPr>
        <w:spacing w:after="120" w:line="240" w:lineRule="auto"/>
        <w:jc w:val="both"/>
      </w:pPr>
    </w:p>
    <w:p w:rsidRPr="00A01710" w:rsidR="00CA7206" w:rsidP="007D03E4" w:rsidRDefault="00CB3395" w14:paraId="3273D17D" w14:textId="1A1BF176">
      <w:pPr>
        <w:pStyle w:val="Heading3"/>
        <w:jc w:val="both"/>
      </w:pPr>
      <w:bookmarkStart w:name="_Toc105496770" w:id="27"/>
      <w:r w:rsidRPr="00A01710">
        <w:t>Terrorism</w:t>
      </w:r>
      <w:bookmarkEnd w:id="27"/>
    </w:p>
    <w:p w:rsidRPr="00A01710" w:rsidR="00CB3395" w:rsidP="007D03E4" w:rsidRDefault="00CB3395" w14:paraId="578FC3DF" w14:textId="7F628218">
      <w:pPr>
        <w:pStyle w:val="Heading4"/>
        <w:jc w:val="both"/>
      </w:pPr>
      <w:r w:rsidRPr="00A01710">
        <w:t>Preventative Measure</w:t>
      </w:r>
    </w:p>
    <w:p w:rsidRPr="00A01710" w:rsidR="00CB3395" w:rsidP="007D03E4" w:rsidRDefault="00CB3395" w14:paraId="0125CBE2" w14:textId="2364A39E">
      <w:pPr>
        <w:pStyle w:val="ListParagraph"/>
        <w:numPr>
          <w:ilvl w:val="0"/>
          <w:numId w:val="19"/>
        </w:numPr>
        <w:spacing w:after="120"/>
        <w:jc w:val="both"/>
        <w:rPr>
          <w:rFonts w:ascii="Gill Sans MT" w:hAnsi="Gill Sans MT"/>
          <w:lang w:val="en-US"/>
        </w:rPr>
      </w:pPr>
      <w:r w:rsidRPr="00A01710">
        <w:rPr>
          <w:rFonts w:ascii="Gill Sans MT" w:hAnsi="Gill Sans MT"/>
          <w:lang w:val="en-US"/>
        </w:rPr>
        <w:t>Different types of terrorist incidents that may happen include</w:t>
      </w:r>
      <w:r w:rsidRPr="00A01710" w:rsidR="00522D70">
        <w:rPr>
          <w:rFonts w:ascii="Gill Sans MT" w:hAnsi="Gill Sans MT"/>
          <w:lang w:val="en-US"/>
        </w:rPr>
        <w:t xml:space="preserve"> the </w:t>
      </w:r>
      <w:proofErr w:type="gramStart"/>
      <w:r w:rsidRPr="00A01710" w:rsidR="00522D70">
        <w:rPr>
          <w:rFonts w:ascii="Gill Sans MT" w:hAnsi="Gill Sans MT"/>
          <w:lang w:val="en-US"/>
        </w:rPr>
        <w:t>following;</w:t>
      </w:r>
      <w:proofErr w:type="gramEnd"/>
      <w:r w:rsidRPr="00A01710" w:rsidR="00522D70">
        <w:rPr>
          <w:rFonts w:ascii="Gill Sans MT" w:hAnsi="Gill Sans MT"/>
          <w:lang w:val="en-US"/>
        </w:rPr>
        <w:t xml:space="preserve"> JA staff must be aware of the emergency procedures should any of these occur</w:t>
      </w:r>
      <w:r w:rsidRPr="00A01710">
        <w:rPr>
          <w:rFonts w:ascii="Gill Sans MT" w:hAnsi="Gill Sans MT"/>
          <w:lang w:val="en-US"/>
        </w:rPr>
        <w:t>:</w:t>
      </w:r>
    </w:p>
    <w:p w:rsidRPr="00A01710" w:rsidR="00CB3395" w:rsidP="007D03E4" w:rsidRDefault="00CB3395" w14:paraId="69C1ADA0" w14:textId="3132BBEE">
      <w:pPr>
        <w:pStyle w:val="ListParagraph"/>
        <w:numPr>
          <w:ilvl w:val="1"/>
          <w:numId w:val="19"/>
        </w:numPr>
        <w:spacing w:after="120"/>
        <w:jc w:val="both"/>
        <w:rPr>
          <w:rFonts w:ascii="Gill Sans MT" w:hAnsi="Gill Sans MT"/>
          <w:lang w:val="en-US"/>
        </w:rPr>
      </w:pPr>
      <w:r w:rsidRPr="00A01710">
        <w:rPr>
          <w:rFonts w:ascii="Gill Sans MT" w:hAnsi="Gill Sans MT"/>
          <w:lang w:val="en-US"/>
        </w:rPr>
        <w:t>Explosions</w:t>
      </w:r>
    </w:p>
    <w:p w:rsidRPr="00A01710" w:rsidR="00CB3395" w:rsidP="007D03E4" w:rsidRDefault="00CB3395" w14:paraId="02606B23" w14:textId="1E529CC4">
      <w:pPr>
        <w:pStyle w:val="ListParagraph"/>
        <w:numPr>
          <w:ilvl w:val="1"/>
          <w:numId w:val="19"/>
        </w:numPr>
        <w:spacing w:after="120"/>
        <w:jc w:val="both"/>
        <w:rPr>
          <w:rFonts w:ascii="Gill Sans MT" w:hAnsi="Gill Sans MT"/>
          <w:lang w:val="en-US"/>
        </w:rPr>
      </w:pPr>
      <w:r w:rsidRPr="00A01710">
        <w:rPr>
          <w:rFonts w:ascii="Gill Sans MT" w:hAnsi="Gill Sans MT"/>
          <w:lang w:val="en-US"/>
        </w:rPr>
        <w:t>Bomb threats</w:t>
      </w:r>
    </w:p>
    <w:p w:rsidRPr="00A01710" w:rsidR="00CB3395" w:rsidP="007D03E4" w:rsidRDefault="00522D70" w14:paraId="6254D4A2" w14:textId="195E3924">
      <w:pPr>
        <w:pStyle w:val="ListParagraph"/>
        <w:numPr>
          <w:ilvl w:val="1"/>
          <w:numId w:val="19"/>
        </w:numPr>
        <w:spacing w:after="120"/>
        <w:jc w:val="both"/>
        <w:rPr>
          <w:rFonts w:ascii="Gill Sans MT" w:hAnsi="Gill Sans MT"/>
          <w:lang w:val="en-US"/>
        </w:rPr>
      </w:pPr>
      <w:r w:rsidRPr="00A01710">
        <w:rPr>
          <w:rFonts w:ascii="Gill Sans MT" w:hAnsi="Gill Sans MT"/>
          <w:lang w:val="en-US"/>
        </w:rPr>
        <w:t>Discovery of Suspicious packages</w:t>
      </w:r>
    </w:p>
    <w:p w:rsidRPr="00A01710" w:rsidR="00863C4A" w:rsidP="007D03E4" w:rsidRDefault="00522D70" w14:paraId="3765E92F" w14:textId="24743822">
      <w:pPr>
        <w:pStyle w:val="ListParagraph"/>
        <w:numPr>
          <w:ilvl w:val="0"/>
          <w:numId w:val="19"/>
        </w:numPr>
        <w:spacing w:after="120"/>
        <w:jc w:val="both"/>
        <w:rPr>
          <w:rStyle w:val="eop"/>
          <w:rFonts w:ascii="Gill Sans MT" w:hAnsi="Gill Sans MT"/>
          <w:lang w:val="en-US"/>
        </w:rPr>
      </w:pPr>
      <w:r w:rsidRPr="00A01710">
        <w:rPr>
          <w:rStyle w:val="normaltextrun"/>
          <w:rFonts w:ascii="Gill Sans MT" w:hAnsi="Gill Sans MT"/>
          <w:color w:val="000000"/>
          <w:shd w:val="clear" w:color="auto" w:fill="FFFFFF"/>
          <w:lang w:val="en-US"/>
        </w:rPr>
        <w:t>The following mitigation measures will be useful in case of a terrorist incident:</w:t>
      </w:r>
      <w:r w:rsidRPr="00A01710">
        <w:rPr>
          <w:rStyle w:val="eop"/>
          <w:rFonts w:ascii="Gill Sans MT" w:hAnsi="Gill Sans MT"/>
          <w:color w:val="000000"/>
          <w:shd w:val="clear" w:color="auto" w:fill="FFFFFF"/>
          <w:lang w:val="en-US"/>
        </w:rPr>
        <w:t> </w:t>
      </w:r>
    </w:p>
    <w:p w:rsidRPr="00A01710" w:rsidR="00522D70" w:rsidP="007D03E4" w:rsidRDefault="00522D70" w14:paraId="199A3A4F" w14:textId="61FC908B">
      <w:pPr>
        <w:pStyle w:val="ListParagraph"/>
        <w:numPr>
          <w:ilvl w:val="1"/>
          <w:numId w:val="20"/>
        </w:numPr>
        <w:spacing w:after="120"/>
        <w:jc w:val="both"/>
        <w:rPr>
          <w:rFonts w:ascii="Gill Sans MT" w:hAnsi="Gill Sans MT"/>
          <w:lang w:val="en-US"/>
        </w:rPr>
      </w:pPr>
      <w:r w:rsidRPr="00A01710">
        <w:rPr>
          <w:rFonts w:ascii="Gill Sans MT" w:hAnsi="Gill Sans MT"/>
          <w:lang w:val="en-US"/>
        </w:rPr>
        <w:t xml:space="preserve">Avoid working in offices in the immediate vicinity of government, diplomatic, or other high-profile facilities.   </w:t>
      </w:r>
    </w:p>
    <w:p w:rsidRPr="00A01710" w:rsidR="00522D70" w:rsidP="007D03E4" w:rsidRDefault="00522D70" w14:paraId="4B1AE3B5" w14:textId="51334AA1">
      <w:pPr>
        <w:pStyle w:val="ListParagraph"/>
        <w:numPr>
          <w:ilvl w:val="1"/>
          <w:numId w:val="20"/>
        </w:numPr>
        <w:spacing w:after="120"/>
        <w:jc w:val="both"/>
        <w:rPr>
          <w:rFonts w:ascii="Gill Sans MT" w:hAnsi="Gill Sans MT"/>
          <w:lang w:val="en-US"/>
        </w:rPr>
      </w:pPr>
      <w:r w:rsidRPr="00A01710">
        <w:rPr>
          <w:rFonts w:ascii="Gill Sans MT" w:hAnsi="Gill Sans MT"/>
          <w:lang w:val="en-US"/>
        </w:rPr>
        <w:t>Apply and comply with the office access control procedures.</w:t>
      </w:r>
    </w:p>
    <w:p w:rsidR="00AF478C" w:rsidP="007D03E4" w:rsidRDefault="00AF478C" w14:paraId="2B9671BA" w14:textId="77777777">
      <w:pPr>
        <w:pStyle w:val="Heading4"/>
        <w:jc w:val="both"/>
      </w:pPr>
    </w:p>
    <w:p w:rsidRPr="00A01710" w:rsidR="00522D70" w:rsidP="007D03E4" w:rsidRDefault="00522D70" w14:paraId="37C2D0F0" w14:textId="4DE727B5">
      <w:pPr>
        <w:pStyle w:val="Heading4"/>
        <w:jc w:val="both"/>
      </w:pPr>
      <w:r w:rsidRPr="00A01710">
        <w:t>Procedures</w:t>
      </w:r>
    </w:p>
    <w:p w:rsidRPr="00A01710" w:rsidR="003D7919" w:rsidP="007D03E4" w:rsidRDefault="003D7919" w14:paraId="0EA2549A" w14:textId="657349B5">
      <w:pPr>
        <w:spacing w:after="120" w:line="240" w:lineRule="auto"/>
        <w:jc w:val="center"/>
        <w:rPr>
          <w:b/>
          <w:bCs/>
        </w:rPr>
      </w:pPr>
      <w:r w:rsidRPr="00A01710">
        <w:rPr>
          <w:b/>
          <w:bCs/>
        </w:rPr>
        <w:t>Table 12. Procedures for Terrorist Attacks</w:t>
      </w:r>
    </w:p>
    <w:tbl>
      <w:tblPr>
        <w:tblStyle w:val="TableGrid"/>
        <w:tblW w:w="0" w:type="auto"/>
        <w:tblLook w:val="04A0" w:firstRow="1" w:lastRow="0" w:firstColumn="1" w:lastColumn="0" w:noHBand="0" w:noVBand="1"/>
      </w:tblPr>
      <w:tblGrid>
        <w:gridCol w:w="625"/>
        <w:gridCol w:w="8725"/>
      </w:tblGrid>
      <w:tr w:rsidRPr="00A01710" w:rsidR="00522D70" w:rsidTr="00200DD8" w14:paraId="77EA0E0C" w14:textId="77777777">
        <w:trPr>
          <w:trHeight w:val="404"/>
        </w:trPr>
        <w:tc>
          <w:tcPr>
            <w:tcW w:w="9350" w:type="dxa"/>
            <w:gridSpan w:val="2"/>
            <w:shd w:val="clear" w:color="auto" w:fill="6C6463"/>
            <w:vAlign w:val="center"/>
          </w:tcPr>
          <w:p w:rsidRPr="00A01710" w:rsidR="00522D70" w:rsidP="007D03E4" w:rsidRDefault="00522D70" w14:paraId="2A6B7812" w14:textId="3FEF981C">
            <w:pPr>
              <w:spacing w:after="120"/>
              <w:contextualSpacing/>
              <w:jc w:val="center"/>
            </w:pPr>
            <w:r w:rsidRPr="00A01710">
              <w:rPr>
                <w:color w:val="FFFFFF" w:themeColor="background1"/>
              </w:rPr>
              <w:t>I</w:t>
            </w:r>
            <w:r w:rsidRPr="00A01710" w:rsidR="009E2F13">
              <w:rPr>
                <w:color w:val="FFFFFF" w:themeColor="background1"/>
              </w:rPr>
              <w:t>f an unexpected explosion occurs</w:t>
            </w:r>
            <w:r w:rsidRPr="00A01710">
              <w:rPr>
                <w:color w:val="FFFFFF" w:themeColor="background1"/>
              </w:rPr>
              <w:t>:</w:t>
            </w:r>
          </w:p>
        </w:tc>
      </w:tr>
      <w:tr w:rsidRPr="00A01710" w:rsidR="00522D70" w:rsidTr="00200DD8" w14:paraId="4B495D12" w14:textId="77777777">
        <w:tc>
          <w:tcPr>
            <w:tcW w:w="625" w:type="dxa"/>
            <w:shd w:val="clear" w:color="auto" w:fill="CFCDC9"/>
            <w:vAlign w:val="center"/>
          </w:tcPr>
          <w:p w:rsidRPr="00A01710" w:rsidR="00522D70" w:rsidP="007D03E4" w:rsidRDefault="00522D70" w14:paraId="6929D572" w14:textId="77777777">
            <w:pPr>
              <w:spacing w:after="120"/>
              <w:jc w:val="center"/>
            </w:pPr>
            <w:r w:rsidRPr="00A01710">
              <w:t>1</w:t>
            </w:r>
          </w:p>
        </w:tc>
        <w:tc>
          <w:tcPr>
            <w:tcW w:w="8725" w:type="dxa"/>
          </w:tcPr>
          <w:p w:rsidRPr="00A01710" w:rsidR="00522D70" w:rsidP="007D03E4" w:rsidRDefault="009E2F13" w14:paraId="04EE769F" w14:textId="0060944A">
            <w:pPr>
              <w:spacing w:after="120"/>
              <w:contextualSpacing/>
              <w:jc w:val="both"/>
            </w:pPr>
            <w:r w:rsidRPr="00A01710">
              <w:t>Immediately seek cover fr</w:t>
            </w:r>
            <w:r w:rsidR="00A01710">
              <w:t>o</w:t>
            </w:r>
            <w:r w:rsidRPr="00A01710">
              <w:t>m falling debris, drop to the ground, and protect your head (try to protect yourself exposing the least surface area of your body possible from shrapnel, and projectile objects).</w:t>
            </w:r>
          </w:p>
        </w:tc>
      </w:tr>
      <w:tr w:rsidRPr="00A01710" w:rsidR="00522D70" w:rsidTr="00200DD8" w14:paraId="0B7CB7B2" w14:textId="77777777">
        <w:tc>
          <w:tcPr>
            <w:tcW w:w="625" w:type="dxa"/>
            <w:shd w:val="clear" w:color="auto" w:fill="CFCDC9"/>
            <w:vAlign w:val="center"/>
          </w:tcPr>
          <w:p w:rsidRPr="00A01710" w:rsidR="00522D70" w:rsidP="007D03E4" w:rsidRDefault="00522D70" w14:paraId="588454ED" w14:textId="77777777">
            <w:pPr>
              <w:spacing w:after="120"/>
              <w:jc w:val="center"/>
            </w:pPr>
            <w:r w:rsidRPr="00A01710">
              <w:t>2</w:t>
            </w:r>
          </w:p>
        </w:tc>
        <w:tc>
          <w:tcPr>
            <w:tcW w:w="8725" w:type="dxa"/>
          </w:tcPr>
          <w:p w:rsidRPr="00A01710" w:rsidR="00522D70" w:rsidP="007D03E4" w:rsidRDefault="009E2F13" w14:paraId="67BAFCAF" w14:textId="4DE045E2">
            <w:pPr>
              <w:spacing w:after="120"/>
              <w:jc w:val="both"/>
            </w:pPr>
            <w:r w:rsidRPr="00A01710">
              <w:rPr>
                <w:rStyle w:val="normaltextrun"/>
                <w:rFonts w:cs="Open Sans"/>
                <w:color w:val="000000"/>
                <w:shd w:val="clear" w:color="auto" w:fill="FFFFFF"/>
              </w:rPr>
              <w:t xml:space="preserve">Locate </w:t>
            </w:r>
            <w:r w:rsidRPr="00A01710">
              <w:rPr>
                <w:rStyle w:val="normaltextrun"/>
                <w:rFonts w:cs="Open Sans"/>
                <w:shd w:val="clear" w:color="auto" w:fill="FFFFFF"/>
              </w:rPr>
              <w:t xml:space="preserve">a fire extinguishing device </w:t>
            </w:r>
            <w:r w:rsidRPr="00A01710">
              <w:rPr>
                <w:rStyle w:val="normaltextrun"/>
                <w:rFonts w:cs="Open Sans"/>
                <w:color w:val="000000"/>
                <w:shd w:val="clear" w:color="auto" w:fill="FFFFFF"/>
              </w:rPr>
              <w:t>and be ready to use it.</w:t>
            </w:r>
            <w:r w:rsidRPr="00A01710">
              <w:rPr>
                <w:rStyle w:val="eop"/>
                <w:rFonts w:cs="Open Sans"/>
                <w:color w:val="000000"/>
                <w:shd w:val="clear" w:color="auto" w:fill="FFFFFF"/>
              </w:rPr>
              <w:t> </w:t>
            </w:r>
          </w:p>
        </w:tc>
      </w:tr>
      <w:tr w:rsidRPr="00A01710" w:rsidR="00522D70" w:rsidTr="003D7919" w14:paraId="751AAA5D" w14:textId="77777777">
        <w:trPr>
          <w:trHeight w:val="449"/>
        </w:trPr>
        <w:tc>
          <w:tcPr>
            <w:tcW w:w="625" w:type="dxa"/>
            <w:shd w:val="clear" w:color="auto" w:fill="CFCDC9"/>
            <w:vAlign w:val="center"/>
          </w:tcPr>
          <w:p w:rsidRPr="00A01710" w:rsidR="00522D70" w:rsidP="007D03E4" w:rsidRDefault="00522D70" w14:paraId="4A9FCD47" w14:textId="77777777">
            <w:pPr>
              <w:spacing w:after="120"/>
              <w:jc w:val="center"/>
            </w:pPr>
            <w:r w:rsidRPr="00A01710">
              <w:t>3</w:t>
            </w:r>
          </w:p>
        </w:tc>
        <w:tc>
          <w:tcPr>
            <w:tcW w:w="8725" w:type="dxa"/>
          </w:tcPr>
          <w:p w:rsidRPr="00A01710" w:rsidR="00522D70" w:rsidP="007D03E4" w:rsidRDefault="003D7919" w14:paraId="6F92FDAC" w14:textId="3EC6E01D">
            <w:pPr>
              <w:spacing w:after="120"/>
              <w:contextualSpacing/>
              <w:jc w:val="both"/>
            </w:pPr>
            <w:r w:rsidRPr="00A01710">
              <w:t>Stay away from windows, ledges, and unstable or hanging items that could fall on you.</w:t>
            </w:r>
          </w:p>
        </w:tc>
      </w:tr>
      <w:tr w:rsidRPr="00A01710" w:rsidR="00522D70" w:rsidTr="00200DD8" w14:paraId="1CDCCB84" w14:textId="77777777">
        <w:tc>
          <w:tcPr>
            <w:tcW w:w="625" w:type="dxa"/>
            <w:shd w:val="clear" w:color="auto" w:fill="CFCDC9"/>
            <w:vAlign w:val="center"/>
          </w:tcPr>
          <w:p w:rsidRPr="00A01710" w:rsidR="00522D70" w:rsidP="007D03E4" w:rsidRDefault="00522D70" w14:paraId="1B06ADCB" w14:textId="77777777">
            <w:pPr>
              <w:spacing w:after="120"/>
              <w:jc w:val="center"/>
            </w:pPr>
            <w:r w:rsidRPr="00A01710">
              <w:t>4</w:t>
            </w:r>
          </w:p>
        </w:tc>
        <w:tc>
          <w:tcPr>
            <w:tcW w:w="8725" w:type="dxa"/>
          </w:tcPr>
          <w:p w:rsidRPr="00A01710" w:rsidR="00522D70" w:rsidP="007D03E4" w:rsidRDefault="003D7919" w14:paraId="6A460FE6" w14:textId="45F7146C">
            <w:pPr>
              <w:spacing w:after="120"/>
              <w:contextualSpacing/>
              <w:jc w:val="both"/>
            </w:pPr>
            <w:r w:rsidRPr="00A01710">
              <w:t>Stay calm and apply the emergency evacuation procedures.</w:t>
            </w:r>
          </w:p>
        </w:tc>
      </w:tr>
      <w:tr w:rsidRPr="00A01710" w:rsidR="003D7919" w:rsidTr="00200DD8" w14:paraId="2AF1D9DD" w14:textId="77777777">
        <w:tc>
          <w:tcPr>
            <w:tcW w:w="625" w:type="dxa"/>
            <w:shd w:val="clear" w:color="auto" w:fill="CFCDC9"/>
            <w:vAlign w:val="center"/>
          </w:tcPr>
          <w:p w:rsidRPr="00A01710" w:rsidR="003D7919" w:rsidP="007D03E4" w:rsidRDefault="003D7919" w14:paraId="145A8DC0" w14:textId="1B3FB274">
            <w:pPr>
              <w:spacing w:after="120"/>
              <w:jc w:val="center"/>
            </w:pPr>
            <w:r w:rsidRPr="00A01710">
              <w:t>5</w:t>
            </w:r>
          </w:p>
        </w:tc>
        <w:tc>
          <w:tcPr>
            <w:tcW w:w="8725" w:type="dxa"/>
          </w:tcPr>
          <w:p w:rsidRPr="00A01710" w:rsidR="003D7919" w:rsidP="007D03E4" w:rsidRDefault="003D7919" w14:paraId="70FCBD2A" w14:textId="6570D542">
            <w:pPr>
              <w:spacing w:after="120"/>
              <w:contextualSpacing/>
              <w:jc w:val="both"/>
            </w:pPr>
            <w:r w:rsidRPr="00A01710">
              <w:t>Follow the established evacuation route, go to the meeting point, and wait for the head count.</w:t>
            </w:r>
          </w:p>
        </w:tc>
      </w:tr>
      <w:tr w:rsidRPr="00A01710" w:rsidR="00522D70" w:rsidTr="00200DD8" w14:paraId="68A59CC9" w14:textId="77777777">
        <w:tc>
          <w:tcPr>
            <w:tcW w:w="9350" w:type="dxa"/>
            <w:gridSpan w:val="2"/>
            <w:shd w:val="clear" w:color="auto" w:fill="6C6463"/>
            <w:vAlign w:val="center"/>
          </w:tcPr>
          <w:p w:rsidRPr="00A01710" w:rsidR="00522D70" w:rsidP="007D03E4" w:rsidRDefault="003D7919" w14:paraId="5D783C13" w14:textId="4B1F052C">
            <w:pPr>
              <w:spacing w:after="120"/>
              <w:contextualSpacing/>
              <w:jc w:val="center"/>
            </w:pPr>
            <w:r w:rsidRPr="00A01710">
              <w:rPr>
                <w:color w:val="FFFFFF" w:themeColor="background1"/>
              </w:rPr>
              <w:t>When a threat of an explosion is announced</w:t>
            </w:r>
            <w:r w:rsidRPr="00A01710" w:rsidR="00FB1784">
              <w:rPr>
                <w:color w:val="FFFFFF" w:themeColor="background1"/>
              </w:rPr>
              <w:t xml:space="preserve"> or a bomb threat</w:t>
            </w:r>
            <w:r w:rsidRPr="00A01710" w:rsidR="00522D70">
              <w:rPr>
                <w:color w:val="FFFFFF" w:themeColor="background1"/>
              </w:rPr>
              <w:t>:</w:t>
            </w:r>
          </w:p>
        </w:tc>
      </w:tr>
      <w:tr w:rsidRPr="00A01710" w:rsidR="00522D70" w:rsidTr="00200DD8" w14:paraId="3590C69F" w14:textId="77777777">
        <w:tc>
          <w:tcPr>
            <w:tcW w:w="625" w:type="dxa"/>
            <w:shd w:val="clear" w:color="auto" w:fill="CFCDC9"/>
            <w:vAlign w:val="center"/>
          </w:tcPr>
          <w:p w:rsidRPr="00A01710" w:rsidR="00522D70" w:rsidP="007D03E4" w:rsidRDefault="00522D70" w14:paraId="347CBCD6" w14:textId="77777777">
            <w:pPr>
              <w:spacing w:after="120"/>
              <w:jc w:val="center"/>
            </w:pPr>
            <w:r w:rsidRPr="00A01710">
              <w:t>1</w:t>
            </w:r>
          </w:p>
        </w:tc>
        <w:tc>
          <w:tcPr>
            <w:tcW w:w="8725" w:type="dxa"/>
          </w:tcPr>
          <w:p w:rsidRPr="00A01710" w:rsidR="00522D70" w:rsidP="007D03E4" w:rsidRDefault="00FB1784" w14:paraId="30653436" w14:textId="6ED642DC">
            <w:pPr>
              <w:spacing w:after="120"/>
              <w:contextualSpacing/>
              <w:jc w:val="both"/>
            </w:pPr>
            <w:r w:rsidRPr="00A01710">
              <w:t xml:space="preserve">Don't run or walk anywhere. No matter where you are, immediately drop face down to the floor. </w:t>
            </w:r>
          </w:p>
        </w:tc>
      </w:tr>
      <w:tr w:rsidRPr="00A01710" w:rsidR="00522D70" w:rsidTr="00200DD8" w14:paraId="672DC6BC" w14:textId="77777777">
        <w:tc>
          <w:tcPr>
            <w:tcW w:w="625" w:type="dxa"/>
            <w:shd w:val="clear" w:color="auto" w:fill="CFCDC9"/>
            <w:vAlign w:val="center"/>
          </w:tcPr>
          <w:p w:rsidRPr="00A01710" w:rsidR="00522D70" w:rsidP="007D03E4" w:rsidRDefault="00522D70" w14:paraId="0E2094C9" w14:textId="77777777">
            <w:pPr>
              <w:spacing w:after="120"/>
              <w:jc w:val="center"/>
            </w:pPr>
            <w:r w:rsidRPr="00A01710">
              <w:t>2</w:t>
            </w:r>
          </w:p>
        </w:tc>
        <w:tc>
          <w:tcPr>
            <w:tcW w:w="8725" w:type="dxa"/>
          </w:tcPr>
          <w:p w:rsidRPr="00A01710" w:rsidR="00522D70" w:rsidP="007D03E4" w:rsidRDefault="00FB1784" w14:paraId="12F8A064" w14:textId="786C4875">
            <w:pPr>
              <w:spacing w:after="120"/>
              <w:contextualSpacing/>
              <w:jc w:val="both"/>
            </w:pPr>
            <w:r w:rsidRPr="00A01710">
              <w:t>Crawl away from the suspicious objects and windows.</w:t>
            </w:r>
          </w:p>
        </w:tc>
      </w:tr>
      <w:tr w:rsidRPr="00A01710" w:rsidR="00522D70" w:rsidTr="00200DD8" w14:paraId="04235218" w14:textId="77777777">
        <w:tc>
          <w:tcPr>
            <w:tcW w:w="625" w:type="dxa"/>
            <w:shd w:val="clear" w:color="auto" w:fill="CFCDC9"/>
            <w:vAlign w:val="center"/>
          </w:tcPr>
          <w:p w:rsidRPr="00A01710" w:rsidR="00522D70" w:rsidP="007D03E4" w:rsidRDefault="00522D70" w14:paraId="622E1328" w14:textId="77777777">
            <w:pPr>
              <w:spacing w:after="120"/>
              <w:jc w:val="center"/>
            </w:pPr>
            <w:r w:rsidRPr="00A01710">
              <w:t>3</w:t>
            </w:r>
          </w:p>
        </w:tc>
        <w:tc>
          <w:tcPr>
            <w:tcW w:w="8725" w:type="dxa"/>
          </w:tcPr>
          <w:p w:rsidRPr="00A01710" w:rsidR="00522D70" w:rsidP="007D03E4" w:rsidRDefault="00FB1784" w14:paraId="1CA1BED9" w14:textId="45E6FA4C">
            <w:pPr>
              <w:spacing w:after="120"/>
              <w:contextualSpacing/>
              <w:jc w:val="both"/>
            </w:pPr>
            <w:r w:rsidRPr="00A01710">
              <w:t>Move carefully to the nearest safe place.</w:t>
            </w:r>
          </w:p>
        </w:tc>
      </w:tr>
      <w:tr w:rsidRPr="00452D67" w:rsidR="00522D70" w:rsidTr="00200DD8" w14:paraId="695AE0AC" w14:textId="77777777">
        <w:tc>
          <w:tcPr>
            <w:tcW w:w="625" w:type="dxa"/>
            <w:shd w:val="clear" w:color="auto" w:fill="CFCDC9"/>
            <w:vAlign w:val="center"/>
          </w:tcPr>
          <w:p w:rsidRPr="00452D67" w:rsidR="00522D70" w:rsidP="007D03E4" w:rsidRDefault="00522D70" w14:paraId="5A110C3A" w14:textId="77777777">
            <w:pPr>
              <w:spacing w:after="120"/>
              <w:jc w:val="center"/>
            </w:pPr>
            <w:r w:rsidRPr="00452D67">
              <w:t>4</w:t>
            </w:r>
          </w:p>
        </w:tc>
        <w:tc>
          <w:tcPr>
            <w:tcW w:w="8725" w:type="dxa"/>
          </w:tcPr>
          <w:p w:rsidRPr="00452D67" w:rsidR="00522D70" w:rsidP="007D03E4" w:rsidRDefault="00FB1784" w14:paraId="5B0EFF09" w14:textId="1DF11798">
            <w:pPr>
              <w:spacing w:after="120"/>
              <w:contextualSpacing/>
              <w:jc w:val="both"/>
            </w:pPr>
            <w:r w:rsidRPr="00452D67">
              <w:t>Lie on your stomach, with your legs together and your feet touching the floor and pointing down, stretch your arms in front of your head, keep your head straight between your arms and most importantly, open your mouth, close your eyes (</w:t>
            </w:r>
            <w:r w:rsidRPr="00452D67" w:rsidR="00A01710">
              <w:t xml:space="preserve"> this is a </w:t>
            </w:r>
            <w:r w:rsidRPr="00452D67">
              <w:t>self-protection technique, being as close to the ground as possible</w:t>
            </w:r>
            <w:r w:rsidRPr="00452D67" w:rsidR="00A01710">
              <w:t xml:space="preserve"> </w:t>
            </w:r>
            <w:r w:rsidRPr="00452D67">
              <w:t>prevents major damage, the blast wave will enter through the feet and spread from th</w:t>
            </w:r>
            <w:r w:rsidRPr="00452D67" w:rsidR="00A01710">
              <w:t>e</w:t>
            </w:r>
            <w:r w:rsidRPr="00452D67">
              <w:t>r</w:t>
            </w:r>
            <w:r w:rsidRPr="00452D67" w:rsidR="00A01710">
              <w:t xml:space="preserve">e, </w:t>
            </w:r>
            <w:r w:rsidRPr="00452D67">
              <w:t>it is pressurized air that behaves like a fluid,</w:t>
            </w:r>
            <w:r w:rsidRPr="00452D67" w:rsidR="00A01710">
              <w:t xml:space="preserve"> therefore it is </w:t>
            </w:r>
            <w:r w:rsidRPr="00452D67">
              <w:t>also possible that it penetrates through the anus</w:t>
            </w:r>
            <w:r w:rsidRPr="00452D67" w:rsidR="00A01710">
              <w:t xml:space="preserve">, so the </w:t>
            </w:r>
            <w:r w:rsidRPr="00452D67">
              <w:t>mouth must be open).</w:t>
            </w:r>
          </w:p>
        </w:tc>
      </w:tr>
      <w:tr w:rsidRPr="00452D67" w:rsidR="00A01710" w:rsidTr="00200DD8" w14:paraId="20DA3EDF" w14:textId="77777777">
        <w:tc>
          <w:tcPr>
            <w:tcW w:w="625" w:type="dxa"/>
            <w:shd w:val="clear" w:color="auto" w:fill="CFCDC9"/>
            <w:vAlign w:val="center"/>
          </w:tcPr>
          <w:p w:rsidRPr="00452D67" w:rsidR="00A01710" w:rsidP="007D03E4" w:rsidRDefault="00A01710" w14:paraId="45756BD3" w14:textId="6FAABCB0">
            <w:pPr>
              <w:spacing w:after="120"/>
              <w:jc w:val="center"/>
            </w:pPr>
            <w:r w:rsidRPr="00452D67">
              <w:t>5</w:t>
            </w:r>
          </w:p>
        </w:tc>
        <w:tc>
          <w:tcPr>
            <w:tcW w:w="8725" w:type="dxa"/>
          </w:tcPr>
          <w:p w:rsidRPr="00452D67" w:rsidR="00A01710" w:rsidP="007D03E4" w:rsidRDefault="00A01710" w14:paraId="44B64DFA" w14:textId="56FE9727">
            <w:pPr>
              <w:spacing w:after="120"/>
              <w:contextualSpacing/>
              <w:jc w:val="both"/>
            </w:pPr>
            <w:r w:rsidRPr="00452D67">
              <w:t>Likewise, depending on the explosive used and the quantity, the type of damage and injuries may vary</w:t>
            </w:r>
            <w:r w:rsidRPr="00452D67" w:rsidR="008A1DD9">
              <w:t>. R</w:t>
            </w:r>
            <w:r w:rsidRPr="00452D67">
              <w:t xml:space="preserve">emember that in the vicinity of the explosion there is a high </w:t>
            </w:r>
            <w:r w:rsidRPr="00452D67">
              <w:t>temperature that causes post-impact fires. Be attentive to support emergency medical and evacuation plan</w:t>
            </w:r>
            <w:r w:rsidRPr="00452D67" w:rsidR="008A1DD9">
              <w:t>s</w:t>
            </w:r>
            <w:r w:rsidRPr="00452D67">
              <w:t>, if possible.</w:t>
            </w:r>
          </w:p>
        </w:tc>
      </w:tr>
      <w:tr w:rsidRPr="00452D67" w:rsidR="008A1DD9" w:rsidTr="00200DD8" w14:paraId="32C717C1" w14:textId="77777777">
        <w:tc>
          <w:tcPr>
            <w:tcW w:w="9350" w:type="dxa"/>
            <w:gridSpan w:val="2"/>
            <w:shd w:val="clear" w:color="auto" w:fill="6C6463"/>
            <w:vAlign w:val="center"/>
          </w:tcPr>
          <w:p w:rsidRPr="00452D67" w:rsidR="008A1DD9" w:rsidP="007D03E4" w:rsidRDefault="008A1DD9" w14:paraId="62D2244A" w14:textId="7C1B5370">
            <w:pPr>
              <w:spacing w:after="120"/>
              <w:contextualSpacing/>
              <w:jc w:val="center"/>
            </w:pPr>
            <w:r w:rsidRPr="00452D67">
              <w:rPr>
                <w:color w:val="FFFFFF" w:themeColor="background1"/>
              </w:rPr>
              <w:t>When there is a suspicious package:</w:t>
            </w:r>
          </w:p>
        </w:tc>
      </w:tr>
      <w:tr w:rsidRPr="00452D67" w:rsidR="008A1DD9" w:rsidTr="00200DD8" w14:paraId="286D226E" w14:textId="77777777">
        <w:tc>
          <w:tcPr>
            <w:tcW w:w="625" w:type="dxa"/>
            <w:shd w:val="clear" w:color="auto" w:fill="CFCDC9"/>
            <w:vAlign w:val="center"/>
          </w:tcPr>
          <w:p w:rsidRPr="00452D67" w:rsidR="008A1DD9" w:rsidP="007D03E4" w:rsidRDefault="008A1DD9" w14:paraId="2722C878" w14:textId="77777777">
            <w:pPr>
              <w:spacing w:after="120"/>
              <w:jc w:val="center"/>
            </w:pPr>
            <w:r w:rsidRPr="00452D67">
              <w:t>1</w:t>
            </w:r>
          </w:p>
        </w:tc>
        <w:tc>
          <w:tcPr>
            <w:tcW w:w="8725" w:type="dxa"/>
          </w:tcPr>
          <w:p w:rsidRPr="00452D67" w:rsidR="008A1DD9" w:rsidP="007D03E4" w:rsidRDefault="008A1DD9" w14:paraId="7C717A48" w14:textId="64722B7C">
            <w:pPr>
              <w:spacing w:after="120"/>
              <w:contextualSpacing/>
              <w:jc w:val="both"/>
            </w:pPr>
            <w:r w:rsidRPr="00452D67">
              <w:t>Do not tamper with the item/package. Do not approach it either.</w:t>
            </w:r>
          </w:p>
        </w:tc>
      </w:tr>
      <w:tr w:rsidRPr="00452D67" w:rsidR="008A1DD9" w:rsidTr="00200DD8" w14:paraId="03140BB6" w14:textId="77777777">
        <w:tc>
          <w:tcPr>
            <w:tcW w:w="625" w:type="dxa"/>
            <w:shd w:val="clear" w:color="auto" w:fill="CFCDC9"/>
            <w:vAlign w:val="center"/>
          </w:tcPr>
          <w:p w:rsidRPr="00452D67" w:rsidR="008A1DD9" w:rsidP="007D03E4" w:rsidRDefault="008A1DD9" w14:paraId="53F50532" w14:textId="1DE51901">
            <w:pPr>
              <w:spacing w:after="120"/>
              <w:jc w:val="center"/>
            </w:pPr>
            <w:r w:rsidRPr="00452D67">
              <w:t>2</w:t>
            </w:r>
          </w:p>
        </w:tc>
        <w:tc>
          <w:tcPr>
            <w:tcW w:w="8725" w:type="dxa"/>
          </w:tcPr>
          <w:p w:rsidRPr="00452D67" w:rsidR="008A1DD9" w:rsidP="007D03E4" w:rsidRDefault="008A1DD9" w14:paraId="79D5330A" w14:textId="1A3117DE">
            <w:pPr>
              <w:spacing w:after="120"/>
              <w:contextualSpacing/>
              <w:jc w:val="both"/>
            </w:pPr>
            <w:r w:rsidRPr="00452D67">
              <w:t>Don't panic, remain calm.</w:t>
            </w:r>
          </w:p>
        </w:tc>
      </w:tr>
      <w:tr w:rsidRPr="00452D67" w:rsidR="008A1DD9" w:rsidTr="00200DD8" w14:paraId="1612A346" w14:textId="77777777">
        <w:tc>
          <w:tcPr>
            <w:tcW w:w="625" w:type="dxa"/>
            <w:shd w:val="clear" w:color="auto" w:fill="CFCDC9"/>
            <w:vAlign w:val="center"/>
          </w:tcPr>
          <w:p w:rsidRPr="00452D67" w:rsidR="008A1DD9" w:rsidP="007D03E4" w:rsidRDefault="008A1DD9" w14:paraId="6D798A89" w14:textId="640E68CD">
            <w:pPr>
              <w:spacing w:after="120"/>
              <w:jc w:val="center"/>
            </w:pPr>
            <w:r w:rsidRPr="00452D67">
              <w:t>3</w:t>
            </w:r>
          </w:p>
        </w:tc>
        <w:tc>
          <w:tcPr>
            <w:tcW w:w="8725" w:type="dxa"/>
          </w:tcPr>
          <w:p w:rsidRPr="00452D67" w:rsidR="008A1DD9" w:rsidP="007D03E4" w:rsidRDefault="008A1DD9" w14:paraId="6AC4AC4B" w14:textId="29E49AFD">
            <w:pPr>
              <w:spacing w:after="120"/>
              <w:contextualSpacing/>
              <w:jc w:val="both"/>
            </w:pPr>
            <w:r w:rsidRPr="00452D67">
              <w:t>Do not use communication elements less than five meters away from the device as it can cause interference and activate the explosive mechanism.</w:t>
            </w:r>
          </w:p>
        </w:tc>
      </w:tr>
      <w:tr w:rsidRPr="00452D67" w:rsidR="008A1DD9" w:rsidTr="00200DD8" w14:paraId="483B8604" w14:textId="77777777">
        <w:tc>
          <w:tcPr>
            <w:tcW w:w="625" w:type="dxa"/>
            <w:shd w:val="clear" w:color="auto" w:fill="CFCDC9"/>
            <w:vAlign w:val="center"/>
          </w:tcPr>
          <w:p w:rsidRPr="00452D67" w:rsidR="008A1DD9" w:rsidP="007D03E4" w:rsidRDefault="008A1DD9" w14:paraId="167FB062" w14:textId="2E913560">
            <w:pPr>
              <w:spacing w:after="120"/>
              <w:jc w:val="center"/>
            </w:pPr>
            <w:r w:rsidRPr="00452D67">
              <w:t>4</w:t>
            </w:r>
          </w:p>
        </w:tc>
        <w:tc>
          <w:tcPr>
            <w:tcW w:w="8725" w:type="dxa"/>
          </w:tcPr>
          <w:p w:rsidRPr="00452D67" w:rsidR="008A1DD9" w:rsidP="007D03E4" w:rsidRDefault="008A1DD9" w14:paraId="3B9E7000" w14:textId="08EBCEF8">
            <w:pPr>
              <w:spacing w:after="120"/>
              <w:contextualSpacing/>
              <w:jc w:val="both"/>
            </w:pPr>
            <w:r w:rsidRPr="00452D67">
              <w:t>Do not smoke near the suspicious package.</w:t>
            </w:r>
          </w:p>
        </w:tc>
      </w:tr>
      <w:tr w:rsidRPr="00452D67" w:rsidR="008A1DD9" w:rsidTr="00200DD8" w14:paraId="214844F0" w14:textId="77777777">
        <w:tc>
          <w:tcPr>
            <w:tcW w:w="625" w:type="dxa"/>
            <w:shd w:val="clear" w:color="auto" w:fill="CFCDC9"/>
            <w:vAlign w:val="center"/>
          </w:tcPr>
          <w:p w:rsidRPr="00452D67" w:rsidR="008A1DD9" w:rsidP="007D03E4" w:rsidRDefault="008A1DD9" w14:paraId="09816AA6" w14:textId="6C89688D">
            <w:pPr>
              <w:spacing w:after="120"/>
              <w:jc w:val="center"/>
            </w:pPr>
            <w:r w:rsidRPr="00452D67">
              <w:t>5</w:t>
            </w:r>
          </w:p>
        </w:tc>
        <w:tc>
          <w:tcPr>
            <w:tcW w:w="8725" w:type="dxa"/>
          </w:tcPr>
          <w:p w:rsidRPr="00452D67" w:rsidR="008A1DD9" w:rsidP="007D03E4" w:rsidRDefault="008A1DD9" w14:paraId="44E506F2" w14:textId="67DF855F">
            <w:pPr>
              <w:spacing w:after="120"/>
              <w:contextualSpacing/>
              <w:jc w:val="both"/>
            </w:pPr>
            <w:r w:rsidRPr="00452D67">
              <w:t>Do not allow the package to come into contact any liquids.</w:t>
            </w:r>
          </w:p>
        </w:tc>
      </w:tr>
      <w:tr w:rsidRPr="00452D67" w:rsidR="008A1DD9" w:rsidTr="00200DD8" w14:paraId="14165BD2" w14:textId="77777777">
        <w:tc>
          <w:tcPr>
            <w:tcW w:w="625" w:type="dxa"/>
            <w:shd w:val="clear" w:color="auto" w:fill="CFCDC9"/>
            <w:vAlign w:val="center"/>
          </w:tcPr>
          <w:p w:rsidRPr="00452D67" w:rsidR="008A1DD9" w:rsidP="007D03E4" w:rsidRDefault="008A1DD9" w14:paraId="2167F020" w14:textId="38CD4F25">
            <w:pPr>
              <w:spacing w:after="120"/>
              <w:jc w:val="center"/>
            </w:pPr>
            <w:r w:rsidRPr="00452D67">
              <w:t>6</w:t>
            </w:r>
          </w:p>
        </w:tc>
        <w:tc>
          <w:tcPr>
            <w:tcW w:w="8725" w:type="dxa"/>
          </w:tcPr>
          <w:p w:rsidRPr="00452D67" w:rsidR="008A1DD9" w:rsidP="007D03E4" w:rsidRDefault="008A1DD9" w14:paraId="2B73C9ED" w14:textId="281CD54B">
            <w:pPr>
              <w:spacing w:after="120"/>
              <w:contextualSpacing/>
              <w:jc w:val="both"/>
            </w:pPr>
            <w:r w:rsidRPr="00452D67">
              <w:t>Stay away from windows to prevent the glass from inflicting harm in the event of a sudden explosion.</w:t>
            </w:r>
          </w:p>
        </w:tc>
      </w:tr>
      <w:tr w:rsidRPr="00452D67" w:rsidR="008A1DD9" w:rsidTr="00200DD8" w14:paraId="13D82A97" w14:textId="77777777">
        <w:tc>
          <w:tcPr>
            <w:tcW w:w="625" w:type="dxa"/>
            <w:shd w:val="clear" w:color="auto" w:fill="CFCDC9"/>
            <w:vAlign w:val="center"/>
          </w:tcPr>
          <w:p w:rsidRPr="00452D67" w:rsidR="008A1DD9" w:rsidP="007D03E4" w:rsidRDefault="008A1DD9" w14:paraId="6477681B" w14:textId="5D6DA5CC">
            <w:pPr>
              <w:spacing w:after="120"/>
              <w:jc w:val="center"/>
            </w:pPr>
            <w:r w:rsidRPr="00452D67">
              <w:t>7</w:t>
            </w:r>
          </w:p>
        </w:tc>
        <w:tc>
          <w:tcPr>
            <w:tcW w:w="8725" w:type="dxa"/>
          </w:tcPr>
          <w:p w:rsidRPr="00452D67" w:rsidR="008A1DD9" w:rsidP="007D03E4" w:rsidRDefault="008A1DD9" w14:paraId="53E1ADDF" w14:textId="540E7475">
            <w:pPr>
              <w:spacing w:after="120"/>
              <w:contextualSpacing/>
              <w:jc w:val="both"/>
            </w:pPr>
            <w:r w:rsidRPr="00452D67">
              <w:t>If safe, open the windows to let the blast wave out.</w:t>
            </w:r>
          </w:p>
        </w:tc>
      </w:tr>
      <w:tr w:rsidRPr="00452D67" w:rsidR="00452D67" w:rsidTr="00200DD8" w14:paraId="4F6331A5" w14:textId="77777777">
        <w:tc>
          <w:tcPr>
            <w:tcW w:w="625" w:type="dxa"/>
            <w:shd w:val="clear" w:color="auto" w:fill="CFCDC9"/>
            <w:vAlign w:val="center"/>
          </w:tcPr>
          <w:p w:rsidRPr="00452D67" w:rsidR="00452D67" w:rsidP="007D03E4" w:rsidRDefault="00452D67" w14:paraId="31D256DB" w14:textId="24F7F752">
            <w:pPr>
              <w:spacing w:after="120"/>
              <w:jc w:val="center"/>
            </w:pPr>
            <w:r w:rsidRPr="00452D67">
              <w:t>8</w:t>
            </w:r>
          </w:p>
        </w:tc>
        <w:tc>
          <w:tcPr>
            <w:tcW w:w="8725" w:type="dxa"/>
          </w:tcPr>
          <w:p w:rsidRPr="00452D67" w:rsidR="00452D67" w:rsidP="007D03E4" w:rsidRDefault="00452D67" w14:paraId="6D5ACC79" w14:textId="11F90355">
            <w:pPr>
              <w:spacing w:after="120"/>
              <w:contextualSpacing/>
              <w:jc w:val="both"/>
            </w:pPr>
            <w:r w:rsidRPr="00452D67">
              <w:t>Close the curtains and blinds so that they serve as a barrier against flying glass that may result from an explosive wave.</w:t>
            </w:r>
          </w:p>
        </w:tc>
      </w:tr>
    </w:tbl>
    <w:p w:rsidR="00522D70" w:rsidP="007D03E4" w:rsidRDefault="00522D70" w14:paraId="6F30F215" w14:textId="5551B116">
      <w:pPr>
        <w:spacing w:after="120" w:line="240" w:lineRule="auto"/>
      </w:pPr>
    </w:p>
    <w:p w:rsidRPr="00452D67" w:rsidR="00AF478C" w:rsidP="007D03E4" w:rsidRDefault="00AF478C" w14:paraId="131B3721" w14:textId="77777777">
      <w:pPr>
        <w:spacing w:after="120" w:line="240" w:lineRule="auto"/>
      </w:pPr>
    </w:p>
    <w:p w:rsidRPr="00452D67" w:rsidR="0080246D" w:rsidP="007D03E4" w:rsidRDefault="00452D67" w14:paraId="1F10678F" w14:textId="4438DC3A">
      <w:pPr>
        <w:pStyle w:val="Heading3"/>
      </w:pPr>
      <w:bookmarkStart w:name="_Toc105496771" w:id="28"/>
      <w:r w:rsidRPr="00452D67">
        <w:t>Hijacking or Seizure of a Building or Area</w:t>
      </w:r>
      <w:bookmarkEnd w:id="28"/>
    </w:p>
    <w:p w:rsidRPr="00AE1CB5" w:rsidR="00452D67" w:rsidP="007D03E4" w:rsidRDefault="00452D67" w14:paraId="0A073498" w14:textId="10AF6FFE">
      <w:pPr>
        <w:pStyle w:val="Heading4"/>
      </w:pPr>
      <w:r w:rsidRPr="00AE1CB5">
        <w:t>Preventative Measures</w:t>
      </w:r>
    </w:p>
    <w:p w:rsidRPr="00AE1CB5" w:rsidR="00452D67" w:rsidP="007D03E4" w:rsidRDefault="00452D67" w14:paraId="35682523" w14:textId="0C3CAF46">
      <w:pPr>
        <w:pStyle w:val="ListParagraph"/>
        <w:numPr>
          <w:ilvl w:val="0"/>
          <w:numId w:val="21"/>
        </w:numPr>
        <w:spacing w:after="120"/>
        <w:rPr>
          <w:rFonts w:ascii="Gill Sans MT" w:hAnsi="Gill Sans MT"/>
          <w:lang w:val="en-US"/>
        </w:rPr>
      </w:pPr>
      <w:r w:rsidRPr="00AE1CB5">
        <w:rPr>
          <w:rFonts w:ascii="Gill Sans MT" w:hAnsi="Gill Sans MT"/>
          <w:lang w:val="en-US"/>
        </w:rPr>
        <w:t>JA’s staff must comply by the following steps:</w:t>
      </w:r>
    </w:p>
    <w:p w:rsidRPr="00452D67" w:rsidR="00452D67" w:rsidP="007D03E4" w:rsidRDefault="00452D67" w14:paraId="3D645DEE" w14:textId="2A3E63AD">
      <w:pPr>
        <w:numPr>
          <w:ilvl w:val="1"/>
          <w:numId w:val="22"/>
        </w:numPr>
        <w:spacing w:after="120" w:line="240" w:lineRule="auto"/>
        <w:jc w:val="both"/>
        <w:textAlignment w:val="baseline"/>
        <w:rPr>
          <w:rFonts w:eastAsia="Times New Roman" w:cs="Open Sans"/>
        </w:rPr>
      </w:pPr>
      <w:r w:rsidRPr="00452D67">
        <w:rPr>
          <w:rFonts w:eastAsia="Times New Roman" w:cs="Open Sans"/>
        </w:rPr>
        <w:t xml:space="preserve">Comply with </w:t>
      </w:r>
      <w:r w:rsidRPr="00AE1CB5">
        <w:rPr>
          <w:rFonts w:eastAsia="Times New Roman" w:cs="Open Sans"/>
        </w:rPr>
        <w:t>JA’s</w:t>
      </w:r>
      <w:r w:rsidRPr="00452D67">
        <w:rPr>
          <w:rFonts w:eastAsia="Times New Roman" w:cs="Open Sans"/>
        </w:rPr>
        <w:t xml:space="preserve"> physical security protocols. Follow the instructions and preventive measures of this emergency plan. </w:t>
      </w:r>
    </w:p>
    <w:p w:rsidRPr="00452D67" w:rsidR="00452D67" w:rsidP="007D03E4" w:rsidRDefault="00452D67" w14:paraId="4E744A74" w14:textId="5CBA027D">
      <w:pPr>
        <w:numPr>
          <w:ilvl w:val="1"/>
          <w:numId w:val="22"/>
        </w:numPr>
        <w:spacing w:after="120" w:line="240" w:lineRule="auto"/>
        <w:jc w:val="both"/>
        <w:textAlignment w:val="baseline"/>
        <w:rPr>
          <w:rFonts w:eastAsia="Times New Roman" w:cs="Open Sans"/>
        </w:rPr>
      </w:pPr>
      <w:r w:rsidRPr="00AE1CB5">
        <w:rPr>
          <w:rFonts w:eastAsia="Times New Roman" w:cs="Open Sans"/>
        </w:rPr>
        <w:t>Avoid</w:t>
      </w:r>
      <w:r w:rsidRPr="00452D67">
        <w:rPr>
          <w:rFonts w:eastAsia="Times New Roman" w:cs="Open Sans"/>
        </w:rPr>
        <w:t xml:space="preserve"> routines (schedules, routes, frequented places). Try not to be so predictable in your activities. </w:t>
      </w:r>
    </w:p>
    <w:p w:rsidRPr="00452D67" w:rsidR="00452D67" w:rsidP="007D03E4" w:rsidRDefault="00452D67" w14:paraId="5E59198F" w14:textId="66FE54F1">
      <w:pPr>
        <w:numPr>
          <w:ilvl w:val="1"/>
          <w:numId w:val="22"/>
        </w:numPr>
        <w:spacing w:after="120" w:line="240" w:lineRule="auto"/>
        <w:jc w:val="both"/>
        <w:textAlignment w:val="baseline"/>
        <w:rPr>
          <w:rFonts w:eastAsia="Times New Roman" w:cs="Open Sans"/>
        </w:rPr>
      </w:pPr>
      <w:r w:rsidRPr="00452D67">
        <w:rPr>
          <w:rFonts w:eastAsia="Times New Roman" w:cs="Open Sans"/>
        </w:rPr>
        <w:t>Manage a low profile in your personal, family</w:t>
      </w:r>
      <w:r w:rsidRPr="00AE1CB5">
        <w:rPr>
          <w:rFonts w:eastAsia="Times New Roman" w:cs="Open Sans"/>
        </w:rPr>
        <w:t>,</w:t>
      </w:r>
      <w:r w:rsidRPr="00452D67">
        <w:rPr>
          <w:rFonts w:eastAsia="Times New Roman" w:cs="Open Sans"/>
        </w:rPr>
        <w:t xml:space="preserve"> and work environment. </w:t>
      </w:r>
    </w:p>
    <w:p w:rsidRPr="00452D67" w:rsidR="00452D67" w:rsidP="007D03E4" w:rsidRDefault="00452D67" w14:paraId="1B365F7D" w14:textId="58FAEB8A">
      <w:pPr>
        <w:numPr>
          <w:ilvl w:val="1"/>
          <w:numId w:val="22"/>
        </w:numPr>
        <w:spacing w:after="120" w:line="240" w:lineRule="auto"/>
        <w:jc w:val="both"/>
        <w:textAlignment w:val="baseline"/>
        <w:rPr>
          <w:rFonts w:eastAsia="Times New Roman" w:cs="Open Sans"/>
        </w:rPr>
      </w:pPr>
      <w:r w:rsidRPr="00AE1CB5">
        <w:rPr>
          <w:rFonts w:eastAsia="Times New Roman" w:cs="Open Sans"/>
        </w:rPr>
        <w:t>Seek</w:t>
      </w:r>
      <w:r w:rsidRPr="00452D67">
        <w:rPr>
          <w:rFonts w:eastAsia="Times New Roman" w:cs="Open Sans"/>
        </w:rPr>
        <w:t xml:space="preserve"> advice from the S</w:t>
      </w:r>
      <w:r w:rsidRPr="00AE1CB5">
        <w:rPr>
          <w:rFonts w:eastAsia="Times New Roman" w:cs="Open Sans"/>
        </w:rPr>
        <w:t>C</w:t>
      </w:r>
      <w:r w:rsidRPr="00452D67">
        <w:rPr>
          <w:rFonts w:eastAsia="Times New Roman" w:cs="Open Sans"/>
        </w:rPr>
        <w:t xml:space="preserve"> </w:t>
      </w:r>
      <w:r w:rsidRPr="00AE1CB5">
        <w:rPr>
          <w:rFonts w:eastAsia="Times New Roman" w:cs="Open Sans"/>
        </w:rPr>
        <w:t>before traveling</w:t>
      </w:r>
      <w:r w:rsidRPr="00452D67">
        <w:rPr>
          <w:rFonts w:eastAsia="Times New Roman" w:cs="Open Sans"/>
        </w:rPr>
        <w:t>. </w:t>
      </w:r>
    </w:p>
    <w:p w:rsidRPr="00452D67" w:rsidR="00452D67" w:rsidP="007D03E4" w:rsidRDefault="00452D67" w14:paraId="0FF9FE67" w14:textId="79EC007C">
      <w:pPr>
        <w:numPr>
          <w:ilvl w:val="1"/>
          <w:numId w:val="22"/>
        </w:numPr>
        <w:spacing w:after="120" w:line="240" w:lineRule="auto"/>
        <w:jc w:val="both"/>
        <w:textAlignment w:val="baseline"/>
        <w:rPr>
          <w:rFonts w:eastAsia="Times New Roman" w:cs="Open Sans"/>
        </w:rPr>
      </w:pPr>
      <w:r w:rsidRPr="00452D67">
        <w:rPr>
          <w:rFonts w:eastAsia="Times New Roman" w:cs="Open Sans"/>
        </w:rPr>
        <w:t>Do not unnecessarily expose yourself to risky situations</w:t>
      </w:r>
      <w:r w:rsidRPr="00AE1CB5" w:rsidR="00EF487B">
        <w:rPr>
          <w:rFonts w:eastAsia="Times New Roman" w:cs="Open Sans"/>
        </w:rPr>
        <w:t xml:space="preserve"> such as</w:t>
      </w:r>
      <w:r w:rsidRPr="00452D67">
        <w:rPr>
          <w:rFonts w:eastAsia="Times New Roman" w:cs="Open Sans"/>
        </w:rPr>
        <w:t>: </w:t>
      </w:r>
    </w:p>
    <w:p w:rsidRPr="00452D67" w:rsidR="00452D67" w:rsidP="007D03E4" w:rsidRDefault="00452D67" w14:paraId="04A16D8B" w14:textId="437C4C83">
      <w:pPr>
        <w:numPr>
          <w:ilvl w:val="2"/>
          <w:numId w:val="23"/>
        </w:numPr>
        <w:spacing w:after="120" w:line="240" w:lineRule="auto"/>
        <w:jc w:val="both"/>
        <w:textAlignment w:val="baseline"/>
        <w:rPr>
          <w:rFonts w:eastAsia="Times New Roman" w:cs="Open Sans"/>
        </w:rPr>
      </w:pPr>
      <w:r w:rsidRPr="00452D67">
        <w:rPr>
          <w:rFonts w:eastAsia="Times New Roman" w:cs="Open Sans"/>
        </w:rPr>
        <w:t>Unscheduled changes to your</w:t>
      </w:r>
      <w:r w:rsidRPr="00AE1CB5" w:rsidR="00EF487B">
        <w:rPr>
          <w:rFonts w:eastAsia="Times New Roman" w:cs="Open Sans"/>
        </w:rPr>
        <w:t xml:space="preserve"> itinerary</w:t>
      </w:r>
      <w:r w:rsidRPr="00452D67">
        <w:rPr>
          <w:rFonts w:eastAsia="Times New Roman" w:cs="Open Sans"/>
        </w:rPr>
        <w:t xml:space="preserve"> (visiting </w:t>
      </w:r>
      <w:r w:rsidRPr="00AE1CB5" w:rsidR="00EF487B">
        <w:rPr>
          <w:rFonts w:eastAsia="Times New Roman" w:cs="Open Sans"/>
        </w:rPr>
        <w:t>areas</w:t>
      </w:r>
      <w:r w:rsidRPr="00452D67">
        <w:rPr>
          <w:rFonts w:eastAsia="Times New Roman" w:cs="Open Sans"/>
        </w:rPr>
        <w:t xml:space="preserve"> not included in the</w:t>
      </w:r>
      <w:r w:rsidRPr="00AE1CB5" w:rsidR="00EF487B">
        <w:rPr>
          <w:rFonts w:eastAsia="Times New Roman" w:cs="Open Sans"/>
        </w:rPr>
        <w:t xml:space="preserve"> itinerary</w:t>
      </w:r>
      <w:r w:rsidRPr="00452D67">
        <w:rPr>
          <w:rFonts w:eastAsia="Times New Roman" w:cs="Open Sans"/>
        </w:rPr>
        <w:t xml:space="preserve"> without first consulting and informing </w:t>
      </w:r>
      <w:r w:rsidRPr="00AE1CB5" w:rsidR="00EF487B">
        <w:rPr>
          <w:rFonts w:eastAsia="Times New Roman" w:cs="Open Sans"/>
        </w:rPr>
        <w:t>the SC</w:t>
      </w:r>
      <w:r w:rsidRPr="00452D67">
        <w:rPr>
          <w:rFonts w:eastAsia="Times New Roman" w:cs="Open Sans"/>
        </w:rPr>
        <w:t>). </w:t>
      </w:r>
    </w:p>
    <w:p w:rsidRPr="00452D67" w:rsidR="00452D67" w:rsidP="007D03E4" w:rsidRDefault="00EF487B" w14:paraId="3FF422D8" w14:textId="54E27B8A">
      <w:pPr>
        <w:numPr>
          <w:ilvl w:val="2"/>
          <w:numId w:val="23"/>
        </w:numPr>
        <w:spacing w:after="120" w:line="240" w:lineRule="auto"/>
        <w:jc w:val="both"/>
        <w:textAlignment w:val="baseline"/>
        <w:rPr>
          <w:rFonts w:eastAsia="Times New Roman" w:cs="Open Sans"/>
        </w:rPr>
      </w:pPr>
      <w:r w:rsidRPr="00AE1CB5">
        <w:rPr>
          <w:rFonts w:eastAsia="Times New Roman" w:cs="Open Sans"/>
        </w:rPr>
        <w:t>Travel during</w:t>
      </w:r>
      <w:r w:rsidRPr="00452D67" w:rsidR="00452D67">
        <w:rPr>
          <w:rFonts w:eastAsia="Times New Roman" w:cs="Open Sans"/>
        </w:rPr>
        <w:t xml:space="preserve"> unauthorized times (after 6:00 pm). </w:t>
      </w:r>
    </w:p>
    <w:p w:rsidRPr="00452D67" w:rsidR="00452D67" w:rsidP="007D03E4" w:rsidRDefault="00452D67" w14:paraId="13E99EE6" w14:textId="038A9B47">
      <w:pPr>
        <w:numPr>
          <w:ilvl w:val="2"/>
          <w:numId w:val="23"/>
        </w:numPr>
        <w:spacing w:after="120" w:line="240" w:lineRule="auto"/>
        <w:jc w:val="both"/>
        <w:textAlignment w:val="baseline"/>
        <w:rPr>
          <w:rFonts w:eastAsia="Times New Roman" w:cs="Open Sans"/>
        </w:rPr>
      </w:pPr>
      <w:r w:rsidRPr="00452D67">
        <w:rPr>
          <w:rFonts w:eastAsia="Times New Roman" w:cs="Open Sans"/>
        </w:rPr>
        <w:t>Visits</w:t>
      </w:r>
      <w:r w:rsidRPr="00AE1CB5" w:rsidR="00EF487B">
        <w:rPr>
          <w:rFonts w:eastAsia="Times New Roman" w:cs="Open Sans"/>
        </w:rPr>
        <w:t xml:space="preserve"> after sunset or before </w:t>
      </w:r>
      <w:r w:rsidRPr="00452D67">
        <w:rPr>
          <w:rFonts w:eastAsia="Times New Roman" w:cs="Open Sans"/>
        </w:rPr>
        <w:t>sunrise</w:t>
      </w:r>
      <w:r w:rsidRPr="00AE1CB5" w:rsidR="00EF487B">
        <w:rPr>
          <w:rFonts w:eastAsia="Times New Roman" w:cs="Open Sans"/>
        </w:rPr>
        <w:t xml:space="preserve"> to </w:t>
      </w:r>
      <w:r w:rsidRPr="00452D67">
        <w:rPr>
          <w:rFonts w:eastAsia="Times New Roman" w:cs="Open Sans"/>
        </w:rPr>
        <w:t>high-risk areas (bars, nightclubs, beaches, river</w:t>
      </w:r>
      <w:r w:rsidRPr="00AE1CB5" w:rsidR="00EF487B">
        <w:rPr>
          <w:rFonts w:eastAsia="Times New Roman" w:cs="Open Sans"/>
        </w:rPr>
        <w:t xml:space="preserve">s, </w:t>
      </w:r>
      <w:r w:rsidRPr="00452D67">
        <w:rPr>
          <w:rFonts w:eastAsia="Times New Roman" w:cs="Open Sans"/>
        </w:rPr>
        <w:t>lakes). </w:t>
      </w:r>
    </w:p>
    <w:p w:rsidRPr="00452D67" w:rsidR="00452D67" w:rsidP="007D03E4" w:rsidRDefault="00EF487B" w14:paraId="04819CA6" w14:textId="3E8E1D99">
      <w:pPr>
        <w:numPr>
          <w:ilvl w:val="2"/>
          <w:numId w:val="23"/>
        </w:numPr>
        <w:spacing w:after="120" w:line="240" w:lineRule="auto"/>
        <w:jc w:val="both"/>
        <w:textAlignment w:val="baseline"/>
        <w:rPr>
          <w:rFonts w:eastAsia="Times New Roman" w:cs="Open Sans"/>
        </w:rPr>
      </w:pPr>
      <w:r w:rsidRPr="00AE1CB5">
        <w:rPr>
          <w:rFonts w:eastAsia="Times New Roman" w:cs="Open Sans"/>
        </w:rPr>
        <w:t>Traveling</w:t>
      </w:r>
      <w:r w:rsidRPr="00452D67" w:rsidR="00452D67">
        <w:rPr>
          <w:rFonts w:eastAsia="Times New Roman" w:cs="Open Sans"/>
        </w:rPr>
        <w:t xml:space="preserve"> outside the urban area of your </w:t>
      </w:r>
      <w:r w:rsidRPr="00AE1CB5">
        <w:rPr>
          <w:rFonts w:eastAsia="Times New Roman" w:cs="Open Sans"/>
        </w:rPr>
        <w:t xml:space="preserve">work areas </w:t>
      </w:r>
      <w:r w:rsidRPr="00452D67" w:rsidR="00452D67">
        <w:rPr>
          <w:rFonts w:eastAsia="Times New Roman" w:cs="Open Sans"/>
        </w:rPr>
        <w:t>without noti</w:t>
      </w:r>
      <w:r w:rsidRPr="00AE1CB5">
        <w:rPr>
          <w:rFonts w:eastAsia="Times New Roman" w:cs="Open Sans"/>
        </w:rPr>
        <w:t>fying your</w:t>
      </w:r>
      <w:r w:rsidRPr="00452D67" w:rsidR="00452D67">
        <w:rPr>
          <w:rFonts w:eastAsia="Times New Roman" w:cs="Open Sans"/>
        </w:rPr>
        <w:t xml:space="preserve"> immediate </w:t>
      </w:r>
      <w:r w:rsidRPr="00AE1CB5">
        <w:rPr>
          <w:rFonts w:eastAsia="Times New Roman" w:cs="Open Sans"/>
        </w:rPr>
        <w:t>supervisor</w:t>
      </w:r>
      <w:r w:rsidRPr="00452D67" w:rsidR="00452D67">
        <w:rPr>
          <w:rFonts w:eastAsia="Times New Roman" w:cs="Open Sans"/>
        </w:rPr>
        <w:t>, S</w:t>
      </w:r>
      <w:r w:rsidRPr="00AE1CB5">
        <w:rPr>
          <w:rFonts w:eastAsia="Times New Roman" w:cs="Open Sans"/>
        </w:rPr>
        <w:t>C</w:t>
      </w:r>
      <w:r w:rsidRPr="00452D67" w:rsidR="00452D67">
        <w:rPr>
          <w:rFonts w:eastAsia="Times New Roman" w:cs="Open Sans"/>
        </w:rPr>
        <w:t>, or the</w:t>
      </w:r>
      <w:r w:rsidRPr="00AE1CB5">
        <w:rPr>
          <w:rFonts w:eastAsia="Times New Roman" w:cs="Open Sans"/>
        </w:rPr>
        <w:t xml:space="preserve"> security center</w:t>
      </w:r>
      <w:r w:rsidRPr="00452D67" w:rsidR="00452D67">
        <w:rPr>
          <w:rFonts w:eastAsia="Times New Roman" w:cs="Open Sans"/>
        </w:rPr>
        <w:t>. </w:t>
      </w:r>
    </w:p>
    <w:p w:rsidRPr="00452D67" w:rsidR="00452D67" w:rsidP="007D03E4" w:rsidRDefault="00452D67" w14:paraId="7B633D87" w14:textId="5AE41BBB">
      <w:pPr>
        <w:numPr>
          <w:ilvl w:val="1"/>
          <w:numId w:val="22"/>
        </w:numPr>
        <w:spacing w:after="120" w:line="240" w:lineRule="auto"/>
        <w:jc w:val="both"/>
        <w:textAlignment w:val="baseline"/>
        <w:rPr>
          <w:rFonts w:eastAsia="Times New Roman" w:cs="Open Sans"/>
        </w:rPr>
      </w:pPr>
      <w:r w:rsidRPr="00452D67">
        <w:rPr>
          <w:rFonts w:eastAsia="Times New Roman" w:cs="Open Sans"/>
        </w:rPr>
        <w:t xml:space="preserve">Handle with great prudence the information related to </w:t>
      </w:r>
      <w:r w:rsidRPr="00AE1CB5" w:rsidR="00EF487B">
        <w:rPr>
          <w:rFonts w:eastAsia="Times New Roman" w:cs="Open Sans"/>
        </w:rPr>
        <w:t xml:space="preserve">your </w:t>
      </w:r>
      <w:r w:rsidRPr="00452D67">
        <w:rPr>
          <w:rFonts w:eastAsia="Times New Roman" w:cs="Open Sans"/>
        </w:rPr>
        <w:t>position</w:t>
      </w:r>
      <w:r w:rsidRPr="00AE1CB5" w:rsidR="00EF487B">
        <w:rPr>
          <w:rFonts w:eastAsia="Times New Roman" w:cs="Open Sans"/>
        </w:rPr>
        <w:t xml:space="preserve"> and responsibilities</w:t>
      </w:r>
      <w:r w:rsidRPr="00452D67">
        <w:rPr>
          <w:rFonts w:eastAsia="Times New Roman" w:cs="Open Sans"/>
        </w:rPr>
        <w:t>,</w:t>
      </w:r>
      <w:r w:rsidRPr="00AE1CB5" w:rsidR="00EF487B">
        <w:rPr>
          <w:rFonts w:eastAsia="Times New Roman" w:cs="Open Sans"/>
        </w:rPr>
        <w:t xml:space="preserve"> the Activity</w:t>
      </w:r>
      <w:r w:rsidRPr="00452D67">
        <w:rPr>
          <w:rFonts w:eastAsia="Times New Roman" w:cs="Open Sans"/>
        </w:rPr>
        <w:t xml:space="preserve">, </w:t>
      </w:r>
      <w:r w:rsidRPr="00AE1CB5" w:rsidR="00EF487B">
        <w:rPr>
          <w:rFonts w:eastAsia="Times New Roman" w:cs="Open Sans"/>
        </w:rPr>
        <w:t>and</w:t>
      </w:r>
      <w:r w:rsidRPr="00452D67">
        <w:rPr>
          <w:rFonts w:eastAsia="Times New Roman" w:cs="Open Sans"/>
        </w:rPr>
        <w:t xml:space="preserve"> travel itineraries, etc. </w:t>
      </w:r>
    </w:p>
    <w:p w:rsidRPr="00452D67" w:rsidR="00452D67" w:rsidP="007D03E4" w:rsidRDefault="00452D67" w14:paraId="293C7136" w14:textId="3360D877">
      <w:pPr>
        <w:numPr>
          <w:ilvl w:val="1"/>
          <w:numId w:val="22"/>
        </w:numPr>
        <w:spacing w:after="120" w:line="240" w:lineRule="auto"/>
        <w:jc w:val="both"/>
        <w:textAlignment w:val="baseline"/>
        <w:rPr>
          <w:rFonts w:eastAsia="Times New Roman" w:cs="Open Sans"/>
        </w:rPr>
      </w:pPr>
      <w:r w:rsidRPr="00452D67">
        <w:rPr>
          <w:rFonts w:eastAsia="Times New Roman" w:cs="Open Sans"/>
        </w:rPr>
        <w:t xml:space="preserve">Do not carry documentation (IDs, cards, etc.) that raise your profile and </w:t>
      </w:r>
      <w:r w:rsidRPr="00AE1CB5" w:rsidR="00EF487B">
        <w:rPr>
          <w:rFonts w:eastAsia="Times New Roman" w:cs="Open Sans"/>
        </w:rPr>
        <w:t>put you at</w:t>
      </w:r>
      <w:r w:rsidRPr="00452D67">
        <w:rPr>
          <w:rFonts w:eastAsia="Times New Roman" w:cs="Open Sans"/>
        </w:rPr>
        <w:t xml:space="preserve"> a higher level o</w:t>
      </w:r>
      <w:r w:rsidRPr="00AE1CB5" w:rsidR="00EF487B">
        <w:rPr>
          <w:rFonts w:eastAsia="Times New Roman" w:cs="Open Sans"/>
        </w:rPr>
        <w:t>f risk</w:t>
      </w:r>
      <w:r w:rsidRPr="00452D67">
        <w:rPr>
          <w:rFonts w:eastAsia="Times New Roman" w:cs="Open Sans"/>
        </w:rPr>
        <w:t xml:space="preserve"> in the event of a kidnapping situation. </w:t>
      </w:r>
    </w:p>
    <w:p w:rsidRPr="00AE1CB5" w:rsidR="00F12C65" w:rsidP="007D03E4" w:rsidRDefault="00452D67" w14:paraId="477D5BEA" w14:textId="2A3A531C">
      <w:pPr>
        <w:numPr>
          <w:ilvl w:val="1"/>
          <w:numId w:val="22"/>
        </w:numPr>
        <w:spacing w:after="120" w:line="240" w:lineRule="auto"/>
        <w:jc w:val="both"/>
        <w:textAlignment w:val="baseline"/>
        <w:rPr>
          <w:rFonts w:eastAsia="Times New Roman" w:cs="Open Sans"/>
        </w:rPr>
      </w:pPr>
      <w:r w:rsidRPr="00452D67">
        <w:rPr>
          <w:rFonts w:eastAsia="Times New Roman" w:cs="Open Sans"/>
        </w:rPr>
        <w:t xml:space="preserve">Maintain excellent relationships with local suppliers, local communities, etc. They become an important </w:t>
      </w:r>
      <w:r w:rsidRPr="00AE1CB5" w:rsidR="00EF487B">
        <w:rPr>
          <w:rFonts w:eastAsia="Times New Roman" w:cs="Open Sans"/>
        </w:rPr>
        <w:t>line of</w:t>
      </w:r>
      <w:r w:rsidRPr="00452D67">
        <w:rPr>
          <w:rFonts w:eastAsia="Times New Roman" w:cs="Open Sans"/>
        </w:rPr>
        <w:t xml:space="preserve"> protection</w:t>
      </w:r>
      <w:r w:rsidRPr="00AE1CB5" w:rsidR="00EF487B">
        <w:rPr>
          <w:rFonts w:eastAsia="Times New Roman" w:cs="Open Sans"/>
        </w:rPr>
        <w:t xml:space="preserve"> in the event of an emergency</w:t>
      </w:r>
      <w:r w:rsidRPr="00452D67">
        <w:rPr>
          <w:rFonts w:eastAsia="Times New Roman" w:cs="Open Sans"/>
        </w:rPr>
        <w:t>. </w:t>
      </w:r>
    </w:p>
    <w:p w:rsidR="00E47989" w:rsidP="007D03E4" w:rsidRDefault="00E47989" w14:paraId="534B562D" w14:textId="77777777">
      <w:pPr>
        <w:pStyle w:val="Heading4"/>
      </w:pPr>
    </w:p>
    <w:p w:rsidRPr="00AE1CB5" w:rsidR="00EF487B" w:rsidP="007D03E4" w:rsidRDefault="00EF487B" w14:paraId="1A931006" w14:textId="50CC93B5">
      <w:pPr>
        <w:pStyle w:val="Heading4"/>
      </w:pPr>
      <w:r w:rsidRPr="00AE1CB5">
        <w:t>Procedures</w:t>
      </w:r>
    </w:p>
    <w:p w:rsidRPr="00AE1CB5" w:rsidR="00EF487B" w:rsidP="007D03E4" w:rsidRDefault="00EF487B" w14:paraId="7FD92756" w14:textId="1E90BEEC">
      <w:pPr>
        <w:spacing w:after="120" w:line="240" w:lineRule="auto"/>
        <w:jc w:val="center"/>
        <w:rPr>
          <w:b/>
          <w:bCs/>
        </w:rPr>
      </w:pPr>
      <w:r w:rsidRPr="00AE1CB5">
        <w:rPr>
          <w:b/>
          <w:bCs/>
        </w:rPr>
        <w:t xml:space="preserve">Table 13. </w:t>
      </w:r>
      <w:r w:rsidRPr="00AE1CB5" w:rsidR="0027428A">
        <w:rPr>
          <w:b/>
          <w:bCs/>
        </w:rPr>
        <w:t>Procedures in the Event of a</w:t>
      </w:r>
      <w:r w:rsidRPr="00AE1CB5" w:rsidR="007D1459">
        <w:rPr>
          <w:b/>
          <w:bCs/>
        </w:rPr>
        <w:t xml:space="preserve"> Hijacking or Kidnapping</w:t>
      </w:r>
    </w:p>
    <w:tbl>
      <w:tblPr>
        <w:tblStyle w:val="TableGrid"/>
        <w:tblW w:w="0" w:type="auto"/>
        <w:tblLook w:val="04A0" w:firstRow="1" w:lastRow="0" w:firstColumn="1" w:lastColumn="0" w:noHBand="0" w:noVBand="1"/>
      </w:tblPr>
      <w:tblGrid>
        <w:gridCol w:w="625"/>
        <w:gridCol w:w="8725"/>
      </w:tblGrid>
      <w:tr w:rsidRPr="00AE1CB5" w:rsidR="00EF487B" w:rsidTr="00200DD8" w14:paraId="2C10152F" w14:textId="77777777">
        <w:tc>
          <w:tcPr>
            <w:tcW w:w="625" w:type="dxa"/>
            <w:shd w:val="clear" w:color="auto" w:fill="6C6463"/>
            <w:vAlign w:val="center"/>
          </w:tcPr>
          <w:p w:rsidRPr="00AE1CB5" w:rsidR="00EF487B" w:rsidP="007D03E4" w:rsidRDefault="00EF487B" w14:paraId="5351F610" w14:textId="77777777">
            <w:pPr>
              <w:spacing w:after="120"/>
              <w:jc w:val="center"/>
              <w:rPr>
                <w:color w:val="FFFFFF" w:themeColor="background1"/>
              </w:rPr>
            </w:pPr>
            <w:r w:rsidRPr="00AE1CB5">
              <w:rPr>
                <w:color w:val="FFFFFF" w:themeColor="background1"/>
              </w:rPr>
              <w:t>1</w:t>
            </w:r>
          </w:p>
        </w:tc>
        <w:tc>
          <w:tcPr>
            <w:tcW w:w="8725" w:type="dxa"/>
          </w:tcPr>
          <w:p w:rsidRPr="00AE1CB5" w:rsidR="00EF487B" w:rsidP="007D03E4" w:rsidRDefault="0027428A" w14:paraId="0A59A4B3" w14:textId="33CCB47D">
            <w:pPr>
              <w:spacing w:after="120"/>
              <w:contextualSpacing/>
              <w:jc w:val="both"/>
            </w:pPr>
            <w:r w:rsidRPr="00AE1CB5">
              <w:t>Remain calm no matter how chaotic the situation appears.</w:t>
            </w:r>
          </w:p>
        </w:tc>
      </w:tr>
      <w:tr w:rsidRPr="00AE1CB5" w:rsidR="00EF487B" w:rsidTr="00200DD8" w14:paraId="415B49BA" w14:textId="77777777">
        <w:tc>
          <w:tcPr>
            <w:tcW w:w="625" w:type="dxa"/>
            <w:shd w:val="clear" w:color="auto" w:fill="6C6463"/>
            <w:vAlign w:val="center"/>
          </w:tcPr>
          <w:p w:rsidRPr="00AE1CB5" w:rsidR="00EF487B" w:rsidP="007D03E4" w:rsidRDefault="00EF487B" w14:paraId="000981B9" w14:textId="77777777">
            <w:pPr>
              <w:spacing w:after="120"/>
              <w:jc w:val="center"/>
              <w:rPr>
                <w:color w:val="FFFFFF" w:themeColor="background1"/>
              </w:rPr>
            </w:pPr>
            <w:r w:rsidRPr="00AE1CB5">
              <w:rPr>
                <w:color w:val="FFFFFF" w:themeColor="background1"/>
              </w:rPr>
              <w:t>2</w:t>
            </w:r>
          </w:p>
        </w:tc>
        <w:tc>
          <w:tcPr>
            <w:tcW w:w="8725" w:type="dxa"/>
          </w:tcPr>
          <w:p w:rsidRPr="00AE1CB5" w:rsidR="00EF487B" w:rsidP="007D03E4" w:rsidRDefault="0027428A" w14:paraId="07C23AED" w14:textId="6CAD27B7">
            <w:pPr>
              <w:spacing w:after="120"/>
              <w:jc w:val="both"/>
            </w:pPr>
            <w:r w:rsidRPr="00AE1CB5">
              <w:t>Introduce yourself according to the JA script. “I am a member of the JA Activity….” and don’t lie.</w:t>
            </w:r>
          </w:p>
        </w:tc>
      </w:tr>
      <w:tr w:rsidRPr="00AE1CB5" w:rsidR="00EF487B" w:rsidTr="00200DD8" w14:paraId="7ED24E7B" w14:textId="77777777">
        <w:tc>
          <w:tcPr>
            <w:tcW w:w="625" w:type="dxa"/>
            <w:shd w:val="clear" w:color="auto" w:fill="6C6463"/>
            <w:vAlign w:val="center"/>
          </w:tcPr>
          <w:p w:rsidRPr="00AE1CB5" w:rsidR="00EF487B" w:rsidP="007D03E4" w:rsidRDefault="00EF487B" w14:paraId="66282B78" w14:textId="77777777">
            <w:pPr>
              <w:spacing w:after="120"/>
              <w:jc w:val="center"/>
              <w:rPr>
                <w:color w:val="FFFFFF" w:themeColor="background1"/>
              </w:rPr>
            </w:pPr>
            <w:r w:rsidRPr="00AE1CB5">
              <w:rPr>
                <w:color w:val="FFFFFF" w:themeColor="background1"/>
              </w:rPr>
              <w:t>3</w:t>
            </w:r>
          </w:p>
        </w:tc>
        <w:tc>
          <w:tcPr>
            <w:tcW w:w="8725" w:type="dxa"/>
          </w:tcPr>
          <w:p w:rsidRPr="00AE1CB5" w:rsidR="00EF487B" w:rsidP="007D03E4" w:rsidRDefault="0027428A" w14:paraId="2E188C7C" w14:textId="470F1627">
            <w:pPr>
              <w:spacing w:after="120"/>
              <w:contextualSpacing/>
              <w:jc w:val="both"/>
            </w:pPr>
            <w:r w:rsidRPr="00AE1CB5">
              <w:t>If possible, send a message, or make an emergency call to the SC/security center. Use the previously coordinated emergency code. (Use whatever means of communication available: landline, satellite, cellular).</w:t>
            </w:r>
          </w:p>
        </w:tc>
      </w:tr>
      <w:tr w:rsidRPr="00AE1CB5" w:rsidR="0027428A" w:rsidTr="00200DD8" w14:paraId="329AEA81" w14:textId="77777777">
        <w:tc>
          <w:tcPr>
            <w:tcW w:w="625" w:type="dxa"/>
            <w:shd w:val="clear" w:color="auto" w:fill="6C6463"/>
            <w:vAlign w:val="center"/>
          </w:tcPr>
          <w:p w:rsidRPr="00AE1CB5" w:rsidR="0027428A" w:rsidP="007D03E4" w:rsidRDefault="0027428A" w14:paraId="65A64419" w14:textId="7C231367">
            <w:pPr>
              <w:spacing w:after="120"/>
              <w:jc w:val="center"/>
              <w:rPr>
                <w:color w:val="FFFFFF" w:themeColor="background1"/>
              </w:rPr>
            </w:pPr>
            <w:r w:rsidRPr="00AE1CB5">
              <w:rPr>
                <w:color w:val="FFFFFF" w:themeColor="background1"/>
              </w:rPr>
              <w:t>4</w:t>
            </w:r>
          </w:p>
        </w:tc>
        <w:tc>
          <w:tcPr>
            <w:tcW w:w="8725" w:type="dxa"/>
          </w:tcPr>
          <w:p w:rsidRPr="00AE1CB5" w:rsidR="0027428A" w:rsidP="007D03E4" w:rsidRDefault="0027428A" w14:paraId="368F4D72" w14:textId="1C00B90B">
            <w:pPr>
              <w:spacing w:after="120"/>
              <w:contextualSpacing/>
              <w:jc w:val="both"/>
            </w:pPr>
            <w:r w:rsidRPr="00AE1CB5">
              <w:t>Accept the situation, do not risk your life. Remember that in Colombia, most kidnapped people survive. Know that JA will activate its corresponding crisis management procedure in the event this happens.</w:t>
            </w:r>
          </w:p>
        </w:tc>
      </w:tr>
      <w:tr w:rsidRPr="00AE1CB5" w:rsidR="00EF487B" w:rsidTr="00200DD8" w14:paraId="339A5E2F" w14:textId="77777777">
        <w:tc>
          <w:tcPr>
            <w:tcW w:w="625" w:type="dxa"/>
            <w:shd w:val="clear" w:color="auto" w:fill="6C6463"/>
            <w:vAlign w:val="center"/>
          </w:tcPr>
          <w:p w:rsidRPr="00AE1CB5" w:rsidR="00EF487B" w:rsidP="007D03E4" w:rsidRDefault="0027428A" w14:paraId="6519B1ED" w14:textId="49000A87">
            <w:pPr>
              <w:spacing w:after="120"/>
              <w:jc w:val="center"/>
              <w:rPr>
                <w:color w:val="FFFFFF" w:themeColor="background1"/>
              </w:rPr>
            </w:pPr>
            <w:r w:rsidRPr="00AE1CB5">
              <w:rPr>
                <w:color w:val="FFFFFF" w:themeColor="background1"/>
              </w:rPr>
              <w:t>5</w:t>
            </w:r>
          </w:p>
        </w:tc>
        <w:tc>
          <w:tcPr>
            <w:tcW w:w="8725" w:type="dxa"/>
          </w:tcPr>
          <w:p w:rsidRPr="00AE1CB5" w:rsidR="00EF487B" w:rsidP="007D03E4" w:rsidRDefault="0027428A" w14:paraId="2CFAFBCB" w14:textId="504FF5CC">
            <w:pPr>
              <w:spacing w:after="120"/>
              <w:contextualSpacing/>
              <w:jc w:val="both"/>
            </w:pPr>
            <w:r w:rsidRPr="00AE1CB5">
              <w:t xml:space="preserve">Be </w:t>
            </w:r>
            <w:r w:rsidRPr="00AE1CB5" w:rsidR="007D1459">
              <w:t>aware of your surroundings</w:t>
            </w:r>
            <w:r w:rsidRPr="00AE1CB5">
              <w:t xml:space="preserve"> during the </w:t>
            </w:r>
            <w:r w:rsidRPr="00AE1CB5" w:rsidR="007D1459">
              <w:t xml:space="preserve">first </w:t>
            </w:r>
            <w:r w:rsidRPr="00AE1CB5">
              <w:t>moment</w:t>
            </w:r>
            <w:r w:rsidRPr="00AE1CB5" w:rsidR="007D1459">
              <w:t>s</w:t>
            </w:r>
            <w:r w:rsidRPr="00AE1CB5">
              <w:t xml:space="preserve"> of your kidnapping, </w:t>
            </w:r>
            <w:r w:rsidRPr="00AE1CB5" w:rsidR="007D1459">
              <w:t xml:space="preserve">as </w:t>
            </w:r>
            <w:r w:rsidRPr="00AE1CB5">
              <w:t xml:space="preserve">an escape opportunity may present itself, </w:t>
            </w:r>
            <w:r w:rsidRPr="00AE1CB5" w:rsidR="007D1459">
              <w:t xml:space="preserve">but act carefully so </w:t>
            </w:r>
            <w:r w:rsidRPr="00AE1CB5">
              <w:t>you do not risk your life.</w:t>
            </w:r>
            <w:r w:rsidRPr="00AE1CB5" w:rsidR="007D1459">
              <w:t xml:space="preserve"> Whether or not to attempt it is your decision. </w:t>
            </w:r>
          </w:p>
        </w:tc>
      </w:tr>
    </w:tbl>
    <w:p w:rsidRPr="00D5776D" w:rsidR="00EF487B" w:rsidP="00D5776D" w:rsidRDefault="00EF487B" w14:paraId="4E458CDE" w14:textId="26957EC9">
      <w:pPr>
        <w:spacing w:after="120" w:line="240" w:lineRule="auto"/>
      </w:pPr>
    </w:p>
    <w:p w:rsidRPr="00D5776D" w:rsidR="007D1459" w:rsidP="007D03E4" w:rsidRDefault="006F7F70" w14:paraId="502D992B" w14:textId="0F5EE3F1">
      <w:pPr>
        <w:pStyle w:val="Heading3"/>
      </w:pPr>
      <w:bookmarkStart w:name="_Toc105496772" w:id="29"/>
      <w:r w:rsidRPr="00D5776D">
        <w:t xml:space="preserve">Express </w:t>
      </w:r>
      <w:r w:rsidRPr="00D5776D" w:rsidR="007D1459">
        <w:t>Kidnapping</w:t>
      </w:r>
      <w:bookmarkEnd w:id="29"/>
    </w:p>
    <w:p w:rsidRPr="00D5776D" w:rsidR="007D1459" w:rsidP="007D03E4" w:rsidRDefault="007D1459" w14:paraId="3CE5FA9F" w14:textId="540931EE">
      <w:pPr>
        <w:pStyle w:val="Heading4"/>
      </w:pPr>
      <w:r w:rsidRPr="00D5776D">
        <w:t>Preventative Measures</w:t>
      </w:r>
    </w:p>
    <w:p w:rsidRPr="00D5776D" w:rsidR="007D1459" w:rsidP="007D03E4" w:rsidRDefault="007D1459" w14:paraId="7FCD5E09" w14:textId="55093353">
      <w:pPr>
        <w:pStyle w:val="ListParagraph"/>
        <w:numPr>
          <w:ilvl w:val="0"/>
          <w:numId w:val="21"/>
        </w:numPr>
        <w:spacing w:after="120"/>
        <w:rPr>
          <w:rFonts w:ascii="Gill Sans MT" w:hAnsi="Gill Sans MT"/>
          <w:lang w:val="en-US"/>
        </w:rPr>
      </w:pPr>
      <w:r w:rsidRPr="00D5776D">
        <w:rPr>
          <w:rFonts w:ascii="Gill Sans MT" w:hAnsi="Gill Sans MT"/>
          <w:lang w:val="en-US"/>
        </w:rPr>
        <w:t>Be cautious and do not be reckless with your own safety: prevention is the key. The best way to avoid this criminal modality is not to facilitate it, take the following precautions:</w:t>
      </w:r>
    </w:p>
    <w:p w:rsidRPr="00D5776D" w:rsidR="007D1459" w:rsidP="007D03E4" w:rsidRDefault="007D1459" w14:paraId="06A42B2C" w14:textId="531D8649">
      <w:pPr>
        <w:pStyle w:val="ListParagraph"/>
        <w:numPr>
          <w:ilvl w:val="1"/>
          <w:numId w:val="24"/>
        </w:numPr>
        <w:spacing w:after="120"/>
        <w:jc w:val="both"/>
        <w:textAlignment w:val="baseline"/>
        <w:rPr>
          <w:rFonts w:ascii="Gill Sans MT" w:hAnsi="Gill Sans MT" w:eastAsia="Times New Roman"/>
          <w:lang w:val="en-US"/>
        </w:rPr>
      </w:pPr>
      <w:r w:rsidRPr="00D5776D">
        <w:rPr>
          <w:rFonts w:ascii="Gill Sans MT" w:hAnsi="Gill Sans MT" w:eastAsia="Times New Roman"/>
          <w:lang w:val="en-US"/>
        </w:rPr>
        <w:t>Avoid being in a hurry; plan your trips with as much anticipation as possible. </w:t>
      </w:r>
    </w:p>
    <w:p w:rsidRPr="00D5776D" w:rsidR="007D1459" w:rsidP="007D03E4" w:rsidRDefault="007D1459" w14:paraId="6318EBA8" w14:textId="1D1EBAE2">
      <w:pPr>
        <w:pStyle w:val="ListParagraph"/>
        <w:numPr>
          <w:ilvl w:val="1"/>
          <w:numId w:val="24"/>
        </w:numPr>
        <w:spacing w:after="120"/>
        <w:jc w:val="both"/>
        <w:textAlignment w:val="baseline"/>
        <w:rPr>
          <w:rFonts w:ascii="Gill Sans MT" w:hAnsi="Gill Sans MT" w:eastAsia="Times New Roman"/>
          <w:lang w:val="en-US"/>
        </w:rPr>
      </w:pPr>
      <w:r w:rsidRPr="00D5776D">
        <w:rPr>
          <w:rFonts w:ascii="Gill Sans MT" w:hAnsi="Gill Sans MT" w:eastAsia="Times New Roman"/>
          <w:lang w:val="en-US"/>
        </w:rPr>
        <w:t xml:space="preserve">To the extent possible, do not take taxis on public roads, </w:t>
      </w:r>
      <w:r w:rsidRPr="00D5776D" w:rsidR="001D0EC1">
        <w:rPr>
          <w:rFonts w:ascii="Gill Sans MT" w:hAnsi="Gill Sans MT" w:eastAsia="Times New Roman"/>
          <w:lang w:val="en-US"/>
        </w:rPr>
        <w:t>call for one or use an app</w:t>
      </w:r>
      <w:r w:rsidR="00A054E3">
        <w:rPr>
          <w:rFonts w:ascii="Gill Sans MT" w:hAnsi="Gill Sans MT" w:eastAsia="Times New Roman"/>
          <w:lang w:val="en-US"/>
        </w:rPr>
        <w:t>lication</w:t>
      </w:r>
      <w:r w:rsidRPr="00D5776D" w:rsidR="00CD4F17">
        <w:rPr>
          <w:rFonts w:ascii="Gill Sans MT" w:hAnsi="Gill Sans MT" w:eastAsia="Times New Roman"/>
          <w:lang w:val="en-US"/>
        </w:rPr>
        <w:t xml:space="preserve"> or trusted service from a hotel or shopping center</w:t>
      </w:r>
      <w:r w:rsidRPr="00D5776D">
        <w:rPr>
          <w:rFonts w:ascii="Gill Sans MT" w:hAnsi="Gill Sans MT" w:eastAsia="Times New Roman"/>
          <w:lang w:val="en-US"/>
        </w:rPr>
        <w:t>. </w:t>
      </w:r>
    </w:p>
    <w:p w:rsidRPr="00D5776D" w:rsidR="007D1459" w:rsidP="007D03E4" w:rsidRDefault="007D1459" w14:paraId="4E158078" w14:textId="1D2A4A03">
      <w:pPr>
        <w:pStyle w:val="ListParagraph"/>
        <w:numPr>
          <w:ilvl w:val="1"/>
          <w:numId w:val="24"/>
        </w:numPr>
        <w:spacing w:after="120"/>
        <w:jc w:val="both"/>
        <w:textAlignment w:val="baseline"/>
        <w:rPr>
          <w:rFonts w:ascii="Gill Sans MT" w:hAnsi="Gill Sans MT" w:eastAsia="Times New Roman"/>
          <w:lang w:val="en-US"/>
        </w:rPr>
      </w:pPr>
      <w:r w:rsidRPr="00D5776D">
        <w:rPr>
          <w:rFonts w:ascii="Gill Sans MT" w:hAnsi="Gill Sans MT" w:eastAsia="Times New Roman"/>
          <w:lang w:val="en-US"/>
        </w:rPr>
        <w:t>Use the vehicles</w:t>
      </w:r>
      <w:r w:rsidRPr="00D5776D" w:rsidR="00CD4F17">
        <w:rPr>
          <w:rFonts w:ascii="Gill Sans MT" w:hAnsi="Gill Sans MT" w:eastAsia="Times New Roman"/>
          <w:lang w:val="en-US"/>
        </w:rPr>
        <w:t xml:space="preserve"> and transport provided by the Activity when available.</w:t>
      </w:r>
      <w:r w:rsidRPr="00D5776D">
        <w:rPr>
          <w:rFonts w:ascii="Gill Sans MT" w:hAnsi="Gill Sans MT" w:eastAsia="Times New Roman"/>
          <w:lang w:val="en-US"/>
        </w:rPr>
        <w:t> </w:t>
      </w:r>
    </w:p>
    <w:p w:rsidRPr="00D5776D" w:rsidR="007D1459" w:rsidP="007D03E4" w:rsidRDefault="007D1459" w14:paraId="29EE5FC6" w14:textId="5E698557">
      <w:pPr>
        <w:pStyle w:val="ListParagraph"/>
        <w:numPr>
          <w:ilvl w:val="1"/>
          <w:numId w:val="24"/>
        </w:numPr>
        <w:spacing w:after="120"/>
        <w:jc w:val="both"/>
        <w:textAlignment w:val="baseline"/>
        <w:rPr>
          <w:rFonts w:ascii="Gill Sans MT" w:hAnsi="Gill Sans MT" w:eastAsia="Times New Roman"/>
          <w:lang w:val="en-US"/>
        </w:rPr>
      </w:pPr>
      <w:r w:rsidRPr="00D5776D">
        <w:rPr>
          <w:rFonts w:ascii="Gill Sans MT" w:hAnsi="Gill Sans MT" w:eastAsia="Times New Roman"/>
          <w:lang w:val="en-US"/>
        </w:rPr>
        <w:t xml:space="preserve">If you </w:t>
      </w:r>
      <w:r w:rsidRPr="00D5776D" w:rsidR="00CD4F17">
        <w:rPr>
          <w:rFonts w:ascii="Gill Sans MT" w:hAnsi="Gill Sans MT" w:eastAsia="Times New Roman"/>
          <w:lang w:val="en-US"/>
        </w:rPr>
        <w:t>must take</w:t>
      </w:r>
      <w:r w:rsidRPr="00D5776D">
        <w:rPr>
          <w:rFonts w:ascii="Gill Sans MT" w:hAnsi="Gill Sans MT" w:eastAsia="Times New Roman"/>
          <w:lang w:val="en-US"/>
        </w:rPr>
        <w:t xml:space="preserve"> </w:t>
      </w:r>
      <w:r w:rsidRPr="00D5776D" w:rsidR="00CD4F17">
        <w:rPr>
          <w:rFonts w:ascii="Gill Sans MT" w:hAnsi="Gill Sans MT" w:eastAsia="Times New Roman"/>
          <w:lang w:val="en-US"/>
        </w:rPr>
        <w:t xml:space="preserve">a taxi from a </w:t>
      </w:r>
      <w:r w:rsidRPr="00D5776D">
        <w:rPr>
          <w:rFonts w:ascii="Gill Sans MT" w:hAnsi="Gill Sans MT" w:eastAsia="Times New Roman"/>
          <w:lang w:val="en-US"/>
        </w:rPr>
        <w:t xml:space="preserve">public road, contact the </w:t>
      </w:r>
      <w:r w:rsidRPr="00D5776D" w:rsidR="00CD4F17">
        <w:rPr>
          <w:rFonts w:ascii="Gill Sans MT" w:hAnsi="Gill Sans MT" w:eastAsia="Times New Roman"/>
          <w:lang w:val="en-US"/>
        </w:rPr>
        <w:t>SC</w:t>
      </w:r>
      <w:r w:rsidRPr="00D5776D">
        <w:rPr>
          <w:rFonts w:ascii="Gill Sans MT" w:hAnsi="Gill Sans MT" w:eastAsia="Times New Roman"/>
          <w:lang w:val="en-US"/>
        </w:rPr>
        <w:t xml:space="preserve"> or a family member </w:t>
      </w:r>
      <w:r w:rsidRPr="00D5776D" w:rsidR="00CD4F17">
        <w:rPr>
          <w:rFonts w:ascii="Gill Sans MT" w:hAnsi="Gill Sans MT" w:eastAsia="Times New Roman"/>
          <w:lang w:val="en-US"/>
        </w:rPr>
        <w:t xml:space="preserve">to share the driver’s ID and license </w:t>
      </w:r>
      <w:r w:rsidRPr="00D5776D">
        <w:rPr>
          <w:rFonts w:ascii="Gill Sans MT" w:hAnsi="Gill Sans MT" w:eastAsia="Times New Roman"/>
          <w:lang w:val="en-US"/>
        </w:rPr>
        <w:t>plates of the vehicle. </w:t>
      </w:r>
    </w:p>
    <w:p w:rsidRPr="00D5776D" w:rsidR="007D1459" w:rsidP="007D03E4" w:rsidRDefault="007D1459" w14:paraId="38DD0326" w14:textId="70A3A87C">
      <w:pPr>
        <w:pStyle w:val="ListParagraph"/>
        <w:numPr>
          <w:ilvl w:val="1"/>
          <w:numId w:val="24"/>
        </w:numPr>
        <w:spacing w:after="120"/>
        <w:jc w:val="both"/>
        <w:textAlignment w:val="baseline"/>
        <w:rPr>
          <w:rFonts w:ascii="Gill Sans MT" w:hAnsi="Gill Sans MT" w:eastAsia="Times New Roman"/>
          <w:lang w:val="en-US"/>
        </w:rPr>
      </w:pPr>
      <w:r w:rsidRPr="00D5776D">
        <w:rPr>
          <w:rFonts w:ascii="Gill Sans MT" w:hAnsi="Gill Sans MT" w:eastAsia="Times New Roman"/>
          <w:lang w:val="en-US"/>
        </w:rPr>
        <w:t xml:space="preserve">Do not approach taxis in places where there is </w:t>
      </w:r>
      <w:r w:rsidRPr="00D5776D" w:rsidR="00CD4F17">
        <w:rPr>
          <w:rFonts w:ascii="Gill Sans MT" w:hAnsi="Gill Sans MT" w:eastAsia="Times New Roman"/>
          <w:lang w:val="en-US"/>
        </w:rPr>
        <w:t xml:space="preserve">common </w:t>
      </w:r>
      <w:r w:rsidRPr="00D5776D">
        <w:rPr>
          <w:rFonts w:ascii="Gill Sans MT" w:hAnsi="Gill Sans MT" w:eastAsia="Times New Roman"/>
          <w:lang w:val="en-US"/>
        </w:rPr>
        <w:t>knowledge that cas</w:t>
      </w:r>
      <w:r w:rsidRPr="00D5776D" w:rsidR="00CD4F17">
        <w:rPr>
          <w:rFonts w:ascii="Gill Sans MT" w:hAnsi="Gill Sans MT" w:eastAsia="Times New Roman"/>
          <w:lang w:val="en-US"/>
        </w:rPr>
        <w:t xml:space="preserve">es of the infamous “Paseo </w:t>
      </w:r>
      <w:proofErr w:type="spellStart"/>
      <w:r w:rsidRPr="00D5776D" w:rsidR="00CD4F17">
        <w:rPr>
          <w:rFonts w:ascii="Gill Sans MT" w:hAnsi="Gill Sans MT" w:eastAsia="Times New Roman"/>
          <w:lang w:val="en-US"/>
        </w:rPr>
        <w:t>Mil</w:t>
      </w:r>
      <w:r w:rsidRPr="00D5776D" w:rsidR="00AE1CB5">
        <w:rPr>
          <w:rFonts w:ascii="Gill Sans MT" w:hAnsi="Gill Sans MT" w:eastAsia="Times New Roman"/>
          <w:lang w:val="en-US"/>
        </w:rPr>
        <w:t>l</w:t>
      </w:r>
      <w:r w:rsidRPr="00D5776D" w:rsidR="00CD4F17">
        <w:rPr>
          <w:rFonts w:ascii="Gill Sans MT" w:hAnsi="Gill Sans MT" w:eastAsia="Times New Roman"/>
          <w:lang w:val="en-US"/>
        </w:rPr>
        <w:t>ionario</w:t>
      </w:r>
      <w:proofErr w:type="spellEnd"/>
      <w:r w:rsidRPr="00D5776D" w:rsidR="00CD4F17">
        <w:rPr>
          <w:rFonts w:ascii="Gill Sans MT" w:hAnsi="Gill Sans MT" w:eastAsia="Times New Roman"/>
          <w:lang w:val="en-US"/>
        </w:rPr>
        <w:t xml:space="preserve">” </w:t>
      </w:r>
      <w:r w:rsidRPr="00D5776D">
        <w:rPr>
          <w:rFonts w:ascii="Gill Sans MT" w:hAnsi="Gill Sans MT" w:eastAsia="Times New Roman"/>
          <w:lang w:val="en-US"/>
        </w:rPr>
        <w:t xml:space="preserve">have </w:t>
      </w:r>
      <w:r w:rsidRPr="00D5776D" w:rsidR="00CD4F17">
        <w:rPr>
          <w:rFonts w:ascii="Gill Sans MT" w:hAnsi="Gill Sans MT" w:eastAsia="Times New Roman"/>
          <w:lang w:val="en-US"/>
        </w:rPr>
        <w:t>occurred</w:t>
      </w:r>
      <w:r w:rsidRPr="00D5776D">
        <w:rPr>
          <w:rFonts w:ascii="Gill Sans MT" w:hAnsi="Gill Sans MT" w:eastAsia="Times New Roman"/>
          <w:lang w:val="en-US"/>
        </w:rPr>
        <w:t>. </w:t>
      </w:r>
    </w:p>
    <w:p w:rsidRPr="00D5776D" w:rsidR="00AE1CB5" w:rsidP="007D03E4" w:rsidRDefault="00AE1CB5" w14:paraId="5E4A7050" w14:textId="35D558BD">
      <w:pPr>
        <w:pStyle w:val="ListParagraph"/>
        <w:numPr>
          <w:ilvl w:val="1"/>
          <w:numId w:val="24"/>
        </w:numPr>
        <w:spacing w:after="120"/>
        <w:jc w:val="both"/>
        <w:textAlignment w:val="baseline"/>
        <w:rPr>
          <w:rFonts w:ascii="Gill Sans MT" w:hAnsi="Gill Sans MT" w:eastAsia="Times New Roman"/>
          <w:lang w:val="en-US"/>
        </w:rPr>
      </w:pPr>
      <w:r w:rsidRPr="00D5776D">
        <w:rPr>
          <w:rFonts w:ascii="Gill Sans MT" w:hAnsi="Gill Sans MT" w:eastAsia="Times New Roman"/>
          <w:lang w:val="en-US"/>
        </w:rPr>
        <w:t>Although we are all vulnerable, s</w:t>
      </w:r>
      <w:r w:rsidRPr="00D5776D" w:rsidR="007D1459">
        <w:rPr>
          <w:rFonts w:ascii="Gill Sans MT" w:hAnsi="Gill Sans MT" w:eastAsia="Times New Roman"/>
          <w:lang w:val="en-US"/>
        </w:rPr>
        <w:t xml:space="preserve">ingle women should take </w:t>
      </w:r>
      <w:r w:rsidRPr="00D5776D">
        <w:rPr>
          <w:rFonts w:ascii="Gill Sans MT" w:hAnsi="Gill Sans MT" w:eastAsia="Times New Roman"/>
          <w:lang w:val="en-US"/>
        </w:rPr>
        <w:t xml:space="preserve">extra </w:t>
      </w:r>
      <w:r w:rsidRPr="00D5776D" w:rsidR="007D1459">
        <w:rPr>
          <w:rFonts w:ascii="Gill Sans MT" w:hAnsi="Gill Sans MT" w:eastAsia="Times New Roman"/>
          <w:lang w:val="en-US"/>
        </w:rPr>
        <w:t>precautions.</w:t>
      </w:r>
    </w:p>
    <w:p w:rsidRPr="00D5776D" w:rsidR="00AE1CB5" w:rsidP="007D03E4" w:rsidRDefault="00AE1CB5" w14:paraId="0E1F1554" w14:textId="77777777">
      <w:pPr>
        <w:pStyle w:val="ListParagraph"/>
        <w:numPr>
          <w:ilvl w:val="0"/>
          <w:numId w:val="25"/>
        </w:numPr>
        <w:spacing w:before="0" w:after="120"/>
        <w:jc w:val="both"/>
        <w:textAlignment w:val="baseline"/>
        <w:rPr>
          <w:rStyle w:val="normaltextrun"/>
          <w:rFonts w:ascii="Gill Sans MT" w:hAnsi="Gill Sans MT" w:eastAsia="Times New Roman"/>
          <w:lang w:val="en-US"/>
        </w:rPr>
      </w:pPr>
      <w:r w:rsidRPr="00D5776D">
        <w:rPr>
          <w:rStyle w:val="normaltextrun"/>
          <w:rFonts w:ascii="Gill Sans MT" w:hAnsi="Gill Sans MT"/>
          <w:color w:val="000000"/>
          <w:shd w:val="clear" w:color="auto" w:fill="FFFFFF"/>
          <w:lang w:val="en-US"/>
        </w:rPr>
        <w:t xml:space="preserve">If taking a taxi from a public street is the only option: </w:t>
      </w:r>
    </w:p>
    <w:p w:rsidRPr="00D5776D" w:rsidR="00AE1CB5" w:rsidP="007D03E4" w:rsidRDefault="00AE1CB5" w14:paraId="25D9ACE8" w14:textId="311B3979">
      <w:pPr>
        <w:pStyle w:val="ListParagraph"/>
        <w:numPr>
          <w:ilvl w:val="1"/>
          <w:numId w:val="26"/>
        </w:numPr>
        <w:spacing w:before="0" w:after="120"/>
        <w:jc w:val="both"/>
        <w:textAlignment w:val="baseline"/>
        <w:rPr>
          <w:rStyle w:val="normaltextrun"/>
          <w:rFonts w:ascii="Gill Sans MT" w:hAnsi="Gill Sans MT" w:eastAsia="Times New Roman"/>
          <w:lang w:val="en-US"/>
        </w:rPr>
      </w:pPr>
      <w:r w:rsidRPr="00D5776D">
        <w:rPr>
          <w:rStyle w:val="normaltextrun"/>
          <w:rFonts w:ascii="Gill Sans MT" w:hAnsi="Gill Sans MT"/>
          <w:color w:val="000000"/>
          <w:shd w:val="clear" w:color="auto" w:fill="FFFFFF"/>
          <w:lang w:val="en-US"/>
        </w:rPr>
        <w:t xml:space="preserve">Do not </w:t>
      </w:r>
      <w:r w:rsidRPr="00D5776D" w:rsidR="006F7F70">
        <w:rPr>
          <w:rStyle w:val="normaltextrun"/>
          <w:rFonts w:ascii="Gill Sans MT" w:hAnsi="Gill Sans MT"/>
          <w:color w:val="000000"/>
          <w:shd w:val="clear" w:color="auto" w:fill="FFFFFF"/>
          <w:lang w:val="en-US"/>
        </w:rPr>
        <w:t>take the</w:t>
      </w:r>
      <w:r w:rsidRPr="00D5776D">
        <w:rPr>
          <w:rStyle w:val="normaltextrun"/>
          <w:rFonts w:ascii="Gill Sans MT" w:hAnsi="Gill Sans MT"/>
          <w:color w:val="000000"/>
          <w:shd w:val="clear" w:color="auto" w:fill="FFFFFF"/>
          <w:lang w:val="en-US"/>
        </w:rPr>
        <w:t xml:space="preserve"> first vehicle in line outside of </w:t>
      </w:r>
      <w:r w:rsidRPr="00D5776D" w:rsidR="006F7F70">
        <w:rPr>
          <w:rStyle w:val="normaltextrun"/>
          <w:rFonts w:ascii="Gill Sans MT" w:hAnsi="Gill Sans MT"/>
          <w:color w:val="000000"/>
          <w:shd w:val="clear" w:color="auto" w:fill="FFFFFF"/>
          <w:lang w:val="en-US"/>
        </w:rPr>
        <w:t>a</w:t>
      </w:r>
      <w:r w:rsidRPr="00E47989" w:rsidR="006F7F70">
        <w:rPr>
          <w:rStyle w:val="normaltextrun"/>
          <w:rFonts w:ascii="Gill Sans MT" w:hAnsi="Gill Sans MT"/>
          <w:color w:val="000000"/>
          <w:shd w:val="clear" w:color="auto" w:fill="FFFFFF"/>
          <w:lang w:val="en-US"/>
        </w:rPr>
        <w:t xml:space="preserve"> </w:t>
      </w:r>
      <w:r w:rsidRPr="00D5776D">
        <w:rPr>
          <w:rStyle w:val="normaltextrun"/>
          <w:rFonts w:ascii="Gill Sans MT" w:hAnsi="Gill Sans MT"/>
          <w:color w:val="000000"/>
          <w:shd w:val="clear" w:color="auto" w:fill="FFFFFF"/>
          <w:lang w:val="en-US"/>
        </w:rPr>
        <w:t>shopping mall or office building.</w:t>
      </w:r>
    </w:p>
    <w:p w:rsidRPr="00D5776D" w:rsidR="00AE1CB5" w:rsidP="007D03E4" w:rsidRDefault="00AE1CB5" w14:paraId="54BA1836" w14:textId="64805FEA">
      <w:pPr>
        <w:pStyle w:val="ListParagraph"/>
        <w:numPr>
          <w:ilvl w:val="1"/>
          <w:numId w:val="26"/>
        </w:numPr>
        <w:spacing w:before="0" w:after="120"/>
        <w:jc w:val="both"/>
        <w:textAlignment w:val="baseline"/>
        <w:rPr>
          <w:rStyle w:val="eop"/>
          <w:rFonts w:ascii="Gill Sans MT" w:hAnsi="Gill Sans MT" w:eastAsia="Times New Roman"/>
          <w:lang w:val="en-US"/>
        </w:rPr>
      </w:pPr>
      <w:r w:rsidRPr="00D5776D">
        <w:rPr>
          <w:rStyle w:val="eop"/>
          <w:rFonts w:ascii="Gill Sans MT" w:hAnsi="Gill Sans MT"/>
          <w:color w:val="000000"/>
          <w:shd w:val="clear" w:color="auto" w:fill="FFFFFF"/>
          <w:lang w:val="en-US"/>
        </w:rPr>
        <w:t xml:space="preserve">Report the number and plates of the vehicle, to the SC or family, as already </w:t>
      </w:r>
      <w:r w:rsidRPr="00D5776D">
        <w:rPr>
          <w:rStyle w:val="eop"/>
          <w:rFonts w:ascii="Gill Sans MT" w:hAnsi="Gill Sans MT"/>
          <w:color w:val="000000"/>
          <w:shd w:val="clear" w:color="auto" w:fill="FFFFFF"/>
          <w:lang w:val="en-US"/>
        </w:rPr>
        <w:t>mentioned above.</w:t>
      </w:r>
    </w:p>
    <w:p w:rsidRPr="00D5776D" w:rsidR="00AE1CB5" w:rsidP="007D03E4" w:rsidRDefault="00AE1CB5" w14:paraId="2BEC8DEB" w14:textId="3929D4D5">
      <w:pPr>
        <w:pStyle w:val="ListParagraph"/>
        <w:numPr>
          <w:ilvl w:val="1"/>
          <w:numId w:val="26"/>
        </w:numPr>
        <w:spacing w:before="0" w:after="120"/>
        <w:jc w:val="both"/>
        <w:textAlignment w:val="baseline"/>
        <w:rPr>
          <w:rFonts w:ascii="Gill Sans MT" w:hAnsi="Gill Sans MT" w:eastAsia="Times New Roman"/>
          <w:lang w:val="en-US"/>
        </w:rPr>
      </w:pPr>
      <w:r w:rsidRPr="00D5776D">
        <w:rPr>
          <w:rFonts w:ascii="Gill Sans MT" w:hAnsi="Gill Sans MT" w:eastAsia="Times New Roman"/>
          <w:lang w:val="en-US"/>
        </w:rPr>
        <w:t xml:space="preserve">Don't let the driver choose </w:t>
      </w:r>
      <w:r w:rsidRPr="00D5776D" w:rsidR="006F7F70">
        <w:rPr>
          <w:rFonts w:ascii="Gill Sans MT" w:hAnsi="Gill Sans MT" w:eastAsia="Times New Roman"/>
          <w:lang w:val="en-US"/>
        </w:rPr>
        <w:t xml:space="preserve">the </w:t>
      </w:r>
      <w:r w:rsidRPr="00D5776D">
        <w:rPr>
          <w:rFonts w:ascii="Gill Sans MT" w:hAnsi="Gill Sans MT" w:eastAsia="Times New Roman"/>
          <w:lang w:val="en-US"/>
        </w:rPr>
        <w:t xml:space="preserve">travel route and </w:t>
      </w:r>
      <w:r w:rsidRPr="00D5776D" w:rsidR="006F7F70">
        <w:rPr>
          <w:rFonts w:ascii="Gill Sans MT" w:hAnsi="Gill Sans MT" w:eastAsia="Times New Roman"/>
          <w:lang w:val="en-US"/>
        </w:rPr>
        <w:t xml:space="preserve">be </w:t>
      </w:r>
      <w:r w:rsidRPr="00D5776D">
        <w:rPr>
          <w:rFonts w:ascii="Gill Sans MT" w:hAnsi="Gill Sans MT" w:eastAsia="Times New Roman"/>
          <w:lang w:val="en-US"/>
        </w:rPr>
        <w:t xml:space="preserve">vigilant of any changes </w:t>
      </w:r>
      <w:r w:rsidRPr="00D5776D" w:rsidR="00663C4A">
        <w:rPr>
          <w:rFonts w:ascii="Gill Sans MT" w:hAnsi="Gill Sans MT" w:eastAsia="Times New Roman"/>
          <w:lang w:val="en-US"/>
        </w:rPr>
        <w:t>on</w:t>
      </w:r>
      <w:r w:rsidRPr="00D5776D">
        <w:rPr>
          <w:rFonts w:ascii="Gill Sans MT" w:hAnsi="Gill Sans MT" w:eastAsia="Times New Roman"/>
          <w:lang w:val="en-US"/>
        </w:rPr>
        <w:t xml:space="preserve"> th</w:t>
      </w:r>
      <w:r w:rsidRPr="00D5776D" w:rsidR="00663C4A">
        <w:rPr>
          <w:rFonts w:ascii="Gill Sans MT" w:hAnsi="Gill Sans MT" w:eastAsia="Times New Roman"/>
          <w:lang w:val="en-US"/>
        </w:rPr>
        <w:t>e agreed-upon route</w:t>
      </w:r>
      <w:r w:rsidRPr="00D5776D">
        <w:rPr>
          <w:rFonts w:ascii="Gill Sans MT" w:hAnsi="Gill Sans MT" w:eastAsia="Times New Roman"/>
          <w:lang w:val="en-US"/>
        </w:rPr>
        <w:t>.</w:t>
      </w:r>
    </w:p>
    <w:p w:rsidRPr="00D5776D" w:rsidR="00663C4A" w:rsidP="007D03E4" w:rsidRDefault="00663C4A" w14:paraId="05302666" w14:textId="61FA62FC">
      <w:pPr>
        <w:pStyle w:val="ListParagraph"/>
        <w:numPr>
          <w:ilvl w:val="1"/>
          <w:numId w:val="26"/>
        </w:numPr>
        <w:spacing w:before="0" w:after="120"/>
        <w:jc w:val="both"/>
        <w:textAlignment w:val="baseline"/>
        <w:rPr>
          <w:rFonts w:ascii="Gill Sans MT" w:hAnsi="Gill Sans MT" w:eastAsia="Times New Roman"/>
          <w:lang w:val="en-US"/>
        </w:rPr>
      </w:pPr>
      <w:r w:rsidRPr="00D5776D">
        <w:rPr>
          <w:rFonts w:ascii="Gill Sans MT" w:hAnsi="Gill Sans MT" w:eastAsia="Times New Roman"/>
          <w:lang w:val="en-US"/>
        </w:rPr>
        <w:t>Check that the photograph on the vehicle ID card matches the identity of the driver and is up to date.</w:t>
      </w:r>
    </w:p>
    <w:p w:rsidRPr="00D5776D" w:rsidR="00663C4A" w:rsidP="007D03E4" w:rsidRDefault="00663C4A" w14:paraId="0400C553" w14:textId="740A958A">
      <w:pPr>
        <w:pStyle w:val="ListParagraph"/>
        <w:numPr>
          <w:ilvl w:val="1"/>
          <w:numId w:val="26"/>
        </w:numPr>
        <w:spacing w:before="0" w:after="120"/>
        <w:jc w:val="both"/>
        <w:textAlignment w:val="baseline"/>
        <w:rPr>
          <w:rFonts w:ascii="Gill Sans MT" w:hAnsi="Gill Sans MT" w:eastAsia="Times New Roman"/>
          <w:lang w:val="en-US"/>
        </w:rPr>
      </w:pPr>
      <w:r w:rsidRPr="00D5776D">
        <w:rPr>
          <w:rFonts w:ascii="Gill Sans MT" w:hAnsi="Gill Sans MT" w:eastAsia="Times New Roman"/>
          <w:lang w:val="en-US"/>
        </w:rPr>
        <w:t xml:space="preserve">Be alert of </w:t>
      </w:r>
      <w:r w:rsidRPr="00D5776D" w:rsidR="006F7F70">
        <w:rPr>
          <w:rFonts w:ascii="Gill Sans MT" w:hAnsi="Gill Sans MT" w:eastAsia="Times New Roman"/>
          <w:lang w:val="en-US"/>
        </w:rPr>
        <w:t>a</w:t>
      </w:r>
      <w:r w:rsidRPr="00E47989" w:rsidR="006F7F70">
        <w:rPr>
          <w:rFonts w:ascii="Gill Sans MT" w:hAnsi="Gill Sans MT" w:eastAsia="Times New Roman"/>
          <w:lang w:val="en-US"/>
        </w:rPr>
        <w:t xml:space="preserve">ny </w:t>
      </w:r>
      <w:r w:rsidRPr="00D5776D">
        <w:rPr>
          <w:rFonts w:ascii="Gill Sans MT" w:hAnsi="Gill Sans MT" w:eastAsia="Times New Roman"/>
          <w:lang w:val="en-US"/>
        </w:rPr>
        <w:t>suspicious communication between the driver and third parties (via radio, cell phone, signs, etc.).</w:t>
      </w:r>
    </w:p>
    <w:p w:rsidRPr="00AF478C" w:rsidR="006F7F70" w:rsidP="007D03E4" w:rsidRDefault="00663C4A" w14:paraId="47354405" w14:textId="641DD5D7">
      <w:pPr>
        <w:pStyle w:val="ListParagraph"/>
        <w:numPr>
          <w:ilvl w:val="1"/>
          <w:numId w:val="26"/>
        </w:numPr>
        <w:spacing w:before="0" w:after="120"/>
        <w:jc w:val="both"/>
        <w:textAlignment w:val="baseline"/>
        <w:rPr>
          <w:rFonts w:ascii="Gill Sans MT" w:hAnsi="Gill Sans MT" w:eastAsia="Times New Roman"/>
          <w:lang w:val="en-US"/>
        </w:rPr>
      </w:pPr>
      <w:r w:rsidRPr="00D5776D">
        <w:rPr>
          <w:rFonts w:ascii="Gill Sans MT" w:hAnsi="Gill Sans MT" w:eastAsia="Times New Roman"/>
          <w:lang w:val="en-US"/>
        </w:rPr>
        <w:t>Upon detecting any of the above-mentioned suspicious behaviors, look for the next traffic light, pay the fare, and quickly evacuate the vehicle.</w:t>
      </w:r>
    </w:p>
    <w:p w:rsidRPr="00D5776D" w:rsidR="007D1459" w:rsidP="007D03E4" w:rsidRDefault="006F7F70" w14:paraId="287EE4DB" w14:textId="4A76013A">
      <w:pPr>
        <w:pStyle w:val="Heading4"/>
      </w:pPr>
      <w:r w:rsidRPr="00D5776D">
        <w:t>Procedures</w:t>
      </w:r>
    </w:p>
    <w:p w:rsidRPr="00D5776D" w:rsidR="006F7F70" w:rsidP="007D03E4" w:rsidRDefault="006F7F70" w14:paraId="2C19DE18" w14:textId="73CFBE9F">
      <w:pPr>
        <w:spacing w:after="120" w:line="240" w:lineRule="auto"/>
        <w:jc w:val="center"/>
        <w:rPr>
          <w:b/>
          <w:bCs/>
        </w:rPr>
      </w:pPr>
      <w:r w:rsidRPr="00D5776D">
        <w:rPr>
          <w:b/>
          <w:bCs/>
        </w:rPr>
        <w:t>Table 14. Procedures in the Event of an Express Kidnapping</w:t>
      </w:r>
    </w:p>
    <w:tbl>
      <w:tblPr>
        <w:tblStyle w:val="TableGrid"/>
        <w:tblW w:w="0" w:type="auto"/>
        <w:tblLook w:val="04A0" w:firstRow="1" w:lastRow="0" w:firstColumn="1" w:lastColumn="0" w:noHBand="0" w:noVBand="1"/>
      </w:tblPr>
      <w:tblGrid>
        <w:gridCol w:w="625"/>
        <w:gridCol w:w="8725"/>
      </w:tblGrid>
      <w:tr w:rsidRPr="00D5776D" w:rsidR="006F7F70" w:rsidTr="00200DD8" w14:paraId="2C383A83" w14:textId="77777777">
        <w:tc>
          <w:tcPr>
            <w:tcW w:w="625" w:type="dxa"/>
            <w:shd w:val="clear" w:color="auto" w:fill="6C6463"/>
            <w:vAlign w:val="center"/>
          </w:tcPr>
          <w:p w:rsidRPr="00D5776D" w:rsidR="006F7F70" w:rsidP="007D03E4" w:rsidRDefault="006F7F70" w14:paraId="5503FCA1" w14:textId="77777777">
            <w:pPr>
              <w:spacing w:after="120"/>
              <w:jc w:val="center"/>
              <w:rPr>
                <w:color w:val="FFFFFF" w:themeColor="background1"/>
              </w:rPr>
            </w:pPr>
            <w:r w:rsidRPr="00D5776D">
              <w:rPr>
                <w:color w:val="FFFFFF" w:themeColor="background1"/>
              </w:rPr>
              <w:t>1</w:t>
            </w:r>
          </w:p>
        </w:tc>
        <w:tc>
          <w:tcPr>
            <w:tcW w:w="8725" w:type="dxa"/>
          </w:tcPr>
          <w:p w:rsidRPr="00D5776D" w:rsidR="006F7F70" w:rsidP="007D03E4" w:rsidRDefault="006F7F70" w14:paraId="14FF965D" w14:textId="0601C061">
            <w:pPr>
              <w:spacing w:after="120"/>
              <w:contextualSpacing/>
              <w:jc w:val="both"/>
            </w:pPr>
            <w:r w:rsidRPr="00D5776D">
              <w:t>The recommended procedures are based on prevention and reducing the chance of being a victim of this crime.</w:t>
            </w:r>
          </w:p>
        </w:tc>
      </w:tr>
      <w:tr w:rsidRPr="00D5776D" w:rsidR="006F7F70" w:rsidTr="00200DD8" w14:paraId="72F0CE3D" w14:textId="77777777">
        <w:tc>
          <w:tcPr>
            <w:tcW w:w="625" w:type="dxa"/>
            <w:shd w:val="clear" w:color="auto" w:fill="6C6463"/>
            <w:vAlign w:val="center"/>
          </w:tcPr>
          <w:p w:rsidRPr="00D5776D" w:rsidR="006F7F70" w:rsidP="007D03E4" w:rsidRDefault="006F7F70" w14:paraId="04298D6F" w14:textId="77777777">
            <w:pPr>
              <w:spacing w:after="120"/>
              <w:jc w:val="center"/>
              <w:rPr>
                <w:color w:val="FFFFFF" w:themeColor="background1"/>
              </w:rPr>
            </w:pPr>
            <w:r w:rsidRPr="00D5776D">
              <w:rPr>
                <w:color w:val="FFFFFF" w:themeColor="background1"/>
              </w:rPr>
              <w:t>2</w:t>
            </w:r>
          </w:p>
        </w:tc>
        <w:tc>
          <w:tcPr>
            <w:tcW w:w="8725" w:type="dxa"/>
          </w:tcPr>
          <w:p w:rsidRPr="00D5776D" w:rsidR="006F7F70" w:rsidP="007D03E4" w:rsidRDefault="006F7F70" w14:paraId="492386A2" w14:textId="3051505F">
            <w:pPr>
              <w:spacing w:after="120"/>
              <w:jc w:val="both"/>
            </w:pPr>
            <w:r w:rsidRPr="00D5776D">
              <w:t xml:space="preserve">Once you have been kidnapped by criminals, it is very difficult to carry out an emergency procedure, at this point, the criminals are in total control of the situation and you </w:t>
            </w:r>
            <w:proofErr w:type="spellStart"/>
            <w:r w:rsidRPr="00D5776D">
              <w:t>are,pst</w:t>
            </w:r>
            <w:proofErr w:type="spellEnd"/>
            <w:r w:rsidRPr="00D5776D">
              <w:t xml:space="preserve"> likely completely defenseless.</w:t>
            </w:r>
          </w:p>
        </w:tc>
      </w:tr>
      <w:tr w:rsidRPr="00D5776D" w:rsidR="006F7F70" w:rsidTr="00200DD8" w14:paraId="4A74ABD7" w14:textId="77777777">
        <w:tc>
          <w:tcPr>
            <w:tcW w:w="625" w:type="dxa"/>
            <w:shd w:val="clear" w:color="auto" w:fill="6C6463"/>
            <w:vAlign w:val="center"/>
          </w:tcPr>
          <w:p w:rsidRPr="00D5776D" w:rsidR="006F7F70" w:rsidP="007D03E4" w:rsidRDefault="006F7F70" w14:paraId="1B24EEC0" w14:textId="77777777">
            <w:pPr>
              <w:spacing w:after="120"/>
              <w:jc w:val="center"/>
              <w:rPr>
                <w:color w:val="FFFFFF" w:themeColor="background1"/>
              </w:rPr>
            </w:pPr>
            <w:r w:rsidRPr="00D5776D">
              <w:rPr>
                <w:color w:val="FFFFFF" w:themeColor="background1"/>
              </w:rPr>
              <w:t>3</w:t>
            </w:r>
          </w:p>
        </w:tc>
        <w:tc>
          <w:tcPr>
            <w:tcW w:w="8725" w:type="dxa"/>
          </w:tcPr>
          <w:p w:rsidRPr="00D5776D" w:rsidR="006F7F70" w:rsidP="007D03E4" w:rsidRDefault="00942249" w14:paraId="72E80780" w14:textId="0D76A01E">
            <w:pPr>
              <w:spacing w:after="120"/>
              <w:contextualSpacing/>
              <w:jc w:val="both"/>
            </w:pPr>
            <w:r w:rsidRPr="00D5776D">
              <w:t>Any action you take to free yourself or notify the authorities is risky and increases the chances of losing your life.</w:t>
            </w:r>
          </w:p>
        </w:tc>
      </w:tr>
      <w:tr w:rsidRPr="00D5776D" w:rsidR="006F7F70" w:rsidTr="00200DD8" w14:paraId="754C5A88" w14:textId="77777777">
        <w:tc>
          <w:tcPr>
            <w:tcW w:w="625" w:type="dxa"/>
            <w:shd w:val="clear" w:color="auto" w:fill="6C6463"/>
            <w:vAlign w:val="center"/>
          </w:tcPr>
          <w:p w:rsidRPr="00D5776D" w:rsidR="006F7F70" w:rsidP="007D03E4" w:rsidRDefault="006F7F70" w14:paraId="78F13822" w14:textId="77777777">
            <w:pPr>
              <w:spacing w:after="120"/>
              <w:jc w:val="center"/>
              <w:rPr>
                <w:color w:val="FFFFFF" w:themeColor="background1"/>
              </w:rPr>
            </w:pPr>
            <w:r w:rsidRPr="00D5776D">
              <w:rPr>
                <w:color w:val="FFFFFF" w:themeColor="background1"/>
              </w:rPr>
              <w:t>4</w:t>
            </w:r>
          </w:p>
        </w:tc>
        <w:tc>
          <w:tcPr>
            <w:tcW w:w="8725" w:type="dxa"/>
          </w:tcPr>
          <w:p w:rsidRPr="00D5776D" w:rsidR="006F7F70" w:rsidP="007D03E4" w:rsidRDefault="00942249" w14:paraId="5903792B" w14:textId="3163B5C2">
            <w:pPr>
              <w:spacing w:after="120"/>
              <w:contextualSpacing/>
              <w:jc w:val="both"/>
            </w:pPr>
            <w:r w:rsidRPr="00D5776D">
              <w:t>Remember that you are in the hands of criminals that are not scared of being prosecuted, therefore the main recommendation is NOT to resist, and to prioritize safeguarding your life.</w:t>
            </w:r>
          </w:p>
        </w:tc>
      </w:tr>
    </w:tbl>
    <w:p w:rsidRPr="00D5776D" w:rsidR="00F12C65" w:rsidP="007D03E4" w:rsidRDefault="00F12C65" w14:paraId="0F5C6BE8" w14:textId="59409AE2">
      <w:pPr>
        <w:spacing w:after="120" w:line="240" w:lineRule="auto"/>
        <w:jc w:val="both"/>
        <w:rPr>
          <w:color w:val="BA0C2F"/>
        </w:rPr>
      </w:pPr>
    </w:p>
    <w:p w:rsidRPr="00D5776D" w:rsidR="00942249" w:rsidP="007D03E4" w:rsidRDefault="00942249" w14:paraId="1E82ADEA" w14:textId="4B9EC44A">
      <w:pPr>
        <w:pStyle w:val="Heading3"/>
      </w:pPr>
      <w:bookmarkStart w:name="_Toc105496773" w:id="30"/>
      <w:r w:rsidRPr="00D5776D">
        <w:t>Drug Trafficking</w:t>
      </w:r>
      <w:bookmarkEnd w:id="30"/>
    </w:p>
    <w:p w:rsidRPr="00D5776D" w:rsidR="00CD7DA0" w:rsidP="007D03E4" w:rsidRDefault="00942249" w14:paraId="71FDF602" w14:textId="0427FF9C">
      <w:pPr>
        <w:pStyle w:val="Heading4"/>
      </w:pPr>
      <w:r w:rsidRPr="00D5776D">
        <w:t xml:space="preserve">Preventative </w:t>
      </w:r>
      <w:r w:rsidRPr="00D5776D" w:rsidR="00E565ED">
        <w:t>Measures</w:t>
      </w:r>
    </w:p>
    <w:p w:rsidRPr="00D5776D" w:rsidR="000D5FC2" w:rsidP="007D03E4" w:rsidRDefault="000D5FC2" w14:paraId="1004AD77" w14:textId="77777777">
      <w:pPr>
        <w:pStyle w:val="ListParagraph"/>
        <w:numPr>
          <w:ilvl w:val="0"/>
          <w:numId w:val="27"/>
        </w:numPr>
        <w:spacing w:after="120"/>
        <w:rPr>
          <w:rStyle w:val="normaltextrun"/>
          <w:rFonts w:ascii="Gill Sans MT" w:hAnsi="Gill Sans MT"/>
          <w:lang w:val="en-US"/>
        </w:rPr>
      </w:pPr>
      <w:r w:rsidRPr="00D5776D">
        <w:rPr>
          <w:rStyle w:val="normaltextrun"/>
          <w:rFonts w:ascii="Gill Sans MT" w:hAnsi="Gill Sans MT"/>
          <w:color w:val="000000"/>
          <w:shd w:val="clear" w:color="auto" w:fill="FFFFFF"/>
          <w:lang w:val="en-US"/>
        </w:rPr>
        <w:t>When dealing with events related to drug trafficking, the following steps should be followed</w:t>
      </w:r>
      <w:r w:rsidRPr="00D5776D" w:rsidR="00942249">
        <w:rPr>
          <w:rStyle w:val="normaltextrun"/>
          <w:rFonts w:ascii="Gill Sans MT" w:hAnsi="Gill Sans MT"/>
          <w:color w:val="000000"/>
          <w:shd w:val="clear" w:color="auto" w:fill="FFFFFF"/>
          <w:lang w:val="en-US"/>
        </w:rPr>
        <w:t>:</w:t>
      </w:r>
    </w:p>
    <w:p w:rsidRPr="00D5776D" w:rsidR="000D5FC2" w:rsidP="007D03E4" w:rsidRDefault="000D5FC2" w14:paraId="6D53DC17" w14:textId="6B75C6AE">
      <w:pPr>
        <w:pStyle w:val="paragraph"/>
        <w:numPr>
          <w:ilvl w:val="1"/>
          <w:numId w:val="28"/>
        </w:numPr>
        <w:spacing w:before="0" w:beforeAutospacing="0" w:after="120" w:afterAutospacing="0"/>
        <w:jc w:val="both"/>
        <w:textAlignment w:val="baseline"/>
        <w:rPr>
          <w:rFonts w:ascii="Gill Sans MT" w:hAnsi="Gill Sans MT" w:cs="Open Sans"/>
        </w:rPr>
      </w:pPr>
      <w:r w:rsidRPr="00D5776D">
        <w:rPr>
          <w:rFonts w:ascii="Gill Sans MT" w:hAnsi="Gill Sans MT" w:cs="Open Sans"/>
        </w:rPr>
        <w:t>Refrain from inviting unknown people in the transport provided by the Activity whether by land, water, or air travel. </w:t>
      </w:r>
    </w:p>
    <w:p w:rsidRPr="00D5776D" w:rsidR="000D5FC2" w:rsidP="007D03E4" w:rsidRDefault="000D5FC2" w14:paraId="452F4622" w14:textId="72D6FE52">
      <w:pPr>
        <w:pStyle w:val="ListParagraph"/>
        <w:numPr>
          <w:ilvl w:val="1"/>
          <w:numId w:val="28"/>
        </w:numPr>
        <w:spacing w:after="120"/>
        <w:jc w:val="both"/>
        <w:textAlignment w:val="baseline"/>
        <w:rPr>
          <w:rFonts w:ascii="Gill Sans MT" w:hAnsi="Gill Sans MT" w:eastAsia="Times New Roman"/>
          <w:lang w:val="en-US"/>
        </w:rPr>
      </w:pPr>
      <w:r w:rsidRPr="00D5776D">
        <w:rPr>
          <w:rFonts w:ascii="Gill Sans MT" w:hAnsi="Gill Sans MT" w:eastAsia="Times New Roman"/>
          <w:lang w:val="en-US"/>
        </w:rPr>
        <w:t>Refrain from transporting packages</w:t>
      </w:r>
      <w:r w:rsidRPr="00D5776D" w:rsidR="00E565ED">
        <w:rPr>
          <w:rFonts w:ascii="Gill Sans MT" w:hAnsi="Gill Sans MT" w:eastAsia="Times New Roman"/>
          <w:lang w:val="en-US"/>
        </w:rPr>
        <w:t xml:space="preserve"> or</w:t>
      </w:r>
      <w:r w:rsidRPr="00D5776D">
        <w:rPr>
          <w:rFonts w:ascii="Gill Sans MT" w:hAnsi="Gill Sans MT" w:eastAsia="Times New Roman"/>
          <w:lang w:val="en-US"/>
        </w:rPr>
        <w:t xml:space="preserve"> unknown materials</w:t>
      </w:r>
      <w:r w:rsidRPr="00D5776D" w:rsidR="00E565ED">
        <w:rPr>
          <w:rFonts w:ascii="Gill Sans MT" w:hAnsi="Gill Sans MT" w:eastAsia="Times New Roman"/>
          <w:lang w:val="en-US"/>
        </w:rPr>
        <w:t xml:space="preserve"> per the </w:t>
      </w:r>
      <w:r w:rsidRPr="00D5776D">
        <w:rPr>
          <w:rFonts w:ascii="Gill Sans MT" w:hAnsi="Gill Sans MT" w:eastAsia="Times New Roman"/>
          <w:lang w:val="en-US"/>
        </w:rPr>
        <w:t xml:space="preserve">request </w:t>
      </w:r>
      <w:r w:rsidRPr="00D5776D" w:rsidR="00E565ED">
        <w:rPr>
          <w:rFonts w:ascii="Gill Sans MT" w:hAnsi="Gill Sans MT" w:eastAsia="Times New Roman"/>
          <w:lang w:val="en-US"/>
        </w:rPr>
        <w:t xml:space="preserve">of a </w:t>
      </w:r>
      <w:r w:rsidRPr="00D5776D">
        <w:rPr>
          <w:rFonts w:ascii="Gill Sans MT" w:hAnsi="Gill Sans MT" w:eastAsia="Times New Roman"/>
          <w:lang w:val="en-US"/>
        </w:rPr>
        <w:t>third part</w:t>
      </w:r>
      <w:r w:rsidRPr="00D5776D" w:rsidR="00E565ED">
        <w:rPr>
          <w:rFonts w:ascii="Gill Sans MT" w:hAnsi="Gill Sans MT" w:eastAsia="Times New Roman"/>
          <w:lang w:val="en-US"/>
        </w:rPr>
        <w:t>y</w:t>
      </w:r>
      <w:r w:rsidRPr="00D5776D">
        <w:rPr>
          <w:rFonts w:ascii="Gill Sans MT" w:hAnsi="Gill Sans MT" w:eastAsia="Times New Roman"/>
          <w:lang w:val="en-US"/>
        </w:rPr>
        <w:t xml:space="preserve"> unrelated to the </w:t>
      </w:r>
      <w:r w:rsidRPr="00D5776D" w:rsidR="00E565ED">
        <w:rPr>
          <w:rFonts w:ascii="Gill Sans MT" w:hAnsi="Gill Sans MT" w:eastAsia="Times New Roman"/>
          <w:lang w:val="en-US"/>
        </w:rPr>
        <w:t>Activity</w:t>
      </w:r>
      <w:r w:rsidRPr="00D5776D">
        <w:rPr>
          <w:rFonts w:ascii="Gill Sans MT" w:hAnsi="Gill Sans MT" w:eastAsia="Times New Roman"/>
          <w:lang w:val="en-US"/>
        </w:rPr>
        <w:t xml:space="preserve"> within the vehicles assigned </w:t>
      </w:r>
      <w:r w:rsidRPr="00D5776D" w:rsidR="00E565ED">
        <w:rPr>
          <w:rFonts w:ascii="Gill Sans MT" w:hAnsi="Gill Sans MT" w:eastAsia="Times New Roman"/>
          <w:lang w:val="en-US"/>
        </w:rPr>
        <w:t>for travel</w:t>
      </w:r>
      <w:r w:rsidRPr="00D5776D">
        <w:rPr>
          <w:rFonts w:ascii="Gill Sans MT" w:hAnsi="Gill Sans MT" w:eastAsia="Times New Roman"/>
          <w:lang w:val="en-US"/>
        </w:rPr>
        <w:t>. </w:t>
      </w:r>
    </w:p>
    <w:p w:rsidRPr="00D5776D" w:rsidR="000D5FC2" w:rsidP="007D03E4" w:rsidRDefault="000D5FC2" w14:paraId="41A24FDB" w14:textId="3484D68D">
      <w:pPr>
        <w:pStyle w:val="ListParagraph"/>
        <w:numPr>
          <w:ilvl w:val="1"/>
          <w:numId w:val="28"/>
        </w:numPr>
        <w:spacing w:after="120"/>
        <w:jc w:val="both"/>
        <w:textAlignment w:val="baseline"/>
        <w:rPr>
          <w:rFonts w:ascii="Gill Sans MT" w:hAnsi="Gill Sans MT" w:eastAsia="Times New Roman"/>
          <w:lang w:val="en-US"/>
        </w:rPr>
      </w:pPr>
      <w:r w:rsidRPr="00D5776D">
        <w:rPr>
          <w:rFonts w:ascii="Gill Sans MT" w:hAnsi="Gill Sans MT" w:eastAsia="Times New Roman"/>
          <w:lang w:val="en-US"/>
        </w:rPr>
        <w:t>Do not enter areas where manual eradication or spraying operations have recently been carried out, wait until the area has returned to normal</w:t>
      </w:r>
      <w:r w:rsidRPr="00D5776D" w:rsidR="00E565ED">
        <w:rPr>
          <w:rFonts w:ascii="Gill Sans MT" w:hAnsi="Gill Sans MT" w:eastAsia="Times New Roman"/>
          <w:lang w:val="en-US"/>
        </w:rPr>
        <w:t>cy and for social response plans due to the eradication take effect.</w:t>
      </w:r>
    </w:p>
    <w:p w:rsidR="00E47989" w:rsidP="007D03E4" w:rsidRDefault="00E47989" w14:paraId="0B801D6B" w14:textId="77777777">
      <w:pPr>
        <w:pStyle w:val="Heading4"/>
      </w:pPr>
    </w:p>
    <w:p w:rsidRPr="00D5776D" w:rsidR="00E565ED" w:rsidP="007D03E4" w:rsidRDefault="00E565ED" w14:paraId="6727B8C3" w14:textId="0C35EADF">
      <w:pPr>
        <w:pStyle w:val="Heading4"/>
      </w:pPr>
      <w:r w:rsidRPr="00D5776D">
        <w:t>Procedures</w:t>
      </w:r>
    </w:p>
    <w:p w:rsidRPr="00D5776D" w:rsidR="00E565ED" w:rsidP="007D03E4" w:rsidRDefault="00E565ED" w14:paraId="15946A7F" w14:textId="68CAB965">
      <w:pPr>
        <w:spacing w:after="120" w:line="240" w:lineRule="auto"/>
        <w:jc w:val="center"/>
        <w:rPr>
          <w:b/>
          <w:bCs/>
        </w:rPr>
      </w:pPr>
      <w:r w:rsidRPr="00D5776D">
        <w:rPr>
          <w:b/>
          <w:bCs/>
        </w:rPr>
        <w:t>Table 15. Procedures for Events Related to Drug Trafficking</w:t>
      </w:r>
    </w:p>
    <w:tbl>
      <w:tblPr>
        <w:tblStyle w:val="TableGrid"/>
        <w:tblW w:w="0" w:type="auto"/>
        <w:tblLook w:val="04A0" w:firstRow="1" w:lastRow="0" w:firstColumn="1" w:lastColumn="0" w:noHBand="0" w:noVBand="1"/>
      </w:tblPr>
      <w:tblGrid>
        <w:gridCol w:w="625"/>
        <w:gridCol w:w="8725"/>
      </w:tblGrid>
      <w:tr w:rsidRPr="00D5776D" w:rsidR="00E565ED" w:rsidTr="00200DD8" w14:paraId="1CA5D78E" w14:textId="77777777">
        <w:tc>
          <w:tcPr>
            <w:tcW w:w="625" w:type="dxa"/>
            <w:shd w:val="clear" w:color="auto" w:fill="6C6463"/>
            <w:vAlign w:val="center"/>
          </w:tcPr>
          <w:p w:rsidRPr="00D5776D" w:rsidR="00E565ED" w:rsidP="007D03E4" w:rsidRDefault="00E565ED" w14:paraId="33D4CA92" w14:textId="77777777">
            <w:pPr>
              <w:spacing w:after="120"/>
              <w:jc w:val="center"/>
              <w:rPr>
                <w:color w:val="FFFFFF" w:themeColor="background1"/>
              </w:rPr>
            </w:pPr>
            <w:r w:rsidRPr="00D5776D">
              <w:rPr>
                <w:color w:val="FFFFFF" w:themeColor="background1"/>
              </w:rPr>
              <w:t>1</w:t>
            </w:r>
          </w:p>
        </w:tc>
        <w:tc>
          <w:tcPr>
            <w:tcW w:w="8725" w:type="dxa"/>
          </w:tcPr>
          <w:p w:rsidRPr="00D5776D" w:rsidR="00E565ED" w:rsidP="007D03E4" w:rsidRDefault="00AE2E75" w14:paraId="056C091A" w14:textId="1D4D3E2E">
            <w:pPr>
              <w:spacing w:after="120"/>
              <w:contextualSpacing/>
              <w:jc w:val="both"/>
            </w:pPr>
            <w:r w:rsidRPr="00D5776D">
              <w:t>If you are approached or contacted by any member of an illegal organization dedicated to drug trafficking to support any type of these activities, state gently but firmly that it is not possible for you to do so. If they persist or for you to do so, do not resist.</w:t>
            </w:r>
          </w:p>
        </w:tc>
      </w:tr>
      <w:tr w:rsidRPr="00D5776D" w:rsidR="00E565ED" w:rsidTr="00200DD8" w14:paraId="5BF84FF9" w14:textId="77777777">
        <w:tc>
          <w:tcPr>
            <w:tcW w:w="625" w:type="dxa"/>
            <w:shd w:val="clear" w:color="auto" w:fill="6C6463"/>
            <w:vAlign w:val="center"/>
          </w:tcPr>
          <w:p w:rsidRPr="00D5776D" w:rsidR="00E565ED" w:rsidP="007D03E4" w:rsidRDefault="00E565ED" w14:paraId="214B2367" w14:textId="77777777">
            <w:pPr>
              <w:spacing w:after="120"/>
              <w:jc w:val="center"/>
              <w:rPr>
                <w:color w:val="FFFFFF" w:themeColor="background1"/>
              </w:rPr>
            </w:pPr>
            <w:r w:rsidRPr="00D5776D">
              <w:rPr>
                <w:color w:val="FFFFFF" w:themeColor="background1"/>
              </w:rPr>
              <w:t>2</w:t>
            </w:r>
          </w:p>
        </w:tc>
        <w:tc>
          <w:tcPr>
            <w:tcW w:w="8725" w:type="dxa"/>
          </w:tcPr>
          <w:p w:rsidRPr="00D5776D" w:rsidR="00E565ED" w:rsidP="007D03E4" w:rsidRDefault="00875C82" w14:paraId="5A99DE77" w14:textId="4B508466">
            <w:pPr>
              <w:spacing w:after="120"/>
              <w:jc w:val="both"/>
            </w:pPr>
            <w:r w:rsidRPr="00D5776D">
              <w:t>Try not to encourage dialogue with people you identify as belonging to these organizations. If in this situation, slowly remove yourself from the conversation.</w:t>
            </w:r>
          </w:p>
        </w:tc>
      </w:tr>
      <w:tr w:rsidRPr="00D5776D" w:rsidR="00E565ED" w:rsidTr="00200DD8" w14:paraId="3A0DA72A" w14:textId="77777777">
        <w:tc>
          <w:tcPr>
            <w:tcW w:w="625" w:type="dxa"/>
            <w:shd w:val="clear" w:color="auto" w:fill="6C6463"/>
            <w:vAlign w:val="center"/>
          </w:tcPr>
          <w:p w:rsidRPr="00D5776D" w:rsidR="00E565ED" w:rsidP="007D03E4" w:rsidRDefault="00E565ED" w14:paraId="6020EE01" w14:textId="77777777">
            <w:pPr>
              <w:spacing w:after="120"/>
              <w:jc w:val="center"/>
              <w:rPr>
                <w:color w:val="FFFFFF" w:themeColor="background1"/>
              </w:rPr>
            </w:pPr>
            <w:r w:rsidRPr="00D5776D">
              <w:rPr>
                <w:color w:val="FFFFFF" w:themeColor="background1"/>
              </w:rPr>
              <w:t>3</w:t>
            </w:r>
          </w:p>
        </w:tc>
        <w:tc>
          <w:tcPr>
            <w:tcW w:w="8725" w:type="dxa"/>
          </w:tcPr>
          <w:p w:rsidRPr="00D5776D" w:rsidR="00E565ED" w:rsidP="007D03E4" w:rsidRDefault="00875C82" w14:paraId="6A578170" w14:textId="6C668C4A">
            <w:pPr>
              <w:spacing w:after="120"/>
              <w:contextualSpacing/>
              <w:jc w:val="both"/>
            </w:pPr>
            <w:r w:rsidRPr="00D5776D">
              <w:t>Stay away from illegal crops, laboratories</w:t>
            </w:r>
            <w:r w:rsidRPr="00D5776D" w:rsidR="00D5776D">
              <w:t>,</w:t>
            </w:r>
            <w:r w:rsidRPr="00D5776D">
              <w:t xml:space="preserve"> and homes that have links to drug trafficking.</w:t>
            </w:r>
          </w:p>
        </w:tc>
      </w:tr>
      <w:tr w:rsidRPr="00D5776D" w:rsidR="00E565ED" w:rsidTr="00200DD8" w14:paraId="4508EC80" w14:textId="77777777">
        <w:tc>
          <w:tcPr>
            <w:tcW w:w="625" w:type="dxa"/>
            <w:shd w:val="clear" w:color="auto" w:fill="6C6463"/>
            <w:vAlign w:val="center"/>
          </w:tcPr>
          <w:p w:rsidRPr="00D5776D" w:rsidR="00E565ED" w:rsidP="007D03E4" w:rsidRDefault="00E565ED" w14:paraId="38D2CB4D" w14:textId="77777777">
            <w:pPr>
              <w:spacing w:after="120"/>
              <w:jc w:val="center"/>
              <w:rPr>
                <w:color w:val="FFFFFF" w:themeColor="background1"/>
              </w:rPr>
            </w:pPr>
            <w:r w:rsidRPr="00D5776D">
              <w:rPr>
                <w:color w:val="FFFFFF" w:themeColor="background1"/>
              </w:rPr>
              <w:t>4</w:t>
            </w:r>
          </w:p>
        </w:tc>
        <w:tc>
          <w:tcPr>
            <w:tcW w:w="8725" w:type="dxa"/>
          </w:tcPr>
          <w:p w:rsidRPr="00D5776D" w:rsidR="00E565ED" w:rsidP="007D03E4" w:rsidRDefault="00875C82" w14:paraId="09CE2909" w14:textId="0E174135">
            <w:pPr>
              <w:spacing w:after="120"/>
              <w:contextualSpacing/>
              <w:jc w:val="both"/>
            </w:pPr>
            <w:r w:rsidRPr="00D5776D">
              <w:t xml:space="preserve">Under no circumstances acknowledge that you are familiar with the process for developing illegal substances in drug laboratories, </w:t>
            </w:r>
            <w:r w:rsidRPr="00D5776D" w:rsidR="00D5776D">
              <w:t>crystallizers,</w:t>
            </w:r>
            <w:r w:rsidRPr="00D5776D">
              <w:t xml:space="preserve"> or kitchens.</w:t>
            </w:r>
          </w:p>
        </w:tc>
      </w:tr>
      <w:tr w:rsidRPr="00D5776D" w:rsidR="00875C82" w:rsidTr="00200DD8" w14:paraId="321A5CC6" w14:textId="77777777">
        <w:tc>
          <w:tcPr>
            <w:tcW w:w="625" w:type="dxa"/>
            <w:shd w:val="clear" w:color="auto" w:fill="6C6463"/>
            <w:vAlign w:val="center"/>
          </w:tcPr>
          <w:p w:rsidRPr="00D5776D" w:rsidR="00875C82" w:rsidP="007D03E4" w:rsidRDefault="00875C82" w14:paraId="361F72F9" w14:textId="3865ED93">
            <w:pPr>
              <w:spacing w:after="120"/>
              <w:jc w:val="center"/>
              <w:rPr>
                <w:color w:val="FFFFFF" w:themeColor="background1"/>
              </w:rPr>
            </w:pPr>
            <w:r w:rsidRPr="00D5776D">
              <w:rPr>
                <w:color w:val="FFFFFF" w:themeColor="background1"/>
              </w:rPr>
              <w:t>5</w:t>
            </w:r>
          </w:p>
        </w:tc>
        <w:tc>
          <w:tcPr>
            <w:tcW w:w="8725" w:type="dxa"/>
          </w:tcPr>
          <w:p w:rsidRPr="00D5776D" w:rsidR="00875C82" w:rsidP="007D03E4" w:rsidRDefault="00875C82" w14:paraId="6F8A9245" w14:textId="7A99721F">
            <w:pPr>
              <w:spacing w:after="120"/>
              <w:contextualSpacing/>
              <w:jc w:val="both"/>
            </w:pPr>
            <w:r w:rsidRPr="00D5776D">
              <w:t>Inform your immediate supervisor/SC regarding any type of offer, request for favors, or economic proposal from third parties to transport supplies, derivatives of drug trafficking, or any type of package or product.</w:t>
            </w:r>
          </w:p>
        </w:tc>
      </w:tr>
    </w:tbl>
    <w:p w:rsidRPr="00D5776D" w:rsidR="00942249" w:rsidP="007D03E4" w:rsidRDefault="00942249" w14:paraId="71CF35C9" w14:textId="2D2D50DE">
      <w:pPr>
        <w:spacing w:after="120" w:line="240" w:lineRule="auto"/>
      </w:pPr>
    </w:p>
    <w:p w:rsidRPr="00D5776D" w:rsidR="00D5776D" w:rsidP="007D03E4" w:rsidRDefault="00D5776D" w14:paraId="3E841A7B" w14:textId="1166579B">
      <w:pPr>
        <w:pStyle w:val="Heading3"/>
      </w:pPr>
      <w:bookmarkStart w:name="_Toc105496774" w:id="31"/>
      <w:r w:rsidRPr="00D5776D">
        <w:t>Extorsion</w:t>
      </w:r>
      <w:bookmarkEnd w:id="31"/>
    </w:p>
    <w:p w:rsidRPr="00D5776D" w:rsidR="00D5776D" w:rsidP="007D03E4" w:rsidRDefault="00D5776D" w14:paraId="2FF6F5E8" w14:textId="0F5EEDBF">
      <w:pPr>
        <w:pStyle w:val="Heading4"/>
      </w:pPr>
      <w:r w:rsidRPr="00D5776D">
        <w:t>Preventative Measures</w:t>
      </w:r>
    </w:p>
    <w:p w:rsidRPr="00D5776D" w:rsidR="00D5776D" w:rsidP="007D03E4" w:rsidRDefault="00D5776D" w14:paraId="1952C82B" w14:textId="56909C75">
      <w:pPr>
        <w:pStyle w:val="ListParagraph"/>
        <w:numPr>
          <w:ilvl w:val="0"/>
          <w:numId w:val="29"/>
        </w:numPr>
        <w:spacing w:after="120"/>
        <w:jc w:val="both"/>
        <w:textAlignment w:val="baseline"/>
        <w:rPr>
          <w:rFonts w:ascii="Gill Sans MT" w:hAnsi="Gill Sans MT" w:eastAsia="Times New Roman"/>
          <w:lang w:val="en-US"/>
        </w:rPr>
      </w:pPr>
      <w:r w:rsidRPr="00D5776D">
        <w:rPr>
          <w:rFonts w:ascii="Gill Sans MT" w:hAnsi="Gill Sans MT" w:eastAsia="Times New Roman"/>
          <w:lang w:val="en-US"/>
        </w:rPr>
        <w:t xml:space="preserve">Keep </w:t>
      </w:r>
      <w:r>
        <w:rPr>
          <w:rFonts w:ascii="Gill Sans MT" w:hAnsi="Gill Sans MT" w:eastAsia="Times New Roman"/>
          <w:lang w:val="en-US"/>
        </w:rPr>
        <w:t xml:space="preserve">a low profile of </w:t>
      </w:r>
      <w:r w:rsidRPr="00D5776D">
        <w:rPr>
          <w:rFonts w:ascii="Gill Sans MT" w:hAnsi="Gill Sans MT" w:eastAsia="Times New Roman"/>
          <w:lang w:val="en-US"/>
        </w:rPr>
        <w:t xml:space="preserve">both the </w:t>
      </w:r>
      <w:r>
        <w:rPr>
          <w:rFonts w:ascii="Gill Sans MT" w:hAnsi="Gill Sans MT" w:eastAsia="Times New Roman"/>
          <w:lang w:val="en-US"/>
        </w:rPr>
        <w:t>Activity</w:t>
      </w:r>
      <w:r w:rsidRPr="00D5776D">
        <w:rPr>
          <w:rFonts w:ascii="Gill Sans MT" w:hAnsi="Gill Sans MT" w:eastAsia="Times New Roman"/>
          <w:lang w:val="en-US"/>
        </w:rPr>
        <w:t xml:space="preserve"> and </w:t>
      </w:r>
      <w:proofErr w:type="gramStart"/>
      <w:r w:rsidRPr="00D5776D">
        <w:rPr>
          <w:rFonts w:ascii="Gill Sans MT" w:hAnsi="Gill Sans MT" w:eastAsia="Times New Roman"/>
          <w:lang w:val="en-US"/>
        </w:rPr>
        <w:t>yourself</w:t>
      </w:r>
      <w:proofErr w:type="gramEnd"/>
      <w:r w:rsidRPr="00D5776D">
        <w:rPr>
          <w:rFonts w:ascii="Gill Sans MT" w:hAnsi="Gill Sans MT" w:eastAsia="Times New Roman"/>
          <w:lang w:val="en-US"/>
        </w:rPr>
        <w:t>.  </w:t>
      </w:r>
    </w:p>
    <w:p w:rsidRPr="00D5776D" w:rsidR="00D5776D" w:rsidP="007D03E4" w:rsidRDefault="00D5776D" w14:paraId="17D5CE00" w14:textId="6EF92694">
      <w:pPr>
        <w:pStyle w:val="ListParagraph"/>
        <w:numPr>
          <w:ilvl w:val="0"/>
          <w:numId w:val="29"/>
        </w:numPr>
        <w:spacing w:after="120"/>
        <w:jc w:val="both"/>
        <w:textAlignment w:val="baseline"/>
        <w:rPr>
          <w:rFonts w:ascii="Gill Sans MT" w:hAnsi="Gill Sans MT" w:eastAsia="Times New Roman"/>
          <w:lang w:val="en-US"/>
        </w:rPr>
      </w:pPr>
      <w:r w:rsidRPr="00D5776D">
        <w:rPr>
          <w:rFonts w:ascii="Gill Sans MT" w:hAnsi="Gill Sans MT" w:eastAsia="Times New Roman"/>
          <w:lang w:val="en-US"/>
        </w:rPr>
        <w:t>Manage high levels of prudence in your communications and interactions with third parties. </w:t>
      </w:r>
    </w:p>
    <w:p w:rsidR="00D5776D" w:rsidP="007D03E4" w:rsidRDefault="00D5776D" w14:paraId="004C8835" w14:textId="04CF1B89">
      <w:pPr>
        <w:pStyle w:val="ListParagraph"/>
        <w:numPr>
          <w:ilvl w:val="0"/>
          <w:numId w:val="29"/>
        </w:numPr>
        <w:spacing w:after="120"/>
        <w:jc w:val="both"/>
        <w:textAlignment w:val="baseline"/>
        <w:rPr>
          <w:rFonts w:ascii="Gill Sans MT" w:hAnsi="Gill Sans MT" w:eastAsia="Times New Roman"/>
          <w:lang w:val="en-US"/>
        </w:rPr>
      </w:pPr>
      <w:r w:rsidRPr="00D5776D">
        <w:rPr>
          <w:rFonts w:ascii="Gill Sans MT" w:hAnsi="Gill Sans MT" w:eastAsia="Times New Roman"/>
          <w:lang w:val="en-US"/>
        </w:rPr>
        <w:t xml:space="preserve">Do not reveal information related to the </w:t>
      </w:r>
      <w:r>
        <w:rPr>
          <w:rFonts w:ascii="Gill Sans MT" w:hAnsi="Gill Sans MT" w:eastAsia="Times New Roman"/>
          <w:lang w:val="en-US"/>
        </w:rPr>
        <w:t>Activity</w:t>
      </w:r>
      <w:r w:rsidRPr="00D5776D">
        <w:rPr>
          <w:rFonts w:ascii="Gill Sans MT" w:hAnsi="Gill Sans MT" w:eastAsia="Times New Roman"/>
          <w:lang w:val="en-US"/>
        </w:rPr>
        <w:t xml:space="preserve">, your role/position, </w:t>
      </w:r>
      <w:r>
        <w:rPr>
          <w:rFonts w:ascii="Gill Sans MT" w:hAnsi="Gill Sans MT" w:eastAsia="Times New Roman"/>
          <w:lang w:val="en-US"/>
        </w:rPr>
        <w:t>or</w:t>
      </w:r>
      <w:r w:rsidRPr="00D5776D">
        <w:rPr>
          <w:rFonts w:ascii="Gill Sans MT" w:hAnsi="Gill Sans MT" w:eastAsia="Times New Roman"/>
          <w:lang w:val="en-US"/>
        </w:rPr>
        <w:t xml:space="preserve"> your responsibilities to third parties</w:t>
      </w:r>
      <w:r>
        <w:rPr>
          <w:rFonts w:ascii="Gill Sans MT" w:hAnsi="Gill Sans MT" w:eastAsia="Times New Roman"/>
          <w:lang w:val="en-US"/>
        </w:rPr>
        <w:t xml:space="preserve">, </w:t>
      </w:r>
      <w:r w:rsidRPr="00D5776D">
        <w:rPr>
          <w:rFonts w:ascii="Gill Sans MT" w:hAnsi="Gill Sans MT" w:eastAsia="Times New Roman"/>
          <w:lang w:val="en-US"/>
        </w:rPr>
        <w:t>unless strictly necessary. </w:t>
      </w:r>
    </w:p>
    <w:p w:rsidR="00E47989" w:rsidP="007D03E4" w:rsidRDefault="00E47989" w14:paraId="7A66627F" w14:textId="77777777">
      <w:pPr>
        <w:pStyle w:val="Heading4"/>
      </w:pPr>
    </w:p>
    <w:p w:rsidR="00D5776D" w:rsidP="007D03E4" w:rsidRDefault="00D5776D" w14:paraId="186000E2" w14:textId="4CF55262">
      <w:pPr>
        <w:pStyle w:val="Heading4"/>
      </w:pPr>
      <w:r>
        <w:t>Procedures</w:t>
      </w:r>
    </w:p>
    <w:p w:rsidR="00D5776D" w:rsidP="007D03E4" w:rsidRDefault="00D5776D" w14:paraId="51C3DA69" w14:textId="3FC073E3">
      <w:pPr>
        <w:spacing w:after="120" w:line="240" w:lineRule="auto"/>
        <w:jc w:val="center"/>
        <w:rPr>
          <w:b/>
          <w:bCs/>
        </w:rPr>
      </w:pPr>
      <w:r w:rsidRPr="00D5776D">
        <w:rPr>
          <w:b/>
          <w:bCs/>
        </w:rPr>
        <w:t>Table 16. Extorsion Procedures</w:t>
      </w:r>
    </w:p>
    <w:tbl>
      <w:tblPr>
        <w:tblStyle w:val="TableGrid"/>
        <w:tblW w:w="0" w:type="auto"/>
        <w:tblLook w:val="04A0" w:firstRow="1" w:lastRow="0" w:firstColumn="1" w:lastColumn="0" w:noHBand="0" w:noVBand="1"/>
      </w:tblPr>
      <w:tblGrid>
        <w:gridCol w:w="625"/>
        <w:gridCol w:w="8725"/>
      </w:tblGrid>
      <w:tr w:rsidRPr="00D5776D" w:rsidR="00D5776D" w:rsidTr="00200DD8" w14:paraId="4B860536" w14:textId="77777777">
        <w:tc>
          <w:tcPr>
            <w:tcW w:w="625" w:type="dxa"/>
            <w:shd w:val="clear" w:color="auto" w:fill="6C6463"/>
            <w:vAlign w:val="center"/>
          </w:tcPr>
          <w:p w:rsidRPr="00D5776D" w:rsidR="00D5776D" w:rsidP="007D03E4" w:rsidRDefault="001202F5" w14:paraId="70D41932" w14:textId="1680F93C">
            <w:pPr>
              <w:spacing w:after="120"/>
              <w:jc w:val="center"/>
              <w:rPr>
                <w:color w:val="FFFFFF" w:themeColor="background1"/>
              </w:rPr>
            </w:pPr>
            <w:r>
              <w:rPr>
                <w:color w:val="FFFFFF" w:themeColor="background1"/>
              </w:rPr>
              <w:t>1</w:t>
            </w:r>
          </w:p>
        </w:tc>
        <w:tc>
          <w:tcPr>
            <w:tcW w:w="8725" w:type="dxa"/>
          </w:tcPr>
          <w:p w:rsidRPr="00D5776D" w:rsidR="00D5776D" w:rsidP="007D03E4" w:rsidRDefault="00D5776D" w14:paraId="13D773E6" w14:textId="49A95E6D">
            <w:pPr>
              <w:spacing w:after="120"/>
              <w:contextualSpacing/>
              <w:jc w:val="both"/>
            </w:pPr>
            <w:r>
              <w:t xml:space="preserve">If an extorsion occurs, </w:t>
            </w:r>
            <w:r w:rsidRPr="00D5776D">
              <w:t>inform your immediate superviso</w:t>
            </w:r>
            <w:r>
              <w:t>r, security center,</w:t>
            </w:r>
            <w:r w:rsidRPr="00D5776D">
              <w:t xml:space="preserve"> or the S</w:t>
            </w:r>
            <w:r>
              <w:t>C</w:t>
            </w:r>
            <w:r w:rsidRPr="00D5776D">
              <w:t>.</w:t>
            </w:r>
          </w:p>
        </w:tc>
      </w:tr>
      <w:tr w:rsidRPr="00D5776D" w:rsidR="00D5776D" w:rsidTr="00200DD8" w14:paraId="1DC969BE" w14:textId="77777777">
        <w:tc>
          <w:tcPr>
            <w:tcW w:w="625" w:type="dxa"/>
            <w:shd w:val="clear" w:color="auto" w:fill="6C6463"/>
            <w:vAlign w:val="center"/>
          </w:tcPr>
          <w:p w:rsidRPr="00D5776D" w:rsidR="00D5776D" w:rsidP="007D03E4" w:rsidRDefault="00D5776D" w14:paraId="6F82CD78" w14:textId="77777777">
            <w:pPr>
              <w:spacing w:after="120"/>
              <w:jc w:val="center"/>
              <w:rPr>
                <w:color w:val="FFFFFF" w:themeColor="background1"/>
              </w:rPr>
            </w:pPr>
            <w:r w:rsidRPr="00D5776D">
              <w:rPr>
                <w:color w:val="FFFFFF" w:themeColor="background1"/>
              </w:rPr>
              <w:t>2</w:t>
            </w:r>
          </w:p>
        </w:tc>
        <w:tc>
          <w:tcPr>
            <w:tcW w:w="8725" w:type="dxa"/>
          </w:tcPr>
          <w:p w:rsidRPr="00D5776D" w:rsidR="00D5776D" w:rsidP="007D03E4" w:rsidRDefault="003F6712" w14:paraId="0811612B" w14:textId="6DF4DA13">
            <w:pPr>
              <w:spacing w:after="120"/>
              <w:jc w:val="both"/>
            </w:pPr>
            <w:r w:rsidRPr="003F6712">
              <w:t>Keep the information confidential and do not discuss the event with anyone else.</w:t>
            </w:r>
          </w:p>
        </w:tc>
      </w:tr>
      <w:tr w:rsidRPr="00D5776D" w:rsidR="00D5776D" w:rsidTr="00200DD8" w14:paraId="16C2A2C6" w14:textId="77777777">
        <w:tc>
          <w:tcPr>
            <w:tcW w:w="625" w:type="dxa"/>
            <w:shd w:val="clear" w:color="auto" w:fill="6C6463"/>
            <w:vAlign w:val="center"/>
          </w:tcPr>
          <w:p w:rsidRPr="00D5776D" w:rsidR="00D5776D" w:rsidP="007D03E4" w:rsidRDefault="00D5776D" w14:paraId="52EA5D90" w14:textId="77777777">
            <w:pPr>
              <w:spacing w:after="120"/>
              <w:jc w:val="center"/>
              <w:rPr>
                <w:color w:val="FFFFFF" w:themeColor="background1"/>
              </w:rPr>
            </w:pPr>
            <w:r w:rsidRPr="00D5776D">
              <w:rPr>
                <w:color w:val="FFFFFF" w:themeColor="background1"/>
              </w:rPr>
              <w:t>3</w:t>
            </w:r>
          </w:p>
        </w:tc>
        <w:tc>
          <w:tcPr>
            <w:tcW w:w="8725" w:type="dxa"/>
          </w:tcPr>
          <w:p w:rsidRPr="00D5776D" w:rsidR="00D5776D" w:rsidP="007D03E4" w:rsidRDefault="003F6712" w14:paraId="0414385B" w14:textId="5D15AB9D">
            <w:pPr>
              <w:spacing w:after="120"/>
              <w:contextualSpacing/>
              <w:jc w:val="both"/>
            </w:pPr>
            <w:r w:rsidRPr="003F6712">
              <w:t xml:space="preserve">JA will activate </w:t>
            </w:r>
            <w:r>
              <w:t>the</w:t>
            </w:r>
            <w:r w:rsidRPr="003F6712">
              <w:t xml:space="preserve"> Extortion Management Crisis Plan and will define the protection measures required to continue operations.</w:t>
            </w:r>
          </w:p>
        </w:tc>
      </w:tr>
      <w:tr w:rsidRPr="00D5776D" w:rsidR="00D5776D" w:rsidTr="00200DD8" w14:paraId="21737C72" w14:textId="77777777">
        <w:tc>
          <w:tcPr>
            <w:tcW w:w="625" w:type="dxa"/>
            <w:shd w:val="clear" w:color="auto" w:fill="6C6463"/>
            <w:vAlign w:val="center"/>
          </w:tcPr>
          <w:p w:rsidRPr="00D5776D" w:rsidR="00D5776D" w:rsidP="007D03E4" w:rsidRDefault="00D5776D" w14:paraId="43EB43BF" w14:textId="77777777">
            <w:pPr>
              <w:spacing w:after="120"/>
              <w:jc w:val="center"/>
              <w:rPr>
                <w:color w:val="FFFFFF" w:themeColor="background1"/>
              </w:rPr>
            </w:pPr>
            <w:r w:rsidRPr="00D5776D">
              <w:rPr>
                <w:color w:val="FFFFFF" w:themeColor="background1"/>
              </w:rPr>
              <w:t>4</w:t>
            </w:r>
          </w:p>
        </w:tc>
        <w:tc>
          <w:tcPr>
            <w:tcW w:w="8725" w:type="dxa"/>
          </w:tcPr>
          <w:p w:rsidRPr="00D5776D" w:rsidR="00D5776D" w:rsidP="007D03E4" w:rsidRDefault="003F6712" w14:paraId="3392CA9B" w14:textId="65BCEC21">
            <w:pPr>
              <w:spacing w:after="120"/>
              <w:contextualSpacing/>
              <w:jc w:val="both"/>
            </w:pPr>
            <w:r w:rsidRPr="003F6712">
              <w:t xml:space="preserve">In case the event is directed towards a third party/contractor and not directly towards the </w:t>
            </w:r>
            <w:r>
              <w:t>Activity</w:t>
            </w:r>
            <w:r w:rsidRPr="003F6712">
              <w:t>, the JA program will give the necessary support to the contractor on the proper handling of the action but will not handle it directly.</w:t>
            </w:r>
          </w:p>
        </w:tc>
      </w:tr>
    </w:tbl>
    <w:p w:rsidR="00D5776D" w:rsidP="007D03E4" w:rsidRDefault="00D5776D" w14:paraId="552AB24E" w14:textId="1BBB8E46">
      <w:pPr>
        <w:spacing w:after="120" w:line="240" w:lineRule="auto"/>
        <w:jc w:val="both"/>
        <w:rPr>
          <w:b/>
          <w:bCs/>
        </w:rPr>
      </w:pPr>
    </w:p>
    <w:p w:rsidR="003F6712" w:rsidP="007D03E4" w:rsidRDefault="003F6712" w14:paraId="054DD692" w14:textId="287BD8E5">
      <w:pPr>
        <w:pStyle w:val="Heading3"/>
      </w:pPr>
      <w:bookmarkStart w:name="_Toc105496775" w:id="32"/>
      <w:r>
        <w:t>Incapacitating Agents (</w:t>
      </w:r>
      <w:proofErr w:type="spellStart"/>
      <w:r>
        <w:t>Burundanga</w:t>
      </w:r>
      <w:proofErr w:type="spellEnd"/>
      <w:r w:rsidR="007F6893">
        <w:t>, Roofies</w:t>
      </w:r>
      <w:r>
        <w:t>)</w:t>
      </w:r>
      <w:bookmarkEnd w:id="32"/>
    </w:p>
    <w:p w:rsidR="003F6712" w:rsidP="007D03E4" w:rsidRDefault="003F6712" w14:paraId="595176EE" w14:textId="62E84E3C">
      <w:pPr>
        <w:pStyle w:val="Heading4"/>
      </w:pPr>
      <w:r>
        <w:t>Preventative Measures</w:t>
      </w:r>
    </w:p>
    <w:p w:rsidRPr="00D609F5" w:rsidR="007F6893" w:rsidP="007D03E4" w:rsidRDefault="007F6893" w14:paraId="1944A456" w14:textId="4CCA633E">
      <w:pPr>
        <w:pStyle w:val="ListParagraph"/>
        <w:numPr>
          <w:ilvl w:val="0"/>
          <w:numId w:val="30"/>
        </w:numPr>
        <w:spacing w:after="120"/>
        <w:rPr>
          <w:rFonts w:ascii="Gill Sans MT" w:hAnsi="Gill Sans MT"/>
          <w:lang w:val="en-US"/>
        </w:rPr>
      </w:pPr>
      <w:r w:rsidRPr="00D609F5">
        <w:rPr>
          <w:rFonts w:ascii="Gill Sans MT" w:hAnsi="Gill Sans MT"/>
          <w:lang w:val="en-US"/>
        </w:rPr>
        <w:t xml:space="preserve">Use prevention criteria in all your professional and personal activities. </w:t>
      </w:r>
    </w:p>
    <w:p w:rsidRPr="00D609F5" w:rsidR="007F6893" w:rsidP="007D03E4" w:rsidRDefault="007F6893" w14:paraId="1F71695D" w14:textId="5EF727F5">
      <w:pPr>
        <w:pStyle w:val="ListParagraph"/>
        <w:numPr>
          <w:ilvl w:val="0"/>
          <w:numId w:val="30"/>
        </w:numPr>
        <w:spacing w:after="120"/>
        <w:rPr>
          <w:rFonts w:ascii="Gill Sans MT" w:hAnsi="Gill Sans MT"/>
          <w:lang w:val="en-US"/>
        </w:rPr>
      </w:pPr>
      <w:r w:rsidRPr="00D609F5">
        <w:rPr>
          <w:rFonts w:ascii="Gill Sans MT" w:hAnsi="Gill Sans MT"/>
          <w:lang w:val="en-US"/>
        </w:rPr>
        <w:t xml:space="preserve">Avoid dangerous areas considered unsafe especially during night hours and if you are alone. </w:t>
      </w:r>
    </w:p>
    <w:p w:rsidRPr="00D609F5" w:rsidR="007F6893" w:rsidP="007D03E4" w:rsidRDefault="007F6893" w14:paraId="2B8BECBC" w14:textId="634EA46B">
      <w:pPr>
        <w:pStyle w:val="ListParagraph"/>
        <w:numPr>
          <w:ilvl w:val="0"/>
          <w:numId w:val="30"/>
        </w:numPr>
        <w:spacing w:after="120"/>
        <w:rPr>
          <w:rFonts w:ascii="Gill Sans MT" w:hAnsi="Gill Sans MT"/>
          <w:lang w:val="en-US"/>
        </w:rPr>
      </w:pPr>
      <w:r w:rsidRPr="00D609F5">
        <w:rPr>
          <w:rFonts w:ascii="Gill Sans MT" w:hAnsi="Gill Sans MT"/>
          <w:lang w:val="en-US"/>
        </w:rPr>
        <w:t xml:space="preserve">Avoid behaviors that expose you to obvious and imminent risk situations. </w:t>
      </w:r>
    </w:p>
    <w:p w:rsidRPr="00D609F5" w:rsidR="007F6893" w:rsidP="007D03E4" w:rsidRDefault="007F6893" w14:paraId="1FF5E169" w14:textId="4AC4C116">
      <w:pPr>
        <w:pStyle w:val="ListParagraph"/>
        <w:numPr>
          <w:ilvl w:val="0"/>
          <w:numId w:val="30"/>
        </w:numPr>
        <w:spacing w:after="120"/>
        <w:rPr>
          <w:rFonts w:ascii="Gill Sans MT" w:hAnsi="Gill Sans MT"/>
          <w:lang w:val="en-US"/>
        </w:rPr>
      </w:pPr>
      <w:r w:rsidRPr="00D609F5">
        <w:rPr>
          <w:rFonts w:ascii="Gill Sans MT" w:hAnsi="Gill Sans MT"/>
          <w:lang w:val="en-US"/>
        </w:rPr>
        <w:t xml:space="preserve">Do not greet or allow strangers to get too close. </w:t>
      </w:r>
    </w:p>
    <w:p w:rsidRPr="00D609F5" w:rsidR="007F6893" w:rsidP="007D03E4" w:rsidRDefault="007F6893" w14:paraId="2BBE9A31" w14:textId="704F7E7D">
      <w:pPr>
        <w:pStyle w:val="ListParagraph"/>
        <w:numPr>
          <w:ilvl w:val="0"/>
          <w:numId w:val="30"/>
        </w:numPr>
        <w:spacing w:after="120"/>
        <w:rPr>
          <w:rFonts w:ascii="Gill Sans MT" w:hAnsi="Gill Sans MT"/>
          <w:lang w:val="en-US"/>
        </w:rPr>
      </w:pPr>
      <w:r w:rsidRPr="00D609F5">
        <w:rPr>
          <w:rFonts w:ascii="Gill Sans MT" w:hAnsi="Gill Sans MT"/>
          <w:lang w:val="en-US"/>
        </w:rPr>
        <w:t xml:space="preserve">Carry strictly necessary belongings, money, and credit cards with you, and do not flaunt your position, authority, or financial assets. </w:t>
      </w:r>
    </w:p>
    <w:p w:rsidRPr="00D609F5" w:rsidR="007F6893" w:rsidP="007D03E4" w:rsidRDefault="007F6893" w14:paraId="66F1DE0F" w14:textId="09115774">
      <w:pPr>
        <w:pStyle w:val="ListParagraph"/>
        <w:numPr>
          <w:ilvl w:val="0"/>
          <w:numId w:val="30"/>
        </w:numPr>
        <w:spacing w:after="120"/>
        <w:rPr>
          <w:rFonts w:ascii="Gill Sans MT" w:hAnsi="Gill Sans MT"/>
          <w:lang w:val="en-US"/>
        </w:rPr>
      </w:pPr>
      <w:r w:rsidRPr="00D609F5">
        <w:rPr>
          <w:rFonts w:ascii="Gill Sans MT" w:hAnsi="Gill Sans MT"/>
          <w:lang w:val="en-US"/>
        </w:rPr>
        <w:t xml:space="preserve">Always remain aware of your surroundings and at an alert level that allows you to identify any suspicious activity or person early on. </w:t>
      </w:r>
    </w:p>
    <w:p w:rsidRPr="00D609F5" w:rsidR="007F6893" w:rsidP="007D03E4" w:rsidRDefault="007F6893" w14:paraId="36EBAAF7" w14:textId="53E00602">
      <w:pPr>
        <w:pStyle w:val="ListParagraph"/>
        <w:numPr>
          <w:ilvl w:val="0"/>
          <w:numId w:val="30"/>
        </w:numPr>
        <w:spacing w:after="120"/>
        <w:rPr>
          <w:rFonts w:ascii="Gill Sans MT" w:hAnsi="Gill Sans MT"/>
          <w:lang w:val="en-US"/>
        </w:rPr>
      </w:pPr>
      <w:r w:rsidRPr="00D609F5">
        <w:rPr>
          <w:rFonts w:ascii="Gill Sans MT" w:hAnsi="Gill Sans MT"/>
          <w:lang w:val="en-US"/>
        </w:rPr>
        <w:t xml:space="preserve">When you are on the street, be alert and be wary of people who approach you under pretexts such as asking for an address, conducting a survey, etc. </w:t>
      </w:r>
    </w:p>
    <w:p w:rsidRPr="00D609F5" w:rsidR="007F6893" w:rsidP="007D03E4" w:rsidRDefault="007F6893" w14:paraId="541FBB24" w14:textId="385751EB">
      <w:pPr>
        <w:pStyle w:val="ListParagraph"/>
        <w:numPr>
          <w:ilvl w:val="0"/>
          <w:numId w:val="30"/>
        </w:numPr>
        <w:spacing w:after="120"/>
        <w:rPr>
          <w:rFonts w:ascii="Gill Sans MT" w:hAnsi="Gill Sans MT"/>
          <w:lang w:val="en-US"/>
        </w:rPr>
      </w:pPr>
      <w:r w:rsidRPr="00D609F5">
        <w:rPr>
          <w:rFonts w:ascii="Gill Sans MT" w:hAnsi="Gill Sans MT"/>
          <w:lang w:val="en-US"/>
        </w:rPr>
        <w:t xml:space="preserve">Do not provide your ID to “alleged” civilian dressed police officers requesting these documents on the street. This is not a normal practice by Colombian authorities. </w:t>
      </w:r>
    </w:p>
    <w:p w:rsidRPr="00D609F5" w:rsidR="007F6893" w:rsidP="007D03E4" w:rsidRDefault="007F6893" w14:paraId="27DD40F0" w14:textId="35C8E6BA">
      <w:pPr>
        <w:pStyle w:val="ListParagraph"/>
        <w:numPr>
          <w:ilvl w:val="0"/>
          <w:numId w:val="30"/>
        </w:numPr>
        <w:spacing w:after="120"/>
        <w:rPr>
          <w:rFonts w:ascii="Gill Sans MT" w:hAnsi="Gill Sans MT"/>
          <w:lang w:val="en-US"/>
        </w:rPr>
      </w:pPr>
      <w:r w:rsidRPr="00D609F5">
        <w:rPr>
          <w:rFonts w:ascii="Gill Sans MT" w:hAnsi="Gill Sans MT"/>
          <w:lang w:val="en-US"/>
        </w:rPr>
        <w:t xml:space="preserve">Do not openly and carelessly carry valuable items such as jewelry, watches, rings, </w:t>
      </w:r>
      <w:r w:rsidRPr="00D609F5" w:rsidR="00D609F5">
        <w:rPr>
          <w:rFonts w:ascii="Gill Sans MT" w:hAnsi="Gill Sans MT"/>
          <w:lang w:val="en-US"/>
        </w:rPr>
        <w:t xml:space="preserve">and </w:t>
      </w:r>
      <w:r w:rsidRPr="00D609F5">
        <w:rPr>
          <w:rFonts w:ascii="Gill Sans MT" w:hAnsi="Gill Sans MT"/>
          <w:lang w:val="en-US"/>
        </w:rPr>
        <w:t>earrings</w:t>
      </w:r>
      <w:r w:rsidRPr="00D609F5" w:rsidR="00D609F5">
        <w:rPr>
          <w:rFonts w:ascii="Gill Sans MT" w:hAnsi="Gill Sans MT"/>
          <w:lang w:val="en-US"/>
        </w:rPr>
        <w:t xml:space="preserve"> as </w:t>
      </w:r>
      <w:r w:rsidRPr="00D609F5">
        <w:rPr>
          <w:rFonts w:ascii="Gill Sans MT" w:hAnsi="Gill Sans MT"/>
          <w:lang w:val="en-US"/>
        </w:rPr>
        <w:t>you are increasing the risk of being the victim of a criminal</w:t>
      </w:r>
      <w:r w:rsidRPr="00D609F5" w:rsidR="00D609F5">
        <w:rPr>
          <w:rFonts w:ascii="Gill Sans MT" w:hAnsi="Gill Sans MT"/>
          <w:lang w:val="en-US"/>
        </w:rPr>
        <w:t xml:space="preserve"> act</w:t>
      </w:r>
      <w:r w:rsidRPr="00D609F5">
        <w:rPr>
          <w:rFonts w:ascii="Gill Sans MT" w:hAnsi="Gill Sans MT"/>
          <w:lang w:val="en-US"/>
        </w:rPr>
        <w:t xml:space="preserve">. </w:t>
      </w:r>
    </w:p>
    <w:p w:rsidRPr="001202F5" w:rsidR="003F6712" w:rsidP="007D03E4" w:rsidRDefault="007F6893" w14:paraId="050E32BC" w14:textId="2EB90289">
      <w:pPr>
        <w:pStyle w:val="ListParagraph"/>
        <w:numPr>
          <w:ilvl w:val="0"/>
          <w:numId w:val="30"/>
        </w:numPr>
        <w:spacing w:after="120"/>
        <w:rPr>
          <w:rFonts w:ascii="Gill Sans MT" w:hAnsi="Gill Sans MT"/>
          <w:lang w:val="en-US"/>
        </w:rPr>
      </w:pPr>
      <w:r w:rsidRPr="001202F5">
        <w:rPr>
          <w:rFonts w:ascii="Gill Sans MT" w:hAnsi="Gill Sans MT"/>
          <w:lang w:val="en-US"/>
        </w:rPr>
        <w:t>Be wary of casual relationship</w:t>
      </w:r>
      <w:r w:rsidR="001202F5">
        <w:rPr>
          <w:rFonts w:ascii="Gill Sans MT" w:hAnsi="Gill Sans MT"/>
          <w:lang w:val="en-US"/>
        </w:rPr>
        <w:t>s or acquaintances</w:t>
      </w:r>
      <w:r w:rsidRPr="001202F5">
        <w:rPr>
          <w:rFonts w:ascii="Gill Sans MT" w:hAnsi="Gill Sans MT"/>
          <w:lang w:val="en-US"/>
        </w:rPr>
        <w:t>.</w:t>
      </w:r>
    </w:p>
    <w:p w:rsidR="00E47989" w:rsidP="007D03E4" w:rsidRDefault="00E47989" w14:paraId="075EA1B3" w14:textId="77777777">
      <w:pPr>
        <w:pStyle w:val="Heading4"/>
      </w:pPr>
    </w:p>
    <w:p w:rsidRPr="00641E0C" w:rsidR="00D609F5" w:rsidP="007D03E4" w:rsidRDefault="00D609F5" w14:paraId="305A354F" w14:textId="44DDADBA">
      <w:pPr>
        <w:pStyle w:val="Heading4"/>
      </w:pPr>
      <w:r w:rsidRPr="00641E0C">
        <w:t>Procedures</w:t>
      </w:r>
    </w:p>
    <w:p w:rsidRPr="00641E0C" w:rsidR="00D609F5" w:rsidP="007D03E4" w:rsidRDefault="001202F5" w14:paraId="1EF2F547" w14:textId="3D71BC2C">
      <w:pPr>
        <w:spacing w:after="120" w:line="240" w:lineRule="auto"/>
        <w:jc w:val="center"/>
        <w:rPr>
          <w:b/>
          <w:bCs/>
        </w:rPr>
      </w:pPr>
      <w:r w:rsidRPr="00641E0C">
        <w:rPr>
          <w:b/>
          <w:bCs/>
        </w:rPr>
        <w:t>Table 17. Procedures if you are Exposed to Incapacitating Agents</w:t>
      </w:r>
    </w:p>
    <w:tbl>
      <w:tblPr>
        <w:tblStyle w:val="TableGrid"/>
        <w:tblW w:w="0" w:type="auto"/>
        <w:tblLook w:val="04A0" w:firstRow="1" w:lastRow="0" w:firstColumn="1" w:lastColumn="0" w:noHBand="0" w:noVBand="1"/>
      </w:tblPr>
      <w:tblGrid>
        <w:gridCol w:w="625"/>
        <w:gridCol w:w="8725"/>
      </w:tblGrid>
      <w:tr w:rsidRPr="00641E0C" w:rsidR="001202F5" w:rsidTr="00200DD8" w14:paraId="54C3DD53" w14:textId="77777777">
        <w:tc>
          <w:tcPr>
            <w:tcW w:w="625" w:type="dxa"/>
            <w:shd w:val="clear" w:color="auto" w:fill="6C6463"/>
            <w:vAlign w:val="center"/>
          </w:tcPr>
          <w:p w:rsidRPr="00641E0C" w:rsidR="001202F5" w:rsidP="007D03E4" w:rsidRDefault="001202F5" w14:paraId="7DD85A39" w14:textId="53238AF0">
            <w:pPr>
              <w:spacing w:after="120"/>
              <w:jc w:val="center"/>
              <w:rPr>
                <w:color w:val="FFFFFF" w:themeColor="background1"/>
              </w:rPr>
            </w:pPr>
            <w:r w:rsidRPr="00641E0C">
              <w:rPr>
                <w:color w:val="FFFFFF" w:themeColor="background1"/>
              </w:rPr>
              <w:t>1</w:t>
            </w:r>
          </w:p>
        </w:tc>
        <w:tc>
          <w:tcPr>
            <w:tcW w:w="8725" w:type="dxa"/>
          </w:tcPr>
          <w:p w:rsidRPr="00641E0C" w:rsidR="001202F5" w:rsidP="007D03E4" w:rsidRDefault="001202F5" w14:paraId="700A4347" w14:textId="0C7C9BA1">
            <w:pPr>
              <w:spacing w:after="120"/>
              <w:contextualSpacing/>
              <w:jc w:val="both"/>
            </w:pPr>
            <w:r w:rsidRPr="00641E0C">
              <w:t>Avoid being alone</w:t>
            </w:r>
            <w:r w:rsidRPr="00641E0C" w:rsidR="003F41BF">
              <w:t>,</w:t>
            </w:r>
            <w:r w:rsidRPr="00641E0C">
              <w:t xml:space="preserve"> if possible.</w:t>
            </w:r>
          </w:p>
        </w:tc>
      </w:tr>
      <w:tr w:rsidRPr="00641E0C" w:rsidR="001202F5" w:rsidTr="00200DD8" w14:paraId="427FB453" w14:textId="77777777">
        <w:tc>
          <w:tcPr>
            <w:tcW w:w="625" w:type="dxa"/>
            <w:shd w:val="clear" w:color="auto" w:fill="6C6463"/>
            <w:vAlign w:val="center"/>
          </w:tcPr>
          <w:p w:rsidRPr="00641E0C" w:rsidR="001202F5" w:rsidP="007D03E4" w:rsidRDefault="001202F5" w14:paraId="790E8D98" w14:textId="77777777">
            <w:pPr>
              <w:spacing w:after="120"/>
              <w:jc w:val="center"/>
              <w:rPr>
                <w:color w:val="FFFFFF" w:themeColor="background1"/>
              </w:rPr>
            </w:pPr>
            <w:r w:rsidRPr="00641E0C">
              <w:rPr>
                <w:color w:val="FFFFFF" w:themeColor="background1"/>
              </w:rPr>
              <w:t>2</w:t>
            </w:r>
          </w:p>
        </w:tc>
        <w:tc>
          <w:tcPr>
            <w:tcW w:w="8725" w:type="dxa"/>
          </w:tcPr>
          <w:p w:rsidRPr="00641E0C" w:rsidR="001202F5" w:rsidP="007D03E4" w:rsidRDefault="001202F5" w14:paraId="3E5AF542" w14:textId="4567C28B">
            <w:pPr>
              <w:spacing w:after="120"/>
              <w:jc w:val="both"/>
            </w:pPr>
            <w:r w:rsidRPr="00641E0C">
              <w:t>Find a safe place and request support from the National Police, immediate supervisor, security center, SC</w:t>
            </w:r>
          </w:p>
        </w:tc>
      </w:tr>
      <w:tr w:rsidRPr="00641E0C" w:rsidR="001202F5" w:rsidTr="00200DD8" w14:paraId="3446614C" w14:textId="77777777">
        <w:tc>
          <w:tcPr>
            <w:tcW w:w="625" w:type="dxa"/>
            <w:shd w:val="clear" w:color="auto" w:fill="6C6463"/>
            <w:vAlign w:val="center"/>
          </w:tcPr>
          <w:p w:rsidRPr="00641E0C" w:rsidR="001202F5" w:rsidP="007D03E4" w:rsidRDefault="001202F5" w14:paraId="3835BBB4" w14:textId="77777777">
            <w:pPr>
              <w:spacing w:after="120"/>
              <w:jc w:val="center"/>
              <w:rPr>
                <w:color w:val="FFFFFF" w:themeColor="background1"/>
              </w:rPr>
            </w:pPr>
            <w:r w:rsidRPr="00641E0C">
              <w:rPr>
                <w:color w:val="FFFFFF" w:themeColor="background1"/>
              </w:rPr>
              <w:t>3</w:t>
            </w:r>
          </w:p>
        </w:tc>
        <w:tc>
          <w:tcPr>
            <w:tcW w:w="8725" w:type="dxa"/>
          </w:tcPr>
          <w:p w:rsidRPr="00641E0C" w:rsidR="001202F5" w:rsidP="007D03E4" w:rsidRDefault="00911750" w14:paraId="006EC348" w14:textId="54A3DF21">
            <w:pPr>
              <w:spacing w:after="120"/>
              <w:contextualSpacing/>
              <w:jc w:val="both"/>
            </w:pPr>
            <w:r w:rsidRPr="00641E0C">
              <w:t>Quickly provide your location and status information and await further instructions.</w:t>
            </w:r>
          </w:p>
        </w:tc>
      </w:tr>
      <w:tr w:rsidRPr="00641E0C" w:rsidR="001202F5" w:rsidTr="00200DD8" w14:paraId="564BA12E" w14:textId="77777777">
        <w:tc>
          <w:tcPr>
            <w:tcW w:w="625" w:type="dxa"/>
            <w:shd w:val="clear" w:color="auto" w:fill="6C6463"/>
            <w:vAlign w:val="center"/>
          </w:tcPr>
          <w:p w:rsidRPr="00641E0C" w:rsidR="001202F5" w:rsidP="007D03E4" w:rsidRDefault="001202F5" w14:paraId="0B0F66AC" w14:textId="77777777">
            <w:pPr>
              <w:spacing w:after="120"/>
              <w:jc w:val="center"/>
              <w:rPr>
                <w:color w:val="FFFFFF" w:themeColor="background1"/>
              </w:rPr>
            </w:pPr>
            <w:r w:rsidRPr="00641E0C">
              <w:rPr>
                <w:color w:val="FFFFFF" w:themeColor="background1"/>
              </w:rPr>
              <w:t>4</w:t>
            </w:r>
          </w:p>
        </w:tc>
        <w:tc>
          <w:tcPr>
            <w:tcW w:w="8725" w:type="dxa"/>
          </w:tcPr>
          <w:p w:rsidRPr="00641E0C" w:rsidR="001202F5" w:rsidP="007D03E4" w:rsidRDefault="00911750" w14:paraId="68E28D17" w14:textId="0311AA7A">
            <w:pPr>
              <w:spacing w:after="120"/>
              <w:contextualSpacing/>
              <w:jc w:val="both"/>
            </w:pPr>
            <w:r w:rsidRPr="00641E0C">
              <w:t>If necessary and if it is feasible, contact your financial institution to block your credit/debit cards.</w:t>
            </w:r>
          </w:p>
        </w:tc>
      </w:tr>
      <w:tr w:rsidRPr="00641E0C" w:rsidR="00911750" w:rsidTr="00200DD8" w14:paraId="2EBE11DE" w14:textId="77777777">
        <w:tc>
          <w:tcPr>
            <w:tcW w:w="625" w:type="dxa"/>
            <w:shd w:val="clear" w:color="auto" w:fill="6C6463"/>
            <w:vAlign w:val="center"/>
          </w:tcPr>
          <w:p w:rsidRPr="00641E0C" w:rsidR="00911750" w:rsidP="007D03E4" w:rsidRDefault="00911750" w14:paraId="3AB7C75D" w14:textId="4CC0403F">
            <w:pPr>
              <w:spacing w:after="120"/>
              <w:jc w:val="center"/>
              <w:rPr>
                <w:color w:val="FFFFFF" w:themeColor="background1"/>
              </w:rPr>
            </w:pPr>
            <w:r w:rsidRPr="00641E0C">
              <w:rPr>
                <w:color w:val="FFFFFF" w:themeColor="background1"/>
              </w:rPr>
              <w:t>5</w:t>
            </w:r>
          </w:p>
        </w:tc>
        <w:tc>
          <w:tcPr>
            <w:tcW w:w="8725" w:type="dxa"/>
          </w:tcPr>
          <w:p w:rsidRPr="00641E0C" w:rsidR="00911750" w:rsidP="007D03E4" w:rsidRDefault="00911750" w14:paraId="3768136D" w14:textId="08B9D3FB">
            <w:pPr>
              <w:spacing w:after="120"/>
              <w:contextualSpacing/>
              <w:jc w:val="both"/>
            </w:pPr>
            <w:r w:rsidRPr="00641E0C">
              <w:t>Once the incident is over and you are safe, file a formal complaint with the respective authorities (immediate response units, police). Request the accompaniment of the SC or a family member.</w:t>
            </w:r>
          </w:p>
        </w:tc>
      </w:tr>
    </w:tbl>
    <w:p w:rsidR="00AF478C" w:rsidP="007D03E4" w:rsidRDefault="00AF478C" w14:paraId="37C65F75" w14:textId="77777777">
      <w:pPr>
        <w:pStyle w:val="Heading3"/>
      </w:pPr>
    </w:p>
    <w:p w:rsidRPr="00D7006A" w:rsidR="003F41BF" w:rsidP="007D03E4" w:rsidRDefault="003F41BF" w14:paraId="36405038" w14:textId="794D9CDF">
      <w:pPr>
        <w:pStyle w:val="Heading3"/>
      </w:pPr>
      <w:bookmarkStart w:name="_Toc105496776" w:id="33"/>
      <w:r w:rsidRPr="00D7006A">
        <w:t>Anti-personnel Mines (AP</w:t>
      </w:r>
      <w:r w:rsidRPr="00D7006A" w:rsidR="00641E0C">
        <w:t>M</w:t>
      </w:r>
      <w:r w:rsidRPr="00D7006A">
        <w:t>) and Unexploded</w:t>
      </w:r>
      <w:bookmarkEnd w:id="33"/>
      <w:r w:rsidRPr="00D7006A">
        <w:t xml:space="preserve"> </w:t>
      </w:r>
    </w:p>
    <w:p w:rsidRPr="00D7006A" w:rsidR="00D5776D" w:rsidP="007D03E4" w:rsidRDefault="003F41BF" w14:paraId="47D3644B" w14:textId="39DF45AA">
      <w:pPr>
        <w:pStyle w:val="Heading3"/>
      </w:pPr>
      <w:bookmarkStart w:name="_Toc105496777" w:id="34"/>
      <w:r w:rsidRPr="00D7006A">
        <w:t>Ordnance (UXO)</w:t>
      </w:r>
      <w:bookmarkEnd w:id="34"/>
    </w:p>
    <w:p w:rsidRPr="00D7006A" w:rsidR="00135FEF" w:rsidP="007D03E4" w:rsidRDefault="003F41BF" w14:paraId="5774FFD8" w14:textId="7EFDAAEF">
      <w:pPr>
        <w:pStyle w:val="Heading4"/>
      </w:pPr>
      <w:r w:rsidRPr="00D7006A">
        <w:t>Preventative Measures</w:t>
      </w:r>
    </w:p>
    <w:p w:rsidRPr="00D7006A" w:rsidR="003F41BF" w:rsidP="007D03E4" w:rsidRDefault="003F41BF" w14:paraId="4BA88480" w14:textId="4D497664">
      <w:pPr>
        <w:pStyle w:val="ListParagraph"/>
        <w:numPr>
          <w:ilvl w:val="0"/>
          <w:numId w:val="31"/>
        </w:numPr>
        <w:spacing w:after="120"/>
        <w:jc w:val="both"/>
        <w:textAlignment w:val="baseline"/>
        <w:rPr>
          <w:rFonts w:ascii="Gill Sans MT" w:hAnsi="Gill Sans MT" w:eastAsia="Times New Roman"/>
          <w:lang w:val="en-US"/>
        </w:rPr>
      </w:pPr>
      <w:r w:rsidRPr="00D7006A">
        <w:rPr>
          <w:rFonts w:ascii="Gill Sans MT" w:hAnsi="Gill Sans MT" w:eastAsia="Times New Roman"/>
          <w:lang w:val="en-US"/>
        </w:rPr>
        <w:t>If you are going to enter rural areas and visit areas with crops and pastures or have to walk along trails or paths, enter with</w:t>
      </w:r>
      <w:r w:rsidRPr="00D7006A" w:rsidR="00820BAB">
        <w:rPr>
          <w:rFonts w:ascii="Gill Sans MT" w:hAnsi="Gill Sans MT" w:eastAsia="Times New Roman"/>
          <w:lang w:val="en-US"/>
        </w:rPr>
        <w:t xml:space="preserve"> a local </w:t>
      </w:r>
      <w:r w:rsidRPr="00D7006A">
        <w:rPr>
          <w:rFonts w:ascii="Gill Sans MT" w:hAnsi="Gill Sans MT" w:eastAsia="Times New Roman"/>
          <w:lang w:val="en-US"/>
        </w:rPr>
        <w:t>community</w:t>
      </w:r>
      <w:r w:rsidRPr="00D7006A" w:rsidR="00820BAB">
        <w:rPr>
          <w:rFonts w:ascii="Gill Sans MT" w:hAnsi="Gill Sans MT" w:eastAsia="Times New Roman"/>
          <w:lang w:val="en-US"/>
        </w:rPr>
        <w:t xml:space="preserve"> contact</w:t>
      </w:r>
      <w:r w:rsidRPr="00D7006A">
        <w:rPr>
          <w:rFonts w:ascii="Gill Sans MT" w:hAnsi="Gill Sans MT" w:eastAsia="Times New Roman"/>
          <w:lang w:val="en-US"/>
        </w:rPr>
        <w:t xml:space="preserve"> that know</w:t>
      </w:r>
      <w:r w:rsidRPr="00D7006A" w:rsidR="00820BAB">
        <w:rPr>
          <w:rFonts w:ascii="Gill Sans MT" w:hAnsi="Gill Sans MT" w:eastAsia="Times New Roman"/>
          <w:lang w:val="en-US"/>
        </w:rPr>
        <w:t>s</w:t>
      </w:r>
      <w:r w:rsidRPr="00D7006A">
        <w:rPr>
          <w:rFonts w:ascii="Gill Sans MT" w:hAnsi="Gill Sans MT" w:eastAsia="Times New Roman"/>
          <w:lang w:val="en-US"/>
        </w:rPr>
        <w:t xml:space="preserve"> about incidents regarding AP</w:t>
      </w:r>
      <w:r w:rsidRPr="00D7006A" w:rsidR="00641E0C">
        <w:rPr>
          <w:rFonts w:ascii="Gill Sans MT" w:hAnsi="Gill Sans MT" w:eastAsia="Times New Roman"/>
          <w:lang w:val="en-US"/>
        </w:rPr>
        <w:t>M</w:t>
      </w:r>
      <w:r w:rsidRPr="00D7006A">
        <w:rPr>
          <w:rFonts w:ascii="Gill Sans MT" w:hAnsi="Gill Sans MT" w:eastAsia="Times New Roman"/>
          <w:lang w:val="en-US"/>
        </w:rPr>
        <w:t>s and UXO</w:t>
      </w:r>
      <w:r w:rsidRPr="00D7006A" w:rsidR="00820BAB">
        <w:rPr>
          <w:rFonts w:ascii="Gill Sans MT" w:hAnsi="Gill Sans MT" w:eastAsia="Times New Roman"/>
          <w:lang w:val="en-US"/>
        </w:rPr>
        <w:t>, can identify possible locations they are placed and that can inquire regarding safe routes</w:t>
      </w:r>
      <w:r w:rsidRPr="00D7006A">
        <w:rPr>
          <w:rFonts w:ascii="Gill Sans MT" w:hAnsi="Gill Sans MT" w:eastAsia="Times New Roman"/>
          <w:lang w:val="en-US"/>
        </w:rPr>
        <w:t>. </w:t>
      </w:r>
    </w:p>
    <w:p w:rsidRPr="00D7006A" w:rsidR="003F41BF" w:rsidP="007D03E4" w:rsidRDefault="003F41BF" w14:paraId="1AEFFCA4" w14:textId="1D10BA30">
      <w:pPr>
        <w:pStyle w:val="ListParagraph"/>
        <w:numPr>
          <w:ilvl w:val="0"/>
          <w:numId w:val="31"/>
        </w:numPr>
        <w:spacing w:after="120"/>
        <w:jc w:val="both"/>
        <w:textAlignment w:val="baseline"/>
        <w:rPr>
          <w:rFonts w:ascii="Gill Sans MT" w:hAnsi="Gill Sans MT" w:eastAsia="Times New Roman"/>
          <w:lang w:val="en-US"/>
        </w:rPr>
      </w:pPr>
      <w:r w:rsidRPr="00D7006A">
        <w:rPr>
          <w:rFonts w:ascii="Gill Sans MT" w:hAnsi="Gill Sans MT" w:eastAsia="Times New Roman"/>
          <w:lang w:val="en-US"/>
        </w:rPr>
        <w:t xml:space="preserve">If you are going to walk through pastures or trails, </w:t>
      </w:r>
      <w:r w:rsidRPr="00D7006A" w:rsidR="00820BAB">
        <w:rPr>
          <w:rFonts w:ascii="Gill Sans MT" w:hAnsi="Gill Sans MT" w:eastAsia="Times New Roman"/>
          <w:lang w:val="en-US"/>
        </w:rPr>
        <w:t>ask the local</w:t>
      </w:r>
      <w:r w:rsidRPr="00D7006A">
        <w:rPr>
          <w:rFonts w:ascii="Gill Sans MT" w:hAnsi="Gill Sans MT" w:eastAsia="Times New Roman"/>
          <w:lang w:val="en-US"/>
        </w:rPr>
        <w:t xml:space="preserve"> community</w:t>
      </w:r>
      <w:r w:rsidRPr="00D7006A" w:rsidR="00820BAB">
        <w:rPr>
          <w:rFonts w:ascii="Gill Sans MT" w:hAnsi="Gill Sans MT" w:eastAsia="Times New Roman"/>
          <w:lang w:val="en-US"/>
        </w:rPr>
        <w:t xml:space="preserve"> contact</w:t>
      </w:r>
      <w:r w:rsidRPr="00D7006A">
        <w:rPr>
          <w:rFonts w:ascii="Gill Sans MT" w:hAnsi="Gill Sans MT" w:eastAsia="Times New Roman"/>
          <w:lang w:val="en-US"/>
        </w:rPr>
        <w:t xml:space="preserve"> to bring a dog </w:t>
      </w:r>
      <w:r w:rsidRPr="00D7006A" w:rsidR="00820BAB">
        <w:rPr>
          <w:rFonts w:ascii="Gill Sans MT" w:hAnsi="Gill Sans MT" w:eastAsia="Times New Roman"/>
          <w:lang w:val="en-US"/>
        </w:rPr>
        <w:t xml:space="preserve">to lead the </w:t>
      </w:r>
      <w:r w:rsidRPr="00D7006A">
        <w:rPr>
          <w:rFonts w:ascii="Gill Sans MT" w:hAnsi="Gill Sans MT" w:eastAsia="Times New Roman"/>
          <w:lang w:val="en-US"/>
        </w:rPr>
        <w:t>people walking. </w:t>
      </w:r>
    </w:p>
    <w:p w:rsidRPr="00D7006A" w:rsidR="003F41BF" w:rsidP="007D03E4" w:rsidRDefault="00820BAB" w14:paraId="03BBE6C4" w14:textId="1849C0AE">
      <w:pPr>
        <w:pStyle w:val="ListParagraph"/>
        <w:numPr>
          <w:ilvl w:val="0"/>
          <w:numId w:val="31"/>
        </w:numPr>
        <w:spacing w:after="120"/>
        <w:jc w:val="both"/>
        <w:textAlignment w:val="baseline"/>
        <w:rPr>
          <w:rFonts w:ascii="Gill Sans MT" w:hAnsi="Gill Sans MT" w:eastAsia="Times New Roman"/>
          <w:lang w:val="en-US"/>
        </w:rPr>
      </w:pPr>
      <w:r w:rsidRPr="00D7006A">
        <w:rPr>
          <w:rFonts w:ascii="Gill Sans MT" w:hAnsi="Gill Sans MT" w:eastAsia="Times New Roman"/>
          <w:lang w:val="en-US"/>
        </w:rPr>
        <w:t>Once on the foot journey</w:t>
      </w:r>
      <w:r w:rsidRPr="00D7006A" w:rsidR="003F41BF">
        <w:rPr>
          <w:rFonts w:ascii="Gill Sans MT" w:hAnsi="Gill Sans MT" w:eastAsia="Times New Roman"/>
          <w:lang w:val="en-US"/>
        </w:rPr>
        <w:t xml:space="preserve">, do not </w:t>
      </w:r>
      <w:r w:rsidRPr="00D7006A">
        <w:rPr>
          <w:rFonts w:ascii="Gill Sans MT" w:hAnsi="Gill Sans MT" w:eastAsia="Times New Roman"/>
          <w:lang w:val="en-US"/>
        </w:rPr>
        <w:t>lead</w:t>
      </w:r>
      <w:r w:rsidRPr="00D7006A" w:rsidR="003F41BF">
        <w:rPr>
          <w:rFonts w:ascii="Gill Sans MT" w:hAnsi="Gill Sans MT" w:eastAsia="Times New Roman"/>
          <w:lang w:val="en-US"/>
        </w:rPr>
        <w:t>, let</w:t>
      </w:r>
      <w:r w:rsidRPr="00D7006A">
        <w:rPr>
          <w:rFonts w:ascii="Gill Sans MT" w:hAnsi="Gill Sans MT" w:eastAsia="Times New Roman"/>
          <w:lang w:val="en-US"/>
        </w:rPr>
        <w:t xml:space="preserve"> local community members</w:t>
      </w:r>
      <w:r w:rsidRPr="00D7006A" w:rsidR="003F41BF">
        <w:rPr>
          <w:rFonts w:ascii="Gill Sans MT" w:hAnsi="Gill Sans MT" w:eastAsia="Times New Roman"/>
          <w:lang w:val="en-US"/>
        </w:rPr>
        <w:t xml:space="preserve"> who know the way go first. </w:t>
      </w:r>
    </w:p>
    <w:p w:rsidRPr="00D7006A" w:rsidR="003F41BF" w:rsidP="007D03E4" w:rsidRDefault="00820BAB" w14:paraId="5A908FBE" w14:textId="27C71C87">
      <w:pPr>
        <w:pStyle w:val="ListParagraph"/>
        <w:numPr>
          <w:ilvl w:val="0"/>
          <w:numId w:val="31"/>
        </w:numPr>
        <w:spacing w:after="120"/>
        <w:jc w:val="both"/>
        <w:textAlignment w:val="baseline"/>
        <w:rPr>
          <w:rFonts w:ascii="Gill Sans MT" w:hAnsi="Gill Sans MT" w:eastAsia="Times New Roman"/>
          <w:lang w:val="en-US"/>
        </w:rPr>
      </w:pPr>
      <w:r w:rsidRPr="00D7006A">
        <w:rPr>
          <w:rFonts w:ascii="Gill Sans MT" w:hAnsi="Gill Sans MT" w:eastAsia="Times New Roman"/>
          <w:lang w:val="en-US"/>
        </w:rPr>
        <w:t>Observe</w:t>
      </w:r>
      <w:r w:rsidRPr="00D7006A" w:rsidR="003F41BF">
        <w:rPr>
          <w:rFonts w:ascii="Gill Sans MT" w:hAnsi="Gill Sans MT" w:eastAsia="Times New Roman"/>
          <w:lang w:val="en-US"/>
        </w:rPr>
        <w:t xml:space="preserve"> the footstep</w:t>
      </w:r>
      <w:r w:rsidRPr="00D7006A">
        <w:rPr>
          <w:rFonts w:ascii="Gill Sans MT" w:hAnsi="Gill Sans MT" w:eastAsia="Times New Roman"/>
          <w:lang w:val="en-US"/>
        </w:rPr>
        <w:t>s</w:t>
      </w:r>
      <w:r w:rsidRPr="00D7006A" w:rsidR="003F41BF">
        <w:rPr>
          <w:rFonts w:ascii="Gill Sans MT" w:hAnsi="Gill Sans MT" w:eastAsia="Times New Roman"/>
          <w:lang w:val="en-US"/>
        </w:rPr>
        <w:t xml:space="preserve"> of the person in front of you and try to step in the same place. </w:t>
      </w:r>
    </w:p>
    <w:p w:rsidRPr="00D7006A" w:rsidR="003F41BF" w:rsidP="007D03E4" w:rsidRDefault="003F41BF" w14:paraId="76E7621B" w14:textId="4B0CC164">
      <w:pPr>
        <w:pStyle w:val="ListParagraph"/>
        <w:numPr>
          <w:ilvl w:val="0"/>
          <w:numId w:val="31"/>
        </w:numPr>
        <w:spacing w:after="120"/>
        <w:jc w:val="both"/>
        <w:textAlignment w:val="baseline"/>
        <w:rPr>
          <w:rFonts w:ascii="Gill Sans MT" w:hAnsi="Gill Sans MT" w:eastAsia="Times New Roman"/>
          <w:lang w:val="en-US"/>
        </w:rPr>
      </w:pPr>
      <w:r w:rsidRPr="00D7006A">
        <w:rPr>
          <w:rFonts w:ascii="Gill Sans MT" w:hAnsi="Gill Sans MT" w:eastAsia="Times New Roman"/>
          <w:lang w:val="en-US"/>
        </w:rPr>
        <w:t>If you are going to speak, do not walk, stop and speak; then resume walking. </w:t>
      </w:r>
    </w:p>
    <w:p w:rsidRPr="00AF478C" w:rsidR="00641E0C" w:rsidP="007D03E4" w:rsidRDefault="00820BAB" w14:paraId="6A82B217" w14:textId="23E56E83">
      <w:pPr>
        <w:pStyle w:val="ListParagraph"/>
        <w:numPr>
          <w:ilvl w:val="0"/>
          <w:numId w:val="31"/>
        </w:numPr>
        <w:spacing w:after="120"/>
        <w:jc w:val="both"/>
        <w:textAlignment w:val="baseline"/>
        <w:rPr>
          <w:rFonts w:ascii="Gill Sans MT" w:hAnsi="Gill Sans MT" w:eastAsia="Times New Roman"/>
          <w:lang w:val="en-US"/>
        </w:rPr>
      </w:pPr>
      <w:r w:rsidRPr="00D7006A">
        <w:rPr>
          <w:rFonts w:ascii="Gill Sans MT" w:hAnsi="Gill Sans MT" w:eastAsia="Times New Roman"/>
          <w:lang w:val="en-US"/>
        </w:rPr>
        <w:t>Use the same entry and exit</w:t>
      </w:r>
      <w:r w:rsidRPr="00D7006A" w:rsidR="003F41BF">
        <w:rPr>
          <w:rFonts w:ascii="Gill Sans MT" w:hAnsi="Gill Sans MT" w:eastAsia="Times New Roman"/>
          <w:lang w:val="en-US"/>
        </w:rPr>
        <w:t xml:space="preserve"> </w:t>
      </w:r>
      <w:r w:rsidRPr="00D7006A">
        <w:rPr>
          <w:rFonts w:ascii="Gill Sans MT" w:hAnsi="Gill Sans MT" w:eastAsia="Times New Roman"/>
          <w:lang w:val="en-US"/>
        </w:rPr>
        <w:t>routes</w:t>
      </w:r>
      <w:r w:rsidRPr="00D7006A" w:rsidR="003F41BF">
        <w:rPr>
          <w:rFonts w:ascii="Gill Sans MT" w:hAnsi="Gill Sans MT" w:eastAsia="Times New Roman"/>
          <w:lang w:val="en-US"/>
        </w:rPr>
        <w:t>.</w:t>
      </w:r>
    </w:p>
    <w:p w:rsidRPr="00D7006A" w:rsidR="00641E0C" w:rsidP="007D03E4" w:rsidRDefault="00641E0C" w14:paraId="5598EF63" w14:textId="1A57C3C0">
      <w:pPr>
        <w:pStyle w:val="Heading4"/>
      </w:pPr>
      <w:r w:rsidRPr="00D7006A">
        <w:t>Indicators of the Presence of APM</w:t>
      </w:r>
    </w:p>
    <w:p w:rsidRPr="00D7006A" w:rsidR="00641E0C" w:rsidP="007D03E4" w:rsidRDefault="00641E0C" w14:paraId="00AE068E" w14:textId="0AC3BE0F">
      <w:pPr>
        <w:pStyle w:val="ListParagraph"/>
        <w:numPr>
          <w:ilvl w:val="0"/>
          <w:numId w:val="32"/>
        </w:numPr>
        <w:spacing w:after="120"/>
        <w:jc w:val="both"/>
        <w:textAlignment w:val="baseline"/>
        <w:rPr>
          <w:rFonts w:ascii="Gill Sans MT" w:hAnsi="Gill Sans MT" w:eastAsia="Times New Roman"/>
          <w:lang w:val="en-US"/>
        </w:rPr>
      </w:pPr>
      <w:r w:rsidRPr="00D7006A">
        <w:rPr>
          <w:rFonts w:ascii="Gill Sans MT" w:hAnsi="Gill Sans MT" w:eastAsia="Times New Roman"/>
          <w:lang w:val="en-US"/>
        </w:rPr>
        <w:t>Animal remains.  </w:t>
      </w:r>
    </w:p>
    <w:p w:rsidRPr="00D7006A" w:rsidR="00641E0C" w:rsidP="007D03E4" w:rsidRDefault="00641E0C" w14:paraId="2F3E2B50" w14:textId="77777777">
      <w:pPr>
        <w:pStyle w:val="ListParagraph"/>
        <w:numPr>
          <w:ilvl w:val="0"/>
          <w:numId w:val="32"/>
        </w:numPr>
        <w:spacing w:after="120"/>
        <w:jc w:val="both"/>
        <w:textAlignment w:val="baseline"/>
        <w:rPr>
          <w:rFonts w:ascii="Gill Sans MT" w:hAnsi="Gill Sans MT" w:eastAsia="Times New Roman"/>
          <w:lang w:val="en-US"/>
        </w:rPr>
      </w:pPr>
      <w:r w:rsidRPr="00D7006A">
        <w:rPr>
          <w:rFonts w:ascii="Gill Sans MT" w:hAnsi="Gill Sans MT" w:eastAsia="Times New Roman"/>
          <w:lang w:val="en-US"/>
        </w:rPr>
        <w:t>Abrupt changes in vegetation. </w:t>
      </w:r>
    </w:p>
    <w:p w:rsidRPr="00D7006A" w:rsidR="00641E0C" w:rsidP="007D03E4" w:rsidRDefault="00641E0C" w14:paraId="31240EA9" w14:textId="2456449F">
      <w:pPr>
        <w:pStyle w:val="ListParagraph"/>
        <w:numPr>
          <w:ilvl w:val="0"/>
          <w:numId w:val="32"/>
        </w:numPr>
        <w:spacing w:after="120"/>
        <w:jc w:val="both"/>
        <w:textAlignment w:val="baseline"/>
        <w:rPr>
          <w:rFonts w:ascii="Gill Sans MT" w:hAnsi="Gill Sans MT" w:eastAsia="Times New Roman"/>
          <w:lang w:val="en-US"/>
        </w:rPr>
      </w:pPr>
      <w:r w:rsidRPr="00D7006A">
        <w:rPr>
          <w:rFonts w:ascii="Gill Sans MT" w:hAnsi="Gill Sans MT" w:eastAsia="Times New Roman"/>
          <w:lang w:val="en-US"/>
        </w:rPr>
        <w:t>Abandoned items on the ground, do not approach or touch suspicious items that you find abandoned (especially objects that do not fit into the environment). </w:t>
      </w:r>
    </w:p>
    <w:p w:rsidRPr="00AF478C" w:rsidR="00641E0C" w:rsidP="007D03E4" w:rsidRDefault="00641E0C" w14:paraId="5AACFE4B" w14:textId="3AB70337">
      <w:pPr>
        <w:pStyle w:val="ListParagraph"/>
        <w:numPr>
          <w:ilvl w:val="0"/>
          <w:numId w:val="32"/>
        </w:numPr>
        <w:spacing w:after="120"/>
        <w:jc w:val="both"/>
        <w:textAlignment w:val="baseline"/>
        <w:rPr>
          <w:rFonts w:ascii="Gill Sans MT" w:hAnsi="Gill Sans MT" w:eastAsia="Times New Roman"/>
          <w:lang w:val="en-US"/>
        </w:rPr>
      </w:pPr>
      <w:r w:rsidRPr="00D7006A">
        <w:rPr>
          <w:rFonts w:ascii="Gill Sans MT" w:hAnsi="Gill Sans MT" w:eastAsia="Times New Roman"/>
          <w:lang w:val="en-US"/>
        </w:rPr>
        <w:t>Stay away from combat zones, abandoned camps, etc. </w:t>
      </w:r>
    </w:p>
    <w:p w:rsidR="00E47989" w:rsidP="007D03E4" w:rsidRDefault="00E47989" w14:paraId="1AA06803" w14:textId="77777777">
      <w:pPr>
        <w:pStyle w:val="Heading4"/>
      </w:pPr>
    </w:p>
    <w:p w:rsidRPr="00FD511B" w:rsidR="003F41BF" w:rsidP="007D03E4" w:rsidRDefault="00820BAB" w14:paraId="64937E1F" w14:textId="546DFD6F">
      <w:pPr>
        <w:pStyle w:val="Heading4"/>
      </w:pPr>
      <w:r w:rsidRPr="00FD511B">
        <w:t>Procedures</w:t>
      </w:r>
    </w:p>
    <w:p w:rsidRPr="00FD511B" w:rsidR="00641E0C" w:rsidP="007D03E4" w:rsidRDefault="00641E0C" w14:paraId="4AE799F5" w14:textId="2620EC03">
      <w:pPr>
        <w:spacing w:after="120" w:line="240" w:lineRule="auto"/>
        <w:jc w:val="center"/>
        <w:rPr>
          <w:b/>
          <w:bCs/>
        </w:rPr>
      </w:pPr>
      <w:r w:rsidRPr="00FD511B">
        <w:rPr>
          <w:b/>
          <w:bCs/>
        </w:rPr>
        <w:t xml:space="preserve">Table 18. Procedures </w:t>
      </w:r>
      <w:r w:rsidRPr="00FD511B" w:rsidR="00251232">
        <w:rPr>
          <w:b/>
          <w:bCs/>
        </w:rPr>
        <w:t>in the Event of an APM or UXO is Located or Detonates</w:t>
      </w:r>
    </w:p>
    <w:tbl>
      <w:tblPr>
        <w:tblStyle w:val="TableGrid"/>
        <w:tblW w:w="0" w:type="auto"/>
        <w:tblLook w:val="04A0" w:firstRow="1" w:lastRow="0" w:firstColumn="1" w:lastColumn="0" w:noHBand="0" w:noVBand="1"/>
      </w:tblPr>
      <w:tblGrid>
        <w:gridCol w:w="625"/>
        <w:gridCol w:w="8725"/>
      </w:tblGrid>
      <w:tr w:rsidRPr="00FD511B" w:rsidR="00641E0C" w:rsidTr="00200DD8" w14:paraId="54519D80" w14:textId="77777777">
        <w:tc>
          <w:tcPr>
            <w:tcW w:w="625" w:type="dxa"/>
            <w:shd w:val="clear" w:color="auto" w:fill="6C6463"/>
            <w:vAlign w:val="center"/>
          </w:tcPr>
          <w:p w:rsidRPr="00FD511B" w:rsidR="00641E0C" w:rsidP="007D03E4" w:rsidRDefault="00641E0C" w14:paraId="5920C1ED" w14:textId="77777777">
            <w:pPr>
              <w:spacing w:after="120"/>
              <w:jc w:val="center"/>
              <w:rPr>
                <w:color w:val="FFFFFF" w:themeColor="background1"/>
              </w:rPr>
            </w:pPr>
            <w:r w:rsidRPr="00FD511B">
              <w:rPr>
                <w:color w:val="FFFFFF" w:themeColor="background1"/>
              </w:rPr>
              <w:t>1</w:t>
            </w:r>
          </w:p>
        </w:tc>
        <w:tc>
          <w:tcPr>
            <w:tcW w:w="8725" w:type="dxa"/>
          </w:tcPr>
          <w:p w:rsidRPr="00FD511B" w:rsidR="00641E0C" w:rsidP="007D03E4" w:rsidRDefault="00251232" w14:paraId="58BC8BF2" w14:textId="5BF92CDE">
            <w:pPr>
              <w:spacing w:after="120"/>
              <w:contextualSpacing/>
              <w:jc w:val="both"/>
            </w:pPr>
            <w:r w:rsidRPr="00FD511B">
              <w:t>Stay still where you are standing. It is possible that there are other devices installed around you.</w:t>
            </w:r>
          </w:p>
        </w:tc>
      </w:tr>
      <w:tr w:rsidRPr="00FD511B" w:rsidR="00641E0C" w:rsidTr="00200DD8" w14:paraId="1E4A3566" w14:textId="77777777">
        <w:tc>
          <w:tcPr>
            <w:tcW w:w="625" w:type="dxa"/>
            <w:shd w:val="clear" w:color="auto" w:fill="6C6463"/>
            <w:vAlign w:val="center"/>
          </w:tcPr>
          <w:p w:rsidRPr="00FD511B" w:rsidR="00641E0C" w:rsidP="007D03E4" w:rsidRDefault="00641E0C" w14:paraId="5A14287E" w14:textId="77777777">
            <w:pPr>
              <w:spacing w:after="120"/>
              <w:jc w:val="center"/>
              <w:rPr>
                <w:color w:val="FFFFFF" w:themeColor="background1"/>
              </w:rPr>
            </w:pPr>
            <w:r w:rsidRPr="00FD511B">
              <w:rPr>
                <w:color w:val="FFFFFF" w:themeColor="background1"/>
              </w:rPr>
              <w:t>2</w:t>
            </w:r>
          </w:p>
        </w:tc>
        <w:tc>
          <w:tcPr>
            <w:tcW w:w="8725" w:type="dxa"/>
          </w:tcPr>
          <w:p w:rsidRPr="00FD511B" w:rsidR="00641E0C" w:rsidP="007D03E4" w:rsidRDefault="00251232" w14:paraId="52624051" w14:textId="728C0194">
            <w:pPr>
              <w:spacing w:after="120"/>
              <w:jc w:val="both"/>
            </w:pPr>
            <w:r w:rsidRPr="00FD511B">
              <w:t xml:space="preserve">Calm down, don't run. In order to ask for help, do it loudly by voice, shake a handkerchief or hand, as </w:t>
            </w:r>
            <w:r w:rsidRPr="00FD511B" w:rsidR="00D7006A">
              <w:t>the</w:t>
            </w:r>
            <w:r w:rsidRPr="00FD511B">
              <w:t xml:space="preserve"> last option.</w:t>
            </w:r>
          </w:p>
        </w:tc>
      </w:tr>
      <w:tr w:rsidRPr="00FD511B" w:rsidR="00641E0C" w:rsidTr="00200DD8" w14:paraId="423CA8A3" w14:textId="77777777">
        <w:tc>
          <w:tcPr>
            <w:tcW w:w="625" w:type="dxa"/>
            <w:shd w:val="clear" w:color="auto" w:fill="6C6463"/>
            <w:vAlign w:val="center"/>
          </w:tcPr>
          <w:p w:rsidRPr="00FD511B" w:rsidR="00641E0C" w:rsidP="007D03E4" w:rsidRDefault="00641E0C" w14:paraId="1FEF58F5" w14:textId="77777777">
            <w:pPr>
              <w:spacing w:after="120"/>
              <w:jc w:val="center"/>
              <w:rPr>
                <w:color w:val="FFFFFF" w:themeColor="background1"/>
              </w:rPr>
            </w:pPr>
            <w:r w:rsidRPr="00FD511B">
              <w:rPr>
                <w:color w:val="FFFFFF" w:themeColor="background1"/>
              </w:rPr>
              <w:t>3</w:t>
            </w:r>
          </w:p>
        </w:tc>
        <w:tc>
          <w:tcPr>
            <w:tcW w:w="8725" w:type="dxa"/>
          </w:tcPr>
          <w:p w:rsidRPr="00FD511B" w:rsidR="00641E0C" w:rsidP="007D03E4" w:rsidRDefault="00D7006A" w14:paraId="3C346CBF" w14:textId="2F34946D">
            <w:pPr>
              <w:spacing w:after="120"/>
              <w:contextualSpacing/>
              <w:jc w:val="both"/>
            </w:pPr>
            <w:r w:rsidRPr="00FD511B">
              <w:t>Do not approach or touch the elements/artifacts that you find, only qualified personnel of the public force or specialized in APM and UXOs can do so.</w:t>
            </w:r>
          </w:p>
        </w:tc>
      </w:tr>
      <w:tr w:rsidRPr="00FD511B" w:rsidR="00641E0C" w:rsidTr="00200DD8" w14:paraId="7BAB73AA" w14:textId="77777777">
        <w:tc>
          <w:tcPr>
            <w:tcW w:w="625" w:type="dxa"/>
            <w:shd w:val="clear" w:color="auto" w:fill="6C6463"/>
            <w:vAlign w:val="center"/>
          </w:tcPr>
          <w:p w:rsidRPr="00FD511B" w:rsidR="00641E0C" w:rsidP="007D03E4" w:rsidRDefault="00641E0C" w14:paraId="2C1E5978" w14:textId="77777777">
            <w:pPr>
              <w:spacing w:after="120"/>
              <w:jc w:val="center"/>
              <w:rPr>
                <w:color w:val="FFFFFF" w:themeColor="background1"/>
              </w:rPr>
            </w:pPr>
            <w:r w:rsidRPr="00FD511B">
              <w:rPr>
                <w:color w:val="FFFFFF" w:themeColor="background1"/>
              </w:rPr>
              <w:t>4</w:t>
            </w:r>
          </w:p>
        </w:tc>
        <w:tc>
          <w:tcPr>
            <w:tcW w:w="8725" w:type="dxa"/>
          </w:tcPr>
          <w:p w:rsidRPr="00FD511B" w:rsidR="00641E0C" w:rsidP="007D03E4" w:rsidRDefault="00D7006A" w14:paraId="235B2BC9" w14:textId="27EA33B6">
            <w:pPr>
              <w:spacing w:after="120"/>
              <w:contextualSpacing/>
              <w:jc w:val="both"/>
            </w:pPr>
            <w:r w:rsidRPr="00FD511B">
              <w:t>Don't take pictures or use means of communication such as cell phones, or radios, as this can trigger the activation of an APN or UXO.</w:t>
            </w:r>
          </w:p>
        </w:tc>
      </w:tr>
      <w:tr w:rsidRPr="00FD511B" w:rsidR="00641E0C" w:rsidTr="00200DD8" w14:paraId="1086A0E9" w14:textId="77777777">
        <w:tc>
          <w:tcPr>
            <w:tcW w:w="625" w:type="dxa"/>
            <w:shd w:val="clear" w:color="auto" w:fill="6C6463"/>
            <w:vAlign w:val="center"/>
          </w:tcPr>
          <w:p w:rsidRPr="00FD511B" w:rsidR="00641E0C" w:rsidP="007D03E4" w:rsidRDefault="00641E0C" w14:paraId="7B81430E" w14:textId="77777777">
            <w:pPr>
              <w:spacing w:after="120"/>
              <w:jc w:val="center"/>
              <w:rPr>
                <w:color w:val="FFFFFF" w:themeColor="background1"/>
              </w:rPr>
            </w:pPr>
            <w:r w:rsidRPr="00FD511B">
              <w:rPr>
                <w:color w:val="FFFFFF" w:themeColor="background1"/>
              </w:rPr>
              <w:t>5</w:t>
            </w:r>
          </w:p>
        </w:tc>
        <w:tc>
          <w:tcPr>
            <w:tcW w:w="8725" w:type="dxa"/>
          </w:tcPr>
          <w:p w:rsidRPr="00FD511B" w:rsidR="00641E0C" w:rsidP="007D03E4" w:rsidRDefault="00D7006A" w14:paraId="28F66B7F" w14:textId="3DA48787">
            <w:pPr>
              <w:spacing w:after="120"/>
              <w:contextualSpacing/>
              <w:jc w:val="both"/>
            </w:pPr>
            <w:r w:rsidRPr="00FD511B">
              <w:t>Try to return the same way you came, always observing the ground around you.</w:t>
            </w:r>
          </w:p>
        </w:tc>
      </w:tr>
      <w:tr w:rsidRPr="00FD511B" w:rsidR="00D7006A" w:rsidTr="00200DD8" w14:paraId="078D609C" w14:textId="77777777">
        <w:tc>
          <w:tcPr>
            <w:tcW w:w="625" w:type="dxa"/>
            <w:shd w:val="clear" w:color="auto" w:fill="6C6463"/>
            <w:vAlign w:val="center"/>
          </w:tcPr>
          <w:p w:rsidRPr="00FD511B" w:rsidR="00D7006A" w:rsidP="007D03E4" w:rsidRDefault="00D7006A" w14:paraId="440987DF" w14:textId="0FFDAB8D">
            <w:pPr>
              <w:spacing w:after="120"/>
              <w:jc w:val="center"/>
              <w:rPr>
                <w:color w:val="FFFFFF" w:themeColor="background1"/>
              </w:rPr>
            </w:pPr>
            <w:r w:rsidRPr="00FD511B">
              <w:rPr>
                <w:color w:val="FFFFFF" w:themeColor="background1"/>
              </w:rPr>
              <w:t>6</w:t>
            </w:r>
          </w:p>
        </w:tc>
        <w:tc>
          <w:tcPr>
            <w:tcW w:w="8725" w:type="dxa"/>
          </w:tcPr>
          <w:p w:rsidRPr="00FD511B" w:rsidR="00D7006A" w:rsidP="007D03E4" w:rsidRDefault="00D7006A" w14:paraId="3CAE58B1" w14:textId="22CCEAC8">
            <w:pPr>
              <w:spacing w:after="120"/>
              <w:contextualSpacing/>
              <w:jc w:val="both"/>
            </w:pPr>
            <w:r w:rsidRPr="00FD511B">
              <w:t>Ask for the necessary support and immediately warn the rest of the staff about the existing danger.</w:t>
            </w:r>
          </w:p>
        </w:tc>
      </w:tr>
      <w:tr w:rsidRPr="00FD511B" w:rsidR="00D7006A" w:rsidTr="00200DD8" w14:paraId="4C8FAACB" w14:textId="77777777">
        <w:tc>
          <w:tcPr>
            <w:tcW w:w="625" w:type="dxa"/>
            <w:shd w:val="clear" w:color="auto" w:fill="6C6463"/>
            <w:vAlign w:val="center"/>
          </w:tcPr>
          <w:p w:rsidRPr="00FD511B" w:rsidR="00D7006A" w:rsidP="007D03E4" w:rsidRDefault="00D7006A" w14:paraId="0D0DF549" w14:textId="3E98087C">
            <w:pPr>
              <w:spacing w:after="120"/>
              <w:jc w:val="center"/>
              <w:rPr>
                <w:color w:val="FFFFFF" w:themeColor="background1"/>
              </w:rPr>
            </w:pPr>
            <w:r w:rsidRPr="00FD511B">
              <w:rPr>
                <w:color w:val="FFFFFF" w:themeColor="background1"/>
              </w:rPr>
              <w:t>7</w:t>
            </w:r>
          </w:p>
        </w:tc>
        <w:tc>
          <w:tcPr>
            <w:tcW w:w="8725" w:type="dxa"/>
          </w:tcPr>
          <w:p w:rsidRPr="00FD511B" w:rsidR="00D7006A" w:rsidP="007D03E4" w:rsidRDefault="00D7006A" w14:paraId="6B879C9A" w14:textId="65AC5885">
            <w:pPr>
              <w:spacing w:after="120"/>
              <w:contextualSpacing/>
              <w:jc w:val="both"/>
            </w:pPr>
            <w:r w:rsidRPr="00FD511B">
              <w:t>Once you are a safe distance away from the area, notify the security center/immediate supervisor/SC.</w:t>
            </w:r>
          </w:p>
        </w:tc>
      </w:tr>
      <w:tr w:rsidRPr="00FD511B" w:rsidR="00D7006A" w:rsidTr="00200DD8" w14:paraId="5A9D8A36" w14:textId="77777777">
        <w:tc>
          <w:tcPr>
            <w:tcW w:w="625" w:type="dxa"/>
            <w:shd w:val="clear" w:color="auto" w:fill="6C6463"/>
            <w:vAlign w:val="center"/>
          </w:tcPr>
          <w:p w:rsidRPr="00FD511B" w:rsidR="00D7006A" w:rsidP="007D03E4" w:rsidRDefault="00D7006A" w14:paraId="4CAA4EAD" w14:textId="243710B1">
            <w:pPr>
              <w:spacing w:after="120"/>
              <w:jc w:val="center"/>
              <w:rPr>
                <w:color w:val="FFFFFF" w:themeColor="background1"/>
              </w:rPr>
            </w:pPr>
            <w:r w:rsidRPr="00FD511B">
              <w:rPr>
                <w:color w:val="FFFFFF" w:themeColor="background1"/>
              </w:rPr>
              <w:t>8</w:t>
            </w:r>
          </w:p>
        </w:tc>
        <w:tc>
          <w:tcPr>
            <w:tcW w:w="8725" w:type="dxa"/>
          </w:tcPr>
          <w:p w:rsidRPr="00FD511B" w:rsidR="00D7006A" w:rsidP="007D03E4" w:rsidRDefault="00D7006A" w14:paraId="3C9927ED" w14:textId="5B43662E">
            <w:pPr>
              <w:spacing w:after="120"/>
              <w:contextualSpacing/>
              <w:jc w:val="both"/>
            </w:pPr>
            <w:r w:rsidRPr="00FD511B">
              <w:t>The SC will be in charge of contacting the appropriate authorities.</w:t>
            </w:r>
          </w:p>
        </w:tc>
      </w:tr>
    </w:tbl>
    <w:p w:rsidR="00AF478C" w:rsidP="007D03E4" w:rsidRDefault="00AF478C" w14:paraId="6DBCFAE2" w14:textId="05F1A751">
      <w:pPr>
        <w:spacing w:after="120" w:line="240" w:lineRule="auto"/>
      </w:pPr>
    </w:p>
    <w:p w:rsidRPr="00FD511B" w:rsidR="00D7006A" w:rsidP="007D03E4" w:rsidRDefault="00D7006A" w14:paraId="0F479570" w14:textId="0EFDA9C4">
      <w:pPr>
        <w:pStyle w:val="Heading3"/>
      </w:pPr>
      <w:bookmarkStart w:name="_Toc105496778" w:id="35"/>
      <w:r w:rsidRPr="00FD511B">
        <w:t>Harassment/Bullying</w:t>
      </w:r>
      <w:bookmarkEnd w:id="35"/>
    </w:p>
    <w:p w:rsidRPr="00FD511B" w:rsidR="00D7006A" w:rsidP="007D03E4" w:rsidRDefault="00D7006A" w14:paraId="03AB6DBA" w14:textId="4E786079">
      <w:pPr>
        <w:pStyle w:val="Heading4"/>
      </w:pPr>
      <w:r w:rsidRPr="00FD511B">
        <w:t>Preventative Measures</w:t>
      </w:r>
    </w:p>
    <w:p w:rsidRPr="00AF478C" w:rsidR="00D7006A" w:rsidP="007D03E4" w:rsidRDefault="00D7006A" w14:paraId="25083C4B" w14:textId="77777777">
      <w:pPr>
        <w:pStyle w:val="ListParagraph"/>
        <w:numPr>
          <w:ilvl w:val="0"/>
          <w:numId w:val="33"/>
        </w:numPr>
        <w:spacing w:after="120"/>
        <w:jc w:val="both"/>
        <w:textAlignment w:val="baseline"/>
        <w:rPr>
          <w:rFonts w:ascii="Gill Sans MT" w:hAnsi="Gill Sans MT" w:eastAsia="Times New Roman"/>
          <w:lang w:val="en-US"/>
        </w:rPr>
      </w:pPr>
      <w:r w:rsidRPr="00AF478C">
        <w:rPr>
          <w:rFonts w:ascii="Gill Sans MT" w:hAnsi="Gill Sans MT" w:eastAsia="Times New Roman"/>
          <w:lang w:val="en-US"/>
        </w:rPr>
        <w:t>A sexual assault is any type of sexual activity or contact that occurs without consent. This includes rape (forced penetration) and unwanted sexual touching. </w:t>
      </w:r>
    </w:p>
    <w:p w:rsidRPr="00AF478C" w:rsidR="00D7006A" w:rsidP="007D03E4" w:rsidRDefault="00D7006A" w14:paraId="47FDBCB9" w14:textId="77777777">
      <w:pPr>
        <w:pStyle w:val="ListParagraph"/>
        <w:numPr>
          <w:ilvl w:val="0"/>
          <w:numId w:val="33"/>
        </w:numPr>
        <w:spacing w:after="120"/>
        <w:jc w:val="both"/>
        <w:textAlignment w:val="baseline"/>
        <w:rPr>
          <w:rFonts w:ascii="Gill Sans MT" w:hAnsi="Gill Sans MT" w:eastAsia="Times New Roman"/>
          <w:lang w:val="en-US"/>
        </w:rPr>
      </w:pPr>
      <w:r w:rsidRPr="00AF478C">
        <w:rPr>
          <w:rFonts w:ascii="Gill Sans MT" w:hAnsi="Gill Sans MT" w:eastAsia="Times New Roman"/>
          <w:lang w:val="en-US"/>
        </w:rPr>
        <w:t>A sexual assault is always the fault of the perpetrator (person committing the assault). It is not only up to the woman to prevent it with self-protection and self-care. The prevention of sexual abuse is the responsibility of all people within the community. </w:t>
      </w:r>
    </w:p>
    <w:p w:rsidRPr="00AF478C" w:rsidR="00D7006A" w:rsidP="007D03E4" w:rsidRDefault="00D7006A" w14:paraId="6C3DD6E0" w14:textId="77777777">
      <w:pPr>
        <w:pStyle w:val="ListParagraph"/>
        <w:numPr>
          <w:ilvl w:val="0"/>
          <w:numId w:val="33"/>
        </w:numPr>
        <w:spacing w:after="120"/>
        <w:jc w:val="both"/>
        <w:textAlignment w:val="baseline"/>
        <w:rPr>
          <w:rFonts w:ascii="Gill Sans MT" w:hAnsi="Gill Sans MT" w:eastAsia="Times New Roman"/>
          <w:lang w:val="en-US"/>
        </w:rPr>
      </w:pPr>
      <w:r w:rsidRPr="00AF478C">
        <w:rPr>
          <w:rFonts w:ascii="Gill Sans MT" w:hAnsi="Gill Sans MT" w:eastAsia="Times New Roman"/>
          <w:lang w:val="en-US"/>
        </w:rPr>
        <w:t>Although it is not possible to completely protect yourself from sexual assault. It is important to know what steps can be taken to help keep yourself safe. </w:t>
      </w:r>
    </w:p>
    <w:p w:rsidRPr="00AF478C" w:rsidR="00D7006A" w:rsidP="007D03E4" w:rsidRDefault="00D7006A" w14:paraId="1B694F21" w14:textId="5CF2569C">
      <w:pPr>
        <w:pStyle w:val="ListParagraph"/>
        <w:numPr>
          <w:ilvl w:val="0"/>
          <w:numId w:val="33"/>
        </w:numPr>
        <w:spacing w:after="120"/>
        <w:jc w:val="both"/>
        <w:textAlignment w:val="baseline"/>
        <w:rPr>
          <w:rFonts w:ascii="Gill Sans MT" w:hAnsi="Gill Sans MT" w:eastAsia="Times New Roman"/>
          <w:lang w:val="en-US"/>
        </w:rPr>
      </w:pPr>
      <w:r w:rsidRPr="00AF478C">
        <w:rPr>
          <w:rFonts w:ascii="Gill Sans MT" w:hAnsi="Gill Sans MT" w:eastAsia="Times New Roman"/>
          <w:lang w:val="en-US"/>
        </w:rPr>
        <w:t xml:space="preserve">Request the initial accompaniment of a person familiar with the </w:t>
      </w:r>
      <w:r w:rsidRPr="00AF478C" w:rsidR="00A054E3">
        <w:rPr>
          <w:rFonts w:ascii="Gill Sans MT" w:hAnsi="Gill Sans MT" w:eastAsia="Times New Roman"/>
          <w:lang w:val="en-US"/>
        </w:rPr>
        <w:t>area</w:t>
      </w:r>
      <w:r w:rsidRPr="00AF478C">
        <w:rPr>
          <w:rFonts w:ascii="Gill Sans MT" w:hAnsi="Gill Sans MT" w:eastAsia="Times New Roman"/>
          <w:lang w:val="en-US"/>
        </w:rPr>
        <w:t xml:space="preserve"> and/or </w:t>
      </w:r>
      <w:r w:rsidRPr="00AF478C" w:rsidR="00A054E3">
        <w:rPr>
          <w:rFonts w:ascii="Gill Sans MT" w:hAnsi="Gill Sans MT" w:eastAsia="Times New Roman"/>
          <w:lang w:val="en-US"/>
        </w:rPr>
        <w:t>b</w:t>
      </w:r>
      <w:r w:rsidRPr="00AF478C">
        <w:rPr>
          <w:rFonts w:ascii="Gill Sans MT" w:hAnsi="Gill Sans MT" w:eastAsia="Times New Roman"/>
          <w:lang w:val="en-US"/>
        </w:rPr>
        <w:t>e clear about the reason for your presence and how to corroborate it with the person who coordinated the activity to be carried out in the territory. </w:t>
      </w:r>
    </w:p>
    <w:p w:rsidRPr="00AF478C" w:rsidR="00D7006A" w:rsidP="007D03E4" w:rsidRDefault="00A054E3" w14:paraId="320D734A" w14:textId="1620D241">
      <w:pPr>
        <w:pStyle w:val="ListParagraph"/>
        <w:numPr>
          <w:ilvl w:val="0"/>
          <w:numId w:val="33"/>
        </w:numPr>
        <w:spacing w:after="120"/>
        <w:jc w:val="both"/>
        <w:textAlignment w:val="baseline"/>
        <w:rPr>
          <w:rFonts w:ascii="Gill Sans MT" w:hAnsi="Gill Sans MT" w:eastAsia="Times New Roman"/>
          <w:lang w:val="en-US"/>
        </w:rPr>
      </w:pPr>
      <w:r w:rsidRPr="00AF478C">
        <w:rPr>
          <w:rFonts w:ascii="Gill Sans MT" w:hAnsi="Gill Sans MT" w:eastAsia="Times New Roman"/>
          <w:lang w:val="en-US"/>
        </w:rPr>
        <w:t>Use r</w:t>
      </w:r>
      <w:r w:rsidRPr="00AF478C" w:rsidR="00D7006A">
        <w:rPr>
          <w:rFonts w:ascii="Gill Sans MT" w:hAnsi="Gill Sans MT" w:eastAsia="Times New Roman"/>
          <w:lang w:val="en-US"/>
        </w:rPr>
        <w:t xml:space="preserve">ecommended </w:t>
      </w:r>
      <w:r w:rsidRPr="00AF478C">
        <w:rPr>
          <w:rFonts w:ascii="Gill Sans MT" w:hAnsi="Gill Sans MT" w:eastAsia="Times New Roman"/>
          <w:lang w:val="en-US"/>
        </w:rPr>
        <w:t xml:space="preserve">means of transportation such as a secure </w:t>
      </w:r>
      <w:r w:rsidRPr="00AF478C" w:rsidR="00D7006A">
        <w:rPr>
          <w:rFonts w:ascii="Gill Sans MT" w:hAnsi="Gill Sans MT" w:eastAsia="Times New Roman"/>
          <w:lang w:val="en-US"/>
        </w:rPr>
        <w:t xml:space="preserve">vehicle or use </w:t>
      </w:r>
      <w:r w:rsidRPr="00AF478C">
        <w:rPr>
          <w:rFonts w:ascii="Gill Sans MT" w:hAnsi="Gill Sans MT" w:eastAsia="Times New Roman"/>
          <w:lang w:val="en-US"/>
        </w:rPr>
        <w:t>a trusted</w:t>
      </w:r>
      <w:r w:rsidRPr="00AF478C" w:rsidR="00D7006A">
        <w:rPr>
          <w:rFonts w:ascii="Gill Sans MT" w:hAnsi="Gill Sans MT" w:eastAsia="Times New Roman"/>
          <w:lang w:val="en-US"/>
        </w:rPr>
        <w:t xml:space="preserve"> taxi</w:t>
      </w:r>
      <w:r w:rsidRPr="00AF478C">
        <w:rPr>
          <w:rFonts w:ascii="Gill Sans MT" w:hAnsi="Gill Sans MT" w:eastAsia="Times New Roman"/>
          <w:lang w:val="en-US"/>
        </w:rPr>
        <w:t xml:space="preserve"> application</w:t>
      </w:r>
      <w:r w:rsidRPr="00AF478C" w:rsidR="00D7006A">
        <w:rPr>
          <w:rFonts w:ascii="Gill Sans MT" w:hAnsi="Gill Sans MT" w:eastAsia="Times New Roman"/>
          <w:lang w:val="en-US"/>
        </w:rPr>
        <w:t>. </w:t>
      </w:r>
    </w:p>
    <w:p w:rsidRPr="00AF478C" w:rsidR="00A054E3" w:rsidP="007D03E4" w:rsidRDefault="00A054E3" w14:paraId="3967C7EC" w14:textId="06DB0DD6">
      <w:pPr>
        <w:pStyle w:val="ListParagraph"/>
        <w:numPr>
          <w:ilvl w:val="0"/>
          <w:numId w:val="33"/>
        </w:numPr>
        <w:spacing w:after="120"/>
        <w:jc w:val="both"/>
        <w:textAlignment w:val="baseline"/>
        <w:rPr>
          <w:rFonts w:ascii="Gill Sans MT" w:hAnsi="Gill Sans MT" w:eastAsia="Times New Roman"/>
          <w:lang w:val="en-US"/>
        </w:rPr>
      </w:pPr>
      <w:r w:rsidRPr="00AF478C">
        <w:rPr>
          <w:rFonts w:ascii="Gill Sans MT" w:hAnsi="Gill Sans MT" w:eastAsia="Times New Roman"/>
          <w:lang w:val="en-US"/>
        </w:rPr>
        <w:t>Follow the procedures in this document for</w:t>
      </w:r>
      <w:r w:rsidRPr="00AF478C" w:rsidR="00D7006A">
        <w:rPr>
          <w:rFonts w:ascii="Gill Sans MT" w:hAnsi="Gill Sans MT" w:eastAsia="Times New Roman"/>
          <w:lang w:val="en-US"/>
        </w:rPr>
        <w:t xml:space="preserve"> monitoring</w:t>
      </w:r>
      <w:r w:rsidRPr="00AF478C">
        <w:rPr>
          <w:rFonts w:ascii="Gill Sans MT" w:hAnsi="Gill Sans MT" w:eastAsia="Times New Roman"/>
          <w:lang w:val="en-US"/>
        </w:rPr>
        <w:t xml:space="preserve"> during travel</w:t>
      </w:r>
      <w:r w:rsidRPr="00AF478C" w:rsidR="00D7006A">
        <w:rPr>
          <w:rFonts w:ascii="Gill Sans MT" w:hAnsi="Gill Sans MT" w:eastAsia="Times New Roman"/>
          <w:lang w:val="en-US"/>
        </w:rPr>
        <w:t xml:space="preserve">, you will receive the security situation </w:t>
      </w:r>
      <w:r w:rsidRPr="00AF478C">
        <w:rPr>
          <w:rFonts w:ascii="Gill Sans MT" w:hAnsi="Gill Sans MT" w:eastAsia="Times New Roman"/>
          <w:lang w:val="en-US"/>
        </w:rPr>
        <w:t xml:space="preserve">in the area </w:t>
      </w:r>
      <w:r w:rsidRPr="00AF478C" w:rsidR="00D7006A">
        <w:rPr>
          <w:rFonts w:ascii="Gill Sans MT" w:hAnsi="Gill Sans MT" w:eastAsia="Times New Roman"/>
          <w:lang w:val="en-US"/>
        </w:rPr>
        <w:t xml:space="preserve">and recommendations. Before </w:t>
      </w:r>
      <w:r w:rsidRPr="00AF478C">
        <w:rPr>
          <w:rFonts w:ascii="Gill Sans MT" w:hAnsi="Gill Sans MT" w:eastAsia="Times New Roman"/>
          <w:lang w:val="en-US"/>
        </w:rPr>
        <w:t>initiating travel</w:t>
      </w:r>
      <w:r w:rsidRPr="00AF478C" w:rsidR="00D7006A">
        <w:rPr>
          <w:rFonts w:ascii="Gill Sans MT" w:hAnsi="Gill Sans MT" w:eastAsia="Times New Roman"/>
          <w:lang w:val="en-US"/>
        </w:rPr>
        <w:t>, wait for communication from the Pilgrim Operations Center, who will report on current security conditions. </w:t>
      </w:r>
    </w:p>
    <w:p w:rsidRPr="003D4FF0" w:rsidR="00A054E3" w:rsidP="007D03E4" w:rsidRDefault="00A054E3" w14:paraId="4D8D4F32" w14:textId="35C95C88">
      <w:pPr>
        <w:pStyle w:val="Heading4"/>
      </w:pPr>
      <w:r w:rsidRPr="003D4FF0">
        <w:t>Procedures</w:t>
      </w:r>
    </w:p>
    <w:p w:rsidRPr="003D4FF0" w:rsidR="00A054E3" w:rsidP="007D03E4" w:rsidRDefault="00A054E3" w14:paraId="74115360" w14:textId="17A3332F">
      <w:pPr>
        <w:spacing w:after="120" w:line="240" w:lineRule="auto"/>
        <w:jc w:val="center"/>
        <w:rPr>
          <w:b/>
          <w:bCs/>
        </w:rPr>
      </w:pPr>
      <w:r w:rsidRPr="003D4FF0">
        <w:rPr>
          <w:b/>
          <w:bCs/>
        </w:rPr>
        <w:t>Table 19. Procedures in the Event of Harassment/Bullying</w:t>
      </w:r>
    </w:p>
    <w:tbl>
      <w:tblPr>
        <w:tblStyle w:val="TableGrid"/>
        <w:tblW w:w="0" w:type="auto"/>
        <w:tblLook w:val="04A0" w:firstRow="1" w:lastRow="0" w:firstColumn="1" w:lastColumn="0" w:noHBand="0" w:noVBand="1"/>
      </w:tblPr>
      <w:tblGrid>
        <w:gridCol w:w="625"/>
        <w:gridCol w:w="8725"/>
      </w:tblGrid>
      <w:tr w:rsidRPr="003D4FF0" w:rsidR="00A054E3" w:rsidTr="00200DD8" w14:paraId="08620591" w14:textId="77777777">
        <w:tc>
          <w:tcPr>
            <w:tcW w:w="625" w:type="dxa"/>
            <w:shd w:val="clear" w:color="auto" w:fill="6C6463"/>
            <w:vAlign w:val="center"/>
          </w:tcPr>
          <w:p w:rsidRPr="003D4FF0" w:rsidR="00A054E3" w:rsidP="007D03E4" w:rsidRDefault="00A054E3" w14:paraId="57B8777E" w14:textId="77777777">
            <w:pPr>
              <w:spacing w:after="120"/>
              <w:jc w:val="center"/>
              <w:rPr>
                <w:color w:val="FFFFFF" w:themeColor="background1"/>
              </w:rPr>
            </w:pPr>
            <w:r w:rsidRPr="003D4FF0">
              <w:rPr>
                <w:color w:val="FFFFFF" w:themeColor="background1"/>
              </w:rPr>
              <w:t>1</w:t>
            </w:r>
          </w:p>
        </w:tc>
        <w:tc>
          <w:tcPr>
            <w:tcW w:w="8725" w:type="dxa"/>
          </w:tcPr>
          <w:p w:rsidRPr="003D4FF0" w:rsidR="00A054E3" w:rsidP="007D03E4" w:rsidRDefault="00A054E3" w14:paraId="5ACD1315" w14:textId="1B99D22F">
            <w:pPr>
              <w:spacing w:after="120"/>
              <w:contextualSpacing/>
              <w:jc w:val="both"/>
            </w:pPr>
            <w:r w:rsidRPr="003D4FF0">
              <w:t>Trust yourself and your instincts if something seems wrong, try to get out of the situation. In these cases, it is okay to lie or create excuses if it helps to get away safely.</w:t>
            </w:r>
          </w:p>
        </w:tc>
      </w:tr>
      <w:tr w:rsidRPr="003D4FF0" w:rsidR="00A054E3" w:rsidTr="00200DD8" w14:paraId="69C28017" w14:textId="77777777">
        <w:tc>
          <w:tcPr>
            <w:tcW w:w="625" w:type="dxa"/>
            <w:shd w:val="clear" w:color="auto" w:fill="6C6463"/>
            <w:vAlign w:val="center"/>
          </w:tcPr>
          <w:p w:rsidRPr="003D4FF0" w:rsidR="00A054E3" w:rsidP="007D03E4" w:rsidRDefault="00A054E3" w14:paraId="337C4599" w14:textId="77777777">
            <w:pPr>
              <w:spacing w:after="120"/>
              <w:jc w:val="center"/>
              <w:rPr>
                <w:color w:val="FFFFFF" w:themeColor="background1"/>
              </w:rPr>
            </w:pPr>
            <w:r w:rsidRPr="003D4FF0">
              <w:rPr>
                <w:color w:val="FFFFFF" w:themeColor="background1"/>
              </w:rPr>
              <w:t>2</w:t>
            </w:r>
          </w:p>
        </w:tc>
        <w:tc>
          <w:tcPr>
            <w:tcW w:w="8725" w:type="dxa"/>
          </w:tcPr>
          <w:p w:rsidRPr="003D4FF0" w:rsidR="00A054E3" w:rsidP="007D03E4" w:rsidRDefault="00A054E3" w14:paraId="4186C1B8" w14:textId="4BAE08CD">
            <w:pPr>
              <w:spacing w:after="120"/>
              <w:jc w:val="both"/>
            </w:pPr>
            <w:r w:rsidRPr="003D4FF0">
              <w:t>Avoid being alone with people you don't know or trust.</w:t>
            </w:r>
          </w:p>
        </w:tc>
      </w:tr>
      <w:tr w:rsidRPr="003D4FF0" w:rsidR="00A054E3" w:rsidTr="00200DD8" w14:paraId="6B9F8A10" w14:textId="77777777">
        <w:tc>
          <w:tcPr>
            <w:tcW w:w="625" w:type="dxa"/>
            <w:shd w:val="clear" w:color="auto" w:fill="6C6463"/>
            <w:vAlign w:val="center"/>
          </w:tcPr>
          <w:p w:rsidRPr="003D4FF0" w:rsidR="00A054E3" w:rsidP="007D03E4" w:rsidRDefault="00A054E3" w14:paraId="65B8E0CC" w14:textId="77777777">
            <w:pPr>
              <w:spacing w:after="120"/>
              <w:jc w:val="center"/>
              <w:rPr>
                <w:color w:val="FFFFFF" w:themeColor="background1"/>
              </w:rPr>
            </w:pPr>
            <w:r w:rsidRPr="003D4FF0">
              <w:rPr>
                <w:color w:val="FFFFFF" w:themeColor="background1"/>
              </w:rPr>
              <w:t>3</w:t>
            </w:r>
          </w:p>
        </w:tc>
        <w:tc>
          <w:tcPr>
            <w:tcW w:w="8725" w:type="dxa"/>
          </w:tcPr>
          <w:p w:rsidRPr="003D4FF0" w:rsidR="00A054E3" w:rsidP="007D03E4" w:rsidRDefault="00A054E3" w14:paraId="0094E847" w14:textId="2CE66BFC">
            <w:pPr>
              <w:spacing w:after="120"/>
              <w:contextualSpacing/>
              <w:jc w:val="both"/>
            </w:pPr>
            <w:r w:rsidRPr="003D4FF0">
              <w:t>Be aware of where you are and what is around you</w:t>
            </w:r>
            <w:r w:rsidRPr="003D4FF0" w:rsidR="009338BF">
              <w:t>, t</w:t>
            </w:r>
            <w:r w:rsidRPr="003D4FF0">
              <w:t>ry not to cover both ears with headphones.</w:t>
            </w:r>
          </w:p>
        </w:tc>
      </w:tr>
      <w:tr w:rsidRPr="003D4FF0" w:rsidR="00A054E3" w:rsidTr="00200DD8" w14:paraId="02F92286" w14:textId="77777777">
        <w:tc>
          <w:tcPr>
            <w:tcW w:w="625" w:type="dxa"/>
            <w:shd w:val="clear" w:color="auto" w:fill="6C6463"/>
            <w:vAlign w:val="center"/>
          </w:tcPr>
          <w:p w:rsidRPr="003D4FF0" w:rsidR="00A054E3" w:rsidP="007D03E4" w:rsidRDefault="00A054E3" w14:paraId="62807056" w14:textId="77777777">
            <w:pPr>
              <w:spacing w:after="120"/>
              <w:jc w:val="center"/>
              <w:rPr>
                <w:color w:val="FFFFFF" w:themeColor="background1"/>
              </w:rPr>
            </w:pPr>
            <w:r w:rsidRPr="003D4FF0">
              <w:rPr>
                <w:color w:val="FFFFFF" w:themeColor="background1"/>
              </w:rPr>
              <w:t>4</w:t>
            </w:r>
          </w:p>
        </w:tc>
        <w:tc>
          <w:tcPr>
            <w:tcW w:w="8725" w:type="dxa"/>
          </w:tcPr>
          <w:p w:rsidRPr="003D4FF0" w:rsidR="00A054E3" w:rsidP="007D03E4" w:rsidRDefault="009338BF" w14:paraId="7462879A" w14:textId="54AB5A9E">
            <w:pPr>
              <w:spacing w:after="120"/>
              <w:contextualSpacing/>
              <w:jc w:val="both"/>
            </w:pPr>
            <w:r w:rsidRPr="003D4FF0">
              <w:t>Keep your cell phone charged and with you. Make sure you have cash to take a taxi home if necessary.</w:t>
            </w:r>
          </w:p>
        </w:tc>
      </w:tr>
      <w:tr w:rsidRPr="003D4FF0" w:rsidR="00A054E3" w:rsidTr="00200DD8" w14:paraId="0E1CB779" w14:textId="77777777">
        <w:tc>
          <w:tcPr>
            <w:tcW w:w="625" w:type="dxa"/>
            <w:shd w:val="clear" w:color="auto" w:fill="6C6463"/>
            <w:vAlign w:val="center"/>
          </w:tcPr>
          <w:p w:rsidRPr="003D4FF0" w:rsidR="00A054E3" w:rsidP="007D03E4" w:rsidRDefault="00A054E3" w14:paraId="2AAE20A9" w14:textId="77777777">
            <w:pPr>
              <w:spacing w:after="120"/>
              <w:jc w:val="center"/>
              <w:rPr>
                <w:color w:val="FFFFFF" w:themeColor="background1"/>
              </w:rPr>
            </w:pPr>
            <w:r w:rsidRPr="003D4FF0">
              <w:rPr>
                <w:color w:val="FFFFFF" w:themeColor="background1"/>
              </w:rPr>
              <w:t>5</w:t>
            </w:r>
          </w:p>
        </w:tc>
        <w:tc>
          <w:tcPr>
            <w:tcW w:w="8725" w:type="dxa"/>
          </w:tcPr>
          <w:p w:rsidRPr="003D4FF0" w:rsidR="00A054E3" w:rsidP="007D03E4" w:rsidRDefault="009338BF" w14:paraId="7527ACCA" w14:textId="006D2CA9">
            <w:pPr>
              <w:spacing w:after="120"/>
              <w:contextualSpacing/>
              <w:jc w:val="both"/>
            </w:pPr>
            <w:r w:rsidRPr="003D4FF0">
              <w:t>Avoid abandoned areas.</w:t>
            </w:r>
          </w:p>
        </w:tc>
      </w:tr>
      <w:tr w:rsidRPr="003D4FF0" w:rsidR="00A054E3" w:rsidTr="00200DD8" w14:paraId="6D5DE84E" w14:textId="77777777">
        <w:tc>
          <w:tcPr>
            <w:tcW w:w="625" w:type="dxa"/>
            <w:shd w:val="clear" w:color="auto" w:fill="6C6463"/>
            <w:vAlign w:val="center"/>
          </w:tcPr>
          <w:p w:rsidRPr="003D4FF0" w:rsidR="00A054E3" w:rsidP="007D03E4" w:rsidRDefault="00A054E3" w14:paraId="7EB75A9F" w14:textId="77777777">
            <w:pPr>
              <w:spacing w:after="120"/>
              <w:jc w:val="center"/>
              <w:rPr>
                <w:color w:val="FFFFFF" w:themeColor="background1"/>
              </w:rPr>
            </w:pPr>
            <w:r w:rsidRPr="003D4FF0">
              <w:rPr>
                <w:color w:val="FFFFFF" w:themeColor="background1"/>
              </w:rPr>
              <w:t>6</w:t>
            </w:r>
          </w:p>
        </w:tc>
        <w:tc>
          <w:tcPr>
            <w:tcW w:w="8725" w:type="dxa"/>
          </w:tcPr>
          <w:p w:rsidRPr="003D4FF0" w:rsidR="00A054E3" w:rsidP="007D03E4" w:rsidRDefault="009338BF" w14:paraId="5B1C7268" w14:textId="22D0571A">
            <w:pPr>
              <w:spacing w:after="120"/>
              <w:contextualSpacing/>
              <w:jc w:val="both"/>
            </w:pPr>
            <w:r w:rsidRPr="003D4FF0">
              <w:t>Try to appear strong, confident, aware and sure of the places you walk and the environment in general.</w:t>
            </w:r>
          </w:p>
        </w:tc>
      </w:tr>
      <w:tr w:rsidRPr="003D4FF0" w:rsidR="00A054E3" w:rsidTr="00200DD8" w14:paraId="2386DB31" w14:textId="77777777">
        <w:tc>
          <w:tcPr>
            <w:tcW w:w="625" w:type="dxa"/>
            <w:shd w:val="clear" w:color="auto" w:fill="6C6463"/>
            <w:vAlign w:val="center"/>
          </w:tcPr>
          <w:p w:rsidRPr="003D4FF0" w:rsidR="00A054E3" w:rsidP="007D03E4" w:rsidRDefault="00A054E3" w14:paraId="46A5E116" w14:textId="77777777">
            <w:pPr>
              <w:spacing w:after="120"/>
              <w:jc w:val="center"/>
              <w:rPr>
                <w:color w:val="FFFFFF" w:themeColor="background1"/>
              </w:rPr>
            </w:pPr>
            <w:r w:rsidRPr="003D4FF0">
              <w:rPr>
                <w:color w:val="FFFFFF" w:themeColor="background1"/>
              </w:rPr>
              <w:t>7</w:t>
            </w:r>
          </w:p>
        </w:tc>
        <w:tc>
          <w:tcPr>
            <w:tcW w:w="8725" w:type="dxa"/>
          </w:tcPr>
          <w:p w:rsidRPr="003D4FF0" w:rsidR="00A054E3" w:rsidP="007D03E4" w:rsidRDefault="009338BF" w14:paraId="64B8E06E" w14:textId="29EF9F1A">
            <w:pPr>
              <w:spacing w:after="120"/>
              <w:contextualSpacing/>
              <w:jc w:val="both"/>
            </w:pPr>
            <w:r w:rsidRPr="003D4FF0">
              <w:t>If you find yourself in a questionable situation, please send a text via instant messaging or call the Pilgrim Security Operations Center and write or say the word “Matilde”. The operator on duty will initiate a constant accompaniment until you are in a safe and secure place.</w:t>
            </w:r>
          </w:p>
        </w:tc>
      </w:tr>
      <w:tr w:rsidRPr="003D4FF0" w:rsidR="00A054E3" w:rsidTr="00200DD8" w14:paraId="278E45C9" w14:textId="77777777">
        <w:tc>
          <w:tcPr>
            <w:tcW w:w="625" w:type="dxa"/>
            <w:shd w:val="clear" w:color="auto" w:fill="6C6463"/>
            <w:vAlign w:val="center"/>
          </w:tcPr>
          <w:p w:rsidRPr="003D4FF0" w:rsidR="00A054E3" w:rsidP="007D03E4" w:rsidRDefault="00A054E3" w14:paraId="0793AA9D" w14:textId="77777777">
            <w:pPr>
              <w:spacing w:after="120"/>
              <w:jc w:val="center"/>
              <w:rPr>
                <w:color w:val="FFFFFF" w:themeColor="background1"/>
              </w:rPr>
            </w:pPr>
            <w:r w:rsidRPr="003D4FF0">
              <w:rPr>
                <w:color w:val="FFFFFF" w:themeColor="background1"/>
              </w:rPr>
              <w:t>8</w:t>
            </w:r>
          </w:p>
        </w:tc>
        <w:tc>
          <w:tcPr>
            <w:tcW w:w="8725" w:type="dxa"/>
          </w:tcPr>
          <w:p w:rsidRPr="003D4FF0" w:rsidR="00A054E3" w:rsidP="007D03E4" w:rsidRDefault="009338BF" w14:paraId="47050B46" w14:textId="4FA82313">
            <w:pPr>
              <w:spacing w:after="120"/>
              <w:contextualSpacing/>
              <w:jc w:val="both"/>
            </w:pPr>
            <w:r w:rsidRPr="003D4FF0">
              <w:t>If support is required from the National Police, the Pilgrim Security Operations Center will assist in requesting emergency attention through line 123.</w:t>
            </w:r>
          </w:p>
        </w:tc>
      </w:tr>
      <w:tr w:rsidRPr="003D4FF0" w:rsidR="009338BF" w:rsidTr="00200DD8" w14:paraId="4B43D112" w14:textId="77777777">
        <w:tc>
          <w:tcPr>
            <w:tcW w:w="625" w:type="dxa"/>
            <w:shd w:val="clear" w:color="auto" w:fill="6C6463"/>
            <w:vAlign w:val="center"/>
          </w:tcPr>
          <w:p w:rsidRPr="003D4FF0" w:rsidR="009338BF" w:rsidP="007D03E4" w:rsidRDefault="009338BF" w14:paraId="6DB14479" w14:textId="03B86FB7">
            <w:pPr>
              <w:spacing w:after="120"/>
              <w:jc w:val="center"/>
              <w:rPr>
                <w:color w:val="FFFFFF" w:themeColor="background1"/>
              </w:rPr>
            </w:pPr>
            <w:r w:rsidRPr="003D4FF0">
              <w:rPr>
                <w:color w:val="FFFFFF" w:themeColor="background1"/>
              </w:rPr>
              <w:t>9</w:t>
            </w:r>
          </w:p>
        </w:tc>
        <w:tc>
          <w:tcPr>
            <w:tcW w:w="8725" w:type="dxa"/>
          </w:tcPr>
          <w:p w:rsidRPr="003D4FF0" w:rsidR="009338BF" w:rsidP="007D03E4" w:rsidRDefault="009338BF" w14:paraId="449CB7CB" w14:textId="7CDD23FE">
            <w:pPr>
              <w:spacing w:after="120"/>
              <w:contextualSpacing/>
              <w:jc w:val="both"/>
            </w:pPr>
            <w:r w:rsidRPr="003D4FF0">
              <w:t>If you go out, do so with group of friends or acquaintances, if possible, or keep in touch with someone you know during your outing. Take care of each other and don't leave anyone alone during the party.</w:t>
            </w:r>
          </w:p>
        </w:tc>
      </w:tr>
      <w:tr w:rsidRPr="003D4FF0" w:rsidR="009338BF" w:rsidTr="00200DD8" w14:paraId="305A6361" w14:textId="77777777">
        <w:tc>
          <w:tcPr>
            <w:tcW w:w="625" w:type="dxa"/>
            <w:shd w:val="clear" w:color="auto" w:fill="6C6463"/>
            <w:vAlign w:val="center"/>
          </w:tcPr>
          <w:p w:rsidRPr="003D4FF0" w:rsidR="009338BF" w:rsidP="007D03E4" w:rsidRDefault="009338BF" w14:paraId="01F18193" w14:textId="1233F4EB">
            <w:pPr>
              <w:spacing w:after="120"/>
              <w:jc w:val="center"/>
              <w:rPr>
                <w:color w:val="FFFFFF" w:themeColor="background1"/>
              </w:rPr>
            </w:pPr>
            <w:r w:rsidRPr="003D4FF0">
              <w:rPr>
                <w:color w:val="FFFFFF" w:themeColor="background1"/>
              </w:rPr>
              <w:t>10</w:t>
            </w:r>
          </w:p>
        </w:tc>
        <w:tc>
          <w:tcPr>
            <w:tcW w:w="8725" w:type="dxa"/>
          </w:tcPr>
          <w:p w:rsidRPr="003D4FF0" w:rsidR="009338BF" w:rsidP="007D03E4" w:rsidRDefault="009338BF" w14:paraId="2904987B" w14:textId="332A6DF6">
            <w:pPr>
              <w:spacing w:after="120"/>
              <w:contextualSpacing/>
              <w:jc w:val="both"/>
            </w:pPr>
            <w:r w:rsidRPr="003D4FF0">
              <w:t>Avoid drinking too much. Know your limits and control the amount you are consuming. Open your own drinks. Don't accept drinks from someone you don't know and keep your drink close to you. Someone can add drugs to your drink</w:t>
            </w:r>
            <w:r w:rsidRPr="003D4FF0" w:rsidR="00FD511B">
              <w:t>,</w:t>
            </w:r>
            <w:r w:rsidRPr="003D4FF0">
              <w:t xml:space="preserve"> and you may not notice.</w:t>
            </w:r>
          </w:p>
        </w:tc>
      </w:tr>
      <w:tr w:rsidRPr="003D4FF0" w:rsidR="00FD511B" w:rsidTr="00200DD8" w14:paraId="4FF681E2" w14:textId="77777777">
        <w:tc>
          <w:tcPr>
            <w:tcW w:w="625" w:type="dxa"/>
            <w:shd w:val="clear" w:color="auto" w:fill="6C6463"/>
            <w:vAlign w:val="center"/>
          </w:tcPr>
          <w:p w:rsidRPr="003D4FF0" w:rsidR="00FD511B" w:rsidP="007D03E4" w:rsidRDefault="00FD511B" w14:paraId="3B90470A" w14:textId="6DEDE0CD">
            <w:pPr>
              <w:spacing w:after="120"/>
              <w:jc w:val="center"/>
              <w:rPr>
                <w:color w:val="FFFFFF" w:themeColor="background1"/>
              </w:rPr>
            </w:pPr>
            <w:r w:rsidRPr="003D4FF0">
              <w:rPr>
                <w:color w:val="FFFFFF" w:themeColor="background1"/>
              </w:rPr>
              <w:t>11</w:t>
            </w:r>
          </w:p>
        </w:tc>
        <w:tc>
          <w:tcPr>
            <w:tcW w:w="8725" w:type="dxa"/>
          </w:tcPr>
          <w:p w:rsidRPr="003D4FF0" w:rsidR="00FD511B" w:rsidP="007D03E4" w:rsidRDefault="00FD511B" w14:paraId="29021543" w14:textId="0D519F95">
            <w:pPr>
              <w:spacing w:after="120"/>
              <w:contextualSpacing/>
              <w:jc w:val="both"/>
            </w:pPr>
            <w:r w:rsidRPr="003D4FF0">
              <w:t>If you think you've been drugged, tell a friend, leave the party, or get out of the situation and get help right away.</w:t>
            </w:r>
          </w:p>
        </w:tc>
      </w:tr>
      <w:tr w:rsidRPr="003D4FF0" w:rsidR="00FD511B" w:rsidTr="00200DD8" w14:paraId="517E5A46" w14:textId="77777777">
        <w:tc>
          <w:tcPr>
            <w:tcW w:w="625" w:type="dxa"/>
            <w:shd w:val="clear" w:color="auto" w:fill="6C6463"/>
            <w:vAlign w:val="center"/>
          </w:tcPr>
          <w:p w:rsidRPr="003D4FF0" w:rsidR="00FD511B" w:rsidP="007D03E4" w:rsidRDefault="00FD511B" w14:paraId="6384FCE5" w14:textId="5780C6F0">
            <w:pPr>
              <w:spacing w:after="120"/>
              <w:jc w:val="center"/>
              <w:rPr>
                <w:color w:val="FFFFFF" w:themeColor="background1"/>
              </w:rPr>
            </w:pPr>
            <w:r w:rsidRPr="003D4FF0">
              <w:rPr>
                <w:color w:val="FFFFFF" w:themeColor="background1"/>
              </w:rPr>
              <w:t>12</w:t>
            </w:r>
          </w:p>
        </w:tc>
        <w:tc>
          <w:tcPr>
            <w:tcW w:w="8725" w:type="dxa"/>
          </w:tcPr>
          <w:p w:rsidRPr="003D4FF0" w:rsidR="00FD511B" w:rsidP="007D03E4" w:rsidRDefault="00FD511B" w14:paraId="7FE6BA19" w14:textId="31A9DC0A">
            <w:pPr>
              <w:spacing w:after="120"/>
              <w:contextualSpacing/>
              <w:jc w:val="both"/>
            </w:pPr>
            <w:r w:rsidRPr="003D4FF0">
              <w:t>Don't go anywhere alone or leave a party with someone you don't know or feel uncomfortable with.</w:t>
            </w:r>
          </w:p>
        </w:tc>
      </w:tr>
      <w:tr w:rsidRPr="003D4FF0" w:rsidR="00FD511B" w:rsidTr="00200DD8" w14:paraId="3721A906" w14:textId="77777777">
        <w:tc>
          <w:tcPr>
            <w:tcW w:w="625" w:type="dxa"/>
            <w:shd w:val="clear" w:color="auto" w:fill="6C6463"/>
            <w:vAlign w:val="center"/>
          </w:tcPr>
          <w:p w:rsidRPr="003D4FF0" w:rsidR="00FD511B" w:rsidP="007D03E4" w:rsidRDefault="00FD511B" w14:paraId="11A4E36D" w14:textId="320A1626">
            <w:pPr>
              <w:spacing w:after="120"/>
              <w:jc w:val="center"/>
              <w:rPr>
                <w:color w:val="FFFFFF" w:themeColor="background1"/>
              </w:rPr>
            </w:pPr>
            <w:r w:rsidRPr="003D4FF0">
              <w:rPr>
                <w:color w:val="FFFFFF" w:themeColor="background1"/>
              </w:rPr>
              <w:t>13</w:t>
            </w:r>
          </w:p>
        </w:tc>
        <w:tc>
          <w:tcPr>
            <w:tcW w:w="8725" w:type="dxa"/>
          </w:tcPr>
          <w:p w:rsidRPr="003D4FF0" w:rsidR="00FD511B" w:rsidP="007D03E4" w:rsidRDefault="00FD511B" w14:paraId="7DB580F8" w14:textId="00A28B07">
            <w:pPr>
              <w:spacing w:after="120"/>
              <w:contextualSpacing/>
              <w:jc w:val="both"/>
            </w:pPr>
            <w:r w:rsidRPr="003D4FF0">
              <w:t>Get to know someone well before spending time alone together. Have first dates in public places.</w:t>
            </w:r>
          </w:p>
        </w:tc>
      </w:tr>
      <w:tr w:rsidRPr="003D4FF0" w:rsidR="00FD511B" w:rsidTr="00200DD8" w14:paraId="5E03197A" w14:textId="77777777">
        <w:tc>
          <w:tcPr>
            <w:tcW w:w="625" w:type="dxa"/>
            <w:shd w:val="clear" w:color="auto" w:fill="6C6463"/>
            <w:vAlign w:val="center"/>
          </w:tcPr>
          <w:p w:rsidRPr="003D4FF0" w:rsidR="00FD511B" w:rsidP="007D03E4" w:rsidRDefault="00FD511B" w14:paraId="6179E054" w14:textId="5903A704">
            <w:pPr>
              <w:spacing w:after="120"/>
              <w:jc w:val="center"/>
              <w:rPr>
                <w:color w:val="FFFFFF" w:themeColor="background1"/>
              </w:rPr>
            </w:pPr>
            <w:r w:rsidRPr="003D4FF0">
              <w:rPr>
                <w:color w:val="FFFFFF" w:themeColor="background1"/>
              </w:rPr>
              <w:t>14</w:t>
            </w:r>
          </w:p>
        </w:tc>
        <w:tc>
          <w:tcPr>
            <w:tcW w:w="8725" w:type="dxa"/>
          </w:tcPr>
          <w:p w:rsidRPr="003D4FF0" w:rsidR="00FD511B" w:rsidP="007D03E4" w:rsidRDefault="00FD511B" w14:paraId="1B9FD6E0" w14:textId="795F0C3F">
            <w:pPr>
              <w:spacing w:after="120"/>
              <w:contextualSpacing/>
              <w:jc w:val="both"/>
            </w:pPr>
            <w:r w:rsidRPr="003D4FF0">
              <w:t>If you're with someone you know and your instincts tell you something isn't right, trust your intuition and walk away from the person and situation.</w:t>
            </w:r>
          </w:p>
        </w:tc>
      </w:tr>
      <w:tr w:rsidRPr="003D4FF0" w:rsidR="00FD511B" w:rsidTr="00200DD8" w14:paraId="28FC91CC" w14:textId="77777777">
        <w:tc>
          <w:tcPr>
            <w:tcW w:w="625" w:type="dxa"/>
            <w:shd w:val="clear" w:color="auto" w:fill="6C6463"/>
            <w:vAlign w:val="center"/>
          </w:tcPr>
          <w:p w:rsidRPr="003D4FF0" w:rsidR="00FD511B" w:rsidP="007D03E4" w:rsidRDefault="00FD511B" w14:paraId="63CF47F2" w14:textId="3F1480E2">
            <w:pPr>
              <w:spacing w:after="120"/>
              <w:jc w:val="center"/>
              <w:rPr>
                <w:color w:val="FFFFFF" w:themeColor="background1"/>
              </w:rPr>
            </w:pPr>
            <w:r w:rsidRPr="003D4FF0">
              <w:rPr>
                <w:color w:val="FFFFFF" w:themeColor="background1"/>
              </w:rPr>
              <w:t>15</w:t>
            </w:r>
          </w:p>
        </w:tc>
        <w:tc>
          <w:tcPr>
            <w:tcW w:w="8725" w:type="dxa"/>
          </w:tcPr>
          <w:p w:rsidRPr="003D4FF0" w:rsidR="00FD511B" w:rsidP="007D03E4" w:rsidRDefault="00FD511B" w14:paraId="220806E0" w14:textId="5580B3F1">
            <w:pPr>
              <w:spacing w:after="120"/>
              <w:contextualSpacing/>
              <w:jc w:val="both"/>
            </w:pPr>
            <w:r w:rsidRPr="003D4FF0">
              <w:t>Avoid taking shared transportation with strangers.</w:t>
            </w:r>
          </w:p>
        </w:tc>
      </w:tr>
    </w:tbl>
    <w:p w:rsidRPr="003D4FF0" w:rsidR="00A054E3" w:rsidP="007D03E4" w:rsidRDefault="00A054E3" w14:paraId="08EF9B43" w14:textId="271480E2">
      <w:pPr>
        <w:spacing w:after="120" w:line="240" w:lineRule="auto"/>
      </w:pPr>
    </w:p>
    <w:p w:rsidRPr="003D4FF0" w:rsidR="00FD511B" w:rsidP="007D03E4" w:rsidRDefault="00FD511B" w14:paraId="58A13518" w14:textId="63A3ACED">
      <w:pPr>
        <w:pStyle w:val="Heading3"/>
      </w:pPr>
      <w:bookmarkStart w:name="_Toc105496779" w:id="36"/>
      <w:r w:rsidRPr="003D4FF0">
        <w:t>Offices</w:t>
      </w:r>
      <w:bookmarkEnd w:id="36"/>
    </w:p>
    <w:p w:rsidR="00404CDB" w:rsidP="007D03E4" w:rsidRDefault="00FD511B" w14:paraId="720B0AA6" w14:textId="498F923D" w14:noSpellErr="1">
      <w:pPr>
        <w:spacing w:after="120" w:line="240" w:lineRule="auto"/>
        <w:jc w:val="both"/>
        <w:rPr>
          <w:ins w:author="Maria Ochoa" w:date="2022-07-28T20:38:00Z" w:id="364840644"/>
        </w:rPr>
      </w:pPr>
      <w:r w:rsidR="00FD511B">
        <w:rPr/>
        <w:t>JA staff</w:t>
      </w:r>
      <w:ins w:author="Alexandra McWhirter‐Santillan" w:date="2023-01-31T11:42:00Z" w:id="1118435710">
        <w:r w:rsidR="009D5079">
          <w:t xml:space="preserve"> based in Colombia</w:t>
        </w:r>
      </w:ins>
      <w:r w:rsidR="00FD511B">
        <w:rPr/>
        <w:t xml:space="preserve"> </w:t>
      </w:r>
      <w:del w:author="Alexandra McWhirter‐Santillan" w:date="2023-01-24T10:56:00Z" w:id="722171976">
        <w:r w:rsidDel="00FD511B">
          <w:delText xml:space="preserve">is </w:delText>
        </w:r>
      </w:del>
      <w:ins w:author="Alexandra McWhirter‐Santillan" w:date="2023-01-31T11:42:00Z" w:id="920648930">
        <w:r w:rsidR="009D5079">
          <w:t xml:space="preserve">will begin to </w:t>
        </w:r>
      </w:ins>
      <w:del w:author="Alexandra McWhirter‐Santillan" w:date="2023-01-31T11:42:00Z" w:id="1079842935">
        <w:r w:rsidDel="00FD511B">
          <w:delText xml:space="preserve">currently </w:delText>
        </w:r>
      </w:del>
      <w:r w:rsidR="00FD511B">
        <w:rPr/>
        <w:t>work</w:t>
      </w:r>
      <w:del w:author="Alexandra McWhirter‐Santillan" w:date="2023-01-31T11:42:00Z" w:id="324301472">
        <w:r w:rsidDel="00FD511B">
          <w:delText>ing</w:delText>
        </w:r>
      </w:del>
      <w:r w:rsidR="00FD511B">
        <w:rPr/>
        <w:t xml:space="preserve"> </w:t>
      </w:r>
      <w:del w:author="Alexandra McWhirter‐Santillan" w:date="2023-01-24T10:56:00Z" w:id="1655836771">
        <w:r w:rsidDel="00FD511B">
          <w:delText>mainly remotely</w:delText>
        </w:r>
      </w:del>
      <w:ins w:author="Alexandra McWhirter‐Santillan" w:date="2023-01-24T10:56:00Z" w:id="1856909213">
        <w:r w:rsidR="00065063">
          <w:t xml:space="preserve">on a hybrid </w:t>
        </w:r>
      </w:ins>
      <w:ins w:author="Alexandra McWhirter‐Santillan" w:date="2023-01-24T10:59:00Z" w:id="2091841284">
        <w:r w:rsidR="00AE503B">
          <w:t>schedule</w:t>
        </w:r>
      </w:ins>
      <w:ins w:author="Alexandra McWhirter‐Santillan" w:date="2023-01-31T11:42:00Z" w:id="271543506">
        <w:r w:rsidR="00283F8B">
          <w:t xml:space="preserve"> with mandatory attendance two days a week</w:t>
        </w:r>
      </w:ins>
      <w:ins w:author="Alexandra McWhirter‐Santillan" w:date="2023-01-24T10:56:00Z" w:id="576634063">
        <w:r w:rsidR="00065063">
          <w:t xml:space="preserve"> </w:t>
        </w:r>
      </w:ins>
      <w:ins w:author="Alexandra McWhirter‐Santillan" w:date="2023-01-24T10:59:00Z" w:id="1087774867">
        <w:r w:rsidR="00E65114">
          <w:t xml:space="preserve">as of </w:t>
        </w:r>
      </w:ins>
      <w:ins w:author="Alexandra McWhirter‐Santillan" w:date="2023-01-31T11:41:00Z" w:id="1666325674">
        <w:r w:rsidR="004C4DEB">
          <w:t xml:space="preserve">February 2023 </w:t>
        </w:r>
      </w:ins>
      <w:del w:author="Alexandra McWhirter‐Santillan" w:date="2023-01-31T11:41:00Z" w:id="1416166670">
        <w:r w:rsidDel="00FD511B">
          <w:delText xml:space="preserve">, </w:delText>
        </w:r>
      </w:del>
      <w:del w:author="Alexandra McWhirter‐Santillan" w:date="2023-01-24T10:57:00Z" w:id="1265160607">
        <w:r w:rsidDel="00FD511B">
          <w:delText xml:space="preserve">with </w:delText>
        </w:r>
        <w:r w:rsidDel="00FD511B">
          <w:delText xml:space="preserve">occasional </w:delText>
        </w:r>
      </w:del>
      <w:ins w:author="Alexandra McWhirter‐Santillan" w:date="2023-01-24T10:57:00Z" w:id="1287299710">
        <w:r w:rsidR="00107F19">
          <w:t xml:space="preserve">in addition to </w:t>
        </w:r>
        <w:r w:rsidR="001139DA">
          <w:t>periodic</w:t>
        </w:r>
        <w:r w:rsidR="001139DA">
          <w:t xml:space="preserve"> </w:t>
        </w:r>
      </w:ins>
      <w:r w:rsidR="00FD511B">
        <w:rPr/>
        <w:t xml:space="preserve">visits to </w:t>
      </w:r>
      <w:del w:author="Alexandra McWhirter‐Santillan" w:date="2023-01-24T10:57:00Z" w:id="357274046">
        <w:r w:rsidDel="00FD511B">
          <w:delText xml:space="preserve">POA and </w:delText>
        </w:r>
      </w:del>
      <w:r w:rsidR="00FD511B">
        <w:rPr/>
        <w:t xml:space="preserve">Core Partners’ offices. </w:t>
      </w:r>
      <w:commentRangeStart w:id="54"/>
      <w:commentRangeStart w:id="55"/>
      <w:ins w:author="Maria Ochoa" w:date="2022-07-28T20:32:00Z" w:id="681485390">
        <w:r w:rsidR="00E17AB6">
          <w:t>POA</w:t>
        </w:r>
        <w:r w:rsidR="007751BE">
          <w:t xml:space="preserve"> </w:t>
        </w:r>
      </w:ins>
      <w:del w:author="Alexandra McWhirter‐Santillan" w:date="2023-01-24T10:58:00Z" w:id="1334785129">
        <w:r w:rsidDel="0090619E">
          <w:delText>secured</w:delText>
        </w:r>
      </w:del>
      <w:ins w:author="Alexandra McWhirter‐Santillan" w:date="2023-01-24T10:58:00Z" w:id="259107603">
        <w:r w:rsidR="002F37B7">
          <w:t>leased</w:t>
        </w:r>
      </w:ins>
      <w:ins w:author="Maria Ochoa" w:date="2022-07-28T20:34:00Z" w:id="838025884">
        <w:r w:rsidR="0090619E">
          <w:t xml:space="preserve"> offices in Bogotá to </w:t>
        </w:r>
      </w:ins>
      <w:del w:author="Alexandra McWhirter‐Santillan" w:date="2023-01-24T10:58:00Z" w:id="425704496">
        <w:r w:rsidDel="0090619E">
          <w:delText>facilitate</w:delText>
        </w:r>
      </w:del>
      <w:ins w:author="Alexandra McWhirter‐Santillan" w:date="2023-01-24T11:02:00Z" w:id="96320063">
        <w:r w:rsidR="00C13AEC">
          <w:t>accommodate</w:t>
        </w:r>
      </w:ins>
      <w:ins w:author="Alexandra McWhirter‐Santillan" w:date="2023-01-24T10:58:00Z" w:id="62837972">
        <w:r w:rsidR="002F37B7">
          <w:t xml:space="preserve"> this</w:t>
        </w:r>
      </w:ins>
      <w:ins w:author="Maria Ochoa" w:date="2022-07-28T20:34:00Z" w:id="1544466680">
        <w:r w:rsidR="0090619E">
          <w:t xml:space="preserve"> </w:t>
        </w:r>
      </w:ins>
      <w:del w:author="Alexandra McWhirter‐Santillan" w:date="2023-01-24T10:58:00Z" w:id="1393803978">
        <w:r w:rsidDel="0090619E">
          <w:delText>flex-time</w:delText>
        </w:r>
      </w:del>
      <w:del w:author="Alexandra McWhirter‐Santillan" w:date="2023-01-24T11:00:00Z" w:id="2112566493">
        <w:r w:rsidDel="0090619E">
          <w:delText xml:space="preserve"> </w:delText>
        </w:r>
        <w:r w:rsidDel="0090619E">
          <w:delText>schedule</w:delText>
        </w:r>
      </w:del>
      <w:ins w:author="Maria Ochoa" w:date="2022-07-28T20:35:00Z" w:id="1935053410">
        <w:r w:rsidR="0090619E">
          <w:t xml:space="preserve"> </w:t>
        </w:r>
      </w:ins>
      <w:ins w:author="Alexandra McWhirter‐Santillan" w:date="2023-01-24T11:01:00Z" w:id="771104741">
        <w:r w:rsidR="00DB7171">
          <w:t xml:space="preserve">mandatory </w:t>
        </w:r>
      </w:ins>
      <w:ins w:author="Alexandra McWhirter‐Santillan" w:date="2023-01-24T11:00:00Z" w:id="1458551745">
        <w:r w:rsidR="00817714">
          <w:t>attendance</w:t>
        </w:r>
      </w:ins>
      <w:ins w:author="Alexandra McWhirter‐Santillan" w:date="2023-01-24T11:01:00Z" w:id="736095396">
        <w:r w:rsidR="00DB7171">
          <w:t>, which is</w:t>
        </w:r>
        <w:r w:rsidR="00C13AEC">
          <w:t xml:space="preserve"> following</w:t>
        </w:r>
      </w:ins>
      <w:ins w:author="Alexandra McWhirter‐Santillan" w:date="2023-01-24T11:02:00Z" w:id="1232741924">
        <w:r w:rsidR="00C13AEC">
          <w:t xml:space="preserve"> the</w:t>
        </w:r>
      </w:ins>
      <w:ins w:author="Alexandra McWhirter‐Santillan" w:date="2023-01-24T11:01:00Z" w:id="1215975770">
        <w:r w:rsidR="00DB7171">
          <w:t xml:space="preserve"> </w:t>
        </w:r>
      </w:ins>
      <w:del w:author="Alexandra McWhirter‐Santillan" w:date="2023-01-24T11:01:00Z" w:id="406535356">
        <w:r w:rsidDel="0090619E">
          <w:delText xml:space="preserve">that follows the </w:delText>
        </w:r>
      </w:del>
      <w:ins w:author="Maria Ochoa" w:date="2022-07-28T20:35:00Z" w:id="1965925432">
        <w:r w:rsidR="0090619E">
          <w:t>organizations’ policy</w:t>
        </w:r>
      </w:ins>
      <w:del w:author="Alexandra McWhirter‐Santillan" w:date="2023-01-24T11:02:00Z" w:id="2016472772">
        <w:r w:rsidDel="0090619E">
          <w:delText>,</w:delText>
        </w:r>
      </w:del>
      <w:ins w:author="Alexandra McWhirter‐Santillan" w:date="2023-01-24T11:02:00Z" w:id="498401728">
        <w:r w:rsidR="00C13AEC">
          <w:t xml:space="preserve"> </w:t>
        </w:r>
      </w:ins>
      <w:ins w:author="Alexandra McWhirter‐Santillan" w:date="2023-01-24T11:04:00Z" w:id="2108524868">
        <w:r w:rsidR="00931456">
          <w:t xml:space="preserve">that </w:t>
        </w:r>
      </w:ins>
      <w:del w:author="Alexandra McWhirter‐Santillan" w:date="2023-01-24T11:04:00Z" w:id="1807920761">
        <w:r w:rsidDel="0090619E">
          <w:delText xml:space="preserve"> </w:delText>
        </w:r>
      </w:del>
      <w:del w:author="Alexandra McWhirter‐Santillan" w:date="2023-01-24T11:03:00Z" w:id="1780358114">
        <w:r w:rsidDel="007751BE">
          <w:delText>facilitate</w:delText>
        </w:r>
      </w:del>
      <w:ins w:author="Alexandra McWhirter‐Santillan" w:date="2023-01-24T11:03:00Z" w:id="141115366">
        <w:r w:rsidR="009824A2">
          <w:t>encourage</w:t>
        </w:r>
      </w:ins>
      <w:ins w:author="Alexandra McWhirter‐Santillan" w:date="2023-01-24T11:04:00Z" w:id="1075074678">
        <w:r w:rsidR="00931456">
          <w:t>s</w:t>
        </w:r>
      </w:ins>
      <w:ins w:author="Alexandra McWhirter‐Santillan" w:date="2023-01-24T11:03:00Z" w:id="1858646670">
        <w:r w:rsidR="009824A2">
          <w:t xml:space="preserve"> </w:t>
        </w:r>
        <w:r w:rsidR="00AF0E09">
          <w:t>an increase of</w:t>
        </w:r>
      </w:ins>
      <w:ins w:author="Maria Ochoa" w:date="2022-07-28T20:32:00Z" w:id="902493156">
        <w:r w:rsidR="007751BE">
          <w:t xml:space="preserve"> in-person </w:t>
        </w:r>
      </w:ins>
      <w:ins w:author="Maria Ochoa" w:date="2022-07-28T20:33:00Z" w:id="1946958677">
        <w:r w:rsidR="00C231A1">
          <w:t xml:space="preserve">interactions </w:t>
        </w:r>
      </w:ins>
      <w:del w:author="Alexandra McWhirter‐Santillan" w:date="2023-01-24T11:04:00Z" w:id="911094925">
        <w:r w:rsidDel="00C231A1">
          <w:delText xml:space="preserve">and </w:delText>
        </w:r>
      </w:del>
      <w:ins w:author="Alexandra McWhirter‐Santillan" w:date="2023-01-24T11:04:00Z" w:id="60495035">
        <w:r w:rsidR="00AF0E09">
          <w:t xml:space="preserve">to </w:t>
        </w:r>
        <w:r w:rsidR="00931456">
          <w:t xml:space="preserve">promote </w:t>
        </w:r>
      </w:ins>
      <w:del w:author="Alexandra McWhirter‐Santillan" w:date="2023-01-24T11:04:00Z" w:id="442143793">
        <w:r w:rsidDel="0090619E">
          <w:delText xml:space="preserve">hold </w:delText>
        </w:r>
        <w:r w:rsidDel="0090619E">
          <w:delText>regular</w:delText>
        </w:r>
      </w:del>
      <w:ins w:author="Alexandra McWhirter‐Santillan" w:date="2023-01-24T11:04:00Z" w:id="1103064897">
        <w:r w:rsidR="00931456">
          <w:t>more interaction</w:t>
        </w:r>
      </w:ins>
      <w:ins w:author="Alexandra McWhirter‐Santillan" w:date="2023-01-24T11:05:00Z" w:id="1745437724">
        <w:r w:rsidR="00931456">
          <w:t xml:space="preserve"> among</w:t>
        </w:r>
      </w:ins>
      <w:del w:author="Alexandra McWhirter‐Santillan" w:date="2023-01-24T11:04:00Z" w:id="957370505">
        <w:r w:rsidDel="0090619E">
          <w:delText xml:space="preserve"> </w:delText>
        </w:r>
      </w:del>
      <w:ins w:author="Alexandra McWhirter‐Santillan" w:date="2023-01-24T11:04:00Z" w:id="1598076943">
        <w:r w:rsidR="00931456">
          <w:t xml:space="preserve"> </w:t>
        </w:r>
      </w:ins>
      <w:ins w:author="Maria Ochoa" w:date="2022-07-28T20:33:00Z" w:id="367877205">
        <w:r w:rsidR="00C231A1">
          <w:t>team</w:t>
        </w:r>
      </w:ins>
      <w:ins w:author="Alexandra McWhirter‐Santillan" w:date="2023-01-24T11:05:00Z" w:id="1209282387">
        <w:r w:rsidR="00931456">
          <w:t>s</w:t>
        </w:r>
      </w:ins>
      <w:del w:author="Alexandra McWhirter‐Santillan" w:date="2023-01-24T11:05:00Z" w:id="894279836">
        <w:r w:rsidDel="00C231A1">
          <w:delText xml:space="preserve"> meetings</w:delText>
        </w:r>
      </w:del>
      <w:ins w:author="Maria Ochoa" w:date="2022-07-28T20:33:00Z" w:id="713488837">
        <w:r w:rsidR="00C231A1">
          <w:t>.</w:t>
        </w:r>
      </w:ins>
      <w:ins w:author="Maria Ochoa" w:date="2022-07-28T20:35:00Z" w:id="1194436204">
        <w:r w:rsidR="0090619E">
          <w:t xml:space="preserve"> The Activity </w:t>
        </w:r>
        <w:r w:rsidR="0090619E">
          <w:t>identi</w:t>
        </w:r>
      </w:ins>
      <w:ins w:author="Maria Ochoa" w:date="2022-07-28T20:36:00Z" w:id="1883542567">
        <w:r w:rsidR="0090619E">
          <w:t>fied</w:t>
        </w:r>
        <w:r w:rsidR="0090619E">
          <w:t xml:space="preserve"> </w:t>
        </w:r>
      </w:ins>
      <w:del w:author="Alexandra McWhirter‐Santillan" w:date="2023-01-24T11:05:00Z" w:id="484151753">
        <w:r w:rsidDel="0090619E">
          <w:delText xml:space="preserve">and is closing contracts for </w:delText>
        </w:r>
      </w:del>
      <w:ins w:author="Maria Ochoa" w:date="2022-07-28T20:36:00Z" w:id="2134475856">
        <w:r w:rsidR="0090619E">
          <w:t>office space</w:t>
        </w:r>
      </w:ins>
      <w:ins w:author="Alexandra McWhirter‐Santillan" w:date="2023-01-24T11:05:00Z" w:id="738080164">
        <w:r w:rsidR="00664513">
          <w:t>s</w:t>
        </w:r>
      </w:ins>
      <w:ins w:author="Maria Ochoa" w:date="2022-07-28T20:36:00Z" w:id="498778624">
        <w:r w:rsidR="0090619E">
          <w:t xml:space="preserve"> in Barranquilla and Cúcuta, as well as two small spaces in Cartagena and </w:t>
        </w:r>
      </w:ins>
      <w:commentRangeStart w:id="105"/>
      <w:ins w:author="Maria Ochoa" w:date="2022-07-28T20:36:00Z" w:id="125370164">
        <w:r w:rsidR="0090619E">
          <w:t>Medellín</w:t>
        </w:r>
      </w:ins>
      <w:commentRangeEnd w:id="105"/>
      <w:r>
        <w:rPr>
          <w:rStyle w:val="CommentReference"/>
        </w:rPr>
        <w:commentReference w:id="105"/>
      </w:r>
      <w:ins w:author="Alexandra McWhirter‐Santillan" w:date="2023-01-24T11:09:00Z" w:id="1422906735">
        <w:r w:rsidR="000631C3">
          <w:t>. T</w:t>
        </w:r>
      </w:ins>
      <w:ins w:author="Alexandra McWhirter‐Santillan" w:date="2023-01-24T11:06:00Z" w:id="1130274573">
        <w:r w:rsidR="00275FDF">
          <w:t xml:space="preserve">he </w:t>
        </w:r>
      </w:ins>
      <w:ins w:author="Alexandra McWhirter‐Santillan" w:date="2023-01-24T11:09:00Z" w:id="745446196">
        <w:r w:rsidR="000631C3">
          <w:t xml:space="preserve">lease agreements for these locations </w:t>
        </w:r>
      </w:ins>
      <w:commentRangeStart w:id="110"/>
      <w:ins w:author="Alexandra McWhirter‐Santillan" w:date="2023-01-24T11:06:00Z" w:id="2077839966">
        <w:r w:rsidR="00275FDF">
          <w:t xml:space="preserve">are being </w:t>
        </w:r>
        <w:r w:rsidR="00275FDF">
          <w:t>finalized</w:t>
        </w:r>
      </w:ins>
      <w:ins w:author="Alexandra McWhirter‐Santillan" w:date="2023-01-24T11:09:00Z" w:id="1355685349">
        <w:r w:rsidR="000631C3">
          <w:t xml:space="preserve">; and the security assessments have been </w:t>
        </w:r>
      </w:ins>
      <w:ins w:author="Alexandra McWhirter‐Santillan" w:date="2023-01-24T11:10:00Z" w:id="1548750848">
        <w:r w:rsidR="000631C3">
          <w:t>conducted</w:t>
        </w:r>
        <w:r w:rsidR="00F13512">
          <w:t xml:space="preserve"> (Please refer to Annexes 1-6 for more details)</w:t>
        </w:r>
      </w:ins>
      <w:commentRangeEnd w:id="110"/>
      <w:r>
        <w:rPr>
          <w:rStyle w:val="CommentReference"/>
        </w:rPr>
        <w:commentReference w:id="110"/>
      </w:r>
      <w:ins w:author="Maria Ochoa" w:date="2022-07-28T20:36:00Z" w:id="1996136626">
        <w:r w:rsidR="0090619E">
          <w:t xml:space="preserve">. JA </w:t>
        </w:r>
      </w:ins>
      <w:ins w:author="Maria Ochoa" w:date="2022-07-28T20:37:00Z" w:id="661925478">
        <w:r w:rsidR="0090619E">
          <w:t>core partners</w:t>
        </w:r>
      </w:ins>
      <w:del w:author="Alexandra McWhirter‐Santillan" w:date="2023-01-24T11:07:00Z" w:id="195844500">
        <w:r w:rsidDel="0090619E">
          <w:delText xml:space="preserve"> – </w:delText>
        </w:r>
      </w:del>
      <w:ins w:author="Alexandra McWhirter‐Santillan" w:date="2023-01-24T11:07:00Z" w:id="1638936617">
        <w:r w:rsidR="002B7FE0">
          <w:t xml:space="preserve">, </w:t>
        </w:r>
      </w:ins>
      <w:ins w:author="Maria Ochoa" w:date="2022-07-28T20:37:00Z" w:id="935161844">
        <w:r w:rsidR="0090619E">
          <w:t>Fundación Carvajal, Parque Explora, and Proantioquia</w:t>
        </w:r>
      </w:ins>
      <w:del w:author="Alexandra McWhirter‐Santillan" w:date="2023-01-24T11:07:00Z" w:id="706997014">
        <w:r w:rsidDel="0090619E">
          <w:delText xml:space="preserve"> – </w:delText>
        </w:r>
      </w:del>
      <w:ins w:author="Alexandra McWhirter‐Santillan" w:date="2023-01-24T11:07:00Z" w:id="8221857">
        <w:r w:rsidR="002B7FE0">
          <w:t xml:space="preserve">, </w:t>
        </w:r>
      </w:ins>
      <w:ins w:author="Maria Ochoa" w:date="2022-07-28T20:37:00Z" w:id="1073425141">
        <w:r w:rsidR="0090619E">
          <w:t>have</w:t>
        </w:r>
      </w:ins>
      <w:ins w:author="Alexandra McWhirter‐Santillan" w:date="2023-01-24T11:07:00Z" w:id="454067778">
        <w:r w:rsidR="002B7FE0">
          <w:t xml:space="preserve"> also</w:t>
        </w:r>
      </w:ins>
      <w:ins w:author="Maria Ochoa" w:date="2022-07-28T20:37:00Z" w:id="1822854537">
        <w:r w:rsidR="0090619E">
          <w:t xml:space="preserve"> </w:t>
        </w:r>
      </w:ins>
      <w:del w:author="Alexandra McWhirter‐Santillan" w:date="2023-01-24T11:07:00Z" w:id="1992970329">
        <w:r w:rsidDel="0090619E">
          <w:delText>implemented</w:delText>
        </w:r>
      </w:del>
      <w:ins w:author="Alexandra McWhirter‐Santillan" w:date="2023-01-24T11:07:00Z" w:id="1010210587">
        <w:r w:rsidR="002B7FE0">
          <w:t>approved</w:t>
        </w:r>
      </w:ins>
      <w:ins w:author="Maria Ochoa" w:date="2022-07-28T20:37:00Z" w:id="1310255970">
        <w:r w:rsidR="0090619E">
          <w:t xml:space="preserve"> </w:t>
        </w:r>
      </w:ins>
      <w:ins w:author="Alexandra McWhirter‐Santillan" w:date="2023-01-24T11:07:00Z" w:id="1437973527">
        <w:r w:rsidR="002B7FE0">
          <w:t xml:space="preserve">their own </w:t>
        </w:r>
      </w:ins>
      <w:ins w:author="Maria Ochoa" w:date="2022-07-28T20:37:00Z" w:id="688242416">
        <w:r w:rsidR="0090619E">
          <w:t xml:space="preserve">hybrid work </w:t>
        </w:r>
      </w:ins>
      <w:ins w:author="Alexandra McWhirter‐Santillan" w:date="2023-01-24T11:07:00Z" w:id="1599502373">
        <w:r w:rsidR="002B7FE0">
          <w:t>schedules</w:t>
        </w:r>
      </w:ins>
      <w:del w:author="Alexandra McWhirter‐Santillan" w:date="2023-01-24T11:07:00Z" w:id="1142899991">
        <w:r w:rsidDel="0090619E">
          <w:delText>models</w:delText>
        </w:r>
      </w:del>
      <w:ins w:author="Maria Ochoa" w:date="2022-07-28T20:37:00Z" w:id="1668527965">
        <w:r w:rsidR="0090619E">
          <w:t>, where JA teams have the flexibility to work on-site or at-home.</w:t>
        </w:r>
      </w:ins>
      <w:commentRangeStart w:id="1201530308"/>
      <w:ins w:author="Maria Ochoa" w:date="2022-07-28T20:38:00Z" w:id="1931580052">
        <w:r w:rsidR="00404CDB">
          <w:t xml:space="preserve"> The JA SC conducted security inspections for all sites, reviewed partners’ security plans</w:t>
        </w:r>
      </w:ins>
      <w:commentRangeEnd w:id="1201530308"/>
      <w:r>
        <w:rPr>
          <w:rStyle w:val="CommentReference"/>
        </w:rPr>
        <w:commentReference w:id="1201530308"/>
      </w:r>
      <w:ins w:author="Maria Ochoa" w:date="2022-07-28T20:39:00Z" w:id="1882220155">
        <w:r w:rsidR="00404CDB">
          <w:t xml:space="preserve"> and </w:t>
        </w:r>
        <w:r w:rsidR="00404CDB">
          <w:t>determined</w:t>
        </w:r>
        <w:r w:rsidR="00404CDB">
          <w:t xml:space="preserve"> that no </w:t>
        </w:r>
        <w:r w:rsidR="00404CDB">
          <w:t>additional</w:t>
        </w:r>
        <w:r w:rsidR="00404CDB">
          <w:t xml:space="preserve"> measures were required at these locations.</w:t>
        </w:r>
      </w:ins>
      <w:commentRangeEnd w:id="54"/>
      <w:r>
        <w:rPr>
          <w:rStyle w:val="CommentReference"/>
        </w:rPr>
        <w:commentReference w:id="54"/>
      </w:r>
      <w:commentRangeEnd w:id="55"/>
      <w:r>
        <w:rPr>
          <w:rStyle w:val="CommentReference"/>
        </w:rPr>
        <w:commentReference w:id="55"/>
      </w:r>
    </w:p>
    <w:p w:rsidRPr="003D4FF0" w:rsidR="00FD511B" w:rsidDel="00404CDB" w:rsidP="00404CDB" w:rsidRDefault="00CF53A8" w14:paraId="5DB2C850" w14:textId="071825F7">
      <w:pPr>
        <w:spacing w:after="120" w:line="240" w:lineRule="auto"/>
        <w:jc w:val="both"/>
        <w:rPr>
          <w:del w:author="Maria Ochoa" w:date="2022-07-28T20:39:00Z" w:id="137"/>
        </w:rPr>
      </w:pPr>
      <w:ins w:author="Alexandra McWhirter‐Santillan" w:date="2023-01-24T11:11:00Z" w:id="138">
        <w:r>
          <w:t>Given the  changing global trends in t</w:t>
        </w:r>
      </w:ins>
      <w:ins w:author="Alexandra McWhirter‐Santillan" w:date="2023-01-24T11:12:00Z" w:id="139">
        <w:r>
          <w:t xml:space="preserve">he workplace, </w:t>
        </w:r>
        <w:r w:rsidR="00B246D7">
          <w:t xml:space="preserve">currently there is no expectation that staff will return to </w:t>
        </w:r>
      </w:ins>
      <w:del w:author="Alexandra McWhirter‐Santillan" w:date="2023-01-24T11:12:00Z" w:id="140">
        <w:r w:rsidRPr="003D4FF0" w:rsidDel="00B246D7" w:rsidR="00FD511B">
          <w:delText xml:space="preserve">Once </w:delText>
        </w:r>
      </w:del>
      <w:ins w:author="Maria Ochoa" w:date="2022-07-28T20:37:00Z" w:id="141">
        <w:r w:rsidR="0090619E">
          <w:t xml:space="preserve">100% </w:t>
        </w:r>
      </w:ins>
      <w:r w:rsidRPr="003D4FF0" w:rsidR="00FD511B">
        <w:t>on-site</w:t>
      </w:r>
      <w:ins w:author="Alexandra McWhirter‐Santillan" w:date="2023-01-24T11:12:00Z" w:id="142">
        <w:r w:rsidR="00B246D7">
          <w:t xml:space="preserve"> office attendance</w:t>
        </w:r>
      </w:ins>
      <w:del w:author="Alexandra McWhirter‐Santillan" w:date="2023-01-24T11:12:00Z" w:id="143">
        <w:r w:rsidRPr="003D4FF0" w:rsidDel="00B246D7" w:rsidR="00FD511B">
          <w:delText xml:space="preserve"> work resumes</w:delText>
        </w:r>
      </w:del>
      <w:ins w:author="Alexandra McWhirter‐Santillan" w:date="2023-01-24T11:15:00Z" w:id="144">
        <w:r w:rsidR="008577F2">
          <w:t xml:space="preserve">; However, the </w:t>
        </w:r>
      </w:ins>
      <w:del w:author="Alexandra McWhirter‐Santillan" w:date="2023-01-24T11:15:00Z" w:id="145">
        <w:r w:rsidRPr="003D4FF0" w:rsidDel="008577F2" w:rsidR="00FD511B">
          <w:delText xml:space="preserve">, the </w:delText>
        </w:r>
      </w:del>
      <w:r w:rsidRPr="003D4FF0" w:rsidR="00FD511B">
        <w:t>JA SC will</w:t>
      </w:r>
      <w:ins w:author="Alexandra McWhirter‐Santillan" w:date="2023-01-24T11:15:00Z" w:id="146">
        <w:r w:rsidR="008577F2">
          <w:t xml:space="preserve"> proceed to</w:t>
        </w:r>
      </w:ins>
      <w:r w:rsidRPr="003D4FF0" w:rsidR="00FD511B">
        <w:t xml:space="preserve"> finalize security inspections</w:t>
      </w:r>
      <w:del w:author="Maria Ochoa" w:date="2022-07-28T20:39:00Z" w:id="147">
        <w:r w:rsidRPr="003D4FF0" w:rsidDel="00404CDB" w:rsidR="00FD511B">
          <w:delText xml:space="preserve"> to all sites</w:delText>
        </w:r>
      </w:del>
      <w:r w:rsidRPr="003D4FF0" w:rsidR="00FD511B">
        <w:t>, including regional and Core Partners’ offices</w:t>
      </w:r>
      <w:ins w:author="Maria Ochoa" w:date="2022-07-28T20:39:00Z" w:id="148">
        <w:r w:rsidR="00404CDB">
          <w:t xml:space="preserve">, to complement </w:t>
        </w:r>
      </w:ins>
      <w:del w:author="Maria Ochoa" w:date="2022-07-28T20:39:00Z" w:id="149">
        <w:r w:rsidRPr="003D4FF0" w:rsidDel="00404CDB" w:rsidR="00FD511B">
          <w:delText xml:space="preserve"> to develop </w:delText>
        </w:r>
      </w:del>
      <w:r w:rsidRPr="003D4FF0" w:rsidR="00FD511B">
        <w:t>security plans</w:t>
      </w:r>
      <w:ins w:author="Maria Ochoa" w:date="2022-07-28T20:39:00Z" w:id="150">
        <w:r w:rsidR="00404CDB">
          <w:t xml:space="preserve">, </w:t>
        </w:r>
      </w:ins>
      <w:ins w:author="Alexandra McWhirter‐Santillan" w:date="2023-01-31T11:44:00Z" w:id="151">
        <w:r w:rsidR="00283F8B">
          <w:t xml:space="preserve">ensuring that </w:t>
        </w:r>
        <w:r w:rsidR="00862583">
          <w:t xml:space="preserve">security </w:t>
        </w:r>
        <w:r w:rsidR="00283F8B">
          <w:t>plans will include the following</w:t>
        </w:r>
      </w:ins>
      <w:ins w:author="Maria Ochoa" w:date="2022-07-28T20:39:00Z" w:id="152">
        <w:del w:author="Alexandra McWhirter‐Santillan" w:date="2023-01-31T11:44:00Z" w:id="153">
          <w:r w:rsidDel="00283F8B" w:rsidR="00404CDB">
            <w:delText>including</w:delText>
          </w:r>
        </w:del>
      </w:ins>
      <w:del w:author="Alexandra McWhirter‐Santillan" w:date="2023-01-31T11:44:00Z" w:id="154">
        <w:r w:rsidRPr="003D4FF0" w:rsidDel="00283F8B" w:rsidR="00FD511B">
          <w:delText xml:space="preserve"> for ea</w:delText>
        </w:r>
      </w:del>
      <w:del w:author="Maria Ochoa" w:date="2022-07-28T20:39:00Z" w:id="155">
        <w:r w:rsidRPr="003D4FF0" w:rsidDel="00404CDB" w:rsidR="00FD511B">
          <w:delText xml:space="preserve">ch location. </w:delText>
        </w:r>
      </w:del>
    </w:p>
    <w:p w:rsidRPr="003D4FF0" w:rsidR="00FD511B" w:rsidP="00404CDB" w:rsidRDefault="00FD511B" w14:paraId="7A448637" w14:textId="482C0B77">
      <w:pPr>
        <w:spacing w:after="120" w:line="240" w:lineRule="auto"/>
        <w:jc w:val="both"/>
      </w:pPr>
      <w:del w:author="Maria Ochoa" w:date="2022-07-28T20:39:00Z" w:id="156">
        <w:r w:rsidRPr="003D4FF0" w:rsidDel="00404CDB">
          <w:delText>Plans will include</w:delText>
        </w:r>
      </w:del>
      <w:r w:rsidRPr="003D4FF0">
        <w:t>:</w:t>
      </w:r>
    </w:p>
    <w:p w:rsidRPr="00AF478C" w:rsidR="00FD511B" w:rsidP="007D03E4" w:rsidRDefault="00FD511B" w14:paraId="3D0F4AA4" w14:textId="2B0A5B06">
      <w:pPr>
        <w:pStyle w:val="ListParagraph"/>
        <w:numPr>
          <w:ilvl w:val="0"/>
          <w:numId w:val="34"/>
        </w:numPr>
        <w:spacing w:after="120"/>
        <w:rPr>
          <w:rFonts w:ascii="Gill Sans MT" w:hAnsi="Gill Sans MT"/>
          <w:lang w:val="en-US"/>
        </w:rPr>
      </w:pPr>
      <w:r w:rsidRPr="003D4FF0">
        <w:rPr>
          <w:rFonts w:ascii="Gill Sans MT" w:hAnsi="Gill Sans MT"/>
          <w:lang w:val="en-US"/>
        </w:rPr>
        <w:t xml:space="preserve">Preparation/updating, and publication of the Detailed Safety Study and Emergency Plan. </w:t>
      </w:r>
    </w:p>
    <w:p w:rsidRPr="003D4FF0" w:rsidR="00FD511B" w:rsidP="007D03E4" w:rsidRDefault="00FD511B" w14:paraId="77F67CFC" w14:textId="6558A51C">
      <w:pPr>
        <w:pStyle w:val="ListParagraph"/>
        <w:numPr>
          <w:ilvl w:val="0"/>
          <w:numId w:val="34"/>
        </w:numPr>
        <w:spacing w:after="120"/>
        <w:rPr>
          <w:rFonts w:ascii="Gill Sans MT" w:hAnsi="Gill Sans MT"/>
          <w:lang w:val="en-US"/>
        </w:rPr>
      </w:pPr>
      <w:r w:rsidRPr="003D4FF0">
        <w:rPr>
          <w:rFonts w:ascii="Gill Sans MT" w:hAnsi="Gill Sans MT"/>
          <w:lang w:val="en-US"/>
        </w:rPr>
        <w:t xml:space="preserve">Training based on the regional security studies, regional emergency plan, security policy and protocol, security briefings for contracted personnel and inductions for new team members. </w:t>
      </w:r>
    </w:p>
    <w:p w:rsidRPr="003D4FF0" w:rsidR="00FD511B" w:rsidP="007D03E4" w:rsidRDefault="00FD511B" w14:paraId="34FE7AB8" w14:textId="570FF5FD">
      <w:pPr>
        <w:pStyle w:val="ListParagraph"/>
        <w:numPr>
          <w:ilvl w:val="0"/>
          <w:numId w:val="34"/>
        </w:numPr>
        <w:spacing w:after="120"/>
        <w:rPr>
          <w:rFonts w:ascii="Gill Sans MT" w:hAnsi="Gill Sans MT"/>
          <w:lang w:val="en-US"/>
        </w:rPr>
      </w:pPr>
      <w:r w:rsidRPr="003D4FF0">
        <w:rPr>
          <w:rFonts w:ascii="Gill Sans MT" w:hAnsi="Gill Sans MT"/>
          <w:lang w:val="en-US"/>
        </w:rPr>
        <w:t>A billboard will be created that contains alert status that apply to the areas of intervention, a map of</w:t>
      </w:r>
      <w:r w:rsidRPr="003D4FF0" w:rsidR="00514375">
        <w:rPr>
          <w:rFonts w:ascii="Gill Sans MT" w:hAnsi="Gill Sans MT"/>
          <w:lang w:val="en-US"/>
        </w:rPr>
        <w:t xml:space="preserve"> highlighting high risk areas</w:t>
      </w:r>
      <w:r w:rsidRPr="003D4FF0">
        <w:rPr>
          <w:rFonts w:ascii="Gill Sans MT" w:hAnsi="Gill Sans MT"/>
          <w:lang w:val="en-US"/>
        </w:rPr>
        <w:t>,</w:t>
      </w:r>
      <w:r w:rsidRPr="003D4FF0" w:rsidR="00514375">
        <w:rPr>
          <w:rFonts w:ascii="Gill Sans MT" w:hAnsi="Gill Sans MT"/>
          <w:lang w:val="en-US"/>
        </w:rPr>
        <w:t xml:space="preserve"> s</w:t>
      </w:r>
      <w:r w:rsidRPr="003D4FF0">
        <w:rPr>
          <w:rFonts w:ascii="Gill Sans MT" w:hAnsi="Gill Sans MT"/>
          <w:lang w:val="en-US"/>
        </w:rPr>
        <w:t xml:space="preserve">afety emergency contacts and a summary of recommendations and regulations. </w:t>
      </w:r>
    </w:p>
    <w:p w:rsidRPr="003D4FF0" w:rsidR="00FD511B" w:rsidP="007D03E4" w:rsidRDefault="00FD511B" w14:paraId="7B1CECFA" w14:textId="7495C42D">
      <w:pPr>
        <w:pStyle w:val="ListParagraph"/>
        <w:numPr>
          <w:ilvl w:val="0"/>
          <w:numId w:val="34"/>
        </w:numPr>
        <w:spacing w:after="120"/>
        <w:rPr>
          <w:rFonts w:ascii="Gill Sans MT" w:hAnsi="Gill Sans MT"/>
          <w:lang w:val="en-US"/>
        </w:rPr>
      </w:pPr>
      <w:r w:rsidRPr="003D4FF0">
        <w:rPr>
          <w:rFonts w:ascii="Gill Sans MT" w:hAnsi="Gill Sans MT"/>
          <w:lang w:val="en-US"/>
        </w:rPr>
        <w:t>Recommendations on health and safety at work</w:t>
      </w:r>
      <w:r w:rsidRPr="003D4FF0" w:rsidR="00514375">
        <w:rPr>
          <w:rFonts w:ascii="Gill Sans MT" w:hAnsi="Gill Sans MT"/>
          <w:lang w:val="en-US"/>
        </w:rPr>
        <w:t>.</w:t>
      </w:r>
    </w:p>
    <w:p w:rsidRPr="003D4FF0" w:rsidR="00D27C55" w:rsidP="007D03E4" w:rsidRDefault="00FD511B" w14:paraId="230E6B66" w14:textId="64D8727A">
      <w:pPr>
        <w:pStyle w:val="ListParagraph"/>
        <w:numPr>
          <w:ilvl w:val="0"/>
          <w:numId w:val="34"/>
        </w:numPr>
        <w:spacing w:after="120"/>
        <w:rPr>
          <w:rFonts w:ascii="Gill Sans MT" w:hAnsi="Gill Sans MT"/>
          <w:lang w:val="en-US"/>
        </w:rPr>
      </w:pPr>
      <w:r w:rsidRPr="003D4FF0">
        <w:rPr>
          <w:rFonts w:ascii="Gill Sans MT" w:hAnsi="Gill Sans MT"/>
          <w:lang w:val="en-US"/>
        </w:rPr>
        <w:t>Emergency</w:t>
      </w:r>
      <w:r w:rsidRPr="003D4FF0" w:rsidR="00514375">
        <w:rPr>
          <w:rFonts w:ascii="Gill Sans MT" w:hAnsi="Gill Sans MT"/>
          <w:lang w:val="en-US"/>
        </w:rPr>
        <w:t xml:space="preserve"> office kits</w:t>
      </w:r>
      <w:r w:rsidRPr="003D4FF0">
        <w:rPr>
          <w:rFonts w:ascii="Gill Sans MT" w:hAnsi="Gill Sans MT"/>
          <w:lang w:val="en-US"/>
        </w:rPr>
        <w:t xml:space="preserve"> for crisis ca</w:t>
      </w:r>
      <w:r w:rsidRPr="003D4FF0" w:rsidR="00514375">
        <w:rPr>
          <w:rFonts w:ascii="Gill Sans MT" w:hAnsi="Gill Sans MT"/>
          <w:lang w:val="en-US"/>
        </w:rPr>
        <w:t>re and incidents</w:t>
      </w:r>
      <w:r w:rsidRPr="003D4FF0">
        <w:rPr>
          <w:rFonts w:ascii="Gill Sans MT" w:hAnsi="Gill Sans MT"/>
          <w:lang w:val="en-US"/>
        </w:rPr>
        <w:t xml:space="preserve"> </w:t>
      </w:r>
      <w:r w:rsidRPr="003D4FF0" w:rsidR="00514375">
        <w:rPr>
          <w:rFonts w:ascii="Gill Sans MT" w:hAnsi="Gill Sans MT"/>
          <w:lang w:val="en-US"/>
        </w:rPr>
        <w:t>(</w:t>
      </w:r>
      <w:r w:rsidRPr="003D4FF0">
        <w:rPr>
          <w:rFonts w:ascii="Gill Sans MT" w:hAnsi="Gill Sans MT"/>
          <w:lang w:val="en-US"/>
        </w:rPr>
        <w:t xml:space="preserve">preferably within a secure room within the </w:t>
      </w:r>
      <w:r w:rsidRPr="003D4FF0" w:rsidR="00514375">
        <w:rPr>
          <w:rFonts w:ascii="Gill Sans MT" w:hAnsi="Gill Sans MT"/>
          <w:lang w:val="en-US"/>
        </w:rPr>
        <w:t>office) containing:</w:t>
      </w:r>
    </w:p>
    <w:p w:rsidRPr="00514375" w:rsidR="00514375" w:rsidP="007D03E4" w:rsidRDefault="00514375" w14:paraId="3D1197DE" w14:textId="500A6465">
      <w:pPr>
        <w:numPr>
          <w:ilvl w:val="1"/>
          <w:numId w:val="35"/>
        </w:numPr>
        <w:spacing w:after="120" w:line="240" w:lineRule="auto"/>
        <w:textAlignment w:val="baseline"/>
        <w:rPr>
          <w:rFonts w:eastAsia="Times New Roman" w:cs="Open Sans"/>
        </w:rPr>
      </w:pPr>
      <w:r w:rsidRPr="00514375">
        <w:rPr>
          <w:rFonts w:eastAsia="Times New Roman" w:cs="Open Sans"/>
        </w:rPr>
        <w:t xml:space="preserve">Support </w:t>
      </w:r>
      <w:r w:rsidRPr="003D4FF0">
        <w:rPr>
          <w:rFonts w:eastAsia="Times New Roman" w:cs="Open Sans"/>
        </w:rPr>
        <w:t>p</w:t>
      </w:r>
      <w:r w:rsidRPr="00514375">
        <w:rPr>
          <w:rFonts w:eastAsia="Times New Roman" w:cs="Open Sans"/>
        </w:rPr>
        <w:t>hon</w:t>
      </w:r>
      <w:r w:rsidRPr="003D4FF0">
        <w:rPr>
          <w:rFonts w:eastAsia="Times New Roman" w:cs="Open Sans"/>
        </w:rPr>
        <w:t>e</w:t>
      </w:r>
    </w:p>
    <w:p w:rsidRPr="00514375" w:rsidR="00514375" w:rsidP="007D03E4" w:rsidRDefault="00514375" w14:paraId="66FBE27C" w14:textId="39BA4644">
      <w:pPr>
        <w:numPr>
          <w:ilvl w:val="1"/>
          <w:numId w:val="35"/>
        </w:numPr>
        <w:spacing w:after="120" w:line="240" w:lineRule="auto"/>
        <w:textAlignment w:val="baseline"/>
        <w:rPr>
          <w:rFonts w:eastAsia="Times New Roman" w:cs="Open Sans"/>
        </w:rPr>
      </w:pPr>
      <w:r w:rsidRPr="00514375">
        <w:rPr>
          <w:rFonts w:eastAsia="Times New Roman" w:cs="Open Sans"/>
        </w:rPr>
        <w:t>Fresh water </w:t>
      </w:r>
    </w:p>
    <w:p w:rsidRPr="00514375" w:rsidR="00514375" w:rsidP="007D03E4" w:rsidRDefault="00514375" w14:paraId="682C89C8" w14:textId="705B84A2">
      <w:pPr>
        <w:numPr>
          <w:ilvl w:val="1"/>
          <w:numId w:val="35"/>
        </w:numPr>
        <w:spacing w:after="120" w:line="240" w:lineRule="auto"/>
        <w:textAlignment w:val="baseline"/>
        <w:rPr>
          <w:rFonts w:eastAsia="Times New Roman" w:cs="Open Sans"/>
        </w:rPr>
      </w:pPr>
      <w:r w:rsidRPr="00514375">
        <w:rPr>
          <w:rFonts w:eastAsia="Times New Roman" w:cs="Open Sans"/>
        </w:rPr>
        <w:t>Food (canned, non-perishable)</w:t>
      </w:r>
    </w:p>
    <w:p w:rsidRPr="00514375" w:rsidR="00514375" w:rsidP="007D03E4" w:rsidRDefault="00514375" w14:paraId="0FAEBC97" w14:textId="40C38440">
      <w:pPr>
        <w:numPr>
          <w:ilvl w:val="1"/>
          <w:numId w:val="35"/>
        </w:numPr>
        <w:spacing w:after="120" w:line="240" w:lineRule="auto"/>
        <w:textAlignment w:val="baseline"/>
        <w:rPr>
          <w:rFonts w:eastAsia="Times New Roman" w:cs="Open Sans"/>
        </w:rPr>
      </w:pPr>
      <w:r w:rsidRPr="00514375">
        <w:rPr>
          <w:rFonts w:eastAsia="Times New Roman" w:cs="Open Sans"/>
        </w:rPr>
        <w:t xml:space="preserve">Candles, matches, flashlight with extra </w:t>
      </w:r>
      <w:proofErr w:type="gramStart"/>
      <w:r w:rsidRPr="00514375">
        <w:rPr>
          <w:rFonts w:eastAsia="Times New Roman" w:cs="Open Sans"/>
        </w:rPr>
        <w:t>batteries</w:t>
      </w:r>
      <w:proofErr w:type="gramEnd"/>
    </w:p>
    <w:p w:rsidRPr="00514375" w:rsidR="00514375" w:rsidP="007D03E4" w:rsidRDefault="00514375" w14:paraId="3D8594CB" w14:textId="77777777">
      <w:pPr>
        <w:numPr>
          <w:ilvl w:val="1"/>
          <w:numId w:val="35"/>
        </w:numPr>
        <w:spacing w:after="120" w:line="240" w:lineRule="auto"/>
        <w:textAlignment w:val="baseline"/>
        <w:rPr>
          <w:rFonts w:eastAsia="Times New Roman" w:cs="Open Sans"/>
        </w:rPr>
      </w:pPr>
      <w:r w:rsidRPr="00514375">
        <w:rPr>
          <w:rFonts w:eastAsia="Times New Roman" w:cs="Open Sans"/>
        </w:rPr>
        <w:t>Portable fire extinguisher </w:t>
      </w:r>
    </w:p>
    <w:p w:rsidRPr="00514375" w:rsidR="00514375" w:rsidP="007D03E4" w:rsidRDefault="00514375" w14:paraId="48AA0277" w14:textId="34223A4D">
      <w:pPr>
        <w:numPr>
          <w:ilvl w:val="1"/>
          <w:numId w:val="35"/>
        </w:numPr>
        <w:spacing w:after="120" w:line="240" w:lineRule="auto"/>
        <w:textAlignment w:val="baseline"/>
        <w:rPr>
          <w:rFonts w:eastAsia="Times New Roman" w:cs="Open Sans"/>
        </w:rPr>
      </w:pPr>
      <w:r w:rsidRPr="00514375">
        <w:rPr>
          <w:rFonts w:eastAsia="Times New Roman" w:cs="Open Sans"/>
        </w:rPr>
        <w:t>Whistle</w:t>
      </w:r>
    </w:p>
    <w:p w:rsidRPr="00514375" w:rsidR="00514375" w:rsidP="007D03E4" w:rsidRDefault="00514375" w14:paraId="3D2D7D73" w14:textId="77471142">
      <w:pPr>
        <w:numPr>
          <w:ilvl w:val="1"/>
          <w:numId w:val="35"/>
        </w:numPr>
        <w:spacing w:after="120" w:line="240" w:lineRule="auto"/>
        <w:textAlignment w:val="baseline"/>
        <w:rPr>
          <w:rFonts w:eastAsia="Times New Roman" w:cs="Open Sans"/>
        </w:rPr>
      </w:pPr>
      <w:r w:rsidRPr="00514375">
        <w:rPr>
          <w:rFonts w:eastAsia="Times New Roman" w:cs="Open Sans"/>
        </w:rPr>
        <w:t>First aid kit (with basic medicines: aspirin, ibuprofen)</w:t>
      </w:r>
    </w:p>
    <w:p w:rsidRPr="003D4FF0" w:rsidR="00514375" w:rsidP="007D03E4" w:rsidRDefault="00514375" w14:paraId="0BC37E2F" w14:textId="77777777" w14:noSpellErr="1">
      <w:pPr>
        <w:numPr>
          <w:ilvl w:val="1"/>
          <w:numId w:val="35"/>
        </w:numPr>
        <w:spacing w:after="120" w:line="240" w:lineRule="auto"/>
        <w:jc w:val="both"/>
        <w:textAlignment w:val="baseline"/>
        <w:rPr>
          <w:ins w:author="Madelyn Eickoff" w:date="2024-04-29T20:52:24.941Z" w:id="184935999"/>
          <w:rFonts w:eastAsia="Times New Roman" w:cs="Open Sans"/>
        </w:rPr>
      </w:pPr>
      <w:r w:rsidRPr="2BF12D28" w:rsidR="00514375">
        <w:rPr>
          <w:rFonts w:eastAsia="Times New Roman" w:cs="Open Sans"/>
        </w:rPr>
        <w:t>Sleeping bags (sleeping, pillows, blankets)</w:t>
      </w:r>
    </w:p>
    <w:p w:rsidR="35A0882E" w:rsidP="2BF12D28" w:rsidRDefault="35A0882E" w14:paraId="7380D69B" w14:textId="0A8A4EDC">
      <w:pPr>
        <w:pStyle w:val="Heading3"/>
        <w:suppressLineNumbers w:val="0"/>
        <w:bidi w:val="0"/>
        <w:spacing w:before="0" w:beforeAutospacing="off" w:after="120" w:afterAutospacing="off" w:line="240" w:lineRule="auto"/>
        <w:ind w:left="0" w:right="0"/>
        <w:jc w:val="both"/>
        <w:rPr>
          <w:rPrChange w:author="Madelyn Eickoff" w:date="2024-04-29T20:53:15.281Z" w:id="1193041784">
            <w:rPr>
              <w:rFonts w:eastAsia="Times New Roman" w:cs="Open Sans"/>
            </w:rPr>
          </w:rPrChange>
        </w:rPr>
        <w:pPrChange w:author="Madelyn Eickoff" w:date="2024-04-29T20:53:15.275Z">
          <w:pPr>
            <w:pStyle w:val="Normal"/>
            <w:numPr>
              <w:ilvl w:val="1"/>
              <w:numId w:val="35"/>
            </w:numPr>
            <w:spacing w:after="120" w:line="240" w:lineRule="auto"/>
            <w:jc w:val="both"/>
          </w:pPr>
        </w:pPrChange>
      </w:pPr>
      <w:commentRangeStart w:id="917117132"/>
      <w:ins w:author="Madelyn Eickoff" w:date="2024-04-29T20:52:30.594Z" w:id="66159023">
        <w:r w:rsidRPr="2BF12D28" w:rsidR="35A0882E">
          <w:rPr>
            <w:rPrChange w:author="Madelyn Eickoff" w:date="2024-04-29T20:53:15.281Z" w:id="1551793957">
              <w:rPr>
                <w:rFonts w:eastAsia="Times New Roman" w:cs="Open Sans"/>
              </w:rPr>
            </w:rPrChange>
          </w:rPr>
          <w:t>Data</w:t>
        </w:r>
      </w:ins>
      <w:ins w:author="Madelyn Eickoff" w:date="2024-04-29T20:54:17.291Z" w:id="1737341896">
        <w:r w:rsidR="29DBBFAA">
          <w:t xml:space="preserve"> Protection Plan</w:t>
        </w:r>
      </w:ins>
      <w:commentRangeEnd w:id="917117132"/>
      <w:r>
        <w:rPr>
          <w:rStyle w:val="CommentReference"/>
        </w:rPr>
        <w:commentReference w:id="917117132"/>
      </w:r>
    </w:p>
    <w:p w:rsidRPr="003D4FF0" w:rsidR="00AF478C" w:rsidP="007D03E4" w:rsidRDefault="00AF478C" w14:paraId="068E602D" w14:textId="2DBBAEA1">
      <w:pPr>
        <w:spacing w:after="120" w:line="240" w:lineRule="auto"/>
        <w:ind w:left="1080"/>
        <w:jc w:val="both"/>
        <w:textAlignment w:val="baseline"/>
        <w:rPr>
          <w:rFonts w:eastAsia="Times New Roman" w:cs="Open Sans"/>
        </w:rPr>
      </w:pPr>
      <w:ins w:author="Madelyn Eickoff" w:date="2024-04-29T20:54:49.671Z" w:id="1294273786">
        <w:r w:rsidRPr="2BF12D28" w:rsidR="29DBBFAA">
          <w:rPr>
            <w:rFonts w:eastAsia="Times New Roman" w:cs="Open Sans"/>
          </w:rPr>
          <w:t xml:space="preserve">Include in-depth and </w:t>
        </w:r>
        <w:r w:rsidRPr="2BF12D28" w:rsidR="29DBBFAA">
          <w:rPr>
            <w:rFonts w:eastAsia="Times New Roman" w:cs="Open Sans"/>
          </w:rPr>
          <w:t>specific</w:t>
        </w:r>
        <w:r w:rsidRPr="2BF12D28" w:rsidR="29DBBFAA">
          <w:rPr>
            <w:rFonts w:eastAsia="Times New Roman" w:cs="Open Sans"/>
          </w:rPr>
          <w:t xml:space="preserve"> data protection plan for work-from-home workers.</w:t>
        </w:r>
      </w:ins>
    </w:p>
    <w:p w:rsidRPr="003D4FF0" w:rsidR="00514375" w:rsidP="007D03E4" w:rsidRDefault="00514375" w14:paraId="10E4BBEA" w14:textId="25BECD9B">
      <w:pPr>
        <w:pStyle w:val="Heading3"/>
        <w:jc w:val="both"/>
      </w:pPr>
      <w:bookmarkStart w:name="_Toc105496780" w:id="157"/>
      <w:r w:rsidRPr="003D4FF0">
        <w:t>Staff Trainings</w:t>
      </w:r>
      <w:bookmarkEnd w:id="157"/>
    </w:p>
    <w:p w:rsidRPr="003D4FF0" w:rsidR="00514375" w:rsidP="007D03E4" w:rsidRDefault="00514375" w14:paraId="1532860A" w14:textId="61935AAC">
      <w:pPr>
        <w:spacing w:after="120" w:line="240" w:lineRule="auto"/>
        <w:jc w:val="both"/>
      </w:pPr>
      <w:r w:rsidRPr="003D4FF0" w:rsidR="00514375">
        <w:rPr>
          <w:rStyle w:val="normaltextrun"/>
          <w:rFonts w:cs="Open Sans"/>
          <w:color w:val="000000"/>
          <w:shd w:val="clear" w:color="auto" w:fill="FFFFFF"/>
        </w:rPr>
        <w:t xml:space="preserve">Through the SC, </w:t>
      </w:r>
      <w:commentRangeStart w:id="1204401548"/>
      <w:r w:rsidRPr="003D4FF0" w:rsidR="00514375">
        <w:rPr>
          <w:rStyle w:val="normaltextrun"/>
          <w:rFonts w:cs="Open Sans"/>
          <w:color w:val="000000"/>
          <w:shd w:val="clear" w:color="auto" w:fill="FFFFFF"/>
        </w:rPr>
        <w:t>Pilgrim will carry out a security training program</w:t>
      </w:r>
      <w:commentRangeEnd w:id="1204401548"/>
      <w:r>
        <w:rPr>
          <w:rStyle w:val="CommentReference"/>
        </w:rPr>
        <w:commentReference w:id="1204401548"/>
      </w:r>
      <w:r w:rsidRPr="003D4FF0" w:rsidR="00514375">
        <w:rPr>
          <w:rStyle w:val="normaltextrun"/>
          <w:rFonts w:cs="Open Sans"/>
          <w:color w:val="000000"/>
          <w:shd w:val="clear" w:color="auto" w:fill="FFFFFF"/>
        </w:rPr>
        <w:t xml:space="preserve"> aimed at the entire JA team</w:t>
      </w:r>
      <w:ins w:author="Madelyn Eickoff" w:date="2024-04-29T20:58:32.182Z" w:id="1465451247">
        <w:r w:rsidRPr="003D4FF0" w:rsidR="53FDBCA9">
          <w:rPr>
            <w:rStyle w:val="normaltextrun"/>
            <w:rFonts w:cs="Open Sans"/>
            <w:color w:val="000000"/>
            <w:shd w:val="clear" w:color="auto" w:fill="FFFFFF"/>
          </w:rPr>
          <w:t xml:space="preserve"> at regular intervals of XXX</w:t>
        </w:r>
      </w:ins>
      <w:r w:rsidRPr="003D4FF0" w:rsidR="00514375">
        <w:rPr>
          <w:rStyle w:val="normaltextrun"/>
          <w:rFonts w:cs="Open Sans"/>
          <w:color w:val="000000"/>
          <w:shd w:val="clear" w:color="auto" w:fill="FFFFFF"/>
        </w:rPr>
        <w:t>, including the following activities:</w:t>
      </w:r>
      <w:r w:rsidRPr="003D4FF0" w:rsidR="00514375">
        <w:rPr>
          <w:rStyle w:val="eop"/>
          <w:rFonts w:cs="Open Sans"/>
          <w:color w:val="000000"/>
          <w:shd w:val="clear" w:color="auto" w:fill="FFFFFF"/>
        </w:rPr>
        <w:t> </w:t>
      </w:r>
      <w:r w:rsidRPr="003D4FF0" w:rsidR="00514375">
        <w:rPr/>
        <w:t> </w:t>
      </w:r>
    </w:p>
    <w:p w:rsidRPr="003D4FF0" w:rsidR="00514375" w:rsidP="007D03E4" w:rsidRDefault="00514375" w14:paraId="115A52C0" w14:textId="1DF1A005">
      <w:pPr>
        <w:pStyle w:val="ListParagraph"/>
        <w:numPr>
          <w:ilvl w:val="0"/>
          <w:numId w:val="36"/>
        </w:numPr>
        <w:spacing w:after="120"/>
        <w:jc w:val="both"/>
        <w:textAlignment w:val="baseline"/>
        <w:rPr>
          <w:rFonts w:ascii="Gill Sans MT" w:hAnsi="Gill Sans MT" w:eastAsia="Times New Roman"/>
          <w:lang w:val="en-US"/>
        </w:rPr>
      </w:pPr>
      <w:r w:rsidRPr="003D4FF0">
        <w:rPr>
          <w:rFonts w:ascii="Gill Sans MT" w:hAnsi="Gill Sans MT" w:eastAsia="Times New Roman"/>
          <w:lang w:val="en-US"/>
        </w:rPr>
        <w:t>Awareness in security and JA’s security protocols. </w:t>
      </w:r>
    </w:p>
    <w:p w:rsidRPr="003D4FF0" w:rsidR="00514375" w:rsidP="007D03E4" w:rsidRDefault="00514375" w14:paraId="51255056" w14:textId="13DB1790">
      <w:pPr>
        <w:pStyle w:val="ListParagraph"/>
        <w:numPr>
          <w:ilvl w:val="0"/>
          <w:numId w:val="36"/>
        </w:numPr>
        <w:spacing w:after="120"/>
        <w:jc w:val="both"/>
        <w:textAlignment w:val="baseline"/>
        <w:rPr>
          <w:rFonts w:ascii="Gill Sans MT" w:hAnsi="Gill Sans MT" w:eastAsia="Times New Roman"/>
          <w:lang w:val="en-US"/>
        </w:rPr>
      </w:pPr>
      <w:r w:rsidRPr="003D4FF0">
        <w:rPr>
          <w:rFonts w:ascii="Gill Sans MT" w:hAnsi="Gill Sans MT" w:eastAsia="Times New Roman"/>
          <w:lang w:val="en-US"/>
        </w:rPr>
        <w:t>Periodically, all staff of the JA will receive training. </w:t>
      </w:r>
    </w:p>
    <w:p w:rsidRPr="00EF1510" w:rsidR="00514375" w:rsidP="007D03E4" w:rsidRDefault="00514375" w14:paraId="1F87E31D" w14:textId="26EAC04F">
      <w:pPr>
        <w:pStyle w:val="ListParagraph"/>
        <w:numPr>
          <w:ilvl w:val="0"/>
          <w:numId w:val="36"/>
        </w:numPr>
        <w:spacing w:after="120"/>
        <w:jc w:val="both"/>
        <w:textAlignment w:val="baseline"/>
        <w:rPr>
          <w:rFonts w:ascii="Gill Sans MT" w:hAnsi="Gill Sans MT" w:eastAsia="Times New Roman"/>
          <w:lang w:val="en-US"/>
        </w:rPr>
      </w:pPr>
      <w:r w:rsidRPr="00EF1510">
        <w:rPr>
          <w:rFonts w:ascii="Gill Sans MT" w:hAnsi="Gill Sans MT" w:eastAsia="Times New Roman"/>
          <w:lang w:val="en-US"/>
        </w:rPr>
        <w:t xml:space="preserve">Self-care </w:t>
      </w:r>
      <w:r w:rsidRPr="00EF1510" w:rsidR="00A13F6D">
        <w:rPr>
          <w:rFonts w:ascii="Gill Sans MT" w:hAnsi="Gill Sans MT" w:eastAsia="Times New Roman"/>
          <w:lang w:val="en-US"/>
        </w:rPr>
        <w:t>training</w:t>
      </w:r>
      <w:r w:rsidRPr="00EF1510">
        <w:rPr>
          <w:rFonts w:ascii="Gill Sans MT" w:hAnsi="Gill Sans MT" w:eastAsia="Times New Roman"/>
          <w:lang w:val="en-US"/>
        </w:rPr>
        <w:t xml:space="preserve"> as an initial six-month security strategy for the entire organization. </w:t>
      </w:r>
    </w:p>
    <w:p w:rsidRPr="00EF1510" w:rsidR="00514375" w:rsidP="007D03E4" w:rsidRDefault="00514375" w14:paraId="3B208A48" w14:textId="4763B20E">
      <w:pPr>
        <w:pStyle w:val="ListParagraph"/>
        <w:numPr>
          <w:ilvl w:val="0"/>
          <w:numId w:val="36"/>
        </w:numPr>
        <w:spacing w:after="120"/>
        <w:jc w:val="both"/>
        <w:textAlignment w:val="baseline"/>
        <w:rPr>
          <w:rFonts w:ascii="Gill Sans MT" w:hAnsi="Gill Sans MT" w:eastAsia="Times New Roman"/>
          <w:lang w:val="en-US"/>
        </w:rPr>
      </w:pPr>
      <w:r w:rsidRPr="00EF1510">
        <w:rPr>
          <w:rFonts w:ascii="Gill Sans MT" w:hAnsi="Gill Sans MT" w:eastAsia="Times New Roman"/>
          <w:lang w:val="en-US"/>
        </w:rPr>
        <w:t>Plans, procedures, and emergency protocols for the development of work and activities in the prioritized areas for the entire team twice a year. </w:t>
      </w:r>
    </w:p>
    <w:p w:rsidRPr="00EF1510" w:rsidR="00514375" w:rsidP="007D03E4" w:rsidRDefault="00514375" w14:paraId="6A65AF37" w14:textId="383C887A">
      <w:pPr>
        <w:pStyle w:val="ListParagraph"/>
        <w:numPr>
          <w:ilvl w:val="0"/>
          <w:numId w:val="36"/>
        </w:numPr>
        <w:spacing w:after="120"/>
        <w:jc w:val="both"/>
        <w:textAlignment w:val="baseline"/>
        <w:rPr>
          <w:rFonts w:ascii="Gill Sans MT" w:hAnsi="Gill Sans MT" w:eastAsia="Times New Roman"/>
          <w:lang w:val="en-US"/>
        </w:rPr>
      </w:pPr>
      <w:r w:rsidRPr="00EF1510">
        <w:rPr>
          <w:rFonts w:ascii="Gill Sans MT" w:hAnsi="Gill Sans MT" w:eastAsia="Times New Roman"/>
          <w:lang w:val="en-US"/>
        </w:rPr>
        <w:t>Briefings/security inductions.</w:t>
      </w:r>
    </w:p>
    <w:p w:rsidRPr="00EF1510" w:rsidR="00514375" w:rsidP="007D03E4" w:rsidRDefault="00514375" w14:paraId="276713F1" w14:textId="0E323500">
      <w:pPr>
        <w:pStyle w:val="ListParagraph"/>
        <w:numPr>
          <w:ilvl w:val="0"/>
          <w:numId w:val="36"/>
        </w:numPr>
        <w:spacing w:after="120"/>
        <w:jc w:val="both"/>
        <w:textAlignment w:val="baseline"/>
        <w:rPr>
          <w:rFonts w:ascii="Gill Sans MT" w:hAnsi="Gill Sans MT" w:eastAsia="Times New Roman"/>
          <w:lang w:val="en-US"/>
        </w:rPr>
      </w:pPr>
      <w:r w:rsidRPr="00EF1510">
        <w:rPr>
          <w:rFonts w:ascii="Gill Sans MT" w:hAnsi="Gill Sans MT" w:eastAsia="Times New Roman"/>
          <w:lang w:val="en-US"/>
        </w:rPr>
        <w:t xml:space="preserve">All staff who enter the company or who visit the country or regional offices will receive a security briefing with information that at minimum </w:t>
      </w:r>
      <w:proofErr w:type="gramStart"/>
      <w:r w:rsidRPr="00EF1510">
        <w:rPr>
          <w:rFonts w:ascii="Gill Sans MT" w:hAnsi="Gill Sans MT" w:eastAsia="Times New Roman"/>
          <w:lang w:val="en-US"/>
        </w:rPr>
        <w:t>includes:</w:t>
      </w:r>
      <w:proofErr w:type="gramEnd"/>
      <w:r w:rsidRPr="00EF1510">
        <w:rPr>
          <w:rFonts w:ascii="Gill Sans MT" w:hAnsi="Gill Sans MT" w:eastAsia="Times New Roman"/>
          <w:lang w:val="en-US"/>
        </w:rPr>
        <w:t xml:space="preserve"> security resources, risks, recommendations on security measures, and contacts in case of an emergency. </w:t>
      </w:r>
      <w:r w:rsidRPr="00EF1510" w:rsidR="00A13F6D">
        <w:rPr>
          <w:rFonts w:ascii="Gill Sans MT" w:hAnsi="Gill Sans MT" w:eastAsia="Times New Roman"/>
          <w:lang w:val="en-US"/>
        </w:rPr>
        <w:t>A</w:t>
      </w:r>
      <w:r w:rsidRPr="00EF1510">
        <w:rPr>
          <w:rFonts w:ascii="Gill Sans MT" w:hAnsi="Gill Sans MT" w:eastAsia="Times New Roman"/>
          <w:lang w:val="en-US"/>
        </w:rPr>
        <w:t xml:space="preserve"> presentation</w:t>
      </w:r>
      <w:r w:rsidRPr="00EF1510" w:rsidR="00A13F6D">
        <w:rPr>
          <w:rFonts w:ascii="Gill Sans MT" w:hAnsi="Gill Sans MT" w:eastAsia="Times New Roman"/>
          <w:lang w:val="en-US"/>
        </w:rPr>
        <w:t xml:space="preserve"> with the above-mentioned </w:t>
      </w:r>
      <w:r w:rsidRPr="00EF1510">
        <w:rPr>
          <w:rFonts w:ascii="Gill Sans MT" w:hAnsi="Gill Sans MT" w:eastAsia="Times New Roman"/>
          <w:lang w:val="en-US"/>
        </w:rPr>
        <w:t>w</w:t>
      </w:r>
      <w:r w:rsidRPr="00EF1510" w:rsidR="00A13F6D">
        <w:rPr>
          <w:rFonts w:ascii="Gill Sans MT" w:hAnsi="Gill Sans MT" w:eastAsia="Times New Roman"/>
          <w:lang w:val="en-US"/>
        </w:rPr>
        <w:t>ill</w:t>
      </w:r>
      <w:r w:rsidRPr="00EF1510">
        <w:rPr>
          <w:rFonts w:ascii="Gill Sans MT" w:hAnsi="Gill Sans MT" w:eastAsia="Times New Roman"/>
          <w:lang w:val="en-US"/>
        </w:rPr>
        <w:t xml:space="preserve"> be </w:t>
      </w:r>
      <w:r w:rsidRPr="00EF1510" w:rsidR="00A13F6D">
        <w:rPr>
          <w:rFonts w:ascii="Gill Sans MT" w:hAnsi="Gill Sans MT" w:eastAsia="Times New Roman"/>
          <w:lang w:val="en-US"/>
        </w:rPr>
        <w:t>shared</w:t>
      </w:r>
      <w:r w:rsidRPr="00EF1510">
        <w:rPr>
          <w:rFonts w:ascii="Gill Sans MT" w:hAnsi="Gill Sans MT" w:eastAsia="Times New Roman"/>
          <w:lang w:val="en-US"/>
        </w:rPr>
        <w:t>. </w:t>
      </w:r>
    </w:p>
    <w:p w:rsidRPr="00EF1510" w:rsidR="00514375" w:rsidP="007D03E4" w:rsidRDefault="00514375" w14:paraId="30C37B05" w14:textId="771F310B">
      <w:pPr>
        <w:pStyle w:val="ListParagraph"/>
        <w:numPr>
          <w:ilvl w:val="0"/>
          <w:numId w:val="36"/>
        </w:numPr>
        <w:spacing w:after="120"/>
        <w:jc w:val="both"/>
        <w:textAlignment w:val="baseline"/>
        <w:rPr>
          <w:rFonts w:ascii="Gill Sans MT" w:hAnsi="Gill Sans MT" w:eastAsia="Times New Roman"/>
          <w:lang w:val="en-US"/>
        </w:rPr>
      </w:pPr>
      <w:r w:rsidRPr="00EF1510">
        <w:rPr>
          <w:rFonts w:ascii="Gill Sans MT" w:hAnsi="Gill Sans MT" w:eastAsia="Times New Roman"/>
          <w:lang w:val="en-US"/>
        </w:rPr>
        <w:t>Security awareness</w:t>
      </w:r>
      <w:r w:rsidRPr="00EF1510" w:rsidR="00A13F6D">
        <w:rPr>
          <w:rFonts w:ascii="Gill Sans MT" w:hAnsi="Gill Sans MT" w:eastAsia="Times New Roman"/>
          <w:lang w:val="en-US"/>
        </w:rPr>
        <w:t xml:space="preserve"> tips</w:t>
      </w:r>
      <w:r w:rsidRPr="00EF1510">
        <w:rPr>
          <w:rFonts w:ascii="Gill Sans MT" w:hAnsi="Gill Sans MT" w:eastAsia="Times New Roman"/>
          <w:lang w:val="en-US"/>
        </w:rPr>
        <w:t>.</w:t>
      </w:r>
    </w:p>
    <w:p w:rsidRPr="00EF1510" w:rsidR="00514375" w:rsidP="007D03E4" w:rsidRDefault="00514375" w14:paraId="73DE1285" w14:textId="6346451C">
      <w:pPr>
        <w:pStyle w:val="ListParagraph"/>
        <w:numPr>
          <w:ilvl w:val="0"/>
          <w:numId w:val="36"/>
        </w:numPr>
        <w:spacing w:after="120"/>
        <w:jc w:val="both"/>
        <w:textAlignment w:val="baseline"/>
        <w:rPr>
          <w:rFonts w:ascii="Gill Sans MT" w:hAnsi="Gill Sans MT" w:eastAsia="Times New Roman"/>
          <w:lang w:val="en-US"/>
        </w:rPr>
      </w:pPr>
      <w:r w:rsidRPr="00EF1510">
        <w:rPr>
          <w:rFonts w:ascii="Gill Sans MT" w:hAnsi="Gill Sans MT" w:eastAsia="Times New Roman"/>
          <w:lang w:val="en-US"/>
        </w:rPr>
        <w:t>Topics related to national problems, the modus operandi of illegal armed groups, kidnapping, extortion, security</w:t>
      </w:r>
      <w:r w:rsidRPr="00EF1510" w:rsidR="00A13F6D">
        <w:rPr>
          <w:rFonts w:ascii="Gill Sans MT" w:hAnsi="Gill Sans MT" w:eastAsia="Times New Roman"/>
          <w:lang w:val="en-US"/>
        </w:rPr>
        <w:t xml:space="preserve"> at home</w:t>
      </w:r>
      <w:r w:rsidRPr="00EF1510">
        <w:rPr>
          <w:rFonts w:ascii="Gill Sans MT" w:hAnsi="Gill Sans MT" w:eastAsia="Times New Roman"/>
          <w:lang w:val="en-US"/>
        </w:rPr>
        <w:t>, etc. will be address</w:t>
      </w:r>
      <w:r w:rsidRPr="00EF1510" w:rsidR="00A13F6D">
        <w:rPr>
          <w:rFonts w:ascii="Gill Sans MT" w:hAnsi="Gill Sans MT" w:eastAsia="Times New Roman"/>
          <w:lang w:val="en-US"/>
        </w:rPr>
        <w:t>ed t</w:t>
      </w:r>
      <w:r w:rsidRPr="00EF1510">
        <w:rPr>
          <w:rFonts w:ascii="Gill Sans MT" w:hAnsi="Gill Sans MT" w:eastAsia="Times New Roman"/>
          <w:lang w:val="en-US"/>
        </w:rPr>
        <w:t>hrough</w:t>
      </w:r>
      <w:r w:rsidRPr="00EF1510" w:rsidR="00A13F6D">
        <w:rPr>
          <w:rFonts w:ascii="Gill Sans MT" w:hAnsi="Gill Sans MT" w:eastAsia="Times New Roman"/>
          <w:lang w:val="en-US"/>
        </w:rPr>
        <w:t xml:space="preserve"> safety talks, and internet security </w:t>
      </w:r>
      <w:proofErr w:type="gramStart"/>
      <w:r w:rsidRPr="00EF1510" w:rsidR="00A13F6D">
        <w:rPr>
          <w:rFonts w:ascii="Gill Sans MT" w:hAnsi="Gill Sans MT" w:eastAsia="Times New Roman"/>
          <w:lang w:val="en-US"/>
        </w:rPr>
        <w:t>tips</w:t>
      </w:r>
      <w:proofErr w:type="gramEnd"/>
    </w:p>
    <w:p w:rsidR="00E47989" w:rsidP="007D03E4" w:rsidRDefault="00E47989" w14:paraId="533DB4B2" w14:textId="77777777">
      <w:pPr>
        <w:pStyle w:val="Heading4"/>
        <w:jc w:val="both"/>
      </w:pPr>
    </w:p>
    <w:p w:rsidRPr="00EF1510" w:rsidR="00514375" w:rsidP="007D03E4" w:rsidRDefault="003D4FF0" w14:paraId="53086761" w14:textId="16C30905">
      <w:pPr>
        <w:pStyle w:val="Heading4"/>
        <w:jc w:val="both"/>
      </w:pPr>
      <w:r w:rsidRPr="00EF1510">
        <w:t>Other</w:t>
      </w:r>
    </w:p>
    <w:p w:rsidRPr="00EF1510" w:rsidR="003D4FF0" w:rsidP="007D03E4" w:rsidRDefault="003D4FF0" w14:paraId="5F32E795" w14:textId="77777777">
      <w:pPr>
        <w:spacing w:after="120" w:line="240" w:lineRule="auto"/>
        <w:jc w:val="both"/>
        <w:textAlignment w:val="baseline"/>
        <w:rPr>
          <w:rFonts w:eastAsia="Times New Roman" w:cs="Segoe UI"/>
          <w:sz w:val="18"/>
          <w:szCs w:val="18"/>
        </w:rPr>
      </w:pPr>
      <w:r w:rsidRPr="00EF1510">
        <w:rPr>
          <w:rFonts w:eastAsia="Times New Roman" w:cs="Open Sans"/>
        </w:rPr>
        <w:t>The training program aims to: </w:t>
      </w:r>
    </w:p>
    <w:p w:rsidRPr="00EF1510" w:rsidR="003D4FF0" w:rsidP="007D03E4" w:rsidRDefault="003D4FF0" w14:paraId="3EEB2016" w14:textId="67EB5FEB">
      <w:pPr>
        <w:pStyle w:val="ListParagraph"/>
        <w:numPr>
          <w:ilvl w:val="0"/>
          <w:numId w:val="37"/>
        </w:numPr>
        <w:spacing w:after="120"/>
        <w:jc w:val="both"/>
        <w:textAlignment w:val="baseline"/>
        <w:rPr>
          <w:rFonts w:ascii="Gill Sans MT" w:hAnsi="Gill Sans MT" w:eastAsia="Times New Roman"/>
          <w:lang w:val="en-US"/>
        </w:rPr>
      </w:pPr>
      <w:r w:rsidRPr="00EF1510">
        <w:rPr>
          <w:rFonts w:ascii="Gill Sans MT" w:hAnsi="Gill Sans MT" w:eastAsia="Times New Roman"/>
          <w:lang w:val="en-US"/>
        </w:rPr>
        <w:t>Strengthen the self-protection skills of all Activity staff. </w:t>
      </w:r>
    </w:p>
    <w:p w:rsidRPr="00EF1510" w:rsidR="003D4FF0" w:rsidP="007D03E4" w:rsidRDefault="003D4FF0" w14:paraId="5D3AC77A" w14:textId="5B54A42D">
      <w:pPr>
        <w:pStyle w:val="ListParagraph"/>
        <w:numPr>
          <w:ilvl w:val="0"/>
          <w:numId w:val="37"/>
        </w:numPr>
        <w:spacing w:after="120"/>
        <w:jc w:val="both"/>
        <w:textAlignment w:val="baseline"/>
        <w:rPr>
          <w:rFonts w:ascii="Gill Sans MT" w:hAnsi="Gill Sans MT" w:eastAsia="Times New Roman" w:cs="Segoe UI"/>
          <w:sz w:val="18"/>
          <w:szCs w:val="18"/>
          <w:lang w:val="en-US"/>
        </w:rPr>
      </w:pPr>
      <w:r w:rsidRPr="00EF1510">
        <w:rPr>
          <w:rFonts w:ascii="Gill Sans MT" w:hAnsi="Gill Sans MT" w:eastAsia="Times New Roman"/>
          <w:lang w:val="en-US"/>
        </w:rPr>
        <w:t>Prevent the materialization of risks by adopting safe behaviors and practices. </w:t>
      </w:r>
    </w:p>
    <w:p w:rsidRPr="00EF1510" w:rsidR="003D4FF0" w:rsidP="007D03E4" w:rsidRDefault="003D4FF0" w14:paraId="33038B35" w14:textId="119D9A94">
      <w:pPr>
        <w:pStyle w:val="ListParagraph"/>
        <w:numPr>
          <w:ilvl w:val="0"/>
          <w:numId w:val="37"/>
        </w:numPr>
        <w:spacing w:after="120"/>
        <w:jc w:val="both"/>
        <w:textAlignment w:val="baseline"/>
        <w:rPr>
          <w:rFonts w:ascii="Gill Sans MT" w:hAnsi="Gill Sans MT" w:eastAsia="Times New Roman" w:cs="Segoe UI"/>
          <w:sz w:val="18"/>
          <w:szCs w:val="18"/>
          <w:lang w:val="en-US"/>
        </w:rPr>
      </w:pPr>
      <w:r w:rsidRPr="00EF1510">
        <w:rPr>
          <w:rFonts w:ascii="Gill Sans MT" w:hAnsi="Gill Sans MT" w:eastAsia="Times New Roman"/>
          <w:lang w:val="en-US"/>
        </w:rPr>
        <w:t>All staff must attend the sessions, training days and planned safety trainings. </w:t>
      </w:r>
    </w:p>
    <w:p w:rsidRPr="00AF478C" w:rsidR="003D4FF0" w:rsidP="007D03E4" w:rsidRDefault="003D4FF0" w14:paraId="46ABD624" w14:textId="17D6CF02">
      <w:pPr>
        <w:pStyle w:val="ListParagraph"/>
        <w:numPr>
          <w:ilvl w:val="0"/>
          <w:numId w:val="37"/>
        </w:numPr>
        <w:spacing w:after="120"/>
        <w:jc w:val="both"/>
        <w:textAlignment w:val="baseline"/>
        <w:rPr>
          <w:rFonts w:ascii="Gill Sans MT" w:hAnsi="Gill Sans MT" w:eastAsia="Times New Roman" w:cs="Segoe UI"/>
          <w:sz w:val="18"/>
          <w:szCs w:val="18"/>
          <w:lang w:val="en-US"/>
        </w:rPr>
      </w:pPr>
      <w:r w:rsidRPr="00EF1510">
        <w:rPr>
          <w:rFonts w:ascii="Gill Sans MT" w:hAnsi="Gill Sans MT" w:eastAsia="Times New Roman"/>
          <w:lang w:val="en-US"/>
        </w:rPr>
        <w:t>A written record will be kept of all safety training and education sessions conducted by the Activity.</w:t>
      </w:r>
    </w:p>
    <w:p w:rsidRPr="00AF478C" w:rsidR="00AF478C" w:rsidP="007D03E4" w:rsidRDefault="00AF478C" w14:paraId="26D038D3" w14:textId="77777777">
      <w:pPr>
        <w:spacing w:after="120" w:line="240" w:lineRule="auto"/>
        <w:jc w:val="both"/>
        <w:textAlignment w:val="baseline"/>
        <w:rPr>
          <w:rFonts w:eastAsia="Times New Roman" w:cs="Segoe UI"/>
          <w:sz w:val="18"/>
          <w:szCs w:val="18"/>
        </w:rPr>
      </w:pPr>
    </w:p>
    <w:p w:rsidRPr="00AF478C" w:rsidR="003D4FF0" w:rsidP="007D03E4" w:rsidRDefault="003D4FF0" w14:paraId="00CDDF4B" w14:textId="3F09F891" w14:noSpellErr="1">
      <w:pPr>
        <w:pStyle w:val="Heading3"/>
        <w:jc w:val="both"/>
      </w:pPr>
      <w:bookmarkStart w:name="_Toc105496781" w:id="158"/>
      <w:commentRangeStart w:id="250019696"/>
      <w:r w:rsidR="003D4FF0">
        <w:rPr/>
        <w:t>Safety and Wellbeing</w:t>
      </w:r>
      <w:bookmarkEnd w:id="158"/>
      <w:commentRangeEnd w:id="250019696"/>
      <w:r>
        <w:rPr>
          <w:rStyle w:val="CommentReference"/>
        </w:rPr>
        <w:commentReference w:id="250019696"/>
      </w:r>
    </w:p>
    <w:p w:rsidRPr="00AF478C" w:rsidR="003D4FF0" w:rsidP="007D03E4" w:rsidRDefault="003D4FF0" w14:paraId="6DD0A9F1" w14:textId="1F26600B">
      <w:pPr>
        <w:pStyle w:val="paragraph"/>
        <w:spacing w:before="0" w:beforeAutospacing="0" w:after="120" w:afterAutospacing="0"/>
        <w:jc w:val="both"/>
        <w:textAlignment w:val="baseline"/>
        <w:rPr>
          <w:rFonts w:ascii="Gill Sans MT" w:hAnsi="Gill Sans MT" w:cs="Segoe UI"/>
          <w:sz w:val="18"/>
          <w:szCs w:val="18"/>
        </w:rPr>
      </w:pPr>
      <w:r w:rsidRPr="00AF478C">
        <w:rPr>
          <w:rStyle w:val="normaltextrun"/>
          <w:rFonts w:ascii="Gill Sans MT" w:hAnsi="Gill Sans MT" w:cs="Open Sans"/>
        </w:rPr>
        <w:t>Colombia is currently rated near the top of the range in terms of high security risks. This classification is for the country as a whole, and field staff should be aware that some areas pose higher risks while other areas pose lower risks.</w:t>
      </w:r>
      <w:r w:rsidRPr="00AF478C">
        <w:rPr>
          <w:rStyle w:val="eop"/>
          <w:rFonts w:ascii="Gill Sans MT" w:hAnsi="Gill Sans MT" w:cs="Open Sans" w:eastAsiaTheme="majorEastAsia"/>
        </w:rPr>
        <w:t> </w:t>
      </w:r>
    </w:p>
    <w:p w:rsidRPr="00AF478C" w:rsidR="003D4FF0" w:rsidP="007D03E4" w:rsidRDefault="003D4FF0" w14:paraId="791462AE" w14:textId="5E205018">
      <w:pPr>
        <w:pStyle w:val="paragraph"/>
        <w:spacing w:before="0" w:beforeAutospacing="0" w:after="120" w:afterAutospacing="0"/>
        <w:jc w:val="both"/>
        <w:textAlignment w:val="baseline"/>
        <w:rPr>
          <w:rStyle w:val="eop"/>
          <w:rFonts w:ascii="Gill Sans MT" w:hAnsi="Gill Sans MT" w:cs="Open Sans" w:eastAsiaTheme="majorEastAsia"/>
        </w:rPr>
      </w:pPr>
      <w:r w:rsidRPr="00AF478C">
        <w:rPr>
          <w:rStyle w:val="normaltextrun"/>
          <w:rFonts w:ascii="Gill Sans MT" w:hAnsi="Gill Sans MT" w:cs="Open Sans"/>
        </w:rPr>
        <w:t xml:space="preserve">People who carry out activities within the framework of JA receive safety recommendations during periodic training and before each field visit. The information provided </w:t>
      </w:r>
      <w:proofErr w:type="gramStart"/>
      <w:r w:rsidRPr="00AF478C">
        <w:rPr>
          <w:rStyle w:val="normaltextrun"/>
          <w:rFonts w:ascii="Gill Sans MT" w:hAnsi="Gill Sans MT" w:cs="Open Sans"/>
        </w:rPr>
        <w:t>takes into account</w:t>
      </w:r>
      <w:proofErr w:type="gramEnd"/>
      <w:r w:rsidRPr="00AF478C">
        <w:rPr>
          <w:rStyle w:val="normaltextrun"/>
          <w:rFonts w:ascii="Gill Sans MT" w:hAnsi="Gill Sans MT" w:cs="Open Sans"/>
        </w:rPr>
        <w:t xml:space="preserve"> the primary risks in Colombia (listed below) related to JA:</w:t>
      </w:r>
      <w:r w:rsidRPr="00AF478C">
        <w:rPr>
          <w:rStyle w:val="eop"/>
          <w:rFonts w:ascii="Gill Sans MT" w:hAnsi="Gill Sans MT" w:cs="Open Sans" w:eastAsiaTheme="majorEastAsia"/>
        </w:rPr>
        <w:t> </w:t>
      </w:r>
    </w:p>
    <w:p w:rsidRPr="00E47989" w:rsidR="00FF0C21" w:rsidP="007D03E4" w:rsidRDefault="00FF0C21" w14:paraId="0FDA9D07" w14:textId="337D846C">
      <w:pPr>
        <w:pStyle w:val="ListParagraph"/>
        <w:numPr>
          <w:ilvl w:val="0"/>
          <w:numId w:val="38"/>
        </w:numPr>
        <w:spacing w:after="120"/>
        <w:jc w:val="both"/>
        <w:textAlignment w:val="baseline"/>
        <w:rPr>
          <w:rFonts w:ascii="Gill Sans MT" w:hAnsi="Gill Sans MT" w:eastAsia="Times New Roman"/>
          <w:lang w:val="en-US"/>
        </w:rPr>
      </w:pPr>
      <w:r w:rsidRPr="00AF478C">
        <w:rPr>
          <w:rFonts w:ascii="Gill Sans MT" w:hAnsi="Gill Sans MT" w:eastAsia="Times New Roman"/>
          <w:b/>
          <w:bCs/>
          <w:lang w:val="en-US"/>
        </w:rPr>
        <w:t>Crime:</w:t>
      </w:r>
      <w:r w:rsidRPr="00AF478C">
        <w:rPr>
          <w:rFonts w:ascii="Gill Sans MT" w:hAnsi="Gill Sans MT" w:eastAsia="Times New Roman"/>
          <w:lang w:val="en-US"/>
        </w:rPr>
        <w:t xml:space="preserve"> The main threat to most people is street crime, particularly in urban areas and those frequented by tourists. Petty theft, including pickpocketing and bag snatching, is prevalent both day and night. Armed robberies make venturing out at night either on foot or by car very risky in many places. Muggers, car thieves, and other criminals don't hesitate to use violence, especially when they encounter resistance. Pickpockets, particularly in public transportation systems like Bogotá's </w:t>
      </w:r>
      <w:proofErr w:type="spellStart"/>
      <w:r w:rsidRPr="00AF478C">
        <w:rPr>
          <w:rFonts w:ascii="Gill Sans MT" w:hAnsi="Gill Sans MT" w:eastAsia="Times New Roman"/>
          <w:i/>
          <w:iCs/>
          <w:lang w:val="en-US"/>
        </w:rPr>
        <w:t>Transmilenio</w:t>
      </w:r>
      <w:proofErr w:type="spellEnd"/>
      <w:r w:rsidRPr="00AF478C">
        <w:rPr>
          <w:rFonts w:ascii="Gill Sans MT" w:hAnsi="Gill Sans MT" w:eastAsia="Times New Roman"/>
          <w:lang w:val="en-US"/>
        </w:rPr>
        <w:t>, are a common occurrence. There have been reports, including in Bogotá, of fake police officers approaching foreigners to “check” their documents or foreign currency. Apply extreme security measures in sectors where the highest crime rate is recorded.</w:t>
      </w:r>
      <w:r w:rsidRPr="00E47989">
        <w:rPr>
          <w:rFonts w:ascii="Gill Sans MT" w:hAnsi="Gill Sans MT" w:eastAsia="Times New Roman"/>
          <w:lang w:val="en-US"/>
        </w:rPr>
        <w:t> </w:t>
      </w:r>
    </w:p>
    <w:p w:rsidRPr="00AF478C" w:rsidR="00FF0C21" w:rsidP="007D03E4" w:rsidRDefault="00FF0C21" w14:paraId="50C6D096" w14:textId="7B70348D">
      <w:pPr>
        <w:pStyle w:val="ListParagraph"/>
        <w:numPr>
          <w:ilvl w:val="0"/>
          <w:numId w:val="38"/>
        </w:numPr>
        <w:spacing w:after="120"/>
        <w:jc w:val="both"/>
        <w:textAlignment w:val="baseline"/>
        <w:rPr>
          <w:rFonts w:ascii="Gill Sans MT" w:hAnsi="Gill Sans MT" w:eastAsia="Times New Roman"/>
          <w:lang w:val="en-US"/>
        </w:rPr>
      </w:pPr>
      <w:r w:rsidRPr="00AF478C">
        <w:rPr>
          <w:rFonts w:ascii="Gill Sans MT" w:hAnsi="Gill Sans MT" w:eastAsia="Times New Roman"/>
          <w:b/>
          <w:bCs/>
          <w:lang w:val="en-US"/>
        </w:rPr>
        <w:t>Terrorism:</w:t>
      </w:r>
      <w:r w:rsidRPr="00AF478C">
        <w:rPr>
          <w:rFonts w:ascii="Gill Sans MT" w:hAnsi="Gill Sans MT" w:eastAsia="Times New Roman"/>
          <w:lang w:val="en-US"/>
        </w:rPr>
        <w:t xml:space="preserve"> The Dissidents of the Revolutionary Armed Forces of Colombia (FARC</w:t>
      </w:r>
      <w:r w:rsidRPr="00AF478C" w:rsidR="00AD14FF">
        <w:rPr>
          <w:rFonts w:ascii="Gill Sans MT" w:hAnsi="Gill Sans MT" w:eastAsia="Times New Roman"/>
          <w:lang w:val="en-US"/>
        </w:rPr>
        <w:t xml:space="preserve"> per its name in Spanish</w:t>
      </w:r>
      <w:r w:rsidRPr="00AF478C">
        <w:rPr>
          <w:rFonts w:ascii="Gill Sans MT" w:hAnsi="Gill Sans MT" w:eastAsia="Times New Roman"/>
          <w:lang w:val="en-US"/>
        </w:rPr>
        <w:t xml:space="preserve">), the National Liberation Army (ELN), in addition to the </w:t>
      </w:r>
      <w:r w:rsidRPr="00AF478C" w:rsidR="00EF1510">
        <w:rPr>
          <w:rFonts w:ascii="Gill Sans MT" w:hAnsi="Gill Sans MT" w:eastAsia="Times New Roman"/>
          <w:lang w:val="en-US"/>
        </w:rPr>
        <w:t xml:space="preserve">Emerging gangs and groups </w:t>
      </w:r>
      <w:r w:rsidRPr="00AF478C" w:rsidR="00AD14FF">
        <w:rPr>
          <w:rFonts w:ascii="Gill Sans MT" w:hAnsi="Gill Sans MT" w:eastAsia="Times New Roman"/>
          <w:lang w:val="en-US"/>
        </w:rPr>
        <w:t>of</w:t>
      </w:r>
      <w:r w:rsidRPr="00AF478C" w:rsidR="00EF1510">
        <w:rPr>
          <w:rFonts w:ascii="Gill Sans MT" w:hAnsi="Gill Sans MT" w:eastAsia="Times New Roman"/>
          <w:lang w:val="en-US"/>
        </w:rPr>
        <w:t xml:space="preserve"> Colombia </w:t>
      </w:r>
      <w:r w:rsidRPr="00E47989" w:rsidR="00EF1510">
        <w:rPr>
          <w:rFonts w:ascii="Gill Sans MT" w:hAnsi="Gill Sans MT" w:eastAsia="Times New Roman"/>
          <w:lang w:val="en-US"/>
        </w:rPr>
        <w:t>(</w:t>
      </w:r>
      <w:r w:rsidRPr="00AF478C">
        <w:rPr>
          <w:rFonts w:ascii="Gill Sans MT" w:hAnsi="Gill Sans MT" w:eastAsia="Times New Roman"/>
          <w:lang w:val="en-US"/>
        </w:rPr>
        <w:t>BACRIM</w:t>
      </w:r>
      <w:r w:rsidRPr="00AF478C" w:rsidR="00EF1510">
        <w:rPr>
          <w:rFonts w:ascii="Gill Sans MT" w:hAnsi="Gill Sans MT" w:eastAsia="Times New Roman"/>
          <w:lang w:val="en-US"/>
        </w:rPr>
        <w:t xml:space="preserve"> per its name in Spanish)</w:t>
      </w:r>
      <w:r w:rsidRPr="00AF478C">
        <w:rPr>
          <w:rFonts w:ascii="Gill Sans MT" w:hAnsi="Gill Sans MT" w:eastAsia="Times New Roman"/>
          <w:lang w:val="en-US"/>
        </w:rPr>
        <w:t xml:space="preserve"> such as the </w:t>
      </w:r>
      <w:r w:rsidRPr="00AF478C">
        <w:rPr>
          <w:rFonts w:ascii="Gill Sans MT" w:hAnsi="Gill Sans MT" w:eastAsia="Times New Roman"/>
          <w:i/>
          <w:iCs/>
          <w:lang w:val="en-US"/>
        </w:rPr>
        <w:t xml:space="preserve">Clan del </w:t>
      </w:r>
      <w:proofErr w:type="spellStart"/>
      <w:r w:rsidRPr="00AF478C">
        <w:rPr>
          <w:rFonts w:ascii="Gill Sans MT" w:hAnsi="Gill Sans MT" w:eastAsia="Times New Roman"/>
          <w:i/>
          <w:iCs/>
          <w:lang w:val="en-US"/>
        </w:rPr>
        <w:t>Golfo</w:t>
      </w:r>
      <w:proofErr w:type="spellEnd"/>
      <w:r w:rsidRPr="00AF478C">
        <w:rPr>
          <w:rFonts w:ascii="Gill Sans MT" w:hAnsi="Gill Sans MT" w:eastAsia="Times New Roman"/>
          <w:lang w:val="en-US"/>
        </w:rPr>
        <w:t>, are dangerous and very active terrorist/guerrilla organizations in Colombia. These groups and past/current of members of the already demobilized United Self-Defense Forces of Colombia (AUC</w:t>
      </w:r>
      <w:r w:rsidRPr="00AF478C" w:rsidR="00AD14FF">
        <w:rPr>
          <w:rFonts w:ascii="Gill Sans MT" w:hAnsi="Gill Sans MT" w:eastAsia="Times New Roman"/>
          <w:lang w:val="en-US"/>
        </w:rPr>
        <w:t xml:space="preserve"> per its name in Spanish</w:t>
      </w:r>
      <w:r w:rsidRPr="00AF478C">
        <w:rPr>
          <w:rFonts w:ascii="Gill Sans MT" w:hAnsi="Gill Sans MT" w:eastAsia="Times New Roman"/>
          <w:lang w:val="en-US"/>
        </w:rPr>
        <w:t>), a paramilitary group, are responsible for most of the terrorist activity in Colombia. These groups are a threat to multinational businesses, particularly those with operations in rural areas and/or oil-producing areas in the north of the country. </w:t>
      </w:r>
    </w:p>
    <w:p w:rsidRPr="00AF478C" w:rsidR="00FF0C21" w:rsidP="007D03E4" w:rsidRDefault="00FF0C21" w14:paraId="763CE96C" w14:textId="5E763EC4">
      <w:pPr>
        <w:pStyle w:val="ListParagraph"/>
        <w:numPr>
          <w:ilvl w:val="0"/>
          <w:numId w:val="38"/>
        </w:numPr>
        <w:spacing w:after="120"/>
        <w:jc w:val="both"/>
        <w:textAlignment w:val="baseline"/>
        <w:rPr>
          <w:rFonts w:ascii="Gill Sans MT" w:hAnsi="Gill Sans MT" w:eastAsia="Times New Roman"/>
          <w:lang w:val="en-US"/>
        </w:rPr>
      </w:pPr>
      <w:r w:rsidRPr="00AF478C">
        <w:rPr>
          <w:rFonts w:ascii="Gill Sans MT" w:hAnsi="Gill Sans MT" w:eastAsia="Times New Roman"/>
          <w:b/>
          <w:bCs/>
          <w:lang w:val="en-US"/>
        </w:rPr>
        <w:t>Civil Disobedience:</w:t>
      </w:r>
      <w:r w:rsidRPr="00AF478C">
        <w:rPr>
          <w:rFonts w:ascii="Gill Sans MT" w:hAnsi="Gill Sans MT" w:eastAsia="Times New Roman"/>
          <w:lang w:val="en-US"/>
        </w:rPr>
        <w:t xml:space="preserve"> Episodes of large-scale civil disobedience and unrest have become more frequent in Colombia, as well as protests by public servants and workers' unions</w:t>
      </w:r>
      <w:r w:rsidRPr="00AF478C" w:rsidR="004A3809">
        <w:rPr>
          <w:rFonts w:ascii="Gill Sans MT" w:hAnsi="Gill Sans MT" w:eastAsia="Times New Roman"/>
          <w:lang w:val="en-US"/>
        </w:rPr>
        <w:t>,</w:t>
      </w:r>
      <w:r w:rsidRPr="00AF478C">
        <w:rPr>
          <w:rFonts w:ascii="Gill Sans MT" w:hAnsi="Gill Sans MT" w:eastAsia="Times New Roman"/>
          <w:lang w:val="en-US"/>
        </w:rPr>
        <w:t xml:space="preserve"> and trade unions. The marches and protests are generally peaceful. Protests are more common in major cities than in rural settings or along highways. Violence associated with elections is typical in Colombia. Avoid attending political demonstrations in case there are outbreaks of violence. </w:t>
      </w:r>
    </w:p>
    <w:p w:rsidRPr="00AF478C" w:rsidR="00FF0C21" w:rsidP="007D03E4" w:rsidRDefault="00FF0C21" w14:paraId="19D3D9C2" w14:textId="4081A653">
      <w:pPr>
        <w:pStyle w:val="ListParagraph"/>
        <w:numPr>
          <w:ilvl w:val="0"/>
          <w:numId w:val="38"/>
        </w:numPr>
        <w:spacing w:after="120"/>
        <w:jc w:val="both"/>
        <w:textAlignment w:val="baseline"/>
        <w:rPr>
          <w:rFonts w:ascii="Gill Sans MT" w:hAnsi="Gill Sans MT" w:eastAsia="Times New Roman"/>
          <w:lang w:val="en-US"/>
        </w:rPr>
      </w:pPr>
      <w:r w:rsidRPr="00AF478C">
        <w:rPr>
          <w:rFonts w:ascii="Gill Sans MT" w:hAnsi="Gill Sans MT" w:eastAsia="Times New Roman"/>
          <w:b/>
          <w:bCs/>
          <w:lang w:val="en-US"/>
        </w:rPr>
        <w:t>Kidnapping:</w:t>
      </w:r>
      <w:r w:rsidRPr="00AF478C">
        <w:rPr>
          <w:rFonts w:ascii="Gill Sans MT" w:hAnsi="Gill Sans MT" w:eastAsia="Times New Roman"/>
          <w:lang w:val="en-US"/>
        </w:rPr>
        <w:t xml:space="preserve"> The threat of kidnapping, although it has dropped from its peak, still persists. Although foreigners constitute a relative minority of kidnapping victims, foreign corporate personnel face a significant risk of being kidnapped, even more so in the rural </w:t>
      </w:r>
      <w:r w:rsidRPr="00AF478C" w:rsidR="004A3809">
        <w:rPr>
          <w:rFonts w:ascii="Gill Sans MT" w:hAnsi="Gill Sans MT" w:eastAsia="Times New Roman"/>
          <w:lang w:val="en-US"/>
        </w:rPr>
        <w:t>n</w:t>
      </w:r>
      <w:r w:rsidRPr="00AF478C">
        <w:rPr>
          <w:rFonts w:ascii="Gill Sans MT" w:hAnsi="Gill Sans MT" w:eastAsia="Times New Roman"/>
          <w:lang w:val="en-US"/>
        </w:rPr>
        <w:t>ortheast</w:t>
      </w:r>
      <w:r w:rsidRPr="00AF478C" w:rsidR="004A3809">
        <w:rPr>
          <w:rFonts w:ascii="Gill Sans MT" w:hAnsi="Gill Sans MT" w:eastAsia="Times New Roman"/>
          <w:lang w:val="en-US"/>
        </w:rPr>
        <w:t>ern</w:t>
      </w:r>
      <w:r w:rsidRPr="00AF478C">
        <w:rPr>
          <w:rFonts w:ascii="Gill Sans MT" w:hAnsi="Gill Sans MT" w:eastAsia="Times New Roman"/>
          <w:lang w:val="en-US"/>
        </w:rPr>
        <w:t xml:space="preserve"> </w:t>
      </w:r>
      <w:r w:rsidRPr="00AF478C" w:rsidR="004A3809">
        <w:rPr>
          <w:rFonts w:ascii="Gill Sans MT" w:hAnsi="Gill Sans MT" w:eastAsia="Times New Roman"/>
          <w:lang w:val="en-US"/>
        </w:rPr>
        <w:t>and</w:t>
      </w:r>
      <w:r w:rsidRPr="00AF478C">
        <w:rPr>
          <w:rFonts w:ascii="Gill Sans MT" w:hAnsi="Gill Sans MT" w:eastAsia="Times New Roman"/>
          <w:lang w:val="en-US"/>
        </w:rPr>
        <w:t xml:space="preserve"> </w:t>
      </w:r>
      <w:r w:rsidRPr="00AF478C" w:rsidR="004A3809">
        <w:rPr>
          <w:rFonts w:ascii="Gill Sans MT" w:hAnsi="Gill Sans MT" w:eastAsia="Times New Roman"/>
          <w:lang w:val="en-US"/>
        </w:rPr>
        <w:t>s</w:t>
      </w:r>
      <w:r w:rsidRPr="00AF478C">
        <w:rPr>
          <w:rFonts w:ascii="Gill Sans MT" w:hAnsi="Gill Sans MT" w:eastAsia="Times New Roman"/>
          <w:lang w:val="en-US"/>
        </w:rPr>
        <w:t>outhwest</w:t>
      </w:r>
      <w:r w:rsidRPr="00AF478C" w:rsidR="004A3809">
        <w:rPr>
          <w:rFonts w:ascii="Gill Sans MT" w:hAnsi="Gill Sans MT" w:eastAsia="Times New Roman"/>
          <w:lang w:val="en-US"/>
        </w:rPr>
        <w:t>ern</w:t>
      </w:r>
      <w:r w:rsidRPr="00AF478C">
        <w:rPr>
          <w:rFonts w:ascii="Gill Sans MT" w:hAnsi="Gill Sans MT" w:eastAsia="Times New Roman"/>
          <w:lang w:val="en-US"/>
        </w:rPr>
        <w:t xml:space="preserve"> departments. </w:t>
      </w:r>
    </w:p>
    <w:p w:rsidRPr="00AF478C" w:rsidR="004A3809" w:rsidP="007D03E4" w:rsidRDefault="00FF0C21" w14:paraId="4B6CE796" w14:textId="77777777">
      <w:pPr>
        <w:pStyle w:val="ListParagraph"/>
        <w:numPr>
          <w:ilvl w:val="0"/>
          <w:numId w:val="38"/>
        </w:numPr>
        <w:spacing w:after="120"/>
        <w:jc w:val="both"/>
        <w:textAlignment w:val="baseline"/>
        <w:rPr>
          <w:rFonts w:ascii="Gill Sans MT" w:hAnsi="Gill Sans MT" w:eastAsia="Times New Roman"/>
          <w:lang w:val="en-US"/>
        </w:rPr>
      </w:pPr>
      <w:r w:rsidRPr="00AF478C">
        <w:rPr>
          <w:rFonts w:ascii="Gill Sans MT" w:hAnsi="Gill Sans MT" w:eastAsia="Times New Roman"/>
          <w:b/>
          <w:bCs/>
          <w:lang w:val="en-US"/>
        </w:rPr>
        <w:t>Geopolitical:</w:t>
      </w:r>
      <w:r w:rsidRPr="00AF478C">
        <w:rPr>
          <w:rFonts w:ascii="Gill Sans MT" w:hAnsi="Gill Sans MT" w:eastAsia="Times New Roman"/>
          <w:lang w:val="en-US"/>
        </w:rPr>
        <w:t xml:space="preserve"> Colombia has suffered an internal conflict for many years. This emerged when left-wing groups took up arms in the mid-1960s. The best known of these groups </w:t>
      </w:r>
      <w:r w:rsidRPr="00AF478C" w:rsidR="004A3809">
        <w:rPr>
          <w:rFonts w:ascii="Gill Sans MT" w:hAnsi="Gill Sans MT" w:eastAsia="Times New Roman"/>
          <w:lang w:val="en-US"/>
        </w:rPr>
        <w:t>is</w:t>
      </w:r>
      <w:r w:rsidRPr="00AF478C">
        <w:rPr>
          <w:rFonts w:ascii="Gill Sans MT" w:hAnsi="Gill Sans MT" w:eastAsia="Times New Roman"/>
          <w:lang w:val="en-US"/>
        </w:rPr>
        <w:t xml:space="preserve"> the ELN and the Revolutionary Armed Forces of Colombia (FARC). The conflict has become highly complex as paramilitary groups have emerged to defend the interests of large landowners against the rebels. Furthermore, the ideological conflict has been largely overshadowed by a war for control of the drug trade.</w:t>
      </w:r>
    </w:p>
    <w:p w:rsidRPr="00AF478C" w:rsidR="00200DD8" w:rsidP="007D03E4" w:rsidRDefault="00200DD8" w14:paraId="40E8F052" w14:textId="5E473227">
      <w:pPr>
        <w:pStyle w:val="paragraph"/>
        <w:spacing w:before="0" w:beforeAutospacing="0" w:after="120" w:afterAutospacing="0"/>
        <w:jc w:val="both"/>
        <w:textAlignment w:val="baseline"/>
        <w:rPr>
          <w:rStyle w:val="normaltextrun"/>
          <w:rFonts w:ascii="Gill Sans MT" w:hAnsi="Gill Sans MT" w:cs="Segoe UI"/>
          <w:sz w:val="18"/>
          <w:szCs w:val="18"/>
        </w:rPr>
      </w:pPr>
      <w:r w:rsidRPr="00AF478C">
        <w:rPr>
          <w:rStyle w:val="normaltextrun"/>
          <w:rFonts w:ascii="Gill Sans MT" w:hAnsi="Gill Sans MT" w:cs="Open Sans"/>
        </w:rPr>
        <w:t>According to the variables described above, we recommend exercising a high level of security precautions in Colombia, applying common sense and staying alert to possible situations. You should avoid attending political rallies, protests, demonstrations, and large public gatherings, as they can turn violent. Likewise, JA recommends a high level of caution when traveling within urban areas with elevated levels of complexity. The SC should always be consulted, as the security center is always on the lookout, staying as up to date as possible on any flare-ups or other intermittent security issues.</w:t>
      </w:r>
      <w:r w:rsidRPr="00AF478C">
        <w:rPr>
          <w:rStyle w:val="eop"/>
          <w:rFonts w:ascii="Gill Sans MT" w:hAnsi="Gill Sans MT" w:cs="Open Sans" w:eastAsiaTheme="majorEastAsia"/>
        </w:rPr>
        <w:t> </w:t>
      </w:r>
    </w:p>
    <w:p w:rsidRPr="00AF478C" w:rsidR="00200DD8" w:rsidP="007D03E4" w:rsidRDefault="00200DD8" w14:paraId="0379AF28" w14:textId="1D0833E6">
      <w:pPr>
        <w:pStyle w:val="paragraph"/>
        <w:spacing w:before="0" w:beforeAutospacing="0" w:after="120" w:afterAutospacing="0"/>
        <w:jc w:val="both"/>
        <w:textAlignment w:val="baseline"/>
        <w:rPr>
          <w:rStyle w:val="normaltextrun"/>
          <w:rFonts w:ascii="Gill Sans MT" w:hAnsi="Gill Sans MT" w:cs="Segoe UI"/>
          <w:sz w:val="18"/>
          <w:szCs w:val="18"/>
        </w:rPr>
      </w:pPr>
      <w:r w:rsidRPr="00AF478C">
        <w:rPr>
          <w:rStyle w:val="normaltextrun"/>
          <w:rFonts w:ascii="Gill Sans MT" w:hAnsi="Gill Sans MT" w:cs="Open Sans"/>
        </w:rPr>
        <w:t xml:space="preserve">On occasions that the JA team develops activities in unknown territory, it is vital to </w:t>
      </w:r>
      <w:proofErr w:type="gramStart"/>
      <w:r w:rsidRPr="00AF478C">
        <w:rPr>
          <w:rStyle w:val="normaltextrun"/>
          <w:rFonts w:ascii="Gill Sans MT" w:hAnsi="Gill Sans MT" w:cs="Open Sans"/>
        </w:rPr>
        <w:t>take into account</w:t>
      </w:r>
      <w:proofErr w:type="gramEnd"/>
      <w:r w:rsidRPr="00AF478C">
        <w:rPr>
          <w:rStyle w:val="normaltextrun"/>
          <w:rFonts w:ascii="Gill Sans MT" w:hAnsi="Gill Sans MT" w:cs="Open Sans"/>
        </w:rPr>
        <w:t xml:space="preserve"> some protective measures upon entering the territory to safeguard those traveling.</w:t>
      </w:r>
      <w:r w:rsidRPr="00AF478C">
        <w:rPr>
          <w:rStyle w:val="eop"/>
          <w:rFonts w:ascii="Gill Sans MT" w:hAnsi="Gill Sans MT" w:cs="Open Sans" w:eastAsiaTheme="majorEastAsia"/>
        </w:rPr>
        <w:t> </w:t>
      </w:r>
    </w:p>
    <w:p w:rsidRPr="00AF478C" w:rsidR="00FF0C21" w:rsidP="007D03E4" w:rsidRDefault="00200DD8" w14:paraId="6F55B553" w14:textId="7F96FBCF">
      <w:pPr>
        <w:pStyle w:val="paragraph"/>
        <w:spacing w:before="0" w:beforeAutospacing="0" w:after="120" w:afterAutospacing="0"/>
        <w:jc w:val="both"/>
        <w:textAlignment w:val="baseline"/>
        <w:rPr>
          <w:rFonts w:ascii="Gill Sans MT" w:hAnsi="Gill Sans MT" w:cs="Segoe UI"/>
          <w:b/>
          <w:bCs/>
          <w:color w:val="002F6C"/>
          <w:sz w:val="18"/>
          <w:szCs w:val="18"/>
        </w:rPr>
      </w:pPr>
      <w:r w:rsidRPr="00AF478C">
        <w:rPr>
          <w:rStyle w:val="normaltextrun"/>
          <w:rFonts w:ascii="Gill Sans MT" w:hAnsi="Gill Sans MT" w:cs="Open Sans"/>
          <w:b/>
          <w:bCs/>
          <w:color w:val="002F6C"/>
        </w:rPr>
        <w:t>Security recommendations before entering:</w:t>
      </w:r>
      <w:r w:rsidRPr="00AF478C">
        <w:rPr>
          <w:rStyle w:val="eop"/>
          <w:rFonts w:ascii="Gill Sans MT" w:hAnsi="Gill Sans MT" w:cs="Open Sans" w:eastAsiaTheme="majorEastAsia"/>
          <w:b/>
          <w:bCs/>
          <w:color w:val="002F6C"/>
        </w:rPr>
        <w:t> </w:t>
      </w:r>
    </w:p>
    <w:p w:rsidRPr="00AF478C" w:rsidR="00200DD8" w:rsidP="007D03E4" w:rsidRDefault="00200DD8" w14:paraId="3CDF8DB2" w14:textId="6F98D1AE">
      <w:pPr>
        <w:pStyle w:val="ListParagraph"/>
        <w:numPr>
          <w:ilvl w:val="0"/>
          <w:numId w:val="39"/>
        </w:numPr>
        <w:spacing w:after="120"/>
        <w:jc w:val="both"/>
        <w:textAlignment w:val="baseline"/>
        <w:rPr>
          <w:rFonts w:ascii="Gill Sans MT" w:hAnsi="Gill Sans MT" w:eastAsia="Times New Roman"/>
          <w:lang w:val="en-US"/>
        </w:rPr>
      </w:pPr>
      <w:r w:rsidRPr="00AF478C">
        <w:rPr>
          <w:rFonts w:ascii="Gill Sans MT" w:hAnsi="Gill Sans MT" w:eastAsia="Times New Roman"/>
          <w:lang w:val="en-US"/>
        </w:rPr>
        <w:t>Always keep in mind that the most important thing for the Activity is the life and integrity of people, do not hesitate to expose any dangerous situation to your immediate boss. </w:t>
      </w:r>
    </w:p>
    <w:p w:rsidRPr="00AF478C" w:rsidR="00200DD8" w:rsidP="007D03E4" w:rsidRDefault="00200DD8" w14:paraId="674BAF2B" w14:textId="56E885AA">
      <w:pPr>
        <w:pStyle w:val="ListParagraph"/>
        <w:numPr>
          <w:ilvl w:val="0"/>
          <w:numId w:val="39"/>
        </w:numPr>
        <w:spacing w:after="120"/>
        <w:jc w:val="both"/>
        <w:textAlignment w:val="baseline"/>
        <w:rPr>
          <w:rFonts w:ascii="Gill Sans MT" w:hAnsi="Gill Sans MT" w:eastAsia="Times New Roman"/>
          <w:lang w:val="en-US"/>
        </w:rPr>
      </w:pPr>
      <w:r w:rsidRPr="00AF478C">
        <w:rPr>
          <w:rFonts w:ascii="Gill Sans MT" w:hAnsi="Gill Sans MT" w:eastAsia="Times New Roman"/>
          <w:i/>
          <w:iCs/>
          <w:lang w:val="en-US"/>
        </w:rPr>
        <w:t>Information Collection:</w:t>
      </w:r>
      <w:r w:rsidRPr="00AF478C">
        <w:rPr>
          <w:rFonts w:ascii="Gill Sans MT" w:hAnsi="Gill Sans MT" w:eastAsia="Times New Roman"/>
          <w:lang w:val="en-US"/>
        </w:rPr>
        <w:t xml:space="preserve"> knowledge of the security situation of the environment and the specific site (recent incidents): program staff, trusted people who you know </w:t>
      </w:r>
      <w:proofErr w:type="spellStart"/>
      <w:r w:rsidRPr="00AF478C">
        <w:rPr>
          <w:rFonts w:ascii="Gill Sans MT" w:hAnsi="Gill Sans MT" w:eastAsia="Times New Roman"/>
          <w:lang w:val="en-US"/>
        </w:rPr>
        <w:t>know</w:t>
      </w:r>
      <w:proofErr w:type="spellEnd"/>
      <w:r w:rsidRPr="00AF478C">
        <w:rPr>
          <w:rFonts w:ascii="Gill Sans MT" w:hAnsi="Gill Sans MT" w:eastAsia="Times New Roman"/>
          <w:lang w:val="en-US"/>
        </w:rPr>
        <w:t xml:space="preserve"> the sector, program </w:t>
      </w:r>
      <w:proofErr w:type="gramStart"/>
      <w:r w:rsidRPr="00AF478C">
        <w:rPr>
          <w:rFonts w:ascii="Gill Sans MT" w:hAnsi="Gill Sans MT" w:eastAsia="Times New Roman"/>
          <w:lang w:val="en-US"/>
        </w:rPr>
        <w:t>security</w:t>
      </w:r>
      <w:proofErr w:type="gramEnd"/>
      <w:r w:rsidRPr="00AF478C">
        <w:rPr>
          <w:rFonts w:ascii="Gill Sans MT" w:hAnsi="Gill Sans MT" w:eastAsia="Times New Roman"/>
          <w:lang w:val="en-US"/>
        </w:rPr>
        <w:t> </w:t>
      </w:r>
    </w:p>
    <w:p w:rsidRPr="00AF478C" w:rsidR="00200DD8" w:rsidP="007D03E4" w:rsidRDefault="00200DD8" w14:paraId="5D8BE5BA" w14:textId="315CA6FF">
      <w:pPr>
        <w:pStyle w:val="ListParagraph"/>
        <w:numPr>
          <w:ilvl w:val="0"/>
          <w:numId w:val="39"/>
        </w:numPr>
        <w:spacing w:after="120"/>
        <w:jc w:val="both"/>
        <w:textAlignment w:val="baseline"/>
        <w:rPr>
          <w:rFonts w:ascii="Gill Sans MT" w:hAnsi="Gill Sans MT" w:eastAsia="Times New Roman"/>
          <w:lang w:val="en-US"/>
        </w:rPr>
      </w:pPr>
      <w:r w:rsidRPr="00AF478C">
        <w:rPr>
          <w:rFonts w:ascii="Gill Sans MT" w:hAnsi="Gill Sans MT" w:eastAsia="Times New Roman"/>
          <w:lang w:val="en-US"/>
        </w:rPr>
        <w:t>Know the threats and possible dangers. </w:t>
      </w:r>
    </w:p>
    <w:p w:rsidRPr="00AF478C" w:rsidR="00200DD8" w:rsidP="007D03E4" w:rsidRDefault="00200DD8" w14:paraId="5AF8F9FE" w14:textId="4A7F4F1D">
      <w:pPr>
        <w:pStyle w:val="ListParagraph"/>
        <w:numPr>
          <w:ilvl w:val="0"/>
          <w:numId w:val="39"/>
        </w:numPr>
        <w:spacing w:after="120"/>
        <w:jc w:val="both"/>
        <w:textAlignment w:val="baseline"/>
        <w:rPr>
          <w:rFonts w:ascii="Gill Sans MT" w:hAnsi="Gill Sans MT" w:eastAsia="Times New Roman"/>
          <w:lang w:val="en-US"/>
        </w:rPr>
      </w:pPr>
      <w:r w:rsidRPr="00AF478C">
        <w:rPr>
          <w:rFonts w:ascii="Gill Sans MT" w:hAnsi="Gill Sans MT" w:eastAsia="Times New Roman"/>
          <w:lang w:val="en-US"/>
        </w:rPr>
        <w:t>Avoid moving to areas where there have recently been impact actions by armed groups. </w:t>
      </w:r>
    </w:p>
    <w:p w:rsidRPr="00AF478C" w:rsidR="00200DD8" w:rsidP="007D03E4" w:rsidRDefault="00200DD8" w14:paraId="1C9B74EB" w14:textId="110AFA82">
      <w:pPr>
        <w:pStyle w:val="ListParagraph"/>
        <w:numPr>
          <w:ilvl w:val="0"/>
          <w:numId w:val="39"/>
        </w:numPr>
        <w:spacing w:after="120"/>
        <w:jc w:val="both"/>
        <w:textAlignment w:val="baseline"/>
        <w:rPr>
          <w:rFonts w:ascii="Gill Sans MT" w:hAnsi="Gill Sans MT" w:eastAsia="Times New Roman"/>
          <w:lang w:val="en-US"/>
        </w:rPr>
      </w:pPr>
      <w:r w:rsidRPr="00AF478C">
        <w:rPr>
          <w:rFonts w:ascii="Gill Sans MT" w:hAnsi="Gill Sans MT" w:eastAsia="Times New Roman"/>
          <w:lang w:val="en-US"/>
        </w:rPr>
        <w:t>Avoid as far as possible, traveling to areas called High Security Alert. </w:t>
      </w:r>
    </w:p>
    <w:p w:rsidRPr="00AF478C" w:rsidR="00200DD8" w:rsidP="007D03E4" w:rsidRDefault="00200DD8" w14:paraId="12E12794" w14:textId="6D390113">
      <w:pPr>
        <w:pStyle w:val="ListParagraph"/>
        <w:numPr>
          <w:ilvl w:val="0"/>
          <w:numId w:val="39"/>
        </w:numPr>
        <w:spacing w:after="120"/>
        <w:jc w:val="both"/>
        <w:textAlignment w:val="baseline"/>
        <w:rPr>
          <w:rFonts w:ascii="Gill Sans MT" w:hAnsi="Gill Sans MT" w:eastAsia="Times New Roman"/>
          <w:lang w:val="en-US"/>
        </w:rPr>
      </w:pPr>
      <w:r w:rsidRPr="00AF478C">
        <w:rPr>
          <w:rFonts w:ascii="Gill Sans MT" w:hAnsi="Gill Sans MT" w:eastAsia="Times New Roman"/>
          <w:lang w:val="en-US"/>
        </w:rPr>
        <w:t xml:space="preserve">Request the initial accompaniment of a person familiar with the site and/or </w:t>
      </w:r>
      <w:proofErr w:type="gramStart"/>
      <w:r w:rsidRPr="00AF478C">
        <w:rPr>
          <w:rFonts w:ascii="Gill Sans MT" w:hAnsi="Gill Sans MT" w:eastAsia="Times New Roman"/>
          <w:lang w:val="en-US"/>
        </w:rPr>
        <w:t>Be</w:t>
      </w:r>
      <w:proofErr w:type="gramEnd"/>
      <w:r w:rsidRPr="00AF478C">
        <w:rPr>
          <w:rFonts w:ascii="Gill Sans MT" w:hAnsi="Gill Sans MT" w:eastAsia="Times New Roman"/>
          <w:lang w:val="en-US"/>
        </w:rPr>
        <w:t xml:space="preserve"> clear about the reason for your presence and how to corroborate it with the person who coordinated the activity to be carried out in the territory. </w:t>
      </w:r>
    </w:p>
    <w:p w:rsidRPr="00AF478C" w:rsidR="00200DD8" w:rsidP="007D03E4" w:rsidRDefault="00200DD8" w14:paraId="62B801D3" w14:textId="3EEB2A6B">
      <w:pPr>
        <w:pStyle w:val="ListParagraph"/>
        <w:numPr>
          <w:ilvl w:val="0"/>
          <w:numId w:val="39"/>
        </w:numPr>
        <w:spacing w:after="120"/>
        <w:jc w:val="both"/>
        <w:textAlignment w:val="baseline"/>
        <w:rPr>
          <w:rFonts w:ascii="Gill Sans MT" w:hAnsi="Gill Sans MT" w:eastAsia="Times New Roman"/>
          <w:lang w:val="en-US"/>
        </w:rPr>
      </w:pPr>
      <w:r w:rsidRPr="00AF478C">
        <w:rPr>
          <w:rFonts w:ascii="Gill Sans MT" w:hAnsi="Gill Sans MT" w:eastAsia="Times New Roman"/>
          <w:lang w:val="en-US"/>
        </w:rPr>
        <w:t>Transportation to use: Recommended vehicle or use of taxi platform service. </w:t>
      </w:r>
    </w:p>
    <w:p w:rsidRPr="00AF478C" w:rsidR="00200DD8" w:rsidP="007D03E4" w:rsidRDefault="00200DD8" w14:paraId="482AEA2C" w14:textId="5EC70FBB">
      <w:pPr>
        <w:pStyle w:val="ListParagraph"/>
        <w:numPr>
          <w:ilvl w:val="0"/>
          <w:numId w:val="39"/>
        </w:numPr>
        <w:spacing w:after="120"/>
        <w:jc w:val="both"/>
        <w:textAlignment w:val="baseline"/>
        <w:rPr>
          <w:rFonts w:ascii="Gill Sans MT" w:hAnsi="Gill Sans MT" w:eastAsia="Times New Roman"/>
          <w:lang w:val="en-US"/>
        </w:rPr>
      </w:pPr>
      <w:r w:rsidRPr="00AF478C">
        <w:rPr>
          <w:rFonts w:ascii="Gill Sans MT" w:hAnsi="Gill Sans MT" w:eastAsia="Times New Roman"/>
          <w:lang w:val="en-US"/>
        </w:rPr>
        <w:t>Review of identification documents, general documentation that does not compromise us: written, cell phone, pc, etc. </w:t>
      </w:r>
    </w:p>
    <w:p w:rsidRPr="00AF478C" w:rsidR="00200DD8" w:rsidP="007D03E4" w:rsidRDefault="00200DD8" w14:paraId="316670C1" w14:textId="15B35001">
      <w:pPr>
        <w:pStyle w:val="ListParagraph"/>
        <w:numPr>
          <w:ilvl w:val="0"/>
          <w:numId w:val="39"/>
        </w:numPr>
        <w:spacing w:after="120"/>
        <w:jc w:val="both"/>
        <w:textAlignment w:val="baseline"/>
        <w:rPr>
          <w:rFonts w:ascii="Gill Sans MT" w:hAnsi="Gill Sans MT" w:eastAsia="Times New Roman"/>
          <w:lang w:val="en-US"/>
        </w:rPr>
      </w:pPr>
      <w:r w:rsidRPr="00AF478C">
        <w:rPr>
          <w:rFonts w:ascii="Gill Sans MT" w:hAnsi="Gill Sans MT" w:eastAsia="Times New Roman"/>
          <w:lang w:val="en-US"/>
        </w:rPr>
        <w:t>Carry strictly necessary belongings, money and credit cards with you and only those you may be willing to lose. </w:t>
      </w:r>
    </w:p>
    <w:p w:rsidRPr="00AF478C" w:rsidR="00200DD8" w:rsidP="007D03E4" w:rsidRDefault="00200DD8" w14:paraId="42005CA0" w14:textId="1B10EC64">
      <w:pPr>
        <w:pStyle w:val="ListParagraph"/>
        <w:numPr>
          <w:ilvl w:val="0"/>
          <w:numId w:val="39"/>
        </w:numPr>
        <w:spacing w:after="120"/>
        <w:jc w:val="both"/>
        <w:textAlignment w:val="baseline"/>
        <w:rPr>
          <w:rFonts w:ascii="Gill Sans MT" w:hAnsi="Gill Sans MT" w:eastAsia="Times New Roman"/>
          <w:lang w:val="en-US"/>
        </w:rPr>
      </w:pPr>
      <w:r w:rsidRPr="00AF478C">
        <w:rPr>
          <w:rFonts w:ascii="Gill Sans MT" w:hAnsi="Gill Sans MT" w:eastAsia="Times New Roman"/>
          <w:lang w:val="en-US"/>
        </w:rPr>
        <w:t>Process the displacement request for monitoring, you will receive the security situation and some recommendations. </w:t>
      </w:r>
    </w:p>
    <w:p w:rsidRPr="00AF478C" w:rsidR="00AF478C" w:rsidP="007D03E4" w:rsidRDefault="00200DD8" w14:paraId="4AA3F51D" w14:textId="5ABEA471" w14:noSpellErr="1">
      <w:pPr>
        <w:pStyle w:val="ListParagraph"/>
        <w:numPr>
          <w:ilvl w:val="0"/>
          <w:numId w:val="39"/>
        </w:numPr>
        <w:spacing w:after="120"/>
        <w:jc w:val="both"/>
        <w:textAlignment w:val="baseline"/>
        <w:rPr>
          <w:ins w:author="Madelyn Eickoff" w:date="2024-04-29T15:39:08.932Z" w:id="1321419460"/>
          <w:rFonts w:ascii="Gill Sans MT" w:hAnsi="Gill Sans MT" w:eastAsia="Times New Roman"/>
          <w:lang w:val="en-US"/>
        </w:rPr>
      </w:pPr>
      <w:r w:rsidRPr="2BF12D28" w:rsidR="00200DD8">
        <w:rPr>
          <w:rFonts w:ascii="Gill Sans MT" w:hAnsi="Gill Sans MT" w:eastAsia="Times New Roman"/>
          <w:lang w:val="en-US"/>
        </w:rPr>
        <w:t>Before starting the tour, wait for communication from the Pilgrim Operations Center, who will report on current security conditions. </w:t>
      </w:r>
    </w:p>
    <w:p w:rsidR="21066115" w:rsidP="2BF12D28" w:rsidRDefault="21066115" w14:paraId="203B9C4F" w14:textId="27B82DC2">
      <w:pPr>
        <w:pStyle w:val="ListParagraph"/>
        <w:numPr>
          <w:ilvl w:val="0"/>
          <w:numId w:val="39"/>
        </w:numPr>
        <w:spacing w:after="120"/>
        <w:jc w:val="both"/>
        <w:rPr>
          <w:rFonts w:ascii="Gill Sans MT" w:hAnsi="Gill Sans MT" w:eastAsia="Times New Roman"/>
          <w:lang w:val="es-ES"/>
        </w:rPr>
      </w:pPr>
      <w:commentRangeStart w:id="72735763"/>
      <w:ins w:author="Madelyn Eickoff" w:date="2024-04-29T15:39:52.651Z" w:id="863496365">
        <w:r w:rsidRPr="2BF12D28" w:rsidR="21066115">
          <w:rPr>
            <w:rFonts w:ascii="Gill Sans MT" w:hAnsi="Gill Sans MT" w:eastAsia="Times New Roman"/>
            <w:lang w:val="es-ES"/>
          </w:rPr>
          <w:t xml:space="preserve">JA will be working to the best of activity abilities </w:t>
        </w:r>
      </w:ins>
      <w:ins w:author="Madelyn Eickoff" w:date="2024-04-29T15:40:46.86Z" w:id="870408205">
        <w:r w:rsidRPr="2BF12D28" w:rsidR="21066115">
          <w:rPr>
            <w:rFonts w:ascii="Gill Sans MT" w:hAnsi="Gill Sans MT" w:eastAsia="Times New Roman"/>
            <w:lang w:val="es-ES"/>
          </w:rPr>
          <w:t xml:space="preserve">to pair up staff as </w:t>
        </w:r>
        <w:r w:rsidRPr="2BF12D28" w:rsidR="2A14F3FC">
          <w:rPr>
            <w:rFonts w:ascii="Gill Sans MT" w:hAnsi="Gill Sans MT" w:eastAsia="Times New Roman"/>
            <w:lang w:val="es-ES"/>
          </w:rPr>
          <w:t>a part of its emergency evacuation plan</w:t>
        </w:r>
      </w:ins>
      <w:commentRangeEnd w:id="72735763"/>
      <w:r>
        <w:rPr>
          <w:rStyle w:val="CommentReference"/>
        </w:rPr>
        <w:commentReference w:id="72735763"/>
      </w:r>
    </w:p>
    <w:p w:rsidRPr="00AF478C" w:rsidR="00EF1510" w:rsidP="007D03E4" w:rsidRDefault="00BF5FE9" w14:paraId="138D5888" w14:textId="5130EB66">
      <w:pPr>
        <w:spacing w:after="120" w:line="240" w:lineRule="auto"/>
        <w:jc w:val="both"/>
        <w:textAlignment w:val="baseline"/>
        <w:rPr>
          <w:rFonts w:eastAsia="Times New Roman"/>
          <w:b/>
          <w:bCs/>
          <w:color w:val="002F6C"/>
        </w:rPr>
      </w:pPr>
      <w:r w:rsidRPr="00AF478C">
        <w:rPr>
          <w:rFonts w:eastAsia="Times New Roman"/>
          <w:b/>
          <w:bCs/>
          <w:color w:val="002F6C"/>
        </w:rPr>
        <w:t>Recommendation during a long-term stay:</w:t>
      </w:r>
    </w:p>
    <w:p w:rsidRPr="00AF478C" w:rsidR="00BF5FE9" w:rsidP="007D03E4" w:rsidRDefault="00BF5FE9" w14:paraId="019F8B59" w14:textId="7C82E190">
      <w:pPr>
        <w:pStyle w:val="ListParagraph"/>
        <w:numPr>
          <w:ilvl w:val="0"/>
          <w:numId w:val="40"/>
        </w:numPr>
        <w:spacing w:after="120"/>
        <w:jc w:val="both"/>
        <w:textAlignment w:val="baseline"/>
        <w:rPr>
          <w:rFonts w:ascii="Gill Sans MT" w:hAnsi="Gill Sans MT" w:eastAsia="Times New Roman"/>
          <w:lang w:val="en-US"/>
        </w:rPr>
      </w:pPr>
      <w:r w:rsidRPr="00AF478C">
        <w:rPr>
          <w:rFonts w:ascii="Gill Sans MT" w:hAnsi="Gill Sans MT" w:eastAsia="Times New Roman"/>
          <w:lang w:val="en-US"/>
        </w:rPr>
        <w:t xml:space="preserve">Keep a low profile: Let the reason for </w:t>
      </w:r>
      <w:r w:rsidRPr="00AF478C" w:rsidR="00E304D3">
        <w:rPr>
          <w:rFonts w:ascii="Gill Sans MT" w:hAnsi="Gill Sans MT" w:eastAsia="Times New Roman"/>
          <w:lang w:val="en-US"/>
        </w:rPr>
        <w:t>your</w:t>
      </w:r>
      <w:r w:rsidRPr="00AF478C">
        <w:rPr>
          <w:rFonts w:ascii="Gill Sans MT" w:hAnsi="Gill Sans MT" w:eastAsia="Times New Roman"/>
          <w:lang w:val="en-US"/>
        </w:rPr>
        <w:t xml:space="preserve"> presence be known and at the same time </w:t>
      </w:r>
      <w:r w:rsidRPr="00AF478C" w:rsidR="00E304D3">
        <w:rPr>
          <w:rFonts w:ascii="Gill Sans MT" w:hAnsi="Gill Sans MT" w:eastAsia="Times New Roman"/>
          <w:lang w:val="en-US"/>
        </w:rPr>
        <w:t>make it clear that you are not in charge, have the contact information</w:t>
      </w:r>
      <w:r w:rsidRPr="00AF478C">
        <w:rPr>
          <w:rFonts w:ascii="Gill Sans MT" w:hAnsi="Gill Sans MT" w:eastAsia="Times New Roman"/>
          <w:lang w:val="en-US"/>
        </w:rPr>
        <w:t xml:space="preserve"> of </w:t>
      </w:r>
      <w:r w:rsidRPr="00AF478C" w:rsidR="00E304D3">
        <w:rPr>
          <w:rFonts w:ascii="Gill Sans MT" w:hAnsi="Gill Sans MT" w:eastAsia="Times New Roman"/>
          <w:lang w:val="en-US"/>
        </w:rPr>
        <w:t>a</w:t>
      </w:r>
      <w:r w:rsidRPr="00AF478C">
        <w:rPr>
          <w:rFonts w:ascii="Gill Sans MT" w:hAnsi="Gill Sans MT" w:eastAsia="Times New Roman"/>
          <w:lang w:val="en-US"/>
        </w:rPr>
        <w:t xml:space="preserve"> person who can confirm your version. The people who interact with you</w:t>
      </w:r>
      <w:r w:rsidRPr="00AF478C" w:rsidR="00B44505">
        <w:rPr>
          <w:rFonts w:ascii="Gill Sans MT" w:hAnsi="Gill Sans MT" w:eastAsia="Times New Roman"/>
          <w:lang w:val="en-US"/>
        </w:rPr>
        <w:t xml:space="preserve"> </w:t>
      </w:r>
      <w:r w:rsidRPr="00AF478C" w:rsidR="00E304D3">
        <w:rPr>
          <w:rFonts w:ascii="Gill Sans MT" w:hAnsi="Gill Sans MT" w:eastAsia="Times New Roman"/>
          <w:lang w:val="en-US"/>
        </w:rPr>
        <w:t>should</w:t>
      </w:r>
      <w:r w:rsidRPr="00AF478C">
        <w:rPr>
          <w:rFonts w:ascii="Gill Sans MT" w:hAnsi="Gill Sans MT" w:eastAsia="Times New Roman"/>
          <w:lang w:val="en-US"/>
        </w:rPr>
        <w:t xml:space="preserve"> </w:t>
      </w:r>
      <w:r w:rsidRPr="00AF478C" w:rsidR="00B44505">
        <w:rPr>
          <w:rFonts w:ascii="Gill Sans MT" w:hAnsi="Gill Sans MT" w:eastAsia="Times New Roman"/>
          <w:lang w:val="en-US"/>
        </w:rPr>
        <w:t xml:space="preserve">also </w:t>
      </w:r>
      <w:r w:rsidRPr="00AF478C">
        <w:rPr>
          <w:rFonts w:ascii="Gill Sans MT" w:hAnsi="Gill Sans MT" w:eastAsia="Times New Roman"/>
          <w:lang w:val="en-US"/>
        </w:rPr>
        <w:t>have this same perception, even those closest to you</w:t>
      </w:r>
      <w:r w:rsidRPr="00E47989">
        <w:rPr>
          <w:rFonts w:ascii="Gill Sans MT" w:hAnsi="Gill Sans MT" w:eastAsia="Times New Roman"/>
          <w:lang w:val="en-US"/>
        </w:rPr>
        <w:t xml:space="preserve">. </w:t>
      </w:r>
    </w:p>
    <w:p w:rsidRPr="00AF478C" w:rsidR="00BF5FE9" w:rsidP="007D03E4" w:rsidRDefault="00BF5FE9" w14:paraId="27DD995E" w14:textId="5D3DF29A">
      <w:pPr>
        <w:pStyle w:val="ListParagraph"/>
        <w:numPr>
          <w:ilvl w:val="0"/>
          <w:numId w:val="40"/>
        </w:numPr>
        <w:spacing w:after="120"/>
        <w:jc w:val="both"/>
        <w:textAlignment w:val="baseline"/>
        <w:rPr>
          <w:rFonts w:ascii="Gill Sans MT" w:hAnsi="Gill Sans MT" w:eastAsia="Times New Roman"/>
          <w:lang w:val="en-US"/>
        </w:rPr>
      </w:pPr>
      <w:r w:rsidRPr="00AF478C">
        <w:rPr>
          <w:rFonts w:ascii="Gill Sans MT" w:hAnsi="Gill Sans MT" w:eastAsia="Times New Roman"/>
          <w:lang w:val="en-US"/>
        </w:rPr>
        <w:t xml:space="preserve">Refer to the </w:t>
      </w:r>
      <w:r w:rsidRPr="00AF478C" w:rsidR="00B44505">
        <w:rPr>
          <w:rFonts w:ascii="Gill Sans MT" w:hAnsi="Gill Sans MT" w:eastAsia="Times New Roman"/>
          <w:lang w:val="en-US"/>
        </w:rPr>
        <w:t>Activity name</w:t>
      </w:r>
      <w:r w:rsidRPr="00AF478C">
        <w:rPr>
          <w:rFonts w:ascii="Gill Sans MT" w:hAnsi="Gill Sans MT" w:eastAsia="Times New Roman"/>
          <w:lang w:val="en-US"/>
        </w:rPr>
        <w:t xml:space="preserve"> and not company, company, organization, etc. </w:t>
      </w:r>
    </w:p>
    <w:p w:rsidRPr="00AF478C" w:rsidR="00BF5FE9" w:rsidP="007D03E4" w:rsidRDefault="00BF5FE9" w14:paraId="7CAAA627" w14:textId="09A343BC">
      <w:pPr>
        <w:pStyle w:val="ListParagraph"/>
        <w:numPr>
          <w:ilvl w:val="0"/>
          <w:numId w:val="40"/>
        </w:numPr>
        <w:spacing w:after="120"/>
        <w:jc w:val="both"/>
        <w:textAlignment w:val="baseline"/>
        <w:rPr>
          <w:rFonts w:ascii="Gill Sans MT" w:hAnsi="Gill Sans MT" w:eastAsia="Times New Roman"/>
          <w:lang w:val="en-US"/>
        </w:rPr>
      </w:pPr>
      <w:r w:rsidRPr="00AF478C">
        <w:rPr>
          <w:rFonts w:ascii="Gill Sans MT" w:hAnsi="Gill Sans MT" w:eastAsia="Times New Roman"/>
          <w:lang w:val="en-US"/>
        </w:rPr>
        <w:t xml:space="preserve">Do not provide third parties with details </w:t>
      </w:r>
      <w:r w:rsidRPr="00AF478C" w:rsidR="00B44505">
        <w:rPr>
          <w:rFonts w:ascii="Gill Sans MT" w:hAnsi="Gill Sans MT" w:eastAsia="Times New Roman"/>
          <w:lang w:val="en-US"/>
        </w:rPr>
        <w:t>regarding you</w:t>
      </w:r>
      <w:r w:rsidRPr="00AF478C">
        <w:rPr>
          <w:rFonts w:ascii="Gill Sans MT" w:hAnsi="Gill Sans MT" w:eastAsia="Times New Roman"/>
          <w:lang w:val="en-US"/>
        </w:rPr>
        <w:t xml:space="preserve"> work (people involved, resources, etc.); try to give th</w:t>
      </w:r>
      <w:r w:rsidRPr="00AF478C" w:rsidR="00B44505">
        <w:rPr>
          <w:rFonts w:ascii="Gill Sans MT" w:hAnsi="Gill Sans MT" w:eastAsia="Times New Roman"/>
          <w:lang w:val="en-US"/>
        </w:rPr>
        <w:t>e impression</w:t>
      </w:r>
      <w:r w:rsidRPr="00AF478C">
        <w:rPr>
          <w:rFonts w:ascii="Gill Sans MT" w:hAnsi="Gill Sans MT" w:eastAsia="Times New Roman"/>
          <w:lang w:val="en-US"/>
        </w:rPr>
        <w:t xml:space="preserve"> that you do not know this information. </w:t>
      </w:r>
    </w:p>
    <w:p w:rsidRPr="00AF478C" w:rsidR="00BF5FE9" w:rsidP="007D03E4" w:rsidRDefault="00BF5FE9" w14:paraId="7765470C" w14:textId="217BD89F">
      <w:pPr>
        <w:pStyle w:val="ListParagraph"/>
        <w:numPr>
          <w:ilvl w:val="0"/>
          <w:numId w:val="40"/>
        </w:numPr>
        <w:spacing w:after="120"/>
        <w:jc w:val="both"/>
        <w:textAlignment w:val="baseline"/>
        <w:rPr>
          <w:rFonts w:ascii="Gill Sans MT" w:hAnsi="Gill Sans MT" w:eastAsia="Times New Roman"/>
          <w:lang w:val="en-US"/>
        </w:rPr>
      </w:pPr>
      <w:r w:rsidRPr="00AF478C">
        <w:rPr>
          <w:rFonts w:ascii="Gill Sans MT" w:hAnsi="Gill Sans MT" w:eastAsia="Times New Roman"/>
          <w:lang w:val="en-US"/>
        </w:rPr>
        <w:t xml:space="preserve">Do not defend any political inclination, nor topics that are controversial. Any comments you make about it can be used against you. </w:t>
      </w:r>
    </w:p>
    <w:p w:rsidRPr="00AF478C" w:rsidR="00BF5FE9" w:rsidP="007D03E4" w:rsidRDefault="00BF5FE9" w14:paraId="1C27FEC1" w14:textId="74D54619">
      <w:pPr>
        <w:pStyle w:val="ListParagraph"/>
        <w:numPr>
          <w:ilvl w:val="0"/>
          <w:numId w:val="40"/>
        </w:numPr>
        <w:spacing w:after="120"/>
        <w:jc w:val="both"/>
        <w:textAlignment w:val="baseline"/>
        <w:rPr>
          <w:rFonts w:ascii="Gill Sans MT" w:hAnsi="Gill Sans MT" w:eastAsia="Times New Roman"/>
          <w:lang w:val="en-US"/>
        </w:rPr>
      </w:pPr>
      <w:r w:rsidRPr="00AF478C">
        <w:rPr>
          <w:rFonts w:ascii="Gill Sans MT" w:hAnsi="Gill Sans MT" w:eastAsia="Times New Roman"/>
          <w:lang w:val="en-US"/>
        </w:rPr>
        <w:t>Do not create an opportunity to be a victim of robbery</w:t>
      </w:r>
      <w:r w:rsidRPr="00AF478C" w:rsidR="00B44505">
        <w:rPr>
          <w:rFonts w:ascii="Gill Sans MT" w:hAnsi="Gill Sans MT" w:eastAsia="Times New Roman"/>
          <w:lang w:val="en-US"/>
        </w:rPr>
        <w:t xml:space="preserve"> and do</w:t>
      </w:r>
      <w:r w:rsidRPr="00AF478C">
        <w:rPr>
          <w:rFonts w:ascii="Gill Sans MT" w:hAnsi="Gill Sans MT" w:eastAsia="Times New Roman"/>
          <w:lang w:val="en-US"/>
        </w:rPr>
        <w:t xml:space="preserve"> not answer calls on the street. </w:t>
      </w:r>
    </w:p>
    <w:p w:rsidRPr="00AF478C" w:rsidR="00BF5FE9" w:rsidP="007D03E4" w:rsidRDefault="00BF5FE9" w14:paraId="4A80C6C3" w14:textId="772C1819">
      <w:pPr>
        <w:pStyle w:val="ListParagraph"/>
        <w:numPr>
          <w:ilvl w:val="0"/>
          <w:numId w:val="40"/>
        </w:numPr>
        <w:spacing w:after="120"/>
        <w:jc w:val="both"/>
        <w:textAlignment w:val="baseline"/>
        <w:rPr>
          <w:rFonts w:ascii="Gill Sans MT" w:hAnsi="Gill Sans MT" w:eastAsia="Times New Roman"/>
          <w:lang w:val="en-US"/>
        </w:rPr>
      </w:pPr>
      <w:r w:rsidRPr="00AF478C">
        <w:rPr>
          <w:rFonts w:ascii="Gill Sans MT" w:hAnsi="Gill Sans MT" w:eastAsia="Times New Roman"/>
          <w:lang w:val="en-US"/>
        </w:rPr>
        <w:t>Always remain aware of your surroundings and at an alert level that allows you to identify any suspicious activity or person early</w:t>
      </w:r>
      <w:r w:rsidRPr="00AF478C" w:rsidR="00B44505">
        <w:rPr>
          <w:rFonts w:ascii="Gill Sans MT" w:hAnsi="Gill Sans MT" w:eastAsia="Times New Roman"/>
          <w:lang w:val="en-US"/>
        </w:rPr>
        <w:t xml:space="preserve"> on </w:t>
      </w:r>
      <w:r w:rsidRPr="00AF478C">
        <w:rPr>
          <w:rFonts w:ascii="Gill Sans MT" w:hAnsi="Gill Sans MT" w:eastAsia="Times New Roman"/>
          <w:lang w:val="en-US"/>
        </w:rPr>
        <w:t xml:space="preserve">(do not attract attention). </w:t>
      </w:r>
    </w:p>
    <w:p w:rsidRPr="00AF478C" w:rsidR="00BF5FE9" w:rsidP="007D03E4" w:rsidRDefault="00BF5FE9" w14:paraId="0184DA7C" w14:textId="7F1D0565">
      <w:pPr>
        <w:pStyle w:val="ListParagraph"/>
        <w:numPr>
          <w:ilvl w:val="0"/>
          <w:numId w:val="40"/>
        </w:numPr>
        <w:spacing w:after="120"/>
        <w:jc w:val="both"/>
        <w:textAlignment w:val="baseline"/>
        <w:rPr>
          <w:rFonts w:ascii="Gill Sans MT" w:hAnsi="Gill Sans MT" w:eastAsia="Times New Roman"/>
          <w:lang w:val="en-US"/>
        </w:rPr>
      </w:pPr>
      <w:r w:rsidRPr="00AF478C">
        <w:rPr>
          <w:rFonts w:ascii="Gill Sans MT" w:hAnsi="Gill Sans MT" w:eastAsia="Times New Roman"/>
          <w:lang w:val="en-US"/>
        </w:rPr>
        <w:t>Generate empathy,</w:t>
      </w:r>
      <w:r w:rsidRPr="00AF478C" w:rsidR="00B44505">
        <w:rPr>
          <w:rFonts w:ascii="Gill Sans MT" w:hAnsi="Gill Sans MT" w:eastAsia="Times New Roman"/>
          <w:lang w:val="en-US"/>
        </w:rPr>
        <w:t xml:space="preserve"> kindness, and be </w:t>
      </w:r>
      <w:r w:rsidRPr="00AF478C">
        <w:rPr>
          <w:rFonts w:ascii="Gill Sans MT" w:hAnsi="Gill Sans MT" w:eastAsia="Times New Roman"/>
          <w:lang w:val="en-US"/>
        </w:rPr>
        <w:t>collaborati</w:t>
      </w:r>
      <w:r w:rsidRPr="00AF478C" w:rsidR="00B44505">
        <w:rPr>
          <w:rFonts w:ascii="Gill Sans MT" w:hAnsi="Gill Sans MT" w:eastAsia="Times New Roman"/>
          <w:lang w:val="en-US"/>
        </w:rPr>
        <w:t>ve</w:t>
      </w:r>
      <w:r w:rsidRPr="00AF478C">
        <w:rPr>
          <w:rFonts w:ascii="Gill Sans MT" w:hAnsi="Gill Sans MT" w:eastAsia="Times New Roman"/>
          <w:lang w:val="en-US"/>
        </w:rPr>
        <w:t xml:space="preserve"> to gain the appreciation of people (they could dissuade possible threats or alert</w:t>
      </w:r>
      <w:r w:rsidRPr="00AF478C" w:rsidR="00B44505">
        <w:rPr>
          <w:rFonts w:ascii="Gill Sans MT" w:hAnsi="Gill Sans MT" w:eastAsia="Times New Roman"/>
          <w:lang w:val="en-US"/>
        </w:rPr>
        <w:t xml:space="preserve">s regarding </w:t>
      </w:r>
      <w:r w:rsidRPr="00AF478C">
        <w:rPr>
          <w:rFonts w:ascii="Gill Sans MT" w:hAnsi="Gill Sans MT" w:eastAsia="Times New Roman"/>
          <w:lang w:val="en-US"/>
        </w:rPr>
        <w:t xml:space="preserve">dangers). </w:t>
      </w:r>
    </w:p>
    <w:p w:rsidRPr="007D03E4" w:rsidR="007D03E4" w:rsidP="007D03E4" w:rsidRDefault="00B44505" w14:paraId="78B14F0D" w14:textId="2034A34A">
      <w:pPr>
        <w:pStyle w:val="ListParagraph"/>
        <w:numPr>
          <w:ilvl w:val="0"/>
          <w:numId w:val="40"/>
        </w:numPr>
        <w:spacing w:after="120"/>
        <w:jc w:val="both"/>
        <w:textAlignment w:val="baseline"/>
        <w:rPr>
          <w:rFonts w:ascii="Gill Sans MT" w:hAnsi="Gill Sans MT" w:eastAsia="Times New Roman"/>
          <w:lang w:val="en-US"/>
        </w:rPr>
      </w:pPr>
      <w:r w:rsidRPr="00AF478C">
        <w:rPr>
          <w:rFonts w:ascii="Gill Sans MT" w:hAnsi="Gill Sans MT" w:eastAsia="Times New Roman"/>
          <w:lang w:val="en-US"/>
        </w:rPr>
        <w:t>Seek</w:t>
      </w:r>
      <w:r w:rsidRPr="00AF478C" w:rsidR="00BF5FE9">
        <w:rPr>
          <w:rFonts w:ascii="Gill Sans MT" w:hAnsi="Gill Sans MT" w:eastAsia="Times New Roman"/>
          <w:lang w:val="en-US"/>
        </w:rPr>
        <w:t xml:space="preserve"> </w:t>
      </w:r>
      <w:r w:rsidRPr="00AF478C">
        <w:rPr>
          <w:rFonts w:ascii="Gill Sans MT" w:hAnsi="Gill Sans MT" w:eastAsia="Times New Roman"/>
          <w:lang w:val="en-US"/>
        </w:rPr>
        <w:t xml:space="preserve">safety and security </w:t>
      </w:r>
      <w:r w:rsidRPr="00AF478C" w:rsidR="00BF5FE9">
        <w:rPr>
          <w:rFonts w:ascii="Gill Sans MT" w:hAnsi="Gill Sans MT" w:eastAsia="Times New Roman"/>
          <w:lang w:val="en-US"/>
        </w:rPr>
        <w:t xml:space="preserve">recommendations </w:t>
      </w:r>
      <w:r w:rsidRPr="00AF478C">
        <w:rPr>
          <w:rFonts w:ascii="Gill Sans MT" w:hAnsi="Gill Sans MT" w:eastAsia="Times New Roman"/>
          <w:lang w:val="en-US"/>
        </w:rPr>
        <w:t xml:space="preserve">from </w:t>
      </w:r>
      <w:r w:rsidRPr="00AF478C" w:rsidR="00BF5FE9">
        <w:rPr>
          <w:rFonts w:ascii="Gill Sans MT" w:hAnsi="Gill Sans MT" w:eastAsia="Times New Roman"/>
          <w:lang w:val="en-US"/>
        </w:rPr>
        <w:t xml:space="preserve">people linked to the </w:t>
      </w:r>
      <w:r w:rsidRPr="00AF478C">
        <w:rPr>
          <w:rFonts w:ascii="Gill Sans MT" w:hAnsi="Gill Sans MT" w:eastAsia="Times New Roman"/>
          <w:lang w:val="en-US"/>
        </w:rPr>
        <w:t>Activity</w:t>
      </w:r>
      <w:r w:rsidRPr="00AF478C" w:rsidR="00BF5FE9">
        <w:rPr>
          <w:rFonts w:ascii="Gill Sans MT" w:hAnsi="Gill Sans MT" w:eastAsia="Times New Roman"/>
          <w:lang w:val="en-US"/>
        </w:rPr>
        <w:t xml:space="preserve"> and/or those in the </w:t>
      </w:r>
      <w:r w:rsidRPr="00AF478C">
        <w:rPr>
          <w:rFonts w:ascii="Gill Sans MT" w:hAnsi="Gill Sans MT" w:eastAsia="Times New Roman"/>
          <w:lang w:val="en-US"/>
        </w:rPr>
        <w:t>region</w:t>
      </w:r>
      <w:r w:rsidRPr="00AF478C" w:rsidR="00BF5FE9">
        <w:rPr>
          <w:rFonts w:ascii="Gill Sans MT" w:hAnsi="Gill Sans MT" w:eastAsia="Times New Roman"/>
          <w:lang w:val="en-US"/>
        </w:rPr>
        <w:t xml:space="preserve"> that </w:t>
      </w:r>
      <w:r w:rsidRPr="00AF478C">
        <w:rPr>
          <w:rFonts w:ascii="Gill Sans MT" w:hAnsi="Gill Sans MT" w:eastAsia="Times New Roman"/>
          <w:lang w:val="en-US"/>
        </w:rPr>
        <w:t>can be trusted</w:t>
      </w:r>
      <w:r w:rsidRPr="00AF478C" w:rsidR="00D71AD9">
        <w:rPr>
          <w:rFonts w:ascii="Gill Sans MT" w:hAnsi="Gill Sans MT" w:eastAsia="Times New Roman"/>
          <w:lang w:val="en-US"/>
        </w:rPr>
        <w:t xml:space="preserve"> </w:t>
      </w:r>
      <w:r w:rsidRPr="00AF478C" w:rsidR="00BF5FE9">
        <w:rPr>
          <w:rFonts w:ascii="Gill Sans MT" w:hAnsi="Gill Sans MT" w:eastAsia="Times New Roman"/>
          <w:lang w:val="en-US"/>
        </w:rPr>
        <w:t>(remember security is intermittent).</w:t>
      </w:r>
    </w:p>
    <w:p w:rsidRPr="00AF478C" w:rsidR="00D71AD9" w:rsidP="007D03E4" w:rsidRDefault="00D71AD9" w14:paraId="03494F5A" w14:textId="77777777">
      <w:pPr>
        <w:spacing w:after="120" w:line="240" w:lineRule="auto"/>
        <w:jc w:val="both"/>
        <w:textAlignment w:val="baseline"/>
        <w:rPr>
          <w:rStyle w:val="eop"/>
          <w:rFonts w:cs="Open Sans"/>
          <w:b/>
          <w:bCs/>
          <w:color w:val="002F6C"/>
          <w:shd w:val="clear" w:color="auto" w:fill="FFFFFF"/>
        </w:rPr>
      </w:pPr>
      <w:r w:rsidRPr="00AF478C">
        <w:rPr>
          <w:rStyle w:val="normaltextrun"/>
          <w:rFonts w:cs="Open Sans"/>
          <w:b/>
          <w:bCs/>
          <w:color w:val="002F6C"/>
          <w:shd w:val="clear" w:color="auto" w:fill="FFFFFF"/>
        </w:rPr>
        <w:t>Before starting the travel activity</w:t>
      </w:r>
      <w:r w:rsidRPr="00AF478C">
        <w:rPr>
          <w:rStyle w:val="eop"/>
          <w:rFonts w:cs="Open Sans"/>
          <w:b/>
          <w:bCs/>
          <w:color w:val="002F6C"/>
          <w:shd w:val="clear" w:color="auto" w:fill="FFFFFF"/>
        </w:rPr>
        <w:t>:</w:t>
      </w:r>
    </w:p>
    <w:p w:rsidRPr="00AF478C" w:rsidR="00D71AD9" w:rsidP="007D03E4" w:rsidRDefault="00D71AD9" w14:paraId="5C3915F3" w14:textId="72736354">
      <w:pPr>
        <w:pStyle w:val="ListParagraph"/>
        <w:numPr>
          <w:ilvl w:val="0"/>
          <w:numId w:val="41"/>
        </w:numPr>
        <w:spacing w:after="120"/>
        <w:jc w:val="both"/>
        <w:textAlignment w:val="baseline"/>
        <w:rPr>
          <w:rFonts w:ascii="Gill Sans MT" w:hAnsi="Gill Sans MT" w:eastAsiaTheme="minorHAnsi"/>
          <w:b/>
          <w:bCs/>
          <w:color w:val="002F6C"/>
          <w:shd w:val="clear" w:color="auto" w:fill="FFFFFF"/>
          <w:lang w:val="en-US"/>
        </w:rPr>
      </w:pPr>
      <w:r w:rsidRPr="00AF478C">
        <w:rPr>
          <w:rFonts w:ascii="Gill Sans MT" w:hAnsi="Gill Sans MT" w:eastAsia="Times New Roman"/>
          <w:lang w:val="en-US"/>
        </w:rPr>
        <w:t xml:space="preserve">Plan and request your trip in a timely manner according to the protocols defined by JA, which must </w:t>
      </w:r>
      <w:r w:rsidRPr="00AF478C" w:rsidR="00F7653F">
        <w:rPr>
          <w:rFonts w:ascii="Gill Sans MT" w:hAnsi="Gill Sans MT" w:eastAsia="Times New Roman"/>
          <w:lang w:val="en-US"/>
        </w:rPr>
        <w:t>include</w:t>
      </w:r>
      <w:r w:rsidRPr="00AF478C">
        <w:rPr>
          <w:rFonts w:ascii="Gill Sans MT" w:hAnsi="Gill Sans MT" w:eastAsia="Times New Roman"/>
          <w:lang w:val="en-US"/>
        </w:rPr>
        <w:t xml:space="preserve"> times, routes, information, procedures, evaluations, recommendations. </w:t>
      </w:r>
    </w:p>
    <w:p w:rsidRPr="00AF478C" w:rsidR="00D71AD9" w:rsidP="007D03E4" w:rsidRDefault="00D71AD9" w14:paraId="060AEE6F" w14:textId="1A207EA4">
      <w:pPr>
        <w:pStyle w:val="ListParagraph"/>
        <w:numPr>
          <w:ilvl w:val="0"/>
          <w:numId w:val="41"/>
        </w:numPr>
        <w:spacing w:after="120"/>
        <w:jc w:val="both"/>
        <w:textAlignment w:val="baseline"/>
        <w:rPr>
          <w:rFonts w:ascii="Gill Sans MT" w:hAnsi="Gill Sans MT" w:eastAsia="Times New Roman"/>
          <w:lang w:val="en-US"/>
        </w:rPr>
      </w:pPr>
      <w:r w:rsidRPr="00AF478C">
        <w:rPr>
          <w:rFonts w:ascii="Gill Sans MT" w:hAnsi="Gill Sans MT" w:eastAsia="Times New Roman"/>
          <w:lang w:val="en-US"/>
        </w:rPr>
        <w:t>Your travel itinerary must be sent by email using a predetermined form to the S</w:t>
      </w:r>
      <w:r w:rsidRPr="00AF478C" w:rsidR="00F7653F">
        <w:rPr>
          <w:rFonts w:ascii="Gill Sans MT" w:hAnsi="Gill Sans MT" w:eastAsia="Times New Roman"/>
          <w:lang w:val="en-US"/>
        </w:rPr>
        <w:t>C</w:t>
      </w:r>
      <w:r w:rsidRPr="00AF478C">
        <w:rPr>
          <w:rFonts w:ascii="Gill Sans MT" w:hAnsi="Gill Sans MT" w:eastAsia="Times New Roman"/>
          <w:lang w:val="en-US"/>
        </w:rPr>
        <w:t>, at least 24 hours in advance in the format JA has developed for this purpose. Make sure to fill out the form with completely. </w:t>
      </w:r>
    </w:p>
    <w:p w:rsidRPr="00AF478C" w:rsidR="00D71AD9" w:rsidP="007D03E4" w:rsidRDefault="00D71AD9" w14:paraId="6C69CF3F" w14:textId="09CE07F7">
      <w:pPr>
        <w:pStyle w:val="ListParagraph"/>
        <w:numPr>
          <w:ilvl w:val="0"/>
          <w:numId w:val="41"/>
        </w:numPr>
        <w:spacing w:after="120"/>
        <w:jc w:val="both"/>
        <w:textAlignment w:val="baseline"/>
        <w:rPr>
          <w:rFonts w:ascii="Gill Sans MT" w:hAnsi="Gill Sans MT" w:eastAsia="Times New Roman"/>
          <w:lang w:val="en-US"/>
        </w:rPr>
      </w:pPr>
      <w:r w:rsidRPr="00AF478C">
        <w:rPr>
          <w:rFonts w:ascii="Gill Sans MT" w:hAnsi="Gill Sans MT" w:eastAsia="Times New Roman"/>
          <w:lang w:val="en-US"/>
        </w:rPr>
        <w:t>The travel approval format will be approved by the persons and/or committee authorized for this purpose. </w:t>
      </w:r>
    </w:p>
    <w:p w:rsidRPr="00AF478C" w:rsidR="00D71AD9" w:rsidP="007D03E4" w:rsidRDefault="00D71AD9" w14:paraId="32408332" w14:textId="177CE3EA">
      <w:pPr>
        <w:pStyle w:val="ListParagraph"/>
        <w:numPr>
          <w:ilvl w:val="0"/>
          <w:numId w:val="41"/>
        </w:numPr>
        <w:spacing w:after="120"/>
        <w:jc w:val="both"/>
        <w:textAlignment w:val="baseline"/>
        <w:rPr>
          <w:rFonts w:ascii="Gill Sans MT" w:hAnsi="Gill Sans MT" w:eastAsia="Times New Roman"/>
          <w:lang w:val="en-US"/>
        </w:rPr>
      </w:pPr>
      <w:r w:rsidRPr="00AF478C">
        <w:rPr>
          <w:rFonts w:ascii="Gill Sans MT" w:hAnsi="Gill Sans MT" w:eastAsia="Times New Roman"/>
          <w:lang w:val="en-US"/>
        </w:rPr>
        <w:t>You should not start a trip if the</w:t>
      </w:r>
      <w:r w:rsidRPr="00AF478C" w:rsidR="00F7653F">
        <w:rPr>
          <w:rFonts w:ascii="Gill Sans MT" w:hAnsi="Gill Sans MT" w:eastAsia="Times New Roman"/>
          <w:lang w:val="en-US"/>
        </w:rPr>
        <w:t xml:space="preserve"> security consultant</w:t>
      </w:r>
      <w:r w:rsidRPr="00AF478C">
        <w:rPr>
          <w:rFonts w:ascii="Gill Sans MT" w:hAnsi="Gill Sans MT" w:eastAsia="Times New Roman"/>
          <w:lang w:val="en-US"/>
        </w:rPr>
        <w:t xml:space="preserve"> delegated by the </w:t>
      </w:r>
      <w:r w:rsidRPr="00AF478C" w:rsidR="00F7653F">
        <w:rPr>
          <w:rFonts w:ascii="Gill Sans MT" w:hAnsi="Gill Sans MT" w:eastAsia="Times New Roman"/>
          <w:lang w:val="en-US"/>
        </w:rPr>
        <w:t xml:space="preserve">Activity </w:t>
      </w:r>
      <w:r w:rsidRPr="00AF478C">
        <w:rPr>
          <w:rFonts w:ascii="Gill Sans MT" w:hAnsi="Gill Sans MT" w:eastAsia="Times New Roman"/>
          <w:lang w:val="en-US"/>
        </w:rPr>
        <w:t>has n</w:t>
      </w:r>
      <w:r w:rsidRPr="00AF478C" w:rsidR="00F7653F">
        <w:rPr>
          <w:rFonts w:ascii="Gill Sans MT" w:hAnsi="Gill Sans MT" w:eastAsia="Times New Roman"/>
          <w:lang w:val="en-US"/>
        </w:rPr>
        <w:t>ot given approval that it is safe to do so</w:t>
      </w:r>
      <w:r w:rsidRPr="00AF478C">
        <w:rPr>
          <w:rFonts w:ascii="Gill Sans MT" w:hAnsi="Gill Sans MT" w:eastAsia="Times New Roman"/>
          <w:lang w:val="en-US"/>
        </w:rPr>
        <w:t>. </w:t>
      </w:r>
    </w:p>
    <w:p w:rsidRPr="00AF478C" w:rsidR="00D71AD9" w:rsidP="007D03E4" w:rsidRDefault="00F7653F" w14:paraId="6FF5F0CC" w14:textId="230CEFD3">
      <w:pPr>
        <w:pStyle w:val="ListParagraph"/>
        <w:numPr>
          <w:ilvl w:val="0"/>
          <w:numId w:val="41"/>
        </w:numPr>
        <w:spacing w:after="120"/>
        <w:jc w:val="both"/>
        <w:textAlignment w:val="baseline"/>
        <w:rPr>
          <w:rFonts w:ascii="Gill Sans MT" w:hAnsi="Gill Sans MT" w:eastAsia="Times New Roman"/>
          <w:lang w:val="en-US"/>
        </w:rPr>
      </w:pPr>
      <w:r w:rsidRPr="00AF478C">
        <w:rPr>
          <w:rFonts w:ascii="Gill Sans MT" w:hAnsi="Gill Sans MT" w:eastAsia="Times New Roman"/>
          <w:lang w:val="en-US"/>
        </w:rPr>
        <w:t>Follow</w:t>
      </w:r>
      <w:r w:rsidRPr="00AF478C" w:rsidR="00D71AD9">
        <w:rPr>
          <w:rFonts w:ascii="Gill Sans MT" w:hAnsi="Gill Sans MT" w:eastAsia="Times New Roman"/>
          <w:lang w:val="en-US"/>
        </w:rPr>
        <w:t xml:space="preserve"> the recommendations you receive</w:t>
      </w:r>
      <w:r w:rsidRPr="00AF478C">
        <w:rPr>
          <w:rFonts w:ascii="Gill Sans MT" w:hAnsi="Gill Sans MT" w:eastAsia="Times New Roman"/>
          <w:lang w:val="en-US"/>
        </w:rPr>
        <w:t xml:space="preserve"> from t</w:t>
      </w:r>
      <w:r w:rsidRPr="00AF478C" w:rsidR="00D71AD9">
        <w:rPr>
          <w:rFonts w:ascii="Gill Sans MT" w:hAnsi="Gill Sans MT" w:eastAsia="Times New Roman"/>
          <w:lang w:val="en-US"/>
        </w:rPr>
        <w:t>he risk analysis. </w:t>
      </w:r>
    </w:p>
    <w:p w:rsidRPr="00AF478C" w:rsidR="00D71AD9" w:rsidP="007D03E4" w:rsidRDefault="00F7653F" w14:paraId="4923C7EE" w14:textId="3EC99AF0">
      <w:pPr>
        <w:pStyle w:val="ListParagraph"/>
        <w:numPr>
          <w:ilvl w:val="0"/>
          <w:numId w:val="41"/>
        </w:numPr>
        <w:spacing w:after="120"/>
        <w:jc w:val="both"/>
        <w:textAlignment w:val="baseline"/>
        <w:rPr>
          <w:rFonts w:ascii="Gill Sans MT" w:hAnsi="Gill Sans MT" w:eastAsia="Times New Roman"/>
          <w:lang w:val="en-US"/>
        </w:rPr>
      </w:pPr>
      <w:proofErr w:type="gramStart"/>
      <w:r w:rsidRPr="00AF478C">
        <w:rPr>
          <w:rFonts w:ascii="Gill Sans MT" w:hAnsi="Gill Sans MT" w:eastAsia="Times New Roman"/>
          <w:lang w:val="en-US"/>
        </w:rPr>
        <w:t>Taking into account</w:t>
      </w:r>
      <w:proofErr w:type="gramEnd"/>
      <w:r w:rsidRPr="00AF478C" w:rsidR="00D71AD9">
        <w:rPr>
          <w:rFonts w:ascii="Gill Sans MT" w:hAnsi="Gill Sans MT" w:eastAsia="Times New Roman"/>
          <w:lang w:val="en-US"/>
        </w:rPr>
        <w:t xml:space="preserve"> the environment, task</w:t>
      </w:r>
      <w:r w:rsidRPr="00AF478C" w:rsidR="00B748D2">
        <w:rPr>
          <w:rFonts w:ascii="Gill Sans MT" w:hAnsi="Gill Sans MT" w:eastAsia="Times New Roman"/>
          <w:lang w:val="en-US"/>
        </w:rPr>
        <w:t>,</w:t>
      </w:r>
      <w:r w:rsidRPr="00AF478C" w:rsidR="00D71AD9">
        <w:rPr>
          <w:rFonts w:ascii="Gill Sans MT" w:hAnsi="Gill Sans MT" w:eastAsia="Times New Roman"/>
          <w:lang w:val="en-US"/>
        </w:rPr>
        <w:t xml:space="preserve"> and risk analysis, remember the emergency code or word</w:t>
      </w:r>
      <w:r w:rsidRPr="00AF478C">
        <w:rPr>
          <w:rFonts w:ascii="Gill Sans MT" w:hAnsi="Gill Sans MT" w:eastAsia="Times New Roman"/>
          <w:lang w:val="en-US"/>
        </w:rPr>
        <w:t>,</w:t>
      </w:r>
      <w:r w:rsidRPr="00AF478C" w:rsidR="00D71AD9">
        <w:rPr>
          <w:rFonts w:ascii="Gill Sans MT" w:hAnsi="Gill Sans MT" w:eastAsia="Times New Roman"/>
          <w:lang w:val="en-US"/>
        </w:rPr>
        <w:t xml:space="preserve"> or the use of the Pilgrim Track (</w:t>
      </w:r>
      <w:r w:rsidRPr="00AF478C">
        <w:rPr>
          <w:rFonts w:ascii="Gill Sans MT" w:hAnsi="Gill Sans MT" w:eastAsia="Times New Roman"/>
          <w:lang w:val="en-US"/>
        </w:rPr>
        <w:t>p</w:t>
      </w:r>
      <w:r w:rsidRPr="00AF478C" w:rsidR="00D71AD9">
        <w:rPr>
          <w:rFonts w:ascii="Gill Sans MT" w:hAnsi="Gill Sans MT" w:eastAsia="Times New Roman"/>
          <w:lang w:val="en-US"/>
        </w:rPr>
        <w:t xml:space="preserve">anic </w:t>
      </w:r>
      <w:r w:rsidRPr="00AF478C">
        <w:rPr>
          <w:rFonts w:ascii="Gill Sans MT" w:hAnsi="Gill Sans MT" w:eastAsia="Times New Roman"/>
          <w:lang w:val="en-US"/>
        </w:rPr>
        <w:t>b</w:t>
      </w:r>
      <w:r w:rsidRPr="00AF478C" w:rsidR="00D71AD9">
        <w:rPr>
          <w:rFonts w:ascii="Gill Sans MT" w:hAnsi="Gill Sans MT" w:eastAsia="Times New Roman"/>
          <w:lang w:val="en-US"/>
        </w:rPr>
        <w:t xml:space="preserve">utton) </w:t>
      </w:r>
      <w:r w:rsidRPr="00AF478C" w:rsidR="00B748D2">
        <w:rPr>
          <w:rFonts w:ascii="Gill Sans MT" w:hAnsi="Gill Sans MT" w:eastAsia="Times New Roman"/>
          <w:lang w:val="en-US"/>
        </w:rPr>
        <w:t xml:space="preserve">for use during travel in case of </w:t>
      </w:r>
      <w:r w:rsidRPr="00AF478C" w:rsidR="00D71AD9">
        <w:rPr>
          <w:rFonts w:ascii="Gill Sans MT" w:hAnsi="Gill Sans MT" w:eastAsia="Times New Roman"/>
          <w:lang w:val="en-US"/>
        </w:rPr>
        <w:t xml:space="preserve">emergency situations </w:t>
      </w:r>
      <w:r w:rsidRPr="00AF478C" w:rsidR="00B748D2">
        <w:rPr>
          <w:rFonts w:ascii="Gill Sans MT" w:hAnsi="Gill Sans MT" w:eastAsia="Times New Roman"/>
          <w:lang w:val="en-US"/>
        </w:rPr>
        <w:t xml:space="preserve">(JA </w:t>
      </w:r>
      <w:r w:rsidRPr="00AF478C" w:rsidR="00D71AD9">
        <w:rPr>
          <w:rFonts w:ascii="Gill Sans MT" w:hAnsi="Gill Sans MT" w:eastAsia="Times New Roman"/>
          <w:lang w:val="en-US"/>
        </w:rPr>
        <w:t xml:space="preserve">will receive training </w:t>
      </w:r>
      <w:r w:rsidRPr="00AF478C" w:rsidR="00B748D2">
        <w:rPr>
          <w:rFonts w:ascii="Gill Sans MT" w:hAnsi="Gill Sans MT" w:eastAsia="Times New Roman"/>
          <w:lang w:val="en-US"/>
        </w:rPr>
        <w:t>on how to use the track button)</w:t>
      </w:r>
      <w:r w:rsidRPr="00AF478C" w:rsidR="00D71AD9">
        <w:rPr>
          <w:rFonts w:ascii="Gill Sans MT" w:hAnsi="Gill Sans MT" w:eastAsia="Times New Roman"/>
          <w:lang w:val="en-US"/>
        </w:rPr>
        <w:t>. </w:t>
      </w:r>
    </w:p>
    <w:p w:rsidRPr="00AF478C" w:rsidR="00D71AD9" w:rsidP="007D03E4" w:rsidRDefault="00D71AD9" w14:paraId="7CB9DF2E" w14:textId="47E1A201">
      <w:pPr>
        <w:pStyle w:val="ListParagraph"/>
        <w:numPr>
          <w:ilvl w:val="0"/>
          <w:numId w:val="41"/>
        </w:numPr>
        <w:spacing w:after="120"/>
        <w:jc w:val="both"/>
        <w:textAlignment w:val="baseline"/>
        <w:rPr>
          <w:rFonts w:ascii="Gill Sans MT" w:hAnsi="Gill Sans MT" w:eastAsia="Times New Roman"/>
          <w:lang w:val="en-US"/>
        </w:rPr>
      </w:pPr>
      <w:r w:rsidRPr="00AF478C">
        <w:rPr>
          <w:rFonts w:ascii="Gill Sans MT" w:hAnsi="Gill Sans MT" w:eastAsia="Times New Roman"/>
          <w:lang w:val="en-US"/>
        </w:rPr>
        <w:t>Verify that the emergency contact numbers are on your cell phone and that you have the speed dial option enabled</w:t>
      </w:r>
      <w:r w:rsidRPr="00AF478C" w:rsidR="00B748D2">
        <w:rPr>
          <w:rFonts w:ascii="Gill Sans MT" w:hAnsi="Gill Sans MT" w:eastAsia="Times New Roman"/>
          <w:lang w:val="en-US"/>
        </w:rPr>
        <w:t xml:space="preserve"> for the security center and </w:t>
      </w:r>
      <w:r w:rsidRPr="00AF478C">
        <w:rPr>
          <w:rFonts w:ascii="Gill Sans MT" w:hAnsi="Gill Sans MT" w:eastAsia="Times New Roman"/>
          <w:lang w:val="en-US"/>
        </w:rPr>
        <w:t>SC</w:t>
      </w:r>
      <w:r w:rsidRPr="00AF478C" w:rsidR="00B748D2">
        <w:rPr>
          <w:rFonts w:ascii="Gill Sans MT" w:hAnsi="Gill Sans MT" w:eastAsia="Times New Roman"/>
          <w:lang w:val="en-US"/>
        </w:rPr>
        <w:t>,</w:t>
      </w:r>
      <w:r w:rsidRPr="00AF478C">
        <w:rPr>
          <w:rFonts w:ascii="Gill Sans MT" w:hAnsi="Gill Sans MT" w:eastAsia="Times New Roman"/>
          <w:lang w:val="en-US"/>
        </w:rPr>
        <w:t xml:space="preserve"> etc.). </w:t>
      </w:r>
    </w:p>
    <w:p w:rsidRPr="00AF478C" w:rsidR="00D71AD9" w:rsidP="007D03E4" w:rsidRDefault="00D71AD9" w14:paraId="01B3F33B" w14:textId="13EF6C92">
      <w:pPr>
        <w:pStyle w:val="ListParagraph"/>
        <w:numPr>
          <w:ilvl w:val="0"/>
          <w:numId w:val="41"/>
        </w:numPr>
        <w:spacing w:after="120"/>
        <w:jc w:val="both"/>
        <w:textAlignment w:val="baseline"/>
        <w:rPr>
          <w:rFonts w:ascii="Gill Sans MT" w:hAnsi="Gill Sans MT" w:eastAsia="Times New Roman"/>
          <w:lang w:val="en-US"/>
        </w:rPr>
      </w:pPr>
      <w:r w:rsidRPr="00AF478C">
        <w:rPr>
          <w:rFonts w:ascii="Gill Sans MT" w:hAnsi="Gill Sans MT" w:eastAsia="Times New Roman"/>
          <w:lang w:val="en-US"/>
        </w:rPr>
        <w:t>Keep your communication devices charged and turned on permanently, so that monitoring can be done properly. </w:t>
      </w:r>
    </w:p>
    <w:p w:rsidRPr="00AF478C" w:rsidR="00D71AD9" w:rsidP="007D03E4" w:rsidRDefault="00D71AD9" w14:paraId="6F86DA4C" w14:textId="61DFC8A4">
      <w:pPr>
        <w:pStyle w:val="ListParagraph"/>
        <w:numPr>
          <w:ilvl w:val="0"/>
          <w:numId w:val="41"/>
        </w:numPr>
        <w:spacing w:after="120"/>
        <w:jc w:val="both"/>
        <w:textAlignment w:val="baseline"/>
        <w:rPr>
          <w:rFonts w:ascii="Gill Sans MT" w:hAnsi="Gill Sans MT" w:eastAsia="Times New Roman"/>
          <w:lang w:val="en-US"/>
        </w:rPr>
      </w:pPr>
      <w:r w:rsidRPr="00AF478C">
        <w:rPr>
          <w:rFonts w:ascii="Gill Sans MT" w:hAnsi="Gill Sans MT" w:eastAsia="Times New Roman"/>
          <w:lang w:val="en-US"/>
        </w:rPr>
        <w:t xml:space="preserve">Attend training related to emergency procedures by </w:t>
      </w:r>
      <w:r w:rsidRPr="00AF478C" w:rsidR="00B748D2">
        <w:rPr>
          <w:rFonts w:ascii="Gill Sans MT" w:hAnsi="Gill Sans MT" w:eastAsia="Times New Roman"/>
          <w:lang w:val="en-US"/>
        </w:rPr>
        <w:t>SC.</w:t>
      </w:r>
      <w:r w:rsidRPr="00AF478C">
        <w:rPr>
          <w:rFonts w:ascii="Gill Sans MT" w:hAnsi="Gill Sans MT" w:eastAsia="Times New Roman"/>
          <w:lang w:val="en-US"/>
        </w:rPr>
        <w:t xml:space="preserve"> During these trainings,</w:t>
      </w:r>
      <w:r w:rsidRPr="00AF478C" w:rsidR="00B748D2">
        <w:rPr>
          <w:rFonts w:ascii="Gill Sans MT" w:hAnsi="Gill Sans MT" w:eastAsia="Times New Roman"/>
          <w:lang w:val="en-US"/>
        </w:rPr>
        <w:t xml:space="preserve"> the team will learn</w:t>
      </w:r>
      <w:r w:rsidRPr="00AF478C">
        <w:rPr>
          <w:rFonts w:ascii="Gill Sans MT" w:hAnsi="Gill Sans MT" w:eastAsia="Times New Roman"/>
          <w:lang w:val="en-US"/>
        </w:rPr>
        <w:t xml:space="preserve"> how to use the emergency word or code and</w:t>
      </w:r>
      <w:r w:rsidRPr="00AF478C" w:rsidR="00B748D2">
        <w:rPr>
          <w:rFonts w:ascii="Gill Sans MT" w:hAnsi="Gill Sans MT" w:eastAsia="Times New Roman"/>
          <w:lang w:val="en-US"/>
        </w:rPr>
        <w:t xml:space="preserve"> </w:t>
      </w:r>
      <w:r w:rsidRPr="00AF478C">
        <w:rPr>
          <w:rFonts w:ascii="Gill Sans MT" w:hAnsi="Gill Sans MT" w:eastAsia="Times New Roman"/>
          <w:lang w:val="en-US"/>
        </w:rPr>
        <w:t>the Pilgrim Track</w:t>
      </w:r>
      <w:r w:rsidRPr="00E47989">
        <w:rPr>
          <w:rFonts w:ascii="Gill Sans MT" w:hAnsi="Gill Sans MT" w:eastAsia="Times New Roman"/>
          <w:lang w:val="en-US"/>
        </w:rPr>
        <w:t>. </w:t>
      </w:r>
    </w:p>
    <w:p w:rsidRPr="00AF478C" w:rsidR="00D71AD9" w:rsidP="007D03E4" w:rsidRDefault="00D71AD9" w14:paraId="23719AD6" w14:textId="117EBD2E">
      <w:pPr>
        <w:pStyle w:val="ListParagraph"/>
        <w:numPr>
          <w:ilvl w:val="0"/>
          <w:numId w:val="41"/>
        </w:numPr>
        <w:spacing w:after="120"/>
        <w:jc w:val="both"/>
        <w:textAlignment w:val="baseline"/>
        <w:rPr>
          <w:rFonts w:ascii="Gill Sans MT" w:hAnsi="Gill Sans MT" w:eastAsia="Times New Roman"/>
          <w:lang w:val="en-US"/>
        </w:rPr>
      </w:pPr>
      <w:r w:rsidRPr="00AF478C">
        <w:rPr>
          <w:rFonts w:ascii="Gill Sans MT" w:hAnsi="Gill Sans MT" w:eastAsia="Times New Roman"/>
          <w:lang w:val="en-US"/>
        </w:rPr>
        <w:t>Carefully prepare the information that you</w:t>
      </w:r>
      <w:r w:rsidRPr="00AF478C" w:rsidR="009A096E">
        <w:rPr>
          <w:rFonts w:ascii="Gill Sans MT" w:hAnsi="Gill Sans MT" w:eastAsia="Times New Roman"/>
          <w:lang w:val="en-US"/>
        </w:rPr>
        <w:t xml:space="preserve"> share, your reasons for your visit, and your role in the Activity for your </w:t>
      </w:r>
      <w:r w:rsidRPr="00AF478C">
        <w:rPr>
          <w:rFonts w:ascii="Gill Sans MT" w:hAnsi="Gill Sans MT" w:eastAsia="Times New Roman"/>
          <w:lang w:val="en-US"/>
        </w:rPr>
        <w:t>trip</w:t>
      </w:r>
      <w:r w:rsidRPr="00AF478C" w:rsidR="009A096E">
        <w:rPr>
          <w:rFonts w:ascii="Gill Sans MT" w:hAnsi="Gill Sans MT" w:eastAsia="Times New Roman"/>
          <w:lang w:val="en-US"/>
        </w:rPr>
        <w:t xml:space="preserve"> in such a way that it</w:t>
      </w:r>
      <w:r w:rsidRPr="00AF478C">
        <w:rPr>
          <w:rFonts w:ascii="Gill Sans MT" w:hAnsi="Gill Sans MT" w:eastAsia="Times New Roman"/>
          <w:lang w:val="en-US"/>
        </w:rPr>
        <w:t xml:space="preserve"> does not expose you unnecessarily. </w:t>
      </w:r>
    </w:p>
    <w:p w:rsidR="00E47989" w:rsidP="007D03E4" w:rsidRDefault="00E47989" w14:paraId="0C1AC403" w14:textId="77777777">
      <w:pPr>
        <w:spacing w:after="120" w:line="240" w:lineRule="auto"/>
        <w:jc w:val="both"/>
        <w:textAlignment w:val="baseline"/>
        <w:rPr>
          <w:rFonts w:eastAsia="Times New Roman"/>
          <w:b/>
          <w:bCs/>
          <w:color w:val="002F6C"/>
        </w:rPr>
      </w:pPr>
    </w:p>
    <w:p w:rsidRPr="00AF478C" w:rsidR="009A096E" w:rsidP="007D03E4" w:rsidRDefault="009A096E" w14:paraId="462C3C04" w14:textId="0149ED21">
      <w:pPr>
        <w:spacing w:after="120" w:line="240" w:lineRule="auto"/>
        <w:jc w:val="both"/>
        <w:textAlignment w:val="baseline"/>
        <w:rPr>
          <w:rFonts w:eastAsia="Times New Roman"/>
          <w:b/>
          <w:bCs/>
          <w:color w:val="002F6C"/>
        </w:rPr>
      </w:pPr>
      <w:r w:rsidRPr="00AF478C">
        <w:rPr>
          <w:rFonts w:eastAsia="Times New Roman"/>
          <w:b/>
          <w:bCs/>
          <w:color w:val="002F6C"/>
        </w:rPr>
        <w:t xml:space="preserve">During Travel: </w:t>
      </w:r>
    </w:p>
    <w:p w:rsidRPr="00AF478C" w:rsidR="009A096E" w:rsidP="007D03E4" w:rsidRDefault="009A096E" w14:paraId="3E3E9091" w14:textId="23157983">
      <w:pPr>
        <w:pStyle w:val="ListParagraph"/>
        <w:numPr>
          <w:ilvl w:val="0"/>
          <w:numId w:val="42"/>
        </w:numPr>
        <w:spacing w:after="120"/>
        <w:jc w:val="both"/>
        <w:textAlignment w:val="baseline"/>
        <w:rPr>
          <w:rFonts w:ascii="Gill Sans MT" w:hAnsi="Gill Sans MT" w:eastAsia="Times New Roman"/>
          <w:lang w:val="en-US"/>
        </w:rPr>
      </w:pPr>
      <w:r w:rsidRPr="00AF478C">
        <w:rPr>
          <w:rFonts w:ascii="Gill Sans MT" w:hAnsi="Gill Sans MT" w:eastAsia="Times New Roman"/>
          <w:lang w:val="en-US"/>
        </w:rPr>
        <w:t>Keep a low profile during all your activities. This includes special attention to what you talk about (position, company, etc.), how you dress, what you carry</w:t>
      </w:r>
      <w:r w:rsidRPr="00AF478C" w:rsidR="00C71C80">
        <w:rPr>
          <w:rFonts w:ascii="Gill Sans MT" w:hAnsi="Gill Sans MT" w:eastAsia="Times New Roman"/>
          <w:lang w:val="en-US"/>
        </w:rPr>
        <w:t>,</w:t>
      </w:r>
      <w:r w:rsidRPr="00AF478C">
        <w:rPr>
          <w:rFonts w:ascii="Gill Sans MT" w:hAnsi="Gill Sans MT" w:eastAsia="Times New Roman"/>
          <w:lang w:val="en-US"/>
        </w:rPr>
        <w:t xml:space="preserve"> and the image you project. </w:t>
      </w:r>
    </w:p>
    <w:p w:rsidRPr="00AF478C" w:rsidR="009A096E" w:rsidP="007D03E4" w:rsidRDefault="00C71C80" w14:paraId="16F51AB1" w14:textId="09E9E0BF">
      <w:pPr>
        <w:pStyle w:val="ListParagraph"/>
        <w:numPr>
          <w:ilvl w:val="0"/>
          <w:numId w:val="42"/>
        </w:numPr>
        <w:spacing w:after="120"/>
        <w:jc w:val="both"/>
        <w:textAlignment w:val="baseline"/>
        <w:rPr>
          <w:rFonts w:ascii="Gill Sans MT" w:hAnsi="Gill Sans MT" w:eastAsia="Times New Roman"/>
          <w:lang w:val="en-US"/>
        </w:rPr>
      </w:pPr>
      <w:r w:rsidRPr="00AF478C">
        <w:rPr>
          <w:rFonts w:ascii="Gill Sans MT" w:hAnsi="Gill Sans MT" w:eastAsia="Times New Roman"/>
          <w:lang w:val="en-US"/>
        </w:rPr>
        <w:t xml:space="preserve">Be always aware of your surroundings </w:t>
      </w:r>
      <w:r w:rsidRPr="00AF478C" w:rsidR="009A096E">
        <w:rPr>
          <w:rFonts w:ascii="Gill Sans MT" w:hAnsi="Gill Sans MT" w:eastAsia="Times New Roman"/>
          <w:lang w:val="en-US"/>
        </w:rPr>
        <w:t xml:space="preserve">to detect suspicious situations or people. </w:t>
      </w:r>
    </w:p>
    <w:p w:rsidRPr="00AF478C" w:rsidR="009A096E" w:rsidP="007D03E4" w:rsidRDefault="009A096E" w14:paraId="2A953934" w14:textId="00D4940B">
      <w:pPr>
        <w:pStyle w:val="ListParagraph"/>
        <w:numPr>
          <w:ilvl w:val="0"/>
          <w:numId w:val="42"/>
        </w:numPr>
        <w:spacing w:after="120"/>
        <w:jc w:val="both"/>
        <w:textAlignment w:val="baseline"/>
        <w:rPr>
          <w:rFonts w:ascii="Gill Sans MT" w:hAnsi="Gill Sans MT" w:eastAsia="Times New Roman"/>
          <w:lang w:val="en-US"/>
        </w:rPr>
      </w:pPr>
      <w:r w:rsidRPr="00AF478C">
        <w:rPr>
          <w:rFonts w:ascii="Gill Sans MT" w:hAnsi="Gill Sans MT" w:eastAsia="Times New Roman"/>
          <w:lang w:val="en-US"/>
        </w:rPr>
        <w:t>Comply with the travel schedules approved by</w:t>
      </w:r>
      <w:r w:rsidRPr="00AF478C" w:rsidR="00C71C80">
        <w:rPr>
          <w:rFonts w:ascii="Gill Sans MT" w:hAnsi="Gill Sans MT" w:eastAsia="Times New Roman"/>
          <w:lang w:val="en-US"/>
        </w:rPr>
        <w:t xml:space="preserve"> </w:t>
      </w:r>
      <w:r w:rsidRPr="00AF478C">
        <w:rPr>
          <w:rFonts w:ascii="Gill Sans MT" w:hAnsi="Gill Sans MT" w:eastAsia="Times New Roman"/>
          <w:lang w:val="en-US"/>
        </w:rPr>
        <w:t>JA and immediately</w:t>
      </w:r>
      <w:r w:rsidRPr="00AF478C" w:rsidR="00C71C80">
        <w:rPr>
          <w:rFonts w:ascii="Gill Sans MT" w:hAnsi="Gill Sans MT" w:eastAsia="Times New Roman"/>
          <w:lang w:val="en-US"/>
        </w:rPr>
        <w:t xml:space="preserve"> notify the SC</w:t>
      </w:r>
      <w:r w:rsidRPr="00AF478C">
        <w:rPr>
          <w:rFonts w:ascii="Gill Sans MT" w:hAnsi="Gill Sans MT" w:eastAsia="Times New Roman"/>
          <w:lang w:val="en-US"/>
        </w:rPr>
        <w:t xml:space="preserve"> if you are prevented from complying with them. </w:t>
      </w:r>
    </w:p>
    <w:p w:rsidRPr="00AF478C" w:rsidR="009A096E" w:rsidP="007D03E4" w:rsidRDefault="009A096E" w14:paraId="1F25FBD0" w14:textId="67F56018">
      <w:pPr>
        <w:pStyle w:val="ListParagraph"/>
        <w:numPr>
          <w:ilvl w:val="0"/>
          <w:numId w:val="42"/>
        </w:numPr>
        <w:spacing w:after="120"/>
        <w:jc w:val="both"/>
        <w:textAlignment w:val="baseline"/>
        <w:rPr>
          <w:rFonts w:ascii="Gill Sans MT" w:hAnsi="Gill Sans MT" w:eastAsia="Times New Roman"/>
          <w:lang w:val="en-US"/>
        </w:rPr>
      </w:pPr>
      <w:r w:rsidRPr="00AF478C">
        <w:rPr>
          <w:rFonts w:ascii="Gill Sans MT" w:hAnsi="Gill Sans MT" w:eastAsia="Times New Roman"/>
          <w:lang w:val="en-US"/>
        </w:rPr>
        <w:t>The recommended times to make river or land trips</w:t>
      </w:r>
      <w:r w:rsidRPr="00AF478C" w:rsidR="00C71C80">
        <w:rPr>
          <w:rFonts w:ascii="Gill Sans MT" w:hAnsi="Gill Sans MT" w:eastAsia="Times New Roman"/>
          <w:lang w:val="en-US"/>
        </w:rPr>
        <w:t xml:space="preserve"> is</w:t>
      </w:r>
      <w:r w:rsidRPr="00AF478C">
        <w:rPr>
          <w:rFonts w:ascii="Gill Sans MT" w:hAnsi="Gill Sans MT" w:eastAsia="Times New Roman"/>
          <w:lang w:val="en-US"/>
        </w:rPr>
        <w:t xml:space="preserve"> from 05:00 to 18:00</w:t>
      </w:r>
      <w:r w:rsidRPr="00AF478C" w:rsidR="00C71C80">
        <w:rPr>
          <w:rFonts w:ascii="Gill Sans MT" w:hAnsi="Gill Sans MT" w:eastAsia="Times New Roman"/>
          <w:lang w:val="en-US"/>
        </w:rPr>
        <w:t>.</w:t>
      </w:r>
      <w:r w:rsidRPr="00AF478C">
        <w:rPr>
          <w:rFonts w:ascii="Gill Sans MT" w:hAnsi="Gill Sans MT" w:eastAsia="Times New Roman"/>
          <w:lang w:val="en-US"/>
        </w:rPr>
        <w:t xml:space="preserve"> </w:t>
      </w:r>
    </w:p>
    <w:p w:rsidRPr="00AF478C" w:rsidR="009A096E" w:rsidP="007D03E4" w:rsidRDefault="009A096E" w14:paraId="425BBA3E" w14:textId="41F48DB1">
      <w:pPr>
        <w:pStyle w:val="ListParagraph"/>
        <w:numPr>
          <w:ilvl w:val="0"/>
          <w:numId w:val="42"/>
        </w:numPr>
        <w:spacing w:after="120"/>
        <w:jc w:val="both"/>
        <w:textAlignment w:val="baseline"/>
        <w:rPr>
          <w:rFonts w:ascii="Gill Sans MT" w:hAnsi="Gill Sans MT" w:eastAsia="Times New Roman"/>
          <w:lang w:val="en-US"/>
        </w:rPr>
      </w:pPr>
      <w:r w:rsidRPr="00AF478C">
        <w:rPr>
          <w:rFonts w:ascii="Gill Sans MT" w:hAnsi="Gill Sans MT" w:eastAsia="Times New Roman"/>
          <w:lang w:val="en-US"/>
        </w:rPr>
        <w:t>Refrain fro</w:t>
      </w:r>
      <w:r w:rsidRPr="00AF478C" w:rsidR="00C71C80">
        <w:rPr>
          <w:rFonts w:ascii="Gill Sans MT" w:hAnsi="Gill Sans MT" w:eastAsia="Times New Roman"/>
          <w:lang w:val="en-US"/>
        </w:rPr>
        <w:t xml:space="preserve">m traveling </w:t>
      </w:r>
      <w:r w:rsidRPr="00AF478C">
        <w:rPr>
          <w:rFonts w:ascii="Gill Sans MT" w:hAnsi="Gill Sans MT" w:eastAsia="Times New Roman"/>
          <w:lang w:val="en-US"/>
        </w:rPr>
        <w:t xml:space="preserve">outside of </w:t>
      </w:r>
      <w:r w:rsidRPr="00AF478C" w:rsidR="00C71C80">
        <w:rPr>
          <w:rFonts w:ascii="Gill Sans MT" w:hAnsi="Gill Sans MT" w:eastAsia="Times New Roman"/>
          <w:lang w:val="en-US"/>
        </w:rPr>
        <w:t xml:space="preserve">the </w:t>
      </w:r>
      <w:r w:rsidRPr="00AF478C">
        <w:rPr>
          <w:rFonts w:ascii="Gill Sans MT" w:hAnsi="Gill Sans MT" w:eastAsia="Times New Roman"/>
          <w:lang w:val="en-US"/>
        </w:rPr>
        <w:t>schedule</w:t>
      </w:r>
      <w:r w:rsidRPr="00AF478C" w:rsidR="00C71C80">
        <w:rPr>
          <w:rFonts w:ascii="Gill Sans MT" w:hAnsi="Gill Sans MT" w:eastAsia="Times New Roman"/>
          <w:lang w:val="en-US"/>
        </w:rPr>
        <w:t>d hours</w:t>
      </w:r>
      <w:r w:rsidRPr="00AF478C">
        <w:rPr>
          <w:rFonts w:ascii="Gill Sans MT" w:hAnsi="Gill Sans MT" w:eastAsia="Times New Roman"/>
          <w:lang w:val="en-US"/>
        </w:rPr>
        <w:t>, except in extreme necessity and with the prior authorization of your immediate superior</w:t>
      </w:r>
      <w:r w:rsidRPr="00AF478C" w:rsidR="00C71C80">
        <w:rPr>
          <w:rFonts w:ascii="Gill Sans MT" w:hAnsi="Gill Sans MT" w:eastAsia="Times New Roman"/>
          <w:lang w:val="en-US"/>
        </w:rPr>
        <w:t>. If this is the case</w:t>
      </w:r>
      <w:r w:rsidRPr="00AF478C">
        <w:rPr>
          <w:rFonts w:ascii="Gill Sans MT" w:hAnsi="Gill Sans MT" w:eastAsia="Times New Roman"/>
          <w:lang w:val="en-US"/>
        </w:rPr>
        <w:t xml:space="preserve"> inform the </w:t>
      </w:r>
      <w:r w:rsidRPr="00AF478C" w:rsidR="00C71C80">
        <w:rPr>
          <w:rFonts w:ascii="Gill Sans MT" w:hAnsi="Gill Sans MT" w:eastAsia="Times New Roman"/>
          <w:lang w:val="en-US"/>
        </w:rPr>
        <w:t>security center</w:t>
      </w:r>
      <w:r w:rsidRPr="00AF478C">
        <w:rPr>
          <w:rFonts w:ascii="Gill Sans MT" w:hAnsi="Gill Sans MT" w:eastAsia="Times New Roman"/>
          <w:lang w:val="en-US"/>
        </w:rPr>
        <w:t xml:space="preserve"> that you are carrying out the respective monitoring. </w:t>
      </w:r>
    </w:p>
    <w:p w:rsidRPr="00AF478C" w:rsidR="009A096E" w:rsidP="007D03E4" w:rsidRDefault="009A096E" w14:paraId="54A0F646" w14:textId="17593BA9">
      <w:pPr>
        <w:pStyle w:val="ListParagraph"/>
        <w:numPr>
          <w:ilvl w:val="0"/>
          <w:numId w:val="42"/>
        </w:numPr>
        <w:spacing w:after="120"/>
        <w:jc w:val="both"/>
        <w:textAlignment w:val="baseline"/>
        <w:rPr>
          <w:rFonts w:ascii="Gill Sans MT" w:hAnsi="Gill Sans MT" w:eastAsia="Times New Roman"/>
          <w:lang w:val="en-US"/>
        </w:rPr>
      </w:pPr>
      <w:r w:rsidRPr="00AF478C">
        <w:rPr>
          <w:rFonts w:ascii="Gill Sans MT" w:hAnsi="Gill Sans MT" w:eastAsia="Times New Roman"/>
          <w:lang w:val="en-US"/>
        </w:rPr>
        <w:t xml:space="preserve">Contact the </w:t>
      </w:r>
      <w:r w:rsidRPr="00AF478C" w:rsidR="00C71C80">
        <w:rPr>
          <w:rFonts w:ascii="Gill Sans MT" w:hAnsi="Gill Sans MT" w:eastAsia="Times New Roman"/>
          <w:lang w:val="en-US"/>
        </w:rPr>
        <w:t>security center</w:t>
      </w:r>
      <w:r w:rsidRPr="00AF478C">
        <w:rPr>
          <w:rFonts w:ascii="Gill Sans MT" w:hAnsi="Gill Sans MT" w:eastAsia="Times New Roman"/>
          <w:lang w:val="en-US"/>
        </w:rPr>
        <w:t xml:space="preserve"> at the beginning and end of your </w:t>
      </w:r>
      <w:r w:rsidRPr="00AF478C" w:rsidR="00C71C80">
        <w:rPr>
          <w:rFonts w:ascii="Gill Sans MT" w:hAnsi="Gill Sans MT" w:eastAsia="Times New Roman"/>
          <w:lang w:val="en-US"/>
        </w:rPr>
        <w:t>trip</w:t>
      </w:r>
      <w:r w:rsidRPr="00AF478C">
        <w:rPr>
          <w:rFonts w:ascii="Gill Sans MT" w:hAnsi="Gill Sans MT" w:eastAsia="Times New Roman"/>
          <w:lang w:val="en-US"/>
        </w:rPr>
        <w:t xml:space="preserve"> and stay tuned for calls you will receive during your </w:t>
      </w:r>
      <w:r w:rsidRPr="00AF478C" w:rsidR="00C71C80">
        <w:rPr>
          <w:rFonts w:ascii="Gill Sans MT" w:hAnsi="Gill Sans MT" w:eastAsia="Times New Roman"/>
          <w:lang w:val="en-US"/>
        </w:rPr>
        <w:t>trip.</w:t>
      </w:r>
    </w:p>
    <w:p w:rsidRPr="00AF478C" w:rsidR="009A096E" w:rsidP="007D03E4" w:rsidRDefault="009A096E" w14:paraId="3D8EB1D0" w14:textId="743B830C">
      <w:pPr>
        <w:pStyle w:val="ListParagraph"/>
        <w:numPr>
          <w:ilvl w:val="0"/>
          <w:numId w:val="42"/>
        </w:numPr>
        <w:spacing w:after="120"/>
        <w:jc w:val="both"/>
        <w:textAlignment w:val="baseline"/>
        <w:rPr>
          <w:rFonts w:ascii="Gill Sans MT" w:hAnsi="Gill Sans MT" w:eastAsia="Times New Roman"/>
          <w:lang w:val="en-US"/>
        </w:rPr>
      </w:pPr>
      <w:r w:rsidRPr="00AF478C">
        <w:rPr>
          <w:rFonts w:ascii="Gill Sans MT" w:hAnsi="Gill Sans MT" w:eastAsia="Times New Roman"/>
          <w:lang w:val="en-US"/>
        </w:rPr>
        <w:t xml:space="preserve">Report any novelty </w:t>
      </w:r>
      <w:r w:rsidRPr="00AF478C" w:rsidR="00C71C80">
        <w:rPr>
          <w:rFonts w:ascii="Gill Sans MT" w:hAnsi="Gill Sans MT" w:eastAsia="Times New Roman"/>
          <w:lang w:val="en-US"/>
        </w:rPr>
        <w:t>regarding</w:t>
      </w:r>
      <w:r w:rsidRPr="00AF478C">
        <w:rPr>
          <w:rFonts w:ascii="Gill Sans MT" w:hAnsi="Gill Sans MT" w:eastAsia="Times New Roman"/>
          <w:lang w:val="en-US"/>
        </w:rPr>
        <w:t xml:space="preserve"> physical security or </w:t>
      </w:r>
      <w:r w:rsidRPr="00AF478C" w:rsidR="00C71C80">
        <w:rPr>
          <w:rFonts w:ascii="Gill Sans MT" w:hAnsi="Gill Sans MT" w:eastAsia="Times New Roman"/>
          <w:lang w:val="en-US"/>
        </w:rPr>
        <w:t>safety</w:t>
      </w:r>
      <w:r w:rsidRPr="00AF478C">
        <w:rPr>
          <w:rFonts w:ascii="Gill Sans MT" w:hAnsi="Gill Sans MT" w:eastAsia="Times New Roman"/>
          <w:lang w:val="en-US"/>
        </w:rPr>
        <w:t xml:space="preserve"> that </w:t>
      </w:r>
      <w:r w:rsidRPr="00AF478C" w:rsidR="00C71C80">
        <w:rPr>
          <w:rFonts w:ascii="Gill Sans MT" w:hAnsi="Gill Sans MT" w:eastAsia="Times New Roman"/>
          <w:lang w:val="en-US"/>
        </w:rPr>
        <w:t>arises during your travel</w:t>
      </w:r>
      <w:r w:rsidRPr="00AF478C">
        <w:rPr>
          <w:rFonts w:ascii="Gill Sans MT" w:hAnsi="Gill Sans MT" w:eastAsia="Times New Roman"/>
          <w:lang w:val="en-US"/>
        </w:rPr>
        <w:t xml:space="preserve">. </w:t>
      </w:r>
    </w:p>
    <w:p w:rsidRPr="00AF478C" w:rsidR="009A096E" w:rsidP="007D03E4" w:rsidRDefault="009A096E" w14:paraId="4037A376" w14:textId="42724AEA">
      <w:pPr>
        <w:pStyle w:val="ListParagraph"/>
        <w:numPr>
          <w:ilvl w:val="0"/>
          <w:numId w:val="42"/>
        </w:numPr>
        <w:spacing w:after="120"/>
        <w:jc w:val="both"/>
        <w:textAlignment w:val="baseline"/>
        <w:rPr>
          <w:rFonts w:ascii="Gill Sans MT" w:hAnsi="Gill Sans MT" w:eastAsia="Times New Roman"/>
          <w:lang w:val="en-US"/>
        </w:rPr>
      </w:pPr>
      <w:r w:rsidRPr="00AF478C">
        <w:rPr>
          <w:rFonts w:ascii="Gill Sans MT" w:hAnsi="Gill Sans MT" w:eastAsia="Times New Roman"/>
          <w:lang w:val="en-US"/>
        </w:rPr>
        <w:t xml:space="preserve">Be prudent </w:t>
      </w:r>
      <w:r w:rsidRPr="00AF478C" w:rsidR="00C71C80">
        <w:rPr>
          <w:rFonts w:ascii="Gill Sans MT" w:hAnsi="Gill Sans MT" w:eastAsia="Times New Roman"/>
          <w:lang w:val="en-US"/>
        </w:rPr>
        <w:t>on</w:t>
      </w:r>
      <w:r w:rsidRPr="00AF478C">
        <w:rPr>
          <w:rFonts w:ascii="Gill Sans MT" w:hAnsi="Gill Sans MT" w:eastAsia="Times New Roman"/>
          <w:lang w:val="en-US"/>
        </w:rPr>
        <w:t xml:space="preserve"> your telephone conversations in open areas, refrain from speaking in front of people you do not know, speak in a low voice, if </w:t>
      </w:r>
      <w:proofErr w:type="gramStart"/>
      <w:r w:rsidRPr="00AF478C">
        <w:rPr>
          <w:rFonts w:ascii="Gill Sans MT" w:hAnsi="Gill Sans MT" w:eastAsia="Times New Roman"/>
          <w:lang w:val="en-US"/>
        </w:rPr>
        <w:t>possible</w:t>
      </w:r>
      <w:proofErr w:type="gramEnd"/>
      <w:r w:rsidRPr="00AF478C">
        <w:rPr>
          <w:rFonts w:ascii="Gill Sans MT" w:hAnsi="Gill Sans MT" w:eastAsia="Times New Roman"/>
          <w:lang w:val="en-US"/>
        </w:rPr>
        <w:t xml:space="preserve"> in a place away from other people </w:t>
      </w:r>
      <w:r w:rsidRPr="00AF478C" w:rsidR="00C71C80">
        <w:rPr>
          <w:rFonts w:ascii="Gill Sans MT" w:hAnsi="Gill Sans MT" w:eastAsia="Times New Roman"/>
          <w:lang w:val="en-US"/>
        </w:rPr>
        <w:t>and being discreet</w:t>
      </w:r>
      <w:r w:rsidRPr="00AF478C">
        <w:rPr>
          <w:rFonts w:ascii="Gill Sans MT" w:hAnsi="Gill Sans MT" w:eastAsia="Times New Roman"/>
          <w:lang w:val="en-US"/>
        </w:rPr>
        <w:t xml:space="preserve"> with information that could expose you to danger. </w:t>
      </w:r>
    </w:p>
    <w:p w:rsidRPr="00AF478C" w:rsidR="009A096E" w:rsidP="007D03E4" w:rsidRDefault="009A096E" w14:paraId="1772CB94" w14:textId="6A6C4379">
      <w:pPr>
        <w:pStyle w:val="ListParagraph"/>
        <w:numPr>
          <w:ilvl w:val="0"/>
          <w:numId w:val="42"/>
        </w:numPr>
        <w:spacing w:after="120"/>
        <w:jc w:val="both"/>
        <w:textAlignment w:val="baseline"/>
        <w:rPr>
          <w:rFonts w:ascii="Gill Sans MT" w:hAnsi="Gill Sans MT" w:eastAsia="Times New Roman"/>
          <w:lang w:val="en-US"/>
        </w:rPr>
      </w:pPr>
      <w:r w:rsidRPr="00AF478C">
        <w:rPr>
          <w:rFonts w:ascii="Gill Sans MT" w:hAnsi="Gill Sans MT" w:eastAsia="Times New Roman"/>
          <w:lang w:val="en-US"/>
        </w:rPr>
        <w:t>Pay attention to people and drivers when boarding a</w:t>
      </w:r>
      <w:r w:rsidRPr="00AF478C" w:rsidR="00C71C80">
        <w:rPr>
          <w:rFonts w:ascii="Gill Sans MT" w:hAnsi="Gill Sans MT" w:eastAsia="Times New Roman"/>
          <w:lang w:val="en-US"/>
        </w:rPr>
        <w:t xml:space="preserve"> vehicle or vessel or when </w:t>
      </w:r>
      <w:r w:rsidRPr="00AF478C">
        <w:rPr>
          <w:rFonts w:ascii="Gill Sans MT" w:hAnsi="Gill Sans MT" w:eastAsia="Times New Roman"/>
          <w:lang w:val="en-US"/>
        </w:rPr>
        <w:t>being in transport</w:t>
      </w:r>
      <w:r w:rsidRPr="00AF478C" w:rsidR="00C71C80">
        <w:rPr>
          <w:rFonts w:ascii="Gill Sans MT" w:hAnsi="Gill Sans MT" w:eastAsia="Times New Roman"/>
          <w:lang w:val="en-US"/>
        </w:rPr>
        <w:t>ed in one</w:t>
      </w:r>
      <w:r w:rsidRPr="00AF478C">
        <w:rPr>
          <w:rFonts w:ascii="Gill Sans MT" w:hAnsi="Gill Sans MT" w:eastAsia="Times New Roman"/>
          <w:lang w:val="en-US"/>
        </w:rPr>
        <w:t xml:space="preserve">. </w:t>
      </w:r>
    </w:p>
    <w:p w:rsidRPr="00AF478C" w:rsidR="00D71AD9" w:rsidP="007D03E4" w:rsidRDefault="009A096E" w14:paraId="22E8FF14" w14:textId="7E78E420">
      <w:pPr>
        <w:pStyle w:val="ListParagraph"/>
        <w:numPr>
          <w:ilvl w:val="0"/>
          <w:numId w:val="42"/>
        </w:numPr>
        <w:spacing w:after="120"/>
        <w:jc w:val="both"/>
        <w:textAlignment w:val="baseline"/>
        <w:rPr>
          <w:rFonts w:ascii="Gill Sans MT" w:hAnsi="Gill Sans MT" w:eastAsia="Times New Roman"/>
          <w:lang w:val="en-US"/>
        </w:rPr>
      </w:pPr>
      <w:r w:rsidRPr="00AF478C">
        <w:rPr>
          <w:rFonts w:ascii="Gill Sans MT" w:hAnsi="Gill Sans MT" w:eastAsia="Times New Roman"/>
          <w:lang w:val="en-US"/>
        </w:rPr>
        <w:t xml:space="preserve">Respect </w:t>
      </w:r>
      <w:r w:rsidRPr="00AF478C" w:rsidR="004253B6">
        <w:rPr>
          <w:rFonts w:ascii="Gill Sans MT" w:hAnsi="Gill Sans MT" w:eastAsia="Times New Roman"/>
          <w:lang w:val="en-US"/>
        </w:rPr>
        <w:t xml:space="preserve">the </w:t>
      </w:r>
      <w:r w:rsidRPr="00AF478C">
        <w:rPr>
          <w:rFonts w:ascii="Gill Sans MT" w:hAnsi="Gill Sans MT" w:eastAsia="Times New Roman"/>
          <w:lang w:val="en-US"/>
        </w:rPr>
        <w:t>communities and the environment</w:t>
      </w:r>
      <w:r w:rsidRPr="00AF478C" w:rsidR="004253B6">
        <w:rPr>
          <w:rFonts w:ascii="Gill Sans MT" w:hAnsi="Gill Sans MT" w:eastAsia="Times New Roman"/>
          <w:lang w:val="en-US"/>
        </w:rPr>
        <w:t xml:space="preserve"> you visit</w:t>
      </w:r>
      <w:r w:rsidRPr="00AF478C">
        <w:rPr>
          <w:rFonts w:ascii="Gill Sans MT" w:hAnsi="Gill Sans MT" w:eastAsia="Times New Roman"/>
          <w:lang w:val="en-US"/>
        </w:rPr>
        <w:t>.</w:t>
      </w:r>
    </w:p>
    <w:p w:rsidR="00E47989" w:rsidP="007D03E4" w:rsidRDefault="00E47989" w14:paraId="63959AB7" w14:textId="77777777">
      <w:pPr>
        <w:spacing w:after="120" w:line="240" w:lineRule="auto"/>
        <w:jc w:val="both"/>
        <w:textAlignment w:val="baseline"/>
        <w:rPr>
          <w:rFonts w:eastAsia="Times New Roman"/>
          <w:b/>
          <w:bCs/>
          <w:color w:val="002F6C"/>
        </w:rPr>
      </w:pPr>
    </w:p>
    <w:p w:rsidRPr="00AF478C" w:rsidR="004253B6" w:rsidP="007D03E4" w:rsidRDefault="004253B6" w14:paraId="7ED495DC" w14:textId="79DE6355">
      <w:pPr>
        <w:spacing w:after="120" w:line="240" w:lineRule="auto"/>
        <w:jc w:val="both"/>
        <w:textAlignment w:val="baseline"/>
        <w:rPr>
          <w:rFonts w:eastAsia="Times New Roman"/>
          <w:b/>
          <w:bCs/>
          <w:color w:val="002F6C"/>
        </w:rPr>
      </w:pPr>
      <w:r w:rsidRPr="00AF478C">
        <w:rPr>
          <w:rFonts w:eastAsia="Times New Roman"/>
          <w:b/>
          <w:bCs/>
          <w:color w:val="002F6C"/>
        </w:rPr>
        <w:t>Land Travel</w:t>
      </w:r>
    </w:p>
    <w:p w:rsidRPr="00AF478C" w:rsidR="004253B6" w:rsidP="007D03E4" w:rsidRDefault="004253B6" w14:paraId="10959AF7" w14:textId="05EAF68C">
      <w:pPr>
        <w:pStyle w:val="paragraph"/>
        <w:numPr>
          <w:ilvl w:val="0"/>
          <w:numId w:val="43"/>
        </w:numPr>
        <w:spacing w:after="120" w:afterAutospacing="0"/>
        <w:jc w:val="both"/>
        <w:textAlignment w:val="baseline"/>
        <w:rPr>
          <w:rFonts w:ascii="Gill Sans MT" w:hAnsi="Gill Sans MT" w:cs="Segoe UI"/>
        </w:rPr>
      </w:pPr>
      <w:r w:rsidRPr="00AF478C">
        <w:rPr>
          <w:rFonts w:ascii="Gill Sans MT" w:hAnsi="Gill Sans MT" w:cs="Segoe UI"/>
        </w:rPr>
        <w:t xml:space="preserve">Within travel monitored, priority is given to those traveling to rural areas, as well as those that are entering urban areas with high alert status which require special attention. </w:t>
      </w:r>
    </w:p>
    <w:p w:rsidRPr="00AF478C" w:rsidR="004253B6" w:rsidP="007D03E4" w:rsidRDefault="004253B6" w14:paraId="3A31568A" w14:textId="174854F4">
      <w:pPr>
        <w:pStyle w:val="paragraph"/>
        <w:numPr>
          <w:ilvl w:val="0"/>
          <w:numId w:val="43"/>
        </w:numPr>
        <w:spacing w:after="120" w:afterAutospacing="0"/>
        <w:jc w:val="both"/>
        <w:textAlignment w:val="baseline"/>
        <w:rPr>
          <w:rFonts w:ascii="Gill Sans MT" w:hAnsi="Gill Sans MT" w:cs="Segoe UI"/>
        </w:rPr>
      </w:pPr>
      <w:r w:rsidRPr="00AF478C">
        <w:rPr>
          <w:rFonts w:ascii="Gill Sans MT" w:hAnsi="Gill Sans MT" w:cs="Segoe UI"/>
        </w:rPr>
        <w:t xml:space="preserve">Preferably use the means and vehicles provided by the Activity that have been and/or request public transport service with companies that use technological platforms. Ask the local staff of JA if they have recommendations during your trip to their region. </w:t>
      </w:r>
    </w:p>
    <w:p w:rsidRPr="00AF478C" w:rsidR="004253B6" w:rsidP="007D03E4" w:rsidRDefault="004253B6" w14:paraId="385F8AB9" w14:textId="223C4967">
      <w:pPr>
        <w:pStyle w:val="paragraph"/>
        <w:numPr>
          <w:ilvl w:val="0"/>
          <w:numId w:val="43"/>
        </w:numPr>
        <w:spacing w:after="120" w:afterAutospacing="0"/>
        <w:jc w:val="both"/>
        <w:textAlignment w:val="baseline"/>
        <w:rPr>
          <w:rFonts w:ascii="Gill Sans MT" w:hAnsi="Gill Sans MT" w:cs="Segoe UI"/>
        </w:rPr>
      </w:pPr>
      <w:r w:rsidRPr="00AF478C">
        <w:rPr>
          <w:rFonts w:ascii="Gill Sans MT" w:hAnsi="Gill Sans MT" w:cs="Segoe UI"/>
        </w:rPr>
        <w:t>Determine the conditions of the vehicle with a discreet visual inspection to make sure it is in optimal condition</w:t>
      </w:r>
      <w:r w:rsidRPr="00AF478C" w:rsidR="00A44129">
        <w:rPr>
          <w:rFonts w:ascii="Gill Sans MT" w:hAnsi="Gill Sans MT" w:cs="Segoe UI"/>
        </w:rPr>
        <w:t xml:space="preserve"> or safe for travel</w:t>
      </w:r>
      <w:r w:rsidRPr="00AF478C">
        <w:rPr>
          <w:rFonts w:ascii="Gill Sans MT" w:hAnsi="Gill Sans MT" w:cs="Segoe UI"/>
        </w:rPr>
        <w:t>, this also applies if you use</w:t>
      </w:r>
      <w:r w:rsidRPr="00AF478C" w:rsidR="00A44129">
        <w:rPr>
          <w:rFonts w:ascii="Gill Sans MT" w:hAnsi="Gill Sans MT" w:cs="Segoe UI"/>
        </w:rPr>
        <w:t xml:space="preserve"> </w:t>
      </w:r>
      <w:r w:rsidRPr="00AF478C">
        <w:rPr>
          <w:rFonts w:ascii="Gill Sans MT" w:hAnsi="Gill Sans MT" w:cs="Segoe UI"/>
        </w:rPr>
        <w:t>public transpo</w:t>
      </w:r>
      <w:r w:rsidRPr="00AF478C" w:rsidR="00A44129">
        <w:rPr>
          <w:rFonts w:ascii="Gill Sans MT" w:hAnsi="Gill Sans MT" w:cs="Segoe UI"/>
        </w:rPr>
        <w:t>rt means. If the transport means is unsafe</w:t>
      </w:r>
      <w:r w:rsidRPr="00AF478C">
        <w:rPr>
          <w:rFonts w:ascii="Gill Sans MT" w:hAnsi="Gill Sans MT" w:cs="Segoe UI"/>
        </w:rPr>
        <w:t xml:space="preserve">, wait for the next one or postpone the trip. For the latter, report the situation to the </w:t>
      </w:r>
      <w:r w:rsidRPr="00AF478C" w:rsidR="00A44129">
        <w:rPr>
          <w:rFonts w:ascii="Gill Sans MT" w:hAnsi="Gill Sans MT" w:cs="Segoe UI"/>
        </w:rPr>
        <w:t>security center</w:t>
      </w:r>
      <w:r w:rsidRPr="00AF478C">
        <w:rPr>
          <w:rFonts w:ascii="Gill Sans MT" w:hAnsi="Gill Sans MT" w:cs="Segoe UI"/>
        </w:rPr>
        <w:t xml:space="preserve">. </w:t>
      </w:r>
    </w:p>
    <w:p w:rsidRPr="00AF478C" w:rsidR="004253B6" w:rsidP="007D03E4" w:rsidRDefault="004253B6" w14:paraId="408BFEA5" w14:textId="22F164ED">
      <w:pPr>
        <w:pStyle w:val="paragraph"/>
        <w:numPr>
          <w:ilvl w:val="0"/>
          <w:numId w:val="43"/>
        </w:numPr>
        <w:spacing w:after="120" w:afterAutospacing="0"/>
        <w:jc w:val="both"/>
        <w:textAlignment w:val="baseline"/>
        <w:rPr>
          <w:rFonts w:ascii="Gill Sans MT" w:hAnsi="Gill Sans MT" w:cs="Segoe UI"/>
        </w:rPr>
      </w:pPr>
      <w:r w:rsidRPr="00AF478C">
        <w:rPr>
          <w:rFonts w:ascii="Gill Sans MT" w:hAnsi="Gill Sans MT" w:cs="Segoe UI"/>
        </w:rPr>
        <w:t xml:space="preserve">It should be noted that when you board the vehicle, please send a message through Pilgrim </w:t>
      </w:r>
      <w:r w:rsidRPr="00AF478C" w:rsidR="00A44129">
        <w:rPr>
          <w:rFonts w:ascii="Gill Sans MT" w:hAnsi="Gill Sans MT" w:cs="Segoe UI"/>
        </w:rPr>
        <w:t>T</w:t>
      </w:r>
      <w:r w:rsidRPr="00AF478C">
        <w:rPr>
          <w:rFonts w:ascii="Gill Sans MT" w:hAnsi="Gill Sans MT" w:cs="Segoe UI"/>
        </w:rPr>
        <w:t>rack or using text messaging with the following vehicle details (</w:t>
      </w:r>
      <w:r w:rsidRPr="00AF478C" w:rsidR="00A44129">
        <w:rPr>
          <w:rFonts w:ascii="Gill Sans MT" w:hAnsi="Gill Sans MT" w:cs="Segoe UI"/>
        </w:rPr>
        <w:t>receipt number</w:t>
      </w:r>
      <w:r w:rsidRPr="00AF478C">
        <w:rPr>
          <w:rFonts w:ascii="Gill Sans MT" w:hAnsi="Gill Sans MT" w:cs="Segoe UI"/>
        </w:rPr>
        <w:t xml:space="preserve">, license plates, company, </w:t>
      </w:r>
      <w:r w:rsidRPr="00AF478C" w:rsidR="00A44129">
        <w:rPr>
          <w:rFonts w:ascii="Gill Sans MT" w:hAnsi="Gill Sans MT" w:cs="Segoe UI"/>
        </w:rPr>
        <w:t xml:space="preserve">the </w:t>
      </w:r>
      <w:r w:rsidRPr="00AF478C">
        <w:rPr>
          <w:rFonts w:ascii="Gill Sans MT" w:hAnsi="Gill Sans MT" w:cs="Segoe UI"/>
        </w:rPr>
        <w:t>color</w:t>
      </w:r>
      <w:r w:rsidRPr="00AF478C" w:rsidR="00A44129">
        <w:rPr>
          <w:rFonts w:ascii="Gill Sans MT" w:hAnsi="Gill Sans MT" w:cs="Segoe UI"/>
        </w:rPr>
        <w:t xml:space="preserve"> of vehicle</w:t>
      </w:r>
      <w:r w:rsidRPr="00AF478C">
        <w:rPr>
          <w:rFonts w:ascii="Gill Sans MT" w:hAnsi="Gill Sans MT" w:cs="Segoe UI"/>
        </w:rPr>
        <w:t>, etc.) to the</w:t>
      </w:r>
      <w:r w:rsidRPr="00AF478C" w:rsidR="00A44129">
        <w:rPr>
          <w:rFonts w:ascii="Gill Sans MT" w:hAnsi="Gill Sans MT" w:cs="Segoe UI"/>
        </w:rPr>
        <w:t xml:space="preserve"> security center or </w:t>
      </w:r>
      <w:r w:rsidRPr="00AF478C">
        <w:rPr>
          <w:rFonts w:ascii="Gill Sans MT" w:hAnsi="Gill Sans MT" w:cs="Segoe UI"/>
        </w:rPr>
        <w:t xml:space="preserve">SC. </w:t>
      </w:r>
    </w:p>
    <w:p w:rsidR="003D4FF0" w:rsidP="007D03E4" w:rsidRDefault="004253B6" w14:paraId="18AD93DE" w14:textId="55527BA4">
      <w:pPr>
        <w:pStyle w:val="paragraph"/>
        <w:numPr>
          <w:ilvl w:val="0"/>
          <w:numId w:val="43"/>
        </w:numPr>
        <w:spacing w:before="0" w:beforeAutospacing="0" w:after="120" w:afterAutospacing="0"/>
        <w:jc w:val="both"/>
        <w:textAlignment w:val="baseline"/>
        <w:rPr>
          <w:rFonts w:ascii="Gill Sans MT" w:hAnsi="Gill Sans MT" w:cs="Segoe UI"/>
        </w:rPr>
      </w:pPr>
      <w:r w:rsidRPr="00AF478C">
        <w:rPr>
          <w:rFonts w:ascii="Gill Sans MT" w:hAnsi="Gill Sans MT" w:cs="Segoe UI"/>
        </w:rPr>
        <w:t xml:space="preserve">Do not deviate from the approved route and itinerary without consulting the </w:t>
      </w:r>
      <w:r w:rsidRPr="00AF478C" w:rsidR="00A44129">
        <w:rPr>
          <w:rFonts w:ascii="Gill Sans MT" w:hAnsi="Gill Sans MT" w:cs="Segoe UI"/>
        </w:rPr>
        <w:t>security center.</w:t>
      </w:r>
    </w:p>
    <w:p w:rsidRPr="00AF478C" w:rsidR="00AF478C" w:rsidP="007D03E4" w:rsidRDefault="00AF478C" w14:paraId="585E13B9" w14:textId="77777777">
      <w:pPr>
        <w:pStyle w:val="paragraph"/>
        <w:spacing w:before="0" w:beforeAutospacing="0" w:after="120" w:afterAutospacing="0"/>
        <w:jc w:val="both"/>
        <w:textAlignment w:val="baseline"/>
        <w:rPr>
          <w:rFonts w:ascii="Gill Sans MT" w:hAnsi="Gill Sans MT" w:cs="Segoe UI"/>
        </w:rPr>
      </w:pPr>
    </w:p>
    <w:p w:rsidRPr="00AF478C" w:rsidR="00A44129" w:rsidP="007D03E4" w:rsidRDefault="00A44129" w14:paraId="0159D5F4" w14:textId="4DC6D89F">
      <w:pPr>
        <w:pStyle w:val="paragraph"/>
        <w:spacing w:before="0" w:beforeAutospacing="0" w:after="120" w:afterAutospacing="0"/>
        <w:jc w:val="both"/>
        <w:textAlignment w:val="baseline"/>
        <w:rPr>
          <w:rFonts w:ascii="Gill Sans MT" w:hAnsi="Gill Sans MT" w:cs="Segoe UI"/>
          <w:b/>
          <w:bCs/>
          <w:color w:val="002F6C"/>
        </w:rPr>
      </w:pPr>
      <w:r w:rsidRPr="00AF478C">
        <w:rPr>
          <w:rFonts w:ascii="Gill Sans MT" w:hAnsi="Gill Sans MT" w:cs="Segoe UI"/>
          <w:b/>
          <w:bCs/>
          <w:color w:val="002F6C"/>
        </w:rPr>
        <w:t>Water Travel</w:t>
      </w:r>
    </w:p>
    <w:p w:rsidRPr="00AF478C" w:rsidR="0038232D" w:rsidP="007D03E4" w:rsidRDefault="0038232D" w14:paraId="59BE5B5E" w14:textId="212F8E9B">
      <w:pPr>
        <w:pStyle w:val="paragraph"/>
        <w:numPr>
          <w:ilvl w:val="0"/>
          <w:numId w:val="44"/>
        </w:numPr>
        <w:spacing w:after="120" w:afterAutospacing="0"/>
        <w:jc w:val="both"/>
        <w:textAlignment w:val="baseline"/>
        <w:rPr>
          <w:rFonts w:ascii="Gill Sans MT" w:hAnsi="Gill Sans MT" w:cs="Segoe UI"/>
        </w:rPr>
      </w:pPr>
      <w:r w:rsidRPr="00AF478C">
        <w:rPr>
          <w:rFonts w:ascii="Gill Sans MT" w:hAnsi="Gill Sans MT" w:cs="Segoe UI"/>
        </w:rPr>
        <w:t xml:space="preserve">Plan your travel itinerary carefully so that you do not travel at night. Do not let the desire to reach port and fatigue from your </w:t>
      </w:r>
      <w:proofErr w:type="gramStart"/>
      <w:r w:rsidRPr="00AF478C">
        <w:rPr>
          <w:rFonts w:ascii="Gill Sans MT" w:hAnsi="Gill Sans MT" w:cs="Segoe UI"/>
        </w:rPr>
        <w:t>work day</w:t>
      </w:r>
      <w:proofErr w:type="gramEnd"/>
      <w:r w:rsidRPr="00AF478C">
        <w:rPr>
          <w:rFonts w:ascii="Gill Sans MT" w:hAnsi="Gill Sans MT" w:cs="Segoe UI"/>
        </w:rPr>
        <w:t xml:space="preserve"> lead you to ignore the safety rules and overlook the risks that increase at night. </w:t>
      </w:r>
    </w:p>
    <w:p w:rsidRPr="00AF478C" w:rsidR="0038232D" w:rsidP="007D03E4" w:rsidRDefault="0038232D" w14:paraId="5739CBAB" w14:textId="1253BC5C">
      <w:pPr>
        <w:pStyle w:val="paragraph"/>
        <w:numPr>
          <w:ilvl w:val="0"/>
          <w:numId w:val="44"/>
        </w:numPr>
        <w:spacing w:after="120" w:afterAutospacing="0"/>
        <w:jc w:val="both"/>
        <w:textAlignment w:val="baseline"/>
        <w:rPr>
          <w:rFonts w:ascii="Gill Sans MT" w:hAnsi="Gill Sans MT" w:cs="Segoe UI"/>
        </w:rPr>
      </w:pPr>
      <w:r w:rsidRPr="00AF478C">
        <w:rPr>
          <w:rFonts w:ascii="Gill Sans MT" w:hAnsi="Gill Sans MT" w:cs="Segoe UI"/>
        </w:rPr>
        <w:t>If you use a public service vessel, determine the conditions of the</w:t>
      </w:r>
      <w:r w:rsidRPr="00AF478C" w:rsidR="009173F9">
        <w:rPr>
          <w:rFonts w:ascii="Gill Sans MT" w:hAnsi="Gill Sans MT" w:cs="Segoe UI"/>
        </w:rPr>
        <w:t xml:space="preserve"> vessel </w:t>
      </w:r>
      <w:r w:rsidRPr="00AF478C">
        <w:rPr>
          <w:rFonts w:ascii="Gill Sans MT" w:hAnsi="Gill Sans MT" w:cs="Segoe UI"/>
        </w:rPr>
        <w:t>with a quick visual inspection, if the conditions of the</w:t>
      </w:r>
      <w:r w:rsidRPr="00AF478C" w:rsidR="009173F9">
        <w:rPr>
          <w:rFonts w:ascii="Gill Sans MT" w:hAnsi="Gill Sans MT" w:cs="Segoe UI"/>
        </w:rPr>
        <w:t xml:space="preserve"> vessel</w:t>
      </w:r>
      <w:r w:rsidRPr="00AF478C">
        <w:rPr>
          <w:rFonts w:ascii="Gill Sans MT" w:hAnsi="Gill Sans MT" w:cs="Segoe UI"/>
        </w:rPr>
        <w:t xml:space="preserve"> do not guarantee </w:t>
      </w:r>
      <w:r w:rsidRPr="00AF478C" w:rsidR="009173F9">
        <w:rPr>
          <w:rFonts w:ascii="Gill Sans MT" w:hAnsi="Gill Sans MT" w:cs="Segoe UI"/>
        </w:rPr>
        <w:t xml:space="preserve">your </w:t>
      </w:r>
      <w:r w:rsidRPr="00AF478C">
        <w:rPr>
          <w:rFonts w:ascii="Gill Sans MT" w:hAnsi="Gill Sans MT" w:cs="Segoe UI"/>
        </w:rPr>
        <w:t>safety, wait for the next one or postpone the trip</w:t>
      </w:r>
      <w:r w:rsidRPr="00AF478C" w:rsidR="009173F9">
        <w:rPr>
          <w:rFonts w:ascii="Gill Sans MT" w:hAnsi="Gill Sans MT" w:cs="Segoe UI"/>
        </w:rPr>
        <w:t>. If this is the case</w:t>
      </w:r>
      <w:r w:rsidRPr="00AF478C">
        <w:rPr>
          <w:rFonts w:ascii="Gill Sans MT" w:hAnsi="Gill Sans MT" w:cs="Segoe UI"/>
        </w:rPr>
        <w:t>, report the situation to your</w:t>
      </w:r>
      <w:r w:rsidRPr="00AF478C" w:rsidR="009173F9">
        <w:rPr>
          <w:rFonts w:ascii="Gill Sans MT" w:hAnsi="Gill Sans MT" w:cs="Segoe UI"/>
        </w:rPr>
        <w:t xml:space="preserve"> immediate supervisor</w:t>
      </w:r>
      <w:r w:rsidRPr="00AF478C">
        <w:rPr>
          <w:rFonts w:ascii="Gill Sans MT" w:hAnsi="Gill Sans MT" w:cs="Segoe UI"/>
        </w:rPr>
        <w:t xml:space="preserve"> or </w:t>
      </w:r>
      <w:r w:rsidRPr="00AF478C" w:rsidR="009173F9">
        <w:rPr>
          <w:rFonts w:ascii="Gill Sans MT" w:hAnsi="Gill Sans MT" w:cs="Segoe UI"/>
        </w:rPr>
        <w:t xml:space="preserve">SC </w:t>
      </w:r>
      <w:r w:rsidRPr="00AF478C">
        <w:rPr>
          <w:rFonts w:ascii="Gill Sans MT" w:hAnsi="Gill Sans MT" w:cs="Segoe UI"/>
        </w:rPr>
        <w:t>and to t</w:t>
      </w:r>
      <w:r w:rsidRPr="00AF478C" w:rsidR="009173F9">
        <w:rPr>
          <w:rFonts w:ascii="Gill Sans MT" w:hAnsi="Gill Sans MT" w:cs="Segoe UI"/>
        </w:rPr>
        <w:t>he security center</w:t>
      </w:r>
      <w:r w:rsidRPr="00AF478C">
        <w:rPr>
          <w:rFonts w:ascii="Gill Sans MT" w:hAnsi="Gill Sans MT" w:cs="Segoe UI"/>
        </w:rPr>
        <w:t xml:space="preserve">. </w:t>
      </w:r>
    </w:p>
    <w:p w:rsidRPr="00AF478C" w:rsidR="0038232D" w:rsidP="007D03E4" w:rsidRDefault="0038232D" w14:paraId="4C7D6EBA" w14:textId="313F16F6">
      <w:pPr>
        <w:pStyle w:val="paragraph"/>
        <w:numPr>
          <w:ilvl w:val="0"/>
          <w:numId w:val="44"/>
        </w:numPr>
        <w:spacing w:after="120" w:afterAutospacing="0"/>
        <w:jc w:val="both"/>
        <w:textAlignment w:val="baseline"/>
        <w:rPr>
          <w:rFonts w:ascii="Gill Sans MT" w:hAnsi="Gill Sans MT" w:cs="Segoe UI"/>
        </w:rPr>
      </w:pPr>
      <w:r w:rsidRPr="00AF478C">
        <w:rPr>
          <w:rFonts w:ascii="Gill Sans MT" w:hAnsi="Gill Sans MT" w:cs="Segoe UI"/>
        </w:rPr>
        <w:t xml:space="preserve">For the use of public service </w:t>
      </w:r>
      <w:r w:rsidRPr="00AF478C" w:rsidR="009173F9">
        <w:rPr>
          <w:rFonts w:ascii="Gill Sans MT" w:hAnsi="Gill Sans MT" w:cs="Segoe UI"/>
        </w:rPr>
        <w:t>vessels,</w:t>
      </w:r>
      <w:r w:rsidRPr="00AF478C">
        <w:rPr>
          <w:rFonts w:ascii="Gill Sans MT" w:hAnsi="Gill Sans MT" w:cs="Segoe UI"/>
        </w:rPr>
        <w:t xml:space="preserve"> once on board, send a text message to the</w:t>
      </w:r>
      <w:r w:rsidRPr="00AF478C" w:rsidR="009173F9">
        <w:rPr>
          <w:rFonts w:ascii="Gill Sans MT" w:hAnsi="Gill Sans MT" w:cs="Segoe UI"/>
        </w:rPr>
        <w:t xml:space="preserve"> security center</w:t>
      </w:r>
      <w:r w:rsidRPr="00AF478C">
        <w:rPr>
          <w:rFonts w:ascii="Gill Sans MT" w:hAnsi="Gill Sans MT" w:cs="Segoe UI"/>
        </w:rPr>
        <w:t xml:space="preserve"> with the details of t</w:t>
      </w:r>
      <w:r w:rsidRPr="00AF478C" w:rsidR="009173F9">
        <w:rPr>
          <w:rFonts w:ascii="Gill Sans MT" w:hAnsi="Gill Sans MT" w:cs="Segoe UI"/>
        </w:rPr>
        <w:t>he vessel</w:t>
      </w:r>
      <w:r w:rsidRPr="00AF478C">
        <w:rPr>
          <w:rFonts w:ascii="Gill Sans MT" w:hAnsi="Gill Sans MT" w:cs="Segoe UI"/>
        </w:rPr>
        <w:t xml:space="preserve"> (</w:t>
      </w:r>
      <w:r w:rsidRPr="00AF478C" w:rsidR="009173F9">
        <w:rPr>
          <w:rFonts w:ascii="Gill Sans MT" w:hAnsi="Gill Sans MT" w:cs="Segoe UI"/>
        </w:rPr>
        <w:t>receipt number</w:t>
      </w:r>
      <w:r w:rsidRPr="00AF478C">
        <w:rPr>
          <w:rFonts w:ascii="Gill Sans MT" w:hAnsi="Gill Sans MT" w:cs="Segoe UI"/>
        </w:rPr>
        <w:t xml:space="preserve">, plates, company, color, etc.) </w:t>
      </w:r>
    </w:p>
    <w:p w:rsidRPr="00AF478C" w:rsidR="0038232D" w:rsidP="007D03E4" w:rsidRDefault="0038232D" w14:paraId="3DDE6E86" w14:textId="3D104B22">
      <w:pPr>
        <w:pStyle w:val="paragraph"/>
        <w:numPr>
          <w:ilvl w:val="0"/>
          <w:numId w:val="44"/>
        </w:numPr>
        <w:spacing w:after="120" w:afterAutospacing="0"/>
        <w:jc w:val="both"/>
        <w:textAlignment w:val="baseline"/>
        <w:rPr>
          <w:rFonts w:ascii="Gill Sans MT" w:hAnsi="Gill Sans MT" w:cs="Segoe UI"/>
        </w:rPr>
      </w:pPr>
      <w:r w:rsidRPr="00AF478C">
        <w:rPr>
          <w:rFonts w:ascii="Gill Sans MT" w:hAnsi="Gill Sans MT" w:cs="Segoe UI"/>
        </w:rPr>
        <w:t xml:space="preserve">When the body of water through which you are </w:t>
      </w:r>
      <w:r w:rsidRPr="00AF478C" w:rsidR="009173F9">
        <w:rPr>
          <w:rFonts w:ascii="Gill Sans MT" w:hAnsi="Gill Sans MT" w:cs="Segoe UI"/>
        </w:rPr>
        <w:t xml:space="preserve">traveling has risen or is choppy </w:t>
      </w:r>
      <w:r w:rsidRPr="00AF478C">
        <w:rPr>
          <w:rFonts w:ascii="Gill Sans MT" w:hAnsi="Gill Sans MT" w:cs="Segoe UI"/>
        </w:rPr>
        <w:t xml:space="preserve">due to </w:t>
      </w:r>
      <w:r w:rsidRPr="00AF478C" w:rsidR="00833A51">
        <w:rPr>
          <w:rFonts w:ascii="Gill Sans MT" w:hAnsi="Gill Sans MT" w:cs="Segoe UI"/>
        </w:rPr>
        <w:t>a variety of</w:t>
      </w:r>
      <w:r w:rsidRPr="00AF478C">
        <w:rPr>
          <w:rFonts w:ascii="Gill Sans MT" w:hAnsi="Gill Sans MT" w:cs="Segoe UI"/>
        </w:rPr>
        <w:t xml:space="preserve"> </w:t>
      </w:r>
      <w:r w:rsidRPr="00AF478C" w:rsidR="00833A51">
        <w:rPr>
          <w:rFonts w:ascii="Gill Sans MT" w:hAnsi="Gill Sans MT" w:cs="Segoe UI"/>
        </w:rPr>
        <w:t xml:space="preserve">reasons such as heavy rain, wind, </w:t>
      </w:r>
      <w:r w:rsidRPr="00AF478C">
        <w:rPr>
          <w:rFonts w:ascii="Gill Sans MT" w:hAnsi="Gill Sans MT" w:cs="Segoe UI"/>
        </w:rPr>
        <w:t xml:space="preserve">etc., </w:t>
      </w:r>
      <w:r w:rsidRPr="00AF478C" w:rsidR="00833A51">
        <w:rPr>
          <w:rFonts w:ascii="Gill Sans MT" w:hAnsi="Gill Sans MT" w:cs="Segoe UI"/>
        </w:rPr>
        <w:t>follow these recommendations:</w:t>
      </w:r>
      <w:r w:rsidRPr="00AF478C">
        <w:rPr>
          <w:rFonts w:ascii="Gill Sans MT" w:hAnsi="Gill Sans MT" w:cs="Segoe UI"/>
        </w:rPr>
        <w:t xml:space="preserve"> </w:t>
      </w:r>
    </w:p>
    <w:p w:rsidRPr="00AF478C" w:rsidR="0038232D" w:rsidP="007D03E4" w:rsidRDefault="0038232D" w14:paraId="386D9229" w14:textId="6520388F">
      <w:pPr>
        <w:pStyle w:val="paragraph"/>
        <w:numPr>
          <w:ilvl w:val="1"/>
          <w:numId w:val="44"/>
        </w:numPr>
        <w:spacing w:after="120" w:afterAutospacing="0"/>
        <w:jc w:val="both"/>
        <w:textAlignment w:val="baseline"/>
        <w:rPr>
          <w:rFonts w:ascii="Gill Sans MT" w:hAnsi="Gill Sans MT" w:cs="Segoe UI"/>
        </w:rPr>
      </w:pPr>
      <w:r w:rsidRPr="00AF478C">
        <w:rPr>
          <w:rFonts w:ascii="Gill Sans MT" w:hAnsi="Gill Sans MT" w:cs="Segoe UI"/>
        </w:rPr>
        <w:t>Do not place your hands on the edge of t</w:t>
      </w:r>
      <w:r w:rsidRPr="00AF478C" w:rsidR="00833A51">
        <w:rPr>
          <w:rFonts w:ascii="Gill Sans MT" w:hAnsi="Gill Sans MT" w:cs="Segoe UI"/>
        </w:rPr>
        <w:t>he vessel</w:t>
      </w:r>
      <w:r w:rsidRPr="00AF478C">
        <w:rPr>
          <w:rFonts w:ascii="Gill Sans MT" w:hAnsi="Gill Sans MT" w:cs="Segoe UI"/>
        </w:rPr>
        <w:t xml:space="preserve"> as you risk injuring your hands</w:t>
      </w:r>
      <w:r w:rsidRPr="00AF478C" w:rsidR="00833A51">
        <w:rPr>
          <w:rFonts w:ascii="Gill Sans MT" w:hAnsi="Gill Sans MT" w:cs="Segoe UI"/>
        </w:rPr>
        <w:t>, vessels</w:t>
      </w:r>
      <w:r w:rsidRPr="00AF478C">
        <w:rPr>
          <w:rFonts w:ascii="Gill Sans MT" w:hAnsi="Gill Sans MT" w:cs="Segoe UI"/>
        </w:rPr>
        <w:t xml:space="preserve"> </w:t>
      </w:r>
      <w:r w:rsidRPr="00AF478C" w:rsidR="00833A51">
        <w:rPr>
          <w:rFonts w:ascii="Gill Sans MT" w:hAnsi="Gill Sans MT" w:cs="Segoe UI"/>
        </w:rPr>
        <w:t xml:space="preserve">can </w:t>
      </w:r>
      <w:r w:rsidRPr="00AF478C">
        <w:rPr>
          <w:rFonts w:ascii="Gill Sans MT" w:hAnsi="Gill Sans MT" w:cs="Segoe UI"/>
        </w:rPr>
        <w:t xml:space="preserve">move </w:t>
      </w:r>
      <w:r w:rsidRPr="00AF478C" w:rsidR="00833A51">
        <w:rPr>
          <w:rFonts w:ascii="Gill Sans MT" w:hAnsi="Gill Sans MT" w:cs="Segoe UI"/>
        </w:rPr>
        <w:t xml:space="preserve">or </w:t>
      </w:r>
      <w:r w:rsidRPr="00AF478C">
        <w:rPr>
          <w:rFonts w:ascii="Gill Sans MT" w:hAnsi="Gill Sans MT" w:cs="Segoe UI"/>
        </w:rPr>
        <w:t>bump into each other</w:t>
      </w:r>
      <w:r w:rsidRPr="00AF478C" w:rsidR="00833A51">
        <w:rPr>
          <w:rFonts w:ascii="Gill Sans MT" w:hAnsi="Gill Sans MT" w:cs="Segoe UI"/>
        </w:rPr>
        <w:t>, especially</w:t>
      </w:r>
      <w:r w:rsidRPr="00AF478C">
        <w:rPr>
          <w:rFonts w:ascii="Gill Sans MT" w:hAnsi="Gill Sans MT" w:cs="Segoe UI"/>
        </w:rPr>
        <w:t xml:space="preserve"> when boarding and disembarking at the dock</w:t>
      </w:r>
      <w:r w:rsidRPr="00AF478C" w:rsidR="00833A51">
        <w:rPr>
          <w:rFonts w:ascii="Gill Sans MT" w:hAnsi="Gill Sans MT" w:cs="Segoe UI"/>
        </w:rPr>
        <w:t>.</w:t>
      </w:r>
      <w:r w:rsidRPr="00AF478C">
        <w:rPr>
          <w:rFonts w:ascii="Gill Sans MT" w:hAnsi="Gill Sans MT" w:cs="Segoe UI"/>
        </w:rPr>
        <w:t xml:space="preserve"> </w:t>
      </w:r>
    </w:p>
    <w:p w:rsidRPr="00AF478C" w:rsidR="0038232D" w:rsidP="007D03E4" w:rsidRDefault="0038232D" w14:paraId="644FBD90" w14:textId="4D4C92DE">
      <w:pPr>
        <w:pStyle w:val="paragraph"/>
        <w:numPr>
          <w:ilvl w:val="1"/>
          <w:numId w:val="44"/>
        </w:numPr>
        <w:spacing w:after="120" w:afterAutospacing="0"/>
        <w:jc w:val="both"/>
        <w:textAlignment w:val="baseline"/>
        <w:rPr>
          <w:rFonts w:ascii="Gill Sans MT" w:hAnsi="Gill Sans MT" w:cs="Segoe UI"/>
        </w:rPr>
      </w:pPr>
      <w:r w:rsidRPr="00AF478C">
        <w:rPr>
          <w:rFonts w:ascii="Gill Sans MT" w:hAnsi="Gill Sans MT" w:cs="Segoe UI"/>
        </w:rPr>
        <w:t>Do not balance, rock, or run on</w:t>
      </w:r>
      <w:r w:rsidRPr="00AF478C" w:rsidR="00833A51">
        <w:rPr>
          <w:rFonts w:ascii="Gill Sans MT" w:hAnsi="Gill Sans MT" w:cs="Segoe UI"/>
        </w:rPr>
        <w:t xml:space="preserve"> the vessel</w:t>
      </w:r>
      <w:r w:rsidRPr="00AF478C">
        <w:rPr>
          <w:rFonts w:ascii="Gill Sans MT" w:hAnsi="Gill Sans MT" w:cs="Segoe UI"/>
        </w:rPr>
        <w:t xml:space="preserve"> to gain balance; always </w:t>
      </w:r>
      <w:r w:rsidRPr="00AF478C" w:rsidR="00833A51">
        <w:rPr>
          <w:rFonts w:ascii="Gill Sans MT" w:hAnsi="Gill Sans MT" w:cs="Segoe UI"/>
        </w:rPr>
        <w:t xml:space="preserve">hold onto the </w:t>
      </w:r>
      <w:proofErr w:type="gramStart"/>
      <w:r w:rsidRPr="00AF478C" w:rsidR="00833A51">
        <w:rPr>
          <w:rFonts w:ascii="Gill Sans MT" w:hAnsi="Gill Sans MT" w:cs="Segoe UI"/>
        </w:rPr>
        <w:t xml:space="preserve">hand </w:t>
      </w:r>
      <w:r w:rsidRPr="00AF478C">
        <w:rPr>
          <w:rFonts w:ascii="Gill Sans MT" w:hAnsi="Gill Sans MT" w:cs="Segoe UI"/>
        </w:rPr>
        <w:t>rails</w:t>
      </w:r>
      <w:proofErr w:type="gramEnd"/>
      <w:r w:rsidRPr="00AF478C">
        <w:rPr>
          <w:rFonts w:ascii="Gill Sans MT" w:hAnsi="Gill Sans MT" w:cs="Segoe UI"/>
        </w:rPr>
        <w:t xml:space="preserve"> or the hand of another person</w:t>
      </w:r>
      <w:r w:rsidRPr="00AF478C" w:rsidR="00833A51">
        <w:rPr>
          <w:rFonts w:ascii="Gill Sans MT" w:hAnsi="Gill Sans MT" w:cs="Segoe UI"/>
        </w:rPr>
        <w:t xml:space="preserve"> when boarding</w:t>
      </w:r>
      <w:r w:rsidRPr="00AF478C">
        <w:rPr>
          <w:rFonts w:ascii="Gill Sans MT" w:hAnsi="Gill Sans MT" w:cs="Segoe UI"/>
        </w:rPr>
        <w:t xml:space="preserve">. </w:t>
      </w:r>
    </w:p>
    <w:p w:rsidRPr="00AF478C" w:rsidR="0038232D" w:rsidP="007D03E4" w:rsidRDefault="00833A51" w14:paraId="3715A474" w14:textId="233AB005">
      <w:pPr>
        <w:pStyle w:val="paragraph"/>
        <w:numPr>
          <w:ilvl w:val="1"/>
          <w:numId w:val="44"/>
        </w:numPr>
        <w:spacing w:after="120" w:afterAutospacing="0"/>
        <w:jc w:val="both"/>
        <w:textAlignment w:val="baseline"/>
        <w:rPr>
          <w:rFonts w:ascii="Gill Sans MT" w:hAnsi="Gill Sans MT" w:cs="Segoe UI"/>
        </w:rPr>
      </w:pPr>
      <w:r w:rsidRPr="00AF478C">
        <w:rPr>
          <w:rFonts w:ascii="Gill Sans MT" w:hAnsi="Gill Sans MT" w:cs="Segoe UI"/>
        </w:rPr>
        <w:t>Always u</w:t>
      </w:r>
      <w:r w:rsidRPr="00AF478C" w:rsidR="0038232D">
        <w:rPr>
          <w:rFonts w:ascii="Gill Sans MT" w:hAnsi="Gill Sans MT" w:cs="Segoe UI"/>
        </w:rPr>
        <w:t xml:space="preserve">se </w:t>
      </w:r>
      <w:r w:rsidRPr="00AF478C">
        <w:rPr>
          <w:rFonts w:ascii="Gill Sans MT" w:hAnsi="Gill Sans MT" w:cs="Segoe UI"/>
        </w:rPr>
        <w:t xml:space="preserve">a </w:t>
      </w:r>
      <w:r w:rsidRPr="00AF478C" w:rsidR="0038232D">
        <w:rPr>
          <w:rFonts w:ascii="Gill Sans MT" w:hAnsi="Gill Sans MT" w:cs="Segoe UI"/>
        </w:rPr>
        <w:t>life jacket. Adjust it well to your body because in the event of a</w:t>
      </w:r>
      <w:r w:rsidRPr="00AF478C">
        <w:rPr>
          <w:rFonts w:ascii="Gill Sans MT" w:hAnsi="Gill Sans MT" w:cs="Segoe UI"/>
        </w:rPr>
        <w:t>n accident</w:t>
      </w:r>
      <w:r w:rsidRPr="00AF478C" w:rsidR="0038232D">
        <w:rPr>
          <w:rFonts w:ascii="Gill Sans MT" w:hAnsi="Gill Sans MT" w:cs="Segoe UI"/>
        </w:rPr>
        <w:t xml:space="preserve"> you ca</w:t>
      </w:r>
      <w:r w:rsidRPr="00AF478C">
        <w:rPr>
          <w:rFonts w:ascii="Gill Sans MT" w:hAnsi="Gill Sans MT" w:cs="Segoe UI"/>
        </w:rPr>
        <w:t>n</w:t>
      </w:r>
      <w:r w:rsidRPr="00AF478C" w:rsidR="0038232D">
        <w:rPr>
          <w:rFonts w:ascii="Gill Sans MT" w:hAnsi="Gill Sans MT" w:cs="Segoe UI"/>
        </w:rPr>
        <w:t xml:space="preserve"> lose the vest or it can put pressure on your neck, increasing panic and the risk of drowning. </w:t>
      </w:r>
    </w:p>
    <w:p w:rsidRPr="00AF478C" w:rsidR="0038232D" w:rsidP="007D03E4" w:rsidRDefault="0038232D" w14:paraId="061617F9" w14:textId="21407CAA">
      <w:pPr>
        <w:pStyle w:val="paragraph"/>
        <w:numPr>
          <w:ilvl w:val="1"/>
          <w:numId w:val="44"/>
        </w:numPr>
        <w:spacing w:after="120" w:afterAutospacing="0"/>
        <w:jc w:val="both"/>
        <w:textAlignment w:val="baseline"/>
        <w:rPr>
          <w:rFonts w:ascii="Gill Sans MT" w:hAnsi="Gill Sans MT" w:cs="Segoe UI"/>
        </w:rPr>
      </w:pPr>
      <w:r w:rsidRPr="00AF478C">
        <w:rPr>
          <w:rFonts w:ascii="Gill Sans MT" w:hAnsi="Gill Sans MT" w:cs="Segoe UI"/>
        </w:rPr>
        <w:t>Do not wear heavy shoes or boots. If you use them, keep them untied (the ends of the lace</w:t>
      </w:r>
      <w:r w:rsidRPr="00AF478C" w:rsidR="00D51446">
        <w:rPr>
          <w:rFonts w:ascii="Gill Sans MT" w:hAnsi="Gill Sans MT" w:cs="Segoe UI"/>
        </w:rPr>
        <w:t>s inside the shoes)</w:t>
      </w:r>
      <w:r w:rsidRPr="00AF478C">
        <w:rPr>
          <w:rFonts w:ascii="Gill Sans MT" w:hAnsi="Gill Sans MT" w:cs="Segoe UI"/>
        </w:rPr>
        <w:t xml:space="preserve"> </w:t>
      </w:r>
      <w:r w:rsidRPr="00AF478C" w:rsidR="00D51446">
        <w:rPr>
          <w:rFonts w:ascii="Gill Sans MT" w:hAnsi="Gill Sans MT" w:cs="Segoe UI"/>
        </w:rPr>
        <w:t>so you can remove</w:t>
      </w:r>
      <w:r w:rsidRPr="00AF478C">
        <w:rPr>
          <w:rFonts w:ascii="Gill Sans MT" w:hAnsi="Gill Sans MT" w:cs="Segoe UI"/>
        </w:rPr>
        <w:t xml:space="preserve"> them quickly in case of </w:t>
      </w:r>
      <w:r w:rsidRPr="00AF478C" w:rsidR="00D51446">
        <w:rPr>
          <w:rFonts w:ascii="Gill Sans MT" w:hAnsi="Gill Sans MT" w:cs="Segoe UI"/>
        </w:rPr>
        <w:t>an accident</w:t>
      </w:r>
      <w:r w:rsidRPr="00AF478C">
        <w:rPr>
          <w:rFonts w:ascii="Gill Sans MT" w:hAnsi="Gill Sans MT" w:cs="Segoe UI"/>
        </w:rPr>
        <w:t xml:space="preserve">. </w:t>
      </w:r>
    </w:p>
    <w:p w:rsidRPr="00AF478C" w:rsidR="0038232D" w:rsidP="007D03E4" w:rsidRDefault="0038232D" w14:paraId="2A2ED0D5" w14:textId="381F5A22">
      <w:pPr>
        <w:pStyle w:val="paragraph"/>
        <w:numPr>
          <w:ilvl w:val="1"/>
          <w:numId w:val="44"/>
        </w:numPr>
        <w:spacing w:after="120" w:afterAutospacing="0"/>
        <w:jc w:val="both"/>
        <w:textAlignment w:val="baseline"/>
        <w:rPr>
          <w:rFonts w:ascii="Gill Sans MT" w:hAnsi="Gill Sans MT" w:cs="Segoe UI"/>
        </w:rPr>
      </w:pPr>
      <w:r w:rsidRPr="00AF478C">
        <w:rPr>
          <w:rFonts w:ascii="Gill Sans MT" w:hAnsi="Gill Sans MT" w:cs="Segoe UI"/>
        </w:rPr>
        <w:t xml:space="preserve">Do not sit next to or with luggage or carry-on items; set them aside </w:t>
      </w:r>
      <w:r w:rsidRPr="00AF478C" w:rsidR="00D51446">
        <w:rPr>
          <w:rFonts w:ascii="Gill Sans MT" w:hAnsi="Gill Sans MT" w:cs="Segoe UI"/>
        </w:rPr>
        <w:t xml:space="preserve">or in a place </w:t>
      </w:r>
      <w:r w:rsidRPr="00AF478C">
        <w:rPr>
          <w:rFonts w:ascii="Gill Sans MT" w:hAnsi="Gill Sans MT" w:cs="Segoe UI"/>
        </w:rPr>
        <w:t xml:space="preserve">where they will not </w:t>
      </w:r>
      <w:r w:rsidRPr="00AF478C" w:rsidR="00D51446">
        <w:rPr>
          <w:rFonts w:ascii="Gill Sans MT" w:hAnsi="Gill Sans MT" w:cs="Segoe UI"/>
        </w:rPr>
        <w:t>block or</w:t>
      </w:r>
      <w:r w:rsidRPr="00AF478C">
        <w:rPr>
          <w:rFonts w:ascii="Gill Sans MT" w:hAnsi="Gill Sans MT" w:cs="Segoe UI"/>
        </w:rPr>
        <w:t xml:space="preserve"> hit passengers. </w:t>
      </w:r>
    </w:p>
    <w:p w:rsidRPr="00AF478C" w:rsidR="0038232D" w:rsidP="007D03E4" w:rsidRDefault="0038232D" w14:paraId="7A0E235F" w14:textId="70B31473">
      <w:pPr>
        <w:pStyle w:val="paragraph"/>
        <w:numPr>
          <w:ilvl w:val="1"/>
          <w:numId w:val="44"/>
        </w:numPr>
        <w:spacing w:after="120" w:afterAutospacing="0"/>
        <w:jc w:val="both"/>
        <w:textAlignment w:val="baseline"/>
        <w:rPr>
          <w:rFonts w:ascii="Gill Sans MT" w:hAnsi="Gill Sans MT" w:cs="Segoe UI"/>
        </w:rPr>
      </w:pPr>
      <w:r w:rsidRPr="00AF478C">
        <w:rPr>
          <w:rFonts w:ascii="Gill Sans MT" w:hAnsi="Gill Sans MT" w:cs="Segoe UI"/>
        </w:rPr>
        <w:t xml:space="preserve">If possible, do not travel on </w:t>
      </w:r>
      <w:r w:rsidRPr="00AF478C" w:rsidR="00D51446">
        <w:rPr>
          <w:rFonts w:ascii="Gill Sans MT" w:hAnsi="Gill Sans MT" w:cs="Segoe UI"/>
        </w:rPr>
        <w:t>vessels</w:t>
      </w:r>
      <w:r w:rsidRPr="00AF478C">
        <w:rPr>
          <w:rFonts w:ascii="Gill Sans MT" w:hAnsi="Gill Sans MT" w:cs="Segoe UI"/>
        </w:rPr>
        <w:t xml:space="preserve"> in which live animals and/or cargo are transported. </w:t>
      </w:r>
    </w:p>
    <w:p w:rsidRPr="00AF478C" w:rsidR="0038232D" w:rsidP="007D03E4" w:rsidRDefault="00D51446" w14:paraId="25AB82B7" w14:textId="7839553E">
      <w:pPr>
        <w:pStyle w:val="paragraph"/>
        <w:numPr>
          <w:ilvl w:val="1"/>
          <w:numId w:val="44"/>
        </w:numPr>
        <w:spacing w:after="120" w:afterAutospacing="0"/>
        <w:jc w:val="both"/>
        <w:textAlignment w:val="baseline"/>
        <w:rPr>
          <w:rFonts w:ascii="Gill Sans MT" w:hAnsi="Gill Sans MT" w:cs="Segoe UI"/>
        </w:rPr>
      </w:pPr>
      <w:r w:rsidRPr="00AF478C">
        <w:rPr>
          <w:rFonts w:ascii="Gill Sans MT" w:hAnsi="Gill Sans MT" w:cs="Segoe UI"/>
        </w:rPr>
        <w:t>Always maintain your</w:t>
      </w:r>
      <w:r w:rsidRPr="00AF478C" w:rsidR="0038232D">
        <w:rPr>
          <w:rFonts w:ascii="Gill Sans MT" w:hAnsi="Gill Sans MT" w:cs="Segoe UI"/>
        </w:rPr>
        <w:t xml:space="preserve"> lifejacket</w:t>
      </w:r>
      <w:r w:rsidRPr="00AF478C">
        <w:rPr>
          <w:rFonts w:ascii="Gill Sans MT" w:hAnsi="Gill Sans MT" w:cs="Segoe UI"/>
        </w:rPr>
        <w:t xml:space="preserve"> on,</w:t>
      </w:r>
      <w:r w:rsidRPr="00AF478C" w:rsidR="0038232D">
        <w:rPr>
          <w:rFonts w:ascii="Gill Sans MT" w:hAnsi="Gill Sans MT" w:cs="Segoe UI"/>
        </w:rPr>
        <w:t xml:space="preserve"> in case of </w:t>
      </w:r>
      <w:r w:rsidRPr="00AF478C">
        <w:rPr>
          <w:rFonts w:ascii="Gill Sans MT" w:hAnsi="Gill Sans MT" w:cs="Segoe UI"/>
        </w:rPr>
        <w:t xml:space="preserve">an accident, the vest may make it more difficult to swim, in this case, </w:t>
      </w:r>
      <w:r w:rsidRPr="00AF478C" w:rsidR="0038232D">
        <w:rPr>
          <w:rFonts w:ascii="Gill Sans MT" w:hAnsi="Gill Sans MT" w:cs="Segoe UI"/>
        </w:rPr>
        <w:t>let yourself be carried away by the current and</w:t>
      </w:r>
      <w:r w:rsidRPr="00AF478C">
        <w:rPr>
          <w:rFonts w:ascii="Gill Sans MT" w:hAnsi="Gill Sans MT" w:cs="Segoe UI"/>
        </w:rPr>
        <w:t xml:space="preserve"> using feet kicking motions swim toward the shore.</w:t>
      </w:r>
      <w:r w:rsidRPr="00AF478C" w:rsidR="0038232D">
        <w:rPr>
          <w:rFonts w:ascii="Gill Sans MT" w:hAnsi="Gill Sans MT" w:cs="Segoe UI"/>
        </w:rPr>
        <w:t xml:space="preserve"> </w:t>
      </w:r>
    </w:p>
    <w:p w:rsidRPr="00AF478C" w:rsidR="00615A3A" w:rsidP="007D03E4" w:rsidRDefault="0038232D" w14:paraId="539084EF" w14:textId="3E966A35">
      <w:pPr>
        <w:pStyle w:val="paragraph"/>
        <w:numPr>
          <w:ilvl w:val="1"/>
          <w:numId w:val="44"/>
        </w:numPr>
        <w:spacing w:before="0" w:beforeAutospacing="0" w:after="120" w:afterAutospacing="0"/>
        <w:jc w:val="both"/>
        <w:textAlignment w:val="baseline"/>
        <w:rPr>
          <w:rFonts w:ascii="Gill Sans MT" w:hAnsi="Gill Sans MT" w:cs="Segoe UI"/>
        </w:rPr>
      </w:pPr>
      <w:r w:rsidRPr="00AF478C">
        <w:rPr>
          <w:rFonts w:ascii="Gill Sans MT" w:hAnsi="Gill Sans MT" w:cs="Segoe UI"/>
        </w:rPr>
        <w:t>Store your portable equipment (cell phones and computers) inside a</w:t>
      </w:r>
      <w:r w:rsidRPr="00AF478C" w:rsidR="00D51446">
        <w:rPr>
          <w:rFonts w:ascii="Gill Sans MT" w:hAnsi="Gill Sans MT" w:cs="Segoe UI"/>
        </w:rPr>
        <w:t xml:space="preserve"> waterproof </w:t>
      </w:r>
      <w:r w:rsidRPr="00AF478C">
        <w:rPr>
          <w:rFonts w:ascii="Gill Sans MT" w:hAnsi="Gill Sans MT" w:cs="Segoe UI"/>
        </w:rPr>
        <w:t>bag (</w:t>
      </w:r>
      <w:r w:rsidRPr="00AF478C" w:rsidR="00D51446">
        <w:rPr>
          <w:rFonts w:ascii="Gill Sans MT" w:hAnsi="Gill Sans MT" w:cs="Segoe UI"/>
        </w:rPr>
        <w:t>Ziploc</w:t>
      </w:r>
      <w:r w:rsidRPr="00AF478C">
        <w:rPr>
          <w:rFonts w:ascii="Gill Sans MT" w:hAnsi="Gill Sans MT" w:cs="Segoe UI"/>
        </w:rPr>
        <w:t xml:space="preserve"> or similar) before boarding, so that water does not </w:t>
      </w:r>
      <w:r w:rsidRPr="00AF478C" w:rsidR="00D51446">
        <w:rPr>
          <w:rFonts w:ascii="Gill Sans MT" w:hAnsi="Gill Sans MT" w:cs="Segoe UI"/>
        </w:rPr>
        <w:t>damage them</w:t>
      </w:r>
      <w:r w:rsidRPr="00AF478C">
        <w:rPr>
          <w:rFonts w:ascii="Gill Sans MT" w:hAnsi="Gill Sans MT" w:cs="Segoe UI"/>
        </w:rPr>
        <w:t xml:space="preserve"> in case of rain or falling overboard.</w:t>
      </w:r>
    </w:p>
    <w:p w:rsidRPr="00AF478C" w:rsidR="00615A3A" w:rsidP="007D03E4" w:rsidRDefault="00615A3A" w14:paraId="2B755663" w14:textId="52A49B4F">
      <w:pPr>
        <w:pStyle w:val="paragraph"/>
        <w:spacing w:before="0" w:beforeAutospacing="0" w:after="120" w:afterAutospacing="0"/>
        <w:jc w:val="both"/>
        <w:textAlignment w:val="baseline"/>
        <w:rPr>
          <w:rFonts w:ascii="Gill Sans MT" w:hAnsi="Gill Sans MT" w:cs="Segoe UI"/>
          <w:b/>
          <w:bCs/>
          <w:color w:val="002F6C"/>
        </w:rPr>
      </w:pPr>
      <w:r w:rsidRPr="00AF478C">
        <w:rPr>
          <w:rFonts w:ascii="Gill Sans MT" w:hAnsi="Gill Sans MT" w:cs="Segoe UI"/>
          <w:b/>
          <w:bCs/>
          <w:color w:val="002F6C"/>
        </w:rPr>
        <w:t xml:space="preserve">Air Travel: </w:t>
      </w:r>
    </w:p>
    <w:p w:rsidRPr="00AF478C" w:rsidR="00AF478C" w:rsidP="007D03E4" w:rsidRDefault="00AF478C" w14:paraId="6A3185E3" w14:textId="14149997">
      <w:pPr>
        <w:pStyle w:val="paragraph"/>
        <w:numPr>
          <w:ilvl w:val="0"/>
          <w:numId w:val="45"/>
        </w:numPr>
        <w:spacing w:before="0" w:beforeAutospacing="0" w:after="120" w:afterAutospacing="0"/>
        <w:jc w:val="both"/>
        <w:textAlignment w:val="baseline"/>
        <w:rPr>
          <w:rFonts w:ascii="Gill Sans MT" w:hAnsi="Gill Sans MT" w:cs="Open Sans"/>
        </w:rPr>
      </w:pPr>
      <w:r w:rsidRPr="00AF478C">
        <w:rPr>
          <w:rStyle w:val="normaltextrun"/>
          <w:rFonts w:ascii="Gill Sans MT" w:hAnsi="Gill Sans MT" w:cs="Open Sans" w:eastAsiaTheme="majorEastAsia"/>
        </w:rPr>
        <w:t>Leave for the airport with plenty of time to avoid rushing.</w:t>
      </w:r>
      <w:r w:rsidRPr="00AF478C">
        <w:rPr>
          <w:rStyle w:val="eop"/>
          <w:rFonts w:ascii="Gill Sans MT" w:hAnsi="Gill Sans MT" w:cs="Open Sans"/>
        </w:rPr>
        <w:t> </w:t>
      </w:r>
    </w:p>
    <w:p w:rsidRPr="00AF478C" w:rsidR="00AF478C" w:rsidP="007D03E4" w:rsidRDefault="00AF478C" w14:paraId="08EA4A22" w14:textId="3BC07E80">
      <w:pPr>
        <w:pStyle w:val="paragraph"/>
        <w:numPr>
          <w:ilvl w:val="0"/>
          <w:numId w:val="45"/>
        </w:numPr>
        <w:spacing w:before="0" w:beforeAutospacing="0" w:after="120" w:afterAutospacing="0"/>
        <w:jc w:val="both"/>
        <w:textAlignment w:val="baseline"/>
        <w:rPr>
          <w:rFonts w:ascii="Gill Sans MT" w:hAnsi="Gill Sans MT" w:cs="Open Sans"/>
        </w:rPr>
      </w:pPr>
      <w:r w:rsidRPr="00AF478C">
        <w:rPr>
          <w:rStyle w:val="normaltextrun"/>
          <w:rFonts w:ascii="Gill Sans MT" w:hAnsi="Gill Sans MT" w:cs="Open Sans" w:eastAsiaTheme="majorEastAsia"/>
        </w:rPr>
        <w:t>Remain vigilant and follow the specific safety instructions provided by the crew members of the aircraft in which you are traveling.</w:t>
      </w:r>
      <w:r w:rsidRPr="00AF478C">
        <w:rPr>
          <w:rStyle w:val="eop"/>
          <w:rFonts w:ascii="Gill Sans MT" w:hAnsi="Gill Sans MT" w:cs="Open Sans"/>
        </w:rPr>
        <w:t> </w:t>
      </w:r>
    </w:p>
    <w:p w:rsidRPr="00AF478C" w:rsidR="00AF478C" w:rsidP="007D03E4" w:rsidRDefault="00AF478C" w14:paraId="1F2AA6B6" w14:textId="6CFFB54E">
      <w:pPr>
        <w:pStyle w:val="paragraph"/>
        <w:numPr>
          <w:ilvl w:val="0"/>
          <w:numId w:val="45"/>
        </w:numPr>
        <w:spacing w:before="0" w:beforeAutospacing="0" w:after="120" w:afterAutospacing="0"/>
        <w:jc w:val="both"/>
        <w:textAlignment w:val="baseline"/>
        <w:rPr>
          <w:rFonts w:ascii="Gill Sans MT" w:hAnsi="Gill Sans MT" w:cs="Open Sans"/>
        </w:rPr>
      </w:pPr>
      <w:r w:rsidRPr="00AF478C">
        <w:rPr>
          <w:rStyle w:val="normaltextrun"/>
          <w:rFonts w:ascii="Gill Sans MT" w:hAnsi="Gill Sans MT" w:cs="Open Sans" w:eastAsiaTheme="majorEastAsia"/>
        </w:rPr>
        <w:t>If you use the taxi service to/from the airport, preferably request the service by phone, inform the security center or a family member of the details of the vehicle in which you are traveling such as license plates, company, name of the driver, and check that the ID card located on the back of the seat is up to date).</w:t>
      </w:r>
      <w:r w:rsidRPr="00AF478C">
        <w:rPr>
          <w:rStyle w:val="eop"/>
          <w:rFonts w:ascii="Gill Sans MT" w:hAnsi="Gill Sans MT" w:cs="Open Sans"/>
        </w:rPr>
        <w:t> </w:t>
      </w:r>
    </w:p>
    <w:p w:rsidRPr="00421B23" w:rsidR="00AF478C" w:rsidP="007D03E4" w:rsidRDefault="00AF478C" w14:paraId="211CDD94" w14:textId="51E3C1CE">
      <w:pPr>
        <w:pStyle w:val="paragraph"/>
        <w:numPr>
          <w:ilvl w:val="0"/>
          <w:numId w:val="45"/>
        </w:numPr>
        <w:spacing w:before="0" w:beforeAutospacing="0" w:after="120" w:afterAutospacing="0"/>
        <w:jc w:val="both"/>
        <w:textAlignment w:val="baseline"/>
        <w:rPr>
          <w:rFonts w:ascii="Gill Sans MT" w:hAnsi="Gill Sans MT" w:cs="Open Sans"/>
        </w:rPr>
      </w:pPr>
      <w:r w:rsidRPr="00AF478C">
        <w:rPr>
          <w:rStyle w:val="normaltextrun"/>
          <w:rFonts w:ascii="Gill Sans MT" w:hAnsi="Gill Sans MT" w:cs="Open Sans" w:eastAsiaTheme="majorEastAsia"/>
        </w:rPr>
        <w:t>Be attentive of your personal belongings when in airports, do not leave them unattended at any time.</w:t>
      </w:r>
      <w:r w:rsidRPr="00AF478C">
        <w:rPr>
          <w:rStyle w:val="eop"/>
          <w:rFonts w:ascii="Gill Sans MT" w:hAnsi="Gill Sans MT" w:cs="Open Sans"/>
        </w:rPr>
        <w:t> </w:t>
      </w:r>
    </w:p>
    <w:p w:rsidRPr="00421B23" w:rsidR="00AF478C" w:rsidP="007D03E4" w:rsidRDefault="00AF478C" w14:paraId="79627FA8" w14:textId="0B34B766" w14:noSpellErr="1">
      <w:pPr>
        <w:pStyle w:val="Heading4"/>
        <w:jc w:val="both"/>
      </w:pPr>
      <w:commentRangeStart w:id="591519221"/>
      <w:r w:rsidR="00AF478C">
        <w:rPr/>
        <w:t>Emergency Phone Tree</w:t>
      </w:r>
      <w:commentRangeEnd w:id="591519221"/>
      <w:r>
        <w:rPr>
          <w:rStyle w:val="CommentReference"/>
        </w:rPr>
        <w:commentReference w:id="591519221"/>
      </w:r>
    </w:p>
    <w:p w:rsidRPr="00AF478C" w:rsidR="00AF478C" w:rsidP="007D03E4" w:rsidRDefault="00AF478C" w14:paraId="24F8CC36" w14:textId="3B197EC9">
      <w:pPr>
        <w:spacing w:after="120" w:line="240" w:lineRule="auto"/>
        <w:jc w:val="both"/>
        <w:textAlignment w:val="baseline"/>
        <w:rPr>
          <w:rFonts w:eastAsia="Times New Roman" w:cs="Segoe UI"/>
          <w:sz w:val="18"/>
          <w:szCs w:val="18"/>
        </w:rPr>
      </w:pPr>
      <w:r w:rsidRPr="00AF478C">
        <w:rPr>
          <w:rFonts w:eastAsia="Times New Roman" w:cs="Open Sans"/>
        </w:rPr>
        <w:t>This tool aims to disseminate information at all levels of the organization to improve response times to large-scale events (</w:t>
      </w:r>
      <w:r w:rsidRPr="00421B23">
        <w:rPr>
          <w:rFonts w:eastAsia="Times New Roman" w:cs="Open Sans"/>
        </w:rPr>
        <w:t>v</w:t>
      </w:r>
      <w:r w:rsidRPr="00AF478C">
        <w:rPr>
          <w:rFonts w:eastAsia="Times New Roman" w:cs="Open Sans"/>
        </w:rPr>
        <w:t xml:space="preserve">iolent </w:t>
      </w:r>
      <w:r w:rsidRPr="00421B23">
        <w:rPr>
          <w:rFonts w:eastAsia="Times New Roman" w:cs="Open Sans"/>
        </w:rPr>
        <w:t>a</w:t>
      </w:r>
      <w:r w:rsidRPr="00AF478C">
        <w:rPr>
          <w:rFonts w:eastAsia="Times New Roman" w:cs="Open Sans"/>
        </w:rPr>
        <w:t xml:space="preserve">ctions, </w:t>
      </w:r>
      <w:r w:rsidRPr="00421B23">
        <w:rPr>
          <w:rFonts w:eastAsia="Times New Roman" w:cs="Open Sans"/>
        </w:rPr>
        <w:t>t</w:t>
      </w:r>
      <w:r w:rsidRPr="00AF478C">
        <w:rPr>
          <w:rFonts w:eastAsia="Times New Roman" w:cs="Open Sans"/>
        </w:rPr>
        <w:t xml:space="preserve">errorist </w:t>
      </w:r>
      <w:r w:rsidRPr="00421B23">
        <w:rPr>
          <w:rFonts w:eastAsia="Times New Roman" w:cs="Open Sans"/>
        </w:rPr>
        <w:t>e</w:t>
      </w:r>
      <w:r w:rsidRPr="00AF478C">
        <w:rPr>
          <w:rFonts w:eastAsia="Times New Roman" w:cs="Open Sans"/>
        </w:rPr>
        <w:t xml:space="preserve">vents, </w:t>
      </w:r>
      <w:r w:rsidRPr="00421B23">
        <w:rPr>
          <w:rFonts w:eastAsia="Times New Roman" w:cs="Open Sans"/>
        </w:rPr>
        <w:t>n</w:t>
      </w:r>
      <w:r w:rsidRPr="00AF478C">
        <w:rPr>
          <w:rFonts w:eastAsia="Times New Roman" w:cs="Open Sans"/>
        </w:rPr>
        <w:t>atural</w:t>
      </w:r>
      <w:r w:rsidRPr="00421B23">
        <w:rPr>
          <w:rFonts w:eastAsia="Times New Roman" w:cs="Open Sans"/>
        </w:rPr>
        <w:t xml:space="preserve"> disaster</w:t>
      </w:r>
      <w:r w:rsidRPr="00AF478C">
        <w:rPr>
          <w:rFonts w:eastAsia="Times New Roman" w:cs="Open Sans"/>
        </w:rPr>
        <w:t xml:space="preserve">s, </w:t>
      </w:r>
      <w:r w:rsidRPr="00421B23">
        <w:rPr>
          <w:rFonts w:eastAsia="Times New Roman" w:cs="Open Sans"/>
        </w:rPr>
        <w:t>p</w:t>
      </w:r>
      <w:r w:rsidRPr="00AF478C">
        <w:rPr>
          <w:rFonts w:eastAsia="Times New Roman" w:cs="Open Sans"/>
        </w:rPr>
        <w:t xml:space="preserve">olitical </w:t>
      </w:r>
      <w:r w:rsidRPr="00421B23">
        <w:rPr>
          <w:rFonts w:eastAsia="Times New Roman" w:cs="Open Sans"/>
        </w:rPr>
        <w:t>i</w:t>
      </w:r>
      <w:r w:rsidRPr="00AF478C">
        <w:rPr>
          <w:rFonts w:eastAsia="Times New Roman" w:cs="Open Sans"/>
        </w:rPr>
        <w:t>nstability) that occur and have the potential to affect JA.  It allows managing information</w:t>
      </w:r>
      <w:r w:rsidRPr="00421B23">
        <w:rPr>
          <w:rFonts w:eastAsia="Times New Roman" w:cs="Open Sans"/>
        </w:rPr>
        <w:t xml:space="preserve"> and integrating it into the security systems</w:t>
      </w:r>
      <w:r w:rsidRPr="00AF478C">
        <w:rPr>
          <w:rFonts w:eastAsia="Times New Roman" w:cs="Open Sans"/>
        </w:rPr>
        <w:t xml:space="preserve"> to prevent and/or mitigate the risks for</w:t>
      </w:r>
      <w:r w:rsidRPr="00421B23">
        <w:rPr>
          <w:rFonts w:eastAsia="Times New Roman" w:cs="Open Sans"/>
        </w:rPr>
        <w:t xml:space="preserve"> JA staff</w:t>
      </w:r>
      <w:r w:rsidRPr="00AF478C">
        <w:rPr>
          <w:rFonts w:eastAsia="Times New Roman" w:cs="Open Sans"/>
        </w:rPr>
        <w:t>. </w:t>
      </w:r>
    </w:p>
    <w:p w:rsidRPr="00AF478C" w:rsidR="00AF478C" w:rsidP="007D03E4" w:rsidRDefault="00AF478C" w14:paraId="77BEF613" w14:textId="77777777">
      <w:pPr>
        <w:spacing w:after="120" w:line="240" w:lineRule="auto"/>
        <w:jc w:val="both"/>
        <w:textAlignment w:val="baseline"/>
        <w:rPr>
          <w:rFonts w:eastAsia="Times New Roman" w:cs="Segoe UI"/>
          <w:sz w:val="18"/>
          <w:szCs w:val="18"/>
        </w:rPr>
      </w:pPr>
      <w:r w:rsidRPr="00AF478C">
        <w:rPr>
          <w:rFonts w:eastAsia="Times New Roman" w:cs="Open Sans"/>
        </w:rPr>
        <w:t>For information to flow effectively: </w:t>
      </w:r>
    </w:p>
    <w:p w:rsidRPr="00317AAA" w:rsidR="00421B23" w:rsidP="007D03E4" w:rsidRDefault="00421B23" w14:paraId="78674E02" w14:textId="6EE11639">
      <w:pPr>
        <w:pStyle w:val="ListParagraph"/>
        <w:numPr>
          <w:ilvl w:val="0"/>
          <w:numId w:val="46"/>
        </w:numPr>
        <w:spacing w:before="0" w:after="120"/>
        <w:jc w:val="both"/>
        <w:textAlignment w:val="baseline"/>
        <w:rPr>
          <w:rFonts w:ascii="Gill Sans MT" w:hAnsi="Gill Sans MT" w:eastAsia="Times New Roman"/>
          <w:lang w:val="en-US"/>
        </w:rPr>
      </w:pPr>
      <w:r w:rsidRPr="00317AAA">
        <w:rPr>
          <w:rFonts w:ascii="Gill Sans MT" w:hAnsi="Gill Sans MT" w:eastAsia="Times New Roman"/>
          <w:lang w:val="en-US"/>
        </w:rPr>
        <w:t xml:space="preserve">A Phone Tree is </w:t>
      </w:r>
      <w:r w:rsidRPr="00317AAA">
        <w:rPr>
          <w:rFonts w:ascii="Gill Sans MT" w:hAnsi="Gill Sans MT"/>
          <w:color w:val="111111"/>
          <w:shd w:val="clear" w:color="auto" w:fill="FFFFFF"/>
          <w:lang w:val="en-US"/>
        </w:rPr>
        <w:t>a system for used to contact and inform a large number of people quickly in which each person called then phones a number of other designated people</w:t>
      </w:r>
      <w:r w:rsidRPr="00317AAA">
        <w:rPr>
          <w:rFonts w:ascii="Gill Sans MT" w:hAnsi="Gill Sans MT" w:eastAsia="Times New Roman"/>
          <w:lang w:val="en-US"/>
        </w:rPr>
        <w:t>, for this reason it demands preparation, training and rehearsal or drills for its execution. </w:t>
      </w:r>
    </w:p>
    <w:p w:rsidRPr="00317AAA" w:rsidR="00421B23" w:rsidP="007D03E4" w:rsidRDefault="00421B23" w14:paraId="06A1FC9D" w14:textId="606AB324">
      <w:pPr>
        <w:pStyle w:val="ListParagraph"/>
        <w:numPr>
          <w:ilvl w:val="0"/>
          <w:numId w:val="46"/>
        </w:numPr>
        <w:spacing w:after="120"/>
        <w:jc w:val="both"/>
        <w:textAlignment w:val="baseline"/>
        <w:rPr>
          <w:rFonts w:ascii="Gill Sans MT" w:hAnsi="Gill Sans MT" w:eastAsia="Times New Roman"/>
          <w:lang w:val="en-US"/>
        </w:rPr>
      </w:pPr>
      <w:r w:rsidRPr="00317AAA">
        <w:rPr>
          <w:rFonts w:ascii="Gill Sans MT" w:hAnsi="Gill Sans MT" w:eastAsia="Times New Roman"/>
          <w:lang w:val="en-US"/>
        </w:rPr>
        <w:t>The information that is disseminated generally affects the security of the entire organization, for example events such as earthquakes, attacks, large-scale accidents. </w:t>
      </w:r>
    </w:p>
    <w:p w:rsidRPr="00317AAA" w:rsidR="00421B23" w:rsidP="007D03E4" w:rsidRDefault="00421B23" w14:paraId="0F64D2A7" w14:textId="44D55FAF">
      <w:pPr>
        <w:pStyle w:val="ListParagraph"/>
        <w:numPr>
          <w:ilvl w:val="0"/>
          <w:numId w:val="46"/>
        </w:numPr>
        <w:spacing w:after="120"/>
        <w:jc w:val="both"/>
        <w:textAlignment w:val="baseline"/>
        <w:rPr>
          <w:rFonts w:ascii="Gill Sans MT" w:hAnsi="Gill Sans MT" w:eastAsia="Times New Roman"/>
          <w:lang w:val="en-US"/>
        </w:rPr>
      </w:pPr>
      <w:r w:rsidRPr="00317AAA">
        <w:rPr>
          <w:rFonts w:ascii="Gill Sans MT" w:hAnsi="Gill Sans MT" w:eastAsia="Times New Roman"/>
          <w:lang w:val="en-US"/>
        </w:rPr>
        <w:t>An error in this process leads to losing the most valuable of relationships</w:t>
      </w:r>
      <w:r w:rsidRPr="00317AAA" w:rsidR="00317AAA">
        <w:rPr>
          <w:rFonts w:ascii="Gill Sans MT" w:hAnsi="Gill Sans MT" w:eastAsia="Times New Roman"/>
          <w:lang w:val="en-US"/>
        </w:rPr>
        <w:t xml:space="preserve">, </w:t>
      </w:r>
      <w:r w:rsidRPr="00317AAA">
        <w:rPr>
          <w:rFonts w:ascii="Gill Sans MT" w:hAnsi="Gill Sans MT" w:eastAsia="Times New Roman"/>
          <w:lang w:val="en-US"/>
        </w:rPr>
        <w:t>trust and also the timely response to events or crises. </w:t>
      </w:r>
    </w:p>
    <w:p w:rsidRPr="00317AAA" w:rsidR="00421B23" w:rsidP="007D03E4" w:rsidRDefault="00421B23" w14:paraId="29F20C50" w14:textId="77777777">
      <w:pPr>
        <w:pStyle w:val="ListParagraph"/>
        <w:numPr>
          <w:ilvl w:val="0"/>
          <w:numId w:val="46"/>
        </w:numPr>
        <w:spacing w:after="120"/>
        <w:jc w:val="both"/>
        <w:textAlignment w:val="baseline"/>
        <w:rPr>
          <w:rFonts w:ascii="Gill Sans MT" w:hAnsi="Gill Sans MT" w:eastAsia="Times New Roman"/>
          <w:lang w:val="en-US"/>
        </w:rPr>
      </w:pPr>
      <w:r w:rsidRPr="00317AAA">
        <w:rPr>
          <w:rFonts w:ascii="Gill Sans MT" w:hAnsi="Gill Sans MT" w:eastAsia="Times New Roman"/>
          <w:lang w:val="en-US"/>
        </w:rPr>
        <w:t>Although it is true that the initial notification of an event is the responsibility of any member of the cascade, its activation is exclusive to the COP and, in its absence, to whomever it delegates. </w:t>
      </w:r>
    </w:p>
    <w:p w:rsidR="00421B23" w:rsidP="007D03E4" w:rsidRDefault="00421B23" w14:paraId="45CF2304" w14:textId="27AD38BD">
      <w:pPr>
        <w:pStyle w:val="ListParagraph"/>
        <w:numPr>
          <w:ilvl w:val="0"/>
          <w:numId w:val="46"/>
        </w:numPr>
        <w:spacing w:after="120"/>
        <w:jc w:val="both"/>
        <w:textAlignment w:val="baseline"/>
        <w:rPr>
          <w:rFonts w:ascii="Gill Sans MT" w:hAnsi="Gill Sans MT" w:eastAsia="Times New Roman"/>
          <w:lang w:val="en-US"/>
        </w:rPr>
      </w:pPr>
      <w:r w:rsidRPr="00317AAA">
        <w:rPr>
          <w:rFonts w:ascii="Gill Sans MT" w:hAnsi="Gill Sans MT" w:eastAsia="Times New Roman"/>
          <w:lang w:val="en-US"/>
        </w:rPr>
        <w:t>The daily and routine administrative and logistical procedures follow the regular channels, according to the organizational functions. </w:t>
      </w:r>
    </w:p>
    <w:p w:rsidRPr="00F14FF9" w:rsidR="00F14FF9" w:rsidP="007D03E4" w:rsidRDefault="00F14FF9" w14:paraId="3B66766A" w14:textId="5D9F2134">
      <w:pPr>
        <w:spacing w:after="120" w:line="240" w:lineRule="auto"/>
        <w:jc w:val="both"/>
        <w:textAlignment w:val="baseline"/>
        <w:rPr>
          <w:rFonts w:eastAsia="Times New Roman"/>
          <w:b/>
          <w:bCs/>
          <w:color w:val="002F6C"/>
        </w:rPr>
      </w:pPr>
      <w:r w:rsidRPr="00F14FF9">
        <w:rPr>
          <w:rFonts w:eastAsia="Times New Roman"/>
          <w:b/>
          <w:bCs/>
          <w:color w:val="002F6C"/>
        </w:rPr>
        <w:t>Instructions</w:t>
      </w:r>
    </w:p>
    <w:p w:rsidRPr="00F14FF9" w:rsidR="00F14FF9" w:rsidP="007D03E4" w:rsidRDefault="00F14FF9" w14:paraId="72520070" w14:textId="77777777">
      <w:pPr>
        <w:pStyle w:val="paragraph"/>
        <w:numPr>
          <w:ilvl w:val="0"/>
          <w:numId w:val="48"/>
        </w:numPr>
        <w:spacing w:before="0" w:beforeAutospacing="0" w:after="120" w:afterAutospacing="0"/>
        <w:jc w:val="both"/>
        <w:textAlignment w:val="baseline"/>
        <w:rPr>
          <w:rFonts w:ascii="Gill Sans MT" w:hAnsi="Gill Sans MT" w:cs="Open Sans"/>
        </w:rPr>
      </w:pPr>
      <w:r w:rsidRPr="00F14FF9">
        <w:rPr>
          <w:rStyle w:val="normaltextrun"/>
          <w:rFonts w:ascii="Gill Sans MT" w:hAnsi="Gill Sans MT" w:cs="Open Sans" w:eastAsiaTheme="majorEastAsia"/>
        </w:rPr>
        <w:t>Disseminating specific information and its internal coverage depends on the classification and use that the decision centers estimate.</w:t>
      </w:r>
      <w:r w:rsidRPr="00F14FF9">
        <w:rPr>
          <w:rStyle w:val="eop"/>
          <w:rFonts w:ascii="Gill Sans MT" w:hAnsi="Gill Sans MT" w:cs="Open Sans"/>
        </w:rPr>
        <w:t> </w:t>
      </w:r>
    </w:p>
    <w:p w:rsidRPr="00F14FF9" w:rsidR="00F14FF9" w:rsidP="007D03E4" w:rsidRDefault="00F14FF9" w14:paraId="4EE7C18C" w14:textId="57554FC6">
      <w:pPr>
        <w:pStyle w:val="paragraph"/>
        <w:numPr>
          <w:ilvl w:val="0"/>
          <w:numId w:val="48"/>
        </w:numPr>
        <w:spacing w:before="0" w:beforeAutospacing="0" w:after="120" w:afterAutospacing="0"/>
        <w:jc w:val="both"/>
        <w:textAlignment w:val="baseline"/>
        <w:rPr>
          <w:rFonts w:ascii="Gill Sans MT" w:hAnsi="Gill Sans MT" w:cs="Open Sans"/>
        </w:rPr>
      </w:pPr>
      <w:r w:rsidRPr="00F14FF9">
        <w:rPr>
          <w:rStyle w:val="normaltextrun"/>
          <w:rFonts w:ascii="Gill Sans MT" w:hAnsi="Gill Sans MT" w:cs="Open Sans" w:eastAsiaTheme="majorEastAsia"/>
        </w:rPr>
        <w:t xml:space="preserve">Be clear about the content of the messages and think about how </w:t>
      </w:r>
      <w:r>
        <w:rPr>
          <w:rStyle w:val="normaltextrun"/>
          <w:rFonts w:ascii="Gill Sans MT" w:hAnsi="Gill Sans MT" w:cs="Open Sans" w:eastAsiaTheme="majorEastAsia"/>
        </w:rPr>
        <w:t>to</w:t>
      </w:r>
      <w:r w:rsidRPr="00F14FF9">
        <w:rPr>
          <w:rStyle w:val="normaltextrun"/>
          <w:rFonts w:ascii="Gill Sans MT" w:hAnsi="Gill Sans MT" w:cs="Open Sans" w:eastAsiaTheme="majorEastAsia"/>
        </w:rPr>
        <w:t xml:space="preserve"> communicate it (</w:t>
      </w:r>
      <w:r>
        <w:rPr>
          <w:rStyle w:val="normaltextrun"/>
          <w:rFonts w:ascii="Gill Sans MT" w:hAnsi="Gill Sans MT" w:cs="Open Sans" w:eastAsiaTheme="majorEastAsia"/>
        </w:rPr>
        <w:t>r</w:t>
      </w:r>
      <w:r w:rsidRPr="00F14FF9">
        <w:rPr>
          <w:rStyle w:val="normaltextrun"/>
          <w:rFonts w:ascii="Gill Sans MT" w:hAnsi="Gill Sans MT" w:cs="Open Sans" w:eastAsiaTheme="majorEastAsia"/>
        </w:rPr>
        <w:t>ecipient, vehicle, modality). If</w:t>
      </w:r>
      <w:r>
        <w:rPr>
          <w:rStyle w:val="normaltextrun"/>
          <w:rFonts w:ascii="Gill Sans MT" w:hAnsi="Gill Sans MT" w:cs="Open Sans" w:eastAsiaTheme="majorEastAsia"/>
        </w:rPr>
        <w:t xml:space="preserve"> you have doubts</w:t>
      </w:r>
      <w:r w:rsidRPr="00F14FF9">
        <w:rPr>
          <w:rStyle w:val="normaltextrun"/>
          <w:rFonts w:ascii="Gill Sans MT" w:hAnsi="Gill Sans MT" w:cs="Open Sans" w:eastAsiaTheme="majorEastAsia"/>
        </w:rPr>
        <w:t xml:space="preserve">, </w:t>
      </w:r>
      <w:r>
        <w:rPr>
          <w:rStyle w:val="normaltextrun"/>
          <w:rFonts w:ascii="Gill Sans MT" w:hAnsi="Gill Sans MT" w:cs="Open Sans" w:eastAsiaTheme="majorEastAsia"/>
        </w:rPr>
        <w:t>this may</w:t>
      </w:r>
      <w:r w:rsidRPr="00F14FF9">
        <w:rPr>
          <w:rStyle w:val="normaltextrun"/>
          <w:rFonts w:ascii="Gill Sans MT" w:hAnsi="Gill Sans MT" w:cs="Open Sans" w:eastAsiaTheme="majorEastAsia"/>
        </w:rPr>
        <w:t xml:space="preserve"> </w:t>
      </w:r>
      <w:r>
        <w:rPr>
          <w:rStyle w:val="normaltextrun"/>
          <w:rFonts w:ascii="Gill Sans MT" w:hAnsi="Gill Sans MT" w:cs="Open Sans" w:eastAsiaTheme="majorEastAsia"/>
        </w:rPr>
        <w:t>mean</w:t>
      </w:r>
      <w:r w:rsidRPr="00F14FF9">
        <w:rPr>
          <w:rStyle w:val="normaltextrun"/>
          <w:rFonts w:ascii="Gill Sans MT" w:hAnsi="Gill Sans MT" w:cs="Open Sans" w:eastAsiaTheme="majorEastAsia"/>
        </w:rPr>
        <w:t xml:space="preserve"> that </w:t>
      </w:r>
      <w:r>
        <w:rPr>
          <w:rStyle w:val="normaltextrun"/>
          <w:rFonts w:ascii="Gill Sans MT" w:hAnsi="Gill Sans MT" w:cs="Open Sans" w:eastAsiaTheme="majorEastAsia"/>
        </w:rPr>
        <w:t>the information</w:t>
      </w:r>
      <w:r w:rsidRPr="00F14FF9">
        <w:rPr>
          <w:rStyle w:val="normaltextrun"/>
          <w:rFonts w:ascii="Gill Sans MT" w:hAnsi="Gill Sans MT" w:cs="Open Sans" w:eastAsiaTheme="majorEastAsia"/>
        </w:rPr>
        <w:t xml:space="preserve"> needs to be </w:t>
      </w:r>
      <w:r>
        <w:rPr>
          <w:rStyle w:val="normaltextrun"/>
          <w:rFonts w:ascii="Gill Sans MT" w:hAnsi="Gill Sans MT" w:cs="Open Sans" w:eastAsiaTheme="majorEastAsia"/>
        </w:rPr>
        <w:t>reviewed and improved</w:t>
      </w:r>
      <w:r w:rsidRPr="00F14FF9">
        <w:rPr>
          <w:rStyle w:val="normaltextrun"/>
          <w:rFonts w:ascii="Gill Sans MT" w:hAnsi="Gill Sans MT" w:cs="Open Sans" w:eastAsiaTheme="majorEastAsia"/>
        </w:rPr>
        <w:t xml:space="preserve"> </w:t>
      </w:r>
      <w:r>
        <w:rPr>
          <w:rStyle w:val="normaltextrun"/>
          <w:rFonts w:ascii="Gill Sans MT" w:hAnsi="Gill Sans MT" w:cs="Open Sans" w:eastAsiaTheme="majorEastAsia"/>
        </w:rPr>
        <w:t>so it does not</w:t>
      </w:r>
      <w:r w:rsidRPr="00F14FF9">
        <w:rPr>
          <w:rStyle w:val="normaltextrun"/>
          <w:rFonts w:ascii="Gill Sans MT" w:hAnsi="Gill Sans MT" w:cs="Open Sans" w:eastAsiaTheme="majorEastAsia"/>
        </w:rPr>
        <w:t xml:space="preserve"> generate panic or false expectations.</w:t>
      </w:r>
      <w:r w:rsidRPr="00F14FF9">
        <w:rPr>
          <w:rStyle w:val="eop"/>
          <w:rFonts w:ascii="Gill Sans MT" w:hAnsi="Gill Sans MT" w:cs="Open Sans"/>
        </w:rPr>
        <w:t> </w:t>
      </w:r>
    </w:p>
    <w:p w:rsidRPr="007D03E4" w:rsidR="00F14FF9" w:rsidP="007D03E4" w:rsidRDefault="00F14FF9" w14:paraId="13B0B121" w14:textId="35C17AA1">
      <w:pPr>
        <w:pStyle w:val="paragraph"/>
        <w:numPr>
          <w:ilvl w:val="0"/>
          <w:numId w:val="48"/>
        </w:numPr>
        <w:spacing w:before="0" w:beforeAutospacing="0" w:after="120" w:afterAutospacing="0"/>
        <w:jc w:val="both"/>
        <w:textAlignment w:val="baseline"/>
        <w:rPr>
          <w:rStyle w:val="eop"/>
          <w:rFonts w:ascii="Gill Sans MT" w:hAnsi="Gill Sans MT" w:cs="Open Sans"/>
        </w:rPr>
      </w:pPr>
      <w:r w:rsidRPr="00F14FF9">
        <w:rPr>
          <w:rStyle w:val="normaltextrun"/>
          <w:rFonts w:ascii="Gill Sans MT" w:hAnsi="Gill Sans MT" w:cs="Open Sans" w:eastAsiaTheme="majorEastAsia"/>
        </w:rPr>
        <w:t>Information</w:t>
      </w:r>
      <w:r>
        <w:rPr>
          <w:rStyle w:val="normaltextrun"/>
          <w:rFonts w:ascii="Gill Sans MT" w:hAnsi="Gill Sans MT" w:cs="Open Sans" w:eastAsiaTheme="majorEastAsia"/>
        </w:rPr>
        <w:t xml:space="preserve"> </w:t>
      </w:r>
      <w:r w:rsidRPr="00F14FF9">
        <w:rPr>
          <w:rStyle w:val="normaltextrun"/>
          <w:rFonts w:ascii="Gill Sans MT" w:hAnsi="Gill Sans MT" w:cs="Open Sans" w:eastAsiaTheme="majorEastAsia"/>
        </w:rPr>
        <w:t xml:space="preserve">disseminated </w:t>
      </w:r>
      <w:r>
        <w:rPr>
          <w:rStyle w:val="normaltextrun"/>
          <w:rFonts w:ascii="Gill Sans MT" w:hAnsi="Gill Sans MT" w:cs="Open Sans" w:eastAsiaTheme="majorEastAsia"/>
        </w:rPr>
        <w:t xml:space="preserve">should cover </w:t>
      </w:r>
      <w:r w:rsidRPr="00F14FF9">
        <w:rPr>
          <w:rStyle w:val="normaltextrun"/>
          <w:rFonts w:ascii="Gill Sans MT" w:hAnsi="Gill Sans MT" w:cs="Open Sans" w:eastAsiaTheme="majorEastAsia"/>
        </w:rPr>
        <w:t xml:space="preserve">organizational aspects </w:t>
      </w:r>
      <w:r>
        <w:rPr>
          <w:rStyle w:val="normaltextrun"/>
          <w:rFonts w:ascii="Gill Sans MT" w:hAnsi="Gill Sans MT" w:cs="Open Sans" w:eastAsiaTheme="majorEastAsia"/>
        </w:rPr>
        <w:t>such as</w:t>
      </w:r>
      <w:r w:rsidRPr="00F14FF9">
        <w:rPr>
          <w:rStyle w:val="normaltextrun"/>
          <w:rFonts w:ascii="Gill Sans MT" w:hAnsi="Gill Sans MT" w:cs="Open Sans" w:eastAsiaTheme="majorEastAsia"/>
        </w:rPr>
        <w:t xml:space="preserve"> </w:t>
      </w:r>
      <w:r>
        <w:rPr>
          <w:rStyle w:val="normaltextrun"/>
          <w:rFonts w:ascii="Gill Sans MT" w:hAnsi="Gill Sans MT" w:cs="Open Sans" w:eastAsiaTheme="majorEastAsia"/>
        </w:rPr>
        <w:t>dangers or loss or damage</w:t>
      </w:r>
      <w:r w:rsidRPr="00F14FF9">
        <w:rPr>
          <w:rStyle w:val="normaltextrun"/>
          <w:rFonts w:ascii="Gill Sans MT" w:hAnsi="Gill Sans MT" w:cs="Open Sans" w:eastAsiaTheme="majorEastAsia"/>
        </w:rPr>
        <w:t xml:space="preserve"> </w:t>
      </w:r>
      <w:r>
        <w:rPr>
          <w:rStyle w:val="normaltextrun"/>
          <w:rFonts w:ascii="Gill Sans MT" w:hAnsi="Gill Sans MT" w:cs="Open Sans" w:eastAsiaTheme="majorEastAsia"/>
        </w:rPr>
        <w:t>of Activity assets,</w:t>
      </w:r>
      <w:r w:rsidRPr="00F14FF9">
        <w:rPr>
          <w:rStyle w:val="normaltextrun"/>
          <w:rFonts w:ascii="Gill Sans MT" w:hAnsi="Gill Sans MT" w:cs="Open Sans" w:eastAsiaTheme="majorEastAsia"/>
        </w:rPr>
        <w:t xml:space="preserve"> staff, institutions</w:t>
      </w:r>
      <w:r>
        <w:rPr>
          <w:rStyle w:val="normaltextrun"/>
          <w:rFonts w:ascii="Gill Sans MT" w:hAnsi="Gill Sans MT" w:cs="Open Sans" w:eastAsiaTheme="majorEastAsia"/>
        </w:rPr>
        <w:t>,</w:t>
      </w:r>
      <w:r w:rsidRPr="00F14FF9">
        <w:rPr>
          <w:rStyle w:val="normaltextrun"/>
          <w:rFonts w:ascii="Gill Sans MT" w:hAnsi="Gill Sans MT" w:cs="Open Sans" w:eastAsiaTheme="majorEastAsia"/>
        </w:rPr>
        <w:t xml:space="preserve"> and civil society and not private matters.</w:t>
      </w:r>
      <w:r w:rsidRPr="00F14FF9">
        <w:rPr>
          <w:rStyle w:val="eop"/>
          <w:rFonts w:ascii="Gill Sans MT" w:hAnsi="Gill Sans MT" w:cs="Open Sans"/>
        </w:rPr>
        <w:t> </w:t>
      </w:r>
    </w:p>
    <w:p w:rsidR="00F14FF9" w:rsidP="007D03E4" w:rsidRDefault="00F14FF9" w14:paraId="43569A99" w14:textId="46ACFA24">
      <w:pPr>
        <w:pStyle w:val="paragraph"/>
        <w:spacing w:before="0" w:beforeAutospacing="0" w:after="120" w:afterAutospacing="0"/>
        <w:jc w:val="both"/>
        <w:textAlignment w:val="baseline"/>
        <w:rPr>
          <w:rStyle w:val="normaltextrun"/>
          <w:rFonts w:ascii="Gill Sans MT" w:hAnsi="Gill Sans MT" w:cs="Open Sans"/>
          <w:color w:val="000000"/>
          <w:shd w:val="clear" w:color="auto" w:fill="FFFFFF"/>
        </w:rPr>
      </w:pPr>
      <w:r w:rsidRPr="00F14FF9">
        <w:rPr>
          <w:rStyle w:val="normaltextrun"/>
          <w:rFonts w:ascii="Gill Sans MT" w:hAnsi="Gill Sans MT" w:cs="Open Sans"/>
          <w:color w:val="000000"/>
          <w:shd w:val="clear" w:color="auto" w:fill="FFFFFF"/>
        </w:rPr>
        <w:t xml:space="preserve">All information requires verification, and </w:t>
      </w:r>
      <w:r>
        <w:rPr>
          <w:rStyle w:val="normaltextrun"/>
          <w:rFonts w:ascii="Gill Sans MT" w:hAnsi="Gill Sans MT" w:cs="Open Sans"/>
          <w:color w:val="000000"/>
          <w:shd w:val="clear" w:color="auto" w:fill="FFFFFF"/>
        </w:rPr>
        <w:t xml:space="preserve">should </w:t>
      </w:r>
      <w:r w:rsidRPr="00F14FF9">
        <w:rPr>
          <w:rStyle w:val="normaltextrun"/>
          <w:rFonts w:ascii="Gill Sans MT" w:hAnsi="Gill Sans MT" w:cs="Open Sans"/>
          <w:color w:val="000000"/>
          <w:shd w:val="clear" w:color="auto" w:fill="FFFFFF"/>
        </w:rPr>
        <w:t>no</w:t>
      </w:r>
      <w:r>
        <w:rPr>
          <w:rStyle w:val="normaltextrun"/>
          <w:rFonts w:ascii="Gill Sans MT" w:hAnsi="Gill Sans MT" w:cs="Open Sans"/>
          <w:color w:val="000000"/>
          <w:shd w:val="clear" w:color="auto" w:fill="FFFFFF"/>
        </w:rPr>
        <w:t>t be</w:t>
      </w:r>
      <w:r w:rsidRPr="00F14FF9">
        <w:rPr>
          <w:rStyle w:val="normaltextrun"/>
          <w:rFonts w:ascii="Gill Sans MT" w:hAnsi="Gill Sans MT" w:cs="Open Sans"/>
          <w:color w:val="000000"/>
          <w:shd w:val="clear" w:color="auto" w:fill="FFFFFF"/>
        </w:rPr>
        <w:t xml:space="preserve"> rumors, gossip</w:t>
      </w:r>
      <w:r>
        <w:rPr>
          <w:rStyle w:val="normaltextrun"/>
          <w:rFonts w:ascii="Gill Sans MT" w:hAnsi="Gill Sans MT" w:cs="Open Sans"/>
          <w:color w:val="000000"/>
          <w:shd w:val="clear" w:color="auto" w:fill="FFFFFF"/>
        </w:rPr>
        <w:t>,</w:t>
      </w:r>
      <w:r w:rsidRPr="00F14FF9">
        <w:rPr>
          <w:rStyle w:val="normaltextrun"/>
          <w:rFonts w:ascii="Gill Sans MT" w:hAnsi="Gill Sans MT" w:cs="Open Sans"/>
          <w:color w:val="000000"/>
          <w:shd w:val="clear" w:color="auto" w:fill="FFFFFF"/>
        </w:rPr>
        <w:t xml:space="preserve"> or </w:t>
      </w:r>
      <w:r w:rsidR="003C5941">
        <w:rPr>
          <w:rStyle w:val="normaltextrun"/>
          <w:rFonts w:ascii="Gill Sans MT" w:hAnsi="Gill Sans MT" w:cs="Open Sans"/>
          <w:color w:val="000000"/>
          <w:shd w:val="clear" w:color="auto" w:fill="FFFFFF"/>
        </w:rPr>
        <w:t>personal opinions</w:t>
      </w:r>
      <w:r w:rsidRPr="00F14FF9">
        <w:rPr>
          <w:rStyle w:val="normaltextrun"/>
          <w:rFonts w:ascii="Gill Sans MT" w:hAnsi="Gill Sans MT" w:cs="Open Sans"/>
          <w:color w:val="000000"/>
          <w:shd w:val="clear" w:color="auto" w:fill="FFFFFF"/>
        </w:rPr>
        <w:t>.</w:t>
      </w:r>
    </w:p>
    <w:p w:rsidR="003C5941" w:rsidP="007D03E4" w:rsidRDefault="003C5941" w14:paraId="78138A83" w14:textId="77777777">
      <w:pPr>
        <w:pStyle w:val="paragraph"/>
        <w:spacing w:before="0" w:beforeAutospacing="0" w:after="0" w:afterAutospacing="0"/>
        <w:jc w:val="both"/>
        <w:textAlignment w:val="baseline"/>
        <w:rPr>
          <w:rStyle w:val="normaltextrun"/>
          <w:rFonts w:ascii="Gill Sans MT" w:hAnsi="Gill Sans MT" w:cs="Open Sans"/>
          <w:b/>
          <w:bCs/>
          <w:color w:val="000000"/>
          <w:shd w:val="clear" w:color="auto" w:fill="FFFFFF"/>
        </w:rPr>
      </w:pPr>
    </w:p>
    <w:p w:rsidR="003C5941" w:rsidP="007D03E4" w:rsidRDefault="003C5941" w14:paraId="562C8549" w14:textId="10C531C8">
      <w:pPr>
        <w:pStyle w:val="paragraph"/>
        <w:spacing w:before="0" w:beforeAutospacing="0" w:after="0" w:afterAutospacing="0"/>
        <w:jc w:val="center"/>
        <w:textAlignment w:val="baseline"/>
        <w:rPr>
          <w:rStyle w:val="normaltextrun"/>
          <w:rFonts w:ascii="Gill Sans MT" w:hAnsi="Gill Sans MT" w:cs="Open Sans"/>
          <w:b/>
          <w:bCs/>
          <w:color w:val="000000"/>
          <w:shd w:val="clear" w:color="auto" w:fill="FFFFFF"/>
        </w:rPr>
      </w:pPr>
      <w:r w:rsidRPr="003C5941">
        <w:rPr>
          <w:rStyle w:val="normaltextrun"/>
          <w:rFonts w:ascii="Gill Sans MT" w:hAnsi="Gill Sans MT" w:cs="Open Sans"/>
          <w:b/>
          <w:bCs/>
          <w:color w:val="000000"/>
          <w:shd w:val="clear" w:color="auto" w:fill="FFFFFF"/>
        </w:rPr>
        <w:t>Table 19. Activation of the Emergency Phone Tree</w:t>
      </w:r>
      <w:r>
        <w:rPr>
          <w:rStyle w:val="normaltextrun"/>
          <w:rFonts w:ascii="Gill Sans MT" w:hAnsi="Gill Sans MT" w:cs="Open Sans"/>
          <w:b/>
          <w:bCs/>
          <w:color w:val="000000"/>
          <w:shd w:val="clear" w:color="auto" w:fill="FFFFFF"/>
        </w:rPr>
        <w:t xml:space="preserve"> (possible events)</w:t>
      </w:r>
    </w:p>
    <w:p w:rsidR="003C5941" w:rsidP="003C5941" w:rsidRDefault="003C5941" w14:paraId="004943AF" w14:textId="15B65237">
      <w:pPr>
        <w:pStyle w:val="paragraph"/>
        <w:spacing w:before="0" w:beforeAutospacing="0" w:after="0" w:afterAutospacing="0"/>
        <w:jc w:val="center"/>
        <w:textAlignment w:val="baseline"/>
        <w:rPr>
          <w:rStyle w:val="normaltextrun"/>
          <w:rFonts w:ascii="Gill Sans MT" w:hAnsi="Gill Sans MT" w:cs="Open Sans"/>
          <w:b/>
          <w:bCs/>
          <w:color w:val="000000"/>
          <w:shd w:val="clear" w:color="auto" w:fill="FFFFFF"/>
        </w:rPr>
      </w:pPr>
    </w:p>
    <w:tbl>
      <w:tblPr>
        <w:tblStyle w:val="TableGrid"/>
        <w:tblW w:w="0" w:type="auto"/>
        <w:jc w:val="center"/>
        <w:tblLook w:val="04A0" w:firstRow="1" w:lastRow="0" w:firstColumn="1" w:lastColumn="0" w:noHBand="0" w:noVBand="1"/>
      </w:tblPr>
      <w:tblGrid>
        <w:gridCol w:w="1458"/>
        <w:gridCol w:w="5310"/>
      </w:tblGrid>
      <w:tr w:rsidR="003C5941" w:rsidTr="008934BF" w14:paraId="665B024D" w14:textId="77777777">
        <w:trPr>
          <w:jc w:val="center"/>
        </w:trPr>
        <w:tc>
          <w:tcPr>
            <w:tcW w:w="1458" w:type="dxa"/>
          </w:tcPr>
          <w:p w:rsidR="003C5941" w:rsidP="003C5941" w:rsidRDefault="003C5941" w14:paraId="50D5035E" w14:textId="56407263">
            <w:pPr>
              <w:pStyle w:val="paragraph"/>
              <w:spacing w:before="0" w:beforeAutospacing="0" w:after="0" w:afterAutospacing="0"/>
              <w:jc w:val="center"/>
              <w:textAlignment w:val="baseline"/>
              <w:rPr>
                <w:rFonts w:ascii="Gill Sans MT" w:hAnsi="Gill Sans MT" w:cs="Open Sans"/>
                <w:b/>
                <w:bCs/>
              </w:rPr>
            </w:pPr>
          </w:p>
          <w:p w:rsidR="003C5941" w:rsidP="003C5941" w:rsidRDefault="008934BF" w14:paraId="514C2895" w14:textId="01712127">
            <w:pPr>
              <w:pStyle w:val="paragraph"/>
              <w:spacing w:before="0" w:beforeAutospacing="0" w:after="0" w:afterAutospacing="0"/>
              <w:jc w:val="center"/>
              <w:textAlignment w:val="baseline"/>
            </w:pPr>
            <w:r>
              <w:rPr>
                <w:noProof/>
              </w:rPr>
              <w:drawing>
                <wp:anchor distT="0" distB="0" distL="114300" distR="114300" simplePos="0" relativeHeight="251650048" behindDoc="0" locked="0" layoutInCell="1" allowOverlap="1" wp14:anchorId="36309CAB" wp14:editId="1935E196">
                  <wp:simplePos x="0" y="0"/>
                  <wp:positionH relativeFrom="column">
                    <wp:posOffset>107950</wp:posOffset>
                  </wp:positionH>
                  <wp:positionV relativeFrom="paragraph">
                    <wp:posOffset>13335</wp:posOffset>
                  </wp:positionV>
                  <wp:extent cx="584200" cy="449901"/>
                  <wp:effectExtent l="0" t="0" r="0" b="0"/>
                  <wp:wrapNone/>
                  <wp:docPr id="5" name="Picture 5" descr="A picture containing opener, t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opener, tool&#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4200" cy="449901"/>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3C5941" w:rsidP="003C5941" w:rsidRDefault="003C5941" w14:paraId="15D55E73" w14:textId="74F66B5D">
            <w:pPr>
              <w:pStyle w:val="paragraph"/>
              <w:spacing w:before="0" w:beforeAutospacing="0" w:after="0" w:afterAutospacing="0"/>
              <w:jc w:val="center"/>
              <w:textAlignment w:val="baseline"/>
              <w:rPr>
                <w:rFonts w:ascii="Gill Sans MT" w:hAnsi="Gill Sans MT" w:cs="Open Sans"/>
                <w:b/>
                <w:bCs/>
              </w:rPr>
            </w:pPr>
          </w:p>
          <w:p w:rsidR="003C5941" w:rsidP="003C5941" w:rsidRDefault="003C5941" w14:paraId="3CF53304" w14:textId="77777777">
            <w:pPr>
              <w:pStyle w:val="paragraph"/>
              <w:spacing w:before="0" w:beforeAutospacing="0" w:after="0" w:afterAutospacing="0"/>
              <w:jc w:val="center"/>
              <w:textAlignment w:val="baseline"/>
              <w:rPr>
                <w:rFonts w:ascii="Gill Sans MT" w:hAnsi="Gill Sans MT" w:cs="Open Sans"/>
                <w:b/>
                <w:bCs/>
              </w:rPr>
            </w:pPr>
          </w:p>
          <w:p w:rsidR="003C5941" w:rsidP="003C5941" w:rsidRDefault="003C5941" w14:paraId="4425FEDE" w14:textId="12400464">
            <w:pPr>
              <w:pStyle w:val="paragraph"/>
              <w:spacing w:before="0" w:beforeAutospacing="0" w:after="0" w:afterAutospacing="0"/>
              <w:jc w:val="center"/>
              <w:textAlignment w:val="baseline"/>
              <w:rPr>
                <w:rFonts w:ascii="Gill Sans MT" w:hAnsi="Gill Sans MT" w:cs="Open Sans"/>
                <w:b/>
                <w:bCs/>
              </w:rPr>
            </w:pPr>
          </w:p>
        </w:tc>
        <w:tc>
          <w:tcPr>
            <w:tcW w:w="5310" w:type="dxa"/>
            <w:vAlign w:val="center"/>
          </w:tcPr>
          <w:p w:rsidRPr="008934BF" w:rsidR="003C5941" w:rsidP="003C5941" w:rsidRDefault="008934BF" w14:paraId="00AF7653" w14:textId="3471B5AC">
            <w:pPr>
              <w:pStyle w:val="paragraph"/>
              <w:spacing w:before="0" w:beforeAutospacing="0" w:after="0" w:afterAutospacing="0"/>
              <w:jc w:val="center"/>
              <w:textAlignment w:val="baseline"/>
              <w:rPr>
                <w:rFonts w:ascii="Gill Sans MT" w:hAnsi="Gill Sans MT" w:cs="Open Sans"/>
              </w:rPr>
            </w:pPr>
            <w:r>
              <w:rPr>
                <w:rFonts w:ascii="Gill Sans MT" w:hAnsi="Gill Sans MT" w:cs="Open Sans"/>
              </w:rPr>
              <w:t>Violent Actions</w:t>
            </w:r>
          </w:p>
        </w:tc>
      </w:tr>
      <w:tr w:rsidR="003C5941" w:rsidTr="008934BF" w14:paraId="7253A9C8" w14:textId="77777777">
        <w:trPr>
          <w:jc w:val="center"/>
        </w:trPr>
        <w:tc>
          <w:tcPr>
            <w:tcW w:w="1458" w:type="dxa"/>
          </w:tcPr>
          <w:p w:rsidR="003C5941" w:rsidP="003C5941" w:rsidRDefault="008934BF" w14:paraId="29ADEC23" w14:textId="043078FD">
            <w:pPr>
              <w:pStyle w:val="paragraph"/>
              <w:spacing w:before="0" w:beforeAutospacing="0" w:after="0" w:afterAutospacing="0"/>
              <w:jc w:val="center"/>
              <w:textAlignment w:val="baseline"/>
              <w:rPr>
                <w:rFonts w:ascii="Gill Sans MT" w:hAnsi="Gill Sans MT" w:cs="Open Sans"/>
                <w:b/>
                <w:bCs/>
              </w:rPr>
            </w:pPr>
            <w:r>
              <w:rPr>
                <w:rFonts w:ascii="Gill Sans MT" w:hAnsi="Gill Sans MT" w:cs="Open Sans"/>
                <w:b/>
                <w:bCs/>
                <w:noProof/>
              </w:rPr>
              <w:drawing>
                <wp:anchor distT="0" distB="0" distL="114300" distR="114300" simplePos="0" relativeHeight="251659264" behindDoc="0" locked="0" layoutInCell="1" allowOverlap="1" wp14:anchorId="3BE0BBD9" wp14:editId="431BFD07">
                  <wp:simplePos x="0" y="0"/>
                  <wp:positionH relativeFrom="column">
                    <wp:posOffset>-31750</wp:posOffset>
                  </wp:positionH>
                  <wp:positionV relativeFrom="paragraph">
                    <wp:posOffset>63500</wp:posOffset>
                  </wp:positionV>
                  <wp:extent cx="869950" cy="86995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69950" cy="8699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3C5941" w:rsidP="003C5941" w:rsidRDefault="003C5941" w14:paraId="359656AE" w14:textId="234A2D27">
            <w:pPr>
              <w:pStyle w:val="paragraph"/>
              <w:spacing w:before="0" w:beforeAutospacing="0" w:after="0" w:afterAutospacing="0"/>
              <w:jc w:val="center"/>
              <w:textAlignment w:val="baseline"/>
              <w:rPr>
                <w:rFonts w:ascii="Gill Sans MT" w:hAnsi="Gill Sans MT" w:cs="Open Sans"/>
                <w:b/>
                <w:bCs/>
              </w:rPr>
            </w:pPr>
          </w:p>
          <w:p w:rsidR="003C5941" w:rsidP="003C5941" w:rsidRDefault="008934BF" w14:paraId="77BAB95A" w14:textId="601441E3">
            <w:pPr>
              <w:pStyle w:val="paragraph"/>
              <w:spacing w:before="0" w:beforeAutospacing="0" w:after="0" w:afterAutospacing="0"/>
              <w:jc w:val="center"/>
              <w:textAlignment w:val="baseline"/>
              <w:rPr>
                <w:rFonts w:ascii="Gill Sans MT" w:hAnsi="Gill Sans MT" w:cs="Open Sans"/>
                <w:b/>
                <w:bCs/>
              </w:rPr>
            </w:pPr>
            <w:r>
              <w:rPr>
                <w:rFonts w:ascii="Open Sans" w:hAnsi="Open Sans" w:cs="Open Sans"/>
                <w:color w:val="222222"/>
              </w:rPr>
              <w:br/>
            </w:r>
          </w:p>
          <w:p w:rsidR="003C5941" w:rsidP="003C5941" w:rsidRDefault="003C5941" w14:paraId="784A7604" w14:textId="77777777">
            <w:pPr>
              <w:pStyle w:val="paragraph"/>
              <w:spacing w:before="0" w:beforeAutospacing="0" w:after="0" w:afterAutospacing="0"/>
              <w:jc w:val="center"/>
              <w:textAlignment w:val="baseline"/>
            </w:pPr>
          </w:p>
          <w:p w:rsidR="003C5941" w:rsidP="003C5941" w:rsidRDefault="003C5941" w14:paraId="4C742DFF" w14:textId="63882042">
            <w:pPr>
              <w:pStyle w:val="paragraph"/>
              <w:spacing w:before="0" w:beforeAutospacing="0" w:after="0" w:afterAutospacing="0"/>
              <w:jc w:val="center"/>
              <w:textAlignment w:val="baseline"/>
              <w:rPr>
                <w:rFonts w:ascii="Gill Sans MT" w:hAnsi="Gill Sans MT" w:cs="Open Sans"/>
                <w:b/>
                <w:bCs/>
              </w:rPr>
            </w:pPr>
          </w:p>
        </w:tc>
        <w:tc>
          <w:tcPr>
            <w:tcW w:w="5310" w:type="dxa"/>
            <w:vAlign w:val="center"/>
          </w:tcPr>
          <w:p w:rsidRPr="008934BF" w:rsidR="003C5941" w:rsidP="008934BF" w:rsidRDefault="008934BF" w14:paraId="201575C4" w14:textId="5FC8E3EE">
            <w:pPr>
              <w:pStyle w:val="paragraph"/>
              <w:spacing w:before="0" w:beforeAutospacing="0" w:after="0" w:afterAutospacing="0"/>
              <w:jc w:val="center"/>
              <w:textAlignment w:val="baseline"/>
              <w:rPr>
                <w:rFonts w:ascii="Gill Sans MT" w:hAnsi="Gill Sans MT" w:cs="Open Sans"/>
              </w:rPr>
            </w:pPr>
            <w:r>
              <w:rPr>
                <w:rFonts w:ascii="Gill Sans MT" w:hAnsi="Gill Sans MT" w:cs="Open Sans"/>
              </w:rPr>
              <w:t>Terrorist Incidents</w:t>
            </w:r>
          </w:p>
        </w:tc>
      </w:tr>
      <w:tr w:rsidR="003C5941" w:rsidTr="008934BF" w14:paraId="0A8C59B0" w14:textId="77777777">
        <w:trPr>
          <w:jc w:val="center"/>
        </w:trPr>
        <w:tc>
          <w:tcPr>
            <w:tcW w:w="1458" w:type="dxa"/>
          </w:tcPr>
          <w:p w:rsidR="003C5941" w:rsidP="003C5941" w:rsidRDefault="008934BF" w14:paraId="66421DBB" w14:textId="66C3B262">
            <w:pPr>
              <w:pStyle w:val="paragraph"/>
              <w:spacing w:before="0" w:beforeAutospacing="0" w:after="0" w:afterAutospacing="0"/>
              <w:jc w:val="center"/>
              <w:textAlignment w:val="baseline"/>
              <w:rPr>
                <w:rFonts w:ascii="Gill Sans MT" w:hAnsi="Gill Sans MT" w:cs="Open Sans"/>
                <w:b/>
                <w:bCs/>
              </w:rPr>
            </w:pPr>
            <w:r>
              <w:rPr>
                <w:rFonts w:ascii="Gill Sans MT" w:hAnsi="Gill Sans MT" w:cs="Open Sans"/>
                <w:b/>
                <w:bCs/>
                <w:noProof/>
              </w:rPr>
              <w:drawing>
                <wp:anchor distT="0" distB="0" distL="114300" distR="114300" simplePos="0" relativeHeight="251668480" behindDoc="0" locked="0" layoutInCell="1" allowOverlap="1" wp14:anchorId="3F6612A1" wp14:editId="23C6BE9A">
                  <wp:simplePos x="0" y="0"/>
                  <wp:positionH relativeFrom="column">
                    <wp:posOffset>127000</wp:posOffset>
                  </wp:positionH>
                  <wp:positionV relativeFrom="paragraph">
                    <wp:posOffset>163195</wp:posOffset>
                  </wp:positionV>
                  <wp:extent cx="514350" cy="51435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4350" cy="514350"/>
                          </a:xfrm>
                          <a:prstGeom prst="rect">
                            <a:avLst/>
                          </a:prstGeom>
                          <a:noFill/>
                          <a:ln>
                            <a:noFill/>
                          </a:ln>
                        </pic:spPr>
                      </pic:pic>
                    </a:graphicData>
                  </a:graphic>
                </wp:anchor>
              </w:drawing>
            </w:r>
          </w:p>
          <w:p w:rsidR="003C5941" w:rsidP="003C5941" w:rsidRDefault="003C5941" w14:paraId="4186E2FE" w14:textId="2386FD3B">
            <w:pPr>
              <w:pStyle w:val="paragraph"/>
              <w:spacing w:before="0" w:beforeAutospacing="0" w:after="0" w:afterAutospacing="0"/>
              <w:jc w:val="center"/>
              <w:textAlignment w:val="baseline"/>
              <w:rPr>
                <w:rFonts w:ascii="Gill Sans MT" w:hAnsi="Gill Sans MT" w:cs="Open Sans"/>
                <w:b/>
                <w:bCs/>
              </w:rPr>
            </w:pPr>
          </w:p>
          <w:p w:rsidR="003C5941" w:rsidP="003C5941" w:rsidRDefault="003C5941" w14:paraId="46A02367" w14:textId="7A7E050C">
            <w:pPr>
              <w:pStyle w:val="paragraph"/>
              <w:spacing w:before="0" w:beforeAutospacing="0" w:after="0" w:afterAutospacing="0"/>
              <w:jc w:val="center"/>
              <w:textAlignment w:val="baseline"/>
            </w:pPr>
          </w:p>
          <w:p w:rsidR="003C5941" w:rsidP="003C5941" w:rsidRDefault="008934BF" w14:paraId="0EA545BC" w14:textId="222E56C6">
            <w:pPr>
              <w:pStyle w:val="paragraph"/>
              <w:spacing w:before="0" w:beforeAutospacing="0" w:after="0" w:afterAutospacing="0"/>
              <w:jc w:val="center"/>
              <w:textAlignment w:val="baseline"/>
              <w:rPr>
                <w:rFonts w:ascii="Gill Sans MT" w:hAnsi="Gill Sans MT" w:cs="Open Sans"/>
                <w:b/>
                <w:bCs/>
              </w:rPr>
            </w:pPr>
            <w:r>
              <w:rPr>
                <w:rFonts w:ascii="Open Sans" w:hAnsi="Open Sans" w:cs="Open Sans"/>
                <w:color w:val="222222"/>
              </w:rPr>
              <w:br/>
            </w:r>
          </w:p>
        </w:tc>
        <w:tc>
          <w:tcPr>
            <w:tcW w:w="5310" w:type="dxa"/>
            <w:vAlign w:val="center"/>
          </w:tcPr>
          <w:p w:rsidRPr="008934BF" w:rsidR="003C5941" w:rsidP="003C5941" w:rsidRDefault="008934BF" w14:paraId="7570FC4F" w14:textId="02955EE8">
            <w:pPr>
              <w:pStyle w:val="paragraph"/>
              <w:spacing w:before="0" w:beforeAutospacing="0" w:after="0" w:afterAutospacing="0"/>
              <w:jc w:val="center"/>
              <w:textAlignment w:val="baseline"/>
              <w:rPr>
                <w:rFonts w:ascii="Gill Sans MT" w:hAnsi="Gill Sans MT" w:cs="Open Sans"/>
              </w:rPr>
            </w:pPr>
            <w:r>
              <w:rPr>
                <w:rFonts w:ascii="Gill Sans MT" w:hAnsi="Gill Sans MT" w:cs="Open Sans"/>
              </w:rPr>
              <w:t>Natural Disasters</w:t>
            </w:r>
          </w:p>
        </w:tc>
      </w:tr>
      <w:tr w:rsidR="003C5941" w:rsidTr="008934BF" w14:paraId="7AEA192B" w14:textId="77777777">
        <w:trPr>
          <w:jc w:val="center"/>
        </w:trPr>
        <w:tc>
          <w:tcPr>
            <w:tcW w:w="1458" w:type="dxa"/>
          </w:tcPr>
          <w:p w:rsidR="003C5941" w:rsidP="003C5941" w:rsidRDefault="007D03E4" w14:paraId="78EBCDB7" w14:textId="3169D76F">
            <w:pPr>
              <w:pStyle w:val="paragraph"/>
              <w:spacing w:before="0" w:beforeAutospacing="0" w:after="0" w:afterAutospacing="0"/>
              <w:jc w:val="center"/>
              <w:textAlignment w:val="baseline"/>
              <w:rPr>
                <w:rFonts w:ascii="Gill Sans MT" w:hAnsi="Gill Sans MT" w:cs="Open Sans"/>
                <w:b/>
                <w:bCs/>
              </w:rPr>
            </w:pPr>
            <w:r>
              <w:rPr>
                <w:noProof/>
              </w:rPr>
              <w:drawing>
                <wp:anchor distT="0" distB="0" distL="114300" distR="114300" simplePos="0" relativeHeight="251673600" behindDoc="0" locked="0" layoutInCell="1" allowOverlap="1" wp14:anchorId="13E0879E" wp14:editId="1A8AD13F">
                  <wp:simplePos x="0" y="0"/>
                  <wp:positionH relativeFrom="column">
                    <wp:posOffset>165100</wp:posOffset>
                  </wp:positionH>
                  <wp:positionV relativeFrom="paragraph">
                    <wp:posOffset>16683</wp:posOffset>
                  </wp:positionV>
                  <wp:extent cx="501650" cy="53340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1650" cy="533400"/>
                          </a:xfrm>
                          <a:prstGeom prst="rect">
                            <a:avLst/>
                          </a:prstGeom>
                          <a:noFill/>
                          <a:ln>
                            <a:noFill/>
                          </a:ln>
                        </pic:spPr>
                      </pic:pic>
                    </a:graphicData>
                  </a:graphic>
                </wp:anchor>
              </w:drawing>
            </w:r>
          </w:p>
          <w:p w:rsidR="003C5941" w:rsidP="007D03E4" w:rsidRDefault="008934BF" w14:paraId="336C22EC" w14:textId="447A9A16">
            <w:pPr>
              <w:pStyle w:val="paragraph"/>
              <w:spacing w:before="0" w:beforeAutospacing="0" w:after="0" w:afterAutospacing="0"/>
              <w:jc w:val="center"/>
              <w:textAlignment w:val="baseline"/>
            </w:pPr>
            <w:r>
              <w:rPr>
                <w:rFonts w:ascii="Open Sans" w:hAnsi="Open Sans" w:cs="Open Sans"/>
                <w:color w:val="222222"/>
              </w:rPr>
              <w:br/>
            </w:r>
          </w:p>
          <w:p w:rsidR="003C5941" w:rsidP="003C5941" w:rsidRDefault="003C5941" w14:paraId="4559797F" w14:textId="1215BB41">
            <w:pPr>
              <w:pStyle w:val="paragraph"/>
              <w:spacing w:before="0" w:beforeAutospacing="0" w:after="0" w:afterAutospacing="0"/>
              <w:jc w:val="center"/>
              <w:textAlignment w:val="baseline"/>
              <w:rPr>
                <w:rFonts w:ascii="Gill Sans MT" w:hAnsi="Gill Sans MT" w:cs="Open Sans"/>
                <w:b/>
                <w:bCs/>
              </w:rPr>
            </w:pPr>
          </w:p>
        </w:tc>
        <w:tc>
          <w:tcPr>
            <w:tcW w:w="5310" w:type="dxa"/>
            <w:vAlign w:val="center"/>
          </w:tcPr>
          <w:p w:rsidRPr="008934BF" w:rsidR="003C5941" w:rsidP="003C5941" w:rsidRDefault="008934BF" w14:paraId="1496DEB2" w14:textId="4A0F9CF7">
            <w:pPr>
              <w:pStyle w:val="paragraph"/>
              <w:spacing w:before="0" w:beforeAutospacing="0" w:after="0" w:afterAutospacing="0"/>
              <w:jc w:val="center"/>
              <w:textAlignment w:val="baseline"/>
              <w:rPr>
                <w:rFonts w:ascii="Gill Sans MT" w:hAnsi="Gill Sans MT" w:cs="Open Sans"/>
              </w:rPr>
            </w:pPr>
            <w:r>
              <w:rPr>
                <w:rFonts w:ascii="Gill Sans MT" w:hAnsi="Gill Sans MT" w:cs="Open Sans"/>
              </w:rPr>
              <w:t>Political Instability</w:t>
            </w:r>
          </w:p>
        </w:tc>
      </w:tr>
    </w:tbl>
    <w:p w:rsidRPr="003C5941" w:rsidR="003C5941" w:rsidP="003C5941" w:rsidRDefault="003C5941" w14:paraId="0E7CBFF5" w14:textId="77777777">
      <w:pPr>
        <w:pStyle w:val="paragraph"/>
        <w:spacing w:before="0" w:beforeAutospacing="0" w:after="0" w:afterAutospacing="0"/>
        <w:jc w:val="center"/>
        <w:textAlignment w:val="baseline"/>
        <w:rPr>
          <w:rFonts w:ascii="Gill Sans MT" w:hAnsi="Gill Sans MT" w:cs="Open Sans"/>
          <w:b/>
          <w:bCs/>
        </w:rPr>
      </w:pPr>
    </w:p>
    <w:p w:rsidRPr="007D03E4" w:rsidR="003D4FF0" w:rsidP="008934BF" w:rsidRDefault="008934BF" w14:paraId="2A003BB5" w14:textId="6ABAB766">
      <w:pPr>
        <w:pStyle w:val="Heading4"/>
      </w:pPr>
      <w:r w:rsidRPr="007D03E4">
        <w:t>Procedures</w:t>
      </w:r>
    </w:p>
    <w:p w:rsidRPr="007D03E4" w:rsidR="008934BF" w:rsidP="008934BF" w:rsidRDefault="008934BF" w14:paraId="1AFE677B" w14:textId="0C2F4865">
      <w:pPr>
        <w:pStyle w:val="paragraph"/>
        <w:spacing w:before="0" w:beforeAutospacing="0" w:after="0" w:afterAutospacing="0"/>
        <w:jc w:val="both"/>
        <w:textAlignment w:val="baseline"/>
        <w:rPr>
          <w:rStyle w:val="eop"/>
          <w:rFonts w:ascii="Gill Sans MT" w:hAnsi="Gill Sans MT" w:cs="Open Sans" w:eastAsiaTheme="majorEastAsia"/>
        </w:rPr>
      </w:pPr>
      <w:r w:rsidRPr="007D03E4">
        <w:rPr>
          <w:rStyle w:val="normaltextrun"/>
          <w:rFonts w:ascii="Gill Sans MT" w:hAnsi="Gill Sans MT" w:cs="Open Sans"/>
        </w:rPr>
        <w:t>The procedure for activating the of the Emergency Phone Tree is as followed:</w:t>
      </w:r>
    </w:p>
    <w:p w:rsidRPr="007D03E4" w:rsidR="008934BF" w:rsidP="008934BF" w:rsidRDefault="008934BF" w14:paraId="623C935E" w14:textId="77777777">
      <w:pPr>
        <w:pStyle w:val="paragraph"/>
        <w:spacing w:before="0" w:beforeAutospacing="0" w:after="0" w:afterAutospacing="0"/>
        <w:jc w:val="both"/>
        <w:textAlignment w:val="baseline"/>
        <w:rPr>
          <w:rFonts w:ascii="Gill Sans MT" w:hAnsi="Gill Sans MT" w:cs="Open Sans"/>
        </w:rPr>
      </w:pPr>
    </w:p>
    <w:p w:rsidRPr="007D03E4" w:rsidR="008934BF" w:rsidP="008934BF" w:rsidRDefault="008934BF" w14:paraId="2CD4AB6F" w14:textId="2702B4B9">
      <w:pPr>
        <w:pStyle w:val="paragraph"/>
        <w:spacing w:before="0" w:beforeAutospacing="0" w:after="0" w:afterAutospacing="0"/>
        <w:jc w:val="both"/>
        <w:textAlignment w:val="baseline"/>
        <w:rPr>
          <w:rFonts w:ascii="Gill Sans MT" w:hAnsi="Gill Sans MT" w:cs="Open Sans"/>
        </w:rPr>
      </w:pPr>
      <w:r w:rsidRPr="007D03E4">
        <w:rPr>
          <w:rStyle w:val="normaltextrun"/>
          <w:rFonts w:ascii="Gill Sans MT" w:hAnsi="Gill Sans MT" w:cs="Open Sans"/>
          <w:b/>
          <w:bCs/>
        </w:rPr>
        <w:t>DETECTION:</w:t>
      </w:r>
      <w:r w:rsidRPr="007D03E4">
        <w:rPr>
          <w:rStyle w:val="normaltextrun"/>
          <w:rFonts w:ascii="Gill Sans MT" w:hAnsi="Gill Sans MT" w:cs="Open Sans"/>
        </w:rPr>
        <w:t xml:space="preserve"> Any staff member who identifies a violent action, terrorism incident, natural disaster, or an event of political instability must notify the SC.</w:t>
      </w:r>
      <w:r w:rsidRPr="007D03E4">
        <w:rPr>
          <w:rStyle w:val="eop"/>
          <w:rFonts w:ascii="Gill Sans MT" w:hAnsi="Gill Sans MT" w:cs="Open Sans" w:eastAsiaTheme="majorEastAsia"/>
        </w:rPr>
        <w:t xml:space="preserve">  </w:t>
      </w:r>
    </w:p>
    <w:p w:rsidRPr="007D03E4" w:rsidR="008934BF" w:rsidP="008934BF" w:rsidRDefault="008934BF" w14:paraId="75C17B51" w14:textId="2DDBF21A">
      <w:pPr>
        <w:pStyle w:val="paragraph"/>
        <w:spacing w:before="0" w:beforeAutospacing="0" w:after="0" w:afterAutospacing="0"/>
        <w:jc w:val="both"/>
        <w:textAlignment w:val="baseline"/>
        <w:rPr>
          <w:rFonts w:ascii="Gill Sans MT" w:hAnsi="Gill Sans MT" w:cs="Open Sans"/>
        </w:rPr>
      </w:pPr>
      <w:r w:rsidRPr="007D03E4">
        <w:rPr>
          <w:rStyle w:val="normaltextrun"/>
          <w:rFonts w:ascii="Gill Sans MT" w:hAnsi="Gill Sans MT" w:cs="Open Sans"/>
          <w:b/>
          <w:bCs/>
        </w:rPr>
        <w:t xml:space="preserve">EVALUATION: </w:t>
      </w:r>
      <w:r w:rsidRPr="007D03E4">
        <w:rPr>
          <w:rStyle w:val="normaltextrun"/>
          <w:rFonts w:ascii="Gill Sans MT" w:hAnsi="Gill Sans MT" w:cs="Open Sans"/>
        </w:rPr>
        <w:t>The SC evaluates the alleged event with official sources, once validated it will notify the COP</w:t>
      </w:r>
      <w:r w:rsidRPr="007D03E4">
        <w:rPr>
          <w:rStyle w:val="eop"/>
          <w:rFonts w:ascii="Gill Sans MT" w:hAnsi="Gill Sans MT" w:cs="Open Sans" w:eastAsiaTheme="majorEastAsia"/>
        </w:rPr>
        <w:t> </w:t>
      </w:r>
    </w:p>
    <w:p w:rsidRPr="007D03E4" w:rsidR="008934BF" w:rsidP="008934BF" w:rsidRDefault="008934BF" w14:paraId="1AA4C2E5" w14:textId="3CEC3B46">
      <w:pPr>
        <w:pStyle w:val="paragraph"/>
        <w:spacing w:before="0" w:beforeAutospacing="0" w:after="0" w:afterAutospacing="0"/>
        <w:jc w:val="both"/>
        <w:textAlignment w:val="baseline"/>
        <w:rPr>
          <w:rFonts w:ascii="Gill Sans MT" w:hAnsi="Gill Sans MT" w:cs="Open Sans"/>
        </w:rPr>
      </w:pPr>
      <w:r w:rsidRPr="007D03E4">
        <w:rPr>
          <w:rStyle w:val="normaltextrun"/>
          <w:rFonts w:ascii="Gill Sans MT" w:hAnsi="Gill Sans MT" w:cs="Open Sans"/>
          <w:b/>
          <w:bCs/>
        </w:rPr>
        <w:t>ACTIVATION</w:t>
      </w:r>
      <w:r w:rsidRPr="007D03E4" w:rsidR="00360CEA">
        <w:rPr>
          <w:rStyle w:val="normaltextrun"/>
          <w:rFonts w:ascii="Gill Sans MT" w:hAnsi="Gill Sans MT" w:cs="Open Sans"/>
          <w:b/>
          <w:bCs/>
        </w:rPr>
        <w:t>:</w:t>
      </w:r>
      <w:r w:rsidRPr="007D03E4">
        <w:rPr>
          <w:rStyle w:val="normaltextrun"/>
          <w:rFonts w:ascii="Gill Sans MT" w:hAnsi="Gill Sans MT" w:cs="Open Sans"/>
          <w:b/>
          <w:bCs/>
        </w:rPr>
        <w:t xml:space="preserve"> </w:t>
      </w:r>
      <w:r w:rsidRPr="007D03E4">
        <w:rPr>
          <w:rStyle w:val="normaltextrun"/>
          <w:rFonts w:ascii="Gill Sans MT" w:hAnsi="Gill Sans MT" w:cs="Open Sans"/>
        </w:rPr>
        <w:t xml:space="preserve">The COP, together with </w:t>
      </w:r>
      <w:r w:rsidRPr="007D03E4" w:rsidR="00360CEA">
        <w:rPr>
          <w:rStyle w:val="normaltextrun"/>
          <w:rFonts w:ascii="Gill Sans MT" w:hAnsi="Gill Sans MT" w:cs="Open Sans"/>
        </w:rPr>
        <w:t>SC</w:t>
      </w:r>
      <w:r w:rsidRPr="007D03E4">
        <w:rPr>
          <w:rStyle w:val="normaltextrun"/>
          <w:rFonts w:ascii="Gill Sans MT" w:hAnsi="Gill Sans MT" w:cs="Open Sans"/>
        </w:rPr>
        <w:t xml:space="preserve">, evaluates the relevance of activating the cascade, if </w:t>
      </w:r>
      <w:r w:rsidRPr="007D03E4" w:rsidR="00360CEA">
        <w:rPr>
          <w:rStyle w:val="normaltextrun"/>
          <w:rFonts w:ascii="Gill Sans MT" w:hAnsi="Gill Sans MT" w:cs="Open Sans"/>
        </w:rPr>
        <w:t>affirmative</w:t>
      </w:r>
      <w:r w:rsidRPr="007D03E4">
        <w:rPr>
          <w:rStyle w:val="normaltextrun"/>
          <w:rFonts w:ascii="Gill Sans MT" w:hAnsi="Gill Sans MT" w:cs="Open Sans"/>
        </w:rPr>
        <w:t xml:space="preserve">, it informs the DCOP who will notify each group leader of the activation of </w:t>
      </w:r>
      <w:r w:rsidRPr="007D03E4" w:rsidR="00360CEA">
        <w:rPr>
          <w:rStyle w:val="normaltextrun"/>
          <w:rFonts w:ascii="Gill Sans MT" w:hAnsi="Gill Sans MT" w:cs="Open Sans"/>
        </w:rPr>
        <w:t>the phone tree</w:t>
      </w:r>
      <w:r w:rsidRPr="007D03E4">
        <w:rPr>
          <w:rStyle w:val="eop"/>
          <w:rFonts w:ascii="Gill Sans MT" w:hAnsi="Gill Sans MT" w:cs="Open Sans" w:eastAsiaTheme="majorEastAsia"/>
        </w:rPr>
        <w:t> </w:t>
      </w:r>
    </w:p>
    <w:p w:rsidRPr="007D03E4" w:rsidR="008934BF" w:rsidP="008934BF" w:rsidRDefault="008934BF" w14:paraId="3DD59765" w14:textId="5C7C22F0">
      <w:pPr>
        <w:pStyle w:val="paragraph"/>
        <w:spacing w:before="0" w:beforeAutospacing="0" w:after="0" w:afterAutospacing="0"/>
        <w:jc w:val="both"/>
        <w:textAlignment w:val="baseline"/>
        <w:rPr>
          <w:rFonts w:ascii="Gill Sans MT" w:hAnsi="Gill Sans MT" w:cs="Open Sans"/>
        </w:rPr>
      </w:pPr>
      <w:r w:rsidRPr="007D03E4">
        <w:rPr>
          <w:rStyle w:val="normaltextrun"/>
          <w:rFonts w:ascii="Gill Sans MT" w:hAnsi="Gill Sans MT" w:cs="Open Sans"/>
          <w:b/>
          <w:bCs/>
        </w:rPr>
        <w:t>COMMUNICATION</w:t>
      </w:r>
      <w:r w:rsidRPr="007D03E4" w:rsidR="00360CEA">
        <w:rPr>
          <w:rStyle w:val="normaltextrun"/>
          <w:rFonts w:ascii="Gill Sans MT" w:hAnsi="Gill Sans MT" w:cs="Open Sans"/>
          <w:b/>
          <w:bCs/>
        </w:rPr>
        <w:t>:</w:t>
      </w:r>
      <w:r w:rsidRPr="007D03E4">
        <w:rPr>
          <w:rStyle w:val="normaltextrun"/>
          <w:rFonts w:ascii="Gill Sans MT" w:hAnsi="Gill Sans MT" w:cs="Open Sans"/>
          <w:b/>
          <w:bCs/>
        </w:rPr>
        <w:t xml:space="preserve"> </w:t>
      </w:r>
      <w:r w:rsidRPr="007D03E4">
        <w:rPr>
          <w:rStyle w:val="normaltextrun"/>
          <w:rFonts w:ascii="Gill Sans MT" w:hAnsi="Gill Sans MT" w:cs="Open Sans"/>
        </w:rPr>
        <w:t xml:space="preserve">Each </w:t>
      </w:r>
      <w:r w:rsidRPr="007D03E4" w:rsidR="00360CEA">
        <w:rPr>
          <w:rStyle w:val="normaltextrun"/>
          <w:rFonts w:ascii="Gill Sans MT" w:hAnsi="Gill Sans MT" w:cs="Open Sans"/>
        </w:rPr>
        <w:t>g</w:t>
      </w:r>
      <w:r w:rsidRPr="007D03E4">
        <w:rPr>
          <w:rStyle w:val="normaltextrun"/>
          <w:rFonts w:ascii="Gill Sans MT" w:hAnsi="Gill Sans MT" w:cs="Open Sans"/>
        </w:rPr>
        <w:t xml:space="preserve">roup </w:t>
      </w:r>
      <w:r w:rsidRPr="007D03E4" w:rsidR="00360CEA">
        <w:rPr>
          <w:rStyle w:val="normaltextrun"/>
          <w:rFonts w:ascii="Gill Sans MT" w:hAnsi="Gill Sans MT" w:cs="Open Sans"/>
        </w:rPr>
        <w:t>l</w:t>
      </w:r>
      <w:r w:rsidRPr="007D03E4">
        <w:rPr>
          <w:rStyle w:val="normaltextrun"/>
          <w:rFonts w:ascii="Gill Sans MT" w:hAnsi="Gill Sans MT" w:cs="Open Sans"/>
        </w:rPr>
        <w:t xml:space="preserve">eader will communicate the message to </w:t>
      </w:r>
      <w:r w:rsidRPr="007D03E4" w:rsidR="00360CEA">
        <w:rPr>
          <w:rStyle w:val="normaltextrun"/>
          <w:rFonts w:ascii="Gill Sans MT" w:hAnsi="Gill Sans MT" w:cs="Open Sans"/>
        </w:rPr>
        <w:t>their</w:t>
      </w:r>
      <w:r w:rsidRPr="007D03E4">
        <w:rPr>
          <w:rStyle w:val="normaltextrun"/>
          <w:rFonts w:ascii="Gill Sans MT" w:hAnsi="Gill Sans MT" w:cs="Open Sans"/>
        </w:rPr>
        <w:t xml:space="preserve"> line of communication, avoiding adding personal considerations to the message received, and </w:t>
      </w:r>
      <w:r w:rsidRPr="007D03E4" w:rsidR="00360CEA">
        <w:rPr>
          <w:rStyle w:val="normaltextrun"/>
          <w:rFonts w:ascii="Gill Sans MT" w:hAnsi="Gill Sans MT" w:cs="Open Sans"/>
        </w:rPr>
        <w:t>the recipient must</w:t>
      </w:r>
      <w:r w:rsidRPr="007D03E4">
        <w:rPr>
          <w:rStyle w:val="normaltextrun"/>
          <w:rFonts w:ascii="Gill Sans MT" w:hAnsi="Gill Sans MT" w:cs="Open Sans"/>
        </w:rPr>
        <w:t xml:space="preserve"> confirm the message </w:t>
      </w:r>
      <w:r w:rsidRPr="007D03E4" w:rsidR="00360CEA">
        <w:rPr>
          <w:rStyle w:val="normaltextrun"/>
          <w:rFonts w:ascii="Gill Sans MT" w:hAnsi="Gill Sans MT" w:cs="Open Sans"/>
        </w:rPr>
        <w:t>has been received</w:t>
      </w:r>
      <w:r w:rsidRPr="007D03E4">
        <w:rPr>
          <w:rStyle w:val="normaltextrun"/>
          <w:rFonts w:ascii="Gill Sans MT" w:hAnsi="Gill Sans MT" w:cs="Open Sans"/>
        </w:rPr>
        <w:t>.</w:t>
      </w:r>
      <w:r w:rsidRPr="007D03E4">
        <w:rPr>
          <w:rStyle w:val="eop"/>
          <w:rFonts w:ascii="Gill Sans MT" w:hAnsi="Gill Sans MT" w:cs="Open Sans" w:eastAsiaTheme="majorEastAsia"/>
        </w:rPr>
        <w:t> </w:t>
      </w:r>
    </w:p>
    <w:p w:rsidR="008934BF" w:rsidP="008934BF" w:rsidRDefault="008934BF" w14:paraId="461DCD1E" w14:textId="21553C90">
      <w:pPr>
        <w:pStyle w:val="paragraph"/>
        <w:spacing w:before="0" w:beforeAutospacing="0" w:after="0" w:afterAutospacing="0"/>
        <w:jc w:val="both"/>
        <w:textAlignment w:val="baseline"/>
        <w:rPr>
          <w:ins w:author="Maria Ochoa" w:date="2022-07-28T20:40:00Z" w:id="159"/>
          <w:rStyle w:val="normaltextrun"/>
          <w:rFonts w:ascii="Gill Sans MT" w:hAnsi="Gill Sans MT" w:cs="Open Sans"/>
        </w:rPr>
      </w:pPr>
      <w:r w:rsidRPr="4B2BFEC5">
        <w:rPr>
          <w:rStyle w:val="normaltextrun"/>
          <w:rFonts w:ascii="Gill Sans MT" w:hAnsi="Gill Sans MT" w:cs="Open Sans"/>
          <w:b/>
          <w:bCs/>
        </w:rPr>
        <w:t>CLOSING</w:t>
      </w:r>
      <w:r w:rsidRPr="4B2BFEC5" w:rsidR="00360CEA">
        <w:rPr>
          <w:rStyle w:val="normaltextrun"/>
          <w:rFonts w:ascii="Gill Sans MT" w:hAnsi="Gill Sans MT" w:cs="Open Sans"/>
          <w:b/>
          <w:bCs/>
        </w:rPr>
        <w:t>:</w:t>
      </w:r>
      <w:r w:rsidRPr="4B2BFEC5">
        <w:rPr>
          <w:rStyle w:val="normaltextrun"/>
          <w:rFonts w:ascii="Gill Sans MT" w:hAnsi="Gill Sans MT" w:cs="Open Sans"/>
          <w:b/>
          <w:bCs/>
        </w:rPr>
        <w:t xml:space="preserve"> </w:t>
      </w:r>
      <w:r w:rsidRPr="4B2BFEC5">
        <w:rPr>
          <w:rStyle w:val="normaltextrun"/>
          <w:rFonts w:ascii="Gill Sans MT" w:hAnsi="Gill Sans MT" w:cs="Open Sans"/>
        </w:rPr>
        <w:t xml:space="preserve">The </w:t>
      </w:r>
      <w:r w:rsidRPr="4B2BFEC5" w:rsidR="00360CEA">
        <w:rPr>
          <w:rStyle w:val="normaltextrun"/>
          <w:rFonts w:ascii="Gill Sans MT" w:hAnsi="Gill Sans MT" w:cs="Open Sans"/>
        </w:rPr>
        <w:t>phone tree cycle is completed</w:t>
      </w:r>
      <w:r w:rsidRPr="4B2BFEC5">
        <w:rPr>
          <w:rStyle w:val="normaltextrun"/>
          <w:rFonts w:ascii="Gill Sans MT" w:hAnsi="Gill Sans MT" w:cs="Open Sans"/>
        </w:rPr>
        <w:t xml:space="preserve"> once the </w:t>
      </w:r>
      <w:r w:rsidRPr="4B2BFEC5" w:rsidR="00360CEA">
        <w:rPr>
          <w:rStyle w:val="normaltextrun"/>
          <w:rFonts w:ascii="Gill Sans MT" w:hAnsi="Gill Sans MT" w:cs="Open Sans"/>
        </w:rPr>
        <w:t>SC</w:t>
      </w:r>
      <w:r w:rsidRPr="4B2BFEC5">
        <w:rPr>
          <w:rStyle w:val="normaltextrun"/>
          <w:rFonts w:ascii="Gill Sans MT" w:hAnsi="Gill Sans MT" w:cs="Open Sans"/>
        </w:rPr>
        <w:t xml:space="preserve"> or whoever takes </w:t>
      </w:r>
      <w:r w:rsidRPr="4B2BFEC5" w:rsidR="00360CEA">
        <w:rPr>
          <w:rStyle w:val="normaltextrun"/>
          <w:rFonts w:ascii="Gill Sans MT" w:hAnsi="Gill Sans MT" w:cs="Open Sans"/>
        </w:rPr>
        <w:t>their</w:t>
      </w:r>
      <w:r w:rsidRPr="4B2BFEC5">
        <w:rPr>
          <w:rStyle w:val="normaltextrun"/>
          <w:rFonts w:ascii="Gill Sans MT" w:hAnsi="Gill Sans MT" w:cs="Open Sans"/>
        </w:rPr>
        <w:t xml:space="preserve"> place receives the message/call from the final official of each group, and </w:t>
      </w:r>
      <w:r w:rsidRPr="4B2BFEC5" w:rsidR="00360CEA">
        <w:rPr>
          <w:rStyle w:val="normaltextrun"/>
          <w:rFonts w:ascii="Gill Sans MT" w:hAnsi="Gill Sans MT" w:cs="Open Sans"/>
        </w:rPr>
        <w:t>at which point the COP will be notified the cycle is complete.</w:t>
      </w:r>
    </w:p>
    <w:p w:rsidRPr="007D03E4" w:rsidR="00907E40" w:rsidP="008934BF" w:rsidRDefault="00907E40" w14:paraId="114A3F0C" w14:textId="77777777">
      <w:pPr>
        <w:pStyle w:val="paragraph"/>
        <w:spacing w:before="0" w:beforeAutospacing="0" w:after="0" w:afterAutospacing="0"/>
        <w:jc w:val="both"/>
        <w:textAlignment w:val="baseline"/>
        <w:rPr>
          <w:rStyle w:val="normaltextrun"/>
          <w:rFonts w:ascii="Gill Sans MT" w:hAnsi="Gill Sans MT" w:cs="Open Sans"/>
        </w:rPr>
      </w:pPr>
    </w:p>
    <w:p w:rsidRPr="00AF478C" w:rsidR="00907E40" w:rsidP="00907E40" w:rsidRDefault="00907E40" w14:paraId="56350053" w14:textId="277A7B4B">
      <w:pPr>
        <w:pStyle w:val="Heading3"/>
        <w:jc w:val="both"/>
        <w:rPr>
          <w:ins w:author="Maria Ochoa" w:date="2022-07-28T20:40:00Z" w:id="160"/>
        </w:rPr>
      </w:pPr>
      <w:bookmarkStart w:name="_Toc105496782" w:id="161"/>
      <w:ins w:author="Maria Ochoa" w:date="2022-07-28T20:40:00Z" w:id="162">
        <w:r>
          <w:t>Biosec</w:t>
        </w:r>
      </w:ins>
      <w:ins w:author="Maria Ochoa" w:date="2022-07-28T20:41:00Z" w:id="163">
        <w:r>
          <w:t>urity and COVID-19</w:t>
        </w:r>
      </w:ins>
    </w:p>
    <w:p w:rsidR="006D344C" w:rsidP="006D344C" w:rsidRDefault="006D344C" w14:paraId="3C862A01" w14:textId="77777777">
      <w:pPr>
        <w:pStyle w:val="paragraph"/>
        <w:spacing w:before="0" w:beforeAutospacing="0" w:after="0" w:afterAutospacing="0"/>
        <w:jc w:val="both"/>
        <w:textAlignment w:val="baseline"/>
        <w:rPr>
          <w:ins w:author="Alexandra McWhirter‐Santillan" w:date="2023-01-31T14:27:00Z" w:id="164"/>
          <w:rStyle w:val="normaltextrun"/>
          <w:rFonts w:ascii="Gill Sans MT" w:hAnsi="Gill Sans MT" w:cs="Open Sans"/>
        </w:rPr>
      </w:pPr>
      <w:ins w:author="Alexandra McWhirter‐Santillan" w:date="2023-01-31T14:27:00Z" w:id="165">
        <w:r>
          <w:rPr>
            <w:rStyle w:val="normaltextrun"/>
            <w:rFonts w:ascii="Gill Sans MT" w:hAnsi="Gill Sans MT" w:cs="Open Sans"/>
          </w:rPr>
          <w:t>Partners of the Americas is implementing a Health Workplace to protect the health and safety of Policy for all employees and to ensure the continuity of business operations. This policy was developed based on the guidance from the Centers for Disease Control and Prevention (CDC), the U.S. Equal Employment Opportunity Commission, and all other laws applicable to the District of Colombia. POA will adopt practices to mitigate the risk of transmission of communicable diseases such as COVID-19 or the seasonal influenza (flu) virus by observing the following:</w:t>
        </w:r>
      </w:ins>
    </w:p>
    <w:p w:rsidR="006D344C" w:rsidP="006D344C" w:rsidRDefault="006D344C" w14:paraId="02062F53" w14:textId="77777777">
      <w:pPr>
        <w:pStyle w:val="paragraph"/>
        <w:numPr>
          <w:ilvl w:val="0"/>
          <w:numId w:val="51"/>
        </w:numPr>
        <w:spacing w:before="0" w:beforeAutospacing="0" w:after="0" w:afterAutospacing="0"/>
        <w:jc w:val="both"/>
        <w:textAlignment w:val="baseline"/>
        <w:rPr>
          <w:ins w:author="Alexandra McWhirter‐Santillan" w:date="2023-01-31T14:27:00Z" w:id="166"/>
          <w:rStyle w:val="normaltextrun"/>
          <w:rFonts w:ascii="Gill Sans MT" w:hAnsi="Gill Sans MT" w:cs="Open Sans"/>
        </w:rPr>
      </w:pPr>
      <w:ins w:author="Alexandra McWhirter‐Santillan" w:date="2023-01-31T14:27:00Z" w:id="167">
        <w:r>
          <w:rPr>
            <w:rStyle w:val="normaltextrun"/>
            <w:rFonts w:ascii="Gill Sans MT" w:hAnsi="Gill Sans MT" w:cs="Open Sans"/>
          </w:rPr>
          <w:t>Staff should stay home when sick.</w:t>
        </w:r>
      </w:ins>
    </w:p>
    <w:p w:rsidR="006D344C" w:rsidP="006D344C" w:rsidRDefault="006D344C" w14:paraId="42523727" w14:textId="77777777">
      <w:pPr>
        <w:pStyle w:val="paragraph"/>
        <w:numPr>
          <w:ilvl w:val="0"/>
          <w:numId w:val="51"/>
        </w:numPr>
        <w:spacing w:before="0" w:beforeAutospacing="0" w:after="0" w:afterAutospacing="0"/>
        <w:jc w:val="both"/>
        <w:textAlignment w:val="baseline"/>
        <w:rPr>
          <w:ins w:author="Alexandra McWhirter‐Santillan" w:date="2023-01-31T14:27:00Z" w:id="168"/>
          <w:rStyle w:val="normaltextrun"/>
          <w:rFonts w:ascii="Gill Sans MT" w:hAnsi="Gill Sans MT" w:cs="Open Sans"/>
        </w:rPr>
      </w:pPr>
      <w:ins w:author="Alexandra McWhirter‐Santillan" w:date="2023-01-31T14:27:00Z" w:id="169">
        <w:r>
          <w:rPr>
            <w:rStyle w:val="normaltextrun"/>
            <w:rFonts w:ascii="Gill Sans MT" w:hAnsi="Gill Sans MT" w:cs="Open Sans"/>
          </w:rPr>
          <w:t>Washing of hands frequently with warm, soapy water for at least 20 seconds.</w:t>
        </w:r>
      </w:ins>
    </w:p>
    <w:p w:rsidR="006D344C" w:rsidP="006D344C" w:rsidRDefault="006D344C" w14:paraId="671AAF41" w14:textId="77777777">
      <w:pPr>
        <w:pStyle w:val="paragraph"/>
        <w:numPr>
          <w:ilvl w:val="0"/>
          <w:numId w:val="51"/>
        </w:numPr>
        <w:spacing w:before="0" w:beforeAutospacing="0" w:after="0" w:afterAutospacing="0"/>
        <w:jc w:val="both"/>
        <w:textAlignment w:val="baseline"/>
        <w:rPr>
          <w:ins w:author="Alexandra McWhirter‐Santillan" w:date="2023-01-31T14:27:00Z" w:id="170"/>
          <w:rStyle w:val="normaltextrun"/>
          <w:rFonts w:ascii="Gill Sans MT" w:hAnsi="Gill Sans MT" w:cs="Open Sans"/>
        </w:rPr>
      </w:pPr>
      <w:ins w:author="Alexandra McWhirter‐Santillan" w:date="2023-01-31T14:27:00Z" w:id="171">
        <w:r>
          <w:rPr>
            <w:rStyle w:val="normaltextrun"/>
            <w:rFonts w:ascii="Gill Sans MT" w:hAnsi="Gill Sans MT" w:cs="Open Sans"/>
          </w:rPr>
          <w:t>Cover mouth with tissues whenever sneezing and discard used tissues in the trash.</w:t>
        </w:r>
      </w:ins>
    </w:p>
    <w:p w:rsidR="006D344C" w:rsidP="006D344C" w:rsidRDefault="006D344C" w14:paraId="05C24A87" w14:textId="77777777">
      <w:pPr>
        <w:pStyle w:val="paragraph"/>
        <w:numPr>
          <w:ilvl w:val="0"/>
          <w:numId w:val="51"/>
        </w:numPr>
        <w:spacing w:before="0" w:beforeAutospacing="0" w:after="0" w:afterAutospacing="0"/>
        <w:jc w:val="both"/>
        <w:textAlignment w:val="baseline"/>
        <w:rPr>
          <w:ins w:author="Alexandra McWhirter‐Santillan" w:date="2023-01-31T14:27:00Z" w:id="172"/>
          <w:rStyle w:val="normaltextrun"/>
          <w:rFonts w:ascii="Gill Sans MT" w:hAnsi="Gill Sans MT" w:cs="Open Sans"/>
        </w:rPr>
      </w:pPr>
      <w:ins w:author="Alexandra McWhirter‐Santillan" w:date="2023-01-31T14:27:00Z" w:id="173">
        <w:r>
          <w:rPr>
            <w:rStyle w:val="normaltextrun"/>
            <w:rFonts w:ascii="Gill Sans MT" w:hAnsi="Gill Sans MT" w:cs="Open Sans"/>
          </w:rPr>
          <w:t>Avoid people who are sick with respiratory problems.</w:t>
        </w:r>
      </w:ins>
    </w:p>
    <w:p w:rsidR="006D344C" w:rsidP="006D344C" w:rsidRDefault="006D344C" w14:paraId="09B1BE77" w14:textId="77777777">
      <w:pPr>
        <w:pStyle w:val="paragraph"/>
        <w:numPr>
          <w:ilvl w:val="0"/>
          <w:numId w:val="51"/>
        </w:numPr>
        <w:spacing w:before="0" w:beforeAutospacing="0" w:after="0" w:afterAutospacing="0"/>
        <w:jc w:val="both"/>
        <w:textAlignment w:val="baseline"/>
        <w:rPr>
          <w:ins w:author="Alexandra McWhirter‐Santillan" w:date="2023-01-31T14:27:00Z" w:id="174"/>
          <w:rStyle w:val="normaltextrun"/>
          <w:rFonts w:ascii="Gill Sans MT" w:hAnsi="Gill Sans MT" w:cs="Open Sans"/>
        </w:rPr>
      </w:pPr>
      <w:ins w:author="Alexandra McWhirter‐Santillan" w:date="2023-01-31T14:27:00Z" w:id="175">
        <w:r>
          <w:rPr>
            <w:rStyle w:val="normaltextrun"/>
            <w:rFonts w:ascii="Gill Sans MT" w:hAnsi="Gill Sans MT" w:cs="Open Sans"/>
          </w:rPr>
          <w:t>Clean frequently touched surfaces.</w:t>
        </w:r>
      </w:ins>
    </w:p>
    <w:p w:rsidR="006D344C" w:rsidP="006D344C" w:rsidRDefault="006D344C" w14:paraId="02E48F29" w14:textId="77777777">
      <w:pPr>
        <w:pStyle w:val="paragraph"/>
        <w:numPr>
          <w:ilvl w:val="0"/>
          <w:numId w:val="51"/>
        </w:numPr>
        <w:spacing w:before="0" w:beforeAutospacing="0" w:after="0" w:afterAutospacing="0"/>
        <w:jc w:val="both"/>
        <w:textAlignment w:val="baseline"/>
        <w:rPr>
          <w:ins w:author="Alexandra McWhirter‐Santillan" w:date="2023-01-31T14:27:00Z" w:id="176"/>
          <w:rStyle w:val="normaltextrun"/>
          <w:rFonts w:ascii="Gill Sans MT" w:hAnsi="Gill Sans MT" w:cs="Open Sans"/>
        </w:rPr>
      </w:pPr>
      <w:ins w:author="Alexandra McWhirter‐Santillan" w:date="2023-01-31T14:27:00Z" w:id="177">
        <w:r>
          <w:rPr>
            <w:rStyle w:val="normaltextrun"/>
            <w:rFonts w:ascii="Gill Sans MT" w:hAnsi="Gill Sans MT" w:cs="Open Sans"/>
          </w:rPr>
          <w:t>Staff are encouraged to get vaccinated against COVID-19 and the seasonal flu, if possible.</w:t>
        </w:r>
      </w:ins>
    </w:p>
    <w:p w:rsidR="006D344C" w:rsidP="006D344C" w:rsidRDefault="006D344C" w14:paraId="1554C6A7" w14:textId="77777777">
      <w:pPr>
        <w:pStyle w:val="paragraph"/>
        <w:spacing w:before="0" w:beforeAutospacing="0" w:after="0" w:afterAutospacing="0"/>
        <w:jc w:val="both"/>
        <w:textAlignment w:val="baseline"/>
        <w:rPr>
          <w:ins w:author="Alexandra McWhirter‐Santillan" w:date="2023-01-31T14:27:00Z" w:id="178"/>
          <w:rStyle w:val="normaltextrun"/>
          <w:rFonts w:ascii="Gill Sans MT" w:hAnsi="Gill Sans MT" w:cs="Open Sans"/>
        </w:rPr>
      </w:pPr>
    </w:p>
    <w:p w:rsidR="006D344C" w:rsidP="006D344C" w:rsidRDefault="006D344C" w14:paraId="7055B555" w14:textId="33272183">
      <w:pPr>
        <w:pStyle w:val="paragraph"/>
        <w:spacing w:before="0" w:beforeAutospacing="0" w:after="0" w:afterAutospacing="0"/>
        <w:jc w:val="both"/>
        <w:textAlignment w:val="baseline"/>
        <w:rPr>
          <w:ins w:author="Alexandra McWhirter‐Santillan" w:date="2023-01-31T14:27:00Z" w:id="179"/>
          <w:rStyle w:val="normaltextrun"/>
          <w:rFonts w:ascii="Gill Sans MT" w:hAnsi="Gill Sans MT" w:cs="Open Sans"/>
        </w:rPr>
      </w:pPr>
      <w:ins w:author="Alexandra McWhirter‐Santillan" w:date="2023-01-31T14:27:00Z" w:id="180">
        <w:r>
          <w:rPr>
            <w:rStyle w:val="normaltextrun"/>
            <w:rFonts w:ascii="Gill Sans MT" w:hAnsi="Gill Sans MT" w:cs="Open Sans"/>
          </w:rPr>
          <w:t>It is critical for staff to not report to work while they are experiencing respiratory symptoms such as fever, cough, shortness of breath, sore throat, runny or stuffy nose, body aches, headaches, chills, or fatigue. Currently, the CDC recommends that employees remain at home until they are free of fever for at least 24 hours without the ease of fever-reducing medications, the employee’s symptoms have improved and at least five (5) days have passed since the symptoms first appeared. Employees who report to work ill will be sent home in accordance with these health guidelines. Employees who are expecting clients, visitors, or others must confirm either verbal or written acknowledgement that the visitor has assessed their health on the day of the visit.</w:t>
        </w:r>
      </w:ins>
    </w:p>
    <w:p w:rsidR="006D344C" w:rsidP="006D344C" w:rsidRDefault="006D344C" w14:paraId="231A655B" w14:textId="77777777">
      <w:pPr>
        <w:pStyle w:val="paragraph"/>
        <w:spacing w:before="0" w:beforeAutospacing="0" w:after="0" w:afterAutospacing="0"/>
        <w:jc w:val="both"/>
        <w:textAlignment w:val="baseline"/>
        <w:rPr>
          <w:ins w:author="Alexandra McWhirter‐Santillan" w:date="2023-01-31T14:27:00Z" w:id="181"/>
          <w:rStyle w:val="normaltextrun"/>
          <w:rFonts w:ascii="Gill Sans MT" w:hAnsi="Gill Sans MT" w:cs="Open Sans"/>
        </w:rPr>
      </w:pPr>
    </w:p>
    <w:p w:rsidR="006D344C" w:rsidP="006D344C" w:rsidRDefault="006D344C" w14:paraId="46AF280E" w14:textId="77777777">
      <w:pPr>
        <w:pStyle w:val="paragraph"/>
        <w:spacing w:before="0" w:beforeAutospacing="0" w:after="0" w:afterAutospacing="0"/>
        <w:jc w:val="both"/>
        <w:textAlignment w:val="baseline"/>
        <w:rPr>
          <w:ins w:author="Alexandra McWhirter‐Santillan" w:date="2023-01-31T14:27:00Z" w:id="182"/>
          <w:rStyle w:val="normaltextrun"/>
          <w:rFonts w:ascii="Gill Sans MT" w:hAnsi="Gill Sans MT" w:cs="Open Sans"/>
        </w:rPr>
      </w:pPr>
      <w:ins w:author="Alexandra McWhirter‐Santillan" w:date="2023-01-31T14:27:00Z" w:id="183">
        <w:r>
          <w:rPr>
            <w:rStyle w:val="normaltextrun"/>
            <w:rFonts w:ascii="Gill Sans MT" w:hAnsi="Gill Sans MT" w:cs="Open Sans"/>
          </w:rPr>
          <w:t>POA offices will provide alcohol-based hand sanitizers throughout the workplace and in common areas. Employees are responsible for cleaning their personal space with provided supplies. These supplies may include cleaning sprays and wipes to clean and disinfect frequently touched objects and surfaces such as telephones, keyboards, and/or office doorknobs. POA offices will provide face coverings to employees, and/or visitors, who request them at no cost.</w:t>
        </w:r>
      </w:ins>
    </w:p>
    <w:p w:rsidR="006D344C" w:rsidP="006D344C" w:rsidRDefault="006D344C" w14:paraId="48A06C50" w14:textId="77777777">
      <w:pPr>
        <w:pStyle w:val="paragraph"/>
        <w:spacing w:before="0" w:beforeAutospacing="0" w:after="0" w:afterAutospacing="0"/>
        <w:jc w:val="both"/>
        <w:textAlignment w:val="baseline"/>
        <w:rPr>
          <w:ins w:author="Alexandra McWhirter‐Santillan" w:date="2023-01-31T14:27:00Z" w:id="184"/>
          <w:rStyle w:val="normaltextrun"/>
          <w:rFonts w:ascii="Gill Sans MT" w:hAnsi="Gill Sans MT" w:cs="Open Sans"/>
        </w:rPr>
      </w:pPr>
    </w:p>
    <w:p w:rsidR="006D344C" w:rsidP="006D344C" w:rsidRDefault="006D344C" w14:paraId="4D6820FD" w14:textId="50794E6F">
      <w:pPr>
        <w:pStyle w:val="paragraph"/>
        <w:spacing w:before="0" w:beforeAutospacing="0" w:after="0" w:afterAutospacing="0"/>
        <w:jc w:val="both"/>
        <w:textAlignment w:val="baseline"/>
        <w:rPr>
          <w:ins w:author="Alexandra McWhirter‐Santillan" w:date="2023-01-31T14:27:00Z" w:id="185"/>
          <w:rStyle w:val="normaltextrun"/>
          <w:rFonts w:ascii="Gill Sans MT" w:hAnsi="Gill Sans MT" w:cs="Open Sans"/>
        </w:rPr>
      </w:pPr>
      <w:ins w:author="Alexandra McWhirter‐Santillan" w:date="2023-01-31T14:27:00Z" w:id="186">
        <w:r>
          <w:rPr>
            <w:rStyle w:val="normaltextrun"/>
            <w:rFonts w:ascii="Gill Sans MT" w:hAnsi="Gill Sans MT" w:cs="Open Sans"/>
          </w:rPr>
          <w:t xml:space="preserve">POA strongly encourages all employees who are eligible, able, and can safely receive a vaccine to get vaccinated. While not all positions are required to travel, positions with travel requirements will be required to be vaccinated against COVID-19 per CDC and </w:t>
        </w:r>
      </w:ins>
      <w:ins w:author="Alexandra McWhirter‐Santillan" w:date="2023-01-31T14:29:00Z" w:id="187">
        <w:r w:rsidR="00AA3381">
          <w:rPr>
            <w:rStyle w:val="normaltextrun"/>
            <w:rFonts w:ascii="Gill Sans MT" w:hAnsi="Gill Sans MT" w:cs="Open Sans"/>
          </w:rPr>
          <w:t>Transportation Security Administration (</w:t>
        </w:r>
      </w:ins>
      <w:ins w:author="Alexandra McWhirter‐Santillan" w:date="2023-01-31T14:27:00Z" w:id="188">
        <w:r>
          <w:rPr>
            <w:rStyle w:val="normaltextrun"/>
            <w:rFonts w:ascii="Gill Sans MT" w:hAnsi="Gill Sans MT" w:cs="Open Sans"/>
          </w:rPr>
          <w:t>TSA</w:t>
        </w:r>
      </w:ins>
      <w:ins w:author="Alexandra McWhirter‐Santillan" w:date="2023-01-31T14:29:00Z" w:id="189">
        <w:r w:rsidR="00AA3381">
          <w:rPr>
            <w:rStyle w:val="normaltextrun"/>
            <w:rFonts w:ascii="Gill Sans MT" w:hAnsi="Gill Sans MT" w:cs="Open Sans"/>
          </w:rPr>
          <w:t>)</w:t>
        </w:r>
      </w:ins>
      <w:ins w:author="Alexandra McWhirter‐Santillan" w:date="2023-01-31T14:27:00Z" w:id="190">
        <w:r>
          <w:rPr>
            <w:rStyle w:val="normaltextrun"/>
            <w:rFonts w:ascii="Gill Sans MT" w:hAnsi="Gill Sans MT" w:cs="Open Sans"/>
          </w:rPr>
          <w:t xml:space="preserve"> guidance and provide a copy to HR.</w:t>
        </w:r>
      </w:ins>
    </w:p>
    <w:p w:rsidR="006D344C" w:rsidP="006D344C" w:rsidRDefault="006D344C" w14:paraId="2EC66147" w14:textId="77777777">
      <w:pPr>
        <w:pStyle w:val="paragraph"/>
        <w:spacing w:before="0" w:beforeAutospacing="0" w:after="0" w:afterAutospacing="0"/>
        <w:jc w:val="both"/>
        <w:textAlignment w:val="baseline"/>
        <w:rPr>
          <w:ins w:author="Alexandra McWhirter‐Santillan" w:date="2023-01-31T14:27:00Z" w:id="191"/>
          <w:rStyle w:val="normaltextrun"/>
          <w:rFonts w:ascii="Gill Sans MT" w:hAnsi="Gill Sans MT" w:cs="Open Sans"/>
        </w:rPr>
      </w:pPr>
    </w:p>
    <w:p w:rsidR="006D344C" w:rsidP="006D344C" w:rsidRDefault="006D344C" w14:paraId="0B8EB2B1" w14:textId="77777777">
      <w:pPr>
        <w:pStyle w:val="paragraph"/>
        <w:spacing w:before="0" w:beforeAutospacing="0" w:after="0" w:afterAutospacing="0"/>
        <w:jc w:val="both"/>
        <w:textAlignment w:val="baseline"/>
        <w:rPr>
          <w:ins w:author="Alexandra McWhirter‐Santillan" w:date="2023-01-31T14:27:00Z" w:id="192"/>
          <w:rStyle w:val="normaltextrun"/>
          <w:rFonts w:ascii="Gill Sans MT" w:hAnsi="Gill Sans MT" w:cs="Open Sans"/>
        </w:rPr>
      </w:pPr>
      <w:ins w:author="Alexandra McWhirter‐Santillan" w:date="2023-01-31T14:27:00Z" w:id="193">
        <w:r>
          <w:rPr>
            <w:rStyle w:val="normaltextrun"/>
            <w:rFonts w:ascii="Gill Sans MT" w:hAnsi="Gill Sans MT" w:cs="Open Sans"/>
          </w:rPr>
          <w:t>In conclusion, a healthy workplace requires organizational-wide participation, and it is a responsibility shared between employees and management. All employees are encouraged to exercise control of their own health and to participate in preventive measures to combat the transmission of communicable diseases.</w:t>
        </w:r>
      </w:ins>
    </w:p>
    <w:p w:rsidR="00594B21" w:rsidP="00862583" w:rsidRDefault="00594B21" w14:paraId="3F20E7A4" w14:textId="77777777">
      <w:pPr>
        <w:pStyle w:val="paragraph"/>
        <w:spacing w:before="0" w:beforeAutospacing="0" w:after="0" w:afterAutospacing="0"/>
        <w:jc w:val="both"/>
        <w:textAlignment w:val="baseline"/>
        <w:rPr>
          <w:rStyle w:val="normaltextrun"/>
          <w:rFonts w:ascii="Gill Sans MT" w:hAnsi="Gill Sans MT" w:cs="Open Sans"/>
        </w:rPr>
      </w:pPr>
    </w:p>
    <w:p w:rsidRPr="007D03E4" w:rsidR="00360CEA" w:rsidP="00360CEA" w:rsidRDefault="00360CEA" w14:paraId="54FADA2F" w14:textId="7D5D5730">
      <w:pPr>
        <w:pStyle w:val="Heading1"/>
      </w:pPr>
      <w:r>
        <w:t>Security Points of Contact</w:t>
      </w:r>
      <w:bookmarkEnd w:id="161"/>
    </w:p>
    <w:p w:rsidRPr="007D03E4" w:rsidR="00360CEA" w:rsidP="00360CEA" w:rsidRDefault="00360CEA" w14:paraId="3DE47B0C" w14:textId="77777777">
      <w:pPr>
        <w:spacing w:after="0" w:line="240" w:lineRule="auto"/>
        <w:textAlignment w:val="baseline"/>
        <w:rPr>
          <w:rFonts w:eastAsia="Times New Roman" w:cs="Open Sans"/>
        </w:rPr>
      </w:pPr>
    </w:p>
    <w:p w:rsidRPr="00360CEA" w:rsidR="00360CEA" w:rsidP="00360CEA" w:rsidRDefault="00360CEA" w14:paraId="0BD99F7A" w14:textId="142A82B1">
      <w:pPr>
        <w:spacing w:after="0" w:line="240" w:lineRule="auto"/>
        <w:textAlignment w:val="baseline"/>
        <w:rPr>
          <w:rFonts w:eastAsia="Times New Roman" w:cs="Segoe UI"/>
        </w:rPr>
      </w:pPr>
      <w:r w:rsidRPr="00360CEA">
        <w:rPr>
          <w:rFonts w:eastAsia="Times New Roman" w:cs="Open Sans"/>
        </w:rPr>
        <w:t>Gustavo Payán, JA Chief of Party </w:t>
      </w:r>
    </w:p>
    <w:p w:rsidRPr="00360CEA" w:rsidR="00360CEA" w:rsidP="00360CEA" w:rsidRDefault="00000000" w14:paraId="36C7C83D" w14:textId="77777777">
      <w:pPr>
        <w:spacing w:after="0" w:line="240" w:lineRule="auto"/>
        <w:textAlignment w:val="baseline"/>
        <w:rPr>
          <w:rFonts w:eastAsia="Times New Roman" w:cs="Segoe UI"/>
        </w:rPr>
      </w:pPr>
      <w:hyperlink w:tgtFrame="_blank" w:history="1" r:id="rId27">
        <w:r w:rsidRPr="00360CEA" w:rsidR="00360CEA">
          <w:rPr>
            <w:rFonts w:eastAsia="Times New Roman" w:cs="Open Sans"/>
            <w:color w:val="0563C1"/>
            <w:u w:val="single"/>
          </w:rPr>
          <w:t>gpayan@partners.net</w:t>
        </w:r>
      </w:hyperlink>
      <w:r w:rsidRPr="00360CEA" w:rsidR="00360CEA">
        <w:rPr>
          <w:rFonts w:eastAsia="Times New Roman" w:cs="Open Sans"/>
        </w:rPr>
        <w:t> </w:t>
      </w:r>
    </w:p>
    <w:p w:rsidRPr="00360CEA" w:rsidR="00360CEA" w:rsidP="00360CEA" w:rsidRDefault="00360CEA" w14:paraId="2959997D" w14:textId="77777777">
      <w:pPr>
        <w:spacing w:after="0" w:line="240" w:lineRule="auto"/>
        <w:textAlignment w:val="baseline"/>
        <w:rPr>
          <w:rFonts w:eastAsia="Times New Roman" w:cs="Segoe UI"/>
        </w:rPr>
      </w:pPr>
      <w:r w:rsidRPr="00360CEA">
        <w:rPr>
          <w:rFonts w:eastAsia="Times New Roman" w:cs="Open Sans"/>
        </w:rPr>
        <w:t>+57 3102373254 </w:t>
      </w:r>
    </w:p>
    <w:p w:rsidRPr="00360CEA" w:rsidR="00360CEA" w:rsidP="00360CEA" w:rsidRDefault="00360CEA" w14:paraId="6D621544" w14:textId="77777777">
      <w:pPr>
        <w:spacing w:after="0" w:line="240" w:lineRule="auto"/>
        <w:textAlignment w:val="baseline"/>
        <w:rPr>
          <w:rFonts w:eastAsia="Times New Roman" w:cs="Segoe UI"/>
        </w:rPr>
      </w:pPr>
      <w:r w:rsidRPr="00360CEA">
        <w:rPr>
          <w:rFonts w:eastAsia="Times New Roman" w:cs="Open Sans"/>
        </w:rPr>
        <w:t> </w:t>
      </w:r>
    </w:p>
    <w:p w:rsidRPr="00360CEA" w:rsidR="00360CEA" w:rsidP="00360CEA" w:rsidRDefault="00360CEA" w14:paraId="66D6CF22" w14:textId="77777777">
      <w:pPr>
        <w:spacing w:after="0" w:line="240" w:lineRule="auto"/>
        <w:textAlignment w:val="baseline"/>
        <w:rPr>
          <w:rFonts w:eastAsia="Times New Roman" w:cs="Segoe UI"/>
        </w:rPr>
      </w:pPr>
      <w:r w:rsidRPr="00360CEA">
        <w:rPr>
          <w:rFonts w:eastAsia="Times New Roman" w:cs="Open Sans"/>
        </w:rPr>
        <w:t>María Ochoa, JA Senior Director of Operations </w:t>
      </w:r>
    </w:p>
    <w:p w:rsidRPr="00360CEA" w:rsidR="00360CEA" w:rsidP="00360CEA" w:rsidRDefault="00000000" w14:paraId="59D527E3" w14:textId="77777777">
      <w:pPr>
        <w:spacing w:after="0" w:line="240" w:lineRule="auto"/>
        <w:textAlignment w:val="baseline"/>
        <w:rPr>
          <w:rFonts w:eastAsia="Times New Roman" w:cs="Segoe UI"/>
        </w:rPr>
      </w:pPr>
      <w:hyperlink w:tgtFrame="_blank" w:history="1" r:id="rId28">
        <w:r w:rsidRPr="00360CEA" w:rsidR="00360CEA">
          <w:rPr>
            <w:rFonts w:eastAsia="Times New Roman" w:cs="Open Sans"/>
            <w:color w:val="0563C1"/>
            <w:u w:val="single"/>
          </w:rPr>
          <w:t>mochoa@partners.net</w:t>
        </w:r>
      </w:hyperlink>
      <w:r w:rsidRPr="00360CEA" w:rsidR="00360CEA">
        <w:rPr>
          <w:rFonts w:eastAsia="Times New Roman" w:cs="Open Sans"/>
        </w:rPr>
        <w:t> </w:t>
      </w:r>
    </w:p>
    <w:p w:rsidRPr="00360CEA" w:rsidR="00360CEA" w:rsidP="00360CEA" w:rsidRDefault="00360CEA" w14:paraId="616815D1" w14:textId="77777777">
      <w:pPr>
        <w:spacing w:after="0" w:line="240" w:lineRule="auto"/>
        <w:textAlignment w:val="baseline"/>
        <w:rPr>
          <w:rFonts w:eastAsia="Times New Roman" w:cs="Segoe UI"/>
        </w:rPr>
      </w:pPr>
      <w:r w:rsidRPr="00360CEA">
        <w:rPr>
          <w:rFonts w:eastAsia="Times New Roman" w:cs="Open Sans"/>
        </w:rPr>
        <w:t>+57 3114120056 </w:t>
      </w:r>
    </w:p>
    <w:p w:rsidRPr="00360CEA" w:rsidR="00360CEA" w:rsidP="00360CEA" w:rsidRDefault="00360CEA" w14:paraId="7119D168" w14:textId="77777777">
      <w:pPr>
        <w:spacing w:after="0" w:line="240" w:lineRule="auto"/>
        <w:textAlignment w:val="baseline"/>
        <w:rPr>
          <w:rFonts w:eastAsia="Times New Roman" w:cs="Segoe UI"/>
        </w:rPr>
      </w:pPr>
      <w:r w:rsidRPr="00360CEA">
        <w:rPr>
          <w:rFonts w:eastAsia="Times New Roman" w:cs="Open Sans"/>
        </w:rPr>
        <w:t> </w:t>
      </w:r>
    </w:p>
    <w:p w:rsidRPr="00360CEA" w:rsidR="00360CEA" w:rsidP="00360CEA" w:rsidRDefault="00360CEA" w14:paraId="068384DC" w14:textId="77777777">
      <w:pPr>
        <w:spacing w:after="0" w:line="240" w:lineRule="auto"/>
        <w:textAlignment w:val="baseline"/>
        <w:rPr>
          <w:rFonts w:eastAsia="Times New Roman" w:cs="Segoe UI"/>
        </w:rPr>
      </w:pPr>
      <w:r w:rsidRPr="00360CEA">
        <w:rPr>
          <w:rFonts w:eastAsia="Times New Roman" w:cs="Open Sans"/>
        </w:rPr>
        <w:t>León Villalba, JA Security Coordinator / Pilgrim </w:t>
      </w:r>
    </w:p>
    <w:p w:rsidRPr="00360CEA" w:rsidR="00360CEA" w:rsidP="00360CEA" w:rsidRDefault="00000000" w14:paraId="7E8CABFB" w14:textId="77777777">
      <w:pPr>
        <w:spacing w:after="0" w:line="240" w:lineRule="auto"/>
        <w:textAlignment w:val="baseline"/>
        <w:rPr>
          <w:rFonts w:eastAsia="Times New Roman" w:cs="Segoe UI"/>
        </w:rPr>
      </w:pPr>
      <w:hyperlink w:tgtFrame="_blank" w:history="1" r:id="rId29">
        <w:r w:rsidRPr="00360CEA" w:rsidR="00360CEA">
          <w:rPr>
            <w:rFonts w:eastAsia="Times New Roman" w:cs="Open Sans"/>
            <w:color w:val="0563C1"/>
            <w:u w:val="single"/>
          </w:rPr>
          <w:t>consultorpartners@pilgrimsecurity.net</w:t>
        </w:r>
      </w:hyperlink>
      <w:r w:rsidRPr="00360CEA" w:rsidR="00360CEA">
        <w:rPr>
          <w:rFonts w:eastAsia="Times New Roman" w:cs="Open Sans"/>
        </w:rPr>
        <w:t> </w:t>
      </w:r>
    </w:p>
    <w:p w:rsidRPr="00360CEA" w:rsidR="00360CEA" w:rsidP="00360CEA" w:rsidRDefault="00360CEA" w14:paraId="75AEC7FF" w14:textId="77777777">
      <w:pPr>
        <w:spacing w:after="0" w:line="240" w:lineRule="auto"/>
        <w:textAlignment w:val="baseline"/>
        <w:rPr>
          <w:rFonts w:eastAsia="Times New Roman" w:cs="Segoe UI"/>
        </w:rPr>
      </w:pPr>
      <w:r w:rsidRPr="00360CEA">
        <w:rPr>
          <w:rFonts w:eastAsia="Times New Roman" w:cs="Open Sans"/>
        </w:rPr>
        <w:t>+57 321 5626452 </w:t>
      </w:r>
    </w:p>
    <w:p w:rsidRPr="007D03E4" w:rsidR="00360CEA" w:rsidP="00360CEA" w:rsidRDefault="00360CEA" w14:paraId="43FE6594" w14:textId="1EA15890"/>
    <w:p w:rsidRPr="007D03E4" w:rsidR="00360CEA" w:rsidP="00360CEA" w:rsidRDefault="00360CEA" w14:paraId="2ECF4961" w14:textId="613EE980"/>
    <w:p w:rsidRPr="007D03E4" w:rsidR="00360CEA" w:rsidP="00360CEA" w:rsidRDefault="00360CEA" w14:paraId="4590B67B" w14:textId="5BB56480"/>
    <w:p w:rsidRPr="007D03E4" w:rsidR="00360CEA" w:rsidP="00360CEA" w:rsidRDefault="00360CEA" w14:paraId="58DD57D8" w14:textId="3E7FCF0A"/>
    <w:p w:rsidRPr="007D03E4" w:rsidR="00360CEA" w:rsidP="00360CEA" w:rsidRDefault="00360CEA" w14:paraId="483676BE" w14:textId="6C763522"/>
    <w:p w:rsidRPr="007D03E4" w:rsidR="00360CEA" w:rsidP="00360CEA" w:rsidRDefault="00360CEA" w14:paraId="0DE13897" w14:textId="1444A73D"/>
    <w:p w:rsidRPr="007D03E4" w:rsidR="00360CEA" w:rsidP="00360CEA" w:rsidRDefault="00360CEA" w14:paraId="28D09359" w14:textId="64B17C0C"/>
    <w:p w:rsidR="00E47989" w:rsidRDefault="00E47989" w14:paraId="2F6C387C" w14:textId="77777777">
      <w:pPr>
        <w:rPr>
          <w:rFonts w:eastAsiaTheme="majorEastAsia" w:cstheme="majorBidi"/>
          <w:b/>
          <w:color w:val="BA0C2F"/>
          <w:sz w:val="40"/>
          <w:szCs w:val="32"/>
        </w:rPr>
      </w:pPr>
      <w:bookmarkStart w:name="_Toc105496783" w:id="194"/>
      <w:r>
        <w:br w:type="page"/>
      </w:r>
    </w:p>
    <w:p w:rsidRPr="007D03E4" w:rsidR="00360CEA" w:rsidP="00360CEA" w:rsidRDefault="00360CEA" w14:paraId="118A2A85" w14:textId="2F1ABA5C">
      <w:pPr>
        <w:pStyle w:val="Heading1"/>
      </w:pPr>
      <w:r w:rsidRPr="007D03E4">
        <w:t>Annexes</w:t>
      </w:r>
      <w:bookmarkEnd w:id="194"/>
    </w:p>
    <w:p w:rsidRPr="007D03E4" w:rsidR="00360CEA" w:rsidP="00360CEA" w:rsidRDefault="00360CEA" w14:paraId="3750DB76" w14:textId="34000E44"/>
    <w:p w:rsidRPr="00B414AA" w:rsidR="00B414AA" w:rsidP="00B414AA" w:rsidRDefault="00B414AA" w14:paraId="659AD5A0" w14:textId="77777777">
      <w:pPr>
        <w:spacing w:after="0" w:line="240" w:lineRule="auto"/>
        <w:textAlignment w:val="baseline"/>
        <w:rPr>
          <w:rFonts w:eastAsia="Times New Roman" w:cs="Segoe UI"/>
          <w:sz w:val="18"/>
          <w:szCs w:val="18"/>
        </w:rPr>
      </w:pPr>
      <w:r w:rsidRPr="00B414AA">
        <w:rPr>
          <w:rFonts w:eastAsia="Times New Roman" w:cs="Open Sans"/>
        </w:rPr>
        <w:t>Annex 1 – Barranquilla/Soledad Security Assessment (Spanish) </w:t>
      </w:r>
    </w:p>
    <w:p w:rsidRPr="00B414AA" w:rsidR="00B414AA" w:rsidP="00B414AA" w:rsidRDefault="00B414AA" w14:paraId="00025975" w14:textId="77777777">
      <w:pPr>
        <w:spacing w:after="0" w:line="240" w:lineRule="auto"/>
        <w:textAlignment w:val="baseline"/>
        <w:rPr>
          <w:rFonts w:eastAsia="Times New Roman" w:cs="Segoe UI"/>
          <w:sz w:val="18"/>
          <w:szCs w:val="18"/>
        </w:rPr>
      </w:pPr>
      <w:r w:rsidRPr="00B414AA">
        <w:rPr>
          <w:rFonts w:eastAsia="Times New Roman" w:cs="Open Sans"/>
        </w:rPr>
        <w:t> </w:t>
      </w:r>
    </w:p>
    <w:p w:rsidRPr="00B414AA" w:rsidR="00B414AA" w:rsidP="00B414AA" w:rsidRDefault="00B414AA" w14:paraId="752E9A6B" w14:textId="77777777">
      <w:pPr>
        <w:spacing w:after="0" w:line="240" w:lineRule="auto"/>
        <w:textAlignment w:val="baseline"/>
        <w:rPr>
          <w:rFonts w:eastAsia="Times New Roman" w:cs="Segoe UI"/>
          <w:sz w:val="18"/>
          <w:szCs w:val="18"/>
        </w:rPr>
      </w:pPr>
      <w:r w:rsidRPr="00B414AA">
        <w:rPr>
          <w:rFonts w:eastAsia="Times New Roman" w:cs="Open Sans"/>
        </w:rPr>
        <w:t>Annex 2 – Bucaramanga/</w:t>
      </w:r>
      <w:proofErr w:type="spellStart"/>
      <w:r w:rsidRPr="00B414AA">
        <w:rPr>
          <w:rFonts w:eastAsia="Times New Roman" w:cs="Open Sans"/>
        </w:rPr>
        <w:t>Floridablanca</w:t>
      </w:r>
      <w:proofErr w:type="spellEnd"/>
      <w:r w:rsidRPr="00B414AA">
        <w:rPr>
          <w:rFonts w:eastAsia="Times New Roman" w:cs="Open Sans"/>
        </w:rPr>
        <w:t xml:space="preserve"> Security Assessment (Spanish) </w:t>
      </w:r>
    </w:p>
    <w:p w:rsidRPr="00B414AA" w:rsidR="00B414AA" w:rsidP="00B414AA" w:rsidRDefault="00B414AA" w14:paraId="17E6EE91" w14:textId="77777777">
      <w:pPr>
        <w:spacing w:after="0" w:line="240" w:lineRule="auto"/>
        <w:textAlignment w:val="baseline"/>
        <w:rPr>
          <w:rFonts w:eastAsia="Times New Roman" w:cs="Segoe UI"/>
          <w:sz w:val="18"/>
          <w:szCs w:val="18"/>
        </w:rPr>
      </w:pPr>
      <w:r w:rsidRPr="00B414AA">
        <w:rPr>
          <w:rFonts w:eastAsia="Times New Roman" w:cs="Open Sans"/>
        </w:rPr>
        <w:t> </w:t>
      </w:r>
    </w:p>
    <w:p w:rsidRPr="00B414AA" w:rsidR="00B414AA" w:rsidP="00B414AA" w:rsidRDefault="00B414AA" w14:paraId="115ADD1D" w14:textId="77777777">
      <w:pPr>
        <w:spacing w:after="0" w:line="240" w:lineRule="auto"/>
        <w:textAlignment w:val="baseline"/>
        <w:rPr>
          <w:rFonts w:eastAsia="Times New Roman" w:cs="Segoe UI"/>
          <w:sz w:val="18"/>
          <w:szCs w:val="18"/>
        </w:rPr>
      </w:pPr>
      <w:r w:rsidRPr="00B414AA">
        <w:rPr>
          <w:rFonts w:eastAsia="Times New Roman" w:cs="Open Sans"/>
        </w:rPr>
        <w:t>Annex 3 – Cali Security Assessment (Spanish) </w:t>
      </w:r>
    </w:p>
    <w:p w:rsidRPr="00B414AA" w:rsidR="00B414AA" w:rsidP="00B414AA" w:rsidRDefault="00B414AA" w14:paraId="65E149FF" w14:textId="77777777">
      <w:pPr>
        <w:spacing w:after="0" w:line="240" w:lineRule="auto"/>
        <w:textAlignment w:val="baseline"/>
        <w:rPr>
          <w:rFonts w:eastAsia="Times New Roman" w:cs="Segoe UI"/>
          <w:sz w:val="18"/>
          <w:szCs w:val="18"/>
        </w:rPr>
      </w:pPr>
      <w:r w:rsidRPr="00B414AA">
        <w:rPr>
          <w:rFonts w:eastAsia="Times New Roman" w:cs="Open Sans"/>
        </w:rPr>
        <w:t> </w:t>
      </w:r>
    </w:p>
    <w:p w:rsidRPr="00B414AA" w:rsidR="00B414AA" w:rsidP="00B414AA" w:rsidRDefault="00B414AA" w14:paraId="0EE098C7" w14:textId="77777777">
      <w:pPr>
        <w:spacing w:after="0" w:line="240" w:lineRule="auto"/>
        <w:textAlignment w:val="baseline"/>
        <w:rPr>
          <w:rFonts w:eastAsia="Times New Roman" w:cs="Segoe UI"/>
          <w:sz w:val="18"/>
          <w:szCs w:val="18"/>
        </w:rPr>
      </w:pPr>
      <w:r w:rsidRPr="00B414AA">
        <w:rPr>
          <w:rFonts w:eastAsia="Times New Roman" w:cs="Open Sans"/>
        </w:rPr>
        <w:t>Annex 4 – Cartagena Security Assessment (Spanish) </w:t>
      </w:r>
    </w:p>
    <w:p w:rsidRPr="00B414AA" w:rsidR="00B414AA" w:rsidP="00B414AA" w:rsidRDefault="00B414AA" w14:paraId="5951B54D" w14:textId="77777777">
      <w:pPr>
        <w:spacing w:after="0" w:line="240" w:lineRule="auto"/>
        <w:textAlignment w:val="baseline"/>
        <w:rPr>
          <w:rFonts w:eastAsia="Times New Roman" w:cs="Segoe UI"/>
          <w:sz w:val="18"/>
          <w:szCs w:val="18"/>
        </w:rPr>
      </w:pPr>
      <w:r w:rsidRPr="00B414AA">
        <w:rPr>
          <w:rFonts w:eastAsia="Times New Roman" w:cs="Open Sans"/>
        </w:rPr>
        <w:t> </w:t>
      </w:r>
    </w:p>
    <w:p w:rsidRPr="00B414AA" w:rsidR="00B414AA" w:rsidP="00B414AA" w:rsidRDefault="00B414AA" w14:paraId="2EA52EDA" w14:textId="77777777">
      <w:pPr>
        <w:spacing w:after="0" w:line="240" w:lineRule="auto"/>
        <w:textAlignment w:val="baseline"/>
        <w:rPr>
          <w:rFonts w:eastAsia="Times New Roman" w:cs="Segoe UI"/>
          <w:sz w:val="18"/>
          <w:szCs w:val="18"/>
        </w:rPr>
      </w:pPr>
      <w:r w:rsidRPr="00B414AA">
        <w:rPr>
          <w:rFonts w:eastAsia="Times New Roman" w:cs="Open Sans"/>
        </w:rPr>
        <w:t>Annex 5 – Cúcuta/Villa del Rosario Security Assessment (Spanish) </w:t>
      </w:r>
    </w:p>
    <w:p w:rsidRPr="00B414AA" w:rsidR="00B414AA" w:rsidP="00B414AA" w:rsidRDefault="00B414AA" w14:paraId="12033FE8" w14:textId="77777777">
      <w:pPr>
        <w:spacing w:after="0" w:line="240" w:lineRule="auto"/>
        <w:textAlignment w:val="baseline"/>
        <w:rPr>
          <w:rFonts w:eastAsia="Times New Roman" w:cs="Segoe UI"/>
          <w:sz w:val="18"/>
          <w:szCs w:val="18"/>
        </w:rPr>
      </w:pPr>
      <w:r w:rsidRPr="00B414AA">
        <w:rPr>
          <w:rFonts w:eastAsia="Times New Roman" w:cs="Open Sans"/>
        </w:rPr>
        <w:t> </w:t>
      </w:r>
    </w:p>
    <w:p w:rsidRPr="00B414AA" w:rsidR="00B414AA" w:rsidP="00B414AA" w:rsidRDefault="00B414AA" w14:paraId="21B7718A" w14:textId="77777777">
      <w:pPr>
        <w:spacing w:after="0" w:line="240" w:lineRule="auto"/>
        <w:textAlignment w:val="baseline"/>
        <w:rPr>
          <w:rFonts w:eastAsia="Times New Roman" w:cs="Segoe UI"/>
          <w:sz w:val="18"/>
          <w:szCs w:val="18"/>
        </w:rPr>
      </w:pPr>
      <w:r w:rsidRPr="00B414AA">
        <w:rPr>
          <w:rFonts w:eastAsia="Times New Roman" w:cs="Open Sans"/>
        </w:rPr>
        <w:t>Annex 6 – Medellín/Bello Security Assessment (Spanish) </w:t>
      </w:r>
    </w:p>
    <w:p w:rsidRPr="00B414AA" w:rsidR="00B414AA" w:rsidP="00B414AA" w:rsidRDefault="00B414AA" w14:paraId="158B6ED6" w14:textId="77777777">
      <w:pPr>
        <w:spacing w:after="0" w:line="240" w:lineRule="auto"/>
        <w:textAlignment w:val="baseline"/>
        <w:rPr>
          <w:rFonts w:eastAsia="Times New Roman" w:cs="Segoe UI"/>
          <w:sz w:val="18"/>
          <w:szCs w:val="18"/>
        </w:rPr>
      </w:pPr>
      <w:r w:rsidRPr="00B414AA">
        <w:rPr>
          <w:rFonts w:eastAsia="Times New Roman" w:cs="Open Sans"/>
        </w:rPr>
        <w:t> </w:t>
      </w:r>
    </w:p>
    <w:p w:rsidRPr="00B414AA" w:rsidR="00B414AA" w:rsidP="00B414AA" w:rsidRDefault="00B414AA" w14:paraId="2127C7F5" w14:textId="77777777">
      <w:pPr>
        <w:spacing w:after="0" w:line="240" w:lineRule="auto"/>
        <w:textAlignment w:val="baseline"/>
        <w:rPr>
          <w:rFonts w:eastAsia="Times New Roman" w:cs="Segoe UI"/>
          <w:sz w:val="18"/>
          <w:szCs w:val="18"/>
        </w:rPr>
      </w:pPr>
      <w:r w:rsidRPr="00B414AA">
        <w:rPr>
          <w:rFonts w:eastAsia="Times New Roman" w:cs="Open Sans"/>
        </w:rPr>
        <w:t>Annex 7 – Sample Inspection for Schools </w:t>
      </w:r>
    </w:p>
    <w:p w:rsidRPr="007D03E4" w:rsidR="00360CEA" w:rsidP="00360CEA" w:rsidRDefault="00360CEA" w14:paraId="01301CBA" w14:textId="77777777"/>
    <w:p w:rsidRPr="007D03E4" w:rsidR="00360CEA" w:rsidP="00360CEA" w:rsidRDefault="00360CEA" w14:paraId="69FB7955" w14:textId="77777777"/>
    <w:p w:rsidRPr="007D03E4" w:rsidR="008934BF" w:rsidP="008934BF" w:rsidRDefault="008934BF" w14:paraId="181AB4E6" w14:textId="77777777"/>
    <w:p w:rsidRPr="007D03E4" w:rsidR="003D4FF0" w:rsidP="00AF478C" w:rsidRDefault="003D4FF0" w14:paraId="7E421101" w14:textId="77777777">
      <w:pPr>
        <w:spacing w:after="120" w:line="240" w:lineRule="auto"/>
        <w:jc w:val="both"/>
      </w:pPr>
    </w:p>
    <w:p w:rsidRPr="007D03E4" w:rsidR="00D27C55" w:rsidP="00AF478C" w:rsidRDefault="00D27C55" w14:paraId="4B216DC9" w14:textId="77777777">
      <w:pPr>
        <w:spacing w:after="120" w:line="240" w:lineRule="auto"/>
      </w:pPr>
    </w:p>
    <w:sectPr w:rsidRPr="007D03E4" w:rsidR="00D27C55" w:rsidSect="00121C74">
      <w:headerReference w:type="default" r:id="rId30"/>
      <w:footerReference w:type="default" r:id="rId31"/>
      <w:pgSz w:w="12240" w:h="15840" w:orient="portrait"/>
      <w:pgMar w:top="1440" w:right="1440" w:bottom="1440" w:left="1440" w:header="720" w:footer="351"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MO" w:author="Maria Ochoa" w:date="2022-07-28T20:49:00Z" w:id="105">
    <w:p w:rsidR="00095F36" w:rsidP="00287240" w:rsidRDefault="00095F36" w14:paraId="6BB61233" w14:textId="7C9B4F30">
      <w:pPr>
        <w:pStyle w:val="CommentText"/>
      </w:pPr>
      <w:r>
        <w:rPr>
          <w:rStyle w:val="CommentReference"/>
        </w:rPr>
        <w:annotationRef/>
      </w:r>
      <w:r>
        <w:t xml:space="preserve">An independent space in Medellin is required, as neither Parque Explora nor Proantioquia can take reponsiblity for POA's SGSST obligation with Vanessa. </w:t>
      </w:r>
    </w:p>
  </w:comment>
  <w:comment w:initials="AM" w:author="Alexandra McWhirter‐Santillan" w:date="2023-01-24T11:06:00Z" w:id="110">
    <w:p w:rsidR="00275FDF" w:rsidP="005906D4" w:rsidRDefault="00275FDF" w14:paraId="1DFCC9C2" w14:textId="77777777">
      <w:pPr>
        <w:pStyle w:val="CommentText"/>
      </w:pPr>
      <w:r>
        <w:rPr>
          <w:rStyle w:val="CommentReference"/>
        </w:rPr>
        <w:annotationRef/>
      </w:r>
      <w:r>
        <w:t>Or "were finalized as of month/year"</w:t>
      </w:r>
    </w:p>
  </w:comment>
  <w:comment w:initials="MO" w:author="Maria Ochoa" w:date="2022-07-28T20:46:00Z" w:id="54">
    <w:p w:rsidR="003B4C6E" w:rsidRDefault="003B4C6E" w14:paraId="71FF9D13" w14:textId="1A517B24">
      <w:pPr>
        <w:pStyle w:val="CommentText"/>
      </w:pPr>
      <w:r>
        <w:rPr>
          <w:rStyle w:val="CommentReference"/>
        </w:rPr>
        <w:annotationRef/>
      </w:r>
      <w:r>
        <w:t xml:space="preserve">Juan's comments: </w:t>
      </w:r>
    </w:p>
    <w:p w:rsidR="003B4C6E" w:rsidRDefault="003B4C6E" w14:paraId="7639CFAB" w14:textId="77777777">
      <w:pPr>
        <w:pStyle w:val="CommentText"/>
      </w:pPr>
      <w:r>
        <w:t>On the other hand, during the first security plan submitted in april 2021 you mentioned that JA - POA  will be returning to office,and setting up regional offices, as an assessment by COP and Security Manager, and HO, will determine feasibility. In this new updated plan, you omit mentioned COVID, while just assuming working remotely as a normal practice, hence, contradicting initial plans. </w:t>
      </w:r>
    </w:p>
    <w:p w:rsidR="003B4C6E" w:rsidP="00274B32" w:rsidRDefault="003B4C6E" w14:paraId="02ECD74B" w14:textId="77777777">
      <w:pPr>
        <w:pStyle w:val="CommentText"/>
      </w:pPr>
      <w:r>
        <w:t>Finally, it is my understanding, and I have been able to see this on the ground that on-site work resumed a while ago --at least in a consistent manner since last Jan. For this reason, I don't understand why JA has not finalized yet the security inspections locally, has not opened definitive offices in Cucuta, Barranquilla and Bogota yet, and has not conducted inspections to the core partners in Medellin and Cali whose offices has always existed, and based on my understanding are back to normal in-person work since a while.</w:t>
      </w:r>
    </w:p>
  </w:comment>
  <w:comment w:initials="MO" w:author="Maria Ochoa" w:date="2022-07-28T20:48:00Z" w:id="55">
    <w:p w:rsidR="003B4C6E" w:rsidP="007F79D4" w:rsidRDefault="003B4C6E" w14:paraId="5A67A0AC" w14:textId="77777777">
      <w:pPr>
        <w:pStyle w:val="CommentText"/>
      </w:pPr>
      <w:r>
        <w:rPr>
          <w:rStyle w:val="CommentReference"/>
        </w:rPr>
        <w:annotationRef/>
      </w:r>
      <w:r>
        <w:t>We have security reports for Emprendu and CP sites, which we can share if needed. We're working on Barranquilla, Cúcuta, Medellín and Cartagena offices.</w:t>
      </w:r>
    </w:p>
  </w:comment>
  <w:comment xmlns:w="http://schemas.openxmlformats.org/wordprocessingml/2006/main" w:initials="ME" w:author="Madelyn Eickoff" w:date="2024-04-18T08:38:48" w:id="238684592">
    <w:p xmlns:w14="http://schemas.microsoft.com/office/word/2010/wordml" xmlns:w="http://schemas.openxmlformats.org/wordprocessingml/2006/main" w:rsidR="2D5E3C4E" w:rsidRDefault="34320CCE" w14:paraId="27A11F6D" w14:textId="438D22B6">
      <w:pPr>
        <w:pStyle w:val="CommentText"/>
      </w:pPr>
      <w:r w:rsidRPr="6C9026A9" w:rsidR="3FAA52E9">
        <w:t>This was strategy outlined in the resources from USAID/Colombia Security Plan: Resources Annex 1</w:t>
      </w:r>
      <w:r>
        <w:rPr>
          <w:rStyle w:val="CommentReference"/>
        </w:rPr>
        <w:annotationRef/>
      </w:r>
    </w:p>
  </w:comment>
  <w:comment xmlns:w="http://schemas.openxmlformats.org/wordprocessingml/2006/main" w:initials="ME" w:author="Madelyn Eickoff" w:date="2024-04-18T08:57:55" w:id="136647655">
    <w:p xmlns:w14="http://schemas.microsoft.com/office/word/2010/wordml" xmlns:w="http://schemas.openxmlformats.org/wordprocessingml/2006/main" w:rsidR="1FD334D4" w:rsidRDefault="3B94FAEC" w14:paraId="2DAB1F2D" w14:textId="0F594157">
      <w:pPr>
        <w:pStyle w:val="CommentText"/>
      </w:pPr>
      <w:r w:rsidRPr="0017543D" w:rsidR="4DA2F1C0">
        <w:t>Not sure of specific mitigation strategies</w:t>
      </w:r>
      <w:r>
        <w:rPr>
          <w:rStyle w:val="CommentReference"/>
        </w:rPr>
        <w:annotationRef/>
      </w:r>
    </w:p>
  </w:comment>
  <w:comment xmlns:w="http://schemas.openxmlformats.org/wordprocessingml/2006/main" w:initials="ME" w:author="Madelyn Eickoff" w:date="2024-04-29T10:28:27" w:id="2099908420">
    <w:p xmlns:w14="http://schemas.microsoft.com/office/word/2010/wordml" xmlns:w="http://schemas.openxmlformats.org/wordprocessingml/2006/main" w:rsidR="53FB8CC3" w:rsidRDefault="49B5BB86" w14:paraId="7E1CF6F1" w14:textId="11DC1D18">
      <w:pPr>
        <w:pStyle w:val="CommentText"/>
      </w:pPr>
      <w:r w:rsidRPr="7155BBEA" w:rsidR="7BFCA0E9">
        <w:t>According to "frequent meeting/visit locations" comment, these risk assessments should include emergency response and evacuation plans (meeting points, hospital, police, etc) and a PACE communication plan. Should confirm this is included in assessments (didn't find links in the annexes)</w:t>
      </w:r>
      <w:r>
        <w:rPr>
          <w:rStyle w:val="CommentReference"/>
        </w:rPr>
        <w:annotationRef/>
      </w:r>
    </w:p>
  </w:comment>
  <w:comment xmlns:w="http://schemas.openxmlformats.org/wordprocessingml/2006/main" w:initials="ME" w:author="Madelyn Eickoff" w:date="2024-04-29T10:37:24" w:id="1201530308">
    <w:p xmlns:w14="http://schemas.microsoft.com/office/word/2010/wordml" xmlns:w="http://schemas.openxmlformats.org/wordprocessingml/2006/main" w:rsidR="40E8A191" w:rsidRDefault="79CB8D88" w14:paraId="77BF5954" w14:textId="78A50083">
      <w:pPr>
        <w:pStyle w:val="CommentText"/>
      </w:pPr>
      <w:r w:rsidRPr="4C387943" w:rsidR="7180E794">
        <w:t>"Proposed location" comment says JA should reviews physical locations and evacuation/emergency plans but seems like this was done - perhaps USAID comment was made before this addition?</w:t>
      </w:r>
      <w:r>
        <w:rPr>
          <w:rStyle w:val="CommentReference"/>
        </w:rPr>
        <w:annotationRef/>
      </w:r>
    </w:p>
  </w:comment>
  <w:comment xmlns:w="http://schemas.openxmlformats.org/wordprocessingml/2006/main" w:initials="ME" w:author="Madelyn Eickoff" w:date="2024-04-29T10:42:17" w:id="72735763">
    <w:p xmlns:w14="http://schemas.microsoft.com/office/word/2010/wordml" xmlns:w="http://schemas.openxmlformats.org/wordprocessingml/2006/main" w:rsidR="4B27A993" w:rsidRDefault="2A37BE39" w14:paraId="129AD81D" w14:textId="22FFE288">
      <w:pPr>
        <w:pStyle w:val="CommentText"/>
      </w:pPr>
      <w:r w:rsidRPr="1E98AF29" w:rsidR="28929049">
        <w:t xml:space="preserve">Recommended in 'risk assessment' comment </w:t>
      </w:r>
      <w:r>
        <w:rPr>
          <w:rStyle w:val="CommentReference"/>
        </w:rPr>
        <w:annotationRef/>
      </w:r>
    </w:p>
  </w:comment>
  <w:comment xmlns:w="http://schemas.openxmlformats.org/wordprocessingml/2006/main" w:initials="ME" w:author="Madelyn Eickoff" w:date="2024-04-29T10:57:22" w:id="1231825312">
    <w:p xmlns:w14="http://schemas.microsoft.com/office/word/2010/wordml" xmlns:w="http://schemas.openxmlformats.org/wordprocessingml/2006/main" w:rsidR="6EAFD22C" w:rsidRDefault="590187D3" w14:paraId="70BAF797" w14:textId="7C6FB997">
      <w:pPr>
        <w:pStyle w:val="CommentText"/>
      </w:pPr>
      <w:r w:rsidRPr="1180B727" w:rsidR="21F3EE82">
        <w:t xml:space="preserve">"Security requirements" comment recommended this and the PLSO addition. </w:t>
      </w:r>
      <w:r>
        <w:rPr>
          <w:rStyle w:val="CommentReference"/>
        </w:rPr>
        <w:annotationRef/>
      </w:r>
    </w:p>
  </w:comment>
  <w:comment xmlns:w="http://schemas.openxmlformats.org/wordprocessingml/2006/main" w:initials="ME" w:author="Madelyn Eickoff" w:date="2024-04-29T11:04:14" w:id="662112148">
    <w:p xmlns:w14="http://schemas.microsoft.com/office/word/2010/wordml" xmlns:w="http://schemas.openxmlformats.org/wordprocessingml/2006/main" w:rsidR="5FB0BAB5" w:rsidRDefault="78940961" w14:paraId="081B8A33" w14:textId="0BC26C5A">
      <w:pPr>
        <w:pStyle w:val="CommentText"/>
      </w:pPr>
      <w:r w:rsidRPr="35D37318" w:rsidR="7DE97980">
        <w:t>Refer to "risk mitigation measures" comment</w:t>
      </w:r>
      <w:r>
        <w:rPr>
          <w:rStyle w:val="CommentReference"/>
        </w:rPr>
        <w:annotationRef/>
      </w:r>
    </w:p>
  </w:comment>
  <w:comment xmlns:w="http://schemas.openxmlformats.org/wordprocessingml/2006/main" w:initials="ME" w:author="Madelyn Eickoff" w:date="2024-04-29T11:07:41" w:id="868127412">
    <w:p xmlns:w14="http://schemas.microsoft.com/office/word/2010/wordml" xmlns:w="http://schemas.openxmlformats.org/wordprocessingml/2006/main" w:rsidR="7FBA7559" w:rsidRDefault="7F4C2F51" w14:paraId="2C6B02BB" w14:textId="6BC65CD6">
      <w:pPr>
        <w:pStyle w:val="CommentText"/>
      </w:pPr>
      <w:r w:rsidRPr="0A975118" w:rsidR="7BA60417">
        <w:t>"Risk mitigation measures comment says:</w:t>
      </w:r>
      <w:r>
        <w:rPr>
          <w:rStyle w:val="CommentReference"/>
        </w:rPr>
        <w:annotationRef/>
      </w:r>
    </w:p>
    <w:p xmlns:w14="http://schemas.microsoft.com/office/word/2010/wordml" xmlns:w="http://schemas.openxmlformats.org/wordprocessingml/2006/main" w:rsidR="2049CA7C" w:rsidRDefault="605361D3" w14:paraId="7DD84460" w14:textId="051AB98A">
      <w:pPr>
        <w:pStyle w:val="CommentText"/>
      </w:pPr>
    </w:p>
    <w:p xmlns:w14="http://schemas.microsoft.com/office/word/2010/wordml" xmlns:w="http://schemas.openxmlformats.org/wordprocessingml/2006/main" w:rsidR="40460A01" w:rsidRDefault="389F784F" w14:paraId="7890B472" w14:textId="2D6453AC">
      <w:pPr>
        <w:pStyle w:val="CommentText"/>
      </w:pPr>
      <w:r w:rsidRPr="26741307" w:rsidR="67BA9589">
        <w:t xml:space="preserve"> "It is good practice to create a unique risk mitigation measures section that combines several risk mitigation sections spread throughout the report, such as:  Potential Risks and Security/Safety Protocols, Staff Trainings, Safety and Wellbeing."</w:t>
      </w:r>
    </w:p>
    <w:p xmlns:w14="http://schemas.microsoft.com/office/word/2010/wordml" xmlns:w="http://schemas.openxmlformats.org/wordprocessingml/2006/main" w:rsidR="66FE01BE" w:rsidRDefault="31DF3C00" w14:paraId="09DB17D0" w14:textId="5D4EB715">
      <w:pPr>
        <w:pStyle w:val="CommentText"/>
      </w:pPr>
    </w:p>
    <w:p xmlns:w14="http://schemas.microsoft.com/office/word/2010/wordml" xmlns:w="http://schemas.openxmlformats.org/wordprocessingml/2006/main" w:rsidR="6E646891" w:rsidRDefault="7854BE69" w14:paraId="7AF51065" w14:textId="759160C7">
      <w:pPr>
        <w:pStyle w:val="CommentText"/>
      </w:pPr>
      <w:r w:rsidRPr="1242F354" w:rsidR="5EBBB223">
        <w:t>But I think that all of these sections and more have been created</w:t>
      </w:r>
    </w:p>
  </w:comment>
  <w:comment xmlns:w="http://schemas.openxmlformats.org/wordprocessingml/2006/main" w:initials="ME" w:author="Madelyn Eickoff" w:date="2024-04-29T15:49:29" w:id="1097061015">
    <w:p xmlns:w14="http://schemas.microsoft.com/office/word/2010/wordml" xmlns:w="http://schemas.openxmlformats.org/wordprocessingml/2006/main" w:rsidR="52BBA65E" w:rsidRDefault="1B320BF5" w14:paraId="69C5C20D" w14:textId="205BB8D4">
      <w:pPr>
        <w:pStyle w:val="CommentText"/>
      </w:pPr>
      <w:r w:rsidRPr="079F53FE" w:rsidR="6696AED9">
        <w:t>"Offices" comment asked to adapt this information so that it is site specific to provide local staff with tools to respond in case of an emergency - maybe this could be part of the risk assessments for specific locations? That is supposed to include local emergency info (like hospital, police contact) so maybe this could overlap?</w:t>
      </w:r>
      <w:r>
        <w:rPr>
          <w:rStyle w:val="CommentReference"/>
        </w:rPr>
        <w:annotationRef/>
      </w:r>
    </w:p>
  </w:comment>
  <w:comment xmlns:w="http://schemas.openxmlformats.org/wordprocessingml/2006/main" w:initials="ME" w:author="Madelyn Eickoff" w:date="2024-04-29T15:54:11" w:id="917117132">
    <w:p xmlns:w14="http://schemas.microsoft.com/office/word/2010/wordml" xmlns:w="http://schemas.openxmlformats.org/wordprocessingml/2006/main" w:rsidR="11444A53" w:rsidRDefault="6B273D20" w14:paraId="1229B317" w14:textId="61108437">
      <w:pPr>
        <w:pStyle w:val="CommentText"/>
      </w:pPr>
      <w:r w:rsidRPr="28C8BD2C" w:rsidR="53F302D2">
        <w:t>It was recommended in USAID's comments to have "an in-depth and specific data protection plan is recommended since data is handled in every collaborator´s home."</w:t>
      </w:r>
      <w:r>
        <w:rPr>
          <w:rStyle w:val="CommentReference"/>
        </w:rPr>
        <w:annotationRef/>
      </w:r>
    </w:p>
  </w:comment>
  <w:comment xmlns:w="http://schemas.openxmlformats.org/wordprocessingml/2006/main" w:initials="ME" w:author="Madelyn Eickoff" w:date="2024-04-29T15:58:19" w:id="1204401548">
    <w:p xmlns:w14="http://schemas.microsoft.com/office/word/2010/wordml" xmlns:w="http://schemas.openxmlformats.org/wordprocessingml/2006/main" w:rsidR="2BE9153E" w:rsidRDefault="5EF95100" w14:paraId="011BEF7C" w14:textId="1AF3AAE0">
      <w:pPr>
        <w:pStyle w:val="CommentText"/>
      </w:pPr>
      <w:r w:rsidRPr="4B10D831" w:rsidR="6A15570C">
        <w:t>It was recommended to include "periodicity and curriculum", note sure how more specific the curriculum should be besides what is already stated. The note also said "PLSO counts with a Security Awareness and Training Project at no cost for implementing partners".</w:t>
      </w:r>
      <w:r>
        <w:rPr>
          <w:rStyle w:val="CommentReference"/>
        </w:rPr>
        <w:annotationRef/>
      </w:r>
    </w:p>
  </w:comment>
  <w:comment xmlns:w="http://schemas.openxmlformats.org/wordprocessingml/2006/main" w:initials="ME" w:author="Madelyn Eickoff" w:date="2024-04-30T22:41:19" w:id="250019696">
    <w:p xmlns:w14="http://schemas.microsoft.com/office/word/2010/wordml" xmlns:w="http://schemas.openxmlformats.org/wordprocessingml/2006/main" w:rsidR="6DCB7976" w:rsidRDefault="460BF0A9" w14:paraId="10E677DB" w14:textId="0F5E014A">
      <w:pPr>
        <w:pStyle w:val="CommentText"/>
      </w:pPr>
      <w:r w:rsidRPr="13A185B8" w:rsidR="1B4C1171">
        <w:t>Comment: "Travel procedures include actions before, during and after travel completion. It is recommended linking those procedures with a communication plan, phone tree and access to location-specific emergency numbers. i.e. PACE. Additionally, most JA activities are developed in urban areas, therefore, it is recommended to include specific transportation plans for prioritised cities (i.e. public transportation lines, rented vehicles, etc)."</w:t>
      </w:r>
      <w:r>
        <w:rPr>
          <w:rStyle w:val="CommentReference"/>
        </w:rPr>
        <w:annotationRef/>
      </w:r>
    </w:p>
    <w:p xmlns:w14="http://schemas.microsoft.com/office/word/2010/wordml" xmlns:w="http://schemas.openxmlformats.org/wordprocessingml/2006/main" w:rsidR="4EB8DC84" w:rsidRDefault="46B1461D" w14:paraId="49D2A085" w14:textId="2EBB354E">
      <w:pPr>
        <w:pStyle w:val="CommentText"/>
      </w:pPr>
    </w:p>
    <w:p xmlns:w14="http://schemas.microsoft.com/office/word/2010/wordml" xmlns:w="http://schemas.openxmlformats.org/wordprocessingml/2006/main" w:rsidR="39EF8E1A" w:rsidRDefault="55F0059D" w14:paraId="30F1D58E" w14:textId="6D83CC03">
      <w:pPr>
        <w:pStyle w:val="CommentText"/>
      </w:pPr>
      <w:r w:rsidRPr="7BE73837" w:rsidR="60C6186B">
        <w:t>There is a phone tree below. Maybe add those location-specific phone numbers and the public transport info?</w:t>
      </w:r>
    </w:p>
  </w:comment>
  <w:comment xmlns:w="http://schemas.openxmlformats.org/wordprocessingml/2006/main" w:initials="ME" w:author="Madelyn Eickoff" w:date="2024-04-30T22:42:20" w:id="591519221">
    <w:p xmlns:w14="http://schemas.microsoft.com/office/word/2010/wordml" xmlns:w="http://schemas.openxmlformats.org/wordprocessingml/2006/main" w:rsidR="4E2CF5BF" w:rsidRDefault="23B17A01" w14:paraId="323A2E9B" w14:textId="2354219E">
      <w:pPr>
        <w:pStyle w:val="CommentText"/>
      </w:pPr>
      <w:r w:rsidRPr="6E46A734" w:rsidR="11FC9269">
        <w:t xml:space="preserve">Comment: "It is recommended to include the phone tree/cascade system within the plan, and disseminated widely among JA staff, including regular drills." </w:t>
      </w:r>
      <w:r>
        <w:rPr>
          <w:rStyle w:val="CommentReference"/>
        </w:rPr>
        <w:annotationRef/>
      </w:r>
    </w:p>
    <w:p xmlns:w14="http://schemas.microsoft.com/office/word/2010/wordml" xmlns:w="http://schemas.openxmlformats.org/wordprocessingml/2006/main" w:rsidR="6F40AB3B" w:rsidRDefault="4CD62CE4" w14:paraId="3E18A18E" w14:textId="2AB71612">
      <w:pPr>
        <w:pStyle w:val="CommentText"/>
      </w:pPr>
    </w:p>
    <w:p xmlns:w14="http://schemas.microsoft.com/office/word/2010/wordml" xmlns:w="http://schemas.openxmlformats.org/wordprocessingml/2006/main" w:rsidR="4FF24567" w:rsidRDefault="34D15C5D" w14:paraId="28D59F0C" w14:textId="5FA48049">
      <w:pPr>
        <w:pStyle w:val="CommentText"/>
      </w:pPr>
      <w:r w:rsidRPr="52E6D42E" w:rsidR="4877AF60">
        <w:t>Not sure what this would entail - maybe more specifics?</w:t>
      </w:r>
    </w:p>
  </w:comment>
  <w:comment xmlns:w="http://schemas.openxmlformats.org/wordprocessingml/2006/main" w:initials="ME" w:author="Madelyn Eickoff" w:date="2024-04-30T22:50:50" w:id="101839496">
    <w:p xmlns:w14="http://schemas.microsoft.com/office/word/2010/wordml" xmlns:w="http://schemas.openxmlformats.org/wordprocessingml/2006/main" w:rsidR="342385B6" w:rsidRDefault="46AE28EE" w14:paraId="285D6B37" w14:textId="208638A4">
      <w:pPr>
        <w:pStyle w:val="CommentText"/>
      </w:pPr>
      <w:r w:rsidRPr="26C64CC3" w:rsidR="6B4E67C9">
        <w:t xml:space="preserve">Comment: "While the </w:t>
      </w:r>
      <w:r w:rsidRPr="59D7E629" w:rsidR="209E8924">
        <w:rPr>
          <w:i w:val="1"/>
          <w:iCs w:val="1"/>
        </w:rPr>
        <w:t>Incident Management</w:t>
      </w:r>
      <w:r w:rsidRPr="0DAAD0EA" w:rsidR="720A52BE">
        <w:t xml:space="preserve"> section provides thorough contact information, JA personnel could benefit from </w:t>
      </w:r>
      <w:r w:rsidRPr="24980FB7" w:rsidR="68054A7D">
        <w:rPr>
          <w:b w:val="1"/>
          <w:bCs w:val="1"/>
        </w:rPr>
        <w:t>access to local emergency numbers (local hospital, police, etc)</w:t>
      </w:r>
      <w:r w:rsidRPr="555C6333" w:rsidR="556BDAD0">
        <w:t xml:space="preserve">, and a </w:t>
      </w:r>
      <w:r w:rsidRPr="320E1465" w:rsidR="3E6CDDB2">
        <w:rPr>
          <w:b w:val="1"/>
          <w:bCs w:val="1"/>
        </w:rPr>
        <w:t>communications strategy that states who and the means that field personnel should use to request assistance in case of an emergency</w:t>
      </w:r>
      <w:r w:rsidRPr="28038349" w:rsidR="22163869">
        <w:t xml:space="preserve">, including a solid communications protocol (e.g. details, contact with local media). The communications strategy could use a redundancy approach to rely on more than one device or signal as part of a </w:t>
      </w:r>
      <w:r w:rsidRPr="571FF0BA" w:rsidR="3FACBF95">
        <w:rPr>
          <w:b w:val="1"/>
          <w:bCs w:val="1"/>
        </w:rPr>
        <w:t>revised communication plan; absence of a device or signal could interrupt the current communication strategy</w:t>
      </w:r>
      <w:r w:rsidRPr="2B071188" w:rsidR="1809521A">
        <w:t>. Streamlined local plans are highly encouraged: no more than 3 pages, provide quick information on support points, meeting points, etc."</w:t>
      </w:r>
      <w:r>
        <w:rPr>
          <w:rStyle w:val="CommentReference"/>
        </w:rPr>
        <w:annotationRef/>
      </w:r>
    </w:p>
    <w:p xmlns:w14="http://schemas.microsoft.com/office/word/2010/wordml" xmlns:w="http://schemas.openxmlformats.org/wordprocessingml/2006/main" w:rsidR="17112B9D" w:rsidRDefault="086F771F" w14:paraId="5129B21B" w14:textId="0166033D">
      <w:pPr>
        <w:pStyle w:val="CommentText"/>
      </w:pPr>
    </w:p>
    <w:p xmlns:w14="http://schemas.microsoft.com/office/word/2010/wordml" xmlns:w="http://schemas.openxmlformats.org/wordprocessingml/2006/main" w:rsidR="4ED74CA2" w:rsidRDefault="2481EC96" w14:paraId="3B1D37E4" w14:textId="37190EBB">
      <w:pPr>
        <w:pStyle w:val="CommentText"/>
      </w:pPr>
      <w:r w:rsidRPr="1C52B715" w:rsidR="55664590">
        <w:t>This was an additional comment in the notes. Couldn't specifically locate a incident management section. The emergency contact info has been noted before. So the revised communication plan seems the main new thing to note here.</w:t>
      </w:r>
    </w:p>
    <w:p xmlns:w14="http://schemas.microsoft.com/office/word/2010/wordml" xmlns:w="http://schemas.openxmlformats.org/wordprocessingml/2006/main" w:rsidR="5579AA0C" w:rsidRDefault="1E3BF4DD" w14:paraId="4D683F2B" w14:textId="66FEB75B">
      <w:pPr>
        <w:pStyle w:val="CommentText"/>
      </w:pPr>
      <w:r w:rsidRPr="65846038" w:rsidR="3D7C7BE0">
        <w:t xml:space="preserve"> </w:t>
      </w:r>
    </w:p>
    <w:p xmlns:w14="http://schemas.microsoft.com/office/word/2010/wordml" xmlns:w="http://schemas.openxmlformats.org/wordprocessingml/2006/main" w:rsidR="17129CE9" w:rsidRDefault="303331EA" w14:paraId="29174484" w14:textId="14915268">
      <w:pPr>
        <w:pStyle w:val="CommentText"/>
      </w:pPr>
    </w:p>
  </w:comment>
  <w:comment xmlns:w="http://schemas.openxmlformats.org/wordprocessingml/2006/main" w:initials="ME" w:author="Madelyn Eickoff" w:date="2024-04-30T22:51:42" w:id="187406967">
    <w:p xmlns:w14="http://schemas.microsoft.com/office/word/2010/wordml" xmlns:w="http://schemas.openxmlformats.org/wordprocessingml/2006/main" w:rsidR="6EB20A2D" w:rsidRDefault="2FEE6621" w14:paraId="57B07053" w14:textId="789AAA73">
      <w:pPr>
        <w:pStyle w:val="CommentText"/>
      </w:pPr>
      <w:r w:rsidRPr="16023F85" w:rsidR="6809A071">
        <w:t>Comment: "The security plan can contain a cost breakdown and budget narrative."</w:t>
      </w:r>
      <w:r>
        <w:rPr>
          <w:rStyle w:val="CommentReference"/>
        </w:rPr>
        <w:annotationRef/>
      </w:r>
    </w:p>
    <w:p xmlns:w14="http://schemas.microsoft.com/office/word/2010/wordml" xmlns:w="http://schemas.openxmlformats.org/wordprocessingml/2006/main" w:rsidR="7DC2E52B" w:rsidRDefault="185FC5CB" w14:paraId="70413274" w14:textId="5D3C6471">
      <w:pPr>
        <w:pStyle w:val="CommentText"/>
      </w:pPr>
    </w:p>
    <w:p xmlns:w14="http://schemas.microsoft.com/office/word/2010/wordml" xmlns:w="http://schemas.openxmlformats.org/wordprocessingml/2006/main" w:rsidR="365F325C" w:rsidRDefault="0038F0B0" w14:paraId="19589C9E" w14:textId="61BB38AF">
      <w:pPr>
        <w:pStyle w:val="CommentText"/>
      </w:pPr>
      <w:r w:rsidRPr="4FF7E1DE" w:rsidR="18792016">
        <w:t>Not sure if/where this would go, so noted it here</w:t>
      </w:r>
    </w:p>
  </w:comment>
  <w:comment xmlns:w="http://schemas.openxmlformats.org/wordprocessingml/2006/main" w:initials="ME" w:author="Madelyn Eickoff" w:date="2024-04-30T22:56:01" w:id="1640614900">
    <w:p xmlns:w14="http://schemas.microsoft.com/office/word/2010/wordml" xmlns:w="http://schemas.openxmlformats.org/wordprocessingml/2006/main" w:rsidR="1CF17E3E" w:rsidRDefault="0681E128" w14:paraId="04D36270" w14:textId="40F6CAB5">
      <w:pPr>
        <w:pStyle w:val="CommentText"/>
      </w:pPr>
      <w:r w:rsidRPr="1AC4F16A" w:rsidR="216DE56F">
        <w:t xml:space="preserve">Another general comment: </w:t>
      </w:r>
      <w:r w:rsidRPr="7301A891" w:rsidR="74EC4A4D">
        <w:rPr>
          <w:i w:val="1"/>
          <w:iCs w:val="1"/>
        </w:rPr>
        <w:t xml:space="preserve"> the Agreement requests a location-specific plan appropriate for proposed operations areas.</w:t>
      </w:r>
      <w:r w:rsidRPr="22924A4B" w:rsidR="11B42B90">
        <w:t xml:space="preserve"> </w:t>
      </w:r>
      <w:r>
        <w:rPr>
          <w:rStyle w:val="CommentReference"/>
        </w:rPr>
        <w:annotationRef/>
      </w:r>
    </w:p>
    <w:p xmlns:w14="http://schemas.microsoft.com/office/word/2010/wordml" xmlns:w="http://schemas.openxmlformats.org/wordprocessingml/2006/main" w:rsidR="79FB379C" w:rsidRDefault="569D3CC1" w14:paraId="61482E3A" w14:textId="2D13AE05">
      <w:pPr>
        <w:pStyle w:val="CommentText"/>
      </w:pPr>
    </w:p>
    <w:p xmlns:w14="http://schemas.microsoft.com/office/word/2010/wordml" xmlns:w="http://schemas.openxmlformats.org/wordprocessingml/2006/main" w:rsidR="6ECBDB2A" w:rsidRDefault="78AAD22F" w14:paraId="0332128C" w14:textId="644450E4">
      <w:pPr>
        <w:pStyle w:val="CommentText"/>
      </w:pPr>
      <w:r w:rsidRPr="2519ED1C" w:rsidR="40410794">
        <w:rPr>
          <w:i w:val="1"/>
          <w:iCs w:val="1"/>
        </w:rPr>
        <w:t xml:space="preserve">JA is still to find offices in its target geography; JA could take into consideration overall a location-specific periods of performance to help it </w:t>
      </w:r>
      <w:r w:rsidRPr="478CD146" w:rsidR="3ACE017A">
        <w:rPr>
          <w:b w:val="1"/>
          <w:bCs w:val="1"/>
          <w:i w:val="1"/>
          <w:iCs w:val="1"/>
        </w:rPr>
        <w:t>identify short, medium and long term risks,</w:t>
      </w:r>
      <w:r w:rsidRPr="3AC7D78F" w:rsidR="4FA13E9F">
        <w:rPr>
          <w:i w:val="1"/>
          <w:iCs w:val="1"/>
        </w:rPr>
        <w:t xml:space="preserve"> and assess all facets of operations (i.e. offices, travel, operational area, etc.), including but not limited to </w:t>
      </w:r>
      <w:r w:rsidRPr="600BA92B" w:rsidR="655E9996">
        <w:rPr>
          <w:b w:val="1"/>
          <w:bCs w:val="1"/>
          <w:i w:val="1"/>
          <w:iCs w:val="1"/>
        </w:rPr>
        <w:t xml:space="preserve">environmental, health and safety, and cybersecurity risks in each of the locations </w:t>
      </w:r>
      <w:r w:rsidRPr="3E69C176" w:rsidR="4A799A23">
        <w:rPr>
          <w:i w:val="1"/>
          <w:iCs w:val="1"/>
        </w:rPr>
        <w:t xml:space="preserve">where it will operate. The current plan covers a number of general risks and mitigation measures in the Potential Risks and Security/Safety Protocols section that </w:t>
      </w:r>
      <w:r w:rsidRPr="2F975DB7" w:rsidR="7DB4D730">
        <w:rPr>
          <w:b w:val="1"/>
          <w:bCs w:val="1"/>
          <w:i w:val="1"/>
          <w:iCs w:val="1"/>
        </w:rPr>
        <w:t>should be adjusted to location-specific settings</w:t>
      </w:r>
      <w:r w:rsidRPr="150C058F" w:rsidR="17AF7BFE">
        <w:rPr>
          <w:i w:val="1"/>
          <w:iCs w:val="1"/>
        </w:rPr>
        <w:t>, to complement the assessment of high risk security areas it has so far conducted. In this regard,</w:t>
      </w:r>
      <w:r w:rsidRPr="2482224C" w:rsidR="04754F6F">
        <w:rPr>
          <w:b w:val="1"/>
          <w:bCs w:val="1"/>
          <w:i w:val="1"/>
          <w:iCs w:val="1"/>
        </w:rPr>
        <w:t xml:space="preserve"> JA could create a short section for each of its regional operations</w:t>
      </w:r>
      <w:r w:rsidRPr="6582708B" w:rsidR="75574229">
        <w:rPr>
          <w:i w:val="1"/>
          <w:iCs w:val="1"/>
        </w:rPr>
        <w:t xml:space="preserve"> to document specific risks and mitigation measures that explain how it will provide security coverage to personnel, subgrantee personnel </w:t>
      </w:r>
      <w:r w:rsidRPr="6582708B" w:rsidR="75574229">
        <w:rPr>
          <w:i w:val="1"/>
          <w:iCs w:val="1"/>
        </w:rPr>
        <w:t xml:space="preserve">and other partners, and address particular risks, threats and vulnerabilities. </w:t>
      </w:r>
      <w:r w:rsidRPr="2A942775" w:rsidR="6C3AB368">
        <w:t xml:space="preserve"> </w:t>
      </w:r>
    </w:p>
    <w:p xmlns:w14="http://schemas.microsoft.com/office/word/2010/wordml" xmlns:w="http://schemas.openxmlformats.org/wordprocessingml/2006/main" w:rsidR="35129C8D" w:rsidRDefault="237405BB" w14:paraId="505BAFFD" w14:textId="0031182D">
      <w:pPr>
        <w:pStyle w:val="CommentText"/>
      </w:pPr>
    </w:p>
    <w:p xmlns:w14="http://schemas.microsoft.com/office/word/2010/wordml" xmlns:w="http://schemas.openxmlformats.org/wordprocessingml/2006/main" w:rsidR="6CBC161D" w:rsidRDefault="462E4BCA" w14:paraId="2447E22E" w14:textId="5C7F30EE">
      <w:pPr>
        <w:pStyle w:val="CommentText"/>
      </w:pPr>
      <w:r w:rsidRPr="35D87402" w:rsidR="0743CD66">
        <w:t>It seems like now there are office locations. Adding location location specific information has been noted elsewhere. A new comment here is adding in risks for different time periods</w:t>
      </w:r>
    </w:p>
    <w:p xmlns:w14="http://schemas.microsoft.com/office/word/2010/wordml" xmlns:w="http://schemas.openxmlformats.org/wordprocessingml/2006/main" w:rsidR="111BD5D8" w:rsidRDefault="6B251661" w14:paraId="0CC8B0A0" w14:textId="3A4EBA5C">
      <w:pPr>
        <w:pStyle w:val="CommentText"/>
      </w:pPr>
    </w:p>
  </w:comment>
</w:comments>
</file>

<file path=word/commentsExtended.xml><?xml version="1.0" encoding="utf-8"?>
<w15:commentsEx xmlns:mc="http://schemas.openxmlformats.org/markup-compatibility/2006" xmlns:w15="http://schemas.microsoft.com/office/word/2012/wordml" mc:Ignorable="w15">
  <w15:commentEx w15:done="0" w15:paraId="6BB61233"/>
  <w15:commentEx w15:done="0" w15:paraId="1DFCC9C2"/>
  <w15:commentEx w15:done="0" w15:paraId="02ECD74B"/>
  <w15:commentEx w15:done="0" w15:paraId="5A67A0AC" w15:paraIdParent="02ECD74B"/>
  <w15:commentEx w15:done="0" w15:paraId="27A11F6D"/>
  <w15:commentEx w15:done="0" w15:paraId="2DAB1F2D"/>
  <w15:commentEx w15:done="0" w15:paraId="7E1CF6F1"/>
  <w15:commentEx w15:done="0" w15:paraId="77BF5954"/>
  <w15:commentEx w15:done="0" w15:paraId="129AD81D"/>
  <w15:commentEx w15:done="0" w15:paraId="70BAF797"/>
  <w15:commentEx w15:done="0" w15:paraId="081B8A33"/>
  <w15:commentEx w15:done="0" w15:paraId="7AF51065"/>
  <w15:commentEx w15:done="0" w15:paraId="69C5C20D"/>
  <w15:commentEx w15:done="0" w15:paraId="1229B317"/>
  <w15:commentEx w15:done="0" w15:paraId="011BEF7C"/>
  <w15:commentEx w15:done="0" w15:paraId="30F1D58E"/>
  <w15:commentEx w15:done="0" w15:paraId="28D59F0C"/>
  <w15:commentEx w15:done="0" w15:paraId="29174484"/>
  <w15:commentEx w15:done="0" w15:paraId="19589C9E"/>
  <w15:commentEx w15:done="0" w15:paraId="0CC8B0A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68D74C5" w16cex:dateUtc="2022-07-29T01:49:00Z"/>
  <w16cex:commentExtensible w16cex:durableId="277A3A43" w16cex:dateUtc="2023-01-24T16:06:00Z"/>
  <w16cex:commentExtensible w16cex:durableId="268D7414" w16cex:dateUtc="2022-07-29T01:46:00Z"/>
  <w16cex:commentExtensible w16cex:durableId="268D7480" w16cex:dateUtc="2022-07-29T01:48:00Z"/>
  <w16cex:commentExtensible w16cex:durableId="1FE94497" w16cex:dateUtc="2024-04-18T13:38:48.128Z"/>
  <w16cex:commentExtensible w16cex:durableId="33DF229B" w16cex:dateUtc="2024-04-18T13:57:55.946Z"/>
  <w16cex:commentExtensible w16cex:durableId="7BBF86F2" w16cex:dateUtc="2024-04-29T15:28:27.267Z"/>
  <w16cex:commentExtensible w16cex:durableId="1A399824" w16cex:dateUtc="2024-04-29T15:37:24.149Z"/>
  <w16cex:commentExtensible w16cex:durableId="189240DD" w16cex:dateUtc="2024-04-29T15:42:17.909Z"/>
  <w16cex:commentExtensible w16cex:durableId="72122142" w16cex:dateUtc="2024-04-29T15:57:22.47Z"/>
  <w16cex:commentExtensible w16cex:durableId="360435CD" w16cex:dateUtc="2024-04-29T16:04:14.083Z"/>
  <w16cex:commentExtensible w16cex:durableId="7B8832B9" w16cex:dateUtc="2024-04-29T16:07:41.818Z"/>
  <w16cex:commentExtensible w16cex:durableId="2E317327" w16cex:dateUtc="2024-04-29T20:49:29.107Z"/>
  <w16cex:commentExtensible w16cex:durableId="2F070204" w16cex:dateUtc="2024-04-29T20:54:11.917Z"/>
  <w16cex:commentExtensible w16cex:durableId="7B4ED0E5" w16cex:dateUtc="2024-04-29T20:58:19.483Z"/>
  <w16cex:commentExtensible w16cex:durableId="78FE5CB3" w16cex:dateUtc="2024-05-01T03:41:19.238Z"/>
  <w16cex:commentExtensible w16cex:durableId="0DB6E9A2" w16cex:dateUtc="2024-05-01T03:42:20.551Z"/>
  <w16cex:commentExtensible w16cex:durableId="6EAC31BE" w16cex:dateUtc="2024-05-01T03:50:50.225Z"/>
  <w16cex:commentExtensible w16cex:durableId="5CBCA2E8" w16cex:dateUtc="2024-05-01T03:51:42.775Z"/>
  <w16cex:commentExtensible w16cex:durableId="22AA9270" w16cex:dateUtc="2024-05-01T03:56:01.025Z"/>
</w16cex:commentsExtensible>
</file>

<file path=word/commentsIds.xml><?xml version="1.0" encoding="utf-8"?>
<w16cid:commentsIds xmlns:mc="http://schemas.openxmlformats.org/markup-compatibility/2006" xmlns:w16cid="http://schemas.microsoft.com/office/word/2016/wordml/cid" mc:Ignorable="w16cid">
  <w16cid:commentId w16cid:paraId="6BB61233" w16cid:durableId="268D74C5"/>
  <w16cid:commentId w16cid:paraId="1DFCC9C2" w16cid:durableId="277A3A43"/>
  <w16cid:commentId w16cid:paraId="02ECD74B" w16cid:durableId="268D7414"/>
  <w16cid:commentId w16cid:paraId="5A67A0AC" w16cid:durableId="268D7480"/>
  <w16cid:commentId w16cid:paraId="27A11F6D" w16cid:durableId="1FE94497"/>
  <w16cid:commentId w16cid:paraId="2DAB1F2D" w16cid:durableId="33DF229B"/>
  <w16cid:commentId w16cid:paraId="7E1CF6F1" w16cid:durableId="7BBF86F2"/>
  <w16cid:commentId w16cid:paraId="77BF5954" w16cid:durableId="1A399824"/>
  <w16cid:commentId w16cid:paraId="129AD81D" w16cid:durableId="189240DD"/>
  <w16cid:commentId w16cid:paraId="70BAF797" w16cid:durableId="72122142"/>
  <w16cid:commentId w16cid:paraId="081B8A33" w16cid:durableId="360435CD"/>
  <w16cid:commentId w16cid:paraId="7AF51065" w16cid:durableId="7B8832B9"/>
  <w16cid:commentId w16cid:paraId="69C5C20D" w16cid:durableId="2E317327"/>
  <w16cid:commentId w16cid:paraId="1229B317" w16cid:durableId="2F070204"/>
  <w16cid:commentId w16cid:paraId="011BEF7C" w16cid:durableId="7B4ED0E5"/>
  <w16cid:commentId w16cid:paraId="30F1D58E" w16cid:durableId="78FE5CB3"/>
  <w16cid:commentId w16cid:paraId="28D59F0C" w16cid:durableId="0DB6E9A2"/>
  <w16cid:commentId w16cid:paraId="29174484" w16cid:durableId="6EAC31BE"/>
  <w16cid:commentId w16cid:paraId="19589C9E" w16cid:durableId="5CBCA2E8"/>
  <w16cid:commentId w16cid:paraId="0CC8B0A0" w16cid:durableId="22AA927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43C9C" w:rsidP="00351CED" w:rsidRDefault="00543C9C" w14:paraId="5BA9A3A1" w14:textId="77777777">
      <w:r>
        <w:separator/>
      </w:r>
    </w:p>
  </w:endnote>
  <w:endnote w:type="continuationSeparator" w:id="0">
    <w:p w:rsidR="00543C9C" w:rsidP="00351CED" w:rsidRDefault="00543C9C" w14:paraId="4B0628D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MT">
    <w:altName w:val="Arial"/>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967203"/>
      <w:docPartObj>
        <w:docPartGallery w:val="Page Numbers (Bottom of Page)"/>
        <w:docPartUnique/>
      </w:docPartObj>
    </w:sdtPr>
    <w:sdtEndPr>
      <w:rPr>
        <w:noProof/>
      </w:rPr>
    </w:sdtEndPr>
    <w:sdtContent>
      <w:p w:rsidR="00121C74" w:rsidRDefault="00121C74" w14:paraId="475DBA20" w14:textId="10789BB3">
        <w:pPr>
          <w:pStyle w:val="Footer"/>
        </w:pPr>
        <w:r>
          <w:fldChar w:fldCharType="begin"/>
        </w:r>
        <w:r>
          <w:instrText xml:space="preserve"> PAGE   \* MERGEFORMAT </w:instrText>
        </w:r>
        <w:r>
          <w:fldChar w:fldCharType="separate"/>
        </w:r>
        <w:r>
          <w:rPr>
            <w:noProof/>
          </w:rPr>
          <w:t>2</w:t>
        </w:r>
        <w:r>
          <w:rPr>
            <w:noProof/>
          </w:rPr>
          <w:fldChar w:fldCharType="end"/>
        </w:r>
      </w:p>
    </w:sdtContent>
  </w:sdt>
  <w:p w:rsidR="00121C74" w:rsidRDefault="00121C74" w14:paraId="4A0CB1A6" w14:textId="17C42E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43C9C" w:rsidP="00351CED" w:rsidRDefault="00543C9C" w14:paraId="6DE00A59" w14:textId="77777777">
      <w:r>
        <w:separator/>
      </w:r>
    </w:p>
  </w:footnote>
  <w:footnote w:type="continuationSeparator" w:id="0">
    <w:p w:rsidR="00543C9C" w:rsidP="00351CED" w:rsidRDefault="00543C9C" w14:paraId="7AF4DD3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121C74" w:rsidRDefault="00941F64" w14:paraId="4DA19492" w14:textId="3AA7BADA">
    <w:pPr>
      <w:pStyle w:val="Header"/>
    </w:pPr>
    <w:r>
      <w:rPr>
        <w:noProof/>
      </w:rPr>
      <mc:AlternateContent>
        <mc:Choice Requires="wps">
          <w:drawing>
            <wp:anchor distT="0" distB="0" distL="114300" distR="114300" simplePos="0" relativeHeight="251659264" behindDoc="0" locked="0" layoutInCell="1" allowOverlap="1" wp14:anchorId="046A7914" wp14:editId="708F0B0C">
              <wp:simplePos x="0" y="0"/>
              <wp:positionH relativeFrom="column">
                <wp:posOffset>4104005</wp:posOffset>
              </wp:positionH>
              <wp:positionV relativeFrom="paragraph">
                <wp:posOffset>-130810</wp:posOffset>
              </wp:positionV>
              <wp:extent cx="2216785" cy="371475"/>
              <wp:effectExtent l="0" t="0" r="0" b="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6785" cy="371475"/>
                      </a:xfrm>
                      <a:prstGeom prst="rect">
                        <a:avLst/>
                      </a:prstGeom>
                      <a:solidFill>
                        <a:schemeClr val="lt1"/>
                      </a:solidFill>
                      <a:ln w="6350">
                        <a:noFill/>
                      </a:ln>
                    </wps:spPr>
                    <wps:txbx>
                      <w:txbxContent>
                        <w:p w:rsidRPr="00121C74" w:rsidR="00121C74" w:rsidP="00121C74" w:rsidRDefault="00121C74" w14:paraId="29364B59" w14:textId="43E911A5">
                          <w:pPr>
                            <w:spacing w:after="0"/>
                            <w:jc w:val="right"/>
                            <w:rPr>
                              <w:sz w:val="16"/>
                              <w:szCs w:val="16"/>
                            </w:rPr>
                          </w:pPr>
                          <w:r w:rsidRPr="00121C74">
                            <w:rPr>
                              <w:sz w:val="16"/>
                              <w:szCs w:val="16"/>
                            </w:rPr>
                            <w:t xml:space="preserve">Cooperative Agreement No. 7200AA1CA00003 </w:t>
                          </w:r>
                        </w:p>
                        <w:p w:rsidRPr="00121C74" w:rsidR="00121C74" w:rsidP="00121C74" w:rsidRDefault="00121C74" w14:paraId="3827C44A" w14:textId="106FF252">
                          <w:pPr>
                            <w:spacing w:after="0"/>
                            <w:jc w:val="right"/>
                            <w:rPr>
                              <w:sz w:val="16"/>
                              <w:szCs w:val="16"/>
                            </w:rPr>
                          </w:pPr>
                          <w:r w:rsidRPr="00121C74">
                            <w:rPr>
                              <w:sz w:val="16"/>
                              <w:szCs w:val="16"/>
                            </w:rPr>
                            <w:t>Juntos Aprendemos - Safety and Security Plan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9C2E707">
            <v:shapetype id="_x0000_t202" coordsize="21600,21600" o:spt="202" path="m,l,21600r21600,l21600,xe" w14:anchorId="046A7914">
              <v:stroke joinstyle="miter"/>
              <v:path gradientshapeok="t" o:connecttype="rect"/>
            </v:shapetype>
            <v:shape id="Text Box 14" style="position:absolute;margin-left:323.15pt;margin-top:-10.3pt;width:174.55pt;height:2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">
              <v:textbox>
                <w:txbxContent>
                  <w:p w:rsidRPr="00121C74" w:rsidR="00121C74" w:rsidP="00121C74" w:rsidRDefault="00121C74" w14:paraId="619407BA" w14:textId="43E911A5">
                    <w:pPr>
                      <w:spacing w:after="0"/>
                      <w:jc w:val="right"/>
                      <w:rPr>
                        <w:sz w:val="16"/>
                        <w:szCs w:val="16"/>
                      </w:rPr>
                    </w:pPr>
                    <w:r w:rsidRPr="00121C74">
                      <w:rPr>
                        <w:sz w:val="16"/>
                        <w:szCs w:val="16"/>
                      </w:rPr>
                      <w:t xml:space="preserve">Cooperative Agreement No. 7200AA1CA00003 </w:t>
                    </w:r>
                  </w:p>
                  <w:p w:rsidRPr="00121C74" w:rsidR="00121C74" w:rsidP="00121C74" w:rsidRDefault="00121C74" w14:paraId="1F1F17B6" w14:textId="106FF252">
                    <w:pPr>
                      <w:spacing w:after="0"/>
                      <w:jc w:val="right"/>
                      <w:rPr>
                        <w:sz w:val="16"/>
                        <w:szCs w:val="16"/>
                      </w:rPr>
                    </w:pPr>
                    <w:r w:rsidRPr="00121C74">
                      <w:rPr>
                        <w:sz w:val="16"/>
                        <w:szCs w:val="16"/>
                      </w:rPr>
                      <w:t>Juntos Aprendemos - Safety and Security Plan</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800B9"/>
    <w:multiLevelType w:val="hybridMultilevel"/>
    <w:tmpl w:val="BAF4B4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22905E5"/>
    <w:multiLevelType w:val="hybridMultilevel"/>
    <w:tmpl w:val="862E216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29651D0"/>
    <w:multiLevelType w:val="hybridMultilevel"/>
    <w:tmpl w:val="B302D4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33F32DA"/>
    <w:multiLevelType w:val="multilevel"/>
    <w:tmpl w:val="3F6ED9E4"/>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4" w15:restartNumberingAfterBreak="0">
    <w:nsid w:val="042D5EFD"/>
    <w:multiLevelType w:val="hybridMultilevel"/>
    <w:tmpl w:val="A3D254E6"/>
    <w:lvl w:ilvl="0" w:tplc="04090003">
      <w:start w:val="1"/>
      <w:numFmt w:val="bullet"/>
      <w:lvlText w:val="o"/>
      <w:lvlJc w:val="left"/>
      <w:pPr>
        <w:ind w:left="720" w:hanging="360"/>
      </w:pPr>
      <w:rPr>
        <w:rFonts w:hint="default" w:ascii="Courier New" w:hAnsi="Courier New" w:cs="Courier New"/>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DD605EA"/>
    <w:multiLevelType w:val="hybridMultilevel"/>
    <w:tmpl w:val="357890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0E1307B9"/>
    <w:multiLevelType w:val="hybridMultilevel"/>
    <w:tmpl w:val="FFFFFFFF"/>
    <w:lvl w:ilvl="0" w:tplc="B29691AC">
      <w:start w:val="1"/>
      <w:numFmt w:val="bullet"/>
      <w:lvlText w:val=""/>
      <w:lvlJc w:val="left"/>
      <w:pPr>
        <w:ind w:left="720" w:hanging="360"/>
      </w:pPr>
      <w:rPr>
        <w:rFonts w:hint="default" w:ascii="Symbol" w:hAnsi="Symbol"/>
      </w:rPr>
    </w:lvl>
    <w:lvl w:ilvl="1" w:tplc="046C207C">
      <w:start w:val="1"/>
      <w:numFmt w:val="bullet"/>
      <w:lvlText w:val="o"/>
      <w:lvlJc w:val="left"/>
      <w:pPr>
        <w:ind w:left="1440" w:hanging="360"/>
      </w:pPr>
      <w:rPr>
        <w:rFonts w:hint="default" w:ascii="Courier New" w:hAnsi="Courier New"/>
      </w:rPr>
    </w:lvl>
    <w:lvl w:ilvl="2" w:tplc="9A4E3B38">
      <w:start w:val="1"/>
      <w:numFmt w:val="bullet"/>
      <w:lvlText w:val=""/>
      <w:lvlJc w:val="left"/>
      <w:pPr>
        <w:ind w:left="2160" w:hanging="360"/>
      </w:pPr>
      <w:rPr>
        <w:rFonts w:hint="default" w:ascii="Wingdings" w:hAnsi="Wingdings"/>
      </w:rPr>
    </w:lvl>
    <w:lvl w:ilvl="3" w:tplc="4C688466">
      <w:start w:val="1"/>
      <w:numFmt w:val="bullet"/>
      <w:lvlText w:val=""/>
      <w:lvlJc w:val="left"/>
      <w:pPr>
        <w:ind w:left="2880" w:hanging="360"/>
      </w:pPr>
      <w:rPr>
        <w:rFonts w:hint="default" w:ascii="Symbol" w:hAnsi="Symbol"/>
      </w:rPr>
    </w:lvl>
    <w:lvl w:ilvl="4" w:tplc="B3A2BFC0">
      <w:start w:val="1"/>
      <w:numFmt w:val="bullet"/>
      <w:lvlText w:val="o"/>
      <w:lvlJc w:val="left"/>
      <w:pPr>
        <w:ind w:left="3600" w:hanging="360"/>
      </w:pPr>
      <w:rPr>
        <w:rFonts w:hint="default" w:ascii="Courier New" w:hAnsi="Courier New"/>
      </w:rPr>
    </w:lvl>
    <w:lvl w:ilvl="5" w:tplc="98A43EA4">
      <w:start w:val="1"/>
      <w:numFmt w:val="bullet"/>
      <w:lvlText w:val=""/>
      <w:lvlJc w:val="left"/>
      <w:pPr>
        <w:ind w:left="4320" w:hanging="360"/>
      </w:pPr>
      <w:rPr>
        <w:rFonts w:hint="default" w:ascii="Wingdings" w:hAnsi="Wingdings"/>
      </w:rPr>
    </w:lvl>
    <w:lvl w:ilvl="6" w:tplc="96F496AC">
      <w:start w:val="1"/>
      <w:numFmt w:val="bullet"/>
      <w:lvlText w:val=""/>
      <w:lvlJc w:val="left"/>
      <w:pPr>
        <w:ind w:left="5040" w:hanging="360"/>
      </w:pPr>
      <w:rPr>
        <w:rFonts w:hint="default" w:ascii="Symbol" w:hAnsi="Symbol"/>
      </w:rPr>
    </w:lvl>
    <w:lvl w:ilvl="7" w:tplc="D200C3E0">
      <w:start w:val="1"/>
      <w:numFmt w:val="bullet"/>
      <w:lvlText w:val="o"/>
      <w:lvlJc w:val="left"/>
      <w:pPr>
        <w:ind w:left="5760" w:hanging="360"/>
      </w:pPr>
      <w:rPr>
        <w:rFonts w:hint="default" w:ascii="Courier New" w:hAnsi="Courier New"/>
      </w:rPr>
    </w:lvl>
    <w:lvl w:ilvl="8" w:tplc="0254C860">
      <w:start w:val="1"/>
      <w:numFmt w:val="bullet"/>
      <w:lvlText w:val=""/>
      <w:lvlJc w:val="left"/>
      <w:pPr>
        <w:ind w:left="6480" w:hanging="360"/>
      </w:pPr>
      <w:rPr>
        <w:rFonts w:hint="default" w:ascii="Wingdings" w:hAnsi="Wingdings"/>
      </w:rPr>
    </w:lvl>
  </w:abstractNum>
  <w:abstractNum w:abstractNumId="7" w15:restartNumberingAfterBreak="0">
    <w:nsid w:val="102639EB"/>
    <w:multiLevelType w:val="hybridMultilevel"/>
    <w:tmpl w:val="26AC02E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407099D"/>
    <w:multiLevelType w:val="hybridMultilevel"/>
    <w:tmpl w:val="F308409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7D16DCE"/>
    <w:multiLevelType w:val="hybridMultilevel"/>
    <w:tmpl w:val="49128454"/>
    <w:lvl w:ilvl="0" w:tplc="0409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cs="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cs="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cs="Courier New"/>
      </w:rPr>
    </w:lvl>
    <w:lvl w:ilvl="8" w:tplc="FFFFFFFF">
      <w:start w:val="1"/>
      <w:numFmt w:val="bullet"/>
      <w:lvlText w:val=""/>
      <w:lvlJc w:val="left"/>
      <w:pPr>
        <w:ind w:left="6480" w:hanging="360"/>
      </w:pPr>
      <w:rPr>
        <w:rFonts w:hint="default" w:ascii="Wingdings" w:hAnsi="Wingdings"/>
      </w:rPr>
    </w:lvl>
  </w:abstractNum>
  <w:abstractNum w:abstractNumId="10" w15:restartNumberingAfterBreak="0">
    <w:nsid w:val="187D2869"/>
    <w:multiLevelType w:val="hybridMultilevel"/>
    <w:tmpl w:val="E522D32E"/>
    <w:lvl w:ilvl="0" w:tplc="0409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cs="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cs="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cs="Courier New"/>
      </w:rPr>
    </w:lvl>
    <w:lvl w:ilvl="8" w:tplc="FFFFFFFF">
      <w:start w:val="1"/>
      <w:numFmt w:val="bullet"/>
      <w:lvlText w:val=""/>
      <w:lvlJc w:val="left"/>
      <w:pPr>
        <w:ind w:left="6480" w:hanging="360"/>
      </w:pPr>
      <w:rPr>
        <w:rFonts w:hint="default" w:ascii="Wingdings" w:hAnsi="Wingdings"/>
      </w:rPr>
    </w:lvl>
  </w:abstractNum>
  <w:abstractNum w:abstractNumId="11" w15:restartNumberingAfterBreak="0">
    <w:nsid w:val="19C54448"/>
    <w:multiLevelType w:val="multilevel"/>
    <w:tmpl w:val="7736ECBC"/>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12" w15:restartNumberingAfterBreak="0">
    <w:nsid w:val="1D0927B5"/>
    <w:multiLevelType w:val="hybridMultilevel"/>
    <w:tmpl w:val="153E4E5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1E7E7643"/>
    <w:multiLevelType w:val="hybridMultilevel"/>
    <w:tmpl w:val="933A9CD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0F5108C"/>
    <w:multiLevelType w:val="hybridMultilevel"/>
    <w:tmpl w:val="FD4AA9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267F097A"/>
    <w:multiLevelType w:val="hybridMultilevel"/>
    <w:tmpl w:val="636469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28E52548"/>
    <w:multiLevelType w:val="hybridMultilevel"/>
    <w:tmpl w:val="6E2E7D40"/>
    <w:lvl w:ilvl="0" w:tplc="8024631A">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291C4C59"/>
    <w:multiLevelType w:val="hybridMultilevel"/>
    <w:tmpl w:val="5722437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299A351A"/>
    <w:multiLevelType w:val="hybridMultilevel"/>
    <w:tmpl w:val="5290DB1E"/>
    <w:lvl w:ilvl="0" w:tplc="0409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cs="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cs="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cs="Courier New"/>
      </w:rPr>
    </w:lvl>
    <w:lvl w:ilvl="8" w:tplc="FFFFFFFF">
      <w:start w:val="1"/>
      <w:numFmt w:val="bullet"/>
      <w:lvlText w:val=""/>
      <w:lvlJc w:val="left"/>
      <w:pPr>
        <w:ind w:left="6480" w:hanging="360"/>
      </w:pPr>
      <w:rPr>
        <w:rFonts w:hint="default" w:ascii="Wingdings" w:hAnsi="Wingdings"/>
      </w:rPr>
    </w:lvl>
  </w:abstractNum>
  <w:abstractNum w:abstractNumId="19" w15:restartNumberingAfterBreak="0">
    <w:nsid w:val="2AA41D8B"/>
    <w:multiLevelType w:val="hybridMultilevel"/>
    <w:tmpl w:val="036A3F7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316365B7"/>
    <w:multiLevelType w:val="multilevel"/>
    <w:tmpl w:val="C1FEE02C"/>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21" w15:restartNumberingAfterBreak="0">
    <w:nsid w:val="368951C9"/>
    <w:multiLevelType w:val="hybridMultilevel"/>
    <w:tmpl w:val="44B65AD6"/>
    <w:lvl w:ilvl="0" w:tplc="04090003">
      <w:start w:val="1"/>
      <w:numFmt w:val="bullet"/>
      <w:lvlText w:val="o"/>
      <w:lvlJc w:val="left"/>
      <w:pPr>
        <w:ind w:left="720" w:hanging="360"/>
      </w:pPr>
      <w:rPr>
        <w:rFonts w:hint="default" w:ascii="Courier New" w:hAnsi="Courier New" w:cs="Courier New"/>
      </w:rPr>
    </w:lvl>
    <w:lvl w:ilvl="1" w:tplc="FFFFFFFF">
      <w:start w:val="1"/>
      <w:numFmt w:val="bullet"/>
      <w:lvlText w:val="o"/>
      <w:lvlJc w:val="left"/>
      <w:pPr>
        <w:ind w:left="1440" w:hanging="360"/>
      </w:pPr>
      <w:rPr>
        <w:rFonts w:hint="default" w:ascii="Courier New" w:hAnsi="Courier New" w:cs="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cs="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cs="Courier New"/>
      </w:rPr>
    </w:lvl>
    <w:lvl w:ilvl="8" w:tplc="FFFFFFFF">
      <w:start w:val="1"/>
      <w:numFmt w:val="bullet"/>
      <w:lvlText w:val=""/>
      <w:lvlJc w:val="left"/>
      <w:pPr>
        <w:ind w:left="6480" w:hanging="360"/>
      </w:pPr>
      <w:rPr>
        <w:rFonts w:hint="default" w:ascii="Wingdings" w:hAnsi="Wingdings"/>
      </w:rPr>
    </w:lvl>
  </w:abstractNum>
  <w:abstractNum w:abstractNumId="22" w15:restartNumberingAfterBreak="0">
    <w:nsid w:val="3DB6212A"/>
    <w:multiLevelType w:val="hybridMultilevel"/>
    <w:tmpl w:val="11E023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432A6D9C"/>
    <w:multiLevelType w:val="hybridMultilevel"/>
    <w:tmpl w:val="703C077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53009E9"/>
    <w:multiLevelType w:val="hybridMultilevel"/>
    <w:tmpl w:val="CD8893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45F47672"/>
    <w:multiLevelType w:val="hybridMultilevel"/>
    <w:tmpl w:val="6D4EE6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470F5DD8"/>
    <w:multiLevelType w:val="hybridMultilevel"/>
    <w:tmpl w:val="DA72D92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47972922"/>
    <w:multiLevelType w:val="hybridMultilevel"/>
    <w:tmpl w:val="84CCF9C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47BF2D9E"/>
    <w:multiLevelType w:val="hybridMultilevel"/>
    <w:tmpl w:val="E4A2A48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48AE6FC6"/>
    <w:multiLevelType w:val="hybridMultilevel"/>
    <w:tmpl w:val="BD062954"/>
    <w:lvl w:ilvl="0" w:tplc="04090003">
      <w:start w:val="1"/>
      <w:numFmt w:val="bullet"/>
      <w:lvlText w:val="o"/>
      <w:lvlJc w:val="left"/>
      <w:pPr>
        <w:ind w:left="720" w:hanging="360"/>
      </w:pPr>
      <w:rPr>
        <w:rFonts w:hint="default" w:ascii="Courier New" w:hAnsi="Courier New" w:cs="Courier New"/>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48E5370A"/>
    <w:multiLevelType w:val="hybridMultilevel"/>
    <w:tmpl w:val="1C901C6E"/>
    <w:lvl w:ilvl="0" w:tplc="04090003">
      <w:start w:val="1"/>
      <w:numFmt w:val="bullet"/>
      <w:lvlText w:val="o"/>
      <w:lvlJc w:val="left"/>
      <w:pPr>
        <w:ind w:left="1440" w:hanging="360"/>
      </w:pPr>
      <w:rPr>
        <w:rFonts w:hint="default" w:ascii="Courier New" w:hAnsi="Courier New" w:cs="Courier New"/>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1" w15:restartNumberingAfterBreak="0">
    <w:nsid w:val="49E17D60"/>
    <w:multiLevelType w:val="hybridMultilevel"/>
    <w:tmpl w:val="3B9E94F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4A0D2952"/>
    <w:multiLevelType w:val="hybridMultilevel"/>
    <w:tmpl w:val="E834C39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4BCC0CAF"/>
    <w:multiLevelType w:val="hybridMultilevel"/>
    <w:tmpl w:val="AB6CCBD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4FAE0DB2"/>
    <w:multiLevelType w:val="hybridMultilevel"/>
    <w:tmpl w:val="46628C7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584A5E33"/>
    <w:multiLevelType w:val="hybridMultilevel"/>
    <w:tmpl w:val="301883DA"/>
    <w:lvl w:ilvl="0" w:tplc="0C0A0005">
      <w:start w:val="1"/>
      <w:numFmt w:val="bullet"/>
      <w:lvlText w:val=""/>
      <w:lvlJc w:val="left"/>
      <w:pPr>
        <w:ind w:left="720" w:hanging="360"/>
      </w:pPr>
      <w:rPr>
        <w:rFonts w:hint="default" w:ascii="Wingdings" w:hAnsi="Wingdings"/>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start w:val="1"/>
      <w:numFmt w:val="bullet"/>
      <w:lvlText w:val=""/>
      <w:lvlJc w:val="left"/>
      <w:pPr>
        <w:ind w:left="2880" w:hanging="360"/>
      </w:pPr>
      <w:rPr>
        <w:rFonts w:hint="default" w:ascii="Symbol" w:hAnsi="Symbol"/>
      </w:rPr>
    </w:lvl>
    <w:lvl w:ilvl="4" w:tplc="0C0A0003">
      <w:start w:val="1"/>
      <w:numFmt w:val="bullet"/>
      <w:lvlText w:val="o"/>
      <w:lvlJc w:val="left"/>
      <w:pPr>
        <w:ind w:left="3600" w:hanging="360"/>
      </w:pPr>
      <w:rPr>
        <w:rFonts w:hint="default" w:ascii="Courier New" w:hAnsi="Courier New" w:cs="Courier New"/>
      </w:rPr>
    </w:lvl>
    <w:lvl w:ilvl="5" w:tplc="0C0A0005">
      <w:start w:val="1"/>
      <w:numFmt w:val="bullet"/>
      <w:lvlText w:val=""/>
      <w:lvlJc w:val="left"/>
      <w:pPr>
        <w:ind w:left="4320" w:hanging="360"/>
      </w:pPr>
      <w:rPr>
        <w:rFonts w:hint="default" w:ascii="Wingdings" w:hAnsi="Wingdings"/>
      </w:rPr>
    </w:lvl>
    <w:lvl w:ilvl="6" w:tplc="0C0A0001">
      <w:start w:val="1"/>
      <w:numFmt w:val="bullet"/>
      <w:lvlText w:val=""/>
      <w:lvlJc w:val="left"/>
      <w:pPr>
        <w:ind w:left="5040" w:hanging="360"/>
      </w:pPr>
      <w:rPr>
        <w:rFonts w:hint="default" w:ascii="Symbol" w:hAnsi="Symbol"/>
      </w:rPr>
    </w:lvl>
    <w:lvl w:ilvl="7" w:tplc="0C0A0003">
      <w:start w:val="1"/>
      <w:numFmt w:val="bullet"/>
      <w:lvlText w:val="o"/>
      <w:lvlJc w:val="left"/>
      <w:pPr>
        <w:ind w:left="5760" w:hanging="360"/>
      </w:pPr>
      <w:rPr>
        <w:rFonts w:hint="default" w:ascii="Courier New" w:hAnsi="Courier New" w:cs="Courier New"/>
      </w:rPr>
    </w:lvl>
    <w:lvl w:ilvl="8" w:tplc="0C0A0005">
      <w:start w:val="1"/>
      <w:numFmt w:val="bullet"/>
      <w:lvlText w:val=""/>
      <w:lvlJc w:val="left"/>
      <w:pPr>
        <w:ind w:left="6480" w:hanging="360"/>
      </w:pPr>
      <w:rPr>
        <w:rFonts w:hint="default" w:ascii="Wingdings" w:hAnsi="Wingdings"/>
      </w:rPr>
    </w:lvl>
  </w:abstractNum>
  <w:abstractNum w:abstractNumId="36" w15:restartNumberingAfterBreak="0">
    <w:nsid w:val="5A680F2E"/>
    <w:multiLevelType w:val="hybridMultilevel"/>
    <w:tmpl w:val="5BAC6A3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5B051D8D"/>
    <w:multiLevelType w:val="hybridMultilevel"/>
    <w:tmpl w:val="C6541A6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8" w15:restartNumberingAfterBreak="0">
    <w:nsid w:val="5DA01227"/>
    <w:multiLevelType w:val="hybridMultilevel"/>
    <w:tmpl w:val="1A6C0180"/>
    <w:lvl w:ilvl="0" w:tplc="04090003">
      <w:start w:val="1"/>
      <w:numFmt w:val="bullet"/>
      <w:lvlText w:val="o"/>
      <w:lvlJc w:val="left"/>
      <w:pPr>
        <w:ind w:left="720" w:hanging="360"/>
      </w:pPr>
      <w:rPr>
        <w:rFonts w:hint="default" w:ascii="Courier New" w:hAnsi="Courier New" w:cs="Courier New"/>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66EB1B13"/>
    <w:multiLevelType w:val="hybridMultilevel"/>
    <w:tmpl w:val="A62EB11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684C705B"/>
    <w:multiLevelType w:val="hybridMultilevel"/>
    <w:tmpl w:val="64C410F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6E2D0F60"/>
    <w:multiLevelType w:val="hybridMultilevel"/>
    <w:tmpl w:val="98068844"/>
    <w:lvl w:ilvl="0" w:tplc="04090003">
      <w:start w:val="1"/>
      <w:numFmt w:val="bullet"/>
      <w:lvlText w:val="o"/>
      <w:lvlJc w:val="left"/>
      <w:pPr>
        <w:ind w:left="720" w:hanging="360"/>
      </w:pPr>
      <w:rPr>
        <w:rFonts w:hint="default" w:ascii="Courier New" w:hAnsi="Courier New" w:cs="Courier New"/>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2" w15:restartNumberingAfterBreak="0">
    <w:nsid w:val="6ED668BB"/>
    <w:multiLevelType w:val="hybridMultilevel"/>
    <w:tmpl w:val="A80ECD82"/>
    <w:lvl w:ilvl="0" w:tplc="FFFFFFFF">
      <w:start w:val="1"/>
      <w:numFmt w:val="bullet"/>
      <w:lvlText w:val="o"/>
      <w:lvlJc w:val="left"/>
      <w:pPr>
        <w:ind w:left="720" w:hanging="360"/>
      </w:pPr>
      <w:rPr>
        <w:rFonts w:hint="default" w:ascii="Courier New" w:hAnsi="Courier New" w:cs="Courier New"/>
      </w:rPr>
    </w:lvl>
    <w:lvl w:ilvl="1" w:tplc="04090005">
      <w:start w:val="1"/>
      <w:numFmt w:val="bullet"/>
      <w:lvlText w:val=""/>
      <w:lvlJc w:val="left"/>
      <w:pPr>
        <w:ind w:left="1440" w:hanging="360"/>
      </w:pPr>
      <w:rPr>
        <w:rFonts w:hint="default" w:ascii="Wingdings" w:hAnsi="Wingdings"/>
      </w:rPr>
    </w:lvl>
    <w:lvl w:ilvl="2" w:tplc="FFFFFFFF">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3" w15:restartNumberingAfterBreak="0">
    <w:nsid w:val="6EDB184E"/>
    <w:multiLevelType w:val="hybridMultilevel"/>
    <w:tmpl w:val="E7809DE0"/>
    <w:lvl w:ilvl="0" w:tplc="04090001">
      <w:start w:val="1"/>
      <w:numFmt w:val="bullet"/>
      <w:lvlText w:val=""/>
      <w:lvlJc w:val="left"/>
      <w:pPr>
        <w:ind w:left="786" w:hanging="360"/>
      </w:pPr>
      <w:rPr>
        <w:rFonts w:hint="default" w:ascii="Symbol" w:hAnsi="Symbol"/>
      </w:rPr>
    </w:lvl>
    <w:lvl w:ilvl="1" w:tplc="FFFFFFFF">
      <w:start w:val="1"/>
      <w:numFmt w:val="bullet"/>
      <w:lvlText w:val="o"/>
      <w:lvlJc w:val="left"/>
      <w:pPr>
        <w:ind w:left="1506" w:hanging="360"/>
      </w:pPr>
      <w:rPr>
        <w:rFonts w:hint="default" w:ascii="Courier New" w:hAnsi="Courier New" w:cs="Courier New"/>
      </w:rPr>
    </w:lvl>
    <w:lvl w:ilvl="2" w:tplc="FFFFFFFF" w:tentative="1">
      <w:start w:val="1"/>
      <w:numFmt w:val="bullet"/>
      <w:lvlText w:val=""/>
      <w:lvlJc w:val="left"/>
      <w:pPr>
        <w:ind w:left="2226" w:hanging="360"/>
      </w:pPr>
      <w:rPr>
        <w:rFonts w:hint="default" w:ascii="Wingdings" w:hAnsi="Wingdings"/>
      </w:rPr>
    </w:lvl>
    <w:lvl w:ilvl="3" w:tplc="FFFFFFFF" w:tentative="1">
      <w:start w:val="1"/>
      <w:numFmt w:val="bullet"/>
      <w:lvlText w:val=""/>
      <w:lvlJc w:val="left"/>
      <w:pPr>
        <w:ind w:left="2946" w:hanging="360"/>
      </w:pPr>
      <w:rPr>
        <w:rFonts w:hint="default" w:ascii="Symbol" w:hAnsi="Symbol"/>
      </w:rPr>
    </w:lvl>
    <w:lvl w:ilvl="4" w:tplc="FFFFFFFF" w:tentative="1">
      <w:start w:val="1"/>
      <w:numFmt w:val="bullet"/>
      <w:lvlText w:val="o"/>
      <w:lvlJc w:val="left"/>
      <w:pPr>
        <w:ind w:left="3666" w:hanging="360"/>
      </w:pPr>
      <w:rPr>
        <w:rFonts w:hint="default" w:ascii="Courier New" w:hAnsi="Courier New" w:cs="Courier New"/>
      </w:rPr>
    </w:lvl>
    <w:lvl w:ilvl="5" w:tplc="FFFFFFFF" w:tentative="1">
      <w:start w:val="1"/>
      <w:numFmt w:val="bullet"/>
      <w:lvlText w:val=""/>
      <w:lvlJc w:val="left"/>
      <w:pPr>
        <w:ind w:left="4386" w:hanging="360"/>
      </w:pPr>
      <w:rPr>
        <w:rFonts w:hint="default" w:ascii="Wingdings" w:hAnsi="Wingdings"/>
      </w:rPr>
    </w:lvl>
    <w:lvl w:ilvl="6" w:tplc="FFFFFFFF" w:tentative="1">
      <w:start w:val="1"/>
      <w:numFmt w:val="bullet"/>
      <w:lvlText w:val=""/>
      <w:lvlJc w:val="left"/>
      <w:pPr>
        <w:ind w:left="5106" w:hanging="360"/>
      </w:pPr>
      <w:rPr>
        <w:rFonts w:hint="default" w:ascii="Symbol" w:hAnsi="Symbol"/>
      </w:rPr>
    </w:lvl>
    <w:lvl w:ilvl="7" w:tplc="FFFFFFFF" w:tentative="1">
      <w:start w:val="1"/>
      <w:numFmt w:val="bullet"/>
      <w:lvlText w:val="o"/>
      <w:lvlJc w:val="left"/>
      <w:pPr>
        <w:ind w:left="5826" w:hanging="360"/>
      </w:pPr>
      <w:rPr>
        <w:rFonts w:hint="default" w:ascii="Courier New" w:hAnsi="Courier New" w:cs="Courier New"/>
      </w:rPr>
    </w:lvl>
    <w:lvl w:ilvl="8" w:tplc="FFFFFFFF" w:tentative="1">
      <w:start w:val="1"/>
      <w:numFmt w:val="bullet"/>
      <w:lvlText w:val=""/>
      <w:lvlJc w:val="left"/>
      <w:pPr>
        <w:ind w:left="6546" w:hanging="360"/>
      </w:pPr>
      <w:rPr>
        <w:rFonts w:hint="default" w:ascii="Wingdings" w:hAnsi="Wingdings"/>
      </w:rPr>
    </w:lvl>
  </w:abstractNum>
  <w:abstractNum w:abstractNumId="44" w15:restartNumberingAfterBreak="0">
    <w:nsid w:val="708E3CA5"/>
    <w:multiLevelType w:val="hybridMultilevel"/>
    <w:tmpl w:val="889E888C"/>
    <w:lvl w:ilvl="0" w:tplc="046C207C">
      <w:start w:val="1"/>
      <w:numFmt w:val="bullet"/>
      <w:lvlText w:val="o"/>
      <w:lvlJc w:val="left"/>
      <w:pPr>
        <w:ind w:left="360" w:hanging="360"/>
      </w:pPr>
      <w:rPr>
        <w:rFonts w:hint="default" w:ascii="Courier New" w:hAnsi="Courier New"/>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5" w15:restartNumberingAfterBreak="0">
    <w:nsid w:val="77681822"/>
    <w:multiLevelType w:val="hybridMultilevel"/>
    <w:tmpl w:val="8272C1F0"/>
    <w:lvl w:ilvl="0" w:tplc="04090003">
      <w:start w:val="1"/>
      <w:numFmt w:val="bullet"/>
      <w:lvlText w:val="o"/>
      <w:lvlJc w:val="left"/>
      <w:pPr>
        <w:ind w:left="720" w:hanging="360"/>
      </w:pPr>
      <w:rPr>
        <w:rFonts w:hint="default" w:ascii="Courier New" w:hAnsi="Courier New" w:cs="Courier New"/>
      </w:rPr>
    </w:lvl>
    <w:lvl w:ilvl="1" w:tplc="FFFFFFFF">
      <w:start w:val="1"/>
      <w:numFmt w:val="bullet"/>
      <w:lvlText w:val="o"/>
      <w:lvlJc w:val="left"/>
      <w:pPr>
        <w:ind w:left="1440" w:hanging="360"/>
      </w:pPr>
      <w:rPr>
        <w:rFonts w:hint="default" w:ascii="Courier New" w:hAnsi="Courier New" w:cs="Courier New"/>
      </w:rPr>
    </w:lvl>
    <w:lvl w:ilvl="2" w:tplc="FFFFFFFF">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6" w15:restartNumberingAfterBreak="0">
    <w:nsid w:val="777C1C01"/>
    <w:multiLevelType w:val="hybridMultilevel"/>
    <w:tmpl w:val="F15E6A9A"/>
    <w:lvl w:ilvl="0" w:tplc="0C0A0005">
      <w:start w:val="1"/>
      <w:numFmt w:val="bullet"/>
      <w:lvlText w:val=""/>
      <w:lvlJc w:val="left"/>
      <w:pPr>
        <w:ind w:left="720" w:hanging="360"/>
      </w:pPr>
      <w:rPr>
        <w:rFonts w:hint="default" w:ascii="Wingdings" w:hAnsi="Wingdings"/>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start w:val="1"/>
      <w:numFmt w:val="bullet"/>
      <w:lvlText w:val=""/>
      <w:lvlJc w:val="left"/>
      <w:pPr>
        <w:ind w:left="2880" w:hanging="360"/>
      </w:pPr>
      <w:rPr>
        <w:rFonts w:hint="default" w:ascii="Symbol" w:hAnsi="Symbol"/>
      </w:rPr>
    </w:lvl>
    <w:lvl w:ilvl="4" w:tplc="0C0A0003">
      <w:start w:val="1"/>
      <w:numFmt w:val="bullet"/>
      <w:lvlText w:val="o"/>
      <w:lvlJc w:val="left"/>
      <w:pPr>
        <w:ind w:left="3600" w:hanging="360"/>
      </w:pPr>
      <w:rPr>
        <w:rFonts w:hint="default" w:ascii="Courier New" w:hAnsi="Courier New" w:cs="Courier New"/>
      </w:rPr>
    </w:lvl>
    <w:lvl w:ilvl="5" w:tplc="0C0A0005">
      <w:start w:val="1"/>
      <w:numFmt w:val="bullet"/>
      <w:lvlText w:val=""/>
      <w:lvlJc w:val="left"/>
      <w:pPr>
        <w:ind w:left="4320" w:hanging="360"/>
      </w:pPr>
      <w:rPr>
        <w:rFonts w:hint="default" w:ascii="Wingdings" w:hAnsi="Wingdings"/>
      </w:rPr>
    </w:lvl>
    <w:lvl w:ilvl="6" w:tplc="0C0A0001">
      <w:start w:val="1"/>
      <w:numFmt w:val="bullet"/>
      <w:lvlText w:val=""/>
      <w:lvlJc w:val="left"/>
      <w:pPr>
        <w:ind w:left="5040" w:hanging="360"/>
      </w:pPr>
      <w:rPr>
        <w:rFonts w:hint="default" w:ascii="Symbol" w:hAnsi="Symbol"/>
      </w:rPr>
    </w:lvl>
    <w:lvl w:ilvl="7" w:tplc="0C0A0003">
      <w:start w:val="1"/>
      <w:numFmt w:val="bullet"/>
      <w:lvlText w:val="o"/>
      <w:lvlJc w:val="left"/>
      <w:pPr>
        <w:ind w:left="5760" w:hanging="360"/>
      </w:pPr>
      <w:rPr>
        <w:rFonts w:hint="default" w:ascii="Courier New" w:hAnsi="Courier New" w:cs="Courier New"/>
      </w:rPr>
    </w:lvl>
    <w:lvl w:ilvl="8" w:tplc="0C0A0005">
      <w:start w:val="1"/>
      <w:numFmt w:val="bullet"/>
      <w:lvlText w:val=""/>
      <w:lvlJc w:val="left"/>
      <w:pPr>
        <w:ind w:left="6480" w:hanging="360"/>
      </w:pPr>
      <w:rPr>
        <w:rFonts w:hint="default" w:ascii="Wingdings" w:hAnsi="Wingdings"/>
      </w:rPr>
    </w:lvl>
  </w:abstractNum>
  <w:abstractNum w:abstractNumId="47" w15:restartNumberingAfterBreak="0">
    <w:nsid w:val="78FD523E"/>
    <w:multiLevelType w:val="hybridMultilevel"/>
    <w:tmpl w:val="9B8CDA5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8" w15:restartNumberingAfterBreak="0">
    <w:nsid w:val="7A902E61"/>
    <w:multiLevelType w:val="hybridMultilevel"/>
    <w:tmpl w:val="EB8627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9" w15:restartNumberingAfterBreak="0">
    <w:nsid w:val="7DF56A1C"/>
    <w:multiLevelType w:val="hybridMultilevel"/>
    <w:tmpl w:val="625E41B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0" w15:restartNumberingAfterBreak="0">
    <w:nsid w:val="7EEC7637"/>
    <w:multiLevelType w:val="hybridMultilevel"/>
    <w:tmpl w:val="5A68D61C"/>
    <w:lvl w:ilvl="0" w:tplc="04090003">
      <w:start w:val="1"/>
      <w:numFmt w:val="bullet"/>
      <w:lvlText w:val="o"/>
      <w:lvlJc w:val="left"/>
      <w:pPr>
        <w:ind w:left="786" w:hanging="360"/>
      </w:pPr>
      <w:rPr>
        <w:rFonts w:hint="default" w:ascii="Courier New" w:hAnsi="Courier New" w:cs="Courier New"/>
      </w:rPr>
    </w:lvl>
    <w:lvl w:ilvl="1" w:tplc="FFFFFFFF">
      <w:start w:val="1"/>
      <w:numFmt w:val="bullet"/>
      <w:lvlText w:val="o"/>
      <w:lvlJc w:val="left"/>
      <w:pPr>
        <w:ind w:left="1506" w:hanging="360"/>
      </w:pPr>
      <w:rPr>
        <w:rFonts w:hint="default" w:ascii="Courier New" w:hAnsi="Courier New" w:cs="Courier New"/>
      </w:rPr>
    </w:lvl>
    <w:lvl w:ilvl="2" w:tplc="FFFFFFFF" w:tentative="1">
      <w:start w:val="1"/>
      <w:numFmt w:val="bullet"/>
      <w:lvlText w:val=""/>
      <w:lvlJc w:val="left"/>
      <w:pPr>
        <w:ind w:left="2226" w:hanging="360"/>
      </w:pPr>
      <w:rPr>
        <w:rFonts w:hint="default" w:ascii="Wingdings" w:hAnsi="Wingdings"/>
      </w:rPr>
    </w:lvl>
    <w:lvl w:ilvl="3" w:tplc="FFFFFFFF" w:tentative="1">
      <w:start w:val="1"/>
      <w:numFmt w:val="bullet"/>
      <w:lvlText w:val=""/>
      <w:lvlJc w:val="left"/>
      <w:pPr>
        <w:ind w:left="2946" w:hanging="360"/>
      </w:pPr>
      <w:rPr>
        <w:rFonts w:hint="default" w:ascii="Symbol" w:hAnsi="Symbol"/>
      </w:rPr>
    </w:lvl>
    <w:lvl w:ilvl="4" w:tplc="FFFFFFFF" w:tentative="1">
      <w:start w:val="1"/>
      <w:numFmt w:val="bullet"/>
      <w:lvlText w:val="o"/>
      <w:lvlJc w:val="left"/>
      <w:pPr>
        <w:ind w:left="3666" w:hanging="360"/>
      </w:pPr>
      <w:rPr>
        <w:rFonts w:hint="default" w:ascii="Courier New" w:hAnsi="Courier New" w:cs="Courier New"/>
      </w:rPr>
    </w:lvl>
    <w:lvl w:ilvl="5" w:tplc="FFFFFFFF" w:tentative="1">
      <w:start w:val="1"/>
      <w:numFmt w:val="bullet"/>
      <w:lvlText w:val=""/>
      <w:lvlJc w:val="left"/>
      <w:pPr>
        <w:ind w:left="4386" w:hanging="360"/>
      </w:pPr>
      <w:rPr>
        <w:rFonts w:hint="default" w:ascii="Wingdings" w:hAnsi="Wingdings"/>
      </w:rPr>
    </w:lvl>
    <w:lvl w:ilvl="6" w:tplc="FFFFFFFF" w:tentative="1">
      <w:start w:val="1"/>
      <w:numFmt w:val="bullet"/>
      <w:lvlText w:val=""/>
      <w:lvlJc w:val="left"/>
      <w:pPr>
        <w:ind w:left="5106" w:hanging="360"/>
      </w:pPr>
      <w:rPr>
        <w:rFonts w:hint="default" w:ascii="Symbol" w:hAnsi="Symbol"/>
      </w:rPr>
    </w:lvl>
    <w:lvl w:ilvl="7" w:tplc="FFFFFFFF" w:tentative="1">
      <w:start w:val="1"/>
      <w:numFmt w:val="bullet"/>
      <w:lvlText w:val="o"/>
      <w:lvlJc w:val="left"/>
      <w:pPr>
        <w:ind w:left="5826" w:hanging="360"/>
      </w:pPr>
      <w:rPr>
        <w:rFonts w:hint="default" w:ascii="Courier New" w:hAnsi="Courier New" w:cs="Courier New"/>
      </w:rPr>
    </w:lvl>
    <w:lvl w:ilvl="8" w:tplc="FFFFFFFF" w:tentative="1">
      <w:start w:val="1"/>
      <w:numFmt w:val="bullet"/>
      <w:lvlText w:val=""/>
      <w:lvlJc w:val="left"/>
      <w:pPr>
        <w:ind w:left="6546" w:hanging="360"/>
      </w:pPr>
      <w:rPr>
        <w:rFonts w:hint="default" w:ascii="Wingdings" w:hAnsi="Wingdings"/>
      </w:rPr>
    </w:lvl>
  </w:abstractNum>
  <w:num w:numId="1" w16cid:durableId="1542400191">
    <w:abstractNumId w:val="37"/>
  </w:num>
  <w:num w:numId="2" w16cid:durableId="1289555608">
    <w:abstractNumId w:val="16"/>
  </w:num>
  <w:num w:numId="3" w16cid:durableId="1005550346">
    <w:abstractNumId w:val="47"/>
  </w:num>
  <w:num w:numId="4" w16cid:durableId="1941137118">
    <w:abstractNumId w:val="13"/>
  </w:num>
  <w:num w:numId="5" w16cid:durableId="746995122">
    <w:abstractNumId w:val="6"/>
  </w:num>
  <w:num w:numId="6" w16cid:durableId="419184637">
    <w:abstractNumId w:val="49"/>
  </w:num>
  <w:num w:numId="7" w16cid:durableId="1265847218">
    <w:abstractNumId w:val="9"/>
  </w:num>
  <w:num w:numId="8" w16cid:durableId="1765414926">
    <w:abstractNumId w:val="18"/>
  </w:num>
  <w:num w:numId="9" w16cid:durableId="1382093171">
    <w:abstractNumId w:val="21"/>
  </w:num>
  <w:num w:numId="10" w16cid:durableId="1637102403">
    <w:abstractNumId w:val="46"/>
  </w:num>
  <w:num w:numId="11" w16cid:durableId="1355154636">
    <w:abstractNumId w:val="17"/>
  </w:num>
  <w:num w:numId="12" w16cid:durableId="8263275">
    <w:abstractNumId w:val="35"/>
  </w:num>
  <w:num w:numId="13" w16cid:durableId="391079157">
    <w:abstractNumId w:val="32"/>
  </w:num>
  <w:num w:numId="14" w16cid:durableId="1298148396">
    <w:abstractNumId w:val="30"/>
  </w:num>
  <w:num w:numId="15" w16cid:durableId="1455096424">
    <w:abstractNumId w:val="5"/>
  </w:num>
  <w:num w:numId="16" w16cid:durableId="805437689">
    <w:abstractNumId w:val="43"/>
  </w:num>
  <w:num w:numId="17" w16cid:durableId="2107114109">
    <w:abstractNumId w:val="50"/>
  </w:num>
  <w:num w:numId="18" w16cid:durableId="215316090">
    <w:abstractNumId w:val="10"/>
  </w:num>
  <w:num w:numId="19" w16cid:durableId="1330911421">
    <w:abstractNumId w:val="26"/>
  </w:num>
  <w:num w:numId="20" w16cid:durableId="232744784">
    <w:abstractNumId w:val="45"/>
  </w:num>
  <w:num w:numId="21" w16cid:durableId="978649569">
    <w:abstractNumId w:val="28"/>
  </w:num>
  <w:num w:numId="22" w16cid:durableId="214853905">
    <w:abstractNumId w:val="4"/>
  </w:num>
  <w:num w:numId="23" w16cid:durableId="550656494">
    <w:abstractNumId w:val="42"/>
  </w:num>
  <w:num w:numId="24" w16cid:durableId="1219514167">
    <w:abstractNumId w:val="29"/>
  </w:num>
  <w:num w:numId="25" w16cid:durableId="1880124036">
    <w:abstractNumId w:val="8"/>
  </w:num>
  <w:num w:numId="26" w16cid:durableId="310720957">
    <w:abstractNumId w:val="41"/>
  </w:num>
  <w:num w:numId="27" w16cid:durableId="1896045155">
    <w:abstractNumId w:val="36"/>
  </w:num>
  <w:num w:numId="28" w16cid:durableId="1068304392">
    <w:abstractNumId w:val="38"/>
  </w:num>
  <w:num w:numId="29" w16cid:durableId="401176114">
    <w:abstractNumId w:val="19"/>
  </w:num>
  <w:num w:numId="30" w16cid:durableId="581598640">
    <w:abstractNumId w:val="12"/>
  </w:num>
  <w:num w:numId="31" w16cid:durableId="438066282">
    <w:abstractNumId w:val="15"/>
  </w:num>
  <w:num w:numId="32" w16cid:durableId="1825314683">
    <w:abstractNumId w:val="1"/>
  </w:num>
  <w:num w:numId="33" w16cid:durableId="723141909">
    <w:abstractNumId w:val="0"/>
  </w:num>
  <w:num w:numId="34" w16cid:durableId="670984344">
    <w:abstractNumId w:val="39"/>
  </w:num>
  <w:num w:numId="35" w16cid:durableId="1869367660">
    <w:abstractNumId w:val="44"/>
  </w:num>
  <w:num w:numId="36" w16cid:durableId="879167618">
    <w:abstractNumId w:val="2"/>
  </w:num>
  <w:num w:numId="37" w16cid:durableId="1786264908">
    <w:abstractNumId w:val="33"/>
  </w:num>
  <w:num w:numId="38" w16cid:durableId="549151193">
    <w:abstractNumId w:val="7"/>
  </w:num>
  <w:num w:numId="39" w16cid:durableId="34891148">
    <w:abstractNumId w:val="48"/>
  </w:num>
  <w:num w:numId="40" w16cid:durableId="1959944670">
    <w:abstractNumId w:val="34"/>
  </w:num>
  <w:num w:numId="41" w16cid:durableId="2081825811">
    <w:abstractNumId w:val="14"/>
  </w:num>
  <w:num w:numId="42" w16cid:durableId="717707421">
    <w:abstractNumId w:val="24"/>
  </w:num>
  <w:num w:numId="43" w16cid:durableId="1299342727">
    <w:abstractNumId w:val="25"/>
  </w:num>
  <w:num w:numId="44" w16cid:durableId="431898993">
    <w:abstractNumId w:val="27"/>
  </w:num>
  <w:num w:numId="45" w16cid:durableId="672533659">
    <w:abstractNumId w:val="22"/>
  </w:num>
  <w:num w:numId="46" w16cid:durableId="166943167">
    <w:abstractNumId w:val="31"/>
  </w:num>
  <w:num w:numId="47" w16cid:durableId="703409609">
    <w:abstractNumId w:val="20"/>
  </w:num>
  <w:num w:numId="48" w16cid:durableId="1913849330">
    <w:abstractNumId w:val="23"/>
  </w:num>
  <w:num w:numId="49" w16cid:durableId="174152097">
    <w:abstractNumId w:val="3"/>
  </w:num>
  <w:num w:numId="50" w16cid:durableId="1322654720">
    <w:abstractNumId w:val="11"/>
  </w:num>
  <w:num w:numId="51" w16cid:durableId="1035080210">
    <w:abstractNumId w:val="40"/>
  </w:num>
  <w:numIdMacAtCleanup w:val="46"/>
</w:numbering>
</file>

<file path=word/people.xml><?xml version="1.0" encoding="utf-8"?>
<w15:people xmlns:mc="http://schemas.openxmlformats.org/markup-compatibility/2006" xmlns:w15="http://schemas.microsoft.com/office/word/2012/wordml" mc:Ignorable="w15">
  <w15:person w15:author="Alexandra McWhirter‐Santillan">
    <w15:presenceInfo w15:providerId="AD" w15:userId="S::AMcWhirter-Santillan@partners.net::0ce289c8-dd69-4daa-a89a-19bb64255555"/>
  </w15:person>
  <w15:person w15:author="Maria Ochoa">
    <w15:presenceInfo w15:providerId="AD" w15:userId="S::mochoa@partners.net::18bd6752-8a10-434a-9930-1634f4e867c6"/>
  </w15:person>
  <w15:person w15:author="Madelyn Eickoff">
    <w15:presenceInfo w15:providerId="AD" w15:userId="S::meickoff@partners.net::b6917385-3d99-4605-a570-b706e1e60fd5"/>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tru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13"/>
    <w:rsid w:val="00000000"/>
    <w:rsid w:val="000172A0"/>
    <w:rsid w:val="00040A12"/>
    <w:rsid w:val="000469E4"/>
    <w:rsid w:val="00052FBD"/>
    <w:rsid w:val="000631C3"/>
    <w:rsid w:val="00063E6B"/>
    <w:rsid w:val="00065063"/>
    <w:rsid w:val="0008261A"/>
    <w:rsid w:val="000842A2"/>
    <w:rsid w:val="00095F36"/>
    <w:rsid w:val="000C6DFB"/>
    <w:rsid w:val="000D5FC2"/>
    <w:rsid w:val="00107F19"/>
    <w:rsid w:val="001139DA"/>
    <w:rsid w:val="001202F5"/>
    <w:rsid w:val="00121C74"/>
    <w:rsid w:val="00135FEF"/>
    <w:rsid w:val="001456F0"/>
    <w:rsid w:val="00164591"/>
    <w:rsid w:val="00197CEA"/>
    <w:rsid w:val="001D0EC1"/>
    <w:rsid w:val="001D397B"/>
    <w:rsid w:val="00200DD8"/>
    <w:rsid w:val="00210963"/>
    <w:rsid w:val="00224FE4"/>
    <w:rsid w:val="00226714"/>
    <w:rsid w:val="002473E8"/>
    <w:rsid w:val="00251232"/>
    <w:rsid w:val="0027106E"/>
    <w:rsid w:val="00272FA4"/>
    <w:rsid w:val="00273D68"/>
    <w:rsid w:val="0027428A"/>
    <w:rsid w:val="00275FDF"/>
    <w:rsid w:val="00283F8B"/>
    <w:rsid w:val="002B7FE0"/>
    <w:rsid w:val="002D0677"/>
    <w:rsid w:val="002F37B7"/>
    <w:rsid w:val="00317AAA"/>
    <w:rsid w:val="00351CED"/>
    <w:rsid w:val="00360CEA"/>
    <w:rsid w:val="00370BF5"/>
    <w:rsid w:val="0038232D"/>
    <w:rsid w:val="00382A6C"/>
    <w:rsid w:val="003B3BC5"/>
    <w:rsid w:val="003B4C6E"/>
    <w:rsid w:val="003C569F"/>
    <w:rsid w:val="003C5941"/>
    <w:rsid w:val="003D1B89"/>
    <w:rsid w:val="003D4FF0"/>
    <w:rsid w:val="003D7919"/>
    <w:rsid w:val="003F41BF"/>
    <w:rsid w:val="003F6712"/>
    <w:rsid w:val="00404CDB"/>
    <w:rsid w:val="00421B23"/>
    <w:rsid w:val="004253B6"/>
    <w:rsid w:val="00452D67"/>
    <w:rsid w:val="0045611A"/>
    <w:rsid w:val="004733FC"/>
    <w:rsid w:val="00481753"/>
    <w:rsid w:val="004A3809"/>
    <w:rsid w:val="004B7CC2"/>
    <w:rsid w:val="004C4DEB"/>
    <w:rsid w:val="004E0D41"/>
    <w:rsid w:val="00511D63"/>
    <w:rsid w:val="00514375"/>
    <w:rsid w:val="00522D70"/>
    <w:rsid w:val="00543C9C"/>
    <w:rsid w:val="00557380"/>
    <w:rsid w:val="00592708"/>
    <w:rsid w:val="00594B21"/>
    <w:rsid w:val="006023EF"/>
    <w:rsid w:val="00612B75"/>
    <w:rsid w:val="00615A3A"/>
    <w:rsid w:val="006316C9"/>
    <w:rsid w:val="006320E6"/>
    <w:rsid w:val="00641E0C"/>
    <w:rsid w:val="00653CB1"/>
    <w:rsid w:val="00663C4A"/>
    <w:rsid w:val="00664513"/>
    <w:rsid w:val="006A5E74"/>
    <w:rsid w:val="006C25DF"/>
    <w:rsid w:val="006C2E93"/>
    <w:rsid w:val="006D344C"/>
    <w:rsid w:val="006E156A"/>
    <w:rsid w:val="006E3170"/>
    <w:rsid w:val="006F7F70"/>
    <w:rsid w:val="007258F5"/>
    <w:rsid w:val="007751BE"/>
    <w:rsid w:val="00782B6E"/>
    <w:rsid w:val="007A03FE"/>
    <w:rsid w:val="007A2AD4"/>
    <w:rsid w:val="007D03E4"/>
    <w:rsid w:val="007D1459"/>
    <w:rsid w:val="007F6893"/>
    <w:rsid w:val="0080246D"/>
    <w:rsid w:val="00817714"/>
    <w:rsid w:val="00820BAB"/>
    <w:rsid w:val="00833A51"/>
    <w:rsid w:val="0084340E"/>
    <w:rsid w:val="0085263E"/>
    <w:rsid w:val="008535CE"/>
    <w:rsid w:val="008577F2"/>
    <w:rsid w:val="008601FA"/>
    <w:rsid w:val="00862583"/>
    <w:rsid w:val="00863C4A"/>
    <w:rsid w:val="00875C82"/>
    <w:rsid w:val="008934BF"/>
    <w:rsid w:val="008A1DD9"/>
    <w:rsid w:val="008B5263"/>
    <w:rsid w:val="0090619E"/>
    <w:rsid w:val="00907E40"/>
    <w:rsid w:val="00911750"/>
    <w:rsid w:val="009173F9"/>
    <w:rsid w:val="00931456"/>
    <w:rsid w:val="009338BF"/>
    <w:rsid w:val="00941F64"/>
    <w:rsid w:val="00942249"/>
    <w:rsid w:val="009824A2"/>
    <w:rsid w:val="009A096E"/>
    <w:rsid w:val="009A224B"/>
    <w:rsid w:val="009A67BA"/>
    <w:rsid w:val="009D5079"/>
    <w:rsid w:val="009E2F13"/>
    <w:rsid w:val="009E732E"/>
    <w:rsid w:val="009F0042"/>
    <w:rsid w:val="009F4FC7"/>
    <w:rsid w:val="00A01710"/>
    <w:rsid w:val="00A02F71"/>
    <w:rsid w:val="00A054E3"/>
    <w:rsid w:val="00A07F80"/>
    <w:rsid w:val="00A13F6D"/>
    <w:rsid w:val="00A320AA"/>
    <w:rsid w:val="00A322E4"/>
    <w:rsid w:val="00A44129"/>
    <w:rsid w:val="00A63287"/>
    <w:rsid w:val="00A643B3"/>
    <w:rsid w:val="00A9268E"/>
    <w:rsid w:val="00AA3381"/>
    <w:rsid w:val="00AC6A62"/>
    <w:rsid w:val="00AD14FF"/>
    <w:rsid w:val="00AE1CB5"/>
    <w:rsid w:val="00AE2E75"/>
    <w:rsid w:val="00AE503B"/>
    <w:rsid w:val="00AF0E09"/>
    <w:rsid w:val="00AF478C"/>
    <w:rsid w:val="00B10F67"/>
    <w:rsid w:val="00B22D13"/>
    <w:rsid w:val="00B246D7"/>
    <w:rsid w:val="00B414AA"/>
    <w:rsid w:val="00B41525"/>
    <w:rsid w:val="00B44505"/>
    <w:rsid w:val="00B748D2"/>
    <w:rsid w:val="00B8138C"/>
    <w:rsid w:val="00B9665E"/>
    <w:rsid w:val="00BB70C1"/>
    <w:rsid w:val="00BF5FE9"/>
    <w:rsid w:val="00C02E69"/>
    <w:rsid w:val="00C13AEC"/>
    <w:rsid w:val="00C231A1"/>
    <w:rsid w:val="00C4414E"/>
    <w:rsid w:val="00C45AAB"/>
    <w:rsid w:val="00C71C80"/>
    <w:rsid w:val="00C737CC"/>
    <w:rsid w:val="00C84AD8"/>
    <w:rsid w:val="00C86013"/>
    <w:rsid w:val="00CA7206"/>
    <w:rsid w:val="00CB3395"/>
    <w:rsid w:val="00CC216D"/>
    <w:rsid w:val="00CC3736"/>
    <w:rsid w:val="00CC3B09"/>
    <w:rsid w:val="00CC6CA4"/>
    <w:rsid w:val="00CD4F17"/>
    <w:rsid w:val="00CD7DA0"/>
    <w:rsid w:val="00CF53A8"/>
    <w:rsid w:val="00D27C55"/>
    <w:rsid w:val="00D51446"/>
    <w:rsid w:val="00D54056"/>
    <w:rsid w:val="00D5776D"/>
    <w:rsid w:val="00D609F5"/>
    <w:rsid w:val="00D63BE0"/>
    <w:rsid w:val="00D65EFB"/>
    <w:rsid w:val="00D7006A"/>
    <w:rsid w:val="00D71AD9"/>
    <w:rsid w:val="00D71CF5"/>
    <w:rsid w:val="00D81B30"/>
    <w:rsid w:val="00D85F4D"/>
    <w:rsid w:val="00D971ED"/>
    <w:rsid w:val="00DA6360"/>
    <w:rsid w:val="00DB3A15"/>
    <w:rsid w:val="00DB7171"/>
    <w:rsid w:val="00DC2032"/>
    <w:rsid w:val="00E12E67"/>
    <w:rsid w:val="00E138F3"/>
    <w:rsid w:val="00E17AB6"/>
    <w:rsid w:val="00E304D3"/>
    <w:rsid w:val="00E41892"/>
    <w:rsid w:val="00E45C04"/>
    <w:rsid w:val="00E47989"/>
    <w:rsid w:val="00E565ED"/>
    <w:rsid w:val="00E65114"/>
    <w:rsid w:val="00EC5AC7"/>
    <w:rsid w:val="00EE34B1"/>
    <w:rsid w:val="00EF1510"/>
    <w:rsid w:val="00EF487B"/>
    <w:rsid w:val="00EF6F09"/>
    <w:rsid w:val="00F12C65"/>
    <w:rsid w:val="00F13512"/>
    <w:rsid w:val="00F13D84"/>
    <w:rsid w:val="00F14FF9"/>
    <w:rsid w:val="00F64203"/>
    <w:rsid w:val="00F64AC9"/>
    <w:rsid w:val="00F71DDF"/>
    <w:rsid w:val="00F7653F"/>
    <w:rsid w:val="00F7663C"/>
    <w:rsid w:val="00FB1784"/>
    <w:rsid w:val="00FD4265"/>
    <w:rsid w:val="00FD511B"/>
    <w:rsid w:val="00FD6A9B"/>
    <w:rsid w:val="00FF0C21"/>
    <w:rsid w:val="00FF129B"/>
    <w:rsid w:val="033CCA3E"/>
    <w:rsid w:val="04D89A9F"/>
    <w:rsid w:val="05C79835"/>
    <w:rsid w:val="0636CA1F"/>
    <w:rsid w:val="06885540"/>
    <w:rsid w:val="07DAB9DC"/>
    <w:rsid w:val="085C505E"/>
    <w:rsid w:val="08BA19CF"/>
    <w:rsid w:val="0AABEA20"/>
    <w:rsid w:val="0D1CB79A"/>
    <w:rsid w:val="0E190A62"/>
    <w:rsid w:val="12414DE3"/>
    <w:rsid w:val="130EBF5D"/>
    <w:rsid w:val="130F6372"/>
    <w:rsid w:val="153974CF"/>
    <w:rsid w:val="1CEF65FF"/>
    <w:rsid w:val="21066115"/>
    <w:rsid w:val="27BD92B5"/>
    <w:rsid w:val="286DF52D"/>
    <w:rsid w:val="29DBBFAA"/>
    <w:rsid w:val="2A132D7C"/>
    <w:rsid w:val="2A14F3FC"/>
    <w:rsid w:val="2B2547FF"/>
    <w:rsid w:val="2B56EBC3"/>
    <w:rsid w:val="2BD616D9"/>
    <w:rsid w:val="2BF12D28"/>
    <w:rsid w:val="2C7D8032"/>
    <w:rsid w:val="2D312E4D"/>
    <w:rsid w:val="2EADC84A"/>
    <w:rsid w:val="303D486A"/>
    <w:rsid w:val="304FBFC9"/>
    <w:rsid w:val="31E7C0C2"/>
    <w:rsid w:val="31EB902A"/>
    <w:rsid w:val="331014A3"/>
    <w:rsid w:val="3598498B"/>
    <w:rsid w:val="35A0882E"/>
    <w:rsid w:val="35DE4978"/>
    <w:rsid w:val="38BCCFEC"/>
    <w:rsid w:val="39BD4A7C"/>
    <w:rsid w:val="3CBEE92E"/>
    <w:rsid w:val="3D934C5F"/>
    <w:rsid w:val="3E31128C"/>
    <w:rsid w:val="3E56D2AC"/>
    <w:rsid w:val="3F923669"/>
    <w:rsid w:val="40E97782"/>
    <w:rsid w:val="4112DF04"/>
    <w:rsid w:val="44A96F8B"/>
    <w:rsid w:val="4530781A"/>
    <w:rsid w:val="45C0DDA2"/>
    <w:rsid w:val="45E46B53"/>
    <w:rsid w:val="460177ED"/>
    <w:rsid w:val="4A0D6216"/>
    <w:rsid w:val="4ADAE3E1"/>
    <w:rsid w:val="4B2BFEC5"/>
    <w:rsid w:val="4BC6CF95"/>
    <w:rsid w:val="4D50810B"/>
    <w:rsid w:val="4F3D265D"/>
    <w:rsid w:val="50D2F657"/>
    <w:rsid w:val="5124088A"/>
    <w:rsid w:val="52C295CB"/>
    <w:rsid w:val="53FDBCA9"/>
    <w:rsid w:val="5578CB68"/>
    <w:rsid w:val="569DFDC0"/>
    <w:rsid w:val="58CF0289"/>
    <w:rsid w:val="5DCB49FD"/>
    <w:rsid w:val="5E5A67C8"/>
    <w:rsid w:val="5F426EC8"/>
    <w:rsid w:val="5F5A388E"/>
    <w:rsid w:val="5F7A591B"/>
    <w:rsid w:val="61B9A937"/>
    <w:rsid w:val="65E764A2"/>
    <w:rsid w:val="67CB6B59"/>
    <w:rsid w:val="6E0B4035"/>
    <w:rsid w:val="6F0BB510"/>
    <w:rsid w:val="70729A9B"/>
    <w:rsid w:val="71B877C0"/>
    <w:rsid w:val="71E6C74F"/>
    <w:rsid w:val="78A22504"/>
    <w:rsid w:val="7DC1AB24"/>
    <w:rsid w:val="7DDE5AB5"/>
    <w:rsid w:val="7E22BA20"/>
    <w:rsid w:val="7F07E461"/>
    <w:rsid w:val="7FB846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277CDB"/>
  <w15:docId w15:val="{36FE9A29-7F2A-4D14-879A-C65D7255CE9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51CED"/>
    <w:rPr>
      <w:rFonts w:ascii="Gill Sans MT" w:hAnsi="Gill Sans MT"/>
      <w:sz w:val="24"/>
      <w:szCs w:val="24"/>
    </w:rPr>
  </w:style>
  <w:style w:type="paragraph" w:styleId="Heading1">
    <w:name w:val="heading 1"/>
    <w:basedOn w:val="Normal"/>
    <w:next w:val="Normal"/>
    <w:link w:val="Heading1Char"/>
    <w:uiPriority w:val="9"/>
    <w:qFormat/>
    <w:rsid w:val="00351CED"/>
    <w:pPr>
      <w:keepNext/>
      <w:keepLines/>
      <w:spacing w:before="240" w:after="0"/>
      <w:outlineLvl w:val="0"/>
    </w:pPr>
    <w:rPr>
      <w:rFonts w:eastAsiaTheme="majorEastAsia" w:cstheme="majorBidi"/>
      <w:b/>
      <w:color w:val="BA0C2F"/>
      <w:sz w:val="40"/>
      <w:szCs w:val="32"/>
    </w:rPr>
  </w:style>
  <w:style w:type="paragraph" w:styleId="Heading2">
    <w:name w:val="heading 2"/>
    <w:basedOn w:val="Normal"/>
    <w:next w:val="Normal"/>
    <w:link w:val="Heading2Char"/>
    <w:uiPriority w:val="9"/>
    <w:unhideWhenUsed/>
    <w:qFormat/>
    <w:rsid w:val="0080246D"/>
    <w:pPr>
      <w:keepNext/>
      <w:keepLines/>
      <w:spacing w:before="40" w:after="120" w:line="240" w:lineRule="auto"/>
      <w:outlineLvl w:val="1"/>
    </w:pPr>
    <w:rPr>
      <w:rFonts w:eastAsiaTheme="majorEastAsia" w:cstheme="majorBidi"/>
      <w:b/>
      <w:bCs/>
      <w:color w:val="205493"/>
      <w:sz w:val="32"/>
      <w:szCs w:val="28"/>
    </w:rPr>
  </w:style>
  <w:style w:type="paragraph" w:styleId="Heading3">
    <w:name w:val="heading 3"/>
    <w:basedOn w:val="Normal"/>
    <w:next w:val="Normal"/>
    <w:link w:val="Heading3Char"/>
    <w:uiPriority w:val="9"/>
    <w:unhideWhenUsed/>
    <w:qFormat/>
    <w:rsid w:val="00863C4A"/>
    <w:pPr>
      <w:spacing w:after="120" w:line="240" w:lineRule="auto"/>
      <w:outlineLvl w:val="2"/>
    </w:pPr>
    <w:rPr>
      <w:b/>
      <w:bCs/>
      <w:color w:val="BA0C2F"/>
      <w:sz w:val="32"/>
      <w:szCs w:val="32"/>
    </w:rPr>
  </w:style>
  <w:style w:type="paragraph" w:styleId="Heading4">
    <w:name w:val="heading 4"/>
    <w:basedOn w:val="Normal"/>
    <w:next w:val="Normal"/>
    <w:link w:val="Heading4Char"/>
    <w:uiPriority w:val="9"/>
    <w:unhideWhenUsed/>
    <w:qFormat/>
    <w:rsid w:val="00AF478C"/>
    <w:pPr>
      <w:spacing w:after="120" w:line="240" w:lineRule="auto"/>
      <w:outlineLvl w:val="3"/>
    </w:pPr>
    <w:rPr>
      <w:b/>
      <w:bCs/>
      <w:i/>
      <w:iCs/>
      <w:color w:val="002F6C"/>
      <w:sz w:val="28"/>
    </w:rPr>
  </w:style>
  <w:style w:type="paragraph" w:styleId="Heading5">
    <w:name w:val="heading 5"/>
    <w:basedOn w:val="Normal"/>
    <w:next w:val="Normal"/>
    <w:link w:val="Heading5Char"/>
    <w:uiPriority w:val="9"/>
    <w:unhideWhenUsed/>
    <w:qFormat/>
    <w:rsid w:val="00360CEA"/>
    <w:pPr>
      <w:keepNext/>
      <w:keepLines/>
      <w:spacing w:before="40" w:after="0"/>
      <w:outlineLvl w:val="4"/>
    </w:pPr>
    <w:rPr>
      <w:rFonts w:asciiTheme="majorHAnsi" w:hAnsiTheme="majorHAnsi" w:eastAsiaTheme="majorEastAsia" w:cstheme="majorBidi"/>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C86013"/>
    <w:pPr>
      <w:tabs>
        <w:tab w:val="center" w:pos="4680"/>
        <w:tab w:val="right" w:pos="9360"/>
      </w:tabs>
      <w:spacing w:after="0" w:line="240" w:lineRule="auto"/>
    </w:pPr>
  </w:style>
  <w:style w:type="character" w:styleId="HeaderChar" w:customStyle="1">
    <w:name w:val="Header Char"/>
    <w:basedOn w:val="DefaultParagraphFont"/>
    <w:link w:val="Header"/>
    <w:uiPriority w:val="99"/>
    <w:rsid w:val="00C86013"/>
  </w:style>
  <w:style w:type="paragraph" w:styleId="Footer">
    <w:name w:val="footer"/>
    <w:basedOn w:val="Normal"/>
    <w:link w:val="FooterChar"/>
    <w:uiPriority w:val="99"/>
    <w:unhideWhenUsed/>
    <w:rsid w:val="00C86013"/>
    <w:pPr>
      <w:tabs>
        <w:tab w:val="center" w:pos="4680"/>
        <w:tab w:val="right" w:pos="9360"/>
      </w:tabs>
      <w:spacing w:after="0" w:line="240" w:lineRule="auto"/>
    </w:pPr>
  </w:style>
  <w:style w:type="character" w:styleId="FooterChar" w:customStyle="1">
    <w:name w:val="Footer Char"/>
    <w:basedOn w:val="DefaultParagraphFont"/>
    <w:link w:val="Footer"/>
    <w:uiPriority w:val="99"/>
    <w:rsid w:val="00C86013"/>
  </w:style>
  <w:style w:type="character" w:styleId="Heading1Char" w:customStyle="1">
    <w:name w:val="Heading 1 Char"/>
    <w:basedOn w:val="DefaultParagraphFont"/>
    <w:link w:val="Heading1"/>
    <w:uiPriority w:val="9"/>
    <w:rsid w:val="00351CED"/>
    <w:rPr>
      <w:rFonts w:ascii="Gill Sans MT" w:hAnsi="Gill Sans MT" w:eastAsiaTheme="majorEastAsia" w:cstheme="majorBidi"/>
      <w:b/>
      <w:color w:val="BA0C2F"/>
      <w:sz w:val="40"/>
      <w:szCs w:val="32"/>
    </w:rPr>
  </w:style>
  <w:style w:type="paragraph" w:styleId="TOCHeading">
    <w:name w:val="TOC Heading"/>
    <w:basedOn w:val="Heading1"/>
    <w:next w:val="Normal"/>
    <w:uiPriority w:val="39"/>
    <w:unhideWhenUsed/>
    <w:qFormat/>
    <w:rsid w:val="00351CED"/>
    <w:pPr>
      <w:outlineLvl w:val="9"/>
    </w:pPr>
  </w:style>
  <w:style w:type="paragraph" w:styleId="NoSpacing">
    <w:name w:val="No Spacing"/>
    <w:uiPriority w:val="1"/>
    <w:qFormat/>
    <w:rsid w:val="003D1B89"/>
    <w:pPr>
      <w:spacing w:after="0" w:line="240" w:lineRule="auto"/>
    </w:pPr>
    <w:rPr>
      <w:rFonts w:ascii="Gill Sans MT" w:hAnsi="Gill Sans MT"/>
      <w:sz w:val="24"/>
      <w:szCs w:val="24"/>
    </w:rPr>
  </w:style>
  <w:style w:type="paragraph" w:styleId="paragraph" w:customStyle="1">
    <w:name w:val="paragraph"/>
    <w:basedOn w:val="Normal"/>
    <w:rsid w:val="00121C74"/>
    <w:pPr>
      <w:spacing w:before="100" w:beforeAutospacing="1" w:after="100" w:afterAutospacing="1" w:line="240" w:lineRule="auto"/>
    </w:pPr>
    <w:rPr>
      <w:rFonts w:ascii="Times New Roman" w:hAnsi="Times New Roman" w:eastAsia="Times New Roman" w:cs="Times New Roman"/>
    </w:rPr>
  </w:style>
  <w:style w:type="character" w:styleId="normaltextrun" w:customStyle="1">
    <w:name w:val="normaltextrun"/>
    <w:basedOn w:val="DefaultParagraphFont"/>
    <w:rsid w:val="00121C74"/>
  </w:style>
  <w:style w:type="character" w:styleId="tabchar" w:customStyle="1">
    <w:name w:val="tabchar"/>
    <w:basedOn w:val="DefaultParagraphFont"/>
    <w:rsid w:val="00121C74"/>
  </w:style>
  <w:style w:type="character" w:styleId="eop" w:customStyle="1">
    <w:name w:val="eop"/>
    <w:basedOn w:val="DefaultParagraphFont"/>
    <w:rsid w:val="00121C74"/>
  </w:style>
  <w:style w:type="paragraph" w:styleId="CommentText">
    <w:name w:val="annotation text"/>
    <w:basedOn w:val="Normal"/>
    <w:link w:val="CommentTextChar"/>
    <w:uiPriority w:val="99"/>
    <w:unhideWhenUsed/>
    <w:rsid w:val="00EF6F09"/>
    <w:pPr>
      <w:spacing w:line="240" w:lineRule="auto"/>
    </w:pPr>
    <w:rPr>
      <w:rFonts w:asciiTheme="minorHAnsi" w:hAnsiTheme="minorHAnsi"/>
      <w:sz w:val="20"/>
      <w:szCs w:val="20"/>
      <w:lang w:val="es-CO"/>
    </w:rPr>
  </w:style>
  <w:style w:type="character" w:styleId="CommentTextChar" w:customStyle="1">
    <w:name w:val="Comment Text Char"/>
    <w:basedOn w:val="DefaultParagraphFont"/>
    <w:link w:val="CommentText"/>
    <w:uiPriority w:val="99"/>
    <w:rsid w:val="00EF6F09"/>
    <w:rPr>
      <w:sz w:val="20"/>
      <w:szCs w:val="20"/>
      <w:lang w:val="es-CO"/>
    </w:rPr>
  </w:style>
  <w:style w:type="character" w:styleId="CommentReference">
    <w:name w:val="annotation reference"/>
    <w:basedOn w:val="DefaultParagraphFont"/>
    <w:uiPriority w:val="99"/>
    <w:semiHidden/>
    <w:unhideWhenUsed/>
    <w:rsid w:val="00EF6F09"/>
    <w:rPr>
      <w:sz w:val="16"/>
      <w:szCs w:val="16"/>
    </w:rPr>
  </w:style>
  <w:style w:type="paragraph" w:styleId="ListParagraph">
    <w:name w:val="List Paragraph"/>
    <w:basedOn w:val="Normal"/>
    <w:uiPriority w:val="34"/>
    <w:qFormat/>
    <w:rsid w:val="00EF6F09"/>
    <w:pPr>
      <w:widowControl w:val="0"/>
      <w:spacing w:before="89" w:after="0" w:line="240" w:lineRule="auto"/>
      <w:ind w:left="2345" w:hanging="720"/>
    </w:pPr>
    <w:rPr>
      <w:rFonts w:ascii="Open Sans" w:hAnsi="Open Sans" w:eastAsia="Arial MT" w:cs="Open Sans"/>
      <w:lang w:val="es-ES"/>
    </w:rPr>
  </w:style>
  <w:style w:type="table" w:styleId="TableGrid">
    <w:name w:val="Table Grid"/>
    <w:basedOn w:val="TableNormal"/>
    <w:uiPriority w:val="39"/>
    <w:rsid w:val="00D971E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2Char" w:customStyle="1">
    <w:name w:val="Heading 2 Char"/>
    <w:basedOn w:val="DefaultParagraphFont"/>
    <w:link w:val="Heading2"/>
    <w:uiPriority w:val="9"/>
    <w:rsid w:val="0080246D"/>
    <w:rPr>
      <w:rFonts w:ascii="Gill Sans MT" w:hAnsi="Gill Sans MT" w:eastAsiaTheme="majorEastAsia" w:cstheme="majorBidi"/>
      <w:b/>
      <w:bCs/>
      <w:color w:val="205493"/>
      <w:sz w:val="32"/>
      <w:szCs w:val="28"/>
    </w:rPr>
  </w:style>
  <w:style w:type="paragraph" w:styleId="CHMBodyText" w:customStyle="1">
    <w:name w:val="CHM Body Text"/>
    <w:basedOn w:val="Normal"/>
    <w:rsid w:val="00CD7DA0"/>
    <w:pPr>
      <w:spacing w:after="120" w:line="240" w:lineRule="auto"/>
      <w:jc w:val="both"/>
    </w:pPr>
    <w:rPr>
      <w:rFonts w:ascii="Arial" w:hAnsi="Arial" w:eastAsia="Times New Roman" w:cs="Arial"/>
      <w:sz w:val="22"/>
      <w:szCs w:val="22"/>
      <w:lang w:val="es-CO" w:eastAsia="es-ES"/>
    </w:rPr>
  </w:style>
  <w:style w:type="character" w:styleId="Heading3Char" w:customStyle="1">
    <w:name w:val="Heading 3 Char"/>
    <w:basedOn w:val="DefaultParagraphFont"/>
    <w:link w:val="Heading3"/>
    <w:uiPriority w:val="9"/>
    <w:rsid w:val="00863C4A"/>
    <w:rPr>
      <w:rFonts w:ascii="Gill Sans MT" w:hAnsi="Gill Sans MT"/>
      <w:b/>
      <w:bCs/>
      <w:color w:val="BA0C2F"/>
      <w:sz w:val="32"/>
      <w:szCs w:val="32"/>
    </w:rPr>
  </w:style>
  <w:style w:type="character" w:styleId="Heading4Char" w:customStyle="1">
    <w:name w:val="Heading 4 Char"/>
    <w:basedOn w:val="DefaultParagraphFont"/>
    <w:link w:val="Heading4"/>
    <w:uiPriority w:val="9"/>
    <w:rsid w:val="00AF478C"/>
    <w:rPr>
      <w:rFonts w:ascii="Gill Sans MT" w:hAnsi="Gill Sans MT"/>
      <w:b/>
      <w:bCs/>
      <w:i/>
      <w:iCs/>
      <w:color w:val="002F6C"/>
      <w:sz w:val="28"/>
      <w:szCs w:val="24"/>
    </w:rPr>
  </w:style>
  <w:style w:type="paragraph" w:styleId="TOC1">
    <w:name w:val="toc 1"/>
    <w:basedOn w:val="Normal"/>
    <w:next w:val="Normal"/>
    <w:autoRedefine/>
    <w:uiPriority w:val="39"/>
    <w:unhideWhenUsed/>
    <w:rsid w:val="000C6DFB"/>
    <w:pPr>
      <w:spacing w:after="100"/>
    </w:pPr>
  </w:style>
  <w:style w:type="paragraph" w:styleId="TOC2">
    <w:name w:val="toc 2"/>
    <w:basedOn w:val="Normal"/>
    <w:next w:val="Normal"/>
    <w:autoRedefine/>
    <w:uiPriority w:val="39"/>
    <w:unhideWhenUsed/>
    <w:rsid w:val="000C6DFB"/>
    <w:pPr>
      <w:spacing w:after="100"/>
      <w:ind w:left="240"/>
    </w:pPr>
  </w:style>
  <w:style w:type="paragraph" w:styleId="TOC3">
    <w:name w:val="toc 3"/>
    <w:basedOn w:val="Normal"/>
    <w:next w:val="Normal"/>
    <w:autoRedefine/>
    <w:uiPriority w:val="39"/>
    <w:unhideWhenUsed/>
    <w:rsid w:val="000C6DFB"/>
    <w:pPr>
      <w:spacing w:after="100"/>
      <w:ind w:left="480"/>
    </w:pPr>
  </w:style>
  <w:style w:type="character" w:styleId="Hyperlink">
    <w:name w:val="Hyperlink"/>
    <w:basedOn w:val="DefaultParagraphFont"/>
    <w:uiPriority w:val="99"/>
    <w:unhideWhenUsed/>
    <w:rsid w:val="000C6DFB"/>
    <w:rPr>
      <w:color w:val="0563C1" w:themeColor="hyperlink"/>
      <w:u w:val="single"/>
    </w:rPr>
  </w:style>
  <w:style w:type="paragraph" w:styleId="Revision">
    <w:name w:val="Revision"/>
    <w:hidden/>
    <w:uiPriority w:val="99"/>
    <w:semiHidden/>
    <w:rsid w:val="009E2F13"/>
    <w:pPr>
      <w:spacing w:after="0" w:line="240" w:lineRule="auto"/>
    </w:pPr>
    <w:rPr>
      <w:rFonts w:ascii="Gill Sans MT" w:hAnsi="Gill Sans MT"/>
      <w:sz w:val="24"/>
      <w:szCs w:val="24"/>
    </w:rPr>
  </w:style>
  <w:style w:type="character" w:styleId="Heading5Char" w:customStyle="1">
    <w:name w:val="Heading 5 Char"/>
    <w:basedOn w:val="DefaultParagraphFont"/>
    <w:link w:val="Heading5"/>
    <w:uiPriority w:val="9"/>
    <w:rsid w:val="00360CEA"/>
    <w:rPr>
      <w:rFonts w:asciiTheme="majorHAnsi" w:hAnsiTheme="majorHAnsi" w:eastAsiaTheme="majorEastAsia" w:cstheme="majorBidi"/>
      <w:color w:val="2F5496" w:themeColor="accent1" w:themeShade="BF"/>
      <w:sz w:val="24"/>
      <w:szCs w:val="24"/>
    </w:rPr>
  </w:style>
  <w:style w:type="paragraph" w:styleId="CommentSubject">
    <w:name w:val="annotation subject"/>
    <w:basedOn w:val="CommentText"/>
    <w:next w:val="CommentText"/>
    <w:link w:val="CommentSubjectChar"/>
    <w:uiPriority w:val="99"/>
    <w:semiHidden/>
    <w:unhideWhenUsed/>
    <w:rsid w:val="003B4C6E"/>
    <w:rPr>
      <w:rFonts w:ascii="Gill Sans MT" w:hAnsi="Gill Sans MT"/>
      <w:b/>
      <w:bCs/>
      <w:lang w:val="en-US"/>
    </w:rPr>
  </w:style>
  <w:style w:type="character" w:styleId="CommentSubjectChar" w:customStyle="1">
    <w:name w:val="Comment Subject Char"/>
    <w:basedOn w:val="CommentTextChar"/>
    <w:link w:val="CommentSubject"/>
    <w:uiPriority w:val="99"/>
    <w:semiHidden/>
    <w:rsid w:val="003B4C6E"/>
    <w:rPr>
      <w:rFonts w:ascii="Gill Sans MT" w:hAnsi="Gill Sans MT"/>
      <w:b/>
      <w:bCs/>
      <w:sz w:val="20"/>
      <w:szCs w:val="20"/>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50419">
      <w:bodyDiv w:val="1"/>
      <w:marLeft w:val="0"/>
      <w:marRight w:val="0"/>
      <w:marTop w:val="0"/>
      <w:marBottom w:val="0"/>
      <w:divBdr>
        <w:top w:val="none" w:sz="0" w:space="0" w:color="auto"/>
        <w:left w:val="none" w:sz="0" w:space="0" w:color="auto"/>
        <w:bottom w:val="none" w:sz="0" w:space="0" w:color="auto"/>
        <w:right w:val="none" w:sz="0" w:space="0" w:color="auto"/>
      </w:divBdr>
      <w:divsChild>
        <w:div w:id="1404179166">
          <w:marLeft w:val="0"/>
          <w:marRight w:val="0"/>
          <w:marTop w:val="0"/>
          <w:marBottom w:val="0"/>
          <w:divBdr>
            <w:top w:val="none" w:sz="0" w:space="0" w:color="auto"/>
            <w:left w:val="none" w:sz="0" w:space="0" w:color="auto"/>
            <w:bottom w:val="none" w:sz="0" w:space="0" w:color="auto"/>
            <w:right w:val="none" w:sz="0" w:space="0" w:color="auto"/>
          </w:divBdr>
        </w:div>
        <w:div w:id="1583835987">
          <w:marLeft w:val="0"/>
          <w:marRight w:val="0"/>
          <w:marTop w:val="0"/>
          <w:marBottom w:val="0"/>
          <w:divBdr>
            <w:top w:val="none" w:sz="0" w:space="0" w:color="auto"/>
            <w:left w:val="none" w:sz="0" w:space="0" w:color="auto"/>
            <w:bottom w:val="none" w:sz="0" w:space="0" w:color="auto"/>
            <w:right w:val="none" w:sz="0" w:space="0" w:color="auto"/>
          </w:divBdr>
        </w:div>
      </w:divsChild>
    </w:div>
    <w:div w:id="135341583">
      <w:bodyDiv w:val="1"/>
      <w:marLeft w:val="0"/>
      <w:marRight w:val="0"/>
      <w:marTop w:val="0"/>
      <w:marBottom w:val="0"/>
      <w:divBdr>
        <w:top w:val="none" w:sz="0" w:space="0" w:color="auto"/>
        <w:left w:val="none" w:sz="0" w:space="0" w:color="auto"/>
        <w:bottom w:val="none" w:sz="0" w:space="0" w:color="auto"/>
        <w:right w:val="none" w:sz="0" w:space="0" w:color="auto"/>
      </w:divBdr>
      <w:divsChild>
        <w:div w:id="290479708">
          <w:marLeft w:val="0"/>
          <w:marRight w:val="0"/>
          <w:marTop w:val="0"/>
          <w:marBottom w:val="0"/>
          <w:divBdr>
            <w:top w:val="none" w:sz="0" w:space="0" w:color="auto"/>
            <w:left w:val="none" w:sz="0" w:space="0" w:color="auto"/>
            <w:bottom w:val="none" w:sz="0" w:space="0" w:color="auto"/>
            <w:right w:val="none" w:sz="0" w:space="0" w:color="auto"/>
          </w:divBdr>
        </w:div>
        <w:div w:id="1226836532">
          <w:marLeft w:val="0"/>
          <w:marRight w:val="0"/>
          <w:marTop w:val="0"/>
          <w:marBottom w:val="0"/>
          <w:divBdr>
            <w:top w:val="none" w:sz="0" w:space="0" w:color="auto"/>
            <w:left w:val="none" w:sz="0" w:space="0" w:color="auto"/>
            <w:bottom w:val="none" w:sz="0" w:space="0" w:color="auto"/>
            <w:right w:val="none" w:sz="0" w:space="0" w:color="auto"/>
          </w:divBdr>
        </w:div>
        <w:div w:id="2021465304">
          <w:marLeft w:val="0"/>
          <w:marRight w:val="0"/>
          <w:marTop w:val="0"/>
          <w:marBottom w:val="0"/>
          <w:divBdr>
            <w:top w:val="none" w:sz="0" w:space="0" w:color="auto"/>
            <w:left w:val="none" w:sz="0" w:space="0" w:color="auto"/>
            <w:bottom w:val="none" w:sz="0" w:space="0" w:color="auto"/>
            <w:right w:val="none" w:sz="0" w:space="0" w:color="auto"/>
          </w:divBdr>
        </w:div>
      </w:divsChild>
    </w:div>
    <w:div w:id="203175042">
      <w:bodyDiv w:val="1"/>
      <w:marLeft w:val="0"/>
      <w:marRight w:val="0"/>
      <w:marTop w:val="0"/>
      <w:marBottom w:val="0"/>
      <w:divBdr>
        <w:top w:val="none" w:sz="0" w:space="0" w:color="auto"/>
        <w:left w:val="none" w:sz="0" w:space="0" w:color="auto"/>
        <w:bottom w:val="none" w:sz="0" w:space="0" w:color="auto"/>
        <w:right w:val="none" w:sz="0" w:space="0" w:color="auto"/>
      </w:divBdr>
      <w:divsChild>
        <w:div w:id="1394279742">
          <w:marLeft w:val="0"/>
          <w:marRight w:val="0"/>
          <w:marTop w:val="0"/>
          <w:marBottom w:val="0"/>
          <w:divBdr>
            <w:top w:val="none" w:sz="0" w:space="0" w:color="auto"/>
            <w:left w:val="none" w:sz="0" w:space="0" w:color="auto"/>
            <w:bottom w:val="none" w:sz="0" w:space="0" w:color="auto"/>
            <w:right w:val="none" w:sz="0" w:space="0" w:color="auto"/>
          </w:divBdr>
        </w:div>
        <w:div w:id="1132017774">
          <w:marLeft w:val="0"/>
          <w:marRight w:val="0"/>
          <w:marTop w:val="0"/>
          <w:marBottom w:val="0"/>
          <w:divBdr>
            <w:top w:val="none" w:sz="0" w:space="0" w:color="auto"/>
            <w:left w:val="none" w:sz="0" w:space="0" w:color="auto"/>
            <w:bottom w:val="none" w:sz="0" w:space="0" w:color="auto"/>
            <w:right w:val="none" w:sz="0" w:space="0" w:color="auto"/>
          </w:divBdr>
        </w:div>
        <w:div w:id="1619988384">
          <w:marLeft w:val="0"/>
          <w:marRight w:val="0"/>
          <w:marTop w:val="0"/>
          <w:marBottom w:val="0"/>
          <w:divBdr>
            <w:top w:val="none" w:sz="0" w:space="0" w:color="auto"/>
            <w:left w:val="none" w:sz="0" w:space="0" w:color="auto"/>
            <w:bottom w:val="none" w:sz="0" w:space="0" w:color="auto"/>
            <w:right w:val="none" w:sz="0" w:space="0" w:color="auto"/>
          </w:divBdr>
        </w:div>
      </w:divsChild>
    </w:div>
    <w:div w:id="277837572">
      <w:bodyDiv w:val="1"/>
      <w:marLeft w:val="0"/>
      <w:marRight w:val="0"/>
      <w:marTop w:val="0"/>
      <w:marBottom w:val="0"/>
      <w:divBdr>
        <w:top w:val="none" w:sz="0" w:space="0" w:color="auto"/>
        <w:left w:val="none" w:sz="0" w:space="0" w:color="auto"/>
        <w:bottom w:val="none" w:sz="0" w:space="0" w:color="auto"/>
        <w:right w:val="none" w:sz="0" w:space="0" w:color="auto"/>
      </w:divBdr>
      <w:divsChild>
        <w:div w:id="152181096">
          <w:marLeft w:val="0"/>
          <w:marRight w:val="0"/>
          <w:marTop w:val="0"/>
          <w:marBottom w:val="0"/>
          <w:divBdr>
            <w:top w:val="none" w:sz="0" w:space="0" w:color="auto"/>
            <w:left w:val="none" w:sz="0" w:space="0" w:color="auto"/>
            <w:bottom w:val="none" w:sz="0" w:space="0" w:color="auto"/>
            <w:right w:val="none" w:sz="0" w:space="0" w:color="auto"/>
          </w:divBdr>
        </w:div>
        <w:div w:id="848524742">
          <w:marLeft w:val="0"/>
          <w:marRight w:val="0"/>
          <w:marTop w:val="0"/>
          <w:marBottom w:val="0"/>
          <w:divBdr>
            <w:top w:val="none" w:sz="0" w:space="0" w:color="auto"/>
            <w:left w:val="none" w:sz="0" w:space="0" w:color="auto"/>
            <w:bottom w:val="none" w:sz="0" w:space="0" w:color="auto"/>
            <w:right w:val="none" w:sz="0" w:space="0" w:color="auto"/>
          </w:divBdr>
        </w:div>
        <w:div w:id="1776440797">
          <w:marLeft w:val="0"/>
          <w:marRight w:val="0"/>
          <w:marTop w:val="0"/>
          <w:marBottom w:val="0"/>
          <w:divBdr>
            <w:top w:val="none" w:sz="0" w:space="0" w:color="auto"/>
            <w:left w:val="none" w:sz="0" w:space="0" w:color="auto"/>
            <w:bottom w:val="none" w:sz="0" w:space="0" w:color="auto"/>
            <w:right w:val="none" w:sz="0" w:space="0" w:color="auto"/>
          </w:divBdr>
        </w:div>
      </w:divsChild>
    </w:div>
    <w:div w:id="331877984">
      <w:bodyDiv w:val="1"/>
      <w:marLeft w:val="0"/>
      <w:marRight w:val="0"/>
      <w:marTop w:val="0"/>
      <w:marBottom w:val="0"/>
      <w:divBdr>
        <w:top w:val="none" w:sz="0" w:space="0" w:color="auto"/>
        <w:left w:val="none" w:sz="0" w:space="0" w:color="auto"/>
        <w:bottom w:val="none" w:sz="0" w:space="0" w:color="auto"/>
        <w:right w:val="none" w:sz="0" w:space="0" w:color="auto"/>
      </w:divBdr>
      <w:divsChild>
        <w:div w:id="1187477299">
          <w:marLeft w:val="0"/>
          <w:marRight w:val="0"/>
          <w:marTop w:val="0"/>
          <w:marBottom w:val="0"/>
          <w:divBdr>
            <w:top w:val="none" w:sz="0" w:space="0" w:color="auto"/>
            <w:left w:val="none" w:sz="0" w:space="0" w:color="auto"/>
            <w:bottom w:val="none" w:sz="0" w:space="0" w:color="auto"/>
            <w:right w:val="none" w:sz="0" w:space="0" w:color="auto"/>
          </w:divBdr>
        </w:div>
        <w:div w:id="1478037515">
          <w:marLeft w:val="0"/>
          <w:marRight w:val="0"/>
          <w:marTop w:val="0"/>
          <w:marBottom w:val="0"/>
          <w:divBdr>
            <w:top w:val="none" w:sz="0" w:space="0" w:color="auto"/>
            <w:left w:val="none" w:sz="0" w:space="0" w:color="auto"/>
            <w:bottom w:val="none" w:sz="0" w:space="0" w:color="auto"/>
            <w:right w:val="none" w:sz="0" w:space="0" w:color="auto"/>
          </w:divBdr>
        </w:div>
        <w:div w:id="1987467374">
          <w:marLeft w:val="0"/>
          <w:marRight w:val="0"/>
          <w:marTop w:val="0"/>
          <w:marBottom w:val="0"/>
          <w:divBdr>
            <w:top w:val="none" w:sz="0" w:space="0" w:color="auto"/>
            <w:left w:val="none" w:sz="0" w:space="0" w:color="auto"/>
            <w:bottom w:val="none" w:sz="0" w:space="0" w:color="auto"/>
            <w:right w:val="none" w:sz="0" w:space="0" w:color="auto"/>
          </w:divBdr>
        </w:div>
      </w:divsChild>
    </w:div>
    <w:div w:id="432823438">
      <w:bodyDiv w:val="1"/>
      <w:marLeft w:val="0"/>
      <w:marRight w:val="0"/>
      <w:marTop w:val="0"/>
      <w:marBottom w:val="0"/>
      <w:divBdr>
        <w:top w:val="none" w:sz="0" w:space="0" w:color="auto"/>
        <w:left w:val="none" w:sz="0" w:space="0" w:color="auto"/>
        <w:bottom w:val="none" w:sz="0" w:space="0" w:color="auto"/>
        <w:right w:val="none" w:sz="0" w:space="0" w:color="auto"/>
      </w:divBdr>
      <w:divsChild>
        <w:div w:id="1064644415">
          <w:marLeft w:val="0"/>
          <w:marRight w:val="0"/>
          <w:marTop w:val="0"/>
          <w:marBottom w:val="0"/>
          <w:divBdr>
            <w:top w:val="none" w:sz="0" w:space="0" w:color="auto"/>
            <w:left w:val="none" w:sz="0" w:space="0" w:color="auto"/>
            <w:bottom w:val="none" w:sz="0" w:space="0" w:color="auto"/>
            <w:right w:val="none" w:sz="0" w:space="0" w:color="auto"/>
          </w:divBdr>
        </w:div>
        <w:div w:id="1536430349">
          <w:marLeft w:val="0"/>
          <w:marRight w:val="0"/>
          <w:marTop w:val="0"/>
          <w:marBottom w:val="0"/>
          <w:divBdr>
            <w:top w:val="none" w:sz="0" w:space="0" w:color="auto"/>
            <w:left w:val="none" w:sz="0" w:space="0" w:color="auto"/>
            <w:bottom w:val="none" w:sz="0" w:space="0" w:color="auto"/>
            <w:right w:val="none" w:sz="0" w:space="0" w:color="auto"/>
          </w:divBdr>
        </w:div>
      </w:divsChild>
    </w:div>
    <w:div w:id="436801683">
      <w:bodyDiv w:val="1"/>
      <w:marLeft w:val="0"/>
      <w:marRight w:val="0"/>
      <w:marTop w:val="0"/>
      <w:marBottom w:val="0"/>
      <w:divBdr>
        <w:top w:val="none" w:sz="0" w:space="0" w:color="auto"/>
        <w:left w:val="none" w:sz="0" w:space="0" w:color="auto"/>
        <w:bottom w:val="none" w:sz="0" w:space="0" w:color="auto"/>
        <w:right w:val="none" w:sz="0" w:space="0" w:color="auto"/>
      </w:divBdr>
      <w:divsChild>
        <w:div w:id="314993713">
          <w:marLeft w:val="0"/>
          <w:marRight w:val="0"/>
          <w:marTop w:val="0"/>
          <w:marBottom w:val="0"/>
          <w:divBdr>
            <w:top w:val="none" w:sz="0" w:space="0" w:color="auto"/>
            <w:left w:val="none" w:sz="0" w:space="0" w:color="auto"/>
            <w:bottom w:val="none" w:sz="0" w:space="0" w:color="auto"/>
            <w:right w:val="none" w:sz="0" w:space="0" w:color="auto"/>
          </w:divBdr>
        </w:div>
        <w:div w:id="445083432">
          <w:marLeft w:val="0"/>
          <w:marRight w:val="0"/>
          <w:marTop w:val="0"/>
          <w:marBottom w:val="0"/>
          <w:divBdr>
            <w:top w:val="none" w:sz="0" w:space="0" w:color="auto"/>
            <w:left w:val="none" w:sz="0" w:space="0" w:color="auto"/>
            <w:bottom w:val="none" w:sz="0" w:space="0" w:color="auto"/>
            <w:right w:val="none" w:sz="0" w:space="0" w:color="auto"/>
          </w:divBdr>
        </w:div>
        <w:div w:id="1558977996">
          <w:marLeft w:val="0"/>
          <w:marRight w:val="0"/>
          <w:marTop w:val="0"/>
          <w:marBottom w:val="0"/>
          <w:divBdr>
            <w:top w:val="none" w:sz="0" w:space="0" w:color="auto"/>
            <w:left w:val="none" w:sz="0" w:space="0" w:color="auto"/>
            <w:bottom w:val="none" w:sz="0" w:space="0" w:color="auto"/>
            <w:right w:val="none" w:sz="0" w:space="0" w:color="auto"/>
          </w:divBdr>
        </w:div>
      </w:divsChild>
    </w:div>
    <w:div w:id="456606732">
      <w:bodyDiv w:val="1"/>
      <w:marLeft w:val="0"/>
      <w:marRight w:val="0"/>
      <w:marTop w:val="0"/>
      <w:marBottom w:val="0"/>
      <w:divBdr>
        <w:top w:val="none" w:sz="0" w:space="0" w:color="auto"/>
        <w:left w:val="none" w:sz="0" w:space="0" w:color="auto"/>
        <w:bottom w:val="none" w:sz="0" w:space="0" w:color="auto"/>
        <w:right w:val="none" w:sz="0" w:space="0" w:color="auto"/>
      </w:divBdr>
      <w:divsChild>
        <w:div w:id="174154755">
          <w:marLeft w:val="0"/>
          <w:marRight w:val="0"/>
          <w:marTop w:val="0"/>
          <w:marBottom w:val="0"/>
          <w:divBdr>
            <w:top w:val="none" w:sz="0" w:space="0" w:color="auto"/>
            <w:left w:val="none" w:sz="0" w:space="0" w:color="auto"/>
            <w:bottom w:val="none" w:sz="0" w:space="0" w:color="auto"/>
            <w:right w:val="none" w:sz="0" w:space="0" w:color="auto"/>
          </w:divBdr>
        </w:div>
        <w:div w:id="323239851">
          <w:marLeft w:val="0"/>
          <w:marRight w:val="0"/>
          <w:marTop w:val="0"/>
          <w:marBottom w:val="0"/>
          <w:divBdr>
            <w:top w:val="none" w:sz="0" w:space="0" w:color="auto"/>
            <w:left w:val="none" w:sz="0" w:space="0" w:color="auto"/>
            <w:bottom w:val="none" w:sz="0" w:space="0" w:color="auto"/>
            <w:right w:val="none" w:sz="0" w:space="0" w:color="auto"/>
          </w:divBdr>
        </w:div>
        <w:div w:id="919949323">
          <w:marLeft w:val="0"/>
          <w:marRight w:val="0"/>
          <w:marTop w:val="0"/>
          <w:marBottom w:val="0"/>
          <w:divBdr>
            <w:top w:val="none" w:sz="0" w:space="0" w:color="auto"/>
            <w:left w:val="none" w:sz="0" w:space="0" w:color="auto"/>
            <w:bottom w:val="none" w:sz="0" w:space="0" w:color="auto"/>
            <w:right w:val="none" w:sz="0" w:space="0" w:color="auto"/>
          </w:divBdr>
        </w:div>
        <w:div w:id="1045911541">
          <w:marLeft w:val="0"/>
          <w:marRight w:val="0"/>
          <w:marTop w:val="0"/>
          <w:marBottom w:val="0"/>
          <w:divBdr>
            <w:top w:val="none" w:sz="0" w:space="0" w:color="auto"/>
            <w:left w:val="none" w:sz="0" w:space="0" w:color="auto"/>
            <w:bottom w:val="none" w:sz="0" w:space="0" w:color="auto"/>
            <w:right w:val="none" w:sz="0" w:space="0" w:color="auto"/>
          </w:divBdr>
        </w:div>
        <w:div w:id="1191383251">
          <w:marLeft w:val="0"/>
          <w:marRight w:val="0"/>
          <w:marTop w:val="0"/>
          <w:marBottom w:val="0"/>
          <w:divBdr>
            <w:top w:val="none" w:sz="0" w:space="0" w:color="auto"/>
            <w:left w:val="none" w:sz="0" w:space="0" w:color="auto"/>
            <w:bottom w:val="none" w:sz="0" w:space="0" w:color="auto"/>
            <w:right w:val="none" w:sz="0" w:space="0" w:color="auto"/>
          </w:divBdr>
        </w:div>
        <w:div w:id="1698117238">
          <w:marLeft w:val="0"/>
          <w:marRight w:val="0"/>
          <w:marTop w:val="0"/>
          <w:marBottom w:val="0"/>
          <w:divBdr>
            <w:top w:val="none" w:sz="0" w:space="0" w:color="auto"/>
            <w:left w:val="none" w:sz="0" w:space="0" w:color="auto"/>
            <w:bottom w:val="none" w:sz="0" w:space="0" w:color="auto"/>
            <w:right w:val="none" w:sz="0" w:space="0" w:color="auto"/>
          </w:divBdr>
        </w:div>
        <w:div w:id="1910919722">
          <w:marLeft w:val="0"/>
          <w:marRight w:val="0"/>
          <w:marTop w:val="0"/>
          <w:marBottom w:val="0"/>
          <w:divBdr>
            <w:top w:val="none" w:sz="0" w:space="0" w:color="auto"/>
            <w:left w:val="none" w:sz="0" w:space="0" w:color="auto"/>
            <w:bottom w:val="none" w:sz="0" w:space="0" w:color="auto"/>
            <w:right w:val="none" w:sz="0" w:space="0" w:color="auto"/>
          </w:divBdr>
        </w:div>
        <w:div w:id="1949581141">
          <w:marLeft w:val="0"/>
          <w:marRight w:val="0"/>
          <w:marTop w:val="0"/>
          <w:marBottom w:val="0"/>
          <w:divBdr>
            <w:top w:val="none" w:sz="0" w:space="0" w:color="auto"/>
            <w:left w:val="none" w:sz="0" w:space="0" w:color="auto"/>
            <w:bottom w:val="none" w:sz="0" w:space="0" w:color="auto"/>
            <w:right w:val="none" w:sz="0" w:space="0" w:color="auto"/>
          </w:divBdr>
        </w:div>
        <w:div w:id="2010257069">
          <w:marLeft w:val="0"/>
          <w:marRight w:val="0"/>
          <w:marTop w:val="0"/>
          <w:marBottom w:val="0"/>
          <w:divBdr>
            <w:top w:val="none" w:sz="0" w:space="0" w:color="auto"/>
            <w:left w:val="none" w:sz="0" w:space="0" w:color="auto"/>
            <w:bottom w:val="none" w:sz="0" w:space="0" w:color="auto"/>
            <w:right w:val="none" w:sz="0" w:space="0" w:color="auto"/>
          </w:divBdr>
        </w:div>
        <w:div w:id="2054771674">
          <w:marLeft w:val="0"/>
          <w:marRight w:val="0"/>
          <w:marTop w:val="0"/>
          <w:marBottom w:val="0"/>
          <w:divBdr>
            <w:top w:val="none" w:sz="0" w:space="0" w:color="auto"/>
            <w:left w:val="none" w:sz="0" w:space="0" w:color="auto"/>
            <w:bottom w:val="none" w:sz="0" w:space="0" w:color="auto"/>
            <w:right w:val="none" w:sz="0" w:space="0" w:color="auto"/>
          </w:divBdr>
        </w:div>
        <w:div w:id="2095323959">
          <w:marLeft w:val="0"/>
          <w:marRight w:val="0"/>
          <w:marTop w:val="0"/>
          <w:marBottom w:val="0"/>
          <w:divBdr>
            <w:top w:val="none" w:sz="0" w:space="0" w:color="auto"/>
            <w:left w:val="none" w:sz="0" w:space="0" w:color="auto"/>
            <w:bottom w:val="none" w:sz="0" w:space="0" w:color="auto"/>
            <w:right w:val="none" w:sz="0" w:space="0" w:color="auto"/>
          </w:divBdr>
        </w:div>
      </w:divsChild>
    </w:div>
    <w:div w:id="512452034">
      <w:bodyDiv w:val="1"/>
      <w:marLeft w:val="0"/>
      <w:marRight w:val="0"/>
      <w:marTop w:val="0"/>
      <w:marBottom w:val="0"/>
      <w:divBdr>
        <w:top w:val="none" w:sz="0" w:space="0" w:color="auto"/>
        <w:left w:val="none" w:sz="0" w:space="0" w:color="auto"/>
        <w:bottom w:val="none" w:sz="0" w:space="0" w:color="auto"/>
        <w:right w:val="none" w:sz="0" w:space="0" w:color="auto"/>
      </w:divBdr>
      <w:divsChild>
        <w:div w:id="25908361">
          <w:marLeft w:val="0"/>
          <w:marRight w:val="0"/>
          <w:marTop w:val="0"/>
          <w:marBottom w:val="0"/>
          <w:divBdr>
            <w:top w:val="none" w:sz="0" w:space="0" w:color="auto"/>
            <w:left w:val="none" w:sz="0" w:space="0" w:color="auto"/>
            <w:bottom w:val="none" w:sz="0" w:space="0" w:color="auto"/>
            <w:right w:val="none" w:sz="0" w:space="0" w:color="auto"/>
          </w:divBdr>
        </w:div>
        <w:div w:id="879362512">
          <w:marLeft w:val="0"/>
          <w:marRight w:val="0"/>
          <w:marTop w:val="0"/>
          <w:marBottom w:val="0"/>
          <w:divBdr>
            <w:top w:val="none" w:sz="0" w:space="0" w:color="auto"/>
            <w:left w:val="none" w:sz="0" w:space="0" w:color="auto"/>
            <w:bottom w:val="none" w:sz="0" w:space="0" w:color="auto"/>
            <w:right w:val="none" w:sz="0" w:space="0" w:color="auto"/>
          </w:divBdr>
        </w:div>
        <w:div w:id="1272400701">
          <w:marLeft w:val="0"/>
          <w:marRight w:val="0"/>
          <w:marTop w:val="0"/>
          <w:marBottom w:val="0"/>
          <w:divBdr>
            <w:top w:val="none" w:sz="0" w:space="0" w:color="auto"/>
            <w:left w:val="none" w:sz="0" w:space="0" w:color="auto"/>
            <w:bottom w:val="none" w:sz="0" w:space="0" w:color="auto"/>
            <w:right w:val="none" w:sz="0" w:space="0" w:color="auto"/>
          </w:divBdr>
        </w:div>
      </w:divsChild>
    </w:div>
    <w:div w:id="523129304">
      <w:bodyDiv w:val="1"/>
      <w:marLeft w:val="0"/>
      <w:marRight w:val="0"/>
      <w:marTop w:val="0"/>
      <w:marBottom w:val="0"/>
      <w:divBdr>
        <w:top w:val="none" w:sz="0" w:space="0" w:color="auto"/>
        <w:left w:val="none" w:sz="0" w:space="0" w:color="auto"/>
        <w:bottom w:val="none" w:sz="0" w:space="0" w:color="auto"/>
        <w:right w:val="none" w:sz="0" w:space="0" w:color="auto"/>
      </w:divBdr>
      <w:divsChild>
        <w:div w:id="961813834">
          <w:marLeft w:val="0"/>
          <w:marRight w:val="0"/>
          <w:marTop w:val="0"/>
          <w:marBottom w:val="0"/>
          <w:divBdr>
            <w:top w:val="none" w:sz="0" w:space="0" w:color="auto"/>
            <w:left w:val="none" w:sz="0" w:space="0" w:color="auto"/>
            <w:bottom w:val="none" w:sz="0" w:space="0" w:color="auto"/>
            <w:right w:val="none" w:sz="0" w:space="0" w:color="auto"/>
          </w:divBdr>
          <w:divsChild>
            <w:div w:id="357222">
              <w:marLeft w:val="0"/>
              <w:marRight w:val="0"/>
              <w:marTop w:val="0"/>
              <w:marBottom w:val="0"/>
              <w:divBdr>
                <w:top w:val="none" w:sz="0" w:space="0" w:color="auto"/>
                <w:left w:val="none" w:sz="0" w:space="0" w:color="auto"/>
                <w:bottom w:val="none" w:sz="0" w:space="0" w:color="auto"/>
                <w:right w:val="none" w:sz="0" w:space="0" w:color="auto"/>
              </w:divBdr>
            </w:div>
            <w:div w:id="534659260">
              <w:marLeft w:val="0"/>
              <w:marRight w:val="0"/>
              <w:marTop w:val="0"/>
              <w:marBottom w:val="0"/>
              <w:divBdr>
                <w:top w:val="none" w:sz="0" w:space="0" w:color="auto"/>
                <w:left w:val="none" w:sz="0" w:space="0" w:color="auto"/>
                <w:bottom w:val="none" w:sz="0" w:space="0" w:color="auto"/>
                <w:right w:val="none" w:sz="0" w:space="0" w:color="auto"/>
              </w:divBdr>
            </w:div>
            <w:div w:id="1029723040">
              <w:marLeft w:val="0"/>
              <w:marRight w:val="0"/>
              <w:marTop w:val="0"/>
              <w:marBottom w:val="0"/>
              <w:divBdr>
                <w:top w:val="none" w:sz="0" w:space="0" w:color="auto"/>
                <w:left w:val="none" w:sz="0" w:space="0" w:color="auto"/>
                <w:bottom w:val="none" w:sz="0" w:space="0" w:color="auto"/>
                <w:right w:val="none" w:sz="0" w:space="0" w:color="auto"/>
              </w:divBdr>
            </w:div>
            <w:div w:id="1177118051">
              <w:marLeft w:val="0"/>
              <w:marRight w:val="0"/>
              <w:marTop w:val="0"/>
              <w:marBottom w:val="0"/>
              <w:divBdr>
                <w:top w:val="none" w:sz="0" w:space="0" w:color="auto"/>
                <w:left w:val="none" w:sz="0" w:space="0" w:color="auto"/>
                <w:bottom w:val="none" w:sz="0" w:space="0" w:color="auto"/>
                <w:right w:val="none" w:sz="0" w:space="0" w:color="auto"/>
              </w:divBdr>
            </w:div>
          </w:divsChild>
        </w:div>
        <w:div w:id="1875118971">
          <w:marLeft w:val="0"/>
          <w:marRight w:val="0"/>
          <w:marTop w:val="0"/>
          <w:marBottom w:val="0"/>
          <w:divBdr>
            <w:top w:val="none" w:sz="0" w:space="0" w:color="auto"/>
            <w:left w:val="none" w:sz="0" w:space="0" w:color="auto"/>
            <w:bottom w:val="none" w:sz="0" w:space="0" w:color="auto"/>
            <w:right w:val="none" w:sz="0" w:space="0" w:color="auto"/>
          </w:divBdr>
        </w:div>
      </w:divsChild>
    </w:div>
    <w:div w:id="644554474">
      <w:bodyDiv w:val="1"/>
      <w:marLeft w:val="0"/>
      <w:marRight w:val="0"/>
      <w:marTop w:val="0"/>
      <w:marBottom w:val="0"/>
      <w:divBdr>
        <w:top w:val="none" w:sz="0" w:space="0" w:color="auto"/>
        <w:left w:val="none" w:sz="0" w:space="0" w:color="auto"/>
        <w:bottom w:val="none" w:sz="0" w:space="0" w:color="auto"/>
        <w:right w:val="none" w:sz="0" w:space="0" w:color="auto"/>
      </w:divBdr>
      <w:divsChild>
        <w:div w:id="222982744">
          <w:marLeft w:val="0"/>
          <w:marRight w:val="0"/>
          <w:marTop w:val="0"/>
          <w:marBottom w:val="0"/>
          <w:divBdr>
            <w:top w:val="none" w:sz="0" w:space="0" w:color="auto"/>
            <w:left w:val="none" w:sz="0" w:space="0" w:color="auto"/>
            <w:bottom w:val="none" w:sz="0" w:space="0" w:color="auto"/>
            <w:right w:val="none" w:sz="0" w:space="0" w:color="auto"/>
          </w:divBdr>
        </w:div>
        <w:div w:id="2032295878">
          <w:marLeft w:val="0"/>
          <w:marRight w:val="0"/>
          <w:marTop w:val="0"/>
          <w:marBottom w:val="0"/>
          <w:divBdr>
            <w:top w:val="none" w:sz="0" w:space="0" w:color="auto"/>
            <w:left w:val="none" w:sz="0" w:space="0" w:color="auto"/>
            <w:bottom w:val="none" w:sz="0" w:space="0" w:color="auto"/>
            <w:right w:val="none" w:sz="0" w:space="0" w:color="auto"/>
          </w:divBdr>
        </w:div>
        <w:div w:id="1403064846">
          <w:marLeft w:val="0"/>
          <w:marRight w:val="0"/>
          <w:marTop w:val="0"/>
          <w:marBottom w:val="0"/>
          <w:divBdr>
            <w:top w:val="none" w:sz="0" w:space="0" w:color="auto"/>
            <w:left w:val="none" w:sz="0" w:space="0" w:color="auto"/>
            <w:bottom w:val="none" w:sz="0" w:space="0" w:color="auto"/>
            <w:right w:val="none" w:sz="0" w:space="0" w:color="auto"/>
          </w:divBdr>
        </w:div>
      </w:divsChild>
    </w:div>
    <w:div w:id="675419500">
      <w:bodyDiv w:val="1"/>
      <w:marLeft w:val="0"/>
      <w:marRight w:val="0"/>
      <w:marTop w:val="0"/>
      <w:marBottom w:val="0"/>
      <w:divBdr>
        <w:top w:val="none" w:sz="0" w:space="0" w:color="auto"/>
        <w:left w:val="none" w:sz="0" w:space="0" w:color="auto"/>
        <w:bottom w:val="none" w:sz="0" w:space="0" w:color="auto"/>
        <w:right w:val="none" w:sz="0" w:space="0" w:color="auto"/>
      </w:divBdr>
      <w:divsChild>
        <w:div w:id="165637002">
          <w:marLeft w:val="0"/>
          <w:marRight w:val="0"/>
          <w:marTop w:val="0"/>
          <w:marBottom w:val="0"/>
          <w:divBdr>
            <w:top w:val="none" w:sz="0" w:space="0" w:color="auto"/>
            <w:left w:val="none" w:sz="0" w:space="0" w:color="auto"/>
            <w:bottom w:val="none" w:sz="0" w:space="0" w:color="auto"/>
            <w:right w:val="none" w:sz="0" w:space="0" w:color="auto"/>
          </w:divBdr>
        </w:div>
        <w:div w:id="176119278">
          <w:marLeft w:val="0"/>
          <w:marRight w:val="0"/>
          <w:marTop w:val="0"/>
          <w:marBottom w:val="0"/>
          <w:divBdr>
            <w:top w:val="none" w:sz="0" w:space="0" w:color="auto"/>
            <w:left w:val="none" w:sz="0" w:space="0" w:color="auto"/>
            <w:bottom w:val="none" w:sz="0" w:space="0" w:color="auto"/>
            <w:right w:val="none" w:sz="0" w:space="0" w:color="auto"/>
          </w:divBdr>
        </w:div>
        <w:div w:id="1347486344">
          <w:marLeft w:val="0"/>
          <w:marRight w:val="0"/>
          <w:marTop w:val="0"/>
          <w:marBottom w:val="0"/>
          <w:divBdr>
            <w:top w:val="none" w:sz="0" w:space="0" w:color="auto"/>
            <w:left w:val="none" w:sz="0" w:space="0" w:color="auto"/>
            <w:bottom w:val="none" w:sz="0" w:space="0" w:color="auto"/>
            <w:right w:val="none" w:sz="0" w:space="0" w:color="auto"/>
          </w:divBdr>
        </w:div>
        <w:div w:id="1625041037">
          <w:marLeft w:val="0"/>
          <w:marRight w:val="0"/>
          <w:marTop w:val="0"/>
          <w:marBottom w:val="0"/>
          <w:divBdr>
            <w:top w:val="none" w:sz="0" w:space="0" w:color="auto"/>
            <w:left w:val="none" w:sz="0" w:space="0" w:color="auto"/>
            <w:bottom w:val="none" w:sz="0" w:space="0" w:color="auto"/>
            <w:right w:val="none" w:sz="0" w:space="0" w:color="auto"/>
          </w:divBdr>
        </w:div>
        <w:div w:id="2032952435">
          <w:marLeft w:val="0"/>
          <w:marRight w:val="0"/>
          <w:marTop w:val="0"/>
          <w:marBottom w:val="0"/>
          <w:divBdr>
            <w:top w:val="none" w:sz="0" w:space="0" w:color="auto"/>
            <w:left w:val="none" w:sz="0" w:space="0" w:color="auto"/>
            <w:bottom w:val="none" w:sz="0" w:space="0" w:color="auto"/>
            <w:right w:val="none" w:sz="0" w:space="0" w:color="auto"/>
          </w:divBdr>
        </w:div>
      </w:divsChild>
    </w:div>
    <w:div w:id="744650966">
      <w:bodyDiv w:val="1"/>
      <w:marLeft w:val="0"/>
      <w:marRight w:val="0"/>
      <w:marTop w:val="0"/>
      <w:marBottom w:val="0"/>
      <w:divBdr>
        <w:top w:val="none" w:sz="0" w:space="0" w:color="auto"/>
        <w:left w:val="none" w:sz="0" w:space="0" w:color="auto"/>
        <w:bottom w:val="none" w:sz="0" w:space="0" w:color="auto"/>
        <w:right w:val="none" w:sz="0" w:space="0" w:color="auto"/>
      </w:divBdr>
    </w:div>
    <w:div w:id="757214654">
      <w:bodyDiv w:val="1"/>
      <w:marLeft w:val="0"/>
      <w:marRight w:val="0"/>
      <w:marTop w:val="0"/>
      <w:marBottom w:val="0"/>
      <w:divBdr>
        <w:top w:val="none" w:sz="0" w:space="0" w:color="auto"/>
        <w:left w:val="none" w:sz="0" w:space="0" w:color="auto"/>
        <w:bottom w:val="none" w:sz="0" w:space="0" w:color="auto"/>
        <w:right w:val="none" w:sz="0" w:space="0" w:color="auto"/>
      </w:divBdr>
      <w:divsChild>
        <w:div w:id="909342314">
          <w:marLeft w:val="0"/>
          <w:marRight w:val="0"/>
          <w:marTop w:val="0"/>
          <w:marBottom w:val="0"/>
          <w:divBdr>
            <w:top w:val="none" w:sz="0" w:space="0" w:color="auto"/>
            <w:left w:val="none" w:sz="0" w:space="0" w:color="auto"/>
            <w:bottom w:val="none" w:sz="0" w:space="0" w:color="auto"/>
            <w:right w:val="none" w:sz="0" w:space="0" w:color="auto"/>
          </w:divBdr>
        </w:div>
        <w:div w:id="1878657252">
          <w:marLeft w:val="0"/>
          <w:marRight w:val="0"/>
          <w:marTop w:val="0"/>
          <w:marBottom w:val="0"/>
          <w:divBdr>
            <w:top w:val="none" w:sz="0" w:space="0" w:color="auto"/>
            <w:left w:val="none" w:sz="0" w:space="0" w:color="auto"/>
            <w:bottom w:val="none" w:sz="0" w:space="0" w:color="auto"/>
            <w:right w:val="none" w:sz="0" w:space="0" w:color="auto"/>
          </w:divBdr>
        </w:div>
      </w:divsChild>
    </w:div>
    <w:div w:id="788741193">
      <w:bodyDiv w:val="1"/>
      <w:marLeft w:val="0"/>
      <w:marRight w:val="0"/>
      <w:marTop w:val="0"/>
      <w:marBottom w:val="0"/>
      <w:divBdr>
        <w:top w:val="none" w:sz="0" w:space="0" w:color="auto"/>
        <w:left w:val="none" w:sz="0" w:space="0" w:color="auto"/>
        <w:bottom w:val="none" w:sz="0" w:space="0" w:color="auto"/>
        <w:right w:val="none" w:sz="0" w:space="0" w:color="auto"/>
      </w:divBdr>
      <w:divsChild>
        <w:div w:id="172844529">
          <w:marLeft w:val="0"/>
          <w:marRight w:val="0"/>
          <w:marTop w:val="0"/>
          <w:marBottom w:val="0"/>
          <w:divBdr>
            <w:top w:val="none" w:sz="0" w:space="0" w:color="auto"/>
            <w:left w:val="none" w:sz="0" w:space="0" w:color="auto"/>
            <w:bottom w:val="none" w:sz="0" w:space="0" w:color="auto"/>
            <w:right w:val="none" w:sz="0" w:space="0" w:color="auto"/>
          </w:divBdr>
        </w:div>
        <w:div w:id="979846604">
          <w:marLeft w:val="0"/>
          <w:marRight w:val="0"/>
          <w:marTop w:val="0"/>
          <w:marBottom w:val="0"/>
          <w:divBdr>
            <w:top w:val="none" w:sz="0" w:space="0" w:color="auto"/>
            <w:left w:val="none" w:sz="0" w:space="0" w:color="auto"/>
            <w:bottom w:val="none" w:sz="0" w:space="0" w:color="auto"/>
            <w:right w:val="none" w:sz="0" w:space="0" w:color="auto"/>
          </w:divBdr>
        </w:div>
        <w:div w:id="1919628429">
          <w:marLeft w:val="0"/>
          <w:marRight w:val="0"/>
          <w:marTop w:val="0"/>
          <w:marBottom w:val="0"/>
          <w:divBdr>
            <w:top w:val="none" w:sz="0" w:space="0" w:color="auto"/>
            <w:left w:val="none" w:sz="0" w:space="0" w:color="auto"/>
            <w:bottom w:val="none" w:sz="0" w:space="0" w:color="auto"/>
            <w:right w:val="none" w:sz="0" w:space="0" w:color="auto"/>
          </w:divBdr>
        </w:div>
      </w:divsChild>
    </w:div>
    <w:div w:id="826021423">
      <w:bodyDiv w:val="1"/>
      <w:marLeft w:val="0"/>
      <w:marRight w:val="0"/>
      <w:marTop w:val="0"/>
      <w:marBottom w:val="0"/>
      <w:divBdr>
        <w:top w:val="none" w:sz="0" w:space="0" w:color="auto"/>
        <w:left w:val="none" w:sz="0" w:space="0" w:color="auto"/>
        <w:bottom w:val="none" w:sz="0" w:space="0" w:color="auto"/>
        <w:right w:val="none" w:sz="0" w:space="0" w:color="auto"/>
      </w:divBdr>
      <w:divsChild>
        <w:div w:id="986741893">
          <w:marLeft w:val="0"/>
          <w:marRight w:val="0"/>
          <w:marTop w:val="0"/>
          <w:marBottom w:val="0"/>
          <w:divBdr>
            <w:top w:val="none" w:sz="0" w:space="0" w:color="auto"/>
            <w:left w:val="none" w:sz="0" w:space="0" w:color="auto"/>
            <w:bottom w:val="none" w:sz="0" w:space="0" w:color="auto"/>
            <w:right w:val="none" w:sz="0" w:space="0" w:color="auto"/>
          </w:divBdr>
        </w:div>
        <w:div w:id="1991597031">
          <w:marLeft w:val="0"/>
          <w:marRight w:val="0"/>
          <w:marTop w:val="0"/>
          <w:marBottom w:val="0"/>
          <w:divBdr>
            <w:top w:val="none" w:sz="0" w:space="0" w:color="auto"/>
            <w:left w:val="none" w:sz="0" w:space="0" w:color="auto"/>
            <w:bottom w:val="none" w:sz="0" w:space="0" w:color="auto"/>
            <w:right w:val="none" w:sz="0" w:space="0" w:color="auto"/>
          </w:divBdr>
        </w:div>
      </w:divsChild>
    </w:div>
    <w:div w:id="896863729">
      <w:bodyDiv w:val="1"/>
      <w:marLeft w:val="0"/>
      <w:marRight w:val="0"/>
      <w:marTop w:val="0"/>
      <w:marBottom w:val="0"/>
      <w:divBdr>
        <w:top w:val="none" w:sz="0" w:space="0" w:color="auto"/>
        <w:left w:val="none" w:sz="0" w:space="0" w:color="auto"/>
        <w:bottom w:val="none" w:sz="0" w:space="0" w:color="auto"/>
        <w:right w:val="none" w:sz="0" w:space="0" w:color="auto"/>
      </w:divBdr>
    </w:div>
    <w:div w:id="934020365">
      <w:bodyDiv w:val="1"/>
      <w:marLeft w:val="0"/>
      <w:marRight w:val="0"/>
      <w:marTop w:val="0"/>
      <w:marBottom w:val="0"/>
      <w:divBdr>
        <w:top w:val="none" w:sz="0" w:space="0" w:color="auto"/>
        <w:left w:val="none" w:sz="0" w:space="0" w:color="auto"/>
        <w:bottom w:val="none" w:sz="0" w:space="0" w:color="auto"/>
        <w:right w:val="none" w:sz="0" w:space="0" w:color="auto"/>
      </w:divBdr>
      <w:divsChild>
        <w:div w:id="877860074">
          <w:marLeft w:val="0"/>
          <w:marRight w:val="0"/>
          <w:marTop w:val="0"/>
          <w:marBottom w:val="0"/>
          <w:divBdr>
            <w:top w:val="none" w:sz="0" w:space="0" w:color="auto"/>
            <w:left w:val="none" w:sz="0" w:space="0" w:color="auto"/>
            <w:bottom w:val="none" w:sz="0" w:space="0" w:color="auto"/>
            <w:right w:val="none" w:sz="0" w:space="0" w:color="auto"/>
          </w:divBdr>
        </w:div>
        <w:div w:id="1024406029">
          <w:marLeft w:val="0"/>
          <w:marRight w:val="0"/>
          <w:marTop w:val="0"/>
          <w:marBottom w:val="0"/>
          <w:divBdr>
            <w:top w:val="none" w:sz="0" w:space="0" w:color="auto"/>
            <w:left w:val="none" w:sz="0" w:space="0" w:color="auto"/>
            <w:bottom w:val="none" w:sz="0" w:space="0" w:color="auto"/>
            <w:right w:val="none" w:sz="0" w:space="0" w:color="auto"/>
          </w:divBdr>
        </w:div>
        <w:div w:id="1069576013">
          <w:marLeft w:val="0"/>
          <w:marRight w:val="0"/>
          <w:marTop w:val="0"/>
          <w:marBottom w:val="0"/>
          <w:divBdr>
            <w:top w:val="none" w:sz="0" w:space="0" w:color="auto"/>
            <w:left w:val="none" w:sz="0" w:space="0" w:color="auto"/>
            <w:bottom w:val="none" w:sz="0" w:space="0" w:color="auto"/>
            <w:right w:val="none" w:sz="0" w:space="0" w:color="auto"/>
          </w:divBdr>
        </w:div>
        <w:div w:id="1297487503">
          <w:marLeft w:val="0"/>
          <w:marRight w:val="0"/>
          <w:marTop w:val="0"/>
          <w:marBottom w:val="0"/>
          <w:divBdr>
            <w:top w:val="none" w:sz="0" w:space="0" w:color="auto"/>
            <w:left w:val="none" w:sz="0" w:space="0" w:color="auto"/>
            <w:bottom w:val="none" w:sz="0" w:space="0" w:color="auto"/>
            <w:right w:val="none" w:sz="0" w:space="0" w:color="auto"/>
          </w:divBdr>
        </w:div>
      </w:divsChild>
    </w:div>
    <w:div w:id="1052844901">
      <w:bodyDiv w:val="1"/>
      <w:marLeft w:val="0"/>
      <w:marRight w:val="0"/>
      <w:marTop w:val="0"/>
      <w:marBottom w:val="0"/>
      <w:divBdr>
        <w:top w:val="none" w:sz="0" w:space="0" w:color="auto"/>
        <w:left w:val="none" w:sz="0" w:space="0" w:color="auto"/>
        <w:bottom w:val="none" w:sz="0" w:space="0" w:color="auto"/>
        <w:right w:val="none" w:sz="0" w:space="0" w:color="auto"/>
      </w:divBdr>
      <w:divsChild>
        <w:div w:id="1001469245">
          <w:marLeft w:val="0"/>
          <w:marRight w:val="0"/>
          <w:marTop w:val="0"/>
          <w:marBottom w:val="0"/>
          <w:divBdr>
            <w:top w:val="none" w:sz="0" w:space="0" w:color="auto"/>
            <w:left w:val="none" w:sz="0" w:space="0" w:color="auto"/>
            <w:bottom w:val="none" w:sz="0" w:space="0" w:color="auto"/>
            <w:right w:val="none" w:sz="0" w:space="0" w:color="auto"/>
          </w:divBdr>
        </w:div>
        <w:div w:id="1226993207">
          <w:marLeft w:val="0"/>
          <w:marRight w:val="0"/>
          <w:marTop w:val="0"/>
          <w:marBottom w:val="0"/>
          <w:divBdr>
            <w:top w:val="none" w:sz="0" w:space="0" w:color="auto"/>
            <w:left w:val="none" w:sz="0" w:space="0" w:color="auto"/>
            <w:bottom w:val="none" w:sz="0" w:space="0" w:color="auto"/>
            <w:right w:val="none" w:sz="0" w:space="0" w:color="auto"/>
          </w:divBdr>
        </w:div>
        <w:div w:id="1360231950">
          <w:marLeft w:val="0"/>
          <w:marRight w:val="0"/>
          <w:marTop w:val="0"/>
          <w:marBottom w:val="0"/>
          <w:divBdr>
            <w:top w:val="none" w:sz="0" w:space="0" w:color="auto"/>
            <w:left w:val="none" w:sz="0" w:space="0" w:color="auto"/>
            <w:bottom w:val="none" w:sz="0" w:space="0" w:color="auto"/>
            <w:right w:val="none" w:sz="0" w:space="0" w:color="auto"/>
          </w:divBdr>
        </w:div>
        <w:div w:id="2098667650">
          <w:marLeft w:val="0"/>
          <w:marRight w:val="0"/>
          <w:marTop w:val="0"/>
          <w:marBottom w:val="0"/>
          <w:divBdr>
            <w:top w:val="none" w:sz="0" w:space="0" w:color="auto"/>
            <w:left w:val="none" w:sz="0" w:space="0" w:color="auto"/>
            <w:bottom w:val="none" w:sz="0" w:space="0" w:color="auto"/>
            <w:right w:val="none" w:sz="0" w:space="0" w:color="auto"/>
          </w:divBdr>
        </w:div>
      </w:divsChild>
    </w:div>
    <w:div w:id="1160390211">
      <w:bodyDiv w:val="1"/>
      <w:marLeft w:val="0"/>
      <w:marRight w:val="0"/>
      <w:marTop w:val="0"/>
      <w:marBottom w:val="0"/>
      <w:divBdr>
        <w:top w:val="none" w:sz="0" w:space="0" w:color="auto"/>
        <w:left w:val="none" w:sz="0" w:space="0" w:color="auto"/>
        <w:bottom w:val="none" w:sz="0" w:space="0" w:color="auto"/>
        <w:right w:val="none" w:sz="0" w:space="0" w:color="auto"/>
      </w:divBdr>
      <w:divsChild>
        <w:div w:id="820387481">
          <w:marLeft w:val="0"/>
          <w:marRight w:val="0"/>
          <w:marTop w:val="0"/>
          <w:marBottom w:val="0"/>
          <w:divBdr>
            <w:top w:val="none" w:sz="0" w:space="0" w:color="auto"/>
            <w:left w:val="none" w:sz="0" w:space="0" w:color="auto"/>
            <w:bottom w:val="none" w:sz="0" w:space="0" w:color="auto"/>
            <w:right w:val="none" w:sz="0" w:space="0" w:color="auto"/>
          </w:divBdr>
        </w:div>
        <w:div w:id="1308824636">
          <w:marLeft w:val="0"/>
          <w:marRight w:val="0"/>
          <w:marTop w:val="0"/>
          <w:marBottom w:val="0"/>
          <w:divBdr>
            <w:top w:val="none" w:sz="0" w:space="0" w:color="auto"/>
            <w:left w:val="none" w:sz="0" w:space="0" w:color="auto"/>
            <w:bottom w:val="none" w:sz="0" w:space="0" w:color="auto"/>
            <w:right w:val="none" w:sz="0" w:space="0" w:color="auto"/>
          </w:divBdr>
        </w:div>
      </w:divsChild>
    </w:div>
    <w:div w:id="1317220223">
      <w:bodyDiv w:val="1"/>
      <w:marLeft w:val="0"/>
      <w:marRight w:val="0"/>
      <w:marTop w:val="0"/>
      <w:marBottom w:val="0"/>
      <w:divBdr>
        <w:top w:val="none" w:sz="0" w:space="0" w:color="auto"/>
        <w:left w:val="none" w:sz="0" w:space="0" w:color="auto"/>
        <w:bottom w:val="none" w:sz="0" w:space="0" w:color="auto"/>
        <w:right w:val="none" w:sz="0" w:space="0" w:color="auto"/>
      </w:divBdr>
      <w:divsChild>
        <w:div w:id="1085304209">
          <w:marLeft w:val="0"/>
          <w:marRight w:val="0"/>
          <w:marTop w:val="0"/>
          <w:marBottom w:val="0"/>
          <w:divBdr>
            <w:top w:val="none" w:sz="0" w:space="0" w:color="auto"/>
            <w:left w:val="none" w:sz="0" w:space="0" w:color="auto"/>
            <w:bottom w:val="none" w:sz="0" w:space="0" w:color="auto"/>
            <w:right w:val="none" w:sz="0" w:space="0" w:color="auto"/>
          </w:divBdr>
        </w:div>
        <w:div w:id="1121262479">
          <w:marLeft w:val="0"/>
          <w:marRight w:val="0"/>
          <w:marTop w:val="0"/>
          <w:marBottom w:val="0"/>
          <w:divBdr>
            <w:top w:val="none" w:sz="0" w:space="0" w:color="auto"/>
            <w:left w:val="none" w:sz="0" w:space="0" w:color="auto"/>
            <w:bottom w:val="none" w:sz="0" w:space="0" w:color="auto"/>
            <w:right w:val="none" w:sz="0" w:space="0" w:color="auto"/>
          </w:divBdr>
        </w:div>
      </w:divsChild>
    </w:div>
    <w:div w:id="1327244348">
      <w:bodyDiv w:val="1"/>
      <w:marLeft w:val="0"/>
      <w:marRight w:val="0"/>
      <w:marTop w:val="0"/>
      <w:marBottom w:val="0"/>
      <w:divBdr>
        <w:top w:val="none" w:sz="0" w:space="0" w:color="auto"/>
        <w:left w:val="none" w:sz="0" w:space="0" w:color="auto"/>
        <w:bottom w:val="none" w:sz="0" w:space="0" w:color="auto"/>
        <w:right w:val="none" w:sz="0" w:space="0" w:color="auto"/>
      </w:divBdr>
      <w:divsChild>
        <w:div w:id="1177112728">
          <w:marLeft w:val="0"/>
          <w:marRight w:val="0"/>
          <w:marTop w:val="0"/>
          <w:marBottom w:val="0"/>
          <w:divBdr>
            <w:top w:val="none" w:sz="0" w:space="0" w:color="auto"/>
            <w:left w:val="none" w:sz="0" w:space="0" w:color="auto"/>
            <w:bottom w:val="none" w:sz="0" w:space="0" w:color="auto"/>
            <w:right w:val="none" w:sz="0" w:space="0" w:color="auto"/>
          </w:divBdr>
        </w:div>
        <w:div w:id="1847793293">
          <w:marLeft w:val="0"/>
          <w:marRight w:val="0"/>
          <w:marTop w:val="0"/>
          <w:marBottom w:val="0"/>
          <w:divBdr>
            <w:top w:val="none" w:sz="0" w:space="0" w:color="auto"/>
            <w:left w:val="none" w:sz="0" w:space="0" w:color="auto"/>
            <w:bottom w:val="none" w:sz="0" w:space="0" w:color="auto"/>
            <w:right w:val="none" w:sz="0" w:space="0" w:color="auto"/>
          </w:divBdr>
        </w:div>
        <w:div w:id="515116125">
          <w:marLeft w:val="0"/>
          <w:marRight w:val="0"/>
          <w:marTop w:val="0"/>
          <w:marBottom w:val="0"/>
          <w:divBdr>
            <w:top w:val="none" w:sz="0" w:space="0" w:color="auto"/>
            <w:left w:val="none" w:sz="0" w:space="0" w:color="auto"/>
            <w:bottom w:val="none" w:sz="0" w:space="0" w:color="auto"/>
            <w:right w:val="none" w:sz="0" w:space="0" w:color="auto"/>
          </w:divBdr>
        </w:div>
      </w:divsChild>
    </w:div>
    <w:div w:id="1508716362">
      <w:bodyDiv w:val="1"/>
      <w:marLeft w:val="0"/>
      <w:marRight w:val="0"/>
      <w:marTop w:val="0"/>
      <w:marBottom w:val="0"/>
      <w:divBdr>
        <w:top w:val="none" w:sz="0" w:space="0" w:color="auto"/>
        <w:left w:val="none" w:sz="0" w:space="0" w:color="auto"/>
        <w:bottom w:val="none" w:sz="0" w:space="0" w:color="auto"/>
        <w:right w:val="none" w:sz="0" w:space="0" w:color="auto"/>
      </w:divBdr>
      <w:divsChild>
        <w:div w:id="256329689">
          <w:marLeft w:val="0"/>
          <w:marRight w:val="0"/>
          <w:marTop w:val="0"/>
          <w:marBottom w:val="0"/>
          <w:divBdr>
            <w:top w:val="none" w:sz="0" w:space="0" w:color="auto"/>
            <w:left w:val="none" w:sz="0" w:space="0" w:color="auto"/>
            <w:bottom w:val="none" w:sz="0" w:space="0" w:color="auto"/>
            <w:right w:val="none" w:sz="0" w:space="0" w:color="auto"/>
          </w:divBdr>
        </w:div>
        <w:div w:id="250892626">
          <w:marLeft w:val="0"/>
          <w:marRight w:val="0"/>
          <w:marTop w:val="0"/>
          <w:marBottom w:val="0"/>
          <w:divBdr>
            <w:top w:val="none" w:sz="0" w:space="0" w:color="auto"/>
            <w:left w:val="none" w:sz="0" w:space="0" w:color="auto"/>
            <w:bottom w:val="none" w:sz="0" w:space="0" w:color="auto"/>
            <w:right w:val="none" w:sz="0" w:space="0" w:color="auto"/>
          </w:divBdr>
        </w:div>
      </w:divsChild>
    </w:div>
    <w:div w:id="1609240756">
      <w:bodyDiv w:val="1"/>
      <w:marLeft w:val="0"/>
      <w:marRight w:val="0"/>
      <w:marTop w:val="0"/>
      <w:marBottom w:val="0"/>
      <w:divBdr>
        <w:top w:val="none" w:sz="0" w:space="0" w:color="auto"/>
        <w:left w:val="none" w:sz="0" w:space="0" w:color="auto"/>
        <w:bottom w:val="none" w:sz="0" w:space="0" w:color="auto"/>
        <w:right w:val="none" w:sz="0" w:space="0" w:color="auto"/>
      </w:divBdr>
    </w:div>
    <w:div w:id="1657684872">
      <w:bodyDiv w:val="1"/>
      <w:marLeft w:val="0"/>
      <w:marRight w:val="0"/>
      <w:marTop w:val="0"/>
      <w:marBottom w:val="0"/>
      <w:divBdr>
        <w:top w:val="none" w:sz="0" w:space="0" w:color="auto"/>
        <w:left w:val="none" w:sz="0" w:space="0" w:color="auto"/>
        <w:bottom w:val="none" w:sz="0" w:space="0" w:color="auto"/>
        <w:right w:val="none" w:sz="0" w:space="0" w:color="auto"/>
      </w:divBdr>
      <w:divsChild>
        <w:div w:id="869563043">
          <w:marLeft w:val="0"/>
          <w:marRight w:val="0"/>
          <w:marTop w:val="0"/>
          <w:marBottom w:val="0"/>
          <w:divBdr>
            <w:top w:val="none" w:sz="0" w:space="0" w:color="auto"/>
            <w:left w:val="none" w:sz="0" w:space="0" w:color="auto"/>
            <w:bottom w:val="none" w:sz="0" w:space="0" w:color="auto"/>
            <w:right w:val="none" w:sz="0" w:space="0" w:color="auto"/>
          </w:divBdr>
        </w:div>
        <w:div w:id="1342507857">
          <w:marLeft w:val="0"/>
          <w:marRight w:val="0"/>
          <w:marTop w:val="0"/>
          <w:marBottom w:val="0"/>
          <w:divBdr>
            <w:top w:val="none" w:sz="0" w:space="0" w:color="auto"/>
            <w:left w:val="none" w:sz="0" w:space="0" w:color="auto"/>
            <w:bottom w:val="none" w:sz="0" w:space="0" w:color="auto"/>
            <w:right w:val="none" w:sz="0" w:space="0" w:color="auto"/>
          </w:divBdr>
        </w:div>
      </w:divsChild>
    </w:div>
    <w:div w:id="1694961763">
      <w:bodyDiv w:val="1"/>
      <w:marLeft w:val="0"/>
      <w:marRight w:val="0"/>
      <w:marTop w:val="0"/>
      <w:marBottom w:val="0"/>
      <w:divBdr>
        <w:top w:val="none" w:sz="0" w:space="0" w:color="auto"/>
        <w:left w:val="none" w:sz="0" w:space="0" w:color="auto"/>
        <w:bottom w:val="none" w:sz="0" w:space="0" w:color="auto"/>
        <w:right w:val="none" w:sz="0" w:space="0" w:color="auto"/>
      </w:divBdr>
      <w:divsChild>
        <w:div w:id="602342470">
          <w:marLeft w:val="0"/>
          <w:marRight w:val="0"/>
          <w:marTop w:val="0"/>
          <w:marBottom w:val="0"/>
          <w:divBdr>
            <w:top w:val="none" w:sz="0" w:space="0" w:color="auto"/>
            <w:left w:val="none" w:sz="0" w:space="0" w:color="auto"/>
            <w:bottom w:val="none" w:sz="0" w:space="0" w:color="auto"/>
            <w:right w:val="none" w:sz="0" w:space="0" w:color="auto"/>
          </w:divBdr>
        </w:div>
        <w:div w:id="1797487729">
          <w:marLeft w:val="0"/>
          <w:marRight w:val="0"/>
          <w:marTop w:val="0"/>
          <w:marBottom w:val="0"/>
          <w:divBdr>
            <w:top w:val="none" w:sz="0" w:space="0" w:color="auto"/>
            <w:left w:val="none" w:sz="0" w:space="0" w:color="auto"/>
            <w:bottom w:val="none" w:sz="0" w:space="0" w:color="auto"/>
            <w:right w:val="none" w:sz="0" w:space="0" w:color="auto"/>
          </w:divBdr>
        </w:div>
        <w:div w:id="476381246">
          <w:marLeft w:val="0"/>
          <w:marRight w:val="0"/>
          <w:marTop w:val="0"/>
          <w:marBottom w:val="0"/>
          <w:divBdr>
            <w:top w:val="none" w:sz="0" w:space="0" w:color="auto"/>
            <w:left w:val="none" w:sz="0" w:space="0" w:color="auto"/>
            <w:bottom w:val="none" w:sz="0" w:space="0" w:color="auto"/>
            <w:right w:val="none" w:sz="0" w:space="0" w:color="auto"/>
          </w:divBdr>
        </w:div>
        <w:div w:id="1075010785">
          <w:marLeft w:val="0"/>
          <w:marRight w:val="0"/>
          <w:marTop w:val="0"/>
          <w:marBottom w:val="0"/>
          <w:divBdr>
            <w:top w:val="none" w:sz="0" w:space="0" w:color="auto"/>
            <w:left w:val="none" w:sz="0" w:space="0" w:color="auto"/>
            <w:bottom w:val="none" w:sz="0" w:space="0" w:color="auto"/>
            <w:right w:val="none" w:sz="0" w:space="0" w:color="auto"/>
          </w:divBdr>
        </w:div>
        <w:div w:id="1344044861">
          <w:marLeft w:val="0"/>
          <w:marRight w:val="0"/>
          <w:marTop w:val="0"/>
          <w:marBottom w:val="0"/>
          <w:divBdr>
            <w:top w:val="none" w:sz="0" w:space="0" w:color="auto"/>
            <w:left w:val="none" w:sz="0" w:space="0" w:color="auto"/>
            <w:bottom w:val="none" w:sz="0" w:space="0" w:color="auto"/>
            <w:right w:val="none" w:sz="0" w:space="0" w:color="auto"/>
          </w:divBdr>
        </w:div>
        <w:div w:id="75707538">
          <w:marLeft w:val="0"/>
          <w:marRight w:val="0"/>
          <w:marTop w:val="0"/>
          <w:marBottom w:val="0"/>
          <w:divBdr>
            <w:top w:val="none" w:sz="0" w:space="0" w:color="auto"/>
            <w:left w:val="none" w:sz="0" w:space="0" w:color="auto"/>
            <w:bottom w:val="none" w:sz="0" w:space="0" w:color="auto"/>
            <w:right w:val="none" w:sz="0" w:space="0" w:color="auto"/>
          </w:divBdr>
        </w:div>
        <w:div w:id="1674338645">
          <w:marLeft w:val="0"/>
          <w:marRight w:val="0"/>
          <w:marTop w:val="0"/>
          <w:marBottom w:val="0"/>
          <w:divBdr>
            <w:top w:val="none" w:sz="0" w:space="0" w:color="auto"/>
            <w:left w:val="none" w:sz="0" w:space="0" w:color="auto"/>
            <w:bottom w:val="none" w:sz="0" w:space="0" w:color="auto"/>
            <w:right w:val="none" w:sz="0" w:space="0" w:color="auto"/>
          </w:divBdr>
        </w:div>
        <w:div w:id="361517982">
          <w:marLeft w:val="0"/>
          <w:marRight w:val="0"/>
          <w:marTop w:val="0"/>
          <w:marBottom w:val="0"/>
          <w:divBdr>
            <w:top w:val="none" w:sz="0" w:space="0" w:color="auto"/>
            <w:left w:val="none" w:sz="0" w:space="0" w:color="auto"/>
            <w:bottom w:val="none" w:sz="0" w:space="0" w:color="auto"/>
            <w:right w:val="none" w:sz="0" w:space="0" w:color="auto"/>
          </w:divBdr>
        </w:div>
        <w:div w:id="37050054">
          <w:marLeft w:val="0"/>
          <w:marRight w:val="0"/>
          <w:marTop w:val="0"/>
          <w:marBottom w:val="0"/>
          <w:divBdr>
            <w:top w:val="none" w:sz="0" w:space="0" w:color="auto"/>
            <w:left w:val="none" w:sz="0" w:space="0" w:color="auto"/>
            <w:bottom w:val="none" w:sz="0" w:space="0" w:color="auto"/>
            <w:right w:val="none" w:sz="0" w:space="0" w:color="auto"/>
          </w:divBdr>
        </w:div>
        <w:div w:id="255604287">
          <w:marLeft w:val="0"/>
          <w:marRight w:val="0"/>
          <w:marTop w:val="0"/>
          <w:marBottom w:val="0"/>
          <w:divBdr>
            <w:top w:val="none" w:sz="0" w:space="0" w:color="auto"/>
            <w:left w:val="none" w:sz="0" w:space="0" w:color="auto"/>
            <w:bottom w:val="none" w:sz="0" w:space="0" w:color="auto"/>
            <w:right w:val="none" w:sz="0" w:space="0" w:color="auto"/>
          </w:divBdr>
        </w:div>
        <w:div w:id="338390523">
          <w:marLeft w:val="0"/>
          <w:marRight w:val="0"/>
          <w:marTop w:val="0"/>
          <w:marBottom w:val="0"/>
          <w:divBdr>
            <w:top w:val="none" w:sz="0" w:space="0" w:color="auto"/>
            <w:left w:val="none" w:sz="0" w:space="0" w:color="auto"/>
            <w:bottom w:val="none" w:sz="0" w:space="0" w:color="auto"/>
            <w:right w:val="none" w:sz="0" w:space="0" w:color="auto"/>
          </w:divBdr>
        </w:div>
      </w:divsChild>
    </w:div>
    <w:div w:id="1717468705">
      <w:bodyDiv w:val="1"/>
      <w:marLeft w:val="0"/>
      <w:marRight w:val="0"/>
      <w:marTop w:val="0"/>
      <w:marBottom w:val="0"/>
      <w:divBdr>
        <w:top w:val="none" w:sz="0" w:space="0" w:color="auto"/>
        <w:left w:val="none" w:sz="0" w:space="0" w:color="auto"/>
        <w:bottom w:val="none" w:sz="0" w:space="0" w:color="auto"/>
        <w:right w:val="none" w:sz="0" w:space="0" w:color="auto"/>
      </w:divBdr>
      <w:divsChild>
        <w:div w:id="300890669">
          <w:marLeft w:val="0"/>
          <w:marRight w:val="0"/>
          <w:marTop w:val="0"/>
          <w:marBottom w:val="0"/>
          <w:divBdr>
            <w:top w:val="none" w:sz="0" w:space="0" w:color="auto"/>
            <w:left w:val="none" w:sz="0" w:space="0" w:color="auto"/>
            <w:bottom w:val="none" w:sz="0" w:space="0" w:color="auto"/>
            <w:right w:val="none" w:sz="0" w:space="0" w:color="auto"/>
          </w:divBdr>
        </w:div>
        <w:div w:id="1693188921">
          <w:marLeft w:val="0"/>
          <w:marRight w:val="0"/>
          <w:marTop w:val="0"/>
          <w:marBottom w:val="0"/>
          <w:divBdr>
            <w:top w:val="none" w:sz="0" w:space="0" w:color="auto"/>
            <w:left w:val="none" w:sz="0" w:space="0" w:color="auto"/>
            <w:bottom w:val="none" w:sz="0" w:space="0" w:color="auto"/>
            <w:right w:val="none" w:sz="0" w:space="0" w:color="auto"/>
          </w:divBdr>
        </w:div>
        <w:div w:id="770860381">
          <w:marLeft w:val="0"/>
          <w:marRight w:val="0"/>
          <w:marTop w:val="0"/>
          <w:marBottom w:val="0"/>
          <w:divBdr>
            <w:top w:val="none" w:sz="0" w:space="0" w:color="auto"/>
            <w:left w:val="none" w:sz="0" w:space="0" w:color="auto"/>
            <w:bottom w:val="none" w:sz="0" w:space="0" w:color="auto"/>
            <w:right w:val="none" w:sz="0" w:space="0" w:color="auto"/>
          </w:divBdr>
        </w:div>
        <w:div w:id="1032538075">
          <w:marLeft w:val="0"/>
          <w:marRight w:val="0"/>
          <w:marTop w:val="0"/>
          <w:marBottom w:val="0"/>
          <w:divBdr>
            <w:top w:val="none" w:sz="0" w:space="0" w:color="auto"/>
            <w:left w:val="none" w:sz="0" w:space="0" w:color="auto"/>
            <w:bottom w:val="none" w:sz="0" w:space="0" w:color="auto"/>
            <w:right w:val="none" w:sz="0" w:space="0" w:color="auto"/>
          </w:divBdr>
        </w:div>
        <w:div w:id="996957253">
          <w:marLeft w:val="0"/>
          <w:marRight w:val="0"/>
          <w:marTop w:val="0"/>
          <w:marBottom w:val="0"/>
          <w:divBdr>
            <w:top w:val="none" w:sz="0" w:space="0" w:color="auto"/>
            <w:left w:val="none" w:sz="0" w:space="0" w:color="auto"/>
            <w:bottom w:val="none" w:sz="0" w:space="0" w:color="auto"/>
            <w:right w:val="none" w:sz="0" w:space="0" w:color="auto"/>
          </w:divBdr>
        </w:div>
        <w:div w:id="1638488337">
          <w:marLeft w:val="0"/>
          <w:marRight w:val="0"/>
          <w:marTop w:val="0"/>
          <w:marBottom w:val="0"/>
          <w:divBdr>
            <w:top w:val="none" w:sz="0" w:space="0" w:color="auto"/>
            <w:left w:val="none" w:sz="0" w:space="0" w:color="auto"/>
            <w:bottom w:val="none" w:sz="0" w:space="0" w:color="auto"/>
            <w:right w:val="none" w:sz="0" w:space="0" w:color="auto"/>
          </w:divBdr>
        </w:div>
        <w:div w:id="231159451">
          <w:marLeft w:val="0"/>
          <w:marRight w:val="0"/>
          <w:marTop w:val="0"/>
          <w:marBottom w:val="0"/>
          <w:divBdr>
            <w:top w:val="none" w:sz="0" w:space="0" w:color="auto"/>
            <w:left w:val="none" w:sz="0" w:space="0" w:color="auto"/>
            <w:bottom w:val="none" w:sz="0" w:space="0" w:color="auto"/>
            <w:right w:val="none" w:sz="0" w:space="0" w:color="auto"/>
          </w:divBdr>
        </w:div>
        <w:div w:id="2005665004">
          <w:marLeft w:val="0"/>
          <w:marRight w:val="0"/>
          <w:marTop w:val="0"/>
          <w:marBottom w:val="0"/>
          <w:divBdr>
            <w:top w:val="none" w:sz="0" w:space="0" w:color="auto"/>
            <w:left w:val="none" w:sz="0" w:space="0" w:color="auto"/>
            <w:bottom w:val="none" w:sz="0" w:space="0" w:color="auto"/>
            <w:right w:val="none" w:sz="0" w:space="0" w:color="auto"/>
          </w:divBdr>
        </w:div>
        <w:div w:id="1748379741">
          <w:marLeft w:val="0"/>
          <w:marRight w:val="0"/>
          <w:marTop w:val="0"/>
          <w:marBottom w:val="0"/>
          <w:divBdr>
            <w:top w:val="none" w:sz="0" w:space="0" w:color="auto"/>
            <w:left w:val="none" w:sz="0" w:space="0" w:color="auto"/>
            <w:bottom w:val="none" w:sz="0" w:space="0" w:color="auto"/>
            <w:right w:val="none" w:sz="0" w:space="0" w:color="auto"/>
          </w:divBdr>
        </w:div>
        <w:div w:id="443114546">
          <w:marLeft w:val="0"/>
          <w:marRight w:val="0"/>
          <w:marTop w:val="0"/>
          <w:marBottom w:val="0"/>
          <w:divBdr>
            <w:top w:val="none" w:sz="0" w:space="0" w:color="auto"/>
            <w:left w:val="none" w:sz="0" w:space="0" w:color="auto"/>
            <w:bottom w:val="none" w:sz="0" w:space="0" w:color="auto"/>
            <w:right w:val="none" w:sz="0" w:space="0" w:color="auto"/>
          </w:divBdr>
        </w:div>
        <w:div w:id="1795712702">
          <w:marLeft w:val="0"/>
          <w:marRight w:val="0"/>
          <w:marTop w:val="0"/>
          <w:marBottom w:val="0"/>
          <w:divBdr>
            <w:top w:val="none" w:sz="0" w:space="0" w:color="auto"/>
            <w:left w:val="none" w:sz="0" w:space="0" w:color="auto"/>
            <w:bottom w:val="none" w:sz="0" w:space="0" w:color="auto"/>
            <w:right w:val="none" w:sz="0" w:space="0" w:color="auto"/>
          </w:divBdr>
        </w:div>
        <w:div w:id="471561160">
          <w:marLeft w:val="0"/>
          <w:marRight w:val="0"/>
          <w:marTop w:val="0"/>
          <w:marBottom w:val="0"/>
          <w:divBdr>
            <w:top w:val="none" w:sz="0" w:space="0" w:color="auto"/>
            <w:left w:val="none" w:sz="0" w:space="0" w:color="auto"/>
            <w:bottom w:val="none" w:sz="0" w:space="0" w:color="auto"/>
            <w:right w:val="none" w:sz="0" w:space="0" w:color="auto"/>
          </w:divBdr>
        </w:div>
        <w:div w:id="1491213453">
          <w:marLeft w:val="0"/>
          <w:marRight w:val="0"/>
          <w:marTop w:val="0"/>
          <w:marBottom w:val="0"/>
          <w:divBdr>
            <w:top w:val="none" w:sz="0" w:space="0" w:color="auto"/>
            <w:left w:val="none" w:sz="0" w:space="0" w:color="auto"/>
            <w:bottom w:val="none" w:sz="0" w:space="0" w:color="auto"/>
            <w:right w:val="none" w:sz="0" w:space="0" w:color="auto"/>
          </w:divBdr>
        </w:div>
      </w:divsChild>
    </w:div>
    <w:div w:id="1765498136">
      <w:bodyDiv w:val="1"/>
      <w:marLeft w:val="0"/>
      <w:marRight w:val="0"/>
      <w:marTop w:val="0"/>
      <w:marBottom w:val="0"/>
      <w:divBdr>
        <w:top w:val="none" w:sz="0" w:space="0" w:color="auto"/>
        <w:left w:val="none" w:sz="0" w:space="0" w:color="auto"/>
        <w:bottom w:val="none" w:sz="0" w:space="0" w:color="auto"/>
        <w:right w:val="none" w:sz="0" w:space="0" w:color="auto"/>
      </w:divBdr>
      <w:divsChild>
        <w:div w:id="561872136">
          <w:marLeft w:val="0"/>
          <w:marRight w:val="0"/>
          <w:marTop w:val="0"/>
          <w:marBottom w:val="0"/>
          <w:divBdr>
            <w:top w:val="none" w:sz="0" w:space="0" w:color="auto"/>
            <w:left w:val="none" w:sz="0" w:space="0" w:color="auto"/>
            <w:bottom w:val="none" w:sz="0" w:space="0" w:color="auto"/>
            <w:right w:val="none" w:sz="0" w:space="0" w:color="auto"/>
          </w:divBdr>
        </w:div>
        <w:div w:id="650521277">
          <w:marLeft w:val="0"/>
          <w:marRight w:val="0"/>
          <w:marTop w:val="0"/>
          <w:marBottom w:val="0"/>
          <w:divBdr>
            <w:top w:val="none" w:sz="0" w:space="0" w:color="auto"/>
            <w:left w:val="none" w:sz="0" w:space="0" w:color="auto"/>
            <w:bottom w:val="none" w:sz="0" w:space="0" w:color="auto"/>
            <w:right w:val="none" w:sz="0" w:space="0" w:color="auto"/>
          </w:divBdr>
        </w:div>
        <w:div w:id="1463502535">
          <w:marLeft w:val="0"/>
          <w:marRight w:val="0"/>
          <w:marTop w:val="0"/>
          <w:marBottom w:val="0"/>
          <w:divBdr>
            <w:top w:val="none" w:sz="0" w:space="0" w:color="auto"/>
            <w:left w:val="none" w:sz="0" w:space="0" w:color="auto"/>
            <w:bottom w:val="none" w:sz="0" w:space="0" w:color="auto"/>
            <w:right w:val="none" w:sz="0" w:space="0" w:color="auto"/>
          </w:divBdr>
        </w:div>
      </w:divsChild>
    </w:div>
    <w:div w:id="1845822755">
      <w:bodyDiv w:val="1"/>
      <w:marLeft w:val="0"/>
      <w:marRight w:val="0"/>
      <w:marTop w:val="0"/>
      <w:marBottom w:val="0"/>
      <w:divBdr>
        <w:top w:val="none" w:sz="0" w:space="0" w:color="auto"/>
        <w:left w:val="none" w:sz="0" w:space="0" w:color="auto"/>
        <w:bottom w:val="none" w:sz="0" w:space="0" w:color="auto"/>
        <w:right w:val="none" w:sz="0" w:space="0" w:color="auto"/>
      </w:divBdr>
      <w:divsChild>
        <w:div w:id="736171079">
          <w:marLeft w:val="0"/>
          <w:marRight w:val="0"/>
          <w:marTop w:val="0"/>
          <w:marBottom w:val="0"/>
          <w:divBdr>
            <w:top w:val="none" w:sz="0" w:space="0" w:color="auto"/>
            <w:left w:val="none" w:sz="0" w:space="0" w:color="auto"/>
            <w:bottom w:val="none" w:sz="0" w:space="0" w:color="auto"/>
            <w:right w:val="none" w:sz="0" w:space="0" w:color="auto"/>
          </w:divBdr>
        </w:div>
        <w:div w:id="1760981069">
          <w:marLeft w:val="0"/>
          <w:marRight w:val="0"/>
          <w:marTop w:val="0"/>
          <w:marBottom w:val="0"/>
          <w:divBdr>
            <w:top w:val="none" w:sz="0" w:space="0" w:color="auto"/>
            <w:left w:val="none" w:sz="0" w:space="0" w:color="auto"/>
            <w:bottom w:val="none" w:sz="0" w:space="0" w:color="auto"/>
            <w:right w:val="none" w:sz="0" w:space="0" w:color="auto"/>
          </w:divBdr>
        </w:div>
      </w:divsChild>
    </w:div>
    <w:div w:id="1881281567">
      <w:bodyDiv w:val="1"/>
      <w:marLeft w:val="0"/>
      <w:marRight w:val="0"/>
      <w:marTop w:val="0"/>
      <w:marBottom w:val="0"/>
      <w:divBdr>
        <w:top w:val="none" w:sz="0" w:space="0" w:color="auto"/>
        <w:left w:val="none" w:sz="0" w:space="0" w:color="auto"/>
        <w:bottom w:val="none" w:sz="0" w:space="0" w:color="auto"/>
        <w:right w:val="none" w:sz="0" w:space="0" w:color="auto"/>
      </w:divBdr>
      <w:divsChild>
        <w:div w:id="1535579949">
          <w:marLeft w:val="0"/>
          <w:marRight w:val="0"/>
          <w:marTop w:val="0"/>
          <w:marBottom w:val="0"/>
          <w:divBdr>
            <w:top w:val="none" w:sz="0" w:space="0" w:color="auto"/>
            <w:left w:val="none" w:sz="0" w:space="0" w:color="auto"/>
            <w:bottom w:val="none" w:sz="0" w:space="0" w:color="auto"/>
            <w:right w:val="none" w:sz="0" w:space="0" w:color="auto"/>
          </w:divBdr>
        </w:div>
        <w:div w:id="930939122">
          <w:marLeft w:val="0"/>
          <w:marRight w:val="0"/>
          <w:marTop w:val="0"/>
          <w:marBottom w:val="0"/>
          <w:divBdr>
            <w:top w:val="none" w:sz="0" w:space="0" w:color="auto"/>
            <w:left w:val="none" w:sz="0" w:space="0" w:color="auto"/>
            <w:bottom w:val="none" w:sz="0" w:space="0" w:color="auto"/>
            <w:right w:val="none" w:sz="0" w:space="0" w:color="auto"/>
          </w:divBdr>
        </w:div>
        <w:div w:id="1328895793">
          <w:marLeft w:val="0"/>
          <w:marRight w:val="0"/>
          <w:marTop w:val="0"/>
          <w:marBottom w:val="0"/>
          <w:divBdr>
            <w:top w:val="none" w:sz="0" w:space="0" w:color="auto"/>
            <w:left w:val="none" w:sz="0" w:space="0" w:color="auto"/>
            <w:bottom w:val="none" w:sz="0" w:space="0" w:color="auto"/>
            <w:right w:val="none" w:sz="0" w:space="0" w:color="auto"/>
          </w:divBdr>
        </w:div>
        <w:div w:id="443620826">
          <w:marLeft w:val="0"/>
          <w:marRight w:val="0"/>
          <w:marTop w:val="0"/>
          <w:marBottom w:val="0"/>
          <w:divBdr>
            <w:top w:val="none" w:sz="0" w:space="0" w:color="auto"/>
            <w:left w:val="none" w:sz="0" w:space="0" w:color="auto"/>
            <w:bottom w:val="none" w:sz="0" w:space="0" w:color="auto"/>
            <w:right w:val="none" w:sz="0" w:space="0" w:color="auto"/>
          </w:divBdr>
        </w:div>
        <w:div w:id="1304701712">
          <w:marLeft w:val="0"/>
          <w:marRight w:val="0"/>
          <w:marTop w:val="0"/>
          <w:marBottom w:val="0"/>
          <w:divBdr>
            <w:top w:val="none" w:sz="0" w:space="0" w:color="auto"/>
            <w:left w:val="none" w:sz="0" w:space="0" w:color="auto"/>
            <w:bottom w:val="none" w:sz="0" w:space="0" w:color="auto"/>
            <w:right w:val="none" w:sz="0" w:space="0" w:color="auto"/>
          </w:divBdr>
        </w:div>
        <w:div w:id="376396962">
          <w:marLeft w:val="0"/>
          <w:marRight w:val="0"/>
          <w:marTop w:val="0"/>
          <w:marBottom w:val="0"/>
          <w:divBdr>
            <w:top w:val="none" w:sz="0" w:space="0" w:color="auto"/>
            <w:left w:val="none" w:sz="0" w:space="0" w:color="auto"/>
            <w:bottom w:val="none" w:sz="0" w:space="0" w:color="auto"/>
            <w:right w:val="none" w:sz="0" w:space="0" w:color="auto"/>
          </w:divBdr>
        </w:div>
        <w:div w:id="1254977327">
          <w:marLeft w:val="0"/>
          <w:marRight w:val="0"/>
          <w:marTop w:val="0"/>
          <w:marBottom w:val="0"/>
          <w:divBdr>
            <w:top w:val="none" w:sz="0" w:space="0" w:color="auto"/>
            <w:left w:val="none" w:sz="0" w:space="0" w:color="auto"/>
            <w:bottom w:val="none" w:sz="0" w:space="0" w:color="auto"/>
            <w:right w:val="none" w:sz="0" w:space="0" w:color="auto"/>
          </w:divBdr>
        </w:div>
        <w:div w:id="179979288">
          <w:marLeft w:val="0"/>
          <w:marRight w:val="0"/>
          <w:marTop w:val="0"/>
          <w:marBottom w:val="0"/>
          <w:divBdr>
            <w:top w:val="none" w:sz="0" w:space="0" w:color="auto"/>
            <w:left w:val="none" w:sz="0" w:space="0" w:color="auto"/>
            <w:bottom w:val="none" w:sz="0" w:space="0" w:color="auto"/>
            <w:right w:val="none" w:sz="0" w:space="0" w:color="auto"/>
          </w:divBdr>
        </w:div>
        <w:div w:id="1903324471">
          <w:marLeft w:val="0"/>
          <w:marRight w:val="0"/>
          <w:marTop w:val="0"/>
          <w:marBottom w:val="0"/>
          <w:divBdr>
            <w:top w:val="none" w:sz="0" w:space="0" w:color="auto"/>
            <w:left w:val="none" w:sz="0" w:space="0" w:color="auto"/>
            <w:bottom w:val="none" w:sz="0" w:space="0" w:color="auto"/>
            <w:right w:val="none" w:sz="0" w:space="0" w:color="auto"/>
          </w:divBdr>
        </w:div>
        <w:div w:id="1944721395">
          <w:marLeft w:val="0"/>
          <w:marRight w:val="0"/>
          <w:marTop w:val="0"/>
          <w:marBottom w:val="0"/>
          <w:divBdr>
            <w:top w:val="none" w:sz="0" w:space="0" w:color="auto"/>
            <w:left w:val="none" w:sz="0" w:space="0" w:color="auto"/>
            <w:bottom w:val="none" w:sz="0" w:space="0" w:color="auto"/>
            <w:right w:val="none" w:sz="0" w:space="0" w:color="auto"/>
          </w:divBdr>
        </w:div>
        <w:div w:id="1309554097">
          <w:marLeft w:val="0"/>
          <w:marRight w:val="0"/>
          <w:marTop w:val="0"/>
          <w:marBottom w:val="0"/>
          <w:divBdr>
            <w:top w:val="none" w:sz="0" w:space="0" w:color="auto"/>
            <w:left w:val="none" w:sz="0" w:space="0" w:color="auto"/>
            <w:bottom w:val="none" w:sz="0" w:space="0" w:color="auto"/>
            <w:right w:val="none" w:sz="0" w:space="0" w:color="auto"/>
          </w:divBdr>
        </w:div>
      </w:divsChild>
    </w:div>
    <w:div w:id="1891649950">
      <w:bodyDiv w:val="1"/>
      <w:marLeft w:val="0"/>
      <w:marRight w:val="0"/>
      <w:marTop w:val="0"/>
      <w:marBottom w:val="0"/>
      <w:divBdr>
        <w:top w:val="none" w:sz="0" w:space="0" w:color="auto"/>
        <w:left w:val="none" w:sz="0" w:space="0" w:color="auto"/>
        <w:bottom w:val="none" w:sz="0" w:space="0" w:color="auto"/>
        <w:right w:val="none" w:sz="0" w:space="0" w:color="auto"/>
      </w:divBdr>
      <w:divsChild>
        <w:div w:id="1850678681">
          <w:marLeft w:val="0"/>
          <w:marRight w:val="0"/>
          <w:marTop w:val="0"/>
          <w:marBottom w:val="0"/>
          <w:divBdr>
            <w:top w:val="none" w:sz="0" w:space="0" w:color="auto"/>
            <w:left w:val="none" w:sz="0" w:space="0" w:color="auto"/>
            <w:bottom w:val="none" w:sz="0" w:space="0" w:color="auto"/>
            <w:right w:val="none" w:sz="0" w:space="0" w:color="auto"/>
          </w:divBdr>
        </w:div>
        <w:div w:id="1791624957">
          <w:marLeft w:val="0"/>
          <w:marRight w:val="0"/>
          <w:marTop w:val="0"/>
          <w:marBottom w:val="0"/>
          <w:divBdr>
            <w:top w:val="none" w:sz="0" w:space="0" w:color="auto"/>
            <w:left w:val="none" w:sz="0" w:space="0" w:color="auto"/>
            <w:bottom w:val="none" w:sz="0" w:space="0" w:color="auto"/>
            <w:right w:val="none" w:sz="0" w:space="0" w:color="auto"/>
          </w:divBdr>
        </w:div>
        <w:div w:id="1538542036">
          <w:marLeft w:val="0"/>
          <w:marRight w:val="0"/>
          <w:marTop w:val="0"/>
          <w:marBottom w:val="0"/>
          <w:divBdr>
            <w:top w:val="none" w:sz="0" w:space="0" w:color="auto"/>
            <w:left w:val="none" w:sz="0" w:space="0" w:color="auto"/>
            <w:bottom w:val="none" w:sz="0" w:space="0" w:color="auto"/>
            <w:right w:val="none" w:sz="0" w:space="0" w:color="auto"/>
          </w:divBdr>
        </w:div>
      </w:divsChild>
    </w:div>
    <w:div w:id="1972517843">
      <w:bodyDiv w:val="1"/>
      <w:marLeft w:val="0"/>
      <w:marRight w:val="0"/>
      <w:marTop w:val="0"/>
      <w:marBottom w:val="0"/>
      <w:divBdr>
        <w:top w:val="none" w:sz="0" w:space="0" w:color="auto"/>
        <w:left w:val="none" w:sz="0" w:space="0" w:color="auto"/>
        <w:bottom w:val="none" w:sz="0" w:space="0" w:color="auto"/>
        <w:right w:val="none" w:sz="0" w:space="0" w:color="auto"/>
      </w:divBdr>
      <w:divsChild>
        <w:div w:id="813179225">
          <w:marLeft w:val="0"/>
          <w:marRight w:val="0"/>
          <w:marTop w:val="0"/>
          <w:marBottom w:val="0"/>
          <w:divBdr>
            <w:top w:val="none" w:sz="0" w:space="0" w:color="auto"/>
            <w:left w:val="none" w:sz="0" w:space="0" w:color="auto"/>
            <w:bottom w:val="none" w:sz="0" w:space="0" w:color="auto"/>
            <w:right w:val="none" w:sz="0" w:space="0" w:color="auto"/>
          </w:divBdr>
        </w:div>
        <w:div w:id="1862088913">
          <w:marLeft w:val="0"/>
          <w:marRight w:val="0"/>
          <w:marTop w:val="0"/>
          <w:marBottom w:val="0"/>
          <w:divBdr>
            <w:top w:val="none" w:sz="0" w:space="0" w:color="auto"/>
            <w:left w:val="none" w:sz="0" w:space="0" w:color="auto"/>
            <w:bottom w:val="none" w:sz="0" w:space="0" w:color="auto"/>
            <w:right w:val="none" w:sz="0" w:space="0" w:color="auto"/>
          </w:divBdr>
        </w:div>
      </w:divsChild>
    </w:div>
    <w:div w:id="1995451535">
      <w:bodyDiv w:val="1"/>
      <w:marLeft w:val="0"/>
      <w:marRight w:val="0"/>
      <w:marTop w:val="0"/>
      <w:marBottom w:val="0"/>
      <w:divBdr>
        <w:top w:val="none" w:sz="0" w:space="0" w:color="auto"/>
        <w:left w:val="none" w:sz="0" w:space="0" w:color="auto"/>
        <w:bottom w:val="none" w:sz="0" w:space="0" w:color="auto"/>
        <w:right w:val="none" w:sz="0" w:space="0" w:color="auto"/>
      </w:divBdr>
      <w:divsChild>
        <w:div w:id="220677019">
          <w:marLeft w:val="0"/>
          <w:marRight w:val="0"/>
          <w:marTop w:val="0"/>
          <w:marBottom w:val="0"/>
          <w:divBdr>
            <w:top w:val="none" w:sz="0" w:space="0" w:color="auto"/>
            <w:left w:val="none" w:sz="0" w:space="0" w:color="auto"/>
            <w:bottom w:val="none" w:sz="0" w:space="0" w:color="auto"/>
            <w:right w:val="none" w:sz="0" w:space="0" w:color="auto"/>
          </w:divBdr>
        </w:div>
        <w:div w:id="1049768766">
          <w:marLeft w:val="0"/>
          <w:marRight w:val="0"/>
          <w:marTop w:val="0"/>
          <w:marBottom w:val="0"/>
          <w:divBdr>
            <w:top w:val="none" w:sz="0" w:space="0" w:color="auto"/>
            <w:left w:val="none" w:sz="0" w:space="0" w:color="auto"/>
            <w:bottom w:val="none" w:sz="0" w:space="0" w:color="auto"/>
            <w:right w:val="none" w:sz="0" w:space="0" w:color="auto"/>
          </w:divBdr>
        </w:div>
      </w:divsChild>
    </w:div>
    <w:div w:id="20715409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7.png" Id="rId18" /><Relationship Type="http://schemas.openxmlformats.org/officeDocument/2006/relationships/image" Target="media/image11.jpeg" Id="rId26" /><Relationship Type="http://schemas.openxmlformats.org/officeDocument/2006/relationships/customXml" Target="../customXml/item3.xml" Id="rId3" /><Relationship Type="http://schemas.microsoft.com/office/2016/09/relationships/commentsIds" Target="commentsIds.xml" Id="rId21" /><Relationship Type="http://schemas.openxmlformats.org/officeDocument/2006/relationships/theme" Target="theme/theme1.xml" Id="rId34"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6.png" Id="rId17" /><Relationship Type="http://schemas.openxmlformats.org/officeDocument/2006/relationships/image" Target="media/image10.png" Id="rId25" /><Relationship Type="http://schemas.microsoft.com/office/2011/relationships/people" Target="people.xml" Id="rId33" /><Relationship Type="http://schemas.openxmlformats.org/officeDocument/2006/relationships/customXml" Target="../customXml/item2.xml" Id="rId2" /><Relationship Type="http://schemas.microsoft.com/office/2007/relationships/hdphoto" Target="media/hdphoto1.wdp" Id="rId16" /><Relationship Type="http://schemas.microsoft.com/office/2011/relationships/commentsExtended" Target="commentsExtended.xml" Id="rId20" /><Relationship Type="http://schemas.openxmlformats.org/officeDocument/2006/relationships/hyperlink" Target="mailto:consultorpartners@pilgrimsecurity.net" TargetMode="Externa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9.jpeg" Id="rId24" /><Relationship Type="http://schemas.openxmlformats.org/officeDocument/2006/relationships/fontTable" Target="fontTable.xml" Id="rId32"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image" Target="media/image8.png" Id="rId23" /><Relationship Type="http://schemas.openxmlformats.org/officeDocument/2006/relationships/hyperlink" Target="mailto:mochoa@partners.net" TargetMode="External" Id="rId28" /><Relationship Type="http://schemas.openxmlformats.org/officeDocument/2006/relationships/endnotes" Target="endnotes.xml" Id="rId10" /><Relationship Type="http://schemas.openxmlformats.org/officeDocument/2006/relationships/comments" Target="comments.xml" Id="rId19" /><Relationship Type="http://schemas.openxmlformats.org/officeDocument/2006/relationships/footer" Target="footer1.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microsoft.com/office/2018/08/relationships/commentsExtensible" Target="commentsExtensible.xml" Id="rId22" /><Relationship Type="http://schemas.openxmlformats.org/officeDocument/2006/relationships/hyperlink" Target="mailto:gpayan@partners.net" TargetMode="External" Id="rId27" /><Relationship Type="http://schemas.openxmlformats.org/officeDocument/2006/relationships/header" Target="header1.xml" Id="rId30" /><Relationship Type="http://schemas.openxmlformats.org/officeDocument/2006/relationships/webSettings" Target="webSettings.xml" Id="rId8" /><Relationship Type="http://schemas.openxmlformats.org/officeDocument/2006/relationships/glossaryDocument" Target="glossary/document.xml" Id="R003934a5154a4c45"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a5c6a223-ce2f-431b-92fb-c3b309391b88}"/>
      </w:docPartPr>
      <w:docPartBody>
        <w:p w14:paraId="7C059653">
          <w:r>
            <w:rPr>
              <w:rStyle w:val="PlaceholderText"/>
            </w:rPr>
            <w:t/>
          </w:r>
        </w:p>
      </w:docPartBody>
    </w:docPart>
  </w:docParts>
</w:glossaryDocument>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D05BA49-67B3-4617-BCC8-9EB95900E124}"/>
</file>

<file path=customXml/itemProps2.xml><?xml version="1.0" encoding="utf-8"?>
<ds:datastoreItem xmlns:ds="http://schemas.openxmlformats.org/officeDocument/2006/customXml" ds:itemID="{69571877-212A-4494-9105-07D404CB4426}">
  <ds:schemaRefs>
    <ds:schemaRef ds:uri="http://schemas.microsoft.com/sharepoint/v3/contenttype/forms"/>
  </ds:schemaRefs>
</ds:datastoreItem>
</file>

<file path=customXml/itemProps3.xml><?xml version="1.0" encoding="utf-8"?>
<ds:datastoreItem xmlns:ds="http://schemas.openxmlformats.org/officeDocument/2006/customXml" ds:itemID="{69EAA3C6-6ED1-4897-B9AA-858B8291D6F5}">
  <ds:schemaRefs>
    <ds:schemaRef ds:uri="http://schemas.openxmlformats.org/officeDocument/2006/bibliography"/>
  </ds:schemaRefs>
</ds:datastoreItem>
</file>

<file path=customXml/itemProps4.xml><?xml version="1.0" encoding="utf-8"?>
<ds:datastoreItem xmlns:ds="http://schemas.openxmlformats.org/officeDocument/2006/customXml" ds:itemID="{4B23F13E-E3E2-4CAC-BAD3-4B14756C396A}">
  <ds:schemaRefs>
    <ds:schemaRef ds:uri="http://schemas.microsoft.com/office/2006/metadata/properties"/>
    <ds:schemaRef ds:uri="http://schemas.microsoft.com/office/infopath/2007/PartnerControls"/>
    <ds:schemaRef ds:uri="3a684b84-d35d-4ed0-9b62-b4a83786fd0e"/>
    <ds:schemaRef ds:uri="dc808d36-874f-4b27-aec2-2fd649817929"/>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Carolina Vere</dc:creator>
  <cp:keywords/>
  <dc:description/>
  <cp:lastModifiedBy>Madelyn Eickoff</cp:lastModifiedBy>
  <cp:revision>74</cp:revision>
  <dcterms:created xsi:type="dcterms:W3CDTF">2022-07-29T01:30:00Z</dcterms:created>
  <dcterms:modified xsi:type="dcterms:W3CDTF">2024-05-01T03:56:40Z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