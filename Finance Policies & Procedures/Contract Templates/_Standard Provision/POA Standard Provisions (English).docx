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35C58" w:rsidP="00035C58" w:rsidRDefault="00035C58" w14:paraId="5645BABE" w14:textId="77777777">
      <w:pPr>
        <w:tabs>
          <w:tab w:val="center" w:pos="4680"/>
          <w:tab w:val="right" w:pos="9360"/>
        </w:tabs>
        <w:ind w:left="-90"/>
        <w:jc w:val="center"/>
        <w:outlineLvl w:val="0"/>
        <w:rPr>
          <w:rFonts w:ascii="Times New Roman" w:hAnsi="Times New Roman" w:cs="Times New Roman"/>
          <w:b/>
          <w:sz w:val="28"/>
          <w:szCs w:val="24"/>
        </w:rPr>
      </w:pPr>
      <w:r w:rsidRPr="00035C58">
        <w:rPr>
          <w:rFonts w:ascii="Times New Roman" w:hAnsi="Times New Roman" w:cs="Times New Roman"/>
          <w:b/>
          <w:sz w:val="28"/>
          <w:szCs w:val="24"/>
        </w:rPr>
        <w:t>ANNEX F</w:t>
      </w:r>
    </w:p>
    <w:p w:rsidRPr="00035C58" w:rsidR="00035C58" w:rsidP="00035C58" w:rsidRDefault="00035C58" w14:paraId="0AE17746" w14:textId="2606BA23">
      <w:pPr>
        <w:tabs>
          <w:tab w:val="center" w:pos="4680"/>
          <w:tab w:val="right" w:pos="9360"/>
        </w:tabs>
        <w:ind w:left="-90"/>
        <w:jc w:val="center"/>
        <w:outlineLvl w:val="0"/>
        <w:rPr>
          <w:rFonts w:ascii="Times New Roman" w:hAnsi="Times New Roman" w:cs="Times New Roman"/>
          <w:b/>
          <w:sz w:val="28"/>
          <w:szCs w:val="24"/>
        </w:rPr>
      </w:pPr>
      <w:r w:rsidRPr="00035C58">
        <w:rPr>
          <w:rFonts w:ascii="Times New Roman" w:hAnsi="Times New Roman" w:cs="Times New Roman"/>
          <w:b/>
          <w:sz w:val="28"/>
          <w:szCs w:val="24"/>
        </w:rPr>
        <w:t>PARTNERS OF THE AMERICAS (POA) STANDARD PROV</w:t>
      </w:r>
      <w:r w:rsidR="00F903ED">
        <w:rPr>
          <w:rFonts w:ascii="Times New Roman" w:hAnsi="Times New Roman" w:cs="Times New Roman"/>
          <w:b/>
          <w:sz w:val="28"/>
          <w:szCs w:val="24"/>
        </w:rPr>
        <w:t>I</w:t>
      </w:r>
      <w:r w:rsidRPr="00035C58">
        <w:rPr>
          <w:rFonts w:ascii="Times New Roman" w:hAnsi="Times New Roman" w:cs="Times New Roman"/>
          <w:b/>
          <w:sz w:val="28"/>
          <w:szCs w:val="24"/>
        </w:rPr>
        <w:t>SIONS</w:t>
      </w:r>
    </w:p>
    <w:p w:rsidRPr="0031649B" w:rsidR="00A1100A" w:rsidP="00035C58" w:rsidRDefault="00A1100A" w14:paraId="6E843A6C" w14:textId="77777777">
      <w:pPr>
        <w:tabs>
          <w:tab w:val="center" w:pos="4680"/>
          <w:tab w:val="right" w:pos="9360"/>
        </w:tabs>
        <w:ind w:left="-90"/>
        <w:jc w:val="center"/>
        <w:outlineLvl w:val="0"/>
        <w:rPr>
          <w:rFonts w:ascii="Times New Roman" w:hAnsi="Times New Roman" w:cs="Times New Roman"/>
          <w:b/>
          <w:sz w:val="24"/>
          <w:szCs w:val="24"/>
        </w:rPr>
      </w:pPr>
    </w:p>
    <w:p w:rsidRPr="00A1100A" w:rsidR="00A1100A" w:rsidRDefault="00DA61A0" w14:paraId="7505EDBA" w14:textId="603774F6">
      <w:pPr>
        <w:pStyle w:val="TOC1"/>
        <w:rPr>
          <w:rFonts w:ascii="Times New Roman" w:hAnsi="Times New Roman" w:cs="Times New Roman"/>
          <w:b/>
          <w:noProof/>
          <w:sz w:val="24"/>
          <w:szCs w:val="24"/>
          <w:lang w:eastAsia="en-US"/>
        </w:rPr>
      </w:pPr>
      <w:r w:rsidRPr="00A1100A">
        <w:rPr>
          <w:rFonts w:ascii="Times New Roman" w:hAnsi="Times New Roman" w:cs="Times New Roman"/>
          <w:b/>
          <w:noProof/>
          <w:sz w:val="24"/>
          <w:szCs w:val="24"/>
        </w:rPr>
        <w:fldChar w:fldCharType="begin"/>
      </w:r>
      <w:r w:rsidRPr="00A1100A">
        <w:rPr>
          <w:rFonts w:ascii="Times New Roman" w:hAnsi="Times New Roman" w:cs="Times New Roman"/>
          <w:b/>
          <w:sz w:val="24"/>
          <w:szCs w:val="24"/>
        </w:rPr>
        <w:instrText xml:space="preserve"> TOC \h \z \u \t "Style 1,1" </w:instrText>
      </w:r>
      <w:r w:rsidRPr="00A1100A">
        <w:rPr>
          <w:rFonts w:ascii="Times New Roman" w:hAnsi="Times New Roman" w:cs="Times New Roman"/>
          <w:b/>
          <w:noProof/>
          <w:sz w:val="24"/>
          <w:szCs w:val="24"/>
        </w:rPr>
        <w:fldChar w:fldCharType="separate"/>
      </w:r>
      <w:hyperlink w:history="1" w:anchor="_Toc5359054">
        <w:r w:rsidRPr="00A1100A" w:rsidR="00A1100A">
          <w:rPr>
            <w:rStyle w:val="Hyperlink"/>
            <w:rFonts w:ascii="Times New Roman" w:hAnsi="Times New Roman" w:cs="Times New Roman"/>
            <w:b/>
            <w:noProof/>
            <w:sz w:val="24"/>
            <w:szCs w:val="24"/>
          </w:rPr>
          <w:t>ANTICORRUPTION PROVISIONS</w:t>
        </w:r>
        <w:r w:rsidRPr="00A1100A" w:rsidR="00A1100A">
          <w:rPr>
            <w:rFonts w:ascii="Times New Roman" w:hAnsi="Times New Roman" w:cs="Times New Roman"/>
            <w:b/>
            <w:noProof/>
            <w:webHidden/>
            <w:sz w:val="24"/>
            <w:szCs w:val="24"/>
          </w:rPr>
          <w:tab/>
        </w:r>
        <w:r w:rsidRPr="00A1100A" w:rsidR="00A1100A">
          <w:rPr>
            <w:rFonts w:ascii="Times New Roman" w:hAnsi="Times New Roman" w:cs="Times New Roman"/>
            <w:b/>
            <w:noProof/>
            <w:webHidden/>
            <w:sz w:val="24"/>
            <w:szCs w:val="24"/>
          </w:rPr>
          <w:fldChar w:fldCharType="begin"/>
        </w:r>
        <w:r w:rsidRPr="00A1100A" w:rsidR="00A1100A">
          <w:rPr>
            <w:rFonts w:ascii="Times New Roman" w:hAnsi="Times New Roman" w:cs="Times New Roman"/>
            <w:b/>
            <w:noProof/>
            <w:webHidden/>
            <w:sz w:val="24"/>
            <w:szCs w:val="24"/>
          </w:rPr>
          <w:instrText xml:space="preserve"> PAGEREF _Toc5359054 \h </w:instrText>
        </w:r>
        <w:r w:rsidRPr="00A1100A" w:rsidR="00A1100A">
          <w:rPr>
            <w:rFonts w:ascii="Times New Roman" w:hAnsi="Times New Roman" w:cs="Times New Roman"/>
            <w:b/>
            <w:noProof/>
            <w:webHidden/>
            <w:sz w:val="24"/>
            <w:szCs w:val="24"/>
          </w:rPr>
        </w:r>
        <w:r w:rsidRPr="00A1100A" w:rsid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3</w:t>
        </w:r>
        <w:r w:rsidRPr="00A1100A" w:rsidR="00A1100A">
          <w:rPr>
            <w:rFonts w:ascii="Times New Roman" w:hAnsi="Times New Roman" w:cs="Times New Roman"/>
            <w:b/>
            <w:noProof/>
            <w:webHidden/>
            <w:sz w:val="24"/>
            <w:szCs w:val="24"/>
          </w:rPr>
          <w:fldChar w:fldCharType="end"/>
        </w:r>
      </w:hyperlink>
    </w:p>
    <w:p w:rsidRPr="00A1100A" w:rsidR="00A1100A" w:rsidRDefault="00A1100A" w14:paraId="7F7DF46C" w14:textId="3FCE986A">
      <w:pPr>
        <w:pStyle w:val="TOC1"/>
        <w:rPr>
          <w:rFonts w:ascii="Times New Roman" w:hAnsi="Times New Roman" w:cs="Times New Roman"/>
          <w:b/>
          <w:noProof/>
          <w:sz w:val="24"/>
          <w:szCs w:val="24"/>
          <w:lang w:eastAsia="en-US"/>
        </w:rPr>
      </w:pPr>
      <w:hyperlink w:history="1" w:anchor="_Toc5359055">
        <w:r w:rsidRPr="00A1100A">
          <w:rPr>
            <w:rStyle w:val="Hyperlink"/>
            <w:rFonts w:ascii="Times New Roman" w:hAnsi="Times New Roman" w:cs="Times New Roman"/>
            <w:b/>
            <w:noProof/>
            <w:sz w:val="24"/>
            <w:szCs w:val="24"/>
          </w:rPr>
          <w:t>COMMUNICATION WITH PARTNERS, DONORS, CLIENTS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_Toc5359055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4</w:t>
        </w:r>
        <w:r w:rsidRPr="00A1100A">
          <w:rPr>
            <w:rFonts w:ascii="Times New Roman" w:hAnsi="Times New Roman" w:cs="Times New Roman"/>
            <w:b/>
            <w:noProof/>
            <w:webHidden/>
            <w:sz w:val="24"/>
            <w:szCs w:val="24"/>
          </w:rPr>
          <w:fldChar w:fldCharType="end"/>
        </w:r>
      </w:hyperlink>
    </w:p>
    <w:p w:rsidRPr="00A1100A" w:rsidR="00A1100A" w:rsidRDefault="00A1100A" w14:paraId="1E16DD2E" w14:textId="52563C78">
      <w:pPr>
        <w:pStyle w:val="TOC1"/>
        <w:rPr>
          <w:rFonts w:ascii="Times New Roman" w:hAnsi="Times New Roman" w:cs="Times New Roman"/>
          <w:b/>
          <w:noProof/>
          <w:sz w:val="24"/>
          <w:szCs w:val="24"/>
          <w:lang w:eastAsia="en-US"/>
        </w:rPr>
      </w:pPr>
      <w:hyperlink w:history="1" w:anchor="_Toc5359056">
        <w:r w:rsidRPr="00A1100A">
          <w:rPr>
            <w:rStyle w:val="Hyperlink"/>
            <w:rFonts w:ascii="Times New Roman" w:hAnsi="Times New Roman" w:cs="Times New Roman"/>
            <w:b/>
            <w:noProof/>
            <w:sz w:val="24"/>
            <w:szCs w:val="24"/>
          </w:rPr>
          <w:t>DISPUTE RESOLUTION</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_Toc5359056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4</w:t>
        </w:r>
        <w:r w:rsidRPr="00A1100A">
          <w:rPr>
            <w:rFonts w:ascii="Times New Roman" w:hAnsi="Times New Roman" w:cs="Times New Roman"/>
            <w:b/>
            <w:noProof/>
            <w:webHidden/>
            <w:sz w:val="24"/>
            <w:szCs w:val="24"/>
          </w:rPr>
          <w:fldChar w:fldCharType="end"/>
        </w:r>
      </w:hyperlink>
    </w:p>
    <w:p w:rsidRPr="00A1100A" w:rsidR="00A1100A" w:rsidRDefault="00A1100A" w14:paraId="6E2FF09F" w14:textId="7F34ED70">
      <w:pPr>
        <w:pStyle w:val="TOC1"/>
        <w:rPr>
          <w:rFonts w:ascii="Times New Roman" w:hAnsi="Times New Roman" w:cs="Times New Roman"/>
          <w:b/>
          <w:noProof/>
          <w:sz w:val="24"/>
          <w:szCs w:val="24"/>
          <w:lang w:eastAsia="en-US"/>
        </w:rPr>
      </w:pPr>
      <w:hyperlink w:history="1" w:anchor="_Toc5359057">
        <w:r w:rsidRPr="00A1100A">
          <w:rPr>
            <w:rStyle w:val="Hyperlink"/>
            <w:rFonts w:ascii="Times New Roman" w:hAnsi="Times New Roman" w:cs="Times New Roman"/>
            <w:b/>
            <w:noProof/>
            <w:sz w:val="24"/>
            <w:szCs w:val="24"/>
          </w:rPr>
          <w:t>DISCLOSURES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_Toc5359057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5</w:t>
        </w:r>
        <w:r w:rsidRPr="00A1100A">
          <w:rPr>
            <w:rFonts w:ascii="Times New Roman" w:hAnsi="Times New Roman" w:cs="Times New Roman"/>
            <w:b/>
            <w:noProof/>
            <w:webHidden/>
            <w:sz w:val="24"/>
            <w:szCs w:val="24"/>
          </w:rPr>
          <w:fldChar w:fldCharType="end"/>
        </w:r>
      </w:hyperlink>
    </w:p>
    <w:p w:rsidRPr="00A1100A" w:rsidR="00A1100A" w:rsidRDefault="00A1100A" w14:paraId="402EE578" w14:textId="44F2F2D4">
      <w:pPr>
        <w:pStyle w:val="TOC1"/>
        <w:rPr>
          <w:rFonts w:ascii="Times New Roman" w:hAnsi="Times New Roman" w:cs="Times New Roman"/>
          <w:b/>
          <w:noProof/>
          <w:sz w:val="24"/>
          <w:szCs w:val="24"/>
          <w:lang w:eastAsia="en-US"/>
        </w:rPr>
      </w:pPr>
      <w:hyperlink w:history="1" w:anchor="_Toc5359058">
        <w:r w:rsidRPr="00A1100A">
          <w:rPr>
            <w:rStyle w:val="Hyperlink"/>
            <w:rFonts w:ascii="Times New Roman" w:hAnsi="Times New Roman" w:cs="Times New Roman"/>
            <w:b/>
            <w:noProof/>
            <w:sz w:val="24"/>
            <w:szCs w:val="24"/>
          </w:rPr>
          <w:t>MANDATORY DISCLOSURE.</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_Toc5359058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5</w:t>
        </w:r>
        <w:r w:rsidRPr="00A1100A">
          <w:rPr>
            <w:rFonts w:ascii="Times New Roman" w:hAnsi="Times New Roman" w:cs="Times New Roman"/>
            <w:b/>
            <w:noProof/>
            <w:webHidden/>
            <w:sz w:val="24"/>
            <w:szCs w:val="24"/>
          </w:rPr>
          <w:fldChar w:fldCharType="end"/>
        </w:r>
      </w:hyperlink>
    </w:p>
    <w:p w:rsidRPr="00A1100A" w:rsidR="00A1100A" w:rsidRDefault="00A1100A" w14:paraId="62260109" w14:textId="3C4D391C">
      <w:pPr>
        <w:pStyle w:val="TOC1"/>
        <w:rPr>
          <w:rFonts w:ascii="Times New Roman" w:hAnsi="Times New Roman" w:cs="Times New Roman"/>
          <w:b/>
          <w:noProof/>
          <w:sz w:val="24"/>
          <w:szCs w:val="24"/>
          <w:lang w:eastAsia="en-US"/>
        </w:rPr>
      </w:pPr>
      <w:hyperlink w:history="1" w:anchor="_Toc5359059">
        <w:r w:rsidRPr="00A1100A">
          <w:rPr>
            <w:rStyle w:val="Hyperlink"/>
            <w:rFonts w:ascii="Times New Roman" w:hAnsi="Times New Roman" w:cs="Times New Roman"/>
            <w:b/>
            <w:noProof/>
            <w:sz w:val="24"/>
            <w:szCs w:val="24"/>
          </w:rPr>
          <w:t>INDEPENDENT CONTRACTOR – NO JOINT VENTURE</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_Toc5359059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6</w:t>
        </w:r>
        <w:r w:rsidRPr="00A1100A">
          <w:rPr>
            <w:rFonts w:ascii="Times New Roman" w:hAnsi="Times New Roman" w:cs="Times New Roman"/>
            <w:b/>
            <w:noProof/>
            <w:webHidden/>
            <w:sz w:val="24"/>
            <w:szCs w:val="24"/>
          </w:rPr>
          <w:fldChar w:fldCharType="end"/>
        </w:r>
      </w:hyperlink>
    </w:p>
    <w:p w:rsidRPr="00A1100A" w:rsidR="00A1100A" w:rsidRDefault="00A1100A" w14:paraId="6702AB4E" w14:textId="6FAD18A7">
      <w:pPr>
        <w:pStyle w:val="TOC1"/>
        <w:rPr>
          <w:rFonts w:ascii="Times New Roman" w:hAnsi="Times New Roman" w:cs="Times New Roman"/>
          <w:b/>
          <w:noProof/>
          <w:sz w:val="24"/>
          <w:szCs w:val="24"/>
          <w:lang w:eastAsia="en-US"/>
        </w:rPr>
      </w:pPr>
      <w:hyperlink w:history="1" w:anchor="_Toc5359060">
        <w:r w:rsidRPr="00A1100A">
          <w:rPr>
            <w:rStyle w:val="Hyperlink"/>
            <w:rFonts w:ascii="Times New Roman" w:hAnsi="Times New Roman" w:cs="Times New Roman"/>
            <w:b/>
            <w:noProof/>
            <w:sz w:val="24"/>
            <w:szCs w:val="24"/>
          </w:rPr>
          <w:t>INDEMNITY</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_Toc5359060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6</w:t>
        </w:r>
        <w:r w:rsidRPr="00A1100A">
          <w:rPr>
            <w:rFonts w:ascii="Times New Roman" w:hAnsi="Times New Roman" w:cs="Times New Roman"/>
            <w:b/>
            <w:noProof/>
            <w:webHidden/>
            <w:sz w:val="24"/>
            <w:szCs w:val="24"/>
          </w:rPr>
          <w:fldChar w:fldCharType="end"/>
        </w:r>
      </w:hyperlink>
    </w:p>
    <w:p w:rsidRPr="00A1100A" w:rsidR="00A1100A" w:rsidRDefault="00A1100A" w14:paraId="6C72C4E5" w14:textId="1172E68C">
      <w:pPr>
        <w:pStyle w:val="TOC1"/>
        <w:rPr>
          <w:rFonts w:ascii="Times New Roman" w:hAnsi="Times New Roman" w:cs="Times New Roman"/>
          <w:b/>
          <w:noProof/>
          <w:sz w:val="24"/>
          <w:szCs w:val="24"/>
          <w:lang w:eastAsia="en-US"/>
        </w:rPr>
      </w:pPr>
      <w:hyperlink w:history="1" w:anchor="_Toc5359061">
        <w:r w:rsidRPr="00A1100A">
          <w:rPr>
            <w:rStyle w:val="Hyperlink"/>
            <w:rFonts w:ascii="Times New Roman" w:hAnsi="Times New Roman" w:cs="Times New Roman"/>
            <w:b/>
            <w:noProof/>
            <w:sz w:val="24"/>
            <w:szCs w:val="24"/>
          </w:rPr>
          <w:t>NAME AND BRANDING – PARTNERS OF THE AMERICAS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_Toc5359061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6</w:t>
        </w:r>
        <w:r w:rsidRPr="00A1100A">
          <w:rPr>
            <w:rFonts w:ascii="Times New Roman" w:hAnsi="Times New Roman" w:cs="Times New Roman"/>
            <w:b/>
            <w:noProof/>
            <w:webHidden/>
            <w:sz w:val="24"/>
            <w:szCs w:val="24"/>
          </w:rPr>
          <w:fldChar w:fldCharType="end"/>
        </w:r>
      </w:hyperlink>
    </w:p>
    <w:p w:rsidRPr="00A1100A" w:rsidR="00A1100A" w:rsidRDefault="00A1100A" w14:paraId="09F8852C" w14:textId="5DE46108">
      <w:pPr>
        <w:pStyle w:val="TOC1"/>
        <w:rPr>
          <w:rFonts w:ascii="Times New Roman" w:hAnsi="Times New Roman" w:cs="Times New Roman"/>
          <w:b/>
          <w:noProof/>
          <w:sz w:val="24"/>
          <w:szCs w:val="24"/>
          <w:lang w:eastAsia="en-US"/>
        </w:rPr>
      </w:pPr>
      <w:hyperlink w:history="1" w:anchor="_Toc5359062">
        <w:r w:rsidRPr="00A1100A">
          <w:rPr>
            <w:rStyle w:val="Hyperlink"/>
            <w:rFonts w:ascii="Times New Roman" w:hAnsi="Times New Roman" w:cs="Times New Roman"/>
            <w:b/>
            <w:noProof/>
            <w:sz w:val="24"/>
            <w:szCs w:val="24"/>
          </w:rPr>
          <w:t>OWNERSHIP OF WORK</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_Toc5359062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6</w:t>
        </w:r>
        <w:r w:rsidRPr="00A1100A">
          <w:rPr>
            <w:rFonts w:ascii="Times New Roman" w:hAnsi="Times New Roman" w:cs="Times New Roman"/>
            <w:b/>
            <w:noProof/>
            <w:webHidden/>
            <w:sz w:val="24"/>
            <w:szCs w:val="24"/>
          </w:rPr>
          <w:fldChar w:fldCharType="end"/>
        </w:r>
      </w:hyperlink>
    </w:p>
    <w:p w:rsidRPr="00A1100A" w:rsidR="00A1100A" w:rsidRDefault="00A1100A" w14:paraId="1E19A5C1" w14:textId="2F8B5BAE">
      <w:pPr>
        <w:pStyle w:val="TOC1"/>
        <w:rPr>
          <w:rFonts w:ascii="Times New Roman" w:hAnsi="Times New Roman" w:cs="Times New Roman"/>
          <w:b/>
          <w:noProof/>
          <w:sz w:val="24"/>
          <w:szCs w:val="24"/>
          <w:lang w:eastAsia="en-US"/>
        </w:rPr>
      </w:pPr>
      <w:hyperlink w:history="1" w:anchor="_Toc5359063">
        <w:r w:rsidRPr="00A1100A">
          <w:rPr>
            <w:rStyle w:val="Hyperlink"/>
            <w:rFonts w:ascii="Times New Roman" w:hAnsi="Times New Roman" w:cs="Times New Roman"/>
            <w:b/>
            <w:noProof/>
            <w:sz w:val="24"/>
            <w:szCs w:val="24"/>
          </w:rPr>
          <w:t>ALLOWABLE COSTS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_Toc5359063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7</w:t>
        </w:r>
        <w:r w:rsidRPr="00A1100A">
          <w:rPr>
            <w:rFonts w:ascii="Times New Roman" w:hAnsi="Times New Roman" w:cs="Times New Roman"/>
            <w:b/>
            <w:noProof/>
            <w:webHidden/>
            <w:sz w:val="24"/>
            <w:szCs w:val="24"/>
          </w:rPr>
          <w:fldChar w:fldCharType="end"/>
        </w:r>
      </w:hyperlink>
    </w:p>
    <w:p w:rsidRPr="00A1100A" w:rsidR="00A1100A" w:rsidRDefault="00A1100A" w14:paraId="58F89C80" w14:textId="54162B87">
      <w:pPr>
        <w:pStyle w:val="TOC1"/>
        <w:rPr>
          <w:rFonts w:ascii="Times New Roman" w:hAnsi="Times New Roman" w:cs="Times New Roman"/>
          <w:b/>
          <w:noProof/>
          <w:sz w:val="24"/>
          <w:szCs w:val="24"/>
          <w:lang w:eastAsia="en-US"/>
        </w:rPr>
      </w:pPr>
      <w:hyperlink w:history="1" w:anchor="_Toc5359064">
        <w:r w:rsidRPr="00A1100A">
          <w:rPr>
            <w:rStyle w:val="Hyperlink"/>
            <w:rFonts w:ascii="Times New Roman" w:hAnsi="Times New Roman" w:cs="Times New Roman"/>
            <w:b/>
            <w:noProof/>
            <w:sz w:val="24"/>
            <w:szCs w:val="24"/>
          </w:rPr>
          <w:t>UNALLOWABLE COSTS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_Toc5359064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7</w:t>
        </w:r>
        <w:r w:rsidRPr="00A1100A">
          <w:rPr>
            <w:rFonts w:ascii="Times New Roman" w:hAnsi="Times New Roman" w:cs="Times New Roman"/>
            <w:b/>
            <w:noProof/>
            <w:webHidden/>
            <w:sz w:val="24"/>
            <w:szCs w:val="24"/>
          </w:rPr>
          <w:fldChar w:fldCharType="end"/>
        </w:r>
      </w:hyperlink>
    </w:p>
    <w:p w:rsidRPr="00A1100A" w:rsidR="00A1100A" w:rsidRDefault="00A1100A" w14:paraId="5498CDF7" w14:textId="5EBAB38C">
      <w:pPr>
        <w:pStyle w:val="TOC1"/>
        <w:rPr>
          <w:rFonts w:ascii="Times New Roman" w:hAnsi="Times New Roman" w:cs="Times New Roman"/>
          <w:b/>
          <w:noProof/>
          <w:sz w:val="24"/>
          <w:szCs w:val="24"/>
          <w:lang w:eastAsia="en-US"/>
        </w:rPr>
      </w:pPr>
      <w:hyperlink w:history="1" w:anchor="_Toc5359065">
        <w:r w:rsidRPr="00A1100A">
          <w:rPr>
            <w:rStyle w:val="Hyperlink"/>
            <w:rFonts w:ascii="Times New Roman" w:hAnsi="Times New Roman" w:cs="Times New Roman"/>
            <w:b/>
            <w:noProof/>
            <w:sz w:val="24"/>
            <w:szCs w:val="24"/>
          </w:rPr>
          <w:t>ACCOUNTING AND RECORDS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_Toc5359065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11</w:t>
        </w:r>
        <w:r w:rsidRPr="00A1100A">
          <w:rPr>
            <w:rFonts w:ascii="Times New Roman" w:hAnsi="Times New Roman" w:cs="Times New Roman"/>
            <w:b/>
            <w:noProof/>
            <w:webHidden/>
            <w:sz w:val="24"/>
            <w:szCs w:val="24"/>
          </w:rPr>
          <w:fldChar w:fldCharType="end"/>
        </w:r>
      </w:hyperlink>
    </w:p>
    <w:p w:rsidRPr="00A1100A" w:rsidR="00A1100A" w:rsidRDefault="00A1100A" w14:paraId="0522530D" w14:textId="3F7ED778">
      <w:pPr>
        <w:pStyle w:val="TOC1"/>
        <w:rPr>
          <w:rFonts w:ascii="Times New Roman" w:hAnsi="Times New Roman" w:cs="Times New Roman"/>
          <w:b/>
          <w:noProof/>
          <w:sz w:val="24"/>
          <w:szCs w:val="24"/>
          <w:lang w:eastAsia="en-US"/>
        </w:rPr>
      </w:pPr>
      <w:hyperlink w:history="1" w:anchor="_Toc5359066">
        <w:r w:rsidRPr="00A1100A">
          <w:rPr>
            <w:rStyle w:val="Hyperlink"/>
            <w:rFonts w:ascii="Times New Roman" w:hAnsi="Times New Roman" w:cs="Times New Roman"/>
            <w:b/>
            <w:noProof/>
            <w:sz w:val="24"/>
            <w:szCs w:val="24"/>
          </w:rPr>
          <w:t>RETENTION AND ACCESS REQUIREMENTS FOR RECORDS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_Toc5359066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11</w:t>
        </w:r>
        <w:r w:rsidRPr="00A1100A">
          <w:rPr>
            <w:rFonts w:ascii="Times New Roman" w:hAnsi="Times New Roman" w:cs="Times New Roman"/>
            <w:b/>
            <w:noProof/>
            <w:webHidden/>
            <w:sz w:val="24"/>
            <w:szCs w:val="24"/>
          </w:rPr>
          <w:fldChar w:fldCharType="end"/>
        </w:r>
      </w:hyperlink>
    </w:p>
    <w:p w:rsidRPr="00A1100A" w:rsidR="00A1100A" w:rsidRDefault="00A1100A" w14:paraId="10D8D6CB" w14:textId="05909636">
      <w:pPr>
        <w:pStyle w:val="TOC1"/>
        <w:rPr>
          <w:rFonts w:ascii="Times New Roman" w:hAnsi="Times New Roman" w:cs="Times New Roman"/>
          <w:b/>
          <w:noProof/>
          <w:sz w:val="24"/>
          <w:szCs w:val="24"/>
          <w:lang w:eastAsia="en-US"/>
        </w:rPr>
      </w:pPr>
      <w:hyperlink w:history="1" w:anchor="_Toc5359067">
        <w:r w:rsidRPr="00A1100A">
          <w:rPr>
            <w:rStyle w:val="Hyperlink"/>
            <w:rFonts w:ascii="Times New Roman" w:hAnsi="Times New Roman" w:cs="Times New Roman"/>
            <w:b/>
            <w:noProof/>
            <w:sz w:val="24"/>
            <w:szCs w:val="24"/>
          </w:rPr>
          <w:t>SUBAWARDS AND CONTRACTS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_Toc5359067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12</w:t>
        </w:r>
        <w:r w:rsidRPr="00A1100A">
          <w:rPr>
            <w:rFonts w:ascii="Times New Roman" w:hAnsi="Times New Roman" w:cs="Times New Roman"/>
            <w:b/>
            <w:noProof/>
            <w:webHidden/>
            <w:sz w:val="24"/>
            <w:szCs w:val="24"/>
          </w:rPr>
          <w:fldChar w:fldCharType="end"/>
        </w:r>
      </w:hyperlink>
    </w:p>
    <w:p w:rsidRPr="00A1100A" w:rsidR="00A1100A" w:rsidRDefault="00A1100A" w14:paraId="69B4DEA5" w14:textId="01907C81">
      <w:pPr>
        <w:pStyle w:val="TOC1"/>
        <w:rPr>
          <w:rFonts w:ascii="Times New Roman" w:hAnsi="Times New Roman" w:cs="Times New Roman"/>
          <w:b/>
          <w:noProof/>
          <w:sz w:val="24"/>
          <w:szCs w:val="24"/>
          <w:lang w:eastAsia="en-US"/>
        </w:rPr>
      </w:pPr>
      <w:hyperlink w:history="1" w:anchor="_Toc5359068">
        <w:r w:rsidRPr="00A1100A">
          <w:rPr>
            <w:rStyle w:val="Hyperlink"/>
            <w:rFonts w:ascii="Times New Roman" w:hAnsi="Times New Roman" w:cs="Times New Roman"/>
            <w:b/>
            <w:noProof/>
            <w:sz w:val="24"/>
            <w:szCs w:val="24"/>
          </w:rPr>
          <w:t>AWARD TERMINATION AND SUSPENSION</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_Toc5359068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12</w:t>
        </w:r>
        <w:r w:rsidRPr="00A1100A">
          <w:rPr>
            <w:rFonts w:ascii="Times New Roman" w:hAnsi="Times New Roman" w:cs="Times New Roman"/>
            <w:b/>
            <w:noProof/>
            <w:webHidden/>
            <w:sz w:val="24"/>
            <w:szCs w:val="24"/>
          </w:rPr>
          <w:fldChar w:fldCharType="end"/>
        </w:r>
      </w:hyperlink>
    </w:p>
    <w:p w:rsidRPr="00A1100A" w:rsidR="00A1100A" w:rsidRDefault="00A1100A" w14:paraId="5ACE42EC" w14:textId="5ADCD189">
      <w:pPr>
        <w:pStyle w:val="TOC1"/>
        <w:rPr>
          <w:rFonts w:ascii="Times New Roman" w:hAnsi="Times New Roman" w:cs="Times New Roman"/>
          <w:b/>
          <w:noProof/>
          <w:sz w:val="24"/>
          <w:szCs w:val="24"/>
          <w:lang w:eastAsia="en-US"/>
        </w:rPr>
      </w:pPr>
      <w:hyperlink w:history="1" w:anchor="_Toc5359069">
        <w:r w:rsidRPr="00A1100A">
          <w:rPr>
            <w:rStyle w:val="Hyperlink"/>
            <w:rFonts w:ascii="Times New Roman" w:hAnsi="Times New Roman" w:cs="Times New Roman"/>
            <w:b/>
            <w:noProof/>
            <w:sz w:val="24"/>
            <w:szCs w:val="24"/>
          </w:rPr>
          <w:t>PARTNERS RULES FOR PROCUREMENT OF GOODS AND SERVICES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_Toc5359069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13</w:t>
        </w:r>
        <w:r w:rsidRPr="00A1100A">
          <w:rPr>
            <w:rFonts w:ascii="Times New Roman" w:hAnsi="Times New Roman" w:cs="Times New Roman"/>
            <w:b/>
            <w:noProof/>
            <w:webHidden/>
            <w:sz w:val="24"/>
            <w:szCs w:val="24"/>
          </w:rPr>
          <w:fldChar w:fldCharType="end"/>
        </w:r>
      </w:hyperlink>
    </w:p>
    <w:p w:rsidRPr="00A1100A" w:rsidR="00A1100A" w:rsidRDefault="00A1100A" w14:paraId="35EA2F8D" w14:textId="72794F2C">
      <w:pPr>
        <w:pStyle w:val="TOC1"/>
        <w:tabs>
          <w:tab w:val="left" w:pos="1100"/>
        </w:tabs>
        <w:rPr>
          <w:rFonts w:ascii="Times New Roman" w:hAnsi="Times New Roman" w:cs="Times New Roman"/>
          <w:b/>
          <w:noProof/>
          <w:sz w:val="24"/>
          <w:szCs w:val="24"/>
          <w:lang w:eastAsia="en-US"/>
        </w:rPr>
      </w:pPr>
      <w:hyperlink w:history="1" w:anchor="_Toc5359070">
        <w:r w:rsidRPr="00A1100A">
          <w:rPr>
            <w:rStyle w:val="Hyperlink"/>
            <w:rFonts w:ascii="Times New Roman" w:hAnsi="Times New Roman" w:cs="Times New Roman"/>
            <w:b/>
            <w:noProof/>
            <w:sz w:val="24"/>
            <w:szCs w:val="24"/>
          </w:rPr>
          <w:t>RECIPIENT AND EMPLOYEE CONDUCT</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_Toc5359070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14</w:t>
        </w:r>
        <w:r w:rsidRPr="00A1100A">
          <w:rPr>
            <w:rFonts w:ascii="Times New Roman" w:hAnsi="Times New Roman" w:cs="Times New Roman"/>
            <w:b/>
            <w:noProof/>
            <w:webHidden/>
            <w:sz w:val="24"/>
            <w:szCs w:val="24"/>
          </w:rPr>
          <w:fldChar w:fldCharType="end"/>
        </w:r>
      </w:hyperlink>
    </w:p>
    <w:p w:rsidRPr="00A1100A" w:rsidR="00A1100A" w:rsidRDefault="00A1100A" w14:paraId="742F0990" w14:textId="584E3196">
      <w:pPr>
        <w:pStyle w:val="TOC1"/>
        <w:tabs>
          <w:tab w:val="left" w:pos="1100"/>
        </w:tabs>
        <w:rPr>
          <w:rFonts w:ascii="Times New Roman" w:hAnsi="Times New Roman" w:cs="Times New Roman"/>
          <w:b/>
          <w:noProof/>
          <w:sz w:val="24"/>
          <w:szCs w:val="24"/>
          <w:lang w:eastAsia="en-US"/>
        </w:rPr>
      </w:pPr>
      <w:hyperlink w:history="1" w:anchor="_Toc5359071">
        <w:r w:rsidRPr="00A1100A">
          <w:rPr>
            <w:rStyle w:val="Hyperlink"/>
            <w:rFonts w:ascii="Times New Roman" w:hAnsi="Times New Roman" w:cs="Times New Roman"/>
            <w:b/>
            <w:noProof/>
            <w:sz w:val="24"/>
            <w:szCs w:val="24"/>
          </w:rPr>
          <w:t>DEBARMENT AND SUSPENSION</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_Toc5359071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14</w:t>
        </w:r>
        <w:r w:rsidRPr="00A1100A">
          <w:rPr>
            <w:rFonts w:ascii="Times New Roman" w:hAnsi="Times New Roman" w:cs="Times New Roman"/>
            <w:b/>
            <w:noProof/>
            <w:webHidden/>
            <w:sz w:val="24"/>
            <w:szCs w:val="24"/>
          </w:rPr>
          <w:fldChar w:fldCharType="end"/>
        </w:r>
      </w:hyperlink>
    </w:p>
    <w:p w:rsidRPr="00A1100A" w:rsidR="00A1100A" w:rsidRDefault="00A1100A" w14:paraId="4B8ED53E" w14:textId="72871A18">
      <w:pPr>
        <w:pStyle w:val="TOC1"/>
        <w:rPr>
          <w:rFonts w:ascii="Times New Roman" w:hAnsi="Times New Roman" w:cs="Times New Roman"/>
          <w:b/>
          <w:noProof/>
          <w:sz w:val="24"/>
          <w:szCs w:val="24"/>
          <w:lang w:eastAsia="en-US"/>
        </w:rPr>
      </w:pPr>
      <w:hyperlink w:history="1" w:anchor="_Toc5359072">
        <w:r w:rsidRPr="00A1100A">
          <w:rPr>
            <w:rStyle w:val="Hyperlink"/>
            <w:rFonts w:ascii="Times New Roman" w:hAnsi="Times New Roman" w:cs="Times New Roman"/>
            <w:b/>
            <w:noProof/>
            <w:sz w:val="24"/>
            <w:szCs w:val="24"/>
          </w:rPr>
          <w:t>PREVENTING TERRORISM FINANCING</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_Toc5359072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16</w:t>
        </w:r>
        <w:r w:rsidRPr="00A1100A">
          <w:rPr>
            <w:rFonts w:ascii="Times New Roman" w:hAnsi="Times New Roman" w:cs="Times New Roman"/>
            <w:b/>
            <w:noProof/>
            <w:webHidden/>
            <w:sz w:val="24"/>
            <w:szCs w:val="24"/>
          </w:rPr>
          <w:fldChar w:fldCharType="end"/>
        </w:r>
      </w:hyperlink>
    </w:p>
    <w:p w:rsidRPr="00A1100A" w:rsidR="00A1100A" w:rsidRDefault="00A1100A" w14:paraId="419795FF" w14:textId="4A6C7D9F">
      <w:pPr>
        <w:pStyle w:val="TOC1"/>
        <w:rPr>
          <w:rFonts w:ascii="Times New Roman" w:hAnsi="Times New Roman" w:cs="Times New Roman"/>
          <w:b/>
          <w:noProof/>
          <w:sz w:val="24"/>
          <w:szCs w:val="24"/>
          <w:lang w:eastAsia="en-US"/>
        </w:rPr>
      </w:pPr>
      <w:hyperlink w:history="1" w:anchor="_Toc5359073">
        <w:r w:rsidRPr="00A1100A">
          <w:rPr>
            <w:rStyle w:val="Hyperlink"/>
            <w:rFonts w:ascii="Times New Roman" w:hAnsi="Times New Roman" w:cs="Times New Roman"/>
            <w:b/>
            <w:noProof/>
            <w:sz w:val="24"/>
            <w:szCs w:val="24"/>
          </w:rPr>
          <w:t>TRAFFICKING IN PERSONS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_Toc5359073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16</w:t>
        </w:r>
        <w:r w:rsidRPr="00A1100A">
          <w:rPr>
            <w:rFonts w:ascii="Times New Roman" w:hAnsi="Times New Roman" w:cs="Times New Roman"/>
            <w:b/>
            <w:noProof/>
            <w:webHidden/>
            <w:sz w:val="24"/>
            <w:szCs w:val="24"/>
          </w:rPr>
          <w:fldChar w:fldCharType="end"/>
        </w:r>
      </w:hyperlink>
    </w:p>
    <w:p w:rsidRPr="00A1100A" w:rsidR="00A1100A" w:rsidRDefault="00A1100A" w14:paraId="6F6235BE" w14:textId="1B794471">
      <w:pPr>
        <w:pStyle w:val="TOC1"/>
        <w:rPr>
          <w:rFonts w:ascii="Times New Roman" w:hAnsi="Times New Roman" w:cs="Times New Roman"/>
          <w:b/>
          <w:noProof/>
          <w:sz w:val="24"/>
          <w:szCs w:val="24"/>
          <w:lang w:eastAsia="en-US"/>
        </w:rPr>
      </w:pPr>
      <w:hyperlink w:history="1" w:anchor="_Toc5359074">
        <w:r w:rsidRPr="00A1100A">
          <w:rPr>
            <w:rStyle w:val="Hyperlink"/>
            <w:rFonts w:ascii="Times New Roman" w:hAnsi="Times New Roman" w:cs="Times New Roman"/>
            <w:b/>
            <w:noProof/>
            <w:sz w:val="24"/>
            <w:szCs w:val="24"/>
          </w:rPr>
          <w:t>AWARDS TO FAITH BASED AND COMMUNITY ORGANIZATIONS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_Toc5359074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18</w:t>
        </w:r>
        <w:r w:rsidRPr="00A1100A">
          <w:rPr>
            <w:rFonts w:ascii="Times New Roman" w:hAnsi="Times New Roman" w:cs="Times New Roman"/>
            <w:b/>
            <w:noProof/>
            <w:webHidden/>
            <w:sz w:val="24"/>
            <w:szCs w:val="24"/>
          </w:rPr>
          <w:fldChar w:fldCharType="end"/>
        </w:r>
      </w:hyperlink>
    </w:p>
    <w:p w:rsidRPr="00A1100A" w:rsidR="00A1100A" w:rsidRDefault="00A1100A" w14:paraId="25B4BF9F" w14:textId="0FD886B2">
      <w:pPr>
        <w:pStyle w:val="TOC1"/>
        <w:tabs>
          <w:tab w:val="left" w:pos="1100"/>
        </w:tabs>
        <w:rPr>
          <w:rFonts w:ascii="Times New Roman" w:hAnsi="Times New Roman" w:cs="Times New Roman"/>
          <w:b/>
          <w:noProof/>
          <w:sz w:val="24"/>
          <w:szCs w:val="24"/>
          <w:lang w:eastAsia="en-US"/>
        </w:rPr>
      </w:pPr>
      <w:hyperlink w:history="1" w:anchor="_Toc5359075">
        <w:r w:rsidRPr="00A1100A">
          <w:rPr>
            <w:rStyle w:val="Hyperlink"/>
            <w:rFonts w:ascii="Times New Roman" w:hAnsi="Times New Roman" w:cs="Times New Roman"/>
            <w:b/>
            <w:noProof/>
            <w:sz w:val="24"/>
            <w:szCs w:val="24"/>
          </w:rPr>
          <w:t>NONDISCRIMINATION</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_Toc5359075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18</w:t>
        </w:r>
        <w:r w:rsidRPr="00A1100A">
          <w:rPr>
            <w:rFonts w:ascii="Times New Roman" w:hAnsi="Times New Roman" w:cs="Times New Roman"/>
            <w:b/>
            <w:noProof/>
            <w:webHidden/>
            <w:sz w:val="24"/>
            <w:szCs w:val="24"/>
          </w:rPr>
          <w:fldChar w:fldCharType="end"/>
        </w:r>
      </w:hyperlink>
    </w:p>
    <w:p w:rsidRPr="00A1100A" w:rsidR="00A1100A" w:rsidRDefault="00A1100A" w14:paraId="22280B82" w14:textId="7E91F832">
      <w:pPr>
        <w:pStyle w:val="TOC1"/>
        <w:tabs>
          <w:tab w:val="left" w:pos="1100"/>
        </w:tabs>
        <w:rPr>
          <w:rFonts w:ascii="Times New Roman" w:hAnsi="Times New Roman" w:cs="Times New Roman"/>
          <w:b/>
          <w:noProof/>
          <w:sz w:val="24"/>
          <w:szCs w:val="24"/>
          <w:lang w:eastAsia="en-US"/>
        </w:rPr>
      </w:pPr>
      <w:hyperlink w:history="1" w:anchor="_Toc5359076">
        <w:r w:rsidRPr="00A1100A">
          <w:rPr>
            <w:rStyle w:val="Hyperlink"/>
            <w:rFonts w:ascii="Times New Roman" w:hAnsi="Times New Roman" w:cs="Times New Roman"/>
            <w:b/>
            <w:noProof/>
            <w:sz w:val="24"/>
            <w:szCs w:val="24"/>
          </w:rPr>
          <w:t>PILOT PROGRAM FOR ENHANCEMENT OF GRANTEE EMPLOYEE WHISTLEBLOWER PROTECTIONS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_Toc5359076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19</w:t>
        </w:r>
        <w:r w:rsidRPr="00A1100A">
          <w:rPr>
            <w:rFonts w:ascii="Times New Roman" w:hAnsi="Times New Roman" w:cs="Times New Roman"/>
            <w:b/>
            <w:noProof/>
            <w:webHidden/>
            <w:sz w:val="24"/>
            <w:szCs w:val="24"/>
          </w:rPr>
          <w:fldChar w:fldCharType="end"/>
        </w:r>
      </w:hyperlink>
    </w:p>
    <w:p w:rsidRPr="00A1100A" w:rsidR="00A1100A" w:rsidRDefault="00A1100A" w14:paraId="754E3E69" w14:textId="2D112CFE">
      <w:pPr>
        <w:pStyle w:val="TOC1"/>
        <w:tabs>
          <w:tab w:val="left" w:pos="1100"/>
        </w:tabs>
        <w:rPr>
          <w:rFonts w:ascii="Times New Roman" w:hAnsi="Times New Roman" w:cs="Times New Roman"/>
          <w:b/>
          <w:noProof/>
          <w:sz w:val="24"/>
          <w:szCs w:val="24"/>
          <w:lang w:eastAsia="en-US"/>
        </w:rPr>
      </w:pPr>
      <w:hyperlink w:history="1" w:anchor="_Toc5359077">
        <w:r w:rsidRPr="00A1100A">
          <w:rPr>
            <w:rStyle w:val="Hyperlink"/>
            <w:rFonts w:ascii="Times New Roman" w:hAnsi="Times New Roman" w:cs="Times New Roman"/>
            <w:b/>
            <w:noProof/>
            <w:sz w:val="24"/>
            <w:szCs w:val="24"/>
          </w:rPr>
          <w:t>CONFIDENTIALITY AGREEMENTS OR STATEMENT</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_Toc5359077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19</w:t>
        </w:r>
        <w:r w:rsidRPr="00A1100A">
          <w:rPr>
            <w:rFonts w:ascii="Times New Roman" w:hAnsi="Times New Roman" w:cs="Times New Roman"/>
            <w:b/>
            <w:noProof/>
            <w:webHidden/>
            <w:sz w:val="24"/>
            <w:szCs w:val="24"/>
          </w:rPr>
          <w:fldChar w:fldCharType="end"/>
        </w:r>
      </w:hyperlink>
    </w:p>
    <w:p w:rsidRPr="00A1100A" w:rsidR="00A1100A" w:rsidRDefault="00A1100A" w14:paraId="55BD2739" w14:textId="23F071CC">
      <w:pPr>
        <w:pStyle w:val="TOC1"/>
        <w:tabs>
          <w:tab w:val="left" w:pos="1100"/>
        </w:tabs>
        <w:rPr>
          <w:rFonts w:ascii="Times New Roman" w:hAnsi="Times New Roman" w:cs="Times New Roman"/>
          <w:b/>
          <w:noProof/>
          <w:sz w:val="24"/>
          <w:szCs w:val="24"/>
          <w:lang w:eastAsia="en-US"/>
        </w:rPr>
      </w:pPr>
      <w:hyperlink w:history="1" w:anchor="_Toc5359078">
        <w:r w:rsidRPr="00A1100A">
          <w:rPr>
            <w:rStyle w:val="Hyperlink"/>
            <w:rFonts w:ascii="Times New Roman" w:hAnsi="Times New Roman" w:cs="Times New Roman"/>
            <w:b/>
            <w:noProof/>
            <w:sz w:val="24"/>
            <w:szCs w:val="24"/>
          </w:rPr>
          <w:t>CHILD SAFEGUARDING</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_Toc5359078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20</w:t>
        </w:r>
        <w:r w:rsidRPr="00A1100A">
          <w:rPr>
            <w:rFonts w:ascii="Times New Roman" w:hAnsi="Times New Roman" w:cs="Times New Roman"/>
            <w:b/>
            <w:noProof/>
            <w:webHidden/>
            <w:sz w:val="24"/>
            <w:szCs w:val="24"/>
          </w:rPr>
          <w:fldChar w:fldCharType="end"/>
        </w:r>
      </w:hyperlink>
    </w:p>
    <w:p w:rsidRPr="00A1100A" w:rsidR="00A1100A" w:rsidRDefault="00A1100A" w14:paraId="549690E5" w14:textId="38170B49">
      <w:pPr>
        <w:pStyle w:val="TOC1"/>
        <w:tabs>
          <w:tab w:val="left" w:pos="1100"/>
        </w:tabs>
        <w:rPr>
          <w:rFonts w:ascii="Times New Roman" w:hAnsi="Times New Roman" w:cs="Times New Roman"/>
          <w:b/>
          <w:noProof/>
          <w:sz w:val="24"/>
          <w:szCs w:val="24"/>
          <w:lang w:eastAsia="en-US"/>
        </w:rPr>
      </w:pPr>
      <w:hyperlink w:history="1" w:anchor="_Toc5359079">
        <w:r w:rsidRPr="00A1100A">
          <w:rPr>
            <w:rStyle w:val="Hyperlink"/>
            <w:rFonts w:ascii="Times New Roman" w:hAnsi="Times New Roman" w:cs="Times New Roman"/>
            <w:b/>
            <w:noProof/>
            <w:sz w:val="24"/>
            <w:szCs w:val="24"/>
          </w:rPr>
          <w:t>PROHIBITION ON ABORTION RELATED ACTIVITIES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_Toc5359079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22</w:t>
        </w:r>
        <w:r w:rsidRPr="00A1100A">
          <w:rPr>
            <w:rFonts w:ascii="Times New Roman" w:hAnsi="Times New Roman" w:cs="Times New Roman"/>
            <w:b/>
            <w:noProof/>
            <w:webHidden/>
            <w:sz w:val="24"/>
            <w:szCs w:val="24"/>
          </w:rPr>
          <w:fldChar w:fldCharType="end"/>
        </w:r>
      </w:hyperlink>
    </w:p>
    <w:p w:rsidRPr="00A1100A" w:rsidR="00A1100A" w:rsidRDefault="00A1100A" w14:paraId="2F417D34" w14:textId="7ED91214">
      <w:pPr>
        <w:pStyle w:val="TOC1"/>
        <w:tabs>
          <w:tab w:val="left" w:pos="1320"/>
        </w:tabs>
        <w:rPr>
          <w:rFonts w:ascii="Times New Roman" w:hAnsi="Times New Roman" w:cs="Times New Roman"/>
          <w:b/>
          <w:noProof/>
          <w:sz w:val="24"/>
          <w:szCs w:val="24"/>
          <w:lang w:eastAsia="en-US"/>
        </w:rPr>
      </w:pPr>
      <w:hyperlink w:history="1" w:anchor="_Toc5359080">
        <w:r w:rsidRPr="00A1100A">
          <w:rPr>
            <w:rStyle w:val="Hyperlink"/>
            <w:rFonts w:ascii="Times New Roman" w:hAnsi="Times New Roman" w:cs="Times New Roman"/>
            <w:b/>
            <w:noProof/>
            <w:sz w:val="24"/>
            <w:szCs w:val="24"/>
          </w:rPr>
          <w:t>PROHIBITION OF ASSISTANCE TO DRUG TRAFFICKERS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_Toc5359080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22</w:t>
        </w:r>
        <w:r w:rsidRPr="00A1100A">
          <w:rPr>
            <w:rFonts w:ascii="Times New Roman" w:hAnsi="Times New Roman" w:cs="Times New Roman"/>
            <w:b/>
            <w:noProof/>
            <w:webHidden/>
            <w:sz w:val="24"/>
            <w:szCs w:val="24"/>
          </w:rPr>
          <w:fldChar w:fldCharType="end"/>
        </w:r>
      </w:hyperlink>
    </w:p>
    <w:p w:rsidRPr="00A1100A" w:rsidR="00A1100A" w:rsidRDefault="00A1100A" w14:paraId="7E6D0FD3" w14:textId="57AC6EA0">
      <w:pPr>
        <w:pStyle w:val="TOC1"/>
        <w:tabs>
          <w:tab w:val="left" w:pos="1320"/>
        </w:tabs>
        <w:rPr>
          <w:rFonts w:ascii="Times New Roman" w:hAnsi="Times New Roman" w:cs="Times New Roman"/>
          <w:b/>
          <w:noProof/>
          <w:sz w:val="24"/>
          <w:szCs w:val="24"/>
          <w:lang w:eastAsia="en-US"/>
        </w:rPr>
      </w:pPr>
      <w:hyperlink w:history="1" w:anchor="_Toc5359081">
        <w:r w:rsidRPr="00A1100A">
          <w:rPr>
            <w:rStyle w:val="Hyperlink"/>
            <w:rFonts w:ascii="Times New Roman" w:hAnsi="Times New Roman" w:cs="Times New Roman"/>
            <w:b/>
            <w:noProof/>
            <w:sz w:val="24"/>
            <w:szCs w:val="24"/>
          </w:rPr>
          <w:t>PROHIBITION ON THE USE OF ANTI-TRAFFICKING FUNDS TO PROMOTE, SUPPORT, OR ADVOCATE FOR THE LEGALIZATION OR PRACTICE OF PROSTITUTION</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_Toc5359081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23</w:t>
        </w:r>
        <w:r w:rsidRPr="00A1100A">
          <w:rPr>
            <w:rFonts w:ascii="Times New Roman" w:hAnsi="Times New Roman" w:cs="Times New Roman"/>
            <w:b/>
            <w:noProof/>
            <w:webHidden/>
            <w:sz w:val="24"/>
            <w:szCs w:val="24"/>
          </w:rPr>
          <w:fldChar w:fldCharType="end"/>
        </w:r>
      </w:hyperlink>
    </w:p>
    <w:p w:rsidRPr="00A1100A" w:rsidR="00A1100A" w:rsidRDefault="00A1100A" w14:paraId="39050CFC" w14:textId="58AF73C8">
      <w:pPr>
        <w:pStyle w:val="TOC1"/>
        <w:tabs>
          <w:tab w:val="left" w:pos="1100"/>
        </w:tabs>
        <w:rPr>
          <w:rFonts w:ascii="Times New Roman" w:hAnsi="Times New Roman" w:cs="Times New Roman"/>
          <w:b/>
          <w:noProof/>
          <w:sz w:val="24"/>
          <w:szCs w:val="24"/>
          <w:lang w:eastAsia="en-US"/>
        </w:rPr>
      </w:pPr>
      <w:hyperlink w:history="1" w:anchor="_Toc5359082">
        <w:r w:rsidRPr="00A1100A">
          <w:rPr>
            <w:rStyle w:val="Hyperlink"/>
            <w:rFonts w:ascii="Times New Roman" w:hAnsi="Times New Roman" w:cs="Times New Roman"/>
            <w:b/>
            <w:noProof/>
            <w:sz w:val="24"/>
            <w:szCs w:val="24"/>
          </w:rPr>
          <w:t>COMPLIANCE WITH REGULATIONS.</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_Toc5359082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23</w:t>
        </w:r>
        <w:r w:rsidRPr="00A1100A">
          <w:rPr>
            <w:rFonts w:ascii="Times New Roman" w:hAnsi="Times New Roman" w:cs="Times New Roman"/>
            <w:b/>
            <w:noProof/>
            <w:webHidden/>
            <w:sz w:val="24"/>
            <w:szCs w:val="24"/>
          </w:rPr>
          <w:fldChar w:fldCharType="end"/>
        </w:r>
      </w:hyperlink>
    </w:p>
    <w:p w:rsidRPr="00A1100A" w:rsidR="00A1100A" w:rsidRDefault="00A1100A" w14:paraId="11CFF8A4" w14:textId="57B7CC64">
      <w:pPr>
        <w:pStyle w:val="TOC1"/>
        <w:tabs>
          <w:tab w:val="left" w:pos="1100"/>
        </w:tabs>
        <w:rPr>
          <w:rFonts w:ascii="Times New Roman" w:hAnsi="Times New Roman" w:cs="Times New Roman"/>
          <w:b/>
          <w:noProof/>
          <w:sz w:val="24"/>
          <w:szCs w:val="24"/>
          <w:lang w:eastAsia="en-US"/>
        </w:rPr>
      </w:pPr>
      <w:hyperlink w:history="1" w:anchor="_Toc5359083">
        <w:r w:rsidRPr="00A1100A">
          <w:rPr>
            <w:rStyle w:val="Hyperlink"/>
            <w:rFonts w:ascii="Times New Roman" w:hAnsi="Times New Roman" w:cs="Times New Roman"/>
            <w:b/>
            <w:noProof/>
            <w:sz w:val="24"/>
            <w:szCs w:val="24"/>
          </w:rPr>
          <w:t>REMEDIES FOR NONCOMPLIANCE.</w:t>
        </w:r>
        <w:r w:rsidRPr="00A1100A">
          <w:rPr>
            <w:rFonts w:ascii="Times New Roman" w:hAnsi="Times New Roman" w:cs="Times New Roman"/>
            <w:b/>
            <w:noProof/>
            <w:webHidden/>
            <w:sz w:val="24"/>
            <w:szCs w:val="24"/>
          </w:rPr>
          <w:tab/>
        </w:r>
        <w:r w:rsidRPr="00A1100A">
          <w:rPr>
            <w:rFonts w:ascii="Times New Roman" w:hAnsi="Times New Roman" w:cs="Times New Roman"/>
            <w:b/>
            <w:noProof/>
            <w:webHidden/>
            <w:sz w:val="24"/>
            <w:szCs w:val="24"/>
          </w:rPr>
          <w:fldChar w:fldCharType="begin"/>
        </w:r>
        <w:r w:rsidRPr="00A1100A">
          <w:rPr>
            <w:rFonts w:ascii="Times New Roman" w:hAnsi="Times New Roman" w:cs="Times New Roman"/>
            <w:b/>
            <w:noProof/>
            <w:webHidden/>
            <w:sz w:val="24"/>
            <w:szCs w:val="24"/>
          </w:rPr>
          <w:instrText xml:space="preserve"> PAGEREF _Toc5359083 \h </w:instrText>
        </w:r>
        <w:r w:rsidRPr="00A1100A">
          <w:rPr>
            <w:rFonts w:ascii="Times New Roman" w:hAnsi="Times New Roman" w:cs="Times New Roman"/>
            <w:b/>
            <w:noProof/>
            <w:webHidden/>
            <w:sz w:val="24"/>
            <w:szCs w:val="24"/>
          </w:rPr>
        </w:r>
        <w:r w:rsidRPr="00A1100A">
          <w:rPr>
            <w:rFonts w:ascii="Times New Roman" w:hAnsi="Times New Roman" w:cs="Times New Roman"/>
            <w:b/>
            <w:noProof/>
            <w:webHidden/>
            <w:sz w:val="24"/>
            <w:szCs w:val="24"/>
          </w:rPr>
          <w:fldChar w:fldCharType="separate"/>
        </w:r>
        <w:r w:rsidR="00F903ED">
          <w:rPr>
            <w:rFonts w:ascii="Times New Roman" w:hAnsi="Times New Roman" w:cs="Times New Roman"/>
            <w:b/>
            <w:noProof/>
            <w:webHidden/>
            <w:sz w:val="24"/>
            <w:szCs w:val="24"/>
          </w:rPr>
          <w:t>23</w:t>
        </w:r>
        <w:r w:rsidRPr="00A1100A">
          <w:rPr>
            <w:rFonts w:ascii="Times New Roman" w:hAnsi="Times New Roman" w:cs="Times New Roman"/>
            <w:b/>
            <w:noProof/>
            <w:webHidden/>
            <w:sz w:val="24"/>
            <w:szCs w:val="24"/>
          </w:rPr>
          <w:fldChar w:fldCharType="end"/>
        </w:r>
      </w:hyperlink>
    </w:p>
    <w:p w:rsidR="00F903ED" w:rsidP="00F903ED" w:rsidRDefault="00DA61A0" w14:paraId="06DCBB0B" w14:textId="77777777">
      <w:pPr>
        <w:tabs>
          <w:tab w:val="center" w:pos="4680"/>
          <w:tab w:val="right" w:pos="9360"/>
        </w:tabs>
        <w:ind w:left="-90"/>
        <w:jc w:val="both"/>
        <w:rPr>
          <w:rFonts w:ascii="Times New Roman" w:hAnsi="Times New Roman" w:cs="Times New Roman"/>
          <w:b/>
          <w:sz w:val="24"/>
          <w:szCs w:val="24"/>
        </w:rPr>
      </w:pPr>
      <w:r w:rsidRPr="00A1100A">
        <w:rPr>
          <w:rFonts w:ascii="Times New Roman" w:hAnsi="Times New Roman" w:cs="Times New Roman"/>
          <w:b/>
          <w:sz w:val="24"/>
          <w:szCs w:val="24"/>
        </w:rPr>
        <w:fldChar w:fldCharType="end"/>
      </w:r>
      <w:bookmarkStart w:name="_Toc521414648" w:id="0"/>
    </w:p>
    <w:p w:rsidRPr="00F903ED" w:rsidR="00501A27" w:rsidP="00F903ED" w:rsidRDefault="00F903ED" w14:paraId="5A38F570" w14:textId="5D004B9E">
      <w:pPr>
        <w:tabs>
          <w:tab w:val="center" w:pos="4680"/>
          <w:tab w:val="right" w:pos="9360"/>
        </w:tabs>
        <w:ind w:left="-90"/>
        <w:jc w:val="both"/>
        <w:rPr>
          <w:rFonts w:ascii="Times New Roman" w:hAnsi="Times New Roman" w:cs="Times New Roman"/>
          <w:b/>
          <w:sz w:val="24"/>
          <w:szCs w:val="24"/>
        </w:rPr>
      </w:pPr>
      <w:r>
        <w:rPr>
          <w:rFonts w:ascii="Times New Roman" w:hAnsi="Times New Roman" w:cs="Times New Roman"/>
          <w:b/>
          <w:sz w:val="24"/>
          <w:szCs w:val="24"/>
        </w:rPr>
        <w:br w:type="column"/>
      </w:r>
      <w:r w:rsidR="00BD6A00">
        <w:rPr>
          <w:rFonts w:ascii="Times New Roman" w:hAnsi="Times New Roman" w:cs="Times New Roman"/>
          <w:b/>
          <w:sz w:val="28"/>
          <w:szCs w:val="24"/>
        </w:rPr>
        <w:t>PARTNERS OF THE AMERICAS (</w:t>
      </w:r>
      <w:r w:rsidR="007E0CC4">
        <w:rPr>
          <w:rFonts w:ascii="Times New Roman" w:hAnsi="Times New Roman" w:cs="Times New Roman"/>
          <w:b/>
          <w:sz w:val="28"/>
          <w:szCs w:val="24"/>
        </w:rPr>
        <w:t>POA</w:t>
      </w:r>
      <w:r w:rsidR="00BD6A00">
        <w:rPr>
          <w:rFonts w:ascii="Times New Roman" w:hAnsi="Times New Roman" w:cs="Times New Roman"/>
          <w:b/>
          <w:sz w:val="28"/>
          <w:szCs w:val="24"/>
        </w:rPr>
        <w:t>)</w:t>
      </w:r>
      <w:r w:rsidR="00850C74">
        <w:rPr>
          <w:rFonts w:ascii="Times New Roman" w:hAnsi="Times New Roman" w:cs="Times New Roman"/>
          <w:b/>
          <w:sz w:val="28"/>
          <w:szCs w:val="24"/>
        </w:rPr>
        <w:t xml:space="preserve"> </w:t>
      </w:r>
      <w:r w:rsidR="007E0CC4">
        <w:rPr>
          <w:rFonts w:ascii="Times New Roman" w:hAnsi="Times New Roman" w:cs="Times New Roman"/>
          <w:b/>
          <w:sz w:val="28"/>
          <w:szCs w:val="24"/>
        </w:rPr>
        <w:t>STANDARD</w:t>
      </w:r>
      <w:r w:rsidRPr="00357288" w:rsidR="00501A27">
        <w:rPr>
          <w:rFonts w:ascii="Times New Roman" w:hAnsi="Times New Roman" w:cs="Times New Roman"/>
          <w:b/>
          <w:sz w:val="28"/>
          <w:szCs w:val="24"/>
        </w:rPr>
        <w:t xml:space="preserve"> PROV</w:t>
      </w:r>
      <w:r>
        <w:rPr>
          <w:rFonts w:ascii="Times New Roman" w:hAnsi="Times New Roman" w:cs="Times New Roman"/>
          <w:b/>
          <w:sz w:val="28"/>
          <w:szCs w:val="24"/>
        </w:rPr>
        <w:t>I</w:t>
      </w:r>
      <w:r w:rsidRPr="00357288" w:rsidR="00501A27">
        <w:rPr>
          <w:rFonts w:ascii="Times New Roman" w:hAnsi="Times New Roman" w:cs="Times New Roman"/>
          <w:b/>
          <w:sz w:val="28"/>
          <w:szCs w:val="24"/>
        </w:rPr>
        <w:t>SIONS</w:t>
      </w:r>
      <w:bookmarkEnd w:id="0"/>
    </w:p>
    <w:p w:rsidR="00A1100A" w:rsidP="00A1100A" w:rsidRDefault="00A1100A" w14:paraId="70D45FC8" w14:textId="77777777">
      <w:pPr>
        <w:tabs>
          <w:tab w:val="center" w:pos="4680"/>
          <w:tab w:val="right" w:pos="9360"/>
        </w:tabs>
        <w:ind w:left="-90"/>
        <w:outlineLvl w:val="0"/>
        <w:rPr>
          <w:rFonts w:ascii="Times New Roman" w:hAnsi="Times New Roman" w:cs="Times New Roman"/>
          <w:color w:val="auto"/>
          <w:sz w:val="28"/>
          <w:szCs w:val="24"/>
        </w:rPr>
      </w:pPr>
      <w:bookmarkStart w:name="_Toc521414649" w:id="1"/>
    </w:p>
    <w:p w:rsidR="0025433A" w:rsidP="6DE42C77" w:rsidRDefault="0025433A" w14:paraId="28036B96" w14:textId="5D1AF4B1">
      <w:pPr>
        <w:tabs>
          <w:tab w:val="center" w:pos="4680"/>
          <w:tab w:val="right" w:pos="9360"/>
        </w:tabs>
        <w:ind w:left="-90"/>
        <w:outlineLvl w:val="0"/>
        <w:rPr>
          <w:rFonts w:ascii="Times New Roman" w:hAnsi="Times New Roman" w:cs="Times New Roman"/>
          <w:color w:val="auto"/>
          <w:sz w:val="28"/>
          <w:szCs w:val="28"/>
          <w:lang w:val="en-US"/>
        </w:rPr>
      </w:pPr>
      <w:r w:rsidRPr="6DE42C77">
        <w:rPr>
          <w:rFonts w:ascii="Times New Roman" w:hAnsi="Times New Roman" w:cs="Times New Roman"/>
          <w:color w:val="auto"/>
          <w:sz w:val="28"/>
          <w:szCs w:val="28"/>
          <w:lang w:val="en-US"/>
        </w:rPr>
        <w:t>Unless otherwise stated in the agreement, these provisions supersede.</w:t>
      </w:r>
      <w:bookmarkEnd w:id="1"/>
    </w:p>
    <w:p w:rsidRPr="00A212AC" w:rsidR="00151204" w:rsidP="00A1100A" w:rsidRDefault="00151204" w14:paraId="59E2EE4D" w14:textId="77777777">
      <w:pPr>
        <w:tabs>
          <w:tab w:val="center" w:pos="4680"/>
          <w:tab w:val="right" w:pos="9360"/>
        </w:tabs>
        <w:ind w:left="-90"/>
        <w:outlineLvl w:val="0"/>
        <w:rPr>
          <w:rFonts w:ascii="Times New Roman" w:hAnsi="Times New Roman" w:cs="Times New Roman"/>
          <w:color w:val="auto"/>
          <w:sz w:val="28"/>
          <w:szCs w:val="24"/>
        </w:rPr>
      </w:pPr>
    </w:p>
    <w:p w:rsidRPr="00151204" w:rsidR="00D44BC3" w:rsidP="00A1100A" w:rsidRDefault="00D44BC3" w14:paraId="7FF7BEAF" w14:textId="53941B0B">
      <w:pPr>
        <w:pStyle w:val="Style10"/>
        <w:spacing w:line="276" w:lineRule="auto"/>
      </w:pPr>
      <w:bookmarkStart w:name="_Toc521414650" w:id="2"/>
      <w:bookmarkStart w:name="_Toc5359054" w:id="3"/>
      <w:r w:rsidRPr="00151204">
        <w:t>ANTICORRUPTION PROVISIONS</w:t>
      </w:r>
      <w:bookmarkEnd w:id="2"/>
      <w:bookmarkEnd w:id="3"/>
      <w:r w:rsidRPr="00151204">
        <w:t xml:space="preserve"> </w:t>
      </w:r>
    </w:p>
    <w:p w:rsidR="00D44BC3" w:rsidP="00A1100A" w:rsidRDefault="00F505FA" w14:paraId="5E5B4E50" w14:textId="67B33578">
      <w:pPr>
        <w:outlineLvl w:val="0"/>
        <w:rPr>
          <w:rFonts w:ascii="Times New Roman" w:hAnsi="Times New Roman" w:cs="Times New Roman"/>
          <w:i/>
          <w:sz w:val="24"/>
          <w:szCs w:val="24"/>
        </w:rPr>
      </w:pPr>
      <w:r>
        <w:rPr>
          <w:rFonts w:ascii="Times New Roman" w:hAnsi="Times New Roman" w:cs="Times New Roman"/>
          <w:i/>
          <w:sz w:val="24"/>
          <w:szCs w:val="24"/>
        </w:rPr>
        <w:t xml:space="preserve">      </w:t>
      </w:r>
      <w:bookmarkStart w:name="_Toc521414651" w:id="4"/>
      <w:r w:rsidR="00921739">
        <w:rPr>
          <w:rFonts w:ascii="Times New Roman" w:hAnsi="Times New Roman" w:cs="Times New Roman"/>
          <w:i/>
          <w:sz w:val="24"/>
          <w:szCs w:val="24"/>
        </w:rPr>
        <w:t xml:space="preserve">      </w:t>
      </w:r>
      <w:r w:rsidRPr="00747528" w:rsidR="00D44BC3">
        <w:rPr>
          <w:rFonts w:ascii="Times New Roman" w:hAnsi="Times New Roman" w:cs="Times New Roman"/>
          <w:i/>
          <w:sz w:val="24"/>
          <w:szCs w:val="24"/>
        </w:rPr>
        <w:t xml:space="preserve">Applicable to </w:t>
      </w:r>
      <w:r w:rsidR="00D44BC3">
        <w:rPr>
          <w:rFonts w:ascii="Times New Roman" w:hAnsi="Times New Roman" w:cs="Times New Roman"/>
          <w:i/>
          <w:sz w:val="24"/>
          <w:szCs w:val="24"/>
        </w:rPr>
        <w:t>all</w:t>
      </w:r>
      <w:bookmarkEnd w:id="4"/>
    </w:p>
    <w:p w:rsidR="00D44BC3" w:rsidP="00A1100A" w:rsidRDefault="00D44BC3" w14:paraId="6FD82DF3" w14:textId="77777777">
      <w:pPr>
        <w:ind w:firstLine="720"/>
        <w:outlineLvl w:val="0"/>
        <w:rPr>
          <w:rFonts w:ascii="Times New Roman" w:hAnsi="Times New Roman" w:cs="Times New Roman"/>
          <w:i/>
          <w:sz w:val="24"/>
          <w:szCs w:val="24"/>
        </w:rPr>
      </w:pPr>
    </w:p>
    <w:p w:rsidR="00D44BC3" w:rsidP="6DE42C77" w:rsidRDefault="00A51480" w14:paraId="560DFB3E" w14:textId="750739B0">
      <w:pPr>
        <w:pStyle w:val="ListParagraph"/>
        <w:numPr>
          <w:ilvl w:val="0"/>
          <w:numId w:val="5"/>
        </w:numPr>
        <w:outlineLvl w:val="0"/>
        <w:rPr>
          <w:rFonts w:ascii="Times New Roman" w:hAnsi="Times New Roman" w:cs="Times New Roman"/>
          <w:sz w:val="24"/>
          <w:szCs w:val="24"/>
          <w:lang w:val="en-US"/>
        </w:rPr>
      </w:pPr>
      <w:bookmarkStart w:name="_Toc521414652" w:id="5"/>
      <w:r w:rsidRPr="6DE42C77">
        <w:rPr>
          <w:rFonts w:ascii="Times New Roman" w:hAnsi="Times New Roman" w:cs="Times New Roman"/>
          <w:sz w:val="24"/>
          <w:szCs w:val="24"/>
          <w:lang w:val="en-US"/>
        </w:rPr>
        <w:t xml:space="preserve">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w:t>
      </w:r>
      <w:r w:rsidRPr="6DE42C77" w:rsidR="00D44BC3">
        <w:rPr>
          <w:rFonts w:ascii="Times New Roman" w:hAnsi="Times New Roman" w:cs="Times New Roman"/>
          <w:sz w:val="24"/>
          <w:szCs w:val="24"/>
          <w:lang w:val="en-US"/>
        </w:rPr>
        <w:t>shall conduct all activities related to this engagement in a fair, honest and transparent manner.</w:t>
      </w:r>
      <w:bookmarkEnd w:id="5"/>
    </w:p>
    <w:p w:rsidR="00D44BC3" w:rsidP="6DE42C77" w:rsidRDefault="007430FF" w14:paraId="5851CF82" w14:textId="63B38E8D">
      <w:pPr>
        <w:pStyle w:val="ListParagraph"/>
        <w:numPr>
          <w:ilvl w:val="0"/>
          <w:numId w:val="5"/>
        </w:numPr>
        <w:outlineLvl w:val="0"/>
        <w:rPr>
          <w:rFonts w:ascii="Times New Roman" w:hAnsi="Times New Roman" w:cs="Times New Roman"/>
          <w:sz w:val="24"/>
          <w:szCs w:val="24"/>
          <w:lang w:val="en-US"/>
        </w:rPr>
      </w:pPr>
      <w:bookmarkStart w:name="_Toc521414653" w:id="6"/>
      <w:r w:rsidRPr="6DE42C77">
        <w:rPr>
          <w:rFonts w:ascii="Times New Roman" w:hAnsi="Times New Roman" w:cs="Times New Roman"/>
          <w:sz w:val="24"/>
          <w:szCs w:val="24"/>
          <w:lang w:val="en-US"/>
        </w:rPr>
        <w:t>RECIPIENT</w:t>
      </w:r>
      <w:r w:rsidRPr="6DE42C77" w:rsidR="00D44BC3">
        <w:rPr>
          <w:rFonts w:ascii="Times New Roman" w:hAnsi="Times New Roman" w:cs="Times New Roman"/>
          <w:sz w:val="24"/>
          <w:szCs w:val="24"/>
          <w:lang w:val="en-US"/>
        </w:rPr>
        <w:t xml:space="preserve"> represents and certifies that </w:t>
      </w:r>
      <w:r w:rsidRPr="6DE42C77">
        <w:rPr>
          <w:rFonts w:ascii="Times New Roman" w:hAnsi="Times New Roman" w:cs="Times New Roman"/>
          <w:sz w:val="24"/>
          <w:szCs w:val="24"/>
          <w:lang w:val="en-US"/>
        </w:rPr>
        <w:t>RECIPIENT</w:t>
      </w:r>
      <w:r w:rsidRPr="6DE42C77" w:rsidR="00D44BC3">
        <w:rPr>
          <w:rFonts w:ascii="Times New Roman" w:hAnsi="Times New Roman" w:cs="Times New Roman"/>
          <w:sz w:val="24"/>
          <w:szCs w:val="24"/>
          <w:lang w:val="en-US"/>
        </w:rPr>
        <w:t xml:space="preserve"> rejects corruption in all of its forms, including Bribery, making a Facilitation Payment or any Prohibited Act.</w:t>
      </w:r>
      <w:bookmarkEnd w:id="6"/>
      <w:r w:rsidRPr="6DE42C77" w:rsidR="00D44BC3">
        <w:rPr>
          <w:rFonts w:ascii="Times New Roman" w:hAnsi="Times New Roman" w:cs="Times New Roman"/>
          <w:sz w:val="24"/>
          <w:szCs w:val="24"/>
          <w:lang w:val="en-US"/>
        </w:rPr>
        <w:t xml:space="preserve"> </w:t>
      </w:r>
    </w:p>
    <w:p w:rsidR="00D44BC3" w:rsidP="6DE42C77" w:rsidRDefault="007430FF" w14:paraId="1695A78B" w14:textId="7A70ADC2">
      <w:pPr>
        <w:pStyle w:val="ListParagraph"/>
        <w:numPr>
          <w:ilvl w:val="0"/>
          <w:numId w:val="5"/>
        </w:numPr>
        <w:outlineLvl w:val="0"/>
        <w:rPr>
          <w:rFonts w:ascii="Times New Roman" w:hAnsi="Times New Roman" w:cs="Times New Roman"/>
          <w:sz w:val="24"/>
          <w:szCs w:val="24"/>
          <w:lang w:val="en-US"/>
        </w:rPr>
      </w:pPr>
      <w:bookmarkStart w:name="_Toc521414654" w:id="7"/>
      <w:r w:rsidRPr="6DE42C77">
        <w:rPr>
          <w:rFonts w:ascii="Times New Roman" w:hAnsi="Times New Roman" w:cs="Times New Roman"/>
          <w:sz w:val="24"/>
          <w:szCs w:val="24"/>
          <w:lang w:val="en-US"/>
        </w:rPr>
        <w:t>RECIPIENT</w:t>
      </w:r>
      <w:r w:rsidRPr="6DE42C77" w:rsidR="00D44BC3">
        <w:rPr>
          <w:rFonts w:ascii="Times New Roman" w:hAnsi="Times New Roman" w:cs="Times New Roman"/>
          <w:sz w:val="24"/>
          <w:szCs w:val="24"/>
          <w:lang w:val="en-US"/>
        </w:rPr>
        <w:t xml:space="preserve"> represents and certifies that </w:t>
      </w:r>
      <w:r w:rsidRPr="6DE42C77">
        <w:rPr>
          <w:rFonts w:ascii="Times New Roman" w:hAnsi="Times New Roman" w:cs="Times New Roman"/>
          <w:sz w:val="24"/>
          <w:szCs w:val="24"/>
          <w:lang w:val="en-US"/>
        </w:rPr>
        <w:t>RECIPIENT</w:t>
      </w:r>
      <w:r w:rsidRPr="6DE42C77" w:rsidR="0090204B">
        <w:rPr>
          <w:rFonts w:ascii="Times New Roman" w:hAnsi="Times New Roman" w:cs="Times New Roman"/>
          <w:sz w:val="24"/>
          <w:szCs w:val="24"/>
          <w:lang w:val="en-US"/>
        </w:rPr>
        <w:t xml:space="preserve"> is</w:t>
      </w:r>
      <w:r w:rsidRPr="6DE42C77" w:rsidR="00D44BC3">
        <w:rPr>
          <w:rFonts w:ascii="Times New Roman" w:hAnsi="Times New Roman" w:cs="Times New Roman"/>
          <w:sz w:val="24"/>
          <w:szCs w:val="24"/>
          <w:lang w:val="en-US"/>
        </w:rPr>
        <w:t xml:space="preserve"> aware that Bribery is a crime under a host of anticorruption statutes, including the Bribery Act, the Criminal Code Act, the FCPA and similar statutes, and therefore, strictly prohibited, regardless of jurisdiction or circumstance.</w:t>
      </w:r>
      <w:bookmarkEnd w:id="7"/>
    </w:p>
    <w:p w:rsidR="00D44BC3" w:rsidP="6DE42C77" w:rsidRDefault="007430FF" w14:paraId="2D8018D2" w14:textId="357165D6">
      <w:pPr>
        <w:pStyle w:val="ListParagraph"/>
        <w:numPr>
          <w:ilvl w:val="0"/>
          <w:numId w:val="5"/>
        </w:numPr>
        <w:outlineLvl w:val="0"/>
        <w:rPr>
          <w:rFonts w:ascii="Times New Roman" w:hAnsi="Times New Roman" w:cs="Times New Roman"/>
          <w:sz w:val="24"/>
          <w:szCs w:val="24"/>
          <w:lang w:val="en-US"/>
        </w:rPr>
      </w:pPr>
      <w:bookmarkStart w:name="_Toc521414655" w:id="8"/>
      <w:r w:rsidRPr="6DE42C77">
        <w:rPr>
          <w:rFonts w:ascii="Times New Roman" w:hAnsi="Times New Roman" w:cs="Times New Roman"/>
          <w:sz w:val="24"/>
          <w:szCs w:val="24"/>
          <w:lang w:val="en-US"/>
        </w:rPr>
        <w:t>RECIPIENT</w:t>
      </w:r>
      <w:r w:rsidRPr="6DE42C77" w:rsidR="00D44BC3">
        <w:rPr>
          <w:rFonts w:ascii="Times New Roman" w:hAnsi="Times New Roman" w:cs="Times New Roman"/>
          <w:sz w:val="24"/>
          <w:szCs w:val="24"/>
          <w:lang w:val="en-US"/>
        </w:rPr>
        <w:t xml:space="preserve"> shall not directly or indirectly commit or attempt to commit any Prohibited Act, including Bribery or making a Facilitation Payment.</w:t>
      </w:r>
      <w:bookmarkEnd w:id="8"/>
    </w:p>
    <w:p w:rsidR="004938F6" w:rsidP="6DE42C77" w:rsidRDefault="007430FF" w14:paraId="1DC677B6" w14:textId="4BC311A6">
      <w:pPr>
        <w:pStyle w:val="ListParagraph"/>
        <w:numPr>
          <w:ilvl w:val="0"/>
          <w:numId w:val="5"/>
        </w:numPr>
        <w:outlineLvl w:val="0"/>
        <w:rPr>
          <w:rFonts w:ascii="Times New Roman" w:hAnsi="Times New Roman" w:cs="Times New Roman"/>
          <w:sz w:val="24"/>
          <w:szCs w:val="24"/>
          <w:lang w:val="en-US"/>
        </w:rPr>
      </w:pPr>
      <w:bookmarkStart w:name="_Toc521414656" w:id="9"/>
      <w:r w:rsidRPr="6DE42C77">
        <w:rPr>
          <w:rFonts w:ascii="Times New Roman" w:hAnsi="Times New Roman" w:cs="Times New Roman"/>
          <w:sz w:val="24"/>
          <w:szCs w:val="24"/>
          <w:lang w:val="en-US"/>
        </w:rPr>
        <w:t>RECIPIENT</w:t>
      </w:r>
      <w:r w:rsidRPr="6DE42C77" w:rsidR="00A51480">
        <w:rPr>
          <w:rFonts w:ascii="Times New Roman" w:hAnsi="Times New Roman" w:cs="Times New Roman"/>
          <w:sz w:val="24"/>
          <w:szCs w:val="24"/>
          <w:lang w:val="en-US"/>
        </w:rPr>
        <w:t xml:space="preserve"> </w:t>
      </w:r>
      <w:r w:rsidRPr="6DE42C77" w:rsidR="00D44BC3">
        <w:rPr>
          <w:rFonts w:ascii="Times New Roman" w:hAnsi="Times New Roman" w:cs="Times New Roman"/>
          <w:sz w:val="24"/>
          <w:szCs w:val="24"/>
          <w:lang w:val="en-US"/>
        </w:rPr>
        <w:t xml:space="preserve">represents and certifies that </w:t>
      </w:r>
      <w:r w:rsidRPr="6DE42C77">
        <w:rPr>
          <w:rFonts w:ascii="Times New Roman" w:hAnsi="Times New Roman" w:cs="Times New Roman"/>
          <w:sz w:val="24"/>
          <w:szCs w:val="24"/>
          <w:lang w:val="en-US"/>
        </w:rPr>
        <w:t>RECIPIENT</w:t>
      </w:r>
      <w:ins w:author="John" w:date="2020-03-03T10:10:00Z" w:id="10">
        <w:r w:rsidRPr="6DE42C77" w:rsidR="00C45973">
          <w:rPr>
            <w:rFonts w:ascii="Times New Roman" w:hAnsi="Times New Roman" w:cs="Times New Roman"/>
            <w:sz w:val="24"/>
            <w:szCs w:val="24"/>
            <w:lang w:val="en-US"/>
          </w:rPr>
          <w:t xml:space="preserve"> shall comply</w:t>
        </w:r>
      </w:ins>
      <w:ins w:author="John" w:date="2020-03-03T10:11:00Z" w:id="11">
        <w:r w:rsidRPr="6DE42C77" w:rsidR="00E64F71">
          <w:rPr>
            <w:rFonts w:ascii="Times New Roman" w:hAnsi="Times New Roman" w:cs="Times New Roman"/>
            <w:sz w:val="24"/>
            <w:szCs w:val="24"/>
            <w:lang w:val="en-US"/>
          </w:rPr>
          <w:t xml:space="preserve"> with Partners Code of Conduct or</w:t>
        </w:r>
      </w:ins>
      <w:ins w:author="John" w:date="2020-03-03T10:10:00Z" w:id="12">
        <w:r w:rsidRPr="6DE42C77" w:rsidR="00C45973">
          <w:rPr>
            <w:rFonts w:ascii="Times New Roman" w:hAnsi="Times New Roman" w:cs="Times New Roman"/>
            <w:sz w:val="24"/>
            <w:szCs w:val="24"/>
            <w:lang w:val="en-US"/>
          </w:rPr>
          <w:t xml:space="preserve"> with its own Code of Conduct</w:t>
        </w:r>
        <w:r w:rsidRPr="6DE42C77" w:rsidR="00F725DC">
          <w:rPr>
            <w:rFonts w:ascii="Times New Roman" w:hAnsi="Times New Roman" w:cs="Times New Roman"/>
            <w:sz w:val="24"/>
            <w:szCs w:val="24"/>
            <w:lang w:val="en-US"/>
          </w:rPr>
          <w:t>, and that this co</w:t>
        </w:r>
      </w:ins>
      <w:ins w:author="John" w:date="2020-03-03T10:11:00Z" w:id="13">
        <w:r w:rsidRPr="6DE42C77" w:rsidR="00F725DC">
          <w:rPr>
            <w:rFonts w:ascii="Times New Roman" w:hAnsi="Times New Roman" w:cs="Times New Roman"/>
            <w:sz w:val="24"/>
            <w:szCs w:val="24"/>
            <w:lang w:val="en-US"/>
          </w:rPr>
          <w:t xml:space="preserve">de does not conflict with </w:t>
        </w:r>
      </w:ins>
      <w:del w:author="John" w:date="2020-03-03T10:11:00Z" w:id="14">
        <w:r w:rsidRPr="6DE42C77" w:rsidDel="00D44BC3">
          <w:rPr>
            <w:rFonts w:ascii="Times New Roman" w:hAnsi="Times New Roman" w:cs="Times New Roman"/>
            <w:sz w:val="24"/>
            <w:szCs w:val="24"/>
            <w:lang w:val="en-US"/>
          </w:rPr>
          <w:delText xml:space="preserve"> has read and understood the </w:delText>
        </w:r>
      </w:del>
      <w:r w:rsidRPr="6DE42C77" w:rsidR="00D44BC3">
        <w:rPr>
          <w:rFonts w:ascii="Times New Roman" w:hAnsi="Times New Roman" w:cs="Times New Roman"/>
          <w:sz w:val="24"/>
          <w:szCs w:val="24"/>
          <w:lang w:val="en-US"/>
        </w:rPr>
        <w:t xml:space="preserve">PARTNERS Code of Conduct. </w:t>
      </w:r>
      <w:del w:author="John" w:date="2020-03-03T10:11:00Z" w:id="15">
        <w:r w:rsidRPr="6DE42C77" w:rsidDel="007430FF">
          <w:rPr>
            <w:rFonts w:ascii="Times New Roman" w:hAnsi="Times New Roman" w:cs="Times New Roman"/>
            <w:sz w:val="24"/>
            <w:szCs w:val="24"/>
            <w:lang w:val="en-US"/>
          </w:rPr>
          <w:delText>RECIPIENT</w:delText>
        </w:r>
        <w:r w:rsidRPr="6DE42C77" w:rsidDel="00D44BC3">
          <w:rPr>
            <w:rFonts w:ascii="Times New Roman" w:hAnsi="Times New Roman" w:cs="Times New Roman"/>
            <w:sz w:val="24"/>
            <w:szCs w:val="24"/>
            <w:lang w:val="en-US"/>
          </w:rPr>
          <w:delText xml:space="preserve"> agrees to be bound by PARTNERS Code of Conduct and to operate in manner fully consistent with the letter and spirit of said Code of Conduct.</w:delText>
        </w:r>
      </w:del>
      <w:bookmarkEnd w:id="9"/>
    </w:p>
    <w:p w:rsidR="00C66957" w:rsidP="6DE42C77" w:rsidRDefault="00E84C91" w14:paraId="3B2F04FE" w14:textId="15DF56C6">
      <w:pPr>
        <w:pStyle w:val="ListParagraph"/>
        <w:numPr>
          <w:ilvl w:val="0"/>
          <w:numId w:val="5"/>
        </w:numPr>
        <w:outlineLvl w:val="0"/>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Neither the RECIPIENT nor any of its Subsidiaries or, to the Knowledge of the RECIPIENT, any director or officer of the foregoing, acting in their capacity as such, has </w:t>
      </w:r>
    </w:p>
    <w:p w:rsidR="00C66957" w:rsidP="00C66957" w:rsidRDefault="00C66957" w14:paraId="34109CE2" w14:textId="77777777">
      <w:pPr>
        <w:pStyle w:val="ListParagraph"/>
        <w:outlineLvl w:val="0"/>
        <w:rPr>
          <w:rFonts w:ascii="Times New Roman" w:hAnsi="Times New Roman" w:cs="Times New Roman"/>
          <w:sz w:val="24"/>
          <w:szCs w:val="24"/>
        </w:rPr>
      </w:pPr>
    </w:p>
    <w:p w:rsidR="00C66957" w:rsidP="6DE42C77" w:rsidRDefault="00E84C91" w14:paraId="726DBA30" w14:textId="77777777">
      <w:pPr>
        <w:pStyle w:val="ListParagraph"/>
        <w:numPr>
          <w:ilvl w:val="0"/>
          <w:numId w:val="34"/>
        </w:numPr>
        <w:outlineLvl w:val="0"/>
        <w:rPr>
          <w:rFonts w:ascii="Times New Roman" w:hAnsi="Times New Roman" w:cs="Times New Roman"/>
          <w:sz w:val="24"/>
          <w:szCs w:val="24"/>
          <w:lang w:val="en-US"/>
        </w:rPr>
      </w:pPr>
      <w:r w:rsidRPr="6DE42C77">
        <w:rPr>
          <w:rFonts w:ascii="Times New Roman" w:hAnsi="Times New Roman" w:cs="Times New Roman"/>
          <w:sz w:val="24"/>
          <w:szCs w:val="24"/>
          <w:lang w:val="en-US"/>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rsidR="00C66957" w:rsidP="6DE42C77" w:rsidRDefault="00E84C91" w14:paraId="720A4CA6" w14:textId="77777777">
      <w:pPr>
        <w:pStyle w:val="ListParagraph"/>
        <w:numPr>
          <w:ilvl w:val="0"/>
          <w:numId w:val="34"/>
        </w:numPr>
        <w:outlineLvl w:val="0"/>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used any corporate funds for unlawful contributions, gifts, entertainment or other unlawful expenses relating to political activity or </w:t>
      </w:r>
    </w:p>
    <w:p w:rsidRPr="00C66957" w:rsidR="00E84C91" w:rsidP="00E84C91" w:rsidRDefault="00E84C91" w14:paraId="56A9C1D5" w14:textId="6297BBBE">
      <w:pPr>
        <w:pStyle w:val="ListParagraph"/>
        <w:numPr>
          <w:ilvl w:val="0"/>
          <w:numId w:val="34"/>
        </w:numPr>
        <w:outlineLvl w:val="0"/>
        <w:rPr>
          <w:rFonts w:ascii="Times New Roman" w:hAnsi="Times New Roman" w:cs="Times New Roman"/>
          <w:sz w:val="24"/>
          <w:szCs w:val="24"/>
        </w:rPr>
      </w:pPr>
      <w:r w:rsidRPr="00C66957">
        <w:rPr>
          <w:rFonts w:ascii="Times New Roman" w:hAnsi="Times New Roman" w:cs="Times New Roman"/>
          <w:sz w:val="24"/>
          <w:szCs w:val="24"/>
        </w:rPr>
        <w:t>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RECIPIENT conducts business governing corrupt practices, commercial bribery, money laundering, pay-to-play, anti-bribery or anticorruption or that otherwise prohibits payments to any government or public officials or employees.</w:t>
      </w:r>
    </w:p>
    <w:p w:rsidRPr="00A51480" w:rsidR="00D44BC3" w:rsidP="00A1100A" w:rsidRDefault="00A51480" w14:paraId="565FD116" w14:textId="34E52740">
      <w:pPr>
        <w:tabs>
          <w:tab w:val="left" w:pos="4133"/>
        </w:tabs>
      </w:pPr>
      <w:r>
        <w:tab/>
      </w:r>
    </w:p>
    <w:p w:rsidRPr="00D44BC3" w:rsidR="00D44BC3" w:rsidP="6DE42C77" w:rsidRDefault="007430FF" w14:paraId="5367A9C7" w14:textId="172E714A">
      <w:pPr>
        <w:pStyle w:val="ListParagraph"/>
        <w:numPr>
          <w:ilvl w:val="0"/>
          <w:numId w:val="5"/>
        </w:numPr>
        <w:outlineLvl w:val="0"/>
        <w:rPr>
          <w:rFonts w:ascii="Times New Roman" w:hAnsi="Times New Roman" w:cs="Times New Roman"/>
          <w:sz w:val="24"/>
          <w:szCs w:val="24"/>
          <w:lang w:val="en-US"/>
        </w:rPr>
      </w:pPr>
      <w:bookmarkStart w:name="_Toc521414660" w:id="16"/>
      <w:r w:rsidRPr="6DE42C77">
        <w:rPr>
          <w:rFonts w:ascii="Times New Roman" w:hAnsi="Times New Roman" w:cs="Times New Roman"/>
          <w:sz w:val="24"/>
          <w:szCs w:val="24"/>
          <w:lang w:val="en-US"/>
        </w:rPr>
        <w:t>RECIPIENT</w:t>
      </w:r>
      <w:r w:rsidRPr="6DE42C77" w:rsidR="00D44BC3">
        <w:rPr>
          <w:rFonts w:ascii="Times New Roman" w:hAnsi="Times New Roman" w:cs="Times New Roman"/>
          <w:sz w:val="24"/>
          <w:szCs w:val="24"/>
          <w:lang w:val="en-US"/>
        </w:rPr>
        <w:t xml:space="preserve"> shall include these, or substantially similar, anticorruption provisions in all subcontracts or other agreements </w:t>
      </w:r>
      <w:r w:rsidRPr="6DE42C77">
        <w:rPr>
          <w:rFonts w:ascii="Times New Roman" w:hAnsi="Times New Roman" w:cs="Times New Roman"/>
          <w:sz w:val="24"/>
          <w:szCs w:val="24"/>
          <w:lang w:val="en-US"/>
        </w:rPr>
        <w:t>RECIPIENT</w:t>
      </w:r>
      <w:r w:rsidRPr="6DE42C77" w:rsidR="00D44BC3">
        <w:rPr>
          <w:rFonts w:ascii="Times New Roman" w:hAnsi="Times New Roman" w:cs="Times New Roman"/>
          <w:sz w:val="24"/>
          <w:szCs w:val="24"/>
          <w:lang w:val="en-US"/>
        </w:rPr>
        <w:t xml:space="preserve"> makes in connection with this engagement.</w:t>
      </w:r>
      <w:bookmarkEnd w:id="16"/>
      <w:r>
        <w:tab/>
      </w:r>
      <w:r>
        <w:tab/>
      </w:r>
      <w:r>
        <w:tab/>
      </w:r>
      <w:r>
        <w:tab/>
      </w:r>
      <w:r>
        <w:tab/>
      </w:r>
      <w:r>
        <w:tab/>
      </w:r>
    </w:p>
    <w:p w:rsidR="00D44BC3" w:rsidP="00A1100A" w:rsidRDefault="00D44BC3" w14:paraId="4AE923B7" w14:textId="77777777">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rsidR="00D44BC3" w:rsidP="00A1100A" w:rsidRDefault="00D44BC3" w14:paraId="626DDA69" w14:textId="77777777">
      <w:pPr>
        <w:jc w:val="center"/>
        <w:rPr>
          <w:rFonts w:ascii="Times New Roman" w:hAnsi="Times New Roman" w:cs="Times New Roman"/>
          <w:sz w:val="24"/>
          <w:szCs w:val="24"/>
        </w:rPr>
      </w:pPr>
    </w:p>
    <w:p w:rsidRPr="00726D76" w:rsidR="00035C58" w:rsidP="00A1100A" w:rsidRDefault="00035C58" w14:paraId="7EE88E00" w14:textId="77777777">
      <w:pPr>
        <w:jc w:val="center"/>
        <w:rPr>
          <w:rFonts w:ascii="Times New Roman" w:hAnsi="Times New Roman" w:cs="Times New Roman"/>
          <w:sz w:val="24"/>
          <w:szCs w:val="24"/>
        </w:rPr>
      </w:pPr>
    </w:p>
    <w:p w:rsidR="00F505FA" w:rsidP="00A1100A" w:rsidRDefault="00D44BC3" w14:paraId="3980998F" w14:textId="77777777">
      <w:pPr>
        <w:pStyle w:val="Style10"/>
        <w:spacing w:line="276" w:lineRule="auto"/>
        <w:ind w:left="360"/>
      </w:pPr>
      <w:bookmarkStart w:name="_Toc521414661" w:id="17"/>
      <w:bookmarkStart w:name="_Toc5359055" w:id="18"/>
      <w:r w:rsidRPr="00F505FA">
        <w:t>COMMUNICATION WITH PARTNERS, DONORS, CLIENTS</w:t>
      </w:r>
      <w:bookmarkEnd w:id="17"/>
      <w:bookmarkEnd w:id="18"/>
    </w:p>
    <w:p w:rsidR="00F505FA" w:rsidP="00A1100A" w:rsidRDefault="00F505FA" w14:paraId="131DC985" w14:textId="77777777">
      <w:pPr>
        <w:pStyle w:val="ListParagraph"/>
        <w:ind w:left="360"/>
        <w:outlineLvl w:val="0"/>
        <w:rPr>
          <w:rFonts w:ascii="Times New Roman" w:hAnsi="Times New Roman" w:cs="Times New Roman"/>
          <w:i/>
          <w:sz w:val="24"/>
          <w:szCs w:val="24"/>
        </w:rPr>
      </w:pPr>
      <w:r w:rsidRPr="00F505FA">
        <w:rPr>
          <w:rFonts w:ascii="Times New Roman" w:hAnsi="Times New Roman" w:cs="Times New Roman"/>
          <w:i/>
          <w:sz w:val="24"/>
          <w:szCs w:val="24"/>
        </w:rPr>
        <w:t xml:space="preserve"> </w:t>
      </w:r>
      <w:bookmarkStart w:name="_Toc521414662" w:id="19"/>
      <w:r w:rsidRPr="00F505FA" w:rsidR="00D44BC3">
        <w:rPr>
          <w:rFonts w:ascii="Times New Roman" w:hAnsi="Times New Roman" w:cs="Times New Roman"/>
          <w:i/>
          <w:sz w:val="24"/>
          <w:szCs w:val="24"/>
        </w:rPr>
        <w:t>Applicable to all</w:t>
      </w:r>
      <w:bookmarkEnd w:id="19"/>
    </w:p>
    <w:p w:rsidR="00F505FA" w:rsidP="00A1100A" w:rsidRDefault="00F505FA" w14:paraId="453205BA" w14:textId="77777777">
      <w:pPr>
        <w:pStyle w:val="ListParagraph"/>
        <w:ind w:left="360"/>
        <w:outlineLvl w:val="0"/>
        <w:rPr>
          <w:rFonts w:ascii="Times New Roman" w:hAnsi="Times New Roman" w:cs="Times New Roman"/>
          <w:i/>
          <w:sz w:val="24"/>
          <w:szCs w:val="24"/>
        </w:rPr>
      </w:pPr>
    </w:p>
    <w:p w:rsidRPr="00F505FA" w:rsidR="00D44BC3" w:rsidP="6DE42C77" w:rsidRDefault="00D44BC3" w14:paraId="6D764E71" w14:textId="78C8AA16">
      <w:pPr>
        <w:pStyle w:val="ListParagraph"/>
        <w:ind w:left="360"/>
        <w:outlineLvl w:val="0"/>
        <w:rPr>
          <w:rFonts w:ascii="Times New Roman" w:hAnsi="Times New Roman" w:cs="Times New Roman"/>
          <w:b/>
          <w:bCs/>
          <w:sz w:val="24"/>
          <w:szCs w:val="24"/>
          <w:lang w:val="en-US"/>
        </w:rPr>
      </w:pPr>
      <w:bookmarkStart w:name="_Toc521414663" w:id="20"/>
      <w:r w:rsidRPr="6DE42C77">
        <w:rPr>
          <w:rFonts w:ascii="Times New Roman" w:hAnsi="Times New Roman" w:cs="Times New Roman"/>
          <w:sz w:val="24"/>
          <w:szCs w:val="24"/>
          <w:lang w:val="en-US"/>
        </w:rPr>
        <w:t xml:space="preserve">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will not propose or advocate to any official or employee of counterpart organization, or any donor agency any activity or course of action with direct impact on PARTNERS unless agreed to in advance  by the PARTNERS in writing. Any work with PARTNERS for which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is eligible will be organized via PARTNERS with the approval of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will not communicate directly with a donor about his or her work on PARTNERS without the written consent of PARTNER’S program lead.</w:t>
      </w:r>
      <w:bookmarkEnd w:id="20"/>
      <w:r>
        <w:tab/>
      </w:r>
      <w:r>
        <w:tab/>
      </w:r>
      <w:r>
        <w:tab/>
      </w:r>
      <w:r>
        <w:tab/>
      </w:r>
      <w:r>
        <w:tab/>
      </w:r>
      <w:r>
        <w:tab/>
      </w:r>
    </w:p>
    <w:p w:rsidR="00D44BC3" w:rsidP="00A1100A" w:rsidRDefault="00D44BC3" w14:paraId="6EAC48B3" w14:textId="77777777">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rsidR="00D44BC3" w:rsidP="00A1100A" w:rsidRDefault="00D44BC3" w14:paraId="39A2E339" w14:textId="77777777">
      <w:pPr>
        <w:jc w:val="center"/>
        <w:rPr>
          <w:rFonts w:ascii="Times New Roman" w:hAnsi="Times New Roman" w:cs="Times New Roman"/>
          <w:sz w:val="24"/>
          <w:szCs w:val="24"/>
        </w:rPr>
      </w:pPr>
    </w:p>
    <w:p w:rsidR="00035C58" w:rsidP="00A1100A" w:rsidRDefault="00035C58" w14:paraId="3A9C99F3" w14:textId="77777777">
      <w:pPr>
        <w:jc w:val="center"/>
        <w:rPr>
          <w:rFonts w:ascii="Times New Roman" w:hAnsi="Times New Roman" w:cs="Times New Roman"/>
          <w:sz w:val="24"/>
          <w:szCs w:val="24"/>
        </w:rPr>
      </w:pPr>
    </w:p>
    <w:p w:rsidR="00F505FA" w:rsidP="00A1100A" w:rsidRDefault="00D44BC3" w14:paraId="00B73DED" w14:textId="77777777">
      <w:pPr>
        <w:pStyle w:val="Style10"/>
        <w:spacing w:line="276" w:lineRule="auto"/>
        <w:ind w:left="360"/>
      </w:pPr>
      <w:bookmarkStart w:name="_Toc521414664" w:id="21"/>
      <w:bookmarkStart w:name="_Toc5359056" w:id="22"/>
      <w:r w:rsidRPr="00F505FA">
        <w:t>DISPUTE RESOLUTION</w:t>
      </w:r>
      <w:bookmarkEnd w:id="21"/>
      <w:bookmarkEnd w:id="22"/>
    </w:p>
    <w:p w:rsidR="00F505FA" w:rsidP="00A1100A" w:rsidRDefault="00921739" w14:paraId="211C4EB1" w14:textId="00285C23">
      <w:pPr>
        <w:pStyle w:val="ListParagraph"/>
        <w:ind w:left="360"/>
        <w:outlineLvl w:val="0"/>
        <w:rPr>
          <w:rFonts w:ascii="Times New Roman" w:hAnsi="Times New Roman" w:cs="Times New Roman"/>
          <w:i/>
          <w:sz w:val="24"/>
          <w:szCs w:val="24"/>
        </w:rPr>
      </w:pPr>
      <w:bookmarkStart w:name="_Toc521414665" w:id="23"/>
      <w:r>
        <w:rPr>
          <w:rFonts w:ascii="Times New Roman" w:hAnsi="Times New Roman" w:cs="Times New Roman"/>
          <w:i/>
          <w:sz w:val="24"/>
          <w:szCs w:val="24"/>
        </w:rPr>
        <w:t xml:space="preserve">  </w:t>
      </w:r>
      <w:r w:rsidRPr="00F505FA" w:rsidR="00D44BC3">
        <w:rPr>
          <w:rFonts w:ascii="Times New Roman" w:hAnsi="Times New Roman" w:cs="Times New Roman"/>
          <w:i/>
          <w:sz w:val="24"/>
          <w:szCs w:val="24"/>
        </w:rPr>
        <w:t>Applicable to all</w:t>
      </w:r>
      <w:bookmarkEnd w:id="23"/>
    </w:p>
    <w:p w:rsidR="00F505FA" w:rsidP="00A1100A" w:rsidRDefault="00F505FA" w14:paraId="63A25EE9" w14:textId="77777777">
      <w:pPr>
        <w:pStyle w:val="ListParagraph"/>
        <w:ind w:left="360"/>
        <w:outlineLvl w:val="0"/>
        <w:rPr>
          <w:rFonts w:ascii="Times New Roman" w:hAnsi="Times New Roman" w:cs="Times New Roman"/>
          <w:i/>
          <w:sz w:val="24"/>
          <w:szCs w:val="24"/>
        </w:rPr>
      </w:pPr>
    </w:p>
    <w:p w:rsidRPr="00F505FA" w:rsidR="00D44BC3" w:rsidP="6DE42C77" w:rsidRDefault="00D44BC3" w14:paraId="7507BA1E" w14:textId="39835F66">
      <w:pPr>
        <w:pStyle w:val="ListParagraph"/>
        <w:ind w:left="360"/>
        <w:outlineLvl w:val="0"/>
        <w:rPr>
          <w:rFonts w:ascii="Times New Roman" w:hAnsi="Times New Roman" w:cs="Times New Roman"/>
          <w:b/>
          <w:bCs/>
          <w:sz w:val="24"/>
          <w:szCs w:val="24"/>
          <w:lang w:val="en-US"/>
        </w:rPr>
      </w:pPr>
      <w:bookmarkStart w:name="_Toc521414666" w:id="24"/>
      <w:r w:rsidRPr="6DE42C77">
        <w:rPr>
          <w:rFonts w:ascii="Times New Roman" w:hAnsi="Times New Roman" w:cs="Times New Roman"/>
          <w:sz w:val="24"/>
          <w:szCs w:val="24"/>
          <w:lang w:val="en-US"/>
        </w:rPr>
        <w:t>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all means available</w:t>
      </w:r>
      <w:ins w:author="John" w:date="2020-03-03T10:15:00Z" w:id="25">
        <w:r w:rsidRPr="6DE42C77" w:rsidR="009F5915">
          <w:rPr>
            <w:rFonts w:ascii="Times New Roman" w:hAnsi="Times New Roman" w:cs="Times New Roman"/>
            <w:sz w:val="24"/>
            <w:szCs w:val="24"/>
            <w:lang w:val="en-US"/>
          </w:rPr>
          <w:t xml:space="preserve"> under</w:t>
        </w:r>
      </w:ins>
      <w:ins w:author="John" w:date="2020-03-03T10:16:00Z" w:id="26">
        <w:r w:rsidRPr="6DE42C77" w:rsidR="009F5915">
          <w:rPr>
            <w:rFonts w:ascii="Times New Roman" w:hAnsi="Times New Roman" w:cs="Times New Roman"/>
            <w:sz w:val="24"/>
            <w:szCs w:val="24"/>
            <w:lang w:val="en-US"/>
          </w:rPr>
          <w:t xml:space="preserve"> </w:t>
        </w:r>
      </w:ins>
      <w:ins w:author="John" w:date="2020-03-03T10:15:00Z" w:id="27">
        <w:r w:rsidRPr="6DE42C77" w:rsidR="009F5915">
          <w:rPr>
            <w:rFonts w:ascii="Times New Roman" w:hAnsi="Times New Roman" w:cs="Times New Roman"/>
            <w:sz w:val="24"/>
            <w:szCs w:val="24"/>
            <w:lang w:val="en-US"/>
          </w:rPr>
          <w:t>applicable law</w:t>
        </w:r>
      </w:ins>
      <w:del w:author="John" w:date="2020-03-03T10:16:00Z" w:id="28">
        <w:r w:rsidRPr="6DE42C77" w:rsidDel="00D44BC3">
          <w:rPr>
            <w:rFonts w:ascii="Times New Roman" w:hAnsi="Times New Roman" w:cs="Times New Roman"/>
            <w:sz w:val="24"/>
            <w:szCs w:val="24"/>
            <w:lang w:val="en-US"/>
          </w:rPr>
          <w:delText xml:space="preserve"> subject to Section VIII of this agreement</w:delText>
        </w:r>
      </w:del>
      <w:r w:rsidRPr="6DE42C77">
        <w:rPr>
          <w:rFonts w:ascii="Times New Roman" w:hAnsi="Times New Roman" w:cs="Times New Roman"/>
          <w:sz w:val="24"/>
          <w:szCs w:val="24"/>
          <w:lang w:val="en-US"/>
        </w:rPr>
        <w:t>.</w:t>
      </w:r>
      <w:bookmarkEnd w:id="24"/>
      <w:r>
        <w:tab/>
      </w:r>
      <w:r>
        <w:tab/>
      </w:r>
      <w:r>
        <w:tab/>
      </w:r>
      <w:r>
        <w:tab/>
      </w:r>
      <w:r>
        <w:tab/>
      </w:r>
      <w:r>
        <w:tab/>
      </w:r>
    </w:p>
    <w:p w:rsidR="00D44BC3" w:rsidP="00A1100A" w:rsidRDefault="00D44BC3" w14:paraId="38F3C298" w14:textId="63C3458E">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rsidR="00035C58" w:rsidP="00A1100A" w:rsidRDefault="00035C58" w14:paraId="24CAD42C" w14:textId="77777777">
      <w:pPr>
        <w:jc w:val="center"/>
        <w:rPr>
          <w:rFonts w:ascii="Times New Roman" w:hAnsi="Times New Roman" w:cs="Times New Roman"/>
          <w:sz w:val="24"/>
          <w:szCs w:val="24"/>
        </w:rPr>
      </w:pPr>
    </w:p>
    <w:p w:rsidR="00F505FA" w:rsidP="00A1100A" w:rsidRDefault="00A51480" w14:paraId="2DF427BC" w14:textId="77777777">
      <w:pPr>
        <w:pStyle w:val="Style10"/>
        <w:spacing w:line="276" w:lineRule="auto"/>
        <w:ind w:left="360"/>
      </w:pPr>
      <w:bookmarkStart w:name="_Toc521414667" w:id="29"/>
      <w:bookmarkStart w:name="_Toc5359057" w:id="30"/>
      <w:r w:rsidRPr="00F505FA">
        <w:t>DISCLOSURES</w:t>
      </w:r>
      <w:bookmarkEnd w:id="29"/>
      <w:bookmarkEnd w:id="30"/>
    </w:p>
    <w:p w:rsidR="00F505FA" w:rsidP="00A1100A" w:rsidRDefault="00A51480" w14:paraId="031717CF" w14:textId="77777777">
      <w:pPr>
        <w:pStyle w:val="ListParagraph"/>
        <w:ind w:left="360"/>
        <w:outlineLvl w:val="0"/>
        <w:rPr>
          <w:rFonts w:ascii="Times New Roman" w:hAnsi="Times New Roman" w:cs="Times New Roman"/>
          <w:i/>
          <w:sz w:val="24"/>
          <w:szCs w:val="24"/>
        </w:rPr>
      </w:pPr>
      <w:bookmarkStart w:name="_Toc521414668" w:id="31"/>
      <w:r w:rsidRPr="00F505FA">
        <w:rPr>
          <w:rFonts w:ascii="Times New Roman" w:hAnsi="Times New Roman" w:cs="Times New Roman"/>
          <w:i/>
          <w:sz w:val="24"/>
          <w:szCs w:val="24"/>
        </w:rPr>
        <w:t>Applicable to all</w:t>
      </w:r>
      <w:bookmarkEnd w:id="31"/>
    </w:p>
    <w:p w:rsidR="00F505FA" w:rsidP="00A1100A" w:rsidRDefault="00F505FA" w14:paraId="1694C6A2" w14:textId="77777777">
      <w:pPr>
        <w:pStyle w:val="ListParagraph"/>
        <w:ind w:left="360"/>
        <w:outlineLvl w:val="0"/>
        <w:rPr>
          <w:rFonts w:ascii="Times New Roman" w:hAnsi="Times New Roman" w:cs="Times New Roman"/>
          <w:i/>
          <w:sz w:val="24"/>
          <w:szCs w:val="24"/>
        </w:rPr>
      </w:pPr>
    </w:p>
    <w:p w:rsidR="00775283" w:rsidP="6DE42C77" w:rsidRDefault="00A51480" w14:paraId="0DABF9D4" w14:textId="46C8A8FB">
      <w:pPr>
        <w:pStyle w:val="ListParagraph"/>
        <w:ind w:left="360"/>
        <w:outlineLvl w:val="0"/>
        <w:rPr>
          <w:rFonts w:ascii="Times New Roman" w:hAnsi="Times New Roman" w:cs="Times New Roman"/>
          <w:sz w:val="24"/>
          <w:szCs w:val="24"/>
          <w:lang w:val="en-US"/>
        </w:rPr>
      </w:pPr>
      <w:bookmarkStart w:name="_Toc521414669" w:id="32"/>
      <w:del w:author="John" w:date="2020-03-03T10:18:00Z" w:id="33">
        <w:r w:rsidRPr="6DE42C77" w:rsidDel="00A51480">
          <w:rPr>
            <w:rFonts w:ascii="Times New Roman" w:hAnsi="Times New Roman" w:cs="Times New Roman"/>
            <w:sz w:val="24"/>
            <w:szCs w:val="24"/>
            <w:lang w:val="en-US"/>
          </w:rPr>
          <w:delText xml:space="preserve">The </w:delText>
        </w:r>
        <w:r w:rsidRPr="6DE42C77" w:rsidDel="007430FF">
          <w:rPr>
            <w:rFonts w:ascii="Times New Roman" w:hAnsi="Times New Roman" w:cs="Times New Roman"/>
            <w:sz w:val="24"/>
            <w:szCs w:val="24"/>
            <w:lang w:val="en-US"/>
          </w:rPr>
          <w:delText>RECIPIENT</w:delText>
        </w:r>
        <w:r w:rsidRPr="6DE42C77" w:rsidDel="00A51480">
          <w:rPr>
            <w:rFonts w:ascii="Times New Roman" w:hAnsi="Times New Roman" w:cs="Times New Roman"/>
            <w:sz w:val="24"/>
            <w:szCs w:val="24"/>
            <w:lang w:val="en-US"/>
          </w:rPr>
          <w:delText xml:space="preserve"> agrees to follow all PARTNERS rules and policies regarding conduct and confidentiality. The </w:delText>
        </w:r>
        <w:r w:rsidRPr="6DE42C77" w:rsidDel="007430FF">
          <w:rPr>
            <w:rFonts w:ascii="Times New Roman" w:hAnsi="Times New Roman" w:cs="Times New Roman"/>
            <w:sz w:val="24"/>
            <w:szCs w:val="24"/>
            <w:lang w:val="en-US"/>
          </w:rPr>
          <w:delText>RECIPIENT</w:delText>
        </w:r>
        <w:r w:rsidRPr="6DE42C77" w:rsidDel="00A51480">
          <w:rPr>
            <w:rFonts w:ascii="Times New Roman" w:hAnsi="Times New Roman" w:cs="Times New Roman"/>
            <w:sz w:val="24"/>
            <w:szCs w:val="24"/>
            <w:lang w:val="en-US"/>
          </w:rPr>
          <w:delText xml:space="preserve"> agrees to acknowledge and sign PARTNERS </w:delText>
        </w:r>
        <w:commentRangeStart w:id="34"/>
        <w:r w:rsidRPr="6DE42C77" w:rsidDel="00A51480">
          <w:rPr>
            <w:rFonts w:ascii="Times New Roman" w:hAnsi="Times New Roman" w:cs="Times New Roman"/>
            <w:sz w:val="24"/>
            <w:szCs w:val="24"/>
            <w:lang w:val="en-US"/>
          </w:rPr>
          <w:delText>confidentiality</w:delText>
        </w:r>
      </w:del>
      <w:commentRangeEnd w:id="34"/>
      <w:r>
        <w:rPr>
          <w:rStyle w:val="CommentReference"/>
        </w:rPr>
        <w:commentReference w:id="34"/>
      </w:r>
      <w:del w:author="John" w:date="2020-03-03T10:18:00Z" w:id="35">
        <w:r w:rsidRPr="6DE42C77" w:rsidDel="00A51480">
          <w:rPr>
            <w:rFonts w:ascii="Times New Roman" w:hAnsi="Times New Roman" w:cs="Times New Roman"/>
            <w:sz w:val="24"/>
            <w:szCs w:val="24"/>
            <w:lang w:val="en-US"/>
          </w:rPr>
          <w:delText xml:space="preserve"> and anti-harassment policies. </w:delText>
        </w:r>
      </w:del>
      <w:r w:rsidRPr="6DE42C77">
        <w:rPr>
          <w:rFonts w:ascii="Times New Roman" w:hAnsi="Times New Roman" w:cs="Times New Roman"/>
          <w:sz w:val="24"/>
          <w:szCs w:val="24"/>
          <w:lang w:val="en-US"/>
        </w:rPr>
        <w:t xml:space="preserve">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shall not disclose any matters of a confidential nature to which it may be or become privy as a result of this Agreement. Upon the expiration or termination of this Agreement,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shall surrender to PARTNERS all confidential material relating to PARTNERS in his or her possession, of whatever origin and including, without limitation, duplicates, facsimiles, models, prototypes and notes relating thereto. </w:t>
      </w:r>
      <w:ins w:author="John" w:date="2020-03-03T10:20:00Z" w:id="36">
        <w:r w:rsidRPr="6DE42C77" w:rsidR="00836C1F">
          <w:rPr>
            <w:rFonts w:ascii="Times New Roman" w:hAnsi="Times New Roman" w:eastAsia="Times New Roman" w:cs="Times New Roman"/>
            <w:sz w:val="24"/>
            <w:szCs w:val="24"/>
            <w:lang w:val="en-US"/>
          </w:rPr>
          <w:t>The RECIPIENT’s obligation to keep information confidential will not apply if disclosure is required by state or federal law or regulations.</w:t>
        </w:r>
        <w:r w:rsidRPr="6DE42C77" w:rsidR="00836C1F">
          <w:rPr>
            <w:rFonts w:ascii="Times New Roman" w:hAnsi="Times New Roman" w:cs="Times New Roman"/>
            <w:sz w:val="24"/>
            <w:szCs w:val="24"/>
            <w:lang w:val="en-US"/>
          </w:rPr>
          <w:t xml:space="preserve"> </w:t>
        </w:r>
      </w:ins>
      <w:r w:rsidRPr="6DE42C77">
        <w:rPr>
          <w:rFonts w:ascii="Times New Roman" w:hAnsi="Times New Roman" w:cs="Times New Roman"/>
          <w:sz w:val="24"/>
          <w:szCs w:val="24"/>
          <w:lang w:val="en-US"/>
        </w:rPr>
        <w:t xml:space="preserve">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shall promptly </w:t>
      </w:r>
      <w:del w:author="John" w:date="2020-03-03T10:21:00Z" w:id="37">
        <w:r w:rsidRPr="6DE42C77" w:rsidDel="00A51480">
          <w:rPr>
            <w:rFonts w:ascii="Times New Roman" w:hAnsi="Times New Roman" w:cs="Times New Roman"/>
            <w:sz w:val="24"/>
            <w:szCs w:val="24"/>
            <w:lang w:val="en-US"/>
          </w:rPr>
          <w:delText>direct all</w:delText>
        </w:r>
      </w:del>
      <w:ins w:author="John" w:date="2020-03-03T10:21:00Z" w:id="38">
        <w:r w:rsidRPr="6DE42C77" w:rsidR="00AC1E17">
          <w:rPr>
            <w:rFonts w:ascii="Times New Roman" w:hAnsi="Times New Roman" w:cs="Times New Roman"/>
            <w:sz w:val="24"/>
            <w:szCs w:val="24"/>
            <w:lang w:val="en-US"/>
          </w:rPr>
          <w:t>notify PARTNERS</w:t>
        </w:r>
        <w:r w:rsidRPr="6DE42C77" w:rsidR="00D53D9D">
          <w:rPr>
            <w:rFonts w:ascii="Times New Roman" w:hAnsi="Times New Roman" w:cs="Times New Roman"/>
            <w:sz w:val="24"/>
            <w:szCs w:val="24"/>
            <w:lang w:val="en-US"/>
          </w:rPr>
          <w:t xml:space="preserve"> regarding</w:t>
        </w:r>
      </w:ins>
      <w:r w:rsidRPr="6DE42C77">
        <w:rPr>
          <w:rFonts w:ascii="Times New Roman" w:hAnsi="Times New Roman" w:cs="Times New Roman"/>
          <w:sz w:val="24"/>
          <w:szCs w:val="24"/>
          <w:lang w:val="en-US"/>
        </w:rPr>
        <w:t xml:space="preserve"> inquiries relating to confidential and proprietary information from the public (whether from an individual, a government agency or official, the media or other sources) </w:t>
      </w:r>
      <w:del w:author="John" w:date="2020-03-03T10:20:00Z" w:id="39">
        <w:r w:rsidRPr="6DE42C77" w:rsidDel="00A51480">
          <w:rPr>
            <w:rFonts w:ascii="Times New Roman" w:hAnsi="Times New Roman" w:cs="Times New Roman"/>
            <w:sz w:val="24"/>
            <w:szCs w:val="24"/>
            <w:lang w:val="en-US"/>
          </w:rPr>
          <w:delText xml:space="preserve">to the </w:delText>
        </w:r>
      </w:del>
      <w:ins w:author="John" w:date="2020-03-03T10:20:00Z" w:id="40">
        <w:r w:rsidRPr="6DE42C77" w:rsidR="00C42AE1">
          <w:rPr>
            <w:rFonts w:ascii="Times New Roman" w:hAnsi="Times New Roman" w:cs="Times New Roman"/>
            <w:sz w:val="24"/>
            <w:szCs w:val="24"/>
            <w:lang w:val="en-US"/>
          </w:rPr>
          <w:t xml:space="preserve">so that </w:t>
        </w:r>
      </w:ins>
      <w:r w:rsidRPr="6DE42C77">
        <w:rPr>
          <w:rFonts w:ascii="Times New Roman" w:hAnsi="Times New Roman" w:cs="Times New Roman"/>
          <w:sz w:val="24"/>
          <w:szCs w:val="24"/>
          <w:lang w:val="en-US"/>
        </w:rPr>
        <w:t>PARTNERS</w:t>
      </w:r>
      <w:ins w:author="John" w:date="2020-03-03T10:20:00Z" w:id="41">
        <w:r w:rsidRPr="6DE42C77" w:rsidR="00C42AE1">
          <w:rPr>
            <w:rFonts w:ascii="Times New Roman" w:hAnsi="Times New Roman" w:cs="Times New Roman"/>
            <w:sz w:val="24"/>
            <w:szCs w:val="24"/>
            <w:lang w:val="en-US"/>
          </w:rPr>
          <w:t xml:space="preserve"> may seek whatever remedy is available under applicable law</w:t>
        </w:r>
      </w:ins>
      <w:r w:rsidRPr="6DE42C77">
        <w:rPr>
          <w:rFonts w:ascii="Times New Roman" w:hAnsi="Times New Roman" w:cs="Times New Roman"/>
          <w:sz w:val="24"/>
          <w:szCs w:val="24"/>
          <w:lang w:val="en-US"/>
        </w:rPr>
        <w:t>. This Article shall survive any termination or expiration of this Agreement.</w:t>
      </w:r>
      <w:bookmarkEnd w:id="32"/>
    </w:p>
    <w:p w:rsidR="00775283" w:rsidP="00A1100A" w:rsidRDefault="00775283" w14:paraId="0ED8C21A" w14:textId="77777777">
      <w:pPr>
        <w:pStyle w:val="ListParagraph"/>
        <w:ind w:left="360"/>
        <w:outlineLvl w:val="0"/>
        <w:rPr>
          <w:rFonts w:ascii="Times New Roman" w:hAnsi="Times New Roman" w:cs="Times New Roman"/>
          <w:sz w:val="24"/>
          <w:szCs w:val="24"/>
        </w:rPr>
      </w:pPr>
    </w:p>
    <w:p w:rsidR="00B75378" w:rsidP="6DE42C77" w:rsidRDefault="00A51480" w14:paraId="52EF2DCA" w14:textId="7FF909FC">
      <w:pPr>
        <w:pStyle w:val="ListParagraph"/>
        <w:ind w:left="360"/>
        <w:outlineLvl w:val="0"/>
        <w:rPr>
          <w:rFonts w:ascii="Times New Roman" w:hAnsi="Times New Roman" w:cs="Times New Roman"/>
          <w:sz w:val="24"/>
          <w:szCs w:val="24"/>
          <w:lang w:val="en-US"/>
        </w:rPr>
      </w:pPr>
      <w:bookmarkStart w:name="_Toc521414670" w:id="42"/>
      <w:r w:rsidRPr="6DE42C77">
        <w:rPr>
          <w:rFonts w:ascii="Times New Roman" w:hAnsi="Times New Roman" w:cs="Times New Roman"/>
          <w:sz w:val="24"/>
          <w:szCs w:val="24"/>
          <w:lang w:val="en-US"/>
        </w:rPr>
        <w:t xml:space="preserve">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agrees to sign and return to PARTNERS the following documents</w:t>
      </w:r>
      <w:ins w:author="John" w:date="2020-03-03T10:22:00Z" w:id="43">
        <w:r w:rsidRPr="6DE42C77" w:rsidR="00FB7D45">
          <w:rPr>
            <w:rFonts w:ascii="Times New Roman" w:hAnsi="Times New Roman" w:cs="Times New Roman"/>
            <w:sz w:val="24"/>
            <w:szCs w:val="24"/>
            <w:lang w:val="en-US"/>
          </w:rPr>
          <w:t xml:space="preserve">, </w:t>
        </w:r>
        <w:r w:rsidRPr="6DE42C77" w:rsidR="00C84228">
          <w:rPr>
            <w:rFonts w:ascii="Times New Roman" w:hAnsi="Times New Roman" w:cs="Times New Roman"/>
            <w:sz w:val="24"/>
            <w:szCs w:val="24"/>
            <w:lang w:val="en-US"/>
          </w:rPr>
          <w:t xml:space="preserve">or certifies that </w:t>
        </w:r>
      </w:ins>
      <w:ins w:author="John" w:date="2020-03-03T10:25:00Z" w:id="44">
        <w:r w:rsidRPr="6DE42C77" w:rsidR="00C27231">
          <w:rPr>
            <w:rFonts w:ascii="Times New Roman" w:hAnsi="Times New Roman" w:cs="Times New Roman"/>
            <w:sz w:val="24"/>
            <w:szCs w:val="24"/>
            <w:lang w:val="en-US"/>
          </w:rPr>
          <w:t xml:space="preserve">RECIPIENT </w:t>
        </w:r>
      </w:ins>
      <w:ins w:author="John" w:date="2020-03-03T10:26:00Z" w:id="45">
        <w:r w:rsidRPr="6DE42C77" w:rsidR="00773B8A">
          <w:rPr>
            <w:rFonts w:ascii="Times New Roman" w:hAnsi="Times New Roman" w:cs="Times New Roman"/>
            <w:sz w:val="24"/>
            <w:szCs w:val="24"/>
            <w:lang w:val="en-US"/>
          </w:rPr>
          <w:t>shall comply with its own internal policies</w:t>
        </w:r>
        <w:r w:rsidRPr="6DE42C77" w:rsidR="009D66DB">
          <w:rPr>
            <w:rFonts w:ascii="Times New Roman" w:hAnsi="Times New Roman" w:cs="Times New Roman"/>
            <w:sz w:val="24"/>
            <w:szCs w:val="24"/>
            <w:lang w:val="en-US"/>
          </w:rPr>
          <w:t xml:space="preserve">, and that these do not conflict with Partners </w:t>
        </w:r>
        <w:r w:rsidRPr="6DE42C77" w:rsidR="00C7644D">
          <w:rPr>
            <w:rFonts w:ascii="Times New Roman" w:hAnsi="Times New Roman" w:cs="Times New Roman"/>
            <w:sz w:val="24"/>
            <w:szCs w:val="24"/>
            <w:lang w:val="en-US"/>
          </w:rPr>
          <w:t xml:space="preserve">documents and </w:t>
        </w:r>
        <w:commentRangeStart w:id="46"/>
        <w:r w:rsidRPr="6DE42C77" w:rsidR="00C7644D">
          <w:rPr>
            <w:rFonts w:ascii="Times New Roman" w:hAnsi="Times New Roman" w:cs="Times New Roman"/>
            <w:sz w:val="24"/>
            <w:szCs w:val="24"/>
            <w:lang w:val="en-US"/>
          </w:rPr>
          <w:t>policies</w:t>
        </w:r>
      </w:ins>
      <w:commentRangeEnd w:id="46"/>
      <w:r>
        <w:rPr>
          <w:rStyle w:val="CommentReference"/>
        </w:rPr>
        <w:commentReference w:id="46"/>
      </w:r>
      <w:r w:rsidRPr="6DE42C77">
        <w:rPr>
          <w:rFonts w:ascii="Times New Roman" w:hAnsi="Times New Roman" w:cs="Times New Roman"/>
          <w:sz w:val="24"/>
          <w:szCs w:val="24"/>
          <w:lang w:val="en-US"/>
        </w:rPr>
        <w:t>:</w:t>
      </w:r>
      <w:bookmarkEnd w:id="42"/>
    </w:p>
    <w:p w:rsidR="00B75378" w:rsidP="00A1100A" w:rsidRDefault="00A51480" w14:paraId="36E7C562" w14:textId="77777777">
      <w:pPr>
        <w:pStyle w:val="ListParagraph"/>
        <w:numPr>
          <w:ilvl w:val="0"/>
          <w:numId w:val="11"/>
        </w:numPr>
        <w:outlineLvl w:val="0"/>
        <w:rPr>
          <w:rFonts w:ascii="Times New Roman" w:hAnsi="Times New Roman" w:cs="Times New Roman"/>
          <w:sz w:val="24"/>
          <w:szCs w:val="24"/>
        </w:rPr>
      </w:pPr>
      <w:bookmarkStart w:name="_Toc521414671" w:id="47"/>
      <w:r w:rsidRPr="00B75378">
        <w:rPr>
          <w:rFonts w:ascii="Times New Roman" w:hAnsi="Times New Roman" w:cs="Times New Roman"/>
          <w:sz w:val="24"/>
          <w:szCs w:val="24"/>
        </w:rPr>
        <w:t>Statement of Confidentiality of Corporate Affairs</w:t>
      </w:r>
      <w:bookmarkEnd w:id="47"/>
    </w:p>
    <w:p w:rsidR="00B75378" w:rsidP="00A1100A" w:rsidRDefault="00A51480" w14:paraId="255F837F" w14:textId="77777777">
      <w:pPr>
        <w:pStyle w:val="ListParagraph"/>
        <w:numPr>
          <w:ilvl w:val="0"/>
          <w:numId w:val="11"/>
        </w:numPr>
        <w:outlineLvl w:val="0"/>
        <w:rPr>
          <w:rFonts w:ascii="Times New Roman" w:hAnsi="Times New Roman" w:cs="Times New Roman"/>
          <w:sz w:val="24"/>
          <w:szCs w:val="24"/>
        </w:rPr>
      </w:pPr>
      <w:bookmarkStart w:name="_Toc521414672" w:id="48"/>
      <w:r w:rsidRPr="00B75378">
        <w:rPr>
          <w:rFonts w:ascii="Times New Roman" w:hAnsi="Times New Roman" w:cs="Times New Roman"/>
          <w:sz w:val="24"/>
          <w:szCs w:val="24"/>
        </w:rPr>
        <w:t>Partners of the Americas Code of Conduct</w:t>
      </w:r>
      <w:bookmarkEnd w:id="48"/>
    </w:p>
    <w:p w:rsidR="00B75378" w:rsidP="00A1100A" w:rsidRDefault="00A51480" w14:paraId="1E49D5B5" w14:textId="77777777">
      <w:pPr>
        <w:pStyle w:val="ListParagraph"/>
        <w:numPr>
          <w:ilvl w:val="0"/>
          <w:numId w:val="11"/>
        </w:numPr>
        <w:outlineLvl w:val="0"/>
        <w:rPr>
          <w:rFonts w:ascii="Times New Roman" w:hAnsi="Times New Roman" w:cs="Times New Roman"/>
          <w:sz w:val="24"/>
          <w:szCs w:val="24"/>
        </w:rPr>
      </w:pPr>
      <w:bookmarkStart w:name="_Toc521414673" w:id="49"/>
      <w:r w:rsidRPr="00B75378">
        <w:rPr>
          <w:rFonts w:ascii="Times New Roman" w:hAnsi="Times New Roman" w:cs="Times New Roman"/>
          <w:sz w:val="24"/>
          <w:szCs w:val="24"/>
        </w:rPr>
        <w:t>Non-Discrimination / Affirmative Action Policy</w:t>
      </w:r>
      <w:bookmarkEnd w:id="49"/>
    </w:p>
    <w:p w:rsidRPr="00035C58" w:rsidR="00035C58" w:rsidP="6DE42C77" w:rsidRDefault="00A51480" w14:paraId="0452B53A" w14:textId="4B725368">
      <w:pPr>
        <w:pStyle w:val="ListParagraph"/>
        <w:numPr>
          <w:ilvl w:val="0"/>
          <w:numId w:val="11"/>
        </w:numPr>
        <w:outlineLvl w:val="0"/>
        <w:rPr>
          <w:rFonts w:ascii="Times New Roman" w:hAnsi="Times New Roman" w:cs="Times New Roman"/>
          <w:sz w:val="24"/>
          <w:szCs w:val="24"/>
          <w:lang w:val="en-US"/>
        </w:rPr>
      </w:pPr>
      <w:bookmarkStart w:name="_Toc521414674" w:id="50"/>
      <w:r w:rsidRPr="6DE42C77">
        <w:rPr>
          <w:rFonts w:ascii="Times New Roman" w:hAnsi="Times New Roman" w:cs="Times New Roman"/>
          <w:sz w:val="24"/>
          <w:szCs w:val="24"/>
          <w:lang w:val="en-US"/>
        </w:rPr>
        <w:t>Harassment Policy.</w:t>
      </w:r>
      <w:bookmarkEnd w:id="50"/>
      <w:r>
        <w:tab/>
      </w:r>
      <w:r>
        <w:tab/>
      </w:r>
    </w:p>
    <w:p w:rsidR="007038AB" w:rsidP="00A1100A" w:rsidRDefault="00A51480" w14:paraId="6BC52EB5" w14:textId="77777777">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rsidR="00035C58" w:rsidP="00A1100A" w:rsidRDefault="00035C58" w14:paraId="18D0261C" w14:textId="77777777">
      <w:pPr>
        <w:jc w:val="center"/>
        <w:rPr>
          <w:rFonts w:ascii="Times New Roman" w:hAnsi="Times New Roman" w:cs="Times New Roman"/>
          <w:sz w:val="24"/>
          <w:szCs w:val="24"/>
        </w:rPr>
      </w:pPr>
    </w:p>
    <w:p w:rsidR="0031649B" w:rsidP="00A1100A" w:rsidRDefault="00FC3463" w14:paraId="093018B7" w14:textId="77777777">
      <w:pPr>
        <w:pStyle w:val="Style10"/>
        <w:spacing w:line="276" w:lineRule="auto"/>
        <w:ind w:left="360"/>
        <w:rPr>
          <w:b w:val="0"/>
        </w:rPr>
      </w:pPr>
      <w:bookmarkStart w:name="_Toc5359058" w:id="51"/>
      <w:r w:rsidRPr="007038AB">
        <w:rPr>
          <w:rStyle w:val="Style1Char"/>
          <w:b/>
        </w:rPr>
        <w:t>MANDATORY DISCLOSURE</w:t>
      </w:r>
      <w:r w:rsidRPr="007038AB">
        <w:rPr>
          <w:b w:val="0"/>
        </w:rPr>
        <w:t>.</w:t>
      </w:r>
      <w:bookmarkEnd w:id="51"/>
    </w:p>
    <w:p w:rsidR="0031649B" w:rsidP="00A1100A" w:rsidRDefault="00FC3463" w14:paraId="689FC293" w14:textId="77777777">
      <w:pPr>
        <w:pStyle w:val="NoSpacing"/>
        <w:spacing w:line="276" w:lineRule="auto"/>
        <w:ind w:left="360"/>
      </w:pPr>
      <w:r w:rsidRPr="0031649B">
        <w:rPr>
          <w:rFonts w:ascii="Times New Roman" w:hAnsi="Times New Roman" w:eastAsia="Arial" w:cs="Times New Roman"/>
          <w:i/>
          <w:color w:val="000000"/>
          <w:sz w:val="24"/>
          <w:szCs w:val="24"/>
          <w:lang w:val="en" w:eastAsia="en-US"/>
        </w:rPr>
        <w:t>Applicable to all grantee</w:t>
      </w:r>
      <w:r w:rsidRPr="0031649B" w:rsidR="0031649B">
        <w:rPr>
          <w:rFonts w:ascii="Times New Roman" w:hAnsi="Times New Roman" w:eastAsia="Arial" w:cs="Times New Roman"/>
          <w:i/>
          <w:color w:val="000000"/>
          <w:sz w:val="24"/>
          <w:szCs w:val="24"/>
          <w:lang w:val="en" w:eastAsia="en-US"/>
        </w:rPr>
        <w:t>s</w:t>
      </w:r>
    </w:p>
    <w:p w:rsidR="0031649B" w:rsidP="00A1100A" w:rsidRDefault="0031649B" w14:paraId="7B2A1BAC" w14:textId="77777777">
      <w:pPr>
        <w:pStyle w:val="NoSpacing"/>
        <w:spacing w:line="276" w:lineRule="auto"/>
        <w:ind w:left="360"/>
      </w:pPr>
    </w:p>
    <w:p w:rsidRPr="0031649B" w:rsidR="00FC3463" w:rsidP="6DE42C77" w:rsidRDefault="00FC3463" w14:paraId="58D12B08" w14:textId="53F8643B">
      <w:pPr>
        <w:pStyle w:val="NoSpacing"/>
        <w:spacing w:line="276" w:lineRule="auto"/>
        <w:ind w:left="360"/>
        <w:rPr>
          <w:rFonts w:ascii="Times New Roman" w:hAnsi="Times New Roman" w:eastAsia="Arial" w:cs="Times New Roman"/>
          <w:color w:val="000000"/>
          <w:sz w:val="24"/>
          <w:szCs w:val="24"/>
          <w:lang w:eastAsia="en-US"/>
        </w:rPr>
      </w:pPr>
      <w:r w:rsidRPr="6DE42C77">
        <w:rPr>
          <w:rFonts w:ascii="Times New Roman" w:hAnsi="Times New Roman" w:eastAsia="Arial" w:cs="Times New Roman"/>
          <w:color w:val="000000" w:themeColor="text1"/>
          <w:sz w:val="24"/>
          <w:szCs w:val="24"/>
          <w:lang w:eastAsia="en-US"/>
        </w:rPr>
        <w:t>Sub-grantee must disclose, in a timely manner, in writing to the Federal awarding agency, OIG and to the prime recipient (pass-through entity) all violations of Federal criminal law involving fraud, bribery, or illegal gratuities potentially affecting the Federal award. Failure to make required disclosures can result in any of the remedies described in 2 CFR 200.338 “Remedies for Noncompliance”, including suspension or debarment.</w:t>
      </w:r>
    </w:p>
    <w:p w:rsidR="00FC3463" w:rsidP="00A1100A" w:rsidRDefault="00FC3463" w14:paraId="10388993" w14:textId="77777777">
      <w:pPr>
        <w:rPr>
          <w:rFonts w:ascii="Times New Roman" w:hAnsi="Times New Roman" w:cs="Times New Roman"/>
          <w:sz w:val="24"/>
          <w:szCs w:val="24"/>
        </w:rPr>
      </w:pPr>
    </w:p>
    <w:p w:rsidR="00FC3463" w:rsidP="00A1100A" w:rsidRDefault="00FC3463" w14:paraId="640287BE" w14:textId="6984A041">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rsidRPr="00726D76" w:rsidR="00035C58" w:rsidP="00A1100A" w:rsidRDefault="00035C58" w14:paraId="73FF1642" w14:textId="77777777">
      <w:pPr>
        <w:jc w:val="center"/>
        <w:rPr>
          <w:rFonts w:ascii="Times New Roman" w:hAnsi="Times New Roman" w:cs="Times New Roman"/>
          <w:sz w:val="24"/>
          <w:szCs w:val="24"/>
        </w:rPr>
      </w:pPr>
    </w:p>
    <w:p w:rsidR="00EC3547" w:rsidP="00A1100A" w:rsidRDefault="00A51480" w14:paraId="25B23B30" w14:textId="77777777">
      <w:pPr>
        <w:pStyle w:val="Style10"/>
        <w:spacing w:line="276" w:lineRule="auto"/>
        <w:ind w:left="360"/>
      </w:pPr>
      <w:bookmarkStart w:name="_Toc521414675" w:id="52"/>
      <w:bookmarkStart w:name="_Toc5359059" w:id="53"/>
      <w:r w:rsidRPr="00EC3547">
        <w:t>INDEPENDENT CONTRACTOR – NO JOINT VENTURE</w:t>
      </w:r>
      <w:bookmarkEnd w:id="52"/>
      <w:bookmarkEnd w:id="53"/>
    </w:p>
    <w:p w:rsidR="00EC3547" w:rsidP="00A1100A" w:rsidRDefault="00A51480" w14:paraId="130BFF88" w14:textId="77777777">
      <w:pPr>
        <w:pStyle w:val="ListParagraph"/>
        <w:ind w:left="360"/>
        <w:outlineLvl w:val="0"/>
        <w:rPr>
          <w:rFonts w:ascii="Times New Roman" w:hAnsi="Times New Roman" w:cs="Times New Roman"/>
          <w:i/>
          <w:sz w:val="24"/>
          <w:szCs w:val="24"/>
        </w:rPr>
      </w:pPr>
      <w:bookmarkStart w:name="_Toc521414676" w:id="54"/>
      <w:r w:rsidRPr="00EC3547">
        <w:rPr>
          <w:rFonts w:ascii="Times New Roman" w:hAnsi="Times New Roman" w:cs="Times New Roman"/>
          <w:i/>
          <w:sz w:val="24"/>
          <w:szCs w:val="24"/>
        </w:rPr>
        <w:t xml:space="preserve">Applicable to </w:t>
      </w:r>
      <w:r w:rsidRPr="00EC3547" w:rsidR="001713E4">
        <w:rPr>
          <w:rFonts w:ascii="Times New Roman" w:hAnsi="Times New Roman" w:cs="Times New Roman"/>
          <w:i/>
          <w:sz w:val="24"/>
          <w:szCs w:val="24"/>
        </w:rPr>
        <w:t>recipient</w:t>
      </w:r>
      <w:r w:rsidRPr="00EC3547">
        <w:rPr>
          <w:rFonts w:ascii="Times New Roman" w:hAnsi="Times New Roman" w:cs="Times New Roman"/>
          <w:i/>
          <w:sz w:val="24"/>
          <w:szCs w:val="24"/>
        </w:rPr>
        <w:t xml:space="preserve"> agreements only</w:t>
      </w:r>
      <w:bookmarkEnd w:id="54"/>
    </w:p>
    <w:p w:rsidR="00EC3547" w:rsidP="00A1100A" w:rsidRDefault="00EC3547" w14:paraId="709CA1FA" w14:textId="77777777">
      <w:pPr>
        <w:pStyle w:val="ListParagraph"/>
        <w:ind w:left="360"/>
        <w:outlineLvl w:val="0"/>
        <w:rPr>
          <w:rFonts w:ascii="Times New Roman" w:hAnsi="Times New Roman" w:cs="Times New Roman"/>
          <w:i/>
          <w:sz w:val="24"/>
          <w:szCs w:val="24"/>
        </w:rPr>
      </w:pPr>
    </w:p>
    <w:p w:rsidRPr="00EC3547" w:rsidR="00A51480" w:rsidP="6DE42C77" w:rsidRDefault="001713E4" w14:paraId="0F41C831" w14:textId="4E56BCFA">
      <w:pPr>
        <w:pStyle w:val="ListParagraph"/>
        <w:ind w:left="360"/>
        <w:outlineLvl w:val="0"/>
        <w:rPr>
          <w:rFonts w:ascii="Times New Roman" w:hAnsi="Times New Roman" w:cs="Times New Roman"/>
          <w:b/>
          <w:bCs/>
          <w:sz w:val="24"/>
          <w:szCs w:val="24"/>
          <w:lang w:val="en-US"/>
        </w:rPr>
      </w:pPr>
      <w:bookmarkStart w:name="_Toc521414677" w:id="55"/>
      <w:r w:rsidRPr="6DE42C77">
        <w:rPr>
          <w:rFonts w:ascii="Times New Roman" w:hAnsi="Times New Roman" w:cs="Times New Roman"/>
          <w:sz w:val="24"/>
          <w:szCs w:val="24"/>
          <w:lang w:val="en-US"/>
        </w:rPr>
        <w:t xml:space="preserve">Nothing herein shall be deemed to create a joint venture, agency or partnership between PARTNERS and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and neither party shall have the power to obligate or bind PARTNERS in any manner whatsoever, except as specifically provided herein.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is an independent contractor and is not an employee, partner, or co-venture of, or in any other service relationship with, PARTNERS. The manner in which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’S services are rendered shall be within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’S sole control and discretion</w:t>
      </w:r>
      <w:r w:rsidRPr="6DE42C77" w:rsidR="00A51480">
        <w:rPr>
          <w:rFonts w:ascii="Times New Roman" w:hAnsi="Times New Roman" w:cs="Times New Roman"/>
          <w:sz w:val="24"/>
          <w:szCs w:val="24"/>
          <w:lang w:val="en-US"/>
        </w:rPr>
        <w:t>.</w:t>
      </w:r>
      <w:bookmarkEnd w:id="55"/>
      <w:r>
        <w:tab/>
      </w:r>
      <w:r>
        <w:tab/>
      </w:r>
      <w:r>
        <w:tab/>
      </w:r>
      <w:r>
        <w:tab/>
      </w:r>
      <w:r>
        <w:tab/>
      </w:r>
      <w:r>
        <w:tab/>
      </w:r>
    </w:p>
    <w:p w:rsidR="00A51480" w:rsidP="00A1100A" w:rsidRDefault="00A51480" w14:paraId="69A9C09D" w14:textId="3221D432">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rsidRPr="00726D76" w:rsidR="00F903ED" w:rsidP="00A1100A" w:rsidRDefault="00F903ED" w14:paraId="56D6612C" w14:textId="77777777">
      <w:pPr>
        <w:jc w:val="center"/>
        <w:rPr>
          <w:rFonts w:ascii="Times New Roman" w:hAnsi="Times New Roman" w:cs="Times New Roman"/>
          <w:sz w:val="24"/>
          <w:szCs w:val="24"/>
        </w:rPr>
      </w:pPr>
    </w:p>
    <w:p w:rsidR="00D01F1D" w:rsidP="00A1100A" w:rsidRDefault="001713E4" w14:paraId="259A9B52" w14:textId="77777777">
      <w:pPr>
        <w:pStyle w:val="Style10"/>
        <w:spacing w:line="276" w:lineRule="auto"/>
        <w:ind w:left="360"/>
      </w:pPr>
      <w:bookmarkStart w:name="_Toc521414678" w:id="56"/>
      <w:bookmarkStart w:name="_Toc5359060" w:id="57"/>
      <w:r w:rsidRPr="00D01F1D">
        <w:t>INDEMNITY</w:t>
      </w:r>
      <w:bookmarkEnd w:id="56"/>
      <w:bookmarkEnd w:id="57"/>
    </w:p>
    <w:p w:rsidR="00D01F1D" w:rsidP="00A1100A" w:rsidRDefault="001713E4" w14:paraId="586149D3" w14:textId="5B2AAB1F">
      <w:pPr>
        <w:pStyle w:val="ListParagraph"/>
        <w:ind w:left="360"/>
        <w:outlineLvl w:val="0"/>
        <w:rPr>
          <w:rFonts w:ascii="Times New Roman" w:hAnsi="Times New Roman" w:cs="Times New Roman"/>
          <w:i/>
          <w:sz w:val="24"/>
          <w:szCs w:val="24"/>
        </w:rPr>
      </w:pPr>
      <w:bookmarkStart w:name="_Toc521414679" w:id="58"/>
      <w:r w:rsidRPr="00D01F1D">
        <w:rPr>
          <w:rFonts w:ascii="Times New Roman" w:hAnsi="Times New Roman" w:cs="Times New Roman"/>
          <w:i/>
          <w:sz w:val="24"/>
          <w:szCs w:val="24"/>
        </w:rPr>
        <w:t>Applicable to all</w:t>
      </w:r>
      <w:bookmarkEnd w:id="58"/>
      <w:ins w:author="John" w:date="2020-03-03T10:30:00Z" w:id="59">
        <w:r w:rsidR="001C1781">
          <w:rPr>
            <w:rFonts w:ascii="Times New Roman" w:hAnsi="Times New Roman" w:cs="Times New Roman"/>
            <w:i/>
            <w:sz w:val="24"/>
            <w:szCs w:val="24"/>
          </w:rPr>
          <w:t xml:space="preserve"> unless otherwise specified in the agreement</w:t>
        </w:r>
      </w:ins>
    </w:p>
    <w:p w:rsidR="00D01F1D" w:rsidP="00A1100A" w:rsidRDefault="00D01F1D" w14:paraId="469D2B8F" w14:textId="77777777">
      <w:pPr>
        <w:pStyle w:val="ListParagraph"/>
        <w:ind w:left="360"/>
        <w:outlineLvl w:val="0"/>
        <w:rPr>
          <w:rFonts w:ascii="Times New Roman" w:hAnsi="Times New Roman" w:cs="Times New Roman"/>
          <w:i/>
          <w:sz w:val="24"/>
          <w:szCs w:val="24"/>
        </w:rPr>
      </w:pPr>
    </w:p>
    <w:p w:rsidRPr="00D01F1D" w:rsidR="001713E4" w:rsidP="6DE42C77" w:rsidRDefault="00981F33" w14:paraId="76C4DA30" w14:textId="78355C3C">
      <w:pPr>
        <w:pStyle w:val="ListParagraph"/>
        <w:ind w:left="360"/>
        <w:outlineLvl w:val="0"/>
        <w:rPr>
          <w:rFonts w:ascii="Times New Roman" w:hAnsi="Times New Roman" w:cs="Times New Roman"/>
          <w:b/>
          <w:bCs/>
          <w:sz w:val="24"/>
          <w:szCs w:val="24"/>
          <w:lang w:val="en-US"/>
        </w:rPr>
      </w:pPr>
      <w:bookmarkStart w:name="_Toc521414680" w:id="60"/>
      <w:commentRangeStart w:id="61"/>
      <w:ins w:author="John" w:date="2020-03-03T17:51:00Z" w:id="62">
        <w:r w:rsidRPr="6DE42C77">
          <w:rPr>
            <w:rFonts w:ascii="Times New Roman" w:hAnsi="Times New Roman" w:cs="Times New Roman"/>
            <w:sz w:val="24"/>
            <w:szCs w:val="24"/>
            <w:lang w:val="en-US"/>
          </w:rPr>
          <w:t>To</w:t>
        </w:r>
      </w:ins>
      <w:commentRangeEnd w:id="61"/>
      <w:r>
        <w:rPr>
          <w:rStyle w:val="CommentReference"/>
        </w:rPr>
        <w:commentReference w:id="61"/>
      </w:r>
      <w:ins w:author="John" w:date="2020-03-03T17:51:00Z" w:id="63">
        <w:r w:rsidRPr="6DE42C77">
          <w:rPr>
            <w:rFonts w:ascii="Times New Roman" w:hAnsi="Times New Roman" w:cs="Times New Roman"/>
            <w:sz w:val="24"/>
            <w:szCs w:val="24"/>
            <w:lang w:val="en-US"/>
          </w:rPr>
          <w:t xml:space="preserve"> the fullest extent permitted by law, </w:t>
        </w:r>
      </w:ins>
      <w:del w:author="John" w:date="2020-03-03T17:51:00Z" w:id="64">
        <w:r w:rsidRPr="6DE42C77" w:rsidDel="001713E4">
          <w:rPr>
            <w:rFonts w:ascii="Times New Roman" w:hAnsi="Times New Roman" w:cs="Times New Roman"/>
            <w:sz w:val="24"/>
            <w:szCs w:val="24"/>
            <w:lang w:val="en-US"/>
          </w:rPr>
          <w:delText>T</w:delText>
        </w:r>
      </w:del>
      <w:ins w:author="John" w:date="2020-03-03T17:51:00Z" w:id="65">
        <w:r w:rsidRPr="6DE42C77">
          <w:rPr>
            <w:rFonts w:ascii="Times New Roman" w:hAnsi="Times New Roman" w:cs="Times New Roman"/>
            <w:sz w:val="24"/>
            <w:szCs w:val="24"/>
            <w:lang w:val="en-US"/>
          </w:rPr>
          <w:t>t</w:t>
        </w:r>
      </w:ins>
      <w:r w:rsidRPr="6DE42C77" w:rsidR="001713E4">
        <w:rPr>
          <w:rFonts w:ascii="Times New Roman" w:hAnsi="Times New Roman" w:cs="Times New Roman"/>
          <w:sz w:val="24"/>
          <w:szCs w:val="24"/>
          <w:lang w:val="en-US"/>
        </w:rPr>
        <w:t xml:space="preserve">he </w:t>
      </w:r>
      <w:r w:rsidRPr="6DE42C77" w:rsidR="007430FF">
        <w:rPr>
          <w:rFonts w:ascii="Times New Roman" w:hAnsi="Times New Roman" w:cs="Times New Roman"/>
          <w:sz w:val="24"/>
          <w:szCs w:val="24"/>
          <w:lang w:val="en-US"/>
        </w:rPr>
        <w:t>RECIPIENT</w:t>
      </w:r>
      <w:r w:rsidRPr="6DE42C77" w:rsidR="001713E4">
        <w:rPr>
          <w:rFonts w:ascii="Times New Roman" w:hAnsi="Times New Roman" w:cs="Times New Roman"/>
          <w:sz w:val="24"/>
          <w:szCs w:val="24"/>
          <w:lang w:val="en-US"/>
        </w:rPr>
        <w:t xml:space="preserve">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w:t>
      </w:r>
      <w:r w:rsidRPr="6DE42C77" w:rsidR="007430FF">
        <w:rPr>
          <w:rFonts w:ascii="Times New Roman" w:hAnsi="Times New Roman" w:cs="Times New Roman"/>
          <w:sz w:val="24"/>
          <w:szCs w:val="24"/>
          <w:lang w:val="en-US"/>
        </w:rPr>
        <w:t>RECIPIENT</w:t>
      </w:r>
      <w:r w:rsidRPr="6DE42C77" w:rsidR="001713E4">
        <w:rPr>
          <w:rFonts w:ascii="Times New Roman" w:hAnsi="Times New Roman" w:cs="Times New Roman"/>
          <w:sz w:val="24"/>
          <w:szCs w:val="24"/>
          <w:lang w:val="en-US"/>
        </w:rPr>
        <w:t xml:space="preserve"> or the </w:t>
      </w:r>
      <w:r w:rsidRPr="6DE42C77" w:rsidR="007430FF">
        <w:rPr>
          <w:rFonts w:ascii="Times New Roman" w:hAnsi="Times New Roman" w:cs="Times New Roman"/>
          <w:sz w:val="24"/>
          <w:szCs w:val="24"/>
          <w:lang w:val="en-US"/>
        </w:rPr>
        <w:t>RECIPIENT</w:t>
      </w:r>
      <w:r w:rsidRPr="6DE42C77" w:rsidR="001713E4">
        <w:rPr>
          <w:rFonts w:ascii="Times New Roman" w:hAnsi="Times New Roman" w:cs="Times New Roman"/>
          <w:sz w:val="24"/>
          <w:szCs w:val="24"/>
          <w:lang w:val="en-US"/>
        </w:rPr>
        <w:t>s general business operations. This paragraph shall survive the termination or expiration of this Agreement</w:t>
      </w:r>
      <w:bookmarkEnd w:id="60"/>
    </w:p>
    <w:p w:rsidRPr="00BD6A00" w:rsidR="001713E4" w:rsidP="00A1100A" w:rsidRDefault="001713E4" w14:paraId="33501E39" w14:textId="78F36D9A">
      <w:pPr>
        <w:outlineLvl w:val="0"/>
        <w:rPr>
          <w:rFonts w:ascii="Times New Roman" w:hAnsi="Times New Roman" w:cs="Times New Roman"/>
          <w:i/>
          <w:sz w:val="24"/>
          <w:szCs w:val="24"/>
        </w:rPr>
      </w:pPr>
      <w:bookmarkStart w:name="_Toc521414681" w:id="66"/>
      <w:r w:rsidRPr="00747528">
        <w:rPr>
          <w:rFonts w:ascii="Times New Roman" w:hAnsi="Times New Roman" w:cs="Times New Roman"/>
          <w:sz w:val="24"/>
          <w:szCs w:val="24"/>
        </w:rPr>
        <w:t>.</w:t>
      </w:r>
      <w:bookmarkEnd w:id="66"/>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p>
    <w:p w:rsidR="001713E4" w:rsidP="00A1100A" w:rsidRDefault="001713E4" w14:paraId="23A43AD0" w14:textId="77777777">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rsidR="00035C58" w:rsidP="00A1100A" w:rsidRDefault="00035C58" w14:paraId="7BF6A9A6" w14:textId="77777777">
      <w:pPr>
        <w:jc w:val="center"/>
        <w:rPr>
          <w:rFonts w:ascii="Times New Roman" w:hAnsi="Times New Roman" w:cs="Times New Roman"/>
          <w:sz w:val="24"/>
          <w:szCs w:val="24"/>
        </w:rPr>
      </w:pPr>
    </w:p>
    <w:p w:rsidR="00D01F1D" w:rsidP="00A1100A" w:rsidRDefault="009C18C8" w14:paraId="09BA1C32" w14:textId="77777777">
      <w:pPr>
        <w:pStyle w:val="Style10"/>
        <w:spacing w:line="276" w:lineRule="auto"/>
      </w:pPr>
      <w:bookmarkStart w:name="_Toc521414682" w:id="67"/>
      <w:bookmarkStart w:name="_Toc5359061" w:id="68"/>
      <w:r w:rsidRPr="00D01F1D">
        <w:t>NAME AND BRANDING – PARTNERS OF THE AMERICAS</w:t>
      </w:r>
      <w:bookmarkEnd w:id="67"/>
      <w:bookmarkEnd w:id="68"/>
    </w:p>
    <w:p w:rsidR="00D01F1D" w:rsidP="00A1100A" w:rsidRDefault="009C18C8" w14:paraId="0A228F67" w14:textId="77777777">
      <w:pPr>
        <w:pStyle w:val="ListParagraph"/>
        <w:ind w:left="360"/>
        <w:outlineLvl w:val="0"/>
        <w:rPr>
          <w:rFonts w:ascii="Times New Roman" w:hAnsi="Times New Roman" w:cs="Times New Roman"/>
          <w:i/>
          <w:sz w:val="24"/>
          <w:szCs w:val="24"/>
        </w:rPr>
      </w:pPr>
      <w:bookmarkStart w:name="_Toc521414683" w:id="69"/>
      <w:r w:rsidRPr="00D01F1D">
        <w:rPr>
          <w:rFonts w:ascii="Times New Roman" w:hAnsi="Times New Roman" w:cs="Times New Roman"/>
          <w:i/>
          <w:sz w:val="24"/>
          <w:szCs w:val="24"/>
        </w:rPr>
        <w:t>Applicable to all</w:t>
      </w:r>
      <w:bookmarkEnd w:id="69"/>
    </w:p>
    <w:p w:rsidR="00D01F1D" w:rsidP="00A1100A" w:rsidRDefault="00D01F1D" w14:paraId="4A1A9005" w14:textId="77777777">
      <w:pPr>
        <w:pStyle w:val="ListParagraph"/>
        <w:ind w:left="360"/>
        <w:outlineLvl w:val="0"/>
        <w:rPr>
          <w:rFonts w:ascii="Times New Roman" w:hAnsi="Times New Roman" w:cs="Times New Roman"/>
          <w:i/>
          <w:sz w:val="24"/>
          <w:szCs w:val="24"/>
        </w:rPr>
      </w:pPr>
    </w:p>
    <w:p w:rsidRPr="00D01F1D" w:rsidR="009C18C8" w:rsidP="6DE42C77" w:rsidRDefault="005B2766" w14:paraId="641E47C0" w14:textId="6AE40ED9">
      <w:pPr>
        <w:pStyle w:val="ListParagraph"/>
        <w:ind w:left="360"/>
        <w:outlineLvl w:val="0"/>
        <w:rPr>
          <w:rFonts w:ascii="Times New Roman" w:hAnsi="Times New Roman" w:cs="Times New Roman"/>
          <w:b/>
          <w:bCs/>
          <w:sz w:val="24"/>
          <w:szCs w:val="24"/>
          <w:lang w:val="en-US"/>
        </w:rPr>
      </w:pPr>
      <w:bookmarkStart w:name="_Toc521414684" w:id="70"/>
      <w:r w:rsidRPr="6DE42C77">
        <w:rPr>
          <w:rFonts w:ascii="Times New Roman" w:hAnsi="Times New Roman" w:cs="Times New Roman"/>
          <w:sz w:val="24"/>
          <w:szCs w:val="24"/>
          <w:lang w:val="en-US"/>
        </w:rPr>
        <w:t xml:space="preserve">PARTNERS and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shall use the PARTNERS name or marks only for activities authorized by PARTNERS in writing. All other uses will be deemed infringements of PARTNERS trademark including but not limited to all program related branding policies within PARTNERS</w:t>
      </w:r>
      <w:r w:rsidRPr="6DE42C77" w:rsidR="009C18C8">
        <w:rPr>
          <w:rFonts w:ascii="Times New Roman" w:hAnsi="Times New Roman" w:cs="Times New Roman"/>
          <w:sz w:val="24"/>
          <w:szCs w:val="24"/>
          <w:lang w:val="en-US"/>
        </w:rPr>
        <w:t>.</w:t>
      </w:r>
      <w:bookmarkEnd w:id="70"/>
      <w:r>
        <w:tab/>
      </w:r>
      <w:r>
        <w:tab/>
      </w:r>
      <w:r>
        <w:tab/>
      </w:r>
      <w:r>
        <w:tab/>
      </w:r>
      <w:r>
        <w:tab/>
      </w:r>
      <w:r>
        <w:tab/>
      </w:r>
    </w:p>
    <w:p w:rsidRPr="00F903ED" w:rsidR="00670E20" w:rsidP="00F903ED" w:rsidRDefault="009C18C8" w14:paraId="26817D58" w14:textId="572ABA41">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rsidR="00035C58" w:rsidP="00A1100A" w:rsidRDefault="00035C58" w14:paraId="40D74296" w14:textId="77777777">
      <w:pPr>
        <w:outlineLvl w:val="0"/>
        <w:rPr>
          <w:rFonts w:ascii="Times New Roman" w:hAnsi="Times New Roman" w:cs="Times New Roman"/>
          <w:b/>
          <w:sz w:val="24"/>
          <w:szCs w:val="24"/>
        </w:rPr>
      </w:pPr>
    </w:p>
    <w:p w:rsidR="002F5D93" w:rsidP="00A1100A" w:rsidRDefault="008277E9" w14:paraId="5219BCFE" w14:textId="77777777">
      <w:pPr>
        <w:pStyle w:val="Style10"/>
        <w:spacing w:line="276" w:lineRule="auto"/>
        <w:ind w:left="360"/>
      </w:pPr>
      <w:bookmarkStart w:name="_Toc521414685" w:id="71"/>
      <w:bookmarkStart w:name="_Toc5359062" w:id="72"/>
      <w:r w:rsidRPr="002F5D93">
        <w:t>OWNERSHIP OF WORK</w:t>
      </w:r>
      <w:bookmarkEnd w:id="71"/>
      <w:bookmarkEnd w:id="72"/>
    </w:p>
    <w:p w:rsidR="002F5D93" w:rsidP="00A1100A" w:rsidRDefault="008277E9" w14:paraId="299D704E" w14:textId="1625F89A">
      <w:pPr>
        <w:pStyle w:val="ListParagraph"/>
        <w:ind w:left="360"/>
        <w:outlineLvl w:val="0"/>
        <w:rPr>
          <w:rFonts w:ascii="Times New Roman" w:hAnsi="Times New Roman" w:cs="Times New Roman"/>
          <w:i/>
          <w:sz w:val="24"/>
          <w:szCs w:val="24"/>
        </w:rPr>
      </w:pPr>
      <w:bookmarkStart w:name="_Toc521414686" w:id="73"/>
      <w:r w:rsidRPr="002F5D93">
        <w:rPr>
          <w:rFonts w:ascii="Times New Roman" w:hAnsi="Times New Roman" w:cs="Times New Roman"/>
          <w:i/>
          <w:sz w:val="24"/>
          <w:szCs w:val="24"/>
        </w:rPr>
        <w:t>Applicable to all</w:t>
      </w:r>
      <w:r w:rsidR="00B75378">
        <w:rPr>
          <w:rFonts w:ascii="Times New Roman" w:hAnsi="Times New Roman" w:cs="Times New Roman"/>
          <w:i/>
          <w:sz w:val="24"/>
          <w:szCs w:val="24"/>
        </w:rPr>
        <w:t xml:space="preserve"> unless otherwise specified in the </w:t>
      </w:r>
      <w:commentRangeStart w:id="74"/>
      <w:r w:rsidR="00B75378">
        <w:rPr>
          <w:rFonts w:ascii="Times New Roman" w:hAnsi="Times New Roman" w:cs="Times New Roman"/>
          <w:i/>
          <w:sz w:val="24"/>
          <w:szCs w:val="24"/>
        </w:rPr>
        <w:t>agreement</w:t>
      </w:r>
      <w:commentRangeEnd w:id="74"/>
      <w:r w:rsidR="00CA6224">
        <w:rPr>
          <w:rStyle w:val="CommentReference"/>
        </w:rPr>
        <w:commentReference w:id="74"/>
      </w:r>
      <w:r w:rsidR="00B75378">
        <w:rPr>
          <w:rFonts w:ascii="Times New Roman" w:hAnsi="Times New Roman" w:cs="Times New Roman"/>
          <w:i/>
          <w:sz w:val="24"/>
          <w:szCs w:val="24"/>
        </w:rPr>
        <w:t xml:space="preserve"> </w:t>
      </w:r>
      <w:bookmarkEnd w:id="73"/>
    </w:p>
    <w:p w:rsidR="002F5D93" w:rsidP="00A1100A" w:rsidRDefault="002F5D93" w14:paraId="0B8AF2C7" w14:textId="77777777">
      <w:pPr>
        <w:pStyle w:val="ListParagraph"/>
        <w:ind w:left="360"/>
        <w:outlineLvl w:val="0"/>
        <w:rPr>
          <w:rFonts w:ascii="Times New Roman" w:hAnsi="Times New Roman" w:cs="Times New Roman"/>
          <w:i/>
          <w:sz w:val="24"/>
          <w:szCs w:val="24"/>
        </w:rPr>
      </w:pPr>
    </w:p>
    <w:p w:rsidRPr="002F5D93" w:rsidR="008277E9" w:rsidP="6DE42C77" w:rsidRDefault="008277E9" w14:paraId="24154528" w14:textId="17EA1DEE">
      <w:pPr>
        <w:pStyle w:val="ListParagraph"/>
        <w:ind w:left="360"/>
        <w:outlineLvl w:val="0"/>
        <w:rPr>
          <w:rFonts w:ascii="Times New Roman" w:hAnsi="Times New Roman" w:cs="Times New Roman"/>
          <w:b/>
          <w:bCs/>
          <w:sz w:val="24"/>
          <w:szCs w:val="24"/>
          <w:lang w:val="en-US"/>
        </w:rPr>
      </w:pPr>
      <w:bookmarkStart w:name="_Toc521414687" w:id="75"/>
      <w:r w:rsidRPr="6DE42C77">
        <w:rPr>
          <w:rFonts w:ascii="Times New Roman" w:hAnsi="Times New Roman" w:cs="Times New Roman"/>
          <w:sz w:val="24"/>
          <w:szCs w:val="24"/>
          <w:lang w:val="en-US"/>
        </w:rPr>
        <w:t xml:space="preserve">PARTNERS shall, solely and exclusively, own all rights in and to any work created by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in connection with this Agreement, including all data, documents, information, copyrights, patents, trademarks, trade secrets or other proprietary rights in and to the work. By entering into this Agreement,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hereby expressly transfers all such rights to PARTNERS. Any work created by the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hereunder shall be a work for hire as defined in United States Trademark Law. </w:t>
      </w:r>
      <w:r w:rsidRPr="6DE42C77" w:rsidR="007430FF">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will respect the confidentiality of materials provided to him/her throughout the course of this project and will return all property of PARTNERS upon completion of the program and take on all necessary actions to protect the interests of PARTNER’s proprietary information.</w:t>
      </w:r>
      <w:bookmarkEnd w:id="75"/>
      <w:r>
        <w:tab/>
      </w:r>
    </w:p>
    <w:p w:rsidRPr="00BD6A00" w:rsidR="008277E9" w:rsidP="00A1100A" w:rsidRDefault="008277E9" w14:paraId="509CA1CB" w14:textId="5F0AD01E">
      <w:pPr>
        <w:outlineLvl w:val="0"/>
        <w:rPr>
          <w:rFonts w:ascii="Times New Roman" w:hAnsi="Times New Roman" w:cs="Times New Roman"/>
          <w:i/>
          <w:sz w:val="24"/>
          <w:szCs w:val="24"/>
        </w:rPr>
      </w:pP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r w:rsidRPr="00357288">
        <w:rPr>
          <w:rFonts w:ascii="Times New Roman" w:hAnsi="Times New Roman" w:cs="Times New Roman"/>
          <w:sz w:val="24"/>
          <w:szCs w:val="24"/>
        </w:rPr>
        <w:tab/>
      </w:r>
    </w:p>
    <w:p w:rsidRPr="00726D76" w:rsidR="008277E9" w:rsidP="00A1100A" w:rsidRDefault="008277E9" w14:paraId="23F7CDD4" w14:textId="77777777">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rsidR="008277E9" w:rsidP="00A1100A" w:rsidRDefault="008277E9" w14:paraId="2D942B38" w14:textId="77777777">
      <w:pPr>
        <w:tabs>
          <w:tab w:val="left" w:pos="3142"/>
        </w:tabs>
        <w:outlineLvl w:val="0"/>
        <w:rPr>
          <w:rFonts w:ascii="Times New Roman" w:hAnsi="Times New Roman" w:cs="Times New Roman"/>
          <w:b/>
          <w:sz w:val="24"/>
          <w:szCs w:val="24"/>
        </w:rPr>
      </w:pPr>
    </w:p>
    <w:p w:rsidR="008A49F0" w:rsidP="00A1100A" w:rsidRDefault="00562E29" w14:paraId="656060FF" w14:textId="77777777">
      <w:pPr>
        <w:pStyle w:val="Style10"/>
        <w:spacing w:line="276" w:lineRule="auto"/>
        <w:ind w:left="360"/>
      </w:pPr>
      <w:bookmarkStart w:name="_Toc521414688" w:id="76"/>
      <w:bookmarkStart w:name="_Toc5359063" w:id="77"/>
      <w:r w:rsidRPr="008A49F0">
        <w:t>A</w:t>
      </w:r>
      <w:r w:rsidRPr="008A49F0" w:rsidR="00595B47">
        <w:t>LLOWABLE COSTS</w:t>
      </w:r>
      <w:bookmarkEnd w:id="76"/>
      <w:bookmarkEnd w:id="77"/>
      <w:r w:rsidRPr="008A49F0" w:rsidR="00595B47">
        <w:t xml:space="preserve"> </w:t>
      </w:r>
    </w:p>
    <w:p w:rsidR="008A49F0" w:rsidP="00A1100A" w:rsidRDefault="00595B47" w14:paraId="358E8834" w14:textId="36C1FA94">
      <w:pPr>
        <w:pStyle w:val="ListParagraph"/>
        <w:ind w:left="360"/>
        <w:outlineLvl w:val="0"/>
        <w:rPr>
          <w:rFonts w:ascii="Times New Roman" w:hAnsi="Times New Roman" w:cs="Times New Roman"/>
          <w:i/>
          <w:sz w:val="24"/>
          <w:szCs w:val="24"/>
        </w:rPr>
      </w:pPr>
      <w:bookmarkStart w:name="_Toc521414689" w:id="78"/>
      <w:r w:rsidRPr="008A49F0">
        <w:rPr>
          <w:rFonts w:ascii="Times New Roman" w:hAnsi="Times New Roman" w:cs="Times New Roman"/>
          <w:i/>
          <w:sz w:val="24"/>
          <w:szCs w:val="24"/>
        </w:rPr>
        <w:t>A</w:t>
      </w:r>
      <w:r w:rsidR="0031649B">
        <w:rPr>
          <w:rFonts w:ascii="Times New Roman" w:hAnsi="Times New Roman" w:cs="Times New Roman"/>
          <w:i/>
          <w:sz w:val="24"/>
          <w:szCs w:val="24"/>
        </w:rPr>
        <w:t xml:space="preserve">pplicable to cost reimbursement </w:t>
      </w:r>
      <w:r w:rsidRPr="008A49F0">
        <w:rPr>
          <w:rFonts w:ascii="Times New Roman" w:hAnsi="Times New Roman" w:cs="Times New Roman"/>
          <w:i/>
          <w:sz w:val="24"/>
          <w:szCs w:val="24"/>
        </w:rPr>
        <w:t>contracts/agreements only</w:t>
      </w:r>
      <w:bookmarkEnd w:id="78"/>
    </w:p>
    <w:p w:rsidR="008A49F0" w:rsidP="00A1100A" w:rsidRDefault="008A49F0" w14:paraId="41AD2F78" w14:textId="77777777">
      <w:pPr>
        <w:pStyle w:val="ListParagraph"/>
        <w:ind w:left="360"/>
        <w:outlineLvl w:val="0"/>
        <w:rPr>
          <w:rFonts w:ascii="Times New Roman" w:hAnsi="Times New Roman" w:cs="Times New Roman"/>
          <w:i/>
          <w:sz w:val="24"/>
          <w:szCs w:val="24"/>
        </w:rPr>
      </w:pPr>
    </w:p>
    <w:p w:rsidRPr="008A49F0" w:rsidR="00595B47" w:rsidP="6DE42C77" w:rsidRDefault="00595B47" w14:paraId="61D2E758" w14:textId="380C0F21">
      <w:pPr>
        <w:pStyle w:val="ListParagraph"/>
        <w:ind w:left="360"/>
        <w:outlineLvl w:val="0"/>
        <w:rPr>
          <w:rFonts w:ascii="Times New Roman" w:hAnsi="Times New Roman" w:cs="Times New Roman"/>
          <w:b/>
          <w:bCs/>
          <w:sz w:val="24"/>
          <w:szCs w:val="24"/>
          <w:lang w:val="en-US"/>
        </w:rPr>
      </w:pPr>
      <w:bookmarkStart w:name="_Toc521414690" w:id="79"/>
      <w:r w:rsidRPr="6DE42C77">
        <w:rPr>
          <w:rFonts w:ascii="Times New Roman" w:hAnsi="Times New Roman" w:cs="Times New Roman"/>
          <w:sz w:val="24"/>
          <w:szCs w:val="24"/>
          <w:lang w:val="en-US"/>
        </w:rPr>
        <w:t xml:space="preserve">The recipient will be reimbursed for costs incurred </w:t>
      </w:r>
      <w:r w:rsidRPr="6DE42C77" w:rsidR="00BD6A00">
        <w:rPr>
          <w:rFonts w:ascii="Times New Roman" w:hAnsi="Times New Roman" w:cs="Times New Roman"/>
          <w:sz w:val="24"/>
          <w:szCs w:val="24"/>
          <w:lang w:val="en-US"/>
        </w:rPr>
        <w:t>in carrying out the purposes of</w:t>
      </w:r>
      <w:r w:rsidRPr="6DE42C77" w:rsidR="00BD6A00">
        <w:rPr>
          <w:rFonts w:ascii="Times New Roman" w:hAnsi="Times New Roman" w:cs="Times New Roman"/>
          <w:i/>
          <w:iCs/>
          <w:sz w:val="24"/>
          <w:szCs w:val="24"/>
          <w:lang w:val="en-US"/>
        </w:rPr>
        <w:t xml:space="preserve"> </w:t>
      </w:r>
      <w:r w:rsidRPr="6DE42C77">
        <w:rPr>
          <w:rFonts w:ascii="Times New Roman" w:hAnsi="Times New Roman" w:cs="Times New Roman"/>
          <w:sz w:val="24"/>
          <w:szCs w:val="24"/>
          <w:lang w:val="en-US"/>
        </w:rPr>
        <w:t>this award in accordan</w:t>
      </w:r>
      <w:r w:rsidRPr="6DE42C77" w:rsidR="00BD6A00">
        <w:rPr>
          <w:rFonts w:ascii="Times New Roman" w:hAnsi="Times New Roman" w:cs="Times New Roman"/>
          <w:sz w:val="24"/>
          <w:szCs w:val="24"/>
          <w:lang w:val="en-US"/>
        </w:rPr>
        <w:t xml:space="preserve">ce with the terms of this award. </w:t>
      </w:r>
      <w:r w:rsidRPr="6DE42C77">
        <w:rPr>
          <w:rFonts w:ascii="Times New Roman" w:hAnsi="Times New Roman" w:cs="Times New Roman"/>
          <w:sz w:val="24"/>
          <w:szCs w:val="24"/>
          <w:lang w:val="en-US"/>
        </w:rPr>
        <w:t xml:space="preserve">It is the recipient's responsibility to ensure that costs incurred are (1) reasonable: costs which are generally recognized as ordinary and necessary and would be incurred by a prudent person in the conduct of normal business; (2) allocable: incurred specifically for this award; and (3) allowable: conform to any limitations in this award. </w:t>
      </w:r>
      <w:r w:rsidRPr="6DE42C77" w:rsidR="00094C21">
        <w:rPr>
          <w:rFonts w:ascii="Times New Roman" w:hAnsi="Times New Roman" w:cs="Times New Roman"/>
          <w:sz w:val="24"/>
          <w:szCs w:val="24"/>
          <w:lang w:val="en-US"/>
        </w:rPr>
        <w:t xml:space="preserve">Partners </w:t>
      </w:r>
      <w:r w:rsidRPr="6DE42C77">
        <w:rPr>
          <w:rFonts w:ascii="Times New Roman" w:hAnsi="Times New Roman" w:cs="Times New Roman"/>
          <w:sz w:val="24"/>
          <w:szCs w:val="24"/>
          <w:lang w:val="en-US"/>
        </w:rPr>
        <w:t>reserves the right to make a final determination on the allowability of costs.</w:t>
      </w:r>
      <w:bookmarkEnd w:id="79"/>
      <w:r>
        <w:tab/>
      </w:r>
      <w:r>
        <w:tab/>
      </w:r>
      <w:r>
        <w:tab/>
      </w:r>
      <w:r>
        <w:tab/>
      </w:r>
      <w:r>
        <w:tab/>
      </w:r>
      <w:r>
        <w:tab/>
      </w:r>
    </w:p>
    <w:p w:rsidRPr="00726D76" w:rsidR="002C7322" w:rsidP="00A1100A" w:rsidRDefault="00595B47" w14:paraId="7301F900" w14:textId="4E8B3C04">
      <w:pPr>
        <w:jc w:val="center"/>
        <w:rPr>
          <w:rFonts w:ascii="Times New Roman" w:hAnsi="Times New Roman" w:cs="Times New Roman"/>
          <w:sz w:val="24"/>
          <w:szCs w:val="24"/>
        </w:rPr>
      </w:pPr>
      <w:r w:rsidRPr="00726D76">
        <w:rPr>
          <w:rFonts w:ascii="Times New Roman" w:hAnsi="Times New Roman" w:cs="Times New Roman"/>
          <w:sz w:val="24"/>
          <w:szCs w:val="24"/>
        </w:rPr>
        <w:t>[END OF PROVISION]</w:t>
      </w:r>
    </w:p>
    <w:p w:rsidRPr="00726D76" w:rsidR="00035C58" w:rsidP="00A1100A" w:rsidRDefault="00035C58" w14:paraId="1D2242F2" w14:textId="77777777">
      <w:pPr>
        <w:rPr>
          <w:rFonts w:ascii="Times New Roman" w:hAnsi="Times New Roman" w:cs="Times New Roman"/>
          <w:sz w:val="24"/>
          <w:szCs w:val="24"/>
        </w:rPr>
      </w:pPr>
    </w:p>
    <w:p w:rsidR="008A49F0" w:rsidP="00A1100A" w:rsidRDefault="00B35F66" w14:paraId="08217ADA" w14:textId="77777777">
      <w:pPr>
        <w:pStyle w:val="Style10"/>
        <w:spacing w:line="276" w:lineRule="auto"/>
        <w:ind w:left="360"/>
      </w:pPr>
      <w:bookmarkStart w:name="_Toc521414691" w:id="80"/>
      <w:bookmarkStart w:name="_Toc5359064" w:id="81"/>
      <w:r w:rsidRPr="008A49F0">
        <w:t>UNALLOWABLE COSTS</w:t>
      </w:r>
      <w:bookmarkEnd w:id="80"/>
      <w:bookmarkEnd w:id="81"/>
    </w:p>
    <w:p w:rsidR="00B75378" w:rsidP="00A1100A" w:rsidRDefault="001F217C" w14:paraId="608E71B1" w14:textId="00FFE485">
      <w:pPr>
        <w:pStyle w:val="ListParagraph"/>
        <w:ind w:left="360"/>
        <w:outlineLvl w:val="0"/>
        <w:rPr>
          <w:rFonts w:ascii="Times New Roman" w:hAnsi="Times New Roman" w:cs="Times New Roman"/>
          <w:i/>
          <w:sz w:val="24"/>
          <w:szCs w:val="24"/>
        </w:rPr>
      </w:pPr>
      <w:bookmarkStart w:name="_Toc521414692" w:id="82"/>
      <w:r w:rsidRPr="008A49F0">
        <w:rPr>
          <w:rFonts w:ascii="Times New Roman" w:hAnsi="Times New Roman" w:cs="Times New Roman"/>
          <w:i/>
          <w:sz w:val="24"/>
          <w:szCs w:val="24"/>
        </w:rPr>
        <w:t>Applicable to grantee</w:t>
      </w:r>
      <w:r w:rsidR="0031649B">
        <w:rPr>
          <w:rFonts w:ascii="Times New Roman" w:hAnsi="Times New Roman" w:cs="Times New Roman"/>
          <w:i/>
          <w:sz w:val="24"/>
          <w:szCs w:val="24"/>
        </w:rPr>
        <w:t>s</w:t>
      </w:r>
      <w:bookmarkEnd w:id="82"/>
    </w:p>
    <w:p w:rsidR="00B75378" w:rsidP="00A1100A" w:rsidRDefault="00B75378" w14:paraId="1C61C788" w14:textId="77777777">
      <w:pPr>
        <w:pStyle w:val="ListParagraph"/>
        <w:ind w:left="360"/>
        <w:outlineLvl w:val="0"/>
        <w:rPr>
          <w:rFonts w:ascii="Times New Roman" w:hAnsi="Times New Roman" w:cs="Times New Roman"/>
          <w:i/>
          <w:sz w:val="24"/>
          <w:szCs w:val="24"/>
        </w:rPr>
      </w:pPr>
    </w:p>
    <w:p w:rsidRPr="007038AB" w:rsidR="00B35F66" w:rsidP="00A1100A" w:rsidRDefault="00B35F66" w14:paraId="1B0E5FA3" w14:textId="53AC8471">
      <w:pPr>
        <w:pStyle w:val="ListParagraph"/>
        <w:ind w:left="360"/>
        <w:outlineLvl w:val="0"/>
        <w:rPr>
          <w:rFonts w:ascii="Times New Roman" w:hAnsi="Times New Roman" w:cs="Times New Roman"/>
          <w:sz w:val="24"/>
          <w:szCs w:val="24"/>
        </w:rPr>
      </w:pPr>
      <w:bookmarkStart w:name="_Toc521414693" w:id="83"/>
      <w:r w:rsidRPr="007038AB">
        <w:rPr>
          <w:rFonts w:ascii="Times New Roman" w:hAnsi="Times New Roman" w:cs="Times New Roman"/>
          <w:sz w:val="24"/>
          <w:szCs w:val="24"/>
        </w:rPr>
        <w:t>Means general or centralized expenses of Sub-grantee that are not allowable administrative costs to be financed by this Agreement. Applicable contracts/agreements only</w:t>
      </w:r>
      <w:bookmarkEnd w:id="83"/>
    </w:p>
    <w:p w:rsidRPr="005747C0" w:rsidR="00B35F66" w:rsidP="00A1100A" w:rsidRDefault="00B35F66" w14:paraId="388CEF6B" w14:textId="77777777">
      <w:pPr>
        <w:tabs>
          <w:tab w:val="left" w:pos="-1440"/>
        </w:tabs>
        <w:rPr>
          <w:rFonts w:ascii="Times New Roman" w:hAnsi="Times New Roman" w:cs="Times New Roman"/>
          <w:sz w:val="24"/>
          <w:szCs w:val="24"/>
        </w:rPr>
      </w:pPr>
    </w:p>
    <w:p w:rsidR="00B75378" w:rsidP="00A1100A" w:rsidRDefault="00B35F66" w14:paraId="40779276"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B75378">
        <w:rPr>
          <w:rFonts w:ascii="Times New Roman" w:hAnsi="Times New Roman" w:cs="Times New Roman"/>
          <w:sz w:val="24"/>
          <w:szCs w:val="24"/>
        </w:rPr>
        <w:t>Alcoholic Beverages. Costs of alcoholic beverages</w:t>
      </w:r>
    </w:p>
    <w:p w:rsidR="00B75378" w:rsidP="00A1100A" w:rsidRDefault="00B75378" w14:paraId="520F24EC"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6DE42C77" w:rsidRDefault="00B35F66" w14:paraId="2AFFB07E"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Bad Debt. Bad debt, including losses (whether actual or estimated), due to uncollectible customer's accounts and other claims, related collection costs, and related legal costs, arising from other business of the Sub-grantee.</w:t>
      </w:r>
    </w:p>
    <w:p w:rsidR="00A82201" w:rsidP="00A1100A" w:rsidRDefault="00A82201" w14:paraId="7E72AD81"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6DE42C77" w:rsidRDefault="00B35F66" w14:paraId="4EAD39E3"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Commissions and Contingency Fees. Commissions, percentages, brokerage, or contingency fees to persons or groups retained to solicit contracts unless the person or group is a bona fide commercial or selling agent maintained by Sub-grantee for the purpose of securing business.</w:t>
      </w:r>
    </w:p>
    <w:p w:rsidR="00A82201" w:rsidP="00A1100A" w:rsidRDefault="00A82201" w14:paraId="257CF235"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Pr="00A82201" w:rsidR="00B35F66" w:rsidP="00A1100A" w:rsidRDefault="00B35F66" w14:paraId="548F5EC2" w14:textId="66929301">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A82201">
        <w:rPr>
          <w:rFonts w:ascii="Times New Roman" w:hAnsi="Times New Roman" w:cs="Times New Roman"/>
          <w:sz w:val="24"/>
          <w:szCs w:val="24"/>
        </w:rPr>
        <w:t>Compensation.</w:t>
      </w:r>
    </w:p>
    <w:p w:rsidRPr="005747C0" w:rsidR="00B35F66" w:rsidP="00A1100A" w:rsidRDefault="00B35F66" w14:paraId="1B330D13" w14:textId="77777777">
      <w:pPr>
        <w:rPr>
          <w:rFonts w:ascii="Times New Roman" w:hAnsi="Times New Roman" w:cs="Times New Roman"/>
          <w:sz w:val="24"/>
          <w:szCs w:val="24"/>
        </w:rPr>
      </w:pPr>
    </w:p>
    <w:p w:rsidRPr="005747C0" w:rsidR="00B35F66" w:rsidP="6DE42C77" w:rsidRDefault="00B35F66" w14:paraId="10894827" w14:textId="31B85386">
      <w:pPr>
        <w:pStyle w:val="ListParagraph"/>
        <w:numPr>
          <w:ilvl w:val="1"/>
          <w:numId w:val="6"/>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Compensation which constitutes a distribution of profits, or</w:t>
      </w:r>
    </w:p>
    <w:p w:rsidR="00A82201" w:rsidP="00A1100A" w:rsidRDefault="00B35F66" w14:paraId="0BAED3D8" w14:textId="77777777">
      <w:pPr>
        <w:pStyle w:val="ListParagraph"/>
        <w:numPr>
          <w:ilvl w:val="1"/>
          <w:numId w:val="6"/>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5747C0">
        <w:rPr>
          <w:rFonts w:ascii="Times New Roman" w:hAnsi="Times New Roman" w:cs="Times New Roman"/>
          <w:sz w:val="24"/>
          <w:szCs w:val="24"/>
        </w:rPr>
        <w:t>Bonuses and incentive compensation paid in stock outside of the Sub-grantee's normal compensation policy.</w:t>
      </w:r>
    </w:p>
    <w:p w:rsidR="00A82201" w:rsidP="00A1100A" w:rsidRDefault="00A82201" w14:paraId="4B0B31CB" w14:textId="77777777">
      <w:pPr>
        <w:pStyle w:val="ListParagraph"/>
        <w:pBdr>
          <w:top w:val="none" w:color="auto" w:sz="0" w:space="0"/>
          <w:left w:val="none" w:color="auto" w:sz="0" w:space="0"/>
          <w:bottom w:val="none" w:color="auto" w:sz="0" w:space="0"/>
          <w:right w:val="none" w:color="auto" w:sz="0" w:space="0"/>
          <w:between w:val="none" w:color="auto" w:sz="0" w:space="0"/>
        </w:pBdr>
        <w:ind w:left="1170"/>
        <w:rPr>
          <w:rFonts w:ascii="Times New Roman" w:hAnsi="Times New Roman" w:cs="Times New Roman"/>
          <w:sz w:val="24"/>
          <w:szCs w:val="24"/>
        </w:rPr>
      </w:pPr>
    </w:p>
    <w:p w:rsidR="00A82201" w:rsidP="00A1100A" w:rsidRDefault="00B35F66" w14:paraId="7E4A8430"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A82201">
        <w:rPr>
          <w:rFonts w:ascii="Times New Roman" w:hAnsi="Times New Roman" w:cs="Times New Roman"/>
          <w:sz w:val="24"/>
          <w:szCs w:val="24"/>
        </w:rPr>
        <w:t>Contribution (to other entities). Contributions and donations by Sub-grantee to others.</w:t>
      </w:r>
    </w:p>
    <w:p w:rsidR="00A82201" w:rsidP="00A1100A" w:rsidRDefault="00A82201" w14:paraId="156F7C17"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00A1100A" w:rsidRDefault="00B35F66" w14:paraId="32EEA4D4"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A82201">
        <w:rPr>
          <w:rFonts w:ascii="Times New Roman" w:hAnsi="Times New Roman" w:cs="Times New Roman"/>
          <w:sz w:val="24"/>
          <w:szCs w:val="24"/>
        </w:rPr>
        <w:t>Contingencies. Contributions to a contingency reserve or any similar provision made for events the occurrence of which cannot be foretold with certainty as to time, intensity, or with an assurance of their happening, are unallowable. The term “contingency reserve” excludes self-insurance reserves, pension funds, and reserves for normal severance pay.</w:t>
      </w:r>
    </w:p>
    <w:p w:rsidR="00EB2C3C" w:rsidP="00EB2C3C" w:rsidRDefault="00EB2C3C" w14:paraId="1EFC448B"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00A1100A" w:rsidRDefault="00B35F66" w14:paraId="757DE0D5" w14:textId="368B745F">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A82201">
        <w:rPr>
          <w:rFonts w:ascii="Times New Roman" w:hAnsi="Times New Roman" w:cs="Times New Roman"/>
          <w:sz w:val="24"/>
          <w:szCs w:val="24"/>
        </w:rPr>
        <w:t>Cost of Asset Valuations Resulting from Business Combinations. When the purchase method of accounting for a business combination is used, allowable amortization, cost of money, and depreciation shall be limited to the total of the amounts that would have been allowed had the combination not taken place.</w:t>
      </w:r>
    </w:p>
    <w:p w:rsidR="00A82201" w:rsidP="00A1100A" w:rsidRDefault="00A82201" w14:paraId="700A8D39"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00A1100A" w:rsidRDefault="00B35F66" w14:paraId="482B7C15"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A82201">
        <w:rPr>
          <w:rFonts w:ascii="Times New Roman" w:hAnsi="Times New Roman" w:cs="Times New Roman"/>
          <w:sz w:val="24"/>
          <w:szCs w:val="24"/>
        </w:rPr>
        <w:t>Dividend Payments. This is a distribution of profit and is not allowed as a project expense.</w:t>
      </w:r>
    </w:p>
    <w:p w:rsidR="00A82201" w:rsidP="00A1100A" w:rsidRDefault="00A82201" w14:paraId="1A89B479"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6DE42C77" w:rsidRDefault="00B35F66" w14:paraId="74426D52"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Fines and Penalties. Cost of fines and penalties resulting from violations of, or failure of the Sub-grantee to comply with, U.S. or host country laws and regulations.</w:t>
      </w:r>
    </w:p>
    <w:p w:rsidR="00A82201" w:rsidP="00A1100A" w:rsidRDefault="00A82201" w14:paraId="58E786E2"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6DE42C77" w:rsidRDefault="00B35F66" w14:paraId="382F6860"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Goodwill. An unidentifiable intangible asset that originates under the purchase method of accounting for a business combination when the price paid by the acquiring company exceeds the sum of the identifiable individual assets acquired less liabilities assumed, based upon their fair values. The excess is commonly referred to as goodwill. Goodwill may arise from the acquisition of a company as a whole or a portion thereof. Any costs for amortization, expensing, write-off, or write-down of goodwill are unallowable.</w:t>
      </w:r>
    </w:p>
    <w:p w:rsidR="00A82201" w:rsidP="00A1100A" w:rsidRDefault="00A82201" w14:paraId="31E7A9D2"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00A1100A" w:rsidRDefault="00B35F66" w14:paraId="21EA05EA"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A82201">
        <w:rPr>
          <w:rFonts w:ascii="Times New Roman" w:hAnsi="Times New Roman" w:cs="Times New Roman"/>
          <w:sz w:val="24"/>
          <w:szCs w:val="24"/>
        </w:rPr>
        <w:t>Interest and Other Financial Costs. Interest on borrowing (however represented), bond discounts, cost of financing and refinancing operations, legal and professional fees paid in connection with the preparation of a prospectus, costs of preparation and issuance of stock rights, and related financial charges, except for interest assessed by U.S. state or local taxing authorities  other than those described in item H above.</w:t>
      </w:r>
    </w:p>
    <w:p w:rsidR="00A82201" w:rsidP="00A1100A" w:rsidRDefault="00A82201" w14:paraId="36EBE618"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Pr="002062CC" w:rsidR="00A82201" w:rsidP="00A1100A" w:rsidRDefault="00B35F66" w14:paraId="5CE6949F"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2062CC">
        <w:rPr>
          <w:rFonts w:ascii="Times New Roman" w:hAnsi="Times New Roman" w:cs="Times New Roman"/>
          <w:sz w:val="24"/>
          <w:szCs w:val="24"/>
        </w:rPr>
        <w:t>Lobbying Costs. Costs associated with the following activities with respect to the U.S. Government (USG) and any political subdivisions thereof, are unallowable:</w:t>
      </w:r>
    </w:p>
    <w:p w:rsidR="00A82201" w:rsidP="00A1100A" w:rsidRDefault="00A82201" w14:paraId="03FF7544"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00A1100A" w:rsidRDefault="00B35F66" w14:paraId="2FCC399A" w14:textId="77777777">
      <w:pPr>
        <w:pStyle w:val="ListParagraph"/>
        <w:numPr>
          <w:ilvl w:val="0"/>
          <w:numId w:val="12"/>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A82201">
        <w:rPr>
          <w:rFonts w:ascii="Times New Roman" w:hAnsi="Times New Roman" w:cs="Times New Roman"/>
          <w:sz w:val="24"/>
          <w:szCs w:val="24"/>
        </w:rPr>
        <w:t>Attempts to influence the outcomes of any election, referendum, initiative, or similar procedure, through in kind or cash contributions, endorsements, publicity, or similar activities;</w:t>
      </w:r>
    </w:p>
    <w:p w:rsidR="00A82201" w:rsidP="00A1100A" w:rsidRDefault="00A82201" w14:paraId="1DB1CEC7" w14:textId="77777777">
      <w:pPr>
        <w:pStyle w:val="ListParagraph"/>
        <w:pBdr>
          <w:top w:val="none" w:color="auto" w:sz="0" w:space="0"/>
          <w:left w:val="none" w:color="auto" w:sz="0" w:space="0"/>
          <w:bottom w:val="none" w:color="auto" w:sz="0" w:space="0"/>
          <w:right w:val="none" w:color="auto" w:sz="0" w:space="0"/>
          <w:between w:val="none" w:color="auto" w:sz="0" w:space="0"/>
        </w:pBdr>
        <w:ind w:left="1440"/>
        <w:rPr>
          <w:rFonts w:ascii="Times New Roman" w:hAnsi="Times New Roman" w:cs="Times New Roman"/>
          <w:sz w:val="24"/>
          <w:szCs w:val="24"/>
        </w:rPr>
      </w:pPr>
    </w:p>
    <w:p w:rsidR="00A82201" w:rsidP="5D50BA6A" w:rsidRDefault="00B35F66" w14:paraId="15E62716" w14:textId="77777777">
      <w:pPr>
        <w:pStyle w:val="ListParagraph"/>
        <w:numPr>
          <w:ilvl w:val="0"/>
          <w:numId w:val="12"/>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5D50BA6A">
        <w:rPr>
          <w:rFonts w:ascii="Times New Roman" w:hAnsi="Times New Roman" w:cs="Times New Roman"/>
          <w:sz w:val="24"/>
          <w:szCs w:val="24"/>
          <w:lang w:val="en-US"/>
        </w:rPr>
        <w:t>Establishing, administering, contributing to, or paying the expenses of a political party, campaign, political action committee, or other organization established for  the purpose of  influencing the outcomes of elections;</w:t>
      </w:r>
    </w:p>
    <w:p w:rsidR="00A82201" w:rsidP="00A1100A" w:rsidRDefault="00A82201" w14:paraId="07E2F144" w14:textId="77777777">
      <w:pPr>
        <w:pStyle w:val="ListParagraph"/>
        <w:pBdr>
          <w:top w:val="none" w:color="auto" w:sz="0" w:space="0"/>
          <w:left w:val="none" w:color="auto" w:sz="0" w:space="0"/>
          <w:bottom w:val="none" w:color="auto" w:sz="0" w:space="0"/>
          <w:right w:val="none" w:color="auto" w:sz="0" w:space="0"/>
          <w:between w:val="none" w:color="auto" w:sz="0" w:space="0"/>
        </w:pBdr>
        <w:ind w:left="1440"/>
        <w:rPr>
          <w:rFonts w:ascii="Times New Roman" w:hAnsi="Times New Roman" w:cs="Times New Roman"/>
          <w:sz w:val="24"/>
          <w:szCs w:val="24"/>
        </w:rPr>
      </w:pPr>
    </w:p>
    <w:p w:rsidR="00A82201" w:rsidP="5D50BA6A" w:rsidRDefault="00B35F66" w14:paraId="0E12340A" w14:textId="77777777">
      <w:pPr>
        <w:pStyle w:val="ListParagraph"/>
        <w:numPr>
          <w:ilvl w:val="0"/>
          <w:numId w:val="12"/>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5D50BA6A">
        <w:rPr>
          <w:rFonts w:ascii="Times New Roman" w:hAnsi="Times New Roman" w:cs="Times New Roman"/>
          <w:sz w:val="24"/>
          <w:szCs w:val="24"/>
          <w:lang w:val="en-US"/>
        </w:rPr>
        <w:t>Any attempt to influence (i) the introduction of legislation, or (ii) the enactment or modification of any pending legislation through communication with any member or employee of a legislature (including efforts to influence officials to engage in similar lobbying activity), or with any government official or employee in connection with a decision to sign or veto enrolled legislation;</w:t>
      </w:r>
    </w:p>
    <w:p w:rsidR="00A82201" w:rsidP="00A1100A" w:rsidRDefault="00A82201" w14:paraId="54073881" w14:textId="77777777">
      <w:pPr>
        <w:pStyle w:val="ListParagraph"/>
        <w:pBdr>
          <w:top w:val="none" w:color="auto" w:sz="0" w:space="0"/>
          <w:left w:val="none" w:color="auto" w:sz="0" w:space="0"/>
          <w:bottom w:val="none" w:color="auto" w:sz="0" w:space="0"/>
          <w:right w:val="none" w:color="auto" w:sz="0" w:space="0"/>
          <w:between w:val="none" w:color="auto" w:sz="0" w:space="0"/>
        </w:pBdr>
        <w:ind w:left="1440"/>
        <w:rPr>
          <w:rFonts w:ascii="Times New Roman" w:hAnsi="Times New Roman" w:cs="Times New Roman"/>
          <w:sz w:val="24"/>
          <w:szCs w:val="24"/>
        </w:rPr>
      </w:pPr>
    </w:p>
    <w:p w:rsidR="00A82201" w:rsidP="5D50BA6A" w:rsidRDefault="00B35F66" w14:paraId="0E0D68C3" w14:textId="77777777">
      <w:pPr>
        <w:pStyle w:val="ListParagraph"/>
        <w:numPr>
          <w:ilvl w:val="0"/>
          <w:numId w:val="12"/>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5D50BA6A">
        <w:rPr>
          <w:rFonts w:ascii="Times New Roman" w:hAnsi="Times New Roman" w:cs="Times New Roman"/>
          <w:sz w:val="24"/>
          <w:szCs w:val="24"/>
          <w:lang w:val="en-US"/>
        </w:rPr>
        <w:t>Any attempt to influence (i) the introduction of legislation, or (ii) the enactment or modification of any pending legislation by preparing, distributing or using publicity or propaganda, or by urging members of the general public or any segment thereof to contribute to or participate in any mass demonstration, march, rally fund raising drive, lobbying campaign or letter writing or telephone campaign;</w:t>
      </w:r>
    </w:p>
    <w:p w:rsidR="00A82201" w:rsidP="00A1100A" w:rsidRDefault="00A82201" w14:paraId="3A9BA2BA" w14:textId="77777777">
      <w:pPr>
        <w:pStyle w:val="ListParagraph"/>
        <w:pBdr>
          <w:top w:val="none" w:color="auto" w:sz="0" w:space="0"/>
          <w:left w:val="none" w:color="auto" w:sz="0" w:space="0"/>
          <w:bottom w:val="none" w:color="auto" w:sz="0" w:space="0"/>
          <w:right w:val="none" w:color="auto" w:sz="0" w:space="0"/>
          <w:between w:val="none" w:color="auto" w:sz="0" w:space="0"/>
        </w:pBdr>
        <w:ind w:left="1440"/>
        <w:rPr>
          <w:rFonts w:ascii="Times New Roman" w:hAnsi="Times New Roman" w:cs="Times New Roman"/>
          <w:sz w:val="24"/>
          <w:szCs w:val="24"/>
        </w:rPr>
      </w:pPr>
    </w:p>
    <w:p w:rsidR="00A82201" w:rsidP="6DE42C77" w:rsidRDefault="00B35F66" w14:paraId="06A9C6FB" w14:textId="77777777">
      <w:pPr>
        <w:pStyle w:val="ListParagraph"/>
        <w:numPr>
          <w:ilvl w:val="0"/>
          <w:numId w:val="12"/>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Legislative liaison activities, including attendance at legislative sessions or committee hearings, gathering information regarding legislation, and analyzing the effect of legislation, when such activities are carried on in support of or in knowing preparation for an effort to engage in unallowable activities; or</w:t>
      </w:r>
    </w:p>
    <w:p w:rsidR="00A82201" w:rsidP="00A1100A" w:rsidRDefault="00A82201" w14:paraId="407CEE6E" w14:textId="77777777">
      <w:pPr>
        <w:pStyle w:val="ListParagraph"/>
        <w:pBdr>
          <w:top w:val="none" w:color="auto" w:sz="0" w:space="0"/>
          <w:left w:val="none" w:color="auto" w:sz="0" w:space="0"/>
          <w:bottom w:val="none" w:color="auto" w:sz="0" w:space="0"/>
          <w:right w:val="none" w:color="auto" w:sz="0" w:space="0"/>
          <w:between w:val="none" w:color="auto" w:sz="0" w:space="0"/>
        </w:pBdr>
        <w:ind w:left="1440"/>
        <w:rPr>
          <w:rFonts w:ascii="Times New Roman" w:hAnsi="Times New Roman" w:cs="Times New Roman"/>
          <w:sz w:val="24"/>
          <w:szCs w:val="24"/>
        </w:rPr>
      </w:pPr>
    </w:p>
    <w:p w:rsidR="00A82201" w:rsidP="6DE42C77" w:rsidRDefault="00B35F66" w14:paraId="1A151B73" w14:textId="77777777">
      <w:pPr>
        <w:pStyle w:val="ListParagraph"/>
        <w:numPr>
          <w:ilvl w:val="0"/>
          <w:numId w:val="12"/>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Attempts to improperly influence, either directly or indirectly, an employee or officer of the Executive branch of the Federal Government to give consideration to or act regarding a regulatory or contract matter.</w:t>
      </w:r>
    </w:p>
    <w:p w:rsidR="00A82201" w:rsidP="00A1100A" w:rsidRDefault="00A82201" w14:paraId="1B4211AB" w14:textId="77777777">
      <w:pPr>
        <w:pStyle w:val="ListParagraph"/>
        <w:pBdr>
          <w:top w:val="none" w:color="auto" w:sz="0" w:space="0"/>
          <w:left w:val="none" w:color="auto" w:sz="0" w:space="0"/>
          <w:bottom w:val="none" w:color="auto" w:sz="0" w:space="0"/>
          <w:right w:val="none" w:color="auto" w:sz="0" w:space="0"/>
          <w:between w:val="none" w:color="auto" w:sz="0" w:space="0"/>
        </w:pBdr>
        <w:ind w:left="1440"/>
        <w:rPr>
          <w:rFonts w:ascii="Times New Roman" w:hAnsi="Times New Roman" w:cs="Times New Roman"/>
          <w:sz w:val="24"/>
          <w:szCs w:val="24"/>
        </w:rPr>
      </w:pPr>
    </w:p>
    <w:p w:rsidRPr="00A82201" w:rsidR="00B35F66" w:rsidP="00A1100A" w:rsidRDefault="00B35F66" w14:paraId="49427F49" w14:textId="36CAC05A">
      <w:pPr>
        <w:pStyle w:val="ListParagraph"/>
        <w:pBdr>
          <w:top w:val="none" w:color="auto" w:sz="0" w:space="0"/>
          <w:left w:val="none" w:color="auto" w:sz="0" w:space="0"/>
          <w:bottom w:val="none" w:color="auto" w:sz="0" w:space="0"/>
          <w:right w:val="none" w:color="auto" w:sz="0" w:space="0"/>
          <w:between w:val="none" w:color="auto" w:sz="0" w:space="0"/>
        </w:pBdr>
        <w:ind w:left="1440"/>
        <w:rPr>
          <w:rFonts w:ascii="Times New Roman" w:hAnsi="Times New Roman" w:cs="Times New Roman"/>
          <w:sz w:val="24"/>
          <w:szCs w:val="24"/>
        </w:rPr>
      </w:pPr>
      <w:r w:rsidRPr="00A82201">
        <w:rPr>
          <w:rFonts w:ascii="Times New Roman" w:hAnsi="Times New Roman" w:cs="Times New Roman"/>
          <w:sz w:val="24"/>
          <w:szCs w:val="24"/>
        </w:rPr>
        <w:t>The following activities are exempted from the above restrictions on allowability of lobbying costs:</w:t>
      </w:r>
    </w:p>
    <w:p w:rsidRPr="005747C0" w:rsidR="00B35F66" w:rsidP="00A1100A" w:rsidRDefault="00B35F66" w14:paraId="1719EA70" w14:textId="77777777">
      <w:pPr>
        <w:pStyle w:val="ListParagraph"/>
        <w:ind w:left="1080"/>
        <w:rPr>
          <w:rFonts w:ascii="Times New Roman" w:hAnsi="Times New Roman" w:cs="Times New Roman"/>
          <w:sz w:val="24"/>
          <w:szCs w:val="24"/>
        </w:rPr>
      </w:pPr>
    </w:p>
    <w:p w:rsidRPr="005747C0" w:rsidR="00B35F66" w:rsidP="00A1100A" w:rsidRDefault="00B35F66" w14:paraId="58439923" w14:textId="77777777">
      <w:pPr>
        <w:pStyle w:val="ListParagraph"/>
        <w:numPr>
          <w:ilvl w:val="0"/>
          <w:numId w:val="7"/>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5747C0">
        <w:rPr>
          <w:rFonts w:ascii="Times New Roman" w:hAnsi="Times New Roman" w:cs="Times New Roman"/>
          <w:sz w:val="24"/>
          <w:szCs w:val="24"/>
        </w:rPr>
        <w:t>Providing a technical and factual presentation of information on a topic directly related to the performance of the Agreement through hearing testimony, statements or letters to a legislature, or subdivision, member, or cognizant staff member thereof, in response to a documented request (including a Congressional Record notice requesting testimony or statements for the record at a regularly scheduled hearing) made by the recipient member, legislative body or subdivision, or a cognizant staff member thereof; provided such information is readily obtainable and can be readily put in deliverable form; and further provided that costs under this section for transportation, lodging or meals are unallowable unless incurred for the purpose of offering testimony at a regularly scheduled legislative hearing pursuant to a written request for such presentation made by the Chairman or Ranking Minority Member of the Committee or Subcommittee conducting such hearing.</w:t>
      </w:r>
    </w:p>
    <w:p w:rsidRPr="005747C0" w:rsidR="00B35F66" w:rsidP="00A1100A" w:rsidRDefault="00B35F66" w14:paraId="3456B460" w14:textId="77777777">
      <w:pPr>
        <w:pStyle w:val="ListParagraph"/>
        <w:ind w:left="1800"/>
        <w:rPr>
          <w:rFonts w:ascii="Times New Roman" w:hAnsi="Times New Roman" w:cs="Times New Roman"/>
          <w:sz w:val="24"/>
          <w:szCs w:val="24"/>
        </w:rPr>
      </w:pPr>
    </w:p>
    <w:p w:rsidRPr="005747C0" w:rsidR="00B35F66" w:rsidP="6DE42C77" w:rsidRDefault="00B35F66" w14:paraId="7D52867C" w14:textId="77777777">
      <w:pPr>
        <w:pStyle w:val="ListParagraph"/>
        <w:numPr>
          <w:ilvl w:val="0"/>
          <w:numId w:val="7"/>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Any lobbying made unallowable by item 3 above of this subsection to influence state or local legislation in order to directly reduce Agreement cost, or to avoid material impairment of the Sub-grantee’s authority to perform the contract.</w:t>
      </w:r>
    </w:p>
    <w:p w:rsidRPr="005747C0" w:rsidR="00B35F66" w:rsidP="00A1100A" w:rsidRDefault="00B35F66" w14:paraId="61FE4B6A" w14:textId="77777777">
      <w:pPr>
        <w:rPr>
          <w:rFonts w:ascii="Times New Roman" w:hAnsi="Times New Roman" w:cs="Times New Roman"/>
          <w:sz w:val="24"/>
          <w:szCs w:val="24"/>
        </w:rPr>
      </w:pPr>
    </w:p>
    <w:p w:rsidR="00A82201" w:rsidP="00A1100A" w:rsidRDefault="00B35F66" w14:paraId="6DA5874A" w14:textId="77777777">
      <w:pPr>
        <w:pStyle w:val="ListParagraph"/>
        <w:numPr>
          <w:ilvl w:val="0"/>
          <w:numId w:val="7"/>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5747C0">
        <w:rPr>
          <w:rFonts w:ascii="Times New Roman" w:hAnsi="Times New Roman" w:cs="Times New Roman"/>
          <w:sz w:val="24"/>
          <w:szCs w:val="24"/>
        </w:rPr>
        <w:t>Any activity specifically authorized by USG statute to be undertaken with funds from the Agreement.</w:t>
      </w:r>
    </w:p>
    <w:p w:rsidR="00A82201" w:rsidP="00A1100A" w:rsidRDefault="00A82201" w14:paraId="2B08C066" w14:textId="77777777">
      <w:pPr>
        <w:pStyle w:val="ListParagraph"/>
        <w:pBdr>
          <w:top w:val="none" w:color="auto" w:sz="0" w:space="0"/>
          <w:left w:val="none" w:color="auto" w:sz="0" w:space="0"/>
          <w:bottom w:val="none" w:color="auto" w:sz="0" w:space="0"/>
          <w:right w:val="none" w:color="auto" w:sz="0" w:space="0"/>
          <w:between w:val="none" w:color="auto" w:sz="0" w:space="0"/>
        </w:pBdr>
        <w:ind w:left="1800"/>
        <w:rPr>
          <w:rFonts w:ascii="Times New Roman" w:hAnsi="Times New Roman" w:cs="Times New Roman"/>
          <w:sz w:val="24"/>
          <w:szCs w:val="24"/>
        </w:rPr>
      </w:pPr>
    </w:p>
    <w:p w:rsidR="00A82201" w:rsidP="6DE42C77" w:rsidRDefault="00B35F66" w14:paraId="7841A393"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Losses on Disposition of Plant, Equipment, or Other Capital Assets. Losses of any nature arising from the sale or exchange of plant, equipment, or other capital assets, including sale or exchange of either short- or long-term investments.</w:t>
      </w:r>
    </w:p>
    <w:p w:rsidR="00A82201" w:rsidP="00A1100A" w:rsidRDefault="00A82201" w14:paraId="2915030E"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6DE42C77" w:rsidRDefault="00B35F66" w14:paraId="0F59A812"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Losses on Other Contracts. An excess of costs over income under any other contract (including the Sub-grantee's contributed portion under cost-sharing contracts).</w:t>
      </w:r>
    </w:p>
    <w:p w:rsidR="00A82201" w:rsidP="00A1100A" w:rsidRDefault="00A82201" w14:paraId="50F10D35"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6DE42C77" w:rsidRDefault="00B35F66" w14:paraId="39E8C560"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Organization Costs. Expenditures in connection with planning or executing the organization or reorganization in the corporate structure of a business, including mergers and acquisitions, or raising capital. Such expenditures include, but are not limited to, incorporation fees and cost of attorneys, accountants, brokers, promoters and organizers, management consultants, and counselors, whether or not employees of the Sub-grantee.</w:t>
      </w:r>
    </w:p>
    <w:p w:rsidR="00A82201" w:rsidP="00A1100A" w:rsidRDefault="00A82201" w14:paraId="4B3436A2"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00A82201" w:rsidP="6DE42C77" w:rsidRDefault="00B35F66" w14:paraId="3F218ED4" w14:textId="77777777">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Retainer Fees. Retainer fees not supported by evidence that specific bona fide services were furnished.</w:t>
      </w:r>
    </w:p>
    <w:p w:rsidR="00A82201" w:rsidP="00A1100A" w:rsidRDefault="00A82201" w14:paraId="5FC6CC9B" w14:textId="77777777">
      <w:pPr>
        <w:pStyle w:val="ListParagraph"/>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p>
    <w:p w:rsidRPr="00035C58" w:rsidR="00A82201" w:rsidP="00A1100A" w:rsidRDefault="00B35F66" w14:paraId="01A1235D" w14:textId="0DC9986A">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A82201">
        <w:rPr>
          <w:rFonts w:ascii="Times New Roman" w:hAnsi="Times New Roman" w:cs="Times New Roman"/>
          <w:sz w:val="24"/>
          <w:szCs w:val="24"/>
        </w:rPr>
        <w:t>Taxes.</w:t>
      </w:r>
    </w:p>
    <w:p w:rsidR="00A82201" w:rsidP="00A1100A" w:rsidRDefault="00B35F66" w14:paraId="194FBB8D" w14:textId="77777777">
      <w:pPr>
        <w:pStyle w:val="ListParagraph"/>
        <w:numPr>
          <w:ilvl w:val="0"/>
          <w:numId w:val="13"/>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A82201">
        <w:rPr>
          <w:rFonts w:ascii="Times New Roman" w:hAnsi="Times New Roman" w:cs="Times New Roman"/>
          <w:sz w:val="24"/>
          <w:szCs w:val="24"/>
        </w:rPr>
        <w:t>Income and excess profit taxes paid by Sub-grantee to any sovereign governmental body.</w:t>
      </w:r>
    </w:p>
    <w:p w:rsidR="00690501" w:rsidP="6DE42C77" w:rsidRDefault="00B35F66" w14:paraId="54538081" w14:textId="77777777">
      <w:pPr>
        <w:pStyle w:val="ListParagraph"/>
        <w:numPr>
          <w:ilvl w:val="0"/>
          <w:numId w:val="13"/>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Partners will not finance other identifiable taxes, fees, levies or impositions under the laws of the host country placed against a Sub-grantee (or any of its employees). However VAT taxes are allowable in the case that </w:t>
      </w:r>
      <w:r w:rsidRPr="6DE42C77" w:rsidR="00690501">
        <w:rPr>
          <w:rFonts w:ascii="Times New Roman" w:hAnsi="Times New Roman" w:cs="Times New Roman"/>
          <w:sz w:val="24"/>
          <w:szCs w:val="24"/>
          <w:lang w:val="en-US"/>
        </w:rPr>
        <w:t xml:space="preserve">Sub-grantee is not tax exempt. </w:t>
      </w:r>
    </w:p>
    <w:p w:rsidR="00690501" w:rsidP="00A1100A" w:rsidRDefault="00690501" w14:paraId="45FE9A46" w14:textId="77777777">
      <w:pPr>
        <w:pStyle w:val="ListParagraph"/>
        <w:pBdr>
          <w:top w:val="none" w:color="auto" w:sz="0" w:space="0"/>
          <w:left w:val="none" w:color="auto" w:sz="0" w:space="0"/>
          <w:bottom w:val="none" w:color="auto" w:sz="0" w:space="0"/>
          <w:right w:val="none" w:color="auto" w:sz="0" w:space="0"/>
          <w:between w:val="none" w:color="auto" w:sz="0" w:space="0"/>
        </w:pBdr>
        <w:ind w:left="1800"/>
        <w:rPr>
          <w:rFonts w:ascii="Times New Roman" w:hAnsi="Times New Roman" w:cs="Times New Roman"/>
          <w:sz w:val="24"/>
          <w:szCs w:val="24"/>
        </w:rPr>
      </w:pPr>
    </w:p>
    <w:p w:rsidRPr="00690501" w:rsidR="00B35F66" w:rsidP="00A1100A" w:rsidRDefault="00B35F66" w14:paraId="14EBCD7F" w14:textId="2275A9E9">
      <w:pPr>
        <w:pStyle w:val="ListParagraph"/>
        <w:numPr>
          <w:ilvl w:val="0"/>
          <w:numId w:val="10"/>
        </w:num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rPr>
      </w:pPr>
      <w:r w:rsidRPr="00690501">
        <w:rPr>
          <w:rFonts w:ascii="Times New Roman" w:hAnsi="Times New Roman" w:cs="Times New Roman"/>
          <w:sz w:val="24"/>
          <w:szCs w:val="24"/>
        </w:rPr>
        <w:t>Travel Costs. First class air fare when less-than-first-class service is available and can meet the needs of the project, as detailed in the Agreement.</w:t>
      </w:r>
    </w:p>
    <w:p w:rsidRPr="00035C58" w:rsidR="00B35F66" w:rsidP="00A1100A" w:rsidRDefault="00B35F66" w14:paraId="3F7CF0FA" w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sz w:val="24"/>
          <w:szCs w:val="24"/>
          <w:highlight w:val="yellow"/>
        </w:rPr>
      </w:pPr>
    </w:p>
    <w:p w:rsidR="007038AB" w:rsidP="00F903ED" w:rsidRDefault="005747C0" w14:paraId="4DFFBB5F" w14:textId="72725184">
      <w:pPr>
        <w:jc w:val="center"/>
        <w:rPr>
          <w:rFonts w:ascii="Times New Roman" w:hAnsi="Times New Roman" w:cs="Times New Roman"/>
          <w:sz w:val="24"/>
          <w:szCs w:val="24"/>
        </w:rPr>
      </w:pPr>
      <w:r w:rsidRPr="00145730">
        <w:rPr>
          <w:rFonts w:ascii="Times New Roman" w:hAnsi="Times New Roman" w:cs="Times New Roman"/>
          <w:sz w:val="24"/>
          <w:szCs w:val="24"/>
        </w:rPr>
        <w:t>[END OF PROVISION]</w:t>
      </w:r>
    </w:p>
    <w:p w:rsidR="00035C58" w:rsidP="00A1100A" w:rsidRDefault="00035C58" w14:paraId="466EF835" w14:textId="77777777">
      <w:pPr>
        <w:jc w:val="center"/>
        <w:rPr>
          <w:rFonts w:ascii="Times New Roman" w:hAnsi="Times New Roman" w:cs="Times New Roman"/>
          <w:sz w:val="24"/>
          <w:szCs w:val="24"/>
        </w:rPr>
      </w:pPr>
    </w:p>
    <w:p w:rsidR="008A49F0" w:rsidP="00A1100A" w:rsidRDefault="00595B47" w14:paraId="4358C911" w14:textId="77777777">
      <w:pPr>
        <w:pStyle w:val="Style10"/>
        <w:tabs>
          <w:tab w:val="left" w:pos="900"/>
        </w:tabs>
        <w:spacing w:line="276" w:lineRule="auto"/>
        <w:ind w:left="360"/>
      </w:pPr>
      <w:bookmarkStart w:name="_Toc521414694" w:id="84"/>
      <w:bookmarkStart w:name="_Toc5359065" w:id="85"/>
      <w:r w:rsidRPr="008A49F0">
        <w:t>ACCOUNTING</w:t>
      </w:r>
      <w:r w:rsidRPr="008A49F0" w:rsidR="00BD6A00">
        <w:t xml:space="preserve"> </w:t>
      </w:r>
      <w:r w:rsidRPr="008A49F0" w:rsidR="00501A27">
        <w:t>AND RECORDS</w:t>
      </w:r>
      <w:bookmarkEnd w:id="84"/>
      <w:bookmarkEnd w:id="85"/>
      <w:r w:rsidRPr="008A49F0" w:rsidR="00501A27">
        <w:t xml:space="preserve"> </w:t>
      </w:r>
    </w:p>
    <w:p w:rsidR="008A49F0" w:rsidP="00A1100A" w:rsidRDefault="00501A27" w14:paraId="3EBCC961" w14:textId="77777777">
      <w:pPr>
        <w:pStyle w:val="ListParagraph"/>
        <w:ind w:left="360"/>
        <w:outlineLvl w:val="0"/>
        <w:rPr>
          <w:rFonts w:ascii="Times New Roman" w:hAnsi="Times New Roman" w:cs="Times New Roman"/>
          <w:i/>
          <w:sz w:val="24"/>
          <w:szCs w:val="24"/>
        </w:rPr>
      </w:pPr>
      <w:bookmarkStart w:name="_Toc521414695" w:id="86"/>
      <w:r w:rsidRPr="008A49F0">
        <w:rPr>
          <w:rFonts w:ascii="Times New Roman" w:hAnsi="Times New Roman" w:cs="Times New Roman"/>
          <w:i/>
          <w:sz w:val="24"/>
          <w:szCs w:val="24"/>
        </w:rPr>
        <w:t>Applicable to all</w:t>
      </w:r>
      <w:bookmarkEnd w:id="86"/>
      <w:r w:rsidRPr="008A49F0" w:rsidR="006E72D9">
        <w:rPr>
          <w:rFonts w:ascii="Times New Roman" w:hAnsi="Times New Roman" w:cs="Times New Roman"/>
          <w:i/>
          <w:sz w:val="24"/>
          <w:szCs w:val="24"/>
        </w:rPr>
        <w:tab/>
      </w:r>
    </w:p>
    <w:p w:rsidR="008A49F0" w:rsidP="00A1100A" w:rsidRDefault="008A49F0" w14:paraId="1D5F43EF" w14:textId="77777777">
      <w:pPr>
        <w:pStyle w:val="ListParagraph"/>
        <w:ind w:left="360"/>
        <w:outlineLvl w:val="0"/>
        <w:rPr>
          <w:rFonts w:ascii="Times New Roman" w:hAnsi="Times New Roman" w:cs="Times New Roman"/>
          <w:i/>
          <w:sz w:val="24"/>
          <w:szCs w:val="24"/>
        </w:rPr>
      </w:pPr>
    </w:p>
    <w:p w:rsidRPr="00035C58" w:rsidR="006E72D9" w:rsidP="6DE42C77" w:rsidRDefault="006E72D9" w14:paraId="28A0EBA6" w14:textId="3A4FA30D">
      <w:pPr>
        <w:pStyle w:val="ListParagraph"/>
        <w:ind w:left="360"/>
        <w:outlineLvl w:val="0"/>
        <w:rPr>
          <w:rFonts w:ascii="Times New Roman" w:hAnsi="Times New Roman" w:cs="Times New Roman"/>
          <w:b/>
          <w:bCs/>
          <w:sz w:val="24"/>
          <w:szCs w:val="24"/>
          <w:lang w:val="en-US"/>
        </w:rPr>
      </w:pPr>
      <w:bookmarkStart w:name="_Toc521414696" w:id="87"/>
      <w:r w:rsidRPr="6DE42C77">
        <w:rPr>
          <w:rFonts w:ascii="Times New Roman" w:hAnsi="Times New Roman" w:cs="Times New Roman"/>
          <w:sz w:val="24"/>
          <w:szCs w:val="24"/>
          <w:lang w:val="en-US"/>
        </w:rPr>
        <w:t xml:space="preserve">The recipient must maintain financial records, supporting documents, statistical records and all other records, to support performance of, and charges to, this award. Such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Unless otherwise notified by </w:t>
      </w:r>
      <w:r w:rsidRPr="6DE42C77" w:rsidR="00BD6A00">
        <w:rPr>
          <w:rFonts w:ascii="Times New Roman" w:hAnsi="Times New Roman" w:cs="Times New Roman"/>
          <w:sz w:val="24"/>
          <w:szCs w:val="24"/>
          <w:lang w:val="en-US"/>
        </w:rPr>
        <w:t>Partners</w:t>
      </w:r>
      <w:r w:rsidRPr="6DE42C77">
        <w:rPr>
          <w:rFonts w:ascii="Times New Roman" w:hAnsi="Times New Roman" w:cs="Times New Roman"/>
          <w:sz w:val="24"/>
          <w:szCs w:val="24"/>
          <w:lang w:val="en-US"/>
        </w:rPr>
        <w:t>, the recipient records and subrecipient records that pertain to this award must be retained for a period of three years from the date of submission of the final expenditure report</w:t>
      </w:r>
      <w:r w:rsidRPr="6DE42C77" w:rsidR="00BD6A00">
        <w:rPr>
          <w:rFonts w:ascii="Times New Roman" w:hAnsi="Times New Roman" w:cs="Times New Roman"/>
          <w:sz w:val="24"/>
          <w:szCs w:val="24"/>
          <w:lang w:val="en-US"/>
        </w:rPr>
        <w:t>.</w:t>
      </w:r>
      <w:bookmarkEnd w:id="87"/>
      <w:r>
        <w:tab/>
      </w:r>
      <w:r>
        <w:tab/>
      </w:r>
    </w:p>
    <w:p w:rsidR="00035C58" w:rsidP="00A1100A" w:rsidRDefault="00035C58" w14:paraId="2505875D" w14:textId="77777777">
      <w:pPr>
        <w:jc w:val="center"/>
        <w:rPr>
          <w:rFonts w:ascii="Times New Roman" w:hAnsi="Times New Roman" w:cs="Times New Roman"/>
          <w:sz w:val="24"/>
          <w:szCs w:val="24"/>
        </w:rPr>
      </w:pPr>
    </w:p>
    <w:p w:rsidR="006E72D9" w:rsidP="00A1100A" w:rsidRDefault="006E72D9" w14:paraId="407D13D3" w14:textId="26AE18FC">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rsidR="00F903ED" w:rsidP="00A1100A" w:rsidRDefault="00F903ED" w14:paraId="000141E9" w14:textId="77777777">
      <w:pPr>
        <w:jc w:val="center"/>
        <w:rPr>
          <w:rFonts w:ascii="Times New Roman" w:hAnsi="Times New Roman" w:cs="Times New Roman"/>
          <w:sz w:val="24"/>
          <w:szCs w:val="24"/>
        </w:rPr>
      </w:pPr>
    </w:p>
    <w:p w:rsidR="00107D09" w:rsidP="00A1100A" w:rsidRDefault="00454459" w14:paraId="2B20332A" w14:textId="77777777">
      <w:pPr>
        <w:pStyle w:val="Style10"/>
        <w:spacing w:line="276" w:lineRule="auto"/>
        <w:ind w:left="360"/>
      </w:pPr>
      <w:bookmarkStart w:name="_Toc521414697" w:id="88"/>
      <w:bookmarkStart w:name="_Toc5359066" w:id="89"/>
      <w:r w:rsidRPr="00107D09">
        <w:t>RETENTION AND ACCESS REQUIREMENTS FOR RECORDS</w:t>
      </w:r>
      <w:bookmarkEnd w:id="88"/>
      <w:bookmarkEnd w:id="89"/>
    </w:p>
    <w:p w:rsidR="00107D09" w:rsidP="00A1100A" w:rsidRDefault="00454459" w14:paraId="67E9AF86" w14:textId="77777777">
      <w:pPr>
        <w:pStyle w:val="ListParagraph"/>
        <w:ind w:left="360"/>
        <w:outlineLvl w:val="0"/>
        <w:rPr>
          <w:rFonts w:ascii="Times New Roman" w:hAnsi="Times New Roman" w:cs="Times New Roman"/>
          <w:i/>
          <w:sz w:val="24"/>
          <w:szCs w:val="24"/>
        </w:rPr>
      </w:pPr>
      <w:bookmarkStart w:name="_Toc521414698" w:id="90"/>
      <w:r w:rsidRPr="00107D09">
        <w:rPr>
          <w:rFonts w:ascii="Times New Roman" w:hAnsi="Times New Roman" w:cs="Times New Roman"/>
          <w:i/>
          <w:sz w:val="24"/>
          <w:szCs w:val="24"/>
        </w:rPr>
        <w:t>Applicable to all</w:t>
      </w:r>
      <w:bookmarkEnd w:id="90"/>
      <w:r w:rsidRPr="00107D09">
        <w:rPr>
          <w:rFonts w:ascii="Times New Roman" w:hAnsi="Times New Roman" w:cs="Times New Roman"/>
          <w:i/>
          <w:sz w:val="24"/>
          <w:szCs w:val="24"/>
        </w:rPr>
        <w:t xml:space="preserve"> </w:t>
      </w:r>
    </w:p>
    <w:p w:rsidR="00107D09" w:rsidP="00A1100A" w:rsidRDefault="00107D09" w14:paraId="09408429" w14:textId="77777777">
      <w:pPr>
        <w:pStyle w:val="ListParagraph"/>
        <w:ind w:left="360"/>
        <w:outlineLvl w:val="0"/>
        <w:rPr>
          <w:rFonts w:ascii="Times New Roman" w:hAnsi="Times New Roman" w:cs="Times New Roman"/>
          <w:i/>
          <w:sz w:val="24"/>
          <w:szCs w:val="24"/>
        </w:rPr>
      </w:pPr>
    </w:p>
    <w:p w:rsidRPr="00107D09" w:rsidR="00454459" w:rsidP="6DE42C77" w:rsidRDefault="00BD6A00" w14:paraId="326F4485" w14:textId="0AFF8FE9">
      <w:pPr>
        <w:pStyle w:val="ListParagraph"/>
        <w:ind w:left="360"/>
        <w:outlineLvl w:val="0"/>
        <w:rPr>
          <w:rFonts w:ascii="Times New Roman" w:hAnsi="Times New Roman" w:cs="Times New Roman"/>
          <w:b/>
          <w:bCs/>
          <w:sz w:val="24"/>
          <w:szCs w:val="24"/>
          <w:lang w:val="en-US"/>
        </w:rPr>
      </w:pPr>
      <w:bookmarkStart w:name="_Toc521414699" w:id="91"/>
      <w:r w:rsidRPr="6DE42C77">
        <w:rPr>
          <w:rFonts w:ascii="Times New Roman" w:hAnsi="Times New Roman" w:cs="Times New Roman"/>
          <w:sz w:val="24"/>
          <w:szCs w:val="24"/>
          <w:lang w:val="en-US"/>
        </w:rPr>
        <w:t>Partners</w:t>
      </w:r>
      <w:r w:rsidRPr="6DE42C77" w:rsidR="00454459">
        <w:rPr>
          <w:rFonts w:ascii="Times New Roman" w:hAnsi="Times New Roman" w:cs="Times New Roman"/>
          <w:sz w:val="24"/>
          <w:szCs w:val="24"/>
          <w:lang w:val="en-US"/>
        </w:rPr>
        <w:t xml:space="preserve"> authorized officials, </w:t>
      </w:r>
      <w:r w:rsidRPr="6DE42C77" w:rsidR="00094C21">
        <w:rPr>
          <w:rFonts w:ascii="Times New Roman" w:hAnsi="Times New Roman" w:cs="Times New Roman"/>
          <w:sz w:val="24"/>
          <w:szCs w:val="24"/>
          <w:lang w:val="en-US"/>
        </w:rPr>
        <w:t>the D</w:t>
      </w:r>
      <w:r w:rsidRPr="6DE42C77">
        <w:rPr>
          <w:rFonts w:ascii="Times New Roman" w:hAnsi="Times New Roman" w:cs="Times New Roman"/>
          <w:sz w:val="24"/>
          <w:szCs w:val="24"/>
          <w:lang w:val="en-US"/>
        </w:rPr>
        <w:t>onor,</w:t>
      </w:r>
      <w:r w:rsidRPr="6DE42C77" w:rsidR="00454459">
        <w:rPr>
          <w:rFonts w:ascii="Times New Roman" w:hAnsi="Times New Roman" w:cs="Times New Roman"/>
          <w:sz w:val="24"/>
          <w:szCs w:val="24"/>
          <w:lang w:val="en-US"/>
        </w:rPr>
        <w:t xml:space="preserve"> or any of their duly authorized representatives have the right of timely and unrestricted access to any books, documents, papers, or other </w:t>
      </w:r>
      <w:r w:rsidRPr="6DE42C77">
        <w:rPr>
          <w:rFonts w:ascii="Times New Roman" w:hAnsi="Times New Roman" w:cs="Times New Roman"/>
          <w:sz w:val="24"/>
          <w:szCs w:val="24"/>
          <w:lang w:val="en-US"/>
        </w:rPr>
        <w:t>records</w:t>
      </w:r>
      <w:r w:rsidRPr="6DE42C77" w:rsidR="00454459">
        <w:rPr>
          <w:rFonts w:ascii="Times New Roman" w:hAnsi="Times New Roman" w:cs="Times New Roman"/>
          <w:sz w:val="24"/>
          <w:szCs w:val="24"/>
          <w:lang w:val="en-US"/>
        </w:rPr>
        <w:t xml:space="preserve"> that are pertinent to the award, in order to make audits, examinations, excerpts, transcripts, and copies of such documents. This right also includes timely and reasonable access to personnel for the purpose of interview and discussion related to such documents. The rights of access in this paragraph are not limited to the required retention period, but must last as long as records are retained.</w:t>
      </w:r>
      <w:bookmarkEnd w:id="91"/>
    </w:p>
    <w:p w:rsidR="00BD6A00" w:rsidP="00A1100A" w:rsidRDefault="00BD6A00" w14:paraId="27CCC4D8" w14:textId="77777777">
      <w:pPr>
        <w:rPr>
          <w:rFonts w:ascii="Times New Roman" w:hAnsi="Times New Roman" w:cs="Times New Roman"/>
          <w:sz w:val="24"/>
          <w:szCs w:val="24"/>
        </w:rPr>
      </w:pPr>
    </w:p>
    <w:p w:rsidR="00454459" w:rsidP="00A1100A" w:rsidRDefault="00454459" w14:paraId="12B5B02F" w14:textId="4AEEC239">
      <w:pPr>
        <w:jc w:val="center"/>
        <w:rPr>
          <w:rFonts w:ascii="Times New Roman" w:hAnsi="Times New Roman" w:cs="Times New Roman"/>
          <w:sz w:val="24"/>
          <w:szCs w:val="24"/>
        </w:rPr>
      </w:pPr>
      <w:r w:rsidRPr="00747528">
        <w:rPr>
          <w:rFonts w:ascii="Times New Roman" w:hAnsi="Times New Roman" w:cs="Times New Roman"/>
          <w:sz w:val="24"/>
          <w:szCs w:val="24"/>
        </w:rPr>
        <w:t xml:space="preserve"> [END OF PROVISION]</w:t>
      </w:r>
    </w:p>
    <w:p w:rsidR="007038AB" w:rsidP="00A1100A" w:rsidRDefault="007038AB" w14:paraId="06F1B7AF" w14:textId="77777777">
      <w:pPr>
        <w:jc w:val="center"/>
        <w:rPr>
          <w:rFonts w:ascii="Times New Roman" w:hAnsi="Times New Roman" w:cs="Times New Roman"/>
          <w:sz w:val="24"/>
          <w:szCs w:val="24"/>
        </w:rPr>
      </w:pPr>
    </w:p>
    <w:p w:rsidR="00107D09" w:rsidP="00A1100A" w:rsidRDefault="001871A8" w14:paraId="5BD5704C" w14:textId="77777777">
      <w:pPr>
        <w:pStyle w:val="Style10"/>
        <w:spacing w:line="276" w:lineRule="auto"/>
        <w:ind w:left="360"/>
      </w:pPr>
      <w:bookmarkStart w:name="_Toc521414700" w:id="92"/>
      <w:bookmarkStart w:name="_Toc5359067" w:id="93"/>
      <w:r w:rsidRPr="00107D09">
        <w:t>SUBAWARDS AND CONTRACTS</w:t>
      </w:r>
      <w:bookmarkEnd w:id="92"/>
      <w:bookmarkEnd w:id="93"/>
      <w:r w:rsidRPr="00107D09">
        <w:t xml:space="preserve"> </w:t>
      </w:r>
    </w:p>
    <w:p w:rsidR="00107D09" w:rsidP="00A1100A" w:rsidRDefault="00501A27" w14:paraId="7D7391B2" w14:textId="7B6E1649">
      <w:pPr>
        <w:pStyle w:val="ListParagraph"/>
        <w:ind w:left="360"/>
        <w:outlineLvl w:val="0"/>
        <w:rPr>
          <w:rFonts w:ascii="Times New Roman" w:hAnsi="Times New Roman" w:cs="Times New Roman"/>
          <w:i/>
          <w:sz w:val="24"/>
          <w:szCs w:val="24"/>
        </w:rPr>
      </w:pPr>
      <w:bookmarkStart w:name="_Toc521414701" w:id="94"/>
      <w:r w:rsidRPr="00107D09">
        <w:rPr>
          <w:rFonts w:ascii="Times New Roman" w:hAnsi="Times New Roman" w:cs="Times New Roman"/>
          <w:i/>
          <w:sz w:val="24"/>
          <w:szCs w:val="24"/>
        </w:rPr>
        <w:t>Applicable to all</w:t>
      </w:r>
      <w:bookmarkEnd w:id="94"/>
      <w:r w:rsidRPr="00107D09">
        <w:rPr>
          <w:rFonts w:ascii="Times New Roman" w:hAnsi="Times New Roman" w:cs="Times New Roman"/>
          <w:i/>
          <w:sz w:val="24"/>
          <w:szCs w:val="24"/>
        </w:rPr>
        <w:t xml:space="preserve"> </w:t>
      </w:r>
    </w:p>
    <w:p w:rsidR="00107D09" w:rsidP="00A1100A" w:rsidRDefault="00107D09" w14:paraId="5DFA7F2F" w14:textId="77777777">
      <w:pPr>
        <w:pStyle w:val="ListParagraph"/>
        <w:ind w:left="360"/>
        <w:outlineLvl w:val="0"/>
        <w:rPr>
          <w:rFonts w:ascii="Times New Roman" w:hAnsi="Times New Roman" w:cs="Times New Roman"/>
          <w:i/>
          <w:sz w:val="24"/>
          <w:szCs w:val="24"/>
        </w:rPr>
      </w:pPr>
    </w:p>
    <w:p w:rsidR="00107D09" w:rsidP="6DE42C77" w:rsidRDefault="001871A8" w14:paraId="667D6D4D" w14:textId="77777777">
      <w:pPr>
        <w:pStyle w:val="ListParagraph"/>
        <w:ind w:left="360"/>
        <w:outlineLvl w:val="0"/>
        <w:rPr>
          <w:rFonts w:ascii="Times New Roman" w:hAnsi="Times New Roman" w:cs="Times New Roman"/>
          <w:sz w:val="24"/>
          <w:szCs w:val="24"/>
          <w:lang w:val="en-US"/>
        </w:rPr>
      </w:pPr>
      <w:bookmarkStart w:name="_Toc521414702" w:id="95"/>
      <w:commentRangeStart w:id="96"/>
      <w:r w:rsidRPr="6DE42C77">
        <w:rPr>
          <w:rFonts w:ascii="Times New Roman" w:hAnsi="Times New Roman" w:cs="Times New Roman"/>
          <w:sz w:val="24"/>
          <w:szCs w:val="24"/>
          <w:lang w:val="en-US"/>
        </w:rPr>
        <w:t xml:space="preserve">Subawardees </w:t>
      </w:r>
      <w:commentRangeEnd w:id="96"/>
      <w:r>
        <w:rPr>
          <w:rStyle w:val="CommentReference"/>
        </w:rPr>
        <w:commentReference w:id="96"/>
      </w:r>
      <w:r w:rsidRPr="6DE42C77">
        <w:rPr>
          <w:rFonts w:ascii="Times New Roman" w:hAnsi="Times New Roman" w:cs="Times New Roman"/>
          <w:sz w:val="24"/>
          <w:szCs w:val="24"/>
          <w:lang w:val="en-US"/>
        </w:rPr>
        <w:t xml:space="preserve">and contractors have no relationship with </w:t>
      </w:r>
      <w:r w:rsidRPr="6DE42C77" w:rsidR="00BD6A00">
        <w:rPr>
          <w:rFonts w:ascii="Times New Roman" w:hAnsi="Times New Roman" w:cs="Times New Roman"/>
          <w:sz w:val="24"/>
          <w:szCs w:val="24"/>
          <w:lang w:val="en-US"/>
        </w:rPr>
        <w:t>the Donor</w:t>
      </w:r>
      <w:r w:rsidRPr="6DE42C77">
        <w:rPr>
          <w:rFonts w:ascii="Times New Roman" w:hAnsi="Times New Roman" w:cs="Times New Roman"/>
          <w:sz w:val="24"/>
          <w:szCs w:val="24"/>
          <w:lang w:val="en-US"/>
        </w:rPr>
        <w:t xml:space="preserve"> under the terms of this award.</w:t>
      </w:r>
      <w:bookmarkEnd w:id="95"/>
      <w:r w:rsidRPr="6DE42C77">
        <w:rPr>
          <w:rFonts w:ascii="Times New Roman" w:hAnsi="Times New Roman" w:cs="Times New Roman"/>
          <w:sz w:val="24"/>
          <w:szCs w:val="24"/>
          <w:lang w:val="en-US"/>
        </w:rPr>
        <w:t xml:space="preserve"> </w:t>
      </w:r>
    </w:p>
    <w:p w:rsidR="00107D09" w:rsidP="00A1100A" w:rsidRDefault="00107D09" w14:paraId="78C7110C" w14:textId="77777777">
      <w:pPr>
        <w:pStyle w:val="ListParagraph"/>
        <w:ind w:left="360"/>
        <w:outlineLvl w:val="0"/>
        <w:rPr>
          <w:rFonts w:ascii="Times New Roman" w:hAnsi="Times New Roman" w:cs="Times New Roman"/>
          <w:sz w:val="24"/>
          <w:szCs w:val="24"/>
        </w:rPr>
      </w:pPr>
    </w:p>
    <w:p w:rsidRPr="00107D09" w:rsidR="001871A8" w:rsidP="6DE42C77" w:rsidRDefault="001871A8" w14:paraId="05F041F9" w14:textId="74D70AD2">
      <w:pPr>
        <w:pStyle w:val="ListParagraph"/>
        <w:ind w:left="360"/>
        <w:outlineLvl w:val="0"/>
        <w:rPr>
          <w:rFonts w:ascii="Times New Roman" w:hAnsi="Times New Roman" w:cs="Times New Roman"/>
          <w:b/>
          <w:bCs/>
          <w:sz w:val="24"/>
          <w:szCs w:val="24"/>
          <w:lang w:val="en-US"/>
        </w:rPr>
      </w:pPr>
      <w:bookmarkStart w:name="_Toc521414703" w:id="97"/>
      <w:r w:rsidRPr="6DE42C77">
        <w:rPr>
          <w:rFonts w:ascii="Times New Roman" w:hAnsi="Times New Roman" w:cs="Times New Roman"/>
          <w:sz w:val="24"/>
          <w:szCs w:val="24"/>
          <w:lang w:val="en-US"/>
        </w:rPr>
        <w:t xml:space="preserve">Notwithstanding any other term of this award, subawardees and contractors have no right to submit claims directly to </w:t>
      </w:r>
      <w:r w:rsidRPr="6DE42C77" w:rsidR="00BD6A00">
        <w:rPr>
          <w:rFonts w:ascii="Times New Roman" w:hAnsi="Times New Roman" w:cs="Times New Roman"/>
          <w:sz w:val="24"/>
          <w:szCs w:val="24"/>
          <w:lang w:val="en-US"/>
        </w:rPr>
        <w:t>the Donor</w:t>
      </w:r>
      <w:r w:rsidRPr="6DE42C77">
        <w:rPr>
          <w:rFonts w:ascii="Times New Roman" w:hAnsi="Times New Roman" w:cs="Times New Roman"/>
          <w:sz w:val="24"/>
          <w:szCs w:val="24"/>
          <w:lang w:val="en-US"/>
        </w:rPr>
        <w:t xml:space="preserve"> and </w:t>
      </w:r>
      <w:r w:rsidRPr="6DE42C77" w:rsidR="00BD6A00">
        <w:rPr>
          <w:rFonts w:ascii="Times New Roman" w:hAnsi="Times New Roman" w:cs="Times New Roman"/>
          <w:sz w:val="24"/>
          <w:szCs w:val="24"/>
          <w:lang w:val="en-US"/>
        </w:rPr>
        <w:t>the Donor</w:t>
      </w:r>
      <w:r w:rsidRPr="6DE42C77">
        <w:rPr>
          <w:rFonts w:ascii="Times New Roman" w:hAnsi="Times New Roman" w:cs="Times New Roman"/>
          <w:sz w:val="24"/>
          <w:szCs w:val="24"/>
          <w:lang w:val="en-US"/>
        </w:rPr>
        <w:t xml:space="preserve"> assumes no liability for any third party claims against the recipient.</w:t>
      </w:r>
      <w:bookmarkEnd w:id="97"/>
    </w:p>
    <w:p w:rsidRPr="00747528" w:rsidR="001871A8" w:rsidP="00A1100A" w:rsidRDefault="001871A8" w14:paraId="6D1F92C5" w14:textId="77777777">
      <w:pPr>
        <w:pStyle w:val="ListParagraph"/>
        <w:rPr>
          <w:rFonts w:ascii="Times New Roman" w:hAnsi="Times New Roman" w:cs="Times New Roman"/>
          <w:sz w:val="24"/>
          <w:szCs w:val="24"/>
        </w:rPr>
      </w:pPr>
    </w:p>
    <w:p w:rsidR="006E72D9" w:rsidP="00A1100A" w:rsidRDefault="001871A8" w14:paraId="6F4E7AF0" w14:textId="77777777">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rsidRPr="00747528" w:rsidR="00035C58" w:rsidP="00A1100A" w:rsidRDefault="00035C58" w14:paraId="467D4853" w14:textId="77777777">
      <w:pPr>
        <w:jc w:val="center"/>
        <w:rPr>
          <w:rFonts w:ascii="Times New Roman" w:hAnsi="Times New Roman" w:cs="Times New Roman"/>
          <w:sz w:val="24"/>
          <w:szCs w:val="24"/>
        </w:rPr>
      </w:pPr>
    </w:p>
    <w:p w:rsidR="00107D09" w:rsidP="00A1100A" w:rsidRDefault="00C46EAF" w14:paraId="4F6EDFB7" w14:textId="77777777">
      <w:pPr>
        <w:pStyle w:val="Style10"/>
        <w:spacing w:line="276" w:lineRule="auto"/>
        <w:ind w:left="360"/>
      </w:pPr>
      <w:bookmarkStart w:name="_Toc521414704" w:id="98"/>
      <w:bookmarkStart w:name="_Toc5359068" w:id="99"/>
      <w:r w:rsidRPr="00107D09">
        <w:t>AWARD TERMINATION AND SUSPENSION</w:t>
      </w:r>
      <w:bookmarkEnd w:id="98"/>
      <w:bookmarkEnd w:id="99"/>
      <w:r w:rsidRPr="00107D09">
        <w:t xml:space="preserve"> </w:t>
      </w:r>
    </w:p>
    <w:p w:rsidRPr="00107D09" w:rsidR="00C46EAF" w:rsidP="00A1100A" w:rsidRDefault="00C46EAF" w14:paraId="77D123D6" w14:textId="5EC37CB0">
      <w:pPr>
        <w:pStyle w:val="ListParagraph"/>
        <w:ind w:left="360"/>
        <w:outlineLvl w:val="0"/>
        <w:rPr>
          <w:rFonts w:ascii="Times New Roman" w:hAnsi="Times New Roman" w:cs="Times New Roman"/>
          <w:b/>
          <w:sz w:val="24"/>
          <w:szCs w:val="24"/>
        </w:rPr>
      </w:pPr>
      <w:bookmarkStart w:name="_Toc521414705" w:id="100"/>
      <w:r w:rsidRPr="00107D09">
        <w:rPr>
          <w:rFonts w:ascii="Times New Roman" w:hAnsi="Times New Roman" w:cs="Times New Roman"/>
          <w:i/>
          <w:sz w:val="24"/>
          <w:szCs w:val="24"/>
        </w:rPr>
        <w:t>Applicable to all</w:t>
      </w:r>
      <w:bookmarkEnd w:id="100"/>
    </w:p>
    <w:p w:rsidRPr="00747528" w:rsidR="00C46EAF" w:rsidP="00A1100A" w:rsidRDefault="00C46EAF" w14:paraId="2D58CB0B" w14:textId="77777777">
      <w:pPr>
        <w:rPr>
          <w:rFonts w:ascii="Times New Roman" w:hAnsi="Times New Roman" w:cs="Times New Roman"/>
          <w:b/>
          <w:sz w:val="24"/>
          <w:szCs w:val="24"/>
        </w:rPr>
      </w:pPr>
    </w:p>
    <w:p w:rsidR="00551776" w:rsidP="6DE42C77" w:rsidRDefault="00C46EAF" w14:paraId="7F1F8312" w14:textId="77777777">
      <w:pPr>
        <w:pStyle w:val="ListParagraph"/>
        <w:numPr>
          <w:ilvl w:val="0"/>
          <w:numId w:val="14"/>
        </w:numPr>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The </w:t>
      </w:r>
      <w:r w:rsidRPr="6DE42C77" w:rsidR="00BD6A00">
        <w:rPr>
          <w:rFonts w:ascii="Times New Roman" w:hAnsi="Times New Roman" w:cs="Times New Roman"/>
          <w:sz w:val="24"/>
          <w:szCs w:val="24"/>
          <w:lang w:val="en-US"/>
        </w:rPr>
        <w:t>Donor or Partners</w:t>
      </w:r>
      <w:r w:rsidRPr="6DE42C77">
        <w:rPr>
          <w:rFonts w:ascii="Times New Roman" w:hAnsi="Times New Roman" w:cs="Times New Roman"/>
          <w:sz w:val="24"/>
          <w:szCs w:val="24"/>
          <w:lang w:val="en-US"/>
        </w:rPr>
        <w:t xml:space="preserve"> may terminate this award at any time, in whole or in part, upon wr</w:t>
      </w:r>
      <w:r w:rsidRPr="6DE42C77" w:rsidR="00BD6A00">
        <w:rPr>
          <w:rFonts w:ascii="Times New Roman" w:hAnsi="Times New Roman" w:cs="Times New Roman"/>
          <w:sz w:val="24"/>
          <w:szCs w:val="24"/>
          <w:lang w:val="en-US"/>
        </w:rPr>
        <w:t xml:space="preserve">itten notice to the other party. </w:t>
      </w:r>
      <w:r w:rsidRPr="6DE42C77">
        <w:rPr>
          <w:rFonts w:ascii="Times New Roman" w:hAnsi="Times New Roman" w:cs="Times New Roman"/>
          <w:sz w:val="24"/>
          <w:szCs w:val="24"/>
          <w:lang w:val="en-US"/>
        </w:rPr>
        <w:t>The termination notice must contain the reason(s) for the termination; the effective date; and, in the case of a partial termination, the portion to be terminated. If the termination is based on non-compliance, note that this termination decision may be considered in selection for future awards.</w:t>
      </w:r>
    </w:p>
    <w:p w:rsidR="00551776" w:rsidP="00A1100A" w:rsidRDefault="00551776" w14:paraId="16503DAB" w14:textId="77777777">
      <w:pPr>
        <w:pStyle w:val="ListParagraph"/>
        <w:rPr>
          <w:rFonts w:ascii="Times New Roman" w:hAnsi="Times New Roman" w:cs="Times New Roman"/>
          <w:sz w:val="24"/>
          <w:szCs w:val="24"/>
        </w:rPr>
      </w:pPr>
    </w:p>
    <w:p w:rsidR="00551776" w:rsidP="6DE42C77" w:rsidRDefault="00C46EAF" w14:paraId="3DADCCC2" w14:textId="77777777">
      <w:pPr>
        <w:pStyle w:val="ListParagraph"/>
        <w:numPr>
          <w:ilvl w:val="0"/>
          <w:numId w:val="14"/>
        </w:numPr>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In the event the recipient or any of its employees, subrecipients, or contractors are found to have been convicted of a narcotics offense or to have been engaged in drug trafficking as defined </w:t>
      </w:r>
      <w:r w:rsidRPr="6DE42C77" w:rsidR="00BD6A00">
        <w:rPr>
          <w:rFonts w:ascii="Times New Roman" w:hAnsi="Times New Roman" w:cs="Times New Roman"/>
          <w:sz w:val="24"/>
          <w:szCs w:val="24"/>
          <w:lang w:val="en-US"/>
        </w:rPr>
        <w:t>below</w:t>
      </w:r>
      <w:r w:rsidRPr="6DE42C77">
        <w:rPr>
          <w:rFonts w:ascii="Times New Roman" w:hAnsi="Times New Roman" w:cs="Times New Roman"/>
          <w:sz w:val="24"/>
          <w:szCs w:val="24"/>
          <w:lang w:val="en-US"/>
        </w:rPr>
        <w:t xml:space="preserve">, </w:t>
      </w:r>
      <w:r w:rsidRPr="6DE42C77" w:rsidR="00BD6A00">
        <w:rPr>
          <w:rFonts w:ascii="Times New Roman" w:hAnsi="Times New Roman" w:cs="Times New Roman"/>
          <w:sz w:val="24"/>
          <w:szCs w:val="24"/>
          <w:lang w:val="en-US"/>
        </w:rPr>
        <w:t>Partners</w:t>
      </w:r>
      <w:r w:rsidRPr="6DE42C77">
        <w:rPr>
          <w:rFonts w:ascii="Times New Roman" w:hAnsi="Times New Roman" w:cs="Times New Roman"/>
          <w:sz w:val="24"/>
          <w:szCs w:val="24"/>
          <w:lang w:val="en-US"/>
        </w:rPr>
        <w:t xml:space="preserve"> reserves the right to terminate this award, in whole or in part, or take any other appropriate measures including, without limitation, refund or recall of any award amount. Additionally, the recipient must make a good-faith effort to maintain a drug-free workplace and </w:t>
      </w:r>
      <w:r w:rsidRPr="6DE42C77" w:rsidR="00BD6A00">
        <w:rPr>
          <w:rFonts w:ascii="Times New Roman" w:hAnsi="Times New Roman" w:cs="Times New Roman"/>
          <w:sz w:val="24"/>
          <w:szCs w:val="24"/>
          <w:lang w:val="en-US"/>
        </w:rPr>
        <w:t>Partners</w:t>
      </w:r>
      <w:r w:rsidRPr="6DE42C77">
        <w:rPr>
          <w:rFonts w:ascii="Times New Roman" w:hAnsi="Times New Roman" w:cs="Times New Roman"/>
          <w:sz w:val="24"/>
          <w:szCs w:val="24"/>
          <w:lang w:val="en-US"/>
        </w:rPr>
        <w:t xml:space="preserve"> reserves the right to terminate or suspend this award if the recipient materially fails to do so.</w:t>
      </w:r>
    </w:p>
    <w:p w:rsidR="00551776" w:rsidP="00A1100A" w:rsidRDefault="00551776" w14:paraId="25610699" w14:textId="77777777">
      <w:pPr>
        <w:pStyle w:val="ListParagraph"/>
        <w:rPr>
          <w:rFonts w:ascii="Times New Roman" w:hAnsi="Times New Roman" w:cs="Times New Roman"/>
          <w:sz w:val="24"/>
          <w:szCs w:val="24"/>
        </w:rPr>
      </w:pPr>
    </w:p>
    <w:p w:rsidR="00551776" w:rsidP="6DE42C77" w:rsidRDefault="00C46EAF" w14:paraId="254A53CE" w14:textId="77777777">
      <w:pPr>
        <w:pStyle w:val="ListParagraph"/>
        <w:numPr>
          <w:ilvl w:val="0"/>
          <w:numId w:val="14"/>
        </w:numPr>
        <w:rPr>
          <w:rFonts w:ascii="Times New Roman" w:hAnsi="Times New Roman" w:cs="Times New Roman"/>
          <w:sz w:val="24"/>
          <w:szCs w:val="24"/>
          <w:lang w:val="en-US"/>
        </w:rPr>
      </w:pPr>
      <w:r w:rsidRPr="6DE42C77">
        <w:rPr>
          <w:rFonts w:ascii="Times New Roman" w:hAnsi="Times New Roman" w:cs="Times New Roman"/>
          <w:sz w:val="24"/>
          <w:szCs w:val="24"/>
          <w:lang w:val="en-US"/>
        </w:rPr>
        <w:t>Termination and Suspens</w:t>
      </w:r>
      <w:r w:rsidRPr="6DE42C77" w:rsidR="00BD6A00">
        <w:rPr>
          <w:rFonts w:ascii="Times New Roman" w:hAnsi="Times New Roman" w:cs="Times New Roman"/>
          <w:sz w:val="24"/>
          <w:szCs w:val="24"/>
          <w:lang w:val="en-US"/>
        </w:rPr>
        <w:t>ion Procedures. Upon receipt of</w:t>
      </w:r>
      <w:r w:rsidRPr="6DE42C77">
        <w:rPr>
          <w:rFonts w:ascii="Times New Roman" w:hAnsi="Times New Roman" w:cs="Times New Roman"/>
          <w:sz w:val="24"/>
          <w:szCs w:val="24"/>
          <w:lang w:val="en-US"/>
        </w:rPr>
        <w:t xml:space="preserve"> a termination or suspension notice from </w:t>
      </w:r>
      <w:r w:rsidRPr="6DE42C77" w:rsidR="00BD6A00">
        <w:rPr>
          <w:rFonts w:ascii="Times New Roman" w:hAnsi="Times New Roman" w:cs="Times New Roman"/>
          <w:sz w:val="24"/>
          <w:szCs w:val="24"/>
          <w:lang w:val="en-US"/>
        </w:rPr>
        <w:t>Partners</w:t>
      </w:r>
      <w:r w:rsidRPr="6DE42C77">
        <w:rPr>
          <w:rFonts w:ascii="Times New Roman" w:hAnsi="Times New Roman" w:cs="Times New Roman"/>
          <w:sz w:val="24"/>
          <w:szCs w:val="24"/>
          <w:lang w:val="en-US"/>
        </w:rPr>
        <w:t xml:space="preserve"> as specified above, the recipient must take immediate action to minimize all expenditures and, in the event of termination, cancel all obligations financed by this award to the greatest extent possible. </w:t>
      </w:r>
      <w:r w:rsidRPr="6DE42C77" w:rsidR="00BD6A00">
        <w:rPr>
          <w:rFonts w:ascii="Times New Roman" w:hAnsi="Times New Roman" w:cs="Times New Roman"/>
          <w:sz w:val="24"/>
          <w:szCs w:val="24"/>
          <w:lang w:val="en-US"/>
        </w:rPr>
        <w:t>T</w:t>
      </w:r>
      <w:r w:rsidRPr="6DE42C77">
        <w:rPr>
          <w:rFonts w:ascii="Times New Roman" w:hAnsi="Times New Roman" w:cs="Times New Roman"/>
          <w:sz w:val="24"/>
          <w:szCs w:val="24"/>
          <w:lang w:val="en-US"/>
        </w:rPr>
        <w:t>he recipient is not entitled to costs incurred after the effective date of termination</w:t>
      </w:r>
      <w:r w:rsidRPr="6DE42C77" w:rsidR="00BD6A00">
        <w:rPr>
          <w:rFonts w:ascii="Times New Roman" w:hAnsi="Times New Roman" w:cs="Times New Roman"/>
          <w:sz w:val="24"/>
          <w:szCs w:val="24"/>
          <w:lang w:val="en-US"/>
        </w:rPr>
        <w:t xml:space="preserve"> unless prior approval is provided by </w:t>
      </w:r>
      <w:commentRangeStart w:id="101"/>
      <w:r w:rsidRPr="6DE42C77" w:rsidR="00BD6A00">
        <w:rPr>
          <w:rFonts w:ascii="Times New Roman" w:hAnsi="Times New Roman" w:cs="Times New Roman"/>
          <w:sz w:val="24"/>
          <w:szCs w:val="24"/>
          <w:lang w:val="en-US"/>
        </w:rPr>
        <w:t>Partners</w:t>
      </w:r>
      <w:commentRangeEnd w:id="101"/>
      <w:r>
        <w:rPr>
          <w:rStyle w:val="CommentReference"/>
        </w:rPr>
        <w:commentReference w:id="101"/>
      </w:r>
      <w:r w:rsidRPr="6DE42C77">
        <w:rPr>
          <w:rFonts w:ascii="Times New Roman" w:hAnsi="Times New Roman" w:cs="Times New Roman"/>
          <w:sz w:val="24"/>
          <w:szCs w:val="24"/>
          <w:lang w:val="en-US"/>
        </w:rPr>
        <w:t>.</w:t>
      </w:r>
    </w:p>
    <w:p w:rsidR="00551776" w:rsidP="00A1100A" w:rsidRDefault="00551776" w14:paraId="0809A368" w14:textId="77777777">
      <w:pPr>
        <w:pStyle w:val="ListParagraph"/>
        <w:rPr>
          <w:rFonts w:ascii="Times New Roman" w:hAnsi="Times New Roman" w:cs="Times New Roman"/>
          <w:sz w:val="24"/>
          <w:szCs w:val="24"/>
        </w:rPr>
      </w:pPr>
    </w:p>
    <w:p w:rsidRPr="00551776" w:rsidR="00551776" w:rsidP="6DE42C77" w:rsidRDefault="00094C21" w14:paraId="394A556A" w14:textId="77777777">
      <w:pPr>
        <w:pStyle w:val="ListParagraph"/>
        <w:numPr>
          <w:ilvl w:val="0"/>
          <w:numId w:val="14"/>
        </w:numPr>
        <w:rPr>
          <w:rFonts w:ascii="Times New Roman" w:hAnsi="Times New Roman" w:cs="Times New Roman"/>
          <w:sz w:val="24"/>
          <w:szCs w:val="24"/>
          <w:lang w:val="en-US"/>
        </w:rPr>
      </w:pPr>
      <w:r w:rsidRPr="6DE42C77">
        <w:rPr>
          <w:rFonts w:ascii="Times New Roman" w:hAnsi="Times New Roman" w:cs="Times New Roman"/>
          <w:color w:val="auto"/>
          <w:sz w:val="24"/>
          <w:szCs w:val="24"/>
          <w:lang w:val="en-US"/>
        </w:rPr>
        <w:t>Within 30 calendar days after the effective date of such termination, the recipient must repay Partners all unexpended Donor funds from this award as of the effective date of termination, which are not otherwise obligated by a non-cancelable legally binding transaction applicable to this award.</w:t>
      </w:r>
    </w:p>
    <w:p w:rsidRPr="00551776" w:rsidR="00551776" w:rsidP="00A1100A" w:rsidRDefault="00551776" w14:paraId="00A9E456" w14:textId="77777777">
      <w:pPr>
        <w:pStyle w:val="ListParagraph"/>
        <w:rPr>
          <w:rFonts w:ascii="Times New Roman" w:hAnsi="Times New Roman" w:cs="Times New Roman"/>
          <w:sz w:val="24"/>
          <w:szCs w:val="24"/>
        </w:rPr>
      </w:pPr>
    </w:p>
    <w:p w:rsidRPr="00551776" w:rsidR="00C46EAF" w:rsidP="6DE42C77" w:rsidRDefault="00C46EAF" w14:paraId="62B8F47E" w14:textId="73BBA4B0">
      <w:pPr>
        <w:pStyle w:val="ListParagraph"/>
        <w:numPr>
          <w:ilvl w:val="0"/>
          <w:numId w:val="14"/>
        </w:numPr>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The recipient must, to the greatest extent possible, include a provision in all subawards, including subawards and contracts, affording the recipient the right to terminate the subaward in the event </w:t>
      </w:r>
      <w:r w:rsidRPr="6DE42C77" w:rsidR="00BD6A00">
        <w:rPr>
          <w:rFonts w:ascii="Times New Roman" w:hAnsi="Times New Roman" w:cs="Times New Roman"/>
          <w:sz w:val="24"/>
          <w:szCs w:val="24"/>
          <w:lang w:val="en-US"/>
        </w:rPr>
        <w:t>Partners or the Donor</w:t>
      </w:r>
      <w:r w:rsidRPr="6DE42C77">
        <w:rPr>
          <w:rFonts w:ascii="Times New Roman" w:hAnsi="Times New Roman" w:cs="Times New Roman"/>
          <w:sz w:val="24"/>
          <w:szCs w:val="24"/>
          <w:lang w:val="en-US"/>
        </w:rPr>
        <w:t xml:space="preserve"> terminates this award, including the refund requirement in par</w:t>
      </w:r>
      <w:r w:rsidRPr="6DE42C77" w:rsidR="0097540E">
        <w:rPr>
          <w:rFonts w:ascii="Times New Roman" w:hAnsi="Times New Roman" w:cs="Times New Roman"/>
          <w:sz w:val="24"/>
          <w:szCs w:val="24"/>
          <w:lang w:val="en-US"/>
        </w:rPr>
        <w:t>agraph d</w:t>
      </w:r>
      <w:r w:rsidRPr="6DE42C77">
        <w:rPr>
          <w:rFonts w:ascii="Times New Roman" w:hAnsi="Times New Roman" w:cs="Times New Roman"/>
          <w:sz w:val="24"/>
          <w:szCs w:val="24"/>
          <w:lang w:val="en-US"/>
        </w:rPr>
        <w:t>.</w:t>
      </w:r>
    </w:p>
    <w:p w:rsidRPr="00BD6A00" w:rsidR="00BD6A00" w:rsidP="00A1100A" w:rsidRDefault="00BD6A00" w14:paraId="729419CF" w14:textId="77777777">
      <w:pPr>
        <w:pStyle w:val="ListParagraph"/>
        <w:rPr>
          <w:rFonts w:ascii="Times New Roman" w:hAnsi="Times New Roman" w:cs="Times New Roman"/>
          <w:sz w:val="24"/>
          <w:szCs w:val="24"/>
        </w:rPr>
      </w:pPr>
    </w:p>
    <w:p w:rsidRPr="00747528" w:rsidR="00C46EAF" w:rsidP="00A1100A" w:rsidRDefault="00C46EAF" w14:paraId="6C887EA1" w14:textId="77777777">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rsidRPr="00747528" w:rsidR="00035C58" w:rsidP="00A1100A" w:rsidRDefault="00035C58" w14:paraId="4F4C85B2" w14:textId="77777777">
      <w:pPr>
        <w:rPr>
          <w:rFonts w:ascii="Times New Roman" w:hAnsi="Times New Roman" w:cs="Times New Roman"/>
          <w:b/>
          <w:sz w:val="24"/>
          <w:szCs w:val="24"/>
        </w:rPr>
      </w:pPr>
    </w:p>
    <w:p w:rsidRPr="00A54C7F" w:rsidR="00A54C7F" w:rsidP="00A1100A" w:rsidRDefault="00BD6A00" w14:paraId="6CBA5EBA" w14:textId="77777777">
      <w:pPr>
        <w:pStyle w:val="Style10"/>
        <w:spacing w:line="276" w:lineRule="auto"/>
        <w:ind w:left="360"/>
      </w:pPr>
      <w:bookmarkStart w:name="_Toc521414706" w:id="102"/>
      <w:bookmarkStart w:name="_Toc5359069" w:id="103"/>
      <w:r w:rsidRPr="00A54C7F">
        <w:t>PARTNERS</w:t>
      </w:r>
      <w:r w:rsidRPr="00A54C7F" w:rsidR="00595B47">
        <w:t xml:space="preserve"> RULES FOR PROCUREMENT OF </w:t>
      </w:r>
      <w:r w:rsidRPr="00A54C7F" w:rsidR="0097540E">
        <w:t>GOODS</w:t>
      </w:r>
      <w:r w:rsidRPr="00A54C7F" w:rsidR="00595B47">
        <w:t xml:space="preserve"> AND SERVICES</w:t>
      </w:r>
      <w:bookmarkEnd w:id="102"/>
      <w:bookmarkEnd w:id="103"/>
    </w:p>
    <w:p w:rsidR="00A54C7F" w:rsidP="00A1100A" w:rsidRDefault="00595B47" w14:paraId="25964B96" w14:textId="77777777">
      <w:pPr>
        <w:pStyle w:val="ListParagraph"/>
        <w:ind w:left="360"/>
        <w:outlineLvl w:val="0"/>
        <w:rPr>
          <w:rFonts w:ascii="Times New Roman" w:hAnsi="Times New Roman" w:cs="Times New Roman"/>
          <w:i/>
          <w:sz w:val="24"/>
          <w:szCs w:val="24"/>
        </w:rPr>
      </w:pPr>
      <w:bookmarkStart w:name="_Toc521414707" w:id="104"/>
      <w:r w:rsidRPr="00A54C7F">
        <w:rPr>
          <w:rFonts w:ascii="Times New Roman" w:hAnsi="Times New Roman" w:cs="Times New Roman"/>
          <w:i/>
          <w:sz w:val="24"/>
          <w:szCs w:val="24"/>
        </w:rPr>
        <w:t>Applicable only when contract</w:t>
      </w:r>
      <w:r w:rsidRPr="00A54C7F" w:rsidR="001F269C">
        <w:rPr>
          <w:rFonts w:ascii="Times New Roman" w:hAnsi="Times New Roman" w:cs="Times New Roman"/>
          <w:i/>
          <w:sz w:val="24"/>
          <w:szCs w:val="24"/>
        </w:rPr>
        <w:t>/agreement</w:t>
      </w:r>
      <w:r w:rsidRPr="00A54C7F">
        <w:rPr>
          <w:rFonts w:ascii="Times New Roman" w:hAnsi="Times New Roman" w:cs="Times New Roman"/>
          <w:i/>
          <w:sz w:val="24"/>
          <w:szCs w:val="24"/>
        </w:rPr>
        <w:t xml:space="preserve"> includes Procurement of </w:t>
      </w:r>
      <w:r w:rsidRPr="00A54C7F" w:rsidR="0097540E">
        <w:rPr>
          <w:rFonts w:ascii="Times New Roman" w:hAnsi="Times New Roman" w:cs="Times New Roman"/>
          <w:i/>
          <w:sz w:val="24"/>
          <w:szCs w:val="24"/>
        </w:rPr>
        <w:t>Goods</w:t>
      </w:r>
      <w:r w:rsidRPr="00A54C7F">
        <w:rPr>
          <w:rFonts w:ascii="Times New Roman" w:hAnsi="Times New Roman" w:cs="Times New Roman"/>
          <w:i/>
          <w:sz w:val="24"/>
          <w:szCs w:val="24"/>
        </w:rPr>
        <w:t xml:space="preserve"> and Services</w:t>
      </w:r>
      <w:bookmarkEnd w:id="104"/>
    </w:p>
    <w:p w:rsidR="00A54C7F" w:rsidP="00A1100A" w:rsidRDefault="00A54C7F" w14:paraId="2048D243" w14:textId="7389FA6D">
      <w:pPr>
        <w:pStyle w:val="ListParagraph"/>
        <w:ind w:left="360"/>
        <w:outlineLvl w:val="0"/>
        <w:rPr>
          <w:rFonts w:ascii="Times New Roman" w:hAnsi="Times New Roman" w:cs="Times New Roman"/>
          <w:i/>
          <w:sz w:val="24"/>
          <w:szCs w:val="24"/>
        </w:rPr>
      </w:pPr>
    </w:p>
    <w:p w:rsidR="004D75F5" w:rsidP="6DE42C77" w:rsidRDefault="00B904C7" w14:paraId="148DDCDB" w14:textId="0FDA1282">
      <w:pPr>
        <w:pStyle w:val="ListParagraph"/>
        <w:ind w:left="360"/>
        <w:outlineLvl w:val="0"/>
        <w:rPr>
          <w:ins w:author="John" w:date="2020-03-03T10:39:00Z" w:id="105"/>
          <w:rFonts w:ascii="Times New Roman" w:hAnsi="Times New Roman" w:eastAsia="Times New Roman" w:cs="Times New Roman"/>
          <w:sz w:val="24"/>
          <w:szCs w:val="24"/>
          <w:lang w:val="en-US"/>
        </w:rPr>
      </w:pPr>
      <w:ins w:author="Xhaferaj, Rumira" w:date="2019-12-17T10:54:00Z" w:id="106">
        <w:r w:rsidRPr="6DE42C77">
          <w:rPr>
            <w:rFonts w:ascii="Times New Roman" w:hAnsi="Times New Roman" w:eastAsia="Times New Roman" w:cs="Times New Roman"/>
            <w:sz w:val="24"/>
            <w:szCs w:val="24"/>
            <w:lang w:val="en-US"/>
          </w:rPr>
          <w:t xml:space="preserve">Recipient shall follow its policies on procurement of Goods and Services under this award. </w:t>
        </w:r>
      </w:ins>
      <w:r w:rsidRPr="6DE42C77">
        <w:rPr>
          <w:rFonts w:ascii="Times New Roman" w:hAnsi="Times New Roman" w:eastAsia="Times New Roman" w:cs="Times New Roman"/>
          <w:sz w:val="24"/>
          <w:szCs w:val="24"/>
          <w:lang w:val="en-US"/>
        </w:rPr>
        <w:t xml:space="preserve"> </w:t>
      </w:r>
      <w:ins w:author="John" w:date="2020-03-03T10:37:00Z" w:id="107">
        <w:r w:rsidRPr="6DE42C77">
          <w:rPr>
            <w:rFonts w:ascii="Times New Roman" w:hAnsi="Times New Roman" w:eastAsia="Times New Roman" w:cs="Times New Roman"/>
            <w:sz w:val="24"/>
            <w:szCs w:val="24"/>
            <w:lang w:val="en-US"/>
          </w:rPr>
          <w:t>These must be in compliance with USG procurement procedures.</w:t>
        </w:r>
        <w:r w:rsidRPr="6DE42C77" w:rsidR="0053297D">
          <w:rPr>
            <w:rFonts w:ascii="Times New Roman" w:hAnsi="Times New Roman" w:eastAsia="Times New Roman" w:cs="Times New Roman"/>
            <w:sz w:val="24"/>
            <w:szCs w:val="24"/>
            <w:lang w:val="en-US"/>
          </w:rPr>
          <w:t xml:space="preserve">  </w:t>
        </w:r>
      </w:ins>
      <w:ins w:author="John" w:date="2020-03-03T10:39:00Z" w:id="108">
        <w:r w:rsidRPr="6DE42C77" w:rsidR="004D75F5">
          <w:rPr>
            <w:rFonts w:ascii="Times New Roman" w:hAnsi="Times New Roman" w:eastAsia="Times New Roman" w:cs="Times New Roman"/>
            <w:sz w:val="24"/>
            <w:szCs w:val="24"/>
            <w:lang w:val="en-US"/>
          </w:rPr>
          <w:t>RECIPIENT must provide a copy of their procurement policy upon request.</w:t>
        </w:r>
      </w:ins>
    </w:p>
    <w:p w:rsidR="004D75F5" w:rsidP="00A1100A" w:rsidRDefault="004D75F5" w14:paraId="3FE6AF26" w14:textId="77777777">
      <w:pPr>
        <w:pStyle w:val="ListParagraph"/>
        <w:ind w:left="360"/>
        <w:outlineLvl w:val="0"/>
        <w:rPr>
          <w:ins w:author="John" w:date="2020-03-03T10:39:00Z" w:id="109"/>
          <w:rFonts w:ascii="Times New Roman" w:hAnsi="Times New Roman" w:eastAsia="Times New Roman" w:cs="Times New Roman"/>
          <w:sz w:val="24"/>
          <w:szCs w:val="24"/>
        </w:rPr>
      </w:pPr>
    </w:p>
    <w:p w:rsidR="00B904C7" w:rsidP="00A1100A" w:rsidRDefault="0053297D" w14:paraId="0F591F69" w14:textId="215E7622">
      <w:pPr>
        <w:pStyle w:val="ListParagraph"/>
        <w:ind w:left="360"/>
        <w:outlineLvl w:val="0"/>
        <w:rPr>
          <w:rFonts w:ascii="Times New Roman" w:hAnsi="Times New Roman" w:eastAsia="Times New Roman" w:cs="Times New Roman"/>
          <w:sz w:val="24"/>
          <w:szCs w:val="24"/>
        </w:rPr>
      </w:pPr>
      <w:ins w:author="John" w:date="2020-03-03T10:37:00Z" w:id="110">
        <w:r>
          <w:rPr>
            <w:rFonts w:ascii="Times New Roman" w:hAnsi="Times New Roman" w:eastAsia="Times New Roman" w:cs="Times New Roman"/>
            <w:sz w:val="24"/>
            <w:szCs w:val="24"/>
          </w:rPr>
          <w:t xml:space="preserve">If RECIPIENT does not </w:t>
        </w:r>
        <w:r w:rsidR="005F0C11">
          <w:rPr>
            <w:rFonts w:ascii="Times New Roman" w:hAnsi="Times New Roman" w:eastAsia="Times New Roman" w:cs="Times New Roman"/>
            <w:sz w:val="24"/>
            <w:szCs w:val="24"/>
          </w:rPr>
          <w:t>have procurement procedures</w:t>
        </w:r>
      </w:ins>
      <w:ins w:author="John" w:date="2020-03-03T10:38:00Z" w:id="111">
        <w:r w:rsidR="005F0C11">
          <w:rPr>
            <w:rFonts w:ascii="Times New Roman" w:hAnsi="Times New Roman" w:eastAsia="Times New Roman" w:cs="Times New Roman"/>
            <w:sz w:val="24"/>
            <w:szCs w:val="24"/>
          </w:rPr>
          <w:t xml:space="preserve"> in compliance with USG, </w:t>
        </w:r>
        <w:r w:rsidR="00BE2CEC">
          <w:rPr>
            <w:rFonts w:ascii="Times New Roman" w:hAnsi="Times New Roman" w:eastAsia="Times New Roman" w:cs="Times New Roman"/>
            <w:sz w:val="24"/>
            <w:szCs w:val="24"/>
          </w:rPr>
          <w:t>follow the below … (reword)</w:t>
        </w:r>
      </w:ins>
    </w:p>
    <w:p w:rsidR="00B904C7" w:rsidP="00A1100A" w:rsidRDefault="00B904C7" w14:paraId="1A61F649" w14:textId="77777777">
      <w:pPr>
        <w:pStyle w:val="ListParagraph"/>
        <w:ind w:left="360"/>
        <w:outlineLvl w:val="0"/>
        <w:rPr>
          <w:rFonts w:ascii="Times New Roman" w:hAnsi="Times New Roman" w:cs="Times New Roman"/>
          <w:i/>
          <w:sz w:val="24"/>
          <w:szCs w:val="24"/>
        </w:rPr>
      </w:pPr>
    </w:p>
    <w:p w:rsidR="008A3E3D" w:rsidP="6DE42C77" w:rsidRDefault="008A3E3D" w14:paraId="64830F2E" w14:textId="11DE82B3">
      <w:pPr>
        <w:pStyle w:val="ListParagraph"/>
        <w:ind w:left="360"/>
        <w:outlineLvl w:val="0"/>
        <w:rPr>
          <w:rFonts w:ascii="Times New Roman" w:hAnsi="Times New Roman" w:cs="Times New Roman"/>
          <w:sz w:val="24"/>
          <w:szCs w:val="24"/>
          <w:lang w:val="en-US"/>
        </w:rPr>
      </w:pPr>
      <w:bookmarkStart w:name="_Toc521414708" w:id="112"/>
      <w:r w:rsidRPr="6DE42C77">
        <w:rPr>
          <w:rFonts w:ascii="Times New Roman" w:hAnsi="Times New Roman" w:cs="Times New Roman"/>
          <w:sz w:val="24"/>
          <w:szCs w:val="24"/>
          <w:lang w:val="en-US"/>
        </w:rPr>
        <w:t>Partners expects competition in all procurements of goods and services to the maximum extent practical. For transactions valued at $10,000 USD or above, the Organization expects competition in the procurements of goods and services to the maximum extent practical. The Organization requires that an appropriate competitive process be utilized and fully documented (e.g., market research for commodities/off-the shelf items; three quotes for lower expected values; full and open competition/tender for higher expected values, etc.). At a minimum, for a proper procurement transaction at $10,000 or above, Partners requires:</w:t>
      </w:r>
      <w:bookmarkEnd w:id="112"/>
    </w:p>
    <w:p w:rsidRPr="00A54C7F" w:rsidR="00A54C7F" w:rsidP="00A1100A" w:rsidRDefault="00A54C7F" w14:paraId="0C0CCCE5" w14:textId="77777777">
      <w:pPr>
        <w:pStyle w:val="ListParagraph"/>
        <w:ind w:left="360"/>
        <w:outlineLvl w:val="0"/>
        <w:rPr>
          <w:rFonts w:ascii="Times New Roman" w:hAnsi="Times New Roman" w:cs="Times New Roman"/>
          <w:b/>
          <w:sz w:val="24"/>
          <w:szCs w:val="24"/>
        </w:rPr>
      </w:pPr>
    </w:p>
    <w:p w:rsidR="008A3E3D" w:rsidP="6DE42C77" w:rsidRDefault="008A3E3D" w14:paraId="3A0725B2" w14:textId="77777777">
      <w:pPr>
        <w:pStyle w:val="ListParagraph"/>
        <w:numPr>
          <w:ilvl w:val="0"/>
          <w:numId w:val="4"/>
        </w:numPr>
        <w:rPr>
          <w:rFonts w:ascii="Times New Roman" w:hAnsi="Times New Roman" w:cs="Times New Roman"/>
          <w:sz w:val="24"/>
          <w:szCs w:val="24"/>
          <w:lang w:val="en-US"/>
        </w:rPr>
      </w:pPr>
      <w:r w:rsidRPr="6DE42C77">
        <w:rPr>
          <w:rFonts w:ascii="Times New Roman" w:hAnsi="Times New Roman" w:cs="Times New Roman"/>
          <w:sz w:val="24"/>
          <w:szCs w:val="24"/>
          <w:lang w:val="en-US"/>
        </w:rPr>
        <w:t>Specifications, scope of work or technical requirements for the goods or services to be purchased.</w:t>
      </w:r>
    </w:p>
    <w:p w:rsidRPr="00A1100A" w:rsidR="00A1100A" w:rsidP="00A1100A" w:rsidRDefault="00A1100A" w14:paraId="2721B931" w14:textId="77777777">
      <w:pPr>
        <w:pStyle w:val="ListParagraph"/>
        <w:rPr>
          <w:rFonts w:ascii="Times New Roman" w:hAnsi="Times New Roman" w:cs="Times New Roman"/>
          <w:sz w:val="16"/>
          <w:szCs w:val="16"/>
        </w:rPr>
      </w:pPr>
    </w:p>
    <w:p w:rsidR="008A3E3D" w:rsidP="6DE42C77" w:rsidRDefault="008A3E3D" w14:paraId="44E0A19F" w14:textId="77777777">
      <w:pPr>
        <w:pStyle w:val="ListParagraph"/>
        <w:numPr>
          <w:ilvl w:val="0"/>
          <w:numId w:val="4"/>
        </w:numPr>
        <w:rPr>
          <w:rFonts w:ascii="Times New Roman" w:hAnsi="Times New Roman" w:cs="Times New Roman"/>
          <w:sz w:val="24"/>
          <w:szCs w:val="24"/>
          <w:lang w:val="en-US"/>
        </w:rPr>
      </w:pPr>
      <w:r w:rsidRPr="6DE42C77">
        <w:rPr>
          <w:rFonts w:ascii="Times New Roman" w:hAnsi="Times New Roman" w:cs="Times New Roman"/>
          <w:sz w:val="24"/>
          <w:szCs w:val="24"/>
          <w:lang w:val="en-US"/>
        </w:rPr>
        <w:t>A defined criterion for selecting a good or service provider (e.g., price, capacity to deliver on time, quality of output, past performance where applicable, etc.).</w:t>
      </w:r>
    </w:p>
    <w:p w:rsidRPr="00A1100A" w:rsidR="00A1100A" w:rsidP="00A1100A" w:rsidRDefault="00A1100A" w14:paraId="53CA5E2C" w14:textId="77777777">
      <w:pPr>
        <w:rPr>
          <w:rFonts w:ascii="Times New Roman" w:hAnsi="Times New Roman" w:cs="Times New Roman"/>
          <w:sz w:val="24"/>
          <w:szCs w:val="24"/>
        </w:rPr>
      </w:pPr>
    </w:p>
    <w:p w:rsidR="008A3E3D" w:rsidP="6DE42C77" w:rsidRDefault="008A3E3D" w14:paraId="3E6E71AA" w14:textId="77777777">
      <w:pPr>
        <w:pStyle w:val="ListParagraph"/>
        <w:numPr>
          <w:ilvl w:val="0"/>
          <w:numId w:val="4"/>
        </w:numPr>
        <w:rPr>
          <w:rFonts w:ascii="Times New Roman" w:hAnsi="Times New Roman" w:cs="Times New Roman"/>
          <w:sz w:val="24"/>
          <w:szCs w:val="24"/>
          <w:lang w:val="en-US"/>
        </w:rPr>
      </w:pPr>
      <w:r w:rsidRPr="6DE42C77">
        <w:rPr>
          <w:rFonts w:ascii="Times New Roman" w:hAnsi="Times New Roman" w:cs="Times New Roman"/>
          <w:sz w:val="24"/>
          <w:szCs w:val="24"/>
          <w:lang w:val="en-US"/>
        </w:rPr>
        <w:t>Approval from the donor to make the purchase when required.</w:t>
      </w:r>
    </w:p>
    <w:p w:rsidRPr="00A1100A" w:rsidR="00A1100A" w:rsidP="00A1100A" w:rsidRDefault="00A1100A" w14:paraId="04C025BC" w14:textId="77777777">
      <w:pPr>
        <w:rPr>
          <w:rFonts w:ascii="Times New Roman" w:hAnsi="Times New Roman" w:cs="Times New Roman"/>
          <w:sz w:val="24"/>
          <w:szCs w:val="24"/>
        </w:rPr>
      </w:pPr>
    </w:p>
    <w:p w:rsidR="008A3E3D" w:rsidP="00A1100A" w:rsidRDefault="008A3E3D" w14:paraId="4DC93FA1" w14:textId="77777777">
      <w:pPr>
        <w:pStyle w:val="ListParagraph"/>
        <w:numPr>
          <w:ilvl w:val="0"/>
          <w:numId w:val="4"/>
        </w:numPr>
        <w:rPr>
          <w:rFonts w:ascii="Times New Roman" w:hAnsi="Times New Roman" w:cs="Times New Roman"/>
          <w:sz w:val="24"/>
          <w:szCs w:val="24"/>
        </w:rPr>
      </w:pPr>
      <w:r w:rsidRPr="008A3E3D">
        <w:rPr>
          <w:rFonts w:ascii="Times New Roman" w:hAnsi="Times New Roman" w:cs="Times New Roman"/>
          <w:sz w:val="24"/>
          <w:szCs w:val="24"/>
        </w:rPr>
        <w:t>Solicitations of three (3) quotes or request for proposals from a pool of qualified providers or candidates.</w:t>
      </w:r>
      <w:r>
        <w:rPr>
          <w:rFonts w:ascii="Times New Roman" w:hAnsi="Times New Roman" w:cs="Times New Roman"/>
          <w:sz w:val="24"/>
          <w:szCs w:val="24"/>
        </w:rPr>
        <w:t xml:space="preserve"> </w:t>
      </w:r>
    </w:p>
    <w:p w:rsidRPr="00A1100A" w:rsidR="00A1100A" w:rsidP="00A1100A" w:rsidRDefault="00A1100A" w14:paraId="4CF4C231" w14:textId="77777777">
      <w:pPr>
        <w:rPr>
          <w:rFonts w:ascii="Times New Roman" w:hAnsi="Times New Roman" w:cs="Times New Roman"/>
          <w:sz w:val="24"/>
          <w:szCs w:val="24"/>
        </w:rPr>
      </w:pPr>
    </w:p>
    <w:p w:rsidR="008A3E3D" w:rsidP="6DE42C77" w:rsidRDefault="008A3E3D" w14:paraId="313FB188" w14:textId="64D5BB64">
      <w:pPr>
        <w:pStyle w:val="ListParagraph"/>
        <w:numPr>
          <w:ilvl w:val="1"/>
          <w:numId w:val="4"/>
        </w:numPr>
        <w:rPr>
          <w:rFonts w:ascii="Times New Roman" w:hAnsi="Times New Roman" w:cs="Times New Roman"/>
          <w:sz w:val="24"/>
          <w:szCs w:val="24"/>
          <w:lang w:val="en-US"/>
        </w:rPr>
      </w:pPr>
      <w:r w:rsidRPr="6DE42C77">
        <w:rPr>
          <w:rFonts w:ascii="Times New Roman" w:hAnsi="Times New Roman" w:cs="Times New Roman"/>
          <w:sz w:val="24"/>
          <w:szCs w:val="24"/>
          <w:lang w:val="en-US"/>
        </w:rPr>
        <w:t>In the absence of three submitted quotes or proposals, then a clear documented memo for justification demonstrating that efforts were taken to obtain three quotes or proposals must be prepared and submitted as part of the procurement documentation.</w:t>
      </w:r>
    </w:p>
    <w:p w:rsidRPr="00A1100A" w:rsidR="00A1100A" w:rsidP="00A1100A" w:rsidRDefault="00A1100A" w14:paraId="3F0FF74A" w14:textId="77777777">
      <w:pPr>
        <w:rPr>
          <w:rFonts w:ascii="Times New Roman" w:hAnsi="Times New Roman" w:cs="Times New Roman"/>
          <w:sz w:val="24"/>
          <w:szCs w:val="24"/>
        </w:rPr>
      </w:pPr>
    </w:p>
    <w:p w:rsidRPr="008A3E3D" w:rsidR="008A3E3D" w:rsidP="6DE42C77" w:rsidRDefault="008A3E3D" w14:paraId="79A27E4F" w14:textId="0A202114">
      <w:pPr>
        <w:pStyle w:val="ListParagraph"/>
        <w:numPr>
          <w:ilvl w:val="0"/>
          <w:numId w:val="4"/>
        </w:numPr>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A memo that clearly documents the approved bid/proposal and analysis that documents the “procurement story” behind how the preferred supplier was selected and how the evaluation </w:t>
      </w:r>
      <w:r w:rsidRPr="6DE42C77" w:rsidR="00035C58">
        <w:rPr>
          <w:rFonts w:ascii="Times New Roman" w:hAnsi="Times New Roman" w:cs="Times New Roman"/>
          <w:sz w:val="24"/>
          <w:szCs w:val="24"/>
          <w:lang w:val="en-US"/>
        </w:rPr>
        <w:t>criteria were</w:t>
      </w:r>
      <w:r w:rsidRPr="6DE42C77">
        <w:rPr>
          <w:rFonts w:ascii="Times New Roman" w:hAnsi="Times New Roman" w:cs="Times New Roman"/>
          <w:sz w:val="24"/>
          <w:szCs w:val="24"/>
          <w:lang w:val="en-US"/>
        </w:rPr>
        <w:t xml:space="preserve"> utilized.</w:t>
      </w:r>
    </w:p>
    <w:p w:rsidR="00591902" w:rsidP="00A1100A" w:rsidRDefault="00591902" w14:paraId="1BAB4027" w14:textId="77777777">
      <w:pPr>
        <w:rPr>
          <w:rFonts w:ascii="Times New Roman" w:hAnsi="Times New Roman" w:cs="Times New Roman"/>
          <w:sz w:val="24"/>
          <w:szCs w:val="24"/>
        </w:rPr>
      </w:pPr>
    </w:p>
    <w:p w:rsidRPr="00BD6A00" w:rsidR="002C7322" w:rsidP="6DE42C77" w:rsidRDefault="00BD6A00" w14:paraId="4C7EAAE0" w14:textId="64D7AB1D">
      <w:pPr>
        <w:ind w:left="360"/>
        <w:rPr>
          <w:rFonts w:ascii="Times New Roman" w:hAnsi="Times New Roman" w:cs="Times New Roman"/>
          <w:sz w:val="24"/>
          <w:szCs w:val="24"/>
          <w:lang w:val="en-US"/>
        </w:rPr>
      </w:pPr>
      <w:r w:rsidRPr="6DE42C77">
        <w:rPr>
          <w:rFonts w:ascii="Times New Roman" w:hAnsi="Times New Roman" w:cs="Times New Roman"/>
          <w:sz w:val="24"/>
          <w:szCs w:val="24"/>
          <w:lang w:val="en-US"/>
        </w:rPr>
        <w:t>Ineligible Suppliers are a</w:t>
      </w:r>
      <w:r w:rsidRPr="6DE42C77" w:rsidR="00595B47">
        <w:rPr>
          <w:rFonts w:ascii="Times New Roman" w:hAnsi="Times New Roman" w:cs="Times New Roman"/>
          <w:sz w:val="24"/>
          <w:szCs w:val="24"/>
          <w:lang w:val="en-US"/>
        </w:rPr>
        <w:t>ny firms or individuals that do not comply with the requirements in “Debarment and Suspension” and “Preventing Terrorist Financing” must not be used to provide any commodities or services funded under this award.</w:t>
      </w:r>
    </w:p>
    <w:p w:rsidRPr="00747528" w:rsidR="00CA6769" w:rsidP="00A1100A" w:rsidRDefault="00595B47" w14:paraId="52BD505D" w14:textId="398CF88E">
      <w:pPr>
        <w:ind w:left="360"/>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 xml:space="preserve"> </w:t>
      </w:r>
      <w:r w:rsidRPr="00747528">
        <w:rPr>
          <w:rFonts w:ascii="Times New Roman" w:hAnsi="Times New Roman" w:cs="Times New Roman"/>
          <w:sz w:val="24"/>
          <w:szCs w:val="24"/>
        </w:rPr>
        <w:tab/>
      </w:r>
      <w:r w:rsidRPr="00747528">
        <w:rPr>
          <w:rFonts w:ascii="Times New Roman" w:hAnsi="Times New Roman" w:cs="Times New Roman"/>
          <w:sz w:val="24"/>
          <w:szCs w:val="24"/>
        </w:rPr>
        <w:t xml:space="preserve"> </w:t>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rsidR="002C7322" w:rsidP="00A1100A" w:rsidRDefault="00595B47" w14:paraId="43C0D355" w14:textId="77777777">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rsidR="007038AB" w:rsidP="00A1100A" w:rsidRDefault="007038AB" w14:paraId="02206F19" w14:textId="77777777">
      <w:pPr>
        <w:jc w:val="center"/>
        <w:rPr>
          <w:rFonts w:ascii="Times New Roman" w:hAnsi="Times New Roman" w:cs="Times New Roman"/>
          <w:sz w:val="24"/>
          <w:szCs w:val="24"/>
        </w:rPr>
      </w:pPr>
    </w:p>
    <w:p w:rsidR="00A54C7F" w:rsidP="00A1100A" w:rsidRDefault="00595B47" w14:paraId="4BE29D8F" w14:textId="77777777">
      <w:pPr>
        <w:pStyle w:val="Style10"/>
        <w:spacing w:line="276" w:lineRule="auto"/>
        <w:ind w:left="360"/>
      </w:pPr>
      <w:bookmarkStart w:name="_Toc521414709" w:id="113"/>
      <w:bookmarkStart w:name="_Toc5359070" w:id="114"/>
      <w:r w:rsidRPr="00A54C7F">
        <w:t>RECIPIENT AND EMPLOYEE CONDUCT</w:t>
      </w:r>
      <w:bookmarkEnd w:id="113"/>
      <w:bookmarkEnd w:id="114"/>
      <w:r w:rsidRPr="00A54C7F">
        <w:t xml:space="preserve"> </w:t>
      </w:r>
    </w:p>
    <w:p w:rsidR="00A54C7F" w:rsidP="00A1100A" w:rsidRDefault="0034684E" w14:paraId="2E443F36" w14:textId="73EE6647">
      <w:pPr>
        <w:pStyle w:val="ListParagraph"/>
        <w:ind w:left="360"/>
        <w:outlineLvl w:val="0"/>
        <w:rPr>
          <w:rFonts w:ascii="Times New Roman" w:hAnsi="Times New Roman" w:cs="Times New Roman"/>
          <w:i/>
          <w:sz w:val="24"/>
          <w:szCs w:val="24"/>
        </w:rPr>
      </w:pPr>
      <w:bookmarkStart w:name="_Toc521414710" w:id="115"/>
      <w:r w:rsidRPr="00A54C7F">
        <w:rPr>
          <w:rFonts w:ascii="Times New Roman" w:hAnsi="Times New Roman" w:cs="Times New Roman"/>
          <w:i/>
          <w:sz w:val="24"/>
          <w:szCs w:val="24"/>
        </w:rPr>
        <w:t>Applicable to all sub</w:t>
      </w:r>
      <w:r w:rsidR="0031649B">
        <w:rPr>
          <w:rFonts w:ascii="Times New Roman" w:hAnsi="Times New Roman" w:cs="Times New Roman"/>
          <w:i/>
          <w:sz w:val="24"/>
          <w:szCs w:val="24"/>
        </w:rPr>
        <w:t>-</w:t>
      </w:r>
      <w:r w:rsidRPr="00A54C7F">
        <w:rPr>
          <w:rFonts w:ascii="Times New Roman" w:hAnsi="Times New Roman" w:cs="Times New Roman"/>
          <w:i/>
          <w:sz w:val="24"/>
          <w:szCs w:val="24"/>
        </w:rPr>
        <w:t>awards</w:t>
      </w:r>
      <w:bookmarkEnd w:id="115"/>
    </w:p>
    <w:p w:rsidR="00A54C7F" w:rsidP="00A1100A" w:rsidRDefault="00A54C7F" w14:paraId="450B5901" w14:textId="77777777">
      <w:pPr>
        <w:pStyle w:val="ListParagraph"/>
        <w:ind w:left="360"/>
        <w:outlineLvl w:val="0"/>
        <w:rPr>
          <w:rFonts w:ascii="Times New Roman" w:hAnsi="Times New Roman" w:cs="Times New Roman"/>
          <w:i/>
          <w:sz w:val="24"/>
          <w:szCs w:val="24"/>
        </w:rPr>
      </w:pPr>
    </w:p>
    <w:p w:rsidR="008D26DB" w:rsidP="00A1100A" w:rsidRDefault="00595B47" w14:paraId="6E5B2AD6" w14:textId="426540D1">
      <w:pPr>
        <w:pStyle w:val="ListParagraph"/>
        <w:ind w:left="360"/>
        <w:outlineLvl w:val="0"/>
        <w:rPr>
          <w:ins w:author="John" w:date="2020-03-03T10:41:00Z" w:id="116"/>
          <w:rFonts w:ascii="Times New Roman" w:hAnsi="Times New Roman" w:cs="Times New Roman"/>
          <w:sz w:val="24"/>
          <w:szCs w:val="24"/>
        </w:rPr>
      </w:pPr>
      <w:bookmarkStart w:name="_Toc521414711" w:id="117"/>
      <w:r w:rsidRPr="00747528">
        <w:rPr>
          <w:rFonts w:ascii="Times New Roman" w:hAnsi="Times New Roman" w:cs="Times New Roman"/>
          <w:sz w:val="24"/>
          <w:szCs w:val="24"/>
        </w:rPr>
        <w:t>The recipient must have written policies and procedures in place to prevent</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personal conflicts of interest and to prevent its officers, employees, or agents</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from using their positions for personal gain or presenting the</w:t>
      </w:r>
      <w:r w:rsidR="00BD6A00">
        <w:rPr>
          <w:rFonts w:ascii="Times New Roman" w:hAnsi="Times New Roman" w:cs="Times New Roman"/>
          <w:sz w:val="24"/>
          <w:szCs w:val="24"/>
        </w:rPr>
        <w:t xml:space="preserve"> appearance of a </w:t>
      </w:r>
      <w:r w:rsidRPr="00747528">
        <w:rPr>
          <w:rFonts w:ascii="Times New Roman" w:hAnsi="Times New Roman" w:cs="Times New Roman"/>
          <w:sz w:val="24"/>
          <w:szCs w:val="24"/>
        </w:rPr>
        <w:t>personal conflict of interest. A personal conflict of interest is a situation in which</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an officer, employee, or agent of the recipient has a financial interest, personal</w:t>
      </w:r>
      <w:r w:rsidR="00BD6A00">
        <w:rPr>
          <w:rFonts w:ascii="Times New Roman" w:hAnsi="Times New Roman" w:cs="Times New Roman"/>
          <w:i/>
          <w:sz w:val="24"/>
          <w:szCs w:val="24"/>
        </w:rPr>
        <w:t xml:space="preserve"> </w:t>
      </w:r>
      <w:r w:rsidRPr="00747528" w:rsidR="00450FF6">
        <w:rPr>
          <w:rFonts w:ascii="Times New Roman" w:hAnsi="Times New Roman" w:cs="Times New Roman"/>
          <w:sz w:val="24"/>
          <w:szCs w:val="24"/>
        </w:rPr>
        <w:t>activity</w:t>
      </w:r>
      <w:r w:rsidRPr="00747528">
        <w:rPr>
          <w:rFonts w:ascii="Times New Roman" w:hAnsi="Times New Roman" w:cs="Times New Roman"/>
          <w:sz w:val="24"/>
          <w:szCs w:val="24"/>
        </w:rPr>
        <w:t xml:space="preserve"> or relationship that could impair the employee’s ability to act impartially</w:t>
      </w:r>
      <w:r w:rsidR="00BD6A00">
        <w:rPr>
          <w:rFonts w:ascii="Times New Roman" w:hAnsi="Times New Roman" w:cs="Times New Roman"/>
          <w:i/>
          <w:sz w:val="24"/>
          <w:szCs w:val="24"/>
        </w:rPr>
        <w:t xml:space="preserve"> </w:t>
      </w:r>
      <w:r w:rsidRPr="00747528">
        <w:rPr>
          <w:rFonts w:ascii="Times New Roman" w:hAnsi="Times New Roman" w:cs="Times New Roman"/>
          <w:sz w:val="24"/>
          <w:szCs w:val="24"/>
        </w:rPr>
        <w:t xml:space="preserve">when performing under the award. </w:t>
      </w:r>
      <w:ins w:author="John" w:date="2020-03-03T10:41:00Z" w:id="118">
        <w:r w:rsidR="00E37E58">
          <w:rPr>
            <w:rFonts w:ascii="Times New Roman" w:hAnsi="Times New Roman" w:cs="Times New Roman"/>
            <w:sz w:val="24"/>
            <w:szCs w:val="24"/>
          </w:rPr>
          <w:t>The recipient's written policy must be provided upon request.</w:t>
        </w:r>
      </w:ins>
    </w:p>
    <w:p w:rsidR="008D26DB" w:rsidP="00A1100A" w:rsidRDefault="008D26DB" w14:paraId="72A6D3F0" w14:textId="77777777">
      <w:pPr>
        <w:pStyle w:val="ListParagraph"/>
        <w:ind w:left="360"/>
        <w:outlineLvl w:val="0"/>
        <w:rPr>
          <w:ins w:author="John" w:date="2020-03-03T10:41:00Z" w:id="119"/>
          <w:rFonts w:ascii="Times New Roman" w:hAnsi="Times New Roman" w:cs="Times New Roman"/>
          <w:sz w:val="24"/>
          <w:szCs w:val="24"/>
        </w:rPr>
      </w:pPr>
    </w:p>
    <w:p w:rsidR="00A54C7F" w:rsidP="6DE42C77" w:rsidRDefault="00595B47" w14:paraId="58A551FF" w14:textId="71092208">
      <w:pPr>
        <w:pStyle w:val="ListParagraph"/>
        <w:ind w:left="360"/>
        <w:outlineLvl w:val="0"/>
        <w:rPr>
          <w:rFonts w:ascii="Times New Roman" w:hAnsi="Times New Roman" w:cs="Times New Roman"/>
          <w:sz w:val="24"/>
          <w:szCs w:val="24"/>
          <w:lang w:val="en-US"/>
        </w:rPr>
      </w:pPr>
      <w:commentRangeStart w:id="120"/>
      <w:del w:author="John" w:date="2020-03-03T10:42:00Z" w:id="121">
        <w:r w:rsidRPr="6DE42C77" w:rsidDel="00595B47">
          <w:rPr>
            <w:rFonts w:ascii="Times New Roman" w:hAnsi="Times New Roman" w:cs="Times New Roman"/>
            <w:sz w:val="24"/>
            <w:szCs w:val="24"/>
            <w:lang w:val="en-US"/>
          </w:rPr>
          <w:delText>The</w:delText>
        </w:r>
      </w:del>
      <w:commentRangeEnd w:id="120"/>
      <w:r>
        <w:rPr>
          <w:rStyle w:val="CommentReference"/>
        </w:rPr>
        <w:commentReference w:id="120"/>
      </w:r>
      <w:del w:author="John" w:date="2020-03-03T10:42:00Z" w:id="122">
        <w:r w:rsidRPr="6DE42C77" w:rsidDel="00595B47">
          <w:rPr>
            <w:rFonts w:ascii="Times New Roman" w:hAnsi="Times New Roman" w:cs="Times New Roman"/>
            <w:sz w:val="24"/>
            <w:szCs w:val="24"/>
            <w:lang w:val="en-US"/>
          </w:rPr>
          <w:delText xml:space="preserve"> recipient’s written policy must state</w:delText>
        </w:r>
        <w:r w:rsidRPr="6DE42C77" w:rsidDel="00BD6A00">
          <w:rPr>
            <w:rFonts w:ascii="Times New Roman" w:hAnsi="Times New Roman" w:cs="Times New Roman"/>
            <w:i/>
            <w:iCs/>
            <w:sz w:val="24"/>
            <w:szCs w:val="24"/>
            <w:lang w:val="en-US"/>
          </w:rPr>
          <w:delText xml:space="preserve"> </w:delText>
        </w:r>
        <w:r w:rsidRPr="6DE42C77" w:rsidDel="00595B47">
          <w:rPr>
            <w:rFonts w:ascii="Times New Roman" w:hAnsi="Times New Roman" w:cs="Times New Roman"/>
            <w:sz w:val="24"/>
            <w:szCs w:val="24"/>
            <w:lang w:val="en-US"/>
          </w:rPr>
          <w:delText>that an employee, officer, or agent of t</w:delText>
        </w:r>
      </w:del>
      <w:ins w:author="John" w:date="2020-03-03T10:42:00Z" w:id="123">
        <w:r w:rsidRPr="6DE42C77" w:rsidR="00A47D58">
          <w:rPr>
            <w:rFonts w:ascii="Times New Roman" w:hAnsi="Times New Roman" w:cs="Times New Roman"/>
            <w:sz w:val="24"/>
            <w:szCs w:val="24"/>
            <w:lang w:val="en-US"/>
          </w:rPr>
          <w:t>T</w:t>
        </w:r>
      </w:ins>
      <w:r w:rsidRPr="6DE42C77">
        <w:rPr>
          <w:rFonts w:ascii="Times New Roman" w:hAnsi="Times New Roman" w:cs="Times New Roman"/>
          <w:sz w:val="24"/>
          <w:szCs w:val="24"/>
          <w:lang w:val="en-US"/>
        </w:rPr>
        <w:t>h</w:t>
      </w:r>
      <w:r w:rsidRPr="6DE42C77" w:rsidR="00BD6A00">
        <w:rPr>
          <w:rFonts w:ascii="Times New Roman" w:hAnsi="Times New Roman" w:cs="Times New Roman"/>
          <w:sz w:val="24"/>
          <w:szCs w:val="24"/>
          <w:lang w:val="en-US"/>
        </w:rPr>
        <w:t xml:space="preserve">e </w:t>
      </w:r>
      <w:r w:rsidRPr="6DE42C77" w:rsidR="001001F3">
        <w:rPr>
          <w:rFonts w:ascii="Times New Roman" w:hAnsi="Times New Roman" w:cs="Times New Roman"/>
          <w:sz w:val="24"/>
          <w:szCs w:val="24"/>
          <w:lang w:val="en-US"/>
        </w:rPr>
        <w:t>recipient</w:t>
      </w:r>
      <w:r w:rsidRPr="6DE42C77" w:rsidR="00BD6A00">
        <w:rPr>
          <w:rFonts w:ascii="Times New Roman" w:hAnsi="Times New Roman" w:cs="Times New Roman"/>
          <w:sz w:val="24"/>
          <w:szCs w:val="24"/>
          <w:lang w:val="en-US"/>
        </w:rPr>
        <w:t xml:space="preserve"> or any member of an </w:t>
      </w:r>
      <w:r w:rsidRPr="6DE42C77">
        <w:rPr>
          <w:rFonts w:ascii="Times New Roman" w:hAnsi="Times New Roman" w:cs="Times New Roman"/>
          <w:sz w:val="24"/>
          <w:szCs w:val="24"/>
          <w:lang w:val="en-US"/>
        </w:rPr>
        <w:t>employee’s immediate family cannot receive a sub</w:t>
      </w:r>
      <w:r w:rsidRPr="6DE42C77" w:rsidR="0031649B">
        <w:rPr>
          <w:rFonts w:ascii="Times New Roman" w:hAnsi="Times New Roman" w:cs="Times New Roman"/>
          <w:sz w:val="24"/>
          <w:szCs w:val="24"/>
          <w:lang w:val="en-US"/>
        </w:rPr>
        <w:t>-</w:t>
      </w:r>
      <w:r w:rsidRPr="6DE42C77">
        <w:rPr>
          <w:rFonts w:ascii="Times New Roman" w:hAnsi="Times New Roman" w:cs="Times New Roman"/>
          <w:sz w:val="24"/>
          <w:szCs w:val="24"/>
          <w:lang w:val="en-US"/>
        </w:rPr>
        <w:t>award, or have a financial or</w:t>
      </w:r>
      <w:r w:rsidRPr="6DE42C77" w:rsidR="00BD6A00">
        <w:rPr>
          <w:rFonts w:ascii="Times New Roman" w:hAnsi="Times New Roman" w:cs="Times New Roman"/>
          <w:i/>
          <w:iCs/>
          <w:sz w:val="24"/>
          <w:szCs w:val="24"/>
          <w:lang w:val="en-US"/>
        </w:rPr>
        <w:t xml:space="preserve"> </w:t>
      </w:r>
      <w:r w:rsidRPr="6DE42C77">
        <w:rPr>
          <w:rFonts w:ascii="Times New Roman" w:hAnsi="Times New Roman" w:cs="Times New Roman"/>
          <w:sz w:val="24"/>
          <w:szCs w:val="24"/>
          <w:lang w:val="en-US"/>
        </w:rPr>
        <w:t>other interest in the entity selected for a sub</w:t>
      </w:r>
      <w:r w:rsidRPr="6DE42C77" w:rsidR="0031649B">
        <w:rPr>
          <w:rFonts w:ascii="Times New Roman" w:hAnsi="Times New Roman" w:cs="Times New Roman"/>
          <w:sz w:val="24"/>
          <w:szCs w:val="24"/>
          <w:lang w:val="en-US"/>
        </w:rPr>
        <w:t>-</w:t>
      </w:r>
      <w:r w:rsidRPr="6DE42C77">
        <w:rPr>
          <w:rFonts w:ascii="Times New Roman" w:hAnsi="Times New Roman" w:cs="Times New Roman"/>
          <w:sz w:val="24"/>
          <w:szCs w:val="24"/>
          <w:lang w:val="en-US"/>
        </w:rPr>
        <w:t>award without disclosing the conflict</w:t>
      </w:r>
      <w:r w:rsidRPr="6DE42C77" w:rsidR="00BD6A00">
        <w:rPr>
          <w:rFonts w:ascii="Times New Roman" w:hAnsi="Times New Roman" w:cs="Times New Roman"/>
          <w:i/>
          <w:iCs/>
          <w:sz w:val="24"/>
          <w:szCs w:val="24"/>
          <w:lang w:val="en-US"/>
        </w:rPr>
        <w:t xml:space="preserve"> </w:t>
      </w:r>
      <w:r w:rsidRPr="6DE42C77">
        <w:rPr>
          <w:rFonts w:ascii="Times New Roman" w:hAnsi="Times New Roman" w:cs="Times New Roman"/>
          <w:sz w:val="24"/>
          <w:szCs w:val="24"/>
          <w:lang w:val="en-US"/>
        </w:rPr>
        <w:t>and following the recipient’s written policies and procedures for mitigating the</w:t>
      </w:r>
      <w:r w:rsidRPr="6DE42C77" w:rsidR="00BD6A00">
        <w:rPr>
          <w:rFonts w:ascii="Times New Roman" w:hAnsi="Times New Roman" w:cs="Times New Roman"/>
          <w:i/>
          <w:iCs/>
          <w:sz w:val="24"/>
          <w:szCs w:val="24"/>
          <w:lang w:val="en-US"/>
        </w:rPr>
        <w:t xml:space="preserve"> </w:t>
      </w:r>
      <w:r w:rsidRPr="6DE42C77">
        <w:rPr>
          <w:rFonts w:ascii="Times New Roman" w:hAnsi="Times New Roman" w:cs="Times New Roman"/>
          <w:sz w:val="24"/>
          <w:szCs w:val="24"/>
          <w:lang w:val="en-US"/>
        </w:rPr>
        <w:t xml:space="preserve">conflict. In addition, </w:t>
      </w:r>
      <w:del w:author="John" w:date="2020-03-03T10:42:00Z" w:id="124">
        <w:r w:rsidRPr="6DE42C77" w:rsidDel="00595B47">
          <w:rPr>
            <w:rFonts w:ascii="Times New Roman" w:hAnsi="Times New Roman" w:cs="Times New Roman"/>
            <w:sz w:val="24"/>
            <w:szCs w:val="24"/>
            <w:lang w:val="en-US"/>
          </w:rPr>
          <w:delText xml:space="preserve">the written policy must state that </w:delText>
        </w:r>
      </w:del>
      <w:r w:rsidRPr="6DE42C77">
        <w:rPr>
          <w:rFonts w:ascii="Times New Roman" w:hAnsi="Times New Roman" w:cs="Times New Roman"/>
          <w:sz w:val="24"/>
          <w:szCs w:val="24"/>
          <w:lang w:val="en-US"/>
        </w:rPr>
        <w:t>the officers, employees,</w:t>
      </w:r>
      <w:r w:rsidRPr="6DE42C77" w:rsidR="00BD6A00">
        <w:rPr>
          <w:rFonts w:ascii="Times New Roman" w:hAnsi="Times New Roman" w:cs="Times New Roman"/>
          <w:i/>
          <w:iCs/>
          <w:sz w:val="24"/>
          <w:szCs w:val="24"/>
          <w:lang w:val="en-US"/>
        </w:rPr>
        <w:t xml:space="preserve"> </w:t>
      </w:r>
      <w:r w:rsidRPr="6DE42C77">
        <w:rPr>
          <w:rFonts w:ascii="Times New Roman" w:hAnsi="Times New Roman" w:cs="Times New Roman"/>
          <w:sz w:val="24"/>
          <w:szCs w:val="24"/>
          <w:lang w:val="en-US"/>
        </w:rPr>
        <w:t>and agents of the recipient must neither solicit nor accept gratuities, favors, or</w:t>
      </w:r>
      <w:r w:rsidRPr="6DE42C77" w:rsidR="00BD6A00">
        <w:rPr>
          <w:rFonts w:ascii="Times New Roman" w:hAnsi="Times New Roman" w:cs="Times New Roman"/>
          <w:i/>
          <w:iCs/>
          <w:sz w:val="24"/>
          <w:szCs w:val="24"/>
          <w:lang w:val="en-US"/>
        </w:rPr>
        <w:t xml:space="preserve"> </w:t>
      </w:r>
      <w:r w:rsidRPr="6DE42C77">
        <w:rPr>
          <w:rFonts w:ascii="Times New Roman" w:hAnsi="Times New Roman" w:cs="Times New Roman"/>
          <w:sz w:val="24"/>
          <w:szCs w:val="24"/>
          <w:lang w:val="en-US"/>
        </w:rPr>
        <w:t>anything of monetary value from sub</w:t>
      </w:r>
      <w:r w:rsidRPr="6DE42C77" w:rsidR="0031649B">
        <w:rPr>
          <w:rFonts w:ascii="Times New Roman" w:hAnsi="Times New Roman" w:cs="Times New Roman"/>
          <w:sz w:val="24"/>
          <w:szCs w:val="24"/>
          <w:lang w:val="en-US"/>
        </w:rPr>
        <w:t>-</w:t>
      </w:r>
      <w:r w:rsidRPr="6DE42C77">
        <w:rPr>
          <w:rFonts w:ascii="Times New Roman" w:hAnsi="Times New Roman" w:cs="Times New Roman"/>
          <w:sz w:val="24"/>
          <w:szCs w:val="24"/>
          <w:lang w:val="en-US"/>
        </w:rPr>
        <w:t>recipients or prospective sub</w:t>
      </w:r>
      <w:r w:rsidRPr="6DE42C77" w:rsidR="0031649B">
        <w:rPr>
          <w:rFonts w:ascii="Times New Roman" w:hAnsi="Times New Roman" w:cs="Times New Roman"/>
          <w:sz w:val="24"/>
          <w:szCs w:val="24"/>
          <w:lang w:val="en-US"/>
        </w:rPr>
        <w:t>-</w:t>
      </w:r>
      <w:r w:rsidRPr="6DE42C77">
        <w:rPr>
          <w:rFonts w:ascii="Times New Roman" w:hAnsi="Times New Roman" w:cs="Times New Roman"/>
          <w:sz w:val="24"/>
          <w:szCs w:val="24"/>
          <w:lang w:val="en-US"/>
        </w:rPr>
        <w:t>recipients.</w:t>
      </w:r>
      <w:r w:rsidRPr="6DE42C77" w:rsidR="00BD6A00">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Any outside business dealings of the recipient’s employees must be legal</w:t>
      </w:r>
      <w:r w:rsidRPr="6DE42C77" w:rsidR="00BD6A00">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and not conflict in any manner with this award. Outside business dealings include, but are not limited to, any investments, loans, employment, or business ownership by the recipient’s employees, other than work to be performed under this award.</w:t>
      </w:r>
      <w:bookmarkEnd w:id="117"/>
    </w:p>
    <w:p w:rsidR="00A54C7F" w:rsidP="00A1100A" w:rsidRDefault="00A54C7F" w14:paraId="266C0595" w14:textId="77777777">
      <w:pPr>
        <w:pStyle w:val="ListParagraph"/>
        <w:ind w:left="360"/>
        <w:outlineLvl w:val="0"/>
        <w:rPr>
          <w:rFonts w:ascii="Times New Roman" w:hAnsi="Times New Roman" w:cs="Times New Roman"/>
          <w:sz w:val="24"/>
          <w:szCs w:val="24"/>
        </w:rPr>
      </w:pPr>
    </w:p>
    <w:p w:rsidR="00BD6A00" w:rsidP="6DE42C77" w:rsidRDefault="00595B47" w14:paraId="72489A46" w14:textId="59477BFA">
      <w:pPr>
        <w:pStyle w:val="ListParagraph"/>
        <w:ind w:left="360"/>
        <w:outlineLvl w:val="0"/>
        <w:rPr>
          <w:rFonts w:ascii="Times New Roman" w:hAnsi="Times New Roman" w:cs="Times New Roman"/>
          <w:sz w:val="24"/>
          <w:szCs w:val="24"/>
          <w:lang w:val="en-US"/>
        </w:rPr>
      </w:pPr>
      <w:bookmarkStart w:name="_Toc521414712" w:id="125"/>
      <w:r w:rsidRPr="6DE42C77">
        <w:rPr>
          <w:rFonts w:ascii="Times New Roman" w:hAnsi="Times New Roman" w:cs="Times New Roman"/>
          <w:sz w:val="24"/>
          <w:szCs w:val="24"/>
          <w:lang w:val="en-US"/>
        </w:rPr>
        <w:t xml:space="preserve">In the event the conduct of any recipient employee is not in accordance with this provision or this award, the recipient must coordinate with </w:t>
      </w:r>
      <w:r w:rsidRPr="6DE42C77" w:rsidR="00626979">
        <w:rPr>
          <w:rFonts w:ascii="Times New Roman" w:hAnsi="Times New Roman" w:cs="Times New Roman"/>
          <w:sz w:val="24"/>
          <w:szCs w:val="24"/>
          <w:lang w:val="en-US"/>
        </w:rPr>
        <w:t>Partners</w:t>
      </w:r>
      <w:r w:rsidRPr="6DE42C77">
        <w:rPr>
          <w:rFonts w:ascii="Times New Roman" w:hAnsi="Times New Roman" w:cs="Times New Roman"/>
          <w:sz w:val="24"/>
          <w:szCs w:val="24"/>
          <w:lang w:val="en-US"/>
        </w:rPr>
        <w:t xml:space="preserve"> to resolve the situation with regard to such employee including, if necessary, termination of the employee.</w:t>
      </w:r>
      <w:bookmarkEnd w:id="125"/>
      <w:r w:rsidRPr="6DE42C77">
        <w:rPr>
          <w:rFonts w:ascii="Times New Roman" w:hAnsi="Times New Roman" w:cs="Times New Roman"/>
          <w:sz w:val="24"/>
          <w:szCs w:val="24"/>
          <w:lang w:val="en-US"/>
        </w:rPr>
        <w:t xml:space="preserve"> </w:t>
      </w:r>
    </w:p>
    <w:p w:rsidRPr="00747528" w:rsidR="002C7322" w:rsidP="00A1100A" w:rsidRDefault="002C7322" w14:paraId="17536834" w14:textId="3803CBD4">
      <w:pPr>
        <w:rPr>
          <w:rFonts w:ascii="Times New Roman" w:hAnsi="Times New Roman" w:cs="Times New Roman"/>
          <w:sz w:val="24"/>
          <w:szCs w:val="24"/>
        </w:rPr>
      </w:pPr>
    </w:p>
    <w:p w:rsidR="009A0D86" w:rsidP="00A1100A" w:rsidRDefault="00595B47" w14:paraId="5E416A24" w14:textId="77777777">
      <w:pPr>
        <w:ind w:left="2880" w:firstLine="720"/>
        <w:rPr>
          <w:rFonts w:ascii="Times New Roman" w:hAnsi="Times New Roman" w:cs="Times New Roman"/>
          <w:sz w:val="24"/>
          <w:szCs w:val="24"/>
        </w:rPr>
      </w:pPr>
      <w:r w:rsidRPr="00747528">
        <w:rPr>
          <w:rFonts w:ascii="Times New Roman" w:hAnsi="Times New Roman" w:cs="Times New Roman"/>
          <w:sz w:val="24"/>
          <w:szCs w:val="24"/>
        </w:rPr>
        <w:t xml:space="preserve">[END OF PROVISION] </w:t>
      </w:r>
    </w:p>
    <w:p w:rsidR="0029080C" w:rsidP="00F903ED" w:rsidRDefault="0029080C" w14:paraId="42B1F80F" w14:textId="1437399E">
      <w:pPr>
        <w:rPr>
          <w:rFonts w:ascii="Times New Roman" w:hAnsi="Times New Roman" w:cs="Times New Roman"/>
          <w:sz w:val="24"/>
          <w:szCs w:val="24"/>
        </w:rPr>
      </w:pPr>
    </w:p>
    <w:p w:rsidR="00A54C7F" w:rsidP="00A1100A" w:rsidRDefault="009A0D86" w14:paraId="10D18D30" w14:textId="77777777">
      <w:pPr>
        <w:pStyle w:val="Style10"/>
        <w:spacing w:line="276" w:lineRule="auto"/>
        <w:ind w:left="360"/>
      </w:pPr>
      <w:bookmarkStart w:name="_Toc521414713" w:id="126"/>
      <w:bookmarkStart w:name="_Toc5359071" w:id="127"/>
      <w:r w:rsidRPr="00A54C7F">
        <w:t>DEBARMENT AND SUSPENSION</w:t>
      </w:r>
      <w:bookmarkEnd w:id="126"/>
      <w:bookmarkEnd w:id="127"/>
    </w:p>
    <w:p w:rsidR="00A54C7F" w:rsidP="00A1100A" w:rsidRDefault="00A20136" w14:paraId="30C6C070" w14:textId="77777777">
      <w:pPr>
        <w:pStyle w:val="ListParagraph"/>
        <w:ind w:left="360"/>
        <w:outlineLvl w:val="0"/>
        <w:rPr>
          <w:rFonts w:ascii="Times New Roman" w:hAnsi="Times New Roman" w:cs="Times New Roman"/>
          <w:i/>
          <w:sz w:val="24"/>
          <w:szCs w:val="24"/>
        </w:rPr>
      </w:pPr>
      <w:bookmarkStart w:name="_Toc521414714" w:id="128"/>
      <w:r w:rsidRPr="00A54C7F">
        <w:rPr>
          <w:rFonts w:ascii="Times New Roman" w:hAnsi="Times New Roman" w:cs="Times New Roman"/>
          <w:i/>
          <w:sz w:val="24"/>
          <w:szCs w:val="24"/>
        </w:rPr>
        <w:t>Applicable to all</w:t>
      </w:r>
      <w:bookmarkEnd w:id="128"/>
      <w:r w:rsidRPr="00A54C7F">
        <w:rPr>
          <w:rFonts w:ascii="Times New Roman" w:hAnsi="Times New Roman" w:cs="Times New Roman"/>
          <w:i/>
          <w:sz w:val="24"/>
          <w:szCs w:val="24"/>
        </w:rPr>
        <w:t xml:space="preserve"> </w:t>
      </w:r>
    </w:p>
    <w:p w:rsidR="00A54C7F" w:rsidP="00A1100A" w:rsidRDefault="00A54C7F" w14:paraId="227E8091" w14:textId="77777777">
      <w:pPr>
        <w:pStyle w:val="ListParagraph"/>
        <w:ind w:left="360"/>
        <w:outlineLvl w:val="0"/>
        <w:rPr>
          <w:rFonts w:ascii="Times New Roman" w:hAnsi="Times New Roman" w:cs="Times New Roman"/>
          <w:i/>
          <w:sz w:val="24"/>
          <w:szCs w:val="24"/>
        </w:rPr>
      </w:pPr>
    </w:p>
    <w:p w:rsidR="00A54C7F" w:rsidP="6DE42C77" w:rsidRDefault="00595B47" w14:paraId="334BC915" w14:textId="77777777">
      <w:pPr>
        <w:pStyle w:val="ListParagraph"/>
        <w:ind w:left="360"/>
        <w:outlineLvl w:val="0"/>
        <w:rPr>
          <w:rFonts w:ascii="Times New Roman" w:hAnsi="Times New Roman" w:cs="Times New Roman"/>
          <w:sz w:val="24"/>
          <w:szCs w:val="24"/>
          <w:lang w:val="en-US"/>
        </w:rPr>
      </w:pPr>
      <w:bookmarkStart w:name="_Toc521414715" w:id="129"/>
      <w:r w:rsidRPr="6DE42C77">
        <w:rPr>
          <w:rFonts w:ascii="Times New Roman" w:hAnsi="Times New Roman" w:cs="Times New Roman"/>
          <w:sz w:val="24"/>
          <w:szCs w:val="24"/>
          <w:lang w:val="en-US"/>
        </w:rPr>
        <w:t>The recipient must not transact or conduct business under this award with any individual or entity that has an active exclusion on the System for Award Management (SAM) (</w:t>
      </w:r>
      <w:hyperlink r:id="rId14">
        <w:r w:rsidRPr="6DE42C77" w:rsidR="0034684E">
          <w:rPr>
            <w:rStyle w:val="Hyperlink"/>
            <w:rFonts w:ascii="Times New Roman" w:hAnsi="Times New Roman" w:cs="Times New Roman"/>
            <w:sz w:val="24"/>
            <w:szCs w:val="24"/>
            <w:lang w:val="en-US"/>
          </w:rPr>
          <w:t>www.sam.gov</w:t>
        </w:r>
      </w:hyperlink>
      <w:r w:rsidRPr="6DE42C77">
        <w:rPr>
          <w:rFonts w:ascii="Times New Roman" w:hAnsi="Times New Roman" w:cs="Times New Roman"/>
          <w:sz w:val="24"/>
          <w:szCs w:val="24"/>
          <w:lang w:val="en-US"/>
        </w:rPr>
        <w:t>). The list contains those individuals and entities that the U.S. Government has suspended or debarred based on misconduct or a determination by the U.S. Government that the person or entity cannot be trusted to safeguard funds.</w:t>
      </w:r>
      <w:r w:rsidRPr="6DE42C77" w:rsidR="00626979">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 xml:space="preserve">If the recipient has any questions about listings in the system, these must be directed to </w:t>
      </w:r>
      <w:r w:rsidRPr="6DE42C77" w:rsidR="00626979">
        <w:rPr>
          <w:rFonts w:ascii="Times New Roman" w:hAnsi="Times New Roman" w:cs="Times New Roman"/>
          <w:sz w:val="24"/>
          <w:szCs w:val="24"/>
          <w:lang w:val="en-US"/>
        </w:rPr>
        <w:t>Partners</w:t>
      </w:r>
      <w:r w:rsidRPr="6DE42C77">
        <w:rPr>
          <w:rFonts w:ascii="Times New Roman" w:hAnsi="Times New Roman" w:cs="Times New Roman"/>
          <w:sz w:val="24"/>
          <w:szCs w:val="24"/>
          <w:lang w:val="en-US"/>
        </w:rPr>
        <w:t>.</w:t>
      </w:r>
      <w:bookmarkEnd w:id="129"/>
      <w:r w:rsidRPr="6DE42C77">
        <w:rPr>
          <w:rFonts w:ascii="Times New Roman" w:hAnsi="Times New Roman" w:cs="Times New Roman"/>
          <w:sz w:val="24"/>
          <w:szCs w:val="24"/>
          <w:lang w:val="en-US"/>
        </w:rPr>
        <w:t xml:space="preserve"> </w:t>
      </w:r>
    </w:p>
    <w:p w:rsidR="00A54C7F" w:rsidP="00A1100A" w:rsidRDefault="00A54C7F" w14:paraId="7DA06470" w14:textId="77777777">
      <w:pPr>
        <w:pStyle w:val="ListParagraph"/>
        <w:ind w:left="360"/>
        <w:outlineLvl w:val="0"/>
        <w:rPr>
          <w:rFonts w:ascii="Times New Roman" w:hAnsi="Times New Roman" w:cs="Times New Roman"/>
          <w:sz w:val="24"/>
          <w:szCs w:val="24"/>
        </w:rPr>
      </w:pPr>
    </w:p>
    <w:p w:rsidR="00A54C7F" w:rsidP="6DE42C77" w:rsidRDefault="00626979" w14:paraId="0AA99A9C" w14:textId="77777777">
      <w:pPr>
        <w:pStyle w:val="ListParagraph"/>
        <w:ind w:left="360"/>
        <w:outlineLvl w:val="0"/>
        <w:rPr>
          <w:rFonts w:ascii="Times New Roman" w:hAnsi="Times New Roman" w:cs="Times New Roman"/>
          <w:sz w:val="24"/>
          <w:szCs w:val="24"/>
          <w:lang w:val="en-US"/>
        </w:rPr>
      </w:pPr>
      <w:bookmarkStart w:name="_Toc521414716" w:id="130"/>
      <w:r w:rsidRPr="6DE42C77">
        <w:rPr>
          <w:rFonts w:ascii="Times New Roman" w:hAnsi="Times New Roman" w:cs="Times New Roman"/>
          <w:sz w:val="24"/>
          <w:szCs w:val="24"/>
          <w:lang w:val="en-US"/>
        </w:rPr>
        <w:t>Partners</w:t>
      </w:r>
      <w:r w:rsidRPr="6DE42C77" w:rsidR="00595B47">
        <w:rPr>
          <w:rFonts w:ascii="Times New Roman" w:hAnsi="Times New Roman" w:cs="Times New Roman"/>
          <w:sz w:val="24"/>
          <w:szCs w:val="24"/>
          <w:lang w:val="en-US"/>
        </w:rPr>
        <w:t xml:space="preserve"> may disallow costs, annul or terminate the transaction, debar or suspend the recipient, or take other remedies as appropriate, if the recipient violates this provision. Although doing so is not automatic, </w:t>
      </w:r>
      <w:r w:rsidRPr="6DE42C77">
        <w:rPr>
          <w:rFonts w:ascii="Times New Roman" w:hAnsi="Times New Roman" w:cs="Times New Roman"/>
          <w:sz w:val="24"/>
          <w:szCs w:val="24"/>
          <w:lang w:val="en-US"/>
        </w:rPr>
        <w:t>Partners</w:t>
      </w:r>
      <w:r w:rsidRPr="6DE42C77" w:rsidR="00595B47">
        <w:rPr>
          <w:rFonts w:ascii="Times New Roman" w:hAnsi="Times New Roman" w:cs="Times New Roman"/>
          <w:sz w:val="24"/>
          <w:szCs w:val="24"/>
          <w:lang w:val="en-US"/>
        </w:rPr>
        <w:t xml:space="preserve"> may terminate this award if a rec</w:t>
      </w:r>
      <w:r w:rsidRPr="6DE42C77" w:rsidR="009D35D3">
        <w:rPr>
          <w:rFonts w:ascii="Times New Roman" w:hAnsi="Times New Roman" w:cs="Times New Roman"/>
          <w:sz w:val="24"/>
          <w:szCs w:val="24"/>
          <w:lang w:val="en-US"/>
        </w:rPr>
        <w:t xml:space="preserve">ipient or any of its principals </w:t>
      </w:r>
      <w:r w:rsidRPr="6DE42C77" w:rsidR="00595B47">
        <w:rPr>
          <w:rFonts w:ascii="Times New Roman" w:hAnsi="Times New Roman" w:cs="Times New Roman"/>
          <w:sz w:val="24"/>
          <w:szCs w:val="24"/>
          <w:lang w:val="en-US"/>
        </w:rPr>
        <w:t>meet any of th</w:t>
      </w:r>
      <w:r w:rsidRPr="6DE42C77">
        <w:rPr>
          <w:rFonts w:ascii="Times New Roman" w:hAnsi="Times New Roman" w:cs="Times New Roman"/>
          <w:sz w:val="24"/>
          <w:szCs w:val="24"/>
          <w:lang w:val="en-US"/>
        </w:rPr>
        <w:t xml:space="preserve">e conditions listed </w:t>
      </w:r>
      <w:r w:rsidRPr="6DE42C77" w:rsidR="00595B47">
        <w:rPr>
          <w:rFonts w:ascii="Times New Roman" w:hAnsi="Times New Roman" w:cs="Times New Roman"/>
          <w:sz w:val="24"/>
          <w:szCs w:val="24"/>
          <w:lang w:val="en-US"/>
        </w:rPr>
        <w:t xml:space="preserve">below. If such a situation arises, </w:t>
      </w:r>
      <w:r w:rsidRPr="6DE42C77">
        <w:rPr>
          <w:rFonts w:ascii="Times New Roman" w:hAnsi="Times New Roman" w:cs="Times New Roman"/>
          <w:sz w:val="24"/>
          <w:szCs w:val="24"/>
          <w:lang w:val="en-US"/>
        </w:rPr>
        <w:t>Partners</w:t>
      </w:r>
      <w:r w:rsidRPr="6DE42C77" w:rsidR="00595B47">
        <w:rPr>
          <w:rFonts w:ascii="Times New Roman" w:hAnsi="Times New Roman" w:cs="Times New Roman"/>
          <w:sz w:val="24"/>
          <w:szCs w:val="24"/>
          <w:lang w:val="en-US"/>
        </w:rPr>
        <w:t xml:space="preserve"> will consider the totality of circumstances—including the recipient’s response to the situation and any additional information submitted—when </w:t>
      </w:r>
      <w:r w:rsidRPr="6DE42C77">
        <w:rPr>
          <w:rFonts w:ascii="Times New Roman" w:hAnsi="Times New Roman" w:cs="Times New Roman"/>
          <w:sz w:val="24"/>
          <w:szCs w:val="24"/>
          <w:lang w:val="en-US"/>
        </w:rPr>
        <w:t>Partners determines its response.</w:t>
      </w:r>
      <w:bookmarkEnd w:id="130"/>
      <w:r w:rsidRPr="6DE42C77">
        <w:rPr>
          <w:rFonts w:ascii="Times New Roman" w:hAnsi="Times New Roman" w:cs="Times New Roman"/>
          <w:sz w:val="24"/>
          <w:szCs w:val="24"/>
          <w:lang w:val="en-US"/>
        </w:rPr>
        <w:t xml:space="preserve"> </w:t>
      </w:r>
    </w:p>
    <w:p w:rsidR="00A54C7F" w:rsidP="00A1100A" w:rsidRDefault="00A54C7F" w14:paraId="51462BD8" w14:textId="77777777">
      <w:pPr>
        <w:pStyle w:val="ListParagraph"/>
        <w:ind w:left="360"/>
        <w:outlineLvl w:val="0"/>
        <w:rPr>
          <w:rFonts w:ascii="Times New Roman" w:hAnsi="Times New Roman" w:cs="Times New Roman"/>
          <w:sz w:val="24"/>
          <w:szCs w:val="24"/>
        </w:rPr>
      </w:pPr>
    </w:p>
    <w:p w:rsidRPr="00A54C7F" w:rsidR="002C7322" w:rsidP="6DE42C77" w:rsidRDefault="00595B47" w14:paraId="1E171165" w14:textId="279D1BF4">
      <w:pPr>
        <w:pStyle w:val="ListParagraph"/>
        <w:ind w:left="360"/>
        <w:outlineLvl w:val="0"/>
        <w:rPr>
          <w:rFonts w:ascii="Times New Roman" w:hAnsi="Times New Roman" w:cs="Times New Roman"/>
          <w:b/>
          <w:bCs/>
          <w:sz w:val="24"/>
          <w:szCs w:val="24"/>
          <w:lang w:val="en-US"/>
        </w:rPr>
      </w:pPr>
      <w:bookmarkStart w:name="_Toc521414717" w:id="131"/>
      <w:r w:rsidRPr="6DE42C77">
        <w:rPr>
          <w:rFonts w:ascii="Times New Roman" w:hAnsi="Times New Roman" w:cs="Times New Roman"/>
          <w:sz w:val="24"/>
          <w:szCs w:val="24"/>
          <w:lang w:val="en-US"/>
        </w:rPr>
        <w:t xml:space="preserve">The recipient must notify </w:t>
      </w:r>
      <w:r w:rsidRPr="6DE42C77" w:rsidR="00626979">
        <w:rPr>
          <w:rFonts w:ascii="Times New Roman" w:hAnsi="Times New Roman" w:cs="Times New Roman"/>
          <w:sz w:val="24"/>
          <w:szCs w:val="24"/>
          <w:lang w:val="en-US"/>
        </w:rPr>
        <w:t>Partners</w:t>
      </w:r>
      <w:r w:rsidRPr="6DE42C77">
        <w:rPr>
          <w:rFonts w:ascii="Times New Roman" w:hAnsi="Times New Roman" w:cs="Times New Roman"/>
          <w:sz w:val="24"/>
          <w:szCs w:val="24"/>
          <w:lang w:val="en-US"/>
        </w:rPr>
        <w:t xml:space="preserve"> immediately upon learning that it or any of its principals, at any time prior to or during the duration of this award:</w:t>
      </w:r>
      <w:bookmarkEnd w:id="131"/>
    </w:p>
    <w:p w:rsidRPr="00747528" w:rsidR="002C7322" w:rsidP="00A1100A" w:rsidRDefault="00595B47" w14:paraId="76030629" w14:textId="77777777">
      <w:pPr>
        <w:numPr>
          <w:ilvl w:val="0"/>
          <w:numId w:val="1"/>
        </w:numPr>
        <w:contextualSpacing/>
        <w:rPr>
          <w:rFonts w:ascii="Times New Roman" w:hAnsi="Times New Roman" w:cs="Times New Roman"/>
          <w:sz w:val="24"/>
          <w:szCs w:val="24"/>
        </w:rPr>
      </w:pPr>
      <w:r w:rsidRPr="00747528">
        <w:rPr>
          <w:rFonts w:ascii="Times New Roman" w:hAnsi="Times New Roman" w:cs="Times New Roman"/>
          <w:sz w:val="24"/>
          <w:szCs w:val="24"/>
        </w:rPr>
        <w:tab/>
      </w:r>
    </w:p>
    <w:p w:rsidRPr="00626979" w:rsidR="002C7322" w:rsidP="6DE42C77" w:rsidRDefault="00595B47" w14:paraId="269E546A" w14:textId="57A237F2">
      <w:pPr>
        <w:numPr>
          <w:ilvl w:val="0"/>
          <w:numId w:val="1"/>
        </w:numPr>
        <w:contextualSpacing/>
        <w:rPr>
          <w:rFonts w:ascii="Times New Roman" w:hAnsi="Times New Roman" w:cs="Times New Roman"/>
          <w:sz w:val="24"/>
          <w:szCs w:val="24"/>
          <w:lang w:val="en-US"/>
        </w:rPr>
      </w:pPr>
      <w:r w:rsidRPr="6DE42C77">
        <w:rPr>
          <w:rFonts w:ascii="Times New Roman" w:hAnsi="Times New Roman" w:cs="Times New Roman"/>
          <w:sz w:val="24"/>
          <w:szCs w:val="24"/>
          <w:lang w:val="en-US"/>
        </w:rPr>
        <w:t>(1)</w:t>
      </w:r>
      <w:r>
        <w:tab/>
      </w:r>
      <w:r w:rsidRPr="6DE42C77">
        <w:rPr>
          <w:rFonts w:ascii="Times New Roman" w:hAnsi="Times New Roman" w:cs="Times New Roman"/>
          <w:sz w:val="24"/>
          <w:szCs w:val="24"/>
          <w:lang w:val="en-US"/>
        </w:rPr>
        <w:t xml:space="preserve">Are presently excluded or disqualified from doing business with </w:t>
      </w:r>
      <w:r w:rsidRPr="6DE42C77" w:rsidR="00626979">
        <w:rPr>
          <w:rFonts w:ascii="Times New Roman" w:hAnsi="Times New Roman" w:cs="Times New Roman"/>
          <w:sz w:val="24"/>
          <w:szCs w:val="24"/>
          <w:lang w:val="en-US"/>
        </w:rPr>
        <w:t>the U.S.</w:t>
      </w:r>
      <w:r w:rsidRPr="6DE42C77">
        <w:rPr>
          <w:rFonts w:ascii="Times New Roman" w:hAnsi="Times New Roman" w:cs="Times New Roman"/>
          <w:sz w:val="24"/>
          <w:szCs w:val="24"/>
          <w:lang w:val="en-US"/>
        </w:rPr>
        <w:t>;</w:t>
      </w:r>
    </w:p>
    <w:p w:rsidRPr="00035C58" w:rsidR="002C7322" w:rsidP="00A1100A" w:rsidRDefault="00595B47" w14:paraId="23192B5E" w14:textId="77777777">
      <w:pPr>
        <w:numPr>
          <w:ilvl w:val="0"/>
          <w:numId w:val="1"/>
        </w:numPr>
        <w:contextualSpacing/>
        <w:rPr>
          <w:rFonts w:ascii="Times New Roman" w:hAnsi="Times New Roman" w:cs="Times New Roman"/>
          <w:sz w:val="16"/>
          <w:szCs w:val="16"/>
        </w:rPr>
      </w:pPr>
      <w:r w:rsidRPr="00035C58">
        <w:rPr>
          <w:rFonts w:ascii="Times New Roman" w:hAnsi="Times New Roman" w:cs="Times New Roman"/>
          <w:sz w:val="16"/>
          <w:szCs w:val="16"/>
        </w:rPr>
        <w:tab/>
      </w:r>
      <w:r w:rsidRPr="00035C58">
        <w:rPr>
          <w:rFonts w:ascii="Times New Roman" w:hAnsi="Times New Roman" w:cs="Times New Roman"/>
          <w:sz w:val="16"/>
          <w:szCs w:val="16"/>
        </w:rPr>
        <w:tab/>
      </w:r>
      <w:r w:rsidRPr="00035C58">
        <w:rPr>
          <w:rFonts w:ascii="Times New Roman" w:hAnsi="Times New Roman" w:cs="Times New Roman"/>
          <w:sz w:val="16"/>
          <w:szCs w:val="16"/>
        </w:rPr>
        <w:tab/>
      </w:r>
      <w:r w:rsidRPr="00035C58">
        <w:rPr>
          <w:rFonts w:ascii="Times New Roman" w:hAnsi="Times New Roman" w:cs="Times New Roman"/>
          <w:sz w:val="16"/>
          <w:szCs w:val="16"/>
        </w:rPr>
        <w:tab/>
      </w:r>
      <w:r w:rsidRPr="00035C58">
        <w:rPr>
          <w:rFonts w:ascii="Times New Roman" w:hAnsi="Times New Roman" w:cs="Times New Roman"/>
          <w:sz w:val="16"/>
          <w:szCs w:val="16"/>
        </w:rPr>
        <w:tab/>
      </w:r>
      <w:r w:rsidRPr="00035C58">
        <w:rPr>
          <w:rFonts w:ascii="Times New Roman" w:hAnsi="Times New Roman" w:cs="Times New Roman"/>
          <w:sz w:val="16"/>
          <w:szCs w:val="16"/>
        </w:rPr>
        <w:tab/>
      </w:r>
    </w:p>
    <w:p w:rsidRPr="00747528" w:rsidR="002C7322" w:rsidP="6DE42C77" w:rsidRDefault="00595B47" w14:paraId="17A18C38" w14:textId="77777777">
      <w:pPr>
        <w:numPr>
          <w:ilvl w:val="0"/>
          <w:numId w:val="1"/>
        </w:numPr>
        <w:contextualSpacing/>
        <w:rPr>
          <w:rFonts w:ascii="Times New Roman" w:hAnsi="Times New Roman" w:cs="Times New Roman"/>
          <w:sz w:val="24"/>
          <w:szCs w:val="24"/>
          <w:lang w:val="en-US"/>
        </w:rPr>
      </w:pPr>
      <w:r w:rsidRPr="6DE42C77">
        <w:rPr>
          <w:rFonts w:ascii="Times New Roman" w:hAnsi="Times New Roman" w:cs="Times New Roman"/>
          <w:sz w:val="24"/>
          <w:szCs w:val="24"/>
          <w:lang w:val="en-US"/>
        </w:rPr>
        <w:t>(2)</w:t>
      </w:r>
      <w:r>
        <w:tab/>
      </w:r>
      <w:r w:rsidRPr="6DE42C77">
        <w:rPr>
          <w:rFonts w:ascii="Times New Roman" w:hAnsi="Times New Roman" w:cs="Times New Roman"/>
          <w:sz w:val="24"/>
          <w:szCs w:val="24"/>
          <w:lang w:val="en-US"/>
        </w:rPr>
        <w:t xml:space="preserve">Have been convicted or found liable within the preceding three years for </w:t>
      </w:r>
    </w:p>
    <w:p w:rsidRPr="00747528" w:rsidR="002C7322" w:rsidP="6DE42C77" w:rsidRDefault="00595B47" w14:paraId="2B8CF65E" w14:textId="77777777">
      <w:pPr>
        <w:ind w:left="1440"/>
        <w:rPr>
          <w:rFonts w:ascii="Times New Roman" w:hAnsi="Times New Roman" w:cs="Times New Roman"/>
          <w:sz w:val="24"/>
          <w:szCs w:val="24"/>
          <w:lang w:val="en-US"/>
        </w:rPr>
      </w:pPr>
      <w:r w:rsidRPr="6DE42C77">
        <w:rPr>
          <w:rFonts w:ascii="Times New Roman" w:hAnsi="Times New Roman" w:cs="Times New Roman"/>
          <w:sz w:val="24"/>
          <w:szCs w:val="24"/>
          <w:lang w:val="en-US"/>
        </w:rPr>
        <w:t>committing any offense indicating a lack of business integrity or business honesty such as fraud, embezzlement, theft, forgery, bribery or lying;</w:t>
      </w:r>
    </w:p>
    <w:p w:rsidRPr="00035C58" w:rsidR="002C7322" w:rsidP="00A1100A" w:rsidRDefault="00595B47" w14:paraId="59D44C90" w14:textId="77777777">
      <w:pPr>
        <w:numPr>
          <w:ilvl w:val="0"/>
          <w:numId w:val="1"/>
        </w:numPr>
        <w:contextualSpacing/>
        <w:rPr>
          <w:rFonts w:ascii="Times New Roman" w:hAnsi="Times New Roman" w:cs="Times New Roman"/>
          <w:sz w:val="16"/>
          <w:szCs w:val="16"/>
        </w:rPr>
      </w:pPr>
      <w:r w:rsidRPr="00035C58">
        <w:rPr>
          <w:rFonts w:ascii="Times New Roman" w:hAnsi="Times New Roman" w:cs="Times New Roman"/>
          <w:sz w:val="16"/>
          <w:szCs w:val="16"/>
        </w:rPr>
        <w:tab/>
      </w:r>
      <w:r w:rsidRPr="00035C58">
        <w:rPr>
          <w:rFonts w:ascii="Times New Roman" w:hAnsi="Times New Roman" w:cs="Times New Roman"/>
          <w:sz w:val="16"/>
          <w:szCs w:val="16"/>
        </w:rPr>
        <w:tab/>
      </w:r>
      <w:r w:rsidRPr="00035C58">
        <w:rPr>
          <w:rFonts w:ascii="Times New Roman" w:hAnsi="Times New Roman" w:cs="Times New Roman"/>
          <w:sz w:val="16"/>
          <w:szCs w:val="16"/>
        </w:rPr>
        <w:tab/>
      </w:r>
      <w:r w:rsidRPr="00035C58">
        <w:rPr>
          <w:rFonts w:ascii="Times New Roman" w:hAnsi="Times New Roman" w:cs="Times New Roman"/>
          <w:sz w:val="16"/>
          <w:szCs w:val="16"/>
        </w:rPr>
        <w:tab/>
      </w:r>
      <w:r w:rsidRPr="00035C58">
        <w:rPr>
          <w:rFonts w:ascii="Times New Roman" w:hAnsi="Times New Roman" w:cs="Times New Roman"/>
          <w:sz w:val="16"/>
          <w:szCs w:val="16"/>
        </w:rPr>
        <w:tab/>
      </w:r>
      <w:r w:rsidRPr="00035C58">
        <w:rPr>
          <w:rFonts w:ascii="Times New Roman" w:hAnsi="Times New Roman" w:cs="Times New Roman"/>
          <w:sz w:val="16"/>
          <w:szCs w:val="16"/>
        </w:rPr>
        <w:tab/>
      </w:r>
      <w:r w:rsidRPr="00035C58">
        <w:rPr>
          <w:rFonts w:ascii="Times New Roman" w:hAnsi="Times New Roman" w:cs="Times New Roman"/>
          <w:sz w:val="16"/>
          <w:szCs w:val="16"/>
        </w:rPr>
        <w:tab/>
      </w:r>
    </w:p>
    <w:p w:rsidRPr="00747528" w:rsidR="002C7322" w:rsidP="6DE42C77" w:rsidRDefault="00595B47" w14:paraId="0CA2B599" w14:textId="77E6C522">
      <w:pPr>
        <w:ind w:left="1440" w:hanging="720"/>
        <w:rPr>
          <w:rFonts w:ascii="Times New Roman" w:hAnsi="Times New Roman" w:cs="Times New Roman"/>
          <w:sz w:val="24"/>
          <w:szCs w:val="24"/>
          <w:lang w:val="en-US"/>
        </w:rPr>
      </w:pPr>
      <w:r w:rsidRPr="6DE42C77">
        <w:rPr>
          <w:rFonts w:ascii="Times New Roman" w:hAnsi="Times New Roman" w:cs="Times New Roman"/>
          <w:sz w:val="24"/>
          <w:szCs w:val="24"/>
          <w:lang w:val="en-US"/>
        </w:rPr>
        <w:t>(3)</w:t>
      </w:r>
      <w:r>
        <w:tab/>
      </w:r>
      <w:r w:rsidRPr="6DE42C77">
        <w:rPr>
          <w:rFonts w:ascii="Times New Roman" w:hAnsi="Times New Roman" w:cs="Times New Roman"/>
          <w:sz w:val="24"/>
          <w:szCs w:val="24"/>
          <w:lang w:val="en-US"/>
        </w:rPr>
        <w:t>Are presently indicted for or otherwise criminally or civilly charged by</w:t>
      </w:r>
      <w:r w:rsidRPr="6DE42C77" w:rsidR="001001F3">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any governmental entity for any of the offenses; or</w:t>
      </w:r>
    </w:p>
    <w:p w:rsidRPr="00035C58" w:rsidR="002C7322" w:rsidP="00A1100A" w:rsidRDefault="00595B47" w14:paraId="591D75B0" w14:textId="77777777">
      <w:pPr>
        <w:ind w:left="1440"/>
        <w:rPr>
          <w:rFonts w:ascii="Times New Roman" w:hAnsi="Times New Roman" w:cs="Times New Roman"/>
          <w:sz w:val="16"/>
          <w:szCs w:val="16"/>
        </w:rPr>
      </w:pPr>
      <w:r w:rsidRPr="00035C58">
        <w:rPr>
          <w:rFonts w:ascii="Times New Roman" w:hAnsi="Times New Roman" w:cs="Times New Roman"/>
          <w:sz w:val="16"/>
          <w:szCs w:val="16"/>
        </w:rPr>
        <w:tab/>
      </w:r>
    </w:p>
    <w:p w:rsidR="00A54C7F" w:rsidP="6DE42C77" w:rsidRDefault="00595B47" w14:paraId="01F21C71" w14:textId="77777777">
      <w:pPr>
        <w:ind w:left="1440" w:hanging="720"/>
        <w:rPr>
          <w:rFonts w:ascii="Times New Roman" w:hAnsi="Times New Roman" w:cs="Times New Roman"/>
          <w:sz w:val="24"/>
          <w:szCs w:val="24"/>
          <w:lang w:val="en-US"/>
        </w:rPr>
      </w:pPr>
      <w:r w:rsidRPr="6DE42C77">
        <w:rPr>
          <w:rFonts w:ascii="Times New Roman" w:hAnsi="Times New Roman" w:cs="Times New Roman"/>
          <w:sz w:val="24"/>
          <w:szCs w:val="24"/>
          <w:lang w:val="en-US"/>
        </w:rPr>
        <w:t>(4)</w:t>
      </w:r>
      <w:r>
        <w:tab/>
      </w:r>
      <w:r w:rsidRPr="6DE42C77">
        <w:rPr>
          <w:rFonts w:ascii="Times New Roman" w:hAnsi="Times New Roman" w:cs="Times New Roman"/>
          <w:sz w:val="24"/>
          <w:szCs w:val="24"/>
          <w:lang w:val="en-US"/>
        </w:rPr>
        <w:t xml:space="preserve">Have had one or more agreements terminated for cause or default within the preceding three years. </w:t>
      </w:r>
    </w:p>
    <w:p w:rsidR="00A54C7F" w:rsidP="00A1100A" w:rsidRDefault="00A54C7F" w14:paraId="032B1470" w14:textId="77777777">
      <w:pPr>
        <w:ind w:left="1440" w:hanging="720"/>
        <w:rPr>
          <w:rFonts w:ascii="Times New Roman" w:hAnsi="Times New Roman" w:cs="Times New Roman"/>
          <w:sz w:val="24"/>
          <w:szCs w:val="24"/>
        </w:rPr>
      </w:pPr>
    </w:p>
    <w:p w:rsidRPr="00A54C7F" w:rsidR="002C7322" w:rsidP="00A1100A" w:rsidRDefault="00595B47" w14:paraId="2DC1D09F" w14:textId="4039C443">
      <w:pPr>
        <w:ind w:left="1440" w:hanging="720"/>
        <w:rPr>
          <w:rFonts w:ascii="Times New Roman" w:hAnsi="Times New Roman" w:cs="Times New Roman"/>
          <w:sz w:val="24"/>
          <w:szCs w:val="24"/>
        </w:rPr>
      </w:pPr>
      <w:r w:rsidRPr="00A54C7F">
        <w:rPr>
          <w:rFonts w:ascii="Times New Roman" w:hAnsi="Times New Roman" w:cs="Times New Roman"/>
          <w:sz w:val="24"/>
          <w:szCs w:val="24"/>
        </w:rPr>
        <w:t>Principal means—</w:t>
      </w:r>
    </w:p>
    <w:p w:rsidRPr="00035C58" w:rsidR="00035C58" w:rsidP="00A1100A" w:rsidRDefault="00035C58" w14:paraId="7D97D31C" w14:textId="77777777">
      <w:pPr>
        <w:ind w:left="720"/>
        <w:rPr>
          <w:rFonts w:ascii="Times New Roman" w:hAnsi="Times New Roman" w:cs="Times New Roman"/>
          <w:sz w:val="16"/>
          <w:szCs w:val="16"/>
        </w:rPr>
      </w:pPr>
    </w:p>
    <w:p w:rsidRPr="00747528" w:rsidR="002C7322" w:rsidP="6DE42C77" w:rsidRDefault="00595B47" w14:paraId="1C68540D" w14:textId="77777777">
      <w:pPr>
        <w:ind w:left="720"/>
        <w:rPr>
          <w:rFonts w:ascii="Times New Roman" w:hAnsi="Times New Roman" w:cs="Times New Roman"/>
          <w:sz w:val="24"/>
          <w:szCs w:val="24"/>
          <w:lang w:val="en-US"/>
        </w:rPr>
      </w:pPr>
      <w:r w:rsidRPr="6DE42C77">
        <w:rPr>
          <w:rFonts w:ascii="Times New Roman" w:hAnsi="Times New Roman" w:cs="Times New Roman"/>
          <w:sz w:val="24"/>
          <w:szCs w:val="24"/>
          <w:lang w:val="en-US"/>
        </w:rPr>
        <w:t>(1)</w:t>
      </w:r>
      <w:r>
        <w:tab/>
      </w:r>
      <w:r w:rsidRPr="6DE42C77">
        <w:rPr>
          <w:rFonts w:ascii="Times New Roman" w:hAnsi="Times New Roman" w:cs="Times New Roman"/>
          <w:sz w:val="24"/>
          <w:szCs w:val="24"/>
          <w:lang w:val="en-US"/>
        </w:rPr>
        <w:t xml:space="preserve">An officer, director, owner, partner, principal investigator, or other person </w:t>
      </w:r>
    </w:p>
    <w:p w:rsidRPr="00747528" w:rsidR="002C7322" w:rsidP="00A1100A" w:rsidRDefault="00595B47" w14:paraId="696D3D61" w14:textId="77777777">
      <w:pPr>
        <w:ind w:left="1440"/>
        <w:rPr>
          <w:rFonts w:ascii="Times New Roman" w:hAnsi="Times New Roman" w:cs="Times New Roman"/>
          <w:sz w:val="24"/>
          <w:szCs w:val="24"/>
        </w:rPr>
      </w:pPr>
      <w:r w:rsidRPr="00747528">
        <w:rPr>
          <w:rFonts w:ascii="Times New Roman" w:hAnsi="Times New Roman" w:cs="Times New Roman"/>
          <w:sz w:val="24"/>
          <w:szCs w:val="24"/>
        </w:rPr>
        <w:t>within a participant with management or supervisory responsibilities related to a covered transaction; or</w:t>
      </w:r>
    </w:p>
    <w:p w:rsidRPr="00035C58" w:rsidR="002C7322" w:rsidP="00A1100A" w:rsidRDefault="002C7322" w14:paraId="1ED89718" w14:textId="77777777">
      <w:pPr>
        <w:ind w:left="1440"/>
        <w:rPr>
          <w:rFonts w:ascii="Times New Roman" w:hAnsi="Times New Roman" w:cs="Times New Roman"/>
          <w:sz w:val="16"/>
          <w:szCs w:val="16"/>
        </w:rPr>
      </w:pPr>
    </w:p>
    <w:p w:rsidRPr="00747528" w:rsidR="002C7322" w:rsidP="6DE42C77" w:rsidRDefault="00595B47" w14:paraId="762939EC" w14:textId="15ED6914">
      <w:pPr>
        <w:ind w:firstLine="720"/>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(2) </w:t>
      </w:r>
      <w:r>
        <w:tab/>
      </w:r>
      <w:r w:rsidRPr="6DE42C77">
        <w:rPr>
          <w:rFonts w:ascii="Times New Roman" w:hAnsi="Times New Roman" w:cs="Times New Roman"/>
          <w:sz w:val="24"/>
          <w:szCs w:val="24"/>
          <w:lang w:val="en-US"/>
        </w:rPr>
        <w:t xml:space="preserve">A </w:t>
      </w:r>
      <w:r w:rsidRPr="6DE42C77" w:rsidR="0090204B">
        <w:rPr>
          <w:rFonts w:ascii="Times New Roman" w:hAnsi="Times New Roman" w:cs="Times New Roman"/>
          <w:sz w:val="24"/>
          <w:szCs w:val="24"/>
          <w:lang w:val="en-US"/>
        </w:rPr>
        <w:t>recipient</w:t>
      </w:r>
      <w:r w:rsidRPr="6DE42C77">
        <w:rPr>
          <w:rFonts w:ascii="Times New Roman" w:hAnsi="Times New Roman" w:cs="Times New Roman"/>
          <w:sz w:val="24"/>
          <w:szCs w:val="24"/>
          <w:lang w:val="en-US"/>
        </w:rPr>
        <w:t xml:space="preserve"> or other person, whether or not employed by the participant </w:t>
      </w:r>
    </w:p>
    <w:p w:rsidRPr="00747528" w:rsidR="002C7322" w:rsidP="00A1100A" w:rsidRDefault="00595B47" w14:paraId="26A01A82" w14:textId="7657ECB9">
      <w:pPr>
        <w:ind w:left="720" w:firstLine="720"/>
        <w:rPr>
          <w:rFonts w:ascii="Times New Roman" w:hAnsi="Times New Roman" w:cs="Times New Roman"/>
          <w:sz w:val="24"/>
          <w:szCs w:val="24"/>
        </w:rPr>
      </w:pPr>
      <w:r w:rsidRPr="00747528">
        <w:rPr>
          <w:rFonts w:ascii="Times New Roman" w:hAnsi="Times New Roman" w:cs="Times New Roman"/>
          <w:sz w:val="24"/>
          <w:szCs w:val="24"/>
        </w:rPr>
        <w:t xml:space="preserve">or paid with </w:t>
      </w:r>
      <w:r w:rsidR="00626979">
        <w:rPr>
          <w:rFonts w:ascii="Times New Roman" w:hAnsi="Times New Roman" w:cs="Times New Roman"/>
          <w:sz w:val="24"/>
          <w:szCs w:val="24"/>
        </w:rPr>
        <w:t xml:space="preserve">Donor </w:t>
      </w:r>
      <w:r w:rsidRPr="00747528">
        <w:rPr>
          <w:rFonts w:ascii="Times New Roman" w:hAnsi="Times New Roman" w:cs="Times New Roman"/>
          <w:sz w:val="24"/>
          <w:szCs w:val="24"/>
        </w:rPr>
        <w:t>funds, who—</w:t>
      </w:r>
    </w:p>
    <w:p w:rsidRPr="00747528" w:rsidR="002C7322" w:rsidP="00A1100A" w:rsidRDefault="00595B47" w14:paraId="6725A5CC" w14:textId="77777777">
      <w:pPr>
        <w:ind w:left="720" w:firstLine="720"/>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rsidRPr="00747528" w:rsidR="002C7322" w:rsidP="6DE42C77" w:rsidRDefault="00595B47" w14:paraId="2A566245" w14:textId="595164A9">
      <w:pPr>
        <w:ind w:left="1440" w:firstLine="720"/>
        <w:rPr>
          <w:rFonts w:ascii="Times New Roman" w:hAnsi="Times New Roman" w:cs="Times New Roman"/>
          <w:sz w:val="24"/>
          <w:szCs w:val="24"/>
          <w:lang w:val="en-US"/>
        </w:rPr>
      </w:pPr>
      <w:r w:rsidRPr="6DE42C77">
        <w:rPr>
          <w:rFonts w:ascii="Times New Roman" w:hAnsi="Times New Roman" w:cs="Times New Roman"/>
          <w:sz w:val="24"/>
          <w:szCs w:val="24"/>
          <w:lang w:val="en-US"/>
        </w:rPr>
        <w:t>(i)</w:t>
      </w:r>
      <w:r>
        <w:tab/>
      </w:r>
      <w:r w:rsidRPr="6DE42C77">
        <w:rPr>
          <w:rFonts w:ascii="Times New Roman" w:hAnsi="Times New Roman" w:cs="Times New Roman"/>
          <w:sz w:val="24"/>
          <w:szCs w:val="24"/>
          <w:lang w:val="en-US"/>
        </w:rPr>
        <w:t>Is in a position to handle funds;</w:t>
      </w:r>
    </w:p>
    <w:p w:rsidRPr="00747528" w:rsidR="002C7322" w:rsidP="6DE42C77" w:rsidRDefault="00595B47" w14:paraId="4F04BEC4" w14:textId="77777777">
      <w:pPr>
        <w:ind w:left="1440" w:firstLine="720"/>
        <w:rPr>
          <w:rFonts w:ascii="Times New Roman" w:hAnsi="Times New Roman" w:cs="Times New Roman"/>
          <w:sz w:val="24"/>
          <w:szCs w:val="24"/>
          <w:lang w:val="en-US"/>
        </w:rPr>
      </w:pPr>
      <w:r w:rsidRPr="6DE42C77">
        <w:rPr>
          <w:rFonts w:ascii="Times New Roman" w:hAnsi="Times New Roman" w:cs="Times New Roman"/>
          <w:sz w:val="24"/>
          <w:szCs w:val="24"/>
          <w:lang w:val="en-US"/>
        </w:rPr>
        <w:t>(ii)</w:t>
      </w:r>
      <w:r>
        <w:tab/>
      </w:r>
      <w:r w:rsidRPr="6DE42C77">
        <w:rPr>
          <w:rFonts w:ascii="Times New Roman" w:hAnsi="Times New Roman" w:cs="Times New Roman"/>
          <w:sz w:val="24"/>
          <w:szCs w:val="24"/>
          <w:lang w:val="en-US"/>
        </w:rPr>
        <w:t xml:space="preserve">Is in a position to influence or control the use of those funds; </w:t>
      </w:r>
    </w:p>
    <w:p w:rsidRPr="00747528" w:rsidR="002C7322" w:rsidP="00A1100A" w:rsidRDefault="00595B47" w14:paraId="04174CE8" w14:textId="77777777">
      <w:pPr>
        <w:ind w:left="2160" w:firstLine="720"/>
        <w:rPr>
          <w:rFonts w:ascii="Times New Roman" w:hAnsi="Times New Roman" w:cs="Times New Roman"/>
          <w:sz w:val="24"/>
          <w:szCs w:val="24"/>
        </w:rPr>
      </w:pPr>
      <w:r w:rsidRPr="00747528">
        <w:rPr>
          <w:rFonts w:ascii="Times New Roman" w:hAnsi="Times New Roman" w:cs="Times New Roman"/>
          <w:sz w:val="24"/>
          <w:szCs w:val="24"/>
        </w:rPr>
        <w:t>or,</w:t>
      </w:r>
    </w:p>
    <w:p w:rsidRPr="00747528" w:rsidR="002C7322" w:rsidP="00A1100A" w:rsidRDefault="00595B47" w14:paraId="0CEE22BF" w14:textId="77777777">
      <w:pPr>
        <w:ind w:left="2160"/>
        <w:rPr>
          <w:rFonts w:ascii="Times New Roman" w:hAnsi="Times New Roman" w:cs="Times New Roman"/>
          <w:sz w:val="24"/>
          <w:szCs w:val="24"/>
        </w:rPr>
      </w:pPr>
      <w:r w:rsidRPr="00747528">
        <w:rPr>
          <w:rFonts w:ascii="Times New Roman" w:hAnsi="Times New Roman" w:cs="Times New Roman"/>
          <w:sz w:val="24"/>
          <w:szCs w:val="24"/>
        </w:rPr>
        <w:t xml:space="preserve">(iii) </w:t>
      </w:r>
      <w:r w:rsidRPr="00747528">
        <w:rPr>
          <w:rFonts w:ascii="Times New Roman" w:hAnsi="Times New Roman" w:cs="Times New Roman"/>
          <w:sz w:val="24"/>
          <w:szCs w:val="24"/>
        </w:rPr>
        <w:tab/>
      </w:r>
      <w:r w:rsidRPr="00747528">
        <w:rPr>
          <w:rFonts w:ascii="Times New Roman" w:hAnsi="Times New Roman" w:cs="Times New Roman"/>
          <w:sz w:val="24"/>
          <w:szCs w:val="24"/>
        </w:rPr>
        <w:t xml:space="preserve">Occupies a technical or professional position capable of </w:t>
      </w:r>
    </w:p>
    <w:p w:rsidRPr="00747528" w:rsidR="002C7322" w:rsidP="6DE42C77" w:rsidRDefault="00595B47" w14:paraId="26B7B149" w14:textId="77777777">
      <w:pPr>
        <w:ind w:left="2880"/>
        <w:rPr>
          <w:rFonts w:ascii="Times New Roman" w:hAnsi="Times New Roman" w:cs="Times New Roman"/>
          <w:sz w:val="24"/>
          <w:szCs w:val="24"/>
          <w:lang w:val="en-US"/>
        </w:rPr>
      </w:pPr>
      <w:r w:rsidRPr="6DE42C77">
        <w:rPr>
          <w:rFonts w:ascii="Times New Roman" w:hAnsi="Times New Roman" w:cs="Times New Roman"/>
          <w:sz w:val="24"/>
          <w:szCs w:val="24"/>
          <w:lang w:val="en-US"/>
        </w:rPr>
        <w:t>substantially influencing the development or outcome of an activity required to perform the covered transaction.</w:t>
      </w:r>
    </w:p>
    <w:p w:rsidRPr="00747528" w:rsidR="002C7322" w:rsidP="00A1100A" w:rsidRDefault="00595B47" w14:paraId="2F8DBFE2" w14:textId="77777777">
      <w:pPr>
        <w:tabs>
          <w:tab w:val="left" w:pos="900"/>
        </w:tabs>
        <w:ind w:left="720" w:firstLine="90"/>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rsidR="00CA0E4D" w:rsidP="00A1100A" w:rsidRDefault="00595B47" w14:paraId="59689E18" w14:textId="77777777">
      <w:pPr>
        <w:ind w:left="2160" w:firstLine="720"/>
        <w:rPr>
          <w:rFonts w:ascii="Times New Roman" w:hAnsi="Times New Roman" w:cs="Times New Roman"/>
          <w:sz w:val="24"/>
          <w:szCs w:val="24"/>
        </w:rPr>
      </w:pPr>
      <w:r w:rsidRPr="00747528">
        <w:rPr>
          <w:rFonts w:ascii="Times New Roman" w:hAnsi="Times New Roman" w:cs="Times New Roman"/>
          <w:sz w:val="24"/>
          <w:szCs w:val="24"/>
        </w:rPr>
        <w:t xml:space="preserve">[END OF PROVISION] </w:t>
      </w:r>
    </w:p>
    <w:p w:rsidR="007038AB" w:rsidP="00A1100A" w:rsidRDefault="007038AB" w14:paraId="3152C03D" w14:textId="77777777">
      <w:pPr>
        <w:ind w:left="2160" w:firstLine="720"/>
        <w:rPr>
          <w:rFonts w:ascii="Times New Roman" w:hAnsi="Times New Roman" w:cs="Times New Roman"/>
          <w:sz w:val="24"/>
          <w:szCs w:val="24"/>
        </w:rPr>
      </w:pPr>
    </w:p>
    <w:p w:rsidR="00CA0E4D" w:rsidP="00A1100A" w:rsidRDefault="00CA0E4D" w14:paraId="2521237C" w14:textId="77777777">
      <w:pPr>
        <w:pStyle w:val="Style10"/>
        <w:spacing w:line="276" w:lineRule="auto"/>
        <w:ind w:left="360"/>
      </w:pPr>
      <w:bookmarkStart w:name="_Toc521414718" w:id="132"/>
      <w:bookmarkStart w:name="_Toc5359072" w:id="133"/>
      <w:r>
        <w:t>PREVENTING TERRORISM FINANCING</w:t>
      </w:r>
      <w:bookmarkEnd w:id="132"/>
      <w:bookmarkEnd w:id="133"/>
    </w:p>
    <w:p w:rsidR="00CA0E4D" w:rsidP="00A1100A" w:rsidRDefault="00590F09" w14:paraId="2E5F26C2" w14:textId="77777777">
      <w:pPr>
        <w:pStyle w:val="NormalWeb"/>
        <w:spacing w:before="0" w:beforeAutospacing="0" w:after="0" w:afterAutospacing="0" w:line="276" w:lineRule="auto"/>
        <w:ind w:left="360"/>
        <w:outlineLvl w:val="0"/>
        <w:rPr>
          <w:i/>
        </w:rPr>
      </w:pPr>
      <w:bookmarkStart w:name="_Toc521414719" w:id="134"/>
      <w:r w:rsidRPr="00CA0E4D">
        <w:rPr>
          <w:i/>
        </w:rPr>
        <w:t>Applicable to all</w:t>
      </w:r>
      <w:bookmarkEnd w:id="134"/>
    </w:p>
    <w:p w:rsidR="00CA0E4D" w:rsidP="00A1100A" w:rsidRDefault="00CA0E4D" w14:paraId="300DF5EA" w14:textId="77777777">
      <w:pPr>
        <w:pStyle w:val="NormalWeb"/>
        <w:spacing w:before="0" w:beforeAutospacing="0" w:after="0" w:afterAutospacing="0" w:line="276" w:lineRule="auto"/>
        <w:ind w:left="360"/>
        <w:outlineLvl w:val="0"/>
        <w:rPr>
          <w:i/>
        </w:rPr>
      </w:pPr>
    </w:p>
    <w:p w:rsidRPr="00CA0E4D" w:rsidR="009D35D3" w:rsidP="00A1100A" w:rsidRDefault="009D35D3" w14:paraId="33A464D7" w14:textId="135E9F32">
      <w:pPr>
        <w:pStyle w:val="NormalWeb"/>
        <w:spacing w:before="0" w:beforeAutospacing="0" w:after="0" w:afterAutospacing="0" w:line="276" w:lineRule="auto"/>
        <w:ind w:left="360"/>
        <w:outlineLvl w:val="0"/>
        <w:rPr>
          <w:b/>
        </w:rPr>
      </w:pPr>
      <w:bookmarkStart w:name="_Toc521414720" w:id="135"/>
      <w:r w:rsidRPr="00FC512A">
        <w:t xml:space="preserve">The </w:t>
      </w:r>
      <w:r w:rsidRPr="00747528">
        <w:t xml:space="preserve">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w:t>
      </w:r>
      <w:hyperlink w:history="1" r:id="rId15">
        <w:r w:rsidRPr="00747528">
          <w:rPr>
            <w:rStyle w:val="Hyperlink"/>
          </w:rPr>
          <w:t>http://www.treasury.gov/resource-center/sanctions/SDN- List/Pages/default.aspx</w:t>
        </w:r>
      </w:hyperlink>
      <w:r w:rsidRPr="00357288">
        <w:t>) or</w:t>
      </w:r>
      <w:r w:rsidRPr="0011339C">
        <w:t xml:space="preserve"> the United Nations Security designation list (online at: </w:t>
      </w:r>
      <w:hyperlink w:history="1" r:id="rId16">
        <w:r w:rsidRPr="00747528">
          <w:rPr>
            <w:rStyle w:val="Hyperlink"/>
          </w:rPr>
          <w:t>http://www.un.org/sc/committees/1267/aq_sanctions_list.shtml</w:t>
        </w:r>
      </w:hyperlink>
      <w:r w:rsidRPr="00357288">
        <w:t>).</w:t>
      </w:r>
      <w:bookmarkEnd w:id="135"/>
      <w:r w:rsidRPr="00357288">
        <w:t xml:space="preserve"> </w:t>
      </w:r>
    </w:p>
    <w:p w:rsidR="009D35D3" w:rsidP="00A1100A" w:rsidRDefault="009D35D3" w14:paraId="3B97D937" w14:textId="77777777">
      <w:pPr>
        <w:jc w:val="center"/>
        <w:rPr>
          <w:rFonts w:ascii="Times New Roman" w:hAnsi="Times New Roman" w:cs="Times New Roman"/>
          <w:sz w:val="24"/>
          <w:szCs w:val="24"/>
        </w:rPr>
      </w:pPr>
    </w:p>
    <w:p w:rsidR="00E149B1" w:rsidP="00A1100A" w:rsidRDefault="009D35D3" w14:paraId="4357E584" w14:textId="6471F75C">
      <w:pPr>
        <w:jc w:val="center"/>
        <w:rPr>
          <w:rFonts w:ascii="Times New Roman" w:hAnsi="Times New Roman" w:cs="Times New Roman"/>
          <w:sz w:val="24"/>
          <w:szCs w:val="24"/>
        </w:rPr>
      </w:pPr>
      <w:r w:rsidRPr="00FC512A">
        <w:rPr>
          <w:rFonts w:ascii="Times New Roman" w:hAnsi="Times New Roman" w:cs="Times New Roman"/>
          <w:sz w:val="24"/>
          <w:szCs w:val="24"/>
        </w:rPr>
        <w:t>[END OF PROVISION]</w:t>
      </w:r>
    </w:p>
    <w:p w:rsidR="00035C58" w:rsidP="00A1100A" w:rsidRDefault="00035C58" w14:paraId="1A2FF2C0" w14:textId="77777777">
      <w:pPr>
        <w:jc w:val="center"/>
        <w:rPr>
          <w:rFonts w:ascii="Times New Roman" w:hAnsi="Times New Roman" w:cs="Times New Roman"/>
          <w:sz w:val="24"/>
          <w:szCs w:val="24"/>
        </w:rPr>
      </w:pPr>
    </w:p>
    <w:p w:rsidR="00CA0E4D" w:rsidP="00A1100A" w:rsidRDefault="008F50CA" w14:paraId="582216A6" w14:textId="77777777">
      <w:pPr>
        <w:pStyle w:val="Style10"/>
        <w:tabs>
          <w:tab w:val="left" w:pos="1080"/>
        </w:tabs>
        <w:spacing w:line="276" w:lineRule="auto"/>
        <w:ind w:left="360"/>
      </w:pPr>
      <w:bookmarkStart w:name="_Toc521414721" w:id="136"/>
      <w:bookmarkStart w:name="_Toc5359073" w:id="137"/>
      <w:r w:rsidRPr="00CA0E4D">
        <w:t>TRAFFICKING IN PERSONS</w:t>
      </w:r>
      <w:bookmarkEnd w:id="136"/>
      <w:bookmarkEnd w:id="137"/>
    </w:p>
    <w:p w:rsidR="00CA0E4D" w:rsidP="00A1100A" w:rsidRDefault="00A20136" w14:paraId="6F169BF0" w14:textId="77777777">
      <w:pPr>
        <w:pStyle w:val="ListParagraph"/>
        <w:ind w:left="360"/>
        <w:outlineLvl w:val="0"/>
        <w:rPr>
          <w:rFonts w:ascii="Times New Roman" w:hAnsi="Times New Roman" w:cs="Times New Roman"/>
          <w:sz w:val="24"/>
          <w:szCs w:val="24"/>
        </w:rPr>
      </w:pPr>
      <w:bookmarkStart w:name="_Toc521414722" w:id="138"/>
      <w:r w:rsidRPr="00CA0E4D">
        <w:rPr>
          <w:rFonts w:ascii="Times New Roman" w:hAnsi="Times New Roman" w:cs="Times New Roman"/>
          <w:i/>
          <w:sz w:val="24"/>
          <w:szCs w:val="24"/>
        </w:rPr>
        <w:t>Applicable to all</w:t>
      </w:r>
      <w:r w:rsidRPr="00CA0E4D" w:rsidR="007911A0">
        <w:rPr>
          <w:rFonts w:ascii="Times New Roman" w:hAnsi="Times New Roman" w:cs="Times New Roman"/>
          <w:i/>
          <w:sz w:val="24"/>
          <w:szCs w:val="24"/>
        </w:rPr>
        <w:t xml:space="preserve"> unless otherwise </w:t>
      </w:r>
      <w:r w:rsidRPr="00CA0E4D" w:rsidR="00773CA7">
        <w:rPr>
          <w:rFonts w:ascii="Times New Roman" w:hAnsi="Times New Roman" w:cs="Times New Roman"/>
          <w:i/>
          <w:sz w:val="24"/>
          <w:szCs w:val="24"/>
        </w:rPr>
        <w:t xml:space="preserve">further </w:t>
      </w:r>
      <w:r w:rsidRPr="00CA0E4D" w:rsidR="007911A0">
        <w:rPr>
          <w:rFonts w:ascii="Times New Roman" w:hAnsi="Times New Roman" w:cs="Times New Roman"/>
          <w:i/>
          <w:sz w:val="24"/>
          <w:szCs w:val="24"/>
        </w:rPr>
        <w:t>defined below</w:t>
      </w:r>
      <w:bookmarkEnd w:id="138"/>
      <w:r w:rsidR="00CA0E4D">
        <w:rPr>
          <w:rFonts w:ascii="Times New Roman" w:hAnsi="Times New Roman" w:cs="Times New Roman"/>
          <w:sz w:val="24"/>
          <w:szCs w:val="24"/>
        </w:rPr>
        <w:tab/>
      </w:r>
    </w:p>
    <w:p w:rsidR="00CA0E4D" w:rsidP="00A1100A" w:rsidRDefault="00CA0E4D" w14:paraId="4AB92A60" w14:textId="77777777">
      <w:pPr>
        <w:pStyle w:val="ListParagraph"/>
        <w:ind w:left="360"/>
        <w:outlineLvl w:val="0"/>
        <w:rPr>
          <w:rFonts w:ascii="Times New Roman" w:hAnsi="Times New Roman" w:cs="Times New Roman"/>
          <w:sz w:val="24"/>
          <w:szCs w:val="24"/>
        </w:rPr>
      </w:pPr>
    </w:p>
    <w:p w:rsidRPr="00CA0E4D" w:rsidR="00EB4839" w:rsidP="6DE42C77" w:rsidRDefault="00EB4839" w14:paraId="16746C7F" w14:textId="51692B91">
      <w:pPr>
        <w:pStyle w:val="ListParagraph"/>
        <w:ind w:left="360"/>
        <w:outlineLvl w:val="0"/>
        <w:rPr>
          <w:rFonts w:ascii="Times New Roman" w:hAnsi="Times New Roman" w:cs="Times New Roman"/>
          <w:b/>
          <w:bCs/>
          <w:sz w:val="24"/>
          <w:szCs w:val="24"/>
          <w:lang w:val="en-US"/>
        </w:rPr>
      </w:pPr>
      <w:bookmarkStart w:name="_Toc521414723" w:id="139"/>
      <w:r w:rsidRPr="6DE42C77">
        <w:rPr>
          <w:rFonts w:ascii="Times New Roman" w:hAnsi="Times New Roman" w:cs="Times New Roman"/>
          <w:sz w:val="24"/>
          <w:szCs w:val="24"/>
          <w:lang w:val="en-US"/>
        </w:rPr>
        <w:t>The recipient, subawardee, or contractor, at any tier, or their employees, labor recruiters, brokers or other agents, must not engage in:</w:t>
      </w:r>
      <w:bookmarkEnd w:id="139"/>
    </w:p>
    <w:p w:rsidRPr="00EB4839" w:rsidR="00EB4839" w:rsidP="00A1100A" w:rsidRDefault="00EB4839" w14:paraId="0B730FF8" w14:textId="77777777">
      <w:pPr>
        <w:jc w:val="both"/>
        <w:rPr>
          <w:rFonts w:ascii="Times New Roman" w:hAnsi="Times New Roman" w:cs="Times New Roman"/>
          <w:sz w:val="24"/>
          <w:szCs w:val="24"/>
        </w:rPr>
      </w:pPr>
      <w:r w:rsidRPr="00EB4839">
        <w:rPr>
          <w:rFonts w:ascii="Times New Roman" w:hAnsi="Times New Roman" w:cs="Times New Roman"/>
          <w:sz w:val="24"/>
          <w:szCs w:val="24"/>
        </w:rPr>
        <w:tab/>
      </w:r>
      <w:r w:rsidRPr="00EB4839">
        <w:rPr>
          <w:rFonts w:ascii="Times New Roman" w:hAnsi="Times New Roman" w:cs="Times New Roman"/>
          <w:sz w:val="24"/>
          <w:szCs w:val="24"/>
        </w:rPr>
        <w:tab/>
      </w:r>
      <w:r w:rsidRPr="00EB4839">
        <w:rPr>
          <w:rFonts w:ascii="Times New Roman" w:hAnsi="Times New Roman" w:cs="Times New Roman"/>
          <w:sz w:val="24"/>
          <w:szCs w:val="24"/>
        </w:rPr>
        <w:tab/>
      </w:r>
      <w:r w:rsidRPr="00EB4839">
        <w:rPr>
          <w:rFonts w:ascii="Times New Roman" w:hAnsi="Times New Roman" w:cs="Times New Roman"/>
          <w:sz w:val="24"/>
          <w:szCs w:val="24"/>
        </w:rPr>
        <w:tab/>
      </w:r>
      <w:r w:rsidRPr="00EB4839">
        <w:rPr>
          <w:rFonts w:ascii="Times New Roman" w:hAnsi="Times New Roman" w:cs="Times New Roman"/>
          <w:sz w:val="24"/>
          <w:szCs w:val="24"/>
        </w:rPr>
        <w:tab/>
      </w:r>
    </w:p>
    <w:p w:rsidR="00551776" w:rsidP="20E6041C" w:rsidRDefault="00EB4839" w14:paraId="65292770" w14:textId="77777777">
      <w:pPr>
        <w:pStyle w:val="ListParagraph"/>
        <w:numPr>
          <w:ilvl w:val="0"/>
          <w:numId w:val="15"/>
        </w:numPr>
        <w:jc w:val="both"/>
        <w:rPr>
          <w:rFonts w:ascii="Times New Roman" w:hAnsi="Times New Roman" w:cs="Times New Roman"/>
          <w:sz w:val="24"/>
          <w:szCs w:val="24"/>
          <w:lang w:val="en-US"/>
        </w:rPr>
      </w:pPr>
      <w:r w:rsidRPr="20E6041C" w:rsidR="00EB4839">
        <w:rPr>
          <w:rFonts w:ascii="Times New Roman" w:hAnsi="Times New Roman" w:cs="Times New Roman"/>
          <w:sz w:val="24"/>
          <w:szCs w:val="24"/>
          <w:lang w:val="en-US"/>
        </w:rPr>
        <w:t xml:space="preserve">Trafficking in persons (as defined in the Protocol to Prevent, Suppress, and Punish Trafficking in Persons, especially Women and Children, supplementing the UN Convention against Transnational Organized Crime) during the period of this award; </w:t>
      </w:r>
    </w:p>
    <w:p w:rsidR="00A1100A" w:rsidP="00A1100A" w:rsidRDefault="00A1100A" w14:paraId="257756C9" w14:textId="77777777">
      <w:pPr>
        <w:pStyle w:val="ListParagraph"/>
        <w:jc w:val="both"/>
        <w:rPr>
          <w:rFonts w:ascii="Times New Roman" w:hAnsi="Times New Roman" w:cs="Times New Roman"/>
          <w:sz w:val="24"/>
          <w:szCs w:val="24"/>
        </w:rPr>
      </w:pPr>
    </w:p>
    <w:p w:rsidR="00551776" w:rsidP="00A1100A" w:rsidRDefault="00EB4839" w14:paraId="4D7E7584" w14:textId="77777777">
      <w:pPr>
        <w:pStyle w:val="ListParagraph"/>
        <w:numPr>
          <w:ilvl w:val="0"/>
          <w:numId w:val="15"/>
        </w:numPr>
        <w:jc w:val="both"/>
        <w:rPr>
          <w:rFonts w:ascii="Times New Roman" w:hAnsi="Times New Roman" w:cs="Times New Roman"/>
          <w:sz w:val="24"/>
          <w:szCs w:val="24"/>
        </w:rPr>
      </w:pPr>
      <w:r w:rsidRPr="00551776">
        <w:rPr>
          <w:rFonts w:ascii="Times New Roman" w:hAnsi="Times New Roman" w:cs="Times New Roman"/>
          <w:sz w:val="24"/>
          <w:szCs w:val="24"/>
        </w:rPr>
        <w:t>Procurement of a commercial sex act during the period of this award;</w:t>
      </w:r>
    </w:p>
    <w:p w:rsidRPr="00A1100A" w:rsidR="00551776" w:rsidP="00A1100A" w:rsidRDefault="00551776" w14:paraId="4F708611" w14:textId="77777777">
      <w:pPr>
        <w:pStyle w:val="ListParagraph"/>
        <w:jc w:val="both"/>
        <w:rPr>
          <w:rFonts w:ascii="Times New Roman" w:hAnsi="Times New Roman" w:cs="Times New Roman"/>
          <w:sz w:val="16"/>
          <w:szCs w:val="16"/>
        </w:rPr>
      </w:pPr>
    </w:p>
    <w:p w:rsidR="00551776" w:rsidP="00A1100A" w:rsidRDefault="00EB4839" w14:paraId="75EDE10E" w14:textId="77777777">
      <w:pPr>
        <w:pStyle w:val="ListParagraph"/>
        <w:numPr>
          <w:ilvl w:val="0"/>
          <w:numId w:val="15"/>
        </w:numPr>
        <w:jc w:val="both"/>
        <w:rPr>
          <w:rFonts w:ascii="Times New Roman" w:hAnsi="Times New Roman" w:cs="Times New Roman"/>
          <w:sz w:val="24"/>
          <w:szCs w:val="24"/>
        </w:rPr>
      </w:pPr>
      <w:r w:rsidRPr="00551776">
        <w:rPr>
          <w:rFonts w:ascii="Times New Roman" w:hAnsi="Times New Roman" w:cs="Times New Roman"/>
          <w:sz w:val="24"/>
          <w:szCs w:val="24"/>
        </w:rPr>
        <w:t>Use of forced labor in the performance of this award;</w:t>
      </w:r>
    </w:p>
    <w:p w:rsidRPr="00A1100A" w:rsidR="00551776" w:rsidP="00A1100A" w:rsidRDefault="00551776" w14:paraId="3F895088" w14:textId="77777777">
      <w:pPr>
        <w:pStyle w:val="ListParagraph"/>
        <w:jc w:val="both"/>
        <w:rPr>
          <w:rFonts w:ascii="Times New Roman" w:hAnsi="Times New Roman" w:cs="Times New Roman"/>
          <w:sz w:val="16"/>
          <w:szCs w:val="16"/>
        </w:rPr>
      </w:pPr>
    </w:p>
    <w:p w:rsidRPr="00551776" w:rsidR="00EB4839" w:rsidP="00A1100A" w:rsidRDefault="00EB4839" w14:paraId="0AEB0C69" w14:textId="41DFBE03">
      <w:pPr>
        <w:pStyle w:val="ListParagraph"/>
        <w:numPr>
          <w:ilvl w:val="0"/>
          <w:numId w:val="15"/>
        </w:numPr>
        <w:jc w:val="both"/>
        <w:rPr>
          <w:rFonts w:ascii="Times New Roman" w:hAnsi="Times New Roman" w:cs="Times New Roman"/>
          <w:sz w:val="24"/>
          <w:szCs w:val="24"/>
        </w:rPr>
      </w:pPr>
      <w:r w:rsidRPr="00551776">
        <w:rPr>
          <w:rFonts w:ascii="Times New Roman" w:hAnsi="Times New Roman" w:cs="Times New Roman"/>
          <w:sz w:val="24"/>
          <w:szCs w:val="24"/>
        </w:rPr>
        <w:t>Acts that directly support or advance trafficking in persons, including the following acts:</w:t>
      </w:r>
    </w:p>
    <w:p w:rsidRPr="00A1100A" w:rsidR="00EB4839" w:rsidP="00A1100A" w:rsidRDefault="00EB4839" w14:paraId="3A3631A0" w14:textId="77777777">
      <w:pPr>
        <w:pStyle w:val="ListParagraph"/>
        <w:rPr>
          <w:rFonts w:ascii="Times New Roman" w:hAnsi="Times New Roman" w:cs="Times New Roman"/>
          <w:sz w:val="16"/>
          <w:szCs w:val="16"/>
        </w:rPr>
      </w:pPr>
    </w:p>
    <w:p w:rsidR="00551776" w:rsidP="5D50BA6A" w:rsidRDefault="00EB4839" w14:paraId="02EB78C1" w14:textId="77777777">
      <w:pPr>
        <w:pStyle w:val="ListParagraph"/>
        <w:numPr>
          <w:ilvl w:val="0"/>
          <w:numId w:val="16"/>
        </w:numPr>
        <w:jc w:val="both"/>
        <w:rPr>
          <w:rFonts w:ascii="Times New Roman" w:hAnsi="Times New Roman" w:cs="Times New Roman"/>
          <w:sz w:val="24"/>
          <w:szCs w:val="24"/>
          <w:lang w:val="en-US"/>
        </w:rPr>
      </w:pPr>
      <w:r w:rsidRPr="5D50BA6A">
        <w:rPr>
          <w:rFonts w:ascii="Times New Roman" w:hAnsi="Times New Roman" w:cs="Times New Roman"/>
          <w:sz w:val="24"/>
          <w:szCs w:val="24"/>
          <w:lang w:val="en-US"/>
        </w:rPr>
        <w:t>Destroying, concealing, confiscating, or otherwise denying an employee access to that employee's identity or immigration documents;</w:t>
      </w:r>
      <w:r>
        <w:tab/>
      </w:r>
    </w:p>
    <w:p w:rsidRPr="00A1100A" w:rsidR="00A1100A" w:rsidP="00A1100A" w:rsidRDefault="00A1100A" w14:paraId="6E4924B9" w14:textId="77777777">
      <w:pPr>
        <w:ind w:left="1080"/>
        <w:jc w:val="both"/>
        <w:rPr>
          <w:rFonts w:ascii="Times New Roman" w:hAnsi="Times New Roman" w:cs="Times New Roman"/>
          <w:sz w:val="24"/>
          <w:szCs w:val="24"/>
        </w:rPr>
      </w:pPr>
    </w:p>
    <w:p w:rsidR="00551776" w:rsidP="5D50BA6A" w:rsidRDefault="00EB4839" w14:paraId="0226284B" w14:textId="77777777">
      <w:pPr>
        <w:pStyle w:val="ListParagraph"/>
        <w:numPr>
          <w:ilvl w:val="0"/>
          <w:numId w:val="16"/>
        </w:numPr>
        <w:jc w:val="both"/>
        <w:rPr>
          <w:rFonts w:ascii="Times New Roman" w:hAnsi="Times New Roman" w:cs="Times New Roman"/>
          <w:sz w:val="24"/>
          <w:szCs w:val="24"/>
          <w:lang w:val="en-US"/>
        </w:rPr>
      </w:pPr>
      <w:r w:rsidRPr="5D50BA6A">
        <w:rPr>
          <w:rFonts w:ascii="Times New Roman" w:hAnsi="Times New Roman" w:cs="Times New Roman"/>
          <w:sz w:val="24"/>
          <w:szCs w:val="24"/>
          <w:lang w:val="en-US"/>
        </w:rPr>
        <w:t>Failing to provide return transportation or pay for return transportation costs to an employee from a country outside the United States to the country from which the employee was recruited upon the end of employment if requested by the employee, unless:</w:t>
      </w:r>
    </w:p>
    <w:p w:rsidRPr="00A1100A" w:rsidR="00A1100A" w:rsidP="00A1100A" w:rsidRDefault="00A1100A" w14:paraId="643A7E59" w14:textId="77777777">
      <w:pPr>
        <w:jc w:val="both"/>
        <w:rPr>
          <w:rFonts w:ascii="Times New Roman" w:hAnsi="Times New Roman" w:cs="Times New Roman"/>
          <w:sz w:val="24"/>
          <w:szCs w:val="24"/>
        </w:rPr>
      </w:pPr>
    </w:p>
    <w:p w:rsidRPr="00F903ED" w:rsidR="00F903ED" w:rsidP="00F903ED" w:rsidRDefault="00EB4839" w14:paraId="05A7A671" w14:textId="2AECE957">
      <w:pPr>
        <w:pStyle w:val="ListParagraph"/>
        <w:numPr>
          <w:ilvl w:val="0"/>
          <w:numId w:val="17"/>
        </w:numPr>
        <w:jc w:val="both"/>
        <w:rPr>
          <w:rFonts w:ascii="Times New Roman" w:hAnsi="Times New Roman" w:cs="Times New Roman"/>
          <w:sz w:val="24"/>
          <w:szCs w:val="24"/>
        </w:rPr>
      </w:pPr>
      <w:r w:rsidRPr="00551776">
        <w:rPr>
          <w:rFonts w:ascii="Times New Roman" w:hAnsi="Times New Roman" w:cs="Times New Roman"/>
          <w:sz w:val="24"/>
          <w:szCs w:val="24"/>
        </w:rPr>
        <w:t>the employee is a victim of human trafficking seeking victim services or legal redress in the country of employment or a witness in a human trafficking enforcement action;</w:t>
      </w:r>
    </w:p>
    <w:p w:rsidR="00551776" w:rsidP="6DE42C77" w:rsidRDefault="00EB4839" w14:paraId="750C9FF1" w14:textId="77777777">
      <w:pPr>
        <w:pStyle w:val="ListParagraph"/>
        <w:numPr>
          <w:ilvl w:val="0"/>
          <w:numId w:val="15"/>
        </w:numPr>
        <w:jc w:val="both"/>
        <w:rPr>
          <w:rFonts w:ascii="Times New Roman" w:hAnsi="Times New Roman" w:cs="Times New Roman"/>
          <w:sz w:val="24"/>
          <w:szCs w:val="24"/>
          <w:lang w:val="en-US"/>
        </w:rPr>
      </w:pPr>
      <w:r w:rsidRPr="6DE42C77">
        <w:rPr>
          <w:rFonts w:ascii="Times New Roman" w:hAnsi="Times New Roman" w:cs="Times New Roman"/>
          <w:sz w:val="24"/>
          <w:szCs w:val="24"/>
          <w:lang w:val="en-US"/>
        </w:rPr>
        <w:t>Soliciting a person for the purpose of employment, or offering employment, by means of materially false or fraudulent pretenses, representations, or promises regarding that employment;</w:t>
      </w:r>
    </w:p>
    <w:p w:rsidRPr="00A1100A" w:rsidR="00551776" w:rsidP="00A1100A" w:rsidRDefault="00551776" w14:paraId="1B8D6CA0" w14:textId="77777777">
      <w:pPr>
        <w:pStyle w:val="ListParagraph"/>
        <w:jc w:val="both"/>
        <w:rPr>
          <w:rFonts w:ascii="Times New Roman" w:hAnsi="Times New Roman" w:cs="Times New Roman"/>
          <w:sz w:val="16"/>
          <w:szCs w:val="16"/>
        </w:rPr>
      </w:pPr>
    </w:p>
    <w:p w:rsidR="00551776" w:rsidP="00A1100A" w:rsidRDefault="00EB4839" w14:paraId="678F7106" w14:textId="77777777">
      <w:pPr>
        <w:pStyle w:val="ListParagraph"/>
        <w:numPr>
          <w:ilvl w:val="0"/>
          <w:numId w:val="15"/>
        </w:numPr>
        <w:jc w:val="both"/>
        <w:rPr>
          <w:rFonts w:ascii="Times New Roman" w:hAnsi="Times New Roman" w:cs="Times New Roman"/>
          <w:sz w:val="24"/>
          <w:szCs w:val="24"/>
        </w:rPr>
      </w:pPr>
      <w:r w:rsidRPr="00551776">
        <w:rPr>
          <w:rFonts w:ascii="Times New Roman" w:hAnsi="Times New Roman" w:cs="Times New Roman"/>
          <w:sz w:val="24"/>
          <w:szCs w:val="24"/>
        </w:rPr>
        <w:t>Charging employees recruitment fees; or</w:t>
      </w:r>
    </w:p>
    <w:p w:rsidRPr="00A1100A" w:rsidR="00551776" w:rsidP="00A1100A" w:rsidRDefault="00A1100A" w14:paraId="026D3E64" w14:textId="09E3D3B0">
      <w:pPr>
        <w:pStyle w:val="ListParagraph"/>
        <w:tabs>
          <w:tab w:val="left" w:pos="1189"/>
        </w:tabs>
        <w:jc w:val="both"/>
        <w:rPr>
          <w:rFonts w:ascii="Times New Roman" w:hAnsi="Times New Roman" w:cs="Times New Roman"/>
          <w:sz w:val="16"/>
          <w:szCs w:val="16"/>
        </w:rPr>
      </w:pPr>
      <w:r>
        <w:rPr>
          <w:rFonts w:ascii="Times New Roman" w:hAnsi="Times New Roman" w:cs="Times New Roman"/>
          <w:sz w:val="24"/>
          <w:szCs w:val="24"/>
        </w:rPr>
        <w:tab/>
      </w:r>
    </w:p>
    <w:p w:rsidRPr="00551776" w:rsidR="00CA0E4D" w:rsidP="6DE42C77" w:rsidRDefault="00EB4839" w14:paraId="6258DF1E" w14:textId="04EFE693">
      <w:pPr>
        <w:pStyle w:val="ListParagraph"/>
        <w:numPr>
          <w:ilvl w:val="0"/>
          <w:numId w:val="15"/>
        </w:numPr>
        <w:jc w:val="both"/>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Providing or arranging housing that fails to meet the host country housing and safety standards. </w:t>
      </w:r>
    </w:p>
    <w:p w:rsidRPr="00A1100A" w:rsidR="00CA0E4D" w:rsidP="00A1100A" w:rsidRDefault="00CA0E4D" w14:paraId="0027AABF" w14:textId="77777777">
      <w:pPr>
        <w:ind w:left="360"/>
        <w:jc w:val="both"/>
        <w:rPr>
          <w:rFonts w:ascii="Times New Roman" w:hAnsi="Times New Roman" w:cs="Times New Roman"/>
          <w:sz w:val="16"/>
          <w:szCs w:val="16"/>
        </w:rPr>
      </w:pPr>
    </w:p>
    <w:p w:rsidR="00CA0E4D" w:rsidP="6DE42C77" w:rsidRDefault="00EB4839" w14:paraId="5865E594" w14:textId="77777777">
      <w:pPr>
        <w:ind w:left="360"/>
        <w:jc w:val="both"/>
        <w:rPr>
          <w:rFonts w:ascii="Times New Roman" w:hAnsi="Times New Roman" w:cs="Times New Roman"/>
          <w:sz w:val="24"/>
          <w:szCs w:val="24"/>
          <w:lang w:val="en-US"/>
        </w:rPr>
      </w:pPr>
      <w:r w:rsidRPr="6DE42C77">
        <w:rPr>
          <w:rFonts w:ascii="Times New Roman" w:hAnsi="Times New Roman" w:cs="Times New Roman"/>
          <w:sz w:val="24"/>
          <w:szCs w:val="24"/>
          <w:lang w:val="en-US"/>
        </w:rPr>
        <w:t>In the event of a violation of this provision, Partners is authorized to terminate this award, without penalty, and is also authorized to pursue any other remedial actions as necessary</w:t>
      </w:r>
      <w:r w:rsidRPr="6DE42C77" w:rsidR="00CA0E4D">
        <w:rPr>
          <w:rFonts w:ascii="Times New Roman" w:hAnsi="Times New Roman" w:cs="Times New Roman"/>
          <w:sz w:val="24"/>
          <w:szCs w:val="24"/>
          <w:lang w:val="en-US"/>
        </w:rPr>
        <w:t>.</w:t>
      </w:r>
    </w:p>
    <w:p w:rsidR="00CA0E4D" w:rsidP="00A1100A" w:rsidRDefault="00CA0E4D" w14:paraId="2991661C" w14:textId="77777777">
      <w:pPr>
        <w:ind w:left="360"/>
        <w:jc w:val="both"/>
        <w:rPr>
          <w:rFonts w:ascii="Times New Roman" w:hAnsi="Times New Roman" w:cs="Times New Roman"/>
          <w:sz w:val="24"/>
          <w:szCs w:val="24"/>
        </w:rPr>
      </w:pPr>
    </w:p>
    <w:p w:rsidR="00CA0E4D" w:rsidP="00A1100A" w:rsidRDefault="0020460D" w14:paraId="1FBDBEC1" w14:textId="4D4BB0D5">
      <w:pPr>
        <w:ind w:left="360"/>
        <w:jc w:val="both"/>
        <w:rPr>
          <w:rFonts w:ascii="Times New Roman" w:hAnsi="Times New Roman" w:cs="Times New Roman"/>
          <w:sz w:val="24"/>
          <w:szCs w:val="24"/>
        </w:rPr>
      </w:pPr>
      <w:r w:rsidRPr="0020460D">
        <w:rPr>
          <w:rFonts w:ascii="Times New Roman" w:hAnsi="Times New Roman" w:cs="Times New Roman"/>
          <w:b/>
          <w:sz w:val="24"/>
          <w:szCs w:val="24"/>
          <w:lang w:val="en-US"/>
        </w:rPr>
        <w:t>Definitions</w:t>
      </w:r>
    </w:p>
    <w:p w:rsidRPr="00A1100A" w:rsidR="0020460D" w:rsidP="00A1100A" w:rsidRDefault="0020460D" w14:paraId="53068270" w14:textId="04B8535B">
      <w:pPr>
        <w:pStyle w:val="ListParagraph"/>
        <w:numPr>
          <w:ilvl w:val="0"/>
          <w:numId w:val="18"/>
        </w:numPr>
        <w:jc w:val="both"/>
        <w:rPr>
          <w:rFonts w:ascii="Times New Roman" w:hAnsi="Times New Roman" w:cs="Times New Roman"/>
          <w:sz w:val="24"/>
          <w:szCs w:val="24"/>
        </w:rPr>
      </w:pPr>
      <w:r w:rsidRPr="00551776">
        <w:rPr>
          <w:rFonts w:ascii="Times New Roman" w:hAnsi="Times New Roman" w:cs="Times New Roman"/>
          <w:sz w:val="24"/>
          <w:szCs w:val="24"/>
          <w:lang w:val="en-US"/>
        </w:rPr>
        <w:t xml:space="preserve">For purposes of this award term: </w:t>
      </w:r>
    </w:p>
    <w:p w:rsidRPr="00A1100A" w:rsidR="00A1100A" w:rsidP="00A1100A" w:rsidRDefault="00A1100A" w14:paraId="043CAF67" w14:textId="77777777">
      <w:pPr>
        <w:pStyle w:val="ListParagraph"/>
        <w:jc w:val="both"/>
        <w:rPr>
          <w:rFonts w:ascii="Times New Roman" w:hAnsi="Times New Roman" w:cs="Times New Roman"/>
          <w:sz w:val="16"/>
          <w:szCs w:val="16"/>
        </w:rPr>
      </w:pPr>
    </w:p>
    <w:p w:rsidR="00551776" w:rsidP="00A1100A" w:rsidRDefault="0020460D" w14:paraId="5C1F4E71" w14:textId="77777777">
      <w:pPr>
        <w:pStyle w:val="ListParagraph"/>
        <w:numPr>
          <w:ilvl w:val="0"/>
          <w:numId w:val="19"/>
        </w:numPr>
        <w:jc w:val="both"/>
        <w:rPr>
          <w:rFonts w:ascii="Times New Roman" w:hAnsi="Times New Roman" w:cs="Times New Roman"/>
          <w:sz w:val="24"/>
          <w:szCs w:val="24"/>
          <w:lang w:val="en-US"/>
        </w:rPr>
      </w:pPr>
      <w:r w:rsidRPr="00551776">
        <w:rPr>
          <w:rFonts w:ascii="Times New Roman" w:hAnsi="Times New Roman" w:cs="Times New Roman"/>
          <w:sz w:val="24"/>
          <w:szCs w:val="24"/>
          <w:lang w:val="en-US"/>
        </w:rPr>
        <w:t xml:space="preserve">“Employee” means either: </w:t>
      </w:r>
    </w:p>
    <w:p w:rsidR="00551776" w:rsidP="00A1100A" w:rsidRDefault="0020460D" w14:paraId="1FCE87F4" w14:textId="77777777">
      <w:pPr>
        <w:pStyle w:val="ListParagraph"/>
        <w:numPr>
          <w:ilvl w:val="0"/>
          <w:numId w:val="20"/>
        </w:numPr>
        <w:jc w:val="both"/>
        <w:rPr>
          <w:rFonts w:ascii="Times New Roman" w:hAnsi="Times New Roman" w:cs="Times New Roman"/>
          <w:sz w:val="24"/>
          <w:szCs w:val="24"/>
          <w:lang w:val="en-US"/>
        </w:rPr>
      </w:pPr>
      <w:r w:rsidRPr="00551776">
        <w:rPr>
          <w:rFonts w:ascii="Times New Roman" w:hAnsi="Times New Roman" w:cs="Times New Roman"/>
          <w:sz w:val="24"/>
          <w:szCs w:val="24"/>
          <w:lang w:val="en-US"/>
        </w:rPr>
        <w:t xml:space="preserve">An individual employed by you or a subrecipient who is engaged in the performance of the project or program under this award; or </w:t>
      </w:r>
    </w:p>
    <w:p w:rsidRPr="00A1100A" w:rsidR="00A1100A" w:rsidP="00A1100A" w:rsidRDefault="00A1100A" w14:paraId="5C6A63FF" w14:textId="77777777">
      <w:pPr>
        <w:ind w:left="1800"/>
        <w:jc w:val="both"/>
        <w:rPr>
          <w:rFonts w:ascii="Times New Roman" w:hAnsi="Times New Roman" w:cs="Times New Roman"/>
          <w:sz w:val="24"/>
          <w:szCs w:val="24"/>
          <w:lang w:val="en-US"/>
        </w:rPr>
      </w:pPr>
    </w:p>
    <w:p w:rsidR="0020460D" w:rsidP="00A1100A" w:rsidRDefault="0020460D" w14:paraId="5D0F589A" w14:textId="51426213">
      <w:pPr>
        <w:pStyle w:val="ListParagraph"/>
        <w:numPr>
          <w:ilvl w:val="0"/>
          <w:numId w:val="20"/>
        </w:numPr>
        <w:jc w:val="both"/>
        <w:rPr>
          <w:rFonts w:ascii="Times New Roman" w:hAnsi="Times New Roman" w:cs="Times New Roman"/>
          <w:sz w:val="24"/>
          <w:szCs w:val="24"/>
          <w:lang w:val="en-US"/>
        </w:rPr>
      </w:pPr>
      <w:r w:rsidRPr="00551776">
        <w:rPr>
          <w:rFonts w:ascii="Times New Roman" w:hAnsi="Times New Roman" w:cs="Times New Roman"/>
          <w:sz w:val="24"/>
          <w:szCs w:val="24"/>
          <w:lang w:val="en-US"/>
        </w:rPr>
        <w:t xml:space="preserve">Another person engaged in the performance of the project or program under this award and not compensated by you including, but not limited to, a volunteer or individual whose services are contributed by a third party as an in-kind contribution toward cost sharing or matching requirements. </w:t>
      </w:r>
    </w:p>
    <w:p w:rsidRPr="00551776" w:rsidR="00035C58" w:rsidP="00A1100A" w:rsidRDefault="00035C58" w14:paraId="11C603B5" w14:textId="77777777">
      <w:pPr>
        <w:pStyle w:val="ListParagraph"/>
        <w:ind w:left="2160"/>
        <w:jc w:val="both"/>
        <w:rPr>
          <w:rFonts w:ascii="Times New Roman" w:hAnsi="Times New Roman" w:cs="Times New Roman"/>
          <w:sz w:val="24"/>
          <w:szCs w:val="24"/>
          <w:lang w:val="en-US"/>
        </w:rPr>
      </w:pPr>
    </w:p>
    <w:p w:rsidRPr="00551776" w:rsidR="0020460D" w:rsidP="00A1100A" w:rsidRDefault="0020460D" w14:paraId="1D1DC372" w14:textId="77777777">
      <w:pPr>
        <w:pStyle w:val="ListParagraph"/>
        <w:numPr>
          <w:ilvl w:val="0"/>
          <w:numId w:val="18"/>
        </w:numPr>
        <w:jc w:val="both"/>
        <w:rPr>
          <w:rFonts w:ascii="Times New Roman" w:hAnsi="Times New Roman" w:cs="Times New Roman"/>
          <w:sz w:val="24"/>
          <w:szCs w:val="24"/>
          <w:lang w:val="en-US"/>
        </w:rPr>
      </w:pPr>
      <w:r w:rsidRPr="00551776">
        <w:rPr>
          <w:rFonts w:ascii="Times New Roman" w:hAnsi="Times New Roman" w:cs="Times New Roman"/>
          <w:sz w:val="24"/>
          <w:szCs w:val="24"/>
          <w:lang w:val="en-US"/>
        </w:rPr>
        <w:t xml:space="preserve">“Forced labor” means labor obtained by any of the following methods: the recruitment, harboring, transportation, provision, or obtaining of a person for labor or services, through the use of force, fraud, or coercion for the purpose of subjection to involuntary servitude, peonage, debt bondage, or slavery. </w:t>
      </w:r>
    </w:p>
    <w:p w:rsidRPr="00747528" w:rsidR="002C7322" w:rsidP="00A1100A" w:rsidRDefault="00595B47" w14:paraId="6554CF9D" w14:textId="77777777">
      <w:pPr>
        <w:rPr>
          <w:rFonts w:ascii="Times New Roman" w:hAnsi="Times New Roman" w:cs="Times New Roman"/>
          <w:sz w:val="24"/>
          <w:szCs w:val="24"/>
        </w:rPr>
      </w:pP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r w:rsidRPr="00747528">
        <w:rPr>
          <w:rFonts w:ascii="Times New Roman" w:hAnsi="Times New Roman" w:cs="Times New Roman"/>
          <w:sz w:val="24"/>
          <w:szCs w:val="24"/>
        </w:rPr>
        <w:tab/>
      </w:r>
    </w:p>
    <w:p w:rsidR="002C7322" w:rsidP="00A1100A" w:rsidRDefault="00595B47" w14:paraId="01AD98F9" w14:textId="77777777">
      <w:pPr>
        <w:jc w:val="center"/>
        <w:rPr>
          <w:rFonts w:ascii="Times New Roman" w:hAnsi="Times New Roman" w:cs="Times New Roman"/>
          <w:sz w:val="24"/>
          <w:szCs w:val="24"/>
        </w:rPr>
      </w:pPr>
      <w:r w:rsidRPr="00747528">
        <w:rPr>
          <w:rFonts w:ascii="Times New Roman" w:hAnsi="Times New Roman" w:cs="Times New Roman"/>
          <w:sz w:val="24"/>
          <w:szCs w:val="24"/>
        </w:rPr>
        <w:t xml:space="preserve">[END OF PROVISION] </w:t>
      </w:r>
    </w:p>
    <w:p w:rsidR="00591902" w:rsidP="00A1100A" w:rsidRDefault="00591902" w14:paraId="6C631C50" w14:textId="77777777">
      <w:pPr>
        <w:jc w:val="center"/>
        <w:rPr>
          <w:rFonts w:ascii="Times New Roman" w:hAnsi="Times New Roman" w:cs="Times New Roman"/>
          <w:sz w:val="24"/>
          <w:szCs w:val="24"/>
        </w:rPr>
      </w:pPr>
    </w:p>
    <w:p w:rsidR="008C4F56" w:rsidP="00A1100A" w:rsidRDefault="007C37A1" w14:paraId="6FC10761" w14:textId="77777777">
      <w:pPr>
        <w:pStyle w:val="Style10"/>
        <w:spacing w:line="276" w:lineRule="auto"/>
        <w:ind w:left="360"/>
      </w:pPr>
      <w:bookmarkStart w:name="_Toc521414724" w:id="140"/>
      <w:bookmarkStart w:name="_Toc5359074" w:id="141"/>
      <w:r w:rsidRPr="008C4F56">
        <w:t>AWARDS TO FAITH BASED AND COMMUNITY ORGANIZATIONS</w:t>
      </w:r>
      <w:bookmarkEnd w:id="140"/>
      <w:bookmarkEnd w:id="141"/>
    </w:p>
    <w:p w:rsidR="008C4F56" w:rsidP="00A1100A" w:rsidRDefault="0036521F" w14:paraId="5302F43B" w14:textId="459B3B36">
      <w:pPr>
        <w:pStyle w:val="ListParagraph"/>
        <w:ind w:left="360"/>
        <w:outlineLvl w:val="0"/>
        <w:rPr>
          <w:rFonts w:ascii="Times New Roman" w:hAnsi="Times New Roman" w:cs="Times New Roman"/>
          <w:i/>
          <w:sz w:val="24"/>
          <w:szCs w:val="24"/>
        </w:rPr>
      </w:pPr>
      <w:bookmarkStart w:name="_Toc521414725" w:id="142"/>
      <w:r w:rsidRPr="008C4F56">
        <w:rPr>
          <w:rFonts w:ascii="Times New Roman" w:hAnsi="Times New Roman" w:cs="Times New Roman"/>
          <w:i/>
          <w:sz w:val="24"/>
          <w:szCs w:val="24"/>
        </w:rPr>
        <w:t>Applicable to all sub</w:t>
      </w:r>
      <w:r w:rsidR="0031649B">
        <w:rPr>
          <w:rFonts w:ascii="Times New Roman" w:hAnsi="Times New Roman" w:cs="Times New Roman"/>
          <w:i/>
          <w:sz w:val="24"/>
          <w:szCs w:val="24"/>
        </w:rPr>
        <w:t>-</w:t>
      </w:r>
      <w:r w:rsidRPr="008C4F56">
        <w:rPr>
          <w:rFonts w:ascii="Times New Roman" w:hAnsi="Times New Roman" w:cs="Times New Roman"/>
          <w:i/>
          <w:sz w:val="24"/>
          <w:szCs w:val="24"/>
        </w:rPr>
        <w:t>awardees</w:t>
      </w:r>
      <w:bookmarkEnd w:id="142"/>
    </w:p>
    <w:p w:rsidR="008C4F56" w:rsidP="00A1100A" w:rsidRDefault="008C4F56" w14:paraId="1523C888" w14:textId="77777777">
      <w:pPr>
        <w:pStyle w:val="ListParagraph"/>
        <w:ind w:left="360"/>
        <w:outlineLvl w:val="0"/>
        <w:rPr>
          <w:rFonts w:ascii="Times New Roman" w:hAnsi="Times New Roman" w:cs="Times New Roman"/>
          <w:i/>
          <w:sz w:val="24"/>
          <w:szCs w:val="24"/>
        </w:rPr>
      </w:pPr>
    </w:p>
    <w:p w:rsidR="008C4F56" w:rsidP="6DE42C77" w:rsidRDefault="007C37A1" w14:paraId="1B977404" w14:textId="77777777">
      <w:pPr>
        <w:pStyle w:val="ListParagraph"/>
        <w:ind w:left="360"/>
        <w:outlineLvl w:val="0"/>
        <w:rPr>
          <w:rFonts w:ascii="Times New Roman" w:hAnsi="Times New Roman" w:cs="Times New Roman"/>
          <w:sz w:val="24"/>
          <w:szCs w:val="24"/>
          <w:lang w:val="en-US"/>
        </w:rPr>
      </w:pPr>
      <w:bookmarkStart w:name="_Toc521414726" w:id="143"/>
      <w:r w:rsidRPr="6DE42C77">
        <w:rPr>
          <w:rFonts w:ascii="Times New Roman" w:hAnsi="Times New Roman" w:cs="Times New Roman"/>
          <w:sz w:val="24"/>
          <w:szCs w:val="24"/>
          <w:lang w:val="en-US"/>
        </w:rPr>
        <w:t>Accordingly, in providing services supported in whole or in part by this agreement or in its outreach activities related to such services, the entity may not discriminate against current or prospective program beneficiaries on the basis of religion, a religious belief, a refusal to hold a religious belief, or a refusal to attend or participate in a religious practice.</w:t>
      </w:r>
      <w:r w:rsidRPr="6DE42C77" w:rsidR="00B4251C">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If the entity makes sub-awards under this agreement, faith-based organizations should be eligible to participate on the same basis as other organizations, and should not be discriminated against on the basis of their religious character or affiliation.</w:t>
      </w:r>
      <w:bookmarkEnd w:id="143"/>
      <w:r w:rsidRPr="6DE42C77" w:rsidR="00595B47">
        <w:rPr>
          <w:rFonts w:ascii="Times New Roman" w:hAnsi="Times New Roman" w:cs="Times New Roman"/>
          <w:sz w:val="24"/>
          <w:szCs w:val="24"/>
          <w:lang w:val="en-US"/>
        </w:rPr>
        <w:t xml:space="preserve"> </w:t>
      </w:r>
    </w:p>
    <w:p w:rsidR="008C4F56" w:rsidP="00A1100A" w:rsidRDefault="008C4F56" w14:paraId="71FA482D" w14:textId="77777777">
      <w:pPr>
        <w:pStyle w:val="ListParagraph"/>
        <w:ind w:left="360"/>
        <w:outlineLvl w:val="0"/>
        <w:rPr>
          <w:rFonts w:ascii="Times New Roman" w:hAnsi="Times New Roman" w:cs="Times New Roman"/>
          <w:sz w:val="24"/>
          <w:szCs w:val="24"/>
        </w:rPr>
      </w:pPr>
    </w:p>
    <w:p w:rsidRPr="008C4F56" w:rsidR="00986A6E" w:rsidP="00A1100A" w:rsidRDefault="00986A6E" w14:paraId="6D306731" w14:textId="1C4A85C3">
      <w:pPr>
        <w:pStyle w:val="ListParagraph"/>
        <w:ind w:left="360"/>
        <w:outlineLvl w:val="0"/>
        <w:rPr>
          <w:rFonts w:ascii="Times New Roman" w:hAnsi="Times New Roman" w:cs="Times New Roman"/>
          <w:b/>
          <w:sz w:val="24"/>
          <w:szCs w:val="24"/>
        </w:rPr>
      </w:pPr>
      <w:bookmarkStart w:name="_Toc521414727" w:id="144"/>
      <w:r w:rsidRPr="00E841BF">
        <w:rPr>
          <w:rFonts w:ascii="Times New Roman" w:hAnsi="Times New Roman" w:eastAsia="Times New Roman" w:cs="Times New Roman"/>
          <w:sz w:val="24"/>
          <w:szCs w:val="24"/>
        </w:rPr>
        <w:t>The entity must ensure that its personnel take into account in their work the considerations reflected in the International Religious Freedom Act concerning country-specific conditions, the right to freedom of religion, methods of religious persecution practiced in foreign countries, and applicable distinctions within a country between the nature of and treatment of various r</w:t>
      </w:r>
      <w:r>
        <w:rPr>
          <w:rFonts w:ascii="Times New Roman" w:hAnsi="Times New Roman" w:eastAsia="Times New Roman" w:cs="Times New Roman"/>
          <w:sz w:val="24"/>
          <w:szCs w:val="24"/>
        </w:rPr>
        <w:t>eligious practices and believer.</w:t>
      </w:r>
      <w:bookmarkEnd w:id="144"/>
    </w:p>
    <w:p w:rsidR="00986A6E" w:rsidP="00A1100A" w:rsidRDefault="00986A6E" w14:paraId="74F3C1BA" w14:textId="77777777">
      <w:pPr>
        <w:ind w:right="60"/>
        <w:rPr>
          <w:rFonts w:ascii="Times New Roman" w:hAnsi="Times New Roman" w:eastAsia="Times New Roman" w:cs="Times New Roman"/>
          <w:sz w:val="24"/>
          <w:szCs w:val="24"/>
        </w:rPr>
      </w:pPr>
    </w:p>
    <w:p w:rsidR="00986A6E" w:rsidP="00A1100A" w:rsidRDefault="00986A6E" w14:paraId="465BF13C" w14:textId="77777777">
      <w:pPr>
        <w:pStyle w:val="ListParagraph"/>
        <w:jc w:val="center"/>
        <w:rPr>
          <w:rFonts w:ascii="Times New Roman" w:hAnsi="Times New Roman" w:cs="Times New Roman"/>
          <w:sz w:val="24"/>
          <w:szCs w:val="24"/>
        </w:rPr>
      </w:pPr>
      <w:r w:rsidRPr="0011339C">
        <w:rPr>
          <w:rFonts w:ascii="Times New Roman" w:hAnsi="Times New Roman" w:cs="Times New Roman"/>
          <w:sz w:val="24"/>
          <w:szCs w:val="24"/>
        </w:rPr>
        <w:t>[END OF PROVISION]</w:t>
      </w:r>
    </w:p>
    <w:p w:rsidR="007038AB" w:rsidP="00A1100A" w:rsidRDefault="007038AB" w14:paraId="46D5F5EB" w14:textId="77777777">
      <w:pPr>
        <w:pStyle w:val="ListParagraph"/>
        <w:jc w:val="center"/>
        <w:rPr>
          <w:rFonts w:ascii="Times New Roman" w:hAnsi="Times New Roman" w:cs="Times New Roman"/>
          <w:sz w:val="24"/>
          <w:szCs w:val="24"/>
        </w:rPr>
      </w:pPr>
    </w:p>
    <w:p w:rsidR="008C4F56" w:rsidP="00A1100A" w:rsidRDefault="00B4251C" w14:paraId="5ECDD376" w14:textId="77777777">
      <w:pPr>
        <w:pStyle w:val="Style10"/>
        <w:spacing w:line="276" w:lineRule="auto"/>
        <w:ind w:left="360"/>
      </w:pPr>
      <w:bookmarkStart w:name="_Toc521414728" w:id="145"/>
      <w:bookmarkStart w:name="_Toc5359075" w:id="146"/>
      <w:r w:rsidRPr="008C4F56">
        <w:t>NONDISCRIMINATION</w:t>
      </w:r>
      <w:bookmarkEnd w:id="145"/>
      <w:bookmarkEnd w:id="146"/>
    </w:p>
    <w:p w:rsidR="008C4F56" w:rsidP="00A1100A" w:rsidRDefault="00B657A2" w14:paraId="0B565620" w14:textId="77777777">
      <w:pPr>
        <w:pStyle w:val="ListParagraph"/>
        <w:ind w:left="360"/>
        <w:outlineLvl w:val="0"/>
        <w:rPr>
          <w:rFonts w:ascii="Times New Roman" w:hAnsi="Times New Roman" w:cs="Times New Roman"/>
          <w:i/>
          <w:sz w:val="24"/>
          <w:szCs w:val="24"/>
        </w:rPr>
      </w:pPr>
      <w:bookmarkStart w:name="_Toc521414729" w:id="147"/>
      <w:r w:rsidRPr="008C4F56">
        <w:rPr>
          <w:rFonts w:ascii="Times New Roman" w:hAnsi="Times New Roman" w:cs="Times New Roman"/>
          <w:i/>
          <w:sz w:val="24"/>
          <w:szCs w:val="24"/>
        </w:rPr>
        <w:t>Applicable to all</w:t>
      </w:r>
      <w:bookmarkEnd w:id="147"/>
    </w:p>
    <w:p w:rsidR="00A1100A" w:rsidP="00A1100A" w:rsidRDefault="00A1100A" w14:paraId="0C93470E" w14:textId="77777777">
      <w:pPr>
        <w:pStyle w:val="ListParagraph"/>
        <w:ind w:left="360"/>
        <w:outlineLvl w:val="0"/>
        <w:rPr>
          <w:rFonts w:ascii="Times New Roman" w:hAnsi="Times New Roman" w:cs="Times New Roman"/>
          <w:i/>
          <w:sz w:val="24"/>
          <w:szCs w:val="24"/>
        </w:rPr>
      </w:pPr>
    </w:p>
    <w:p w:rsidR="008C4F56" w:rsidP="6DE42C77" w:rsidRDefault="00595B47" w14:paraId="6FF86A16" w14:textId="77777777">
      <w:pPr>
        <w:pStyle w:val="ListParagraph"/>
        <w:ind w:left="360"/>
        <w:outlineLvl w:val="0"/>
        <w:rPr>
          <w:rFonts w:ascii="Times New Roman" w:hAnsi="Times New Roman" w:cs="Times New Roman"/>
          <w:sz w:val="24"/>
          <w:szCs w:val="24"/>
          <w:lang w:val="en-US"/>
        </w:rPr>
      </w:pPr>
      <w:bookmarkStart w:name="_Toc521414730" w:id="148"/>
      <w:r w:rsidRPr="6DE42C77">
        <w:rPr>
          <w:rFonts w:ascii="Times New Roman" w:hAnsi="Times New Roman" w:cs="Times New Roman"/>
          <w:sz w:val="24"/>
          <w:szCs w:val="24"/>
          <w:lang w:val="en-US"/>
        </w:rPr>
        <w:t xml:space="preserve">No </w:t>
      </w:r>
      <w:r w:rsidRPr="6DE42C77" w:rsidR="00B4251C">
        <w:rPr>
          <w:rFonts w:ascii="Times New Roman" w:hAnsi="Times New Roman" w:cs="Times New Roman"/>
          <w:sz w:val="24"/>
          <w:szCs w:val="24"/>
          <w:lang w:val="en-US"/>
        </w:rPr>
        <w:t>one</w:t>
      </w:r>
      <w:r w:rsidRPr="6DE42C77">
        <w:rPr>
          <w:rFonts w:ascii="Times New Roman" w:hAnsi="Times New Roman" w:cs="Times New Roman"/>
          <w:sz w:val="24"/>
          <w:szCs w:val="24"/>
          <w:lang w:val="en-US"/>
        </w:rPr>
        <w:t xml:space="preserve"> shall be excluded from participation in, be denied the benefits of, or be otherwise subjected to discrimination on the basis of race, color, national origin, age, disability, or sex under any program o</w:t>
      </w:r>
      <w:r w:rsidRPr="6DE42C77" w:rsidR="00B4251C">
        <w:rPr>
          <w:rFonts w:ascii="Times New Roman" w:hAnsi="Times New Roman" w:cs="Times New Roman"/>
          <w:sz w:val="24"/>
          <w:szCs w:val="24"/>
          <w:lang w:val="en-US"/>
        </w:rPr>
        <w:t>r activity funded by this award.</w:t>
      </w:r>
      <w:bookmarkEnd w:id="148"/>
    </w:p>
    <w:p w:rsidR="00A1100A" w:rsidP="00A1100A" w:rsidRDefault="00A1100A" w14:paraId="0FE29AE6" w14:textId="77777777">
      <w:pPr>
        <w:pStyle w:val="ListParagraph"/>
        <w:ind w:left="360"/>
        <w:outlineLvl w:val="0"/>
        <w:rPr>
          <w:rFonts w:ascii="Times New Roman" w:hAnsi="Times New Roman" w:cs="Times New Roman"/>
          <w:sz w:val="24"/>
          <w:szCs w:val="24"/>
        </w:rPr>
      </w:pPr>
      <w:bookmarkStart w:name="_Toc521414731" w:id="149"/>
    </w:p>
    <w:p w:rsidR="008C4F56" w:rsidP="6DE42C77" w:rsidRDefault="00595B47" w14:paraId="30669443" w14:textId="77777777">
      <w:pPr>
        <w:pStyle w:val="ListParagraph"/>
        <w:ind w:left="360"/>
        <w:outlineLvl w:val="0"/>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Additionally, </w:t>
      </w:r>
      <w:r w:rsidRPr="6DE42C77" w:rsidR="00B657A2">
        <w:rPr>
          <w:rFonts w:ascii="Times New Roman" w:hAnsi="Times New Roman" w:cs="Times New Roman"/>
          <w:sz w:val="24"/>
          <w:szCs w:val="24"/>
          <w:lang w:val="en-US"/>
        </w:rPr>
        <w:t>Partners</w:t>
      </w:r>
      <w:r w:rsidRPr="6DE42C77">
        <w:rPr>
          <w:rFonts w:ascii="Times New Roman" w:hAnsi="Times New Roman" w:cs="Times New Roman"/>
          <w:sz w:val="24"/>
          <w:szCs w:val="24"/>
          <w:lang w:val="en-US"/>
        </w:rPr>
        <w:t xml:space="preserve"> is committed to achieving and maintaining a diverse and representative workforce and a workplace free of discrimination. </w:t>
      </w:r>
      <w:r w:rsidRPr="6DE42C77" w:rsidR="00B657A2">
        <w:rPr>
          <w:rFonts w:ascii="Times New Roman" w:hAnsi="Times New Roman" w:cs="Times New Roman"/>
          <w:sz w:val="24"/>
          <w:szCs w:val="24"/>
          <w:lang w:val="en-US"/>
        </w:rPr>
        <w:t xml:space="preserve">Partners </w:t>
      </w:r>
      <w:r w:rsidRPr="6DE42C77">
        <w:rPr>
          <w:rFonts w:ascii="Times New Roman" w:hAnsi="Times New Roman" w:cs="Times New Roman"/>
          <w:sz w:val="24"/>
          <w:szCs w:val="24"/>
          <w:lang w:val="en-US"/>
        </w:rPr>
        <w:t xml:space="preserve">prohibits discrimination, including harassment, in its own workplace on the basis of race, color, religion, sex (including pregnancy and gender identity), national origin, disability, age, veteran’s status, sexual orientation, genetic information, marital status, parental status, political affiliation, and any other conduct that does not adversely affect the performance of the employee. In addition, </w:t>
      </w:r>
      <w:r w:rsidRPr="6DE42C77" w:rsidR="00B4251C">
        <w:rPr>
          <w:rFonts w:ascii="Times New Roman" w:hAnsi="Times New Roman" w:cs="Times New Roman"/>
          <w:sz w:val="24"/>
          <w:szCs w:val="24"/>
          <w:lang w:val="en-US"/>
        </w:rPr>
        <w:t>Partners</w:t>
      </w:r>
      <w:r w:rsidRPr="6DE42C77">
        <w:rPr>
          <w:rFonts w:ascii="Times New Roman" w:hAnsi="Times New Roman" w:cs="Times New Roman"/>
          <w:sz w:val="24"/>
          <w:szCs w:val="24"/>
          <w:lang w:val="en-US"/>
        </w:rPr>
        <w:t xml:space="preserve"> strongly encourages its </w:t>
      </w:r>
      <w:r w:rsidRPr="6DE42C77" w:rsidR="00022171">
        <w:rPr>
          <w:rFonts w:ascii="Times New Roman" w:hAnsi="Times New Roman" w:cs="Times New Roman"/>
          <w:sz w:val="24"/>
          <w:szCs w:val="24"/>
          <w:lang w:val="en-US"/>
        </w:rPr>
        <w:t>grantee</w:t>
      </w:r>
      <w:r w:rsidRPr="6DE42C77">
        <w:rPr>
          <w:rFonts w:ascii="Times New Roman" w:hAnsi="Times New Roman" w:cs="Times New Roman"/>
          <w:sz w:val="24"/>
          <w:szCs w:val="24"/>
          <w:lang w:val="en-US"/>
        </w:rPr>
        <w:t>s and their subrecipients and vendors (at all tiers), performing both in the U.S. and overseas, to develop and enforce comprehensive nondiscrimination policies for their workplaces that include protection for all their employees on these expanded bases, subject to applicable law.</w:t>
      </w:r>
      <w:bookmarkEnd w:id="149"/>
    </w:p>
    <w:p w:rsidR="008C4F56" w:rsidP="00A1100A" w:rsidRDefault="008C4F56" w14:paraId="7DBD78E4" w14:textId="77777777">
      <w:pPr>
        <w:pStyle w:val="ListParagraph"/>
        <w:ind w:left="360"/>
        <w:outlineLvl w:val="0"/>
        <w:rPr>
          <w:rFonts w:ascii="Times New Roman" w:hAnsi="Times New Roman" w:cs="Times New Roman"/>
          <w:sz w:val="24"/>
          <w:szCs w:val="24"/>
        </w:rPr>
      </w:pPr>
    </w:p>
    <w:p w:rsidR="00C210C2" w:rsidP="6DE42C77" w:rsidRDefault="00B4251C" w14:paraId="41C1A5BF" w14:textId="6A5298D1">
      <w:pPr>
        <w:pStyle w:val="ListParagraph"/>
        <w:ind w:left="360"/>
        <w:outlineLvl w:val="0"/>
        <w:rPr>
          <w:rFonts w:ascii="Times New Roman" w:hAnsi="Times New Roman" w:cs="Times New Roman"/>
          <w:sz w:val="24"/>
          <w:szCs w:val="24"/>
          <w:lang w:val="en-US"/>
        </w:rPr>
      </w:pPr>
      <w:bookmarkStart w:name="_Toc521414732" w:id="150"/>
      <w:r w:rsidRPr="6DE42C77">
        <w:rPr>
          <w:rFonts w:ascii="Times New Roman" w:hAnsi="Times New Roman" w:cs="Times New Roman"/>
          <w:sz w:val="24"/>
          <w:szCs w:val="24"/>
          <w:lang w:val="en-US"/>
        </w:rPr>
        <w:t>Furthermore Partners</w:t>
      </w:r>
      <w:r w:rsidRPr="6DE42C77" w:rsidR="00C210C2">
        <w:rPr>
          <w:rFonts w:ascii="Times New Roman" w:hAnsi="Times New Roman" w:cs="Times New Roman"/>
          <w:sz w:val="24"/>
          <w:szCs w:val="24"/>
          <w:lang w:val="en-US"/>
        </w:rPr>
        <w:t xml:space="preserve"> requires that the recipien</w:t>
      </w:r>
      <w:r w:rsidRPr="6DE42C77">
        <w:rPr>
          <w:rFonts w:ascii="Times New Roman" w:hAnsi="Times New Roman" w:cs="Times New Roman"/>
          <w:sz w:val="24"/>
          <w:szCs w:val="24"/>
          <w:lang w:val="en-US"/>
        </w:rPr>
        <w:t xml:space="preserve">t not discriminate against any </w:t>
      </w:r>
      <w:r w:rsidRPr="6DE42C77" w:rsidR="00C210C2">
        <w:rPr>
          <w:rFonts w:ascii="Times New Roman" w:hAnsi="Times New Roman" w:cs="Times New Roman"/>
          <w:sz w:val="24"/>
          <w:szCs w:val="24"/>
          <w:lang w:val="en-US"/>
        </w:rPr>
        <w:t>beneficiaries in implementation of this award, such as, but not limited to, by withholding, adversely impacting, or denying equitable access to the benefits provided through this award on the basis of any factor not expressly stated in the award. This includes, for example, race, color, religion, sex (including gender identity, sexual orientation, and pregnancy), national origin, disability, age, genetic information, marital status, parental status, political affiliation, or veteran's status. Nothing in this provision is intended to limit the ability of the recipient to target activities toward the assistance needs of certain populations as defined in the award.</w:t>
      </w:r>
      <w:bookmarkEnd w:id="150"/>
    </w:p>
    <w:p w:rsidRPr="008C4F56" w:rsidR="00C85E8C" w:rsidP="00A1100A" w:rsidRDefault="00C85E8C" w14:paraId="314A1974" w14:textId="77777777">
      <w:pPr>
        <w:pStyle w:val="ListParagraph"/>
        <w:ind w:left="360"/>
        <w:outlineLvl w:val="0"/>
        <w:rPr>
          <w:rFonts w:ascii="Times New Roman" w:hAnsi="Times New Roman" w:cs="Times New Roman"/>
          <w:b/>
          <w:sz w:val="24"/>
          <w:szCs w:val="24"/>
        </w:rPr>
      </w:pPr>
    </w:p>
    <w:p w:rsidR="00C85E8C" w:rsidP="00A1100A" w:rsidRDefault="00C85E8C" w14:paraId="475A45E8" w14:textId="6D38A620">
      <w:pPr>
        <w:pStyle w:val="ListParagraph"/>
        <w:jc w:val="center"/>
        <w:rPr>
          <w:rFonts w:ascii="Times New Roman" w:hAnsi="Times New Roman" w:cs="Times New Roman"/>
          <w:sz w:val="24"/>
          <w:szCs w:val="24"/>
        </w:rPr>
      </w:pPr>
      <w:r w:rsidRPr="0011339C">
        <w:rPr>
          <w:rFonts w:ascii="Times New Roman" w:hAnsi="Times New Roman" w:cs="Times New Roman"/>
          <w:sz w:val="24"/>
          <w:szCs w:val="24"/>
        </w:rPr>
        <w:t>[END OF PROVISION]</w:t>
      </w:r>
    </w:p>
    <w:p w:rsidR="00035C58" w:rsidP="00A1100A" w:rsidRDefault="00035C58" w14:paraId="16A62EF0" w14:textId="77777777">
      <w:pPr>
        <w:pStyle w:val="ListParagraph"/>
        <w:jc w:val="center"/>
        <w:rPr>
          <w:rFonts w:ascii="Times New Roman" w:hAnsi="Times New Roman" w:cs="Times New Roman"/>
          <w:sz w:val="24"/>
          <w:szCs w:val="24"/>
        </w:rPr>
      </w:pPr>
    </w:p>
    <w:p w:rsidR="008C4F56" w:rsidP="00A1100A" w:rsidRDefault="00DA6C7B" w14:paraId="05D385C1" w14:textId="77777777">
      <w:pPr>
        <w:pStyle w:val="Style10"/>
        <w:tabs>
          <w:tab w:val="left" w:pos="990"/>
        </w:tabs>
        <w:spacing w:line="276" w:lineRule="auto"/>
        <w:ind w:left="360"/>
      </w:pPr>
      <w:bookmarkStart w:name="_Toc5359076" w:id="151"/>
      <w:r w:rsidRPr="00747528">
        <w:t>PILOT PRO</w:t>
      </w:r>
      <w:r w:rsidRPr="00747528" w:rsidR="005C53E8">
        <w:t xml:space="preserve">GRAM FOR ENHANCEMENT OF GRANTEE </w:t>
      </w:r>
      <w:r w:rsidRPr="00747528">
        <w:t>EMPLOYEE WHISTLEBLOWER PROTECTIONS</w:t>
      </w:r>
      <w:bookmarkEnd w:id="151"/>
      <w:r w:rsidRPr="00747528">
        <w:t xml:space="preserve"> </w:t>
      </w:r>
    </w:p>
    <w:p w:rsidR="008C4F56" w:rsidP="00A1100A" w:rsidRDefault="005C53E8" w14:paraId="168605BE" w14:textId="77777777">
      <w:pPr>
        <w:pStyle w:val="NormalWeb"/>
        <w:spacing w:before="0" w:beforeAutospacing="0" w:after="0" w:afterAutospacing="0" w:line="276" w:lineRule="auto"/>
        <w:ind w:left="360"/>
        <w:rPr>
          <w:i/>
        </w:rPr>
      </w:pPr>
      <w:r w:rsidRPr="008C4F56">
        <w:rPr>
          <w:i/>
        </w:rPr>
        <w:t>Applicable to all</w:t>
      </w:r>
    </w:p>
    <w:p w:rsidR="008C4F56" w:rsidP="00A1100A" w:rsidRDefault="008C4F56" w14:paraId="736DB350" w14:textId="77777777">
      <w:pPr>
        <w:pStyle w:val="NormalWeb"/>
        <w:spacing w:before="0" w:beforeAutospacing="0" w:after="0" w:afterAutospacing="0" w:line="276" w:lineRule="auto"/>
        <w:ind w:left="360"/>
        <w:rPr>
          <w:i/>
        </w:rPr>
      </w:pPr>
    </w:p>
    <w:p w:rsidR="00A1100A" w:rsidP="00A1100A" w:rsidRDefault="00B4251C" w14:paraId="25F0676E" w14:textId="77777777">
      <w:pPr>
        <w:pStyle w:val="NormalWeb"/>
        <w:spacing w:before="0" w:beforeAutospacing="0" w:after="0" w:afterAutospacing="0" w:line="276" w:lineRule="auto"/>
        <w:ind w:left="360"/>
      </w:pPr>
      <w:r>
        <w:t>Partners</w:t>
      </w:r>
      <w:r w:rsidRPr="00747528" w:rsidR="00DA6C7B">
        <w:t xml:space="preserve"> states that an employee of a Grantee may not be discharged, demoted, or otherwise discriminated against as a reprisal for "whistleblowing." In addition, whistleblower protections cannot be waived by any agreement, policy, form, or condition of employment.</w:t>
      </w:r>
    </w:p>
    <w:p w:rsidR="00A1100A" w:rsidP="00A1100A" w:rsidRDefault="00A1100A" w14:paraId="692724BA" w14:textId="77777777">
      <w:pPr>
        <w:pStyle w:val="NormalWeb"/>
        <w:spacing w:before="0" w:beforeAutospacing="0" w:after="0" w:afterAutospacing="0" w:line="276" w:lineRule="auto"/>
        <w:ind w:left="360"/>
      </w:pPr>
    </w:p>
    <w:p w:rsidRPr="00035C58" w:rsidR="00DA6C7B" w:rsidP="00A1100A" w:rsidRDefault="00DA6C7B" w14:paraId="30AE10DE" w14:textId="12BC9EDC">
      <w:pPr>
        <w:pStyle w:val="NormalWeb"/>
        <w:spacing w:before="0" w:beforeAutospacing="0" w:after="0" w:afterAutospacing="0" w:line="276" w:lineRule="auto"/>
        <w:ind w:left="360"/>
      </w:pPr>
      <w:r w:rsidRPr="00747528">
        <w:t>Whistleblowing is defined as making a disclosure "that the employee reasonably believes" is evidence of any of the following:</w:t>
      </w:r>
    </w:p>
    <w:p w:rsidRPr="00747528" w:rsidR="00DA6C7B" w:rsidP="00A1100A" w:rsidRDefault="00DA6C7B" w14:paraId="20C9F1A3" w14:textId="72049283">
      <w:pPr>
        <w:pStyle w:val="ListParagraph"/>
        <w:numPr>
          <w:ilvl w:val="0"/>
          <w:numId w:val="2"/>
        </w:numPr>
        <w:rPr>
          <w:rFonts w:ascii="Times New Roman" w:hAnsi="Times New Roman" w:cs="Times New Roman"/>
          <w:sz w:val="24"/>
          <w:szCs w:val="24"/>
        </w:rPr>
      </w:pPr>
      <w:r w:rsidRPr="00747528">
        <w:rPr>
          <w:rFonts w:ascii="Times New Roman" w:hAnsi="Times New Roman" w:cs="Times New Roman"/>
          <w:sz w:val="24"/>
          <w:szCs w:val="24"/>
        </w:rPr>
        <w:t xml:space="preserve">Gross mismanagement of a </w:t>
      </w:r>
      <w:r w:rsidR="00B4251C">
        <w:rPr>
          <w:rFonts w:ascii="Times New Roman" w:hAnsi="Times New Roman" w:cs="Times New Roman"/>
          <w:sz w:val="24"/>
          <w:szCs w:val="24"/>
        </w:rPr>
        <w:t>funds</w:t>
      </w:r>
      <w:r w:rsidRPr="00747528">
        <w:rPr>
          <w:rFonts w:ascii="Times New Roman" w:hAnsi="Times New Roman" w:cs="Times New Roman"/>
          <w:sz w:val="24"/>
          <w:szCs w:val="24"/>
        </w:rPr>
        <w:t>;</w:t>
      </w:r>
    </w:p>
    <w:p w:rsidRPr="00747528" w:rsidR="00DA6C7B" w:rsidP="20E6041C" w:rsidRDefault="00DA6C7B" w14:paraId="7E47BDA6" w14:textId="34759337">
      <w:pPr>
        <w:pStyle w:val="ListParagraph"/>
        <w:numPr>
          <w:ilvl w:val="0"/>
          <w:numId w:val="2"/>
        </w:numPr>
        <w:rPr>
          <w:rFonts w:ascii="Times New Roman" w:hAnsi="Times New Roman" w:cs="Times New Roman"/>
          <w:sz w:val="24"/>
          <w:szCs w:val="24"/>
          <w:lang w:val="en-US"/>
        </w:rPr>
      </w:pPr>
      <w:r w:rsidRPr="20E6041C" w:rsidR="00DA6C7B">
        <w:rPr>
          <w:rFonts w:ascii="Times New Roman" w:hAnsi="Times New Roman" w:cs="Times New Roman"/>
          <w:sz w:val="24"/>
          <w:szCs w:val="24"/>
          <w:lang w:val="en-US"/>
        </w:rPr>
        <w:t xml:space="preserve">A gross waste of </w:t>
      </w:r>
      <w:r w:rsidRPr="20E6041C" w:rsidR="00DA6C7B">
        <w:rPr>
          <w:rFonts w:ascii="Times New Roman" w:hAnsi="Times New Roman" w:cs="Times New Roman"/>
          <w:sz w:val="24"/>
          <w:szCs w:val="24"/>
          <w:lang w:val="en-US"/>
        </w:rPr>
        <w:t>funds;</w:t>
      </w:r>
    </w:p>
    <w:p w:rsidRPr="00747528" w:rsidR="00DA6C7B" w:rsidP="20E6041C" w:rsidRDefault="00DA6C7B" w14:paraId="2143756E" w14:textId="1D9D86EA">
      <w:pPr>
        <w:pStyle w:val="ListParagraph"/>
        <w:numPr>
          <w:ilvl w:val="0"/>
          <w:numId w:val="2"/>
        </w:numPr>
        <w:rPr>
          <w:rFonts w:ascii="Times New Roman" w:hAnsi="Times New Roman" w:cs="Times New Roman"/>
          <w:sz w:val="24"/>
          <w:szCs w:val="24"/>
          <w:lang w:val="en-US"/>
        </w:rPr>
      </w:pPr>
      <w:r w:rsidRPr="20E6041C" w:rsidR="00DA6C7B">
        <w:rPr>
          <w:rFonts w:ascii="Times New Roman" w:hAnsi="Times New Roman" w:cs="Times New Roman"/>
          <w:sz w:val="24"/>
          <w:szCs w:val="24"/>
          <w:lang w:val="en-US"/>
        </w:rPr>
        <w:t xml:space="preserve">An abuse of authority relating to a contract or </w:t>
      </w:r>
      <w:r w:rsidRPr="20E6041C" w:rsidR="00DA6C7B">
        <w:rPr>
          <w:rFonts w:ascii="Times New Roman" w:hAnsi="Times New Roman" w:cs="Times New Roman"/>
          <w:sz w:val="24"/>
          <w:szCs w:val="24"/>
          <w:lang w:val="en-US"/>
        </w:rPr>
        <w:t>grant;</w:t>
      </w:r>
    </w:p>
    <w:p w:rsidRPr="00747528" w:rsidR="00DA6C7B" w:rsidP="00A1100A" w:rsidRDefault="00DA6C7B" w14:paraId="33FCB4A2" w14:textId="77777777">
      <w:pPr>
        <w:pStyle w:val="ListParagraph"/>
        <w:numPr>
          <w:ilvl w:val="0"/>
          <w:numId w:val="2"/>
        </w:numPr>
        <w:rPr>
          <w:rFonts w:ascii="Times New Roman" w:hAnsi="Times New Roman" w:cs="Times New Roman"/>
          <w:sz w:val="24"/>
          <w:szCs w:val="24"/>
        </w:rPr>
      </w:pPr>
      <w:r w:rsidRPr="00747528">
        <w:rPr>
          <w:rFonts w:ascii="Times New Roman" w:hAnsi="Times New Roman" w:cs="Times New Roman"/>
          <w:sz w:val="24"/>
          <w:szCs w:val="24"/>
        </w:rPr>
        <w:t>A substantial and specific danger to public health or safety; or</w:t>
      </w:r>
    </w:p>
    <w:p w:rsidR="008C4F56" w:rsidP="00A1100A" w:rsidRDefault="00DA6C7B" w14:paraId="6049A227" w14:textId="77777777">
      <w:pPr>
        <w:pStyle w:val="ListParagraph"/>
        <w:numPr>
          <w:ilvl w:val="0"/>
          <w:numId w:val="2"/>
        </w:numPr>
        <w:rPr>
          <w:rFonts w:ascii="Times New Roman" w:hAnsi="Times New Roman" w:cs="Times New Roman"/>
          <w:sz w:val="24"/>
          <w:szCs w:val="24"/>
        </w:rPr>
      </w:pPr>
      <w:r w:rsidRPr="00747528">
        <w:rPr>
          <w:rFonts w:ascii="Times New Roman" w:hAnsi="Times New Roman" w:cs="Times New Roman"/>
          <w:sz w:val="24"/>
          <w:szCs w:val="24"/>
        </w:rPr>
        <w:t xml:space="preserve">A violation of law, rule, or regulation related to a contract or grant </w:t>
      </w:r>
    </w:p>
    <w:p w:rsidR="008C4F56" w:rsidP="00A1100A" w:rsidRDefault="008C4F56" w14:paraId="2B731D0A" w14:textId="77777777">
      <w:pPr>
        <w:rPr>
          <w:rFonts w:ascii="Times New Roman" w:hAnsi="Times New Roman" w:cs="Times New Roman"/>
          <w:sz w:val="24"/>
          <w:szCs w:val="24"/>
        </w:rPr>
      </w:pPr>
    </w:p>
    <w:p w:rsidRPr="008C4F56" w:rsidR="00DA6C7B" w:rsidP="6DE42C77" w:rsidRDefault="00DA6C7B" w14:paraId="40AAD7A0" w14:textId="03DEAF3A">
      <w:pPr>
        <w:ind w:left="360"/>
        <w:rPr>
          <w:rFonts w:ascii="Times New Roman" w:hAnsi="Times New Roman" w:cs="Times New Roman"/>
          <w:sz w:val="24"/>
          <w:szCs w:val="24"/>
          <w:lang w:val="en-US"/>
        </w:rPr>
      </w:pPr>
      <w:r w:rsidRPr="6DE42C77">
        <w:rPr>
          <w:rFonts w:ascii="Times New Roman" w:hAnsi="Times New Roman" w:cs="Times New Roman"/>
          <w:sz w:val="24"/>
          <w:szCs w:val="24"/>
          <w:lang w:val="en-US"/>
        </w:rPr>
        <w:t>A</w:t>
      </w:r>
      <w:r w:rsidRPr="6DE42C77" w:rsidR="00B4251C">
        <w:rPr>
          <w:rFonts w:ascii="Times New Roman" w:hAnsi="Times New Roman" w:cs="Times New Roman"/>
          <w:sz w:val="24"/>
          <w:szCs w:val="24"/>
          <w:lang w:val="en-US"/>
        </w:rPr>
        <w:t>ny concerns should be directed to Partners or the appropriate legal authority.</w:t>
      </w:r>
    </w:p>
    <w:p w:rsidRPr="00747528" w:rsidR="000F6B42" w:rsidP="00A1100A" w:rsidRDefault="000F6B42" w14:paraId="751EFC39" w14:textId="77777777">
      <w:pPr>
        <w:jc w:val="center"/>
        <w:rPr>
          <w:rFonts w:ascii="Times New Roman" w:hAnsi="Times New Roman" w:cs="Times New Roman"/>
          <w:sz w:val="24"/>
          <w:szCs w:val="24"/>
        </w:rPr>
      </w:pPr>
    </w:p>
    <w:p w:rsidR="00DA6C7B" w:rsidP="00A1100A" w:rsidRDefault="00DA6C7B" w14:paraId="40BF1483" w14:textId="77777777">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rsidR="007038AB" w:rsidP="00A1100A" w:rsidRDefault="007038AB" w14:paraId="7B9962AD" w14:textId="77777777">
      <w:pPr>
        <w:jc w:val="center"/>
        <w:rPr>
          <w:rFonts w:ascii="Times New Roman" w:hAnsi="Times New Roman" w:cs="Times New Roman"/>
          <w:sz w:val="24"/>
          <w:szCs w:val="24"/>
        </w:rPr>
      </w:pPr>
    </w:p>
    <w:p w:rsidR="008C4F56" w:rsidP="00A1100A" w:rsidRDefault="00595B47" w14:paraId="5A2F89B8" w14:textId="77777777">
      <w:pPr>
        <w:pStyle w:val="Style10"/>
        <w:tabs>
          <w:tab w:val="left" w:pos="540"/>
          <w:tab w:val="left" w:pos="990"/>
        </w:tabs>
        <w:spacing w:line="276" w:lineRule="auto"/>
        <w:ind w:left="360"/>
      </w:pPr>
      <w:bookmarkStart w:name="_Toc5359077" w:id="152"/>
      <w:r w:rsidRPr="008C4F56">
        <w:t>CONFIDENTIALITY AGR</w:t>
      </w:r>
      <w:r w:rsidRPr="008C4F56" w:rsidR="00B4251C">
        <w:t>EEMENTS OR STATEMENT</w:t>
      </w:r>
      <w:bookmarkEnd w:id="152"/>
    </w:p>
    <w:p w:rsidR="008C4F56" w:rsidP="00A1100A" w:rsidRDefault="005803D0" w14:paraId="73AF9963" w14:textId="77777777">
      <w:pPr>
        <w:pStyle w:val="ListParagraph"/>
        <w:ind w:left="360"/>
        <w:rPr>
          <w:rFonts w:ascii="Times New Roman" w:hAnsi="Times New Roman" w:cs="Times New Roman"/>
          <w:sz w:val="24"/>
          <w:szCs w:val="24"/>
        </w:rPr>
      </w:pPr>
      <w:r w:rsidRPr="008C4F56">
        <w:rPr>
          <w:rFonts w:ascii="Times New Roman" w:hAnsi="Times New Roman" w:cs="Times New Roman"/>
          <w:i/>
          <w:sz w:val="24"/>
          <w:szCs w:val="24"/>
        </w:rPr>
        <w:t>Applicable to all</w:t>
      </w:r>
    </w:p>
    <w:p w:rsidR="008C4F56" w:rsidP="00A1100A" w:rsidRDefault="008C4F56" w14:paraId="335B3E4E" w14:textId="77777777">
      <w:pPr>
        <w:pStyle w:val="ListParagraph"/>
        <w:ind w:left="360"/>
        <w:rPr>
          <w:rFonts w:ascii="Times New Roman" w:hAnsi="Times New Roman" w:cs="Times New Roman"/>
          <w:sz w:val="24"/>
          <w:szCs w:val="24"/>
        </w:rPr>
      </w:pPr>
    </w:p>
    <w:p w:rsidRPr="008C4F56" w:rsidR="002A7700" w:rsidP="00A1100A" w:rsidRDefault="002A7700" w14:paraId="07883D97" w14:textId="329C5AFC">
      <w:pPr>
        <w:pStyle w:val="ListParagraph"/>
        <w:ind w:left="360"/>
        <w:rPr>
          <w:rFonts w:ascii="Times New Roman" w:hAnsi="Times New Roman" w:cs="Times New Roman"/>
          <w:b/>
          <w:sz w:val="24"/>
          <w:szCs w:val="24"/>
        </w:rPr>
      </w:pPr>
      <w:r w:rsidRPr="002A7700">
        <w:rPr>
          <w:rFonts w:ascii="Times New Roman" w:hAnsi="Times New Roman" w:cs="Times New Roman"/>
          <w:sz w:val="24"/>
          <w:szCs w:val="24"/>
        </w:rPr>
        <w:t>Confidential information, as used in this Provision, means:</w:t>
      </w:r>
    </w:p>
    <w:p w:rsidR="008C4F56" w:rsidP="00A1100A" w:rsidRDefault="002A7700" w14:paraId="70773B0F" w14:textId="77777777">
      <w:pPr>
        <w:pStyle w:val="ListParagraph"/>
        <w:numPr>
          <w:ilvl w:val="0"/>
          <w:numId w:val="3"/>
        </w:numPr>
        <w:rPr>
          <w:rFonts w:ascii="Times New Roman" w:hAnsi="Times New Roman" w:cs="Times New Roman"/>
          <w:sz w:val="24"/>
          <w:szCs w:val="24"/>
        </w:rPr>
      </w:pPr>
      <w:r w:rsidRPr="002A7700">
        <w:rPr>
          <w:rFonts w:ascii="Times New Roman" w:hAnsi="Times New Roman" w:cs="Times New Roman"/>
          <w:sz w:val="24"/>
          <w:szCs w:val="24"/>
        </w:rPr>
        <w:t>Information or data of a personal nature about an individual that, if released, would constitute a clearly unwarranted invasion of personal privacy.</w:t>
      </w:r>
    </w:p>
    <w:p w:rsidR="00035C58" w:rsidP="00A1100A" w:rsidRDefault="00035C58" w14:paraId="017FD46A" w14:textId="77777777">
      <w:pPr>
        <w:pStyle w:val="ListParagraph"/>
        <w:ind w:left="781"/>
        <w:rPr>
          <w:rFonts w:ascii="Times New Roman" w:hAnsi="Times New Roman" w:cs="Times New Roman"/>
          <w:sz w:val="24"/>
          <w:szCs w:val="24"/>
        </w:rPr>
      </w:pPr>
    </w:p>
    <w:p w:rsidR="008C4F56" w:rsidP="6DE42C77" w:rsidRDefault="002A7700" w14:paraId="2C79C590" w14:textId="77777777">
      <w:pPr>
        <w:ind w:left="421"/>
        <w:rPr>
          <w:rFonts w:ascii="Times New Roman" w:hAnsi="Times New Roman" w:cs="Times New Roman"/>
          <w:sz w:val="24"/>
          <w:szCs w:val="24"/>
          <w:lang w:val="en-US"/>
        </w:rPr>
      </w:pPr>
      <w:r w:rsidRPr="6DE42C77">
        <w:rPr>
          <w:rFonts w:ascii="Times New Roman" w:hAnsi="Times New Roman" w:cs="Times New Roman"/>
          <w:sz w:val="24"/>
          <w:szCs w:val="24"/>
          <w:lang w:val="en-US"/>
        </w:rPr>
        <w:t>In addition to the types of confidential information described above, information which might require special consideration with regard to the timing of its disclosure may derive from studies or research, during which public disclosure of preliminary invalidated findings could create erroneous conclusions, which might threaten public health or safety if acted upon.</w:t>
      </w:r>
    </w:p>
    <w:p w:rsidR="008C4F56" w:rsidP="00A1100A" w:rsidRDefault="008C4F56" w14:paraId="5C3DD7A5" w14:textId="77777777">
      <w:pPr>
        <w:ind w:left="421"/>
        <w:rPr>
          <w:rFonts w:ascii="Times New Roman" w:hAnsi="Times New Roman" w:cs="Times New Roman"/>
          <w:sz w:val="24"/>
          <w:szCs w:val="24"/>
        </w:rPr>
      </w:pPr>
    </w:p>
    <w:p w:rsidR="008C4F56" w:rsidP="6DE42C77" w:rsidRDefault="00595B47" w14:paraId="0C0DFC40" w14:textId="77777777">
      <w:pPr>
        <w:ind w:left="421"/>
        <w:rPr>
          <w:rFonts w:ascii="Times New Roman" w:hAnsi="Times New Roman" w:cs="Times New Roman"/>
          <w:sz w:val="24"/>
          <w:szCs w:val="24"/>
          <w:lang w:val="en-US"/>
        </w:rPr>
      </w:pPr>
      <w:r w:rsidRPr="6DE42C77">
        <w:rPr>
          <w:rFonts w:ascii="Times New Roman" w:hAnsi="Times New Roman" w:cs="Times New Roman"/>
          <w:sz w:val="24"/>
          <w:szCs w:val="24"/>
          <w:lang w:val="en-US"/>
        </w:rPr>
        <w:t>“Internal confidentiality agreement or statement” means a confidentiality</w:t>
      </w:r>
      <w:r w:rsidRPr="6DE42C77" w:rsidR="00DD030C">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agreement or any other written statement that the recipient requires any of its employees or subrecipients to sign regarding nondisclosure of recipient information, except that it does not include confidentiality agreements arising out of civil litigation or confidentiality agreements that recipient employees or subrecipients sign.</w:t>
      </w:r>
    </w:p>
    <w:p w:rsidR="008C4F56" w:rsidP="00A1100A" w:rsidRDefault="008C4F56" w14:paraId="0F5E4E15" w14:textId="77777777">
      <w:pPr>
        <w:ind w:left="421"/>
        <w:rPr>
          <w:rFonts w:ascii="Times New Roman" w:hAnsi="Times New Roman" w:cs="Times New Roman"/>
          <w:sz w:val="24"/>
          <w:szCs w:val="24"/>
        </w:rPr>
      </w:pPr>
    </w:p>
    <w:p w:rsidR="008C4F56" w:rsidP="6DE42C77" w:rsidRDefault="00595B47" w14:paraId="2CC98F0F" w14:textId="77777777">
      <w:pPr>
        <w:ind w:left="421"/>
        <w:rPr>
          <w:rFonts w:ascii="Times New Roman" w:hAnsi="Times New Roman" w:cs="Times New Roman"/>
          <w:sz w:val="24"/>
          <w:szCs w:val="24"/>
          <w:lang w:val="en-US"/>
        </w:rPr>
      </w:pPr>
      <w:r w:rsidRPr="6DE42C77">
        <w:rPr>
          <w:rFonts w:ascii="Times New Roman" w:hAnsi="Times New Roman" w:cs="Times New Roman"/>
          <w:sz w:val="24"/>
          <w:szCs w:val="24"/>
          <w:lang w:val="en-US"/>
        </w:rPr>
        <w:t>The recipient must not require its employees, subrecipients, or contractors to sign or comply with internal confidentiality agreements or statements that prohibit or otherwise restrict employees, subrecipients, or contractors from lawfully reporting waste, fraud, or abuse related to the performance of a</w:t>
      </w:r>
      <w:r w:rsidRPr="6DE42C77" w:rsidR="00137B42">
        <w:rPr>
          <w:rFonts w:ascii="Times New Roman" w:hAnsi="Times New Roman" w:cs="Times New Roman"/>
          <w:sz w:val="24"/>
          <w:szCs w:val="24"/>
          <w:lang w:val="en-US"/>
        </w:rPr>
        <w:t>n</w:t>
      </w:r>
      <w:r w:rsidRPr="6DE42C77">
        <w:rPr>
          <w:rFonts w:ascii="Times New Roman" w:hAnsi="Times New Roman" w:cs="Times New Roman"/>
          <w:sz w:val="24"/>
          <w:szCs w:val="24"/>
          <w:lang w:val="en-US"/>
        </w:rPr>
        <w:t xml:space="preserve"> </w:t>
      </w:r>
      <w:r w:rsidRPr="6DE42C77" w:rsidR="00137B42">
        <w:rPr>
          <w:rFonts w:ascii="Times New Roman" w:hAnsi="Times New Roman" w:cs="Times New Roman"/>
          <w:sz w:val="24"/>
          <w:szCs w:val="24"/>
          <w:lang w:val="en-US"/>
        </w:rPr>
        <w:t>award to Partners</w:t>
      </w:r>
      <w:r w:rsidRPr="6DE42C77">
        <w:rPr>
          <w:rFonts w:ascii="Times New Roman" w:hAnsi="Times New Roman" w:cs="Times New Roman"/>
          <w:sz w:val="24"/>
          <w:szCs w:val="24"/>
          <w:lang w:val="en-US"/>
        </w:rPr>
        <w:t xml:space="preserve">. </w:t>
      </w:r>
    </w:p>
    <w:p w:rsidR="008C4F56" w:rsidP="00A1100A" w:rsidRDefault="008C4F56" w14:paraId="5601B15B" w14:textId="77777777">
      <w:pPr>
        <w:ind w:left="421"/>
        <w:rPr>
          <w:rFonts w:ascii="Times New Roman" w:hAnsi="Times New Roman" w:cs="Times New Roman"/>
          <w:sz w:val="24"/>
          <w:szCs w:val="24"/>
        </w:rPr>
      </w:pPr>
    </w:p>
    <w:p w:rsidR="00137B42" w:rsidP="00A1100A" w:rsidRDefault="00595B47" w14:paraId="7E52813B" w14:textId="4B8204DF">
      <w:pPr>
        <w:ind w:left="421"/>
        <w:rPr>
          <w:rFonts w:ascii="Times New Roman" w:hAnsi="Times New Roman" w:cs="Times New Roman"/>
          <w:sz w:val="24"/>
          <w:szCs w:val="24"/>
        </w:rPr>
      </w:pPr>
      <w:r w:rsidRPr="00747528">
        <w:rPr>
          <w:rFonts w:ascii="Times New Roman" w:hAnsi="Times New Roman" w:cs="Times New Roman"/>
          <w:sz w:val="24"/>
          <w:szCs w:val="24"/>
        </w:rPr>
        <w:t>The recipient must notify current employees and subrecipients that prohibitions and restrictions of any preexisting internal confidentiality agreements or, to the extent that such prohibitions and restrictions are inconsistent with the prohibitions of this provision, are no longer in</w:t>
      </w:r>
      <w:r w:rsidR="00137B42">
        <w:rPr>
          <w:rFonts w:ascii="Times New Roman" w:hAnsi="Times New Roman" w:cs="Times New Roman"/>
          <w:sz w:val="24"/>
          <w:szCs w:val="24"/>
        </w:rPr>
        <w:t xml:space="preserve"> effect. </w:t>
      </w:r>
    </w:p>
    <w:p w:rsidR="00137B42" w:rsidP="00A1100A" w:rsidRDefault="00137B42" w14:paraId="07981C3E" w14:textId="77777777">
      <w:pPr>
        <w:rPr>
          <w:rFonts w:ascii="Times New Roman" w:hAnsi="Times New Roman" w:cs="Times New Roman"/>
          <w:sz w:val="24"/>
          <w:szCs w:val="24"/>
        </w:rPr>
      </w:pPr>
    </w:p>
    <w:p w:rsidR="002C7322" w:rsidP="00A1100A" w:rsidRDefault="00595B47" w14:paraId="44E701E4" w14:textId="3E34B888">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rsidR="00A1100A" w:rsidP="00A1100A" w:rsidRDefault="00A1100A" w14:paraId="17B1664C" w14:textId="77777777">
      <w:pPr>
        <w:jc w:val="center"/>
        <w:rPr>
          <w:rFonts w:ascii="Times New Roman" w:hAnsi="Times New Roman" w:cs="Times New Roman"/>
          <w:sz w:val="24"/>
          <w:szCs w:val="24"/>
        </w:rPr>
      </w:pPr>
    </w:p>
    <w:p w:rsidR="00B4697D" w:rsidP="00A1100A" w:rsidRDefault="00137B42" w14:paraId="3141F574" w14:textId="77777777">
      <w:pPr>
        <w:pStyle w:val="Style10"/>
        <w:tabs>
          <w:tab w:val="left" w:pos="810"/>
        </w:tabs>
        <w:spacing w:line="276" w:lineRule="auto"/>
        <w:ind w:left="360"/>
      </w:pPr>
      <w:bookmarkStart w:name="_Toc521414733" w:id="153"/>
      <w:bookmarkStart w:name="_Toc5359078" w:id="154"/>
      <w:r w:rsidRPr="008C4F56">
        <w:t>CHILD SAFEGUARDING</w:t>
      </w:r>
      <w:bookmarkEnd w:id="153"/>
      <w:bookmarkEnd w:id="154"/>
      <w:r w:rsidRPr="008C4F56">
        <w:t xml:space="preserve"> </w:t>
      </w:r>
    </w:p>
    <w:p w:rsidR="00B4697D" w:rsidP="00A1100A" w:rsidRDefault="006D1D7C" w14:paraId="764F6200" w14:textId="77777777">
      <w:pPr>
        <w:pStyle w:val="ListParagraph"/>
        <w:ind w:left="360"/>
        <w:outlineLvl w:val="0"/>
        <w:rPr>
          <w:rFonts w:ascii="Times New Roman" w:hAnsi="Times New Roman" w:cs="Times New Roman"/>
          <w:i/>
          <w:sz w:val="24"/>
          <w:szCs w:val="24"/>
        </w:rPr>
      </w:pPr>
      <w:bookmarkStart w:name="_Toc521414734" w:id="155"/>
      <w:r w:rsidRPr="00B4697D">
        <w:rPr>
          <w:rFonts w:ascii="Times New Roman" w:hAnsi="Times New Roman" w:cs="Times New Roman"/>
          <w:i/>
          <w:sz w:val="24"/>
          <w:szCs w:val="24"/>
        </w:rPr>
        <w:t xml:space="preserve">Applicable if </w:t>
      </w:r>
      <w:r w:rsidRPr="00B4697D" w:rsidR="001F269C">
        <w:rPr>
          <w:rFonts w:ascii="Times New Roman" w:hAnsi="Times New Roman" w:cs="Times New Roman"/>
          <w:i/>
          <w:sz w:val="24"/>
          <w:szCs w:val="24"/>
        </w:rPr>
        <w:t>contract/agreement</w:t>
      </w:r>
      <w:r w:rsidRPr="00B4697D" w:rsidR="00595B47">
        <w:rPr>
          <w:rFonts w:ascii="Times New Roman" w:hAnsi="Times New Roman" w:cs="Times New Roman"/>
          <w:i/>
          <w:sz w:val="24"/>
          <w:szCs w:val="24"/>
        </w:rPr>
        <w:t xml:space="preserve"> may engage children</w:t>
      </w:r>
      <w:bookmarkEnd w:id="155"/>
    </w:p>
    <w:p w:rsidR="00B4697D" w:rsidP="00A1100A" w:rsidRDefault="00B4697D" w14:paraId="79A11877" w14:textId="77777777">
      <w:pPr>
        <w:pStyle w:val="ListParagraph"/>
        <w:ind w:left="360"/>
        <w:outlineLvl w:val="0"/>
        <w:rPr>
          <w:rFonts w:ascii="Times New Roman" w:hAnsi="Times New Roman" w:cs="Times New Roman"/>
          <w:i/>
          <w:sz w:val="24"/>
          <w:szCs w:val="24"/>
        </w:rPr>
      </w:pPr>
    </w:p>
    <w:p w:rsidR="006B1AAC" w:rsidP="6DE42C77" w:rsidRDefault="00595B47" w14:paraId="479A1833" w14:textId="77777777">
      <w:pPr>
        <w:pStyle w:val="ListParagraph"/>
        <w:ind w:left="360"/>
        <w:outlineLvl w:val="0"/>
        <w:rPr>
          <w:rFonts w:ascii="Times New Roman" w:hAnsi="Times New Roman" w:cs="Times New Roman"/>
          <w:sz w:val="24"/>
          <w:szCs w:val="24"/>
          <w:lang w:val="en-US"/>
        </w:rPr>
      </w:pPr>
      <w:bookmarkStart w:name="_Toc521414735" w:id="156"/>
      <w:r w:rsidRPr="6DE42C77">
        <w:rPr>
          <w:rFonts w:ascii="Times New Roman" w:hAnsi="Times New Roman" w:cs="Times New Roman"/>
          <w:sz w:val="24"/>
          <w:szCs w:val="24"/>
          <w:lang w:val="en-US"/>
        </w:rPr>
        <w:t>Because the activities to be funded under this award may involve children, or</w:t>
      </w:r>
      <w:r w:rsidRPr="6DE42C77" w:rsidR="006D1D7C">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 xml:space="preserve">personnel engaged in the implementation of the award may come into contact with children, these activities could raise the risk of child abuse, exploitation, or neglect within </w:t>
      </w:r>
      <w:r w:rsidRPr="6DE42C77" w:rsidR="00137B42">
        <w:rPr>
          <w:rFonts w:ascii="Times New Roman" w:hAnsi="Times New Roman" w:cs="Times New Roman"/>
          <w:sz w:val="24"/>
          <w:szCs w:val="24"/>
          <w:lang w:val="en-US"/>
        </w:rPr>
        <w:t>Donor</w:t>
      </w:r>
      <w:r w:rsidRPr="6DE42C77">
        <w:rPr>
          <w:rFonts w:ascii="Times New Roman" w:hAnsi="Times New Roman" w:cs="Times New Roman"/>
          <w:sz w:val="24"/>
          <w:szCs w:val="24"/>
          <w:lang w:val="en-US"/>
        </w:rPr>
        <w:t xml:space="preserve"> programs. The organization agrees to abide by the following child safeguarding core principles:</w:t>
      </w:r>
      <w:bookmarkEnd w:id="156"/>
      <w:r w:rsidRPr="6DE42C77">
        <w:rPr>
          <w:rFonts w:ascii="Times New Roman" w:hAnsi="Times New Roman" w:cs="Times New Roman"/>
          <w:sz w:val="24"/>
          <w:szCs w:val="24"/>
          <w:lang w:val="en-US"/>
        </w:rPr>
        <w:t xml:space="preserve"> </w:t>
      </w:r>
    </w:p>
    <w:p w:rsidR="000B2BFF" w:rsidP="00A1100A" w:rsidRDefault="006B1AAC" w14:paraId="08446C53" w14:textId="7D1EE33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E</w:t>
      </w:r>
      <w:r w:rsidRPr="000B2BFF" w:rsidR="00595B47">
        <w:rPr>
          <w:rFonts w:ascii="Times New Roman" w:hAnsi="Times New Roman" w:cs="Times New Roman"/>
          <w:sz w:val="24"/>
          <w:szCs w:val="24"/>
        </w:rPr>
        <w:t>nsure compliance with host country and local child welfare and protection legislation or international standards, whichever gives greater protection, and with U.S. law where applicable;</w:t>
      </w:r>
    </w:p>
    <w:p w:rsidR="000B2BFF" w:rsidP="00A1100A" w:rsidRDefault="000B2BFF" w14:paraId="46E17326" w14:textId="77777777">
      <w:pPr>
        <w:pStyle w:val="ListParagraph"/>
        <w:rPr>
          <w:rFonts w:ascii="Times New Roman" w:hAnsi="Times New Roman" w:cs="Times New Roman"/>
          <w:sz w:val="24"/>
          <w:szCs w:val="24"/>
        </w:rPr>
      </w:pPr>
    </w:p>
    <w:p w:rsidR="000B2BFF" w:rsidP="00A1100A" w:rsidRDefault="00595B47" w14:paraId="38FAF23D" w14:textId="77777777">
      <w:pPr>
        <w:pStyle w:val="ListParagraph"/>
        <w:numPr>
          <w:ilvl w:val="0"/>
          <w:numId w:val="21"/>
        </w:numPr>
        <w:rPr>
          <w:rFonts w:ascii="Times New Roman" w:hAnsi="Times New Roman" w:cs="Times New Roman"/>
          <w:sz w:val="24"/>
          <w:szCs w:val="24"/>
        </w:rPr>
      </w:pPr>
      <w:r w:rsidRPr="000B2BFF">
        <w:rPr>
          <w:rFonts w:ascii="Times New Roman" w:hAnsi="Times New Roman" w:cs="Times New Roman"/>
          <w:sz w:val="24"/>
          <w:szCs w:val="24"/>
        </w:rPr>
        <w:t>Prohibit all personnel from engaging in child abuse, exploitation, or neglect;</w:t>
      </w:r>
    </w:p>
    <w:p w:rsidR="000B2BFF" w:rsidP="00A1100A" w:rsidRDefault="000B2BFF" w14:paraId="44B26235" w14:textId="77777777">
      <w:pPr>
        <w:pStyle w:val="ListParagraph"/>
        <w:rPr>
          <w:rFonts w:ascii="Times New Roman" w:hAnsi="Times New Roman" w:cs="Times New Roman"/>
          <w:sz w:val="24"/>
          <w:szCs w:val="24"/>
        </w:rPr>
      </w:pPr>
    </w:p>
    <w:p w:rsidR="000B2BFF" w:rsidP="6DE42C77" w:rsidRDefault="00595B47" w14:paraId="29F32C54" w14:textId="77777777">
      <w:pPr>
        <w:pStyle w:val="ListParagraph"/>
        <w:numPr>
          <w:ilvl w:val="0"/>
          <w:numId w:val="21"/>
        </w:numPr>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Consider child safeguarding in project planning and implementation to </w:t>
      </w:r>
      <w:r w:rsidRPr="6DE42C77" w:rsidR="006D1D7C">
        <w:rPr>
          <w:rFonts w:ascii="Times New Roman" w:hAnsi="Times New Roman" w:cs="Times New Roman"/>
          <w:sz w:val="24"/>
          <w:szCs w:val="24"/>
          <w:lang w:val="en-US"/>
        </w:rPr>
        <w:t>determine</w:t>
      </w:r>
      <w:r w:rsidRPr="6DE42C77" w:rsidR="00DD030C">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 xml:space="preserve">potential risks to children that are associated with project </w:t>
      </w:r>
      <w:r w:rsidRPr="6DE42C77" w:rsidR="006D1D7C">
        <w:rPr>
          <w:rFonts w:ascii="Times New Roman" w:hAnsi="Times New Roman" w:cs="Times New Roman"/>
          <w:sz w:val="24"/>
          <w:szCs w:val="24"/>
          <w:lang w:val="en-US"/>
        </w:rPr>
        <w:t xml:space="preserve">activities and </w:t>
      </w:r>
      <w:r w:rsidRPr="6DE42C77">
        <w:rPr>
          <w:rFonts w:ascii="Times New Roman" w:hAnsi="Times New Roman" w:cs="Times New Roman"/>
          <w:sz w:val="24"/>
          <w:szCs w:val="24"/>
          <w:lang w:val="en-US"/>
        </w:rPr>
        <w:t>operations;</w:t>
      </w:r>
    </w:p>
    <w:p w:rsidR="000B2BFF" w:rsidP="00A1100A" w:rsidRDefault="000B2BFF" w14:paraId="02E66D51" w14:textId="77777777">
      <w:pPr>
        <w:pStyle w:val="ListParagraph"/>
        <w:rPr>
          <w:rFonts w:ascii="Times New Roman" w:hAnsi="Times New Roman" w:cs="Times New Roman"/>
          <w:sz w:val="24"/>
          <w:szCs w:val="24"/>
        </w:rPr>
      </w:pPr>
    </w:p>
    <w:p w:rsidR="000B2BFF" w:rsidP="6DE42C77" w:rsidRDefault="00595B47" w14:paraId="3C4C43A5" w14:textId="77777777">
      <w:pPr>
        <w:pStyle w:val="ListParagraph"/>
        <w:numPr>
          <w:ilvl w:val="0"/>
          <w:numId w:val="21"/>
        </w:numPr>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Apply measures to reduce the risk of child abuse, exploitation, or neglect, </w:t>
      </w:r>
      <w:r>
        <w:tab/>
      </w:r>
      <w:r w:rsidRPr="6DE42C77">
        <w:rPr>
          <w:rFonts w:ascii="Times New Roman" w:hAnsi="Times New Roman" w:cs="Times New Roman"/>
          <w:sz w:val="24"/>
          <w:szCs w:val="24"/>
          <w:lang w:val="en-US"/>
        </w:rPr>
        <w:t>including, but not limited to, limiting unsupervised interactions with children; prohibiting exposure to pornography; and complying with applicable laws, regulations, or customs regarding the photographing, filming, or other image- generating activities of children;</w:t>
      </w:r>
    </w:p>
    <w:p w:rsidR="000B2BFF" w:rsidP="00A1100A" w:rsidRDefault="000B2BFF" w14:paraId="2C43001E" w14:textId="77777777">
      <w:pPr>
        <w:pStyle w:val="ListParagraph"/>
        <w:rPr>
          <w:rFonts w:ascii="Times New Roman" w:hAnsi="Times New Roman" w:cs="Times New Roman"/>
          <w:sz w:val="24"/>
          <w:szCs w:val="24"/>
        </w:rPr>
      </w:pPr>
    </w:p>
    <w:p w:rsidR="000B2BFF" w:rsidP="00A1100A" w:rsidRDefault="00595B47" w14:paraId="44077FE3" w14:textId="77777777">
      <w:pPr>
        <w:pStyle w:val="ListParagraph"/>
        <w:numPr>
          <w:ilvl w:val="0"/>
          <w:numId w:val="21"/>
        </w:numPr>
        <w:rPr>
          <w:rFonts w:ascii="Times New Roman" w:hAnsi="Times New Roman" w:cs="Times New Roman"/>
          <w:sz w:val="24"/>
          <w:szCs w:val="24"/>
        </w:rPr>
      </w:pPr>
      <w:r w:rsidRPr="000B2BFF">
        <w:rPr>
          <w:rFonts w:ascii="Times New Roman" w:hAnsi="Times New Roman" w:cs="Times New Roman"/>
          <w:sz w:val="24"/>
          <w:szCs w:val="24"/>
        </w:rPr>
        <w:t>Promote child-safe screening procedures for personnel, particularly</w:t>
      </w:r>
      <w:r w:rsidRPr="000B2BFF" w:rsidR="00726D76">
        <w:rPr>
          <w:rFonts w:ascii="Times New Roman" w:hAnsi="Times New Roman" w:cs="Times New Roman"/>
          <w:sz w:val="24"/>
          <w:szCs w:val="24"/>
        </w:rPr>
        <w:t xml:space="preserve"> </w:t>
      </w:r>
      <w:r w:rsidRPr="000B2BFF" w:rsidR="006D1D7C">
        <w:rPr>
          <w:rFonts w:ascii="Times New Roman" w:hAnsi="Times New Roman" w:cs="Times New Roman"/>
          <w:sz w:val="24"/>
          <w:szCs w:val="24"/>
        </w:rPr>
        <w:t>personnel</w:t>
      </w:r>
      <w:r w:rsidRPr="000B2BFF" w:rsidR="00726D76">
        <w:rPr>
          <w:rFonts w:ascii="Times New Roman" w:hAnsi="Times New Roman" w:cs="Times New Roman"/>
          <w:sz w:val="24"/>
          <w:szCs w:val="24"/>
        </w:rPr>
        <w:t xml:space="preserve"> </w:t>
      </w:r>
      <w:r w:rsidRPr="000B2BFF">
        <w:rPr>
          <w:rFonts w:ascii="Times New Roman" w:hAnsi="Times New Roman" w:cs="Times New Roman"/>
          <w:sz w:val="24"/>
          <w:szCs w:val="24"/>
        </w:rPr>
        <w:t>whose work brings them in direct contact with children; and</w:t>
      </w:r>
    </w:p>
    <w:p w:rsidR="000B2BFF" w:rsidP="00A1100A" w:rsidRDefault="000B2BFF" w14:paraId="23AA7FA8" w14:textId="77777777">
      <w:pPr>
        <w:pStyle w:val="ListParagraph"/>
        <w:rPr>
          <w:rFonts w:ascii="Times New Roman" w:hAnsi="Times New Roman" w:cs="Times New Roman"/>
          <w:sz w:val="24"/>
          <w:szCs w:val="24"/>
        </w:rPr>
      </w:pPr>
    </w:p>
    <w:p w:rsidRPr="000B2BFF" w:rsidR="00B4697D" w:rsidP="6DE42C77" w:rsidRDefault="00595B47" w14:paraId="35599E20" w14:textId="6EC200ED">
      <w:pPr>
        <w:pStyle w:val="ListParagraph"/>
        <w:numPr>
          <w:ilvl w:val="0"/>
          <w:numId w:val="21"/>
        </w:numPr>
        <w:rPr>
          <w:rFonts w:ascii="Times New Roman" w:hAnsi="Times New Roman" w:cs="Times New Roman"/>
          <w:sz w:val="24"/>
          <w:szCs w:val="24"/>
          <w:lang w:val="en-US"/>
        </w:rPr>
      </w:pPr>
      <w:r w:rsidRPr="6DE42C77">
        <w:rPr>
          <w:rFonts w:ascii="Times New Roman" w:hAnsi="Times New Roman" w:cs="Times New Roman"/>
          <w:sz w:val="24"/>
          <w:szCs w:val="24"/>
          <w:lang w:val="en-US"/>
        </w:rPr>
        <w:t>Have a procedure for ensuring that personnel and others recognize child abuse, exploitation, or neglect; mandating that personnel and others report allegations; investigating and managing allegations; and taking appropriate action in response to such allegations, including, b</w:t>
      </w:r>
      <w:r w:rsidRPr="6DE42C77" w:rsidR="006D1D7C">
        <w:rPr>
          <w:rFonts w:ascii="Times New Roman" w:hAnsi="Times New Roman" w:cs="Times New Roman"/>
          <w:sz w:val="24"/>
          <w:szCs w:val="24"/>
          <w:lang w:val="en-US"/>
        </w:rPr>
        <w:t xml:space="preserve">ut not limited to, dismissal of </w:t>
      </w:r>
      <w:r w:rsidRPr="6DE42C77" w:rsidR="00B4697D">
        <w:rPr>
          <w:rFonts w:ascii="Times New Roman" w:hAnsi="Times New Roman" w:cs="Times New Roman"/>
          <w:sz w:val="24"/>
          <w:szCs w:val="24"/>
          <w:lang w:val="en-US"/>
        </w:rPr>
        <w:t xml:space="preserve">personnel. </w:t>
      </w:r>
      <w:r>
        <w:tab/>
      </w:r>
    </w:p>
    <w:p w:rsidR="00B4697D" w:rsidP="00A1100A" w:rsidRDefault="00B4697D" w14:paraId="7E592247" w14:textId="77777777">
      <w:pPr>
        <w:ind w:left="630"/>
        <w:contextualSpacing/>
        <w:jc w:val="both"/>
        <w:rPr>
          <w:rFonts w:ascii="Times New Roman" w:hAnsi="Times New Roman" w:cs="Times New Roman"/>
          <w:sz w:val="24"/>
          <w:szCs w:val="24"/>
        </w:rPr>
      </w:pPr>
    </w:p>
    <w:p w:rsidRPr="00035C58" w:rsidR="002C7322" w:rsidP="6DE42C77" w:rsidRDefault="00595B47" w14:paraId="4E78A8E2" w14:textId="4A140D90">
      <w:pPr>
        <w:ind w:left="360"/>
        <w:contextualSpacing/>
        <w:jc w:val="both"/>
        <w:rPr>
          <w:rFonts w:ascii="Times New Roman" w:hAnsi="Times New Roman" w:cs="Times New Roman"/>
          <w:sz w:val="16"/>
          <w:szCs w:val="16"/>
          <w:lang w:val="en-US"/>
        </w:rPr>
      </w:pPr>
      <w:r w:rsidRPr="6DE42C77">
        <w:rPr>
          <w:rFonts w:ascii="Times New Roman" w:hAnsi="Times New Roman" w:cs="Times New Roman"/>
          <w:sz w:val="24"/>
          <w:szCs w:val="24"/>
          <w:lang w:val="en-US"/>
        </w:rPr>
        <w:t>The following definitions apply for purposes of this provision:</w:t>
      </w:r>
      <w:r>
        <w:tab/>
      </w:r>
      <w:r>
        <w:tab/>
      </w:r>
      <w:r>
        <w:tab/>
      </w:r>
      <w:r>
        <w:tab/>
      </w:r>
      <w:r>
        <w:tab/>
      </w:r>
      <w:r>
        <w:tab/>
      </w:r>
    </w:p>
    <w:p w:rsidRPr="000B2BFF" w:rsidR="00B4697D" w:rsidP="6DE42C77" w:rsidRDefault="00595B47" w14:paraId="0E41B304" w14:textId="77777777">
      <w:pPr>
        <w:pStyle w:val="ListParagraph"/>
        <w:numPr>
          <w:ilvl w:val="0"/>
          <w:numId w:val="22"/>
        </w:numPr>
        <w:tabs>
          <w:tab w:val="left" w:pos="630"/>
        </w:tabs>
        <w:rPr>
          <w:rFonts w:ascii="Times New Roman" w:hAnsi="Times New Roman" w:cs="Times New Roman"/>
          <w:sz w:val="24"/>
          <w:szCs w:val="24"/>
          <w:lang w:val="en-US"/>
        </w:rPr>
      </w:pPr>
      <w:r w:rsidRPr="6DE42C77">
        <w:rPr>
          <w:rFonts w:ascii="Times New Roman" w:hAnsi="Times New Roman" w:cs="Times New Roman"/>
          <w:sz w:val="24"/>
          <w:szCs w:val="24"/>
          <w:lang w:val="en-US"/>
        </w:rPr>
        <w:t xml:space="preserve">Child: A child or children are defined as persons who have not attained 18 years of age. </w:t>
      </w:r>
    </w:p>
    <w:p w:rsidR="00B4697D" w:rsidP="00A1100A" w:rsidRDefault="00B4697D" w14:paraId="27B65DE3" w14:textId="77777777">
      <w:pPr>
        <w:pStyle w:val="ListParagraph"/>
        <w:tabs>
          <w:tab w:val="left" w:pos="630"/>
        </w:tabs>
        <w:ind w:left="1350"/>
        <w:rPr>
          <w:rFonts w:ascii="Times New Roman" w:hAnsi="Times New Roman" w:cs="Times New Roman"/>
          <w:sz w:val="24"/>
          <w:szCs w:val="24"/>
        </w:rPr>
      </w:pPr>
    </w:p>
    <w:p w:rsidRPr="000B2BFF" w:rsidR="00B4697D" w:rsidP="6DE42C77" w:rsidRDefault="00DA61A0" w14:paraId="6D610A1B" w14:textId="1834C9E7">
      <w:pPr>
        <w:pStyle w:val="ListParagraph"/>
        <w:numPr>
          <w:ilvl w:val="0"/>
          <w:numId w:val="22"/>
        </w:numPr>
        <w:tabs>
          <w:tab w:val="left" w:pos="630"/>
        </w:tabs>
        <w:rPr>
          <w:rFonts w:ascii="Times New Roman" w:hAnsi="Times New Roman" w:cs="Times New Roman"/>
          <w:sz w:val="24"/>
          <w:szCs w:val="24"/>
          <w:lang w:val="en-US"/>
        </w:rPr>
      </w:pPr>
      <w:r w:rsidRPr="6DE42C77">
        <w:rPr>
          <w:rFonts w:ascii="Times New Roman" w:hAnsi="Times New Roman" w:cs="Times New Roman"/>
          <w:sz w:val="24"/>
          <w:szCs w:val="24"/>
          <w:lang w:val="en-US"/>
        </w:rPr>
        <w:t>C</w:t>
      </w:r>
      <w:r w:rsidRPr="6DE42C77" w:rsidR="00595B47">
        <w:rPr>
          <w:rFonts w:ascii="Times New Roman" w:hAnsi="Times New Roman" w:cs="Times New Roman"/>
          <w:sz w:val="24"/>
          <w:szCs w:val="24"/>
          <w:lang w:val="en-US"/>
        </w:rPr>
        <w:t>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It includes, but is not limited to: any act or failure to act which results in death, serious physical or emotional harm to a child, or an act or failure to act which presents an imminent risk of serious harm to a child.</w:t>
      </w:r>
    </w:p>
    <w:p w:rsidR="00B4697D" w:rsidP="00A1100A" w:rsidRDefault="00B4697D" w14:paraId="71D06F52" w14:textId="77777777">
      <w:pPr>
        <w:pStyle w:val="ListParagraph"/>
        <w:tabs>
          <w:tab w:val="left" w:pos="630"/>
        </w:tabs>
        <w:ind w:left="1350"/>
        <w:rPr>
          <w:rFonts w:ascii="Times New Roman" w:hAnsi="Times New Roman" w:cs="Times New Roman"/>
          <w:sz w:val="24"/>
          <w:szCs w:val="24"/>
        </w:rPr>
      </w:pPr>
    </w:p>
    <w:p w:rsidRPr="000B2BFF" w:rsidR="00B4697D" w:rsidP="6DE42C77" w:rsidRDefault="00595B47" w14:paraId="5F73EC54" w14:textId="031D2BEB">
      <w:pPr>
        <w:pStyle w:val="ListParagraph"/>
        <w:numPr>
          <w:ilvl w:val="0"/>
          <w:numId w:val="22"/>
        </w:numPr>
        <w:tabs>
          <w:tab w:val="left" w:pos="630"/>
        </w:tabs>
        <w:rPr>
          <w:rFonts w:ascii="Times New Roman" w:hAnsi="Times New Roman" w:cs="Times New Roman"/>
          <w:sz w:val="24"/>
          <w:szCs w:val="24"/>
          <w:lang w:val="en-US"/>
        </w:rPr>
      </w:pPr>
      <w:r w:rsidRPr="6DE42C77">
        <w:rPr>
          <w:rFonts w:ascii="Times New Roman" w:hAnsi="Times New Roman" w:cs="Times New Roman"/>
          <w:sz w:val="24"/>
          <w:szCs w:val="24"/>
          <w:lang w:val="en-US"/>
        </w:rPr>
        <w:t>Physical abuse: Constitutes acts or failures to act resulting in injury (not</w:t>
      </w:r>
      <w:r w:rsidRPr="6DE42C77" w:rsidR="00726D76">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necessarily visible), unnecessary or unjustified pain or suffering without causing</w:t>
      </w:r>
      <w:r w:rsidRPr="6DE42C77" w:rsidR="00726D76">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injury, harm or risk of harm to a child’s health or welfare, or death. Such acts may</w:t>
      </w:r>
      <w:r w:rsidRPr="6DE42C77" w:rsidR="00FD37D9">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include, but are not limited to: punching, beating, kicking, biting, shaking, throwing,</w:t>
      </w:r>
      <w:r w:rsidRPr="6DE42C77" w:rsidR="00726D76">
        <w:rPr>
          <w:rFonts w:ascii="Times New Roman" w:hAnsi="Times New Roman" w:cs="Times New Roman"/>
          <w:sz w:val="24"/>
          <w:szCs w:val="24"/>
          <w:lang w:val="en-US"/>
        </w:rPr>
        <w:t xml:space="preserve"> </w:t>
      </w:r>
      <w:r w:rsidRPr="6DE42C77">
        <w:rPr>
          <w:rFonts w:ascii="Times New Roman" w:hAnsi="Times New Roman" w:cs="Times New Roman"/>
          <w:sz w:val="24"/>
          <w:szCs w:val="24"/>
          <w:lang w:val="en-US"/>
        </w:rPr>
        <w:t>stabbing, choking, or hitting (regardless of object used), or burning. These acts are considered abuse regardless of whether they were intended to hurt the child.</w:t>
      </w:r>
    </w:p>
    <w:p w:rsidR="00B4697D" w:rsidP="00A1100A" w:rsidRDefault="00B4697D" w14:paraId="554F4239" w14:textId="77777777">
      <w:pPr>
        <w:pStyle w:val="ListParagraph"/>
        <w:tabs>
          <w:tab w:val="left" w:pos="630"/>
        </w:tabs>
        <w:ind w:left="1350"/>
        <w:rPr>
          <w:rFonts w:ascii="Times New Roman" w:hAnsi="Times New Roman" w:cs="Times New Roman"/>
          <w:sz w:val="24"/>
          <w:szCs w:val="24"/>
        </w:rPr>
      </w:pPr>
    </w:p>
    <w:p w:rsidRPr="000B2BFF" w:rsidR="00B4697D" w:rsidP="00A1100A" w:rsidRDefault="00595B47" w14:paraId="4F2CF55C" w14:textId="77777777">
      <w:pPr>
        <w:pStyle w:val="ListParagraph"/>
        <w:numPr>
          <w:ilvl w:val="0"/>
          <w:numId w:val="22"/>
        </w:numPr>
        <w:tabs>
          <w:tab w:val="left" w:pos="630"/>
        </w:tabs>
        <w:rPr>
          <w:rFonts w:ascii="Times New Roman" w:hAnsi="Times New Roman" w:cs="Times New Roman"/>
          <w:sz w:val="24"/>
          <w:szCs w:val="24"/>
        </w:rPr>
      </w:pPr>
      <w:r w:rsidRPr="000B2BFF">
        <w:rPr>
          <w:rFonts w:ascii="Times New Roman" w:hAnsi="Times New Roman" w:cs="Times New Roman"/>
          <w:sz w:val="24"/>
          <w:szCs w:val="24"/>
        </w:rPr>
        <w:t>Sexual Abuse: Constitutes fondling a child's genitals, penetration, incest, rape, sodomy, indecent exposure, and exploitation through prostitution or the production of pornographic materials.</w:t>
      </w:r>
    </w:p>
    <w:p w:rsidR="00B4697D" w:rsidP="00A1100A" w:rsidRDefault="00B4697D" w14:paraId="4CB1592B" w14:textId="77777777">
      <w:pPr>
        <w:pStyle w:val="ListParagraph"/>
        <w:tabs>
          <w:tab w:val="left" w:pos="630"/>
        </w:tabs>
        <w:ind w:left="1350"/>
        <w:rPr>
          <w:rFonts w:ascii="Times New Roman" w:hAnsi="Times New Roman" w:cs="Times New Roman"/>
          <w:sz w:val="24"/>
          <w:szCs w:val="24"/>
        </w:rPr>
      </w:pPr>
    </w:p>
    <w:p w:rsidRPr="000B2BFF" w:rsidR="00B4697D" w:rsidP="6DE42C77" w:rsidRDefault="00595B47" w14:paraId="4537962A" w14:textId="77777777">
      <w:pPr>
        <w:pStyle w:val="ListParagraph"/>
        <w:numPr>
          <w:ilvl w:val="0"/>
          <w:numId w:val="22"/>
        </w:numPr>
        <w:tabs>
          <w:tab w:val="left" w:pos="630"/>
        </w:tabs>
        <w:rPr>
          <w:rFonts w:ascii="Times New Roman" w:hAnsi="Times New Roman" w:cs="Times New Roman"/>
          <w:sz w:val="24"/>
          <w:szCs w:val="24"/>
          <w:lang w:val="en-US"/>
        </w:rPr>
      </w:pPr>
      <w:r w:rsidRPr="6DE42C77">
        <w:rPr>
          <w:rFonts w:ascii="Times New Roman" w:hAnsi="Times New Roman" w:cs="Times New Roman"/>
          <w:sz w:val="24"/>
          <w:szCs w:val="24"/>
          <w:lang w:val="en-US"/>
        </w:rPr>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B4697D" w:rsidP="00A1100A" w:rsidRDefault="00B4697D" w14:paraId="158C8042" w14:textId="77777777">
      <w:pPr>
        <w:pStyle w:val="ListParagraph"/>
        <w:tabs>
          <w:tab w:val="left" w:pos="630"/>
        </w:tabs>
        <w:ind w:left="1350"/>
        <w:rPr>
          <w:rFonts w:ascii="Times New Roman" w:hAnsi="Times New Roman" w:cs="Times New Roman"/>
          <w:sz w:val="24"/>
          <w:szCs w:val="24"/>
        </w:rPr>
      </w:pPr>
    </w:p>
    <w:p w:rsidRPr="000B2BFF" w:rsidR="00B4697D" w:rsidP="6DE42C77" w:rsidRDefault="00595B47" w14:paraId="6F1C16A5" w14:textId="77777777">
      <w:pPr>
        <w:pStyle w:val="ListParagraph"/>
        <w:numPr>
          <w:ilvl w:val="0"/>
          <w:numId w:val="22"/>
        </w:numPr>
        <w:tabs>
          <w:tab w:val="left" w:pos="630"/>
        </w:tabs>
        <w:rPr>
          <w:rFonts w:ascii="Times New Roman" w:hAnsi="Times New Roman" w:cs="Times New Roman"/>
          <w:sz w:val="24"/>
          <w:szCs w:val="24"/>
          <w:lang w:val="en-US"/>
        </w:rPr>
      </w:pPr>
      <w:r w:rsidRPr="6DE42C77">
        <w:rPr>
          <w:rFonts w:ascii="Times New Roman" w:hAnsi="Times New Roman" w:cs="Times New Roman"/>
          <w:sz w:val="24"/>
          <w:szCs w:val="24"/>
          <w:lang w:val="en-US"/>
        </w:rPr>
        <w:t>Exploitation: Constitutes the abuse of a child where some form of remuneration is involved or whereby the perpetrators benefit in some manner. Exploitation represents a form of coercion and violence that is detrimental to the child’s physical or mental health, development, education, or well-being.</w:t>
      </w:r>
    </w:p>
    <w:p w:rsidR="00B4697D" w:rsidP="00A1100A" w:rsidRDefault="00B4697D" w14:paraId="73DF3E7F" w14:textId="77777777">
      <w:pPr>
        <w:pStyle w:val="ListParagraph"/>
        <w:tabs>
          <w:tab w:val="left" w:pos="630"/>
        </w:tabs>
        <w:ind w:left="1350"/>
        <w:rPr>
          <w:rFonts w:ascii="Times New Roman" w:hAnsi="Times New Roman" w:cs="Times New Roman"/>
          <w:sz w:val="24"/>
          <w:szCs w:val="24"/>
        </w:rPr>
      </w:pPr>
    </w:p>
    <w:p w:rsidRPr="00100011" w:rsidR="00FD37D9" w:rsidP="00A1100A" w:rsidRDefault="00595B47" w14:paraId="7BB959F7" w14:textId="239DB2C0">
      <w:pPr>
        <w:pStyle w:val="ListParagraph"/>
        <w:numPr>
          <w:ilvl w:val="0"/>
          <w:numId w:val="22"/>
        </w:numPr>
        <w:tabs>
          <w:tab w:val="left" w:pos="630"/>
        </w:tabs>
        <w:rPr>
          <w:rFonts w:ascii="Times New Roman" w:hAnsi="Times New Roman" w:cs="Times New Roman"/>
          <w:sz w:val="24"/>
          <w:szCs w:val="24"/>
        </w:rPr>
      </w:pPr>
      <w:r w:rsidRPr="00100011">
        <w:rPr>
          <w:rFonts w:ascii="Times New Roman" w:hAnsi="Times New Roman" w:cs="Times New Roman"/>
          <w:sz w:val="24"/>
          <w:szCs w:val="24"/>
        </w:rPr>
        <w:t>Neglect: Constitutes failure to pr</w:t>
      </w:r>
      <w:r w:rsidRPr="00100011" w:rsidR="00137B42">
        <w:rPr>
          <w:rFonts w:ascii="Times New Roman" w:hAnsi="Times New Roman" w:cs="Times New Roman"/>
          <w:sz w:val="24"/>
          <w:szCs w:val="24"/>
        </w:rPr>
        <w:t>ovide for a child's basic needs</w:t>
      </w:r>
      <w:r w:rsidRPr="00100011">
        <w:rPr>
          <w:rFonts w:ascii="Times New Roman" w:hAnsi="Times New Roman" w:cs="Times New Roman"/>
          <w:sz w:val="24"/>
          <w:szCs w:val="24"/>
        </w:rPr>
        <w:t xml:space="preserve">. </w:t>
      </w:r>
    </w:p>
    <w:p w:rsidR="00FD37D9" w:rsidP="00A1100A" w:rsidRDefault="00FD37D9" w14:paraId="4885B78A" w14:textId="77777777">
      <w:pPr>
        <w:contextualSpacing/>
        <w:rPr>
          <w:rFonts w:ascii="Times New Roman" w:hAnsi="Times New Roman" w:cs="Times New Roman"/>
          <w:sz w:val="24"/>
          <w:szCs w:val="24"/>
        </w:rPr>
      </w:pPr>
    </w:p>
    <w:p w:rsidRPr="00747528" w:rsidR="00103550" w:rsidP="00A1100A" w:rsidRDefault="00595B47" w14:paraId="45B7E383" w14:textId="492BCF67">
      <w:pPr>
        <w:ind w:left="2160" w:firstLine="720"/>
        <w:rPr>
          <w:rFonts w:ascii="Times New Roman" w:hAnsi="Times New Roman" w:cs="Times New Roman"/>
          <w:sz w:val="24"/>
          <w:szCs w:val="24"/>
        </w:rPr>
      </w:pPr>
      <w:r w:rsidRPr="00747528">
        <w:rPr>
          <w:rFonts w:ascii="Times New Roman" w:hAnsi="Times New Roman" w:cs="Times New Roman"/>
          <w:sz w:val="24"/>
          <w:szCs w:val="24"/>
        </w:rPr>
        <w:t>[END OF PROVISION]</w:t>
      </w:r>
    </w:p>
    <w:p w:rsidR="002C7322" w:rsidP="00A1100A" w:rsidRDefault="00595B47" w14:paraId="3A9FE17F" w14:textId="3EB6FA36">
      <w:pPr>
        <w:rPr>
          <w:rFonts w:ascii="Times New Roman" w:hAnsi="Times New Roman" w:cs="Times New Roman"/>
          <w:sz w:val="24"/>
          <w:szCs w:val="24"/>
        </w:rPr>
      </w:pPr>
      <w:r w:rsidRPr="00747528">
        <w:rPr>
          <w:rFonts w:ascii="Times New Roman" w:hAnsi="Times New Roman" w:cs="Times New Roman"/>
          <w:sz w:val="24"/>
          <w:szCs w:val="24"/>
        </w:rPr>
        <w:tab/>
      </w:r>
    </w:p>
    <w:p w:rsidR="00B4697D" w:rsidP="00A1100A" w:rsidRDefault="0023068B" w14:paraId="2BE38B0C" w14:textId="77777777">
      <w:pPr>
        <w:pStyle w:val="Style10"/>
        <w:spacing w:line="276" w:lineRule="auto"/>
        <w:ind w:left="360"/>
      </w:pPr>
      <w:bookmarkStart w:name="_Toc5359079" w:id="157"/>
      <w:r w:rsidRPr="00B4697D">
        <w:t>PROHIBITION ON ABORTION RELATED ACTIVITIES</w:t>
      </w:r>
      <w:bookmarkEnd w:id="157"/>
    </w:p>
    <w:p w:rsidRPr="0031649B" w:rsidR="00B4697D" w:rsidP="00A1100A" w:rsidRDefault="0023068B" w14:paraId="12DEA047" w14:textId="77777777">
      <w:pPr>
        <w:pStyle w:val="ListParagraph"/>
        <w:ind w:left="360"/>
        <w:rPr>
          <w:rFonts w:ascii="Times New Roman" w:hAnsi="Times New Roman" w:cs="Times New Roman"/>
          <w:i/>
          <w:sz w:val="24"/>
          <w:szCs w:val="24"/>
          <w:lang w:val="en-US"/>
        </w:rPr>
      </w:pPr>
      <w:r w:rsidRPr="0031649B">
        <w:rPr>
          <w:rFonts w:ascii="Times New Roman" w:hAnsi="Times New Roman" w:cs="Times New Roman"/>
          <w:i/>
          <w:sz w:val="24"/>
          <w:szCs w:val="24"/>
          <w:lang w:val="en-US"/>
        </w:rPr>
        <w:t>Applicable to all</w:t>
      </w:r>
    </w:p>
    <w:p w:rsidR="00B4697D" w:rsidP="00A1100A" w:rsidRDefault="00B4697D" w14:paraId="78C5E873" w14:textId="77777777">
      <w:pPr>
        <w:pStyle w:val="ListParagraph"/>
        <w:ind w:left="360"/>
        <w:rPr>
          <w:rFonts w:ascii="Times New Roman" w:hAnsi="Times New Roman" w:cs="Times New Roman"/>
          <w:i/>
        </w:rPr>
      </w:pPr>
    </w:p>
    <w:p w:rsidR="0023068B" w:rsidP="00A1100A" w:rsidRDefault="0023068B" w14:paraId="29D919FB" w14:textId="01B78715">
      <w:pPr>
        <w:pStyle w:val="ListParagraph"/>
        <w:ind w:left="360"/>
        <w:rPr>
          <w:rFonts w:ascii="Times New Roman" w:hAnsi="Times New Roman" w:eastAsia="Times New Roman" w:cs="Times New Roman"/>
          <w:color w:val="000000" w:themeColor="text1"/>
          <w:sz w:val="24"/>
          <w:szCs w:val="24"/>
        </w:rPr>
      </w:pPr>
      <w:r w:rsidRPr="0007666D">
        <w:rPr>
          <w:rFonts w:ascii="Times New Roman" w:hAnsi="Times New Roman" w:eastAsia="Times New Roman" w:cs="Times New Roman"/>
          <w:color w:val="000000" w:themeColor="text1"/>
          <w:sz w:val="24"/>
          <w:szCs w:val="24"/>
        </w:rPr>
        <w:t>The Recipient agrees that none of the funds provided by this award shall be used to issue grant funds to lobby for or against abortion. The recipient agrees that none of the funds provided by this award shall be used to pay for the performance of abortion as a method of family planning or to motivate or coerce any person to practice abortions</w:t>
      </w:r>
      <w:r>
        <w:rPr>
          <w:rFonts w:ascii="Times New Roman" w:hAnsi="Times New Roman" w:eastAsia="Times New Roman" w:cs="Times New Roman"/>
          <w:color w:val="000000" w:themeColor="text1"/>
          <w:sz w:val="24"/>
          <w:szCs w:val="24"/>
        </w:rPr>
        <w:t>.</w:t>
      </w:r>
    </w:p>
    <w:p w:rsidR="00A1100A" w:rsidP="00A1100A" w:rsidRDefault="00A1100A" w14:paraId="374F5AEF" w14:textId="77777777">
      <w:pPr>
        <w:jc w:val="center"/>
        <w:rPr>
          <w:rFonts w:ascii="Times New Roman" w:hAnsi="Times New Roman" w:cs="Times New Roman"/>
          <w:sz w:val="24"/>
          <w:szCs w:val="24"/>
        </w:rPr>
      </w:pPr>
    </w:p>
    <w:p w:rsidR="0023068B" w:rsidP="00A1100A" w:rsidRDefault="0023068B" w14:paraId="4380B927" w14:textId="77777777">
      <w:pPr>
        <w:jc w:val="center"/>
        <w:rPr>
          <w:rFonts w:ascii="Times New Roman" w:hAnsi="Times New Roman" w:cs="Times New Roman"/>
          <w:sz w:val="24"/>
          <w:szCs w:val="24"/>
        </w:rPr>
      </w:pPr>
      <w:r w:rsidRPr="0029080C">
        <w:rPr>
          <w:rFonts w:ascii="Times New Roman" w:hAnsi="Times New Roman" w:cs="Times New Roman"/>
          <w:sz w:val="24"/>
          <w:szCs w:val="24"/>
        </w:rPr>
        <w:t>[END OF PROVISION]</w:t>
      </w:r>
    </w:p>
    <w:p w:rsidRPr="0029080C" w:rsidR="0031649B" w:rsidP="00A1100A" w:rsidRDefault="0031649B" w14:paraId="3F428478" w14:textId="77777777">
      <w:pPr>
        <w:rPr>
          <w:rFonts w:ascii="Times New Roman" w:hAnsi="Times New Roman" w:cs="Times New Roman"/>
          <w:sz w:val="24"/>
          <w:szCs w:val="24"/>
        </w:rPr>
      </w:pPr>
    </w:p>
    <w:p w:rsidR="00B4697D" w:rsidP="00A1100A" w:rsidRDefault="00103550" w14:paraId="0A0CA391" w14:textId="77777777">
      <w:pPr>
        <w:pStyle w:val="Style10"/>
        <w:spacing w:line="276" w:lineRule="auto"/>
        <w:ind w:left="360"/>
      </w:pPr>
      <w:bookmarkStart w:name="_Toc521414736" w:id="158"/>
      <w:bookmarkStart w:name="_Toc5359080" w:id="159"/>
      <w:r w:rsidRPr="00747528">
        <w:t>PROHIBITION OF ASSISTANCE TO DRUG TRAFFICKERS</w:t>
      </w:r>
      <w:bookmarkEnd w:id="158"/>
      <w:bookmarkEnd w:id="159"/>
    </w:p>
    <w:p w:rsidR="00B4697D" w:rsidP="00A1100A" w:rsidRDefault="00450FF6" w14:paraId="526BC006" w14:textId="77777777">
      <w:pPr>
        <w:pStyle w:val="Default"/>
        <w:spacing w:line="276" w:lineRule="auto"/>
        <w:ind w:left="360"/>
        <w:outlineLvl w:val="0"/>
        <w:rPr>
          <w:rFonts w:ascii="Times New Roman" w:hAnsi="Times New Roman" w:cs="Times New Roman"/>
          <w:b/>
          <w:lang w:val="en"/>
        </w:rPr>
      </w:pPr>
      <w:bookmarkStart w:name="_Toc521414737" w:id="160"/>
      <w:r w:rsidRPr="00B4697D">
        <w:rPr>
          <w:rFonts w:ascii="Times New Roman" w:hAnsi="Times New Roman" w:cs="Times New Roman"/>
          <w:i/>
        </w:rPr>
        <w:t>Applicable to all</w:t>
      </w:r>
      <w:bookmarkEnd w:id="160"/>
    </w:p>
    <w:p w:rsidR="00B4697D" w:rsidP="00A1100A" w:rsidRDefault="00B4697D" w14:paraId="7C8735C1" w14:textId="77777777">
      <w:pPr>
        <w:pStyle w:val="Default"/>
        <w:spacing w:line="276" w:lineRule="auto"/>
        <w:ind w:left="360"/>
        <w:outlineLvl w:val="0"/>
        <w:rPr>
          <w:rFonts w:ascii="Times New Roman" w:hAnsi="Times New Roman" w:cs="Times New Roman"/>
          <w:b/>
          <w:lang w:val="en"/>
        </w:rPr>
      </w:pPr>
    </w:p>
    <w:p w:rsidRPr="00B4697D" w:rsidR="000D417A" w:rsidP="00A1100A" w:rsidRDefault="00D83E60" w14:paraId="3EA4BCBE" w14:textId="0AB27D8D">
      <w:pPr>
        <w:pStyle w:val="Default"/>
        <w:spacing w:line="276" w:lineRule="auto"/>
        <w:ind w:left="360"/>
        <w:outlineLvl w:val="0"/>
        <w:rPr>
          <w:rFonts w:ascii="Times New Roman" w:hAnsi="Times New Roman" w:cs="Times New Roman"/>
          <w:b/>
          <w:lang w:val="en"/>
        </w:rPr>
      </w:pPr>
      <w:bookmarkStart w:name="_Toc521414738" w:id="161"/>
      <w:r w:rsidRPr="00747528">
        <w:rPr>
          <w:rFonts w:ascii="Times New Roman" w:hAnsi="Times New Roman" w:cs="Times New Roman"/>
        </w:rPr>
        <w:t>Partners</w:t>
      </w:r>
      <w:r w:rsidRPr="00747528" w:rsidR="00103550">
        <w:rPr>
          <w:rFonts w:ascii="Times New Roman" w:hAnsi="Times New Roman" w:cs="Times New Roman"/>
        </w:rPr>
        <w:t xml:space="preserve"> reserves the right to terminate assistance to, or take other appropriate measures wi</w:t>
      </w:r>
      <w:r w:rsidR="001001F3">
        <w:rPr>
          <w:rFonts w:ascii="Times New Roman" w:hAnsi="Times New Roman" w:cs="Times New Roman"/>
        </w:rPr>
        <w:t xml:space="preserve">th respect to, any participant </w:t>
      </w:r>
      <w:r w:rsidRPr="00747528" w:rsidR="00103550">
        <w:rPr>
          <w:rFonts w:ascii="Times New Roman" w:hAnsi="Times New Roman" w:cs="Times New Roman"/>
        </w:rPr>
        <w:t xml:space="preserve">who is found to have been </w:t>
      </w:r>
      <w:r w:rsidRPr="009A0D86" w:rsidR="00103550">
        <w:rPr>
          <w:rFonts w:ascii="Times New Roman" w:hAnsi="Times New Roman" w:eastAsia="Times New Roman" w:cs="Times New Roman"/>
        </w:rPr>
        <w:t>convicted of a narcotics offense or to have been engaged in drug trafficking.</w:t>
      </w:r>
      <w:bookmarkEnd w:id="161"/>
      <w:r w:rsidRPr="009A0D86" w:rsidR="00103550">
        <w:rPr>
          <w:rFonts w:ascii="Times New Roman" w:hAnsi="Times New Roman" w:eastAsia="Times New Roman" w:cs="Times New Roman"/>
        </w:rPr>
        <w:t xml:space="preserve"> </w:t>
      </w:r>
    </w:p>
    <w:p w:rsidRPr="00747528" w:rsidR="00D83E60" w:rsidP="00A1100A" w:rsidRDefault="00D83E60" w14:paraId="0F3B4D18" w14:textId="77777777">
      <w:pPr>
        <w:pStyle w:val="ListParagraph"/>
        <w:rPr>
          <w:rFonts w:ascii="Times New Roman" w:hAnsi="Times New Roman" w:cs="Times New Roman"/>
        </w:rPr>
      </w:pPr>
    </w:p>
    <w:p w:rsidR="00103550" w:rsidP="00A1100A" w:rsidRDefault="00103550" w14:paraId="71E94A03" w14:textId="22B27E19">
      <w:pPr>
        <w:jc w:val="center"/>
        <w:rPr>
          <w:rFonts w:ascii="Times New Roman" w:hAnsi="Times New Roman" w:cs="Times New Roman"/>
          <w:sz w:val="24"/>
          <w:szCs w:val="24"/>
        </w:rPr>
      </w:pPr>
      <w:r w:rsidRPr="00747528">
        <w:rPr>
          <w:rFonts w:ascii="Times New Roman" w:hAnsi="Times New Roman" w:cs="Times New Roman"/>
          <w:sz w:val="24"/>
          <w:szCs w:val="24"/>
        </w:rPr>
        <w:t>[END OF PROVISION]</w:t>
      </w:r>
    </w:p>
    <w:p w:rsidRPr="00747528" w:rsidR="007038AB" w:rsidP="00A1100A" w:rsidRDefault="007038AB" w14:paraId="519D4426" w14:textId="77777777">
      <w:pPr>
        <w:jc w:val="center"/>
        <w:rPr>
          <w:rFonts w:ascii="Times New Roman" w:hAnsi="Times New Roman" w:cs="Times New Roman"/>
          <w:sz w:val="24"/>
          <w:szCs w:val="24"/>
        </w:rPr>
      </w:pPr>
    </w:p>
    <w:p w:rsidR="00B4697D" w:rsidP="00A1100A" w:rsidRDefault="00137B42" w14:paraId="70731BD9" w14:textId="77777777">
      <w:pPr>
        <w:pStyle w:val="Style10"/>
        <w:spacing w:line="276" w:lineRule="auto"/>
        <w:ind w:left="360"/>
      </w:pPr>
      <w:bookmarkStart w:name="_Toc5359081" w:id="162"/>
      <w:r w:rsidRPr="00747528">
        <w:t>PROHIBITION ON THE USE OF ANTI-TRAFFICKING FUNDS TO PROMOTE, SUPPORT, OR ADVOCATE FOR THE LEGALIZATION OR PRACTICE OF PROSTIT</w:t>
      </w:r>
      <w:r>
        <w:t>UTION</w:t>
      </w:r>
      <w:bookmarkEnd w:id="162"/>
    </w:p>
    <w:p w:rsidR="00B4697D" w:rsidP="00A1100A" w:rsidRDefault="001E7177" w14:paraId="444D21C7" w14:textId="77777777">
      <w:pPr>
        <w:pStyle w:val="NormalWeb"/>
        <w:spacing w:before="0" w:beforeAutospacing="0" w:after="0" w:afterAutospacing="0" w:line="276" w:lineRule="auto"/>
        <w:ind w:left="360"/>
        <w:rPr>
          <w:rFonts w:eastAsia="Arial"/>
          <w:i/>
          <w:color w:val="000000"/>
          <w:lang w:val="en"/>
        </w:rPr>
      </w:pPr>
      <w:r w:rsidRPr="00B4697D">
        <w:rPr>
          <w:rFonts w:eastAsia="Arial"/>
          <w:i/>
          <w:color w:val="000000"/>
          <w:lang w:val="en"/>
        </w:rPr>
        <w:t>Applicable to all</w:t>
      </w:r>
    </w:p>
    <w:p w:rsidR="00A1100A" w:rsidP="00A1100A" w:rsidRDefault="00A1100A" w14:paraId="7B8CFCF2" w14:textId="77777777">
      <w:pPr>
        <w:pStyle w:val="NormalWeb"/>
        <w:spacing w:before="0" w:beforeAutospacing="0" w:after="0" w:afterAutospacing="0" w:line="276" w:lineRule="auto"/>
        <w:ind w:left="360"/>
      </w:pPr>
    </w:p>
    <w:p w:rsidRPr="00B4697D" w:rsidR="003664D6" w:rsidP="00A1100A" w:rsidRDefault="003664D6" w14:paraId="04205421" w14:textId="5E15A10A">
      <w:pPr>
        <w:pStyle w:val="NormalWeb"/>
        <w:spacing w:before="0" w:beforeAutospacing="0" w:after="0" w:afterAutospacing="0" w:line="276" w:lineRule="auto"/>
        <w:ind w:left="360"/>
        <w:rPr>
          <w:rFonts w:eastAsia="Arial"/>
          <w:b/>
          <w:color w:val="000000"/>
          <w:lang w:val="en"/>
        </w:rPr>
      </w:pPr>
      <w:r w:rsidRPr="00747528">
        <w:t>“Severe forms of trafficking in persons” means</w:t>
      </w:r>
    </w:p>
    <w:p w:rsidR="00B4697D" w:rsidP="00A1100A" w:rsidRDefault="003664D6" w14:paraId="174A1344" w14:textId="77777777">
      <w:pPr>
        <w:pStyle w:val="Default"/>
        <w:numPr>
          <w:ilvl w:val="0"/>
          <w:numId w:val="23"/>
        </w:numPr>
        <w:spacing w:line="276" w:lineRule="auto"/>
        <w:rPr>
          <w:rFonts w:ascii="Times New Roman" w:hAnsi="Times New Roman" w:eastAsia="Times New Roman" w:cs="Times New Roman"/>
        </w:rPr>
      </w:pPr>
      <w:r w:rsidRPr="00747528">
        <w:rPr>
          <w:rFonts w:ascii="Times New Roman" w:hAnsi="Times New Roman" w:eastAsia="Times New Roman" w:cs="Times New Roman"/>
        </w:rPr>
        <w:t>sex trafficking in which a commercial sex act is induced by force, fraud, or coercion, or in which the person induced to perform such act has not attained 18 years of age; or</w:t>
      </w:r>
    </w:p>
    <w:p w:rsidR="00B4697D" w:rsidP="00A1100A" w:rsidRDefault="00B4697D" w14:paraId="014C5448" w14:textId="77777777">
      <w:pPr>
        <w:pStyle w:val="Default"/>
        <w:spacing w:line="276" w:lineRule="auto"/>
        <w:ind w:left="1080"/>
        <w:rPr>
          <w:rFonts w:ascii="Times New Roman" w:hAnsi="Times New Roman" w:eastAsia="Times New Roman" w:cs="Times New Roman"/>
        </w:rPr>
      </w:pPr>
    </w:p>
    <w:p w:rsidR="00B4697D" w:rsidP="00A1100A" w:rsidRDefault="003664D6" w14:paraId="6C6EE00D" w14:textId="77777777">
      <w:pPr>
        <w:pStyle w:val="Default"/>
        <w:numPr>
          <w:ilvl w:val="0"/>
          <w:numId w:val="23"/>
        </w:numPr>
        <w:spacing w:line="276" w:lineRule="auto"/>
        <w:rPr>
          <w:rFonts w:ascii="Times New Roman" w:hAnsi="Times New Roman" w:eastAsia="Times New Roman" w:cs="Times New Roman"/>
        </w:rPr>
      </w:pPr>
      <w:r w:rsidRPr="00B4697D">
        <w:rPr>
          <w:rFonts w:ascii="Times New Roman" w:hAnsi="Times New Roman" w:eastAsia="Times New Roman" w:cs="Times New Roman"/>
        </w:rPr>
        <w:t>the recruitment, harboring, transportation, provision, or obtaining of a person for labor or services, through the use of force, fraud, or coercion for the purpose of subjection to involuntary servitude, peonage, debt bondage, or slavery.</w:t>
      </w:r>
    </w:p>
    <w:p w:rsidR="00B4697D" w:rsidP="00A1100A" w:rsidRDefault="00B4697D" w14:paraId="459C23FC" w14:textId="77777777">
      <w:pPr>
        <w:pStyle w:val="Default"/>
        <w:spacing w:line="276" w:lineRule="auto"/>
        <w:ind w:left="720"/>
        <w:rPr>
          <w:rFonts w:ascii="Times New Roman" w:hAnsi="Times New Roman" w:eastAsia="Times New Roman" w:cs="Times New Roman"/>
        </w:rPr>
      </w:pPr>
    </w:p>
    <w:p w:rsidRPr="006B1AAC" w:rsidR="00C10E03" w:rsidP="006B1AAC" w:rsidRDefault="000D417A" w14:paraId="192919AD" w14:textId="667BDBFF">
      <w:pPr>
        <w:pStyle w:val="Default"/>
        <w:spacing w:line="276" w:lineRule="auto"/>
        <w:ind w:left="360"/>
        <w:rPr>
          <w:rFonts w:ascii="Times New Roman" w:hAnsi="Times New Roman" w:eastAsia="Times New Roman" w:cs="Times New Roman"/>
        </w:rPr>
      </w:pPr>
      <w:r w:rsidRPr="00FB62F6">
        <w:rPr>
          <w:rFonts w:ascii="Times New Roman" w:hAnsi="Times New Roman" w:cs="Times New Roman"/>
        </w:rPr>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w:t>
      </w:r>
      <w:r w:rsidRPr="00FB62F6" w:rsidR="00197208">
        <w:rPr>
          <w:rFonts w:ascii="Times New Roman" w:hAnsi="Times New Roman" w:cs="Times New Roman"/>
        </w:rPr>
        <w:t>n such victims being trafficked.</w:t>
      </w:r>
    </w:p>
    <w:p w:rsidR="00C10E03" w:rsidP="00A1100A" w:rsidRDefault="00C10E03" w14:paraId="7AFEB9C1" w14:textId="01E87C8D">
      <w:pPr>
        <w:pStyle w:val="NormalWeb"/>
        <w:spacing w:before="0" w:beforeAutospacing="0" w:after="0" w:afterAutospacing="0" w:line="276" w:lineRule="auto"/>
        <w:jc w:val="center"/>
        <w:rPr>
          <w:color w:val="000000"/>
        </w:rPr>
      </w:pPr>
      <w:r>
        <w:rPr>
          <w:color w:val="000000"/>
        </w:rPr>
        <w:t>[END OF PROVISION]</w:t>
      </w:r>
    </w:p>
    <w:p w:rsidR="00A1100A" w:rsidP="00A1100A" w:rsidRDefault="00A1100A" w14:paraId="35204943" w14:textId="77777777">
      <w:pPr>
        <w:pStyle w:val="NormalWeb"/>
        <w:spacing w:before="0" w:beforeAutospacing="0" w:after="0" w:afterAutospacing="0" w:line="276" w:lineRule="auto"/>
        <w:jc w:val="center"/>
        <w:rPr>
          <w:color w:val="000000"/>
        </w:rPr>
      </w:pPr>
    </w:p>
    <w:p w:rsidR="001D17AA" w:rsidP="00A1100A" w:rsidRDefault="0036739C" w14:paraId="41FDE397" w14:textId="77777777">
      <w:pPr>
        <w:pStyle w:val="Style10"/>
        <w:spacing w:line="276" w:lineRule="auto"/>
        <w:ind w:left="360"/>
      </w:pPr>
      <w:bookmarkStart w:name="_Toc5359082" w:id="163"/>
      <w:r w:rsidRPr="001D17AA">
        <w:t>COMPLIANCE WITH REGULATIONS.</w:t>
      </w:r>
      <w:bookmarkEnd w:id="163"/>
      <w:r w:rsidRPr="001D17AA">
        <w:t xml:space="preserve">  </w:t>
      </w:r>
    </w:p>
    <w:p w:rsidRPr="00A1100A" w:rsidR="001D17AA" w:rsidP="00A1100A" w:rsidRDefault="007A6C99" w14:paraId="0030B38C" w14:textId="77777777">
      <w:pPr>
        <w:pStyle w:val="ListParagraph"/>
        <w:widowControl w:val="0"/>
        <w:pBdr>
          <w:top w:val="none" w:color="auto" w:sz="0" w:space="0"/>
          <w:left w:val="none" w:color="auto" w:sz="0" w:space="0"/>
          <w:bottom w:val="none" w:color="auto" w:sz="0" w:space="0"/>
          <w:right w:val="none" w:color="auto" w:sz="0" w:space="0"/>
          <w:between w:val="none" w:color="auto" w:sz="0" w:space="0"/>
        </w:pBdr>
        <w:ind w:left="360"/>
        <w:rPr>
          <w:rFonts w:ascii="Times New Roman" w:hAnsi="Times New Roman" w:cs="Times New Roman"/>
          <w:i/>
          <w:sz w:val="24"/>
          <w:szCs w:val="24"/>
          <w:lang w:val="en-US"/>
        </w:rPr>
      </w:pPr>
      <w:r w:rsidRPr="00A1100A">
        <w:rPr>
          <w:rFonts w:ascii="Times New Roman" w:hAnsi="Times New Roman" w:cs="Times New Roman"/>
          <w:i/>
          <w:sz w:val="24"/>
          <w:szCs w:val="24"/>
          <w:lang w:val="en-US"/>
        </w:rPr>
        <w:t>Applicable for all USG funding</w:t>
      </w:r>
    </w:p>
    <w:p w:rsidR="001D17AA" w:rsidP="00A1100A" w:rsidRDefault="001D17AA" w14:paraId="1FC0DC92" w14:textId="77777777">
      <w:pPr>
        <w:pStyle w:val="ListParagraph"/>
        <w:widowControl w:val="0"/>
        <w:pBdr>
          <w:top w:val="none" w:color="auto" w:sz="0" w:space="0"/>
          <w:left w:val="none" w:color="auto" w:sz="0" w:space="0"/>
          <w:bottom w:val="none" w:color="auto" w:sz="0" w:space="0"/>
          <w:right w:val="none" w:color="auto" w:sz="0" w:space="0"/>
          <w:between w:val="none" w:color="auto" w:sz="0" w:space="0"/>
        </w:pBdr>
        <w:ind w:left="360"/>
        <w:rPr>
          <w:rFonts w:ascii="Times New Roman" w:hAnsi="Times New Roman" w:cs="Times New Roman"/>
          <w:sz w:val="24"/>
          <w:szCs w:val="24"/>
          <w:lang w:val="en-US"/>
        </w:rPr>
      </w:pPr>
    </w:p>
    <w:p w:rsidR="00F7003D" w:rsidP="00A1100A" w:rsidRDefault="0036739C" w14:paraId="7F53C2DD" w14:textId="65DC7C9C">
      <w:pPr>
        <w:pStyle w:val="ListParagraph"/>
        <w:widowControl w:val="0"/>
        <w:pBdr>
          <w:top w:val="none" w:color="auto" w:sz="0" w:space="0"/>
          <w:left w:val="none" w:color="auto" w:sz="0" w:space="0"/>
          <w:bottom w:val="none" w:color="auto" w:sz="0" w:space="0"/>
          <w:right w:val="none" w:color="auto" w:sz="0" w:space="0"/>
          <w:between w:val="none" w:color="auto" w:sz="0" w:space="0"/>
        </w:pBdr>
        <w:ind w:left="360"/>
        <w:rPr>
          <w:rFonts w:ascii="Times New Roman" w:hAnsi="Times New Roman" w:cs="Times New Roman"/>
          <w:sz w:val="24"/>
          <w:szCs w:val="24"/>
          <w:lang w:val="en-US"/>
        </w:rPr>
      </w:pPr>
      <w:r w:rsidRPr="009A0D86">
        <w:rPr>
          <w:rFonts w:ascii="Times New Roman" w:hAnsi="Times New Roman" w:cs="Times New Roman"/>
          <w:sz w:val="24"/>
          <w:szCs w:val="24"/>
          <w:lang w:val="en-US"/>
        </w:rPr>
        <w:t xml:space="preserve">The Sub-grantee shall comply with all laws, rules, procedures and regulations concerning U.S. Government grants and Prime Awards as they may apply to this Agreement, including but not limited to, </w:t>
      </w:r>
      <w:r w:rsidRPr="009A0D86" w:rsidR="00F7003D">
        <w:rPr>
          <w:rFonts w:ascii="Times New Roman" w:hAnsi="Times New Roman" w:cs="Times New Roman"/>
          <w:sz w:val="24"/>
          <w:szCs w:val="24"/>
          <w:lang w:val="en-US"/>
        </w:rPr>
        <w:t xml:space="preserve">2 CFR Part 200 – Uniform Administrative Requirements, Cost Principles, and Audit Requirements for Federal Awards (also known as Unified Guidance on Grants and Agreements); 2 CFR Part 200 Subpart E - Cost Principles; and </w:t>
      </w:r>
      <w:r w:rsidR="00D93559">
        <w:rPr>
          <w:rFonts w:ascii="Times New Roman" w:hAnsi="Times New Roman" w:cs="Times New Roman"/>
          <w:sz w:val="24"/>
          <w:szCs w:val="24"/>
          <w:lang w:val="en-US"/>
        </w:rPr>
        <w:t>applicable to USG standard provision with the corresponding federal agency</w:t>
      </w:r>
      <w:r w:rsidR="006B1AAC">
        <w:rPr>
          <w:rFonts w:ascii="Times New Roman" w:hAnsi="Times New Roman" w:cs="Times New Roman"/>
          <w:sz w:val="24"/>
          <w:szCs w:val="24"/>
          <w:lang w:val="en-US"/>
        </w:rPr>
        <w:t>.</w:t>
      </w:r>
    </w:p>
    <w:p w:rsidRPr="006B1AAC" w:rsidR="006B1AAC" w:rsidP="00A1100A" w:rsidRDefault="006B1AAC" w14:paraId="356103D3" w14:textId="77777777">
      <w:pPr>
        <w:pStyle w:val="ListParagraph"/>
        <w:widowControl w:val="0"/>
        <w:pBdr>
          <w:top w:val="none" w:color="auto" w:sz="0" w:space="0"/>
          <w:left w:val="none" w:color="auto" w:sz="0" w:space="0"/>
          <w:bottom w:val="none" w:color="auto" w:sz="0" w:space="0"/>
          <w:right w:val="none" w:color="auto" w:sz="0" w:space="0"/>
          <w:between w:val="none" w:color="auto" w:sz="0" w:space="0"/>
        </w:pBdr>
        <w:ind w:left="360"/>
        <w:rPr>
          <w:rFonts w:ascii="Times New Roman" w:hAnsi="Times New Roman" w:cs="Times New Roman"/>
          <w:sz w:val="16"/>
          <w:szCs w:val="16"/>
          <w:lang w:val="en-US"/>
        </w:rPr>
      </w:pPr>
    </w:p>
    <w:p w:rsidR="007038AB" w:rsidP="00A1100A" w:rsidRDefault="007038AB" w14:paraId="12EEC848" w14:textId="77777777">
      <w:pPr>
        <w:pStyle w:val="NormalWeb"/>
        <w:spacing w:before="0" w:beforeAutospacing="0" w:after="0" w:afterAutospacing="0" w:line="276" w:lineRule="auto"/>
        <w:jc w:val="center"/>
        <w:rPr>
          <w:color w:val="000000"/>
        </w:rPr>
      </w:pPr>
      <w:r>
        <w:rPr>
          <w:color w:val="000000"/>
        </w:rPr>
        <w:t>[END OF PROVISION]</w:t>
      </w:r>
    </w:p>
    <w:p w:rsidRPr="00C85E8C" w:rsidR="00F63630" w:rsidP="00A1100A" w:rsidRDefault="00F63630" w14:paraId="3EEF0213" w14:textId="77777777">
      <w:pPr>
        <w:pStyle w:val="Style10"/>
        <w:spacing w:line="276" w:lineRule="auto"/>
        <w:ind w:left="360"/>
      </w:pPr>
      <w:bookmarkStart w:name="_Toc5359083" w:id="164"/>
      <w:r w:rsidRPr="00C85E8C">
        <w:rPr>
          <w:rStyle w:val="Style1Char"/>
          <w:b/>
        </w:rPr>
        <w:t>REMEDIES FOR NONCOMPLIANCE</w:t>
      </w:r>
      <w:r w:rsidRPr="00C85E8C">
        <w:t>.</w:t>
      </w:r>
      <w:bookmarkEnd w:id="164"/>
      <w:r w:rsidRPr="00C85E8C">
        <w:t xml:space="preserve"> </w:t>
      </w:r>
    </w:p>
    <w:p w:rsidR="00F63630" w:rsidP="00A1100A" w:rsidRDefault="00F63630" w14:paraId="722F597B" w14:textId="77777777">
      <w:pPr>
        <w:pStyle w:val="ListParagraph"/>
        <w:widowControl w:val="0"/>
        <w:pBdr>
          <w:top w:val="none" w:color="auto" w:sz="0" w:space="0"/>
          <w:left w:val="none" w:color="auto" w:sz="0" w:space="0"/>
          <w:bottom w:val="none" w:color="auto" w:sz="0" w:space="0"/>
          <w:right w:val="none" w:color="auto" w:sz="0" w:space="0"/>
          <w:between w:val="none" w:color="auto" w:sz="0" w:space="0"/>
        </w:pBdr>
        <w:ind w:left="360"/>
        <w:rPr>
          <w:rFonts w:ascii="Times New Roman" w:hAnsi="Times New Roman" w:cs="Times New Roman"/>
          <w:b/>
          <w:sz w:val="24"/>
          <w:szCs w:val="24"/>
          <w:lang w:val="en-US"/>
        </w:rPr>
      </w:pPr>
    </w:p>
    <w:p w:rsidRPr="001D17AA" w:rsidR="00F63630" w:rsidP="00A1100A" w:rsidRDefault="00F63630" w14:paraId="1D88C7EF" w14:textId="77777777">
      <w:pPr>
        <w:pStyle w:val="ListParagraph"/>
        <w:widowControl w:val="0"/>
        <w:pBdr>
          <w:top w:val="none" w:color="auto" w:sz="0" w:space="0"/>
          <w:left w:val="none" w:color="auto" w:sz="0" w:space="0"/>
          <w:bottom w:val="none" w:color="auto" w:sz="0" w:space="0"/>
          <w:right w:val="none" w:color="auto" w:sz="0" w:space="0"/>
          <w:between w:val="none" w:color="auto" w:sz="0" w:space="0"/>
        </w:pBdr>
        <w:ind w:left="360"/>
        <w:rPr>
          <w:rFonts w:ascii="Times New Roman" w:hAnsi="Times New Roman" w:cs="Times New Roman"/>
          <w:b/>
          <w:sz w:val="24"/>
          <w:szCs w:val="24"/>
          <w:lang w:val="en-US"/>
        </w:rPr>
      </w:pPr>
      <w:r w:rsidRPr="001D17AA">
        <w:rPr>
          <w:rFonts w:ascii="Times New Roman" w:hAnsi="Times New Roman" w:cs="Times New Roman"/>
          <w:sz w:val="24"/>
          <w:szCs w:val="24"/>
          <w:lang w:val="en-US"/>
        </w:rPr>
        <w:t xml:space="preserve">If a Sub-grantee fails to comply with Federal statutes, regulations or the terms and conditions of a Federal award (see 2 CFR 200 Uniform Guidelines: </w:t>
      </w:r>
      <w:hyperlink w:history="1" r:id="rId17">
        <w:r w:rsidRPr="001D17AA">
          <w:rPr>
            <w:rFonts w:ascii="Times New Roman" w:hAnsi="Times New Roman" w:cs="Times New Roman"/>
            <w:sz w:val="24"/>
            <w:szCs w:val="24"/>
            <w:lang w:val="en-US"/>
          </w:rPr>
          <w:t>https://www.gpo.gov/fdsys/granule/CFR-2014-title2-vol1/CFR-2014-title2-vol1-part200/content-detail.html</w:t>
        </w:r>
      </w:hyperlink>
      <w:r w:rsidRPr="001D17AA">
        <w:rPr>
          <w:rFonts w:ascii="Times New Roman" w:hAnsi="Times New Roman" w:cs="Times New Roman"/>
          <w:sz w:val="24"/>
          <w:szCs w:val="24"/>
          <w:lang w:val="en-US"/>
        </w:rPr>
        <w:t xml:space="preserve">), the Federal awarding agency or pass-through entity may impose additional conditions, as described in 2 CFR 200.207: </w:t>
      </w:r>
      <w:hyperlink w:history="1" r:id="rId18">
        <w:r w:rsidRPr="001D17AA">
          <w:rPr>
            <w:rFonts w:ascii="Times New Roman" w:hAnsi="Times New Roman" w:cs="Times New Roman"/>
            <w:sz w:val="24"/>
            <w:szCs w:val="24"/>
            <w:lang w:val="en-US"/>
          </w:rPr>
          <w:t>https://www.ecfr.gov/cgi-bin/text-idx?node=se2.1.200_1207&amp;rgn=div8</w:t>
        </w:r>
      </w:hyperlink>
      <w:r w:rsidRPr="001D17AA">
        <w:rPr>
          <w:rFonts w:ascii="Times New Roman" w:hAnsi="Times New Roman" w:cs="Times New Roman"/>
          <w:sz w:val="24"/>
          <w:szCs w:val="24"/>
          <w:lang w:val="en-US"/>
        </w:rPr>
        <w:t xml:space="preserve"> Specific conditions. If the Federal awarding agency or pass-through entity determines that noncompliance cannot be remedied by imposing additional conditions, the Federal awarding agency or pass-through entity may take one or more of the following actions, as appropriate in the circumstances: </w:t>
      </w:r>
    </w:p>
    <w:p w:rsidRPr="009A0D86" w:rsidR="00F63630" w:rsidP="00A1100A" w:rsidRDefault="00F63630" w14:paraId="236AE63B" w14:textId="77777777">
      <w:pPr>
        <w:pBdr>
          <w:top w:val="none" w:color="auto" w:sz="0" w:space="0"/>
          <w:left w:val="none" w:color="auto" w:sz="0" w:space="0"/>
          <w:bottom w:val="none" w:color="auto" w:sz="0" w:space="0"/>
          <w:right w:val="none" w:color="auto" w:sz="0" w:space="0"/>
          <w:between w:val="none" w:color="auto" w:sz="0" w:space="0"/>
        </w:pBdr>
        <w:ind w:left="720"/>
        <w:contextualSpacing/>
        <w:rPr>
          <w:rFonts w:ascii="Times New Roman" w:hAnsi="Times New Roman" w:cs="Times New Roman"/>
          <w:sz w:val="24"/>
          <w:szCs w:val="24"/>
          <w:lang w:val="en-US"/>
        </w:rPr>
      </w:pPr>
    </w:p>
    <w:p w:rsidRPr="009A0D86" w:rsidR="00F63630" w:rsidP="00A1100A" w:rsidRDefault="00F63630" w14:paraId="570F2712" w14:textId="77777777">
      <w:pPr>
        <w:widowControl w:val="0"/>
        <w:numPr>
          <w:ilvl w:val="1"/>
          <w:numId w:val="8"/>
        </w:numPr>
        <w:pBdr>
          <w:top w:val="none" w:color="auto" w:sz="0" w:space="0"/>
          <w:left w:val="none" w:color="auto" w:sz="0" w:space="0"/>
          <w:bottom w:val="none" w:color="auto" w:sz="0" w:space="0"/>
          <w:right w:val="none" w:color="auto" w:sz="0" w:space="0"/>
          <w:between w:val="none" w:color="auto" w:sz="0" w:space="0"/>
        </w:pBdr>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 xml:space="preserve">Temporarily withhold cash payments pending correction of the deficiency by the Sub-grantee or more severe enforcement action by the Federal awarding agency or pass-through entity. </w:t>
      </w:r>
    </w:p>
    <w:p w:rsidRPr="00A1100A" w:rsidR="00F63630" w:rsidP="00A1100A" w:rsidRDefault="00F63630" w14:paraId="7B5ABBDF" w14:textId="77777777">
      <w:pPr>
        <w:widowControl w:val="0"/>
        <w:pBdr>
          <w:top w:val="none" w:color="auto" w:sz="0" w:space="0"/>
          <w:left w:val="none" w:color="auto" w:sz="0" w:space="0"/>
          <w:bottom w:val="none" w:color="auto" w:sz="0" w:space="0"/>
          <w:right w:val="none" w:color="auto" w:sz="0" w:space="0"/>
          <w:between w:val="none" w:color="auto" w:sz="0" w:space="0"/>
        </w:pBdr>
        <w:ind w:left="1440"/>
        <w:contextualSpacing/>
        <w:rPr>
          <w:rFonts w:ascii="Times New Roman" w:hAnsi="Times New Roman" w:cs="Times New Roman"/>
          <w:sz w:val="16"/>
          <w:szCs w:val="16"/>
          <w:lang w:val="en-US"/>
        </w:rPr>
      </w:pPr>
    </w:p>
    <w:p w:rsidRPr="009A0D86" w:rsidR="00F63630" w:rsidP="00A1100A" w:rsidRDefault="00F63630" w14:paraId="62E64E26" w14:textId="77777777">
      <w:pPr>
        <w:widowControl w:val="0"/>
        <w:numPr>
          <w:ilvl w:val="1"/>
          <w:numId w:val="8"/>
        </w:numPr>
        <w:pBdr>
          <w:top w:val="none" w:color="auto" w:sz="0" w:space="0"/>
          <w:left w:val="none" w:color="auto" w:sz="0" w:space="0"/>
          <w:bottom w:val="none" w:color="auto" w:sz="0" w:space="0"/>
          <w:right w:val="none" w:color="auto" w:sz="0" w:space="0"/>
          <w:between w:val="none" w:color="auto" w:sz="0" w:space="0"/>
        </w:pBdr>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Disallow (that is, deny both use of funds and any applicable matching credit for) all or part of the cost of the activity or action not in compliance.</w:t>
      </w:r>
    </w:p>
    <w:p w:rsidRPr="00A1100A" w:rsidR="00F63630" w:rsidP="00A1100A" w:rsidRDefault="00F63630" w14:paraId="3850F6A0" w14:textId="77777777">
      <w:pPr>
        <w:pBdr>
          <w:top w:val="none" w:color="auto" w:sz="0" w:space="0"/>
          <w:left w:val="none" w:color="auto" w:sz="0" w:space="0"/>
          <w:bottom w:val="none" w:color="auto" w:sz="0" w:space="0"/>
          <w:right w:val="none" w:color="auto" w:sz="0" w:space="0"/>
          <w:between w:val="none" w:color="auto" w:sz="0" w:space="0"/>
        </w:pBdr>
        <w:ind w:left="720"/>
        <w:contextualSpacing/>
        <w:rPr>
          <w:rFonts w:ascii="Times New Roman" w:hAnsi="Times New Roman" w:cs="Times New Roman"/>
          <w:sz w:val="16"/>
          <w:szCs w:val="16"/>
          <w:lang w:val="en-US"/>
        </w:rPr>
      </w:pPr>
    </w:p>
    <w:p w:rsidRPr="009A0D86" w:rsidR="00F63630" w:rsidP="00A1100A" w:rsidRDefault="00F63630" w14:paraId="15122468" w14:textId="77777777">
      <w:pPr>
        <w:widowControl w:val="0"/>
        <w:numPr>
          <w:ilvl w:val="1"/>
          <w:numId w:val="8"/>
        </w:numPr>
        <w:pBdr>
          <w:top w:val="none" w:color="auto" w:sz="0" w:space="0"/>
          <w:left w:val="none" w:color="auto" w:sz="0" w:space="0"/>
          <w:bottom w:val="none" w:color="auto" w:sz="0" w:space="0"/>
          <w:right w:val="none" w:color="auto" w:sz="0" w:space="0"/>
          <w:between w:val="none" w:color="auto" w:sz="0" w:space="0"/>
        </w:pBdr>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 xml:space="preserve">Wholly or partly suspend or terminate the Sub-grantee award. </w:t>
      </w:r>
    </w:p>
    <w:p w:rsidRPr="00A1100A" w:rsidR="00F63630" w:rsidP="00A1100A" w:rsidRDefault="00F63630" w14:paraId="740B59CF" w14:textId="77777777">
      <w:pPr>
        <w:pBdr>
          <w:top w:val="none" w:color="auto" w:sz="0" w:space="0"/>
          <w:left w:val="none" w:color="auto" w:sz="0" w:space="0"/>
          <w:bottom w:val="none" w:color="auto" w:sz="0" w:space="0"/>
          <w:right w:val="none" w:color="auto" w:sz="0" w:space="0"/>
          <w:between w:val="none" w:color="auto" w:sz="0" w:space="0"/>
        </w:pBdr>
        <w:ind w:left="720"/>
        <w:contextualSpacing/>
        <w:rPr>
          <w:rFonts w:ascii="Times New Roman" w:hAnsi="Times New Roman" w:cs="Times New Roman"/>
          <w:sz w:val="16"/>
          <w:szCs w:val="16"/>
          <w:lang w:val="en-US"/>
        </w:rPr>
      </w:pPr>
    </w:p>
    <w:p w:rsidRPr="009A0D86" w:rsidR="00F63630" w:rsidP="00A1100A" w:rsidRDefault="00F63630" w14:paraId="72814498" w14:textId="77777777">
      <w:pPr>
        <w:widowControl w:val="0"/>
        <w:numPr>
          <w:ilvl w:val="1"/>
          <w:numId w:val="8"/>
        </w:numPr>
        <w:pBdr>
          <w:top w:val="none" w:color="auto" w:sz="0" w:space="0"/>
          <w:left w:val="none" w:color="auto" w:sz="0" w:space="0"/>
          <w:bottom w:val="none" w:color="auto" w:sz="0" w:space="0"/>
          <w:right w:val="none" w:color="auto" w:sz="0" w:space="0"/>
          <w:between w:val="none" w:color="auto" w:sz="0" w:space="0"/>
        </w:pBdr>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Initiate  suspension  or  debarment proceedings  as  authorized  under  2  CFR part  180  and  Federal  awarding  agency  regulations  (or  in  the  case  of  a  pass-through entity, recommend such a proceeding be initiated by a Federal awarding agency).</w:t>
      </w:r>
    </w:p>
    <w:p w:rsidRPr="00A1100A" w:rsidR="00F63630" w:rsidP="00A1100A" w:rsidRDefault="00F63630" w14:paraId="643178B9" w14:textId="77777777">
      <w:pPr>
        <w:pBdr>
          <w:top w:val="none" w:color="auto" w:sz="0" w:space="0"/>
          <w:left w:val="none" w:color="auto" w:sz="0" w:space="0"/>
          <w:bottom w:val="none" w:color="auto" w:sz="0" w:space="0"/>
          <w:right w:val="none" w:color="auto" w:sz="0" w:space="0"/>
          <w:between w:val="none" w:color="auto" w:sz="0" w:space="0"/>
        </w:pBdr>
        <w:ind w:left="720"/>
        <w:contextualSpacing/>
        <w:rPr>
          <w:rFonts w:ascii="Times New Roman" w:hAnsi="Times New Roman" w:cs="Times New Roman"/>
          <w:sz w:val="16"/>
          <w:szCs w:val="16"/>
          <w:lang w:val="en-US"/>
        </w:rPr>
      </w:pPr>
    </w:p>
    <w:p w:rsidRPr="009A0D86" w:rsidR="00F63630" w:rsidP="00A1100A" w:rsidRDefault="00F63630" w14:paraId="58F134A3" w14:textId="77777777">
      <w:pPr>
        <w:widowControl w:val="0"/>
        <w:numPr>
          <w:ilvl w:val="1"/>
          <w:numId w:val="8"/>
        </w:numPr>
        <w:pBdr>
          <w:top w:val="none" w:color="auto" w:sz="0" w:space="0"/>
          <w:left w:val="none" w:color="auto" w:sz="0" w:space="0"/>
          <w:bottom w:val="none" w:color="auto" w:sz="0" w:space="0"/>
          <w:right w:val="none" w:color="auto" w:sz="0" w:space="0"/>
          <w:between w:val="none" w:color="auto" w:sz="0" w:space="0"/>
        </w:pBdr>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 xml:space="preserve">Withhold further Sub-grantee awards for the project or program. </w:t>
      </w:r>
    </w:p>
    <w:p w:rsidRPr="00A1100A" w:rsidR="00F63630" w:rsidP="00A1100A" w:rsidRDefault="00F63630" w14:paraId="387D2C7A" w14:textId="77777777">
      <w:pPr>
        <w:pBdr>
          <w:top w:val="none" w:color="auto" w:sz="0" w:space="0"/>
          <w:left w:val="none" w:color="auto" w:sz="0" w:space="0"/>
          <w:bottom w:val="none" w:color="auto" w:sz="0" w:space="0"/>
          <w:right w:val="none" w:color="auto" w:sz="0" w:space="0"/>
          <w:between w:val="none" w:color="auto" w:sz="0" w:space="0"/>
        </w:pBdr>
        <w:ind w:left="720"/>
        <w:contextualSpacing/>
        <w:rPr>
          <w:rFonts w:ascii="Times New Roman" w:hAnsi="Times New Roman" w:cs="Times New Roman"/>
          <w:sz w:val="16"/>
          <w:szCs w:val="16"/>
          <w:lang w:val="en-US"/>
        </w:rPr>
      </w:pPr>
    </w:p>
    <w:p w:rsidRPr="009A0D86" w:rsidR="00F63630" w:rsidP="00A1100A" w:rsidRDefault="00F63630" w14:paraId="3520274D" w14:textId="77777777">
      <w:pPr>
        <w:widowControl w:val="0"/>
        <w:numPr>
          <w:ilvl w:val="1"/>
          <w:numId w:val="8"/>
        </w:numPr>
        <w:pBdr>
          <w:top w:val="none" w:color="auto" w:sz="0" w:space="0"/>
          <w:left w:val="none" w:color="auto" w:sz="0" w:space="0"/>
          <w:bottom w:val="none" w:color="auto" w:sz="0" w:space="0"/>
          <w:right w:val="none" w:color="auto" w:sz="0" w:space="0"/>
          <w:between w:val="none" w:color="auto" w:sz="0" w:space="0"/>
        </w:pBdr>
        <w:contextualSpacing/>
        <w:rPr>
          <w:rFonts w:ascii="Times New Roman" w:hAnsi="Times New Roman" w:cs="Times New Roman"/>
          <w:sz w:val="24"/>
          <w:szCs w:val="24"/>
          <w:lang w:val="en-US"/>
        </w:rPr>
      </w:pPr>
      <w:r w:rsidRPr="009A0D86">
        <w:rPr>
          <w:rFonts w:ascii="Times New Roman" w:hAnsi="Times New Roman" w:cs="Times New Roman"/>
          <w:sz w:val="24"/>
          <w:szCs w:val="24"/>
          <w:lang w:val="en-US"/>
        </w:rPr>
        <w:t>Take other remedies that may be legally available.</w:t>
      </w:r>
    </w:p>
    <w:p w:rsidR="00FA4A8C" w:rsidP="00A1100A" w:rsidRDefault="00FA4A8C" w14:paraId="4727DB9E" w14:textId="77777777">
      <w:pPr>
        <w:widowControl w:val="0"/>
        <w:pBdr>
          <w:top w:val="none" w:color="auto" w:sz="0" w:space="0"/>
          <w:left w:val="none" w:color="auto" w:sz="0" w:space="0"/>
          <w:bottom w:val="none" w:color="auto" w:sz="0" w:space="0"/>
          <w:right w:val="none" w:color="auto" w:sz="0" w:space="0"/>
          <w:between w:val="none" w:color="auto" w:sz="0" w:space="0"/>
        </w:pBdr>
        <w:ind w:left="720"/>
        <w:contextualSpacing/>
        <w:rPr>
          <w:rFonts w:ascii="Times New Roman" w:hAnsi="Times New Roman" w:eastAsia="Times New Roman" w:cs="Times New Roman"/>
          <w:color w:val="auto"/>
          <w:lang w:val="en-US"/>
        </w:rPr>
      </w:pPr>
    </w:p>
    <w:p w:rsidRPr="002062CC" w:rsidR="002062CC" w:rsidP="00A1100A" w:rsidRDefault="00F63630" w14:paraId="1A43AD02" w14:textId="3298DD92">
      <w:pPr>
        <w:pStyle w:val="NormalWeb"/>
        <w:spacing w:before="0" w:beforeAutospacing="0" w:after="0" w:afterAutospacing="0" w:line="276" w:lineRule="auto"/>
        <w:jc w:val="center"/>
        <w:rPr>
          <w:color w:val="000000"/>
        </w:rPr>
      </w:pPr>
      <w:r>
        <w:rPr>
          <w:color w:val="000000"/>
        </w:rPr>
        <w:t>[END OF PROVISION]</w:t>
      </w:r>
    </w:p>
    <w:sectPr w:rsidRPr="002062CC" w:rsidR="002062CC">
      <w:headerReference w:type="default" r:id="rId19"/>
      <w:footerReference w:type="default" r:id="rId20"/>
      <w:pgSz w:w="12240" w:h="15840" w:orient="portrait"/>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JM" w:author="John" w:date="2020-03-03T10:18:00Z" w:id="34">
    <w:p w:rsidR="00BA367C" w:rsidRDefault="00BA367C" w14:paraId="14C98641" w14:textId="3D0B3881">
      <w:pPr>
        <w:pStyle w:val="CommentText"/>
      </w:pPr>
      <w:r>
        <w:rPr>
          <w:rStyle w:val="CommentReference"/>
        </w:rPr>
        <w:annotationRef/>
      </w:r>
      <w:r>
        <w:t>Need to make sure this is referenced elsewhere</w:t>
      </w:r>
    </w:p>
  </w:comment>
  <w:comment w:initials="JM" w:author="John" w:date="2020-03-03T10:26:00Z" w:id="46">
    <w:p w:rsidR="00DF30C9" w:rsidRDefault="00DF30C9" w14:paraId="52E20EA2" w14:textId="4EAA2E39">
      <w:pPr>
        <w:pStyle w:val="CommentText"/>
      </w:pPr>
      <w:r>
        <w:rPr>
          <w:rStyle w:val="CommentReference"/>
        </w:rPr>
        <w:annotationRef/>
      </w:r>
      <w:r>
        <w:t>Might need to reword</w:t>
      </w:r>
    </w:p>
  </w:comment>
  <w:comment w:initials="JM" w:author="John" w:date="2020-03-03T17:51:00Z" w:id="61">
    <w:p w:rsidR="008054A3" w:rsidRDefault="008054A3" w14:paraId="32206B59" w14:textId="12B633DE">
      <w:pPr>
        <w:pStyle w:val="CommentText"/>
      </w:pPr>
      <w:r>
        <w:rPr>
          <w:rStyle w:val="CommentReference"/>
        </w:rPr>
        <w:annotationRef/>
      </w:r>
      <w:r>
        <w:t>This phrase can be used in other places as well, to account for entities that have a legal restriction to any of our provisions</w:t>
      </w:r>
    </w:p>
  </w:comment>
  <w:comment w:initials="JM" w:author="John" w:date="2020-03-03T10:31:00Z" w:id="74">
    <w:p w:rsidR="00CA6224" w:rsidRDefault="00CA6224" w14:paraId="6C8772FC" w14:textId="5E96C7F5">
      <w:pPr>
        <w:pStyle w:val="CommentText"/>
      </w:pPr>
      <w:r>
        <w:rPr>
          <w:rStyle w:val="CommentReference"/>
        </w:rPr>
        <w:annotationRef/>
      </w:r>
      <w:r>
        <w:t xml:space="preserve">Need to discuss and </w:t>
      </w:r>
      <w:r w:rsidR="000E63B9">
        <w:t>consider other options</w:t>
      </w:r>
    </w:p>
  </w:comment>
  <w:comment w:initials="JM" w:author="John" w:date="2020-03-03T10:34:00Z" w:id="96">
    <w:p w:rsidR="00985847" w:rsidRDefault="00985847" w14:paraId="54F8E08B" w14:textId="4EC0E24C">
      <w:pPr>
        <w:pStyle w:val="CommentText"/>
      </w:pPr>
      <w:r>
        <w:rPr>
          <w:rStyle w:val="CommentReference"/>
        </w:rPr>
        <w:annotationRef/>
      </w:r>
      <w:r>
        <w:t>Look at our terms – need to be consistent.  Should this be RECIPIENT?</w:t>
      </w:r>
    </w:p>
  </w:comment>
  <w:comment w:initials="JM" w:author="John" w:date="2020-03-03T10:35:00Z" w:id="101">
    <w:p w:rsidR="00633EA8" w:rsidRDefault="00633EA8" w14:paraId="6E5A8E01" w14:textId="70665FF8">
      <w:pPr>
        <w:pStyle w:val="CommentText"/>
      </w:pPr>
      <w:r>
        <w:rPr>
          <w:rStyle w:val="CommentReference"/>
        </w:rPr>
        <w:annotationRef/>
      </w:r>
      <w:r>
        <w:t>Mention disposition of equipment</w:t>
      </w:r>
    </w:p>
  </w:comment>
  <w:comment w:initials="JM" w:author="John" w:date="2020-03-03T10:41:00Z" w:id="120">
    <w:p w:rsidR="00E37E58" w:rsidRDefault="00E37E58" w14:paraId="417464CC" w14:textId="0A922277">
      <w:pPr>
        <w:pStyle w:val="CommentText"/>
      </w:pPr>
      <w:r>
        <w:rPr>
          <w:rStyle w:val="CommentReference"/>
        </w:rPr>
        <w:annotationRef/>
      </w:r>
      <w:r>
        <w:t>Do we keep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4C98641" w15:done="0"/>
  <w15:commentEx w15:paraId="52E20EA2" w15:done="0"/>
  <w15:commentEx w15:paraId="32206B59" w15:done="0"/>
  <w15:commentEx w15:paraId="6C8772FC" w15:done="0"/>
  <w15:commentEx w15:paraId="54F8E08B" w15:done="0"/>
  <w15:commentEx w15:paraId="6E5A8E01" w15:done="0"/>
  <w15:commentEx w15:paraId="417464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4C98641" w16cid:durableId="2208AD84"/>
  <w16cid:commentId w16cid:paraId="52E20EA2" w16cid:durableId="2208AF62"/>
  <w16cid:commentId w16cid:paraId="32206B59" w16cid:durableId="220917BE"/>
  <w16cid:commentId w16cid:paraId="6C8772FC" w16cid:durableId="2208B09A"/>
  <w16cid:commentId w16cid:paraId="54F8E08B" w16cid:durableId="2208B12F"/>
  <w16cid:commentId w16cid:paraId="6E5A8E01" w16cid:durableId="2208B156"/>
  <w16cid:commentId w16cid:paraId="417464CC" w16cid:durableId="2208B2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71366" w:rsidRDefault="00771366" w14:paraId="333D67E6" w14:textId="77777777">
      <w:pPr>
        <w:spacing w:line="240" w:lineRule="auto"/>
      </w:pPr>
      <w:r>
        <w:separator/>
      </w:r>
    </w:p>
  </w:endnote>
  <w:endnote w:type="continuationSeparator" w:id="0">
    <w:p w:rsidR="00771366" w:rsidRDefault="00771366" w14:paraId="66BC2C97" w14:textId="77777777">
      <w:pPr>
        <w:spacing w:line="240" w:lineRule="auto"/>
      </w:pPr>
      <w:r>
        <w:continuationSeparator/>
      </w:r>
    </w:p>
  </w:endnote>
  <w:endnote w:type="continuationNotice" w:id="1">
    <w:p w:rsidR="00771366" w:rsidRDefault="00771366" w14:paraId="298EAC3A"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1100A" w:rsidP="00D94B73" w:rsidRDefault="00A1100A" w14:paraId="5D40B4B4" w14:textId="592C4181">
    <w:pPr>
      <w:spacing w:line="240" w:lineRule="auto"/>
      <w:rPr>
        <w:rFonts w:ascii="Times New Roman" w:hAnsi="Times New Roman" w:eastAsia="Times New Roman" w:cs="Times New Roman"/>
        <w:sz w:val="18"/>
        <w:szCs w:val="18"/>
      </w:rPr>
    </w:pPr>
  </w:p>
  <w:sdt>
    <w:sdtPr>
      <w:id w:val="1544252237"/>
      <w:docPartObj>
        <w:docPartGallery w:val="Page Numbers (Bottom of Page)"/>
        <w:docPartUnique/>
      </w:docPartObj>
    </w:sdtPr>
    <w:sdtEndPr>
      <w:rPr>
        <w:noProof/>
      </w:rPr>
    </w:sdtEndPr>
    <w:sdtContent>
      <w:p w:rsidR="00A1100A" w:rsidRDefault="00A1100A" w14:paraId="2E59B12D" w14:textId="00C20351">
        <w:pPr>
          <w:pStyle w:val="Footer"/>
          <w:jc w:val="right"/>
        </w:pPr>
        <w:r w:rsidRPr="0031649B">
          <w:rPr>
            <w:rFonts w:ascii="Times New Roman" w:hAnsi="Times New Roman" w:cs="Times New Roman"/>
            <w:sz w:val="20"/>
            <w:szCs w:val="20"/>
          </w:rPr>
          <w:fldChar w:fldCharType="begin"/>
        </w:r>
        <w:r w:rsidRPr="0031649B">
          <w:rPr>
            <w:rFonts w:ascii="Times New Roman" w:hAnsi="Times New Roman" w:cs="Times New Roman"/>
            <w:sz w:val="20"/>
            <w:szCs w:val="20"/>
          </w:rPr>
          <w:instrText xml:space="preserve"> PAGE   \* MERGEFORMAT </w:instrText>
        </w:r>
        <w:r w:rsidRPr="0031649B">
          <w:rPr>
            <w:rFonts w:ascii="Times New Roman" w:hAnsi="Times New Roman" w:cs="Times New Roman"/>
            <w:sz w:val="20"/>
            <w:szCs w:val="20"/>
          </w:rPr>
          <w:fldChar w:fldCharType="separate"/>
        </w:r>
        <w:r w:rsidR="006B1AAC">
          <w:rPr>
            <w:rFonts w:ascii="Times New Roman" w:hAnsi="Times New Roman" w:cs="Times New Roman"/>
            <w:noProof/>
            <w:sz w:val="20"/>
            <w:szCs w:val="20"/>
          </w:rPr>
          <w:t>1</w:t>
        </w:r>
        <w:r w:rsidRPr="0031649B">
          <w:rPr>
            <w:rFonts w:ascii="Times New Roman" w:hAnsi="Times New Roman" w:cs="Times New Roman"/>
            <w:noProof/>
            <w:sz w:val="20"/>
            <w:szCs w:val="20"/>
          </w:rPr>
          <w:fldChar w:fldCharType="end"/>
        </w:r>
      </w:p>
    </w:sdtContent>
  </w:sdt>
  <w:p w:rsidR="00A1100A" w:rsidRDefault="00A1100A" w14:paraId="29EC7E2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71366" w:rsidRDefault="00771366" w14:paraId="35D6ED8F" w14:textId="77777777">
      <w:pPr>
        <w:spacing w:line="240" w:lineRule="auto"/>
      </w:pPr>
      <w:r>
        <w:separator/>
      </w:r>
    </w:p>
  </w:footnote>
  <w:footnote w:type="continuationSeparator" w:id="0">
    <w:p w:rsidR="00771366" w:rsidRDefault="00771366" w14:paraId="5360715D" w14:textId="77777777">
      <w:pPr>
        <w:spacing w:line="240" w:lineRule="auto"/>
      </w:pPr>
      <w:r>
        <w:continuationSeparator/>
      </w:r>
    </w:p>
  </w:footnote>
  <w:footnote w:type="continuationNotice" w:id="1">
    <w:p w:rsidR="00771366" w:rsidRDefault="00771366" w14:paraId="685CB877"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A1100A" w:rsidRDefault="00A1100A" w14:paraId="41F15D76" w14:textId="77777777">
    <w:pPr>
      <w:tabs>
        <w:tab w:val="center" w:pos="4680"/>
        <w:tab w:val="right" w:pos="9360"/>
      </w:tabs>
      <w:spacing w:before="720" w:line="240" w:lineRule="auto"/>
      <w:ind w:left="-270"/>
      <w:rPr>
        <w:rFonts w:ascii="Calibri" w:hAnsi="Calibri" w:eastAsia="Calibri" w:cs="Calibri"/>
        <w:sz w:val="21"/>
        <w:szCs w:val="21"/>
      </w:rPr>
    </w:pPr>
    <w:r>
      <w:rPr>
        <w:noProof/>
        <w:lang w:val="en-US"/>
      </w:rPr>
      <w:drawing>
        <wp:anchor distT="0" distB="0" distL="0" distR="0" simplePos="0" relativeHeight="251658240" behindDoc="0" locked="0" layoutInCell="1" hidden="0" allowOverlap="1" wp14:anchorId="3156CCDF" wp14:editId="1F54FD72">
          <wp:simplePos x="0" y="0"/>
          <wp:positionH relativeFrom="margin">
            <wp:posOffset>-166370</wp:posOffset>
          </wp:positionH>
          <wp:positionV relativeFrom="paragraph">
            <wp:posOffset>225425</wp:posOffset>
          </wp:positionV>
          <wp:extent cx="2825750" cy="854710"/>
          <wp:effectExtent l="0" t="0" r="0" b="2540"/>
          <wp:wrapSquare wrapText="bothSides" distT="0" distB="0" distL="0" distR="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rotWithShape="1">
                  <a:blip r:embed="rId1"/>
                  <a:srcRect r="25554"/>
                  <a:stretch/>
                </pic:blipFill>
                <pic:spPr bwMode="auto">
                  <a:xfrm>
                    <a:off x="0" y="0"/>
                    <a:ext cx="2825750" cy="854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1100A" w:rsidRDefault="00A1100A" w14:paraId="639B3EF9" w14:textId="77777777">
    <w:pPr>
      <w:tabs>
        <w:tab w:val="center" w:pos="4680"/>
        <w:tab w:val="right" w:pos="9360"/>
      </w:tabs>
      <w:spacing w:line="240" w:lineRule="auto"/>
      <w:ind w:left="-270"/>
      <w:rPr>
        <w:b/>
        <w:sz w:val="24"/>
        <w:szCs w:val="24"/>
      </w:rPr>
    </w:pPr>
  </w:p>
  <w:p w:rsidR="00A1100A" w:rsidRDefault="00A1100A" w14:paraId="55CBBEC2" w14:textId="77777777">
    <w:pPr>
      <w:tabs>
        <w:tab w:val="center" w:pos="4680"/>
        <w:tab w:val="right" w:pos="9360"/>
      </w:tabs>
      <w:spacing w:line="240" w:lineRule="auto"/>
      <w:ind w:left="-270"/>
      <w:rPr>
        <w:b/>
        <w:sz w:val="24"/>
        <w:szCs w:val="24"/>
      </w:rPr>
    </w:pPr>
  </w:p>
  <w:p w:rsidR="00A1100A" w:rsidP="008B63FA" w:rsidRDefault="00A1100A" w14:paraId="3BB3E972" w14:textId="15CA22B3">
    <w:pPr>
      <w:tabs>
        <w:tab w:val="center" w:pos="4680"/>
        <w:tab w:val="right" w:pos="9360"/>
      </w:tabs>
      <w:spacing w:line="240" w:lineRule="auto"/>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A5055"/>
    <w:multiLevelType w:val="multilevel"/>
    <w:tmpl w:val="B16E55A0"/>
    <w:numStyleLink w:val="Style1"/>
  </w:abstractNum>
  <w:abstractNum w:abstractNumId="1" w15:restartNumberingAfterBreak="0">
    <w:nsid w:val="07847A21"/>
    <w:multiLevelType w:val="hybridMultilevel"/>
    <w:tmpl w:val="81504446"/>
    <w:lvl w:ilvl="0" w:tplc="04090015">
      <w:start w:val="1"/>
      <w:numFmt w:val="upperLetter"/>
      <w:lvlText w:val="%1."/>
      <w:lvlJc w:val="left"/>
      <w:pPr>
        <w:ind w:left="1620" w:hanging="360"/>
      </w:pPr>
    </w:lvl>
    <w:lvl w:ilvl="1" w:tplc="F8384528">
      <w:start w:val="1"/>
      <w:numFmt w:val="decimal"/>
      <w:lvlText w:val="%2."/>
      <w:lvlJc w:val="left"/>
      <w:pPr>
        <w:ind w:left="117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743945"/>
    <w:multiLevelType w:val="hybridMultilevel"/>
    <w:tmpl w:val="A26E06BC"/>
    <w:lvl w:ilvl="0" w:tplc="04090001">
      <w:start w:val="1"/>
      <w:numFmt w:val="bullet"/>
      <w:lvlText w:val=""/>
      <w:lvlJc w:val="left"/>
      <w:pPr>
        <w:ind w:left="990" w:hanging="360"/>
      </w:pPr>
      <w:rPr>
        <w:rFonts w:hint="default" w:ascii="Symbol" w:hAnsi="Symbol"/>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3" w15:restartNumberingAfterBreak="0">
    <w:nsid w:val="10083244"/>
    <w:multiLevelType w:val="hybridMultilevel"/>
    <w:tmpl w:val="41469C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C201D"/>
    <w:multiLevelType w:val="multilevel"/>
    <w:tmpl w:val="D1A08C66"/>
    <w:lvl w:ilvl="0">
      <w:start w:val="1"/>
      <w:numFmt w:val="upperRoman"/>
      <w:lvlText w:val="%1."/>
      <w:lvlJc w:val="right"/>
      <w:pPr>
        <w:ind w:left="360" w:hanging="360"/>
      </w:pPr>
      <w:rPr>
        <w:rFonts w:hint="default"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73B6C92"/>
    <w:multiLevelType w:val="hybridMultilevel"/>
    <w:tmpl w:val="D6B6971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A1E366E"/>
    <w:multiLevelType w:val="hybridMultilevel"/>
    <w:tmpl w:val="B55034FE"/>
    <w:lvl w:ilvl="0" w:tplc="04090013">
      <w:start w:val="1"/>
      <w:numFmt w:val="upperRoman"/>
      <w:lvlText w:val="%1."/>
      <w:lvlJc w:val="righ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BA425EA"/>
    <w:multiLevelType w:val="hybridMultilevel"/>
    <w:tmpl w:val="DA58FD20"/>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1F006F57"/>
    <w:multiLevelType w:val="hybridMultilevel"/>
    <w:tmpl w:val="696A92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B86C69"/>
    <w:multiLevelType w:val="hybridMultilevel"/>
    <w:tmpl w:val="888CE2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AB81806"/>
    <w:multiLevelType w:val="multilevel"/>
    <w:tmpl w:val="81647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904443"/>
    <w:multiLevelType w:val="hybridMultilevel"/>
    <w:tmpl w:val="DA58FD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576FA7"/>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08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3" w15:restartNumberingAfterBreak="0">
    <w:nsid w:val="2E9C46A6"/>
    <w:multiLevelType w:val="hybridMultilevel"/>
    <w:tmpl w:val="FDA684E2"/>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 w15:restartNumberingAfterBreak="0">
    <w:nsid w:val="326C271D"/>
    <w:multiLevelType w:val="hybridMultilevel"/>
    <w:tmpl w:val="E65A95A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52C2A0F"/>
    <w:multiLevelType w:val="hybridMultilevel"/>
    <w:tmpl w:val="501231FE"/>
    <w:lvl w:ilvl="0" w:tplc="5B786D86">
      <w:start w:val="1"/>
      <w:numFmt w:val="upperRoman"/>
      <w:pStyle w:val="Style10"/>
      <w:lvlText w:val="%1."/>
      <w:lvlJc w:val="righ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56E8E"/>
    <w:multiLevelType w:val="hybridMultilevel"/>
    <w:tmpl w:val="24C063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6E6913"/>
    <w:multiLevelType w:val="hybridMultilevel"/>
    <w:tmpl w:val="8184151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BA77E6"/>
    <w:multiLevelType w:val="hybridMultilevel"/>
    <w:tmpl w:val="F58821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D44105"/>
    <w:multiLevelType w:val="hybridMultilevel"/>
    <w:tmpl w:val="3A5E87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F334D60"/>
    <w:multiLevelType w:val="hybridMultilevel"/>
    <w:tmpl w:val="E65A95A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248756D"/>
    <w:multiLevelType w:val="multilevel"/>
    <w:tmpl w:val="B16E55A0"/>
    <w:styleLink w:val="Style1"/>
    <w:lvl w:ilvl="0">
      <w:start w:val="1"/>
      <w:numFmt w:val="upperRoman"/>
      <w:lvlText w:val="%1."/>
      <w:lvlJc w:val="right"/>
      <w:pPr>
        <w:ind w:left="36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5465CE3"/>
    <w:multiLevelType w:val="hybridMultilevel"/>
    <w:tmpl w:val="C262A9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261AFD"/>
    <w:multiLevelType w:val="hybridMultilevel"/>
    <w:tmpl w:val="ADD68F00"/>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502E44AB"/>
    <w:multiLevelType w:val="hybridMultilevel"/>
    <w:tmpl w:val="DFDE0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296176"/>
    <w:multiLevelType w:val="hybridMultilevel"/>
    <w:tmpl w:val="01DEDC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60AC9"/>
    <w:multiLevelType w:val="hybridMultilevel"/>
    <w:tmpl w:val="ADD8E0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561763"/>
    <w:multiLevelType w:val="hybridMultilevel"/>
    <w:tmpl w:val="B20E3D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8C3D9A"/>
    <w:multiLevelType w:val="hybridMultilevel"/>
    <w:tmpl w:val="F4309FFA"/>
    <w:lvl w:ilvl="0" w:tplc="04090001">
      <w:start w:val="1"/>
      <w:numFmt w:val="bullet"/>
      <w:lvlText w:val=""/>
      <w:lvlJc w:val="left"/>
      <w:pPr>
        <w:ind w:left="781" w:hanging="360"/>
      </w:pPr>
      <w:rPr>
        <w:rFonts w:hint="default" w:ascii="Symbol" w:hAnsi="Symbol"/>
      </w:rPr>
    </w:lvl>
    <w:lvl w:ilvl="1" w:tplc="04090003" w:tentative="1">
      <w:start w:val="1"/>
      <w:numFmt w:val="bullet"/>
      <w:lvlText w:val="o"/>
      <w:lvlJc w:val="left"/>
      <w:pPr>
        <w:ind w:left="1501" w:hanging="360"/>
      </w:pPr>
      <w:rPr>
        <w:rFonts w:hint="default" w:ascii="Courier New" w:hAnsi="Courier New" w:cs="Courier New"/>
      </w:rPr>
    </w:lvl>
    <w:lvl w:ilvl="2" w:tplc="04090005" w:tentative="1">
      <w:start w:val="1"/>
      <w:numFmt w:val="bullet"/>
      <w:lvlText w:val=""/>
      <w:lvlJc w:val="left"/>
      <w:pPr>
        <w:ind w:left="2221" w:hanging="360"/>
      </w:pPr>
      <w:rPr>
        <w:rFonts w:hint="default" w:ascii="Wingdings" w:hAnsi="Wingdings"/>
      </w:rPr>
    </w:lvl>
    <w:lvl w:ilvl="3" w:tplc="04090001" w:tentative="1">
      <w:start w:val="1"/>
      <w:numFmt w:val="bullet"/>
      <w:lvlText w:val=""/>
      <w:lvlJc w:val="left"/>
      <w:pPr>
        <w:ind w:left="2941" w:hanging="360"/>
      </w:pPr>
      <w:rPr>
        <w:rFonts w:hint="default" w:ascii="Symbol" w:hAnsi="Symbol"/>
      </w:rPr>
    </w:lvl>
    <w:lvl w:ilvl="4" w:tplc="04090003" w:tentative="1">
      <w:start w:val="1"/>
      <w:numFmt w:val="bullet"/>
      <w:lvlText w:val="o"/>
      <w:lvlJc w:val="left"/>
      <w:pPr>
        <w:ind w:left="3661" w:hanging="360"/>
      </w:pPr>
      <w:rPr>
        <w:rFonts w:hint="default" w:ascii="Courier New" w:hAnsi="Courier New" w:cs="Courier New"/>
      </w:rPr>
    </w:lvl>
    <w:lvl w:ilvl="5" w:tplc="04090005" w:tentative="1">
      <w:start w:val="1"/>
      <w:numFmt w:val="bullet"/>
      <w:lvlText w:val=""/>
      <w:lvlJc w:val="left"/>
      <w:pPr>
        <w:ind w:left="4381" w:hanging="360"/>
      </w:pPr>
      <w:rPr>
        <w:rFonts w:hint="default" w:ascii="Wingdings" w:hAnsi="Wingdings"/>
      </w:rPr>
    </w:lvl>
    <w:lvl w:ilvl="6" w:tplc="04090001" w:tentative="1">
      <w:start w:val="1"/>
      <w:numFmt w:val="bullet"/>
      <w:lvlText w:val=""/>
      <w:lvlJc w:val="left"/>
      <w:pPr>
        <w:ind w:left="5101" w:hanging="360"/>
      </w:pPr>
      <w:rPr>
        <w:rFonts w:hint="default" w:ascii="Symbol" w:hAnsi="Symbol"/>
      </w:rPr>
    </w:lvl>
    <w:lvl w:ilvl="7" w:tplc="04090003" w:tentative="1">
      <w:start w:val="1"/>
      <w:numFmt w:val="bullet"/>
      <w:lvlText w:val="o"/>
      <w:lvlJc w:val="left"/>
      <w:pPr>
        <w:ind w:left="5821" w:hanging="360"/>
      </w:pPr>
      <w:rPr>
        <w:rFonts w:hint="default" w:ascii="Courier New" w:hAnsi="Courier New" w:cs="Courier New"/>
      </w:rPr>
    </w:lvl>
    <w:lvl w:ilvl="8" w:tplc="04090005" w:tentative="1">
      <w:start w:val="1"/>
      <w:numFmt w:val="bullet"/>
      <w:lvlText w:val=""/>
      <w:lvlJc w:val="left"/>
      <w:pPr>
        <w:ind w:left="6541" w:hanging="360"/>
      </w:pPr>
      <w:rPr>
        <w:rFonts w:hint="default" w:ascii="Wingdings" w:hAnsi="Wingdings"/>
      </w:rPr>
    </w:lvl>
  </w:abstractNum>
  <w:abstractNum w:abstractNumId="29" w15:restartNumberingAfterBreak="0">
    <w:nsid w:val="76B417C0"/>
    <w:multiLevelType w:val="hybridMultilevel"/>
    <w:tmpl w:val="D0C845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7D2A39"/>
    <w:multiLevelType w:val="hybridMultilevel"/>
    <w:tmpl w:val="0EE25E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863086"/>
    <w:multiLevelType w:val="hybridMultilevel"/>
    <w:tmpl w:val="E2A6B9C4"/>
    <w:lvl w:ilvl="0" w:tplc="15E67BBC">
      <w:start w:val="1"/>
      <w:numFmt w:val="upperRoman"/>
      <w:pStyle w:val="TOC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F67A27"/>
    <w:multiLevelType w:val="hybridMultilevel"/>
    <w:tmpl w:val="2B2ED1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FDD2068"/>
    <w:multiLevelType w:val="hybridMultilevel"/>
    <w:tmpl w:val="CC3CA3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60908874">
    <w:abstractNumId w:val="10"/>
  </w:num>
  <w:num w:numId="2" w16cid:durableId="803431597">
    <w:abstractNumId w:val="2"/>
  </w:num>
  <w:num w:numId="3" w16cid:durableId="493645302">
    <w:abstractNumId w:val="28"/>
  </w:num>
  <w:num w:numId="4" w16cid:durableId="1925144502">
    <w:abstractNumId w:val="3"/>
  </w:num>
  <w:num w:numId="5" w16cid:durableId="1572035274">
    <w:abstractNumId w:val="26"/>
  </w:num>
  <w:num w:numId="6" w16cid:durableId="1318456403">
    <w:abstractNumId w:val="1"/>
  </w:num>
  <w:num w:numId="7" w16cid:durableId="160389387">
    <w:abstractNumId w:val="5"/>
  </w:num>
  <w:num w:numId="8" w16cid:durableId="1171139364">
    <w:abstractNumId w:val="12"/>
  </w:num>
  <w:num w:numId="9" w16cid:durableId="2128356076">
    <w:abstractNumId w:val="0"/>
  </w:num>
  <w:num w:numId="10" w16cid:durableId="413017290">
    <w:abstractNumId w:val="24"/>
  </w:num>
  <w:num w:numId="11" w16cid:durableId="1015811334">
    <w:abstractNumId w:val="9"/>
  </w:num>
  <w:num w:numId="12" w16cid:durableId="238175514">
    <w:abstractNumId w:val="33"/>
  </w:num>
  <w:num w:numId="13" w16cid:durableId="1546139630">
    <w:abstractNumId w:val="32"/>
  </w:num>
  <w:num w:numId="14" w16cid:durableId="2057193516">
    <w:abstractNumId w:val="22"/>
  </w:num>
  <w:num w:numId="15" w16cid:durableId="725104416">
    <w:abstractNumId w:val="27"/>
  </w:num>
  <w:num w:numId="16" w16cid:durableId="930969150">
    <w:abstractNumId w:val="19"/>
  </w:num>
  <w:num w:numId="17" w16cid:durableId="1986857755">
    <w:abstractNumId w:val="20"/>
  </w:num>
  <w:num w:numId="18" w16cid:durableId="1077945961">
    <w:abstractNumId w:val="11"/>
  </w:num>
  <w:num w:numId="19" w16cid:durableId="1757483402">
    <w:abstractNumId w:val="13"/>
  </w:num>
  <w:num w:numId="20" w16cid:durableId="1805661449">
    <w:abstractNumId w:val="14"/>
  </w:num>
  <w:num w:numId="21" w16cid:durableId="894127790">
    <w:abstractNumId w:val="7"/>
  </w:num>
  <w:num w:numId="22" w16cid:durableId="467863600">
    <w:abstractNumId w:val="23"/>
  </w:num>
  <w:num w:numId="23" w16cid:durableId="1345784311">
    <w:abstractNumId w:val="25"/>
  </w:num>
  <w:num w:numId="24" w16cid:durableId="806120733">
    <w:abstractNumId w:val="31"/>
  </w:num>
  <w:num w:numId="25" w16cid:durableId="704526383">
    <w:abstractNumId w:val="6"/>
  </w:num>
  <w:num w:numId="26" w16cid:durableId="1940680700">
    <w:abstractNumId w:val="18"/>
  </w:num>
  <w:num w:numId="27" w16cid:durableId="1295067233">
    <w:abstractNumId w:val="16"/>
  </w:num>
  <w:num w:numId="28" w16cid:durableId="610089392">
    <w:abstractNumId w:val="21"/>
  </w:num>
  <w:num w:numId="29" w16cid:durableId="2128504199">
    <w:abstractNumId w:val="4"/>
  </w:num>
  <w:num w:numId="30" w16cid:durableId="1567491457">
    <w:abstractNumId w:val="17"/>
  </w:num>
  <w:num w:numId="31" w16cid:durableId="1386022623">
    <w:abstractNumId w:val="15"/>
  </w:num>
  <w:num w:numId="32" w16cid:durableId="239943504">
    <w:abstractNumId w:val="30"/>
  </w:num>
  <w:num w:numId="33" w16cid:durableId="752318978">
    <w:abstractNumId w:val="29"/>
  </w:num>
  <w:num w:numId="34" w16cid:durableId="827474170">
    <w:abstractNumId w:val="8"/>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hn">
    <w15:presenceInfo w15:providerId="None" w15:userId="John"/>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true"/>
  <w:doNotTrackMoves/>
  <w:defaultTabStop w:val="720"/>
  <w:drawingGridHorizontalSpacing w:val="110"/>
  <w:displayHorizontalDrawingGridEvery w:val="2"/>
  <w:displayVerticalDrawingGridEvery w:val="2"/>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2C7322"/>
    <w:rsid w:val="00000422"/>
    <w:rsid w:val="00022171"/>
    <w:rsid w:val="00035C58"/>
    <w:rsid w:val="0007666D"/>
    <w:rsid w:val="00094C21"/>
    <w:rsid w:val="000A3530"/>
    <w:rsid w:val="000B2BFF"/>
    <w:rsid w:val="000B7CDE"/>
    <w:rsid w:val="000C2A9B"/>
    <w:rsid w:val="000D417A"/>
    <w:rsid w:val="000E63B9"/>
    <w:rsid w:val="000F6B42"/>
    <w:rsid w:val="00100011"/>
    <w:rsid w:val="001001F3"/>
    <w:rsid w:val="00103550"/>
    <w:rsid w:val="00107D09"/>
    <w:rsid w:val="0011339C"/>
    <w:rsid w:val="001241BE"/>
    <w:rsid w:val="00125CBB"/>
    <w:rsid w:val="00137B42"/>
    <w:rsid w:val="00151204"/>
    <w:rsid w:val="001671A7"/>
    <w:rsid w:val="00170808"/>
    <w:rsid w:val="001713E4"/>
    <w:rsid w:val="00176AA9"/>
    <w:rsid w:val="001871A8"/>
    <w:rsid w:val="00187BC9"/>
    <w:rsid w:val="00190260"/>
    <w:rsid w:val="00197208"/>
    <w:rsid w:val="001A2390"/>
    <w:rsid w:val="001A7015"/>
    <w:rsid w:val="001B377C"/>
    <w:rsid w:val="001C1781"/>
    <w:rsid w:val="001C6450"/>
    <w:rsid w:val="001D17AA"/>
    <w:rsid w:val="001E32AF"/>
    <w:rsid w:val="001E58EE"/>
    <w:rsid w:val="001E7177"/>
    <w:rsid w:val="001F217C"/>
    <w:rsid w:val="001F269C"/>
    <w:rsid w:val="0020460D"/>
    <w:rsid w:val="002062CC"/>
    <w:rsid w:val="0023068B"/>
    <w:rsid w:val="0025433A"/>
    <w:rsid w:val="0028705C"/>
    <w:rsid w:val="0029080C"/>
    <w:rsid w:val="002A3557"/>
    <w:rsid w:val="002A7700"/>
    <w:rsid w:val="002B73E3"/>
    <w:rsid w:val="002C7322"/>
    <w:rsid w:val="002F5D93"/>
    <w:rsid w:val="0031649B"/>
    <w:rsid w:val="0033695B"/>
    <w:rsid w:val="00345BE8"/>
    <w:rsid w:val="0034684E"/>
    <w:rsid w:val="003515E9"/>
    <w:rsid w:val="00357288"/>
    <w:rsid w:val="003603AE"/>
    <w:rsid w:val="0036521F"/>
    <w:rsid w:val="003664D6"/>
    <w:rsid w:val="0036739C"/>
    <w:rsid w:val="003807F8"/>
    <w:rsid w:val="003D5B42"/>
    <w:rsid w:val="003E0E7A"/>
    <w:rsid w:val="003E7871"/>
    <w:rsid w:val="003F5083"/>
    <w:rsid w:val="00413E0E"/>
    <w:rsid w:val="0045046D"/>
    <w:rsid w:val="00450FF6"/>
    <w:rsid w:val="00454459"/>
    <w:rsid w:val="00455F85"/>
    <w:rsid w:val="0046698B"/>
    <w:rsid w:val="0048150B"/>
    <w:rsid w:val="004938F6"/>
    <w:rsid w:val="004A1D7E"/>
    <w:rsid w:val="004A354C"/>
    <w:rsid w:val="004A45DB"/>
    <w:rsid w:val="004B14DF"/>
    <w:rsid w:val="004B6DF2"/>
    <w:rsid w:val="004C06F6"/>
    <w:rsid w:val="004C14A5"/>
    <w:rsid w:val="004D0146"/>
    <w:rsid w:val="004D1D34"/>
    <w:rsid w:val="004D6C33"/>
    <w:rsid w:val="004D75F5"/>
    <w:rsid w:val="004E4458"/>
    <w:rsid w:val="00501A27"/>
    <w:rsid w:val="00506AB8"/>
    <w:rsid w:val="00512DD8"/>
    <w:rsid w:val="0053297D"/>
    <w:rsid w:val="00547E77"/>
    <w:rsid w:val="00551776"/>
    <w:rsid w:val="005614A8"/>
    <w:rsid w:val="00562E29"/>
    <w:rsid w:val="00565B94"/>
    <w:rsid w:val="005747C0"/>
    <w:rsid w:val="005803D0"/>
    <w:rsid w:val="00590F09"/>
    <w:rsid w:val="00591808"/>
    <w:rsid w:val="00591902"/>
    <w:rsid w:val="00595B47"/>
    <w:rsid w:val="00597593"/>
    <w:rsid w:val="005A12B6"/>
    <w:rsid w:val="005B2766"/>
    <w:rsid w:val="005B61A9"/>
    <w:rsid w:val="005C53E8"/>
    <w:rsid w:val="005C6D72"/>
    <w:rsid w:val="005E3FE9"/>
    <w:rsid w:val="005F0C11"/>
    <w:rsid w:val="006043E0"/>
    <w:rsid w:val="00626979"/>
    <w:rsid w:val="00633EA8"/>
    <w:rsid w:val="00642038"/>
    <w:rsid w:val="00651258"/>
    <w:rsid w:val="00670E20"/>
    <w:rsid w:val="00690501"/>
    <w:rsid w:val="00691733"/>
    <w:rsid w:val="006938F8"/>
    <w:rsid w:val="006974D7"/>
    <w:rsid w:val="006A1D5E"/>
    <w:rsid w:val="006B1AAC"/>
    <w:rsid w:val="006B6097"/>
    <w:rsid w:val="006C5A62"/>
    <w:rsid w:val="006D1D7C"/>
    <w:rsid w:val="006D33C1"/>
    <w:rsid w:val="006D346C"/>
    <w:rsid w:val="006E72D9"/>
    <w:rsid w:val="006F6EAF"/>
    <w:rsid w:val="00701BFB"/>
    <w:rsid w:val="007037D9"/>
    <w:rsid w:val="007038AB"/>
    <w:rsid w:val="00716AB9"/>
    <w:rsid w:val="00726D76"/>
    <w:rsid w:val="00730E0D"/>
    <w:rsid w:val="007351E5"/>
    <w:rsid w:val="007430FF"/>
    <w:rsid w:val="00744EC7"/>
    <w:rsid w:val="00747528"/>
    <w:rsid w:val="00764BE6"/>
    <w:rsid w:val="00771366"/>
    <w:rsid w:val="00773B8A"/>
    <w:rsid w:val="00773CA7"/>
    <w:rsid w:val="00775283"/>
    <w:rsid w:val="007755FD"/>
    <w:rsid w:val="007911A0"/>
    <w:rsid w:val="007A6C99"/>
    <w:rsid w:val="007B067B"/>
    <w:rsid w:val="007B3279"/>
    <w:rsid w:val="007C37A1"/>
    <w:rsid w:val="007D34D0"/>
    <w:rsid w:val="007D4774"/>
    <w:rsid w:val="007E0CC4"/>
    <w:rsid w:val="008009FC"/>
    <w:rsid w:val="00801CCC"/>
    <w:rsid w:val="00805255"/>
    <w:rsid w:val="008054A3"/>
    <w:rsid w:val="008277E9"/>
    <w:rsid w:val="00836C1F"/>
    <w:rsid w:val="00840F8A"/>
    <w:rsid w:val="0084161C"/>
    <w:rsid w:val="00842D94"/>
    <w:rsid w:val="00850C74"/>
    <w:rsid w:val="00852EC3"/>
    <w:rsid w:val="0086045D"/>
    <w:rsid w:val="008771AA"/>
    <w:rsid w:val="0088733E"/>
    <w:rsid w:val="008A3E3D"/>
    <w:rsid w:val="008A49F0"/>
    <w:rsid w:val="008B63FA"/>
    <w:rsid w:val="008B7BBF"/>
    <w:rsid w:val="008C4F56"/>
    <w:rsid w:val="008D26DB"/>
    <w:rsid w:val="008E3140"/>
    <w:rsid w:val="008E4283"/>
    <w:rsid w:val="008F4E73"/>
    <w:rsid w:val="008F50CA"/>
    <w:rsid w:val="008F7F20"/>
    <w:rsid w:val="0090204B"/>
    <w:rsid w:val="009054A7"/>
    <w:rsid w:val="00921739"/>
    <w:rsid w:val="0092194D"/>
    <w:rsid w:val="00943667"/>
    <w:rsid w:val="0095233E"/>
    <w:rsid w:val="00962E4D"/>
    <w:rsid w:val="0097540E"/>
    <w:rsid w:val="00981F33"/>
    <w:rsid w:val="0098329D"/>
    <w:rsid w:val="00985847"/>
    <w:rsid w:val="00986A6E"/>
    <w:rsid w:val="00995165"/>
    <w:rsid w:val="009A0D86"/>
    <w:rsid w:val="009A11E7"/>
    <w:rsid w:val="009C18C8"/>
    <w:rsid w:val="009D35D3"/>
    <w:rsid w:val="009D66DB"/>
    <w:rsid w:val="009E0131"/>
    <w:rsid w:val="009E0838"/>
    <w:rsid w:val="009E4CCC"/>
    <w:rsid w:val="009F5915"/>
    <w:rsid w:val="00A01AD9"/>
    <w:rsid w:val="00A02637"/>
    <w:rsid w:val="00A1100A"/>
    <w:rsid w:val="00A20136"/>
    <w:rsid w:val="00A212AC"/>
    <w:rsid w:val="00A34A9F"/>
    <w:rsid w:val="00A34FF5"/>
    <w:rsid w:val="00A432AE"/>
    <w:rsid w:val="00A45071"/>
    <w:rsid w:val="00A4680C"/>
    <w:rsid w:val="00A47D58"/>
    <w:rsid w:val="00A51480"/>
    <w:rsid w:val="00A54C7F"/>
    <w:rsid w:val="00A636AB"/>
    <w:rsid w:val="00A77172"/>
    <w:rsid w:val="00A82201"/>
    <w:rsid w:val="00A858D1"/>
    <w:rsid w:val="00AB06C1"/>
    <w:rsid w:val="00AB1799"/>
    <w:rsid w:val="00AC1E17"/>
    <w:rsid w:val="00AC3385"/>
    <w:rsid w:val="00AD1F35"/>
    <w:rsid w:val="00AE4979"/>
    <w:rsid w:val="00AE638F"/>
    <w:rsid w:val="00AF1936"/>
    <w:rsid w:val="00AF7931"/>
    <w:rsid w:val="00B01998"/>
    <w:rsid w:val="00B30EE2"/>
    <w:rsid w:val="00B35F66"/>
    <w:rsid w:val="00B40977"/>
    <w:rsid w:val="00B4251C"/>
    <w:rsid w:val="00B4697D"/>
    <w:rsid w:val="00B46A5E"/>
    <w:rsid w:val="00B52E3D"/>
    <w:rsid w:val="00B551D9"/>
    <w:rsid w:val="00B657A2"/>
    <w:rsid w:val="00B75378"/>
    <w:rsid w:val="00B87321"/>
    <w:rsid w:val="00B904C7"/>
    <w:rsid w:val="00B92AFC"/>
    <w:rsid w:val="00B97BC1"/>
    <w:rsid w:val="00BA367C"/>
    <w:rsid w:val="00BB0473"/>
    <w:rsid w:val="00BB77F8"/>
    <w:rsid w:val="00BC349A"/>
    <w:rsid w:val="00BD6A00"/>
    <w:rsid w:val="00BE2CEC"/>
    <w:rsid w:val="00BE50F0"/>
    <w:rsid w:val="00C02B2F"/>
    <w:rsid w:val="00C10E03"/>
    <w:rsid w:val="00C1752F"/>
    <w:rsid w:val="00C210C2"/>
    <w:rsid w:val="00C27231"/>
    <w:rsid w:val="00C42AE1"/>
    <w:rsid w:val="00C45973"/>
    <w:rsid w:val="00C46EAF"/>
    <w:rsid w:val="00C4734F"/>
    <w:rsid w:val="00C605D9"/>
    <w:rsid w:val="00C66957"/>
    <w:rsid w:val="00C7644D"/>
    <w:rsid w:val="00C84228"/>
    <w:rsid w:val="00C85E8C"/>
    <w:rsid w:val="00C96BB1"/>
    <w:rsid w:val="00C97219"/>
    <w:rsid w:val="00CA0E4D"/>
    <w:rsid w:val="00CA6224"/>
    <w:rsid w:val="00CA6769"/>
    <w:rsid w:val="00CB0669"/>
    <w:rsid w:val="00CB2FDD"/>
    <w:rsid w:val="00CB7F9F"/>
    <w:rsid w:val="00CE15BB"/>
    <w:rsid w:val="00D01F1D"/>
    <w:rsid w:val="00D07F01"/>
    <w:rsid w:val="00D12E91"/>
    <w:rsid w:val="00D13EFE"/>
    <w:rsid w:val="00D20D2D"/>
    <w:rsid w:val="00D358FC"/>
    <w:rsid w:val="00D44BC3"/>
    <w:rsid w:val="00D4757F"/>
    <w:rsid w:val="00D53D9D"/>
    <w:rsid w:val="00D63F25"/>
    <w:rsid w:val="00D73F2B"/>
    <w:rsid w:val="00D7470F"/>
    <w:rsid w:val="00D8384B"/>
    <w:rsid w:val="00D83E60"/>
    <w:rsid w:val="00D83EB4"/>
    <w:rsid w:val="00D857E0"/>
    <w:rsid w:val="00D93559"/>
    <w:rsid w:val="00D94B73"/>
    <w:rsid w:val="00DA1A25"/>
    <w:rsid w:val="00DA4F8F"/>
    <w:rsid w:val="00DA61A0"/>
    <w:rsid w:val="00DA6C7B"/>
    <w:rsid w:val="00DB6C68"/>
    <w:rsid w:val="00DD030C"/>
    <w:rsid w:val="00DD7E5E"/>
    <w:rsid w:val="00DF30C9"/>
    <w:rsid w:val="00E149B1"/>
    <w:rsid w:val="00E37E58"/>
    <w:rsid w:val="00E425A8"/>
    <w:rsid w:val="00E43E76"/>
    <w:rsid w:val="00E55208"/>
    <w:rsid w:val="00E62BC7"/>
    <w:rsid w:val="00E638FE"/>
    <w:rsid w:val="00E64F71"/>
    <w:rsid w:val="00E64FDB"/>
    <w:rsid w:val="00E658A2"/>
    <w:rsid w:val="00E75280"/>
    <w:rsid w:val="00E83E20"/>
    <w:rsid w:val="00E841BF"/>
    <w:rsid w:val="00E84C91"/>
    <w:rsid w:val="00E94EB1"/>
    <w:rsid w:val="00EA3B41"/>
    <w:rsid w:val="00EA7653"/>
    <w:rsid w:val="00EB2C3C"/>
    <w:rsid w:val="00EB4839"/>
    <w:rsid w:val="00EB4C5B"/>
    <w:rsid w:val="00EC0F4E"/>
    <w:rsid w:val="00EC3547"/>
    <w:rsid w:val="00EE1796"/>
    <w:rsid w:val="00F22E32"/>
    <w:rsid w:val="00F44B9C"/>
    <w:rsid w:val="00F505FA"/>
    <w:rsid w:val="00F63630"/>
    <w:rsid w:val="00F63F0F"/>
    <w:rsid w:val="00F7003D"/>
    <w:rsid w:val="00F70631"/>
    <w:rsid w:val="00F725DC"/>
    <w:rsid w:val="00F903ED"/>
    <w:rsid w:val="00F90C9B"/>
    <w:rsid w:val="00F91C4C"/>
    <w:rsid w:val="00F921A5"/>
    <w:rsid w:val="00F968D7"/>
    <w:rsid w:val="00FA0A74"/>
    <w:rsid w:val="00FA4A8C"/>
    <w:rsid w:val="00FA5C9F"/>
    <w:rsid w:val="00FB62F6"/>
    <w:rsid w:val="00FB7D45"/>
    <w:rsid w:val="00FC2D82"/>
    <w:rsid w:val="00FC3463"/>
    <w:rsid w:val="00FC512A"/>
    <w:rsid w:val="00FD17ED"/>
    <w:rsid w:val="00FD37D9"/>
    <w:rsid w:val="00FE0CF3"/>
    <w:rsid w:val="20E6041C"/>
    <w:rsid w:val="5D50BA6A"/>
    <w:rsid w:val="6DE42C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439A285"/>
  <w15:docId w15:val="{CCCE607E-619F-4AE8-9C0A-4B60C1E76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4D1D34"/>
    <w:pPr>
      <w:keepNext/>
      <w:keepLines/>
      <w:spacing w:before="200"/>
      <w:outlineLvl w:val="6"/>
    </w:pPr>
    <w:rPr>
      <w:rFonts w:asciiTheme="majorHAnsi" w:hAnsiTheme="majorHAnsi" w:eastAsiaTheme="majorEastAsia" w:cstheme="majorBidi"/>
      <w:i/>
      <w:iCs/>
      <w:color w:val="404040" w:themeColor="text1" w:themeTint="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8B63FA"/>
    <w:pPr>
      <w:tabs>
        <w:tab w:val="center" w:pos="4680"/>
        <w:tab w:val="right" w:pos="9360"/>
      </w:tabs>
      <w:spacing w:line="240" w:lineRule="auto"/>
    </w:pPr>
  </w:style>
  <w:style w:type="character" w:styleId="HeaderChar" w:customStyle="1">
    <w:name w:val="Header Char"/>
    <w:basedOn w:val="DefaultParagraphFont"/>
    <w:link w:val="Header"/>
    <w:uiPriority w:val="99"/>
    <w:rsid w:val="008B63FA"/>
  </w:style>
  <w:style w:type="paragraph" w:styleId="Footer">
    <w:name w:val="footer"/>
    <w:basedOn w:val="Normal"/>
    <w:link w:val="FooterChar"/>
    <w:uiPriority w:val="99"/>
    <w:unhideWhenUsed/>
    <w:rsid w:val="008B63FA"/>
    <w:pPr>
      <w:tabs>
        <w:tab w:val="center" w:pos="4680"/>
        <w:tab w:val="right" w:pos="9360"/>
      </w:tabs>
      <w:spacing w:line="240" w:lineRule="auto"/>
    </w:pPr>
  </w:style>
  <w:style w:type="character" w:styleId="FooterChar" w:customStyle="1">
    <w:name w:val="Footer Char"/>
    <w:basedOn w:val="DefaultParagraphFont"/>
    <w:link w:val="Footer"/>
    <w:uiPriority w:val="99"/>
    <w:rsid w:val="008B63FA"/>
  </w:style>
  <w:style w:type="paragraph" w:styleId="NormalWeb">
    <w:name w:val="Normal (Web)"/>
    <w:basedOn w:val="Normal"/>
    <w:uiPriority w:val="99"/>
    <w:unhideWhenUsed/>
    <w:rsid w:val="00595B47"/>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line="240" w:lineRule="auto"/>
    </w:pPr>
    <w:rPr>
      <w:rFonts w:ascii="Times New Roman" w:hAnsi="Times New Roman" w:eastAsia="Times New Roman" w:cs="Times New Roman"/>
      <w:color w:val="auto"/>
      <w:sz w:val="24"/>
      <w:szCs w:val="24"/>
      <w:lang w:val="en-US"/>
    </w:rPr>
  </w:style>
  <w:style w:type="paragraph" w:styleId="TOCHeading">
    <w:name w:val="TOC Heading"/>
    <w:basedOn w:val="Heading1"/>
    <w:next w:val="Normal"/>
    <w:uiPriority w:val="39"/>
    <w:unhideWhenUsed/>
    <w:qFormat/>
    <w:rsid w:val="00CA6769"/>
    <w:pPr>
      <w:pBdr>
        <w:top w:val="none" w:color="auto" w:sz="0" w:space="0"/>
        <w:left w:val="none" w:color="auto" w:sz="0" w:space="0"/>
        <w:bottom w:val="none" w:color="auto" w:sz="0" w:space="0"/>
        <w:right w:val="none" w:color="auto" w:sz="0" w:space="0"/>
        <w:between w:val="none" w:color="auto" w:sz="0" w:space="0"/>
      </w:pBdr>
      <w:spacing w:before="480" w:after="0"/>
      <w:outlineLvl w:val="9"/>
    </w:pPr>
    <w:rPr>
      <w:rFonts w:asciiTheme="majorHAnsi" w:hAnsiTheme="majorHAnsi" w:eastAsiaTheme="majorEastAsia" w:cstheme="majorBidi"/>
      <w:b/>
      <w:bCs/>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CA6769"/>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A6769"/>
    <w:rPr>
      <w:rFonts w:ascii="Tahoma" w:hAnsi="Tahoma" w:cs="Tahoma"/>
      <w:sz w:val="16"/>
      <w:szCs w:val="16"/>
    </w:rPr>
  </w:style>
  <w:style w:type="character" w:styleId="Hyperlink">
    <w:name w:val="Hyperlink"/>
    <w:basedOn w:val="DefaultParagraphFont"/>
    <w:uiPriority w:val="99"/>
    <w:unhideWhenUsed/>
    <w:rsid w:val="009D35D3"/>
    <w:rPr>
      <w:color w:val="0000FF" w:themeColor="hyperlink"/>
      <w:u w:val="single"/>
    </w:rPr>
  </w:style>
  <w:style w:type="paragraph" w:styleId="ListParagraph">
    <w:name w:val="List Paragraph"/>
    <w:basedOn w:val="Normal"/>
    <w:link w:val="ListParagraphChar"/>
    <w:uiPriority w:val="34"/>
    <w:qFormat/>
    <w:rsid w:val="009D35D3"/>
    <w:pPr>
      <w:ind w:left="720"/>
      <w:contextualSpacing/>
    </w:pPr>
  </w:style>
  <w:style w:type="paragraph" w:styleId="Default" w:customStyle="1">
    <w:name w:val="Default"/>
    <w:rsid w:val="0010355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line="240" w:lineRule="auto"/>
    </w:pPr>
    <w:rPr>
      <w:sz w:val="24"/>
      <w:szCs w:val="24"/>
      <w:lang w:val="en-US"/>
    </w:rPr>
  </w:style>
  <w:style w:type="paragraph" w:styleId="Revision">
    <w:name w:val="Revision"/>
    <w:hidden/>
    <w:uiPriority w:val="99"/>
    <w:semiHidden/>
    <w:rsid w:val="00747528"/>
    <w:pPr>
      <w:pBdr>
        <w:top w:val="none" w:color="auto" w:sz="0" w:space="0"/>
        <w:left w:val="none" w:color="auto" w:sz="0" w:space="0"/>
        <w:bottom w:val="none" w:color="auto" w:sz="0" w:space="0"/>
        <w:right w:val="none" w:color="auto" w:sz="0" w:space="0"/>
        <w:between w:val="none" w:color="auto" w:sz="0" w:space="0"/>
      </w:pBdr>
      <w:spacing w:line="240" w:lineRule="auto"/>
    </w:pPr>
  </w:style>
  <w:style w:type="character" w:styleId="CommentReference">
    <w:name w:val="annotation reference"/>
    <w:basedOn w:val="DefaultParagraphFont"/>
    <w:uiPriority w:val="99"/>
    <w:semiHidden/>
    <w:unhideWhenUsed/>
    <w:rsid w:val="00E83E20"/>
    <w:rPr>
      <w:sz w:val="18"/>
      <w:szCs w:val="18"/>
    </w:rPr>
  </w:style>
  <w:style w:type="paragraph" w:styleId="CommentText">
    <w:name w:val="annotation text"/>
    <w:basedOn w:val="Normal"/>
    <w:link w:val="CommentTextChar"/>
    <w:uiPriority w:val="99"/>
    <w:semiHidden/>
    <w:unhideWhenUsed/>
    <w:rsid w:val="00E83E20"/>
    <w:pPr>
      <w:spacing w:line="240" w:lineRule="auto"/>
    </w:pPr>
    <w:rPr>
      <w:sz w:val="24"/>
      <w:szCs w:val="24"/>
    </w:rPr>
  </w:style>
  <w:style w:type="character" w:styleId="CommentTextChar" w:customStyle="1">
    <w:name w:val="Comment Text Char"/>
    <w:basedOn w:val="DefaultParagraphFont"/>
    <w:link w:val="CommentText"/>
    <w:uiPriority w:val="99"/>
    <w:semiHidden/>
    <w:rsid w:val="00E83E20"/>
    <w:rPr>
      <w:sz w:val="24"/>
      <w:szCs w:val="24"/>
    </w:rPr>
  </w:style>
  <w:style w:type="paragraph" w:styleId="CommentSubject">
    <w:name w:val="annotation subject"/>
    <w:basedOn w:val="CommentText"/>
    <w:next w:val="CommentText"/>
    <w:link w:val="CommentSubjectChar"/>
    <w:uiPriority w:val="99"/>
    <w:semiHidden/>
    <w:unhideWhenUsed/>
    <w:rsid w:val="00E83E20"/>
    <w:rPr>
      <w:b/>
      <w:bCs/>
      <w:sz w:val="20"/>
      <w:szCs w:val="20"/>
    </w:rPr>
  </w:style>
  <w:style w:type="character" w:styleId="CommentSubjectChar" w:customStyle="1">
    <w:name w:val="Comment Subject Char"/>
    <w:basedOn w:val="CommentTextChar"/>
    <w:link w:val="CommentSubject"/>
    <w:uiPriority w:val="99"/>
    <w:semiHidden/>
    <w:rsid w:val="00E83E20"/>
    <w:rPr>
      <w:b/>
      <w:bCs/>
      <w:sz w:val="20"/>
      <w:szCs w:val="20"/>
    </w:rPr>
  </w:style>
  <w:style w:type="paragraph" w:styleId="NoSpacing">
    <w:name w:val="No Spacing"/>
    <w:link w:val="NoSpacingChar"/>
    <w:uiPriority w:val="1"/>
    <w:qFormat/>
    <w:rsid w:val="00BE50F0"/>
    <w:pPr>
      <w:pBdr>
        <w:top w:val="none" w:color="auto" w:sz="0" w:space="0"/>
        <w:left w:val="none" w:color="auto" w:sz="0" w:space="0"/>
        <w:bottom w:val="none" w:color="auto" w:sz="0" w:space="0"/>
        <w:right w:val="none" w:color="auto" w:sz="0" w:space="0"/>
        <w:between w:val="none" w:color="auto" w:sz="0" w:space="0"/>
      </w:pBdr>
      <w:spacing w:line="240" w:lineRule="auto"/>
    </w:pPr>
    <w:rPr>
      <w:rFonts w:asciiTheme="minorHAnsi" w:hAnsiTheme="minorHAnsi" w:eastAsiaTheme="minorEastAsia" w:cstheme="minorBidi"/>
      <w:color w:val="auto"/>
      <w:lang w:val="en-US" w:eastAsia="ja-JP"/>
    </w:rPr>
  </w:style>
  <w:style w:type="character" w:styleId="NoSpacingChar" w:customStyle="1">
    <w:name w:val="No Spacing Char"/>
    <w:basedOn w:val="DefaultParagraphFont"/>
    <w:link w:val="NoSpacing"/>
    <w:uiPriority w:val="1"/>
    <w:rsid w:val="00BE50F0"/>
    <w:rPr>
      <w:rFonts w:asciiTheme="minorHAnsi" w:hAnsiTheme="minorHAnsi" w:eastAsiaTheme="minorEastAsia" w:cstheme="minorBidi"/>
      <w:color w:val="auto"/>
      <w:lang w:val="en-US" w:eastAsia="ja-JP"/>
    </w:rPr>
  </w:style>
  <w:style w:type="character" w:styleId="LineNumber">
    <w:name w:val="line number"/>
    <w:basedOn w:val="DefaultParagraphFont"/>
    <w:uiPriority w:val="99"/>
    <w:semiHidden/>
    <w:unhideWhenUsed/>
    <w:rsid w:val="00801CCC"/>
  </w:style>
  <w:style w:type="paragraph" w:styleId="TOC2">
    <w:name w:val="toc 2"/>
    <w:basedOn w:val="Normal"/>
    <w:next w:val="Normal"/>
    <w:autoRedefine/>
    <w:uiPriority w:val="39"/>
    <w:unhideWhenUsed/>
    <w:qFormat/>
    <w:rsid w:val="00801CCC"/>
    <w:pPr>
      <w:pBdr>
        <w:top w:val="none" w:color="auto" w:sz="0" w:space="0"/>
        <w:left w:val="none" w:color="auto" w:sz="0" w:space="0"/>
        <w:bottom w:val="none" w:color="auto" w:sz="0" w:space="0"/>
        <w:right w:val="none" w:color="auto" w:sz="0" w:space="0"/>
        <w:between w:val="none" w:color="auto" w:sz="0" w:space="0"/>
      </w:pBdr>
      <w:spacing w:after="100"/>
      <w:ind w:left="220"/>
    </w:pPr>
    <w:rPr>
      <w:rFonts w:asciiTheme="minorHAnsi" w:hAnsiTheme="minorHAnsi" w:eastAsiaTheme="minorEastAsia" w:cstheme="minorBidi"/>
      <w:color w:val="auto"/>
      <w:lang w:val="en-US" w:eastAsia="ja-JP"/>
    </w:rPr>
  </w:style>
  <w:style w:type="paragraph" w:styleId="TOC1">
    <w:name w:val="toc 1"/>
    <w:basedOn w:val="Normal"/>
    <w:next w:val="Normal"/>
    <w:link w:val="TOC1Char"/>
    <w:autoRedefine/>
    <w:uiPriority w:val="39"/>
    <w:unhideWhenUsed/>
    <w:qFormat/>
    <w:rsid w:val="0031649B"/>
    <w:pPr>
      <w:numPr>
        <w:numId w:val="24"/>
      </w:numPr>
      <w:pBdr>
        <w:top w:val="none" w:color="auto" w:sz="0" w:space="0"/>
        <w:left w:val="none" w:color="auto" w:sz="0" w:space="0"/>
        <w:bottom w:val="none" w:color="auto" w:sz="0" w:space="0"/>
        <w:right w:val="none" w:color="auto" w:sz="0" w:space="0"/>
        <w:between w:val="none" w:color="auto" w:sz="0" w:space="0"/>
      </w:pBdr>
      <w:tabs>
        <w:tab w:val="left" w:pos="720"/>
        <w:tab w:val="right" w:leader="dot" w:pos="9350"/>
      </w:tabs>
      <w:spacing w:after="100"/>
    </w:pPr>
    <w:rPr>
      <w:rFonts w:asciiTheme="minorHAnsi" w:hAnsiTheme="minorHAnsi" w:eastAsiaTheme="minorEastAsia" w:cstheme="minorBidi"/>
      <w:color w:val="auto"/>
      <w:lang w:val="en-US" w:eastAsia="ja-JP"/>
    </w:rPr>
  </w:style>
  <w:style w:type="paragraph" w:styleId="TOC3">
    <w:name w:val="toc 3"/>
    <w:basedOn w:val="Normal"/>
    <w:next w:val="Normal"/>
    <w:autoRedefine/>
    <w:uiPriority w:val="39"/>
    <w:unhideWhenUsed/>
    <w:qFormat/>
    <w:rsid w:val="00801CCC"/>
    <w:pPr>
      <w:pBdr>
        <w:top w:val="none" w:color="auto" w:sz="0" w:space="0"/>
        <w:left w:val="none" w:color="auto" w:sz="0" w:space="0"/>
        <w:bottom w:val="none" w:color="auto" w:sz="0" w:space="0"/>
        <w:right w:val="none" w:color="auto" w:sz="0" w:space="0"/>
        <w:between w:val="none" w:color="auto" w:sz="0" w:space="0"/>
      </w:pBdr>
      <w:spacing w:after="100"/>
      <w:ind w:left="440"/>
    </w:pPr>
    <w:rPr>
      <w:rFonts w:asciiTheme="minorHAnsi" w:hAnsiTheme="minorHAnsi" w:eastAsiaTheme="minorEastAsia" w:cstheme="minorBidi"/>
      <w:color w:val="auto"/>
      <w:lang w:val="en-US" w:eastAsia="ja-JP"/>
    </w:rPr>
  </w:style>
  <w:style w:type="paragraph" w:styleId="TOC4">
    <w:name w:val="toc 4"/>
    <w:basedOn w:val="Normal"/>
    <w:next w:val="Normal"/>
    <w:autoRedefine/>
    <w:uiPriority w:val="39"/>
    <w:unhideWhenUsed/>
    <w:rsid w:val="004D1D34"/>
    <w:pPr>
      <w:pBdr>
        <w:top w:val="none" w:color="auto" w:sz="0" w:space="0"/>
        <w:left w:val="none" w:color="auto" w:sz="0" w:space="0"/>
        <w:bottom w:val="none" w:color="auto" w:sz="0" w:space="0"/>
        <w:right w:val="none" w:color="auto" w:sz="0" w:space="0"/>
        <w:between w:val="none" w:color="auto" w:sz="0" w:space="0"/>
      </w:pBdr>
      <w:spacing w:after="100"/>
      <w:ind w:left="660"/>
    </w:pPr>
    <w:rPr>
      <w:rFonts w:asciiTheme="minorHAnsi" w:hAnsiTheme="minorHAnsi" w:eastAsiaTheme="minorEastAsia" w:cstheme="minorBidi"/>
      <w:color w:val="auto"/>
      <w:lang w:val="en-US"/>
    </w:rPr>
  </w:style>
  <w:style w:type="paragraph" w:styleId="TOC5">
    <w:name w:val="toc 5"/>
    <w:basedOn w:val="Normal"/>
    <w:next w:val="Normal"/>
    <w:autoRedefine/>
    <w:uiPriority w:val="39"/>
    <w:unhideWhenUsed/>
    <w:rsid w:val="004D1D34"/>
    <w:pPr>
      <w:pBdr>
        <w:top w:val="none" w:color="auto" w:sz="0" w:space="0"/>
        <w:left w:val="none" w:color="auto" w:sz="0" w:space="0"/>
        <w:bottom w:val="none" w:color="auto" w:sz="0" w:space="0"/>
        <w:right w:val="none" w:color="auto" w:sz="0" w:space="0"/>
        <w:between w:val="none" w:color="auto" w:sz="0" w:space="0"/>
      </w:pBdr>
      <w:spacing w:after="100"/>
      <w:ind w:left="880"/>
    </w:pPr>
    <w:rPr>
      <w:rFonts w:asciiTheme="minorHAnsi" w:hAnsiTheme="minorHAnsi" w:eastAsiaTheme="minorEastAsia" w:cstheme="minorBidi"/>
      <w:color w:val="auto"/>
      <w:lang w:val="en-US"/>
    </w:rPr>
  </w:style>
  <w:style w:type="paragraph" w:styleId="TOC6">
    <w:name w:val="toc 6"/>
    <w:basedOn w:val="Normal"/>
    <w:next w:val="Normal"/>
    <w:autoRedefine/>
    <w:uiPriority w:val="39"/>
    <w:unhideWhenUsed/>
    <w:rsid w:val="004D1D34"/>
    <w:pPr>
      <w:pBdr>
        <w:top w:val="none" w:color="auto" w:sz="0" w:space="0"/>
        <w:left w:val="none" w:color="auto" w:sz="0" w:space="0"/>
        <w:bottom w:val="none" w:color="auto" w:sz="0" w:space="0"/>
        <w:right w:val="none" w:color="auto" w:sz="0" w:space="0"/>
        <w:between w:val="none" w:color="auto" w:sz="0" w:space="0"/>
      </w:pBdr>
      <w:spacing w:after="100"/>
      <w:ind w:left="1100"/>
    </w:pPr>
    <w:rPr>
      <w:rFonts w:asciiTheme="minorHAnsi" w:hAnsiTheme="minorHAnsi" w:eastAsiaTheme="minorEastAsia" w:cstheme="minorBidi"/>
      <w:color w:val="auto"/>
      <w:lang w:val="en-US"/>
    </w:rPr>
  </w:style>
  <w:style w:type="paragraph" w:styleId="TOC7">
    <w:name w:val="toc 7"/>
    <w:basedOn w:val="Normal"/>
    <w:next w:val="Normal"/>
    <w:autoRedefine/>
    <w:uiPriority w:val="39"/>
    <w:unhideWhenUsed/>
    <w:rsid w:val="004D1D34"/>
    <w:pPr>
      <w:pBdr>
        <w:top w:val="none" w:color="auto" w:sz="0" w:space="0"/>
        <w:left w:val="none" w:color="auto" w:sz="0" w:space="0"/>
        <w:bottom w:val="none" w:color="auto" w:sz="0" w:space="0"/>
        <w:right w:val="none" w:color="auto" w:sz="0" w:space="0"/>
        <w:between w:val="none" w:color="auto" w:sz="0" w:space="0"/>
      </w:pBdr>
      <w:spacing w:after="100"/>
      <w:ind w:left="1320"/>
    </w:pPr>
    <w:rPr>
      <w:rFonts w:asciiTheme="minorHAnsi" w:hAnsiTheme="minorHAnsi" w:eastAsiaTheme="minorEastAsia" w:cstheme="minorBidi"/>
      <w:color w:val="auto"/>
      <w:lang w:val="en-US"/>
    </w:rPr>
  </w:style>
  <w:style w:type="paragraph" w:styleId="TOC8">
    <w:name w:val="toc 8"/>
    <w:basedOn w:val="Normal"/>
    <w:next w:val="Normal"/>
    <w:autoRedefine/>
    <w:uiPriority w:val="39"/>
    <w:unhideWhenUsed/>
    <w:rsid w:val="004D1D34"/>
    <w:pPr>
      <w:pBdr>
        <w:top w:val="none" w:color="auto" w:sz="0" w:space="0"/>
        <w:left w:val="none" w:color="auto" w:sz="0" w:space="0"/>
        <w:bottom w:val="none" w:color="auto" w:sz="0" w:space="0"/>
        <w:right w:val="none" w:color="auto" w:sz="0" w:space="0"/>
        <w:between w:val="none" w:color="auto" w:sz="0" w:space="0"/>
      </w:pBdr>
      <w:spacing w:after="100"/>
      <w:ind w:left="1540"/>
    </w:pPr>
    <w:rPr>
      <w:rFonts w:asciiTheme="minorHAnsi" w:hAnsiTheme="minorHAnsi" w:eastAsiaTheme="minorEastAsia" w:cstheme="minorBidi"/>
      <w:color w:val="auto"/>
      <w:lang w:val="en-US"/>
    </w:rPr>
  </w:style>
  <w:style w:type="paragraph" w:styleId="TOC9">
    <w:name w:val="toc 9"/>
    <w:basedOn w:val="Normal"/>
    <w:next w:val="Normal"/>
    <w:autoRedefine/>
    <w:uiPriority w:val="39"/>
    <w:unhideWhenUsed/>
    <w:rsid w:val="004D1D34"/>
    <w:pPr>
      <w:pBdr>
        <w:top w:val="none" w:color="auto" w:sz="0" w:space="0"/>
        <w:left w:val="none" w:color="auto" w:sz="0" w:space="0"/>
        <w:bottom w:val="none" w:color="auto" w:sz="0" w:space="0"/>
        <w:right w:val="none" w:color="auto" w:sz="0" w:space="0"/>
        <w:between w:val="none" w:color="auto" w:sz="0" w:space="0"/>
      </w:pBdr>
      <w:spacing w:after="100"/>
      <w:ind w:left="1760"/>
    </w:pPr>
    <w:rPr>
      <w:rFonts w:asciiTheme="minorHAnsi" w:hAnsiTheme="minorHAnsi" w:eastAsiaTheme="minorEastAsia" w:cstheme="minorBidi"/>
      <w:color w:val="auto"/>
      <w:lang w:val="en-US"/>
    </w:rPr>
  </w:style>
  <w:style w:type="character" w:styleId="Heading7Char" w:customStyle="1">
    <w:name w:val="Heading 7 Char"/>
    <w:basedOn w:val="DefaultParagraphFont"/>
    <w:link w:val="Heading7"/>
    <w:uiPriority w:val="9"/>
    <w:semiHidden/>
    <w:rsid w:val="004D1D34"/>
    <w:rPr>
      <w:rFonts w:asciiTheme="majorHAnsi" w:hAnsiTheme="majorHAnsi" w:eastAsiaTheme="majorEastAsia" w:cstheme="majorBidi"/>
      <w:i/>
      <w:iCs/>
      <w:color w:val="404040" w:themeColor="text1" w:themeTint="BF"/>
    </w:rPr>
  </w:style>
  <w:style w:type="paragraph" w:styleId="Style10" w:customStyle="1">
    <w:name w:val="Style 1"/>
    <w:basedOn w:val="Default"/>
    <w:link w:val="Style1Char"/>
    <w:qFormat/>
    <w:rsid w:val="00151204"/>
    <w:pPr>
      <w:numPr>
        <w:numId w:val="31"/>
      </w:numPr>
      <w:ind w:left="720"/>
    </w:pPr>
    <w:rPr>
      <w:rFonts w:ascii="Times New Roman" w:hAnsi="Times New Roman" w:cs="Times New Roman"/>
      <w:b/>
    </w:rPr>
  </w:style>
  <w:style w:type="paragraph" w:styleId="TableofContents" w:customStyle="1">
    <w:name w:val="Table of Contents"/>
    <w:basedOn w:val="TOC1"/>
    <w:link w:val="TableofContentsChar"/>
    <w:rsid w:val="002062CC"/>
    <w:pPr>
      <w:numPr>
        <w:numId w:val="0"/>
      </w:numPr>
      <w:ind w:left="360"/>
    </w:pPr>
    <w:rPr>
      <w:rFonts w:ascii="Times New Roman" w:hAnsi="Times New Roman"/>
      <w:b/>
      <w:noProof/>
      <w:sz w:val="24"/>
    </w:rPr>
  </w:style>
  <w:style w:type="character" w:styleId="ListParagraphChar" w:customStyle="1">
    <w:name w:val="List Paragraph Char"/>
    <w:basedOn w:val="DefaultParagraphFont"/>
    <w:link w:val="ListParagraph"/>
    <w:uiPriority w:val="34"/>
    <w:rsid w:val="004D1D34"/>
  </w:style>
  <w:style w:type="character" w:styleId="Style1Char" w:customStyle="1">
    <w:name w:val="Style 1 Char"/>
    <w:basedOn w:val="ListParagraphChar"/>
    <w:link w:val="Style10"/>
    <w:rsid w:val="00151204"/>
    <w:rPr>
      <w:rFonts w:ascii="Times New Roman" w:hAnsi="Times New Roman" w:cs="Times New Roman"/>
      <w:b/>
      <w:sz w:val="24"/>
      <w:szCs w:val="24"/>
      <w:lang w:val="en-US"/>
    </w:rPr>
  </w:style>
  <w:style w:type="character" w:styleId="TOC1Char" w:customStyle="1">
    <w:name w:val="TOC 1 Char"/>
    <w:basedOn w:val="DefaultParagraphFont"/>
    <w:link w:val="TOC1"/>
    <w:uiPriority w:val="39"/>
    <w:rsid w:val="0031649B"/>
    <w:rPr>
      <w:rFonts w:asciiTheme="minorHAnsi" w:hAnsiTheme="minorHAnsi" w:eastAsiaTheme="minorEastAsia" w:cstheme="minorBidi"/>
      <w:color w:val="auto"/>
      <w:lang w:val="en-US" w:eastAsia="ja-JP"/>
    </w:rPr>
  </w:style>
  <w:style w:type="character" w:styleId="TableofContentsChar" w:customStyle="1">
    <w:name w:val="Table of Contents Char"/>
    <w:basedOn w:val="TOC1Char"/>
    <w:link w:val="TableofContents"/>
    <w:rsid w:val="002062CC"/>
    <w:rPr>
      <w:rFonts w:ascii="Times New Roman" w:hAnsi="Times New Roman" w:eastAsiaTheme="minorEastAsia" w:cstheme="minorBidi"/>
      <w:b/>
      <w:noProof/>
      <w:color w:val="auto"/>
      <w:sz w:val="24"/>
      <w:lang w:val="en-US" w:eastAsia="ja-JP"/>
    </w:rPr>
  </w:style>
  <w:style w:type="character" w:styleId="BookTitle">
    <w:name w:val="Book Title"/>
    <w:basedOn w:val="DefaultParagraphFont"/>
    <w:uiPriority w:val="33"/>
    <w:qFormat/>
    <w:rsid w:val="00E64FDB"/>
    <w:rPr>
      <w:b/>
      <w:bCs/>
      <w:smallCaps/>
      <w:spacing w:val="5"/>
    </w:rPr>
  </w:style>
  <w:style w:type="character" w:styleId="Strong">
    <w:name w:val="Strong"/>
    <w:basedOn w:val="DefaultParagraphFont"/>
    <w:uiPriority w:val="22"/>
    <w:qFormat/>
    <w:rsid w:val="00E64FDB"/>
    <w:rPr>
      <w:b/>
      <w:bCs/>
    </w:rPr>
  </w:style>
  <w:style w:type="character" w:styleId="IntenseEmphasis">
    <w:name w:val="Intense Emphasis"/>
    <w:basedOn w:val="DefaultParagraphFont"/>
    <w:uiPriority w:val="21"/>
    <w:qFormat/>
    <w:rsid w:val="00E64FDB"/>
    <w:rPr>
      <w:b/>
      <w:bCs/>
      <w:i/>
      <w:iCs/>
      <w:color w:val="4F81BD" w:themeColor="accent1"/>
    </w:rPr>
  </w:style>
  <w:style w:type="numbering" w:styleId="Style1" w:customStyle="1">
    <w:name w:val="Style1"/>
    <w:uiPriority w:val="99"/>
    <w:rsid w:val="00E64FDB"/>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091019">
      <w:bodyDiv w:val="1"/>
      <w:marLeft w:val="0"/>
      <w:marRight w:val="0"/>
      <w:marTop w:val="0"/>
      <w:marBottom w:val="0"/>
      <w:divBdr>
        <w:top w:val="none" w:sz="0" w:space="0" w:color="auto"/>
        <w:left w:val="none" w:sz="0" w:space="0" w:color="auto"/>
        <w:bottom w:val="none" w:sz="0" w:space="0" w:color="auto"/>
        <w:right w:val="none" w:sz="0" w:space="0" w:color="auto"/>
      </w:divBdr>
    </w:div>
    <w:div w:id="233779005">
      <w:bodyDiv w:val="1"/>
      <w:marLeft w:val="0"/>
      <w:marRight w:val="0"/>
      <w:marTop w:val="0"/>
      <w:marBottom w:val="0"/>
      <w:divBdr>
        <w:top w:val="none" w:sz="0" w:space="0" w:color="auto"/>
        <w:left w:val="none" w:sz="0" w:space="0" w:color="auto"/>
        <w:bottom w:val="none" w:sz="0" w:space="0" w:color="auto"/>
        <w:right w:val="none" w:sz="0" w:space="0" w:color="auto"/>
      </w:divBdr>
    </w:div>
    <w:div w:id="244729245">
      <w:bodyDiv w:val="1"/>
      <w:marLeft w:val="0"/>
      <w:marRight w:val="0"/>
      <w:marTop w:val="0"/>
      <w:marBottom w:val="0"/>
      <w:divBdr>
        <w:top w:val="none" w:sz="0" w:space="0" w:color="auto"/>
        <w:left w:val="none" w:sz="0" w:space="0" w:color="auto"/>
        <w:bottom w:val="none" w:sz="0" w:space="0" w:color="auto"/>
        <w:right w:val="none" w:sz="0" w:space="0" w:color="auto"/>
      </w:divBdr>
    </w:div>
    <w:div w:id="260796504">
      <w:bodyDiv w:val="1"/>
      <w:marLeft w:val="0"/>
      <w:marRight w:val="0"/>
      <w:marTop w:val="0"/>
      <w:marBottom w:val="0"/>
      <w:divBdr>
        <w:top w:val="none" w:sz="0" w:space="0" w:color="auto"/>
        <w:left w:val="none" w:sz="0" w:space="0" w:color="auto"/>
        <w:bottom w:val="none" w:sz="0" w:space="0" w:color="auto"/>
        <w:right w:val="none" w:sz="0" w:space="0" w:color="auto"/>
      </w:divBdr>
    </w:div>
    <w:div w:id="286351456">
      <w:bodyDiv w:val="1"/>
      <w:marLeft w:val="0"/>
      <w:marRight w:val="0"/>
      <w:marTop w:val="0"/>
      <w:marBottom w:val="0"/>
      <w:divBdr>
        <w:top w:val="none" w:sz="0" w:space="0" w:color="auto"/>
        <w:left w:val="none" w:sz="0" w:space="0" w:color="auto"/>
        <w:bottom w:val="none" w:sz="0" w:space="0" w:color="auto"/>
        <w:right w:val="none" w:sz="0" w:space="0" w:color="auto"/>
      </w:divBdr>
    </w:div>
    <w:div w:id="535823424">
      <w:bodyDiv w:val="1"/>
      <w:marLeft w:val="0"/>
      <w:marRight w:val="0"/>
      <w:marTop w:val="0"/>
      <w:marBottom w:val="0"/>
      <w:divBdr>
        <w:top w:val="none" w:sz="0" w:space="0" w:color="auto"/>
        <w:left w:val="none" w:sz="0" w:space="0" w:color="auto"/>
        <w:bottom w:val="none" w:sz="0" w:space="0" w:color="auto"/>
        <w:right w:val="none" w:sz="0" w:space="0" w:color="auto"/>
      </w:divBdr>
    </w:div>
    <w:div w:id="648677453">
      <w:bodyDiv w:val="1"/>
      <w:marLeft w:val="0"/>
      <w:marRight w:val="0"/>
      <w:marTop w:val="0"/>
      <w:marBottom w:val="0"/>
      <w:divBdr>
        <w:top w:val="none" w:sz="0" w:space="0" w:color="auto"/>
        <w:left w:val="none" w:sz="0" w:space="0" w:color="auto"/>
        <w:bottom w:val="none" w:sz="0" w:space="0" w:color="auto"/>
        <w:right w:val="none" w:sz="0" w:space="0" w:color="auto"/>
      </w:divBdr>
    </w:div>
    <w:div w:id="670761104">
      <w:bodyDiv w:val="1"/>
      <w:marLeft w:val="0"/>
      <w:marRight w:val="0"/>
      <w:marTop w:val="0"/>
      <w:marBottom w:val="0"/>
      <w:divBdr>
        <w:top w:val="none" w:sz="0" w:space="0" w:color="auto"/>
        <w:left w:val="none" w:sz="0" w:space="0" w:color="auto"/>
        <w:bottom w:val="none" w:sz="0" w:space="0" w:color="auto"/>
        <w:right w:val="none" w:sz="0" w:space="0" w:color="auto"/>
      </w:divBdr>
    </w:div>
    <w:div w:id="704603803">
      <w:bodyDiv w:val="1"/>
      <w:marLeft w:val="0"/>
      <w:marRight w:val="0"/>
      <w:marTop w:val="0"/>
      <w:marBottom w:val="0"/>
      <w:divBdr>
        <w:top w:val="none" w:sz="0" w:space="0" w:color="auto"/>
        <w:left w:val="none" w:sz="0" w:space="0" w:color="auto"/>
        <w:bottom w:val="none" w:sz="0" w:space="0" w:color="auto"/>
        <w:right w:val="none" w:sz="0" w:space="0" w:color="auto"/>
      </w:divBdr>
    </w:div>
    <w:div w:id="784155914">
      <w:bodyDiv w:val="1"/>
      <w:marLeft w:val="0"/>
      <w:marRight w:val="0"/>
      <w:marTop w:val="0"/>
      <w:marBottom w:val="0"/>
      <w:divBdr>
        <w:top w:val="none" w:sz="0" w:space="0" w:color="auto"/>
        <w:left w:val="none" w:sz="0" w:space="0" w:color="auto"/>
        <w:bottom w:val="none" w:sz="0" w:space="0" w:color="auto"/>
        <w:right w:val="none" w:sz="0" w:space="0" w:color="auto"/>
      </w:divBdr>
    </w:div>
    <w:div w:id="1033765925">
      <w:bodyDiv w:val="1"/>
      <w:marLeft w:val="0"/>
      <w:marRight w:val="0"/>
      <w:marTop w:val="0"/>
      <w:marBottom w:val="0"/>
      <w:divBdr>
        <w:top w:val="none" w:sz="0" w:space="0" w:color="auto"/>
        <w:left w:val="none" w:sz="0" w:space="0" w:color="auto"/>
        <w:bottom w:val="none" w:sz="0" w:space="0" w:color="auto"/>
        <w:right w:val="none" w:sz="0" w:space="0" w:color="auto"/>
      </w:divBdr>
    </w:div>
    <w:div w:id="1120369955">
      <w:bodyDiv w:val="1"/>
      <w:marLeft w:val="0"/>
      <w:marRight w:val="0"/>
      <w:marTop w:val="0"/>
      <w:marBottom w:val="0"/>
      <w:divBdr>
        <w:top w:val="none" w:sz="0" w:space="0" w:color="auto"/>
        <w:left w:val="none" w:sz="0" w:space="0" w:color="auto"/>
        <w:bottom w:val="none" w:sz="0" w:space="0" w:color="auto"/>
        <w:right w:val="none" w:sz="0" w:space="0" w:color="auto"/>
      </w:divBdr>
    </w:div>
    <w:div w:id="1150751015">
      <w:bodyDiv w:val="1"/>
      <w:marLeft w:val="0"/>
      <w:marRight w:val="0"/>
      <w:marTop w:val="0"/>
      <w:marBottom w:val="0"/>
      <w:divBdr>
        <w:top w:val="none" w:sz="0" w:space="0" w:color="auto"/>
        <w:left w:val="none" w:sz="0" w:space="0" w:color="auto"/>
        <w:bottom w:val="none" w:sz="0" w:space="0" w:color="auto"/>
        <w:right w:val="none" w:sz="0" w:space="0" w:color="auto"/>
      </w:divBdr>
    </w:div>
    <w:div w:id="1205213807">
      <w:bodyDiv w:val="1"/>
      <w:marLeft w:val="0"/>
      <w:marRight w:val="0"/>
      <w:marTop w:val="0"/>
      <w:marBottom w:val="0"/>
      <w:divBdr>
        <w:top w:val="none" w:sz="0" w:space="0" w:color="auto"/>
        <w:left w:val="none" w:sz="0" w:space="0" w:color="auto"/>
        <w:bottom w:val="none" w:sz="0" w:space="0" w:color="auto"/>
        <w:right w:val="none" w:sz="0" w:space="0" w:color="auto"/>
      </w:divBdr>
    </w:div>
    <w:div w:id="1216891448">
      <w:bodyDiv w:val="1"/>
      <w:marLeft w:val="0"/>
      <w:marRight w:val="0"/>
      <w:marTop w:val="0"/>
      <w:marBottom w:val="0"/>
      <w:divBdr>
        <w:top w:val="none" w:sz="0" w:space="0" w:color="auto"/>
        <w:left w:val="none" w:sz="0" w:space="0" w:color="auto"/>
        <w:bottom w:val="none" w:sz="0" w:space="0" w:color="auto"/>
        <w:right w:val="none" w:sz="0" w:space="0" w:color="auto"/>
      </w:divBdr>
    </w:div>
    <w:div w:id="1314094006">
      <w:bodyDiv w:val="1"/>
      <w:marLeft w:val="0"/>
      <w:marRight w:val="0"/>
      <w:marTop w:val="0"/>
      <w:marBottom w:val="0"/>
      <w:divBdr>
        <w:top w:val="none" w:sz="0" w:space="0" w:color="auto"/>
        <w:left w:val="none" w:sz="0" w:space="0" w:color="auto"/>
        <w:bottom w:val="none" w:sz="0" w:space="0" w:color="auto"/>
        <w:right w:val="none" w:sz="0" w:space="0" w:color="auto"/>
      </w:divBdr>
    </w:div>
    <w:div w:id="1315991381">
      <w:bodyDiv w:val="1"/>
      <w:marLeft w:val="0"/>
      <w:marRight w:val="0"/>
      <w:marTop w:val="0"/>
      <w:marBottom w:val="0"/>
      <w:divBdr>
        <w:top w:val="none" w:sz="0" w:space="0" w:color="auto"/>
        <w:left w:val="none" w:sz="0" w:space="0" w:color="auto"/>
        <w:bottom w:val="none" w:sz="0" w:space="0" w:color="auto"/>
        <w:right w:val="none" w:sz="0" w:space="0" w:color="auto"/>
      </w:divBdr>
    </w:div>
    <w:div w:id="1325549447">
      <w:bodyDiv w:val="1"/>
      <w:marLeft w:val="0"/>
      <w:marRight w:val="0"/>
      <w:marTop w:val="0"/>
      <w:marBottom w:val="0"/>
      <w:divBdr>
        <w:top w:val="none" w:sz="0" w:space="0" w:color="auto"/>
        <w:left w:val="none" w:sz="0" w:space="0" w:color="auto"/>
        <w:bottom w:val="none" w:sz="0" w:space="0" w:color="auto"/>
        <w:right w:val="none" w:sz="0" w:space="0" w:color="auto"/>
      </w:divBdr>
    </w:div>
    <w:div w:id="1325552261">
      <w:bodyDiv w:val="1"/>
      <w:marLeft w:val="0"/>
      <w:marRight w:val="0"/>
      <w:marTop w:val="0"/>
      <w:marBottom w:val="0"/>
      <w:divBdr>
        <w:top w:val="none" w:sz="0" w:space="0" w:color="auto"/>
        <w:left w:val="none" w:sz="0" w:space="0" w:color="auto"/>
        <w:bottom w:val="none" w:sz="0" w:space="0" w:color="auto"/>
        <w:right w:val="none" w:sz="0" w:space="0" w:color="auto"/>
      </w:divBdr>
    </w:div>
    <w:div w:id="1352413033">
      <w:bodyDiv w:val="1"/>
      <w:marLeft w:val="0"/>
      <w:marRight w:val="0"/>
      <w:marTop w:val="0"/>
      <w:marBottom w:val="0"/>
      <w:divBdr>
        <w:top w:val="none" w:sz="0" w:space="0" w:color="auto"/>
        <w:left w:val="none" w:sz="0" w:space="0" w:color="auto"/>
        <w:bottom w:val="none" w:sz="0" w:space="0" w:color="auto"/>
        <w:right w:val="none" w:sz="0" w:space="0" w:color="auto"/>
      </w:divBdr>
    </w:div>
    <w:div w:id="1552309213">
      <w:bodyDiv w:val="1"/>
      <w:marLeft w:val="0"/>
      <w:marRight w:val="0"/>
      <w:marTop w:val="0"/>
      <w:marBottom w:val="0"/>
      <w:divBdr>
        <w:top w:val="none" w:sz="0" w:space="0" w:color="auto"/>
        <w:left w:val="none" w:sz="0" w:space="0" w:color="auto"/>
        <w:bottom w:val="none" w:sz="0" w:space="0" w:color="auto"/>
        <w:right w:val="none" w:sz="0" w:space="0" w:color="auto"/>
      </w:divBdr>
    </w:div>
    <w:div w:id="1697926662">
      <w:bodyDiv w:val="1"/>
      <w:marLeft w:val="0"/>
      <w:marRight w:val="0"/>
      <w:marTop w:val="0"/>
      <w:marBottom w:val="0"/>
      <w:divBdr>
        <w:top w:val="none" w:sz="0" w:space="0" w:color="auto"/>
        <w:left w:val="none" w:sz="0" w:space="0" w:color="auto"/>
        <w:bottom w:val="none" w:sz="0" w:space="0" w:color="auto"/>
        <w:right w:val="none" w:sz="0" w:space="0" w:color="auto"/>
      </w:divBdr>
    </w:div>
    <w:div w:id="1755738577">
      <w:bodyDiv w:val="1"/>
      <w:marLeft w:val="0"/>
      <w:marRight w:val="0"/>
      <w:marTop w:val="0"/>
      <w:marBottom w:val="0"/>
      <w:divBdr>
        <w:top w:val="none" w:sz="0" w:space="0" w:color="auto"/>
        <w:left w:val="none" w:sz="0" w:space="0" w:color="auto"/>
        <w:bottom w:val="none" w:sz="0" w:space="0" w:color="auto"/>
        <w:right w:val="none" w:sz="0" w:space="0" w:color="auto"/>
      </w:divBdr>
    </w:div>
    <w:div w:id="1880582095">
      <w:bodyDiv w:val="1"/>
      <w:marLeft w:val="0"/>
      <w:marRight w:val="0"/>
      <w:marTop w:val="0"/>
      <w:marBottom w:val="0"/>
      <w:divBdr>
        <w:top w:val="none" w:sz="0" w:space="0" w:color="auto"/>
        <w:left w:val="none" w:sz="0" w:space="0" w:color="auto"/>
        <w:bottom w:val="none" w:sz="0" w:space="0" w:color="auto"/>
        <w:right w:val="none" w:sz="0" w:space="0" w:color="auto"/>
      </w:divBdr>
    </w:div>
    <w:div w:id="1918663946">
      <w:bodyDiv w:val="1"/>
      <w:marLeft w:val="0"/>
      <w:marRight w:val="0"/>
      <w:marTop w:val="0"/>
      <w:marBottom w:val="0"/>
      <w:divBdr>
        <w:top w:val="none" w:sz="0" w:space="0" w:color="auto"/>
        <w:left w:val="none" w:sz="0" w:space="0" w:color="auto"/>
        <w:bottom w:val="none" w:sz="0" w:space="0" w:color="auto"/>
        <w:right w:val="none" w:sz="0" w:space="0" w:color="auto"/>
      </w:divBdr>
    </w:div>
    <w:div w:id="1919899076">
      <w:bodyDiv w:val="1"/>
      <w:marLeft w:val="0"/>
      <w:marRight w:val="0"/>
      <w:marTop w:val="0"/>
      <w:marBottom w:val="0"/>
      <w:divBdr>
        <w:top w:val="none" w:sz="0" w:space="0" w:color="auto"/>
        <w:left w:val="none" w:sz="0" w:space="0" w:color="auto"/>
        <w:bottom w:val="none" w:sz="0" w:space="0" w:color="auto"/>
        <w:right w:val="none" w:sz="0" w:space="0" w:color="auto"/>
      </w:divBdr>
    </w:div>
    <w:div w:id="1930001968">
      <w:bodyDiv w:val="1"/>
      <w:marLeft w:val="0"/>
      <w:marRight w:val="0"/>
      <w:marTop w:val="0"/>
      <w:marBottom w:val="0"/>
      <w:divBdr>
        <w:top w:val="none" w:sz="0" w:space="0" w:color="auto"/>
        <w:left w:val="none" w:sz="0" w:space="0" w:color="auto"/>
        <w:bottom w:val="none" w:sz="0" w:space="0" w:color="auto"/>
        <w:right w:val="none" w:sz="0" w:space="0" w:color="auto"/>
      </w:divBdr>
    </w:div>
    <w:div w:id="1945965368">
      <w:bodyDiv w:val="1"/>
      <w:marLeft w:val="0"/>
      <w:marRight w:val="0"/>
      <w:marTop w:val="0"/>
      <w:marBottom w:val="0"/>
      <w:divBdr>
        <w:top w:val="none" w:sz="0" w:space="0" w:color="auto"/>
        <w:left w:val="none" w:sz="0" w:space="0" w:color="auto"/>
        <w:bottom w:val="none" w:sz="0" w:space="0" w:color="auto"/>
        <w:right w:val="none" w:sz="0" w:space="0" w:color="auto"/>
      </w:divBdr>
    </w:div>
    <w:div w:id="2010214186">
      <w:bodyDiv w:val="1"/>
      <w:marLeft w:val="0"/>
      <w:marRight w:val="0"/>
      <w:marTop w:val="0"/>
      <w:marBottom w:val="0"/>
      <w:divBdr>
        <w:top w:val="none" w:sz="0" w:space="0" w:color="auto"/>
        <w:left w:val="none" w:sz="0" w:space="0" w:color="auto"/>
        <w:bottom w:val="none" w:sz="0" w:space="0" w:color="auto"/>
        <w:right w:val="none" w:sz="0" w:space="0" w:color="auto"/>
      </w:divBdr>
    </w:div>
    <w:div w:id="2033190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ecfr.gov/cgi-bin/text-idx?node=se2.1.200_1207&amp;rgn=div8"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gpo.gov/fdsys/granule/CFR-2014-title2-vol1/CFR-2014-title2-vol1-part200/content-detail.html" TargetMode="External"/><Relationship Id="rId2" Type="http://schemas.openxmlformats.org/officeDocument/2006/relationships/customXml" Target="../customXml/item2.xml"/><Relationship Id="rId16" Type="http://schemas.openxmlformats.org/officeDocument/2006/relationships/hyperlink" Target="http://www.un.org/sc/committees/1267/aq_sanctions_list.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www.treasury.gov/resource-center/sanctions/SDN-%20List/Pages/default.aspx"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am.gov" TargetMode="Externa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1288C-C987-45A4-BDB4-FD28A07F1EED}">
  <ds:schemaRefs>
    <ds:schemaRef ds:uri="http://schemas.microsoft.com/sharepoint/v3/contenttype/forms"/>
  </ds:schemaRefs>
</ds:datastoreItem>
</file>

<file path=customXml/itemProps2.xml><?xml version="1.0" encoding="utf-8"?>
<ds:datastoreItem xmlns:ds="http://schemas.openxmlformats.org/officeDocument/2006/customXml" ds:itemID="{435835A0-D877-42A2-B7ED-9AA6F9273C75}">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AF7027F6-9151-4637-8573-7C87D75C3D62}">
  <ds:schemaRefs>
    <ds:schemaRef ds:uri="http://schemas.openxmlformats.org/officeDocument/2006/bibliography"/>
  </ds:schemaRefs>
</ds:datastoreItem>
</file>

<file path=customXml/itemProps4.xml><?xml version="1.0" encoding="utf-8"?>
<ds:datastoreItem xmlns:ds="http://schemas.openxmlformats.org/officeDocument/2006/customXml" ds:itemID="{799063F9-3170-4901-B33B-5E1613AEC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F&amp;A</dc:creator>
  <keywords/>
  <lastModifiedBy>Penelope Kim</lastModifiedBy>
  <revision>52</revision>
  <lastPrinted>2020-02-03T21:33:00.0000000Z</lastPrinted>
  <dcterms:created xsi:type="dcterms:W3CDTF">2019-04-05T16:24:00.0000000Z</dcterms:created>
  <dcterms:modified xsi:type="dcterms:W3CDTF">2025-09-09T13:53:17.2076073Z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466000</vt:r8>
  </property>
  <property fmtid="{D5CDD505-2E9C-101B-9397-08002B2CF9AE}" pid="4" name="MediaServiceImageTags">
    <vt:lpwstr/>
  </property>
</Properties>
</file>