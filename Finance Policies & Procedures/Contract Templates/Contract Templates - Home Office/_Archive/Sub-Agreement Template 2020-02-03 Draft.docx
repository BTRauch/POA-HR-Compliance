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1CDA8" w14:textId="77777777" w:rsidR="00F54F75" w:rsidRDefault="003A7337" w:rsidP="003A7337">
      <w:pPr>
        <w:pStyle w:val="Title"/>
        <w:jc w:val="left"/>
        <w:rPr>
          <w:b/>
          <w:bCs/>
          <w:szCs w:val="24"/>
        </w:rPr>
      </w:pPr>
      <w:r>
        <w:rPr>
          <w:b/>
          <w:bCs/>
          <w:szCs w:val="24"/>
        </w:rPr>
        <w:t xml:space="preserve">                                                 </w:t>
      </w:r>
    </w:p>
    <w:p w14:paraId="57ABA050" w14:textId="376C871A" w:rsidR="00F54F75" w:rsidRDefault="00F54F75" w:rsidP="00F54F75">
      <w:pPr>
        <w:pStyle w:val="Title"/>
        <w:rPr>
          <w:b/>
          <w:bCs/>
          <w:szCs w:val="24"/>
        </w:rPr>
      </w:pPr>
      <w:r>
        <w:rPr>
          <w:b/>
          <w:bCs/>
          <w:szCs w:val="24"/>
        </w:rPr>
        <w:t>SUB-</w:t>
      </w:r>
      <w:ins w:id="0" w:author="Danielle Martin" w:date="2020-02-03T11:47:00Z">
        <w:r w:rsidR="001F2C9D">
          <w:rPr>
            <w:b/>
            <w:bCs/>
            <w:szCs w:val="24"/>
          </w:rPr>
          <w:t xml:space="preserve">GRANT </w:t>
        </w:r>
      </w:ins>
      <w:r>
        <w:rPr>
          <w:b/>
          <w:bCs/>
          <w:szCs w:val="24"/>
        </w:rPr>
        <w:t>AGREEMENT</w:t>
      </w:r>
    </w:p>
    <w:p w14:paraId="6E3207AF" w14:textId="77777777" w:rsidR="002057CF" w:rsidRPr="00C220AB" w:rsidRDefault="006D52D7" w:rsidP="00F54F75">
      <w:pPr>
        <w:pStyle w:val="Title"/>
        <w:rPr>
          <w:b/>
          <w:iCs/>
          <w:szCs w:val="24"/>
        </w:rPr>
      </w:pPr>
      <w:r w:rsidRPr="00C220AB">
        <w:rPr>
          <w:b/>
          <w:bCs/>
          <w:szCs w:val="24"/>
        </w:rPr>
        <w:t>Partners of the Americas</w:t>
      </w:r>
      <w:r w:rsidR="006258BD" w:rsidRPr="00C220AB">
        <w:rPr>
          <w:b/>
          <w:bCs/>
          <w:szCs w:val="24"/>
        </w:rPr>
        <w:t xml:space="preserve">, Inc. </w:t>
      </w:r>
      <w:r w:rsidRPr="00C220AB">
        <w:rPr>
          <w:b/>
          <w:bCs/>
          <w:szCs w:val="24"/>
        </w:rPr>
        <w:t>and</w:t>
      </w:r>
    </w:p>
    <w:p w14:paraId="105DB0A0" w14:textId="77777777" w:rsidR="00643FD5" w:rsidRPr="00C220AB" w:rsidRDefault="009F1B08" w:rsidP="00F54F75">
      <w:pPr>
        <w:jc w:val="center"/>
        <w:rPr>
          <w:rFonts w:ascii="Times New Roman" w:hAnsi="Times New Roman"/>
          <w:b/>
          <w:sz w:val="28"/>
          <w:szCs w:val="24"/>
        </w:rPr>
      </w:pPr>
      <w:r w:rsidRPr="00C220AB">
        <w:rPr>
          <w:rFonts w:ascii="Times New Roman" w:hAnsi="Times New Roman"/>
          <w:b/>
          <w:sz w:val="28"/>
          <w:szCs w:val="24"/>
          <w:highlight w:val="yellow"/>
        </w:rPr>
        <w:t>Name of the Organization</w:t>
      </w:r>
    </w:p>
    <w:p w14:paraId="754D9AE7" w14:textId="77777777" w:rsidR="006D52D7" w:rsidRPr="00C220AB" w:rsidRDefault="006D52D7">
      <w:pPr>
        <w:rPr>
          <w:rFonts w:ascii="Times New Roman" w:hAnsi="Times New Roman"/>
          <w:sz w:val="28"/>
          <w:szCs w:val="24"/>
        </w:rPr>
      </w:pPr>
      <w:bookmarkStart w:id="1" w:name="_GoBack"/>
      <w:bookmarkEnd w:id="1"/>
    </w:p>
    <w:p w14:paraId="3D3C7346" w14:textId="00CB41F8" w:rsidR="005064EE" w:rsidRPr="005064EE" w:rsidRDefault="006D52D7" w:rsidP="005064EE">
      <w:pPr>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w:t>
      </w:r>
      <w:ins w:id="2" w:author="Danielle Martin" w:date="2020-02-03T12:00:00Z">
        <w:r w:rsidR="004B0D5E">
          <w:rPr>
            <w:rFonts w:ascii="Times New Roman" w:hAnsi="Times New Roman"/>
            <w:sz w:val="24"/>
            <w:szCs w:val="24"/>
          </w:rPr>
          <w:t>G</w:t>
        </w:r>
      </w:ins>
      <w:ins w:id="3" w:author="Danielle Martin" w:date="2020-02-03T11:48:00Z">
        <w:r w:rsidR="00A85D81">
          <w:rPr>
            <w:rFonts w:ascii="Times New Roman" w:hAnsi="Times New Roman"/>
            <w:sz w:val="24"/>
            <w:szCs w:val="24"/>
          </w:rPr>
          <w:t xml:space="preserve">rant </w:t>
        </w:r>
      </w:ins>
      <w:del w:id="4" w:author="Danielle Martin" w:date="2020-02-03T12:00:00Z">
        <w:r w:rsidR="00343E21" w:rsidDel="004B0D5E">
          <w:rPr>
            <w:rFonts w:ascii="Times New Roman" w:hAnsi="Times New Roman"/>
            <w:sz w:val="24"/>
            <w:szCs w:val="24"/>
          </w:rPr>
          <w:delText>agreement</w:delText>
        </w:r>
        <w:r w:rsidRPr="00C220AB" w:rsidDel="004B0D5E">
          <w:rPr>
            <w:rFonts w:ascii="Times New Roman" w:hAnsi="Times New Roman"/>
            <w:sz w:val="24"/>
            <w:szCs w:val="24"/>
          </w:rPr>
          <w:delText xml:space="preserve"> </w:delText>
        </w:r>
      </w:del>
      <w:ins w:id="5" w:author="Danielle Martin" w:date="2020-02-03T12:00:00Z">
        <w:r w:rsidR="004B0D5E">
          <w:rPr>
            <w:rFonts w:ascii="Times New Roman" w:hAnsi="Times New Roman"/>
            <w:sz w:val="24"/>
            <w:szCs w:val="24"/>
          </w:rPr>
          <w:t>Agreement</w:t>
        </w:r>
        <w:r w:rsidR="004B0D5E" w:rsidRPr="00C220AB">
          <w:rPr>
            <w:rFonts w:ascii="Times New Roman" w:hAnsi="Times New Roman"/>
            <w:sz w:val="24"/>
            <w:szCs w:val="24"/>
          </w:rPr>
          <w:t xml:space="preserve"> </w:t>
        </w:r>
      </w:ins>
      <w:ins w:id="6" w:author="Danielle Martin" w:date="2020-02-03T11:58:00Z">
        <w:r w:rsidR="00976D73">
          <w:rPr>
            <w:rFonts w:ascii="Times New Roman" w:hAnsi="Times New Roman"/>
            <w:sz w:val="24"/>
            <w:szCs w:val="24"/>
          </w:rPr>
          <w:t>(“</w:t>
        </w:r>
      </w:ins>
      <w:ins w:id="7" w:author="Danielle Martin" w:date="2020-02-03T11:59:00Z">
        <w:r w:rsidR="004B0D5E">
          <w:rPr>
            <w:rFonts w:ascii="Times New Roman" w:hAnsi="Times New Roman"/>
            <w:sz w:val="24"/>
            <w:szCs w:val="24"/>
          </w:rPr>
          <w:t>A</w:t>
        </w:r>
      </w:ins>
      <w:ins w:id="8" w:author="Danielle Martin" w:date="2020-02-03T11:58:00Z">
        <w:r w:rsidR="00976D73">
          <w:rPr>
            <w:rFonts w:ascii="Times New Roman" w:hAnsi="Times New Roman"/>
            <w:sz w:val="24"/>
            <w:szCs w:val="24"/>
          </w:rPr>
          <w:t xml:space="preserve">greement”) </w:t>
        </w:r>
      </w:ins>
      <w:r w:rsidRPr="00C220AB">
        <w:rPr>
          <w:rFonts w:ascii="Times New Roman" w:hAnsi="Times New Roman"/>
          <w:sz w:val="24"/>
          <w:szCs w:val="24"/>
        </w:rPr>
        <w:t>is entered into by and between Partners of the Americas,</w:t>
      </w:r>
      <w:r w:rsidR="006258BD" w:rsidRPr="00C220AB">
        <w:rPr>
          <w:rFonts w:ascii="Times New Roman" w:hAnsi="Times New Roman"/>
          <w:sz w:val="24"/>
          <w:szCs w:val="24"/>
        </w:rPr>
        <w:t xml:space="preserve"> Inc.</w:t>
      </w:r>
      <w:r w:rsidR="00EB08B5">
        <w:rPr>
          <w:rFonts w:ascii="Times New Roman" w:hAnsi="Times New Roman"/>
          <w:sz w:val="24"/>
          <w:szCs w:val="24"/>
        </w:rPr>
        <w:t xml:space="preserve">, </w:t>
      </w:r>
      <w:ins w:id="9" w:author="Danielle Martin" w:date="2020-02-03T11:45:00Z">
        <w:r w:rsidR="008A3FB3" w:rsidRPr="008A3FB3">
          <w:rPr>
            <w:rFonts w:ascii="Times New Roman" w:hAnsi="Times New Roman"/>
            <w:sz w:val="24"/>
            <w:szCs w:val="24"/>
          </w:rPr>
          <w:t xml:space="preserve">recognized as a section 501(c)(3) nonprofit, non-partisan organization by the U.S. Internal Revenue Service, with Partners of the Americas, Inc., with EIN number 52-0848769 and D&amp;B DUNS number 04-053-1808, with international offices </w:t>
        </w:r>
      </w:ins>
      <w:r w:rsidR="00EB08B5">
        <w:rPr>
          <w:rFonts w:ascii="Times New Roman" w:hAnsi="Times New Roman"/>
          <w:sz w:val="24"/>
          <w:szCs w:val="24"/>
        </w:rPr>
        <w:t>located at 1424 K Street NW, Suite 700, Washington, DC 20005,</w:t>
      </w:r>
      <w:r w:rsidR="002057CF" w:rsidRPr="00C220AB">
        <w:rPr>
          <w:rFonts w:ascii="Times New Roman" w:hAnsi="Times New Roman"/>
          <w:sz w:val="24"/>
          <w:szCs w:val="24"/>
        </w:rPr>
        <w:t xml:space="preserve"> </w:t>
      </w:r>
      <w:r w:rsidRPr="00C220AB">
        <w:rPr>
          <w:rFonts w:ascii="Times New Roman" w:hAnsi="Times New Roman"/>
          <w:sz w:val="24"/>
          <w:szCs w:val="24"/>
        </w:rPr>
        <w:t xml:space="preserve">hereinafter referred to as </w:t>
      </w:r>
      <w:r w:rsidR="006258BD" w:rsidRPr="00C220AB">
        <w:rPr>
          <w:rFonts w:ascii="Times New Roman" w:hAnsi="Times New Roman"/>
          <w:bCs/>
          <w:sz w:val="24"/>
          <w:szCs w:val="24"/>
        </w:rPr>
        <w:t>“PARTNERS</w:t>
      </w:r>
      <w:r w:rsidRPr="00C220AB">
        <w:rPr>
          <w:rFonts w:ascii="Times New Roman" w:hAnsi="Times New Roman"/>
          <w:bCs/>
          <w:sz w:val="24"/>
          <w:szCs w:val="24"/>
        </w:rPr>
        <w:t>”</w:t>
      </w:r>
      <w:r w:rsidR="00BB4CF6" w:rsidRPr="00C220AB">
        <w:rPr>
          <w:rFonts w:ascii="Times New Roman" w:hAnsi="Times New Roman"/>
          <w:bCs/>
          <w:sz w:val="24"/>
          <w:szCs w:val="24"/>
        </w:rPr>
        <w:t xml:space="preserve"> and </w:t>
      </w:r>
      <w:customXmlInsRangeStart w:id="10" w:author="Danielle Martin" w:date="2020-02-03T12:04:00Z"/>
      <w:sdt>
        <w:sdtPr>
          <w:rPr>
            <w:rFonts w:ascii="Times New Roman" w:hAnsi="Times New Roman"/>
            <w:sz w:val="24"/>
            <w:szCs w:val="24"/>
          </w:rPr>
          <w:id w:val="-5448350"/>
          <w:placeholder>
            <w:docPart w:val="94B6421A0A07487BAC569D2DE3B5F747"/>
          </w:placeholder>
        </w:sdtPr>
        <w:sdtEndPr/>
        <w:sdtContent>
          <w:customXmlInsRangeEnd w:id="10"/>
          <w:ins w:id="11" w:author="Danielle Martin" w:date="2020-02-03T12:04:00Z">
            <w:r w:rsidR="00CB1AF1" w:rsidRPr="006D4E2F">
              <w:rPr>
                <w:rFonts w:ascii="Times New Roman" w:hAnsi="Times New Roman"/>
                <w:sz w:val="24"/>
                <w:szCs w:val="24"/>
                <w:highlight w:val="yellow"/>
              </w:rPr>
              <w:t>Name of Sub grantee</w:t>
            </w:r>
          </w:ins>
          <w:customXmlInsRangeStart w:id="12" w:author="Danielle Martin" w:date="2020-02-03T12:04:00Z"/>
        </w:sdtContent>
      </w:sdt>
      <w:customXmlInsRangeEnd w:id="12"/>
      <w:ins w:id="13" w:author="Danielle Martin" w:date="2020-02-03T12:04:00Z">
        <w:r w:rsidR="00CB1AF1" w:rsidRPr="006D4E2F">
          <w:rPr>
            <w:rFonts w:ascii="Times New Roman" w:hAnsi="Times New Roman"/>
            <w:sz w:val="24"/>
            <w:szCs w:val="24"/>
          </w:rPr>
          <w:t xml:space="preserve">, with EIN number </w:t>
        </w:r>
      </w:ins>
      <w:customXmlInsRangeStart w:id="14" w:author="Danielle Martin" w:date="2020-02-03T12:04:00Z"/>
      <w:sdt>
        <w:sdtPr>
          <w:rPr>
            <w:rFonts w:ascii="Times New Roman" w:hAnsi="Times New Roman"/>
            <w:sz w:val="24"/>
            <w:szCs w:val="24"/>
            <w:highlight w:val="yellow"/>
          </w:rPr>
          <w:id w:val="-1260753470"/>
          <w:placeholder>
            <w:docPart w:val="28A7B07DB8ED40A39AC6C959079BB9DB"/>
          </w:placeholder>
          <w:text/>
        </w:sdtPr>
        <w:sdtEndPr/>
        <w:sdtContent>
          <w:customXmlInsRangeEnd w:id="14"/>
          <w:ins w:id="15" w:author="Danielle Martin" w:date="2020-02-03T12:04:00Z">
            <w:r w:rsidR="00CB1AF1" w:rsidRPr="006D4E2F">
              <w:rPr>
                <w:rFonts w:ascii="Times New Roman" w:hAnsi="Times New Roman"/>
                <w:sz w:val="24"/>
                <w:szCs w:val="24"/>
                <w:highlight w:val="yellow"/>
              </w:rPr>
              <w:t xml:space="preserve"> (number)</w:t>
            </w:r>
          </w:ins>
          <w:customXmlInsRangeStart w:id="16" w:author="Danielle Martin" w:date="2020-02-03T12:04:00Z"/>
        </w:sdtContent>
      </w:sdt>
      <w:customXmlInsRangeEnd w:id="16"/>
      <w:ins w:id="17" w:author="Danielle Martin" w:date="2020-02-03T12:04:00Z">
        <w:r w:rsidR="00CB1AF1" w:rsidRPr="006D4E2F">
          <w:rPr>
            <w:rFonts w:ascii="Times New Roman" w:hAnsi="Times New Roman"/>
            <w:sz w:val="24"/>
            <w:szCs w:val="24"/>
          </w:rPr>
          <w:t xml:space="preserve"> and D&amp;B DUNS number </w:t>
        </w:r>
      </w:ins>
      <w:customXmlInsRangeStart w:id="18" w:author="Danielle Martin" w:date="2020-02-03T12:04:00Z"/>
      <w:sdt>
        <w:sdtPr>
          <w:rPr>
            <w:rFonts w:ascii="Times New Roman" w:hAnsi="Times New Roman"/>
            <w:sz w:val="24"/>
            <w:szCs w:val="24"/>
            <w:highlight w:val="yellow"/>
          </w:rPr>
          <w:id w:val="2135817188"/>
          <w:placeholder>
            <w:docPart w:val="AE9E253CBC2A457AAFE26AC542983816"/>
          </w:placeholder>
          <w:text/>
        </w:sdtPr>
        <w:sdtEndPr/>
        <w:sdtContent>
          <w:customXmlInsRangeEnd w:id="18"/>
          <w:ins w:id="19" w:author="Danielle Martin" w:date="2020-02-03T12:04:00Z">
            <w:r w:rsidR="00CB1AF1" w:rsidRPr="006D4E2F">
              <w:rPr>
                <w:rFonts w:ascii="Times New Roman" w:hAnsi="Times New Roman"/>
                <w:sz w:val="24"/>
                <w:szCs w:val="24"/>
                <w:highlight w:val="yellow"/>
              </w:rPr>
              <w:t xml:space="preserve"> (number)</w:t>
            </w:r>
          </w:ins>
          <w:customXmlInsRangeStart w:id="20" w:author="Danielle Martin" w:date="2020-02-03T12:04:00Z"/>
        </w:sdtContent>
      </w:sdt>
      <w:customXmlInsRangeEnd w:id="20"/>
      <w:del w:id="21" w:author="Danielle Martin" w:date="2020-02-03T12:04:00Z">
        <w:r w:rsidR="009F1B08" w:rsidRPr="00C220AB" w:rsidDel="00CB1AF1">
          <w:rPr>
            <w:rFonts w:ascii="Times New Roman" w:hAnsi="Times New Roman"/>
            <w:sz w:val="24"/>
            <w:szCs w:val="24"/>
            <w:highlight w:val="yellow"/>
          </w:rPr>
          <w:delText>Name of the Organization</w:delText>
        </w:r>
      </w:del>
      <w:r w:rsidR="00731068" w:rsidRPr="00C220AB">
        <w:rPr>
          <w:rFonts w:ascii="Times New Roman" w:hAnsi="Times New Roman"/>
          <w:sz w:val="24"/>
          <w:szCs w:val="24"/>
        </w:rPr>
        <w:t>,</w:t>
      </w:r>
      <w:r w:rsidR="00CD73F5" w:rsidRPr="00C220AB">
        <w:rPr>
          <w:rFonts w:ascii="Times New Roman" w:hAnsi="Times New Roman"/>
          <w:sz w:val="24"/>
          <w:szCs w:val="24"/>
        </w:rPr>
        <w:t xml:space="preserve"> </w:t>
      </w:r>
      <w:r w:rsidR="00EB08B5">
        <w:rPr>
          <w:rFonts w:ascii="Times New Roman" w:hAnsi="Times New Roman"/>
          <w:sz w:val="24"/>
          <w:szCs w:val="24"/>
        </w:rPr>
        <w:t xml:space="preserve">located at </w:t>
      </w:r>
      <w:r w:rsidR="00EB08B5" w:rsidRPr="00CB1AF1">
        <w:rPr>
          <w:rFonts w:ascii="Times New Roman" w:hAnsi="Times New Roman"/>
          <w:sz w:val="24"/>
          <w:szCs w:val="24"/>
          <w:highlight w:val="yellow"/>
          <w:rPrChange w:id="22" w:author="Danielle Martin" w:date="2020-02-03T12:04:00Z">
            <w:rPr>
              <w:rFonts w:ascii="Times New Roman" w:hAnsi="Times New Roman"/>
              <w:sz w:val="24"/>
              <w:szCs w:val="24"/>
            </w:rPr>
          </w:rPrChange>
        </w:rPr>
        <w:t>[Full Address],</w:t>
      </w:r>
      <w:r w:rsidR="00EB08B5">
        <w:rPr>
          <w:rFonts w:ascii="Times New Roman" w:hAnsi="Times New Roman"/>
          <w:sz w:val="24"/>
          <w:szCs w:val="24"/>
        </w:rPr>
        <w:t xml:space="preserve"> </w:t>
      </w:r>
      <w:r w:rsidRPr="00C220AB">
        <w:rPr>
          <w:rFonts w:ascii="Times New Roman" w:hAnsi="Times New Roman"/>
          <w:sz w:val="24"/>
          <w:szCs w:val="24"/>
        </w:rPr>
        <w:t>he</w:t>
      </w:r>
      <w:r w:rsidR="004B2B14" w:rsidRPr="00C220AB">
        <w:rPr>
          <w:rFonts w:ascii="Times New Roman" w:hAnsi="Times New Roman"/>
          <w:sz w:val="24"/>
          <w:szCs w:val="24"/>
        </w:rPr>
        <w:t>reinafter referred to as</w:t>
      </w:r>
      <w:r w:rsidR="00EB08B5">
        <w:rPr>
          <w:rFonts w:ascii="Times New Roman" w:hAnsi="Times New Roman"/>
          <w:sz w:val="24"/>
          <w:szCs w:val="24"/>
        </w:rPr>
        <w:t xml:space="preserve"> “Sub-</w:t>
      </w:r>
      <w:del w:id="23" w:author="Danielle Martin" w:date="2020-02-03T11:48:00Z">
        <w:r w:rsidR="00EB08B5" w:rsidDel="00A85D81">
          <w:rPr>
            <w:rFonts w:ascii="Times New Roman" w:hAnsi="Times New Roman"/>
            <w:sz w:val="24"/>
            <w:szCs w:val="24"/>
          </w:rPr>
          <w:delText>Awardee</w:delText>
        </w:r>
      </w:del>
      <w:ins w:id="24" w:author="Danielle Martin" w:date="2020-02-03T11:48:00Z">
        <w:r w:rsidR="00A85D81">
          <w:rPr>
            <w:rFonts w:ascii="Times New Roman" w:hAnsi="Times New Roman"/>
            <w:sz w:val="24"/>
            <w:szCs w:val="24"/>
          </w:rPr>
          <w:t>Grantee</w:t>
        </w:r>
      </w:ins>
      <w:r w:rsidR="00EB08B5">
        <w:rPr>
          <w:rFonts w:ascii="Times New Roman" w:hAnsi="Times New Roman"/>
          <w:sz w:val="24"/>
          <w:szCs w:val="24"/>
        </w:rPr>
        <w:t>”</w:t>
      </w:r>
      <w:r w:rsidR="00347417">
        <w:rPr>
          <w:rFonts w:ascii="Times New Roman" w:hAnsi="Times New Roman"/>
          <w:sz w:val="24"/>
          <w:szCs w:val="24"/>
        </w:rPr>
        <w:t xml:space="preserve">. </w:t>
      </w:r>
      <w:r w:rsidR="00EB08B5">
        <w:rPr>
          <w:rFonts w:ascii="Times New Roman" w:hAnsi="Times New Roman"/>
          <w:sz w:val="24"/>
          <w:szCs w:val="24"/>
        </w:rPr>
        <w:t xml:space="preserve"> </w:t>
      </w:r>
      <w:r w:rsidR="005064EE">
        <w:rPr>
          <w:rFonts w:ascii="Times New Roman" w:hAnsi="Times New Roman"/>
          <w:sz w:val="24"/>
          <w:szCs w:val="24"/>
        </w:rPr>
        <w:t xml:space="preserve">Both together </w:t>
      </w:r>
      <w:r w:rsidR="005064EE" w:rsidRPr="005064EE">
        <w:rPr>
          <w:rFonts w:ascii="Times New Roman" w:hAnsi="Times New Roman"/>
          <w:sz w:val="24"/>
          <w:szCs w:val="24"/>
        </w:rPr>
        <w:t xml:space="preserve">hereinafter referred to as “the Parties.” </w:t>
      </w:r>
    </w:p>
    <w:p w14:paraId="531F18DF" w14:textId="77777777" w:rsidR="006D52D7" w:rsidRPr="00C220AB" w:rsidRDefault="006D52D7">
      <w:pPr>
        <w:pStyle w:val="EndnoteText"/>
        <w:widowControl/>
        <w:tabs>
          <w:tab w:val="clear" w:pos="-720"/>
        </w:tabs>
        <w:suppressAutoHyphens w:val="0"/>
        <w:rPr>
          <w:rFonts w:ascii="Times New Roman" w:hAnsi="Times New Roman"/>
          <w:szCs w:val="24"/>
        </w:rPr>
      </w:pPr>
    </w:p>
    <w:p w14:paraId="7D4979EB" w14:textId="41F50729" w:rsidR="005064EE" w:rsidRDefault="00361CD5" w:rsidP="0014191C">
      <w:pPr>
        <w:rPr>
          <w:ins w:id="25" w:author="Danielle Martin" w:date="2020-02-03T11:49:00Z"/>
          <w:rFonts w:ascii="Times New Roman" w:hAnsi="Times New Roman"/>
          <w:sz w:val="24"/>
          <w:szCs w:val="24"/>
        </w:rPr>
      </w:pPr>
      <w:ins w:id="26" w:author="Danielle Martin" w:date="2020-02-03T11:42:00Z">
        <w:r w:rsidRPr="00361CD5">
          <w:rPr>
            <w:rFonts w:ascii="Times New Roman" w:hAnsi="Times New Roman"/>
            <w:sz w:val="24"/>
            <w:szCs w:val="24"/>
          </w:rPr>
          <w:t xml:space="preserve">Partners of the Americas (“Partners”) and (Donor)  are parties to a Grant Agreement (“Prime Award”) for implementation for the </w:t>
        </w:r>
      </w:ins>
      <w:ins w:id="27" w:author="Danielle Martin" w:date="2020-02-03T11:53:00Z">
        <w:r w:rsidR="004734FA">
          <w:rPr>
            <w:rFonts w:ascii="Times New Roman" w:hAnsi="Times New Roman"/>
            <w:sz w:val="24"/>
            <w:szCs w:val="24"/>
          </w:rPr>
          <w:t>United States Department of State’s (USDOS)</w:t>
        </w:r>
      </w:ins>
      <w:ins w:id="28" w:author="Danielle Martin" w:date="2020-02-03T12:03:00Z">
        <w:r w:rsidR="00C25154">
          <w:rPr>
            <w:rFonts w:ascii="Times New Roman" w:hAnsi="Times New Roman"/>
            <w:sz w:val="24"/>
            <w:szCs w:val="24"/>
          </w:rPr>
          <w:t xml:space="preserve"> </w:t>
        </w:r>
      </w:ins>
      <w:ins w:id="29" w:author="Danielle Martin" w:date="2020-02-03T11:42:00Z">
        <w:r w:rsidRPr="00361CD5">
          <w:rPr>
            <w:rFonts w:ascii="Times New Roman" w:hAnsi="Times New Roman"/>
            <w:sz w:val="24"/>
            <w:szCs w:val="24"/>
          </w:rPr>
          <w:t xml:space="preserve">100,000 Strong in the Americas </w:t>
        </w:r>
      </w:ins>
      <w:ins w:id="30" w:author="Danielle Martin" w:date="2020-02-03T11:52:00Z">
        <w:r w:rsidR="00233D55">
          <w:rPr>
            <w:rFonts w:ascii="Times New Roman" w:hAnsi="Times New Roman"/>
            <w:sz w:val="24"/>
            <w:szCs w:val="24"/>
          </w:rPr>
          <w:t>Innova</w:t>
        </w:r>
      </w:ins>
      <w:ins w:id="31" w:author="Danielle Martin" w:date="2020-02-03T11:53:00Z">
        <w:r w:rsidR="00233D55">
          <w:rPr>
            <w:rFonts w:ascii="Times New Roman" w:hAnsi="Times New Roman"/>
            <w:sz w:val="24"/>
            <w:szCs w:val="24"/>
          </w:rPr>
          <w:t xml:space="preserve">tion </w:t>
        </w:r>
      </w:ins>
      <w:ins w:id="32" w:author="Danielle Martin" w:date="2020-02-03T11:52:00Z">
        <w:r w:rsidR="00233D55">
          <w:rPr>
            <w:rFonts w:ascii="Times New Roman" w:hAnsi="Times New Roman"/>
            <w:sz w:val="24"/>
            <w:szCs w:val="24"/>
          </w:rPr>
          <w:t>Fund</w:t>
        </w:r>
      </w:ins>
      <w:ins w:id="33" w:author="Danielle Martin" w:date="2020-02-03T11:42:00Z">
        <w:r w:rsidRPr="00361CD5">
          <w:rPr>
            <w:rFonts w:ascii="Times New Roman" w:hAnsi="Times New Roman"/>
            <w:sz w:val="24"/>
            <w:szCs w:val="24"/>
          </w:rPr>
          <w:t>;</w:t>
        </w:r>
      </w:ins>
      <w:del w:id="34" w:author="Danielle Martin" w:date="2020-02-03T11:42:00Z">
        <w:r w:rsidR="006D52D7" w:rsidRPr="00C220AB" w:rsidDel="00361CD5">
          <w:rPr>
            <w:rFonts w:ascii="Times New Roman" w:hAnsi="Times New Roman"/>
            <w:sz w:val="24"/>
            <w:szCs w:val="24"/>
          </w:rPr>
          <w:delText>Partners has been granted</w:delText>
        </w:r>
      </w:del>
      <w:del w:id="35" w:author="Danielle Martin" w:date="2020-02-03T11:43:00Z">
        <w:r w:rsidR="006D52D7" w:rsidRPr="00C220AB" w:rsidDel="00361CD5">
          <w:rPr>
            <w:rFonts w:ascii="Times New Roman" w:hAnsi="Times New Roman"/>
            <w:sz w:val="24"/>
            <w:szCs w:val="24"/>
          </w:rPr>
          <w:delText xml:space="preserve"> </w:delText>
        </w:r>
        <w:r w:rsidR="00C220AB" w:rsidRPr="00C220AB" w:rsidDel="00361CD5">
          <w:rPr>
            <w:rFonts w:ascii="Times New Roman" w:hAnsi="Times New Roman"/>
            <w:sz w:val="24"/>
            <w:szCs w:val="24"/>
          </w:rPr>
          <w:delText xml:space="preserve">The </w:delText>
        </w:r>
      </w:del>
      <w:r w:rsidR="00C220AB" w:rsidRPr="00C220AB">
        <w:rPr>
          <w:rFonts w:ascii="Times New Roman" w:hAnsi="Times New Roman"/>
          <w:sz w:val="24"/>
          <w:szCs w:val="24"/>
        </w:rPr>
        <w:t>(</w:t>
      </w:r>
      <w:r w:rsidR="009F1B08" w:rsidRPr="00C220AB">
        <w:rPr>
          <w:rFonts w:ascii="Times New Roman" w:hAnsi="Times New Roman"/>
          <w:sz w:val="24"/>
          <w:szCs w:val="24"/>
          <w:highlight w:val="yellow"/>
        </w:rPr>
        <w:t xml:space="preserve">Information about the </w:t>
      </w:r>
      <w:del w:id="36" w:author="Danielle Martin" w:date="2020-02-03T12:02:00Z">
        <w:r w:rsidR="009F1B08" w:rsidRPr="00C220AB" w:rsidDel="005741EB">
          <w:rPr>
            <w:rFonts w:ascii="Times New Roman" w:hAnsi="Times New Roman"/>
            <w:sz w:val="24"/>
            <w:szCs w:val="24"/>
            <w:highlight w:val="yellow"/>
          </w:rPr>
          <w:delText xml:space="preserve">award </w:delText>
        </w:r>
      </w:del>
      <w:ins w:id="37" w:author="Danielle Martin" w:date="2020-02-03T12:02:00Z">
        <w:r w:rsidR="005741EB">
          <w:rPr>
            <w:rFonts w:ascii="Times New Roman" w:hAnsi="Times New Roman"/>
            <w:sz w:val="24"/>
            <w:szCs w:val="24"/>
            <w:highlight w:val="yellow"/>
          </w:rPr>
          <w:t xml:space="preserve">Agreement </w:t>
        </w:r>
      </w:ins>
      <w:r w:rsidR="009F1B08" w:rsidRPr="00C220AB">
        <w:rPr>
          <w:rFonts w:ascii="Times New Roman" w:hAnsi="Times New Roman"/>
          <w:sz w:val="24"/>
          <w:szCs w:val="24"/>
          <w:highlight w:val="yellow"/>
        </w:rPr>
        <w:t>between Partners and donor</w:t>
      </w:r>
      <w:r w:rsidR="00C220AB" w:rsidRPr="00C220AB">
        <w:rPr>
          <w:rFonts w:ascii="Times New Roman" w:hAnsi="Times New Roman"/>
          <w:sz w:val="24"/>
          <w:szCs w:val="24"/>
          <w:highlight w:val="yellow"/>
        </w:rPr>
        <w:t>)</w:t>
      </w:r>
      <w:r w:rsidR="00C220AB" w:rsidRPr="00C220AB">
        <w:rPr>
          <w:rFonts w:ascii="Times New Roman" w:hAnsi="Times New Roman"/>
          <w:sz w:val="24"/>
          <w:szCs w:val="24"/>
        </w:rPr>
        <w:t xml:space="preserve"> </w:t>
      </w:r>
      <w:r w:rsidR="005618D9" w:rsidRPr="00C220AB">
        <w:rPr>
          <w:rFonts w:ascii="Times New Roman" w:hAnsi="Times New Roman"/>
          <w:sz w:val="24"/>
          <w:szCs w:val="24"/>
        </w:rPr>
        <w:t xml:space="preserve"> </w:t>
      </w:r>
      <w:r w:rsidR="009F1B08" w:rsidRPr="00C220AB">
        <w:rPr>
          <w:rFonts w:ascii="Times New Roman" w:hAnsi="Times New Roman"/>
          <w:sz w:val="24"/>
          <w:szCs w:val="24"/>
          <w:highlight w:val="yellow"/>
        </w:rPr>
        <w:t xml:space="preserve">Name of </w:t>
      </w:r>
      <w:r w:rsidR="00C220AB" w:rsidRPr="00C220AB">
        <w:rPr>
          <w:rFonts w:ascii="Times New Roman" w:hAnsi="Times New Roman"/>
          <w:sz w:val="24"/>
          <w:szCs w:val="24"/>
          <w:highlight w:val="yellow"/>
        </w:rPr>
        <w:t>the program</w:t>
      </w:r>
      <w:r w:rsidR="00373FA4">
        <w:rPr>
          <w:rFonts w:ascii="Times New Roman" w:hAnsi="Times New Roman"/>
          <w:sz w:val="24"/>
          <w:szCs w:val="24"/>
          <w:highlight w:val="yellow"/>
        </w:rPr>
        <w:t>, CFDA number</w:t>
      </w:r>
      <w:ins w:id="38" w:author="Danielle Martin" w:date="2020-02-03T11:51:00Z">
        <w:r w:rsidR="00E62511">
          <w:rPr>
            <w:rFonts w:ascii="Times New Roman" w:hAnsi="Times New Roman"/>
            <w:sz w:val="24"/>
            <w:szCs w:val="24"/>
          </w:rPr>
          <w:t xml:space="preserve">. </w:t>
        </w:r>
      </w:ins>
      <w:ins w:id="39" w:author="Danielle Martin" w:date="2020-02-03T11:55:00Z">
        <w:r w:rsidR="00A057F6">
          <w:rPr>
            <w:rFonts w:ascii="Times New Roman" w:hAnsi="Times New Roman"/>
            <w:sz w:val="24"/>
            <w:szCs w:val="24"/>
          </w:rPr>
          <w:t xml:space="preserve">Using funds from this program, </w:t>
        </w:r>
      </w:ins>
      <w:ins w:id="40" w:author="Danielle Martin" w:date="2020-02-03T11:49:00Z">
        <w:r w:rsidR="0025239D" w:rsidRPr="006D4E2F">
          <w:rPr>
            <w:rFonts w:ascii="Times New Roman" w:hAnsi="Times New Roman"/>
            <w:sz w:val="24"/>
            <w:szCs w:val="24"/>
          </w:rPr>
          <w:t xml:space="preserve">Partners organizes grant competitions for </w:t>
        </w:r>
      </w:ins>
      <w:ins w:id="41" w:author="Danielle Martin" w:date="2020-02-03T11:50:00Z">
        <w:r w:rsidR="007326C8">
          <w:rPr>
            <w:rFonts w:ascii="Times New Roman" w:hAnsi="Times New Roman"/>
            <w:sz w:val="24"/>
            <w:szCs w:val="24"/>
          </w:rPr>
          <w:t>H</w:t>
        </w:r>
      </w:ins>
      <w:ins w:id="42" w:author="Danielle Martin" w:date="2020-02-03T11:51:00Z">
        <w:r w:rsidR="007326C8">
          <w:rPr>
            <w:rFonts w:ascii="Times New Roman" w:hAnsi="Times New Roman"/>
            <w:sz w:val="24"/>
            <w:szCs w:val="24"/>
          </w:rPr>
          <w:t>igher Educational Institutions (</w:t>
        </w:r>
      </w:ins>
      <w:ins w:id="43" w:author="Danielle Martin" w:date="2020-02-03T11:49:00Z">
        <w:r w:rsidR="0025239D" w:rsidRPr="006D4E2F">
          <w:rPr>
            <w:rFonts w:ascii="Times New Roman" w:hAnsi="Times New Roman"/>
            <w:sz w:val="24"/>
            <w:szCs w:val="24"/>
          </w:rPr>
          <w:t>HEI</w:t>
        </w:r>
      </w:ins>
      <w:ins w:id="44" w:author="Danielle Martin" w:date="2020-02-03T11:51:00Z">
        <w:r w:rsidR="007326C8">
          <w:rPr>
            <w:rFonts w:ascii="Times New Roman" w:hAnsi="Times New Roman"/>
            <w:sz w:val="24"/>
            <w:szCs w:val="24"/>
          </w:rPr>
          <w:t>s)</w:t>
        </w:r>
      </w:ins>
      <w:ins w:id="45" w:author="Danielle Martin" w:date="2020-02-03T11:49:00Z">
        <w:r w:rsidR="0025239D" w:rsidRPr="006D4E2F">
          <w:rPr>
            <w:rFonts w:ascii="Times New Roman" w:hAnsi="Times New Roman"/>
            <w:sz w:val="24"/>
            <w:szCs w:val="24"/>
          </w:rPr>
          <w:t xml:space="preserve"> and conducted the competition entitled “</w:t>
        </w:r>
      </w:ins>
      <w:customXmlInsRangeStart w:id="46" w:author="Danielle Martin" w:date="2020-02-03T11:49:00Z"/>
      <w:sdt>
        <w:sdtPr>
          <w:rPr>
            <w:rFonts w:ascii="Times New Roman" w:hAnsi="Times New Roman"/>
            <w:sz w:val="24"/>
            <w:szCs w:val="24"/>
          </w:rPr>
          <w:id w:val="1659113125"/>
          <w:placeholder>
            <w:docPart w:val="A3865063E49E49C782A9EC0F47AA306C"/>
          </w:placeholder>
        </w:sdtPr>
        <w:sdtEndPr/>
        <w:sdtContent>
          <w:customXmlInsRangeEnd w:id="46"/>
          <w:ins w:id="47" w:author="Danielle Martin" w:date="2020-02-03T11:49:00Z">
            <w:r w:rsidR="0025239D" w:rsidRPr="006D4E2F">
              <w:rPr>
                <w:rFonts w:ascii="Times New Roman" w:hAnsi="Times New Roman"/>
                <w:sz w:val="24"/>
                <w:szCs w:val="24"/>
              </w:rPr>
              <w:t xml:space="preserve">Competition </w:t>
            </w:r>
          </w:ins>
          <w:ins w:id="48" w:author="Danielle Martin" w:date="2020-02-03T11:50:00Z">
            <w:r w:rsidR="0025239D">
              <w:rPr>
                <w:rFonts w:ascii="Times New Roman" w:hAnsi="Times New Roman"/>
                <w:sz w:val="24"/>
                <w:szCs w:val="24"/>
              </w:rPr>
              <w:t>XXXX</w:t>
            </w:r>
          </w:ins>
          <w:ins w:id="49" w:author="Danielle Martin" w:date="2020-02-03T11:49:00Z">
            <w:r w:rsidR="0025239D" w:rsidRPr="006D4E2F">
              <w:rPr>
                <w:rFonts w:ascii="Times New Roman" w:hAnsi="Times New Roman"/>
                <w:sz w:val="24"/>
                <w:szCs w:val="24"/>
              </w:rPr>
              <w:t xml:space="preserve">: </w:t>
            </w:r>
          </w:ins>
          <w:ins w:id="50" w:author="Danielle Martin" w:date="2020-02-03T11:50:00Z">
            <w:r w:rsidR="0025239D">
              <w:rPr>
                <w:rFonts w:ascii="Times New Roman" w:hAnsi="Times New Roman"/>
                <w:sz w:val="24"/>
                <w:szCs w:val="24"/>
              </w:rPr>
              <w:t>XXXXX</w:t>
            </w:r>
          </w:ins>
          <w:customXmlInsRangeStart w:id="51" w:author="Danielle Martin" w:date="2020-02-03T11:49:00Z"/>
        </w:sdtContent>
      </w:sdt>
      <w:customXmlInsRangeEnd w:id="51"/>
      <w:ins w:id="52" w:author="Danielle Martin" w:date="2020-02-03T11:49:00Z">
        <w:r w:rsidR="0025239D" w:rsidRPr="006D4E2F">
          <w:rPr>
            <w:rFonts w:ascii="Times New Roman" w:hAnsi="Times New Roman"/>
            <w:sz w:val="24"/>
            <w:szCs w:val="24"/>
          </w:rPr>
          <w:t xml:space="preserve">,” with the objective of promoting study abroad or exchange programs in </w:t>
        </w:r>
      </w:ins>
      <w:ins w:id="53" w:author="Danielle Martin" w:date="2020-02-03T11:50:00Z">
        <w:r w:rsidR="0025239D">
          <w:rPr>
            <w:rFonts w:ascii="Times New Roman" w:hAnsi="Times New Roman"/>
            <w:sz w:val="24"/>
            <w:szCs w:val="24"/>
          </w:rPr>
          <w:t>XXXXXXXX</w:t>
        </w:r>
      </w:ins>
      <w:ins w:id="54" w:author="Danielle Martin" w:date="2020-02-03T11:49:00Z">
        <w:r w:rsidR="0025239D" w:rsidRPr="006D4E2F">
          <w:rPr>
            <w:rFonts w:ascii="Times New Roman" w:hAnsi="Times New Roman"/>
            <w:sz w:val="24"/>
            <w:szCs w:val="24"/>
          </w:rPr>
          <w:t>;</w:t>
        </w:r>
      </w:ins>
    </w:p>
    <w:p w14:paraId="370CFB94" w14:textId="77777777" w:rsidR="0025239D" w:rsidRDefault="0025239D" w:rsidP="0014191C">
      <w:pPr>
        <w:rPr>
          <w:rFonts w:ascii="Times New Roman" w:hAnsi="Times New Roman"/>
          <w:sz w:val="24"/>
          <w:szCs w:val="24"/>
        </w:rPr>
      </w:pPr>
    </w:p>
    <w:p w14:paraId="06D72C6D" w14:textId="042E9DED" w:rsidR="005064EE" w:rsidRDefault="005618D9" w:rsidP="005064EE">
      <w:pPr>
        <w:rPr>
          <w:rFonts w:ascii="Times New Roman" w:hAnsi="Times New Roman"/>
          <w:sz w:val="24"/>
          <w:szCs w:val="24"/>
        </w:rPr>
      </w:pPr>
      <w:del w:id="55" w:author="Danielle Martin" w:date="2020-02-03T11:43:00Z">
        <w:r w:rsidRPr="00C220AB" w:rsidDel="00486506">
          <w:rPr>
            <w:rFonts w:ascii="Times New Roman" w:hAnsi="Times New Roman"/>
            <w:sz w:val="24"/>
            <w:szCs w:val="24"/>
          </w:rPr>
          <w:delText xml:space="preserve"> </w:delText>
        </w:r>
      </w:del>
      <w:r w:rsidR="005064EE">
        <w:rPr>
          <w:rFonts w:ascii="Times New Roman" w:hAnsi="Times New Roman"/>
          <w:sz w:val="24"/>
          <w:szCs w:val="24"/>
        </w:rPr>
        <w:t xml:space="preserve">The </w:t>
      </w:r>
      <w:r w:rsidR="005064EE" w:rsidRPr="005064EE">
        <w:rPr>
          <w:rFonts w:ascii="Times New Roman" w:hAnsi="Times New Roman"/>
          <w:sz w:val="24"/>
          <w:szCs w:val="24"/>
        </w:rPr>
        <w:t>Sub-</w:t>
      </w:r>
      <w:del w:id="56" w:author="Danielle Martin" w:date="2020-02-03T11:48:00Z">
        <w:r w:rsidR="005064EE" w:rsidRPr="005064EE" w:rsidDel="00A85D81">
          <w:rPr>
            <w:rFonts w:ascii="Times New Roman" w:hAnsi="Times New Roman"/>
            <w:sz w:val="24"/>
            <w:szCs w:val="24"/>
          </w:rPr>
          <w:delText>Awardee</w:delText>
        </w:r>
      </w:del>
      <w:ins w:id="57" w:author="Danielle Martin" w:date="2020-02-03T11:48:00Z">
        <w:r w:rsidR="00A85D81">
          <w:rPr>
            <w:rFonts w:ascii="Times New Roman" w:hAnsi="Times New Roman"/>
            <w:sz w:val="24"/>
            <w:szCs w:val="24"/>
          </w:rPr>
          <w:t>Grantee</w:t>
        </w:r>
      </w:ins>
      <w:r w:rsidR="005064EE" w:rsidRPr="005064EE">
        <w:rPr>
          <w:rFonts w:ascii="Times New Roman" w:hAnsi="Times New Roman"/>
          <w:sz w:val="24"/>
          <w:szCs w:val="24"/>
        </w:rPr>
        <w:t xml:space="preserve"> has been identified through the proposal process as having certain required corporate and technical capabilities necessary to support Partners’ implementation of the  agreement, and Partners has determined that it is in their best interest to obtain assistance from Sub-</w:t>
      </w:r>
      <w:del w:id="58" w:author="Danielle Martin" w:date="2020-02-03T11:48:00Z">
        <w:r w:rsidR="005064EE" w:rsidRPr="005064EE" w:rsidDel="00A85D81">
          <w:rPr>
            <w:rFonts w:ascii="Times New Roman" w:hAnsi="Times New Roman"/>
            <w:sz w:val="24"/>
            <w:szCs w:val="24"/>
          </w:rPr>
          <w:delText>Awardee</w:delText>
        </w:r>
      </w:del>
      <w:ins w:id="59" w:author="Danielle Martin" w:date="2020-02-03T11:48:00Z">
        <w:r w:rsidR="00A85D81">
          <w:rPr>
            <w:rFonts w:ascii="Times New Roman" w:hAnsi="Times New Roman"/>
            <w:sz w:val="24"/>
            <w:szCs w:val="24"/>
          </w:rPr>
          <w:t>Grantee</w:t>
        </w:r>
      </w:ins>
      <w:r w:rsidR="005064EE" w:rsidRPr="005064EE">
        <w:rPr>
          <w:rFonts w:ascii="Times New Roman" w:hAnsi="Times New Roman"/>
          <w:sz w:val="24"/>
          <w:szCs w:val="24"/>
        </w:rPr>
        <w:t xml:space="preserve"> for the performance of the work/services set forth in the grant agreement with</w:t>
      </w:r>
      <w:del w:id="60" w:author="Danielle Martin" w:date="2020-02-03T12:03:00Z">
        <w:r w:rsidR="005064EE" w:rsidRPr="005064EE" w:rsidDel="005741EB">
          <w:rPr>
            <w:rFonts w:ascii="Times New Roman" w:hAnsi="Times New Roman"/>
            <w:sz w:val="24"/>
            <w:szCs w:val="24"/>
          </w:rPr>
          <w:delText xml:space="preserve"> [</w:delText>
        </w:r>
        <w:r w:rsidR="00B12907" w:rsidDel="005741EB">
          <w:rPr>
            <w:rFonts w:ascii="Times New Roman" w:hAnsi="Times New Roman"/>
            <w:sz w:val="24"/>
            <w:szCs w:val="24"/>
            <w:highlight w:val="yellow"/>
          </w:rPr>
          <w:delText>NAME OF DONOR</w:delText>
        </w:r>
        <w:r w:rsidR="005064EE" w:rsidRPr="005064EE" w:rsidDel="005741EB">
          <w:rPr>
            <w:rFonts w:ascii="Times New Roman" w:hAnsi="Times New Roman"/>
            <w:sz w:val="24"/>
            <w:szCs w:val="24"/>
          </w:rPr>
          <w:delText>]</w:delText>
        </w:r>
      </w:del>
      <w:ins w:id="61" w:author="Danielle Martin" w:date="2020-02-03T12:03:00Z">
        <w:r w:rsidR="005741EB">
          <w:rPr>
            <w:rFonts w:ascii="Times New Roman" w:hAnsi="Times New Roman"/>
            <w:sz w:val="24"/>
            <w:szCs w:val="24"/>
          </w:rPr>
          <w:t xml:space="preserve"> USDOS</w:t>
        </w:r>
      </w:ins>
      <w:r w:rsidR="005064EE" w:rsidRPr="005064EE">
        <w:rPr>
          <w:rFonts w:ascii="Times New Roman" w:hAnsi="Times New Roman"/>
          <w:sz w:val="24"/>
          <w:szCs w:val="24"/>
        </w:rPr>
        <w:t>; and</w:t>
      </w:r>
    </w:p>
    <w:p w14:paraId="07D01569" w14:textId="77777777" w:rsidR="005064EE" w:rsidRPr="005064EE" w:rsidRDefault="005064EE" w:rsidP="005064EE">
      <w:pPr>
        <w:rPr>
          <w:rFonts w:ascii="Times New Roman" w:hAnsi="Times New Roman"/>
          <w:sz w:val="24"/>
          <w:szCs w:val="24"/>
        </w:rPr>
      </w:pPr>
    </w:p>
    <w:p w14:paraId="54D21F61" w14:textId="71FE9730" w:rsidR="005064EE" w:rsidRDefault="005064EE" w:rsidP="005064EE">
      <w:pPr>
        <w:rPr>
          <w:rFonts w:ascii="Times New Roman" w:hAnsi="Times New Roman"/>
          <w:sz w:val="24"/>
          <w:szCs w:val="24"/>
        </w:rPr>
      </w:pPr>
      <w:r w:rsidRPr="005064EE">
        <w:rPr>
          <w:rFonts w:ascii="Times New Roman" w:hAnsi="Times New Roman"/>
          <w:sz w:val="24"/>
          <w:szCs w:val="24"/>
        </w:rPr>
        <w:t>WHEREAS, Sub-</w:t>
      </w:r>
      <w:del w:id="62" w:author="Danielle Martin" w:date="2020-02-03T11:48:00Z">
        <w:r w:rsidRPr="005064EE" w:rsidDel="00A85D81">
          <w:rPr>
            <w:rFonts w:ascii="Times New Roman" w:hAnsi="Times New Roman"/>
            <w:sz w:val="24"/>
            <w:szCs w:val="24"/>
          </w:rPr>
          <w:delText>Awardee</w:delText>
        </w:r>
      </w:del>
      <w:ins w:id="63" w:author="Danielle Martin" w:date="2020-02-03T11:48:00Z">
        <w:r w:rsidR="00A85D81">
          <w:rPr>
            <w:rFonts w:ascii="Times New Roman" w:hAnsi="Times New Roman"/>
            <w:sz w:val="24"/>
            <w:szCs w:val="24"/>
          </w:rPr>
          <w:t>Grantee</w:t>
        </w:r>
      </w:ins>
      <w:r w:rsidRPr="005064EE">
        <w:rPr>
          <w:rFonts w:ascii="Times New Roman" w:hAnsi="Times New Roman"/>
          <w:sz w:val="24"/>
          <w:szCs w:val="24"/>
        </w:rPr>
        <w:t xml:space="preserve"> has agreed to perform the specified work and/or services as outlined in </w:t>
      </w:r>
      <w:del w:id="64" w:author="Danielle Martin" w:date="2020-02-03T12:06:00Z">
        <w:r w:rsidRPr="005064EE" w:rsidDel="00A50B18">
          <w:rPr>
            <w:rFonts w:ascii="Times New Roman" w:hAnsi="Times New Roman"/>
            <w:sz w:val="24"/>
            <w:szCs w:val="24"/>
          </w:rPr>
          <w:delText xml:space="preserve">the program description </w:delText>
        </w:r>
      </w:del>
      <w:ins w:id="65" w:author="Danielle Martin" w:date="2020-02-03T12:06:00Z">
        <w:r w:rsidR="00A50B18">
          <w:rPr>
            <w:rFonts w:ascii="Times New Roman" w:hAnsi="Times New Roman"/>
            <w:sz w:val="24"/>
            <w:szCs w:val="24"/>
          </w:rPr>
          <w:t>the proposal</w:t>
        </w:r>
        <w:r w:rsidR="00A50B18" w:rsidRPr="005064EE">
          <w:rPr>
            <w:rFonts w:ascii="Times New Roman" w:hAnsi="Times New Roman"/>
            <w:sz w:val="24"/>
            <w:szCs w:val="24"/>
          </w:rPr>
          <w:t xml:space="preserve"> </w:t>
        </w:r>
      </w:ins>
      <w:r w:rsidRPr="005064EE">
        <w:rPr>
          <w:rFonts w:ascii="Times New Roman" w:hAnsi="Times New Roman"/>
          <w:sz w:val="24"/>
          <w:szCs w:val="24"/>
        </w:rPr>
        <w:t xml:space="preserve">(Attachment </w:t>
      </w:r>
      <w:r w:rsidR="00347417">
        <w:rPr>
          <w:rFonts w:ascii="Times New Roman" w:hAnsi="Times New Roman"/>
          <w:sz w:val="24"/>
          <w:szCs w:val="24"/>
        </w:rPr>
        <w:t xml:space="preserve"> A</w:t>
      </w:r>
      <w:r>
        <w:rPr>
          <w:rFonts w:ascii="Times New Roman" w:hAnsi="Times New Roman"/>
          <w:sz w:val="24"/>
          <w:szCs w:val="24"/>
        </w:rPr>
        <w:t>)</w:t>
      </w:r>
      <w:r w:rsidRPr="005064EE">
        <w:rPr>
          <w:rFonts w:ascii="Times New Roman" w:hAnsi="Times New Roman"/>
          <w:sz w:val="24"/>
          <w:szCs w:val="24"/>
        </w:rPr>
        <w:t xml:space="preserve"> and based on a work plan to be jointly developed by Partners and Sub-</w:t>
      </w:r>
      <w:del w:id="66" w:author="Danielle Martin" w:date="2020-02-03T11:48:00Z">
        <w:r w:rsidRPr="005064EE" w:rsidDel="00A85D81">
          <w:rPr>
            <w:rFonts w:ascii="Times New Roman" w:hAnsi="Times New Roman"/>
            <w:sz w:val="24"/>
            <w:szCs w:val="24"/>
          </w:rPr>
          <w:delText>Awardee</w:delText>
        </w:r>
      </w:del>
      <w:ins w:id="67" w:author="Danielle Martin" w:date="2020-02-03T11:48:00Z">
        <w:r w:rsidR="00A85D81">
          <w:rPr>
            <w:rFonts w:ascii="Times New Roman" w:hAnsi="Times New Roman"/>
            <w:sz w:val="24"/>
            <w:szCs w:val="24"/>
          </w:rPr>
          <w:t>Grantee</w:t>
        </w:r>
      </w:ins>
      <w:r w:rsidRPr="005064EE">
        <w:rPr>
          <w:rFonts w:ascii="Times New Roman" w:hAnsi="Times New Roman"/>
          <w:sz w:val="24"/>
          <w:szCs w:val="24"/>
        </w:rPr>
        <w:t>;</w:t>
      </w:r>
    </w:p>
    <w:p w14:paraId="1C0ABBF5" w14:textId="77777777" w:rsidR="005064EE" w:rsidRPr="005064EE" w:rsidRDefault="005064EE" w:rsidP="005064EE">
      <w:pPr>
        <w:rPr>
          <w:rFonts w:ascii="Times New Roman" w:hAnsi="Times New Roman"/>
          <w:sz w:val="24"/>
          <w:szCs w:val="24"/>
        </w:rPr>
      </w:pPr>
      <w:r w:rsidRPr="005064EE">
        <w:rPr>
          <w:rFonts w:ascii="Times New Roman" w:hAnsi="Times New Roman"/>
          <w:sz w:val="24"/>
          <w:szCs w:val="24"/>
        </w:rPr>
        <w:t xml:space="preserve"> </w:t>
      </w:r>
    </w:p>
    <w:p w14:paraId="62D9792C"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NOW, THEREFORE, in consideration of the covenants, agreements, representations, warranties, terms, and provisions herein contained, the receipt and sufficiency of which are hereby acknowledged, the parties hereto agree as follows: </w:t>
      </w:r>
    </w:p>
    <w:p w14:paraId="4C0A7EA6" w14:textId="77777777" w:rsidR="005064EE" w:rsidRPr="005064EE" w:rsidRDefault="005064EE" w:rsidP="005064EE">
      <w:pPr>
        <w:rPr>
          <w:rFonts w:ascii="Times New Roman" w:hAnsi="Times New Roman"/>
          <w:sz w:val="24"/>
          <w:szCs w:val="24"/>
        </w:rPr>
      </w:pPr>
    </w:p>
    <w:p w14:paraId="49A99533" w14:textId="57D3AA60" w:rsidR="005064EE" w:rsidRDefault="005064EE" w:rsidP="005064EE">
      <w:pPr>
        <w:rPr>
          <w:rFonts w:ascii="Times New Roman" w:hAnsi="Times New Roman"/>
          <w:sz w:val="24"/>
          <w:szCs w:val="24"/>
        </w:rPr>
      </w:pPr>
      <w:r w:rsidRPr="005064EE">
        <w:rPr>
          <w:rFonts w:ascii="Times New Roman" w:hAnsi="Times New Roman"/>
          <w:sz w:val="24"/>
          <w:szCs w:val="24"/>
        </w:rPr>
        <w:t>Partners and the Sub-</w:t>
      </w:r>
      <w:del w:id="68" w:author="Danielle Martin" w:date="2020-02-03T11:48:00Z">
        <w:r w:rsidRPr="005064EE" w:rsidDel="00A85D81">
          <w:rPr>
            <w:rFonts w:ascii="Times New Roman" w:hAnsi="Times New Roman"/>
            <w:sz w:val="24"/>
            <w:szCs w:val="24"/>
          </w:rPr>
          <w:delText>Awardee</w:delText>
        </w:r>
      </w:del>
      <w:ins w:id="69" w:author="Danielle Martin" w:date="2020-02-03T11:48:00Z">
        <w:r w:rsidR="00A85D81">
          <w:rPr>
            <w:rFonts w:ascii="Times New Roman" w:hAnsi="Times New Roman"/>
            <w:sz w:val="24"/>
            <w:szCs w:val="24"/>
          </w:rPr>
          <w:t>Grantee</w:t>
        </w:r>
      </w:ins>
      <w:r w:rsidRPr="005064EE">
        <w:rPr>
          <w:rFonts w:ascii="Times New Roman" w:hAnsi="Times New Roman"/>
          <w:sz w:val="24"/>
          <w:szCs w:val="24"/>
        </w:rPr>
        <w:t xml:space="preserve"> agree to the terms of this </w:t>
      </w:r>
      <w:del w:id="70" w:author="Danielle Martin" w:date="2020-02-03T11:57:00Z">
        <w:r w:rsidRPr="005064EE" w:rsidDel="0044078C">
          <w:rPr>
            <w:rFonts w:ascii="Times New Roman" w:hAnsi="Times New Roman"/>
            <w:sz w:val="24"/>
            <w:szCs w:val="24"/>
          </w:rPr>
          <w:delText>Sub-Agreement</w:delText>
        </w:r>
      </w:del>
      <w:ins w:id="71" w:author="Danielle Martin" w:date="2020-02-03T11:57:00Z">
        <w:r w:rsidR="0044078C">
          <w:rPr>
            <w:rFonts w:ascii="Times New Roman" w:hAnsi="Times New Roman"/>
            <w:sz w:val="24"/>
            <w:szCs w:val="24"/>
          </w:rPr>
          <w:t>Sub-Grant Agreement</w:t>
        </w:r>
      </w:ins>
      <w:r w:rsidRPr="005064EE">
        <w:rPr>
          <w:rFonts w:ascii="Times New Roman" w:hAnsi="Times New Roman"/>
          <w:sz w:val="24"/>
          <w:szCs w:val="24"/>
        </w:rPr>
        <w:t xml:space="preserve"> as set forth on Attachment </w:t>
      </w:r>
      <w:r w:rsidR="00347417">
        <w:rPr>
          <w:rFonts w:ascii="Times New Roman" w:hAnsi="Times New Roman"/>
          <w:sz w:val="24"/>
          <w:szCs w:val="24"/>
        </w:rPr>
        <w:t>F</w:t>
      </w:r>
      <w:r w:rsidRPr="005064EE">
        <w:rPr>
          <w:rFonts w:ascii="Times New Roman" w:hAnsi="Times New Roman"/>
          <w:sz w:val="24"/>
          <w:szCs w:val="24"/>
        </w:rPr>
        <w:t>:</w:t>
      </w:r>
      <w:r w:rsidR="00347417">
        <w:rPr>
          <w:rFonts w:ascii="Times New Roman" w:hAnsi="Times New Roman"/>
          <w:sz w:val="24"/>
          <w:szCs w:val="24"/>
        </w:rPr>
        <w:t xml:space="preserve"> Partners of the Americas </w:t>
      </w:r>
      <w:r w:rsidRPr="005064EE">
        <w:rPr>
          <w:rFonts w:ascii="Times New Roman" w:hAnsi="Times New Roman"/>
          <w:sz w:val="24"/>
          <w:szCs w:val="24"/>
        </w:rPr>
        <w:t>Standard P</w:t>
      </w:r>
      <w:r w:rsidR="00347417">
        <w:rPr>
          <w:rFonts w:ascii="Times New Roman" w:hAnsi="Times New Roman"/>
          <w:sz w:val="24"/>
          <w:szCs w:val="24"/>
        </w:rPr>
        <w:t>rovision</w:t>
      </w:r>
      <w:r w:rsidRPr="005064EE">
        <w:rPr>
          <w:rFonts w:ascii="Times New Roman" w:hAnsi="Times New Roman"/>
          <w:sz w:val="24"/>
          <w:szCs w:val="24"/>
        </w:rPr>
        <w:t>s.</w:t>
      </w:r>
    </w:p>
    <w:p w14:paraId="09CD98C7" w14:textId="77777777" w:rsidR="006D52D7" w:rsidRPr="00C220AB" w:rsidRDefault="006D52D7">
      <w:pPr>
        <w:rPr>
          <w:rFonts w:ascii="Times New Roman" w:hAnsi="Times New Roman"/>
          <w:b/>
          <w:sz w:val="24"/>
          <w:szCs w:val="24"/>
        </w:rPr>
      </w:pPr>
    </w:p>
    <w:p w14:paraId="2F6AB634" w14:textId="77777777" w:rsidR="006D52D7" w:rsidRPr="001F56C5" w:rsidRDefault="006D52D7">
      <w:pPr>
        <w:pStyle w:val="Heading1"/>
        <w:rPr>
          <w:szCs w:val="24"/>
        </w:rPr>
      </w:pPr>
      <w:r w:rsidRPr="001F56C5">
        <w:rPr>
          <w:szCs w:val="24"/>
        </w:rPr>
        <w:t>ARTICLE 1. Privity</w:t>
      </w:r>
    </w:p>
    <w:p w14:paraId="2BDCAD4D" w14:textId="0EE256F7" w:rsidR="006D52D7" w:rsidRPr="00C220AB" w:rsidRDefault="006D52D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Cs w:val="24"/>
        </w:rPr>
      </w:pPr>
      <w:r w:rsidRPr="001F56C5">
        <w:rPr>
          <w:szCs w:val="24"/>
        </w:rPr>
        <w:t xml:space="preserve">This </w:t>
      </w:r>
      <w:del w:id="72" w:author="Danielle Martin" w:date="2020-02-03T11:59:00Z">
        <w:r w:rsidRPr="001F56C5" w:rsidDel="004B0D5E">
          <w:rPr>
            <w:szCs w:val="24"/>
          </w:rPr>
          <w:delText xml:space="preserve">agreement </w:delText>
        </w:r>
      </w:del>
      <w:ins w:id="73" w:author="Danielle Martin" w:date="2020-02-03T11:59:00Z">
        <w:r w:rsidR="004B0D5E" w:rsidRPr="001F56C5">
          <w:rPr>
            <w:szCs w:val="24"/>
          </w:rPr>
          <w:t xml:space="preserve">Agreement </w:t>
        </w:r>
      </w:ins>
      <w:r w:rsidRPr="001F56C5">
        <w:rPr>
          <w:szCs w:val="24"/>
        </w:rPr>
        <w:t xml:space="preserve">is funded in whole or in part with funds from </w:t>
      </w:r>
      <w:del w:id="74" w:author="Danielle Martin" w:date="2020-02-03T12:07:00Z">
        <w:r w:rsidR="00B05BC4" w:rsidRPr="001F56C5" w:rsidDel="001F56C5">
          <w:rPr>
            <w:szCs w:val="24"/>
            <w:rPrChange w:id="75" w:author="Danielle Martin" w:date="2020-02-03T12:07:00Z">
              <w:rPr>
                <w:szCs w:val="24"/>
                <w:highlight w:val="yellow"/>
              </w:rPr>
            </w:rPrChange>
          </w:rPr>
          <w:delText>NAME OF DONOR</w:delText>
        </w:r>
      </w:del>
      <w:ins w:id="76" w:author="Danielle Martin" w:date="2020-02-03T12:07:00Z">
        <w:r w:rsidR="001F56C5" w:rsidRPr="001F56C5">
          <w:rPr>
            <w:szCs w:val="24"/>
            <w:rPrChange w:id="77" w:author="Danielle Martin" w:date="2020-02-03T12:07:00Z">
              <w:rPr>
                <w:szCs w:val="24"/>
                <w:highlight w:val="yellow"/>
              </w:rPr>
            </w:rPrChange>
          </w:rPr>
          <w:t>USDOS</w:t>
        </w:r>
      </w:ins>
      <w:r w:rsidRPr="001F56C5">
        <w:rPr>
          <w:szCs w:val="24"/>
        </w:rPr>
        <w:t xml:space="preserve">.  However, neither </w:t>
      </w:r>
      <w:del w:id="78" w:author="Danielle Martin" w:date="2020-02-03T12:07:00Z">
        <w:r w:rsidR="00B05BC4" w:rsidRPr="001F56C5" w:rsidDel="001F56C5">
          <w:rPr>
            <w:szCs w:val="24"/>
            <w:rPrChange w:id="79" w:author="Danielle Martin" w:date="2020-02-03T12:07:00Z">
              <w:rPr>
                <w:szCs w:val="24"/>
                <w:highlight w:val="yellow"/>
              </w:rPr>
            </w:rPrChange>
          </w:rPr>
          <w:delText>NAME OF DONOR</w:delText>
        </w:r>
      </w:del>
      <w:ins w:id="80" w:author="Danielle Martin" w:date="2020-02-03T12:07:00Z">
        <w:r w:rsidR="001F56C5" w:rsidRPr="001F56C5">
          <w:rPr>
            <w:szCs w:val="24"/>
            <w:rPrChange w:id="81" w:author="Danielle Martin" w:date="2020-02-03T12:07:00Z">
              <w:rPr>
                <w:szCs w:val="24"/>
                <w:highlight w:val="yellow"/>
              </w:rPr>
            </w:rPrChange>
          </w:rPr>
          <w:t>USDOS</w:t>
        </w:r>
      </w:ins>
      <w:r w:rsidR="00B05BC4" w:rsidRPr="001F56C5">
        <w:rPr>
          <w:szCs w:val="24"/>
        </w:rPr>
        <w:t xml:space="preserve"> </w:t>
      </w:r>
      <w:r w:rsidRPr="001F56C5">
        <w:rPr>
          <w:szCs w:val="24"/>
        </w:rPr>
        <w:t xml:space="preserve">nor any of its departments, agencies, or employees is or will be a party to this agreement or any </w:t>
      </w:r>
      <w:del w:id="82" w:author="Danielle Martin" w:date="2020-02-03T13:06:00Z">
        <w:r w:rsidRPr="001F56C5" w:rsidDel="003C758C">
          <w:rPr>
            <w:szCs w:val="24"/>
          </w:rPr>
          <w:delText>lower-tier</w:delText>
        </w:r>
      </w:del>
      <w:ins w:id="83" w:author="Danielle Martin" w:date="2020-02-03T13:06:00Z">
        <w:r w:rsidR="003C758C" w:rsidRPr="001F56C5">
          <w:rPr>
            <w:szCs w:val="24"/>
          </w:rPr>
          <w:t>lower tier</w:t>
        </w:r>
      </w:ins>
      <w:r w:rsidRPr="001F56C5">
        <w:rPr>
          <w:szCs w:val="24"/>
        </w:rPr>
        <w:t xml:space="preserve"> </w:t>
      </w:r>
      <w:del w:id="84" w:author="Danielle Martin" w:date="2020-02-03T11:57:00Z">
        <w:r w:rsidR="00343E21" w:rsidRPr="001F56C5" w:rsidDel="0044078C">
          <w:rPr>
            <w:szCs w:val="24"/>
          </w:rPr>
          <w:delText>Sub-agreement</w:delText>
        </w:r>
      </w:del>
      <w:ins w:id="85" w:author="Danielle Martin" w:date="2020-02-03T11:57:00Z">
        <w:r w:rsidR="0044078C" w:rsidRPr="001F56C5">
          <w:rPr>
            <w:szCs w:val="24"/>
          </w:rPr>
          <w:t>Sub-Grant Agreement</w:t>
        </w:r>
      </w:ins>
      <w:r w:rsidRPr="001F56C5">
        <w:rPr>
          <w:szCs w:val="24"/>
        </w:rPr>
        <w:t xml:space="preserve">.  No privity between the </w:t>
      </w:r>
      <w:del w:id="86" w:author="Danielle Martin" w:date="2020-02-03T12:07:00Z">
        <w:r w:rsidR="00B05BC4" w:rsidRPr="001F56C5" w:rsidDel="001F56C5">
          <w:rPr>
            <w:szCs w:val="24"/>
            <w:rPrChange w:id="87" w:author="Danielle Martin" w:date="2020-02-03T12:07:00Z">
              <w:rPr>
                <w:szCs w:val="24"/>
                <w:highlight w:val="yellow"/>
              </w:rPr>
            </w:rPrChange>
          </w:rPr>
          <w:delText>NAME OF DONOR</w:delText>
        </w:r>
      </w:del>
      <w:ins w:id="88" w:author="Danielle Martin" w:date="2020-02-03T12:07:00Z">
        <w:r w:rsidR="001F56C5" w:rsidRPr="001F56C5">
          <w:rPr>
            <w:szCs w:val="24"/>
            <w:rPrChange w:id="89" w:author="Danielle Martin" w:date="2020-02-03T12:07:00Z">
              <w:rPr>
                <w:szCs w:val="24"/>
                <w:highlight w:val="yellow"/>
              </w:rPr>
            </w:rPrChange>
          </w:rPr>
          <w:t>USDOS</w:t>
        </w:r>
      </w:ins>
      <w:r w:rsidRPr="001F56C5">
        <w:rPr>
          <w:szCs w:val="24"/>
        </w:rPr>
        <w:t xml:space="preserve"> and the </w:t>
      </w:r>
      <w:r w:rsidR="00343E21" w:rsidRPr="001F56C5">
        <w:rPr>
          <w:szCs w:val="24"/>
        </w:rPr>
        <w:t>SUB-</w:t>
      </w:r>
      <w:del w:id="90" w:author="Danielle Martin" w:date="2020-02-03T11:48:00Z">
        <w:r w:rsidR="00343E21" w:rsidRPr="001F56C5" w:rsidDel="00A85D81">
          <w:rPr>
            <w:szCs w:val="24"/>
          </w:rPr>
          <w:delText>AWARDEE</w:delText>
        </w:r>
      </w:del>
      <w:ins w:id="91" w:author="Danielle Martin" w:date="2020-02-03T11:48:00Z">
        <w:r w:rsidR="00A85D81" w:rsidRPr="001F56C5">
          <w:rPr>
            <w:szCs w:val="24"/>
          </w:rPr>
          <w:t>GRANTEE</w:t>
        </w:r>
      </w:ins>
      <w:r w:rsidRPr="001F56C5">
        <w:rPr>
          <w:szCs w:val="24"/>
        </w:rPr>
        <w:t xml:space="preserve"> is established by this agreement.  The </w:t>
      </w:r>
      <w:r w:rsidR="00343E21" w:rsidRPr="001F56C5">
        <w:rPr>
          <w:szCs w:val="24"/>
        </w:rPr>
        <w:t>SUB-</w:t>
      </w:r>
      <w:del w:id="92" w:author="Danielle Martin" w:date="2020-02-03T11:48:00Z">
        <w:r w:rsidR="00343E21" w:rsidRPr="001F56C5" w:rsidDel="00A85D81">
          <w:rPr>
            <w:szCs w:val="24"/>
          </w:rPr>
          <w:lastRenderedPageBreak/>
          <w:delText>AWARDEE</w:delText>
        </w:r>
      </w:del>
      <w:ins w:id="93" w:author="Danielle Martin" w:date="2020-02-03T11:48:00Z">
        <w:r w:rsidR="00A85D81" w:rsidRPr="001F56C5">
          <w:rPr>
            <w:szCs w:val="24"/>
          </w:rPr>
          <w:t>GRANTEE</w:t>
        </w:r>
      </w:ins>
      <w:r w:rsidR="009D3E08" w:rsidRPr="001F56C5">
        <w:rPr>
          <w:szCs w:val="24"/>
        </w:rPr>
        <w:t xml:space="preserve"> </w:t>
      </w:r>
      <w:r w:rsidRPr="001F56C5">
        <w:rPr>
          <w:szCs w:val="24"/>
        </w:rPr>
        <w:t xml:space="preserve">shall respect and will not cause to undermine the privity of the </w:t>
      </w:r>
      <w:r w:rsidR="00355D0A" w:rsidRPr="001F56C5">
        <w:rPr>
          <w:szCs w:val="24"/>
        </w:rPr>
        <w:t>agreement</w:t>
      </w:r>
      <w:r w:rsidRPr="001F56C5">
        <w:rPr>
          <w:szCs w:val="24"/>
        </w:rPr>
        <w:t xml:space="preserve"> between </w:t>
      </w:r>
      <w:del w:id="94" w:author="Danielle Martin" w:date="2020-02-03T12:07:00Z">
        <w:r w:rsidR="00B05BC4" w:rsidRPr="001F56C5" w:rsidDel="001F56C5">
          <w:rPr>
            <w:szCs w:val="24"/>
            <w:rPrChange w:id="95" w:author="Danielle Martin" w:date="2020-02-03T12:07:00Z">
              <w:rPr>
                <w:szCs w:val="24"/>
                <w:highlight w:val="yellow"/>
              </w:rPr>
            </w:rPrChange>
          </w:rPr>
          <w:delText>NAME OF DONOR</w:delText>
        </w:r>
      </w:del>
      <w:ins w:id="96" w:author="Danielle Martin" w:date="2020-02-03T12:07:00Z">
        <w:r w:rsidR="001F56C5" w:rsidRPr="001F56C5">
          <w:rPr>
            <w:szCs w:val="24"/>
            <w:rPrChange w:id="97" w:author="Danielle Martin" w:date="2020-02-03T12:07:00Z">
              <w:rPr>
                <w:szCs w:val="24"/>
                <w:highlight w:val="yellow"/>
              </w:rPr>
            </w:rPrChange>
          </w:rPr>
          <w:t>USDOS</w:t>
        </w:r>
      </w:ins>
      <w:r w:rsidRPr="001F56C5">
        <w:rPr>
          <w:szCs w:val="24"/>
        </w:rPr>
        <w:t xml:space="preserve"> and</w:t>
      </w:r>
      <w:r w:rsidRPr="00C220AB">
        <w:rPr>
          <w:szCs w:val="24"/>
        </w:rPr>
        <w:t xml:space="preserve"> PARTNERS.  </w:t>
      </w:r>
    </w:p>
    <w:p w14:paraId="4BF13698" w14:textId="77777777" w:rsidR="006D52D7" w:rsidRPr="00C220AB" w:rsidRDefault="006D52D7">
      <w:pPr>
        <w:rPr>
          <w:rFonts w:ascii="Times New Roman" w:hAnsi="Times New Roman"/>
          <w:b/>
          <w:sz w:val="24"/>
          <w:szCs w:val="24"/>
        </w:rPr>
      </w:pPr>
    </w:p>
    <w:p w14:paraId="7FC833F7" w14:textId="77777777" w:rsidR="006D52D7" w:rsidRPr="00C220AB" w:rsidRDefault="006D52D7">
      <w:pPr>
        <w:pStyle w:val="Heading1"/>
        <w:rPr>
          <w:szCs w:val="24"/>
        </w:rPr>
      </w:pPr>
      <w:r w:rsidRPr="00C220AB">
        <w:rPr>
          <w:szCs w:val="24"/>
        </w:rPr>
        <w:t xml:space="preserve">ARTICLE 2. </w:t>
      </w:r>
      <w:r w:rsidR="00343E21">
        <w:rPr>
          <w:szCs w:val="24"/>
        </w:rPr>
        <w:t>Purpose of Agreement</w:t>
      </w:r>
    </w:p>
    <w:p w14:paraId="3E7E8743" w14:textId="0EF520AA" w:rsidR="00343E21" w:rsidRPr="00343E21" w:rsidRDefault="00343E21" w:rsidP="00343E21">
      <w:pPr>
        <w:rPr>
          <w:rFonts w:ascii="Times New Roman" w:hAnsi="Times New Roman"/>
          <w:sz w:val="24"/>
          <w:szCs w:val="24"/>
        </w:rPr>
      </w:pPr>
      <w:r>
        <w:rPr>
          <w:rFonts w:ascii="Times New Roman" w:hAnsi="Times New Roman"/>
          <w:sz w:val="24"/>
          <w:szCs w:val="24"/>
        </w:rPr>
        <w:t xml:space="preserve">The </w:t>
      </w:r>
      <w:r w:rsidRPr="00343E21">
        <w:rPr>
          <w:rFonts w:ascii="Times New Roman" w:hAnsi="Times New Roman"/>
          <w:sz w:val="24"/>
          <w:szCs w:val="24"/>
        </w:rPr>
        <w:t xml:space="preserve">purpose of this </w:t>
      </w:r>
      <w:del w:id="98" w:author="Danielle Martin" w:date="2020-02-03T11:57:00Z">
        <w:r w:rsidRPr="00343E21" w:rsidDel="0044078C">
          <w:rPr>
            <w:rFonts w:ascii="Times New Roman" w:hAnsi="Times New Roman"/>
            <w:sz w:val="24"/>
            <w:szCs w:val="24"/>
          </w:rPr>
          <w:delText>Sub-Agreement</w:delText>
        </w:r>
      </w:del>
      <w:ins w:id="99" w:author="Danielle Martin" w:date="2020-02-03T11:57:00Z">
        <w:r w:rsidR="0044078C">
          <w:rPr>
            <w:rFonts w:ascii="Times New Roman" w:hAnsi="Times New Roman"/>
            <w:sz w:val="24"/>
            <w:szCs w:val="24"/>
          </w:rPr>
          <w:t>Sub-Grant Agreement</w:t>
        </w:r>
      </w:ins>
      <w:r w:rsidRPr="00343E21">
        <w:rPr>
          <w:rFonts w:ascii="Times New Roman" w:hAnsi="Times New Roman"/>
          <w:sz w:val="24"/>
          <w:szCs w:val="24"/>
        </w:rPr>
        <w:t xml:space="preserve"> is to provide support for the program described in Attachment </w:t>
      </w:r>
      <w:r w:rsidR="00347417">
        <w:rPr>
          <w:rFonts w:ascii="Times New Roman" w:hAnsi="Times New Roman"/>
          <w:sz w:val="24"/>
          <w:szCs w:val="24"/>
        </w:rPr>
        <w:t>A</w:t>
      </w:r>
      <w:r w:rsidRPr="00343E21">
        <w:rPr>
          <w:rFonts w:ascii="Times New Roman" w:hAnsi="Times New Roman"/>
          <w:sz w:val="24"/>
          <w:szCs w:val="24"/>
        </w:rPr>
        <w:t xml:space="preserve"> of this agreement entitled "Program Description</w:t>
      </w:r>
      <w:r w:rsidR="009D0C00">
        <w:rPr>
          <w:rFonts w:ascii="Times New Roman" w:hAnsi="Times New Roman"/>
          <w:sz w:val="24"/>
          <w:szCs w:val="24"/>
        </w:rPr>
        <w:t xml:space="preserve"> and Objectives</w:t>
      </w:r>
      <w:r w:rsidRPr="00343E21">
        <w:rPr>
          <w:rFonts w:ascii="Times New Roman" w:hAnsi="Times New Roman"/>
          <w:sz w:val="24"/>
          <w:szCs w:val="24"/>
        </w:rPr>
        <w:t>."</w:t>
      </w:r>
    </w:p>
    <w:p w14:paraId="1717EAFC" w14:textId="77777777" w:rsidR="006D52D7" w:rsidRPr="00C220AB" w:rsidRDefault="006D52D7">
      <w:pPr>
        <w:rPr>
          <w:rFonts w:ascii="Times New Roman" w:hAnsi="Times New Roman"/>
          <w:b/>
          <w:sz w:val="24"/>
          <w:szCs w:val="24"/>
        </w:rPr>
      </w:pPr>
    </w:p>
    <w:p w14:paraId="0B9E90A1" w14:textId="392C0A69" w:rsidR="006D52D7" w:rsidRPr="00C220AB" w:rsidRDefault="006D52D7">
      <w:pPr>
        <w:pStyle w:val="Heading5"/>
        <w:rPr>
          <w:rFonts w:ascii="Times New Roman" w:hAnsi="Times New Roman"/>
          <w:b/>
          <w:szCs w:val="24"/>
        </w:rPr>
      </w:pPr>
      <w:r w:rsidRPr="00C220AB">
        <w:rPr>
          <w:rFonts w:ascii="Times New Roman" w:hAnsi="Times New Roman"/>
          <w:b/>
          <w:szCs w:val="24"/>
        </w:rPr>
        <w:t xml:space="preserve">ARTICLE 3. </w:t>
      </w:r>
      <w:del w:id="100" w:author="Danielle Martin" w:date="2020-02-03T11:57:00Z">
        <w:r w:rsidR="00343E21" w:rsidDel="0044078C">
          <w:rPr>
            <w:rFonts w:ascii="Times New Roman" w:hAnsi="Times New Roman"/>
            <w:b/>
            <w:szCs w:val="24"/>
          </w:rPr>
          <w:delText>Sub-agreement</w:delText>
        </w:r>
      </w:del>
      <w:ins w:id="101" w:author="Danielle Martin" w:date="2020-02-03T11:57:00Z">
        <w:r w:rsidR="0044078C">
          <w:rPr>
            <w:rFonts w:ascii="Times New Roman" w:hAnsi="Times New Roman"/>
            <w:b/>
            <w:szCs w:val="24"/>
          </w:rPr>
          <w:t>Sub-Grant Agreement</w:t>
        </w:r>
      </w:ins>
      <w:r w:rsidRPr="00C220AB">
        <w:rPr>
          <w:rFonts w:ascii="Times New Roman" w:hAnsi="Times New Roman"/>
          <w:b/>
          <w:szCs w:val="24"/>
        </w:rPr>
        <w:t xml:space="preserve"> Type</w:t>
      </w:r>
    </w:p>
    <w:p w14:paraId="5D1F241D" w14:textId="11467D99" w:rsidR="006D52D7" w:rsidRPr="00C220AB" w:rsidRDefault="006D52D7" w:rsidP="00F076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del w:id="102" w:author="Danielle Martin" w:date="2020-02-03T11:57:00Z">
        <w:r w:rsidR="00343E21" w:rsidDel="0044078C">
          <w:rPr>
            <w:rFonts w:ascii="Times New Roman" w:hAnsi="Times New Roman"/>
            <w:sz w:val="24"/>
            <w:szCs w:val="24"/>
          </w:rPr>
          <w:delText>Sub-agreement</w:delText>
        </w:r>
      </w:del>
      <w:ins w:id="103" w:author="Danielle Martin" w:date="2020-02-03T11:57:00Z">
        <w:r w:rsidR="0044078C">
          <w:rPr>
            <w:rFonts w:ascii="Times New Roman" w:hAnsi="Times New Roman"/>
            <w:sz w:val="24"/>
            <w:szCs w:val="24"/>
          </w:rPr>
          <w:t>Sub-Grant Agreement</w:t>
        </w:r>
      </w:ins>
      <w:r w:rsidR="00716E5A" w:rsidRPr="00C220AB">
        <w:rPr>
          <w:rFonts w:ascii="Times New Roman" w:hAnsi="Times New Roman"/>
          <w:sz w:val="24"/>
          <w:szCs w:val="24"/>
        </w:rPr>
        <w:t xml:space="preserve"> is reimbursable</w:t>
      </w:r>
      <w:r w:rsidRPr="00C220AB">
        <w:rPr>
          <w:rFonts w:ascii="Times New Roman" w:hAnsi="Times New Roman"/>
          <w:sz w:val="24"/>
          <w:szCs w:val="24"/>
        </w:rPr>
        <w:t xml:space="preserve">, up to the ceiling of </w:t>
      </w:r>
      <w:r w:rsidR="00B96746" w:rsidRPr="00C220AB">
        <w:rPr>
          <w:rFonts w:ascii="Times New Roman" w:hAnsi="Times New Roman"/>
          <w:color w:val="000000"/>
          <w:sz w:val="24"/>
          <w:szCs w:val="24"/>
          <w:highlight w:val="yellow"/>
        </w:rPr>
        <w:t>US</w:t>
      </w:r>
      <w:r w:rsidR="00825A55" w:rsidRPr="00C220AB">
        <w:rPr>
          <w:rFonts w:ascii="Times New Roman" w:hAnsi="Times New Roman"/>
          <w:color w:val="000000"/>
          <w:sz w:val="24"/>
          <w:szCs w:val="24"/>
          <w:highlight w:val="yellow"/>
        </w:rPr>
        <w:t>AMOUNT</w:t>
      </w:r>
      <w:r w:rsidR="00825A55" w:rsidRPr="00C220AB">
        <w:rPr>
          <w:rFonts w:ascii="Times New Roman" w:hAnsi="Times New Roman"/>
          <w:color w:val="000000"/>
          <w:sz w:val="24"/>
          <w:szCs w:val="24"/>
        </w:rPr>
        <w:t>, f</w:t>
      </w:r>
      <w:r w:rsidR="009D3E08" w:rsidRPr="00C220AB">
        <w:rPr>
          <w:rFonts w:ascii="Times New Roman" w:hAnsi="Times New Roman"/>
          <w:color w:val="000000"/>
          <w:sz w:val="24"/>
          <w:szCs w:val="24"/>
        </w:rPr>
        <w:t xml:space="preserve">or a </w:t>
      </w:r>
      <w:r w:rsidR="00825A55" w:rsidRPr="00C220AB">
        <w:rPr>
          <w:rFonts w:ascii="Times New Roman" w:hAnsi="Times New Roman"/>
          <w:color w:val="000000"/>
          <w:sz w:val="24"/>
          <w:szCs w:val="24"/>
          <w:highlight w:val="yellow"/>
        </w:rPr>
        <w:t>number of months</w:t>
      </w:r>
      <w:r w:rsidR="009D3E08" w:rsidRPr="00C220AB">
        <w:rPr>
          <w:rFonts w:ascii="Times New Roman" w:hAnsi="Times New Roman"/>
          <w:color w:val="000000"/>
          <w:sz w:val="24"/>
          <w:szCs w:val="24"/>
        </w:rPr>
        <w:t xml:space="preserve"> period </w:t>
      </w:r>
      <w:r w:rsidR="00731068" w:rsidRPr="00C220AB">
        <w:rPr>
          <w:rFonts w:ascii="Times New Roman" w:hAnsi="Times New Roman"/>
          <w:sz w:val="24"/>
          <w:szCs w:val="24"/>
        </w:rPr>
        <w:t>is for the sole purpose of c</w:t>
      </w:r>
      <w:r w:rsidR="009D3E08" w:rsidRPr="00C220AB">
        <w:rPr>
          <w:rFonts w:ascii="Times New Roman" w:hAnsi="Times New Roman"/>
          <w:sz w:val="24"/>
          <w:szCs w:val="24"/>
        </w:rPr>
        <w:t xml:space="preserve">oordinating all aspects of the </w:t>
      </w:r>
      <w:r w:rsidR="00825A55" w:rsidRPr="00C220AB">
        <w:rPr>
          <w:rFonts w:ascii="Times New Roman" w:hAnsi="Times New Roman"/>
          <w:sz w:val="24"/>
          <w:szCs w:val="24"/>
          <w:highlight w:val="yellow"/>
        </w:rPr>
        <w:t>Name of the program</w:t>
      </w:r>
      <w:r w:rsidR="009D3E08" w:rsidRPr="00C220AB">
        <w:rPr>
          <w:rFonts w:ascii="Times New Roman" w:hAnsi="Times New Roman"/>
          <w:sz w:val="24"/>
          <w:szCs w:val="24"/>
        </w:rPr>
        <w:t xml:space="preserve">. </w:t>
      </w:r>
      <w:r w:rsidR="0062353F" w:rsidRPr="00C220AB">
        <w:rPr>
          <w:rFonts w:ascii="Times New Roman" w:hAnsi="Times New Roman"/>
          <w:sz w:val="24"/>
          <w:szCs w:val="24"/>
        </w:rPr>
        <w:t xml:space="preserve">This </w:t>
      </w:r>
      <w:del w:id="104" w:author="Danielle Martin" w:date="2020-02-03T11:57:00Z">
        <w:r w:rsidR="00343E21" w:rsidDel="0044078C">
          <w:rPr>
            <w:rFonts w:ascii="Times New Roman" w:hAnsi="Times New Roman"/>
            <w:sz w:val="24"/>
            <w:szCs w:val="24"/>
          </w:rPr>
          <w:delText>sub</w:delText>
        </w:r>
        <w:r w:rsidR="00CD17BD" w:rsidDel="0044078C">
          <w:rPr>
            <w:rFonts w:ascii="Times New Roman" w:hAnsi="Times New Roman"/>
            <w:sz w:val="24"/>
            <w:szCs w:val="24"/>
          </w:rPr>
          <w:delText>-</w:delText>
        </w:r>
        <w:r w:rsidR="00343E21" w:rsidDel="0044078C">
          <w:rPr>
            <w:rFonts w:ascii="Times New Roman" w:hAnsi="Times New Roman"/>
            <w:sz w:val="24"/>
            <w:szCs w:val="24"/>
          </w:rPr>
          <w:delText>agreement</w:delText>
        </w:r>
      </w:del>
      <w:ins w:id="105" w:author="Danielle Martin" w:date="2020-02-03T11:57:00Z">
        <w:r w:rsidR="0044078C">
          <w:rPr>
            <w:rFonts w:ascii="Times New Roman" w:hAnsi="Times New Roman"/>
            <w:sz w:val="24"/>
            <w:szCs w:val="24"/>
          </w:rPr>
          <w:t>Sub-Grant Agreement</w:t>
        </w:r>
      </w:ins>
      <w:r w:rsidR="0062353F" w:rsidRPr="00C220AB">
        <w:rPr>
          <w:rFonts w:ascii="Times New Roman" w:hAnsi="Times New Roman"/>
          <w:sz w:val="24"/>
          <w:szCs w:val="24"/>
        </w:rPr>
        <w:t xml:space="preserve"> may be </w:t>
      </w:r>
      <w:r w:rsidR="002862E2">
        <w:rPr>
          <w:rFonts w:ascii="Times New Roman" w:hAnsi="Times New Roman"/>
          <w:sz w:val="24"/>
          <w:szCs w:val="24"/>
        </w:rPr>
        <w:t xml:space="preserve">modified or </w:t>
      </w:r>
      <w:r w:rsidR="0062353F" w:rsidRPr="00C220AB">
        <w:rPr>
          <w:rFonts w:ascii="Times New Roman" w:hAnsi="Times New Roman"/>
          <w:sz w:val="24"/>
          <w:szCs w:val="24"/>
        </w:rPr>
        <w:t xml:space="preserve">extended by mutual agreement of the two parties. </w:t>
      </w:r>
      <w:r w:rsidR="002862E2">
        <w:rPr>
          <w:rFonts w:ascii="Times New Roman" w:hAnsi="Times New Roman"/>
          <w:sz w:val="24"/>
          <w:szCs w:val="24"/>
        </w:rPr>
        <w:t>Any amendment or modification will be made in writing by Partners.</w:t>
      </w:r>
    </w:p>
    <w:p w14:paraId="0EB94C26"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75AAF896" w14:textId="77777777" w:rsidR="006D52D7" w:rsidRPr="00C220AB" w:rsidRDefault="006D52D7">
      <w:pPr>
        <w:pStyle w:val="Heading1"/>
        <w:rPr>
          <w:szCs w:val="24"/>
        </w:rPr>
      </w:pPr>
      <w:r w:rsidRPr="00C220AB">
        <w:rPr>
          <w:szCs w:val="24"/>
        </w:rPr>
        <w:t>ARTICLE 4. Period of Performance</w:t>
      </w:r>
    </w:p>
    <w:p w14:paraId="3B0F87D5" w14:textId="39CF8805" w:rsidR="00343E21" w:rsidRPr="002524DF" w:rsidRDefault="00343E21" w:rsidP="00343E21">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2524DF">
        <w:rPr>
          <w:rFonts w:ascii="Times New Roman" w:hAnsi="Times New Roman"/>
          <w:sz w:val="24"/>
          <w:szCs w:val="24"/>
        </w:rPr>
        <w:t xml:space="preserve">The effective date of this Agreement is </w:t>
      </w:r>
      <w:r w:rsidRPr="00B12907">
        <w:rPr>
          <w:rFonts w:ascii="Times New Roman" w:hAnsi="Times New Roman"/>
          <w:sz w:val="24"/>
          <w:szCs w:val="24"/>
          <w:highlight w:val="yellow"/>
        </w:rPr>
        <w:t>________</w:t>
      </w:r>
      <w:r w:rsidRPr="002524DF">
        <w:rPr>
          <w:rFonts w:ascii="Times New Roman" w:hAnsi="Times New Roman"/>
          <w:sz w:val="24"/>
          <w:szCs w:val="24"/>
        </w:rPr>
        <w:t>, 20</w:t>
      </w:r>
      <w:ins w:id="106" w:author="Danielle Martin" w:date="2020-02-03T12:12:00Z">
        <w:r w:rsidR="00D06BF6">
          <w:rPr>
            <w:rFonts w:ascii="Times New Roman" w:hAnsi="Times New Roman"/>
            <w:sz w:val="24"/>
            <w:szCs w:val="24"/>
          </w:rPr>
          <w:t>20</w:t>
        </w:r>
      </w:ins>
      <w:del w:id="107" w:author="Danielle Martin" w:date="2020-02-03T12:12:00Z">
        <w:r w:rsidRPr="002524DF" w:rsidDel="00D06BF6">
          <w:rPr>
            <w:rFonts w:ascii="Times New Roman" w:hAnsi="Times New Roman"/>
            <w:sz w:val="24"/>
            <w:szCs w:val="24"/>
          </w:rPr>
          <w:delText>19</w:delText>
        </w:r>
      </w:del>
      <w:r w:rsidRPr="002524DF">
        <w:rPr>
          <w:rFonts w:ascii="Times New Roman" w:hAnsi="Times New Roman"/>
          <w:sz w:val="24"/>
          <w:szCs w:val="24"/>
        </w:rPr>
        <w:t xml:space="preserve">, and the estimated completion date is </w:t>
      </w:r>
      <w:r w:rsidRPr="00B12907">
        <w:rPr>
          <w:rFonts w:ascii="Times New Roman" w:hAnsi="Times New Roman"/>
          <w:sz w:val="24"/>
          <w:szCs w:val="24"/>
          <w:highlight w:val="yellow"/>
        </w:rPr>
        <w:t>________</w:t>
      </w:r>
      <w:r w:rsidRPr="002524DF">
        <w:rPr>
          <w:rFonts w:ascii="Times New Roman" w:hAnsi="Times New Roman"/>
          <w:sz w:val="24"/>
          <w:szCs w:val="24"/>
        </w:rPr>
        <w:t xml:space="preserve">, </w:t>
      </w:r>
      <w:del w:id="108" w:author="Danielle Martin" w:date="2020-02-03T12:12:00Z">
        <w:r w:rsidRPr="002524DF" w:rsidDel="00D06BF6">
          <w:rPr>
            <w:rFonts w:ascii="Times New Roman" w:hAnsi="Times New Roman"/>
            <w:sz w:val="24"/>
            <w:szCs w:val="24"/>
          </w:rPr>
          <w:delText>2020</w:delText>
        </w:r>
      </w:del>
      <w:ins w:id="109" w:author="Danielle Martin" w:date="2020-02-03T12:12:00Z">
        <w:r w:rsidR="00D06BF6" w:rsidRPr="002524DF">
          <w:rPr>
            <w:rFonts w:ascii="Times New Roman" w:hAnsi="Times New Roman"/>
            <w:sz w:val="24"/>
            <w:szCs w:val="24"/>
          </w:rPr>
          <w:t>20</w:t>
        </w:r>
        <w:r w:rsidR="00D06BF6">
          <w:rPr>
            <w:rFonts w:ascii="Times New Roman" w:hAnsi="Times New Roman"/>
            <w:sz w:val="24"/>
            <w:szCs w:val="24"/>
          </w:rPr>
          <w:t>21</w:t>
        </w:r>
      </w:ins>
      <w:r w:rsidRPr="002524DF">
        <w:rPr>
          <w:rFonts w:ascii="Times New Roman" w:hAnsi="Times New Roman"/>
          <w:sz w:val="24"/>
          <w:szCs w:val="24"/>
        </w:rPr>
        <w:t>.</w:t>
      </w:r>
    </w:p>
    <w:p w14:paraId="5DDABB3D"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2B4DEA3A" w14:textId="3AAF67C2" w:rsidR="006D52D7" w:rsidRDefault="006D52D7">
      <w:pPr>
        <w:pStyle w:val="Heading1"/>
        <w:rPr>
          <w:szCs w:val="24"/>
        </w:rPr>
      </w:pPr>
      <w:r w:rsidRPr="00C220AB">
        <w:rPr>
          <w:szCs w:val="24"/>
        </w:rPr>
        <w:t xml:space="preserve">ARTICLE 5.  </w:t>
      </w:r>
      <w:r w:rsidR="001638BC">
        <w:rPr>
          <w:szCs w:val="24"/>
        </w:rPr>
        <w:t xml:space="preserve">Amount of </w:t>
      </w:r>
      <w:ins w:id="110" w:author="Danielle Martin" w:date="2020-02-03T12:00:00Z">
        <w:r w:rsidR="00B82DA0">
          <w:rPr>
            <w:szCs w:val="24"/>
          </w:rPr>
          <w:t>Sub-Grant</w:t>
        </w:r>
      </w:ins>
      <w:del w:id="111" w:author="Danielle Martin" w:date="2020-02-03T12:00:00Z">
        <w:r w:rsidR="001638BC" w:rsidDel="00B82DA0">
          <w:rPr>
            <w:szCs w:val="24"/>
          </w:rPr>
          <w:delText>Award</w:delText>
        </w:r>
      </w:del>
      <w:r w:rsidR="001638BC">
        <w:rPr>
          <w:szCs w:val="24"/>
        </w:rPr>
        <w:t xml:space="preserve">, </w:t>
      </w:r>
      <w:r w:rsidRPr="00C220AB">
        <w:rPr>
          <w:szCs w:val="24"/>
        </w:rPr>
        <w:t>Estimated Cost</w:t>
      </w:r>
      <w:r w:rsidR="001638BC">
        <w:rPr>
          <w:szCs w:val="24"/>
        </w:rPr>
        <w:t xml:space="preserve"> and Budget</w:t>
      </w:r>
    </w:p>
    <w:p w14:paraId="671F8F74" w14:textId="2E525554" w:rsidR="001638BC" w:rsidRPr="002524DF" w:rsidRDefault="001638BC" w:rsidP="002524DF">
      <w:pPr>
        <w:rPr>
          <w:rFonts w:ascii="Times New Roman" w:hAnsi="Times New Roman"/>
          <w:sz w:val="24"/>
          <w:szCs w:val="24"/>
        </w:rPr>
      </w:pPr>
      <w:r>
        <w:rPr>
          <w:rFonts w:ascii="Times New Roman" w:hAnsi="Times New Roman"/>
          <w:sz w:val="24"/>
          <w:szCs w:val="24"/>
        </w:rPr>
        <w:t xml:space="preserve">The </w:t>
      </w:r>
      <w:r w:rsidRPr="002524DF">
        <w:rPr>
          <w:rFonts w:ascii="Times New Roman" w:hAnsi="Times New Roman"/>
          <w:sz w:val="24"/>
          <w:szCs w:val="24"/>
        </w:rPr>
        <w:t xml:space="preserve">total </w:t>
      </w:r>
      <w:r w:rsidR="00F31598">
        <w:rPr>
          <w:rFonts w:ascii="Times New Roman" w:hAnsi="Times New Roman"/>
          <w:sz w:val="24"/>
          <w:szCs w:val="24"/>
        </w:rPr>
        <w:t xml:space="preserve">amount </w:t>
      </w:r>
      <w:r w:rsidRPr="002524DF">
        <w:rPr>
          <w:rFonts w:ascii="Times New Roman" w:hAnsi="Times New Roman"/>
          <w:sz w:val="24"/>
          <w:szCs w:val="24"/>
        </w:rPr>
        <w:t xml:space="preserve">of this </w:t>
      </w:r>
      <w:del w:id="112" w:author="Danielle Martin" w:date="2020-02-03T12:02:00Z">
        <w:r w:rsidRPr="002524DF" w:rsidDel="005741EB">
          <w:rPr>
            <w:rFonts w:ascii="Times New Roman" w:hAnsi="Times New Roman"/>
            <w:sz w:val="24"/>
            <w:szCs w:val="24"/>
          </w:rPr>
          <w:delText xml:space="preserve">Award </w:delText>
        </w:r>
      </w:del>
      <w:ins w:id="113" w:author="Danielle Martin" w:date="2020-02-03T12:02:00Z">
        <w:r w:rsidR="005741EB">
          <w:rPr>
            <w:rFonts w:ascii="Times New Roman" w:hAnsi="Times New Roman"/>
            <w:sz w:val="24"/>
            <w:szCs w:val="24"/>
          </w:rPr>
          <w:t>Agreement</w:t>
        </w:r>
      </w:ins>
      <w:ins w:id="114" w:author="Danielle Martin" w:date="2020-02-03T12:13:00Z">
        <w:r w:rsidR="00991FF7">
          <w:rPr>
            <w:rFonts w:ascii="Times New Roman" w:hAnsi="Times New Roman"/>
            <w:sz w:val="24"/>
            <w:szCs w:val="24"/>
          </w:rPr>
          <w:t xml:space="preserve"> </w:t>
        </w:r>
      </w:ins>
      <w:r w:rsidRPr="002524DF">
        <w:rPr>
          <w:rFonts w:ascii="Times New Roman" w:hAnsi="Times New Roman"/>
          <w:sz w:val="24"/>
          <w:szCs w:val="24"/>
        </w:rPr>
        <w:t xml:space="preserve">is USD </w:t>
      </w:r>
      <w:r w:rsidRPr="00443ED9">
        <w:rPr>
          <w:rFonts w:ascii="Times New Roman" w:hAnsi="Times New Roman"/>
          <w:sz w:val="24"/>
          <w:szCs w:val="24"/>
          <w:highlight w:val="yellow"/>
        </w:rPr>
        <w:t>XX</w:t>
      </w:r>
      <w:r w:rsidRPr="002524DF">
        <w:rPr>
          <w:rFonts w:ascii="Times New Roman" w:hAnsi="Times New Roman"/>
          <w:sz w:val="24"/>
          <w:szCs w:val="24"/>
        </w:rPr>
        <w:t xml:space="preserve">; </w:t>
      </w:r>
      <w:r w:rsidR="00F31598">
        <w:rPr>
          <w:rFonts w:ascii="Times New Roman" w:hAnsi="Times New Roman"/>
          <w:sz w:val="24"/>
          <w:szCs w:val="24"/>
        </w:rPr>
        <w:t xml:space="preserve">and is equal to the total estimated cost (TEC) </w:t>
      </w:r>
      <w:r w:rsidR="00347417">
        <w:rPr>
          <w:rFonts w:ascii="Times New Roman" w:hAnsi="Times New Roman"/>
          <w:sz w:val="24"/>
          <w:szCs w:val="24"/>
        </w:rPr>
        <w:t>of the award.</w:t>
      </w:r>
      <w:r w:rsidR="00F31598">
        <w:rPr>
          <w:rFonts w:ascii="Times New Roman" w:hAnsi="Times New Roman"/>
          <w:sz w:val="24"/>
          <w:szCs w:val="24"/>
        </w:rPr>
        <w:t xml:space="preserve"> </w:t>
      </w:r>
      <w:ins w:id="115" w:author="Danielle Martin" w:date="2020-02-03T12:24:00Z">
        <w:r w:rsidR="008964C7" w:rsidRPr="008964C7">
          <w:rPr>
            <w:rFonts w:ascii="Times New Roman" w:hAnsi="Times New Roman"/>
            <w:sz w:val="24"/>
            <w:szCs w:val="24"/>
          </w:rPr>
          <w:t>The grant amount is hereby obligated for project expenditures as described in the proposed budget of the Proposal</w:t>
        </w:r>
        <w:r w:rsidR="008964C7">
          <w:rPr>
            <w:rFonts w:ascii="Times New Roman" w:hAnsi="Times New Roman"/>
            <w:sz w:val="24"/>
            <w:szCs w:val="24"/>
          </w:rPr>
          <w:t>.</w:t>
        </w:r>
        <w:r w:rsidR="008964C7" w:rsidRPr="008964C7">
          <w:rPr>
            <w:rFonts w:ascii="Times New Roman" w:hAnsi="Times New Roman"/>
            <w:sz w:val="24"/>
            <w:szCs w:val="24"/>
          </w:rPr>
          <w:t xml:space="preserve"> </w:t>
        </w:r>
      </w:ins>
      <w:r w:rsidR="00F31598">
        <w:rPr>
          <w:rFonts w:ascii="Times New Roman" w:hAnsi="Times New Roman"/>
          <w:sz w:val="24"/>
          <w:szCs w:val="24"/>
        </w:rPr>
        <w:t xml:space="preserve">Amount of the </w:t>
      </w:r>
      <w:del w:id="116" w:author="Danielle Martin" w:date="2020-02-03T12:02:00Z">
        <w:r w:rsidR="00F31598" w:rsidDel="005741EB">
          <w:rPr>
            <w:rFonts w:ascii="Times New Roman" w:hAnsi="Times New Roman"/>
            <w:sz w:val="24"/>
            <w:szCs w:val="24"/>
          </w:rPr>
          <w:delText xml:space="preserve">award </w:delText>
        </w:r>
      </w:del>
      <w:ins w:id="117" w:author="Danielle Martin" w:date="2020-02-03T12:02:00Z">
        <w:r w:rsidR="005741EB">
          <w:rPr>
            <w:rFonts w:ascii="Times New Roman" w:hAnsi="Times New Roman"/>
            <w:sz w:val="24"/>
            <w:szCs w:val="24"/>
          </w:rPr>
          <w:t>Agreement</w:t>
        </w:r>
      </w:ins>
      <w:ins w:id="118" w:author="Danielle Martin" w:date="2020-02-03T12:13:00Z">
        <w:r w:rsidR="00991FF7">
          <w:rPr>
            <w:rFonts w:ascii="Times New Roman" w:hAnsi="Times New Roman"/>
            <w:sz w:val="24"/>
            <w:szCs w:val="24"/>
          </w:rPr>
          <w:t xml:space="preserve"> </w:t>
        </w:r>
      </w:ins>
      <w:r w:rsidR="00F31598">
        <w:rPr>
          <w:rFonts w:ascii="Times New Roman" w:hAnsi="Times New Roman"/>
          <w:sz w:val="24"/>
          <w:szCs w:val="24"/>
        </w:rPr>
        <w:t xml:space="preserve">is </w:t>
      </w:r>
      <w:r w:rsidRPr="002524DF">
        <w:rPr>
          <w:rFonts w:ascii="Times New Roman" w:hAnsi="Times New Roman"/>
          <w:sz w:val="24"/>
          <w:szCs w:val="24"/>
        </w:rPr>
        <w:t>subject to the availability of funds provided by the donor</w:t>
      </w:r>
      <w:r>
        <w:rPr>
          <w:rFonts w:ascii="Times New Roman" w:hAnsi="Times New Roman"/>
          <w:sz w:val="24"/>
          <w:szCs w:val="24"/>
        </w:rPr>
        <w:t xml:space="preserve">. No cost will </w:t>
      </w:r>
      <w:r w:rsidR="00BD2F05">
        <w:rPr>
          <w:rFonts w:ascii="Times New Roman" w:hAnsi="Times New Roman"/>
          <w:sz w:val="24"/>
          <w:szCs w:val="24"/>
        </w:rPr>
        <w:t xml:space="preserve">be </w:t>
      </w:r>
      <w:r>
        <w:rPr>
          <w:rFonts w:ascii="Times New Roman" w:hAnsi="Times New Roman"/>
          <w:sz w:val="24"/>
          <w:szCs w:val="24"/>
        </w:rPr>
        <w:t xml:space="preserve">paid above the </w:t>
      </w:r>
      <w:r w:rsidR="00F31598">
        <w:rPr>
          <w:rFonts w:ascii="Times New Roman" w:hAnsi="Times New Roman"/>
          <w:sz w:val="24"/>
          <w:szCs w:val="24"/>
        </w:rPr>
        <w:t xml:space="preserve">total </w:t>
      </w:r>
      <w:r>
        <w:rPr>
          <w:rFonts w:ascii="Times New Roman" w:hAnsi="Times New Roman"/>
          <w:sz w:val="24"/>
          <w:szCs w:val="24"/>
        </w:rPr>
        <w:t xml:space="preserve">estimated </w:t>
      </w:r>
      <w:r w:rsidR="003C2DC9">
        <w:rPr>
          <w:rFonts w:ascii="Times New Roman" w:hAnsi="Times New Roman"/>
          <w:sz w:val="24"/>
          <w:szCs w:val="24"/>
        </w:rPr>
        <w:t>cost</w:t>
      </w:r>
      <w:r w:rsidR="00347417">
        <w:rPr>
          <w:rFonts w:ascii="Times New Roman" w:hAnsi="Times New Roman"/>
          <w:sz w:val="24"/>
          <w:szCs w:val="24"/>
        </w:rPr>
        <w:t>.</w:t>
      </w:r>
    </w:p>
    <w:p w14:paraId="40CF53EB" w14:textId="77777777" w:rsidR="001638BC" w:rsidRPr="001638BC" w:rsidRDefault="001638BC" w:rsidP="002524DF"/>
    <w:p w14:paraId="6CD34518" w14:textId="21E4037D" w:rsidR="00F31598"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del w:id="119" w:author="Danielle Martin" w:date="2020-02-03T11:57:00Z">
        <w:r w:rsidR="00343E21" w:rsidDel="0044078C">
          <w:rPr>
            <w:rFonts w:ascii="Times New Roman" w:hAnsi="Times New Roman"/>
            <w:sz w:val="24"/>
            <w:szCs w:val="24"/>
          </w:rPr>
          <w:delText>Sub-agreement</w:delText>
        </w:r>
      </w:del>
      <w:ins w:id="120"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will be funded in </w:t>
      </w:r>
      <w:r w:rsidR="00347417" w:rsidRPr="00C220AB">
        <w:rPr>
          <w:rFonts w:ascii="Times New Roman" w:hAnsi="Times New Roman"/>
          <w:sz w:val="24"/>
          <w:szCs w:val="24"/>
        </w:rPr>
        <w:t>installments,</w:t>
      </w:r>
      <w:r w:rsidRPr="00C220AB">
        <w:rPr>
          <w:rFonts w:ascii="Times New Roman" w:hAnsi="Times New Roman"/>
          <w:sz w:val="24"/>
          <w:szCs w:val="24"/>
        </w:rPr>
        <w:t xml:space="preserve"> including meeting certain conditions and reporting deadlines, listed in </w:t>
      </w:r>
      <w:ins w:id="121" w:author="Danielle Martin" w:date="2020-02-03T13:01:00Z">
        <w:r w:rsidR="00763815" w:rsidRPr="00763815">
          <w:rPr>
            <w:rFonts w:ascii="Times New Roman" w:hAnsi="Times New Roman"/>
            <w:sz w:val="24"/>
            <w:szCs w:val="24"/>
          </w:rPr>
          <w:t>ARTICLE 11. Reporting and Evaluation</w:t>
        </w:r>
      </w:ins>
      <w:del w:id="122" w:author="Danielle Martin" w:date="2020-02-03T13:01:00Z">
        <w:r w:rsidRPr="00C220AB" w:rsidDel="00763815">
          <w:rPr>
            <w:rFonts w:ascii="Times New Roman" w:hAnsi="Times New Roman"/>
            <w:sz w:val="24"/>
            <w:szCs w:val="24"/>
          </w:rPr>
          <w:delText>Annex</w:delText>
        </w:r>
        <w:r w:rsidR="00347417" w:rsidDel="00763815">
          <w:rPr>
            <w:rFonts w:ascii="Times New Roman" w:hAnsi="Times New Roman"/>
            <w:sz w:val="24"/>
            <w:szCs w:val="24"/>
          </w:rPr>
          <w:delText xml:space="preserve"> D, Programmatic Implementation Schedule, </w:delText>
        </w:r>
        <w:r w:rsidR="00532FE4" w:rsidDel="00763815">
          <w:rPr>
            <w:rFonts w:ascii="Times New Roman" w:hAnsi="Times New Roman"/>
            <w:sz w:val="24"/>
            <w:szCs w:val="24"/>
          </w:rPr>
          <w:delText>Requirements</w:delText>
        </w:r>
        <w:r w:rsidR="00347417" w:rsidDel="00763815">
          <w:rPr>
            <w:rFonts w:ascii="Times New Roman" w:hAnsi="Times New Roman"/>
            <w:sz w:val="24"/>
            <w:szCs w:val="24"/>
          </w:rPr>
          <w:delText xml:space="preserve"> and Reporting</w:delText>
        </w:r>
      </w:del>
      <w:r w:rsidR="00347417">
        <w:rPr>
          <w:rFonts w:ascii="Times New Roman" w:hAnsi="Times New Roman"/>
          <w:sz w:val="24"/>
          <w:szCs w:val="24"/>
        </w:rPr>
        <w:t>.</w:t>
      </w:r>
    </w:p>
    <w:p w14:paraId="000EAB0D" w14:textId="77777777" w:rsidR="006D52D7" w:rsidRPr="00C220AB"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  </w:t>
      </w:r>
    </w:p>
    <w:p w14:paraId="4DC4B29E" w14:textId="77777777" w:rsidR="00466F18" w:rsidRDefault="00466F18"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Any unspent money at the end of the project should be reimbursed to </w:t>
      </w:r>
      <w:r w:rsidR="001638BC">
        <w:rPr>
          <w:rFonts w:ascii="Times New Roman" w:hAnsi="Times New Roman"/>
          <w:sz w:val="24"/>
          <w:szCs w:val="24"/>
        </w:rPr>
        <w:t>PARTNERS.</w:t>
      </w:r>
    </w:p>
    <w:p w14:paraId="0E052747"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76C081AB" w14:textId="218450B9"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 xml:space="preserve">The detail of </w:t>
      </w:r>
      <w:r w:rsidR="00F31598">
        <w:rPr>
          <w:rFonts w:ascii="Times New Roman" w:hAnsi="Times New Roman"/>
          <w:sz w:val="24"/>
          <w:szCs w:val="24"/>
        </w:rPr>
        <w:t>the total e</w:t>
      </w:r>
      <w:r>
        <w:rPr>
          <w:rFonts w:ascii="Times New Roman" w:hAnsi="Times New Roman"/>
          <w:sz w:val="24"/>
          <w:szCs w:val="24"/>
        </w:rPr>
        <w:t xml:space="preserve">stimated cost has been provided in the budget of this </w:t>
      </w:r>
      <w:del w:id="123" w:author="Danielle Martin" w:date="2020-02-03T11:57:00Z">
        <w:r w:rsidDel="0044078C">
          <w:rPr>
            <w:rFonts w:ascii="Times New Roman" w:hAnsi="Times New Roman"/>
            <w:sz w:val="24"/>
            <w:szCs w:val="24"/>
          </w:rPr>
          <w:delText>Sub-agreement</w:delText>
        </w:r>
      </w:del>
      <w:ins w:id="124" w:author="Danielle Martin" w:date="2020-02-03T11:57:00Z">
        <w:r w:rsidR="0044078C">
          <w:rPr>
            <w:rFonts w:ascii="Times New Roman" w:hAnsi="Times New Roman"/>
            <w:sz w:val="24"/>
            <w:szCs w:val="24"/>
          </w:rPr>
          <w:t>Sub-Grant Agreement</w:t>
        </w:r>
      </w:ins>
      <w:r>
        <w:rPr>
          <w:rFonts w:ascii="Times New Roman" w:hAnsi="Times New Roman"/>
          <w:sz w:val="24"/>
          <w:szCs w:val="24"/>
        </w:rPr>
        <w:t>.</w:t>
      </w:r>
    </w:p>
    <w:p w14:paraId="523B63C6"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4B6F7713"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Cs/>
          <w:sz w:val="24"/>
          <w:szCs w:val="24"/>
        </w:rPr>
      </w:pPr>
      <w:del w:id="125" w:author="Danielle Martin" w:date="2020-02-03T12:13:00Z">
        <w:r w:rsidDel="00CA29BD">
          <w:rPr>
            <w:rFonts w:ascii="Times New Roman" w:hAnsi="Times New Roman"/>
            <w:sz w:val="24"/>
            <w:szCs w:val="24"/>
          </w:rPr>
          <w:delText xml:space="preserve"> </w:delText>
        </w:r>
      </w:del>
      <w:r w:rsidRPr="001638BC">
        <w:rPr>
          <w:rFonts w:ascii="Times New Roman" w:hAnsi="Times New Roman"/>
          <w:bCs/>
          <w:sz w:val="24"/>
          <w:szCs w:val="24"/>
        </w:rPr>
        <w:t>BUDGET</w:t>
      </w:r>
    </w:p>
    <w:p w14:paraId="0E37ED12"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128E84DD" w14:textId="5EB606BB"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 xml:space="preserve">The following is the </w:t>
      </w:r>
      <w:del w:id="126" w:author="Danielle Martin" w:date="2020-02-03T11:57:00Z">
        <w:r w:rsidRPr="001638BC" w:rsidDel="0044078C">
          <w:rPr>
            <w:rFonts w:ascii="Times New Roman" w:hAnsi="Times New Roman"/>
            <w:sz w:val="24"/>
            <w:szCs w:val="24"/>
          </w:rPr>
          <w:delText>Sub-Agreement</w:delText>
        </w:r>
      </w:del>
      <w:ins w:id="127" w:author="Danielle Martin" w:date="2020-02-03T11:57:00Z">
        <w:r w:rsidR="0044078C">
          <w:rPr>
            <w:rFonts w:ascii="Times New Roman" w:hAnsi="Times New Roman"/>
            <w:sz w:val="24"/>
            <w:szCs w:val="24"/>
          </w:rPr>
          <w:t>Sub-Grant Agreement</w:t>
        </w:r>
      </w:ins>
      <w:r w:rsidRPr="001638BC">
        <w:rPr>
          <w:rFonts w:ascii="Times New Roman" w:hAnsi="Times New Roman"/>
          <w:sz w:val="24"/>
          <w:szCs w:val="24"/>
        </w:rPr>
        <w:t xml:space="preserve"> Budget. Revisions to this budget shall be made in accordance with </w:t>
      </w:r>
      <w:del w:id="128" w:author="Danielle Martin" w:date="2020-02-03T12:25:00Z">
        <w:r w:rsidRPr="001638BC" w:rsidDel="000569F6">
          <w:rPr>
            <w:rFonts w:ascii="Times New Roman" w:hAnsi="Times New Roman"/>
            <w:sz w:val="24"/>
            <w:szCs w:val="24"/>
          </w:rPr>
          <w:delText>[</w:delText>
        </w:r>
        <w:r w:rsidRPr="00D94786" w:rsidDel="000569F6">
          <w:rPr>
            <w:rFonts w:ascii="Times New Roman" w:hAnsi="Times New Roman"/>
            <w:sz w:val="24"/>
            <w:szCs w:val="24"/>
            <w:highlight w:val="yellow"/>
          </w:rPr>
          <w:delText>SPONSORING AGENCY</w:delText>
        </w:r>
        <w:r w:rsidRPr="001638BC" w:rsidDel="000569F6">
          <w:rPr>
            <w:rFonts w:ascii="Times New Roman" w:hAnsi="Times New Roman"/>
            <w:sz w:val="24"/>
            <w:szCs w:val="24"/>
          </w:rPr>
          <w:delText>]</w:delText>
        </w:r>
      </w:del>
      <w:ins w:id="129" w:author="Danielle Martin" w:date="2020-02-03T12:25:00Z">
        <w:r w:rsidR="000569F6">
          <w:rPr>
            <w:rFonts w:ascii="Times New Roman" w:hAnsi="Times New Roman"/>
            <w:sz w:val="24"/>
            <w:szCs w:val="24"/>
          </w:rPr>
          <w:t>USDOS</w:t>
        </w:r>
      </w:ins>
      <w:r w:rsidRPr="001638BC">
        <w:rPr>
          <w:rFonts w:ascii="Times New Roman" w:hAnsi="Times New Roman"/>
          <w:sz w:val="24"/>
          <w:szCs w:val="24"/>
        </w:rPr>
        <w:t xml:space="preserve"> </w:t>
      </w:r>
      <w:del w:id="130" w:author="Danielle Martin" w:date="2020-02-03T12:02:00Z">
        <w:r w:rsidRPr="001638BC" w:rsidDel="005741EB">
          <w:rPr>
            <w:rFonts w:ascii="Times New Roman" w:hAnsi="Times New Roman"/>
            <w:sz w:val="24"/>
            <w:szCs w:val="24"/>
          </w:rPr>
          <w:delText xml:space="preserve">Award </w:delText>
        </w:r>
      </w:del>
      <w:r w:rsidRPr="001638BC">
        <w:rPr>
          <w:rFonts w:ascii="Times New Roman" w:hAnsi="Times New Roman"/>
          <w:sz w:val="24"/>
          <w:szCs w:val="24"/>
        </w:rPr>
        <w:t xml:space="preserve">Provisions, Budget requirements and 2 CFR 200.308. </w:t>
      </w:r>
    </w:p>
    <w:p w14:paraId="008BC40B"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0CEC7E7D" w14:textId="14F54430"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Sub-</w:t>
      </w:r>
      <w:del w:id="131" w:author="Danielle Martin" w:date="2020-02-03T11:48:00Z">
        <w:r w:rsidRPr="001638BC" w:rsidDel="00A85D81">
          <w:rPr>
            <w:rFonts w:ascii="Times New Roman" w:hAnsi="Times New Roman"/>
            <w:sz w:val="24"/>
            <w:szCs w:val="24"/>
          </w:rPr>
          <w:delText>Awardee</w:delText>
        </w:r>
      </w:del>
      <w:ins w:id="132" w:author="Danielle Martin" w:date="2020-02-03T11:48:00Z">
        <w:r w:rsidR="00A85D81">
          <w:rPr>
            <w:rFonts w:ascii="Times New Roman" w:hAnsi="Times New Roman"/>
            <w:sz w:val="24"/>
            <w:szCs w:val="24"/>
          </w:rPr>
          <w:t>Grantee</w:t>
        </w:r>
      </w:ins>
      <w:r w:rsidRPr="001638BC">
        <w:rPr>
          <w:rFonts w:ascii="Times New Roman" w:hAnsi="Times New Roman"/>
          <w:sz w:val="24"/>
          <w:szCs w:val="24"/>
        </w:rPr>
        <w:t xml:space="preserve"> is required to report deviations from the budget. Partners’ approval is required to authorize the Sub-</w:t>
      </w:r>
      <w:del w:id="133" w:author="Danielle Martin" w:date="2020-02-03T11:48:00Z">
        <w:r w:rsidRPr="001638BC" w:rsidDel="00A85D81">
          <w:rPr>
            <w:rFonts w:ascii="Times New Roman" w:hAnsi="Times New Roman"/>
            <w:sz w:val="24"/>
            <w:szCs w:val="24"/>
          </w:rPr>
          <w:delText>Awardee</w:delText>
        </w:r>
      </w:del>
      <w:ins w:id="134" w:author="Danielle Martin" w:date="2020-02-03T11:48:00Z">
        <w:r w:rsidR="00A85D81">
          <w:rPr>
            <w:rFonts w:ascii="Times New Roman" w:hAnsi="Times New Roman"/>
            <w:sz w:val="24"/>
            <w:szCs w:val="24"/>
          </w:rPr>
          <w:t>Grantee</w:t>
        </w:r>
      </w:ins>
      <w:r w:rsidRPr="001638BC">
        <w:rPr>
          <w:rFonts w:ascii="Times New Roman" w:hAnsi="Times New Roman"/>
          <w:sz w:val="24"/>
          <w:szCs w:val="24"/>
        </w:rPr>
        <w:t xml:space="preserve"> to reassign funds under the </w:t>
      </w:r>
      <w:del w:id="135" w:author="Danielle Martin" w:date="2020-02-03T11:57:00Z">
        <w:r w:rsidRPr="001638BC" w:rsidDel="0044078C">
          <w:rPr>
            <w:rFonts w:ascii="Times New Roman" w:hAnsi="Times New Roman"/>
            <w:sz w:val="24"/>
            <w:szCs w:val="24"/>
          </w:rPr>
          <w:delText>Sub-Agreement</w:delText>
        </w:r>
      </w:del>
      <w:ins w:id="136" w:author="Danielle Martin" w:date="2020-02-03T11:57:00Z">
        <w:r w:rsidR="0044078C">
          <w:rPr>
            <w:rFonts w:ascii="Times New Roman" w:hAnsi="Times New Roman"/>
            <w:sz w:val="24"/>
            <w:szCs w:val="24"/>
          </w:rPr>
          <w:t>Sub-Grant Agreement</w:t>
        </w:r>
      </w:ins>
      <w:r w:rsidRPr="001638BC">
        <w:rPr>
          <w:rFonts w:ascii="Times New Roman" w:hAnsi="Times New Roman"/>
          <w:sz w:val="24"/>
          <w:szCs w:val="24"/>
        </w:rPr>
        <w:t xml:space="preserve"> budget line item. Whenever the amount of Federal funds authorized in this </w:t>
      </w:r>
      <w:del w:id="137" w:author="Danielle Martin" w:date="2020-02-03T11:57:00Z">
        <w:r w:rsidRPr="001638BC" w:rsidDel="0044078C">
          <w:rPr>
            <w:rFonts w:ascii="Times New Roman" w:hAnsi="Times New Roman"/>
            <w:sz w:val="24"/>
            <w:szCs w:val="24"/>
          </w:rPr>
          <w:delText>Sub-Agreement</w:delText>
        </w:r>
      </w:del>
      <w:ins w:id="138" w:author="Danielle Martin" w:date="2020-02-03T11:57:00Z">
        <w:r w:rsidR="0044078C">
          <w:rPr>
            <w:rFonts w:ascii="Times New Roman" w:hAnsi="Times New Roman"/>
            <w:sz w:val="24"/>
            <w:szCs w:val="24"/>
          </w:rPr>
          <w:t>Sub-Grant Agreement</w:t>
        </w:r>
      </w:ins>
      <w:r w:rsidRPr="001638BC">
        <w:rPr>
          <w:rFonts w:ascii="Times New Roman" w:hAnsi="Times New Roman"/>
          <w:sz w:val="24"/>
          <w:szCs w:val="24"/>
        </w:rPr>
        <w:t xml:space="preserve"> is expected to exceed the requirements of the project, as outlined in the approved proposal, by more than $</w:t>
      </w:r>
      <w:r>
        <w:rPr>
          <w:rFonts w:ascii="Times New Roman" w:hAnsi="Times New Roman"/>
          <w:sz w:val="24"/>
          <w:szCs w:val="24"/>
        </w:rPr>
        <w:t>10</w:t>
      </w:r>
      <w:r w:rsidRPr="001638BC">
        <w:rPr>
          <w:rFonts w:ascii="Times New Roman" w:hAnsi="Times New Roman"/>
          <w:sz w:val="24"/>
          <w:szCs w:val="24"/>
        </w:rPr>
        <w:t xml:space="preserve">,000 or ten (10) percent of the </w:t>
      </w:r>
      <w:del w:id="139" w:author="Danielle Martin" w:date="2020-02-03T12:02:00Z">
        <w:r w:rsidRPr="001638BC" w:rsidDel="005741EB">
          <w:rPr>
            <w:rFonts w:ascii="Times New Roman" w:hAnsi="Times New Roman"/>
            <w:sz w:val="24"/>
            <w:szCs w:val="24"/>
          </w:rPr>
          <w:delText xml:space="preserve">award </w:delText>
        </w:r>
      </w:del>
      <w:ins w:id="140" w:author="Danielle Martin" w:date="2020-02-03T12:02:00Z">
        <w:r w:rsidR="005741EB">
          <w:rPr>
            <w:rFonts w:ascii="Times New Roman" w:hAnsi="Times New Roman"/>
            <w:sz w:val="24"/>
            <w:szCs w:val="24"/>
          </w:rPr>
          <w:t>Agreement</w:t>
        </w:r>
      </w:ins>
      <w:ins w:id="141" w:author="Danielle Martin" w:date="2020-02-03T12:13:00Z">
        <w:r w:rsidR="00CA29BD">
          <w:rPr>
            <w:rFonts w:ascii="Times New Roman" w:hAnsi="Times New Roman"/>
            <w:sz w:val="24"/>
            <w:szCs w:val="24"/>
          </w:rPr>
          <w:t xml:space="preserve"> </w:t>
        </w:r>
      </w:ins>
      <w:r w:rsidRPr="001638BC">
        <w:rPr>
          <w:rFonts w:ascii="Times New Roman" w:hAnsi="Times New Roman"/>
          <w:sz w:val="24"/>
          <w:szCs w:val="24"/>
        </w:rPr>
        <w:t>amount, whichever is greater, the Sub-</w:t>
      </w:r>
      <w:del w:id="142" w:author="Danielle Martin" w:date="2020-02-03T11:48:00Z">
        <w:r w:rsidRPr="001638BC" w:rsidDel="00A85D81">
          <w:rPr>
            <w:rFonts w:ascii="Times New Roman" w:hAnsi="Times New Roman"/>
            <w:sz w:val="24"/>
            <w:szCs w:val="24"/>
          </w:rPr>
          <w:delText>Awardee</w:delText>
        </w:r>
      </w:del>
      <w:ins w:id="143" w:author="Danielle Martin" w:date="2020-02-03T11:48:00Z">
        <w:r w:rsidR="00A85D81">
          <w:rPr>
            <w:rFonts w:ascii="Times New Roman" w:hAnsi="Times New Roman"/>
            <w:sz w:val="24"/>
            <w:szCs w:val="24"/>
          </w:rPr>
          <w:t>Grantee</w:t>
        </w:r>
      </w:ins>
      <w:r w:rsidRPr="001638BC">
        <w:rPr>
          <w:rFonts w:ascii="Times New Roman" w:hAnsi="Times New Roman"/>
          <w:sz w:val="24"/>
          <w:szCs w:val="24"/>
        </w:rPr>
        <w:t xml:space="preserve"> will promptly notify the Partners Program Manager.</w:t>
      </w:r>
    </w:p>
    <w:p w14:paraId="67BD467E" w14:textId="77777777" w:rsidR="001638BC" w:rsidRPr="00C220AB"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04"/>
        <w:gridCol w:w="2284"/>
        <w:gridCol w:w="2284"/>
      </w:tblGrid>
      <w:tr w:rsidR="001638BC" w:rsidRPr="007E7222" w14:paraId="4EE29089" w14:textId="77777777" w:rsidTr="007E7222">
        <w:trPr>
          <w:trHeight w:val="735"/>
        </w:trPr>
        <w:tc>
          <w:tcPr>
            <w:tcW w:w="2375" w:type="dxa"/>
            <w:shd w:val="clear" w:color="auto" w:fill="auto"/>
            <w:hideMark/>
          </w:tcPr>
          <w:p w14:paraId="6346473F"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14:paraId="1A281A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Categories</w:t>
            </w:r>
          </w:p>
        </w:tc>
        <w:tc>
          <w:tcPr>
            <w:tcW w:w="2204" w:type="dxa"/>
            <w:shd w:val="clear" w:color="auto" w:fill="auto"/>
            <w:vAlign w:val="center"/>
          </w:tcPr>
          <w:p w14:paraId="0F9129D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Amount </w:t>
            </w:r>
          </w:p>
        </w:tc>
        <w:tc>
          <w:tcPr>
            <w:tcW w:w="2284" w:type="dxa"/>
            <w:shd w:val="clear" w:color="auto" w:fill="auto"/>
            <w:vAlign w:val="center"/>
          </w:tcPr>
          <w:p w14:paraId="4EFED0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Cost Share</w:t>
            </w:r>
          </w:p>
        </w:tc>
        <w:tc>
          <w:tcPr>
            <w:tcW w:w="2284" w:type="dxa"/>
            <w:shd w:val="clear" w:color="auto" w:fill="auto"/>
            <w:vAlign w:val="center"/>
          </w:tcPr>
          <w:p w14:paraId="209D556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Total</w:t>
            </w:r>
          </w:p>
        </w:tc>
      </w:tr>
      <w:tr w:rsidR="001638BC" w:rsidRPr="007E7222" w14:paraId="7FE44B65" w14:textId="77777777" w:rsidTr="007E7222">
        <w:trPr>
          <w:trHeight w:val="305"/>
        </w:trPr>
        <w:tc>
          <w:tcPr>
            <w:tcW w:w="2375" w:type="dxa"/>
            <w:shd w:val="clear" w:color="auto" w:fill="auto"/>
            <w:hideMark/>
          </w:tcPr>
          <w:p w14:paraId="64CFA71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1. Personnel</w:t>
            </w:r>
          </w:p>
        </w:tc>
        <w:tc>
          <w:tcPr>
            <w:tcW w:w="2204" w:type="dxa"/>
            <w:shd w:val="clear" w:color="auto" w:fill="auto"/>
            <w:vAlign w:val="bottom"/>
          </w:tcPr>
          <w:p w14:paraId="0D4B117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3E943A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D5B74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27B06CC1" w14:textId="77777777" w:rsidTr="007E7222">
        <w:trPr>
          <w:trHeight w:val="274"/>
        </w:trPr>
        <w:tc>
          <w:tcPr>
            <w:tcW w:w="2375" w:type="dxa"/>
            <w:shd w:val="clear" w:color="auto" w:fill="auto"/>
            <w:hideMark/>
          </w:tcPr>
          <w:p w14:paraId="742D5B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2. Fringe Benefits</w:t>
            </w:r>
          </w:p>
        </w:tc>
        <w:tc>
          <w:tcPr>
            <w:tcW w:w="2204" w:type="dxa"/>
            <w:shd w:val="clear" w:color="auto" w:fill="auto"/>
            <w:vAlign w:val="bottom"/>
          </w:tcPr>
          <w:p w14:paraId="0B1FEA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27F9B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8905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174B9448" w14:textId="77777777" w:rsidTr="007E7222">
        <w:trPr>
          <w:trHeight w:val="274"/>
        </w:trPr>
        <w:tc>
          <w:tcPr>
            <w:tcW w:w="2375" w:type="dxa"/>
            <w:shd w:val="clear" w:color="auto" w:fill="auto"/>
            <w:hideMark/>
          </w:tcPr>
          <w:p w14:paraId="3648F57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3. Travel</w:t>
            </w:r>
          </w:p>
        </w:tc>
        <w:tc>
          <w:tcPr>
            <w:tcW w:w="2204" w:type="dxa"/>
            <w:shd w:val="clear" w:color="auto" w:fill="auto"/>
            <w:vAlign w:val="bottom"/>
          </w:tcPr>
          <w:p w14:paraId="27FCB4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24B525B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74938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509A55F" w14:textId="77777777" w:rsidTr="007E7222">
        <w:trPr>
          <w:trHeight w:val="274"/>
        </w:trPr>
        <w:tc>
          <w:tcPr>
            <w:tcW w:w="2375" w:type="dxa"/>
            <w:shd w:val="clear" w:color="auto" w:fill="auto"/>
            <w:hideMark/>
          </w:tcPr>
          <w:p w14:paraId="49844E8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4. Equipment</w:t>
            </w:r>
          </w:p>
        </w:tc>
        <w:tc>
          <w:tcPr>
            <w:tcW w:w="2204" w:type="dxa"/>
            <w:shd w:val="clear" w:color="auto" w:fill="auto"/>
            <w:vAlign w:val="bottom"/>
          </w:tcPr>
          <w:p w14:paraId="73C51F4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C4DD443"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00D4F6B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7CC48E4" w14:textId="77777777" w:rsidTr="007E7222">
        <w:trPr>
          <w:trHeight w:val="274"/>
        </w:trPr>
        <w:tc>
          <w:tcPr>
            <w:tcW w:w="2375" w:type="dxa"/>
            <w:shd w:val="clear" w:color="auto" w:fill="auto"/>
            <w:hideMark/>
          </w:tcPr>
          <w:p w14:paraId="5E19EDA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5. Supplies</w:t>
            </w:r>
          </w:p>
        </w:tc>
        <w:tc>
          <w:tcPr>
            <w:tcW w:w="2204" w:type="dxa"/>
            <w:shd w:val="clear" w:color="auto" w:fill="auto"/>
            <w:vAlign w:val="bottom"/>
          </w:tcPr>
          <w:p w14:paraId="23BEF13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F38F23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B1385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rsidDel="001C5DB9" w14:paraId="30BA607A" w14:textId="5D2F85D8" w:rsidTr="007E7222">
        <w:trPr>
          <w:trHeight w:val="274"/>
          <w:del w:id="144" w:author="Danielle Martin" w:date="2020-02-03T13:09:00Z"/>
        </w:trPr>
        <w:tc>
          <w:tcPr>
            <w:tcW w:w="2375" w:type="dxa"/>
            <w:shd w:val="clear" w:color="auto" w:fill="auto"/>
            <w:hideMark/>
          </w:tcPr>
          <w:p w14:paraId="4315051B" w14:textId="412CE906"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45" w:author="Danielle Martin" w:date="2020-02-03T13:09:00Z"/>
                <w:rFonts w:ascii="Times New Roman" w:hAnsi="Times New Roman"/>
                <w:sz w:val="24"/>
                <w:szCs w:val="24"/>
              </w:rPr>
            </w:pPr>
            <w:del w:id="146" w:author="Danielle Martin" w:date="2020-02-03T13:09:00Z">
              <w:r w:rsidRPr="007E7222" w:rsidDel="001C5DB9">
                <w:rPr>
                  <w:rFonts w:ascii="Times New Roman" w:hAnsi="Times New Roman"/>
                  <w:sz w:val="24"/>
                  <w:szCs w:val="24"/>
                </w:rPr>
                <w:delText>6. Sub-Contract</w:delText>
              </w:r>
            </w:del>
          </w:p>
        </w:tc>
        <w:tc>
          <w:tcPr>
            <w:tcW w:w="2204" w:type="dxa"/>
            <w:shd w:val="clear" w:color="auto" w:fill="auto"/>
            <w:vAlign w:val="bottom"/>
          </w:tcPr>
          <w:p w14:paraId="1871B214" w14:textId="244D2892"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47" w:author="Danielle Martin" w:date="2020-02-03T13:09:00Z"/>
                <w:rFonts w:ascii="Times New Roman" w:hAnsi="Times New Roman"/>
                <w:sz w:val="24"/>
                <w:szCs w:val="24"/>
              </w:rPr>
            </w:pPr>
            <w:del w:id="148" w:author="Danielle Martin" w:date="2020-02-03T13:09:00Z">
              <w:r w:rsidRPr="007E7222" w:rsidDel="001C5DB9">
                <w:rPr>
                  <w:rFonts w:ascii="Times New Roman" w:hAnsi="Times New Roman"/>
                  <w:sz w:val="24"/>
                  <w:szCs w:val="24"/>
                </w:rPr>
                <w:delText>$0</w:delText>
              </w:r>
            </w:del>
          </w:p>
        </w:tc>
        <w:tc>
          <w:tcPr>
            <w:tcW w:w="2284" w:type="dxa"/>
            <w:shd w:val="clear" w:color="auto" w:fill="auto"/>
            <w:vAlign w:val="bottom"/>
          </w:tcPr>
          <w:p w14:paraId="5CC977DD" w14:textId="67FE4309"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49" w:author="Danielle Martin" w:date="2020-02-03T13:09:00Z"/>
                <w:rFonts w:ascii="Times New Roman" w:hAnsi="Times New Roman"/>
                <w:sz w:val="24"/>
                <w:szCs w:val="24"/>
              </w:rPr>
            </w:pPr>
            <w:del w:id="150" w:author="Danielle Martin" w:date="2020-02-03T13:09:00Z">
              <w:r w:rsidRPr="007E7222" w:rsidDel="001C5DB9">
                <w:rPr>
                  <w:rFonts w:ascii="Times New Roman" w:hAnsi="Times New Roman"/>
                  <w:sz w:val="24"/>
                  <w:szCs w:val="24"/>
                </w:rPr>
                <w:delText>$0</w:delText>
              </w:r>
            </w:del>
          </w:p>
        </w:tc>
        <w:tc>
          <w:tcPr>
            <w:tcW w:w="2284" w:type="dxa"/>
            <w:shd w:val="clear" w:color="auto" w:fill="auto"/>
            <w:vAlign w:val="bottom"/>
          </w:tcPr>
          <w:p w14:paraId="380847E1" w14:textId="6AB92E3B"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51" w:author="Danielle Martin" w:date="2020-02-03T13:09:00Z"/>
                <w:rFonts w:ascii="Times New Roman" w:hAnsi="Times New Roman"/>
                <w:sz w:val="24"/>
                <w:szCs w:val="24"/>
              </w:rPr>
            </w:pPr>
            <w:del w:id="152" w:author="Danielle Martin" w:date="2020-02-03T13:09:00Z">
              <w:r w:rsidRPr="007E7222" w:rsidDel="001C5DB9">
                <w:rPr>
                  <w:rFonts w:ascii="Times New Roman" w:hAnsi="Times New Roman"/>
                  <w:sz w:val="24"/>
                  <w:szCs w:val="24"/>
                </w:rPr>
                <w:delText>$0</w:delText>
              </w:r>
            </w:del>
          </w:p>
        </w:tc>
      </w:tr>
      <w:tr w:rsidR="001638BC" w:rsidRPr="007E7222" w:rsidDel="001C5DB9" w14:paraId="79845B0B" w14:textId="4A53C04D" w:rsidTr="007E7222">
        <w:trPr>
          <w:trHeight w:val="274"/>
          <w:del w:id="153" w:author="Danielle Martin" w:date="2020-02-03T13:09:00Z"/>
        </w:trPr>
        <w:tc>
          <w:tcPr>
            <w:tcW w:w="2375" w:type="dxa"/>
            <w:shd w:val="clear" w:color="auto" w:fill="auto"/>
            <w:hideMark/>
          </w:tcPr>
          <w:p w14:paraId="7913E4B6" w14:textId="2ABE143A"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54" w:author="Danielle Martin" w:date="2020-02-03T13:09:00Z"/>
                <w:rFonts w:ascii="Times New Roman" w:hAnsi="Times New Roman"/>
                <w:sz w:val="24"/>
                <w:szCs w:val="24"/>
              </w:rPr>
            </w:pPr>
            <w:del w:id="155" w:author="Danielle Martin" w:date="2020-02-03T13:09:00Z">
              <w:r w:rsidRPr="007E7222" w:rsidDel="001C5DB9">
                <w:rPr>
                  <w:rFonts w:ascii="Times New Roman" w:hAnsi="Times New Roman"/>
                  <w:sz w:val="24"/>
                  <w:szCs w:val="24"/>
                </w:rPr>
                <w:delText>7. Sub-Grant</w:delText>
              </w:r>
            </w:del>
          </w:p>
        </w:tc>
        <w:tc>
          <w:tcPr>
            <w:tcW w:w="2204" w:type="dxa"/>
            <w:shd w:val="clear" w:color="auto" w:fill="auto"/>
            <w:vAlign w:val="bottom"/>
          </w:tcPr>
          <w:p w14:paraId="0B3A0365" w14:textId="72AC1E66"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56" w:author="Danielle Martin" w:date="2020-02-03T13:09:00Z"/>
                <w:rFonts w:ascii="Times New Roman" w:hAnsi="Times New Roman"/>
                <w:sz w:val="24"/>
                <w:szCs w:val="24"/>
              </w:rPr>
            </w:pPr>
            <w:del w:id="157" w:author="Danielle Martin" w:date="2020-02-03T13:09:00Z">
              <w:r w:rsidRPr="007E7222" w:rsidDel="001C5DB9">
                <w:rPr>
                  <w:rFonts w:ascii="Times New Roman" w:hAnsi="Times New Roman"/>
                  <w:sz w:val="24"/>
                  <w:szCs w:val="24"/>
                </w:rPr>
                <w:delText>$0</w:delText>
              </w:r>
            </w:del>
          </w:p>
        </w:tc>
        <w:tc>
          <w:tcPr>
            <w:tcW w:w="2284" w:type="dxa"/>
            <w:shd w:val="clear" w:color="auto" w:fill="auto"/>
            <w:vAlign w:val="bottom"/>
          </w:tcPr>
          <w:p w14:paraId="4BA0F51C" w14:textId="203E399C"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58" w:author="Danielle Martin" w:date="2020-02-03T13:09:00Z"/>
                <w:rFonts w:ascii="Times New Roman" w:hAnsi="Times New Roman"/>
                <w:sz w:val="24"/>
                <w:szCs w:val="24"/>
              </w:rPr>
            </w:pPr>
            <w:del w:id="159" w:author="Danielle Martin" w:date="2020-02-03T13:09:00Z">
              <w:r w:rsidRPr="007E7222" w:rsidDel="001C5DB9">
                <w:rPr>
                  <w:rFonts w:ascii="Times New Roman" w:hAnsi="Times New Roman"/>
                  <w:sz w:val="24"/>
                  <w:szCs w:val="24"/>
                </w:rPr>
                <w:delText>$0</w:delText>
              </w:r>
            </w:del>
          </w:p>
        </w:tc>
        <w:tc>
          <w:tcPr>
            <w:tcW w:w="2284" w:type="dxa"/>
            <w:shd w:val="clear" w:color="auto" w:fill="auto"/>
            <w:vAlign w:val="bottom"/>
          </w:tcPr>
          <w:p w14:paraId="78E80E95" w14:textId="1E8AB523" w:rsidR="001638BC" w:rsidRPr="007E7222" w:rsidDel="001C5DB9"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60" w:author="Danielle Martin" w:date="2020-02-03T13:09:00Z"/>
                <w:rFonts w:ascii="Times New Roman" w:hAnsi="Times New Roman"/>
                <w:sz w:val="24"/>
                <w:szCs w:val="24"/>
              </w:rPr>
            </w:pPr>
            <w:del w:id="161" w:author="Danielle Martin" w:date="2020-02-03T13:09:00Z">
              <w:r w:rsidRPr="007E7222" w:rsidDel="001C5DB9">
                <w:rPr>
                  <w:rFonts w:ascii="Times New Roman" w:hAnsi="Times New Roman"/>
                  <w:sz w:val="24"/>
                  <w:szCs w:val="24"/>
                </w:rPr>
                <w:delText>$0</w:delText>
              </w:r>
            </w:del>
          </w:p>
        </w:tc>
      </w:tr>
      <w:tr w:rsidR="001638BC" w:rsidRPr="007E7222" w14:paraId="4E3EA85A" w14:textId="77777777" w:rsidTr="007E7222">
        <w:trPr>
          <w:trHeight w:val="274"/>
        </w:trPr>
        <w:tc>
          <w:tcPr>
            <w:tcW w:w="2375" w:type="dxa"/>
            <w:shd w:val="clear" w:color="auto" w:fill="auto"/>
            <w:hideMark/>
          </w:tcPr>
          <w:p w14:paraId="65A5AB02" w14:textId="3CBF6189"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del w:id="162" w:author="Danielle Martin" w:date="2020-02-03T13:09:00Z">
              <w:r w:rsidRPr="007E7222" w:rsidDel="001C5DB9">
                <w:rPr>
                  <w:rFonts w:ascii="Times New Roman" w:hAnsi="Times New Roman"/>
                  <w:sz w:val="24"/>
                  <w:szCs w:val="24"/>
                </w:rPr>
                <w:delText>8</w:delText>
              </w:r>
            </w:del>
            <w:ins w:id="163" w:author="Danielle Martin" w:date="2020-02-03T13:09:00Z">
              <w:r w:rsidR="001C5DB9">
                <w:rPr>
                  <w:rFonts w:ascii="Times New Roman" w:hAnsi="Times New Roman"/>
                  <w:sz w:val="24"/>
                  <w:szCs w:val="24"/>
                </w:rPr>
                <w:t>6</w:t>
              </w:r>
            </w:ins>
            <w:r w:rsidRPr="007E7222">
              <w:rPr>
                <w:rFonts w:ascii="Times New Roman" w:hAnsi="Times New Roman"/>
                <w:sz w:val="24"/>
                <w:szCs w:val="24"/>
              </w:rPr>
              <w:t>. Other Direct Costs</w:t>
            </w:r>
          </w:p>
        </w:tc>
        <w:tc>
          <w:tcPr>
            <w:tcW w:w="2204" w:type="dxa"/>
            <w:shd w:val="clear" w:color="auto" w:fill="auto"/>
            <w:vAlign w:val="bottom"/>
          </w:tcPr>
          <w:p w14:paraId="1F9E48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65E17A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2BE6B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9A75BB8" w14:textId="77777777" w:rsidTr="007E7222">
        <w:trPr>
          <w:trHeight w:val="274"/>
        </w:trPr>
        <w:tc>
          <w:tcPr>
            <w:tcW w:w="2375" w:type="dxa"/>
            <w:shd w:val="clear" w:color="auto" w:fill="auto"/>
            <w:hideMark/>
          </w:tcPr>
          <w:p w14:paraId="54CD7550" w14:textId="34D17595"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del w:id="164" w:author="Danielle Martin" w:date="2020-02-03T13:09:00Z">
              <w:r w:rsidRPr="007E7222" w:rsidDel="001C5DB9">
                <w:rPr>
                  <w:rFonts w:ascii="Times New Roman" w:hAnsi="Times New Roman"/>
                  <w:b/>
                  <w:bCs/>
                  <w:sz w:val="24"/>
                  <w:szCs w:val="24"/>
                </w:rPr>
                <w:delText>11</w:delText>
              </w:r>
            </w:del>
            <w:ins w:id="165" w:author="Danielle Martin" w:date="2020-02-03T13:09:00Z">
              <w:r w:rsidR="001C5DB9">
                <w:rPr>
                  <w:rFonts w:ascii="Times New Roman" w:hAnsi="Times New Roman"/>
                  <w:b/>
                  <w:bCs/>
                  <w:sz w:val="24"/>
                  <w:szCs w:val="24"/>
                </w:rPr>
                <w:t>7</w:t>
              </w:r>
            </w:ins>
            <w:r w:rsidRPr="007E7222">
              <w:rPr>
                <w:rFonts w:ascii="Times New Roman" w:hAnsi="Times New Roman"/>
                <w:b/>
                <w:bCs/>
                <w:sz w:val="24"/>
                <w:szCs w:val="24"/>
              </w:rPr>
              <w:t xml:space="preserve">. Total Direct Costs </w:t>
            </w:r>
          </w:p>
        </w:tc>
        <w:tc>
          <w:tcPr>
            <w:tcW w:w="2204" w:type="dxa"/>
            <w:shd w:val="clear" w:color="auto" w:fill="auto"/>
            <w:vAlign w:val="bottom"/>
          </w:tcPr>
          <w:p w14:paraId="691A582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2B3AA3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19559E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r>
      <w:tr w:rsidR="001C5DB9" w:rsidRPr="007E7222" w14:paraId="659F47A6" w14:textId="77777777" w:rsidTr="007E7222">
        <w:trPr>
          <w:trHeight w:val="274"/>
          <w:ins w:id="166" w:author="Danielle Martin" w:date="2020-02-03T13:09:00Z"/>
        </w:trPr>
        <w:tc>
          <w:tcPr>
            <w:tcW w:w="2375" w:type="dxa"/>
            <w:shd w:val="clear" w:color="auto" w:fill="auto"/>
          </w:tcPr>
          <w:p w14:paraId="56A2DDBB" w14:textId="7BA3FAAD" w:rsidR="001C5DB9" w:rsidRPr="007E7222" w:rsidDel="001C5DB9"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67" w:author="Danielle Martin" w:date="2020-02-03T13:09:00Z"/>
                <w:rFonts w:ascii="Times New Roman" w:hAnsi="Times New Roman"/>
                <w:b/>
                <w:bCs/>
                <w:sz w:val="24"/>
                <w:szCs w:val="24"/>
              </w:rPr>
            </w:pPr>
            <w:ins w:id="168" w:author="Danielle Martin" w:date="2020-02-03T13:09:00Z">
              <w:r>
                <w:rPr>
                  <w:rFonts w:ascii="Times New Roman" w:hAnsi="Times New Roman"/>
                  <w:b/>
                  <w:bCs/>
                  <w:sz w:val="24"/>
                  <w:szCs w:val="24"/>
                </w:rPr>
                <w:t>8</w:t>
              </w:r>
              <w:r w:rsidRPr="007E7222">
                <w:rPr>
                  <w:rFonts w:ascii="Times New Roman" w:hAnsi="Times New Roman"/>
                  <w:b/>
                  <w:bCs/>
                  <w:sz w:val="24"/>
                  <w:szCs w:val="24"/>
                </w:rPr>
                <w:t>.</w:t>
              </w:r>
              <w:r>
                <w:rPr>
                  <w:rFonts w:ascii="Times New Roman" w:hAnsi="Times New Roman"/>
                  <w:b/>
                  <w:bCs/>
                  <w:sz w:val="24"/>
                  <w:szCs w:val="24"/>
                </w:rPr>
                <w:t xml:space="preserve"> Total</w:t>
              </w:r>
              <w:r w:rsidRPr="007E7222">
                <w:rPr>
                  <w:rFonts w:ascii="Times New Roman" w:hAnsi="Times New Roman"/>
                  <w:b/>
                  <w:bCs/>
                  <w:sz w:val="24"/>
                  <w:szCs w:val="24"/>
                </w:rPr>
                <w:t xml:space="preserve"> </w:t>
              </w:r>
              <w:r>
                <w:rPr>
                  <w:rFonts w:ascii="Times New Roman" w:hAnsi="Times New Roman"/>
                  <w:b/>
                  <w:bCs/>
                  <w:sz w:val="24"/>
                  <w:szCs w:val="24"/>
                </w:rPr>
                <w:t>Indirect</w:t>
              </w:r>
              <w:r w:rsidRPr="007E7222">
                <w:rPr>
                  <w:rFonts w:ascii="Times New Roman" w:hAnsi="Times New Roman"/>
                  <w:b/>
                  <w:bCs/>
                  <w:sz w:val="24"/>
                  <w:szCs w:val="24"/>
                </w:rPr>
                <w:t xml:space="preserve"> Costs </w:t>
              </w:r>
            </w:ins>
          </w:p>
        </w:tc>
        <w:tc>
          <w:tcPr>
            <w:tcW w:w="2204" w:type="dxa"/>
            <w:shd w:val="clear" w:color="auto" w:fill="auto"/>
            <w:vAlign w:val="bottom"/>
          </w:tcPr>
          <w:p w14:paraId="412122EE" w14:textId="52CD9AA5"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69" w:author="Danielle Martin" w:date="2020-02-03T13:09:00Z"/>
                <w:rFonts w:ascii="Times New Roman" w:hAnsi="Times New Roman"/>
                <w:b/>
                <w:bCs/>
                <w:sz w:val="24"/>
                <w:szCs w:val="24"/>
              </w:rPr>
            </w:pPr>
            <w:ins w:id="170" w:author="Danielle Martin" w:date="2020-02-03T13:09:00Z">
              <w:r w:rsidRPr="007E7222">
                <w:rPr>
                  <w:rFonts w:ascii="Times New Roman" w:hAnsi="Times New Roman"/>
                  <w:b/>
                  <w:bCs/>
                  <w:sz w:val="24"/>
                  <w:szCs w:val="24"/>
                </w:rPr>
                <w:t>$0</w:t>
              </w:r>
            </w:ins>
          </w:p>
        </w:tc>
        <w:tc>
          <w:tcPr>
            <w:tcW w:w="2284" w:type="dxa"/>
            <w:shd w:val="clear" w:color="auto" w:fill="auto"/>
            <w:vAlign w:val="bottom"/>
          </w:tcPr>
          <w:p w14:paraId="2F45CFB1" w14:textId="34B28F13"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71" w:author="Danielle Martin" w:date="2020-02-03T13:09:00Z"/>
                <w:rFonts w:ascii="Times New Roman" w:hAnsi="Times New Roman"/>
                <w:b/>
                <w:bCs/>
                <w:sz w:val="24"/>
                <w:szCs w:val="24"/>
              </w:rPr>
            </w:pPr>
            <w:ins w:id="172" w:author="Danielle Martin" w:date="2020-02-03T13:09:00Z">
              <w:r w:rsidRPr="007E7222">
                <w:rPr>
                  <w:rFonts w:ascii="Times New Roman" w:hAnsi="Times New Roman"/>
                  <w:b/>
                  <w:bCs/>
                  <w:sz w:val="24"/>
                  <w:szCs w:val="24"/>
                </w:rPr>
                <w:t>$0</w:t>
              </w:r>
            </w:ins>
          </w:p>
        </w:tc>
        <w:tc>
          <w:tcPr>
            <w:tcW w:w="2284" w:type="dxa"/>
            <w:shd w:val="clear" w:color="auto" w:fill="auto"/>
            <w:vAlign w:val="bottom"/>
          </w:tcPr>
          <w:p w14:paraId="243D7ADD" w14:textId="4127A24B"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73" w:author="Danielle Martin" w:date="2020-02-03T13:09:00Z"/>
                <w:rFonts w:ascii="Times New Roman" w:hAnsi="Times New Roman"/>
                <w:b/>
                <w:bCs/>
                <w:sz w:val="24"/>
                <w:szCs w:val="24"/>
              </w:rPr>
            </w:pPr>
            <w:ins w:id="174" w:author="Danielle Martin" w:date="2020-02-03T13:09:00Z">
              <w:r w:rsidRPr="007E7222">
                <w:rPr>
                  <w:rFonts w:ascii="Times New Roman" w:hAnsi="Times New Roman"/>
                  <w:b/>
                  <w:bCs/>
                  <w:sz w:val="24"/>
                  <w:szCs w:val="24"/>
                </w:rPr>
                <w:t>$0</w:t>
              </w:r>
            </w:ins>
          </w:p>
        </w:tc>
      </w:tr>
      <w:tr w:rsidR="001C5DB9" w:rsidRPr="007E7222" w14:paraId="0AC1F5FE" w14:textId="77777777" w:rsidTr="007E7222">
        <w:trPr>
          <w:trHeight w:val="274"/>
          <w:ins w:id="175" w:author="Danielle Martin" w:date="2020-02-03T13:10:00Z"/>
        </w:trPr>
        <w:tc>
          <w:tcPr>
            <w:tcW w:w="2375" w:type="dxa"/>
            <w:shd w:val="clear" w:color="auto" w:fill="auto"/>
          </w:tcPr>
          <w:p w14:paraId="25F41E1B" w14:textId="4A7FC8A6" w:rsidR="001C5DB9"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76" w:author="Danielle Martin" w:date="2020-02-03T13:10:00Z"/>
                <w:rFonts w:ascii="Times New Roman" w:hAnsi="Times New Roman"/>
                <w:b/>
                <w:bCs/>
                <w:sz w:val="24"/>
                <w:szCs w:val="24"/>
              </w:rPr>
            </w:pPr>
            <w:ins w:id="177" w:author="Danielle Martin" w:date="2020-02-03T13:10:00Z">
              <w:r>
                <w:rPr>
                  <w:rFonts w:ascii="Times New Roman" w:hAnsi="Times New Roman"/>
                  <w:b/>
                  <w:bCs/>
                  <w:sz w:val="24"/>
                  <w:szCs w:val="24"/>
                </w:rPr>
                <w:t>9</w:t>
              </w:r>
              <w:r w:rsidRPr="007E7222">
                <w:rPr>
                  <w:rFonts w:ascii="Times New Roman" w:hAnsi="Times New Roman"/>
                  <w:b/>
                  <w:bCs/>
                  <w:sz w:val="24"/>
                  <w:szCs w:val="24"/>
                </w:rPr>
                <w:t>. Total</w:t>
              </w:r>
              <w:r>
                <w:rPr>
                  <w:rFonts w:ascii="Times New Roman" w:hAnsi="Times New Roman"/>
                  <w:b/>
                  <w:bCs/>
                  <w:sz w:val="24"/>
                  <w:szCs w:val="24"/>
                </w:rPr>
                <w:t xml:space="preserve"> Cost Share</w:t>
              </w:r>
              <w:r w:rsidRPr="007E7222">
                <w:rPr>
                  <w:rFonts w:ascii="Times New Roman" w:hAnsi="Times New Roman"/>
                  <w:b/>
                  <w:bCs/>
                  <w:sz w:val="24"/>
                  <w:szCs w:val="24"/>
                </w:rPr>
                <w:t xml:space="preserve"> </w:t>
              </w:r>
            </w:ins>
          </w:p>
        </w:tc>
        <w:tc>
          <w:tcPr>
            <w:tcW w:w="2204" w:type="dxa"/>
            <w:shd w:val="clear" w:color="auto" w:fill="auto"/>
            <w:vAlign w:val="bottom"/>
          </w:tcPr>
          <w:p w14:paraId="2133B9F7" w14:textId="779B3E6C"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78" w:author="Danielle Martin" w:date="2020-02-03T13:10:00Z"/>
                <w:rFonts w:ascii="Times New Roman" w:hAnsi="Times New Roman"/>
                <w:b/>
                <w:bCs/>
                <w:sz w:val="24"/>
                <w:szCs w:val="24"/>
              </w:rPr>
            </w:pPr>
            <w:ins w:id="179" w:author="Danielle Martin" w:date="2020-02-03T13:10:00Z">
              <w:r w:rsidRPr="007E7222">
                <w:rPr>
                  <w:rFonts w:ascii="Times New Roman" w:hAnsi="Times New Roman"/>
                  <w:b/>
                  <w:bCs/>
                  <w:sz w:val="24"/>
                  <w:szCs w:val="24"/>
                </w:rPr>
                <w:t>$0</w:t>
              </w:r>
            </w:ins>
          </w:p>
        </w:tc>
        <w:tc>
          <w:tcPr>
            <w:tcW w:w="2284" w:type="dxa"/>
            <w:shd w:val="clear" w:color="auto" w:fill="auto"/>
            <w:vAlign w:val="bottom"/>
          </w:tcPr>
          <w:p w14:paraId="58720F7F" w14:textId="19B6A6C1"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80" w:author="Danielle Martin" w:date="2020-02-03T13:10:00Z"/>
                <w:rFonts w:ascii="Times New Roman" w:hAnsi="Times New Roman"/>
                <w:b/>
                <w:bCs/>
                <w:sz w:val="24"/>
                <w:szCs w:val="24"/>
              </w:rPr>
            </w:pPr>
            <w:ins w:id="181" w:author="Danielle Martin" w:date="2020-02-03T13:10:00Z">
              <w:r w:rsidRPr="007E7222">
                <w:rPr>
                  <w:rFonts w:ascii="Times New Roman" w:hAnsi="Times New Roman"/>
                  <w:b/>
                  <w:bCs/>
                  <w:sz w:val="24"/>
                  <w:szCs w:val="24"/>
                </w:rPr>
                <w:t>$0</w:t>
              </w:r>
            </w:ins>
          </w:p>
        </w:tc>
        <w:tc>
          <w:tcPr>
            <w:tcW w:w="2284" w:type="dxa"/>
            <w:shd w:val="clear" w:color="auto" w:fill="auto"/>
            <w:vAlign w:val="bottom"/>
          </w:tcPr>
          <w:p w14:paraId="2AC96204" w14:textId="0F27F4C9"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82" w:author="Danielle Martin" w:date="2020-02-03T13:10:00Z"/>
                <w:rFonts w:ascii="Times New Roman" w:hAnsi="Times New Roman"/>
                <w:b/>
                <w:bCs/>
                <w:sz w:val="24"/>
                <w:szCs w:val="24"/>
              </w:rPr>
            </w:pPr>
            <w:ins w:id="183" w:author="Danielle Martin" w:date="2020-02-03T13:10:00Z">
              <w:r w:rsidRPr="007E7222">
                <w:rPr>
                  <w:rFonts w:ascii="Times New Roman" w:hAnsi="Times New Roman"/>
                  <w:b/>
                  <w:bCs/>
                  <w:sz w:val="24"/>
                  <w:szCs w:val="24"/>
                </w:rPr>
                <w:t>$0</w:t>
              </w:r>
            </w:ins>
          </w:p>
        </w:tc>
      </w:tr>
      <w:tr w:rsidR="001C5DB9" w:rsidRPr="007E7222" w14:paraId="39577D62" w14:textId="77777777" w:rsidTr="007E7222">
        <w:trPr>
          <w:trHeight w:val="274"/>
          <w:ins w:id="184" w:author="Danielle Martin" w:date="2020-02-03T13:10:00Z"/>
        </w:trPr>
        <w:tc>
          <w:tcPr>
            <w:tcW w:w="2375" w:type="dxa"/>
            <w:shd w:val="clear" w:color="auto" w:fill="auto"/>
          </w:tcPr>
          <w:p w14:paraId="585D39B9" w14:textId="77777777" w:rsidR="001C5DB9"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85" w:author="Danielle Martin" w:date="2020-02-03T13:10:00Z"/>
                <w:rFonts w:ascii="Times New Roman" w:hAnsi="Times New Roman"/>
                <w:b/>
                <w:bCs/>
                <w:sz w:val="24"/>
                <w:szCs w:val="24"/>
              </w:rPr>
            </w:pPr>
          </w:p>
        </w:tc>
        <w:tc>
          <w:tcPr>
            <w:tcW w:w="2204" w:type="dxa"/>
            <w:shd w:val="clear" w:color="auto" w:fill="auto"/>
            <w:vAlign w:val="bottom"/>
          </w:tcPr>
          <w:p w14:paraId="0B7C517E" w14:textId="77777777"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86" w:author="Danielle Martin" w:date="2020-02-03T13:10:00Z"/>
                <w:rFonts w:ascii="Times New Roman" w:hAnsi="Times New Roman"/>
                <w:b/>
                <w:bCs/>
                <w:sz w:val="24"/>
                <w:szCs w:val="24"/>
              </w:rPr>
            </w:pPr>
          </w:p>
        </w:tc>
        <w:tc>
          <w:tcPr>
            <w:tcW w:w="2284" w:type="dxa"/>
            <w:shd w:val="clear" w:color="auto" w:fill="auto"/>
            <w:vAlign w:val="bottom"/>
          </w:tcPr>
          <w:p w14:paraId="3B4EF5BD" w14:textId="77777777"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87" w:author="Danielle Martin" w:date="2020-02-03T13:10:00Z"/>
                <w:rFonts w:ascii="Times New Roman" w:hAnsi="Times New Roman"/>
                <w:b/>
                <w:bCs/>
                <w:sz w:val="24"/>
                <w:szCs w:val="24"/>
              </w:rPr>
            </w:pPr>
          </w:p>
        </w:tc>
        <w:tc>
          <w:tcPr>
            <w:tcW w:w="2284" w:type="dxa"/>
            <w:shd w:val="clear" w:color="auto" w:fill="auto"/>
            <w:vAlign w:val="bottom"/>
          </w:tcPr>
          <w:p w14:paraId="5F361885" w14:textId="77777777"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88" w:author="Danielle Martin" w:date="2020-02-03T13:10:00Z"/>
                <w:rFonts w:ascii="Times New Roman" w:hAnsi="Times New Roman"/>
                <w:b/>
                <w:bCs/>
                <w:sz w:val="24"/>
                <w:szCs w:val="24"/>
              </w:rPr>
            </w:pPr>
          </w:p>
        </w:tc>
      </w:tr>
      <w:tr w:rsidR="001C5DB9" w:rsidRPr="007E7222" w14:paraId="46BEB5B1" w14:textId="77777777" w:rsidTr="007E7222">
        <w:trPr>
          <w:trHeight w:val="274"/>
          <w:ins w:id="189" w:author="Danielle Martin" w:date="2020-02-03T13:10:00Z"/>
        </w:trPr>
        <w:tc>
          <w:tcPr>
            <w:tcW w:w="2375" w:type="dxa"/>
            <w:shd w:val="clear" w:color="auto" w:fill="auto"/>
          </w:tcPr>
          <w:p w14:paraId="01E62E5F" w14:textId="161D5897" w:rsidR="001C5DB9"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90" w:author="Danielle Martin" w:date="2020-02-03T13:10:00Z"/>
                <w:rFonts w:ascii="Times New Roman" w:hAnsi="Times New Roman"/>
                <w:b/>
                <w:bCs/>
                <w:sz w:val="24"/>
                <w:szCs w:val="24"/>
              </w:rPr>
            </w:pPr>
            <w:ins w:id="191" w:author="Danielle Martin" w:date="2020-02-03T13:10:00Z">
              <w:r>
                <w:rPr>
                  <w:rFonts w:ascii="Times New Roman" w:hAnsi="Times New Roman"/>
                  <w:b/>
                  <w:bCs/>
                  <w:sz w:val="24"/>
                  <w:szCs w:val="24"/>
                </w:rPr>
                <w:t>10.</w:t>
              </w:r>
              <w:r w:rsidRPr="007E7222">
                <w:rPr>
                  <w:rFonts w:ascii="Times New Roman" w:hAnsi="Times New Roman"/>
                  <w:b/>
                  <w:bCs/>
                  <w:sz w:val="24"/>
                  <w:szCs w:val="24"/>
                </w:rPr>
                <w:t xml:space="preserve"> Total </w:t>
              </w:r>
              <w:r>
                <w:rPr>
                  <w:rFonts w:ascii="Times New Roman" w:hAnsi="Times New Roman"/>
                  <w:b/>
                  <w:bCs/>
                  <w:sz w:val="24"/>
                  <w:szCs w:val="24"/>
                </w:rPr>
                <w:t>Cost</w:t>
              </w:r>
              <w:r w:rsidRPr="007E7222">
                <w:rPr>
                  <w:rFonts w:ascii="Times New Roman" w:hAnsi="Times New Roman"/>
                  <w:b/>
                  <w:bCs/>
                  <w:sz w:val="24"/>
                  <w:szCs w:val="24"/>
                </w:rPr>
                <w:t xml:space="preserve"> </w:t>
              </w:r>
            </w:ins>
          </w:p>
        </w:tc>
        <w:tc>
          <w:tcPr>
            <w:tcW w:w="2204" w:type="dxa"/>
            <w:shd w:val="clear" w:color="auto" w:fill="auto"/>
            <w:vAlign w:val="bottom"/>
          </w:tcPr>
          <w:p w14:paraId="768DB053" w14:textId="43CDEA99"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92" w:author="Danielle Martin" w:date="2020-02-03T13:10:00Z"/>
                <w:rFonts w:ascii="Times New Roman" w:hAnsi="Times New Roman"/>
                <w:b/>
                <w:bCs/>
                <w:sz w:val="24"/>
                <w:szCs w:val="24"/>
              </w:rPr>
            </w:pPr>
            <w:ins w:id="193" w:author="Danielle Martin" w:date="2020-02-03T13:10:00Z">
              <w:r w:rsidRPr="007E7222">
                <w:rPr>
                  <w:rFonts w:ascii="Times New Roman" w:hAnsi="Times New Roman"/>
                  <w:b/>
                  <w:bCs/>
                  <w:sz w:val="24"/>
                  <w:szCs w:val="24"/>
                </w:rPr>
                <w:t>$0</w:t>
              </w:r>
            </w:ins>
          </w:p>
        </w:tc>
        <w:tc>
          <w:tcPr>
            <w:tcW w:w="2284" w:type="dxa"/>
            <w:shd w:val="clear" w:color="auto" w:fill="auto"/>
            <w:vAlign w:val="bottom"/>
          </w:tcPr>
          <w:p w14:paraId="34B25ABD" w14:textId="4DADC766"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94" w:author="Danielle Martin" w:date="2020-02-03T13:10:00Z"/>
                <w:rFonts w:ascii="Times New Roman" w:hAnsi="Times New Roman"/>
                <w:b/>
                <w:bCs/>
                <w:sz w:val="24"/>
                <w:szCs w:val="24"/>
              </w:rPr>
            </w:pPr>
            <w:ins w:id="195" w:author="Danielle Martin" w:date="2020-02-03T13:10:00Z">
              <w:r w:rsidRPr="007E7222">
                <w:rPr>
                  <w:rFonts w:ascii="Times New Roman" w:hAnsi="Times New Roman"/>
                  <w:b/>
                  <w:bCs/>
                  <w:sz w:val="24"/>
                  <w:szCs w:val="24"/>
                </w:rPr>
                <w:t>$0</w:t>
              </w:r>
            </w:ins>
          </w:p>
        </w:tc>
        <w:tc>
          <w:tcPr>
            <w:tcW w:w="2284" w:type="dxa"/>
            <w:shd w:val="clear" w:color="auto" w:fill="auto"/>
            <w:vAlign w:val="bottom"/>
          </w:tcPr>
          <w:p w14:paraId="394FD582" w14:textId="1EC76966" w:rsidR="001C5DB9" w:rsidRPr="007E7222" w:rsidRDefault="001C5DB9" w:rsidP="001C5D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96" w:author="Danielle Martin" w:date="2020-02-03T13:10:00Z"/>
                <w:rFonts w:ascii="Times New Roman" w:hAnsi="Times New Roman"/>
                <w:b/>
                <w:bCs/>
                <w:sz w:val="24"/>
                <w:szCs w:val="24"/>
              </w:rPr>
            </w:pPr>
            <w:ins w:id="197" w:author="Danielle Martin" w:date="2020-02-03T13:10:00Z">
              <w:r w:rsidRPr="007E7222">
                <w:rPr>
                  <w:rFonts w:ascii="Times New Roman" w:hAnsi="Times New Roman"/>
                  <w:b/>
                  <w:bCs/>
                  <w:sz w:val="24"/>
                  <w:szCs w:val="24"/>
                </w:rPr>
                <w:t>$0</w:t>
              </w:r>
            </w:ins>
          </w:p>
        </w:tc>
      </w:tr>
    </w:tbl>
    <w:p w14:paraId="3A309A8B" w14:textId="77777777" w:rsidR="00052208" w:rsidRDefault="00052208"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198" w:author="Danielle Martin" w:date="2020-02-03T12:14:00Z"/>
          <w:rFonts w:ascii="Times New Roman" w:hAnsi="Times New Roman"/>
          <w:sz w:val="24"/>
          <w:szCs w:val="24"/>
        </w:rPr>
      </w:pPr>
    </w:p>
    <w:p w14:paraId="4281C294" w14:textId="10CB1E4E" w:rsidR="00FE340C" w:rsidDel="00736E14"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199" w:author="Danielle Martin" w:date="2020-02-03T13:08:00Z"/>
          <w:rFonts w:ascii="Times New Roman" w:hAnsi="Times New Roman"/>
          <w:sz w:val="24"/>
          <w:szCs w:val="24"/>
        </w:rPr>
      </w:pPr>
      <w:del w:id="200" w:author="Danielle Martin" w:date="2020-02-03T13:08:00Z">
        <w:r w:rsidRPr="00FE340C" w:rsidDel="00736E14">
          <w:rPr>
            <w:rFonts w:ascii="Times New Roman" w:hAnsi="Times New Roman"/>
            <w:sz w:val="24"/>
            <w:szCs w:val="24"/>
          </w:rPr>
          <w:delText>The Sub-</w:delText>
        </w:r>
      </w:del>
      <w:del w:id="201" w:author="Danielle Martin" w:date="2020-02-03T11:48:00Z">
        <w:r w:rsidRPr="00FE340C" w:rsidDel="00A85D81">
          <w:rPr>
            <w:rFonts w:ascii="Times New Roman" w:hAnsi="Times New Roman"/>
            <w:sz w:val="24"/>
            <w:szCs w:val="24"/>
          </w:rPr>
          <w:delText>Awardee</w:delText>
        </w:r>
      </w:del>
      <w:del w:id="202" w:author="Danielle Martin" w:date="2020-02-03T13:08:00Z">
        <w:r w:rsidRPr="00FE340C" w:rsidDel="00736E14">
          <w:rPr>
            <w:rFonts w:ascii="Times New Roman" w:hAnsi="Times New Roman"/>
            <w:sz w:val="24"/>
            <w:szCs w:val="24"/>
          </w:rPr>
          <w:delText xml:space="preserve"> shall submit to the Program Manager for prior approval the proposed budget for any agreement over USD $</w:delText>
        </w:r>
        <w:r w:rsidDel="00736E14">
          <w:rPr>
            <w:rFonts w:ascii="Times New Roman" w:hAnsi="Times New Roman"/>
            <w:sz w:val="24"/>
            <w:szCs w:val="24"/>
          </w:rPr>
          <w:delText>10</w:delText>
        </w:r>
        <w:r w:rsidRPr="00FE340C" w:rsidDel="00736E14">
          <w:rPr>
            <w:rFonts w:ascii="Times New Roman" w:hAnsi="Times New Roman"/>
            <w:sz w:val="24"/>
            <w:szCs w:val="24"/>
          </w:rPr>
          <w:delText>,000 with a substantial flow down of programmatic responsibility to the sub-recipient.</w:delText>
        </w:r>
      </w:del>
    </w:p>
    <w:p w14:paraId="07128E45" w14:textId="5B563E7F" w:rsidR="00FE340C" w:rsidRPr="00FE340C" w:rsidDel="00736E14"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203" w:author="Danielle Martin" w:date="2020-02-03T13:08:00Z"/>
          <w:rFonts w:ascii="Times New Roman" w:hAnsi="Times New Roman"/>
          <w:sz w:val="24"/>
          <w:szCs w:val="24"/>
        </w:rPr>
      </w:pPr>
    </w:p>
    <w:p w14:paraId="6DE8B31F" w14:textId="61542E9D"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FE340C">
        <w:rPr>
          <w:rFonts w:ascii="Times New Roman" w:hAnsi="Times New Roman"/>
          <w:sz w:val="24"/>
          <w:szCs w:val="24"/>
        </w:rPr>
        <w:t>Consultant agreements are considered sub-contracts for the purposes of this award. In the event that new consultants proposed are not included in the original budget, the Sub-</w:t>
      </w:r>
      <w:del w:id="204" w:author="Danielle Martin" w:date="2020-02-03T11:48:00Z">
        <w:r w:rsidRPr="00FE340C" w:rsidDel="00A85D81">
          <w:rPr>
            <w:rFonts w:ascii="Times New Roman" w:hAnsi="Times New Roman"/>
            <w:sz w:val="24"/>
            <w:szCs w:val="24"/>
          </w:rPr>
          <w:delText>Awardee</w:delText>
        </w:r>
      </w:del>
      <w:ins w:id="205" w:author="Danielle Martin" w:date="2020-02-03T11:48:00Z">
        <w:r w:rsidR="00A85D81">
          <w:rPr>
            <w:rFonts w:ascii="Times New Roman" w:hAnsi="Times New Roman"/>
            <w:sz w:val="24"/>
            <w:szCs w:val="24"/>
          </w:rPr>
          <w:t>Grantee</w:t>
        </w:r>
      </w:ins>
      <w:r w:rsidRPr="00FE340C">
        <w:rPr>
          <w:rFonts w:ascii="Times New Roman" w:hAnsi="Times New Roman"/>
          <w:sz w:val="24"/>
          <w:szCs w:val="24"/>
        </w:rPr>
        <w:t xml:space="preserve"> must submit a justification and request Program Manager approval for any consultant paid in excess of USD $</w:t>
      </w:r>
      <w:r w:rsidR="00356EDF">
        <w:rPr>
          <w:rFonts w:ascii="Times New Roman" w:hAnsi="Times New Roman"/>
          <w:sz w:val="24"/>
          <w:szCs w:val="24"/>
        </w:rPr>
        <w:t>485</w:t>
      </w:r>
      <w:r w:rsidRPr="00FE340C">
        <w:rPr>
          <w:rFonts w:ascii="Times New Roman" w:hAnsi="Times New Roman"/>
          <w:sz w:val="24"/>
          <w:szCs w:val="24"/>
        </w:rPr>
        <w:t xml:space="preserve"> per day.</w:t>
      </w:r>
    </w:p>
    <w:p w14:paraId="32ECCE0C" w14:textId="77777777" w:rsidR="006D52D7" w:rsidRPr="00C220AB" w:rsidRDefault="006D52D7">
      <w:pPr>
        <w:pStyle w:val="Heading1"/>
        <w:rPr>
          <w:szCs w:val="24"/>
        </w:rPr>
      </w:pPr>
    </w:p>
    <w:p w14:paraId="41A96858" w14:textId="77777777" w:rsidR="006D52D7" w:rsidRPr="00C220AB" w:rsidRDefault="006D52D7">
      <w:pPr>
        <w:pStyle w:val="Heading1"/>
        <w:rPr>
          <w:szCs w:val="24"/>
        </w:rPr>
      </w:pPr>
      <w:r w:rsidRPr="00C220AB">
        <w:rPr>
          <w:szCs w:val="24"/>
        </w:rPr>
        <w:t>ARTICLE 6. Allowable Costs</w:t>
      </w:r>
    </w:p>
    <w:p w14:paraId="1B14C479" w14:textId="77777777" w:rsidR="003E7510" w:rsidRDefault="003E7510" w:rsidP="002524DF"/>
    <w:p w14:paraId="06C21AE5" w14:textId="77777777" w:rsidR="003E7510"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Government-wide cost principles. </w:t>
      </w:r>
    </w:p>
    <w:p w14:paraId="5F8E7ADD" w14:textId="77777777" w:rsidR="00486F48" w:rsidRPr="002524DF" w:rsidRDefault="00486F48" w:rsidP="003E7510">
      <w:pPr>
        <w:rPr>
          <w:rFonts w:ascii="Times New Roman" w:hAnsi="Times New Roman"/>
          <w:sz w:val="24"/>
          <w:szCs w:val="24"/>
          <w:u w:val="single"/>
        </w:rPr>
      </w:pPr>
    </w:p>
    <w:p w14:paraId="780C488C" w14:textId="413D5AD7" w:rsidR="00486F48" w:rsidRDefault="003E7510" w:rsidP="003E7510">
      <w:pPr>
        <w:rPr>
          <w:rFonts w:ascii="Times New Roman" w:hAnsi="Times New Roman"/>
          <w:sz w:val="24"/>
          <w:szCs w:val="24"/>
        </w:rPr>
      </w:pPr>
      <w:r w:rsidRPr="002524DF">
        <w:rPr>
          <w:rFonts w:ascii="Times New Roman" w:hAnsi="Times New Roman"/>
          <w:sz w:val="24"/>
          <w:szCs w:val="24"/>
        </w:rPr>
        <w:t>The allowability of costs incurred by the Sub-</w:t>
      </w:r>
      <w:del w:id="206" w:author="Danielle Martin" w:date="2020-02-03T11:48:00Z">
        <w:r w:rsidRPr="002524DF" w:rsidDel="00A85D81">
          <w:rPr>
            <w:rFonts w:ascii="Times New Roman" w:hAnsi="Times New Roman"/>
            <w:sz w:val="24"/>
            <w:szCs w:val="24"/>
          </w:rPr>
          <w:delText>Awardee</w:delText>
        </w:r>
      </w:del>
      <w:ins w:id="207" w:author="Danielle Martin" w:date="2020-02-03T11:48:00Z">
        <w:r w:rsidR="00A85D81">
          <w:rPr>
            <w:rFonts w:ascii="Times New Roman" w:hAnsi="Times New Roman"/>
            <w:sz w:val="24"/>
            <w:szCs w:val="24"/>
          </w:rPr>
          <w:t>Grantee</w:t>
        </w:r>
      </w:ins>
      <w:r w:rsidRPr="002524DF">
        <w:rPr>
          <w:rFonts w:ascii="Times New Roman" w:hAnsi="Times New Roman"/>
          <w:sz w:val="24"/>
          <w:szCs w:val="24"/>
        </w:rPr>
        <w:t>, and any cost type contractors will be determined in accordance with the Federal cost principles applicable to the organization. Partners require full support documentation to be provided by the Sub-</w:t>
      </w:r>
      <w:del w:id="208" w:author="Danielle Martin" w:date="2020-02-03T11:48:00Z">
        <w:r w:rsidRPr="002524DF" w:rsidDel="00A85D81">
          <w:rPr>
            <w:rFonts w:ascii="Times New Roman" w:hAnsi="Times New Roman"/>
            <w:sz w:val="24"/>
            <w:szCs w:val="24"/>
          </w:rPr>
          <w:delText>Awardee</w:delText>
        </w:r>
      </w:del>
      <w:ins w:id="209"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to justify costs for all type of expenses as approved in the budget. </w:t>
      </w:r>
    </w:p>
    <w:p w14:paraId="0A482204" w14:textId="77777777" w:rsidR="00532FE4" w:rsidRPr="002524DF" w:rsidRDefault="00532FE4" w:rsidP="003E7510">
      <w:pPr>
        <w:rPr>
          <w:rFonts w:ascii="Times New Roman" w:hAnsi="Times New Roman"/>
          <w:sz w:val="24"/>
          <w:szCs w:val="24"/>
        </w:rPr>
      </w:pPr>
    </w:p>
    <w:p w14:paraId="0C4DB060" w14:textId="77777777" w:rsidR="00486F48" w:rsidRDefault="003E7510" w:rsidP="003E7510">
      <w:pPr>
        <w:rPr>
          <w:rFonts w:ascii="Times New Roman" w:hAnsi="Times New Roman"/>
          <w:sz w:val="24"/>
          <w:szCs w:val="24"/>
          <w:u w:val="single"/>
        </w:rPr>
      </w:pPr>
      <w:r w:rsidRPr="002524DF">
        <w:rPr>
          <w:rFonts w:ascii="Times New Roman" w:hAnsi="Times New Roman"/>
          <w:sz w:val="24"/>
          <w:szCs w:val="24"/>
          <w:u w:val="single"/>
        </w:rPr>
        <w:t>General rule on allowability of costs.</w:t>
      </w:r>
    </w:p>
    <w:p w14:paraId="1B73F9D7" w14:textId="77777777" w:rsidR="003E7510" w:rsidRPr="002524DF"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 </w:t>
      </w:r>
    </w:p>
    <w:p w14:paraId="4B4471F7" w14:textId="62CD55C5" w:rsidR="003E7510" w:rsidRDefault="003E7510" w:rsidP="003E7510">
      <w:pPr>
        <w:rPr>
          <w:rFonts w:ascii="Times New Roman" w:hAnsi="Times New Roman"/>
          <w:sz w:val="24"/>
          <w:szCs w:val="24"/>
        </w:rPr>
      </w:pPr>
      <w:r w:rsidRPr="002524DF">
        <w:rPr>
          <w:rFonts w:ascii="Times New Roman" w:hAnsi="Times New Roman"/>
          <w:sz w:val="24"/>
          <w:szCs w:val="24"/>
        </w:rPr>
        <w:t>The Sub-</w:t>
      </w:r>
      <w:del w:id="210" w:author="Danielle Martin" w:date="2020-02-03T11:48:00Z">
        <w:r w:rsidRPr="002524DF" w:rsidDel="00A85D81">
          <w:rPr>
            <w:rFonts w:ascii="Times New Roman" w:hAnsi="Times New Roman"/>
            <w:sz w:val="24"/>
            <w:szCs w:val="24"/>
          </w:rPr>
          <w:delText>Awardee</w:delText>
        </w:r>
      </w:del>
      <w:ins w:id="211"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may use funds under the award, including the </w:t>
      </w:r>
      <w:del w:id="212" w:author="Danielle Martin" w:date="2020-02-03T12:14:00Z">
        <w:r w:rsidRPr="002524DF" w:rsidDel="00052208">
          <w:rPr>
            <w:rFonts w:ascii="Times New Roman" w:hAnsi="Times New Roman"/>
            <w:sz w:val="24"/>
            <w:szCs w:val="24"/>
          </w:rPr>
          <w:delText xml:space="preserve">U.S. Department of State (“DOS”) </w:delText>
        </w:r>
      </w:del>
      <w:ins w:id="213" w:author="Danielle Martin" w:date="2020-02-03T12:14:00Z">
        <w:r w:rsidR="00052208">
          <w:rPr>
            <w:rFonts w:ascii="Times New Roman" w:hAnsi="Times New Roman"/>
            <w:sz w:val="24"/>
            <w:szCs w:val="24"/>
          </w:rPr>
          <w:t xml:space="preserve">USDOS </w:t>
        </w:r>
      </w:ins>
      <w:r w:rsidRPr="002524DF">
        <w:rPr>
          <w:rFonts w:ascii="Times New Roman" w:hAnsi="Times New Roman"/>
          <w:sz w:val="24"/>
          <w:szCs w:val="24"/>
        </w:rPr>
        <w:t xml:space="preserve">funds and any required cost sharing or matching contributions, only for: </w:t>
      </w:r>
    </w:p>
    <w:p w14:paraId="1BD4E7CD" w14:textId="77777777" w:rsidR="00486F48" w:rsidRPr="002524DF" w:rsidRDefault="00486F48" w:rsidP="003E7510">
      <w:pPr>
        <w:rPr>
          <w:rFonts w:ascii="Times New Roman" w:hAnsi="Times New Roman"/>
          <w:sz w:val="24"/>
          <w:szCs w:val="24"/>
        </w:rPr>
      </w:pPr>
    </w:p>
    <w:p w14:paraId="51CD597F" w14:textId="77777777" w:rsidR="003E7510" w:rsidRDefault="003E7510" w:rsidP="003E7510">
      <w:pPr>
        <w:numPr>
          <w:ilvl w:val="0"/>
          <w:numId w:val="13"/>
        </w:numPr>
        <w:rPr>
          <w:rFonts w:ascii="Times New Roman" w:hAnsi="Times New Roman"/>
          <w:sz w:val="24"/>
          <w:szCs w:val="24"/>
        </w:rPr>
      </w:pPr>
      <w:r w:rsidRPr="002524DF">
        <w:rPr>
          <w:rFonts w:ascii="Times New Roman" w:hAnsi="Times New Roman"/>
          <w:sz w:val="24"/>
          <w:szCs w:val="24"/>
        </w:rPr>
        <w:t xml:space="preserve"> allowable costs incurred by the recipients, any sub-recipients, or cost-type contractors; and </w:t>
      </w:r>
    </w:p>
    <w:p w14:paraId="4DEF358D" w14:textId="77777777" w:rsidR="003E7510" w:rsidRDefault="003E7510" w:rsidP="00486F48">
      <w:pPr>
        <w:numPr>
          <w:ilvl w:val="0"/>
          <w:numId w:val="13"/>
        </w:numPr>
        <w:rPr>
          <w:rFonts w:ascii="Times New Roman" w:hAnsi="Times New Roman"/>
          <w:sz w:val="24"/>
          <w:szCs w:val="24"/>
        </w:rPr>
      </w:pPr>
      <w:r w:rsidRPr="002524DF">
        <w:rPr>
          <w:rFonts w:ascii="Times New Roman" w:hAnsi="Times New Roman"/>
          <w:sz w:val="24"/>
          <w:szCs w:val="24"/>
        </w:rPr>
        <w:lastRenderedPageBreak/>
        <w:t xml:space="preserve">reasonable fees or profit to cost-type contractors but not any fee or profit (or other increment above allowable costs) to the recipient or any sub-recipients. </w:t>
      </w:r>
    </w:p>
    <w:p w14:paraId="6CE648F2" w14:textId="77777777" w:rsidR="00486F48" w:rsidRPr="002524DF" w:rsidRDefault="00486F48" w:rsidP="002524DF">
      <w:pPr>
        <w:ind w:left="870"/>
        <w:rPr>
          <w:rFonts w:ascii="Times New Roman" w:hAnsi="Times New Roman"/>
          <w:sz w:val="24"/>
          <w:szCs w:val="24"/>
        </w:rPr>
      </w:pPr>
    </w:p>
    <w:p w14:paraId="59896D3D" w14:textId="77777777" w:rsidR="00BE545A" w:rsidRDefault="003E7510" w:rsidP="003E7510">
      <w:r w:rsidRPr="002524DF">
        <w:rPr>
          <w:rFonts w:ascii="Times New Roman" w:hAnsi="Times New Roman"/>
          <w:sz w:val="24"/>
          <w:szCs w:val="24"/>
        </w:rPr>
        <w:t>Allowability of costs shall be determined in accordance with the cost principles applicable to the entity incurring the costs. Refer to the OMB Circulars to obtain listing of allowable costs, or visit the website address at:</w:t>
      </w:r>
      <w:r w:rsidR="00BE545A" w:rsidRPr="00BE545A">
        <w:t xml:space="preserve"> </w:t>
      </w:r>
      <w:r w:rsidR="0092488F" w:rsidRPr="00F273DF">
        <w:rPr>
          <w:sz w:val="24"/>
          <w:szCs w:val="24"/>
          <w:rPrChange w:id="214" w:author="Danielle Martin" w:date="2020-02-03T12:16:00Z">
            <w:rPr/>
          </w:rPrChange>
        </w:rPr>
        <w:fldChar w:fldCharType="begin"/>
      </w:r>
      <w:r w:rsidR="0092488F" w:rsidRPr="00F273DF">
        <w:rPr>
          <w:sz w:val="24"/>
          <w:szCs w:val="24"/>
          <w:rPrChange w:id="215" w:author="Danielle Martin" w:date="2020-02-03T12:16:00Z">
            <w:rPr/>
          </w:rPrChange>
        </w:rPr>
        <w:instrText xml:space="preserve"> HYPERLINK "https://www.ecfr.gov/cgi-bin/text-idx?SID=5716a444c9b48d5a385290103fe78b37&amp;mc=true&amp;node=pt2.1.200&amp;rgn=div5" </w:instrText>
      </w:r>
      <w:r w:rsidR="0092488F" w:rsidRPr="00F273DF">
        <w:rPr>
          <w:sz w:val="24"/>
          <w:szCs w:val="24"/>
          <w:rPrChange w:id="216" w:author="Danielle Martin" w:date="2020-02-03T12:16:00Z">
            <w:rPr>
              <w:rStyle w:val="Hyperlink"/>
            </w:rPr>
          </w:rPrChange>
        </w:rPr>
        <w:fldChar w:fldCharType="separate"/>
      </w:r>
      <w:r w:rsidR="00BE545A" w:rsidRPr="00F273DF">
        <w:rPr>
          <w:rStyle w:val="Hyperlink"/>
          <w:sz w:val="24"/>
          <w:szCs w:val="24"/>
          <w:rPrChange w:id="217" w:author="Danielle Martin" w:date="2020-02-03T12:16:00Z">
            <w:rPr>
              <w:rStyle w:val="Hyperlink"/>
            </w:rPr>
          </w:rPrChange>
        </w:rPr>
        <w:t>https://www.ecfr.gov/cgi-bin/text-idx?SID=5716a444c9b48d5a385290103fe78b37&amp;mc=true&amp;node=pt2.1.200&amp;rgn=div5</w:t>
      </w:r>
      <w:r w:rsidR="0092488F" w:rsidRPr="00F273DF">
        <w:rPr>
          <w:rStyle w:val="Hyperlink"/>
          <w:sz w:val="24"/>
          <w:szCs w:val="24"/>
          <w:rPrChange w:id="218" w:author="Danielle Martin" w:date="2020-02-03T12:16:00Z">
            <w:rPr>
              <w:rStyle w:val="Hyperlink"/>
            </w:rPr>
          </w:rPrChange>
        </w:rPr>
        <w:fldChar w:fldCharType="end"/>
      </w:r>
    </w:p>
    <w:p w14:paraId="0830AAC9" w14:textId="77777777" w:rsidR="00486F48" w:rsidRPr="002524DF" w:rsidRDefault="00486F48" w:rsidP="003E7510">
      <w:pPr>
        <w:rPr>
          <w:rFonts w:ascii="Times New Roman" w:hAnsi="Times New Roman"/>
          <w:sz w:val="24"/>
          <w:szCs w:val="24"/>
        </w:rPr>
      </w:pPr>
    </w:p>
    <w:p w14:paraId="4E148A87" w14:textId="6CE96827" w:rsidR="003E7510" w:rsidRPr="002524DF" w:rsidRDefault="003E7510" w:rsidP="003E7510">
      <w:pPr>
        <w:rPr>
          <w:rFonts w:ascii="Times New Roman" w:hAnsi="Times New Roman"/>
          <w:sz w:val="24"/>
          <w:szCs w:val="24"/>
        </w:rPr>
      </w:pPr>
      <w:r w:rsidRPr="002524DF">
        <w:rPr>
          <w:rFonts w:ascii="Times New Roman" w:hAnsi="Times New Roman"/>
          <w:sz w:val="24"/>
          <w:szCs w:val="24"/>
        </w:rPr>
        <w:t>Sub-</w:t>
      </w:r>
      <w:del w:id="219" w:author="Danielle Martin" w:date="2020-02-03T11:48:00Z">
        <w:r w:rsidRPr="002524DF" w:rsidDel="00A85D81">
          <w:rPr>
            <w:rFonts w:ascii="Times New Roman" w:hAnsi="Times New Roman"/>
            <w:sz w:val="24"/>
            <w:szCs w:val="24"/>
          </w:rPr>
          <w:delText>Awardee</w:delText>
        </w:r>
      </w:del>
      <w:ins w:id="220"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may charge to Partners only allowable costs incurred during the period of performance of this award. All costs incurred by Sub-</w:t>
      </w:r>
      <w:del w:id="221" w:author="Danielle Martin" w:date="2020-02-03T11:48:00Z">
        <w:r w:rsidRPr="002524DF" w:rsidDel="00A85D81">
          <w:rPr>
            <w:rFonts w:ascii="Times New Roman" w:hAnsi="Times New Roman"/>
            <w:sz w:val="24"/>
            <w:szCs w:val="24"/>
          </w:rPr>
          <w:delText>Awardee</w:delText>
        </w:r>
      </w:del>
      <w:ins w:id="222"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before the start date of this </w:t>
      </w:r>
      <w:del w:id="223" w:author="Danielle Martin" w:date="2020-02-03T12:02:00Z">
        <w:r w:rsidRPr="002524DF" w:rsidDel="005741EB">
          <w:rPr>
            <w:rFonts w:ascii="Times New Roman" w:hAnsi="Times New Roman"/>
            <w:sz w:val="24"/>
            <w:szCs w:val="24"/>
          </w:rPr>
          <w:delText xml:space="preserve">award </w:delText>
        </w:r>
      </w:del>
      <w:ins w:id="224" w:author="Danielle Martin" w:date="2020-02-03T12:02:00Z">
        <w:r w:rsidR="005741EB">
          <w:rPr>
            <w:rFonts w:ascii="Times New Roman" w:hAnsi="Times New Roman"/>
            <w:sz w:val="24"/>
            <w:szCs w:val="24"/>
          </w:rPr>
          <w:t>Agreement</w:t>
        </w:r>
      </w:ins>
      <w:ins w:id="225" w:author="Danielle Martin" w:date="2020-02-03T12:17:00Z">
        <w:r w:rsidR="00A67C5E">
          <w:rPr>
            <w:rFonts w:ascii="Times New Roman" w:hAnsi="Times New Roman"/>
            <w:sz w:val="24"/>
            <w:szCs w:val="24"/>
          </w:rPr>
          <w:t xml:space="preserve"> </w:t>
        </w:r>
      </w:ins>
      <w:r w:rsidRPr="002524DF">
        <w:rPr>
          <w:rFonts w:ascii="Times New Roman" w:hAnsi="Times New Roman"/>
          <w:sz w:val="24"/>
          <w:szCs w:val="24"/>
        </w:rPr>
        <w:t xml:space="preserve">are not authorized and are at the recipient’s risk. </w:t>
      </w:r>
    </w:p>
    <w:p w14:paraId="05134F03" w14:textId="77777777" w:rsidR="003E7510" w:rsidRPr="002524DF" w:rsidDel="004726D7" w:rsidRDefault="003E7510" w:rsidP="002524DF">
      <w:pPr>
        <w:rPr>
          <w:del w:id="226" w:author="Danielle Martin" w:date="2020-02-03T12:41:00Z"/>
        </w:rPr>
      </w:pPr>
    </w:p>
    <w:p w14:paraId="50CAE421" w14:textId="77777777" w:rsidR="006D52D7" w:rsidRPr="00C220AB" w:rsidRDefault="006D52D7">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129EAF1E" w14:textId="77777777" w:rsidR="006D52D7" w:rsidRPr="00C220AB" w:rsidRDefault="006D52D7">
      <w:pPr>
        <w:pStyle w:val="Heading1"/>
        <w:rPr>
          <w:szCs w:val="24"/>
        </w:rPr>
      </w:pPr>
      <w:r w:rsidRPr="00C220AB">
        <w:rPr>
          <w:szCs w:val="24"/>
        </w:rPr>
        <w:t>ARTICLE 7.  Payments and Financial Reports</w:t>
      </w:r>
    </w:p>
    <w:p w14:paraId="6CB0BF4D" w14:textId="579AE9BE" w:rsidR="00486F48" w:rsidRPr="002524DF" w:rsidRDefault="00486F48" w:rsidP="00486F48">
      <w:pPr>
        <w:pStyle w:val="Heading2"/>
        <w:rPr>
          <w:b w:val="0"/>
          <w:i w:val="0"/>
          <w:sz w:val="24"/>
          <w:szCs w:val="24"/>
        </w:rPr>
      </w:pPr>
      <w:r w:rsidRPr="002524DF">
        <w:rPr>
          <w:b w:val="0"/>
          <w:i w:val="0"/>
          <w:sz w:val="24"/>
          <w:szCs w:val="24"/>
        </w:rPr>
        <w:t>The Sub-</w:t>
      </w:r>
      <w:del w:id="227" w:author="Danielle Martin" w:date="2020-02-03T11:48:00Z">
        <w:r w:rsidRPr="002524DF" w:rsidDel="00A85D81">
          <w:rPr>
            <w:b w:val="0"/>
            <w:i w:val="0"/>
            <w:sz w:val="24"/>
            <w:szCs w:val="24"/>
          </w:rPr>
          <w:delText>Awardee</w:delText>
        </w:r>
      </w:del>
      <w:ins w:id="228" w:author="Danielle Martin" w:date="2020-02-03T11:48:00Z">
        <w:r w:rsidR="00A85D81">
          <w:rPr>
            <w:b w:val="0"/>
            <w:i w:val="0"/>
            <w:sz w:val="24"/>
            <w:szCs w:val="24"/>
          </w:rPr>
          <w:t>Grantee</w:t>
        </w:r>
      </w:ins>
      <w:r w:rsidRPr="002524DF">
        <w:rPr>
          <w:b w:val="0"/>
          <w:i w:val="0"/>
          <w:sz w:val="24"/>
          <w:szCs w:val="24"/>
        </w:rPr>
        <w:t xml:space="preserve"> will receive </w:t>
      </w:r>
      <w:del w:id="229" w:author="Danielle Martin" w:date="2020-02-03T12:35:00Z">
        <w:r w:rsidRPr="002524DF" w:rsidDel="00CB1071">
          <w:rPr>
            <w:b w:val="0"/>
            <w:i w:val="0"/>
            <w:sz w:val="24"/>
            <w:szCs w:val="24"/>
          </w:rPr>
          <w:delText xml:space="preserve">advance </w:delText>
        </w:r>
      </w:del>
      <w:r w:rsidRPr="002524DF">
        <w:rPr>
          <w:b w:val="0"/>
          <w:i w:val="0"/>
          <w:sz w:val="24"/>
          <w:szCs w:val="24"/>
        </w:rPr>
        <w:t>payment for estimated costs</w:t>
      </w:r>
      <w:ins w:id="230" w:author="Danielle Martin" w:date="2020-02-03T12:36:00Z">
        <w:r w:rsidR="000218FF">
          <w:rPr>
            <w:b w:val="0"/>
            <w:i w:val="0"/>
            <w:sz w:val="24"/>
            <w:szCs w:val="24"/>
          </w:rPr>
          <w:t xml:space="preserve"> in a one-time electronic </w:t>
        </w:r>
      </w:ins>
      <w:ins w:id="231" w:author="Danielle Martin" w:date="2020-02-03T12:37:00Z">
        <w:r w:rsidR="0061276F">
          <w:rPr>
            <w:b w:val="0"/>
            <w:i w:val="0"/>
            <w:sz w:val="24"/>
            <w:szCs w:val="24"/>
          </w:rPr>
          <w:t>disbursement</w:t>
        </w:r>
      </w:ins>
      <w:r w:rsidRPr="002524DF">
        <w:rPr>
          <w:b w:val="0"/>
          <w:i w:val="0"/>
          <w:sz w:val="24"/>
          <w:szCs w:val="24"/>
        </w:rPr>
        <w:t xml:space="preserve">, which cannot exceed </w:t>
      </w:r>
      <w:del w:id="232" w:author="Danielle Martin" w:date="2020-02-03T12:02:00Z">
        <w:r w:rsidRPr="002524DF" w:rsidDel="005741EB">
          <w:rPr>
            <w:b w:val="0"/>
            <w:i w:val="0"/>
            <w:sz w:val="24"/>
            <w:szCs w:val="24"/>
          </w:rPr>
          <w:delText xml:space="preserve">award </w:delText>
        </w:r>
      </w:del>
      <w:ins w:id="233" w:author="Danielle Martin" w:date="2020-02-03T12:02:00Z">
        <w:r w:rsidR="005741EB">
          <w:rPr>
            <w:b w:val="0"/>
            <w:i w:val="0"/>
            <w:sz w:val="24"/>
            <w:szCs w:val="24"/>
          </w:rPr>
          <w:t>Agreement</w:t>
        </w:r>
      </w:ins>
      <w:ins w:id="234" w:author="Danielle Martin" w:date="2020-02-03T12:17:00Z">
        <w:r w:rsidR="00A67C5E">
          <w:rPr>
            <w:b w:val="0"/>
            <w:i w:val="0"/>
            <w:sz w:val="24"/>
            <w:szCs w:val="24"/>
          </w:rPr>
          <w:t xml:space="preserve"> </w:t>
        </w:r>
      </w:ins>
      <w:r w:rsidRPr="002524DF">
        <w:rPr>
          <w:b w:val="0"/>
          <w:i w:val="0"/>
          <w:sz w:val="24"/>
          <w:szCs w:val="24"/>
        </w:rPr>
        <w:t xml:space="preserve">amount. </w:t>
      </w:r>
      <w:ins w:id="235" w:author="Danielle Martin" w:date="2020-02-03T12:37:00Z">
        <w:r w:rsidR="0061276F">
          <w:rPr>
            <w:b w:val="0"/>
            <w:i w:val="0"/>
            <w:sz w:val="24"/>
            <w:szCs w:val="24"/>
          </w:rPr>
          <w:t>The disbursement will be made by Partners receipt of the fully executed Agreement.</w:t>
        </w:r>
      </w:ins>
    </w:p>
    <w:p w14:paraId="53A7F005" w14:textId="0F8A8DC0" w:rsidR="00486F48" w:rsidRDefault="00486F48" w:rsidP="00486F48">
      <w:pPr>
        <w:pStyle w:val="Heading2"/>
        <w:rPr>
          <w:b w:val="0"/>
          <w:i w:val="0"/>
          <w:sz w:val="24"/>
          <w:szCs w:val="24"/>
        </w:rPr>
      </w:pPr>
      <w:r w:rsidRPr="002524DF">
        <w:rPr>
          <w:b w:val="0"/>
          <w:i w:val="0"/>
          <w:sz w:val="24"/>
          <w:szCs w:val="24"/>
        </w:rPr>
        <w:t>The Sub-</w:t>
      </w:r>
      <w:del w:id="236" w:author="Danielle Martin" w:date="2020-02-03T11:48:00Z">
        <w:r w:rsidRPr="002524DF" w:rsidDel="00A85D81">
          <w:rPr>
            <w:b w:val="0"/>
            <w:i w:val="0"/>
            <w:sz w:val="24"/>
            <w:szCs w:val="24"/>
          </w:rPr>
          <w:delText>Awardee</w:delText>
        </w:r>
      </w:del>
      <w:ins w:id="237" w:author="Danielle Martin" w:date="2020-02-03T11:48:00Z">
        <w:r w:rsidR="00A85D81">
          <w:rPr>
            <w:b w:val="0"/>
            <w:i w:val="0"/>
            <w:sz w:val="24"/>
            <w:szCs w:val="24"/>
          </w:rPr>
          <w:t>Grantee</w:t>
        </w:r>
      </w:ins>
      <w:r w:rsidRPr="002524DF">
        <w:rPr>
          <w:b w:val="0"/>
          <w:i w:val="0"/>
          <w:sz w:val="24"/>
          <w:szCs w:val="24"/>
        </w:rPr>
        <w:t xml:space="preserve"> agrees to ensure that all funds provided are expended for the purpose and in accordance with the terms and conditions of this </w:t>
      </w:r>
      <w:del w:id="238" w:author="Danielle Martin" w:date="2020-02-03T11:57:00Z">
        <w:r w:rsidRPr="002524DF" w:rsidDel="0044078C">
          <w:rPr>
            <w:b w:val="0"/>
            <w:i w:val="0"/>
            <w:sz w:val="24"/>
            <w:szCs w:val="24"/>
          </w:rPr>
          <w:delText>Sub-Agreement</w:delText>
        </w:r>
      </w:del>
      <w:ins w:id="239" w:author="Danielle Martin" w:date="2020-02-03T11:57:00Z">
        <w:r w:rsidR="0044078C">
          <w:rPr>
            <w:b w:val="0"/>
            <w:i w:val="0"/>
            <w:sz w:val="24"/>
            <w:szCs w:val="24"/>
          </w:rPr>
          <w:t>Sub-Grant Agreement</w:t>
        </w:r>
      </w:ins>
      <w:r w:rsidRPr="002524DF">
        <w:rPr>
          <w:b w:val="0"/>
          <w:i w:val="0"/>
          <w:sz w:val="24"/>
          <w:szCs w:val="24"/>
        </w:rPr>
        <w:t>.</w:t>
      </w:r>
    </w:p>
    <w:p w14:paraId="6CAFE42D" w14:textId="77777777" w:rsidR="00486F48" w:rsidRDefault="00486F48" w:rsidP="002524DF"/>
    <w:p w14:paraId="6C3C1306" w14:textId="26E98D11" w:rsidR="006B0D4C" w:rsidRPr="002524DF" w:rsidDel="007A73C0" w:rsidRDefault="00486F48" w:rsidP="00486F48">
      <w:pPr>
        <w:rPr>
          <w:del w:id="240" w:author="Danielle Martin" w:date="2020-02-03T12:33:00Z"/>
          <w:rFonts w:ascii="Times New Roman" w:hAnsi="Times New Roman"/>
          <w:sz w:val="24"/>
          <w:szCs w:val="24"/>
        </w:rPr>
      </w:pPr>
      <w:bookmarkStart w:id="241" w:name="_Toc329090058"/>
      <w:del w:id="242" w:author="Danielle Martin" w:date="2020-02-03T12:33:00Z">
        <w:r w:rsidRPr="002524DF" w:rsidDel="007A73C0">
          <w:rPr>
            <w:rFonts w:ascii="Times New Roman" w:hAnsi="Times New Roman"/>
            <w:sz w:val="24"/>
            <w:szCs w:val="24"/>
          </w:rPr>
          <w:delText>Sub-</w:delText>
        </w:r>
      </w:del>
      <w:del w:id="243" w:author="Danielle Martin" w:date="2020-02-03T11:48:00Z">
        <w:r w:rsidRPr="002524DF" w:rsidDel="00A85D81">
          <w:rPr>
            <w:rFonts w:ascii="Times New Roman" w:hAnsi="Times New Roman"/>
            <w:sz w:val="24"/>
            <w:szCs w:val="24"/>
          </w:rPr>
          <w:delText>Awardee</w:delText>
        </w:r>
      </w:del>
      <w:del w:id="244" w:author="Danielle Martin" w:date="2020-02-03T12:33:00Z">
        <w:r w:rsidRPr="002524DF" w:rsidDel="007A73C0">
          <w:rPr>
            <w:rFonts w:ascii="Times New Roman" w:hAnsi="Times New Roman"/>
            <w:sz w:val="24"/>
            <w:szCs w:val="24"/>
          </w:rPr>
          <w:delText xml:space="preserve"> may be paid in advance, provided the following requirements </w:delText>
        </w:r>
        <w:r w:rsidR="00513D86" w:rsidDel="007A73C0">
          <w:rPr>
            <w:rFonts w:ascii="Times New Roman" w:hAnsi="Times New Roman"/>
            <w:sz w:val="24"/>
            <w:szCs w:val="24"/>
          </w:rPr>
          <w:delText xml:space="preserve">are </w:delText>
        </w:r>
        <w:r w:rsidRPr="002524DF" w:rsidDel="007A73C0">
          <w:rPr>
            <w:rFonts w:ascii="Times New Roman" w:hAnsi="Times New Roman"/>
            <w:sz w:val="24"/>
            <w:szCs w:val="24"/>
          </w:rPr>
          <w:delText>met:</w:delText>
        </w:r>
      </w:del>
    </w:p>
    <w:p w14:paraId="2D715714" w14:textId="57F9C664" w:rsidR="00486F48" w:rsidRPr="002524DF" w:rsidDel="006B0D4C" w:rsidRDefault="00486F48" w:rsidP="00486F48">
      <w:pPr>
        <w:rPr>
          <w:del w:id="245" w:author="Danielle Martin" w:date="2020-02-03T12:33:00Z"/>
          <w:rFonts w:ascii="Times New Roman" w:hAnsi="Times New Roman"/>
          <w:sz w:val="24"/>
          <w:szCs w:val="24"/>
        </w:rPr>
      </w:pPr>
    </w:p>
    <w:p w14:paraId="702653A8" w14:textId="4BA8A6FF" w:rsidR="00486F48" w:rsidRPr="002524DF" w:rsidDel="006B0D4C" w:rsidRDefault="00486F48" w:rsidP="00486F48">
      <w:pPr>
        <w:numPr>
          <w:ilvl w:val="0"/>
          <w:numId w:val="14"/>
        </w:numPr>
        <w:rPr>
          <w:del w:id="246" w:author="Danielle Martin" w:date="2020-02-03T12:33:00Z"/>
          <w:rFonts w:ascii="Times New Roman" w:hAnsi="Times New Roman"/>
          <w:sz w:val="24"/>
          <w:szCs w:val="24"/>
        </w:rPr>
      </w:pPr>
      <w:del w:id="247" w:author="Danielle Martin" w:date="2020-02-03T12:33:00Z">
        <w:r w:rsidRPr="002524DF" w:rsidDel="006B0D4C">
          <w:rPr>
            <w:rFonts w:ascii="Times New Roman" w:hAnsi="Times New Roman"/>
            <w:sz w:val="24"/>
            <w:szCs w:val="24"/>
          </w:rPr>
          <w:delText>Written procedures that minimize the time elapsing between the transfer of funds and disbursement by the recipient, and</w:delText>
        </w:r>
      </w:del>
    </w:p>
    <w:p w14:paraId="0964597B" w14:textId="359BC047" w:rsidR="00486F48" w:rsidRPr="002524DF" w:rsidDel="007A73C0" w:rsidRDefault="00486F48" w:rsidP="00486F48">
      <w:pPr>
        <w:numPr>
          <w:ilvl w:val="0"/>
          <w:numId w:val="14"/>
        </w:numPr>
        <w:rPr>
          <w:del w:id="248" w:author="Danielle Martin" w:date="2020-02-03T12:33:00Z"/>
          <w:rFonts w:ascii="Times New Roman" w:hAnsi="Times New Roman"/>
          <w:sz w:val="24"/>
          <w:szCs w:val="24"/>
        </w:rPr>
      </w:pPr>
      <w:del w:id="249" w:author="Danielle Martin" w:date="2020-02-03T12:33:00Z">
        <w:r w:rsidRPr="002524DF" w:rsidDel="007A73C0">
          <w:rPr>
            <w:rFonts w:ascii="Times New Roman" w:hAnsi="Times New Roman"/>
            <w:sz w:val="24"/>
            <w:szCs w:val="24"/>
          </w:rPr>
          <w:delText>Financial management systems that meet the standards of fund control and accountability as established in 2 CFR 200 and 600.</w:delText>
        </w:r>
      </w:del>
    </w:p>
    <w:p w14:paraId="69C98A7D" w14:textId="332C31CB" w:rsidR="00486F48" w:rsidRPr="002524DF" w:rsidDel="007A73C0" w:rsidRDefault="00486F48" w:rsidP="002524DF">
      <w:pPr>
        <w:ind w:left="720"/>
        <w:rPr>
          <w:del w:id="250" w:author="Danielle Martin" w:date="2020-02-03T12:33:00Z"/>
          <w:rFonts w:ascii="Times New Roman" w:hAnsi="Times New Roman"/>
          <w:sz w:val="24"/>
          <w:szCs w:val="24"/>
        </w:rPr>
      </w:pPr>
    </w:p>
    <w:p w14:paraId="73D2D033" w14:textId="251A0796" w:rsidR="00486F48" w:rsidRPr="002524DF" w:rsidDel="0061276F" w:rsidRDefault="00486F48" w:rsidP="00486F48">
      <w:pPr>
        <w:rPr>
          <w:del w:id="251" w:author="Danielle Martin" w:date="2020-02-03T12:37:00Z"/>
          <w:rFonts w:ascii="Times New Roman" w:hAnsi="Times New Roman"/>
          <w:sz w:val="24"/>
          <w:szCs w:val="24"/>
        </w:rPr>
      </w:pPr>
      <w:del w:id="252" w:author="Danielle Martin" w:date="2020-02-03T12:37:00Z">
        <w:r w:rsidRPr="002524DF" w:rsidDel="0061276F">
          <w:rPr>
            <w:rFonts w:ascii="Times New Roman" w:hAnsi="Times New Roman"/>
            <w:sz w:val="24"/>
            <w:szCs w:val="24"/>
          </w:rPr>
          <w:delText xml:space="preserve">Partners will issue a </w:delText>
        </w:r>
      </w:del>
      <w:del w:id="253" w:author="Danielle Martin" w:date="2020-02-03T12:33:00Z">
        <w:r w:rsidRPr="002524DF" w:rsidDel="00E94A88">
          <w:rPr>
            <w:rFonts w:ascii="Times New Roman" w:hAnsi="Times New Roman"/>
            <w:sz w:val="24"/>
            <w:szCs w:val="24"/>
          </w:rPr>
          <w:delText>two-month advance</w:delText>
        </w:r>
      </w:del>
      <w:del w:id="254" w:author="Danielle Martin" w:date="2020-02-03T12:37:00Z">
        <w:r w:rsidRPr="002524DF" w:rsidDel="0061276F">
          <w:rPr>
            <w:rFonts w:ascii="Times New Roman" w:hAnsi="Times New Roman"/>
            <w:sz w:val="24"/>
            <w:szCs w:val="24"/>
          </w:rPr>
          <w:delText xml:space="preserve"> as the program commences</w:delText>
        </w:r>
      </w:del>
      <w:del w:id="255" w:author="Danielle Martin" w:date="2020-02-03T12:35:00Z">
        <w:r w:rsidRPr="002524DF" w:rsidDel="00CB1071">
          <w:rPr>
            <w:rFonts w:ascii="Times New Roman" w:hAnsi="Times New Roman"/>
            <w:sz w:val="24"/>
            <w:szCs w:val="24"/>
          </w:rPr>
          <w:delText xml:space="preserve">. </w:delText>
        </w:r>
        <w:r w:rsidRPr="002524DF" w:rsidDel="007A42FC">
          <w:rPr>
            <w:rFonts w:ascii="Times New Roman" w:hAnsi="Times New Roman"/>
            <w:sz w:val="24"/>
            <w:szCs w:val="24"/>
          </w:rPr>
          <w:delText xml:space="preserve">Further requests for advance payment from Partners must be submitted along with the monthly financial report for the then-current month and be accompanied by a projection of expenses for the two subsequent months. </w:delText>
        </w:r>
        <w:r w:rsidRPr="002524DF" w:rsidDel="00CB1071">
          <w:rPr>
            <w:rFonts w:ascii="Times New Roman" w:hAnsi="Times New Roman"/>
            <w:sz w:val="24"/>
            <w:szCs w:val="24"/>
          </w:rPr>
          <w:delText>All cash advances to the Sub-</w:delText>
        </w:r>
      </w:del>
      <w:del w:id="256" w:author="Danielle Martin" w:date="2020-02-03T11:48:00Z">
        <w:r w:rsidRPr="002524DF" w:rsidDel="00A85D81">
          <w:rPr>
            <w:rFonts w:ascii="Times New Roman" w:hAnsi="Times New Roman"/>
            <w:sz w:val="24"/>
            <w:szCs w:val="24"/>
          </w:rPr>
          <w:delText>Awardee</w:delText>
        </w:r>
      </w:del>
      <w:del w:id="257" w:author="Danielle Martin" w:date="2020-02-03T12:35:00Z">
        <w:r w:rsidRPr="002524DF" w:rsidDel="00CB1071">
          <w:rPr>
            <w:rFonts w:ascii="Times New Roman" w:hAnsi="Times New Roman"/>
            <w:sz w:val="24"/>
            <w:szCs w:val="24"/>
          </w:rPr>
          <w:delText xml:space="preserve"> will be limited to the minimum amount needed and will be timed to be in accordance with the sub-recipient’s actual, immediate needs for cash to carry out the purpose of the approved program or project.</w:delText>
        </w:r>
      </w:del>
    </w:p>
    <w:p w14:paraId="798A18DA" w14:textId="72A1CE05" w:rsidR="00486F48" w:rsidRPr="002524DF" w:rsidDel="0061276F" w:rsidRDefault="00486F48" w:rsidP="00486F48">
      <w:pPr>
        <w:rPr>
          <w:del w:id="258" w:author="Danielle Martin" w:date="2020-02-03T12:37:00Z"/>
          <w:rFonts w:ascii="Times New Roman" w:hAnsi="Times New Roman"/>
          <w:sz w:val="24"/>
          <w:szCs w:val="24"/>
        </w:rPr>
      </w:pPr>
    </w:p>
    <w:p w14:paraId="41E86BCA" w14:textId="4A41676A" w:rsidR="00486F48" w:rsidRPr="002524DF" w:rsidDel="00C05C1D" w:rsidRDefault="00486F48" w:rsidP="00486F48">
      <w:pPr>
        <w:rPr>
          <w:del w:id="259" w:author="Danielle Martin" w:date="2020-02-03T12:36:00Z"/>
          <w:rFonts w:ascii="Times New Roman" w:hAnsi="Times New Roman"/>
          <w:sz w:val="24"/>
          <w:szCs w:val="24"/>
        </w:rPr>
      </w:pPr>
      <w:del w:id="260" w:author="Danielle Martin" w:date="2020-02-03T12:36:00Z">
        <w:r w:rsidRPr="002524DF" w:rsidDel="00C05C1D">
          <w:rPr>
            <w:rFonts w:ascii="Times New Roman" w:hAnsi="Times New Roman"/>
            <w:sz w:val="24"/>
            <w:szCs w:val="24"/>
          </w:rPr>
          <w:delText>Liquidation of periodic advance. The Sub-</w:delText>
        </w:r>
      </w:del>
      <w:del w:id="261" w:author="Danielle Martin" w:date="2020-02-03T11:48:00Z">
        <w:r w:rsidRPr="002524DF" w:rsidDel="00A85D81">
          <w:rPr>
            <w:rFonts w:ascii="Times New Roman" w:hAnsi="Times New Roman"/>
            <w:sz w:val="24"/>
            <w:szCs w:val="24"/>
          </w:rPr>
          <w:delText>Awardee</w:delText>
        </w:r>
      </w:del>
      <w:del w:id="262" w:author="Danielle Martin" w:date="2020-02-03T12:36:00Z">
        <w:r w:rsidRPr="002524DF" w:rsidDel="00C05C1D">
          <w:rPr>
            <w:rFonts w:ascii="Times New Roman" w:hAnsi="Times New Roman"/>
            <w:sz w:val="24"/>
            <w:szCs w:val="24"/>
          </w:rPr>
          <w:delText xml:space="preserve"> must submit copies of receipts plus one copy of its detailed expense report (or the Invoice, subject to for-profit entities) electronically to the Partners DC office on or before the fifth (</w:delText>
        </w:r>
        <w:r w:rsidR="00513D86" w:rsidDel="00C05C1D">
          <w:rPr>
            <w:rFonts w:ascii="Times New Roman" w:hAnsi="Times New Roman"/>
            <w:sz w:val="24"/>
            <w:szCs w:val="24"/>
          </w:rPr>
          <w:delText>5</w:delText>
        </w:r>
        <w:r w:rsidRPr="00BE545A" w:rsidDel="00C05C1D">
          <w:rPr>
            <w:rFonts w:ascii="Times New Roman" w:hAnsi="Times New Roman"/>
            <w:sz w:val="24"/>
            <w:szCs w:val="24"/>
            <w:vertAlign w:val="superscript"/>
          </w:rPr>
          <w:delText>th</w:delText>
        </w:r>
        <w:r w:rsidRPr="002524DF" w:rsidDel="00C05C1D">
          <w:rPr>
            <w:rFonts w:ascii="Times New Roman" w:hAnsi="Times New Roman"/>
            <w:sz w:val="24"/>
            <w:szCs w:val="24"/>
          </w:rPr>
          <w:delText>) day of each month. Once received, the Sub-</w:delText>
        </w:r>
      </w:del>
      <w:del w:id="263" w:author="Danielle Martin" w:date="2020-02-03T11:48:00Z">
        <w:r w:rsidRPr="002524DF" w:rsidDel="00A85D81">
          <w:rPr>
            <w:rFonts w:ascii="Times New Roman" w:hAnsi="Times New Roman"/>
            <w:sz w:val="24"/>
            <w:szCs w:val="24"/>
          </w:rPr>
          <w:delText>Awardee</w:delText>
        </w:r>
      </w:del>
      <w:del w:id="264" w:author="Danielle Martin" w:date="2020-02-03T12:36:00Z">
        <w:r w:rsidRPr="002524DF" w:rsidDel="00C05C1D">
          <w:rPr>
            <w:rFonts w:ascii="Times New Roman" w:hAnsi="Times New Roman"/>
            <w:sz w:val="24"/>
            <w:szCs w:val="24"/>
          </w:rPr>
          <w:delText xml:space="preserve"> expense submissions will be reviewed for approval and certification by Partners within 10 business days. The Sub-</w:delText>
        </w:r>
      </w:del>
      <w:del w:id="265" w:author="Danielle Martin" w:date="2020-02-03T11:48:00Z">
        <w:r w:rsidRPr="002524DF" w:rsidDel="00A85D81">
          <w:rPr>
            <w:rFonts w:ascii="Times New Roman" w:hAnsi="Times New Roman"/>
            <w:sz w:val="24"/>
            <w:szCs w:val="24"/>
          </w:rPr>
          <w:delText>Awardee</w:delText>
        </w:r>
      </w:del>
      <w:del w:id="266" w:author="Danielle Martin" w:date="2020-02-03T12:36:00Z">
        <w:r w:rsidRPr="002524DF" w:rsidDel="00C05C1D">
          <w:rPr>
            <w:rFonts w:ascii="Times New Roman" w:hAnsi="Times New Roman"/>
            <w:sz w:val="24"/>
            <w:szCs w:val="24"/>
          </w:rPr>
          <w:delText xml:space="preserve"> will be advanced for services directed by Partners in accordance with its normal business practice, and after the liquidation of the previous month’s advance is fully completed. Partners will advance the Sub-</w:delText>
        </w:r>
      </w:del>
      <w:del w:id="267" w:author="Danielle Martin" w:date="2020-02-03T11:48:00Z">
        <w:r w:rsidRPr="002524DF" w:rsidDel="00A85D81">
          <w:rPr>
            <w:rFonts w:ascii="Times New Roman" w:hAnsi="Times New Roman"/>
            <w:sz w:val="24"/>
            <w:szCs w:val="24"/>
          </w:rPr>
          <w:delText>Awardee</w:delText>
        </w:r>
      </w:del>
      <w:del w:id="268" w:author="Danielle Martin" w:date="2020-02-03T12:36:00Z">
        <w:r w:rsidRPr="002524DF" w:rsidDel="00C05C1D">
          <w:rPr>
            <w:rFonts w:ascii="Times New Roman" w:hAnsi="Times New Roman"/>
            <w:sz w:val="24"/>
            <w:szCs w:val="24"/>
          </w:rPr>
          <w:delText>’s estimated projected costs within 30 days of receiving the previous month’s expense report (or an Invoice) from the Sub-</w:delText>
        </w:r>
      </w:del>
      <w:del w:id="269" w:author="Danielle Martin" w:date="2020-02-03T11:48:00Z">
        <w:r w:rsidRPr="002524DF" w:rsidDel="00A85D81">
          <w:rPr>
            <w:rFonts w:ascii="Times New Roman" w:hAnsi="Times New Roman"/>
            <w:sz w:val="24"/>
            <w:szCs w:val="24"/>
          </w:rPr>
          <w:delText>Awardee</w:delText>
        </w:r>
      </w:del>
      <w:del w:id="270" w:author="Danielle Martin" w:date="2020-02-03T12:36:00Z">
        <w:r w:rsidRPr="002524DF" w:rsidDel="00C05C1D">
          <w:rPr>
            <w:rFonts w:ascii="Times New Roman" w:hAnsi="Times New Roman"/>
            <w:sz w:val="24"/>
            <w:szCs w:val="24"/>
          </w:rPr>
          <w:delText xml:space="preserve">. </w:delText>
        </w:r>
      </w:del>
    </w:p>
    <w:p w14:paraId="0C7C0352" w14:textId="4A29307D" w:rsidR="00486F48" w:rsidRPr="002524DF" w:rsidDel="00C05C1D" w:rsidRDefault="00486F48" w:rsidP="00486F48">
      <w:pPr>
        <w:rPr>
          <w:del w:id="271" w:author="Danielle Martin" w:date="2020-02-03T12:36:00Z"/>
          <w:rFonts w:ascii="Times New Roman" w:hAnsi="Times New Roman"/>
          <w:sz w:val="24"/>
          <w:szCs w:val="24"/>
        </w:rPr>
      </w:pPr>
    </w:p>
    <w:p w14:paraId="0C981997" w14:textId="0D4D3454" w:rsidR="00486F48" w:rsidRPr="002524DF" w:rsidRDefault="00486F48" w:rsidP="00486F48">
      <w:pPr>
        <w:rPr>
          <w:rFonts w:ascii="Times New Roman" w:hAnsi="Times New Roman"/>
          <w:sz w:val="24"/>
          <w:szCs w:val="24"/>
        </w:rPr>
      </w:pPr>
      <w:r w:rsidRPr="002524DF">
        <w:rPr>
          <w:rFonts w:ascii="Times New Roman" w:hAnsi="Times New Roman"/>
          <w:sz w:val="24"/>
          <w:szCs w:val="24"/>
        </w:rPr>
        <w:lastRenderedPageBreak/>
        <w:t>All payments made by Partners to the Sub-</w:t>
      </w:r>
      <w:del w:id="272" w:author="Danielle Martin" w:date="2020-02-03T11:48:00Z">
        <w:r w:rsidRPr="002524DF" w:rsidDel="00A85D81">
          <w:rPr>
            <w:rFonts w:ascii="Times New Roman" w:hAnsi="Times New Roman"/>
            <w:sz w:val="24"/>
            <w:szCs w:val="24"/>
          </w:rPr>
          <w:delText>Awardee</w:delText>
        </w:r>
      </w:del>
      <w:ins w:id="273"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are subject to</w:t>
      </w:r>
      <w:del w:id="274" w:author="Danielle Martin" w:date="2020-02-03T12:38:00Z">
        <w:r w:rsidRPr="002524DF" w:rsidDel="003B0BB2">
          <w:rPr>
            <w:rFonts w:ascii="Times New Roman" w:hAnsi="Times New Roman"/>
            <w:sz w:val="24"/>
            <w:szCs w:val="24"/>
          </w:rPr>
          <w:delText xml:space="preserve"> an</w:delText>
        </w:r>
      </w:del>
      <w:r w:rsidRPr="002524DF">
        <w:rPr>
          <w:rFonts w:ascii="Times New Roman" w:hAnsi="Times New Roman"/>
          <w:sz w:val="24"/>
          <w:szCs w:val="24"/>
        </w:rPr>
        <w:t xml:space="preserve"> audit by Partners and </w:t>
      </w:r>
      <w:del w:id="275" w:author="Danielle Martin" w:date="2020-02-03T12:25:00Z">
        <w:r w:rsidRPr="002524DF" w:rsidDel="000569F6">
          <w:rPr>
            <w:rFonts w:ascii="Times New Roman" w:hAnsi="Times New Roman"/>
            <w:sz w:val="24"/>
            <w:szCs w:val="24"/>
          </w:rPr>
          <w:delText>[</w:delText>
        </w:r>
        <w:r w:rsidRPr="00BE2CF7" w:rsidDel="000569F6">
          <w:rPr>
            <w:rFonts w:ascii="Times New Roman" w:hAnsi="Times New Roman"/>
            <w:sz w:val="24"/>
            <w:szCs w:val="24"/>
            <w:highlight w:val="yellow"/>
          </w:rPr>
          <w:delText>SPONSORING AGENCY</w:delText>
        </w:r>
        <w:r w:rsidRPr="002524DF" w:rsidDel="000569F6">
          <w:rPr>
            <w:rFonts w:ascii="Times New Roman" w:hAnsi="Times New Roman"/>
            <w:sz w:val="24"/>
            <w:szCs w:val="24"/>
          </w:rPr>
          <w:delText>]</w:delText>
        </w:r>
      </w:del>
      <w:ins w:id="276" w:author="Danielle Martin" w:date="2020-02-03T12:25:00Z">
        <w:r w:rsidR="000569F6">
          <w:rPr>
            <w:rFonts w:ascii="Times New Roman" w:hAnsi="Times New Roman"/>
            <w:sz w:val="24"/>
            <w:szCs w:val="24"/>
          </w:rPr>
          <w:t>USDOS</w:t>
        </w:r>
      </w:ins>
      <w:r w:rsidRPr="002524DF">
        <w:rPr>
          <w:rFonts w:ascii="Times New Roman" w:hAnsi="Times New Roman"/>
          <w:sz w:val="24"/>
          <w:szCs w:val="24"/>
        </w:rPr>
        <w:t>. The Sub-</w:t>
      </w:r>
      <w:del w:id="277" w:author="Danielle Martin" w:date="2020-02-03T11:48:00Z">
        <w:r w:rsidRPr="002524DF" w:rsidDel="00A85D81">
          <w:rPr>
            <w:rFonts w:ascii="Times New Roman" w:hAnsi="Times New Roman"/>
            <w:sz w:val="24"/>
            <w:szCs w:val="24"/>
          </w:rPr>
          <w:delText>Awardee</w:delText>
        </w:r>
      </w:del>
      <w:ins w:id="278"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agrees to refund promptly to Partners any payments by Partners that are suspended or disallowed.  </w:t>
      </w:r>
      <w:ins w:id="279" w:author="Danielle Martin" w:date="2020-02-03T12:39:00Z">
        <w:r w:rsidR="00492202">
          <w:rPr>
            <w:rFonts w:ascii="Times New Roman" w:hAnsi="Times New Roman"/>
            <w:sz w:val="24"/>
            <w:szCs w:val="24"/>
          </w:rPr>
          <w:t>D</w:t>
        </w:r>
      </w:ins>
      <w:del w:id="280" w:author="Danielle Martin" w:date="2020-02-03T12:39:00Z">
        <w:r w:rsidRPr="002524DF" w:rsidDel="00492202">
          <w:rPr>
            <w:rFonts w:ascii="Times New Roman" w:hAnsi="Times New Roman"/>
            <w:sz w:val="24"/>
            <w:szCs w:val="24"/>
          </w:rPr>
          <w:delText>In case of d</w:delText>
        </w:r>
      </w:del>
      <w:r w:rsidRPr="002524DF">
        <w:rPr>
          <w:rFonts w:ascii="Times New Roman" w:hAnsi="Times New Roman"/>
          <w:sz w:val="24"/>
          <w:szCs w:val="24"/>
        </w:rPr>
        <w:t xml:space="preserve">elinquent financial reporting on </w:t>
      </w:r>
      <w:del w:id="281" w:author="Danielle Martin" w:date="2020-02-03T12:38:00Z">
        <w:r w:rsidRPr="002524DF" w:rsidDel="003B0BB2">
          <w:rPr>
            <w:rFonts w:ascii="Times New Roman" w:hAnsi="Times New Roman"/>
            <w:sz w:val="24"/>
            <w:szCs w:val="24"/>
          </w:rPr>
          <w:delText>advances</w:delText>
        </w:r>
      </w:del>
      <w:ins w:id="282" w:author="Danielle Martin" w:date="2020-02-03T12:38:00Z">
        <w:r w:rsidR="003B0BB2">
          <w:rPr>
            <w:rFonts w:ascii="Times New Roman" w:hAnsi="Times New Roman"/>
            <w:sz w:val="24"/>
            <w:szCs w:val="24"/>
          </w:rPr>
          <w:t>the Award</w:t>
        </w:r>
      </w:ins>
      <w:r w:rsidRPr="002524DF">
        <w:rPr>
          <w:rFonts w:ascii="Times New Roman" w:hAnsi="Times New Roman"/>
          <w:sz w:val="24"/>
          <w:szCs w:val="24"/>
        </w:rPr>
        <w:t>,</w:t>
      </w:r>
      <w:ins w:id="283" w:author="Danielle Martin" w:date="2020-02-03T12:39:00Z">
        <w:r w:rsidR="00492202">
          <w:rPr>
            <w:rFonts w:ascii="Times New Roman" w:hAnsi="Times New Roman"/>
            <w:sz w:val="24"/>
            <w:szCs w:val="24"/>
          </w:rPr>
          <w:t xml:space="preserve"> </w:t>
        </w:r>
      </w:ins>
      <w:del w:id="284" w:author="Danielle Martin" w:date="2020-02-03T12:38:00Z">
        <w:r w:rsidRPr="002524DF" w:rsidDel="009F2546">
          <w:rPr>
            <w:rFonts w:ascii="Times New Roman" w:hAnsi="Times New Roman"/>
            <w:sz w:val="24"/>
            <w:szCs w:val="24"/>
          </w:rPr>
          <w:delText xml:space="preserve"> </w:delText>
        </w:r>
      </w:del>
      <w:ins w:id="285" w:author="Danielle Martin" w:date="2020-02-03T12:39:00Z">
        <w:r w:rsidR="00D91E73">
          <w:rPr>
            <w:rFonts w:ascii="Times New Roman" w:hAnsi="Times New Roman"/>
            <w:sz w:val="24"/>
            <w:szCs w:val="24"/>
          </w:rPr>
          <w:t>will jeopardize future award eligibility</w:t>
        </w:r>
      </w:ins>
      <w:del w:id="286" w:author="Danielle Martin" w:date="2020-02-03T12:38:00Z">
        <w:r w:rsidRPr="002524DF" w:rsidDel="009F2546">
          <w:rPr>
            <w:rFonts w:ascii="Times New Roman" w:hAnsi="Times New Roman"/>
            <w:sz w:val="24"/>
            <w:szCs w:val="24"/>
          </w:rPr>
          <w:delText>Partners reserves the right to stop providing subsequent advance requests</w:delText>
        </w:r>
      </w:del>
      <w:r w:rsidRPr="002524DF">
        <w:rPr>
          <w:rFonts w:ascii="Times New Roman" w:hAnsi="Times New Roman"/>
          <w:sz w:val="24"/>
          <w:szCs w:val="24"/>
        </w:rPr>
        <w:t>.</w:t>
      </w:r>
    </w:p>
    <w:p w14:paraId="421A5D31" w14:textId="77777777" w:rsidR="00486F48" w:rsidRPr="002524DF" w:rsidRDefault="00486F48" w:rsidP="00486F48">
      <w:pPr>
        <w:rPr>
          <w:rFonts w:ascii="Times New Roman" w:hAnsi="Times New Roman"/>
          <w:sz w:val="24"/>
          <w:szCs w:val="24"/>
        </w:rPr>
      </w:pPr>
    </w:p>
    <w:p w14:paraId="08760881" w14:textId="31E56345"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provide guidance to the terms of financial reporting. As minimum on a </w:t>
      </w:r>
      <w:del w:id="287" w:author="Danielle Martin" w:date="2020-02-03T12:40:00Z">
        <w:r w:rsidRPr="002524DF" w:rsidDel="00492202">
          <w:rPr>
            <w:rFonts w:ascii="Times New Roman" w:hAnsi="Times New Roman"/>
            <w:sz w:val="24"/>
            <w:szCs w:val="24"/>
          </w:rPr>
          <w:delText xml:space="preserve">monthly </w:delText>
        </w:r>
      </w:del>
      <w:ins w:id="288" w:author="Danielle Martin" w:date="2020-02-03T12:42:00Z">
        <w:r w:rsidR="002E156E">
          <w:rPr>
            <w:rFonts w:ascii="Times New Roman" w:hAnsi="Times New Roman"/>
            <w:sz w:val="24"/>
            <w:szCs w:val="24"/>
          </w:rPr>
          <w:t>semi-annual</w:t>
        </w:r>
      </w:ins>
      <w:ins w:id="289" w:author="Danielle Martin" w:date="2020-02-03T12:40:00Z">
        <w:r w:rsidR="00492202">
          <w:rPr>
            <w:rFonts w:ascii="Times New Roman" w:hAnsi="Times New Roman"/>
            <w:sz w:val="24"/>
            <w:szCs w:val="24"/>
          </w:rPr>
          <w:t xml:space="preserve"> </w:t>
        </w:r>
        <w:r w:rsidR="00492202" w:rsidRPr="002524DF">
          <w:rPr>
            <w:rFonts w:ascii="Times New Roman" w:hAnsi="Times New Roman"/>
            <w:sz w:val="24"/>
            <w:szCs w:val="24"/>
          </w:rPr>
          <w:t xml:space="preserve"> </w:t>
        </w:r>
      </w:ins>
      <w:r w:rsidRPr="002524DF">
        <w:rPr>
          <w:rFonts w:ascii="Times New Roman" w:hAnsi="Times New Roman"/>
          <w:sz w:val="24"/>
          <w:szCs w:val="24"/>
        </w:rPr>
        <w:t>basis the Sub-</w:t>
      </w:r>
      <w:del w:id="290" w:author="Danielle Martin" w:date="2020-02-03T11:48:00Z">
        <w:r w:rsidRPr="002524DF" w:rsidDel="00A85D81">
          <w:rPr>
            <w:rFonts w:ascii="Times New Roman" w:hAnsi="Times New Roman"/>
            <w:sz w:val="24"/>
            <w:szCs w:val="24"/>
          </w:rPr>
          <w:delText>Awardee</w:delText>
        </w:r>
      </w:del>
      <w:ins w:id="291"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will submit </w:t>
      </w:r>
      <w:del w:id="292" w:author="Danielle Martin" w:date="2020-02-03T12:40:00Z">
        <w:r w:rsidR="00513D86" w:rsidDel="00DB07DC">
          <w:rPr>
            <w:rFonts w:ascii="Times New Roman" w:hAnsi="Times New Roman"/>
            <w:sz w:val="24"/>
            <w:szCs w:val="24"/>
          </w:rPr>
          <w:delText xml:space="preserve">the </w:delText>
        </w:r>
        <w:r w:rsidRPr="002524DF" w:rsidDel="00DB07DC">
          <w:rPr>
            <w:rFonts w:ascii="Times New Roman" w:hAnsi="Times New Roman"/>
            <w:sz w:val="24"/>
            <w:szCs w:val="24"/>
          </w:rPr>
          <w:delText xml:space="preserve">Cash Request form along with </w:delText>
        </w:r>
      </w:del>
      <w:r w:rsidRPr="002524DF">
        <w:rPr>
          <w:rFonts w:ascii="Times New Roman" w:hAnsi="Times New Roman"/>
          <w:sz w:val="24"/>
          <w:szCs w:val="24"/>
        </w:rPr>
        <w:t xml:space="preserve">the Financial Report </w:t>
      </w:r>
      <w:ins w:id="293" w:author="Danielle Martin" w:date="2020-02-03T12:43:00Z">
        <w:r w:rsidR="002E156E">
          <w:rPr>
            <w:rFonts w:ascii="Times New Roman" w:hAnsi="Times New Roman"/>
            <w:sz w:val="24"/>
            <w:szCs w:val="24"/>
          </w:rPr>
          <w:t xml:space="preserve">and </w:t>
        </w:r>
      </w:ins>
      <w:del w:id="294" w:author="Danielle Martin" w:date="2020-02-03T12:43:00Z">
        <w:r w:rsidRPr="002524DF" w:rsidDel="002E156E">
          <w:rPr>
            <w:rFonts w:ascii="Times New Roman" w:hAnsi="Times New Roman"/>
            <w:sz w:val="24"/>
            <w:szCs w:val="24"/>
          </w:rPr>
          <w:delText>form</w:delText>
        </w:r>
      </w:del>
      <w:ins w:id="295" w:author="Danielle Martin" w:date="2020-02-03T12:42:00Z">
        <w:r w:rsidR="002E156E">
          <w:rPr>
            <w:rFonts w:ascii="Times New Roman" w:hAnsi="Times New Roman"/>
            <w:sz w:val="24"/>
            <w:szCs w:val="24"/>
          </w:rPr>
          <w:t>Cost Share Report</w:t>
        </w:r>
      </w:ins>
      <w:del w:id="296" w:author="Danielle Martin" w:date="2020-02-03T12:42:00Z">
        <w:r w:rsidRPr="002524DF" w:rsidDel="002E156E">
          <w:rPr>
            <w:rFonts w:ascii="Times New Roman" w:hAnsi="Times New Roman"/>
            <w:sz w:val="24"/>
            <w:szCs w:val="24"/>
          </w:rPr>
          <w:delText xml:space="preserve"> and Detailed Expense report</w:delText>
        </w:r>
      </w:del>
      <w:r w:rsidRPr="002524DF">
        <w:rPr>
          <w:rFonts w:ascii="Times New Roman" w:hAnsi="Times New Roman"/>
          <w:sz w:val="24"/>
          <w:szCs w:val="24"/>
        </w:rPr>
        <w:t>. The guidance will be provided by the Partners</w:t>
      </w:r>
      <w:r w:rsidR="00B12907">
        <w:rPr>
          <w:rFonts w:ascii="Times New Roman" w:hAnsi="Times New Roman"/>
          <w:sz w:val="24"/>
          <w:szCs w:val="24"/>
        </w:rPr>
        <w:t>’ Program Manager, as per Article 14 below.</w:t>
      </w:r>
      <w:r w:rsidRPr="002524DF">
        <w:rPr>
          <w:rFonts w:ascii="Times New Roman" w:hAnsi="Times New Roman"/>
          <w:sz w:val="24"/>
          <w:szCs w:val="24"/>
        </w:rPr>
        <w:t xml:space="preserve"> </w:t>
      </w:r>
    </w:p>
    <w:p w14:paraId="3330FF53" w14:textId="77777777" w:rsidR="00486F48" w:rsidRPr="002524DF" w:rsidRDefault="00486F48" w:rsidP="00486F48">
      <w:pPr>
        <w:rPr>
          <w:rFonts w:ascii="Times New Roman" w:hAnsi="Times New Roman"/>
          <w:sz w:val="24"/>
          <w:szCs w:val="24"/>
        </w:rPr>
      </w:pPr>
    </w:p>
    <w:p w14:paraId="539D3650" w14:textId="64CF9565" w:rsidR="00486F48" w:rsidDel="004726D7" w:rsidRDefault="00486F48" w:rsidP="00486F48">
      <w:pPr>
        <w:rPr>
          <w:del w:id="297" w:author="Danielle Martin" w:date="2020-02-03T12:41:00Z"/>
          <w:rFonts w:ascii="Times New Roman" w:hAnsi="Times New Roman"/>
          <w:sz w:val="24"/>
          <w:szCs w:val="24"/>
        </w:rPr>
      </w:pPr>
      <w:del w:id="298" w:author="Danielle Martin" w:date="2020-02-03T12:41:00Z">
        <w:r w:rsidRPr="002524DF" w:rsidDel="004726D7">
          <w:rPr>
            <w:rFonts w:ascii="Times New Roman" w:hAnsi="Times New Roman"/>
            <w:sz w:val="24"/>
            <w:szCs w:val="24"/>
          </w:rPr>
          <w:delText>If advance mechanism is not approved</w:delText>
        </w:r>
        <w:r w:rsidR="00513D86" w:rsidDel="004726D7">
          <w:rPr>
            <w:rFonts w:ascii="Times New Roman" w:hAnsi="Times New Roman"/>
            <w:sz w:val="24"/>
            <w:szCs w:val="24"/>
          </w:rPr>
          <w:delText>,</w:delText>
        </w:r>
        <w:r w:rsidRPr="002524DF" w:rsidDel="004726D7">
          <w:rPr>
            <w:rFonts w:ascii="Times New Roman" w:hAnsi="Times New Roman"/>
            <w:sz w:val="24"/>
            <w:szCs w:val="24"/>
          </w:rPr>
          <w:delText xml:space="preserve"> Partners will reimburse Sub-</w:delText>
        </w:r>
      </w:del>
      <w:del w:id="299" w:author="Danielle Martin" w:date="2020-02-03T11:48:00Z">
        <w:r w:rsidRPr="002524DF" w:rsidDel="00A85D81">
          <w:rPr>
            <w:rFonts w:ascii="Times New Roman" w:hAnsi="Times New Roman"/>
            <w:sz w:val="24"/>
            <w:szCs w:val="24"/>
          </w:rPr>
          <w:delText>Awardee</w:delText>
        </w:r>
      </w:del>
      <w:del w:id="300" w:author="Danielle Martin" w:date="2020-02-03T12:41:00Z">
        <w:r w:rsidRPr="002524DF" w:rsidDel="004726D7">
          <w:rPr>
            <w:rFonts w:ascii="Times New Roman" w:hAnsi="Times New Roman"/>
            <w:sz w:val="24"/>
            <w:szCs w:val="24"/>
          </w:rPr>
          <w:delText xml:space="preserve"> on a monthly basis. The Sub-</w:delText>
        </w:r>
      </w:del>
      <w:del w:id="301" w:author="Danielle Martin" w:date="2020-02-03T11:48:00Z">
        <w:r w:rsidRPr="002524DF" w:rsidDel="00A85D81">
          <w:rPr>
            <w:rFonts w:ascii="Times New Roman" w:hAnsi="Times New Roman"/>
            <w:sz w:val="24"/>
            <w:szCs w:val="24"/>
          </w:rPr>
          <w:delText>Awardee</w:delText>
        </w:r>
      </w:del>
      <w:del w:id="302" w:author="Danielle Martin" w:date="2020-02-03T12:41:00Z">
        <w:r w:rsidRPr="002524DF" w:rsidDel="004726D7">
          <w:rPr>
            <w:rFonts w:ascii="Times New Roman" w:hAnsi="Times New Roman"/>
            <w:sz w:val="24"/>
            <w:szCs w:val="24"/>
          </w:rPr>
          <w:delText xml:space="preserve"> must submit </w:delText>
        </w:r>
        <w:r w:rsidR="00513D86" w:rsidDel="004726D7">
          <w:rPr>
            <w:rFonts w:ascii="Times New Roman" w:hAnsi="Times New Roman"/>
            <w:sz w:val="24"/>
            <w:szCs w:val="24"/>
          </w:rPr>
          <w:delText xml:space="preserve">a </w:delText>
        </w:r>
        <w:r w:rsidRPr="002524DF" w:rsidDel="004726D7">
          <w:rPr>
            <w:rFonts w:ascii="Times New Roman" w:hAnsi="Times New Roman"/>
            <w:sz w:val="24"/>
            <w:szCs w:val="24"/>
          </w:rPr>
          <w:delText xml:space="preserve">monthly expense report (or the Invoice) along with copies of all the receipts and other supporting documentation as requested by Partners </w:delText>
        </w:r>
        <w:r w:rsidR="00C623B8" w:rsidDel="004726D7">
          <w:rPr>
            <w:rFonts w:ascii="Times New Roman" w:hAnsi="Times New Roman"/>
            <w:sz w:val="24"/>
            <w:szCs w:val="24"/>
          </w:rPr>
          <w:delText>CFO</w:delText>
        </w:r>
        <w:r w:rsidRPr="002524DF" w:rsidDel="004726D7">
          <w:rPr>
            <w:rFonts w:ascii="Times New Roman" w:hAnsi="Times New Roman"/>
            <w:sz w:val="24"/>
            <w:szCs w:val="24"/>
          </w:rPr>
          <w:delText>. Partners will process request</w:delText>
        </w:r>
        <w:r w:rsidR="00513D86" w:rsidDel="004726D7">
          <w:rPr>
            <w:rFonts w:ascii="Times New Roman" w:hAnsi="Times New Roman"/>
            <w:sz w:val="24"/>
            <w:szCs w:val="24"/>
          </w:rPr>
          <w:delText>s</w:delText>
        </w:r>
        <w:r w:rsidRPr="002524DF" w:rsidDel="004726D7">
          <w:rPr>
            <w:rFonts w:ascii="Times New Roman" w:hAnsi="Times New Roman"/>
            <w:sz w:val="24"/>
            <w:szCs w:val="24"/>
          </w:rPr>
          <w:delText xml:space="preserve"> for reimbursement within 30 days of receiving the request</w:delText>
        </w:r>
        <w:r w:rsidR="00513D86" w:rsidDel="004726D7">
          <w:rPr>
            <w:rFonts w:ascii="Times New Roman" w:hAnsi="Times New Roman"/>
            <w:sz w:val="24"/>
            <w:szCs w:val="24"/>
          </w:rPr>
          <w:delText>s</w:delText>
        </w:r>
        <w:r w:rsidRPr="002524DF" w:rsidDel="004726D7">
          <w:rPr>
            <w:rFonts w:ascii="Times New Roman" w:hAnsi="Times New Roman"/>
            <w:sz w:val="24"/>
            <w:szCs w:val="24"/>
          </w:rPr>
          <w:delText xml:space="preserve">.  </w:delText>
        </w:r>
      </w:del>
    </w:p>
    <w:p w14:paraId="51398DED" w14:textId="77777777" w:rsidR="00486F48" w:rsidRDefault="00486F48" w:rsidP="00486F48">
      <w:pPr>
        <w:rPr>
          <w:rFonts w:ascii="Times New Roman" w:hAnsi="Times New Roman"/>
          <w:bCs/>
          <w:sz w:val="24"/>
          <w:szCs w:val="24"/>
        </w:rPr>
      </w:pPr>
      <w:r w:rsidRPr="00486F48">
        <w:rPr>
          <w:rFonts w:ascii="Times New Roman" w:hAnsi="Times New Roman"/>
          <w:bCs/>
          <w:sz w:val="24"/>
          <w:szCs w:val="24"/>
        </w:rPr>
        <w:t>EXPENSE CERTIFICATION</w:t>
      </w:r>
    </w:p>
    <w:p w14:paraId="2806A866" w14:textId="77777777" w:rsidR="00486F48" w:rsidRPr="00486F48" w:rsidRDefault="00486F48" w:rsidP="00486F48">
      <w:pPr>
        <w:rPr>
          <w:rFonts w:ascii="Times New Roman" w:hAnsi="Times New Roman"/>
          <w:bCs/>
          <w:sz w:val="24"/>
          <w:szCs w:val="24"/>
        </w:rPr>
      </w:pPr>
    </w:p>
    <w:p w14:paraId="227708BB" w14:textId="31369BCF" w:rsidR="00486F48" w:rsidRDefault="00486F48" w:rsidP="00486F48">
      <w:pPr>
        <w:rPr>
          <w:rFonts w:ascii="Times New Roman" w:hAnsi="Times New Roman"/>
          <w:bCs/>
          <w:sz w:val="24"/>
          <w:szCs w:val="24"/>
        </w:rPr>
      </w:pPr>
      <w:bookmarkStart w:id="303" w:name="_Toc414538222"/>
      <w:r w:rsidRPr="00486F48">
        <w:rPr>
          <w:rFonts w:ascii="Times New Roman" w:hAnsi="Times New Roman"/>
          <w:bCs/>
          <w:sz w:val="24"/>
          <w:szCs w:val="24"/>
        </w:rPr>
        <w:t>Each expense report shall contain the following certification, signed by the</w:t>
      </w:r>
      <w:r>
        <w:rPr>
          <w:rFonts w:ascii="Times New Roman" w:hAnsi="Times New Roman"/>
          <w:bCs/>
          <w:sz w:val="24"/>
          <w:szCs w:val="24"/>
        </w:rPr>
        <w:t xml:space="preserve"> authorized official of the Sub-</w:t>
      </w:r>
      <w:del w:id="304" w:author="Danielle Martin" w:date="2020-02-03T11:48:00Z">
        <w:r w:rsidDel="00A85D81">
          <w:rPr>
            <w:rFonts w:ascii="Times New Roman" w:hAnsi="Times New Roman"/>
            <w:bCs/>
            <w:sz w:val="24"/>
            <w:szCs w:val="24"/>
          </w:rPr>
          <w:delText>Awardee</w:delText>
        </w:r>
      </w:del>
      <w:ins w:id="305" w:author="Danielle Martin" w:date="2020-02-03T11:48:00Z">
        <w:r w:rsidR="00A85D81">
          <w:rPr>
            <w:rFonts w:ascii="Times New Roman" w:hAnsi="Times New Roman"/>
            <w:bCs/>
            <w:sz w:val="24"/>
            <w:szCs w:val="24"/>
          </w:rPr>
          <w:t>Grantee</w:t>
        </w:r>
      </w:ins>
      <w:r w:rsidRPr="00486F48">
        <w:rPr>
          <w:rFonts w:ascii="Times New Roman" w:hAnsi="Times New Roman"/>
          <w:bCs/>
          <w:sz w:val="24"/>
          <w:szCs w:val="24"/>
        </w:rPr>
        <w:t>:</w:t>
      </w:r>
      <w:bookmarkEnd w:id="303"/>
    </w:p>
    <w:p w14:paraId="4B969FD6" w14:textId="77777777" w:rsidR="00486F48" w:rsidRPr="00486F48" w:rsidRDefault="00486F48" w:rsidP="00486F48">
      <w:pPr>
        <w:rPr>
          <w:rFonts w:ascii="Times New Roman" w:hAnsi="Times New Roman"/>
          <w:bCs/>
          <w:sz w:val="24"/>
          <w:szCs w:val="24"/>
        </w:rPr>
      </w:pPr>
    </w:p>
    <w:p w14:paraId="6C7EAD88" w14:textId="516CB094" w:rsidR="00486F48" w:rsidRPr="00486F48" w:rsidRDefault="00BE545A" w:rsidP="00486F48">
      <w:pPr>
        <w:rPr>
          <w:rFonts w:ascii="Times New Roman" w:hAnsi="Times New Roman"/>
          <w:bCs/>
          <w:sz w:val="24"/>
          <w:szCs w:val="24"/>
        </w:rPr>
      </w:pPr>
      <w:bookmarkStart w:id="306" w:name="_Toc414538223"/>
      <w:r>
        <w:rPr>
          <w:rFonts w:ascii="Times New Roman" w:hAnsi="Times New Roman"/>
          <w:bCs/>
          <w:sz w:val="24"/>
          <w:szCs w:val="24"/>
        </w:rPr>
        <w:t>“</w:t>
      </w:r>
      <w:r w:rsidR="00486F48" w:rsidRPr="00486F48">
        <w:rPr>
          <w:rFonts w:ascii="Times New Roman" w:hAnsi="Times New Roman"/>
          <w:bCs/>
          <w:sz w:val="24"/>
          <w:szCs w:val="24"/>
        </w:rPr>
        <w:t xml:space="preserve">I hereby certify that all costs charged are reasonable, allowable and necessary for the performance of this </w:t>
      </w:r>
      <w:del w:id="307" w:author="Danielle Martin" w:date="2020-02-03T11:57:00Z">
        <w:r w:rsidR="00486F48" w:rsidRPr="00486F48" w:rsidDel="0044078C">
          <w:rPr>
            <w:rFonts w:ascii="Times New Roman" w:hAnsi="Times New Roman"/>
            <w:bCs/>
            <w:sz w:val="24"/>
            <w:szCs w:val="24"/>
          </w:rPr>
          <w:delText>Sub</w:delText>
        </w:r>
        <w:r w:rsidR="00486F48" w:rsidDel="0044078C">
          <w:rPr>
            <w:rFonts w:ascii="Times New Roman" w:hAnsi="Times New Roman"/>
            <w:bCs/>
            <w:sz w:val="24"/>
            <w:szCs w:val="24"/>
          </w:rPr>
          <w:delText>-agreement</w:delText>
        </w:r>
      </w:del>
      <w:ins w:id="308" w:author="Danielle Martin" w:date="2020-02-03T11:57:00Z">
        <w:r w:rsidR="0044078C">
          <w:rPr>
            <w:rFonts w:ascii="Times New Roman" w:hAnsi="Times New Roman"/>
            <w:bCs/>
            <w:sz w:val="24"/>
            <w:szCs w:val="24"/>
          </w:rPr>
          <w:t>Sub-Grant Agreement</w:t>
        </w:r>
      </w:ins>
      <w:r w:rsidR="00486F48" w:rsidRPr="00486F48">
        <w:rPr>
          <w:rFonts w:ascii="Times New Roman" w:hAnsi="Times New Roman"/>
          <w:bCs/>
          <w:sz w:val="24"/>
          <w:szCs w:val="24"/>
        </w:rPr>
        <w:t xml:space="preserve">; and the expenditures, disbursements and cash receipts are for the purpose and objectives set forth in the terms and conditions of this award, and are verifiable from the organization’s accounting records. All required Partners approvals have been obtained; and that </w:t>
      </w:r>
      <w:r w:rsidR="00513D86">
        <w:rPr>
          <w:rFonts w:ascii="Times New Roman" w:hAnsi="Times New Roman"/>
          <w:bCs/>
          <w:sz w:val="24"/>
          <w:szCs w:val="24"/>
        </w:rPr>
        <w:t xml:space="preserve">an </w:t>
      </w:r>
      <w:r w:rsidR="00486F48" w:rsidRPr="00486F48">
        <w:rPr>
          <w:rFonts w:ascii="Times New Roman" w:hAnsi="Times New Roman"/>
          <w:bCs/>
          <w:sz w:val="24"/>
          <w:szCs w:val="24"/>
        </w:rPr>
        <w:t>appropriate refund shall be made to Partners promptly upon request if the Project Manager determines that any amount previously paid was not properly payable.</w:t>
      </w:r>
      <w:r>
        <w:rPr>
          <w:rFonts w:ascii="Times New Roman" w:hAnsi="Times New Roman"/>
          <w:bCs/>
          <w:sz w:val="24"/>
          <w:szCs w:val="24"/>
        </w:rPr>
        <w:t>”</w:t>
      </w:r>
      <w:bookmarkEnd w:id="306"/>
    </w:p>
    <w:p w14:paraId="52D41D9C" w14:textId="77777777" w:rsidR="00486F48" w:rsidRPr="002524DF" w:rsidRDefault="00486F48" w:rsidP="00486F48">
      <w:pPr>
        <w:rPr>
          <w:rFonts w:ascii="Times New Roman" w:hAnsi="Times New Roman"/>
          <w:sz w:val="24"/>
          <w:szCs w:val="24"/>
        </w:rPr>
      </w:pPr>
      <w:r w:rsidRPr="00486F48">
        <w:rPr>
          <w:rFonts w:ascii="Times New Roman" w:hAnsi="Times New Roman"/>
          <w:sz w:val="24"/>
          <w:szCs w:val="24"/>
        </w:rPr>
        <w:t>BY (Signature): NAME: TITLE: DATE:</w:t>
      </w:r>
    </w:p>
    <w:bookmarkEnd w:id="241"/>
    <w:p w14:paraId="2E80D665" w14:textId="77777777" w:rsidR="00486F48" w:rsidRDefault="00486F48" w:rsidP="002524DF"/>
    <w:p w14:paraId="1FADA9AD" w14:textId="77777777" w:rsidR="00486F48" w:rsidRPr="00E31C05" w:rsidRDefault="00486F48" w:rsidP="00486F48">
      <w:pPr>
        <w:rPr>
          <w:rFonts w:ascii="Times New Roman" w:hAnsi="Times New Roman"/>
          <w:b/>
          <w:sz w:val="24"/>
          <w:szCs w:val="24"/>
          <w:u w:val="single"/>
        </w:rPr>
      </w:pPr>
      <w:r w:rsidRPr="00E31C05">
        <w:rPr>
          <w:rFonts w:ascii="Times New Roman" w:hAnsi="Times New Roman"/>
          <w:b/>
          <w:sz w:val="24"/>
          <w:szCs w:val="24"/>
          <w:u w:val="single"/>
        </w:rPr>
        <w:t xml:space="preserve">ARTICLE 8. Backup Documentation </w:t>
      </w:r>
    </w:p>
    <w:p w14:paraId="6453022D" w14:textId="77777777" w:rsidR="00486F48" w:rsidRDefault="00486F48" w:rsidP="002524DF"/>
    <w:p w14:paraId="5F875841" w14:textId="3473C142"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The original </w:t>
      </w:r>
      <w:del w:id="309" w:author="Danielle Martin" w:date="2020-02-03T13:11:00Z">
        <w:r w:rsidRPr="002524DF" w:rsidDel="002F4174">
          <w:rPr>
            <w:rFonts w:ascii="Times New Roman" w:hAnsi="Times New Roman"/>
            <w:sz w:val="24"/>
            <w:szCs w:val="24"/>
          </w:rPr>
          <w:delText xml:space="preserve">expense report (or an Invoice) </w:delText>
        </w:r>
      </w:del>
      <w:ins w:id="310" w:author="Danielle Martin" w:date="2020-02-03T13:11:00Z">
        <w:r w:rsidR="002F4174">
          <w:rPr>
            <w:rFonts w:ascii="Times New Roman" w:hAnsi="Times New Roman"/>
            <w:sz w:val="24"/>
            <w:szCs w:val="24"/>
          </w:rPr>
          <w:t xml:space="preserve">financial and cost share report </w:t>
        </w:r>
      </w:ins>
      <w:r w:rsidRPr="002524DF">
        <w:rPr>
          <w:rFonts w:ascii="Times New Roman" w:hAnsi="Times New Roman"/>
          <w:sz w:val="24"/>
          <w:szCs w:val="24"/>
        </w:rPr>
        <w:t xml:space="preserve">shall be in the format approved by Partners. The </w:t>
      </w:r>
      <w:del w:id="311" w:author="Danielle Martin" w:date="2020-02-03T13:12:00Z">
        <w:r w:rsidRPr="002524DF" w:rsidDel="002F4174">
          <w:rPr>
            <w:rFonts w:ascii="Times New Roman" w:hAnsi="Times New Roman"/>
            <w:sz w:val="24"/>
            <w:szCs w:val="24"/>
          </w:rPr>
          <w:delText>expense report</w:delText>
        </w:r>
      </w:del>
      <w:ins w:id="312" w:author="Danielle Martin" w:date="2020-02-03T13:12:00Z">
        <w:r w:rsidR="002F4174">
          <w:rPr>
            <w:rFonts w:ascii="Times New Roman" w:hAnsi="Times New Roman"/>
            <w:sz w:val="24"/>
            <w:szCs w:val="24"/>
          </w:rPr>
          <w:t>financial and cost share report</w:t>
        </w:r>
      </w:ins>
      <w:r w:rsidRPr="002524DF">
        <w:rPr>
          <w:rFonts w:ascii="Times New Roman" w:hAnsi="Times New Roman"/>
          <w:sz w:val="24"/>
          <w:szCs w:val="24"/>
        </w:rPr>
        <w:t xml:space="preserve"> must have agreement number on it. The Sub-</w:t>
      </w:r>
      <w:del w:id="313" w:author="Danielle Martin" w:date="2020-02-03T11:48:00Z">
        <w:r w:rsidRPr="002524DF" w:rsidDel="00A85D81">
          <w:rPr>
            <w:rFonts w:ascii="Times New Roman" w:hAnsi="Times New Roman"/>
            <w:sz w:val="24"/>
            <w:szCs w:val="24"/>
          </w:rPr>
          <w:delText>Awardee</w:delText>
        </w:r>
      </w:del>
      <w:ins w:id="314" w:author="Danielle Martin" w:date="2020-02-03T11:48:00Z">
        <w:r w:rsidR="00A85D81">
          <w:rPr>
            <w:rFonts w:ascii="Times New Roman" w:hAnsi="Times New Roman"/>
            <w:sz w:val="24"/>
            <w:szCs w:val="24"/>
          </w:rPr>
          <w:t>Grantee</w:t>
        </w:r>
      </w:ins>
      <w:r w:rsidRPr="002524DF">
        <w:rPr>
          <w:rFonts w:ascii="Times New Roman" w:hAnsi="Times New Roman"/>
          <w:sz w:val="24"/>
          <w:szCs w:val="24"/>
        </w:rPr>
        <w:t xml:space="preserve"> shall retain copies of the following backup documentation that Partners may review as required:</w:t>
      </w:r>
    </w:p>
    <w:p w14:paraId="6651A2A2" w14:textId="77777777" w:rsidR="00CE4489" w:rsidRPr="002524DF" w:rsidRDefault="00CE4489" w:rsidP="00486F48">
      <w:pPr>
        <w:rPr>
          <w:rFonts w:ascii="Times New Roman" w:hAnsi="Times New Roman"/>
          <w:sz w:val="24"/>
          <w:szCs w:val="24"/>
        </w:rPr>
      </w:pPr>
    </w:p>
    <w:p w14:paraId="64D905B4" w14:textId="50B4EFE6"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Copies of Timesheets </w:t>
      </w:r>
      <w:ins w:id="315" w:author="Danielle Martin" w:date="2020-02-03T12:45:00Z">
        <w:r w:rsidR="00521BBD">
          <w:rPr>
            <w:rFonts w:ascii="Times New Roman" w:hAnsi="Times New Roman"/>
            <w:sz w:val="24"/>
            <w:szCs w:val="24"/>
          </w:rPr>
          <w:t xml:space="preserve">or timekeeping records </w:t>
        </w:r>
      </w:ins>
      <w:r w:rsidRPr="002524DF">
        <w:rPr>
          <w:rFonts w:ascii="Times New Roman" w:hAnsi="Times New Roman"/>
          <w:sz w:val="24"/>
          <w:szCs w:val="24"/>
        </w:rPr>
        <w:t xml:space="preserve">for all staff </w:t>
      </w:r>
      <w:del w:id="316" w:author="Danielle Martin" w:date="2020-02-03T12:45:00Z">
        <w:r w:rsidRPr="002524DF" w:rsidDel="00F560D3">
          <w:rPr>
            <w:rFonts w:ascii="Times New Roman" w:hAnsi="Times New Roman"/>
            <w:sz w:val="24"/>
            <w:szCs w:val="24"/>
          </w:rPr>
          <w:delText>being billed in the period covered by the I</w:delText>
        </w:r>
      </w:del>
      <w:ins w:id="317" w:author="Danielle Martin" w:date="2020-02-03T12:45:00Z">
        <w:r w:rsidR="00F560D3">
          <w:rPr>
            <w:rFonts w:ascii="Times New Roman" w:hAnsi="Times New Roman"/>
            <w:sz w:val="24"/>
            <w:szCs w:val="24"/>
          </w:rPr>
          <w:t>charged to the projec</w:t>
        </w:r>
      </w:ins>
      <w:ins w:id="318" w:author="Danielle Martin" w:date="2020-02-03T12:46:00Z">
        <w:r w:rsidR="00F560D3">
          <w:rPr>
            <w:rFonts w:ascii="Times New Roman" w:hAnsi="Times New Roman"/>
            <w:sz w:val="24"/>
            <w:szCs w:val="24"/>
          </w:rPr>
          <w:t>t during the period of performance</w:t>
        </w:r>
      </w:ins>
      <w:del w:id="319" w:author="Danielle Martin" w:date="2020-02-03T12:46:00Z">
        <w:r w:rsidRPr="002524DF" w:rsidDel="00F560D3">
          <w:rPr>
            <w:rFonts w:ascii="Times New Roman" w:hAnsi="Times New Roman"/>
            <w:sz w:val="24"/>
            <w:szCs w:val="24"/>
          </w:rPr>
          <w:delText>nvoice</w:delText>
        </w:r>
      </w:del>
      <w:ins w:id="320" w:author="Danielle Martin" w:date="2020-02-03T12:46:00Z">
        <w:r w:rsidR="00F560D3">
          <w:rPr>
            <w:rFonts w:ascii="Times New Roman" w:hAnsi="Times New Roman"/>
            <w:sz w:val="24"/>
            <w:szCs w:val="24"/>
          </w:rPr>
          <w:t>,</w:t>
        </w:r>
      </w:ins>
      <w:r w:rsidRPr="002524DF">
        <w:rPr>
          <w:rFonts w:ascii="Times New Roman" w:hAnsi="Times New Roman"/>
          <w:sz w:val="24"/>
          <w:szCs w:val="24"/>
        </w:rPr>
        <w:t xml:space="preserve"> will be made available upon request.</w:t>
      </w:r>
    </w:p>
    <w:p w14:paraId="74BCB6F5" w14:textId="77777777" w:rsidR="00E762CC" w:rsidRPr="002524DF" w:rsidRDefault="00E762CC" w:rsidP="002524DF">
      <w:pPr>
        <w:ind w:left="870"/>
        <w:rPr>
          <w:rFonts w:ascii="Times New Roman" w:hAnsi="Times New Roman"/>
          <w:sz w:val="24"/>
          <w:szCs w:val="24"/>
        </w:rPr>
      </w:pPr>
    </w:p>
    <w:p w14:paraId="06C3DCC7" w14:textId="7EA2787F"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All other direct reimbursable costs greater than USD $25 including travel, transportation, allowances, communications, reproduction, must be supported by itemized bills, invoices, or receipts; taxi fares under USD $25 must be certified by the traveler. </w:t>
      </w:r>
    </w:p>
    <w:p w14:paraId="5751DB71" w14:textId="77777777" w:rsidR="00E762CC" w:rsidRDefault="00E762CC" w:rsidP="002524DF">
      <w:pPr>
        <w:pStyle w:val="ListParagraph"/>
        <w:rPr>
          <w:rFonts w:ascii="Times New Roman" w:hAnsi="Times New Roman"/>
          <w:sz w:val="24"/>
          <w:szCs w:val="24"/>
        </w:rPr>
      </w:pPr>
    </w:p>
    <w:p w14:paraId="7A5C721D" w14:textId="203E1226" w:rsidR="00486F48" w:rsidRPr="002524DF"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lastRenderedPageBreak/>
        <w:t>Copies of receipts need to</w:t>
      </w:r>
      <w:ins w:id="321" w:author="Danielle Martin" w:date="2020-02-03T12:46:00Z">
        <w:r w:rsidR="00F560D3">
          <w:rPr>
            <w:rFonts w:ascii="Times New Roman" w:hAnsi="Times New Roman"/>
            <w:sz w:val="24"/>
            <w:szCs w:val="24"/>
          </w:rPr>
          <w:t xml:space="preserve"> be submitted as requested by Partners.</w:t>
        </w:r>
      </w:ins>
      <w:del w:id="322" w:author="Danielle Martin" w:date="2020-02-03T12:46:00Z">
        <w:r w:rsidRPr="002524DF" w:rsidDel="00F560D3">
          <w:rPr>
            <w:rFonts w:ascii="Times New Roman" w:hAnsi="Times New Roman"/>
            <w:sz w:val="24"/>
            <w:szCs w:val="24"/>
          </w:rPr>
          <w:delText xml:space="preserve"> be submitted on a monthly basis.</w:delText>
        </w:r>
      </w:del>
    </w:p>
    <w:p w14:paraId="6099A89F" w14:textId="77777777" w:rsidR="00CE4489" w:rsidRPr="002524DF" w:rsidRDefault="00CE4489" w:rsidP="002524DF">
      <w:pPr>
        <w:ind w:left="870"/>
        <w:rPr>
          <w:rFonts w:ascii="Times New Roman" w:hAnsi="Times New Roman"/>
          <w:sz w:val="24"/>
          <w:szCs w:val="24"/>
        </w:rPr>
      </w:pPr>
    </w:p>
    <w:p w14:paraId="01E6BA07" w14:textId="67CC7CD2" w:rsidR="00486F48" w:rsidRPr="002524DF" w:rsidRDefault="00486F48" w:rsidP="00486F48">
      <w:pPr>
        <w:rPr>
          <w:rFonts w:ascii="Times New Roman" w:hAnsi="Times New Roman"/>
          <w:sz w:val="24"/>
          <w:szCs w:val="24"/>
        </w:rPr>
      </w:pPr>
      <w:r w:rsidRPr="002524DF">
        <w:rPr>
          <w:rFonts w:ascii="Times New Roman" w:hAnsi="Times New Roman"/>
          <w:sz w:val="24"/>
          <w:szCs w:val="24"/>
        </w:rPr>
        <w:t>Partners will make a reduction for any disallowance or indebtedness by the Sub-</w:t>
      </w:r>
      <w:del w:id="323" w:author="Danielle Martin" w:date="2020-02-03T11:48:00Z">
        <w:r w:rsidRPr="002524DF" w:rsidDel="00A85D81">
          <w:rPr>
            <w:rFonts w:ascii="Times New Roman" w:hAnsi="Times New Roman"/>
            <w:sz w:val="24"/>
            <w:szCs w:val="24"/>
          </w:rPr>
          <w:delText>Awardee</w:delText>
        </w:r>
      </w:del>
      <w:ins w:id="324" w:author="Danielle Martin" w:date="2020-02-03T11:48:00Z">
        <w:r w:rsidR="00A85D81">
          <w:rPr>
            <w:rFonts w:ascii="Times New Roman" w:hAnsi="Times New Roman"/>
            <w:sz w:val="24"/>
            <w:szCs w:val="24"/>
          </w:rPr>
          <w:t>Grantee</w:t>
        </w:r>
      </w:ins>
      <w:del w:id="325" w:author="Danielle Martin" w:date="2020-02-03T12:46:00Z">
        <w:r w:rsidRPr="002524DF" w:rsidDel="00F560D3">
          <w:rPr>
            <w:rFonts w:ascii="Times New Roman" w:hAnsi="Times New Roman"/>
            <w:sz w:val="24"/>
            <w:szCs w:val="24"/>
          </w:rPr>
          <w:delText xml:space="preserve"> by applying the proceeds of the Invoice first to such deductions and next to any unliquidated balance of advance, if any, remaining under this </w:delText>
        </w:r>
      </w:del>
      <w:del w:id="326" w:author="Danielle Martin" w:date="2020-02-03T11:57:00Z">
        <w:r w:rsidRPr="002524DF" w:rsidDel="0044078C">
          <w:rPr>
            <w:rFonts w:ascii="Times New Roman" w:hAnsi="Times New Roman"/>
            <w:sz w:val="24"/>
            <w:szCs w:val="24"/>
          </w:rPr>
          <w:delText>Sub-Agreement</w:delText>
        </w:r>
      </w:del>
      <w:del w:id="327" w:author="Danielle Martin" w:date="2020-02-03T12:46:00Z">
        <w:r w:rsidRPr="002524DF" w:rsidDel="00F560D3">
          <w:rPr>
            <w:rFonts w:ascii="Times New Roman" w:hAnsi="Times New Roman"/>
            <w:sz w:val="24"/>
            <w:szCs w:val="24"/>
          </w:rPr>
          <w:delText>.</w:delText>
        </w:r>
      </w:del>
      <w:ins w:id="328" w:author="Danielle Martin" w:date="2020-02-03T12:46:00Z">
        <w:r w:rsidR="00F560D3">
          <w:rPr>
            <w:rFonts w:ascii="Times New Roman" w:hAnsi="Times New Roman"/>
            <w:sz w:val="24"/>
            <w:szCs w:val="24"/>
          </w:rPr>
          <w:t>.</w:t>
        </w:r>
      </w:ins>
    </w:p>
    <w:p w14:paraId="122C3C58" w14:textId="77777777" w:rsidR="006D52D7" w:rsidRPr="00C220AB" w:rsidRDefault="00E31C05">
      <w:pPr>
        <w:pStyle w:val="Heading2"/>
        <w:rPr>
          <w:i w:val="0"/>
          <w:sz w:val="24"/>
          <w:szCs w:val="24"/>
          <w:u w:val="single"/>
        </w:rPr>
      </w:pPr>
      <w:r>
        <w:rPr>
          <w:i w:val="0"/>
          <w:sz w:val="24"/>
          <w:szCs w:val="24"/>
          <w:u w:val="single"/>
        </w:rPr>
        <w:t>ARTICLE 9</w:t>
      </w:r>
      <w:r w:rsidR="006D52D7" w:rsidRPr="00C220AB">
        <w:rPr>
          <w:i w:val="0"/>
          <w:sz w:val="24"/>
          <w:szCs w:val="24"/>
          <w:u w:val="single"/>
        </w:rPr>
        <w:t>.  Program Income</w:t>
      </w:r>
    </w:p>
    <w:p w14:paraId="4613AA91" w14:textId="77777777" w:rsidR="009D134B" w:rsidRPr="00C220AB" w:rsidRDefault="009D134B" w:rsidP="009D134B">
      <w:pPr>
        <w:pStyle w:val="BodyTextIndent"/>
        <w:ind w:left="0" w:firstLine="0"/>
        <w:rPr>
          <w:sz w:val="24"/>
          <w:szCs w:val="24"/>
        </w:rPr>
      </w:pPr>
      <w:r w:rsidRPr="00C220AB">
        <w:rPr>
          <w:sz w:val="24"/>
          <w:szCs w:val="24"/>
        </w:rPr>
        <w:t>Program income generated out of the activities covered under this agreement shall be used in the following manner:  Added to funds committed by PARTNERS and the recipient to the program, and used to further eligible program objective.</w:t>
      </w:r>
    </w:p>
    <w:p w14:paraId="7B834684" w14:textId="77777777" w:rsidR="009D134B" w:rsidRPr="00C220AB" w:rsidRDefault="00E31C05" w:rsidP="009D134B">
      <w:pPr>
        <w:pStyle w:val="Heading2"/>
        <w:rPr>
          <w:i w:val="0"/>
          <w:sz w:val="24"/>
          <w:szCs w:val="24"/>
          <w:u w:val="single"/>
        </w:rPr>
      </w:pPr>
      <w:r>
        <w:rPr>
          <w:i w:val="0"/>
          <w:sz w:val="24"/>
          <w:szCs w:val="24"/>
          <w:u w:val="single"/>
        </w:rPr>
        <w:t>ARTICLE 10</w:t>
      </w:r>
      <w:r w:rsidR="009D134B" w:rsidRPr="00C220AB">
        <w:rPr>
          <w:i w:val="0"/>
          <w:sz w:val="24"/>
          <w:szCs w:val="24"/>
          <w:u w:val="single"/>
        </w:rPr>
        <w:t>.  Final Payment and Closeout Procedures</w:t>
      </w:r>
    </w:p>
    <w:p w14:paraId="76352332" w14:textId="7B137144" w:rsidR="009D134B" w:rsidRPr="00C220AB" w:rsidRDefault="00343E21" w:rsidP="009D134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Pr>
          <w:rFonts w:ascii="Times New Roman" w:hAnsi="Times New Roman"/>
          <w:sz w:val="24"/>
          <w:szCs w:val="24"/>
        </w:rPr>
        <w:t>SUB-</w:t>
      </w:r>
      <w:del w:id="329" w:author="Danielle Martin" w:date="2020-02-03T11:48:00Z">
        <w:r w:rsidDel="00A85D81">
          <w:rPr>
            <w:rFonts w:ascii="Times New Roman" w:hAnsi="Times New Roman"/>
            <w:sz w:val="24"/>
            <w:szCs w:val="24"/>
          </w:rPr>
          <w:delText>AWARDEE</w:delText>
        </w:r>
      </w:del>
      <w:ins w:id="330" w:author="Danielle Martin" w:date="2020-02-03T11:48:00Z">
        <w:r w:rsidR="00A85D81">
          <w:rPr>
            <w:rFonts w:ascii="Times New Roman" w:hAnsi="Times New Roman"/>
            <w:sz w:val="24"/>
            <w:szCs w:val="24"/>
          </w:rPr>
          <w:t>GRANTEE</w:t>
        </w:r>
      </w:ins>
      <w:r w:rsidR="009D134B" w:rsidRPr="00C220AB">
        <w:rPr>
          <w:rFonts w:ascii="Times New Roman" w:hAnsi="Times New Roman"/>
          <w:sz w:val="24"/>
          <w:szCs w:val="24"/>
        </w:rPr>
        <w:t xml:space="preserve"> final financial </w:t>
      </w:r>
      <w:ins w:id="331" w:author="Danielle Martin" w:date="2020-02-03T13:13:00Z">
        <w:r w:rsidR="00877189">
          <w:rPr>
            <w:rFonts w:ascii="Times New Roman" w:hAnsi="Times New Roman"/>
            <w:sz w:val="24"/>
            <w:szCs w:val="24"/>
          </w:rPr>
          <w:t xml:space="preserve">and cost share </w:t>
        </w:r>
      </w:ins>
      <w:r w:rsidR="009D134B" w:rsidRPr="00C220AB">
        <w:rPr>
          <w:rFonts w:ascii="Times New Roman" w:hAnsi="Times New Roman"/>
          <w:sz w:val="24"/>
          <w:szCs w:val="24"/>
        </w:rPr>
        <w:t xml:space="preserve">report shall be submitted promptly following completion of the period of performance and the attainment of results specified under this </w:t>
      </w:r>
      <w:del w:id="332" w:author="Danielle Martin" w:date="2020-02-03T11:57:00Z">
        <w:r w:rsidDel="0044078C">
          <w:rPr>
            <w:rFonts w:ascii="Times New Roman" w:hAnsi="Times New Roman"/>
            <w:sz w:val="24"/>
            <w:szCs w:val="24"/>
          </w:rPr>
          <w:delText>Sub-agreement</w:delText>
        </w:r>
      </w:del>
      <w:ins w:id="333" w:author="Danielle Martin" w:date="2020-02-03T11:57:00Z">
        <w:r w:rsidR="0044078C">
          <w:rPr>
            <w:rFonts w:ascii="Times New Roman" w:hAnsi="Times New Roman"/>
            <w:sz w:val="24"/>
            <w:szCs w:val="24"/>
          </w:rPr>
          <w:t>Sub-Grant Agreement</w:t>
        </w:r>
      </w:ins>
      <w:r w:rsidR="009D134B" w:rsidRPr="00C220AB">
        <w:rPr>
          <w:rFonts w:ascii="Times New Roman" w:hAnsi="Times New Roman"/>
          <w:sz w:val="24"/>
          <w:szCs w:val="24"/>
        </w:rPr>
        <w:t xml:space="preserve">, but in no event later than within </w:t>
      </w:r>
      <w:del w:id="334" w:author="Danielle Martin" w:date="2020-02-03T13:13:00Z">
        <w:r w:rsidR="009D134B" w:rsidRPr="00C220AB" w:rsidDel="00877189">
          <w:rPr>
            <w:rFonts w:ascii="Times New Roman" w:hAnsi="Times New Roman"/>
            <w:sz w:val="24"/>
            <w:szCs w:val="24"/>
          </w:rPr>
          <w:delText xml:space="preserve">thirty </w:delText>
        </w:r>
      </w:del>
      <w:ins w:id="335" w:author="Danielle Martin" w:date="2020-02-03T13:13:00Z">
        <w:r w:rsidR="00877189">
          <w:rPr>
            <w:rFonts w:ascii="Times New Roman" w:hAnsi="Times New Roman"/>
            <w:sz w:val="24"/>
            <w:szCs w:val="24"/>
          </w:rPr>
          <w:t>sixty</w:t>
        </w:r>
        <w:r w:rsidR="00877189" w:rsidRPr="00C220AB">
          <w:rPr>
            <w:rFonts w:ascii="Times New Roman" w:hAnsi="Times New Roman"/>
            <w:sz w:val="24"/>
            <w:szCs w:val="24"/>
          </w:rPr>
          <w:t xml:space="preserve"> </w:t>
        </w:r>
      </w:ins>
      <w:r w:rsidR="009D134B" w:rsidRPr="00C220AB">
        <w:rPr>
          <w:rFonts w:ascii="Times New Roman" w:hAnsi="Times New Roman"/>
          <w:sz w:val="24"/>
          <w:szCs w:val="24"/>
        </w:rPr>
        <w:t>(</w:t>
      </w:r>
      <w:ins w:id="336" w:author="Danielle Martin" w:date="2020-02-03T13:13:00Z">
        <w:r w:rsidR="00877189">
          <w:rPr>
            <w:rFonts w:ascii="Times New Roman" w:hAnsi="Times New Roman"/>
            <w:sz w:val="24"/>
            <w:szCs w:val="24"/>
          </w:rPr>
          <w:t>6</w:t>
        </w:r>
      </w:ins>
      <w:del w:id="337" w:author="Danielle Martin" w:date="2020-02-03T13:13:00Z">
        <w:r w:rsidR="009D134B" w:rsidRPr="00C220AB" w:rsidDel="00877189">
          <w:rPr>
            <w:rFonts w:ascii="Times New Roman" w:hAnsi="Times New Roman"/>
            <w:sz w:val="24"/>
            <w:szCs w:val="24"/>
          </w:rPr>
          <w:delText>3</w:delText>
        </w:r>
      </w:del>
      <w:r w:rsidR="009D134B" w:rsidRPr="00C220AB">
        <w:rPr>
          <w:rFonts w:ascii="Times New Roman" w:hAnsi="Times New Roman"/>
          <w:sz w:val="24"/>
          <w:szCs w:val="24"/>
        </w:rPr>
        <w:t xml:space="preserve">0) days.  </w:t>
      </w:r>
      <w:del w:id="338" w:author="Danielle Martin" w:date="2020-02-03T13:13:00Z">
        <w:r w:rsidR="00E620E7" w:rsidRPr="00C220AB" w:rsidDel="00156E15">
          <w:rPr>
            <w:rFonts w:ascii="Times New Roman" w:hAnsi="Times New Roman"/>
            <w:sz w:val="24"/>
            <w:szCs w:val="24"/>
          </w:rPr>
          <w:delText>Final payment will not be disbursed until all requirements are submitted and approved by the</w:delText>
        </w:r>
        <w:r w:rsidR="000C3F1D" w:rsidDel="00156E15">
          <w:rPr>
            <w:rFonts w:ascii="Times New Roman" w:hAnsi="Times New Roman"/>
            <w:sz w:val="24"/>
            <w:szCs w:val="24"/>
          </w:rPr>
          <w:delText xml:space="preserve"> Program Manager</w:delText>
        </w:r>
        <w:r w:rsidR="00E620E7" w:rsidRPr="00C220AB" w:rsidDel="00156E15">
          <w:rPr>
            <w:rFonts w:ascii="Times New Roman" w:hAnsi="Times New Roman"/>
            <w:sz w:val="24"/>
            <w:szCs w:val="24"/>
          </w:rPr>
          <w:delText xml:space="preserve"> and finance office. </w:delText>
        </w:r>
      </w:del>
    </w:p>
    <w:p w14:paraId="6F942F12" w14:textId="77777777" w:rsidR="00E620E7" w:rsidRPr="00C220AB" w:rsidRDefault="00E620E7"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22DEB3C3" w14:textId="77777777" w:rsidR="009D134B" w:rsidRPr="00C220AB" w:rsidRDefault="009D134B"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Closeout requirements include:</w:t>
      </w:r>
    </w:p>
    <w:p w14:paraId="54A2FACF" w14:textId="54FC4633" w:rsidR="009D134B" w:rsidRPr="00663916" w:rsidRDefault="009D134B" w:rsidP="00FE7507">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663916">
        <w:rPr>
          <w:sz w:val="24"/>
          <w:szCs w:val="24"/>
        </w:rPr>
        <w:t xml:space="preserve">Completion of </w:t>
      </w:r>
      <w:r w:rsidR="00E620E7" w:rsidRPr="00663916">
        <w:rPr>
          <w:sz w:val="24"/>
          <w:szCs w:val="24"/>
        </w:rPr>
        <w:t xml:space="preserve">all required </w:t>
      </w:r>
      <w:r w:rsidR="0085621E" w:rsidRPr="00663916">
        <w:rPr>
          <w:sz w:val="24"/>
          <w:szCs w:val="24"/>
        </w:rPr>
        <w:t>programmatic documents per the</w:t>
      </w:r>
      <w:r w:rsidR="00486F48" w:rsidRPr="00663916">
        <w:rPr>
          <w:sz w:val="24"/>
          <w:szCs w:val="24"/>
        </w:rPr>
        <w:t xml:space="preserve"> Program Description and Objectives</w:t>
      </w:r>
      <w:r w:rsidRPr="00663916">
        <w:rPr>
          <w:sz w:val="24"/>
          <w:szCs w:val="24"/>
        </w:rPr>
        <w:t>.</w:t>
      </w:r>
    </w:p>
    <w:p w14:paraId="0B7CAF2B" w14:textId="0ED0F178" w:rsidR="001206B6" w:rsidRPr="00663916" w:rsidRDefault="009D134B" w:rsidP="001206B6">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663916">
        <w:rPr>
          <w:sz w:val="24"/>
          <w:szCs w:val="24"/>
        </w:rPr>
        <w:t xml:space="preserve">Submission of all required Financial </w:t>
      </w:r>
      <w:ins w:id="339" w:author="Danielle Martin" w:date="2020-02-03T13:13:00Z">
        <w:r w:rsidR="00156E15">
          <w:rPr>
            <w:sz w:val="24"/>
            <w:szCs w:val="24"/>
          </w:rPr>
          <w:t xml:space="preserve">and Cost Share </w:t>
        </w:r>
      </w:ins>
      <w:r w:rsidRPr="00663916">
        <w:rPr>
          <w:sz w:val="24"/>
          <w:szCs w:val="24"/>
        </w:rPr>
        <w:t>Report</w:t>
      </w:r>
      <w:r w:rsidR="0085621E" w:rsidRPr="00663916">
        <w:rPr>
          <w:sz w:val="24"/>
          <w:szCs w:val="24"/>
        </w:rPr>
        <w:t>s and documents.</w:t>
      </w:r>
    </w:p>
    <w:p w14:paraId="6D059875" w14:textId="77777777" w:rsidR="008A6378" w:rsidRPr="00663916" w:rsidRDefault="008A6378" w:rsidP="008A6378">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720"/>
        <w:rPr>
          <w:sz w:val="24"/>
          <w:szCs w:val="24"/>
        </w:rPr>
      </w:pPr>
    </w:p>
    <w:p w14:paraId="0AB6ABBB" w14:textId="77777777" w:rsidR="00F83A1D" w:rsidRPr="00663916" w:rsidRDefault="00620C79">
      <w:pPr>
        <w:rPr>
          <w:rFonts w:ascii="Times New Roman" w:hAnsi="Times New Roman"/>
          <w:b/>
          <w:sz w:val="24"/>
          <w:szCs w:val="24"/>
          <w:u w:val="single"/>
        </w:rPr>
      </w:pPr>
      <w:r w:rsidRPr="00663916">
        <w:rPr>
          <w:rFonts w:ascii="Times New Roman" w:hAnsi="Times New Roman"/>
          <w:b/>
          <w:sz w:val="24"/>
          <w:szCs w:val="24"/>
          <w:u w:val="single"/>
        </w:rPr>
        <w:t>ARTICLE 1</w:t>
      </w:r>
      <w:r w:rsidR="00E31C05" w:rsidRPr="00663916">
        <w:rPr>
          <w:rFonts w:ascii="Times New Roman" w:hAnsi="Times New Roman"/>
          <w:b/>
          <w:sz w:val="24"/>
          <w:szCs w:val="24"/>
          <w:u w:val="single"/>
        </w:rPr>
        <w:t>1</w:t>
      </w:r>
      <w:r w:rsidRPr="00663916">
        <w:rPr>
          <w:rFonts w:ascii="Times New Roman" w:hAnsi="Times New Roman"/>
          <w:b/>
          <w:sz w:val="24"/>
          <w:szCs w:val="24"/>
          <w:u w:val="single"/>
        </w:rPr>
        <w:t>. Reporting and Evaluation</w:t>
      </w:r>
    </w:p>
    <w:p w14:paraId="1CE6D5B7" w14:textId="77777777" w:rsidR="00620C79" w:rsidRPr="00BD69B2" w:rsidRDefault="00620C79" w:rsidP="00620C79">
      <w:pPr>
        <w:rPr>
          <w:rFonts w:ascii="Times New Roman" w:hAnsi="Times New Roman"/>
          <w:sz w:val="24"/>
          <w:szCs w:val="24"/>
          <w:u w:val="single"/>
        </w:rPr>
      </w:pPr>
      <w:r w:rsidRPr="00BD69B2">
        <w:rPr>
          <w:rFonts w:ascii="Times New Roman" w:hAnsi="Times New Roman"/>
          <w:sz w:val="24"/>
          <w:szCs w:val="24"/>
          <w:u w:val="single"/>
        </w:rPr>
        <w:t>Program Performance Reporting</w:t>
      </w:r>
    </w:p>
    <w:p w14:paraId="5EA18A78" w14:textId="77777777" w:rsidR="00620C79" w:rsidRPr="00BD69B2" w:rsidRDefault="00620C79" w:rsidP="00620C79">
      <w:pPr>
        <w:rPr>
          <w:rFonts w:ascii="Times New Roman" w:hAnsi="Times New Roman"/>
          <w:sz w:val="24"/>
          <w:szCs w:val="24"/>
          <w:u w:val="single"/>
        </w:rPr>
      </w:pPr>
    </w:p>
    <w:p w14:paraId="207B1346" w14:textId="53A96BB7" w:rsidR="00663916" w:rsidRPr="00BD69B2" w:rsidRDefault="00663916" w:rsidP="002167F6">
      <w:pPr>
        <w:pStyle w:val="ListParagraph"/>
        <w:widowControl w:val="0"/>
        <w:numPr>
          <w:ilvl w:val="0"/>
          <w:numId w:val="31"/>
        </w:numPr>
        <w:rPr>
          <w:ins w:id="340" w:author="Danielle Martin" w:date="2020-02-03T13:16:00Z"/>
          <w:rFonts w:ascii="Times New Roman" w:hAnsi="Times New Roman"/>
          <w:sz w:val="24"/>
          <w:szCs w:val="24"/>
          <w:rPrChange w:id="341" w:author="Danielle Martin" w:date="2020-02-03T13:17:00Z">
            <w:rPr>
              <w:ins w:id="342" w:author="Danielle Martin" w:date="2020-02-03T13:16:00Z"/>
              <w:rFonts w:ascii="Times New Roman" w:hAnsi="Times New Roman"/>
              <w:sz w:val="24"/>
              <w:szCs w:val="24"/>
              <w:highlight w:val="yellow"/>
            </w:rPr>
          </w:rPrChange>
        </w:rPr>
      </w:pPr>
      <w:ins w:id="343" w:author="Danielle Martin" w:date="2020-02-03T12:47:00Z">
        <w:r w:rsidRPr="00BD69B2">
          <w:rPr>
            <w:rFonts w:ascii="Times New Roman" w:hAnsi="Times New Roman"/>
            <w:sz w:val="24"/>
            <w:szCs w:val="24"/>
            <w:u w:val="single"/>
            <w:rPrChange w:id="344" w:author="Danielle Martin" w:date="2020-02-03T13:17:00Z">
              <w:rPr>
                <w:rFonts w:ascii="Times New Roman" w:hAnsi="Times New Roman"/>
                <w:sz w:val="22"/>
                <w:szCs w:val="22"/>
                <w:u w:val="single"/>
              </w:rPr>
            </w:rPrChange>
          </w:rPr>
          <w:t>Progress Reports.</w:t>
        </w:r>
        <w:r w:rsidRPr="00BD69B2">
          <w:rPr>
            <w:rFonts w:ascii="Times New Roman" w:hAnsi="Times New Roman"/>
            <w:sz w:val="24"/>
            <w:szCs w:val="24"/>
            <w:rPrChange w:id="345" w:author="Danielle Martin" w:date="2020-02-03T13:17:00Z">
              <w:rPr>
                <w:rFonts w:ascii="Times New Roman" w:hAnsi="Times New Roman"/>
                <w:sz w:val="22"/>
                <w:szCs w:val="22"/>
              </w:rPr>
            </w:rPrChange>
          </w:rPr>
          <w:t xml:space="preserve"> Sub-grantee shall submit to Partners a Progress Report, using the template and timeline provided by Partners, on the activities funded under this Agreement, including a discussion of progress made towards objectives, updates on progress toward implementing its Monitoring and Evaluation Plan with clear benchmarks and indicators, which demonstrate attainment of Project objectives over the course of the Term. </w:t>
        </w:r>
      </w:ins>
    </w:p>
    <w:p w14:paraId="259633C8" w14:textId="77777777" w:rsidR="00BD69B2" w:rsidRPr="00BD69B2" w:rsidRDefault="00BD69B2">
      <w:pPr>
        <w:pStyle w:val="ListParagraph"/>
        <w:widowControl w:val="0"/>
        <w:rPr>
          <w:ins w:id="346" w:author="Danielle Martin" w:date="2020-02-03T12:47:00Z"/>
          <w:rFonts w:ascii="Times New Roman" w:hAnsi="Times New Roman"/>
          <w:sz w:val="24"/>
          <w:szCs w:val="24"/>
          <w:rPrChange w:id="347" w:author="Danielle Martin" w:date="2020-02-03T13:17:00Z">
            <w:rPr>
              <w:ins w:id="348" w:author="Danielle Martin" w:date="2020-02-03T12:47:00Z"/>
              <w:rFonts w:ascii="Times New Roman" w:hAnsi="Times New Roman"/>
              <w:sz w:val="24"/>
              <w:szCs w:val="24"/>
              <w:u w:val="single"/>
            </w:rPr>
          </w:rPrChange>
        </w:rPr>
        <w:pPrChange w:id="349" w:author="Danielle Martin" w:date="2020-02-03T13:16:00Z">
          <w:pPr>
            <w:pStyle w:val="ListParagraph"/>
            <w:widowControl w:val="0"/>
            <w:numPr>
              <w:numId w:val="31"/>
            </w:numPr>
            <w:ind w:hanging="360"/>
          </w:pPr>
        </w:pPrChange>
      </w:pPr>
    </w:p>
    <w:p w14:paraId="121172CC" w14:textId="77777777" w:rsidR="00663916" w:rsidRPr="00BD69B2" w:rsidRDefault="00663916" w:rsidP="00663916">
      <w:pPr>
        <w:pStyle w:val="ListParagraph"/>
        <w:widowControl w:val="0"/>
        <w:numPr>
          <w:ilvl w:val="0"/>
          <w:numId w:val="31"/>
        </w:numPr>
        <w:rPr>
          <w:ins w:id="350" w:author="Danielle Martin" w:date="2020-02-03T12:47:00Z"/>
          <w:rFonts w:ascii="Times New Roman" w:hAnsi="Times New Roman"/>
          <w:sz w:val="24"/>
          <w:szCs w:val="24"/>
        </w:rPr>
      </w:pPr>
      <w:ins w:id="351" w:author="Danielle Martin" w:date="2020-02-03T12:47:00Z">
        <w:r w:rsidRPr="00BD69B2">
          <w:rPr>
            <w:rFonts w:ascii="Times New Roman" w:hAnsi="Times New Roman"/>
            <w:sz w:val="24"/>
            <w:szCs w:val="24"/>
            <w:u w:val="single"/>
            <w:rPrChange w:id="352" w:author="Danielle Martin" w:date="2020-02-03T13:17:00Z">
              <w:rPr>
                <w:rFonts w:ascii="Times New Roman" w:hAnsi="Times New Roman"/>
                <w:sz w:val="22"/>
                <w:szCs w:val="22"/>
                <w:u w:val="single"/>
              </w:rPr>
            </w:rPrChange>
          </w:rPr>
          <w:t>Final Project Report</w:t>
        </w:r>
        <w:r w:rsidRPr="00BD69B2">
          <w:rPr>
            <w:rFonts w:ascii="Times New Roman" w:hAnsi="Times New Roman"/>
            <w:sz w:val="24"/>
            <w:szCs w:val="24"/>
            <w:rPrChange w:id="353" w:author="Danielle Martin" w:date="2020-02-03T13:17:00Z">
              <w:rPr>
                <w:rFonts w:ascii="Times New Roman" w:hAnsi="Times New Roman"/>
                <w:sz w:val="22"/>
                <w:szCs w:val="22"/>
              </w:rPr>
            </w:rPrChange>
          </w:rPr>
          <w:t xml:space="preserve">. No later than 60 days after the expiration or termination of this Agreement, the Sub-grantee shall submit to Partners a Final Project Report, using the template provided by Partners, which shall include a comprehensive and detailed report of activities and an evaluation of accomplishments under the Agreement, and their impact.  </w:t>
        </w:r>
      </w:ins>
    </w:p>
    <w:p w14:paraId="3A62C128" w14:textId="74D45D6F" w:rsidR="00663916" w:rsidRPr="00BD69B2" w:rsidRDefault="00663916">
      <w:pPr>
        <w:pStyle w:val="ListParagraph"/>
        <w:widowControl w:val="0"/>
        <w:numPr>
          <w:ilvl w:val="1"/>
          <w:numId w:val="31"/>
        </w:numPr>
        <w:rPr>
          <w:ins w:id="354" w:author="Danielle Martin" w:date="2020-02-03T12:47:00Z"/>
          <w:rFonts w:ascii="Times New Roman" w:hAnsi="Times New Roman"/>
          <w:sz w:val="24"/>
          <w:szCs w:val="24"/>
          <w:rPrChange w:id="355" w:author="Danielle Martin" w:date="2020-02-03T13:17:00Z">
            <w:rPr>
              <w:ins w:id="356" w:author="Danielle Martin" w:date="2020-02-03T12:47:00Z"/>
              <w:rFonts w:ascii="Times New Roman" w:hAnsi="Times New Roman"/>
              <w:sz w:val="22"/>
              <w:szCs w:val="22"/>
            </w:rPr>
          </w:rPrChange>
        </w:rPr>
        <w:pPrChange w:id="357" w:author="Danielle Martin" w:date="2020-02-03T12:47:00Z">
          <w:pPr>
            <w:pStyle w:val="ListParagraph"/>
            <w:widowControl w:val="0"/>
            <w:numPr>
              <w:numId w:val="30"/>
            </w:numPr>
            <w:ind w:left="2880" w:hanging="360"/>
            <w:contextualSpacing/>
          </w:pPr>
        </w:pPrChange>
      </w:pPr>
      <w:ins w:id="358" w:author="Danielle Martin" w:date="2020-02-03T12:47:00Z">
        <w:r w:rsidRPr="00BD69B2">
          <w:rPr>
            <w:rFonts w:ascii="Times New Roman" w:hAnsi="Times New Roman"/>
            <w:sz w:val="24"/>
            <w:szCs w:val="24"/>
            <w:rPrChange w:id="359" w:author="Danielle Martin" w:date="2020-02-03T13:17:00Z">
              <w:rPr>
                <w:rFonts w:ascii="Times New Roman" w:hAnsi="Times New Roman"/>
                <w:sz w:val="22"/>
                <w:szCs w:val="22"/>
              </w:rPr>
            </w:rPrChange>
          </w:rPr>
          <w:t xml:space="preserve">It is recommended that the sub-grantee report to the Institute of International Education (IIE) Open Doors in the format required by IIE separately from this report, however it is not a requirement of Partners or USDOS, for further information please reference: </w:t>
        </w:r>
        <w:r w:rsidRPr="00BD69B2">
          <w:rPr>
            <w:rFonts w:ascii="Times New Roman" w:hAnsi="Times New Roman"/>
            <w:sz w:val="24"/>
            <w:szCs w:val="24"/>
            <w:rPrChange w:id="360" w:author="Danielle Martin" w:date="2020-02-03T13:17:00Z">
              <w:rPr/>
            </w:rPrChange>
          </w:rPr>
          <w:fldChar w:fldCharType="begin"/>
        </w:r>
        <w:r w:rsidRPr="00BD69B2">
          <w:rPr>
            <w:rFonts w:ascii="Times New Roman" w:hAnsi="Times New Roman"/>
            <w:sz w:val="24"/>
            <w:szCs w:val="24"/>
            <w:rPrChange w:id="361" w:author="Danielle Martin" w:date="2020-02-03T13:17:00Z">
              <w:rPr/>
            </w:rPrChange>
          </w:rPr>
          <w:instrText xml:space="preserve"> HYPERLINK "https://www.iie.org/Research-and-Insights/Open-Doors" </w:instrText>
        </w:r>
        <w:r w:rsidRPr="00BD69B2">
          <w:rPr>
            <w:sz w:val="24"/>
            <w:szCs w:val="24"/>
            <w:rPrChange w:id="362" w:author="Danielle Martin" w:date="2020-02-03T13:17:00Z">
              <w:rPr>
                <w:rStyle w:val="Hyperlink"/>
                <w:rFonts w:ascii="Times New Roman" w:hAnsi="Times New Roman"/>
                <w:sz w:val="22"/>
                <w:szCs w:val="22"/>
              </w:rPr>
            </w:rPrChange>
          </w:rPr>
          <w:fldChar w:fldCharType="separate"/>
        </w:r>
        <w:r w:rsidRPr="00BD69B2">
          <w:rPr>
            <w:rStyle w:val="Hyperlink"/>
            <w:rFonts w:ascii="Times New Roman" w:hAnsi="Times New Roman"/>
            <w:sz w:val="24"/>
            <w:szCs w:val="24"/>
            <w:rPrChange w:id="363" w:author="Danielle Martin" w:date="2020-02-03T13:17:00Z">
              <w:rPr>
                <w:rStyle w:val="Hyperlink"/>
                <w:rFonts w:ascii="Times New Roman" w:hAnsi="Times New Roman"/>
                <w:sz w:val="22"/>
                <w:szCs w:val="22"/>
              </w:rPr>
            </w:rPrChange>
          </w:rPr>
          <w:t>https://www.iie.org/Research-and-Insights/Open-Doors</w:t>
        </w:r>
        <w:r w:rsidRPr="00BD69B2">
          <w:rPr>
            <w:rStyle w:val="Hyperlink"/>
            <w:rFonts w:ascii="Times New Roman" w:hAnsi="Times New Roman"/>
            <w:sz w:val="24"/>
            <w:szCs w:val="24"/>
            <w:rPrChange w:id="364" w:author="Danielle Martin" w:date="2020-02-03T13:17:00Z">
              <w:rPr>
                <w:rStyle w:val="Hyperlink"/>
                <w:rFonts w:ascii="Times New Roman" w:hAnsi="Times New Roman"/>
                <w:sz w:val="22"/>
                <w:szCs w:val="22"/>
              </w:rPr>
            </w:rPrChange>
          </w:rPr>
          <w:fldChar w:fldCharType="end"/>
        </w:r>
        <w:r w:rsidRPr="00BD69B2">
          <w:rPr>
            <w:rFonts w:ascii="Times New Roman" w:hAnsi="Times New Roman"/>
            <w:sz w:val="24"/>
            <w:szCs w:val="24"/>
            <w:rPrChange w:id="365" w:author="Danielle Martin" w:date="2020-02-03T13:17:00Z">
              <w:rPr>
                <w:rFonts w:ascii="Times New Roman" w:hAnsi="Times New Roman"/>
                <w:sz w:val="22"/>
                <w:szCs w:val="22"/>
              </w:rPr>
            </w:rPrChange>
          </w:rPr>
          <w:t xml:space="preserve">. </w:t>
        </w:r>
      </w:ins>
    </w:p>
    <w:p w14:paraId="7998EFAC" w14:textId="77777777" w:rsidR="00663916" w:rsidRPr="00BD69B2" w:rsidRDefault="00663916" w:rsidP="00663916">
      <w:pPr>
        <w:widowControl w:val="0"/>
        <w:rPr>
          <w:ins w:id="366" w:author="Danielle Martin" w:date="2020-02-03T12:47:00Z"/>
          <w:rFonts w:ascii="Times New Roman" w:hAnsi="Times New Roman"/>
          <w:sz w:val="24"/>
          <w:szCs w:val="24"/>
          <w:rPrChange w:id="367" w:author="Danielle Martin" w:date="2020-02-03T13:17:00Z">
            <w:rPr>
              <w:ins w:id="368" w:author="Danielle Martin" w:date="2020-02-03T12:47:00Z"/>
              <w:rFonts w:ascii="Times New Roman" w:hAnsi="Times New Roman"/>
              <w:sz w:val="22"/>
              <w:szCs w:val="22"/>
            </w:rPr>
          </w:rPrChange>
        </w:rPr>
      </w:pPr>
    </w:p>
    <w:p w14:paraId="7B2F9902" w14:textId="77777777" w:rsidR="00663916" w:rsidRPr="00BD69B2" w:rsidRDefault="00663916">
      <w:pPr>
        <w:widowControl w:val="0"/>
        <w:tabs>
          <w:tab w:val="left" w:pos="-1440"/>
        </w:tabs>
        <w:rPr>
          <w:ins w:id="369" w:author="Danielle Martin" w:date="2020-02-03T12:47:00Z"/>
          <w:rFonts w:ascii="Times New Roman" w:hAnsi="Times New Roman"/>
          <w:sz w:val="24"/>
          <w:szCs w:val="24"/>
          <w:rPrChange w:id="370" w:author="Danielle Martin" w:date="2020-02-03T13:17:00Z">
            <w:rPr>
              <w:ins w:id="371" w:author="Danielle Martin" w:date="2020-02-03T12:47:00Z"/>
              <w:rFonts w:ascii="Times New Roman" w:hAnsi="Times New Roman"/>
              <w:sz w:val="22"/>
              <w:szCs w:val="22"/>
            </w:rPr>
          </w:rPrChange>
        </w:rPr>
        <w:pPrChange w:id="372" w:author="Danielle Martin" w:date="2020-02-03T12:47:00Z">
          <w:pPr>
            <w:widowControl w:val="0"/>
            <w:numPr>
              <w:ilvl w:val="1"/>
              <w:numId w:val="29"/>
            </w:numPr>
            <w:tabs>
              <w:tab w:val="left" w:pos="-1440"/>
            </w:tabs>
            <w:ind w:left="1440" w:hanging="720"/>
          </w:pPr>
        </w:pPrChange>
      </w:pPr>
      <w:ins w:id="373" w:author="Danielle Martin" w:date="2020-02-03T12:47:00Z">
        <w:r w:rsidRPr="00BD69B2">
          <w:rPr>
            <w:rFonts w:ascii="Times New Roman" w:hAnsi="Times New Roman"/>
            <w:sz w:val="24"/>
            <w:szCs w:val="24"/>
            <w:u w:val="single"/>
            <w:rPrChange w:id="374" w:author="Danielle Martin" w:date="2020-02-03T13:17:00Z">
              <w:rPr>
                <w:rFonts w:ascii="Times New Roman" w:hAnsi="Times New Roman"/>
                <w:sz w:val="22"/>
                <w:szCs w:val="22"/>
                <w:u w:val="single"/>
              </w:rPr>
            </w:rPrChange>
          </w:rPr>
          <w:t>Financial Reports</w:t>
        </w:r>
        <w:r w:rsidRPr="00BD69B2">
          <w:rPr>
            <w:rFonts w:ascii="Times New Roman" w:hAnsi="Times New Roman"/>
            <w:sz w:val="24"/>
            <w:szCs w:val="24"/>
            <w:rPrChange w:id="375" w:author="Danielle Martin" w:date="2020-02-03T13:17:00Z">
              <w:rPr>
                <w:rFonts w:ascii="Times New Roman" w:hAnsi="Times New Roman"/>
                <w:sz w:val="22"/>
                <w:szCs w:val="22"/>
              </w:rPr>
            </w:rPrChange>
          </w:rPr>
          <w:t xml:space="preserve">. </w:t>
        </w:r>
      </w:ins>
    </w:p>
    <w:p w14:paraId="6C0DE7EC" w14:textId="77777777" w:rsidR="00663916" w:rsidRPr="00BD69B2" w:rsidRDefault="00663916" w:rsidP="00663916">
      <w:pPr>
        <w:widowControl w:val="0"/>
        <w:tabs>
          <w:tab w:val="left" w:pos="-1440"/>
        </w:tabs>
        <w:ind w:left="1440"/>
        <w:rPr>
          <w:ins w:id="376" w:author="Danielle Martin" w:date="2020-02-03T12:47:00Z"/>
          <w:rFonts w:ascii="Times New Roman" w:hAnsi="Times New Roman"/>
          <w:sz w:val="24"/>
          <w:szCs w:val="24"/>
          <w:rPrChange w:id="377" w:author="Danielle Martin" w:date="2020-02-03T13:17:00Z">
            <w:rPr>
              <w:ins w:id="378" w:author="Danielle Martin" w:date="2020-02-03T12:47:00Z"/>
              <w:rFonts w:ascii="Times New Roman" w:hAnsi="Times New Roman"/>
              <w:sz w:val="22"/>
              <w:szCs w:val="22"/>
            </w:rPr>
          </w:rPrChange>
        </w:rPr>
      </w:pPr>
    </w:p>
    <w:p w14:paraId="03DAE970" w14:textId="191A8C67" w:rsidR="00663916" w:rsidRPr="00BD69B2" w:rsidRDefault="00663916" w:rsidP="00663916">
      <w:pPr>
        <w:pStyle w:val="ListParagraph"/>
        <w:widowControl w:val="0"/>
        <w:numPr>
          <w:ilvl w:val="0"/>
          <w:numId w:val="32"/>
        </w:numPr>
        <w:tabs>
          <w:tab w:val="left" w:pos="-1440"/>
        </w:tabs>
        <w:rPr>
          <w:ins w:id="379" w:author="Danielle Martin" w:date="2020-02-03T12:48:00Z"/>
          <w:rFonts w:ascii="Times New Roman" w:hAnsi="Times New Roman"/>
          <w:sz w:val="24"/>
          <w:szCs w:val="24"/>
        </w:rPr>
      </w:pPr>
      <w:ins w:id="380" w:author="Danielle Martin" w:date="2020-02-03T12:47:00Z">
        <w:r w:rsidRPr="00BD69B2">
          <w:rPr>
            <w:rFonts w:ascii="Times New Roman" w:hAnsi="Times New Roman"/>
            <w:sz w:val="24"/>
            <w:szCs w:val="24"/>
            <w:u w:val="single"/>
            <w:rPrChange w:id="381" w:author="Danielle Martin" w:date="2020-02-03T13:17:00Z">
              <w:rPr>
                <w:rFonts w:ascii="Times New Roman" w:hAnsi="Times New Roman"/>
                <w:sz w:val="22"/>
                <w:szCs w:val="22"/>
                <w:u w:val="single"/>
              </w:rPr>
            </w:rPrChange>
          </w:rPr>
          <w:t>Progress Reports</w:t>
        </w:r>
        <w:r w:rsidRPr="00BD69B2">
          <w:rPr>
            <w:rFonts w:ascii="Times New Roman" w:hAnsi="Times New Roman"/>
            <w:sz w:val="24"/>
            <w:szCs w:val="24"/>
            <w:rPrChange w:id="382" w:author="Danielle Martin" w:date="2020-02-03T13:17:00Z">
              <w:rPr>
                <w:rFonts w:ascii="Times New Roman" w:hAnsi="Times New Roman"/>
                <w:sz w:val="22"/>
                <w:szCs w:val="22"/>
              </w:rPr>
            </w:rPrChange>
          </w:rPr>
          <w:t xml:space="preserve">. Sub-grantee shall submit to Partners a Financial </w:t>
        </w:r>
      </w:ins>
      <w:ins w:id="383" w:author="Danielle Martin" w:date="2020-02-03T13:17:00Z">
        <w:r w:rsidR="00BD69B2">
          <w:rPr>
            <w:rFonts w:ascii="Times New Roman" w:hAnsi="Times New Roman"/>
            <w:sz w:val="24"/>
            <w:szCs w:val="24"/>
          </w:rPr>
          <w:t xml:space="preserve">and Cost Share </w:t>
        </w:r>
      </w:ins>
      <w:ins w:id="384" w:author="Danielle Martin" w:date="2020-02-03T12:47:00Z">
        <w:r w:rsidRPr="00BD69B2">
          <w:rPr>
            <w:rFonts w:ascii="Times New Roman" w:hAnsi="Times New Roman"/>
            <w:sz w:val="24"/>
            <w:szCs w:val="24"/>
            <w:rPrChange w:id="385" w:author="Danielle Martin" w:date="2020-02-03T13:17:00Z">
              <w:rPr>
                <w:rFonts w:ascii="Times New Roman" w:hAnsi="Times New Roman"/>
                <w:sz w:val="22"/>
                <w:szCs w:val="22"/>
              </w:rPr>
            </w:rPrChange>
          </w:rPr>
          <w:t xml:space="preserve">Report, using the template and timeline provided by Partners and signed by Sub-grantee’s cognizant official, covering expenditures made during the reporting period. All Financial </w:t>
        </w:r>
      </w:ins>
      <w:ins w:id="386" w:author="Danielle Martin" w:date="2020-02-03T13:17:00Z">
        <w:r w:rsidR="00BD69B2">
          <w:rPr>
            <w:rFonts w:ascii="Times New Roman" w:hAnsi="Times New Roman"/>
            <w:sz w:val="24"/>
            <w:szCs w:val="24"/>
          </w:rPr>
          <w:t xml:space="preserve">and Cost Share </w:t>
        </w:r>
      </w:ins>
      <w:ins w:id="387" w:author="Danielle Martin" w:date="2020-02-03T12:47:00Z">
        <w:r w:rsidRPr="00BD69B2">
          <w:rPr>
            <w:rFonts w:ascii="Times New Roman" w:hAnsi="Times New Roman"/>
            <w:sz w:val="24"/>
            <w:szCs w:val="24"/>
            <w:rPrChange w:id="388" w:author="Danielle Martin" w:date="2020-02-03T13:17:00Z">
              <w:rPr>
                <w:rFonts w:ascii="Times New Roman" w:hAnsi="Times New Roman"/>
                <w:sz w:val="22"/>
                <w:szCs w:val="22"/>
              </w:rPr>
            </w:rPrChange>
          </w:rPr>
          <w:t>Reports shall include an approved budget and shall show expenditures against each line item.</w:t>
        </w:r>
      </w:ins>
    </w:p>
    <w:p w14:paraId="4F84AC09" w14:textId="77777777" w:rsidR="00663916" w:rsidRPr="00BD69B2" w:rsidRDefault="00663916">
      <w:pPr>
        <w:pStyle w:val="ListParagraph"/>
        <w:widowControl w:val="0"/>
        <w:tabs>
          <w:tab w:val="left" w:pos="-1440"/>
        </w:tabs>
        <w:rPr>
          <w:ins w:id="389" w:author="Danielle Martin" w:date="2020-02-03T12:48:00Z"/>
          <w:rFonts w:ascii="Times New Roman" w:hAnsi="Times New Roman"/>
          <w:sz w:val="24"/>
          <w:szCs w:val="24"/>
          <w:rPrChange w:id="390" w:author="Danielle Martin" w:date="2020-02-03T13:17:00Z">
            <w:rPr>
              <w:ins w:id="391" w:author="Danielle Martin" w:date="2020-02-03T12:48:00Z"/>
              <w:rFonts w:ascii="Times New Roman" w:hAnsi="Times New Roman"/>
              <w:sz w:val="24"/>
              <w:szCs w:val="24"/>
              <w:u w:val="single"/>
            </w:rPr>
          </w:rPrChange>
        </w:rPr>
        <w:pPrChange w:id="392" w:author="Danielle Martin" w:date="2020-02-03T12:48:00Z">
          <w:pPr>
            <w:pStyle w:val="ListParagraph"/>
            <w:widowControl w:val="0"/>
            <w:numPr>
              <w:numId w:val="32"/>
            </w:numPr>
            <w:tabs>
              <w:tab w:val="left" w:pos="-1440"/>
            </w:tabs>
            <w:ind w:hanging="360"/>
          </w:pPr>
        </w:pPrChange>
      </w:pPr>
    </w:p>
    <w:p w14:paraId="2040EF4F" w14:textId="10087A51" w:rsidR="00663916" w:rsidRPr="00BD69B2" w:rsidRDefault="00663916">
      <w:pPr>
        <w:pStyle w:val="ListParagraph"/>
        <w:widowControl w:val="0"/>
        <w:numPr>
          <w:ilvl w:val="0"/>
          <w:numId w:val="32"/>
        </w:numPr>
        <w:tabs>
          <w:tab w:val="left" w:pos="-1440"/>
        </w:tabs>
        <w:rPr>
          <w:ins w:id="393" w:author="Danielle Martin" w:date="2020-02-03T12:47:00Z"/>
          <w:rFonts w:ascii="Times New Roman" w:hAnsi="Times New Roman"/>
          <w:sz w:val="24"/>
          <w:szCs w:val="24"/>
          <w:rPrChange w:id="394" w:author="Danielle Martin" w:date="2020-02-03T13:17:00Z">
            <w:rPr>
              <w:ins w:id="395" w:author="Danielle Martin" w:date="2020-02-03T12:47:00Z"/>
              <w:rFonts w:ascii="Times New Roman" w:hAnsi="Times New Roman"/>
              <w:sz w:val="22"/>
              <w:szCs w:val="22"/>
            </w:rPr>
          </w:rPrChange>
        </w:rPr>
        <w:pPrChange w:id="396" w:author="Danielle Martin" w:date="2020-02-03T12:47:00Z">
          <w:pPr>
            <w:widowControl w:val="0"/>
            <w:numPr>
              <w:ilvl w:val="2"/>
              <w:numId w:val="29"/>
            </w:numPr>
            <w:tabs>
              <w:tab w:val="left" w:pos="-1440"/>
            </w:tabs>
            <w:ind w:left="2160" w:hanging="720"/>
          </w:pPr>
        </w:pPrChange>
      </w:pPr>
      <w:ins w:id="397" w:author="Danielle Martin" w:date="2020-02-03T12:47:00Z">
        <w:r w:rsidRPr="00BD69B2">
          <w:rPr>
            <w:rFonts w:ascii="Times New Roman" w:hAnsi="Times New Roman"/>
            <w:sz w:val="24"/>
            <w:szCs w:val="24"/>
            <w:u w:val="single"/>
            <w:rPrChange w:id="398" w:author="Danielle Martin" w:date="2020-02-03T13:17:00Z">
              <w:rPr>
                <w:rFonts w:ascii="Times New Roman" w:hAnsi="Times New Roman"/>
                <w:sz w:val="22"/>
                <w:szCs w:val="22"/>
                <w:u w:val="single"/>
              </w:rPr>
            </w:rPrChange>
          </w:rPr>
          <w:t>Final Report</w:t>
        </w:r>
        <w:r w:rsidRPr="00BD69B2">
          <w:rPr>
            <w:rFonts w:ascii="Times New Roman" w:hAnsi="Times New Roman"/>
            <w:sz w:val="24"/>
            <w:szCs w:val="24"/>
            <w:rPrChange w:id="399" w:author="Danielle Martin" w:date="2020-02-03T13:17:00Z">
              <w:rPr>
                <w:rFonts w:ascii="Times New Roman" w:hAnsi="Times New Roman"/>
                <w:sz w:val="22"/>
                <w:szCs w:val="22"/>
              </w:rPr>
            </w:rPrChange>
          </w:rPr>
          <w:t xml:space="preserve">.  No later than 60 days after termination or expiration of this Agreement, Sub-grantee shall submit to Partners a Final Financial </w:t>
        </w:r>
      </w:ins>
      <w:ins w:id="400" w:author="Danielle Martin" w:date="2020-02-03T13:17:00Z">
        <w:r w:rsidR="00BD69B2">
          <w:rPr>
            <w:rFonts w:ascii="Times New Roman" w:hAnsi="Times New Roman"/>
            <w:sz w:val="24"/>
            <w:szCs w:val="24"/>
          </w:rPr>
          <w:t xml:space="preserve">and Cost Share </w:t>
        </w:r>
      </w:ins>
      <w:ins w:id="401" w:author="Danielle Martin" w:date="2020-02-03T12:47:00Z">
        <w:r w:rsidRPr="00BD69B2">
          <w:rPr>
            <w:rFonts w:ascii="Times New Roman" w:hAnsi="Times New Roman"/>
            <w:sz w:val="24"/>
            <w:szCs w:val="24"/>
            <w:rPrChange w:id="402" w:author="Danielle Martin" w:date="2020-02-03T13:17:00Z">
              <w:rPr>
                <w:rFonts w:ascii="Times New Roman" w:hAnsi="Times New Roman"/>
                <w:sz w:val="22"/>
                <w:szCs w:val="22"/>
              </w:rPr>
            </w:rPrChange>
          </w:rPr>
          <w:t xml:space="preserve">Report, using the template provided by Partners and signed by Sub-grantee’s cognizant official, covering expenditures made during the Grant Term. This report shall include an approved budget and shall show expenditures against each line item.  </w:t>
        </w:r>
      </w:ins>
    </w:p>
    <w:p w14:paraId="0F331097" w14:textId="77777777" w:rsidR="00663916" w:rsidRPr="00BD69B2" w:rsidRDefault="00663916" w:rsidP="00620C79">
      <w:pPr>
        <w:rPr>
          <w:ins w:id="403" w:author="Danielle Martin" w:date="2020-02-03T12:47:00Z"/>
          <w:rFonts w:ascii="Times New Roman" w:hAnsi="Times New Roman"/>
          <w:sz w:val="24"/>
          <w:szCs w:val="24"/>
        </w:rPr>
      </w:pPr>
    </w:p>
    <w:p w14:paraId="764A1840" w14:textId="0E4D5381" w:rsidR="00620C79" w:rsidRPr="00BD69B2" w:rsidRDefault="00620C79" w:rsidP="00620C79">
      <w:pPr>
        <w:rPr>
          <w:rFonts w:ascii="Times New Roman" w:hAnsi="Times New Roman"/>
          <w:sz w:val="24"/>
          <w:szCs w:val="24"/>
        </w:rPr>
      </w:pPr>
      <w:del w:id="404" w:author="Danielle Martin" w:date="2020-02-03T12:48:00Z">
        <w:r w:rsidRPr="00BD69B2" w:rsidDel="00394912">
          <w:rPr>
            <w:rFonts w:ascii="Times New Roman" w:hAnsi="Times New Roman"/>
            <w:sz w:val="24"/>
            <w:szCs w:val="24"/>
          </w:rPr>
          <w:delText>The Sub-</w:delText>
        </w:r>
      </w:del>
      <w:del w:id="405" w:author="Danielle Martin" w:date="2020-02-03T11:48:00Z">
        <w:r w:rsidRPr="00BD69B2" w:rsidDel="00A85D81">
          <w:rPr>
            <w:rFonts w:ascii="Times New Roman" w:hAnsi="Times New Roman"/>
            <w:sz w:val="24"/>
            <w:szCs w:val="24"/>
          </w:rPr>
          <w:delText>Awardee</w:delText>
        </w:r>
      </w:del>
      <w:del w:id="406" w:author="Danielle Martin" w:date="2020-02-03T12:48:00Z">
        <w:r w:rsidRPr="00BD69B2" w:rsidDel="00394912">
          <w:rPr>
            <w:rFonts w:ascii="Times New Roman" w:hAnsi="Times New Roman"/>
            <w:sz w:val="24"/>
            <w:szCs w:val="24"/>
          </w:rPr>
          <w:delText xml:space="preserve"> is required to submit quarterly program performance reports to Partners within 10 days after the last day of the calendar year or quarter.  The Sub-</w:delText>
        </w:r>
      </w:del>
      <w:del w:id="407" w:author="Danielle Martin" w:date="2020-02-03T11:48:00Z">
        <w:r w:rsidRPr="00BD69B2" w:rsidDel="00A85D81">
          <w:rPr>
            <w:rFonts w:ascii="Times New Roman" w:hAnsi="Times New Roman"/>
            <w:sz w:val="24"/>
            <w:szCs w:val="24"/>
          </w:rPr>
          <w:delText>Awardee</w:delText>
        </w:r>
      </w:del>
      <w:del w:id="408" w:author="Danielle Martin" w:date="2020-02-03T12:48:00Z">
        <w:r w:rsidRPr="00BD69B2" w:rsidDel="00394912">
          <w:rPr>
            <w:rFonts w:ascii="Times New Roman" w:hAnsi="Times New Roman"/>
            <w:sz w:val="24"/>
            <w:szCs w:val="24"/>
          </w:rPr>
          <w:delText xml:space="preserve"> is required to submit monthly financial reports 10 days after the end of each month. Failure to submit quarterly program performance reports and monthly financial reports on time will result in a delay of payments. A final certified financial report and program report must be submitted to the Program Manager within 45 days of the </w:delText>
        </w:r>
      </w:del>
      <w:del w:id="409" w:author="Danielle Martin" w:date="2020-02-03T12:02:00Z">
        <w:r w:rsidRPr="00BD69B2" w:rsidDel="005741EB">
          <w:rPr>
            <w:rFonts w:ascii="Times New Roman" w:hAnsi="Times New Roman"/>
            <w:sz w:val="24"/>
            <w:szCs w:val="24"/>
          </w:rPr>
          <w:delText xml:space="preserve">award </w:delText>
        </w:r>
      </w:del>
      <w:del w:id="410" w:author="Danielle Martin" w:date="2020-02-03T12:48:00Z">
        <w:r w:rsidRPr="00BD69B2" w:rsidDel="00394912">
          <w:rPr>
            <w:rFonts w:ascii="Times New Roman" w:hAnsi="Times New Roman"/>
            <w:sz w:val="24"/>
            <w:szCs w:val="24"/>
          </w:rPr>
          <w:delText xml:space="preserve">period end date. </w:delText>
        </w:r>
      </w:del>
      <w:r w:rsidRPr="00BD69B2">
        <w:rPr>
          <w:rFonts w:ascii="Times New Roman" w:hAnsi="Times New Roman"/>
          <w:sz w:val="24"/>
          <w:szCs w:val="24"/>
        </w:rPr>
        <w:t xml:space="preserve">The schedule for reporting is as follows: </w:t>
      </w:r>
    </w:p>
    <w:p w14:paraId="1391365B" w14:textId="77777777" w:rsidR="00620C79" w:rsidRPr="00BD69B2" w:rsidRDefault="00620C79" w:rsidP="00620C79">
      <w:pPr>
        <w:rPr>
          <w:rFonts w:ascii="Times New Roman" w:hAnsi="Times New Roman"/>
          <w:sz w:val="24"/>
          <w:szCs w:val="24"/>
        </w:rPr>
      </w:pPr>
    </w:p>
    <w:p w14:paraId="44DEF223" w14:textId="2329D7F6" w:rsidR="00620C79" w:rsidRPr="0092488F" w:rsidRDefault="00620C79" w:rsidP="00925B9D">
      <w:pPr>
        <w:numPr>
          <w:ilvl w:val="0"/>
          <w:numId w:val="16"/>
        </w:numPr>
        <w:rPr>
          <w:ins w:id="411" w:author="Danielle Martin" w:date="2020-02-03T13:19:00Z"/>
          <w:rFonts w:ascii="Times New Roman" w:hAnsi="Times New Roman"/>
          <w:sz w:val="24"/>
          <w:szCs w:val="24"/>
          <w:highlight w:val="yellow"/>
          <w:rPrChange w:id="412" w:author="Danielle Martin" w:date="2020-02-03T13:21:00Z">
            <w:rPr>
              <w:ins w:id="413" w:author="Danielle Martin" w:date="2020-02-03T13:19:00Z"/>
              <w:rFonts w:ascii="Times New Roman" w:hAnsi="Times New Roman"/>
              <w:sz w:val="24"/>
              <w:szCs w:val="24"/>
            </w:rPr>
          </w:rPrChange>
        </w:rPr>
      </w:pPr>
      <w:del w:id="414" w:author="Danielle Martin" w:date="2020-02-03T13:18:00Z">
        <w:r w:rsidRPr="0092488F" w:rsidDel="00925B9D">
          <w:rPr>
            <w:rFonts w:ascii="Times New Roman" w:hAnsi="Times New Roman"/>
            <w:sz w:val="24"/>
            <w:szCs w:val="24"/>
            <w:highlight w:val="yellow"/>
            <w:rPrChange w:id="415" w:author="Danielle Martin" w:date="2020-02-03T13:21:00Z">
              <w:rPr>
                <w:rFonts w:ascii="Times New Roman" w:hAnsi="Times New Roman"/>
                <w:sz w:val="24"/>
                <w:szCs w:val="24"/>
              </w:rPr>
            </w:rPrChange>
          </w:rPr>
          <w:delText xml:space="preserve">Within 10 days after </w:delText>
        </w:r>
        <w:r w:rsidRPr="0092488F" w:rsidDel="00925B9D">
          <w:rPr>
            <w:rFonts w:ascii="Times New Roman" w:hAnsi="Times New Roman"/>
            <w:sz w:val="24"/>
            <w:szCs w:val="24"/>
            <w:highlight w:val="yellow"/>
          </w:rPr>
          <w:delText>_______</w:delText>
        </w:r>
        <w:r w:rsidRPr="0092488F" w:rsidDel="00925B9D">
          <w:rPr>
            <w:rFonts w:ascii="Times New Roman" w:hAnsi="Times New Roman"/>
            <w:sz w:val="24"/>
            <w:szCs w:val="24"/>
            <w:highlight w:val="yellow"/>
            <w:rPrChange w:id="416" w:author="Danielle Martin" w:date="2020-02-03T13:21:00Z">
              <w:rPr>
                <w:rFonts w:ascii="Times New Roman" w:hAnsi="Times New Roman"/>
                <w:sz w:val="24"/>
                <w:szCs w:val="24"/>
              </w:rPr>
            </w:rPrChange>
          </w:rPr>
          <w:delText>, 2019</w:delText>
        </w:r>
      </w:del>
      <w:ins w:id="417" w:author="Danielle Martin" w:date="2020-02-03T13:18:00Z">
        <w:r w:rsidR="00925B9D" w:rsidRPr="0092488F">
          <w:rPr>
            <w:rFonts w:ascii="Times New Roman" w:hAnsi="Times New Roman"/>
            <w:sz w:val="24"/>
            <w:szCs w:val="24"/>
            <w:highlight w:val="yellow"/>
            <w:rPrChange w:id="418" w:author="Danielle Martin" w:date="2020-02-03T13:21:00Z">
              <w:rPr>
                <w:rFonts w:ascii="Times New Roman" w:hAnsi="Times New Roman"/>
                <w:sz w:val="24"/>
                <w:szCs w:val="24"/>
              </w:rPr>
            </w:rPrChange>
          </w:rPr>
          <w:t>By May 31</w:t>
        </w:r>
        <w:r w:rsidR="00925B9D" w:rsidRPr="0092488F">
          <w:rPr>
            <w:rFonts w:ascii="Times New Roman" w:hAnsi="Times New Roman"/>
            <w:sz w:val="24"/>
            <w:szCs w:val="24"/>
            <w:highlight w:val="yellow"/>
            <w:vertAlign w:val="superscript"/>
            <w:rPrChange w:id="419" w:author="Danielle Martin" w:date="2020-02-03T13:21:00Z">
              <w:rPr>
                <w:rFonts w:ascii="Times New Roman" w:hAnsi="Times New Roman"/>
                <w:sz w:val="24"/>
                <w:szCs w:val="24"/>
              </w:rPr>
            </w:rPrChange>
          </w:rPr>
          <w:t>st</w:t>
        </w:r>
      </w:ins>
      <w:ins w:id="420" w:author="Danielle Martin" w:date="2020-02-03T13:19:00Z">
        <w:r w:rsidR="00925B9D" w:rsidRPr="0092488F">
          <w:rPr>
            <w:rFonts w:ascii="Times New Roman" w:hAnsi="Times New Roman"/>
            <w:sz w:val="24"/>
            <w:szCs w:val="24"/>
            <w:highlight w:val="yellow"/>
            <w:rPrChange w:id="421" w:author="Danielle Martin" w:date="2020-02-03T13:21:00Z">
              <w:rPr>
                <w:rFonts w:ascii="Times New Roman" w:hAnsi="Times New Roman"/>
                <w:sz w:val="24"/>
                <w:szCs w:val="24"/>
              </w:rPr>
            </w:rPrChange>
          </w:rPr>
          <w:t>, 2020</w:t>
        </w:r>
      </w:ins>
      <w:r w:rsidRPr="0092488F">
        <w:rPr>
          <w:rFonts w:ascii="Times New Roman" w:hAnsi="Times New Roman"/>
          <w:bCs/>
          <w:sz w:val="24"/>
          <w:szCs w:val="24"/>
          <w:highlight w:val="yellow"/>
          <w:rPrChange w:id="422" w:author="Danielle Martin" w:date="2020-02-03T13:21:00Z">
            <w:rPr>
              <w:rFonts w:ascii="Times New Roman" w:hAnsi="Times New Roman"/>
              <w:bCs/>
              <w:sz w:val="24"/>
              <w:szCs w:val="24"/>
            </w:rPr>
          </w:rPrChange>
        </w:rPr>
        <w:t xml:space="preserve">: </w:t>
      </w:r>
      <w:r w:rsidRPr="0092488F">
        <w:rPr>
          <w:rFonts w:ascii="Times New Roman" w:hAnsi="Times New Roman"/>
          <w:sz w:val="24"/>
          <w:szCs w:val="24"/>
          <w:highlight w:val="yellow"/>
          <w:rPrChange w:id="423" w:author="Danielle Martin" w:date="2020-02-03T13:21:00Z">
            <w:rPr>
              <w:rFonts w:ascii="Times New Roman" w:hAnsi="Times New Roman"/>
              <w:sz w:val="24"/>
              <w:szCs w:val="24"/>
            </w:rPr>
          </w:rPrChange>
        </w:rPr>
        <w:t>Submit 1</w:t>
      </w:r>
      <w:r w:rsidRPr="0092488F">
        <w:rPr>
          <w:rFonts w:ascii="Times New Roman" w:hAnsi="Times New Roman"/>
          <w:sz w:val="24"/>
          <w:szCs w:val="24"/>
          <w:highlight w:val="yellow"/>
          <w:vertAlign w:val="superscript"/>
          <w:rPrChange w:id="424" w:author="Danielle Martin" w:date="2020-02-03T13:21:00Z">
            <w:rPr>
              <w:rFonts w:ascii="Times New Roman" w:hAnsi="Times New Roman"/>
              <w:sz w:val="24"/>
              <w:szCs w:val="24"/>
              <w:vertAlign w:val="superscript"/>
            </w:rPr>
          </w:rPrChange>
        </w:rPr>
        <w:t>st</w:t>
      </w:r>
      <w:r w:rsidRPr="0092488F">
        <w:rPr>
          <w:rFonts w:ascii="Times New Roman" w:hAnsi="Times New Roman"/>
          <w:sz w:val="24"/>
          <w:szCs w:val="24"/>
          <w:highlight w:val="yellow"/>
          <w:rPrChange w:id="425" w:author="Danielle Martin" w:date="2020-02-03T13:21:00Z">
            <w:rPr>
              <w:rFonts w:ascii="Times New Roman" w:hAnsi="Times New Roman"/>
              <w:sz w:val="24"/>
              <w:szCs w:val="24"/>
            </w:rPr>
          </w:rPrChange>
        </w:rPr>
        <w:t xml:space="preserve"> </w:t>
      </w:r>
      <w:del w:id="426" w:author="Danielle Martin" w:date="2020-02-03T13:18:00Z">
        <w:r w:rsidRPr="0092488F" w:rsidDel="00925B9D">
          <w:rPr>
            <w:rFonts w:ascii="Times New Roman" w:hAnsi="Times New Roman"/>
            <w:sz w:val="24"/>
            <w:szCs w:val="24"/>
            <w:highlight w:val="yellow"/>
            <w:rPrChange w:id="427" w:author="Danielle Martin" w:date="2020-02-03T13:21:00Z">
              <w:rPr>
                <w:rFonts w:ascii="Times New Roman" w:hAnsi="Times New Roman"/>
                <w:sz w:val="24"/>
                <w:szCs w:val="24"/>
              </w:rPr>
            </w:rPrChange>
          </w:rPr>
          <w:delText>Quarterly Program Progress Report</w:delText>
        </w:r>
      </w:del>
      <w:ins w:id="428" w:author="Danielle Martin" w:date="2020-02-03T13:18:00Z">
        <w:r w:rsidR="00925B9D" w:rsidRPr="0092488F">
          <w:rPr>
            <w:rFonts w:ascii="Times New Roman" w:hAnsi="Times New Roman"/>
            <w:sz w:val="24"/>
            <w:szCs w:val="24"/>
            <w:highlight w:val="yellow"/>
            <w:rPrChange w:id="429" w:author="Danielle Martin" w:date="2020-02-03T13:21:00Z">
              <w:rPr>
                <w:rFonts w:ascii="Times New Roman" w:hAnsi="Times New Roman"/>
                <w:sz w:val="24"/>
                <w:szCs w:val="24"/>
              </w:rPr>
            </w:rPrChange>
          </w:rPr>
          <w:t>Financial and Cost Share Report, and Program Performance Report covering</w:t>
        </w:r>
      </w:ins>
      <w:ins w:id="430" w:author="Danielle Martin" w:date="2020-02-03T13:19:00Z">
        <w:r w:rsidR="00925B9D" w:rsidRPr="0092488F">
          <w:rPr>
            <w:rFonts w:ascii="Times New Roman" w:hAnsi="Times New Roman"/>
            <w:sz w:val="24"/>
            <w:szCs w:val="24"/>
            <w:highlight w:val="yellow"/>
            <w:rPrChange w:id="431" w:author="Danielle Martin" w:date="2020-02-03T13:21:00Z">
              <w:rPr>
                <w:rFonts w:ascii="Times New Roman" w:hAnsi="Times New Roman"/>
                <w:sz w:val="24"/>
                <w:szCs w:val="24"/>
              </w:rPr>
            </w:rPrChange>
          </w:rPr>
          <w:t xml:space="preserve"> January – April 2020</w:t>
        </w:r>
      </w:ins>
      <w:r w:rsidRPr="0092488F">
        <w:rPr>
          <w:rFonts w:ascii="Times New Roman" w:hAnsi="Times New Roman"/>
          <w:sz w:val="24"/>
          <w:szCs w:val="24"/>
          <w:highlight w:val="yellow"/>
          <w:rPrChange w:id="432" w:author="Danielle Martin" w:date="2020-02-03T13:21:00Z">
            <w:rPr>
              <w:rFonts w:ascii="Times New Roman" w:hAnsi="Times New Roman"/>
              <w:sz w:val="24"/>
              <w:szCs w:val="24"/>
            </w:rPr>
          </w:rPrChange>
        </w:rPr>
        <w:t xml:space="preserve">; </w:t>
      </w:r>
    </w:p>
    <w:p w14:paraId="1E829E2A" w14:textId="411D63E4" w:rsidR="00925B9D" w:rsidRPr="0092488F" w:rsidRDefault="00925B9D" w:rsidP="00925B9D">
      <w:pPr>
        <w:numPr>
          <w:ilvl w:val="0"/>
          <w:numId w:val="16"/>
        </w:numPr>
        <w:rPr>
          <w:ins w:id="433" w:author="Danielle Martin" w:date="2020-02-03T13:20:00Z"/>
          <w:rFonts w:ascii="Times New Roman" w:hAnsi="Times New Roman"/>
          <w:sz w:val="24"/>
          <w:szCs w:val="24"/>
          <w:highlight w:val="yellow"/>
          <w:rPrChange w:id="434" w:author="Danielle Martin" w:date="2020-02-03T13:21:00Z">
            <w:rPr>
              <w:ins w:id="435" w:author="Danielle Martin" w:date="2020-02-03T13:20:00Z"/>
              <w:rFonts w:ascii="Times New Roman" w:hAnsi="Times New Roman"/>
              <w:sz w:val="24"/>
              <w:szCs w:val="24"/>
            </w:rPr>
          </w:rPrChange>
        </w:rPr>
      </w:pPr>
      <w:ins w:id="436" w:author="Danielle Martin" w:date="2020-02-03T13:19:00Z">
        <w:r w:rsidRPr="0092488F">
          <w:rPr>
            <w:rFonts w:ascii="Times New Roman" w:hAnsi="Times New Roman"/>
            <w:sz w:val="24"/>
            <w:szCs w:val="24"/>
            <w:highlight w:val="yellow"/>
            <w:rPrChange w:id="437" w:author="Danielle Martin" w:date="2020-02-03T13:21:00Z">
              <w:rPr>
                <w:rFonts w:ascii="Times New Roman" w:hAnsi="Times New Roman"/>
                <w:sz w:val="24"/>
                <w:szCs w:val="24"/>
              </w:rPr>
            </w:rPrChange>
          </w:rPr>
          <w:t>By September 30</w:t>
        </w:r>
        <w:r w:rsidRPr="0092488F">
          <w:rPr>
            <w:rFonts w:ascii="Times New Roman" w:hAnsi="Times New Roman"/>
            <w:sz w:val="24"/>
            <w:szCs w:val="24"/>
            <w:highlight w:val="yellow"/>
            <w:vertAlign w:val="superscript"/>
            <w:rPrChange w:id="438" w:author="Danielle Martin" w:date="2020-02-03T13:21:00Z">
              <w:rPr>
                <w:rFonts w:ascii="Times New Roman" w:hAnsi="Times New Roman"/>
                <w:sz w:val="24"/>
                <w:szCs w:val="24"/>
              </w:rPr>
            </w:rPrChange>
          </w:rPr>
          <w:t>th</w:t>
        </w:r>
        <w:r w:rsidRPr="0092488F">
          <w:rPr>
            <w:rFonts w:ascii="Times New Roman" w:hAnsi="Times New Roman"/>
            <w:sz w:val="24"/>
            <w:szCs w:val="24"/>
            <w:highlight w:val="yellow"/>
            <w:rPrChange w:id="439" w:author="Danielle Martin" w:date="2020-02-03T13:21:00Z">
              <w:rPr>
                <w:rFonts w:ascii="Times New Roman" w:hAnsi="Times New Roman"/>
                <w:sz w:val="24"/>
                <w:szCs w:val="24"/>
              </w:rPr>
            </w:rPrChange>
          </w:rPr>
          <w:t>, 2020</w:t>
        </w:r>
        <w:r w:rsidRPr="0092488F">
          <w:rPr>
            <w:rFonts w:ascii="Times New Roman" w:hAnsi="Times New Roman"/>
            <w:bCs/>
            <w:sz w:val="24"/>
            <w:szCs w:val="24"/>
            <w:highlight w:val="yellow"/>
            <w:rPrChange w:id="440" w:author="Danielle Martin" w:date="2020-02-03T13:21:00Z">
              <w:rPr>
                <w:rFonts w:ascii="Times New Roman" w:hAnsi="Times New Roman"/>
                <w:bCs/>
                <w:sz w:val="24"/>
                <w:szCs w:val="24"/>
              </w:rPr>
            </w:rPrChange>
          </w:rPr>
          <w:t xml:space="preserve">: </w:t>
        </w:r>
        <w:r w:rsidRPr="0092488F">
          <w:rPr>
            <w:rFonts w:ascii="Times New Roman" w:hAnsi="Times New Roman"/>
            <w:sz w:val="24"/>
            <w:szCs w:val="24"/>
            <w:highlight w:val="yellow"/>
            <w:rPrChange w:id="441" w:author="Danielle Martin" w:date="2020-02-03T13:21:00Z">
              <w:rPr>
                <w:rFonts w:ascii="Times New Roman" w:hAnsi="Times New Roman"/>
                <w:sz w:val="24"/>
                <w:szCs w:val="24"/>
              </w:rPr>
            </w:rPrChange>
          </w:rPr>
          <w:t>Submit 2</w:t>
        </w:r>
        <w:r w:rsidRPr="0092488F">
          <w:rPr>
            <w:rFonts w:ascii="Times New Roman" w:hAnsi="Times New Roman"/>
            <w:sz w:val="24"/>
            <w:szCs w:val="24"/>
            <w:highlight w:val="yellow"/>
            <w:vertAlign w:val="superscript"/>
            <w:rPrChange w:id="442" w:author="Danielle Martin" w:date="2020-02-03T13:21:00Z">
              <w:rPr>
                <w:rFonts w:ascii="Times New Roman" w:hAnsi="Times New Roman"/>
                <w:sz w:val="24"/>
                <w:szCs w:val="24"/>
              </w:rPr>
            </w:rPrChange>
          </w:rPr>
          <w:t>nd</w:t>
        </w:r>
        <w:r w:rsidRPr="0092488F">
          <w:rPr>
            <w:rFonts w:ascii="Times New Roman" w:hAnsi="Times New Roman"/>
            <w:sz w:val="24"/>
            <w:szCs w:val="24"/>
            <w:highlight w:val="yellow"/>
            <w:rPrChange w:id="443" w:author="Danielle Martin" w:date="2020-02-03T13:21:00Z">
              <w:rPr>
                <w:rFonts w:ascii="Times New Roman" w:hAnsi="Times New Roman"/>
                <w:sz w:val="24"/>
                <w:szCs w:val="24"/>
              </w:rPr>
            </w:rPrChange>
          </w:rPr>
          <w:t xml:space="preserve"> Financial and Cost Share Report, and Program Performance Report covering May – August 2020; </w:t>
        </w:r>
      </w:ins>
    </w:p>
    <w:p w14:paraId="22EE9876" w14:textId="18BC0B69" w:rsidR="00925B9D" w:rsidRPr="0092488F" w:rsidRDefault="00925B9D" w:rsidP="00925B9D">
      <w:pPr>
        <w:numPr>
          <w:ilvl w:val="0"/>
          <w:numId w:val="16"/>
        </w:numPr>
        <w:rPr>
          <w:ins w:id="444" w:author="Danielle Martin" w:date="2020-02-03T13:20:00Z"/>
          <w:rFonts w:ascii="Times New Roman" w:hAnsi="Times New Roman"/>
          <w:sz w:val="24"/>
          <w:szCs w:val="24"/>
          <w:highlight w:val="yellow"/>
          <w:rPrChange w:id="445" w:author="Danielle Martin" w:date="2020-02-03T13:21:00Z">
            <w:rPr>
              <w:ins w:id="446" w:author="Danielle Martin" w:date="2020-02-03T13:20:00Z"/>
              <w:rFonts w:ascii="Times New Roman" w:hAnsi="Times New Roman"/>
              <w:sz w:val="24"/>
              <w:szCs w:val="24"/>
            </w:rPr>
          </w:rPrChange>
        </w:rPr>
      </w:pPr>
      <w:ins w:id="447" w:author="Danielle Martin" w:date="2020-02-03T13:20:00Z">
        <w:r w:rsidRPr="0092488F">
          <w:rPr>
            <w:rFonts w:ascii="Times New Roman" w:hAnsi="Times New Roman"/>
            <w:sz w:val="24"/>
            <w:szCs w:val="24"/>
            <w:highlight w:val="yellow"/>
            <w:rPrChange w:id="448" w:author="Danielle Martin" w:date="2020-02-03T13:21:00Z">
              <w:rPr>
                <w:rFonts w:ascii="Times New Roman" w:hAnsi="Times New Roman"/>
                <w:sz w:val="24"/>
                <w:szCs w:val="24"/>
              </w:rPr>
            </w:rPrChange>
          </w:rPr>
          <w:t xml:space="preserve">By </w:t>
        </w:r>
        <w:r w:rsidR="0092488F" w:rsidRPr="0092488F">
          <w:rPr>
            <w:rFonts w:ascii="Times New Roman" w:hAnsi="Times New Roman"/>
            <w:sz w:val="24"/>
            <w:szCs w:val="24"/>
            <w:highlight w:val="yellow"/>
            <w:rPrChange w:id="449" w:author="Danielle Martin" w:date="2020-02-03T13:21:00Z">
              <w:rPr>
                <w:rFonts w:ascii="Times New Roman" w:hAnsi="Times New Roman"/>
                <w:sz w:val="24"/>
                <w:szCs w:val="24"/>
              </w:rPr>
            </w:rPrChange>
          </w:rPr>
          <w:t>January</w:t>
        </w:r>
        <w:r w:rsidRPr="0092488F">
          <w:rPr>
            <w:rFonts w:ascii="Times New Roman" w:hAnsi="Times New Roman"/>
            <w:sz w:val="24"/>
            <w:szCs w:val="24"/>
            <w:highlight w:val="yellow"/>
            <w:rPrChange w:id="450" w:author="Danielle Martin" w:date="2020-02-03T13:21:00Z">
              <w:rPr>
                <w:rFonts w:ascii="Times New Roman" w:hAnsi="Times New Roman"/>
                <w:sz w:val="24"/>
                <w:szCs w:val="24"/>
              </w:rPr>
            </w:rPrChange>
          </w:rPr>
          <w:t xml:space="preserve"> 3</w:t>
        </w:r>
        <w:r w:rsidR="0092488F" w:rsidRPr="0092488F">
          <w:rPr>
            <w:rFonts w:ascii="Times New Roman" w:hAnsi="Times New Roman"/>
            <w:sz w:val="24"/>
            <w:szCs w:val="24"/>
            <w:highlight w:val="yellow"/>
            <w:rPrChange w:id="451" w:author="Danielle Martin" w:date="2020-02-03T13:21:00Z">
              <w:rPr>
                <w:rFonts w:ascii="Times New Roman" w:hAnsi="Times New Roman"/>
                <w:sz w:val="24"/>
                <w:szCs w:val="24"/>
              </w:rPr>
            </w:rPrChange>
          </w:rPr>
          <w:t>1</w:t>
        </w:r>
        <w:r w:rsidR="0092488F" w:rsidRPr="0092488F">
          <w:rPr>
            <w:rFonts w:ascii="Times New Roman" w:hAnsi="Times New Roman"/>
            <w:sz w:val="24"/>
            <w:szCs w:val="24"/>
            <w:highlight w:val="yellow"/>
            <w:vertAlign w:val="superscript"/>
            <w:rPrChange w:id="452" w:author="Danielle Martin" w:date="2020-02-03T13:21:00Z">
              <w:rPr>
                <w:rFonts w:ascii="Times New Roman" w:hAnsi="Times New Roman"/>
                <w:sz w:val="24"/>
                <w:szCs w:val="24"/>
              </w:rPr>
            </w:rPrChange>
          </w:rPr>
          <w:t>st</w:t>
        </w:r>
        <w:r w:rsidRPr="0092488F">
          <w:rPr>
            <w:rFonts w:ascii="Times New Roman" w:hAnsi="Times New Roman"/>
            <w:sz w:val="24"/>
            <w:szCs w:val="24"/>
            <w:highlight w:val="yellow"/>
            <w:rPrChange w:id="453" w:author="Danielle Martin" w:date="2020-02-03T13:21:00Z">
              <w:rPr>
                <w:rFonts w:ascii="Times New Roman" w:hAnsi="Times New Roman"/>
                <w:sz w:val="24"/>
                <w:szCs w:val="24"/>
              </w:rPr>
            </w:rPrChange>
          </w:rPr>
          <w:t>, 202</w:t>
        </w:r>
        <w:r w:rsidR="0092488F" w:rsidRPr="0092488F">
          <w:rPr>
            <w:rFonts w:ascii="Times New Roman" w:hAnsi="Times New Roman"/>
            <w:sz w:val="24"/>
            <w:szCs w:val="24"/>
            <w:highlight w:val="yellow"/>
            <w:rPrChange w:id="454" w:author="Danielle Martin" w:date="2020-02-03T13:21:00Z">
              <w:rPr>
                <w:rFonts w:ascii="Times New Roman" w:hAnsi="Times New Roman"/>
                <w:sz w:val="24"/>
                <w:szCs w:val="24"/>
              </w:rPr>
            </w:rPrChange>
          </w:rPr>
          <w:t>1</w:t>
        </w:r>
        <w:r w:rsidRPr="0092488F">
          <w:rPr>
            <w:rFonts w:ascii="Times New Roman" w:hAnsi="Times New Roman"/>
            <w:bCs/>
            <w:sz w:val="24"/>
            <w:szCs w:val="24"/>
            <w:highlight w:val="yellow"/>
            <w:rPrChange w:id="455" w:author="Danielle Martin" w:date="2020-02-03T13:21:00Z">
              <w:rPr>
                <w:rFonts w:ascii="Times New Roman" w:hAnsi="Times New Roman"/>
                <w:bCs/>
                <w:sz w:val="24"/>
                <w:szCs w:val="24"/>
              </w:rPr>
            </w:rPrChange>
          </w:rPr>
          <w:t xml:space="preserve">: </w:t>
        </w:r>
        <w:r w:rsidRPr="0092488F">
          <w:rPr>
            <w:rFonts w:ascii="Times New Roman" w:hAnsi="Times New Roman"/>
            <w:sz w:val="24"/>
            <w:szCs w:val="24"/>
            <w:highlight w:val="yellow"/>
            <w:rPrChange w:id="456" w:author="Danielle Martin" w:date="2020-02-03T13:21:00Z">
              <w:rPr>
                <w:rFonts w:ascii="Times New Roman" w:hAnsi="Times New Roman"/>
                <w:sz w:val="24"/>
                <w:szCs w:val="24"/>
              </w:rPr>
            </w:rPrChange>
          </w:rPr>
          <w:t xml:space="preserve">Submit </w:t>
        </w:r>
        <w:r w:rsidR="0092488F" w:rsidRPr="0092488F">
          <w:rPr>
            <w:rFonts w:ascii="Times New Roman" w:hAnsi="Times New Roman"/>
            <w:sz w:val="24"/>
            <w:szCs w:val="24"/>
            <w:highlight w:val="yellow"/>
            <w:rPrChange w:id="457" w:author="Danielle Martin" w:date="2020-02-03T13:21:00Z">
              <w:rPr>
                <w:rFonts w:ascii="Times New Roman" w:hAnsi="Times New Roman"/>
                <w:sz w:val="24"/>
                <w:szCs w:val="24"/>
              </w:rPr>
            </w:rPrChange>
          </w:rPr>
          <w:t>3</w:t>
        </w:r>
        <w:r w:rsidR="0092488F" w:rsidRPr="0092488F">
          <w:rPr>
            <w:rFonts w:ascii="Times New Roman" w:hAnsi="Times New Roman"/>
            <w:sz w:val="24"/>
            <w:szCs w:val="24"/>
            <w:highlight w:val="yellow"/>
            <w:vertAlign w:val="superscript"/>
            <w:rPrChange w:id="458" w:author="Danielle Martin" w:date="2020-02-03T13:21:00Z">
              <w:rPr>
                <w:rFonts w:ascii="Times New Roman" w:hAnsi="Times New Roman"/>
                <w:sz w:val="24"/>
                <w:szCs w:val="24"/>
              </w:rPr>
            </w:rPrChange>
          </w:rPr>
          <w:t>rd</w:t>
        </w:r>
        <w:r w:rsidR="0092488F" w:rsidRPr="0092488F">
          <w:rPr>
            <w:rFonts w:ascii="Times New Roman" w:hAnsi="Times New Roman"/>
            <w:sz w:val="24"/>
            <w:szCs w:val="24"/>
            <w:highlight w:val="yellow"/>
            <w:rPrChange w:id="459" w:author="Danielle Martin" w:date="2020-02-03T13:21:00Z">
              <w:rPr>
                <w:rFonts w:ascii="Times New Roman" w:hAnsi="Times New Roman"/>
                <w:sz w:val="24"/>
                <w:szCs w:val="24"/>
              </w:rPr>
            </w:rPrChange>
          </w:rPr>
          <w:t xml:space="preserve"> </w:t>
        </w:r>
        <w:r w:rsidRPr="0092488F">
          <w:rPr>
            <w:rFonts w:ascii="Times New Roman" w:hAnsi="Times New Roman"/>
            <w:sz w:val="24"/>
            <w:szCs w:val="24"/>
            <w:highlight w:val="yellow"/>
            <w:rPrChange w:id="460" w:author="Danielle Martin" w:date="2020-02-03T13:21:00Z">
              <w:rPr>
                <w:rFonts w:ascii="Times New Roman" w:hAnsi="Times New Roman"/>
                <w:sz w:val="24"/>
                <w:szCs w:val="24"/>
              </w:rPr>
            </w:rPrChange>
          </w:rPr>
          <w:t xml:space="preserve">Financial and Cost Share Report, and Program Performance Report covering </w:t>
        </w:r>
        <w:r w:rsidR="0092488F" w:rsidRPr="0092488F">
          <w:rPr>
            <w:rFonts w:ascii="Times New Roman" w:hAnsi="Times New Roman"/>
            <w:sz w:val="24"/>
            <w:szCs w:val="24"/>
            <w:highlight w:val="yellow"/>
            <w:rPrChange w:id="461" w:author="Danielle Martin" w:date="2020-02-03T13:21:00Z">
              <w:rPr>
                <w:rFonts w:ascii="Times New Roman" w:hAnsi="Times New Roman"/>
                <w:sz w:val="24"/>
                <w:szCs w:val="24"/>
              </w:rPr>
            </w:rPrChange>
          </w:rPr>
          <w:t>September</w:t>
        </w:r>
        <w:r w:rsidRPr="0092488F">
          <w:rPr>
            <w:rFonts w:ascii="Times New Roman" w:hAnsi="Times New Roman"/>
            <w:sz w:val="24"/>
            <w:szCs w:val="24"/>
            <w:highlight w:val="yellow"/>
            <w:rPrChange w:id="462" w:author="Danielle Martin" w:date="2020-02-03T13:21:00Z">
              <w:rPr>
                <w:rFonts w:ascii="Times New Roman" w:hAnsi="Times New Roman"/>
                <w:sz w:val="24"/>
                <w:szCs w:val="24"/>
              </w:rPr>
            </w:rPrChange>
          </w:rPr>
          <w:t xml:space="preserve"> – </w:t>
        </w:r>
        <w:r w:rsidR="0092488F" w:rsidRPr="0092488F">
          <w:rPr>
            <w:rFonts w:ascii="Times New Roman" w:hAnsi="Times New Roman"/>
            <w:sz w:val="24"/>
            <w:szCs w:val="24"/>
            <w:highlight w:val="yellow"/>
            <w:rPrChange w:id="463" w:author="Danielle Martin" w:date="2020-02-03T13:21:00Z">
              <w:rPr>
                <w:rFonts w:ascii="Times New Roman" w:hAnsi="Times New Roman"/>
                <w:sz w:val="24"/>
                <w:szCs w:val="24"/>
              </w:rPr>
            </w:rPrChange>
          </w:rPr>
          <w:t>December</w:t>
        </w:r>
        <w:r w:rsidRPr="0092488F">
          <w:rPr>
            <w:rFonts w:ascii="Times New Roman" w:hAnsi="Times New Roman"/>
            <w:sz w:val="24"/>
            <w:szCs w:val="24"/>
            <w:highlight w:val="yellow"/>
            <w:rPrChange w:id="464" w:author="Danielle Martin" w:date="2020-02-03T13:21:00Z">
              <w:rPr>
                <w:rFonts w:ascii="Times New Roman" w:hAnsi="Times New Roman"/>
                <w:sz w:val="24"/>
                <w:szCs w:val="24"/>
              </w:rPr>
            </w:rPrChange>
          </w:rPr>
          <w:t xml:space="preserve"> 2020; </w:t>
        </w:r>
      </w:ins>
    </w:p>
    <w:p w14:paraId="23AEE00D" w14:textId="6C0F6BA3" w:rsidR="00925B9D" w:rsidRPr="0092488F" w:rsidDel="0092488F" w:rsidRDefault="00925B9D" w:rsidP="00620C79">
      <w:pPr>
        <w:numPr>
          <w:ilvl w:val="0"/>
          <w:numId w:val="16"/>
        </w:numPr>
        <w:rPr>
          <w:del w:id="465" w:author="Danielle Martin" w:date="2020-02-03T13:20:00Z"/>
          <w:rFonts w:ascii="Times New Roman" w:hAnsi="Times New Roman"/>
          <w:sz w:val="24"/>
          <w:szCs w:val="24"/>
          <w:highlight w:val="yellow"/>
          <w:rPrChange w:id="466" w:author="Danielle Martin" w:date="2020-02-03T13:21:00Z">
            <w:rPr>
              <w:del w:id="467" w:author="Danielle Martin" w:date="2020-02-03T13:20:00Z"/>
              <w:rFonts w:ascii="Times New Roman" w:hAnsi="Times New Roman"/>
              <w:sz w:val="24"/>
              <w:szCs w:val="24"/>
            </w:rPr>
          </w:rPrChange>
        </w:rPr>
      </w:pPr>
    </w:p>
    <w:p w14:paraId="37FC0195" w14:textId="11E05138" w:rsidR="00620C79" w:rsidRPr="0092488F" w:rsidDel="00925B9D" w:rsidRDefault="00620C79" w:rsidP="00620C79">
      <w:pPr>
        <w:numPr>
          <w:ilvl w:val="0"/>
          <w:numId w:val="16"/>
        </w:numPr>
        <w:rPr>
          <w:del w:id="468" w:author="Danielle Martin" w:date="2020-02-03T13:18:00Z"/>
          <w:rFonts w:ascii="Times New Roman" w:hAnsi="Times New Roman"/>
          <w:sz w:val="24"/>
          <w:szCs w:val="24"/>
          <w:highlight w:val="yellow"/>
          <w:rPrChange w:id="469" w:author="Danielle Martin" w:date="2020-02-03T13:21:00Z">
            <w:rPr>
              <w:del w:id="470" w:author="Danielle Martin" w:date="2020-02-03T13:18:00Z"/>
              <w:rFonts w:ascii="Times New Roman" w:hAnsi="Times New Roman"/>
              <w:sz w:val="24"/>
              <w:szCs w:val="24"/>
            </w:rPr>
          </w:rPrChange>
        </w:rPr>
      </w:pPr>
      <w:del w:id="471" w:author="Danielle Martin" w:date="2020-02-03T13:18:00Z">
        <w:r w:rsidRPr="0092488F" w:rsidDel="00925B9D">
          <w:rPr>
            <w:rFonts w:ascii="Times New Roman" w:hAnsi="Times New Roman"/>
            <w:sz w:val="24"/>
            <w:szCs w:val="24"/>
            <w:highlight w:val="yellow"/>
            <w:rPrChange w:id="472" w:author="Danielle Martin" w:date="2020-02-03T13:21:00Z">
              <w:rPr>
                <w:rFonts w:ascii="Times New Roman" w:hAnsi="Times New Roman"/>
                <w:sz w:val="24"/>
                <w:szCs w:val="24"/>
              </w:rPr>
            </w:rPrChange>
          </w:rPr>
          <w:delText xml:space="preserve">Within 10 days after </w:delText>
        </w:r>
        <w:r w:rsidRPr="0092488F" w:rsidDel="00925B9D">
          <w:rPr>
            <w:rFonts w:ascii="Times New Roman" w:hAnsi="Times New Roman"/>
            <w:sz w:val="24"/>
            <w:szCs w:val="24"/>
            <w:highlight w:val="yellow"/>
          </w:rPr>
          <w:delText>_______</w:delText>
        </w:r>
        <w:r w:rsidRPr="0092488F" w:rsidDel="00925B9D">
          <w:rPr>
            <w:rFonts w:ascii="Times New Roman" w:hAnsi="Times New Roman"/>
            <w:sz w:val="24"/>
            <w:szCs w:val="24"/>
            <w:highlight w:val="yellow"/>
            <w:rPrChange w:id="473" w:author="Danielle Martin" w:date="2020-02-03T13:21:00Z">
              <w:rPr>
                <w:rFonts w:ascii="Times New Roman" w:hAnsi="Times New Roman"/>
                <w:sz w:val="24"/>
                <w:szCs w:val="24"/>
              </w:rPr>
            </w:rPrChange>
          </w:rPr>
          <w:delText>, 2019</w:delText>
        </w:r>
        <w:r w:rsidRPr="0092488F" w:rsidDel="00925B9D">
          <w:rPr>
            <w:rFonts w:ascii="Times New Roman" w:hAnsi="Times New Roman"/>
            <w:bCs/>
            <w:sz w:val="24"/>
            <w:szCs w:val="24"/>
            <w:highlight w:val="yellow"/>
            <w:rPrChange w:id="474" w:author="Danielle Martin" w:date="2020-02-03T13:21:00Z">
              <w:rPr>
                <w:rFonts w:ascii="Times New Roman" w:hAnsi="Times New Roman"/>
                <w:bCs/>
                <w:sz w:val="24"/>
                <w:szCs w:val="24"/>
              </w:rPr>
            </w:rPrChange>
          </w:rPr>
          <w:delText xml:space="preserve">: </w:delText>
        </w:r>
        <w:r w:rsidRPr="0092488F" w:rsidDel="00925B9D">
          <w:rPr>
            <w:rFonts w:ascii="Times New Roman" w:hAnsi="Times New Roman"/>
            <w:sz w:val="24"/>
            <w:szCs w:val="24"/>
            <w:highlight w:val="yellow"/>
            <w:rPrChange w:id="475" w:author="Danielle Martin" w:date="2020-02-03T13:21:00Z">
              <w:rPr>
                <w:rFonts w:ascii="Times New Roman" w:hAnsi="Times New Roman"/>
                <w:sz w:val="24"/>
                <w:szCs w:val="24"/>
              </w:rPr>
            </w:rPrChange>
          </w:rPr>
          <w:delText>Submit 2</w:delText>
        </w:r>
        <w:r w:rsidRPr="0092488F" w:rsidDel="00925B9D">
          <w:rPr>
            <w:rFonts w:ascii="Times New Roman" w:hAnsi="Times New Roman"/>
            <w:sz w:val="24"/>
            <w:szCs w:val="24"/>
            <w:highlight w:val="yellow"/>
            <w:vertAlign w:val="superscript"/>
            <w:rPrChange w:id="476" w:author="Danielle Martin" w:date="2020-02-03T13:21:00Z">
              <w:rPr>
                <w:rFonts w:ascii="Times New Roman" w:hAnsi="Times New Roman"/>
                <w:sz w:val="24"/>
                <w:szCs w:val="24"/>
                <w:vertAlign w:val="superscript"/>
              </w:rPr>
            </w:rPrChange>
          </w:rPr>
          <w:delText>nd</w:delText>
        </w:r>
        <w:r w:rsidRPr="0092488F" w:rsidDel="00925B9D">
          <w:rPr>
            <w:rFonts w:ascii="Times New Roman" w:hAnsi="Times New Roman"/>
            <w:sz w:val="24"/>
            <w:szCs w:val="24"/>
            <w:highlight w:val="yellow"/>
            <w:rPrChange w:id="477" w:author="Danielle Martin" w:date="2020-02-03T13:21:00Z">
              <w:rPr>
                <w:rFonts w:ascii="Times New Roman" w:hAnsi="Times New Roman"/>
                <w:sz w:val="24"/>
                <w:szCs w:val="24"/>
              </w:rPr>
            </w:rPrChange>
          </w:rPr>
          <w:delText xml:space="preserve"> Quarterly Program Progress Report; </w:delText>
        </w:r>
      </w:del>
    </w:p>
    <w:p w14:paraId="59D574F0" w14:textId="7516FD53" w:rsidR="00620C79" w:rsidRPr="0092488F" w:rsidDel="00925B9D" w:rsidRDefault="00620C79" w:rsidP="00620C79">
      <w:pPr>
        <w:numPr>
          <w:ilvl w:val="0"/>
          <w:numId w:val="16"/>
        </w:numPr>
        <w:rPr>
          <w:del w:id="478" w:author="Danielle Martin" w:date="2020-02-03T13:18:00Z"/>
          <w:rFonts w:ascii="Times New Roman" w:hAnsi="Times New Roman"/>
          <w:sz w:val="24"/>
          <w:szCs w:val="24"/>
          <w:highlight w:val="yellow"/>
          <w:rPrChange w:id="479" w:author="Danielle Martin" w:date="2020-02-03T13:21:00Z">
            <w:rPr>
              <w:del w:id="480" w:author="Danielle Martin" w:date="2020-02-03T13:18:00Z"/>
              <w:rFonts w:ascii="Times New Roman" w:hAnsi="Times New Roman"/>
              <w:sz w:val="24"/>
              <w:szCs w:val="24"/>
            </w:rPr>
          </w:rPrChange>
        </w:rPr>
      </w:pPr>
      <w:del w:id="481" w:author="Danielle Martin" w:date="2020-02-03T13:18:00Z">
        <w:r w:rsidRPr="0092488F" w:rsidDel="00925B9D">
          <w:rPr>
            <w:rFonts w:ascii="Times New Roman" w:hAnsi="Times New Roman"/>
            <w:sz w:val="24"/>
            <w:szCs w:val="24"/>
            <w:highlight w:val="yellow"/>
            <w:rPrChange w:id="482" w:author="Danielle Martin" w:date="2020-02-03T13:21:00Z">
              <w:rPr>
                <w:rFonts w:ascii="Times New Roman" w:hAnsi="Times New Roman"/>
                <w:sz w:val="24"/>
                <w:szCs w:val="24"/>
              </w:rPr>
            </w:rPrChange>
          </w:rPr>
          <w:delText xml:space="preserve">Within 10 days after </w:delText>
        </w:r>
        <w:r w:rsidRPr="0092488F" w:rsidDel="00925B9D">
          <w:rPr>
            <w:rFonts w:ascii="Times New Roman" w:hAnsi="Times New Roman"/>
            <w:sz w:val="24"/>
            <w:szCs w:val="24"/>
            <w:highlight w:val="yellow"/>
          </w:rPr>
          <w:delText>_______</w:delText>
        </w:r>
        <w:r w:rsidRPr="0092488F" w:rsidDel="00925B9D">
          <w:rPr>
            <w:rFonts w:ascii="Times New Roman" w:hAnsi="Times New Roman"/>
            <w:sz w:val="24"/>
            <w:szCs w:val="24"/>
            <w:highlight w:val="yellow"/>
            <w:rPrChange w:id="483" w:author="Danielle Martin" w:date="2020-02-03T13:21:00Z">
              <w:rPr>
                <w:rFonts w:ascii="Times New Roman" w:hAnsi="Times New Roman"/>
                <w:sz w:val="24"/>
                <w:szCs w:val="24"/>
              </w:rPr>
            </w:rPrChange>
          </w:rPr>
          <w:delText>, 2019</w:delText>
        </w:r>
        <w:r w:rsidRPr="0092488F" w:rsidDel="00925B9D">
          <w:rPr>
            <w:rFonts w:ascii="Times New Roman" w:hAnsi="Times New Roman"/>
            <w:bCs/>
            <w:sz w:val="24"/>
            <w:szCs w:val="24"/>
            <w:highlight w:val="yellow"/>
            <w:rPrChange w:id="484" w:author="Danielle Martin" w:date="2020-02-03T13:21:00Z">
              <w:rPr>
                <w:rFonts w:ascii="Times New Roman" w:hAnsi="Times New Roman"/>
                <w:bCs/>
                <w:sz w:val="24"/>
                <w:szCs w:val="24"/>
              </w:rPr>
            </w:rPrChange>
          </w:rPr>
          <w:delText xml:space="preserve">: </w:delText>
        </w:r>
        <w:r w:rsidRPr="0092488F" w:rsidDel="00925B9D">
          <w:rPr>
            <w:rFonts w:ascii="Times New Roman" w:hAnsi="Times New Roman"/>
            <w:sz w:val="24"/>
            <w:szCs w:val="24"/>
            <w:highlight w:val="yellow"/>
            <w:rPrChange w:id="485" w:author="Danielle Martin" w:date="2020-02-03T13:21:00Z">
              <w:rPr>
                <w:rFonts w:ascii="Times New Roman" w:hAnsi="Times New Roman"/>
                <w:sz w:val="24"/>
                <w:szCs w:val="24"/>
              </w:rPr>
            </w:rPrChange>
          </w:rPr>
          <w:delText>Submit 3</w:delText>
        </w:r>
        <w:r w:rsidRPr="0092488F" w:rsidDel="00925B9D">
          <w:rPr>
            <w:rFonts w:ascii="Times New Roman" w:hAnsi="Times New Roman"/>
            <w:sz w:val="24"/>
            <w:szCs w:val="24"/>
            <w:highlight w:val="yellow"/>
            <w:vertAlign w:val="superscript"/>
            <w:rPrChange w:id="486" w:author="Danielle Martin" w:date="2020-02-03T13:21:00Z">
              <w:rPr>
                <w:rFonts w:ascii="Times New Roman" w:hAnsi="Times New Roman"/>
                <w:sz w:val="24"/>
                <w:szCs w:val="24"/>
                <w:vertAlign w:val="superscript"/>
              </w:rPr>
            </w:rPrChange>
          </w:rPr>
          <w:delText>rd</w:delText>
        </w:r>
        <w:r w:rsidRPr="0092488F" w:rsidDel="00925B9D">
          <w:rPr>
            <w:rFonts w:ascii="Times New Roman" w:hAnsi="Times New Roman"/>
            <w:sz w:val="24"/>
            <w:szCs w:val="24"/>
            <w:highlight w:val="yellow"/>
            <w:rPrChange w:id="487" w:author="Danielle Martin" w:date="2020-02-03T13:21:00Z">
              <w:rPr>
                <w:rFonts w:ascii="Times New Roman" w:hAnsi="Times New Roman"/>
                <w:sz w:val="24"/>
                <w:szCs w:val="24"/>
              </w:rPr>
            </w:rPrChange>
          </w:rPr>
          <w:delText xml:space="preserve"> Quarterly Program Progress Report; </w:delText>
        </w:r>
      </w:del>
    </w:p>
    <w:p w14:paraId="6CF403C9" w14:textId="73FC1CA5" w:rsidR="00620C79" w:rsidRPr="0092488F" w:rsidDel="00925B9D" w:rsidRDefault="00620C79" w:rsidP="00620C79">
      <w:pPr>
        <w:numPr>
          <w:ilvl w:val="0"/>
          <w:numId w:val="16"/>
        </w:numPr>
        <w:rPr>
          <w:del w:id="488" w:author="Danielle Martin" w:date="2020-02-03T13:18:00Z"/>
          <w:rFonts w:ascii="Times New Roman" w:hAnsi="Times New Roman"/>
          <w:sz w:val="24"/>
          <w:szCs w:val="24"/>
          <w:highlight w:val="yellow"/>
          <w:rPrChange w:id="489" w:author="Danielle Martin" w:date="2020-02-03T13:21:00Z">
            <w:rPr>
              <w:del w:id="490" w:author="Danielle Martin" w:date="2020-02-03T13:18:00Z"/>
              <w:rFonts w:ascii="Times New Roman" w:hAnsi="Times New Roman"/>
              <w:sz w:val="24"/>
              <w:szCs w:val="24"/>
            </w:rPr>
          </w:rPrChange>
        </w:rPr>
      </w:pPr>
      <w:del w:id="491" w:author="Danielle Martin" w:date="2020-02-03T13:18:00Z">
        <w:r w:rsidRPr="0092488F" w:rsidDel="00925B9D">
          <w:rPr>
            <w:rFonts w:ascii="Times New Roman" w:hAnsi="Times New Roman"/>
            <w:sz w:val="24"/>
            <w:szCs w:val="24"/>
            <w:highlight w:val="yellow"/>
            <w:rPrChange w:id="492" w:author="Danielle Martin" w:date="2020-02-03T13:21:00Z">
              <w:rPr>
                <w:rFonts w:ascii="Times New Roman" w:hAnsi="Times New Roman"/>
                <w:sz w:val="24"/>
                <w:szCs w:val="24"/>
              </w:rPr>
            </w:rPrChange>
          </w:rPr>
          <w:delText xml:space="preserve">Within 10 days after </w:delText>
        </w:r>
        <w:r w:rsidRPr="0092488F" w:rsidDel="00925B9D">
          <w:rPr>
            <w:rFonts w:ascii="Times New Roman" w:hAnsi="Times New Roman"/>
            <w:sz w:val="24"/>
            <w:szCs w:val="24"/>
            <w:highlight w:val="yellow"/>
          </w:rPr>
          <w:delText>_______</w:delText>
        </w:r>
        <w:r w:rsidRPr="0092488F" w:rsidDel="00925B9D">
          <w:rPr>
            <w:rFonts w:ascii="Times New Roman" w:hAnsi="Times New Roman"/>
            <w:sz w:val="24"/>
            <w:szCs w:val="24"/>
            <w:highlight w:val="yellow"/>
            <w:rPrChange w:id="493" w:author="Danielle Martin" w:date="2020-02-03T13:21:00Z">
              <w:rPr>
                <w:rFonts w:ascii="Times New Roman" w:hAnsi="Times New Roman"/>
                <w:sz w:val="24"/>
                <w:szCs w:val="24"/>
              </w:rPr>
            </w:rPrChange>
          </w:rPr>
          <w:delText>, 2019</w:delText>
        </w:r>
        <w:r w:rsidRPr="0092488F" w:rsidDel="00925B9D">
          <w:rPr>
            <w:rFonts w:ascii="Times New Roman" w:hAnsi="Times New Roman"/>
            <w:bCs/>
            <w:sz w:val="24"/>
            <w:szCs w:val="24"/>
            <w:highlight w:val="yellow"/>
            <w:rPrChange w:id="494" w:author="Danielle Martin" w:date="2020-02-03T13:21:00Z">
              <w:rPr>
                <w:rFonts w:ascii="Times New Roman" w:hAnsi="Times New Roman"/>
                <w:bCs/>
                <w:sz w:val="24"/>
                <w:szCs w:val="24"/>
              </w:rPr>
            </w:rPrChange>
          </w:rPr>
          <w:delText xml:space="preserve">: </w:delText>
        </w:r>
        <w:r w:rsidRPr="0092488F" w:rsidDel="00925B9D">
          <w:rPr>
            <w:rFonts w:ascii="Times New Roman" w:hAnsi="Times New Roman"/>
            <w:sz w:val="24"/>
            <w:szCs w:val="24"/>
            <w:highlight w:val="yellow"/>
            <w:rPrChange w:id="495" w:author="Danielle Martin" w:date="2020-02-03T13:21:00Z">
              <w:rPr>
                <w:rFonts w:ascii="Times New Roman" w:hAnsi="Times New Roman"/>
                <w:sz w:val="24"/>
                <w:szCs w:val="24"/>
              </w:rPr>
            </w:rPrChange>
          </w:rPr>
          <w:delText>Submit 4</w:delText>
        </w:r>
        <w:r w:rsidRPr="0092488F" w:rsidDel="00925B9D">
          <w:rPr>
            <w:rFonts w:ascii="Times New Roman" w:hAnsi="Times New Roman"/>
            <w:sz w:val="24"/>
            <w:szCs w:val="24"/>
            <w:highlight w:val="yellow"/>
            <w:vertAlign w:val="superscript"/>
            <w:rPrChange w:id="496" w:author="Danielle Martin" w:date="2020-02-03T13:21:00Z">
              <w:rPr>
                <w:rFonts w:ascii="Times New Roman" w:hAnsi="Times New Roman"/>
                <w:sz w:val="24"/>
                <w:szCs w:val="24"/>
                <w:vertAlign w:val="superscript"/>
              </w:rPr>
            </w:rPrChange>
          </w:rPr>
          <w:delText>th</w:delText>
        </w:r>
        <w:r w:rsidRPr="0092488F" w:rsidDel="00925B9D">
          <w:rPr>
            <w:rFonts w:ascii="Times New Roman" w:hAnsi="Times New Roman"/>
            <w:sz w:val="24"/>
            <w:szCs w:val="24"/>
            <w:highlight w:val="yellow"/>
            <w:rPrChange w:id="497" w:author="Danielle Martin" w:date="2020-02-03T13:21:00Z">
              <w:rPr>
                <w:rFonts w:ascii="Times New Roman" w:hAnsi="Times New Roman"/>
                <w:sz w:val="24"/>
                <w:szCs w:val="24"/>
              </w:rPr>
            </w:rPrChange>
          </w:rPr>
          <w:delText xml:space="preserve"> Quarterly Program Progress Report.</w:delText>
        </w:r>
      </w:del>
    </w:p>
    <w:p w14:paraId="684225BC" w14:textId="01EDA55A" w:rsidR="00620C79" w:rsidRPr="0092488F" w:rsidRDefault="00620C79" w:rsidP="00620C79">
      <w:pPr>
        <w:numPr>
          <w:ilvl w:val="0"/>
          <w:numId w:val="17"/>
        </w:numPr>
        <w:rPr>
          <w:ins w:id="498" w:author="Danielle Martin" w:date="2020-02-03T12:48:00Z"/>
          <w:rFonts w:ascii="Times New Roman" w:hAnsi="Times New Roman"/>
          <w:sz w:val="24"/>
          <w:szCs w:val="24"/>
          <w:highlight w:val="yellow"/>
        </w:rPr>
      </w:pPr>
      <w:r w:rsidRPr="0092488F">
        <w:rPr>
          <w:rFonts w:ascii="Times New Roman" w:hAnsi="Times New Roman"/>
          <w:sz w:val="24"/>
          <w:szCs w:val="24"/>
          <w:highlight w:val="yellow"/>
          <w:rPrChange w:id="499" w:author="Danielle Martin" w:date="2020-02-03T13:21:00Z">
            <w:rPr>
              <w:rFonts w:ascii="Times New Roman" w:hAnsi="Times New Roman"/>
              <w:sz w:val="24"/>
              <w:szCs w:val="24"/>
            </w:rPr>
          </w:rPrChange>
        </w:rPr>
        <w:t xml:space="preserve">Within </w:t>
      </w:r>
      <w:del w:id="500" w:author="Danielle Martin" w:date="2020-02-03T13:20:00Z">
        <w:r w:rsidRPr="0092488F" w:rsidDel="0092488F">
          <w:rPr>
            <w:rFonts w:ascii="Times New Roman" w:hAnsi="Times New Roman"/>
            <w:sz w:val="24"/>
            <w:szCs w:val="24"/>
            <w:highlight w:val="yellow"/>
            <w:rPrChange w:id="501" w:author="Danielle Martin" w:date="2020-02-03T13:21:00Z">
              <w:rPr>
                <w:rFonts w:ascii="Times New Roman" w:hAnsi="Times New Roman"/>
                <w:sz w:val="24"/>
                <w:szCs w:val="24"/>
              </w:rPr>
            </w:rPrChange>
          </w:rPr>
          <w:delText>4</w:delText>
        </w:r>
      </w:del>
      <w:ins w:id="502" w:author="Danielle Martin" w:date="2020-02-03T13:20:00Z">
        <w:r w:rsidR="0092488F" w:rsidRPr="0092488F">
          <w:rPr>
            <w:rFonts w:ascii="Times New Roman" w:hAnsi="Times New Roman"/>
            <w:sz w:val="24"/>
            <w:szCs w:val="24"/>
            <w:highlight w:val="yellow"/>
            <w:rPrChange w:id="503" w:author="Danielle Martin" w:date="2020-02-03T13:21:00Z">
              <w:rPr>
                <w:rFonts w:ascii="Times New Roman" w:hAnsi="Times New Roman"/>
                <w:sz w:val="24"/>
                <w:szCs w:val="24"/>
              </w:rPr>
            </w:rPrChange>
          </w:rPr>
          <w:t>6</w:t>
        </w:r>
      </w:ins>
      <w:r w:rsidRPr="0092488F">
        <w:rPr>
          <w:rFonts w:ascii="Times New Roman" w:hAnsi="Times New Roman"/>
          <w:sz w:val="24"/>
          <w:szCs w:val="24"/>
          <w:highlight w:val="yellow"/>
          <w:rPrChange w:id="504" w:author="Danielle Martin" w:date="2020-02-03T13:21:00Z">
            <w:rPr>
              <w:rFonts w:ascii="Times New Roman" w:hAnsi="Times New Roman"/>
              <w:sz w:val="24"/>
              <w:szCs w:val="24"/>
            </w:rPr>
          </w:rPrChange>
        </w:rPr>
        <w:t xml:space="preserve">0 days after </w:t>
      </w:r>
      <w:del w:id="505" w:author="Danielle Martin" w:date="2020-02-03T12:02:00Z">
        <w:r w:rsidRPr="0092488F" w:rsidDel="005741EB">
          <w:rPr>
            <w:rFonts w:ascii="Times New Roman" w:hAnsi="Times New Roman"/>
            <w:sz w:val="24"/>
            <w:szCs w:val="24"/>
            <w:highlight w:val="yellow"/>
            <w:rPrChange w:id="506" w:author="Danielle Martin" w:date="2020-02-03T13:21:00Z">
              <w:rPr>
                <w:rFonts w:ascii="Times New Roman" w:hAnsi="Times New Roman"/>
                <w:sz w:val="24"/>
                <w:szCs w:val="24"/>
              </w:rPr>
            </w:rPrChange>
          </w:rPr>
          <w:delText xml:space="preserve">award </w:delText>
        </w:r>
      </w:del>
      <w:ins w:id="507" w:author="Danielle Martin" w:date="2020-02-03T12:02:00Z">
        <w:r w:rsidR="005741EB" w:rsidRPr="0092488F">
          <w:rPr>
            <w:rFonts w:ascii="Times New Roman" w:hAnsi="Times New Roman"/>
            <w:sz w:val="24"/>
            <w:szCs w:val="24"/>
            <w:highlight w:val="yellow"/>
            <w:rPrChange w:id="508" w:author="Danielle Martin" w:date="2020-02-03T13:21:00Z">
              <w:rPr>
                <w:rFonts w:ascii="Times New Roman" w:hAnsi="Times New Roman"/>
                <w:sz w:val="24"/>
                <w:szCs w:val="24"/>
              </w:rPr>
            </w:rPrChange>
          </w:rPr>
          <w:t>Agreement</w:t>
        </w:r>
      </w:ins>
      <w:ins w:id="509" w:author="Danielle Martin" w:date="2020-02-03T12:25:00Z">
        <w:r w:rsidR="000569F6" w:rsidRPr="0092488F">
          <w:rPr>
            <w:rFonts w:ascii="Times New Roman" w:hAnsi="Times New Roman"/>
            <w:sz w:val="24"/>
            <w:szCs w:val="24"/>
            <w:highlight w:val="yellow"/>
            <w:rPrChange w:id="510" w:author="Danielle Martin" w:date="2020-02-03T13:21:00Z">
              <w:rPr>
                <w:rFonts w:ascii="Times New Roman" w:hAnsi="Times New Roman"/>
                <w:sz w:val="24"/>
                <w:szCs w:val="24"/>
              </w:rPr>
            </w:rPrChange>
          </w:rPr>
          <w:t xml:space="preserve"> </w:t>
        </w:r>
      </w:ins>
      <w:r w:rsidRPr="0092488F">
        <w:rPr>
          <w:rFonts w:ascii="Times New Roman" w:hAnsi="Times New Roman"/>
          <w:sz w:val="24"/>
          <w:szCs w:val="24"/>
          <w:highlight w:val="yellow"/>
          <w:rPrChange w:id="511" w:author="Danielle Martin" w:date="2020-02-03T13:21:00Z">
            <w:rPr>
              <w:rFonts w:ascii="Times New Roman" w:hAnsi="Times New Roman"/>
              <w:sz w:val="24"/>
              <w:szCs w:val="24"/>
            </w:rPr>
          </w:rPrChange>
        </w:rPr>
        <w:t>end-date (INSERT END DATE): Submit Final Program Report</w:t>
      </w:r>
      <w:del w:id="512" w:author="Danielle Martin" w:date="2020-02-03T13:21:00Z">
        <w:r w:rsidRPr="0092488F" w:rsidDel="0092488F">
          <w:rPr>
            <w:rFonts w:ascii="Times New Roman" w:hAnsi="Times New Roman"/>
            <w:sz w:val="24"/>
            <w:szCs w:val="24"/>
            <w:highlight w:val="yellow"/>
            <w:rPrChange w:id="513" w:author="Danielle Martin" w:date="2020-02-03T13:21:00Z">
              <w:rPr>
                <w:rFonts w:ascii="Times New Roman" w:hAnsi="Times New Roman"/>
                <w:sz w:val="24"/>
                <w:szCs w:val="24"/>
              </w:rPr>
            </w:rPrChange>
          </w:rPr>
          <w:delText xml:space="preserve"> and </w:delText>
        </w:r>
      </w:del>
      <w:ins w:id="514" w:author="Danielle Martin" w:date="2020-02-03T13:21:00Z">
        <w:r w:rsidR="0092488F" w:rsidRPr="0092488F">
          <w:rPr>
            <w:rFonts w:ascii="Times New Roman" w:hAnsi="Times New Roman"/>
            <w:sz w:val="24"/>
            <w:szCs w:val="24"/>
            <w:highlight w:val="yellow"/>
            <w:rPrChange w:id="515" w:author="Danielle Martin" w:date="2020-02-03T13:21:00Z">
              <w:rPr>
                <w:rFonts w:ascii="Times New Roman" w:hAnsi="Times New Roman"/>
                <w:sz w:val="24"/>
                <w:szCs w:val="24"/>
              </w:rPr>
            </w:rPrChange>
          </w:rPr>
          <w:t xml:space="preserve">, </w:t>
        </w:r>
      </w:ins>
      <w:r w:rsidRPr="0092488F">
        <w:rPr>
          <w:rFonts w:ascii="Times New Roman" w:hAnsi="Times New Roman"/>
          <w:sz w:val="24"/>
          <w:szCs w:val="24"/>
          <w:highlight w:val="yellow"/>
          <w:rPrChange w:id="516" w:author="Danielle Martin" w:date="2020-02-03T13:21:00Z">
            <w:rPr>
              <w:rFonts w:ascii="Times New Roman" w:hAnsi="Times New Roman"/>
              <w:sz w:val="24"/>
              <w:szCs w:val="24"/>
            </w:rPr>
          </w:rPrChange>
        </w:rPr>
        <w:t>Final Financial Report</w:t>
      </w:r>
      <w:ins w:id="517" w:author="Danielle Martin" w:date="2020-02-03T13:21:00Z">
        <w:r w:rsidR="0092488F" w:rsidRPr="0092488F">
          <w:rPr>
            <w:rFonts w:ascii="Times New Roman" w:hAnsi="Times New Roman"/>
            <w:sz w:val="24"/>
            <w:szCs w:val="24"/>
            <w:highlight w:val="yellow"/>
            <w:rPrChange w:id="518" w:author="Danielle Martin" w:date="2020-02-03T13:21:00Z">
              <w:rPr>
                <w:rFonts w:ascii="Times New Roman" w:hAnsi="Times New Roman"/>
                <w:sz w:val="24"/>
                <w:szCs w:val="24"/>
              </w:rPr>
            </w:rPrChange>
          </w:rPr>
          <w:t xml:space="preserve"> and Final Cost Share Report</w:t>
        </w:r>
      </w:ins>
      <w:r w:rsidRPr="0092488F">
        <w:rPr>
          <w:rFonts w:ascii="Times New Roman" w:hAnsi="Times New Roman"/>
          <w:sz w:val="24"/>
          <w:szCs w:val="24"/>
          <w:highlight w:val="yellow"/>
          <w:rPrChange w:id="519" w:author="Danielle Martin" w:date="2020-02-03T13:21:00Z">
            <w:rPr>
              <w:rFonts w:ascii="Times New Roman" w:hAnsi="Times New Roman"/>
              <w:sz w:val="24"/>
              <w:szCs w:val="24"/>
            </w:rPr>
          </w:rPrChange>
        </w:rPr>
        <w:t xml:space="preserve">. </w:t>
      </w:r>
    </w:p>
    <w:p w14:paraId="26A3C0A7" w14:textId="77777777" w:rsidR="00394912" w:rsidRPr="00BD69B2" w:rsidRDefault="00394912">
      <w:pPr>
        <w:ind w:left="720"/>
        <w:rPr>
          <w:ins w:id="520" w:author="Danielle Martin" w:date="2020-02-03T12:48:00Z"/>
          <w:rFonts w:ascii="Times New Roman" w:hAnsi="Times New Roman"/>
          <w:sz w:val="24"/>
          <w:szCs w:val="24"/>
          <w:rPrChange w:id="521" w:author="Danielle Martin" w:date="2020-02-03T13:17:00Z">
            <w:rPr>
              <w:ins w:id="522" w:author="Danielle Martin" w:date="2020-02-03T12:48:00Z"/>
              <w:rFonts w:ascii="Times New Roman" w:hAnsi="Times New Roman"/>
              <w:sz w:val="24"/>
              <w:szCs w:val="24"/>
              <w:highlight w:val="yellow"/>
            </w:rPr>
          </w:rPrChange>
        </w:rPr>
        <w:pPrChange w:id="523" w:author="Danielle Martin" w:date="2020-02-03T12:48:00Z">
          <w:pPr>
            <w:numPr>
              <w:numId w:val="17"/>
            </w:numPr>
            <w:ind w:left="720" w:hanging="360"/>
          </w:pPr>
        </w:pPrChange>
      </w:pPr>
    </w:p>
    <w:p w14:paraId="01B908DD" w14:textId="1E6F9FFB" w:rsidR="00394912" w:rsidRPr="0040376C" w:rsidRDefault="00394912">
      <w:pPr>
        <w:rPr>
          <w:rFonts w:ascii="Times New Roman" w:hAnsi="Times New Roman"/>
          <w:sz w:val="24"/>
          <w:szCs w:val="24"/>
        </w:rPr>
        <w:pPrChange w:id="524" w:author="Danielle Martin" w:date="2020-02-03T12:48:00Z">
          <w:pPr>
            <w:numPr>
              <w:numId w:val="17"/>
            </w:numPr>
            <w:ind w:left="720" w:hanging="360"/>
          </w:pPr>
        </w:pPrChange>
      </w:pPr>
      <w:ins w:id="525" w:author="Danielle Martin" w:date="2020-02-03T12:48:00Z">
        <w:r w:rsidRPr="00BD69B2">
          <w:rPr>
            <w:rFonts w:ascii="Times New Roman" w:hAnsi="Times New Roman"/>
            <w:sz w:val="24"/>
            <w:szCs w:val="24"/>
            <w:rPrChange w:id="526" w:author="Danielle Martin" w:date="2020-02-03T13:17:00Z">
              <w:rPr>
                <w:rFonts w:ascii="Times New Roman" w:hAnsi="Times New Roman"/>
                <w:sz w:val="24"/>
                <w:szCs w:val="24"/>
                <w:highlight w:val="yellow"/>
              </w:rPr>
            </w:rPrChange>
          </w:rPr>
          <w:t xml:space="preserve">Failure to submit quarterly program performance </w:t>
        </w:r>
      </w:ins>
      <w:ins w:id="527" w:author="Danielle Martin" w:date="2020-02-03T12:49:00Z">
        <w:r w:rsidRPr="00BD69B2">
          <w:rPr>
            <w:rFonts w:ascii="Times New Roman" w:hAnsi="Times New Roman"/>
            <w:sz w:val="24"/>
            <w:szCs w:val="24"/>
            <w:rPrChange w:id="528" w:author="Danielle Martin" w:date="2020-02-03T13:17:00Z">
              <w:rPr>
                <w:rFonts w:ascii="Times New Roman" w:hAnsi="Times New Roman"/>
                <w:sz w:val="24"/>
                <w:szCs w:val="24"/>
                <w:highlight w:val="yellow"/>
              </w:rPr>
            </w:rPrChange>
          </w:rPr>
          <w:t xml:space="preserve">and </w:t>
        </w:r>
      </w:ins>
      <w:ins w:id="529" w:author="Danielle Martin" w:date="2020-02-03T12:48:00Z">
        <w:r w:rsidRPr="00BD69B2">
          <w:rPr>
            <w:rFonts w:ascii="Times New Roman" w:hAnsi="Times New Roman"/>
            <w:sz w:val="24"/>
            <w:szCs w:val="24"/>
            <w:rPrChange w:id="530" w:author="Danielle Martin" w:date="2020-02-03T13:17:00Z">
              <w:rPr>
                <w:rFonts w:ascii="Times New Roman" w:hAnsi="Times New Roman"/>
                <w:sz w:val="24"/>
                <w:szCs w:val="24"/>
                <w:highlight w:val="yellow"/>
              </w:rPr>
            </w:rPrChange>
          </w:rPr>
          <w:t>financial reports on time will</w:t>
        </w:r>
      </w:ins>
      <w:ins w:id="531" w:author="Danielle Martin" w:date="2020-02-03T12:49:00Z">
        <w:r w:rsidRPr="00BD69B2">
          <w:rPr>
            <w:rFonts w:ascii="Times New Roman" w:hAnsi="Times New Roman"/>
            <w:sz w:val="24"/>
            <w:szCs w:val="24"/>
            <w:rPrChange w:id="532" w:author="Danielle Martin" w:date="2020-02-03T13:17:00Z">
              <w:rPr>
                <w:rFonts w:ascii="Times New Roman" w:hAnsi="Times New Roman"/>
                <w:sz w:val="24"/>
                <w:szCs w:val="24"/>
                <w:highlight w:val="yellow"/>
              </w:rPr>
            </w:rPrChange>
          </w:rPr>
          <w:t xml:space="preserve"> jeopardize eligibility for future awards</w:t>
        </w:r>
      </w:ins>
      <w:ins w:id="533" w:author="Danielle Martin" w:date="2020-02-03T12:48:00Z">
        <w:r w:rsidRPr="00BD69B2">
          <w:rPr>
            <w:rFonts w:ascii="Times New Roman" w:hAnsi="Times New Roman"/>
            <w:sz w:val="24"/>
            <w:szCs w:val="24"/>
            <w:rPrChange w:id="534" w:author="Danielle Martin" w:date="2020-02-03T13:17:00Z">
              <w:rPr>
                <w:rFonts w:ascii="Times New Roman" w:hAnsi="Times New Roman"/>
                <w:sz w:val="24"/>
                <w:szCs w:val="24"/>
                <w:highlight w:val="yellow"/>
              </w:rPr>
            </w:rPrChange>
          </w:rPr>
          <w:t>. A final certified financial report</w:t>
        </w:r>
      </w:ins>
      <w:ins w:id="535" w:author="Danielle Martin" w:date="2020-02-03T12:49:00Z">
        <w:r w:rsidRPr="00BD69B2">
          <w:rPr>
            <w:rFonts w:ascii="Times New Roman" w:hAnsi="Times New Roman"/>
            <w:sz w:val="24"/>
            <w:szCs w:val="24"/>
            <w:rPrChange w:id="536" w:author="Danielle Martin" w:date="2020-02-03T13:17:00Z">
              <w:rPr>
                <w:rFonts w:ascii="Times New Roman" w:hAnsi="Times New Roman"/>
                <w:sz w:val="24"/>
                <w:szCs w:val="24"/>
                <w:highlight w:val="yellow"/>
              </w:rPr>
            </w:rPrChange>
          </w:rPr>
          <w:t xml:space="preserve">, cost share report, and </w:t>
        </w:r>
      </w:ins>
      <w:ins w:id="537" w:author="Danielle Martin" w:date="2020-02-03T12:48:00Z">
        <w:r w:rsidRPr="00BD69B2">
          <w:rPr>
            <w:rFonts w:ascii="Times New Roman" w:hAnsi="Times New Roman"/>
            <w:sz w:val="24"/>
            <w:szCs w:val="24"/>
            <w:rPrChange w:id="538" w:author="Danielle Martin" w:date="2020-02-03T13:17:00Z">
              <w:rPr>
                <w:rFonts w:ascii="Times New Roman" w:hAnsi="Times New Roman"/>
                <w:sz w:val="24"/>
                <w:szCs w:val="24"/>
                <w:highlight w:val="yellow"/>
              </w:rPr>
            </w:rPrChange>
          </w:rPr>
          <w:t xml:space="preserve">program report must be submitted to the Program Manager within </w:t>
        </w:r>
      </w:ins>
      <w:ins w:id="539" w:author="Danielle Martin" w:date="2020-02-03T12:49:00Z">
        <w:r w:rsidR="0040376C" w:rsidRPr="00BD69B2">
          <w:rPr>
            <w:rFonts w:ascii="Times New Roman" w:hAnsi="Times New Roman"/>
            <w:sz w:val="24"/>
            <w:szCs w:val="24"/>
            <w:rPrChange w:id="540" w:author="Danielle Martin" w:date="2020-02-03T13:17:00Z">
              <w:rPr>
                <w:rFonts w:ascii="Times New Roman" w:hAnsi="Times New Roman"/>
                <w:sz w:val="24"/>
                <w:szCs w:val="24"/>
                <w:highlight w:val="yellow"/>
              </w:rPr>
            </w:rPrChange>
          </w:rPr>
          <w:t>60</w:t>
        </w:r>
      </w:ins>
      <w:ins w:id="541" w:author="Danielle Martin" w:date="2020-02-03T12:48:00Z">
        <w:r w:rsidRPr="00BD69B2">
          <w:rPr>
            <w:rFonts w:ascii="Times New Roman" w:hAnsi="Times New Roman"/>
            <w:sz w:val="24"/>
            <w:szCs w:val="24"/>
            <w:rPrChange w:id="542" w:author="Danielle Martin" w:date="2020-02-03T13:17:00Z">
              <w:rPr>
                <w:rFonts w:ascii="Times New Roman" w:hAnsi="Times New Roman"/>
                <w:sz w:val="24"/>
                <w:szCs w:val="24"/>
                <w:highlight w:val="yellow"/>
              </w:rPr>
            </w:rPrChange>
          </w:rPr>
          <w:t xml:space="preserve"> days of the Agreement period end date.</w:t>
        </w:r>
      </w:ins>
    </w:p>
    <w:p w14:paraId="4CAE96E8" w14:textId="77777777" w:rsidR="00620C79" w:rsidRPr="00C220AB" w:rsidRDefault="00620C79">
      <w:pPr>
        <w:rPr>
          <w:rFonts w:ascii="Times New Roman" w:hAnsi="Times New Roman"/>
          <w:b/>
          <w:sz w:val="24"/>
          <w:szCs w:val="24"/>
          <w:u w:val="single"/>
        </w:rPr>
      </w:pPr>
    </w:p>
    <w:p w14:paraId="0F815000" w14:textId="77777777" w:rsidR="00CD1121" w:rsidRPr="00C220AB" w:rsidRDefault="004B56B2" w:rsidP="00CD1121">
      <w:pPr>
        <w:rPr>
          <w:rFonts w:ascii="Times New Roman" w:hAnsi="Times New Roman"/>
          <w:b/>
          <w:bCs/>
          <w:sz w:val="24"/>
          <w:szCs w:val="24"/>
          <w:u w:val="single"/>
        </w:rPr>
      </w:pPr>
      <w:r w:rsidRPr="00C220AB">
        <w:rPr>
          <w:rFonts w:ascii="Times New Roman" w:hAnsi="Times New Roman"/>
          <w:b/>
          <w:bCs/>
          <w:sz w:val="24"/>
          <w:szCs w:val="24"/>
          <w:u w:val="single"/>
        </w:rPr>
        <w:t xml:space="preserve">ARTICLE </w:t>
      </w:r>
      <w:r w:rsidR="00620C79">
        <w:rPr>
          <w:rFonts w:ascii="Times New Roman" w:hAnsi="Times New Roman"/>
          <w:b/>
          <w:bCs/>
          <w:sz w:val="24"/>
          <w:szCs w:val="24"/>
          <w:u w:val="single"/>
        </w:rPr>
        <w:t>1</w:t>
      </w:r>
      <w:r w:rsidR="00E31C05">
        <w:rPr>
          <w:rFonts w:ascii="Times New Roman" w:hAnsi="Times New Roman"/>
          <w:b/>
          <w:bCs/>
          <w:sz w:val="24"/>
          <w:szCs w:val="24"/>
          <w:u w:val="single"/>
        </w:rPr>
        <w:t>2</w:t>
      </w:r>
      <w:r w:rsidR="00CD1121" w:rsidRPr="00C220AB">
        <w:rPr>
          <w:rFonts w:ascii="Times New Roman" w:hAnsi="Times New Roman"/>
          <w:b/>
          <w:bCs/>
          <w:sz w:val="24"/>
          <w:szCs w:val="24"/>
          <w:u w:val="single"/>
        </w:rPr>
        <w:t>.   Title to and Care of Project Property</w:t>
      </w:r>
    </w:p>
    <w:p w14:paraId="6EE6BD41" w14:textId="4DEBB28E" w:rsidR="00CD1121" w:rsidRPr="00C220AB" w:rsidRDefault="00CD1121" w:rsidP="00CD1121">
      <w:pPr>
        <w:rPr>
          <w:rFonts w:ascii="Times New Roman" w:hAnsi="Times New Roman"/>
          <w:sz w:val="24"/>
          <w:szCs w:val="24"/>
        </w:rPr>
      </w:pPr>
      <w:r w:rsidRPr="00C220AB">
        <w:rPr>
          <w:rFonts w:ascii="Times New Roman" w:hAnsi="Times New Roman"/>
          <w:sz w:val="24"/>
          <w:szCs w:val="24"/>
        </w:rPr>
        <w:t>Title to all equipment acquired under this sub</w:t>
      </w:r>
      <w:r w:rsidR="00A40609" w:rsidRPr="00C220AB">
        <w:rPr>
          <w:rFonts w:ascii="Times New Roman" w:hAnsi="Times New Roman"/>
          <w:sz w:val="24"/>
          <w:szCs w:val="24"/>
        </w:rPr>
        <w:t>-</w:t>
      </w:r>
      <w:del w:id="543" w:author="Danielle Martin" w:date="2020-02-03T12:02:00Z">
        <w:r w:rsidRPr="00C220AB" w:rsidDel="005741EB">
          <w:rPr>
            <w:rFonts w:ascii="Times New Roman" w:hAnsi="Times New Roman"/>
            <w:sz w:val="24"/>
            <w:szCs w:val="24"/>
          </w:rPr>
          <w:delText xml:space="preserve">award </w:delText>
        </w:r>
      </w:del>
      <w:ins w:id="544" w:author="Danielle Martin" w:date="2020-02-03T12:02:00Z">
        <w:r w:rsidR="005741EB">
          <w:rPr>
            <w:rFonts w:ascii="Times New Roman" w:hAnsi="Times New Roman"/>
            <w:sz w:val="24"/>
            <w:szCs w:val="24"/>
          </w:rPr>
          <w:t>Agreement</w:t>
        </w:r>
      </w:ins>
      <w:ins w:id="545" w:author="Danielle Martin" w:date="2020-02-03T12:25:00Z">
        <w:r w:rsidR="000569F6">
          <w:rPr>
            <w:rFonts w:ascii="Times New Roman" w:hAnsi="Times New Roman"/>
            <w:sz w:val="24"/>
            <w:szCs w:val="24"/>
          </w:rPr>
          <w:t xml:space="preserve"> </w:t>
        </w:r>
      </w:ins>
      <w:r w:rsidRPr="00C220AB">
        <w:rPr>
          <w:rFonts w:ascii="Times New Roman" w:hAnsi="Times New Roman"/>
          <w:sz w:val="24"/>
          <w:szCs w:val="24"/>
        </w:rPr>
        <w:t xml:space="preserve">shall vest with PARTNERS upon completion of the grant.  </w:t>
      </w:r>
      <w:r w:rsidR="00BE545A">
        <w:rPr>
          <w:rFonts w:ascii="Times New Roman" w:hAnsi="Times New Roman"/>
          <w:sz w:val="24"/>
          <w:szCs w:val="24"/>
        </w:rPr>
        <w:t>“</w:t>
      </w:r>
      <w:r w:rsidRPr="00C220AB">
        <w:rPr>
          <w:rFonts w:ascii="Times New Roman" w:hAnsi="Times New Roman"/>
          <w:sz w:val="24"/>
          <w:szCs w:val="24"/>
        </w:rPr>
        <w:t>Equipment</w:t>
      </w:r>
      <w:r w:rsidR="00BE545A">
        <w:rPr>
          <w:rFonts w:ascii="Times New Roman" w:hAnsi="Times New Roman"/>
          <w:sz w:val="24"/>
          <w:szCs w:val="24"/>
        </w:rPr>
        <w:t>”</w:t>
      </w:r>
      <w:r w:rsidRPr="00C220AB">
        <w:rPr>
          <w:rFonts w:ascii="Times New Roman" w:hAnsi="Times New Roman"/>
          <w:sz w:val="24"/>
          <w:szCs w:val="24"/>
        </w:rPr>
        <w:t xml:space="preserve"> means an article of nonexpendable, tangible personal property having a useful life of more than one year and an acquisition cost $5</w:t>
      </w:r>
      <w:r w:rsidR="00373FA4">
        <w:rPr>
          <w:rFonts w:ascii="Times New Roman" w:hAnsi="Times New Roman"/>
          <w:sz w:val="24"/>
          <w:szCs w:val="24"/>
        </w:rPr>
        <w:t>,</w:t>
      </w:r>
      <w:r w:rsidRPr="00C220AB">
        <w:rPr>
          <w:rFonts w:ascii="Times New Roman" w:hAnsi="Times New Roman"/>
          <w:sz w:val="24"/>
          <w:szCs w:val="24"/>
        </w:rPr>
        <w:t xml:space="preserve">000 or more.  Annually, concurrent with submission of the annual performance report, the </w:t>
      </w:r>
      <w:r w:rsidR="00373FA4">
        <w:rPr>
          <w:rFonts w:ascii="Times New Roman" w:hAnsi="Times New Roman"/>
          <w:sz w:val="24"/>
          <w:szCs w:val="24"/>
        </w:rPr>
        <w:t>Sub-</w:t>
      </w:r>
      <w:del w:id="546" w:author="Danielle Martin" w:date="2020-02-03T11:48:00Z">
        <w:r w:rsidR="00373FA4" w:rsidDel="00A85D81">
          <w:rPr>
            <w:rFonts w:ascii="Times New Roman" w:hAnsi="Times New Roman"/>
            <w:sz w:val="24"/>
            <w:szCs w:val="24"/>
          </w:rPr>
          <w:delText>awardee</w:delText>
        </w:r>
      </w:del>
      <w:ins w:id="547" w:author="Danielle Martin" w:date="2020-02-03T11:48:00Z">
        <w:r w:rsidR="00A85D81">
          <w:rPr>
            <w:rFonts w:ascii="Times New Roman" w:hAnsi="Times New Roman"/>
            <w:sz w:val="24"/>
            <w:szCs w:val="24"/>
          </w:rPr>
          <w:t>Grantee</w:t>
        </w:r>
      </w:ins>
      <w:r w:rsidRPr="00C220AB">
        <w:rPr>
          <w:rFonts w:ascii="Times New Roman" w:hAnsi="Times New Roman"/>
          <w:sz w:val="24"/>
          <w:szCs w:val="24"/>
        </w:rPr>
        <w:t xml:space="preserve"> shall submit an inventory detail of all equipment purchased under the grant </w:t>
      </w:r>
      <w:r w:rsidRPr="00C220AB">
        <w:rPr>
          <w:rFonts w:ascii="Times New Roman" w:hAnsi="Times New Roman"/>
          <w:sz w:val="24"/>
          <w:szCs w:val="24"/>
        </w:rPr>
        <w:lastRenderedPageBreak/>
        <w:t xml:space="preserve">which shall include a description of the good, acquisition cost and date, serial number, condition, and location of the item as well as any inventory number used by the </w:t>
      </w:r>
      <w:r w:rsidR="00373FA4">
        <w:rPr>
          <w:rFonts w:ascii="Times New Roman" w:hAnsi="Times New Roman"/>
          <w:sz w:val="24"/>
          <w:szCs w:val="24"/>
        </w:rPr>
        <w:t>Sub-</w:t>
      </w:r>
      <w:del w:id="548" w:author="Danielle Martin" w:date="2020-02-03T11:48:00Z">
        <w:r w:rsidR="00373FA4" w:rsidDel="00A85D81">
          <w:rPr>
            <w:rFonts w:ascii="Times New Roman" w:hAnsi="Times New Roman"/>
            <w:sz w:val="24"/>
            <w:szCs w:val="24"/>
          </w:rPr>
          <w:delText>awardee</w:delText>
        </w:r>
      </w:del>
      <w:ins w:id="549" w:author="Danielle Martin" w:date="2020-02-03T11:48:00Z">
        <w:r w:rsidR="00A85D81">
          <w:rPr>
            <w:rFonts w:ascii="Times New Roman" w:hAnsi="Times New Roman"/>
            <w:sz w:val="24"/>
            <w:szCs w:val="24"/>
          </w:rPr>
          <w:t>Grantee</w:t>
        </w:r>
      </w:ins>
      <w:r w:rsidRPr="00C220AB">
        <w:rPr>
          <w:rFonts w:ascii="Times New Roman" w:hAnsi="Times New Roman"/>
          <w:sz w:val="24"/>
          <w:szCs w:val="24"/>
        </w:rPr>
        <w:t xml:space="preserve"> to identify the item.  Within 120 days of completion, the </w:t>
      </w:r>
      <w:r w:rsidR="00373FA4">
        <w:rPr>
          <w:rFonts w:ascii="Times New Roman" w:hAnsi="Times New Roman"/>
          <w:sz w:val="24"/>
          <w:szCs w:val="24"/>
        </w:rPr>
        <w:t>Sub-</w:t>
      </w:r>
      <w:del w:id="550" w:author="Danielle Martin" w:date="2020-02-03T11:48:00Z">
        <w:r w:rsidR="00373FA4" w:rsidDel="00A85D81">
          <w:rPr>
            <w:rFonts w:ascii="Times New Roman" w:hAnsi="Times New Roman"/>
            <w:sz w:val="24"/>
            <w:szCs w:val="24"/>
          </w:rPr>
          <w:delText>awardee</w:delText>
        </w:r>
      </w:del>
      <w:ins w:id="551" w:author="Danielle Martin" w:date="2020-02-03T11:48:00Z">
        <w:r w:rsidR="00A85D81">
          <w:rPr>
            <w:rFonts w:ascii="Times New Roman" w:hAnsi="Times New Roman"/>
            <w:sz w:val="24"/>
            <w:szCs w:val="24"/>
          </w:rPr>
          <w:t>Grantee</w:t>
        </w:r>
      </w:ins>
      <w:r w:rsidRPr="00C220AB">
        <w:rPr>
          <w:rFonts w:ascii="Times New Roman" w:hAnsi="Times New Roman"/>
          <w:sz w:val="24"/>
          <w:szCs w:val="24"/>
        </w:rPr>
        <w:t xml:space="preserve"> must submit a final inventory list along with a disposition request for all items with a current fair market value of $5,000 or more.  PARTNERS will review such request and provide final inventory dispositions instructions to the </w:t>
      </w:r>
      <w:r w:rsidR="00373FA4">
        <w:rPr>
          <w:rFonts w:ascii="Times New Roman" w:hAnsi="Times New Roman"/>
          <w:sz w:val="24"/>
          <w:szCs w:val="24"/>
        </w:rPr>
        <w:t>Sub-</w:t>
      </w:r>
      <w:del w:id="552" w:author="Danielle Martin" w:date="2020-02-03T11:48:00Z">
        <w:r w:rsidR="00373FA4" w:rsidDel="00A85D81">
          <w:rPr>
            <w:rFonts w:ascii="Times New Roman" w:hAnsi="Times New Roman"/>
            <w:sz w:val="24"/>
            <w:szCs w:val="24"/>
          </w:rPr>
          <w:delText>awardee</w:delText>
        </w:r>
      </w:del>
      <w:ins w:id="553" w:author="Danielle Martin" w:date="2020-02-03T11:48:00Z">
        <w:r w:rsidR="00A85D81">
          <w:rPr>
            <w:rFonts w:ascii="Times New Roman" w:hAnsi="Times New Roman"/>
            <w:sz w:val="24"/>
            <w:szCs w:val="24"/>
          </w:rPr>
          <w:t>Grantee</w:t>
        </w:r>
      </w:ins>
      <w:r w:rsidRPr="00C220AB">
        <w:rPr>
          <w:rFonts w:ascii="Times New Roman" w:hAnsi="Times New Roman"/>
          <w:sz w:val="24"/>
          <w:szCs w:val="24"/>
        </w:rPr>
        <w:t xml:space="preserve">.  All inventory reports and requests should be submitted </w:t>
      </w:r>
      <w:del w:id="554" w:author="Danielle Martin" w:date="2020-02-03T12:26:00Z">
        <w:r w:rsidRPr="00171F05" w:rsidDel="00171F05">
          <w:rPr>
            <w:rFonts w:ascii="Times New Roman" w:hAnsi="Times New Roman"/>
            <w:sz w:val="24"/>
            <w:szCs w:val="24"/>
            <w:highlight w:val="yellow"/>
            <w:rPrChange w:id="555" w:author="Danielle Martin" w:date="2020-02-03T12:26:00Z">
              <w:rPr>
                <w:rFonts w:ascii="Times New Roman" w:hAnsi="Times New Roman"/>
                <w:sz w:val="24"/>
                <w:szCs w:val="24"/>
              </w:rPr>
            </w:rPrChange>
          </w:rPr>
          <w:delText xml:space="preserve">to </w:delText>
        </w:r>
      </w:del>
      <w:ins w:id="556" w:author="Danielle Martin" w:date="2020-02-03T12:26:00Z">
        <w:r w:rsidR="00171F05" w:rsidRPr="00171F05">
          <w:rPr>
            <w:rFonts w:ascii="Times New Roman" w:hAnsi="Times New Roman"/>
            <w:sz w:val="24"/>
            <w:szCs w:val="24"/>
            <w:highlight w:val="yellow"/>
            <w:rPrChange w:id="557" w:author="Danielle Martin" w:date="2020-02-03T12:26:00Z">
              <w:rPr>
                <w:rFonts w:ascii="Times New Roman" w:hAnsi="Times New Roman"/>
                <w:sz w:val="24"/>
                <w:szCs w:val="24"/>
              </w:rPr>
            </w:rPrChange>
          </w:rPr>
          <w:t>Name of director and title, and Assistant Director, Penelope Kim (</w:t>
        </w:r>
        <w:r w:rsidR="00171F05" w:rsidRPr="00171F05">
          <w:rPr>
            <w:rFonts w:ascii="Times New Roman" w:hAnsi="Times New Roman"/>
            <w:sz w:val="24"/>
            <w:szCs w:val="24"/>
            <w:highlight w:val="yellow"/>
            <w:rPrChange w:id="558" w:author="Danielle Martin" w:date="2020-02-03T12:26:00Z">
              <w:rPr>
                <w:rFonts w:ascii="Times New Roman" w:hAnsi="Times New Roman"/>
                <w:sz w:val="24"/>
                <w:szCs w:val="24"/>
              </w:rPr>
            </w:rPrChange>
          </w:rPr>
          <w:fldChar w:fldCharType="begin"/>
        </w:r>
        <w:r w:rsidR="00171F05" w:rsidRPr="00171F05">
          <w:rPr>
            <w:rFonts w:ascii="Times New Roman" w:hAnsi="Times New Roman"/>
            <w:sz w:val="24"/>
            <w:szCs w:val="24"/>
            <w:highlight w:val="yellow"/>
            <w:rPrChange w:id="559" w:author="Danielle Martin" w:date="2020-02-03T12:26:00Z">
              <w:rPr>
                <w:rFonts w:ascii="Times New Roman" w:hAnsi="Times New Roman"/>
                <w:sz w:val="24"/>
                <w:szCs w:val="24"/>
              </w:rPr>
            </w:rPrChange>
          </w:rPr>
          <w:instrText xml:space="preserve"> HYPERLINK "mailto:pkim@partners.net" </w:instrText>
        </w:r>
        <w:r w:rsidR="00171F05" w:rsidRPr="00171F05">
          <w:rPr>
            <w:rFonts w:ascii="Times New Roman" w:hAnsi="Times New Roman"/>
            <w:sz w:val="24"/>
            <w:szCs w:val="24"/>
            <w:highlight w:val="yellow"/>
            <w:rPrChange w:id="560" w:author="Danielle Martin" w:date="2020-02-03T12:26:00Z">
              <w:rPr>
                <w:rFonts w:ascii="Times New Roman" w:hAnsi="Times New Roman"/>
                <w:sz w:val="24"/>
                <w:szCs w:val="24"/>
              </w:rPr>
            </w:rPrChange>
          </w:rPr>
          <w:fldChar w:fldCharType="separate"/>
        </w:r>
        <w:r w:rsidR="00171F05" w:rsidRPr="00171F05">
          <w:rPr>
            <w:rStyle w:val="Hyperlink"/>
            <w:rFonts w:ascii="Times New Roman" w:hAnsi="Times New Roman"/>
            <w:sz w:val="24"/>
            <w:szCs w:val="24"/>
            <w:highlight w:val="yellow"/>
            <w:rPrChange w:id="561" w:author="Danielle Martin" w:date="2020-02-03T12:26:00Z">
              <w:rPr>
                <w:rStyle w:val="Hyperlink"/>
                <w:rFonts w:ascii="Times New Roman" w:hAnsi="Times New Roman"/>
                <w:sz w:val="24"/>
                <w:szCs w:val="24"/>
              </w:rPr>
            </w:rPrChange>
          </w:rPr>
          <w:t>pkim@partners.net</w:t>
        </w:r>
        <w:r w:rsidR="00171F05" w:rsidRPr="00171F05">
          <w:rPr>
            <w:rFonts w:ascii="Times New Roman" w:hAnsi="Times New Roman"/>
            <w:sz w:val="24"/>
            <w:szCs w:val="24"/>
            <w:highlight w:val="yellow"/>
            <w:rPrChange w:id="562" w:author="Danielle Martin" w:date="2020-02-03T12:26:00Z">
              <w:rPr>
                <w:rFonts w:ascii="Times New Roman" w:hAnsi="Times New Roman"/>
                <w:sz w:val="24"/>
                <w:szCs w:val="24"/>
              </w:rPr>
            </w:rPrChange>
          </w:rPr>
          <w:fldChar w:fldCharType="end"/>
        </w:r>
        <w:r w:rsidR="00171F05" w:rsidRPr="00171F05">
          <w:rPr>
            <w:rFonts w:ascii="Times New Roman" w:hAnsi="Times New Roman"/>
            <w:sz w:val="24"/>
            <w:szCs w:val="24"/>
            <w:highlight w:val="yellow"/>
            <w:rPrChange w:id="563" w:author="Danielle Martin" w:date="2020-02-03T12:26:00Z">
              <w:rPr>
                <w:rFonts w:ascii="Times New Roman" w:hAnsi="Times New Roman"/>
                <w:sz w:val="24"/>
                <w:szCs w:val="24"/>
              </w:rPr>
            </w:rPrChange>
          </w:rPr>
          <w:t>)</w:t>
        </w:r>
      </w:ins>
      <w:del w:id="564" w:author="Danielle Martin" w:date="2020-02-03T12:26:00Z">
        <w:r w:rsidR="008A7304" w:rsidRPr="00C220AB" w:rsidDel="00171F05">
          <w:rPr>
            <w:rFonts w:ascii="Times New Roman" w:hAnsi="Times New Roman"/>
            <w:sz w:val="24"/>
            <w:szCs w:val="24"/>
            <w:highlight w:val="yellow"/>
          </w:rPr>
          <w:delText>Name of the person at Partners</w:delText>
        </w:r>
      </w:del>
      <w:r w:rsidR="008A7304" w:rsidRPr="00C220AB">
        <w:rPr>
          <w:rFonts w:ascii="Times New Roman" w:hAnsi="Times New Roman"/>
          <w:sz w:val="24"/>
          <w:szCs w:val="24"/>
        </w:rPr>
        <w:t>.</w:t>
      </w:r>
    </w:p>
    <w:p w14:paraId="24F75BBA" w14:textId="77777777" w:rsidR="00C11007" w:rsidRDefault="00C11007"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4086C4D0" w14:textId="77777777" w:rsidR="002862E2" w:rsidRDefault="002862E2" w:rsidP="00E31C05">
      <w:pPr>
        <w:pStyle w:val="Heading1"/>
        <w:rPr>
          <w:szCs w:val="24"/>
        </w:rPr>
      </w:pPr>
      <w:r>
        <w:rPr>
          <w:szCs w:val="24"/>
        </w:rPr>
        <w:t>ARTICLE 1</w:t>
      </w:r>
      <w:r w:rsidR="00E31C05">
        <w:rPr>
          <w:szCs w:val="24"/>
        </w:rPr>
        <w:t>3</w:t>
      </w:r>
      <w:r>
        <w:rPr>
          <w:szCs w:val="24"/>
        </w:rPr>
        <w:t xml:space="preserve">. Involvement Understanding </w:t>
      </w:r>
    </w:p>
    <w:p w14:paraId="0D393C07" w14:textId="42C1345B" w:rsidR="002862E2" w:rsidRDefault="002862E2" w:rsidP="002862E2">
      <w:pPr>
        <w:pStyle w:val="BodyText"/>
        <w:rPr>
          <w:sz w:val="24"/>
          <w:szCs w:val="24"/>
        </w:rPr>
      </w:pPr>
      <w:r w:rsidRPr="002862E2">
        <w:rPr>
          <w:sz w:val="24"/>
          <w:szCs w:val="24"/>
        </w:rPr>
        <w:t>The following provisions constitute Partners’ involvement in the Sub-</w:t>
      </w:r>
      <w:del w:id="565" w:author="Danielle Martin" w:date="2020-02-03T11:48:00Z">
        <w:r w:rsidRPr="002862E2" w:rsidDel="00A85D81">
          <w:rPr>
            <w:sz w:val="24"/>
            <w:szCs w:val="24"/>
          </w:rPr>
          <w:delText>Awardee</w:delText>
        </w:r>
      </w:del>
      <w:ins w:id="566" w:author="Danielle Martin" w:date="2020-02-03T11:48:00Z">
        <w:r w:rsidR="00A85D81">
          <w:rPr>
            <w:sz w:val="24"/>
            <w:szCs w:val="24"/>
          </w:rPr>
          <w:t>Grantee</w:t>
        </w:r>
      </w:ins>
      <w:r w:rsidRPr="002862E2">
        <w:rPr>
          <w:sz w:val="24"/>
          <w:szCs w:val="24"/>
        </w:rPr>
        <w:t>’s activities in order to assure that program requirements are met and that mutual program objectives are achieved.</w:t>
      </w:r>
    </w:p>
    <w:p w14:paraId="67C09190" w14:textId="77777777" w:rsidR="002862E2" w:rsidRPr="002862E2" w:rsidRDefault="002862E2" w:rsidP="002862E2">
      <w:pPr>
        <w:pStyle w:val="BodyText"/>
        <w:rPr>
          <w:sz w:val="24"/>
          <w:szCs w:val="24"/>
        </w:rPr>
      </w:pPr>
    </w:p>
    <w:p w14:paraId="619D23EB" w14:textId="77777777" w:rsidR="002862E2" w:rsidRDefault="002862E2" w:rsidP="002862E2">
      <w:pPr>
        <w:pStyle w:val="BodyText"/>
        <w:rPr>
          <w:sz w:val="24"/>
          <w:szCs w:val="24"/>
        </w:rPr>
      </w:pPr>
      <w:r w:rsidRPr="002862E2">
        <w:rPr>
          <w:sz w:val="24"/>
          <w:szCs w:val="24"/>
        </w:rPr>
        <w:t>Partners shall be responsible for:</w:t>
      </w:r>
    </w:p>
    <w:p w14:paraId="6477C9B5" w14:textId="77777777" w:rsidR="002862E2" w:rsidRPr="002862E2" w:rsidRDefault="002862E2" w:rsidP="002862E2">
      <w:pPr>
        <w:pStyle w:val="BodyText"/>
        <w:rPr>
          <w:sz w:val="24"/>
          <w:szCs w:val="24"/>
        </w:rPr>
      </w:pPr>
    </w:p>
    <w:p w14:paraId="62820EB3" w14:textId="77777777" w:rsidR="002862E2" w:rsidRPr="002862E2" w:rsidRDefault="002862E2" w:rsidP="002862E2">
      <w:pPr>
        <w:pStyle w:val="BodyText"/>
        <w:numPr>
          <w:ilvl w:val="0"/>
          <w:numId w:val="18"/>
        </w:numPr>
        <w:rPr>
          <w:sz w:val="24"/>
          <w:szCs w:val="24"/>
        </w:rPr>
      </w:pPr>
      <w:r w:rsidRPr="002862E2">
        <w:rPr>
          <w:sz w:val="24"/>
          <w:szCs w:val="24"/>
        </w:rPr>
        <w:t>Approval of all activities planning;</w:t>
      </w:r>
    </w:p>
    <w:p w14:paraId="327AE316" w14:textId="77777777" w:rsidR="002862E2" w:rsidRPr="002862E2" w:rsidRDefault="002862E2" w:rsidP="002862E2">
      <w:pPr>
        <w:pStyle w:val="BodyText"/>
        <w:numPr>
          <w:ilvl w:val="0"/>
          <w:numId w:val="18"/>
        </w:numPr>
        <w:rPr>
          <w:sz w:val="24"/>
          <w:szCs w:val="24"/>
        </w:rPr>
      </w:pPr>
      <w:r w:rsidRPr="002862E2">
        <w:rPr>
          <w:sz w:val="24"/>
          <w:szCs w:val="24"/>
        </w:rPr>
        <w:t>Approval of work plan;</w:t>
      </w:r>
    </w:p>
    <w:p w14:paraId="2F6698B6" w14:textId="77777777" w:rsidR="002862E2" w:rsidRPr="002862E2" w:rsidRDefault="002862E2" w:rsidP="002862E2">
      <w:pPr>
        <w:pStyle w:val="BodyText"/>
        <w:numPr>
          <w:ilvl w:val="0"/>
          <w:numId w:val="18"/>
        </w:numPr>
        <w:rPr>
          <w:sz w:val="24"/>
          <w:szCs w:val="24"/>
        </w:rPr>
      </w:pPr>
      <w:r w:rsidRPr="002862E2">
        <w:rPr>
          <w:sz w:val="24"/>
          <w:szCs w:val="24"/>
        </w:rPr>
        <w:t xml:space="preserve">Approval of personnel; </w:t>
      </w:r>
    </w:p>
    <w:p w14:paraId="0DFD502B" w14:textId="77777777" w:rsidR="002862E2" w:rsidRPr="002862E2" w:rsidRDefault="002862E2" w:rsidP="002862E2">
      <w:pPr>
        <w:pStyle w:val="BodyText"/>
        <w:numPr>
          <w:ilvl w:val="0"/>
          <w:numId w:val="18"/>
        </w:numPr>
        <w:rPr>
          <w:sz w:val="24"/>
          <w:szCs w:val="24"/>
        </w:rPr>
      </w:pPr>
      <w:r w:rsidRPr="002862E2">
        <w:rPr>
          <w:sz w:val="24"/>
          <w:szCs w:val="24"/>
        </w:rPr>
        <w:t xml:space="preserve">Approval of report outlines and report drafts. </w:t>
      </w:r>
    </w:p>
    <w:p w14:paraId="49F93120" w14:textId="77777777" w:rsidR="002862E2" w:rsidRPr="00C220AB" w:rsidRDefault="002862E2"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3A553258" w14:textId="6E8AB9DB" w:rsidR="00AA32DF" w:rsidRPr="00C220AB" w:rsidRDefault="00F83A1D" w:rsidP="00AA32DF">
      <w:pPr>
        <w:pStyle w:val="Heading1"/>
        <w:rPr>
          <w:szCs w:val="24"/>
        </w:rPr>
      </w:pPr>
      <w:r w:rsidRPr="00C220AB">
        <w:rPr>
          <w:szCs w:val="24"/>
        </w:rPr>
        <w:t>ARTICLE</w:t>
      </w:r>
      <w:r w:rsidR="00E31C05">
        <w:rPr>
          <w:szCs w:val="24"/>
        </w:rPr>
        <w:t>14</w:t>
      </w:r>
      <w:r w:rsidR="006D52D7" w:rsidRPr="00C220AB">
        <w:rPr>
          <w:szCs w:val="24"/>
        </w:rPr>
        <w:t>. Project Coordination</w:t>
      </w:r>
      <w:ins w:id="567" w:author="Danielle Martin" w:date="2020-02-03T12:20:00Z">
        <w:r w:rsidR="006E7354">
          <w:rPr>
            <w:szCs w:val="24"/>
          </w:rPr>
          <w:t xml:space="preserve"> &amp; Supervision</w:t>
        </w:r>
      </w:ins>
    </w:p>
    <w:p w14:paraId="7179208C" w14:textId="4C7E7374" w:rsidR="00AA32DF" w:rsidDel="00A3667C" w:rsidRDefault="006D52D7" w:rsidP="00A3667C">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568" w:author="Danielle Martin" w:date="2020-02-03T12:22:00Z"/>
          <w:rFonts w:ascii="Times New Roman" w:hAnsi="Times New Roman"/>
          <w:sz w:val="24"/>
          <w:szCs w:val="24"/>
        </w:rPr>
      </w:pPr>
      <w:r w:rsidRPr="00342060">
        <w:rPr>
          <w:rFonts w:ascii="Times New Roman" w:hAnsi="Times New Roman"/>
          <w:sz w:val="24"/>
          <w:szCs w:val="24"/>
        </w:rPr>
        <w:t xml:space="preserve">PARTNERS </w:t>
      </w:r>
      <w:del w:id="569" w:author="Danielle Martin" w:date="2020-02-03T12:18:00Z">
        <w:r w:rsidRPr="00342060" w:rsidDel="00860CD6">
          <w:rPr>
            <w:rFonts w:ascii="Times New Roman" w:hAnsi="Times New Roman"/>
            <w:sz w:val="24"/>
            <w:szCs w:val="24"/>
          </w:rPr>
          <w:delText xml:space="preserve">will </w:delText>
        </w:r>
      </w:del>
      <w:ins w:id="570" w:author="Danielle Martin" w:date="2020-02-03T12:18:00Z">
        <w:r w:rsidR="00860CD6">
          <w:rPr>
            <w:rFonts w:ascii="Times New Roman" w:hAnsi="Times New Roman"/>
            <w:sz w:val="24"/>
            <w:szCs w:val="24"/>
          </w:rPr>
          <w:t>has</w:t>
        </w:r>
        <w:r w:rsidR="00860CD6" w:rsidRPr="00342060">
          <w:rPr>
            <w:rFonts w:ascii="Times New Roman" w:hAnsi="Times New Roman"/>
            <w:sz w:val="24"/>
            <w:szCs w:val="24"/>
          </w:rPr>
          <w:t xml:space="preserve"> </w:t>
        </w:r>
      </w:ins>
      <w:r w:rsidRPr="00342060">
        <w:rPr>
          <w:rFonts w:ascii="Times New Roman" w:hAnsi="Times New Roman"/>
          <w:sz w:val="24"/>
          <w:szCs w:val="24"/>
        </w:rPr>
        <w:t>designate</w:t>
      </w:r>
      <w:ins w:id="571" w:author="Danielle Martin" w:date="2020-02-03T12:19:00Z">
        <w:r w:rsidR="00860CD6">
          <w:rPr>
            <w:rFonts w:ascii="Times New Roman" w:hAnsi="Times New Roman"/>
            <w:sz w:val="24"/>
            <w:szCs w:val="24"/>
          </w:rPr>
          <w:t>d</w:t>
        </w:r>
      </w:ins>
      <w:r w:rsidRPr="00342060">
        <w:rPr>
          <w:rFonts w:ascii="Times New Roman" w:hAnsi="Times New Roman"/>
          <w:sz w:val="24"/>
          <w:szCs w:val="24"/>
        </w:rPr>
        <w:t xml:space="preserve"> </w:t>
      </w:r>
      <w:ins w:id="572" w:author="Danielle Martin" w:date="2020-02-03T12:19:00Z">
        <w:r w:rsidR="00F53E74" w:rsidRPr="00F53E74">
          <w:rPr>
            <w:rFonts w:ascii="Times New Roman" w:hAnsi="Times New Roman"/>
            <w:sz w:val="24"/>
            <w:szCs w:val="24"/>
            <w:highlight w:val="yellow"/>
            <w:rPrChange w:id="573" w:author="Danielle Martin" w:date="2020-02-03T12:19:00Z">
              <w:rPr>
                <w:rFonts w:ascii="Times New Roman" w:hAnsi="Times New Roman"/>
                <w:sz w:val="24"/>
                <w:szCs w:val="24"/>
              </w:rPr>
            </w:rPrChange>
          </w:rPr>
          <w:t>Assistant Director, Penelope Kim (</w:t>
        </w:r>
        <w:r w:rsidR="00F53E74" w:rsidRPr="00F53E74">
          <w:rPr>
            <w:rFonts w:ascii="Times New Roman" w:hAnsi="Times New Roman"/>
            <w:sz w:val="24"/>
            <w:szCs w:val="24"/>
            <w:highlight w:val="yellow"/>
            <w:rPrChange w:id="574" w:author="Danielle Martin" w:date="2020-02-03T12:19:00Z">
              <w:rPr>
                <w:rFonts w:ascii="Times New Roman" w:hAnsi="Times New Roman"/>
                <w:sz w:val="24"/>
                <w:szCs w:val="24"/>
              </w:rPr>
            </w:rPrChange>
          </w:rPr>
          <w:fldChar w:fldCharType="begin"/>
        </w:r>
        <w:r w:rsidR="00F53E74" w:rsidRPr="00F53E74">
          <w:rPr>
            <w:rFonts w:ascii="Times New Roman" w:hAnsi="Times New Roman"/>
            <w:sz w:val="24"/>
            <w:szCs w:val="24"/>
            <w:highlight w:val="yellow"/>
            <w:rPrChange w:id="575" w:author="Danielle Martin" w:date="2020-02-03T12:19:00Z">
              <w:rPr>
                <w:rFonts w:ascii="Times New Roman" w:hAnsi="Times New Roman"/>
                <w:sz w:val="24"/>
                <w:szCs w:val="24"/>
              </w:rPr>
            </w:rPrChange>
          </w:rPr>
          <w:instrText xml:space="preserve"> HYPERLINK "mailto:pkim@partners.net" </w:instrText>
        </w:r>
        <w:r w:rsidR="00F53E74" w:rsidRPr="00F53E74">
          <w:rPr>
            <w:rFonts w:ascii="Times New Roman" w:hAnsi="Times New Roman"/>
            <w:sz w:val="24"/>
            <w:szCs w:val="24"/>
            <w:highlight w:val="yellow"/>
            <w:rPrChange w:id="576" w:author="Danielle Martin" w:date="2020-02-03T12:19:00Z">
              <w:rPr>
                <w:rFonts w:ascii="Times New Roman" w:hAnsi="Times New Roman"/>
                <w:sz w:val="24"/>
                <w:szCs w:val="24"/>
              </w:rPr>
            </w:rPrChange>
          </w:rPr>
          <w:fldChar w:fldCharType="separate"/>
        </w:r>
        <w:r w:rsidR="00F53E74" w:rsidRPr="00F53E74">
          <w:rPr>
            <w:rStyle w:val="Hyperlink"/>
            <w:rFonts w:ascii="Times New Roman" w:hAnsi="Times New Roman"/>
            <w:sz w:val="24"/>
            <w:szCs w:val="24"/>
            <w:highlight w:val="yellow"/>
            <w:rPrChange w:id="577" w:author="Danielle Martin" w:date="2020-02-03T12:19:00Z">
              <w:rPr>
                <w:rStyle w:val="Hyperlink"/>
                <w:rFonts w:ascii="Times New Roman" w:hAnsi="Times New Roman"/>
                <w:sz w:val="24"/>
                <w:szCs w:val="24"/>
              </w:rPr>
            </w:rPrChange>
          </w:rPr>
          <w:t>pkim@partners.net</w:t>
        </w:r>
        <w:r w:rsidR="00F53E74" w:rsidRPr="00F53E74">
          <w:rPr>
            <w:rFonts w:ascii="Times New Roman" w:hAnsi="Times New Roman"/>
            <w:sz w:val="24"/>
            <w:szCs w:val="24"/>
            <w:highlight w:val="yellow"/>
            <w:rPrChange w:id="578" w:author="Danielle Martin" w:date="2020-02-03T12:19:00Z">
              <w:rPr>
                <w:rFonts w:ascii="Times New Roman" w:hAnsi="Times New Roman"/>
                <w:sz w:val="24"/>
                <w:szCs w:val="24"/>
              </w:rPr>
            </w:rPrChange>
          </w:rPr>
          <w:fldChar w:fldCharType="end"/>
        </w:r>
        <w:r w:rsidR="00F53E74" w:rsidRPr="00F53E74">
          <w:rPr>
            <w:rFonts w:ascii="Times New Roman" w:hAnsi="Times New Roman"/>
            <w:sz w:val="24"/>
            <w:szCs w:val="24"/>
            <w:highlight w:val="yellow"/>
            <w:rPrChange w:id="579" w:author="Danielle Martin" w:date="2020-02-03T12:19:00Z">
              <w:rPr>
                <w:rFonts w:ascii="Times New Roman" w:hAnsi="Times New Roman"/>
                <w:sz w:val="24"/>
                <w:szCs w:val="24"/>
              </w:rPr>
            </w:rPrChange>
          </w:rPr>
          <w:t>)</w:t>
        </w:r>
        <w:r w:rsidR="006E7354">
          <w:rPr>
            <w:rFonts w:ascii="Times New Roman" w:hAnsi="Times New Roman"/>
            <w:sz w:val="24"/>
            <w:szCs w:val="24"/>
          </w:rPr>
          <w:t xml:space="preserve"> </w:t>
        </w:r>
        <w:r w:rsidR="006E7354" w:rsidRPr="006E7354">
          <w:rPr>
            <w:rFonts w:ascii="Times New Roman" w:hAnsi="Times New Roman"/>
            <w:sz w:val="24"/>
            <w:szCs w:val="24"/>
            <w:highlight w:val="yellow"/>
            <w:rPrChange w:id="580" w:author="Danielle Martin" w:date="2020-02-03T12:20:00Z">
              <w:rPr>
                <w:rFonts w:ascii="Times New Roman" w:hAnsi="Times New Roman"/>
                <w:sz w:val="24"/>
                <w:szCs w:val="24"/>
              </w:rPr>
            </w:rPrChange>
          </w:rPr>
          <w:t>and Name of Director and Title</w:t>
        </w:r>
        <w:r w:rsidR="00F53E74">
          <w:rPr>
            <w:rFonts w:ascii="Times New Roman" w:hAnsi="Times New Roman"/>
            <w:sz w:val="24"/>
            <w:szCs w:val="24"/>
          </w:rPr>
          <w:t xml:space="preserve"> as </w:t>
        </w:r>
      </w:ins>
      <w:del w:id="581" w:author="Danielle Martin" w:date="2020-02-03T12:19:00Z">
        <w:r w:rsidRPr="00342060" w:rsidDel="00F53E74">
          <w:rPr>
            <w:rFonts w:ascii="Times New Roman" w:hAnsi="Times New Roman"/>
            <w:sz w:val="24"/>
            <w:szCs w:val="24"/>
          </w:rPr>
          <w:delText>a</w:delText>
        </w:r>
        <w:r w:rsidR="00981796" w:rsidRPr="00342060" w:rsidDel="00F53E74">
          <w:rPr>
            <w:rFonts w:ascii="Times New Roman" w:hAnsi="Times New Roman"/>
            <w:sz w:val="24"/>
            <w:szCs w:val="24"/>
          </w:rPr>
          <w:delText xml:space="preserve"> staff member </w:delText>
        </w:r>
        <w:r w:rsidR="00BD2F05" w:rsidRPr="00342060" w:rsidDel="00F53E74">
          <w:rPr>
            <w:rFonts w:ascii="Times New Roman" w:hAnsi="Times New Roman"/>
            <w:sz w:val="24"/>
            <w:szCs w:val="24"/>
          </w:rPr>
          <w:delText xml:space="preserve">as </w:delText>
        </w:r>
      </w:del>
      <w:r w:rsidR="00BD2F05" w:rsidRPr="00342060">
        <w:rPr>
          <w:rFonts w:ascii="Times New Roman" w:hAnsi="Times New Roman"/>
          <w:sz w:val="24"/>
          <w:szCs w:val="24"/>
        </w:rPr>
        <w:t xml:space="preserve">Program Manager </w:t>
      </w:r>
      <w:r w:rsidR="008A7304" w:rsidRPr="00342060">
        <w:rPr>
          <w:rFonts w:ascii="Times New Roman" w:hAnsi="Times New Roman"/>
          <w:sz w:val="24"/>
          <w:szCs w:val="24"/>
        </w:rPr>
        <w:t>for this agreement</w:t>
      </w:r>
      <w:r w:rsidR="000F5414" w:rsidRPr="00342060">
        <w:rPr>
          <w:rFonts w:ascii="Times New Roman" w:hAnsi="Times New Roman"/>
          <w:sz w:val="24"/>
          <w:szCs w:val="24"/>
        </w:rPr>
        <w:t xml:space="preserve">. </w:t>
      </w:r>
      <w:r w:rsidR="005618D9" w:rsidRPr="00342060">
        <w:rPr>
          <w:rFonts w:ascii="Times New Roman" w:hAnsi="Times New Roman"/>
          <w:sz w:val="24"/>
          <w:szCs w:val="24"/>
        </w:rPr>
        <w:t>T</w:t>
      </w:r>
      <w:r w:rsidRPr="00342060">
        <w:rPr>
          <w:rFonts w:ascii="Times New Roman" w:hAnsi="Times New Roman"/>
          <w:sz w:val="24"/>
          <w:szCs w:val="24"/>
        </w:rPr>
        <w:t>his person will</w:t>
      </w:r>
      <w:r w:rsidR="00FE7507" w:rsidRPr="00342060">
        <w:rPr>
          <w:rFonts w:ascii="Times New Roman" w:hAnsi="Times New Roman"/>
          <w:sz w:val="24"/>
          <w:szCs w:val="24"/>
        </w:rPr>
        <w:t xml:space="preserve"> </w:t>
      </w:r>
      <w:r w:rsidRPr="00342060">
        <w:rPr>
          <w:rFonts w:ascii="Times New Roman" w:hAnsi="Times New Roman"/>
          <w:sz w:val="24"/>
          <w:szCs w:val="24"/>
        </w:rPr>
        <w:t xml:space="preserve">serve as the day-to-day liaison between PARTNERS and the </w:t>
      </w:r>
      <w:r w:rsidR="00343E21" w:rsidRPr="00342060">
        <w:rPr>
          <w:rFonts w:ascii="Times New Roman" w:hAnsi="Times New Roman"/>
          <w:sz w:val="24"/>
          <w:szCs w:val="24"/>
        </w:rPr>
        <w:t>SUB-</w:t>
      </w:r>
      <w:del w:id="582" w:author="Danielle Martin" w:date="2020-02-03T11:48:00Z">
        <w:r w:rsidR="00343E21" w:rsidRPr="00342060" w:rsidDel="00A85D81">
          <w:rPr>
            <w:rFonts w:ascii="Times New Roman" w:hAnsi="Times New Roman"/>
            <w:sz w:val="24"/>
            <w:szCs w:val="24"/>
          </w:rPr>
          <w:delText>AWARDEE</w:delText>
        </w:r>
      </w:del>
      <w:ins w:id="583" w:author="Danielle Martin" w:date="2020-02-03T11:48:00Z">
        <w:r w:rsidR="00A85D81">
          <w:rPr>
            <w:rFonts w:ascii="Times New Roman" w:hAnsi="Times New Roman"/>
            <w:sz w:val="24"/>
            <w:szCs w:val="24"/>
          </w:rPr>
          <w:t>GRANTEE</w:t>
        </w:r>
      </w:ins>
      <w:r w:rsidRPr="00342060">
        <w:rPr>
          <w:rFonts w:ascii="Times New Roman" w:hAnsi="Times New Roman"/>
          <w:sz w:val="24"/>
          <w:szCs w:val="24"/>
        </w:rPr>
        <w:t>.</w:t>
      </w:r>
    </w:p>
    <w:p w14:paraId="2A200920" w14:textId="77777777" w:rsidR="00A3667C" w:rsidRDefault="00A3667C">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584" w:author="Danielle Martin" w:date="2020-02-03T12:22:00Z"/>
          <w:rFonts w:ascii="Times New Roman" w:hAnsi="Times New Roman"/>
          <w:sz w:val="24"/>
          <w:szCs w:val="24"/>
        </w:rPr>
        <w:pPrChange w:id="585" w:author="Danielle Martin" w:date="2020-02-03T12:22:00Z">
          <w:pPr>
            <w:numPr>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PrChange>
      </w:pPr>
    </w:p>
    <w:p w14:paraId="7DFD1DFB" w14:textId="77777777" w:rsidR="00A3667C" w:rsidRDefault="00A3667C" w:rsidP="00A3667C">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586" w:author="Danielle Martin" w:date="2020-02-03T12:22:00Z"/>
          <w:rFonts w:ascii="Times New Roman" w:hAnsi="Times New Roman"/>
          <w:sz w:val="24"/>
          <w:szCs w:val="24"/>
        </w:rPr>
      </w:pPr>
    </w:p>
    <w:p w14:paraId="60C529AE" w14:textId="2A0ADE41" w:rsidR="00704A9E" w:rsidRPr="00704A9E" w:rsidRDefault="00AA32DF">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587" w:author="Danielle Martin" w:date="2020-02-03T12:21:00Z"/>
          <w:rFonts w:ascii="Times New Roman" w:hAnsi="Times New Roman"/>
          <w:sz w:val="24"/>
          <w:szCs w:val="24"/>
          <w:rPrChange w:id="588" w:author="Danielle Martin" w:date="2020-02-03T12:22:00Z">
            <w:rPr>
              <w:ins w:id="589" w:author="Danielle Martin" w:date="2020-02-03T12:21:00Z"/>
              <w:rFonts w:ascii="Times New Roman" w:hAnsi="Times New Roman"/>
              <w:sz w:val="22"/>
              <w:szCs w:val="22"/>
            </w:rPr>
          </w:rPrChange>
        </w:rPr>
        <w:pPrChange w:id="590" w:author="Danielle Martin" w:date="2020-02-03T12:22:00Z">
          <w:pPr>
            <w:widowControl w:val="0"/>
            <w:numPr>
              <w:ilvl w:val="1"/>
              <w:numId w:val="29"/>
            </w:numPr>
            <w:ind w:left="1440" w:hanging="720"/>
          </w:pPr>
        </w:pPrChange>
      </w:pPr>
      <w:r w:rsidRPr="00704A9E">
        <w:rPr>
          <w:rFonts w:ascii="Times New Roman" w:hAnsi="Times New Roman"/>
          <w:sz w:val="24"/>
          <w:szCs w:val="24"/>
        </w:rPr>
        <w:t xml:space="preserve">The </w:t>
      </w:r>
      <w:r w:rsidR="00343E21" w:rsidRPr="00704A9E">
        <w:rPr>
          <w:rFonts w:ascii="Times New Roman" w:hAnsi="Times New Roman"/>
          <w:sz w:val="24"/>
          <w:szCs w:val="24"/>
        </w:rPr>
        <w:t>SUB-</w:t>
      </w:r>
      <w:del w:id="591" w:author="Danielle Martin" w:date="2020-02-03T11:48:00Z">
        <w:r w:rsidR="00343E21" w:rsidRPr="00704A9E" w:rsidDel="00A85D81">
          <w:rPr>
            <w:rFonts w:ascii="Times New Roman" w:hAnsi="Times New Roman"/>
            <w:sz w:val="24"/>
            <w:szCs w:val="24"/>
          </w:rPr>
          <w:delText>AWARDEE</w:delText>
        </w:r>
      </w:del>
      <w:ins w:id="592" w:author="Danielle Martin" w:date="2020-02-03T11:48:00Z">
        <w:r w:rsidR="00A85D81" w:rsidRPr="00704A9E">
          <w:rPr>
            <w:rFonts w:ascii="Times New Roman" w:hAnsi="Times New Roman"/>
            <w:sz w:val="24"/>
            <w:szCs w:val="24"/>
          </w:rPr>
          <w:t>GRANTEE</w:t>
        </w:r>
      </w:ins>
      <w:r w:rsidRPr="00704A9E">
        <w:rPr>
          <w:rFonts w:ascii="Times New Roman" w:hAnsi="Times New Roman"/>
          <w:sz w:val="24"/>
          <w:szCs w:val="24"/>
        </w:rPr>
        <w:t xml:space="preserve"> will designate </w:t>
      </w:r>
      <w:ins w:id="593" w:author="Danielle Martin" w:date="2020-02-03T12:22:00Z">
        <w:r w:rsidR="00704A9E">
          <w:rPr>
            <w:rFonts w:ascii="Times New Roman" w:hAnsi="Times New Roman"/>
            <w:sz w:val="24"/>
            <w:szCs w:val="24"/>
          </w:rPr>
          <w:t>the following</w:t>
        </w:r>
      </w:ins>
      <w:ins w:id="594" w:author="Danielle Martin" w:date="2020-02-03T12:21:00Z">
        <w:r w:rsidR="00704A9E" w:rsidRPr="00704A9E">
          <w:rPr>
            <w:rFonts w:ascii="Times New Roman" w:hAnsi="Times New Roman"/>
            <w:sz w:val="24"/>
            <w:szCs w:val="24"/>
            <w:rPrChange w:id="595" w:author="Danielle Martin" w:date="2020-02-03T12:22:00Z">
              <w:rPr>
                <w:rFonts w:ascii="Times New Roman" w:hAnsi="Times New Roman"/>
                <w:sz w:val="22"/>
                <w:szCs w:val="22"/>
              </w:rPr>
            </w:rPrChange>
          </w:rPr>
          <w:t xml:space="preserve"> representative(s) for this Project and his/her/their respective contact information is/are:</w:t>
        </w:r>
      </w:ins>
    </w:p>
    <w:p w14:paraId="06DCD01B" w14:textId="77777777" w:rsidR="00704A9E" w:rsidRPr="00704A9E" w:rsidRDefault="00704A9E" w:rsidP="00704A9E">
      <w:pPr>
        <w:widowControl w:val="0"/>
        <w:ind w:left="1440"/>
        <w:rPr>
          <w:ins w:id="596" w:author="Danielle Martin" w:date="2020-02-03T12:21:00Z"/>
          <w:rFonts w:ascii="Times New Roman" w:hAnsi="Times New Roman"/>
          <w:sz w:val="24"/>
          <w:szCs w:val="24"/>
          <w:rPrChange w:id="597" w:author="Danielle Martin" w:date="2020-02-03T12:22:00Z">
            <w:rPr>
              <w:ins w:id="598" w:author="Danielle Martin" w:date="2020-02-03T12:21:00Z"/>
              <w:rFonts w:ascii="Times New Roman" w:hAnsi="Times New Roman"/>
              <w:sz w:val="22"/>
              <w:szCs w:val="22"/>
            </w:rPr>
          </w:rPrChange>
        </w:rPr>
      </w:pPr>
    </w:p>
    <w:p w14:paraId="602851C1" w14:textId="77777777" w:rsidR="00704A9E" w:rsidRPr="00704A9E" w:rsidRDefault="00704A9E" w:rsidP="00704A9E">
      <w:pPr>
        <w:widowControl w:val="0"/>
        <w:ind w:left="1440"/>
        <w:rPr>
          <w:ins w:id="599" w:author="Danielle Martin" w:date="2020-02-03T12:21:00Z"/>
          <w:rFonts w:ascii="Times New Roman" w:hAnsi="Times New Roman"/>
          <w:sz w:val="24"/>
          <w:szCs w:val="24"/>
          <w:rPrChange w:id="600" w:author="Danielle Martin" w:date="2020-02-03T12:22:00Z">
            <w:rPr>
              <w:ins w:id="601" w:author="Danielle Martin" w:date="2020-02-03T12:21:00Z"/>
              <w:rFonts w:ascii="Times New Roman" w:hAnsi="Times New Roman"/>
              <w:sz w:val="22"/>
              <w:szCs w:val="22"/>
            </w:rPr>
          </w:rPrChange>
        </w:rPr>
      </w:pPr>
      <w:ins w:id="602" w:author="Danielle Martin" w:date="2020-02-03T12:21:00Z">
        <w:r w:rsidRPr="00704A9E">
          <w:rPr>
            <w:rFonts w:ascii="Times New Roman" w:hAnsi="Times New Roman"/>
            <w:b/>
            <w:sz w:val="24"/>
            <w:szCs w:val="24"/>
            <w:rPrChange w:id="603" w:author="Danielle Martin" w:date="2020-02-03T12:22:00Z">
              <w:rPr>
                <w:rFonts w:ascii="Times New Roman" w:hAnsi="Times New Roman"/>
                <w:b/>
                <w:sz w:val="22"/>
                <w:szCs w:val="22"/>
              </w:rPr>
            </w:rPrChange>
          </w:rPr>
          <w:t>Technical</w:t>
        </w:r>
        <w:r w:rsidRPr="00704A9E">
          <w:rPr>
            <w:rFonts w:ascii="Times New Roman" w:hAnsi="Times New Roman"/>
            <w:sz w:val="24"/>
            <w:szCs w:val="24"/>
            <w:rPrChange w:id="604" w:author="Danielle Martin" w:date="2020-02-03T12:22:00Z">
              <w:rPr>
                <w:rFonts w:ascii="Times New Roman" w:hAnsi="Times New Roman"/>
                <w:sz w:val="22"/>
                <w:szCs w:val="22"/>
              </w:rPr>
            </w:rPrChange>
          </w:rPr>
          <w:t>:</w:t>
        </w:r>
      </w:ins>
    </w:p>
    <w:p w14:paraId="05D550ED" w14:textId="77777777" w:rsidR="00704A9E" w:rsidRPr="00704A9E" w:rsidRDefault="00E37DF1" w:rsidP="00704A9E">
      <w:pPr>
        <w:widowControl w:val="0"/>
        <w:ind w:left="1440"/>
        <w:rPr>
          <w:ins w:id="605" w:author="Danielle Martin" w:date="2020-02-03T12:21:00Z"/>
          <w:rFonts w:ascii="Times New Roman" w:hAnsi="Times New Roman"/>
          <w:sz w:val="24"/>
          <w:szCs w:val="24"/>
          <w:highlight w:val="yellow"/>
          <w:rPrChange w:id="606" w:author="Danielle Martin" w:date="2020-02-03T12:22:00Z">
            <w:rPr>
              <w:ins w:id="607" w:author="Danielle Martin" w:date="2020-02-03T12:21:00Z"/>
              <w:rFonts w:ascii="Times New Roman" w:hAnsi="Times New Roman"/>
              <w:sz w:val="22"/>
              <w:szCs w:val="22"/>
              <w:highlight w:val="yellow"/>
            </w:rPr>
          </w:rPrChange>
        </w:rPr>
      </w:pPr>
      <w:customXmlInsRangeStart w:id="608" w:author="Danielle Martin" w:date="2020-02-03T12:21:00Z"/>
      <w:sdt>
        <w:sdtPr>
          <w:rPr>
            <w:rFonts w:ascii="Times New Roman" w:hAnsi="Times New Roman"/>
            <w:sz w:val="24"/>
            <w:szCs w:val="24"/>
            <w:highlight w:val="yellow"/>
          </w:rPr>
          <w:alias w:val="Name"/>
          <w:tag w:val="Name"/>
          <w:id w:val="-2097462851"/>
          <w:placeholder>
            <w:docPart w:val="0E107B1B53084944A29600678828E53B"/>
          </w:placeholder>
          <w:showingPlcHdr/>
        </w:sdtPr>
        <w:sdtEndPr/>
        <w:sdtContent>
          <w:customXmlInsRangeEnd w:id="608"/>
          <w:ins w:id="609" w:author="Danielle Martin" w:date="2020-02-03T12:21:00Z">
            <w:r w:rsidR="00704A9E" w:rsidRPr="00704A9E">
              <w:rPr>
                <w:rStyle w:val="PlaceholderText"/>
                <w:rFonts w:ascii="Times New Roman" w:eastAsiaTheme="minorHAnsi" w:hAnsi="Times New Roman"/>
                <w:b/>
                <w:sz w:val="24"/>
                <w:szCs w:val="24"/>
                <w:highlight w:val="yellow"/>
                <w:rPrChange w:id="610" w:author="Danielle Martin" w:date="2020-02-03T12:22:00Z">
                  <w:rPr>
                    <w:rStyle w:val="PlaceholderText"/>
                    <w:rFonts w:ascii="Times New Roman" w:eastAsiaTheme="minorHAnsi" w:hAnsi="Times New Roman"/>
                    <w:b/>
                    <w:sz w:val="22"/>
                    <w:szCs w:val="22"/>
                    <w:highlight w:val="yellow"/>
                  </w:rPr>
                </w:rPrChange>
              </w:rPr>
              <w:t>Click here to enter text.</w:t>
            </w:r>
          </w:ins>
          <w:customXmlInsRangeStart w:id="611" w:author="Danielle Martin" w:date="2020-02-03T12:21:00Z"/>
        </w:sdtContent>
      </w:sdt>
      <w:customXmlInsRangeEnd w:id="611"/>
    </w:p>
    <w:p w14:paraId="638E5895" w14:textId="77777777" w:rsidR="00704A9E" w:rsidRPr="00704A9E" w:rsidRDefault="00E37DF1" w:rsidP="00704A9E">
      <w:pPr>
        <w:widowControl w:val="0"/>
        <w:ind w:left="1440"/>
        <w:rPr>
          <w:ins w:id="612" w:author="Danielle Martin" w:date="2020-02-03T12:21:00Z"/>
          <w:rFonts w:ascii="Times New Roman" w:hAnsi="Times New Roman"/>
          <w:sz w:val="24"/>
          <w:szCs w:val="24"/>
          <w:highlight w:val="yellow"/>
          <w:rPrChange w:id="613" w:author="Danielle Martin" w:date="2020-02-03T12:22:00Z">
            <w:rPr>
              <w:ins w:id="614" w:author="Danielle Martin" w:date="2020-02-03T12:21:00Z"/>
              <w:rFonts w:ascii="Times New Roman" w:hAnsi="Times New Roman"/>
              <w:sz w:val="22"/>
              <w:szCs w:val="22"/>
              <w:highlight w:val="yellow"/>
            </w:rPr>
          </w:rPrChange>
        </w:rPr>
      </w:pPr>
      <w:customXmlInsRangeStart w:id="615" w:author="Danielle Martin" w:date="2020-02-03T12:21:00Z"/>
      <w:sdt>
        <w:sdtPr>
          <w:rPr>
            <w:rFonts w:ascii="Times New Roman" w:hAnsi="Times New Roman"/>
            <w:sz w:val="24"/>
            <w:szCs w:val="24"/>
            <w:highlight w:val="yellow"/>
          </w:rPr>
          <w:alias w:val="Title"/>
          <w:tag w:val="Title"/>
          <w:id w:val="-514081547"/>
          <w:placeholder>
            <w:docPart w:val="72C3A33EEF0641979DC7918E2F58566B"/>
          </w:placeholder>
          <w:showingPlcHdr/>
        </w:sdtPr>
        <w:sdtEndPr/>
        <w:sdtContent>
          <w:customXmlInsRangeEnd w:id="615"/>
          <w:ins w:id="616" w:author="Danielle Martin" w:date="2020-02-03T12:21:00Z">
            <w:r w:rsidR="00704A9E" w:rsidRPr="00704A9E">
              <w:rPr>
                <w:rStyle w:val="PlaceholderText"/>
                <w:rFonts w:ascii="Times New Roman" w:eastAsiaTheme="minorHAnsi" w:hAnsi="Times New Roman"/>
                <w:i/>
                <w:sz w:val="24"/>
                <w:szCs w:val="24"/>
                <w:highlight w:val="yellow"/>
                <w:rPrChange w:id="617" w:author="Danielle Martin" w:date="2020-02-03T12:22:00Z">
                  <w:rPr>
                    <w:rStyle w:val="PlaceholderText"/>
                    <w:rFonts w:ascii="Times New Roman" w:eastAsiaTheme="minorHAnsi" w:hAnsi="Times New Roman"/>
                    <w:i/>
                    <w:sz w:val="22"/>
                    <w:szCs w:val="22"/>
                    <w:highlight w:val="yellow"/>
                  </w:rPr>
                </w:rPrChange>
              </w:rPr>
              <w:t>Click here to enter text.</w:t>
            </w:r>
          </w:ins>
          <w:customXmlInsRangeStart w:id="618" w:author="Danielle Martin" w:date="2020-02-03T12:21:00Z"/>
        </w:sdtContent>
      </w:sdt>
      <w:customXmlInsRangeEnd w:id="618"/>
    </w:p>
    <w:p w14:paraId="66E926B7" w14:textId="77777777" w:rsidR="00704A9E" w:rsidRPr="00704A9E" w:rsidRDefault="00E37DF1" w:rsidP="00704A9E">
      <w:pPr>
        <w:widowControl w:val="0"/>
        <w:ind w:left="1440"/>
        <w:rPr>
          <w:ins w:id="619" w:author="Danielle Martin" w:date="2020-02-03T12:21:00Z"/>
          <w:rFonts w:ascii="Times New Roman" w:hAnsi="Times New Roman"/>
          <w:sz w:val="24"/>
          <w:szCs w:val="24"/>
          <w:highlight w:val="yellow"/>
          <w:rPrChange w:id="620" w:author="Danielle Martin" w:date="2020-02-03T12:22:00Z">
            <w:rPr>
              <w:ins w:id="621" w:author="Danielle Martin" w:date="2020-02-03T12:21:00Z"/>
              <w:rFonts w:ascii="Times New Roman" w:hAnsi="Times New Roman"/>
              <w:sz w:val="22"/>
              <w:szCs w:val="22"/>
              <w:highlight w:val="yellow"/>
            </w:rPr>
          </w:rPrChange>
        </w:rPr>
      </w:pPr>
      <w:customXmlInsRangeStart w:id="622" w:author="Danielle Martin" w:date="2020-02-03T12:21:00Z"/>
      <w:sdt>
        <w:sdtPr>
          <w:rPr>
            <w:rStyle w:val="Hyperlink"/>
            <w:rFonts w:ascii="Times New Roman" w:hAnsi="Times New Roman"/>
            <w:sz w:val="24"/>
            <w:szCs w:val="24"/>
            <w:highlight w:val="yellow"/>
          </w:rPr>
          <w:alias w:val="Email"/>
          <w:tag w:val="Email"/>
          <w:id w:val="1429003981"/>
          <w:placeholder>
            <w:docPart w:val="264414C5EEC245ACB62BE1B08933927E"/>
          </w:placeholder>
          <w:showingPlcHdr/>
        </w:sdtPr>
        <w:sdtEndPr>
          <w:rPr>
            <w:rStyle w:val="DefaultParagraphFont"/>
            <w:color w:val="auto"/>
            <w:u w:val="none"/>
          </w:rPr>
        </w:sdtEndPr>
        <w:sdtContent>
          <w:customXmlInsRangeEnd w:id="622"/>
          <w:ins w:id="623" w:author="Danielle Martin" w:date="2020-02-03T12:21:00Z">
            <w:r w:rsidR="00704A9E" w:rsidRPr="00704A9E">
              <w:rPr>
                <w:rStyle w:val="PlaceholderText"/>
                <w:rFonts w:ascii="Times New Roman" w:eastAsiaTheme="minorHAnsi" w:hAnsi="Times New Roman"/>
                <w:sz w:val="24"/>
                <w:szCs w:val="24"/>
                <w:highlight w:val="yellow"/>
                <w:rPrChange w:id="624" w:author="Danielle Martin" w:date="2020-02-03T12:22:00Z">
                  <w:rPr>
                    <w:rStyle w:val="PlaceholderText"/>
                    <w:rFonts w:ascii="Times New Roman" w:eastAsiaTheme="minorHAnsi" w:hAnsi="Times New Roman"/>
                    <w:sz w:val="22"/>
                    <w:szCs w:val="22"/>
                    <w:highlight w:val="yellow"/>
                  </w:rPr>
                </w:rPrChange>
              </w:rPr>
              <w:t>Click here to enter text.</w:t>
            </w:r>
          </w:ins>
          <w:customXmlInsRangeStart w:id="625" w:author="Danielle Martin" w:date="2020-02-03T12:21:00Z"/>
        </w:sdtContent>
      </w:sdt>
      <w:customXmlInsRangeEnd w:id="625"/>
    </w:p>
    <w:p w14:paraId="197F2B7A" w14:textId="77777777" w:rsidR="00704A9E" w:rsidRPr="00704A9E" w:rsidRDefault="00E37DF1" w:rsidP="00704A9E">
      <w:pPr>
        <w:ind w:left="1440"/>
        <w:rPr>
          <w:ins w:id="626" w:author="Danielle Martin" w:date="2020-02-03T12:21:00Z"/>
          <w:rFonts w:ascii="Times New Roman" w:hAnsi="Times New Roman"/>
          <w:sz w:val="24"/>
          <w:szCs w:val="24"/>
          <w:rPrChange w:id="627" w:author="Danielle Martin" w:date="2020-02-03T12:22:00Z">
            <w:rPr>
              <w:ins w:id="628" w:author="Danielle Martin" w:date="2020-02-03T12:21:00Z"/>
              <w:rFonts w:ascii="Times New Roman" w:hAnsi="Times New Roman"/>
              <w:sz w:val="22"/>
              <w:szCs w:val="22"/>
            </w:rPr>
          </w:rPrChange>
        </w:rPr>
      </w:pPr>
      <w:customXmlInsRangeStart w:id="629" w:author="Danielle Martin" w:date="2020-02-03T12:21:00Z"/>
      <w:sdt>
        <w:sdtPr>
          <w:rPr>
            <w:rFonts w:ascii="Times New Roman" w:hAnsi="Times New Roman"/>
            <w:sz w:val="24"/>
            <w:szCs w:val="24"/>
            <w:highlight w:val="yellow"/>
          </w:rPr>
          <w:alias w:val="Phone #"/>
          <w:tag w:val="Phone #"/>
          <w:id w:val="1628050776"/>
          <w:placeholder>
            <w:docPart w:val="9931133BB2414B9D9A5B77C8837EAF56"/>
          </w:placeholder>
          <w:showingPlcHdr/>
        </w:sdtPr>
        <w:sdtEndPr/>
        <w:sdtContent>
          <w:customXmlInsRangeEnd w:id="629"/>
          <w:ins w:id="630" w:author="Danielle Martin" w:date="2020-02-03T12:21:00Z">
            <w:r w:rsidR="00704A9E" w:rsidRPr="00704A9E">
              <w:rPr>
                <w:rStyle w:val="PlaceholderText"/>
                <w:rFonts w:ascii="Times New Roman" w:eastAsiaTheme="minorHAnsi" w:hAnsi="Times New Roman"/>
                <w:sz w:val="24"/>
                <w:szCs w:val="24"/>
                <w:highlight w:val="yellow"/>
                <w:rPrChange w:id="631" w:author="Danielle Martin" w:date="2020-02-03T12:22:00Z">
                  <w:rPr>
                    <w:rStyle w:val="PlaceholderText"/>
                    <w:rFonts w:ascii="Times New Roman" w:eastAsiaTheme="minorHAnsi" w:hAnsi="Times New Roman"/>
                    <w:sz w:val="22"/>
                    <w:szCs w:val="22"/>
                    <w:highlight w:val="yellow"/>
                  </w:rPr>
                </w:rPrChange>
              </w:rPr>
              <w:t>Click here to enter text.</w:t>
            </w:r>
          </w:ins>
          <w:customXmlInsRangeStart w:id="632" w:author="Danielle Martin" w:date="2020-02-03T12:21:00Z"/>
        </w:sdtContent>
      </w:sdt>
      <w:customXmlInsRangeEnd w:id="632"/>
      <w:ins w:id="633" w:author="Danielle Martin" w:date="2020-02-03T12:21:00Z">
        <w:r w:rsidR="00704A9E" w:rsidRPr="00704A9E">
          <w:rPr>
            <w:rFonts w:ascii="Times New Roman" w:hAnsi="Times New Roman"/>
            <w:sz w:val="24"/>
            <w:szCs w:val="24"/>
            <w:rPrChange w:id="634" w:author="Danielle Martin" w:date="2020-02-03T12:22:00Z">
              <w:rPr>
                <w:rFonts w:ascii="Times New Roman" w:hAnsi="Times New Roman"/>
                <w:sz w:val="22"/>
                <w:szCs w:val="22"/>
              </w:rPr>
            </w:rPrChange>
          </w:rPr>
          <w:tab/>
        </w:r>
      </w:ins>
    </w:p>
    <w:p w14:paraId="3EB39780" w14:textId="77777777" w:rsidR="00704A9E" w:rsidRPr="00704A9E" w:rsidRDefault="00704A9E" w:rsidP="00704A9E">
      <w:pPr>
        <w:ind w:left="1440"/>
        <w:rPr>
          <w:ins w:id="635" w:author="Danielle Martin" w:date="2020-02-03T12:21:00Z"/>
          <w:rFonts w:ascii="Times New Roman" w:hAnsi="Times New Roman"/>
          <w:sz w:val="24"/>
          <w:szCs w:val="24"/>
          <w:rPrChange w:id="636" w:author="Danielle Martin" w:date="2020-02-03T12:22:00Z">
            <w:rPr>
              <w:ins w:id="637" w:author="Danielle Martin" w:date="2020-02-03T12:21:00Z"/>
              <w:rFonts w:ascii="Times New Roman" w:hAnsi="Times New Roman"/>
              <w:sz w:val="22"/>
              <w:szCs w:val="22"/>
            </w:rPr>
          </w:rPrChange>
        </w:rPr>
      </w:pPr>
      <w:ins w:id="638" w:author="Danielle Martin" w:date="2020-02-03T12:21:00Z">
        <w:r w:rsidRPr="00704A9E">
          <w:rPr>
            <w:rFonts w:ascii="Times New Roman" w:hAnsi="Times New Roman"/>
            <w:sz w:val="24"/>
            <w:szCs w:val="24"/>
            <w:rPrChange w:id="639" w:author="Danielle Martin" w:date="2020-02-03T12:22:00Z">
              <w:rPr>
                <w:rFonts w:ascii="Times New Roman" w:hAnsi="Times New Roman"/>
                <w:sz w:val="22"/>
                <w:szCs w:val="22"/>
              </w:rPr>
            </w:rPrChange>
          </w:rPr>
          <w:tab/>
        </w:r>
      </w:ins>
    </w:p>
    <w:p w14:paraId="0AC7DB7A" w14:textId="77777777" w:rsidR="00704A9E" w:rsidRPr="00704A9E" w:rsidRDefault="00704A9E" w:rsidP="00704A9E">
      <w:pPr>
        <w:widowControl w:val="0"/>
        <w:ind w:left="1440"/>
        <w:rPr>
          <w:ins w:id="640" w:author="Danielle Martin" w:date="2020-02-03T12:21:00Z"/>
          <w:rFonts w:ascii="Times New Roman" w:hAnsi="Times New Roman"/>
          <w:sz w:val="24"/>
          <w:szCs w:val="24"/>
          <w:rPrChange w:id="641" w:author="Danielle Martin" w:date="2020-02-03T12:22:00Z">
            <w:rPr>
              <w:ins w:id="642" w:author="Danielle Martin" w:date="2020-02-03T12:21:00Z"/>
              <w:rFonts w:ascii="Times New Roman" w:hAnsi="Times New Roman"/>
              <w:sz w:val="22"/>
              <w:szCs w:val="22"/>
            </w:rPr>
          </w:rPrChange>
        </w:rPr>
      </w:pPr>
      <w:ins w:id="643" w:author="Danielle Martin" w:date="2020-02-03T12:21:00Z">
        <w:r w:rsidRPr="00704A9E">
          <w:rPr>
            <w:rFonts w:ascii="Times New Roman" w:hAnsi="Times New Roman"/>
            <w:b/>
            <w:sz w:val="24"/>
            <w:szCs w:val="24"/>
            <w:rPrChange w:id="644" w:author="Danielle Martin" w:date="2020-02-03T12:22:00Z">
              <w:rPr>
                <w:rFonts w:ascii="Times New Roman" w:hAnsi="Times New Roman"/>
                <w:b/>
                <w:sz w:val="22"/>
                <w:szCs w:val="22"/>
              </w:rPr>
            </w:rPrChange>
          </w:rPr>
          <w:t>Administrative/Fiscal</w:t>
        </w:r>
        <w:r w:rsidRPr="00704A9E">
          <w:rPr>
            <w:rFonts w:ascii="Times New Roman" w:hAnsi="Times New Roman"/>
            <w:sz w:val="24"/>
            <w:szCs w:val="24"/>
            <w:rPrChange w:id="645" w:author="Danielle Martin" w:date="2020-02-03T12:22:00Z">
              <w:rPr>
                <w:rFonts w:ascii="Times New Roman" w:hAnsi="Times New Roman"/>
                <w:sz w:val="22"/>
                <w:szCs w:val="22"/>
              </w:rPr>
            </w:rPrChange>
          </w:rPr>
          <w:t>:</w:t>
        </w:r>
      </w:ins>
    </w:p>
    <w:p w14:paraId="303B7FDC" w14:textId="77777777" w:rsidR="00704A9E" w:rsidRPr="00704A9E" w:rsidRDefault="00E37DF1" w:rsidP="00704A9E">
      <w:pPr>
        <w:widowControl w:val="0"/>
        <w:ind w:left="1440"/>
        <w:rPr>
          <w:ins w:id="646" w:author="Danielle Martin" w:date="2020-02-03T12:21:00Z"/>
          <w:rFonts w:ascii="Times New Roman" w:hAnsi="Times New Roman"/>
          <w:sz w:val="24"/>
          <w:szCs w:val="24"/>
          <w:highlight w:val="yellow"/>
          <w:rPrChange w:id="647" w:author="Danielle Martin" w:date="2020-02-03T12:22:00Z">
            <w:rPr>
              <w:ins w:id="648" w:author="Danielle Martin" w:date="2020-02-03T12:21:00Z"/>
              <w:rFonts w:ascii="Times New Roman" w:hAnsi="Times New Roman"/>
              <w:sz w:val="22"/>
              <w:szCs w:val="22"/>
              <w:highlight w:val="yellow"/>
            </w:rPr>
          </w:rPrChange>
        </w:rPr>
      </w:pPr>
      <w:customXmlInsRangeStart w:id="649" w:author="Danielle Martin" w:date="2020-02-03T12:21:00Z"/>
      <w:sdt>
        <w:sdtPr>
          <w:rPr>
            <w:rFonts w:ascii="Times New Roman" w:hAnsi="Times New Roman"/>
            <w:sz w:val="24"/>
            <w:szCs w:val="24"/>
            <w:highlight w:val="yellow"/>
          </w:rPr>
          <w:alias w:val="Name"/>
          <w:tag w:val="Name"/>
          <w:id w:val="605242554"/>
          <w:placeholder>
            <w:docPart w:val="D5AC7F9782254780B7B1A02866A043E4"/>
          </w:placeholder>
          <w:showingPlcHdr/>
        </w:sdtPr>
        <w:sdtEndPr/>
        <w:sdtContent>
          <w:customXmlInsRangeEnd w:id="649"/>
          <w:ins w:id="650" w:author="Danielle Martin" w:date="2020-02-03T12:21:00Z">
            <w:r w:rsidR="00704A9E" w:rsidRPr="00704A9E">
              <w:rPr>
                <w:rStyle w:val="PlaceholderText"/>
                <w:rFonts w:ascii="Times New Roman" w:eastAsiaTheme="minorHAnsi" w:hAnsi="Times New Roman"/>
                <w:b/>
                <w:sz w:val="24"/>
                <w:szCs w:val="24"/>
                <w:highlight w:val="yellow"/>
                <w:rPrChange w:id="651" w:author="Danielle Martin" w:date="2020-02-03T12:22:00Z">
                  <w:rPr>
                    <w:rStyle w:val="PlaceholderText"/>
                    <w:rFonts w:ascii="Times New Roman" w:eastAsiaTheme="minorHAnsi" w:hAnsi="Times New Roman"/>
                    <w:b/>
                    <w:sz w:val="22"/>
                    <w:szCs w:val="22"/>
                    <w:highlight w:val="yellow"/>
                  </w:rPr>
                </w:rPrChange>
              </w:rPr>
              <w:t>Click here to enter text.</w:t>
            </w:r>
          </w:ins>
          <w:customXmlInsRangeStart w:id="652" w:author="Danielle Martin" w:date="2020-02-03T12:21:00Z"/>
        </w:sdtContent>
      </w:sdt>
      <w:customXmlInsRangeEnd w:id="652"/>
    </w:p>
    <w:p w14:paraId="75A4D8A9" w14:textId="77777777" w:rsidR="00704A9E" w:rsidRPr="00704A9E" w:rsidRDefault="00E37DF1" w:rsidP="00704A9E">
      <w:pPr>
        <w:widowControl w:val="0"/>
        <w:ind w:left="1440"/>
        <w:rPr>
          <w:ins w:id="653" w:author="Danielle Martin" w:date="2020-02-03T12:21:00Z"/>
          <w:rFonts w:ascii="Times New Roman" w:hAnsi="Times New Roman"/>
          <w:sz w:val="24"/>
          <w:szCs w:val="24"/>
          <w:highlight w:val="yellow"/>
          <w:rPrChange w:id="654" w:author="Danielle Martin" w:date="2020-02-03T12:22:00Z">
            <w:rPr>
              <w:ins w:id="655" w:author="Danielle Martin" w:date="2020-02-03T12:21:00Z"/>
              <w:rFonts w:ascii="Times New Roman" w:hAnsi="Times New Roman"/>
              <w:sz w:val="22"/>
              <w:szCs w:val="22"/>
              <w:highlight w:val="yellow"/>
            </w:rPr>
          </w:rPrChange>
        </w:rPr>
      </w:pPr>
      <w:customXmlInsRangeStart w:id="656" w:author="Danielle Martin" w:date="2020-02-03T12:21:00Z"/>
      <w:sdt>
        <w:sdtPr>
          <w:rPr>
            <w:rFonts w:ascii="Times New Roman" w:hAnsi="Times New Roman"/>
            <w:sz w:val="24"/>
            <w:szCs w:val="24"/>
            <w:highlight w:val="yellow"/>
          </w:rPr>
          <w:alias w:val="Title"/>
          <w:tag w:val="Title"/>
          <w:id w:val="-319190456"/>
          <w:placeholder>
            <w:docPart w:val="A4E158D6A53D493B9FF051B5C5F6D958"/>
          </w:placeholder>
          <w:showingPlcHdr/>
        </w:sdtPr>
        <w:sdtEndPr/>
        <w:sdtContent>
          <w:customXmlInsRangeEnd w:id="656"/>
          <w:ins w:id="657" w:author="Danielle Martin" w:date="2020-02-03T12:21:00Z">
            <w:r w:rsidR="00704A9E" w:rsidRPr="00704A9E">
              <w:rPr>
                <w:rStyle w:val="PlaceholderText"/>
                <w:rFonts w:ascii="Times New Roman" w:eastAsiaTheme="minorHAnsi" w:hAnsi="Times New Roman"/>
                <w:i/>
                <w:sz w:val="24"/>
                <w:szCs w:val="24"/>
                <w:highlight w:val="yellow"/>
                <w:rPrChange w:id="658" w:author="Danielle Martin" w:date="2020-02-03T12:22:00Z">
                  <w:rPr>
                    <w:rStyle w:val="PlaceholderText"/>
                    <w:rFonts w:ascii="Times New Roman" w:eastAsiaTheme="minorHAnsi" w:hAnsi="Times New Roman"/>
                    <w:i/>
                    <w:sz w:val="22"/>
                    <w:szCs w:val="22"/>
                    <w:highlight w:val="yellow"/>
                  </w:rPr>
                </w:rPrChange>
              </w:rPr>
              <w:t>Click here to enter text.</w:t>
            </w:r>
          </w:ins>
          <w:customXmlInsRangeStart w:id="659" w:author="Danielle Martin" w:date="2020-02-03T12:21:00Z"/>
        </w:sdtContent>
      </w:sdt>
      <w:customXmlInsRangeEnd w:id="659"/>
    </w:p>
    <w:p w14:paraId="5018BF02" w14:textId="77777777" w:rsidR="00704A9E" w:rsidRPr="00704A9E" w:rsidRDefault="00E37DF1" w:rsidP="00704A9E">
      <w:pPr>
        <w:widowControl w:val="0"/>
        <w:ind w:left="1440"/>
        <w:rPr>
          <w:ins w:id="660" w:author="Danielle Martin" w:date="2020-02-03T12:21:00Z"/>
          <w:rFonts w:ascii="Times New Roman" w:hAnsi="Times New Roman"/>
          <w:sz w:val="24"/>
          <w:szCs w:val="24"/>
          <w:highlight w:val="yellow"/>
          <w:rPrChange w:id="661" w:author="Danielle Martin" w:date="2020-02-03T12:22:00Z">
            <w:rPr>
              <w:ins w:id="662" w:author="Danielle Martin" w:date="2020-02-03T12:21:00Z"/>
              <w:rFonts w:ascii="Times New Roman" w:hAnsi="Times New Roman"/>
              <w:sz w:val="22"/>
              <w:szCs w:val="22"/>
              <w:highlight w:val="yellow"/>
            </w:rPr>
          </w:rPrChange>
        </w:rPr>
      </w:pPr>
      <w:customXmlInsRangeStart w:id="663" w:author="Danielle Martin" w:date="2020-02-03T12:21:00Z"/>
      <w:sdt>
        <w:sdtPr>
          <w:rPr>
            <w:rStyle w:val="Hyperlink"/>
            <w:rFonts w:ascii="Times New Roman" w:hAnsi="Times New Roman"/>
            <w:sz w:val="24"/>
            <w:szCs w:val="24"/>
            <w:highlight w:val="yellow"/>
          </w:rPr>
          <w:alias w:val="Email"/>
          <w:tag w:val="Email"/>
          <w:id w:val="1333638506"/>
          <w:placeholder>
            <w:docPart w:val="304A56313CD6444FB836BD8F03AEEA83"/>
          </w:placeholder>
          <w:showingPlcHdr/>
        </w:sdtPr>
        <w:sdtEndPr>
          <w:rPr>
            <w:rStyle w:val="DefaultParagraphFont"/>
            <w:color w:val="auto"/>
            <w:u w:val="none"/>
          </w:rPr>
        </w:sdtEndPr>
        <w:sdtContent>
          <w:customXmlInsRangeEnd w:id="663"/>
          <w:ins w:id="664" w:author="Danielle Martin" w:date="2020-02-03T12:21:00Z">
            <w:r w:rsidR="00704A9E" w:rsidRPr="00704A9E">
              <w:rPr>
                <w:rStyle w:val="PlaceholderText"/>
                <w:rFonts w:ascii="Times New Roman" w:eastAsiaTheme="minorHAnsi" w:hAnsi="Times New Roman"/>
                <w:sz w:val="24"/>
                <w:szCs w:val="24"/>
                <w:highlight w:val="yellow"/>
                <w:rPrChange w:id="665" w:author="Danielle Martin" w:date="2020-02-03T12:22:00Z">
                  <w:rPr>
                    <w:rStyle w:val="PlaceholderText"/>
                    <w:rFonts w:ascii="Times New Roman" w:eastAsiaTheme="minorHAnsi" w:hAnsi="Times New Roman"/>
                    <w:sz w:val="22"/>
                    <w:szCs w:val="22"/>
                    <w:highlight w:val="yellow"/>
                  </w:rPr>
                </w:rPrChange>
              </w:rPr>
              <w:t>Click here to enter text.</w:t>
            </w:r>
          </w:ins>
          <w:customXmlInsRangeStart w:id="666" w:author="Danielle Martin" w:date="2020-02-03T12:21:00Z"/>
        </w:sdtContent>
      </w:sdt>
      <w:customXmlInsRangeEnd w:id="666"/>
    </w:p>
    <w:p w14:paraId="6064940E" w14:textId="77777777" w:rsidR="00704A9E" w:rsidRPr="00704A9E" w:rsidRDefault="00E37DF1" w:rsidP="00704A9E">
      <w:pPr>
        <w:ind w:left="1440"/>
        <w:rPr>
          <w:ins w:id="667" w:author="Danielle Martin" w:date="2020-02-03T12:21:00Z"/>
          <w:rFonts w:ascii="Times New Roman" w:hAnsi="Times New Roman"/>
          <w:sz w:val="24"/>
          <w:szCs w:val="24"/>
          <w:rPrChange w:id="668" w:author="Danielle Martin" w:date="2020-02-03T12:22:00Z">
            <w:rPr>
              <w:ins w:id="669" w:author="Danielle Martin" w:date="2020-02-03T12:21:00Z"/>
              <w:rFonts w:ascii="Times New Roman" w:hAnsi="Times New Roman"/>
              <w:sz w:val="22"/>
              <w:szCs w:val="22"/>
            </w:rPr>
          </w:rPrChange>
        </w:rPr>
      </w:pPr>
      <w:customXmlInsRangeStart w:id="670" w:author="Danielle Martin" w:date="2020-02-03T12:21:00Z"/>
      <w:sdt>
        <w:sdtPr>
          <w:rPr>
            <w:rFonts w:ascii="Times New Roman" w:hAnsi="Times New Roman"/>
            <w:sz w:val="24"/>
            <w:szCs w:val="24"/>
            <w:highlight w:val="yellow"/>
          </w:rPr>
          <w:alias w:val="Phone #"/>
          <w:tag w:val="Phone #"/>
          <w:id w:val="427706492"/>
          <w:placeholder>
            <w:docPart w:val="DAB4251AD5C84412B2013613CA4605CD"/>
          </w:placeholder>
          <w:showingPlcHdr/>
        </w:sdtPr>
        <w:sdtEndPr/>
        <w:sdtContent>
          <w:customXmlInsRangeEnd w:id="670"/>
          <w:ins w:id="671" w:author="Danielle Martin" w:date="2020-02-03T12:21:00Z">
            <w:r w:rsidR="00704A9E" w:rsidRPr="00704A9E">
              <w:rPr>
                <w:rStyle w:val="PlaceholderText"/>
                <w:rFonts w:ascii="Times New Roman" w:eastAsiaTheme="minorHAnsi" w:hAnsi="Times New Roman"/>
                <w:sz w:val="24"/>
                <w:szCs w:val="24"/>
                <w:highlight w:val="yellow"/>
                <w:rPrChange w:id="672" w:author="Danielle Martin" w:date="2020-02-03T12:22:00Z">
                  <w:rPr>
                    <w:rStyle w:val="PlaceholderText"/>
                    <w:rFonts w:ascii="Times New Roman" w:eastAsiaTheme="minorHAnsi" w:hAnsi="Times New Roman"/>
                    <w:sz w:val="22"/>
                    <w:szCs w:val="22"/>
                    <w:highlight w:val="yellow"/>
                  </w:rPr>
                </w:rPrChange>
              </w:rPr>
              <w:t>Click here to enter text.</w:t>
            </w:r>
          </w:ins>
          <w:customXmlInsRangeStart w:id="673" w:author="Danielle Martin" w:date="2020-02-03T12:21:00Z"/>
        </w:sdtContent>
      </w:sdt>
      <w:customXmlInsRangeEnd w:id="673"/>
      <w:ins w:id="674" w:author="Danielle Martin" w:date="2020-02-03T12:21:00Z">
        <w:r w:rsidR="00704A9E" w:rsidRPr="00704A9E">
          <w:rPr>
            <w:rFonts w:ascii="Times New Roman" w:hAnsi="Times New Roman"/>
            <w:sz w:val="24"/>
            <w:szCs w:val="24"/>
            <w:rPrChange w:id="675" w:author="Danielle Martin" w:date="2020-02-03T12:22:00Z">
              <w:rPr>
                <w:rFonts w:ascii="Times New Roman" w:hAnsi="Times New Roman"/>
                <w:sz w:val="22"/>
                <w:szCs w:val="22"/>
              </w:rPr>
            </w:rPrChange>
          </w:rPr>
          <w:tab/>
        </w:r>
      </w:ins>
    </w:p>
    <w:p w14:paraId="0D90BF3F" w14:textId="77777777" w:rsidR="00704A9E" w:rsidRPr="00704A9E" w:rsidRDefault="00704A9E" w:rsidP="00704A9E">
      <w:pPr>
        <w:widowControl w:val="0"/>
        <w:ind w:left="1440"/>
        <w:rPr>
          <w:ins w:id="676" w:author="Danielle Martin" w:date="2020-02-03T12:21:00Z"/>
          <w:rFonts w:ascii="Times New Roman" w:hAnsi="Times New Roman"/>
          <w:sz w:val="24"/>
          <w:szCs w:val="24"/>
          <w:rPrChange w:id="677" w:author="Danielle Martin" w:date="2020-02-03T12:22:00Z">
            <w:rPr>
              <w:ins w:id="678" w:author="Danielle Martin" w:date="2020-02-03T12:21:00Z"/>
              <w:rFonts w:ascii="Times New Roman" w:hAnsi="Times New Roman"/>
              <w:sz w:val="22"/>
              <w:szCs w:val="22"/>
            </w:rPr>
          </w:rPrChange>
        </w:rPr>
      </w:pPr>
      <w:ins w:id="679" w:author="Danielle Martin" w:date="2020-02-03T12:21:00Z">
        <w:r w:rsidRPr="00704A9E">
          <w:rPr>
            <w:rFonts w:ascii="Times New Roman" w:hAnsi="Times New Roman"/>
            <w:b/>
            <w:sz w:val="24"/>
            <w:szCs w:val="24"/>
            <w:rPrChange w:id="680" w:author="Danielle Martin" w:date="2020-02-03T12:22:00Z">
              <w:rPr>
                <w:rFonts w:ascii="Times New Roman" w:hAnsi="Times New Roman"/>
                <w:b/>
                <w:sz w:val="22"/>
                <w:szCs w:val="22"/>
              </w:rPr>
            </w:rPrChange>
          </w:rPr>
          <w:t>Contractual</w:t>
        </w:r>
        <w:r w:rsidRPr="00704A9E">
          <w:rPr>
            <w:rFonts w:ascii="Times New Roman" w:hAnsi="Times New Roman"/>
            <w:sz w:val="24"/>
            <w:szCs w:val="24"/>
            <w:rPrChange w:id="681" w:author="Danielle Martin" w:date="2020-02-03T12:22:00Z">
              <w:rPr>
                <w:rFonts w:ascii="Times New Roman" w:hAnsi="Times New Roman"/>
                <w:sz w:val="22"/>
                <w:szCs w:val="22"/>
              </w:rPr>
            </w:rPrChange>
          </w:rPr>
          <w:t>:</w:t>
        </w:r>
      </w:ins>
    </w:p>
    <w:p w14:paraId="0505856B" w14:textId="77777777" w:rsidR="00704A9E" w:rsidRPr="00704A9E" w:rsidRDefault="00E37DF1" w:rsidP="00704A9E">
      <w:pPr>
        <w:widowControl w:val="0"/>
        <w:ind w:left="1440"/>
        <w:rPr>
          <w:ins w:id="682" w:author="Danielle Martin" w:date="2020-02-03T12:21:00Z"/>
          <w:rFonts w:ascii="Times New Roman" w:hAnsi="Times New Roman"/>
          <w:sz w:val="24"/>
          <w:szCs w:val="24"/>
          <w:highlight w:val="yellow"/>
          <w:rPrChange w:id="683" w:author="Danielle Martin" w:date="2020-02-03T12:22:00Z">
            <w:rPr>
              <w:ins w:id="684" w:author="Danielle Martin" w:date="2020-02-03T12:21:00Z"/>
              <w:rFonts w:ascii="Times New Roman" w:hAnsi="Times New Roman"/>
              <w:sz w:val="22"/>
              <w:szCs w:val="22"/>
              <w:highlight w:val="yellow"/>
            </w:rPr>
          </w:rPrChange>
        </w:rPr>
      </w:pPr>
      <w:customXmlInsRangeStart w:id="685" w:author="Danielle Martin" w:date="2020-02-03T12:21:00Z"/>
      <w:sdt>
        <w:sdtPr>
          <w:rPr>
            <w:rFonts w:ascii="Times New Roman" w:hAnsi="Times New Roman"/>
            <w:sz w:val="24"/>
            <w:szCs w:val="24"/>
            <w:highlight w:val="yellow"/>
          </w:rPr>
          <w:alias w:val="Name"/>
          <w:tag w:val="Name"/>
          <w:id w:val="2109693995"/>
          <w:placeholder>
            <w:docPart w:val="755FB9EED62A40079C4BC5E515C2FB66"/>
          </w:placeholder>
          <w:showingPlcHdr/>
        </w:sdtPr>
        <w:sdtEndPr/>
        <w:sdtContent>
          <w:customXmlInsRangeEnd w:id="685"/>
          <w:ins w:id="686" w:author="Danielle Martin" w:date="2020-02-03T12:21:00Z">
            <w:r w:rsidR="00704A9E" w:rsidRPr="00704A9E">
              <w:rPr>
                <w:rStyle w:val="PlaceholderText"/>
                <w:rFonts w:ascii="Times New Roman" w:eastAsiaTheme="minorHAnsi" w:hAnsi="Times New Roman"/>
                <w:b/>
                <w:sz w:val="24"/>
                <w:szCs w:val="24"/>
                <w:highlight w:val="yellow"/>
                <w:rPrChange w:id="687" w:author="Danielle Martin" w:date="2020-02-03T12:22:00Z">
                  <w:rPr>
                    <w:rStyle w:val="PlaceholderText"/>
                    <w:rFonts w:ascii="Times New Roman" w:eastAsiaTheme="minorHAnsi" w:hAnsi="Times New Roman"/>
                    <w:b/>
                    <w:sz w:val="22"/>
                    <w:szCs w:val="22"/>
                    <w:highlight w:val="yellow"/>
                  </w:rPr>
                </w:rPrChange>
              </w:rPr>
              <w:t>Click here to enter text.</w:t>
            </w:r>
          </w:ins>
          <w:customXmlInsRangeStart w:id="688" w:author="Danielle Martin" w:date="2020-02-03T12:21:00Z"/>
        </w:sdtContent>
      </w:sdt>
      <w:customXmlInsRangeEnd w:id="688"/>
    </w:p>
    <w:p w14:paraId="3FDC0FD2" w14:textId="77777777" w:rsidR="00704A9E" w:rsidRPr="00704A9E" w:rsidRDefault="00E37DF1" w:rsidP="00704A9E">
      <w:pPr>
        <w:widowControl w:val="0"/>
        <w:ind w:left="1440"/>
        <w:rPr>
          <w:ins w:id="689" w:author="Danielle Martin" w:date="2020-02-03T12:21:00Z"/>
          <w:rFonts w:ascii="Times New Roman" w:hAnsi="Times New Roman"/>
          <w:sz w:val="24"/>
          <w:szCs w:val="24"/>
          <w:highlight w:val="yellow"/>
          <w:rPrChange w:id="690" w:author="Danielle Martin" w:date="2020-02-03T12:22:00Z">
            <w:rPr>
              <w:ins w:id="691" w:author="Danielle Martin" w:date="2020-02-03T12:21:00Z"/>
              <w:rFonts w:ascii="Times New Roman" w:hAnsi="Times New Roman"/>
              <w:sz w:val="22"/>
              <w:szCs w:val="22"/>
              <w:highlight w:val="yellow"/>
            </w:rPr>
          </w:rPrChange>
        </w:rPr>
      </w:pPr>
      <w:customXmlInsRangeStart w:id="692" w:author="Danielle Martin" w:date="2020-02-03T12:21:00Z"/>
      <w:sdt>
        <w:sdtPr>
          <w:rPr>
            <w:rFonts w:ascii="Times New Roman" w:hAnsi="Times New Roman"/>
            <w:sz w:val="24"/>
            <w:szCs w:val="24"/>
            <w:highlight w:val="yellow"/>
          </w:rPr>
          <w:alias w:val="Title"/>
          <w:tag w:val="Title"/>
          <w:id w:val="-1224608053"/>
          <w:placeholder>
            <w:docPart w:val="654DF5D729B9454CA27CD6140E94A3D7"/>
          </w:placeholder>
          <w:showingPlcHdr/>
        </w:sdtPr>
        <w:sdtEndPr/>
        <w:sdtContent>
          <w:customXmlInsRangeEnd w:id="692"/>
          <w:ins w:id="693" w:author="Danielle Martin" w:date="2020-02-03T12:21:00Z">
            <w:r w:rsidR="00704A9E" w:rsidRPr="00704A9E">
              <w:rPr>
                <w:rStyle w:val="PlaceholderText"/>
                <w:rFonts w:ascii="Times New Roman" w:eastAsiaTheme="minorHAnsi" w:hAnsi="Times New Roman"/>
                <w:i/>
                <w:sz w:val="24"/>
                <w:szCs w:val="24"/>
                <w:highlight w:val="yellow"/>
                <w:rPrChange w:id="694" w:author="Danielle Martin" w:date="2020-02-03T12:22:00Z">
                  <w:rPr>
                    <w:rStyle w:val="PlaceholderText"/>
                    <w:rFonts w:ascii="Times New Roman" w:eastAsiaTheme="minorHAnsi" w:hAnsi="Times New Roman"/>
                    <w:i/>
                    <w:sz w:val="22"/>
                    <w:szCs w:val="22"/>
                    <w:highlight w:val="yellow"/>
                  </w:rPr>
                </w:rPrChange>
              </w:rPr>
              <w:t>Click here to enter text.</w:t>
            </w:r>
          </w:ins>
          <w:customXmlInsRangeStart w:id="695" w:author="Danielle Martin" w:date="2020-02-03T12:21:00Z"/>
        </w:sdtContent>
      </w:sdt>
      <w:customXmlInsRangeEnd w:id="695"/>
    </w:p>
    <w:p w14:paraId="7857BCBC" w14:textId="77777777" w:rsidR="00704A9E" w:rsidRPr="00704A9E" w:rsidRDefault="00E37DF1" w:rsidP="00704A9E">
      <w:pPr>
        <w:widowControl w:val="0"/>
        <w:ind w:left="1440"/>
        <w:rPr>
          <w:ins w:id="696" w:author="Danielle Martin" w:date="2020-02-03T12:21:00Z"/>
          <w:rFonts w:ascii="Times New Roman" w:hAnsi="Times New Roman"/>
          <w:sz w:val="24"/>
          <w:szCs w:val="24"/>
          <w:highlight w:val="yellow"/>
          <w:rPrChange w:id="697" w:author="Danielle Martin" w:date="2020-02-03T12:22:00Z">
            <w:rPr>
              <w:ins w:id="698" w:author="Danielle Martin" w:date="2020-02-03T12:21:00Z"/>
              <w:rFonts w:ascii="Times New Roman" w:hAnsi="Times New Roman"/>
              <w:sz w:val="22"/>
              <w:szCs w:val="22"/>
              <w:highlight w:val="yellow"/>
            </w:rPr>
          </w:rPrChange>
        </w:rPr>
      </w:pPr>
      <w:customXmlInsRangeStart w:id="699" w:author="Danielle Martin" w:date="2020-02-03T12:21:00Z"/>
      <w:sdt>
        <w:sdtPr>
          <w:rPr>
            <w:rStyle w:val="Hyperlink"/>
            <w:rFonts w:ascii="Times New Roman" w:hAnsi="Times New Roman"/>
            <w:sz w:val="24"/>
            <w:szCs w:val="24"/>
            <w:highlight w:val="yellow"/>
          </w:rPr>
          <w:alias w:val="Email"/>
          <w:tag w:val="Email"/>
          <w:id w:val="1200132902"/>
          <w:placeholder>
            <w:docPart w:val="1E7B6D8963234DD0AA82407FDC78B4FB"/>
          </w:placeholder>
          <w:showingPlcHdr/>
        </w:sdtPr>
        <w:sdtEndPr>
          <w:rPr>
            <w:rStyle w:val="DefaultParagraphFont"/>
            <w:color w:val="auto"/>
            <w:u w:val="none"/>
          </w:rPr>
        </w:sdtEndPr>
        <w:sdtContent>
          <w:customXmlInsRangeEnd w:id="699"/>
          <w:ins w:id="700" w:author="Danielle Martin" w:date="2020-02-03T12:21:00Z">
            <w:r w:rsidR="00704A9E" w:rsidRPr="00704A9E">
              <w:rPr>
                <w:rStyle w:val="PlaceholderText"/>
                <w:rFonts w:ascii="Times New Roman" w:eastAsiaTheme="minorHAnsi" w:hAnsi="Times New Roman"/>
                <w:sz w:val="24"/>
                <w:szCs w:val="24"/>
                <w:highlight w:val="yellow"/>
                <w:rPrChange w:id="701" w:author="Danielle Martin" w:date="2020-02-03T12:22:00Z">
                  <w:rPr>
                    <w:rStyle w:val="PlaceholderText"/>
                    <w:rFonts w:ascii="Times New Roman" w:eastAsiaTheme="minorHAnsi" w:hAnsi="Times New Roman"/>
                    <w:sz w:val="22"/>
                    <w:szCs w:val="22"/>
                    <w:highlight w:val="yellow"/>
                  </w:rPr>
                </w:rPrChange>
              </w:rPr>
              <w:t>Click here to enter text.</w:t>
            </w:r>
          </w:ins>
          <w:customXmlInsRangeStart w:id="702" w:author="Danielle Martin" w:date="2020-02-03T12:21:00Z"/>
        </w:sdtContent>
      </w:sdt>
      <w:customXmlInsRangeEnd w:id="702"/>
    </w:p>
    <w:p w14:paraId="58F06325" w14:textId="77777777" w:rsidR="00704A9E" w:rsidRPr="00704A9E" w:rsidRDefault="00E37DF1" w:rsidP="00704A9E">
      <w:pPr>
        <w:ind w:left="1440"/>
        <w:rPr>
          <w:ins w:id="703" w:author="Danielle Martin" w:date="2020-02-03T12:21:00Z"/>
          <w:rFonts w:ascii="Times New Roman" w:hAnsi="Times New Roman"/>
          <w:sz w:val="24"/>
          <w:szCs w:val="24"/>
          <w:rPrChange w:id="704" w:author="Danielle Martin" w:date="2020-02-03T12:22:00Z">
            <w:rPr>
              <w:ins w:id="705" w:author="Danielle Martin" w:date="2020-02-03T12:21:00Z"/>
              <w:rFonts w:ascii="Times New Roman" w:hAnsi="Times New Roman"/>
              <w:sz w:val="22"/>
              <w:szCs w:val="22"/>
            </w:rPr>
          </w:rPrChange>
        </w:rPr>
      </w:pPr>
      <w:customXmlInsRangeStart w:id="706" w:author="Danielle Martin" w:date="2020-02-03T12:21:00Z"/>
      <w:sdt>
        <w:sdtPr>
          <w:rPr>
            <w:rFonts w:ascii="Times New Roman" w:hAnsi="Times New Roman"/>
            <w:sz w:val="24"/>
            <w:szCs w:val="24"/>
            <w:highlight w:val="yellow"/>
          </w:rPr>
          <w:alias w:val="Phone #"/>
          <w:tag w:val="Phone #"/>
          <w:id w:val="-2135934908"/>
          <w:placeholder>
            <w:docPart w:val="8F6928E990F74CF4872D6DFD8F56A0EB"/>
          </w:placeholder>
          <w:showingPlcHdr/>
        </w:sdtPr>
        <w:sdtEndPr/>
        <w:sdtContent>
          <w:customXmlInsRangeEnd w:id="706"/>
          <w:ins w:id="707" w:author="Danielle Martin" w:date="2020-02-03T12:21:00Z">
            <w:r w:rsidR="00704A9E" w:rsidRPr="00704A9E">
              <w:rPr>
                <w:rStyle w:val="PlaceholderText"/>
                <w:rFonts w:ascii="Times New Roman" w:eastAsiaTheme="minorHAnsi" w:hAnsi="Times New Roman"/>
                <w:sz w:val="24"/>
                <w:szCs w:val="24"/>
                <w:highlight w:val="yellow"/>
                <w:rPrChange w:id="708" w:author="Danielle Martin" w:date="2020-02-03T12:22:00Z">
                  <w:rPr>
                    <w:rStyle w:val="PlaceholderText"/>
                    <w:rFonts w:ascii="Times New Roman" w:eastAsiaTheme="minorHAnsi" w:hAnsi="Times New Roman"/>
                    <w:sz w:val="22"/>
                    <w:szCs w:val="22"/>
                    <w:highlight w:val="yellow"/>
                  </w:rPr>
                </w:rPrChange>
              </w:rPr>
              <w:t>Click here to enter text.</w:t>
            </w:r>
          </w:ins>
          <w:customXmlInsRangeStart w:id="709" w:author="Danielle Martin" w:date="2020-02-03T12:21:00Z"/>
        </w:sdtContent>
      </w:sdt>
      <w:customXmlInsRangeEnd w:id="709"/>
    </w:p>
    <w:p w14:paraId="66FEBF93" w14:textId="4A5DF07C" w:rsidR="007B3202" w:rsidRPr="00A67C5E" w:rsidRDefault="00704A9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ns w:id="710" w:author="Danielle Martin" w:date="2020-02-03T12:17:00Z"/>
          <w:szCs w:val="24"/>
          <w:rPrChange w:id="711" w:author="Danielle Martin" w:date="2020-02-03T12:17:00Z">
            <w:rPr>
              <w:ins w:id="712" w:author="Danielle Martin" w:date="2020-02-03T12:17:00Z"/>
              <w:rFonts w:ascii="Times New Roman" w:hAnsi="Times New Roman"/>
              <w:sz w:val="24"/>
              <w:szCs w:val="24"/>
            </w:rPr>
          </w:rPrChange>
        </w:rPr>
        <w:pPrChange w:id="713" w:author="Danielle Martin" w:date="2020-02-03T12:21:00Z">
          <w:pPr>
            <w:numPr>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PrChange>
      </w:pPr>
      <w:ins w:id="714" w:author="Danielle Martin" w:date="2020-02-03T12:21:00Z">
        <w:r w:rsidRPr="00CD17BD" w:rsidDel="00704A9E">
          <w:rPr>
            <w:rFonts w:ascii="Times New Roman" w:hAnsi="Times New Roman"/>
            <w:sz w:val="24"/>
            <w:szCs w:val="24"/>
          </w:rPr>
          <w:t xml:space="preserve"> </w:t>
        </w:r>
      </w:ins>
      <w:del w:id="715" w:author="Danielle Martin" w:date="2020-02-03T12:21:00Z">
        <w:r w:rsidR="00AA32DF" w:rsidRPr="00CD17BD" w:rsidDel="00704A9E">
          <w:rPr>
            <w:rFonts w:ascii="Times New Roman" w:hAnsi="Times New Roman"/>
            <w:sz w:val="24"/>
            <w:szCs w:val="24"/>
          </w:rPr>
          <w:delText xml:space="preserve">a </w:delText>
        </w:r>
        <w:r w:rsidR="00731068" w:rsidRPr="00CD17BD" w:rsidDel="00704A9E">
          <w:rPr>
            <w:rFonts w:ascii="Times New Roman" w:hAnsi="Times New Roman"/>
            <w:sz w:val="24"/>
            <w:szCs w:val="24"/>
          </w:rPr>
          <w:delText>Follow-On</w:delText>
        </w:r>
        <w:r w:rsidR="00AA32DF" w:rsidRPr="00CD17BD" w:rsidDel="00704A9E">
          <w:rPr>
            <w:rFonts w:ascii="Times New Roman" w:hAnsi="Times New Roman"/>
            <w:sz w:val="24"/>
            <w:szCs w:val="24"/>
          </w:rPr>
          <w:delText xml:space="preserve"> Coordinator.  This person will serve as the day-to-day liaison between PARTNERS, </w:delText>
        </w:r>
        <w:r w:rsidR="00343E21" w:rsidRPr="00CD17BD" w:rsidDel="00704A9E">
          <w:rPr>
            <w:rFonts w:ascii="Times New Roman" w:hAnsi="Times New Roman"/>
            <w:sz w:val="24"/>
            <w:szCs w:val="24"/>
          </w:rPr>
          <w:delText>SUB-</w:delText>
        </w:r>
      </w:del>
      <w:del w:id="716" w:author="Danielle Martin" w:date="2020-02-03T11:48:00Z">
        <w:r w:rsidR="00343E21" w:rsidRPr="00CD17BD" w:rsidDel="00A85D81">
          <w:rPr>
            <w:rFonts w:ascii="Times New Roman" w:hAnsi="Times New Roman"/>
            <w:sz w:val="24"/>
            <w:szCs w:val="24"/>
          </w:rPr>
          <w:delText>AWARDEE</w:delText>
        </w:r>
      </w:del>
      <w:del w:id="717" w:author="Danielle Martin" w:date="2020-02-03T12:21:00Z">
        <w:r w:rsidR="00AA32DF" w:rsidRPr="00CD17BD" w:rsidDel="00704A9E">
          <w:rPr>
            <w:rFonts w:ascii="Times New Roman" w:hAnsi="Times New Roman"/>
            <w:sz w:val="24"/>
            <w:szCs w:val="24"/>
          </w:rPr>
          <w:delText>, and the Implementing Organizations.</w:delText>
        </w:r>
      </w:del>
      <w:r w:rsidR="00AA32DF" w:rsidRPr="00CD17BD">
        <w:rPr>
          <w:rFonts w:ascii="Times New Roman" w:hAnsi="Times New Roman"/>
          <w:sz w:val="24"/>
          <w:szCs w:val="24"/>
        </w:rPr>
        <w:t xml:space="preserve"> </w:t>
      </w:r>
    </w:p>
    <w:p w14:paraId="402A0AA5" w14:textId="6B26D56A" w:rsidR="00A67C5E" w:rsidRPr="00CD17BD" w:rsidRDefault="00A67C5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Cs w:val="24"/>
        </w:rPr>
        <w:pPrChange w:id="718" w:author="Danielle Martin" w:date="2020-02-03T12:17:00Z">
          <w:pPr>
            <w:numPr>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PrChange>
      </w:pPr>
    </w:p>
    <w:p w14:paraId="56085267" w14:textId="77777777" w:rsidR="007B3202" w:rsidRPr="00C220AB" w:rsidRDefault="004B56B2" w:rsidP="007B3202">
      <w:pPr>
        <w:pStyle w:val="Heading1"/>
        <w:rPr>
          <w:szCs w:val="24"/>
        </w:rPr>
      </w:pPr>
      <w:r w:rsidRPr="00C220AB">
        <w:rPr>
          <w:szCs w:val="24"/>
        </w:rPr>
        <w:t>ARTICLE</w:t>
      </w:r>
      <w:r w:rsidR="002862E2">
        <w:rPr>
          <w:szCs w:val="24"/>
        </w:rPr>
        <w:t>1</w:t>
      </w:r>
      <w:r w:rsidR="00E31C05">
        <w:rPr>
          <w:szCs w:val="24"/>
        </w:rPr>
        <w:t>5</w:t>
      </w:r>
      <w:r w:rsidR="007B3202" w:rsidRPr="00C220AB">
        <w:rPr>
          <w:szCs w:val="24"/>
        </w:rPr>
        <w:t>.  Key Personnel</w:t>
      </w:r>
    </w:p>
    <w:p w14:paraId="184E17C1" w14:textId="2B447A6F" w:rsidR="007B3202" w:rsidRPr="00C220AB" w:rsidRDefault="007B3202" w:rsidP="007B3202">
      <w:pPr>
        <w:pStyle w:val="Heading1"/>
        <w:tabs>
          <w:tab w:val="clear" w:pos="720"/>
        </w:tabs>
        <w:rPr>
          <w:b w:val="0"/>
          <w:szCs w:val="24"/>
          <w:u w:val="none"/>
        </w:rPr>
      </w:pPr>
      <w:r w:rsidRPr="00C220AB">
        <w:rPr>
          <w:b w:val="0"/>
          <w:szCs w:val="24"/>
          <w:u w:val="none"/>
        </w:rPr>
        <w:t xml:space="preserve">The </w:t>
      </w:r>
      <w:r w:rsidR="00343E21">
        <w:rPr>
          <w:b w:val="0"/>
          <w:szCs w:val="24"/>
          <w:u w:val="none"/>
        </w:rPr>
        <w:t>SUB-</w:t>
      </w:r>
      <w:del w:id="719" w:author="Danielle Martin" w:date="2020-02-03T11:48:00Z">
        <w:r w:rsidR="00343E21" w:rsidDel="00A85D81">
          <w:rPr>
            <w:b w:val="0"/>
            <w:szCs w:val="24"/>
            <w:u w:val="none"/>
          </w:rPr>
          <w:delText>AWARDEE</w:delText>
        </w:r>
      </w:del>
      <w:ins w:id="720" w:author="Danielle Martin" w:date="2020-02-03T11:48:00Z">
        <w:r w:rsidR="00A85D81">
          <w:rPr>
            <w:b w:val="0"/>
            <w:szCs w:val="24"/>
            <w:u w:val="none"/>
          </w:rPr>
          <w:t>GRANTEE</w:t>
        </w:r>
      </w:ins>
      <w:r w:rsidRPr="00C220AB">
        <w:rPr>
          <w:b w:val="0"/>
          <w:szCs w:val="24"/>
          <w:u w:val="none"/>
        </w:rPr>
        <w:t xml:space="preserve"> key personnel to this a</w:t>
      </w:r>
      <w:r w:rsidR="00676E36" w:rsidRPr="00C220AB">
        <w:rPr>
          <w:b w:val="0"/>
          <w:szCs w:val="24"/>
          <w:u w:val="none"/>
        </w:rPr>
        <w:t xml:space="preserve">greement are outlined in ANNEX </w:t>
      </w:r>
      <w:del w:id="721" w:author="Danielle Martin" w:date="2020-02-03T13:01:00Z">
        <w:r w:rsidR="00BE2CF7" w:rsidDel="002875BE">
          <w:rPr>
            <w:b w:val="0"/>
            <w:szCs w:val="24"/>
            <w:u w:val="none"/>
          </w:rPr>
          <w:delText>C</w:delText>
        </w:r>
      </w:del>
      <w:ins w:id="722" w:author="Danielle Martin" w:date="2020-02-03T13:01:00Z">
        <w:r w:rsidR="002875BE">
          <w:rPr>
            <w:b w:val="0"/>
            <w:szCs w:val="24"/>
            <w:u w:val="none"/>
          </w:rPr>
          <w:t>B</w:t>
        </w:r>
      </w:ins>
      <w:r w:rsidRPr="00C220AB">
        <w:rPr>
          <w:b w:val="0"/>
          <w:szCs w:val="24"/>
          <w:u w:val="none"/>
        </w:rPr>
        <w:t>.   Key Personnel specific Terms of R</w:t>
      </w:r>
      <w:r w:rsidR="00676E36" w:rsidRPr="00C220AB">
        <w:rPr>
          <w:b w:val="0"/>
          <w:szCs w:val="24"/>
          <w:u w:val="none"/>
        </w:rPr>
        <w:t xml:space="preserve">eference are included in ANNEX </w:t>
      </w:r>
      <w:del w:id="723" w:author="Danielle Martin" w:date="2020-02-03T13:01:00Z">
        <w:r w:rsidR="00BE2CF7" w:rsidDel="002875BE">
          <w:rPr>
            <w:b w:val="0"/>
            <w:szCs w:val="24"/>
            <w:u w:val="none"/>
          </w:rPr>
          <w:delText>C</w:delText>
        </w:r>
      </w:del>
      <w:ins w:id="724" w:author="Danielle Martin" w:date="2020-02-03T13:01:00Z">
        <w:r w:rsidR="002875BE">
          <w:rPr>
            <w:b w:val="0"/>
            <w:szCs w:val="24"/>
            <w:u w:val="none"/>
          </w:rPr>
          <w:t>B</w:t>
        </w:r>
      </w:ins>
      <w:r w:rsidRPr="00C220AB">
        <w:rPr>
          <w:b w:val="0"/>
          <w:szCs w:val="24"/>
          <w:u w:val="none"/>
        </w:rPr>
        <w:t xml:space="preserve">. The list of key personnel may be amended by a written modification to this sub </w:t>
      </w:r>
      <w:r w:rsidR="00E11722" w:rsidRPr="00C220AB">
        <w:rPr>
          <w:b w:val="0"/>
          <w:szCs w:val="24"/>
          <w:u w:val="none"/>
        </w:rPr>
        <w:t>grant</w:t>
      </w:r>
      <w:r w:rsidRPr="00C220AB">
        <w:rPr>
          <w:b w:val="0"/>
          <w:szCs w:val="24"/>
          <w:u w:val="none"/>
        </w:rPr>
        <w:t xml:space="preserve"> to either add or delete personnel as appropriate. </w:t>
      </w:r>
    </w:p>
    <w:p w14:paraId="06F214E5" w14:textId="77777777" w:rsidR="007B3202" w:rsidRPr="00C220AB" w:rsidRDefault="006D52D7" w:rsidP="007B3202">
      <w:pPr>
        <w:pStyle w:val="Heading1"/>
        <w:rPr>
          <w:szCs w:val="24"/>
        </w:rPr>
      </w:pPr>
      <w:r w:rsidRPr="00C220AB">
        <w:rPr>
          <w:b w:val="0"/>
          <w:szCs w:val="24"/>
          <w:u w:val="none"/>
        </w:rPr>
        <w:br/>
      </w:r>
      <w:r w:rsidR="004B56B2" w:rsidRPr="00C220AB">
        <w:rPr>
          <w:szCs w:val="24"/>
        </w:rPr>
        <w:t xml:space="preserve">ARTICLE </w:t>
      </w:r>
      <w:r w:rsidR="002862E2">
        <w:rPr>
          <w:szCs w:val="24"/>
        </w:rPr>
        <w:t>1</w:t>
      </w:r>
      <w:r w:rsidR="00E31C05">
        <w:rPr>
          <w:szCs w:val="24"/>
        </w:rPr>
        <w:t>6</w:t>
      </w:r>
      <w:r w:rsidR="007B3202" w:rsidRPr="00C220AB">
        <w:rPr>
          <w:szCs w:val="24"/>
        </w:rPr>
        <w:t>. Programmatic Implementation Schedule, Requirements and Reports</w:t>
      </w:r>
    </w:p>
    <w:p w14:paraId="0C07F80F" w14:textId="05B23704" w:rsidR="006D52D7" w:rsidRPr="00C220AB" w:rsidRDefault="00077204" w:rsidP="007B3202">
      <w:pPr>
        <w:pStyle w:val="Heading1"/>
        <w:rPr>
          <w:b w:val="0"/>
          <w:szCs w:val="24"/>
          <w:u w:val="none"/>
        </w:rPr>
      </w:pPr>
      <w:r w:rsidRPr="00C220AB">
        <w:rPr>
          <w:b w:val="0"/>
          <w:szCs w:val="24"/>
          <w:u w:val="none"/>
        </w:rPr>
        <w:t xml:space="preserve">The </w:t>
      </w:r>
      <w:r w:rsidR="00343E21">
        <w:rPr>
          <w:b w:val="0"/>
          <w:szCs w:val="24"/>
          <w:u w:val="none"/>
        </w:rPr>
        <w:t>SUB-</w:t>
      </w:r>
      <w:del w:id="725" w:author="Danielle Martin" w:date="2020-02-03T11:48:00Z">
        <w:r w:rsidR="00343E21" w:rsidDel="00A85D81">
          <w:rPr>
            <w:b w:val="0"/>
            <w:szCs w:val="24"/>
            <w:u w:val="none"/>
          </w:rPr>
          <w:delText>AWARDEE</w:delText>
        </w:r>
      </w:del>
      <w:ins w:id="726" w:author="Danielle Martin" w:date="2020-02-03T11:48:00Z">
        <w:r w:rsidR="00A85D81">
          <w:rPr>
            <w:b w:val="0"/>
            <w:szCs w:val="24"/>
            <w:u w:val="none"/>
          </w:rPr>
          <w:t>GRANTEE</w:t>
        </w:r>
      </w:ins>
      <w:r w:rsidRPr="00C220AB">
        <w:rPr>
          <w:b w:val="0"/>
          <w:szCs w:val="24"/>
          <w:u w:val="none"/>
        </w:rPr>
        <w:t xml:space="preserve"> is responsible for the oversight of all </w:t>
      </w:r>
      <w:r w:rsidR="00C67B40">
        <w:rPr>
          <w:b w:val="0"/>
          <w:szCs w:val="24"/>
          <w:u w:val="none"/>
        </w:rPr>
        <w:t>[</w:t>
      </w:r>
      <w:r w:rsidR="00C35C9D" w:rsidRPr="00C220AB">
        <w:rPr>
          <w:b w:val="0"/>
          <w:szCs w:val="24"/>
          <w:highlight w:val="yellow"/>
          <w:u w:val="none"/>
        </w:rPr>
        <w:t>Name of the program</w:t>
      </w:r>
      <w:r w:rsidR="00C67B40">
        <w:rPr>
          <w:b w:val="0"/>
          <w:szCs w:val="24"/>
          <w:u w:val="none"/>
        </w:rPr>
        <w:t>]</w:t>
      </w:r>
      <w:r w:rsidRPr="00C220AB">
        <w:rPr>
          <w:b w:val="0"/>
          <w:szCs w:val="24"/>
          <w:u w:val="none"/>
        </w:rPr>
        <w:t xml:space="preserve"> project implementation </w:t>
      </w:r>
      <w:r w:rsidR="00C67B40">
        <w:rPr>
          <w:b w:val="0"/>
          <w:szCs w:val="24"/>
          <w:u w:val="none"/>
        </w:rPr>
        <w:t>according</w:t>
      </w:r>
      <w:r w:rsidRPr="00C220AB">
        <w:rPr>
          <w:b w:val="0"/>
          <w:szCs w:val="24"/>
          <w:u w:val="none"/>
        </w:rPr>
        <w:t xml:space="preserve"> to the schedule, requirements and reports. The Schedules, Requirements, and Reports are outlined in </w:t>
      </w:r>
      <w:ins w:id="727" w:author="Danielle Martin" w:date="2020-02-03T13:01:00Z">
        <w:r w:rsidR="002875BE" w:rsidRPr="002875BE">
          <w:rPr>
            <w:b w:val="0"/>
            <w:szCs w:val="24"/>
            <w:u w:val="none"/>
          </w:rPr>
          <w:t>ARTICLE 11. Reporting and Evaluation</w:t>
        </w:r>
      </w:ins>
      <w:del w:id="728" w:author="Danielle Martin" w:date="2020-02-03T13:01:00Z">
        <w:r w:rsidR="00676E36" w:rsidRPr="00C220AB" w:rsidDel="002875BE">
          <w:rPr>
            <w:b w:val="0"/>
            <w:szCs w:val="24"/>
            <w:u w:val="none"/>
          </w:rPr>
          <w:delText>ANNEX D</w:delText>
        </w:r>
      </w:del>
      <w:r w:rsidRPr="00C220AB">
        <w:rPr>
          <w:b w:val="0"/>
          <w:szCs w:val="24"/>
          <w:u w:val="none"/>
        </w:rPr>
        <w:t xml:space="preserve">. </w:t>
      </w:r>
      <w:del w:id="729" w:author="Danielle Martin" w:date="2020-02-03T13:01:00Z">
        <w:r w:rsidR="008A1539" w:rsidRPr="00C220AB" w:rsidDel="008638C0">
          <w:rPr>
            <w:b w:val="0"/>
            <w:szCs w:val="24"/>
            <w:u w:val="none"/>
          </w:rPr>
          <w:delText xml:space="preserve">In addition, </w:delText>
        </w:r>
        <w:r w:rsidR="00343E21" w:rsidDel="008638C0">
          <w:rPr>
            <w:b w:val="0"/>
            <w:szCs w:val="24"/>
            <w:u w:val="none"/>
          </w:rPr>
          <w:delText>SUB-</w:delText>
        </w:r>
      </w:del>
      <w:del w:id="730" w:author="Danielle Martin" w:date="2020-02-03T11:48:00Z">
        <w:r w:rsidR="00343E21" w:rsidDel="00A85D81">
          <w:rPr>
            <w:b w:val="0"/>
            <w:szCs w:val="24"/>
            <w:u w:val="none"/>
          </w:rPr>
          <w:delText>AWARDEE</w:delText>
        </w:r>
      </w:del>
      <w:del w:id="731" w:author="Danielle Martin" w:date="2020-02-03T13:01:00Z">
        <w:r w:rsidR="008A1539" w:rsidRPr="00C220AB" w:rsidDel="008638C0">
          <w:rPr>
            <w:b w:val="0"/>
            <w:szCs w:val="24"/>
            <w:u w:val="none"/>
          </w:rPr>
          <w:delText xml:space="preserve"> must submit quarterly programmatic reports</w:delText>
        </w:r>
        <w:r w:rsidR="00A34785" w:rsidDel="008638C0">
          <w:rPr>
            <w:b w:val="0"/>
            <w:szCs w:val="24"/>
            <w:u w:val="none"/>
          </w:rPr>
          <w:delText>.</w:delText>
        </w:r>
      </w:del>
    </w:p>
    <w:p w14:paraId="28C40FB9" w14:textId="77777777" w:rsidR="00077204" w:rsidRPr="00C220AB" w:rsidRDefault="00077204" w:rsidP="00077204">
      <w:pPr>
        <w:rPr>
          <w:rFonts w:ascii="Times New Roman" w:hAnsi="Times New Roman"/>
          <w:sz w:val="24"/>
          <w:szCs w:val="24"/>
        </w:rPr>
      </w:pPr>
    </w:p>
    <w:p w14:paraId="049BEF7F" w14:textId="77777777" w:rsidR="006D52D7" w:rsidRPr="00C220AB" w:rsidRDefault="006D52D7">
      <w:pPr>
        <w:pStyle w:val="Heading1"/>
        <w:rPr>
          <w:szCs w:val="24"/>
        </w:rPr>
      </w:pPr>
      <w:r w:rsidRPr="00C220AB">
        <w:rPr>
          <w:szCs w:val="24"/>
        </w:rPr>
        <w:t>ARTI</w:t>
      </w:r>
      <w:r w:rsidR="004B56B2" w:rsidRPr="00C220AB">
        <w:rPr>
          <w:szCs w:val="24"/>
        </w:rPr>
        <w:t xml:space="preserve">CLE </w:t>
      </w:r>
      <w:r w:rsidR="002862E2">
        <w:rPr>
          <w:szCs w:val="24"/>
        </w:rPr>
        <w:t>1</w:t>
      </w:r>
      <w:r w:rsidR="00E31C05">
        <w:rPr>
          <w:szCs w:val="24"/>
        </w:rPr>
        <w:t>7</w:t>
      </w:r>
      <w:r w:rsidRPr="00C220AB">
        <w:rPr>
          <w:szCs w:val="24"/>
        </w:rPr>
        <w:t xml:space="preserve">. </w:t>
      </w:r>
      <w:r w:rsidR="009E2A39" w:rsidRPr="00C220AB">
        <w:rPr>
          <w:szCs w:val="24"/>
        </w:rPr>
        <w:t>Changes</w:t>
      </w:r>
      <w:r w:rsidR="00981796" w:rsidRPr="00C220AB">
        <w:rPr>
          <w:szCs w:val="24"/>
        </w:rPr>
        <w:t xml:space="preserve"> </w:t>
      </w:r>
      <w:r w:rsidR="004C6515" w:rsidRPr="00C220AB">
        <w:rPr>
          <w:szCs w:val="24"/>
        </w:rPr>
        <w:t xml:space="preserve">to </w:t>
      </w:r>
      <w:r w:rsidR="00F31598">
        <w:rPr>
          <w:szCs w:val="24"/>
        </w:rPr>
        <w:t>Program Description and Objectives</w:t>
      </w:r>
    </w:p>
    <w:p w14:paraId="6D3F92F5" w14:textId="2C990C83" w:rsidR="006D52D7" w:rsidRPr="00C220AB" w:rsidRDefault="00077204" w:rsidP="009D134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rPr>
      </w:pPr>
      <w:r w:rsidRPr="00C220AB">
        <w:rPr>
          <w:sz w:val="24"/>
          <w:szCs w:val="24"/>
        </w:rPr>
        <w:t xml:space="preserve">Any </w:t>
      </w:r>
      <w:r w:rsidR="009E2A39" w:rsidRPr="00C220AB">
        <w:rPr>
          <w:sz w:val="24"/>
          <w:szCs w:val="24"/>
        </w:rPr>
        <w:t>change</w:t>
      </w:r>
      <w:r w:rsidRPr="00C220AB">
        <w:rPr>
          <w:sz w:val="24"/>
          <w:szCs w:val="24"/>
        </w:rPr>
        <w:t xml:space="preserve"> to the </w:t>
      </w:r>
      <w:r w:rsidR="00F31598">
        <w:rPr>
          <w:sz w:val="24"/>
          <w:szCs w:val="24"/>
        </w:rPr>
        <w:t xml:space="preserve">Program Description and/or Objectives </w:t>
      </w:r>
      <w:r w:rsidRPr="00C220AB">
        <w:rPr>
          <w:sz w:val="24"/>
          <w:szCs w:val="24"/>
        </w:rPr>
        <w:t xml:space="preserve">may only be amended by a written modification to this </w:t>
      </w:r>
      <w:del w:id="732" w:author="Danielle Martin" w:date="2020-02-03T11:57:00Z">
        <w:r w:rsidR="00F31598" w:rsidDel="0044078C">
          <w:rPr>
            <w:sz w:val="24"/>
            <w:szCs w:val="24"/>
          </w:rPr>
          <w:delText>sub-agreement</w:delText>
        </w:r>
      </w:del>
      <w:ins w:id="733" w:author="Danielle Martin" w:date="2020-02-03T11:57:00Z">
        <w:r w:rsidR="0044078C">
          <w:rPr>
            <w:sz w:val="24"/>
            <w:szCs w:val="24"/>
          </w:rPr>
          <w:t>Sub-Grant Agreement</w:t>
        </w:r>
      </w:ins>
      <w:r w:rsidR="008F49A3">
        <w:rPr>
          <w:sz w:val="24"/>
          <w:szCs w:val="24"/>
        </w:rPr>
        <w:t xml:space="preserve"> </w:t>
      </w:r>
      <w:r w:rsidRPr="00C220AB">
        <w:rPr>
          <w:sz w:val="24"/>
          <w:szCs w:val="24"/>
        </w:rPr>
        <w:t xml:space="preserve">and agreed upon by both </w:t>
      </w:r>
      <w:r w:rsidR="00F31598">
        <w:rPr>
          <w:sz w:val="24"/>
          <w:szCs w:val="24"/>
        </w:rPr>
        <w:t>P</w:t>
      </w:r>
      <w:r w:rsidRPr="00C220AB">
        <w:rPr>
          <w:sz w:val="24"/>
          <w:szCs w:val="24"/>
        </w:rPr>
        <w:t xml:space="preserve">arties. </w:t>
      </w:r>
      <w:r w:rsidR="006D52D7" w:rsidRPr="00C220AB">
        <w:rPr>
          <w:sz w:val="24"/>
          <w:szCs w:val="24"/>
        </w:rPr>
        <w:br/>
      </w:r>
    </w:p>
    <w:p w14:paraId="3AF5A735" w14:textId="77777777" w:rsidR="006D52D7" w:rsidRPr="00C220AB" w:rsidRDefault="004B56B2">
      <w:pPr>
        <w:pStyle w:val="Heading1"/>
        <w:tabs>
          <w:tab w:val="left" w:pos="1710"/>
          <w:tab w:val="left" w:pos="2430"/>
        </w:tabs>
        <w:rPr>
          <w:szCs w:val="24"/>
        </w:rPr>
      </w:pPr>
      <w:r w:rsidRPr="00C220AB">
        <w:rPr>
          <w:szCs w:val="24"/>
        </w:rPr>
        <w:t>ARTICLE 1</w:t>
      </w:r>
      <w:r w:rsidR="00E31C05">
        <w:rPr>
          <w:szCs w:val="24"/>
        </w:rPr>
        <w:t>8</w:t>
      </w:r>
      <w:r w:rsidR="006D52D7" w:rsidRPr="00C220AB">
        <w:rPr>
          <w:szCs w:val="24"/>
        </w:rPr>
        <w:t xml:space="preserve">.  Assignment of Claims </w:t>
      </w:r>
    </w:p>
    <w:p w14:paraId="7D1C6CCC" w14:textId="7C32A542" w:rsidR="006D52D7" w:rsidRPr="00C220AB" w:rsidRDefault="006D52D7">
      <w:pPr>
        <w:pStyle w:val="BodyText"/>
        <w:rPr>
          <w:sz w:val="24"/>
          <w:szCs w:val="24"/>
        </w:rPr>
      </w:pPr>
      <w:r w:rsidRPr="00C220AB">
        <w:rPr>
          <w:sz w:val="24"/>
          <w:szCs w:val="24"/>
        </w:rPr>
        <w:t xml:space="preserve">The </w:t>
      </w:r>
      <w:r w:rsidR="00343E21">
        <w:rPr>
          <w:color w:val="000000"/>
          <w:sz w:val="24"/>
          <w:szCs w:val="24"/>
        </w:rPr>
        <w:t>SUB-</w:t>
      </w:r>
      <w:del w:id="734" w:author="Danielle Martin" w:date="2020-02-03T11:48:00Z">
        <w:r w:rsidR="00343E21" w:rsidDel="00A85D81">
          <w:rPr>
            <w:color w:val="000000"/>
            <w:sz w:val="24"/>
            <w:szCs w:val="24"/>
          </w:rPr>
          <w:delText>AWARDEE</w:delText>
        </w:r>
      </w:del>
      <w:ins w:id="735" w:author="Danielle Martin" w:date="2020-02-03T11:48:00Z">
        <w:r w:rsidR="00A85D81">
          <w:rPr>
            <w:color w:val="000000"/>
            <w:sz w:val="24"/>
            <w:szCs w:val="24"/>
          </w:rPr>
          <w:t>GRANTEE</w:t>
        </w:r>
      </w:ins>
      <w:r w:rsidR="009D134B" w:rsidRPr="00C220AB">
        <w:rPr>
          <w:color w:val="000000"/>
          <w:sz w:val="24"/>
          <w:szCs w:val="24"/>
        </w:rPr>
        <w:t xml:space="preserve"> </w:t>
      </w:r>
      <w:r w:rsidRPr="00C220AB">
        <w:rPr>
          <w:sz w:val="24"/>
          <w:szCs w:val="24"/>
        </w:rPr>
        <w:t>shall obtain the appro</w:t>
      </w:r>
      <w:r w:rsidR="009D134B" w:rsidRPr="00C220AB">
        <w:rPr>
          <w:sz w:val="24"/>
          <w:szCs w:val="24"/>
        </w:rPr>
        <w:t>val of PARTNERS</w:t>
      </w:r>
      <w:r w:rsidR="00BE545A">
        <w:rPr>
          <w:sz w:val="24"/>
          <w:szCs w:val="24"/>
        </w:rPr>
        <w:t>’</w:t>
      </w:r>
      <w:r w:rsidR="009D134B" w:rsidRPr="00C220AB">
        <w:rPr>
          <w:sz w:val="24"/>
          <w:szCs w:val="24"/>
        </w:rPr>
        <w:t xml:space="preserve"> Program</w:t>
      </w:r>
      <w:r w:rsidR="005D1912">
        <w:rPr>
          <w:sz w:val="24"/>
          <w:szCs w:val="24"/>
        </w:rPr>
        <w:t xml:space="preserve"> Manager</w:t>
      </w:r>
      <w:r w:rsidR="009D134B" w:rsidRPr="00C220AB">
        <w:rPr>
          <w:sz w:val="24"/>
          <w:szCs w:val="24"/>
        </w:rPr>
        <w:t xml:space="preserve"> </w:t>
      </w:r>
      <w:r w:rsidRPr="00C220AB">
        <w:rPr>
          <w:sz w:val="24"/>
          <w:szCs w:val="24"/>
        </w:rPr>
        <w:t>prior to making any</w:t>
      </w:r>
      <w:r w:rsidR="004C6515" w:rsidRPr="00C220AB">
        <w:rPr>
          <w:sz w:val="24"/>
          <w:szCs w:val="24"/>
        </w:rPr>
        <w:t xml:space="preserve"> assignment related to this sub </w:t>
      </w:r>
      <w:r w:rsidR="00E11722" w:rsidRPr="00C220AB">
        <w:rPr>
          <w:sz w:val="24"/>
          <w:szCs w:val="24"/>
        </w:rPr>
        <w:t>grant</w:t>
      </w:r>
      <w:r w:rsidR="00731068" w:rsidRPr="00C220AB">
        <w:rPr>
          <w:sz w:val="24"/>
          <w:szCs w:val="24"/>
        </w:rPr>
        <w:t xml:space="preserve"> to non-</w:t>
      </w:r>
      <w:r w:rsidR="00343E21">
        <w:rPr>
          <w:sz w:val="24"/>
          <w:szCs w:val="24"/>
        </w:rPr>
        <w:t>SUB-</w:t>
      </w:r>
      <w:del w:id="736" w:author="Danielle Martin" w:date="2020-02-03T11:48:00Z">
        <w:r w:rsidR="00343E21" w:rsidDel="00A85D81">
          <w:rPr>
            <w:sz w:val="24"/>
            <w:szCs w:val="24"/>
          </w:rPr>
          <w:delText>AWARDEE</w:delText>
        </w:r>
      </w:del>
      <w:ins w:id="737" w:author="Danielle Martin" w:date="2020-02-03T11:48:00Z">
        <w:r w:rsidR="00A85D81">
          <w:rPr>
            <w:sz w:val="24"/>
            <w:szCs w:val="24"/>
          </w:rPr>
          <w:t>GRANTEE</w:t>
        </w:r>
      </w:ins>
      <w:r w:rsidR="004C6515" w:rsidRPr="00C220AB">
        <w:rPr>
          <w:sz w:val="24"/>
          <w:szCs w:val="24"/>
        </w:rPr>
        <w:t xml:space="preserve"> key personnel, including consultants</w:t>
      </w:r>
      <w:r w:rsidRPr="00C220AB">
        <w:rPr>
          <w:sz w:val="24"/>
          <w:szCs w:val="24"/>
        </w:rPr>
        <w:t>.</w:t>
      </w:r>
    </w:p>
    <w:p w14:paraId="4686D86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3E29B36D" w14:textId="0681D5DC" w:rsidR="006D52D7" w:rsidRPr="00C220AB" w:rsidRDefault="00CD1121">
      <w:pPr>
        <w:pStyle w:val="Heading1"/>
        <w:rPr>
          <w:szCs w:val="24"/>
        </w:rPr>
      </w:pPr>
      <w:r w:rsidRPr="00C220AB">
        <w:rPr>
          <w:szCs w:val="24"/>
        </w:rPr>
        <w:t>ARTICLE 1</w:t>
      </w:r>
      <w:r w:rsidR="00E31C05">
        <w:rPr>
          <w:szCs w:val="24"/>
        </w:rPr>
        <w:t>9</w:t>
      </w:r>
      <w:r w:rsidR="004C6515" w:rsidRPr="00C220AB">
        <w:rPr>
          <w:szCs w:val="24"/>
        </w:rPr>
        <w:t xml:space="preserve">. </w:t>
      </w:r>
      <w:r w:rsidR="00F31598">
        <w:rPr>
          <w:szCs w:val="24"/>
        </w:rPr>
        <w:t xml:space="preserve"> </w:t>
      </w:r>
      <w:del w:id="738" w:author="Danielle Martin" w:date="2020-02-03T11:57:00Z">
        <w:r w:rsidR="00F31598" w:rsidDel="0044078C">
          <w:rPr>
            <w:szCs w:val="24"/>
          </w:rPr>
          <w:delText>Sub-agreement</w:delText>
        </w:r>
      </w:del>
      <w:ins w:id="739" w:author="Danielle Martin" w:date="2020-02-03T11:57:00Z">
        <w:r w:rsidR="0044078C">
          <w:rPr>
            <w:szCs w:val="24"/>
          </w:rPr>
          <w:t>Sub-Grant Agreement</w:t>
        </w:r>
      </w:ins>
      <w:r w:rsidR="006D52D7" w:rsidRPr="00C220AB">
        <w:rPr>
          <w:szCs w:val="24"/>
        </w:rPr>
        <w:t xml:space="preserve"> Changes</w:t>
      </w:r>
    </w:p>
    <w:p w14:paraId="60D530AA" w14:textId="3DF60B59" w:rsidR="004C6515" w:rsidRPr="00C220AB" w:rsidRDefault="004C6515" w:rsidP="004C6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Any proposed changes to the sub </w:t>
      </w:r>
      <w:r w:rsidR="00E11722" w:rsidRPr="00C220AB">
        <w:rPr>
          <w:rFonts w:ascii="Times New Roman" w:hAnsi="Times New Roman"/>
          <w:sz w:val="24"/>
          <w:szCs w:val="24"/>
        </w:rPr>
        <w:t>grant</w:t>
      </w:r>
      <w:r w:rsidRPr="00C220AB">
        <w:rPr>
          <w:rFonts w:ascii="Times New Roman" w:hAnsi="Times New Roman"/>
          <w:sz w:val="24"/>
          <w:szCs w:val="24"/>
        </w:rPr>
        <w:t xml:space="preserve"> will be submitted in writing and will be, approved by, and executed by the parties to this </w:t>
      </w:r>
      <w:del w:id="740" w:author="Danielle Martin" w:date="2020-02-03T11:57:00Z">
        <w:r w:rsidR="00373FA4" w:rsidDel="0044078C">
          <w:rPr>
            <w:rFonts w:ascii="Times New Roman" w:hAnsi="Times New Roman"/>
            <w:sz w:val="24"/>
            <w:szCs w:val="24"/>
          </w:rPr>
          <w:delText>sub-agreement</w:delText>
        </w:r>
      </w:del>
      <w:ins w:id="741"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before performance of work involved in the change may begin.</w:t>
      </w:r>
    </w:p>
    <w:p w14:paraId="6DB8E251"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8CF213A" w14:textId="77777777" w:rsidR="006D52D7" w:rsidRPr="00C220AB" w:rsidRDefault="00CD1121">
      <w:pPr>
        <w:pStyle w:val="Heading1"/>
        <w:rPr>
          <w:szCs w:val="24"/>
        </w:rPr>
      </w:pPr>
      <w:r w:rsidRPr="00C220AB">
        <w:rPr>
          <w:szCs w:val="24"/>
        </w:rPr>
        <w:t xml:space="preserve">ARTICLE </w:t>
      </w:r>
      <w:r w:rsidR="00E31C05">
        <w:rPr>
          <w:szCs w:val="24"/>
        </w:rPr>
        <w:t>20</w:t>
      </w:r>
      <w:r w:rsidR="006D52D7" w:rsidRPr="00C220AB">
        <w:rPr>
          <w:szCs w:val="24"/>
        </w:rPr>
        <w:t>. Delays</w:t>
      </w:r>
    </w:p>
    <w:p w14:paraId="6D3AAC2C" w14:textId="581F367F" w:rsidR="006D52D7" w:rsidRPr="00C220AB" w:rsidRDefault="00A64D7D">
      <w:pPr>
        <w:pStyle w:val="BodyText"/>
        <w:rPr>
          <w:sz w:val="24"/>
          <w:szCs w:val="24"/>
        </w:rPr>
      </w:pPr>
      <w:r w:rsidRPr="00C220AB">
        <w:rPr>
          <w:sz w:val="24"/>
          <w:szCs w:val="24"/>
        </w:rPr>
        <w:t xml:space="preserve">Whenever the </w:t>
      </w:r>
      <w:r w:rsidR="00343E21">
        <w:rPr>
          <w:sz w:val="24"/>
          <w:szCs w:val="24"/>
        </w:rPr>
        <w:t>SUB-</w:t>
      </w:r>
      <w:del w:id="742" w:author="Danielle Martin" w:date="2020-02-03T11:48:00Z">
        <w:r w:rsidR="00343E21" w:rsidDel="00A85D81">
          <w:rPr>
            <w:sz w:val="24"/>
            <w:szCs w:val="24"/>
          </w:rPr>
          <w:delText>AWARDEE</w:delText>
        </w:r>
      </w:del>
      <w:ins w:id="743" w:author="Danielle Martin" w:date="2020-02-03T11:48:00Z">
        <w:r w:rsidR="00A85D81">
          <w:rPr>
            <w:sz w:val="24"/>
            <w:szCs w:val="24"/>
          </w:rPr>
          <w:t>GRANTEE</w:t>
        </w:r>
      </w:ins>
      <w:r w:rsidRPr="00C220AB">
        <w:rPr>
          <w:sz w:val="24"/>
          <w:szCs w:val="24"/>
        </w:rPr>
        <w:t xml:space="preserve"> knows or reasonably should know that any actual or potential condition is delaying or threatens to delay the timely performance of the work, the </w:t>
      </w:r>
      <w:r w:rsidR="00343E21">
        <w:rPr>
          <w:sz w:val="24"/>
          <w:szCs w:val="24"/>
        </w:rPr>
        <w:t>SUB-</w:t>
      </w:r>
      <w:del w:id="744" w:author="Danielle Martin" w:date="2020-02-03T11:48:00Z">
        <w:r w:rsidR="00343E21" w:rsidDel="00A85D81">
          <w:rPr>
            <w:sz w:val="24"/>
            <w:szCs w:val="24"/>
          </w:rPr>
          <w:delText>AWARDEE</w:delText>
        </w:r>
      </w:del>
      <w:ins w:id="745" w:author="Danielle Martin" w:date="2020-02-03T11:48:00Z">
        <w:r w:rsidR="00A85D81">
          <w:rPr>
            <w:sz w:val="24"/>
            <w:szCs w:val="24"/>
          </w:rPr>
          <w:t>GRANTEE</w:t>
        </w:r>
      </w:ins>
      <w:r w:rsidRPr="00C220AB">
        <w:rPr>
          <w:sz w:val="24"/>
          <w:szCs w:val="24"/>
        </w:rPr>
        <w:t xml:space="preserve"> shall give PARTNERS written notice thereof, including all relevant information with respect thereto.</w:t>
      </w:r>
    </w:p>
    <w:p w14:paraId="5FD84D1B"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0812E52C"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r w:rsidRPr="00C220AB">
        <w:rPr>
          <w:rFonts w:ascii="Times New Roman" w:hAnsi="Times New Roman"/>
          <w:b/>
          <w:sz w:val="24"/>
          <w:szCs w:val="24"/>
          <w:u w:val="single"/>
        </w:rPr>
        <w:t>ARTICLE 2</w:t>
      </w:r>
      <w:r w:rsidR="00E31C05">
        <w:rPr>
          <w:rFonts w:ascii="Times New Roman" w:hAnsi="Times New Roman"/>
          <w:b/>
          <w:sz w:val="24"/>
          <w:szCs w:val="24"/>
          <w:u w:val="single"/>
        </w:rPr>
        <w:t>1</w:t>
      </w:r>
      <w:r w:rsidR="006D52D7" w:rsidRPr="00C220AB">
        <w:rPr>
          <w:rFonts w:ascii="Times New Roman" w:hAnsi="Times New Roman"/>
          <w:b/>
          <w:sz w:val="24"/>
          <w:szCs w:val="24"/>
          <w:u w:val="single"/>
        </w:rPr>
        <w:t>.   Organizational Conflicts of Interest</w:t>
      </w:r>
    </w:p>
    <w:p w14:paraId="57EE6CB9" w14:textId="7F2442E5"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w:t>
      </w:r>
      <w:del w:id="746" w:author="Danielle Martin" w:date="2020-02-03T11:48:00Z">
        <w:r w:rsidR="00343E21" w:rsidDel="00A85D81">
          <w:rPr>
            <w:rFonts w:ascii="Times New Roman" w:hAnsi="Times New Roman"/>
            <w:sz w:val="24"/>
            <w:szCs w:val="24"/>
          </w:rPr>
          <w:delText>AWARDEE</w:delText>
        </w:r>
      </w:del>
      <w:ins w:id="747"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warrants</w:t>
      </w:r>
      <w:r w:rsidRPr="00C220AB">
        <w:rPr>
          <w:rFonts w:ascii="Times New Roman" w:hAnsi="Times New Roman"/>
          <w:sz w:val="24"/>
          <w:szCs w:val="24"/>
        </w:rPr>
        <w:t xml:space="preserve"> that, to the best of </w:t>
      </w:r>
      <w:r w:rsidR="00343E21">
        <w:rPr>
          <w:rFonts w:ascii="Times New Roman" w:hAnsi="Times New Roman"/>
          <w:sz w:val="24"/>
          <w:szCs w:val="24"/>
        </w:rPr>
        <w:t>SUB-</w:t>
      </w:r>
      <w:del w:id="748" w:author="Danielle Martin" w:date="2020-02-03T11:48:00Z">
        <w:r w:rsidR="00343E21" w:rsidDel="00A85D81">
          <w:rPr>
            <w:rFonts w:ascii="Times New Roman" w:hAnsi="Times New Roman"/>
            <w:sz w:val="24"/>
            <w:szCs w:val="24"/>
          </w:rPr>
          <w:delText>AWARDEE</w:delText>
        </w:r>
      </w:del>
      <w:ins w:id="749" w:author="Danielle Martin" w:date="2020-02-03T11:48:00Z">
        <w:r w:rsidR="00A85D81">
          <w:rPr>
            <w:rFonts w:ascii="Times New Roman" w:hAnsi="Times New Roman"/>
            <w:sz w:val="24"/>
            <w:szCs w:val="24"/>
          </w:rPr>
          <w:t>GRANTEE</w:t>
        </w:r>
      </w:ins>
      <w:r w:rsidR="00494CC0" w:rsidRPr="00C220AB">
        <w:rPr>
          <w:rFonts w:ascii="Times New Roman" w:hAnsi="Times New Roman"/>
          <w:sz w:val="24"/>
          <w:szCs w:val="24"/>
        </w:rPr>
        <w:t>s</w:t>
      </w:r>
      <w:r w:rsidR="00A64D7D" w:rsidRPr="00C220AB">
        <w:rPr>
          <w:rFonts w:ascii="Times New Roman" w:hAnsi="Times New Roman"/>
          <w:sz w:val="24"/>
          <w:szCs w:val="24"/>
        </w:rPr>
        <w:t xml:space="preserve"> knowledge</w:t>
      </w:r>
      <w:r w:rsidRPr="00C220AB">
        <w:rPr>
          <w:rFonts w:ascii="Times New Roman" w:hAnsi="Times New Roman"/>
          <w:sz w:val="24"/>
          <w:szCs w:val="24"/>
        </w:rPr>
        <w:t xml:space="preserve"> and belief, there are no relevant facts or circumstances which could give rise to an organizational conflict of interest, or that the </w:t>
      </w:r>
      <w:r w:rsidR="00343E21">
        <w:rPr>
          <w:rFonts w:ascii="Times New Roman" w:hAnsi="Times New Roman"/>
          <w:sz w:val="24"/>
          <w:szCs w:val="24"/>
        </w:rPr>
        <w:t>SUB-</w:t>
      </w:r>
      <w:del w:id="750" w:author="Danielle Martin" w:date="2020-02-03T11:48:00Z">
        <w:r w:rsidR="00343E21" w:rsidDel="00A85D81">
          <w:rPr>
            <w:rFonts w:ascii="Times New Roman" w:hAnsi="Times New Roman"/>
            <w:sz w:val="24"/>
            <w:szCs w:val="24"/>
          </w:rPr>
          <w:delText>AWARDEE</w:delText>
        </w:r>
      </w:del>
      <w:ins w:id="751"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has</w:t>
      </w:r>
      <w:r w:rsidRPr="00C220AB">
        <w:rPr>
          <w:rFonts w:ascii="Times New Roman" w:hAnsi="Times New Roman"/>
          <w:sz w:val="24"/>
          <w:szCs w:val="24"/>
        </w:rPr>
        <w:t xml:space="preserve"> disclosed all such relevant information.</w:t>
      </w:r>
    </w:p>
    <w:p w14:paraId="70CDE7B2"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263E867C" w14:textId="596BCC7D"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w:t>
      </w:r>
      <w:del w:id="752" w:author="Danielle Martin" w:date="2020-02-03T11:48:00Z">
        <w:r w:rsidR="00343E21" w:rsidDel="00A85D81">
          <w:rPr>
            <w:rFonts w:ascii="Times New Roman" w:hAnsi="Times New Roman"/>
            <w:sz w:val="24"/>
            <w:szCs w:val="24"/>
          </w:rPr>
          <w:delText>AWARDEE</w:delText>
        </w:r>
      </w:del>
      <w:ins w:id="753"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agrees</w:t>
      </w:r>
      <w:r w:rsidRPr="00C220AB">
        <w:rPr>
          <w:rFonts w:ascii="Times New Roman" w:hAnsi="Times New Roman"/>
          <w:sz w:val="24"/>
          <w:szCs w:val="24"/>
        </w:rPr>
        <w:t xml:space="preserve"> that if an actual or potential organizational conflict of interest is discovered after the </w:t>
      </w:r>
      <w:r w:rsidR="00E11722" w:rsidRPr="00C220AB">
        <w:rPr>
          <w:rFonts w:ascii="Times New Roman" w:hAnsi="Times New Roman"/>
          <w:sz w:val="24"/>
          <w:szCs w:val="24"/>
        </w:rPr>
        <w:t>grant</w:t>
      </w:r>
      <w:r w:rsidRPr="00C220AB">
        <w:rPr>
          <w:rFonts w:ascii="Times New Roman" w:hAnsi="Times New Roman"/>
          <w:sz w:val="24"/>
          <w:szCs w:val="24"/>
        </w:rPr>
        <w:t xml:space="preserve"> of this </w:t>
      </w:r>
      <w:del w:id="754" w:author="Danielle Martin" w:date="2020-02-03T11:57:00Z">
        <w:r w:rsidR="00343E21" w:rsidDel="0044078C">
          <w:rPr>
            <w:rFonts w:ascii="Times New Roman" w:hAnsi="Times New Roman"/>
            <w:sz w:val="24"/>
            <w:szCs w:val="24"/>
          </w:rPr>
          <w:delText>Sub-agreement</w:delText>
        </w:r>
      </w:del>
      <w:ins w:id="755"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that the </w:t>
      </w:r>
      <w:r w:rsidR="00343E21">
        <w:rPr>
          <w:rFonts w:ascii="Times New Roman" w:hAnsi="Times New Roman"/>
          <w:sz w:val="24"/>
          <w:szCs w:val="24"/>
        </w:rPr>
        <w:t>SUB-</w:t>
      </w:r>
      <w:del w:id="756" w:author="Danielle Martin" w:date="2020-02-03T11:48:00Z">
        <w:r w:rsidR="00343E21" w:rsidDel="00A85D81">
          <w:rPr>
            <w:rFonts w:ascii="Times New Roman" w:hAnsi="Times New Roman"/>
            <w:sz w:val="24"/>
            <w:szCs w:val="24"/>
          </w:rPr>
          <w:delText>AWARDEE</w:delText>
        </w:r>
      </w:del>
      <w:ins w:id="757"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will</w:t>
      </w:r>
      <w:r w:rsidRPr="00C220AB">
        <w:rPr>
          <w:rFonts w:ascii="Times New Roman" w:hAnsi="Times New Roman"/>
          <w:sz w:val="24"/>
          <w:szCs w:val="24"/>
        </w:rPr>
        <w:t xml:space="preserve"> make a full disclosure in writing to </w:t>
      </w:r>
      <w:r w:rsidR="000F5414" w:rsidRPr="00C220AB">
        <w:rPr>
          <w:rFonts w:ascii="Times New Roman" w:hAnsi="Times New Roman"/>
          <w:sz w:val="24"/>
          <w:szCs w:val="24"/>
        </w:rPr>
        <w:t>PARTNERS</w:t>
      </w:r>
      <w:r w:rsidR="00982999">
        <w:rPr>
          <w:rFonts w:ascii="Times New Roman" w:hAnsi="Times New Roman"/>
          <w:sz w:val="24"/>
          <w:szCs w:val="24"/>
        </w:rPr>
        <w:t>’</w:t>
      </w:r>
      <w:r w:rsidR="000F5414" w:rsidRPr="00C220AB">
        <w:rPr>
          <w:rFonts w:ascii="Times New Roman" w:hAnsi="Times New Roman"/>
          <w:sz w:val="24"/>
          <w:szCs w:val="24"/>
        </w:rPr>
        <w:t xml:space="preserve"> Chief</w:t>
      </w:r>
      <w:r w:rsidR="00E11722" w:rsidRPr="00C220AB">
        <w:rPr>
          <w:rFonts w:ascii="Times New Roman" w:hAnsi="Times New Roman"/>
          <w:sz w:val="24"/>
          <w:szCs w:val="24"/>
        </w:rPr>
        <w:t xml:space="preserve"> Financial Officer</w:t>
      </w:r>
      <w:r w:rsidR="005D1912">
        <w:rPr>
          <w:rFonts w:ascii="Times New Roman" w:hAnsi="Times New Roman"/>
          <w:sz w:val="24"/>
          <w:szCs w:val="24"/>
        </w:rPr>
        <w:t xml:space="preserve"> (CFO)</w:t>
      </w:r>
      <w:r w:rsidRPr="00C220AB">
        <w:rPr>
          <w:rFonts w:ascii="Times New Roman" w:hAnsi="Times New Roman"/>
          <w:sz w:val="24"/>
          <w:szCs w:val="24"/>
        </w:rPr>
        <w:t xml:space="preserve">.  Disclosure shall include a description of actions which the </w:t>
      </w:r>
      <w:r w:rsidR="00343E21">
        <w:rPr>
          <w:rFonts w:ascii="Times New Roman" w:hAnsi="Times New Roman"/>
          <w:sz w:val="24"/>
          <w:szCs w:val="24"/>
        </w:rPr>
        <w:t>SUB-</w:t>
      </w:r>
      <w:del w:id="758" w:author="Danielle Martin" w:date="2020-02-03T11:48:00Z">
        <w:r w:rsidR="00343E21" w:rsidDel="00A85D81">
          <w:rPr>
            <w:rFonts w:ascii="Times New Roman" w:hAnsi="Times New Roman"/>
            <w:sz w:val="24"/>
            <w:szCs w:val="24"/>
          </w:rPr>
          <w:lastRenderedPageBreak/>
          <w:delText>AWARDEE</w:delText>
        </w:r>
      </w:del>
      <w:ins w:id="759"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has</w:t>
      </w:r>
      <w:r w:rsidRPr="00C220AB">
        <w:rPr>
          <w:rFonts w:ascii="Times New Roman" w:hAnsi="Times New Roman"/>
          <w:sz w:val="24"/>
          <w:szCs w:val="24"/>
        </w:rPr>
        <w:t xml:space="preserve"> taken or proposes to take, after consultation with the PARTNERS </w:t>
      </w:r>
      <w:del w:id="760" w:author="Danielle Martin" w:date="2020-02-03T11:57:00Z">
        <w:r w:rsidR="00343E21" w:rsidDel="0044078C">
          <w:rPr>
            <w:rFonts w:ascii="Times New Roman" w:hAnsi="Times New Roman"/>
            <w:sz w:val="24"/>
            <w:szCs w:val="24"/>
          </w:rPr>
          <w:delText>Sub-agreement</w:delText>
        </w:r>
      </w:del>
      <w:ins w:id="761" w:author="Danielle Martin" w:date="2020-02-03T11:57:00Z">
        <w:r w:rsidR="0044078C">
          <w:rPr>
            <w:rFonts w:ascii="Times New Roman" w:hAnsi="Times New Roman"/>
            <w:sz w:val="24"/>
            <w:szCs w:val="24"/>
          </w:rPr>
          <w:t>Sub-Grant Agreement</w:t>
        </w:r>
      </w:ins>
      <w:r w:rsidR="005D1912">
        <w:rPr>
          <w:rFonts w:ascii="Times New Roman" w:hAnsi="Times New Roman"/>
          <w:sz w:val="24"/>
          <w:szCs w:val="24"/>
        </w:rPr>
        <w:t xml:space="preserve"> Program Manager</w:t>
      </w:r>
      <w:r w:rsidRPr="00C220AB">
        <w:rPr>
          <w:rFonts w:ascii="Times New Roman" w:hAnsi="Times New Roman"/>
          <w:sz w:val="24"/>
          <w:szCs w:val="24"/>
        </w:rPr>
        <w:t>, to avoid, mitigate, or neutralize the actual or potential conflict.</w:t>
      </w:r>
    </w:p>
    <w:p w14:paraId="47BA0F66" w14:textId="77777777" w:rsidR="006D52D7" w:rsidRPr="00C220AB" w:rsidRDefault="006D52D7">
      <w:pPr>
        <w:pStyle w:val="EndnoteText"/>
        <w:widowControl/>
        <w:tabs>
          <w:tab w:val="clear" w:pos="-72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szCs w:val="24"/>
        </w:rPr>
      </w:pPr>
    </w:p>
    <w:p w14:paraId="47ED996A" w14:textId="48FCAEBE"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PARTNERS may terminate this </w:t>
      </w:r>
      <w:del w:id="762" w:author="Danielle Martin" w:date="2020-02-03T11:57:00Z">
        <w:r w:rsidR="00343E21" w:rsidDel="0044078C">
          <w:rPr>
            <w:rFonts w:ascii="Times New Roman" w:hAnsi="Times New Roman"/>
            <w:sz w:val="24"/>
            <w:szCs w:val="24"/>
          </w:rPr>
          <w:delText>Sub-agreement</w:delText>
        </w:r>
      </w:del>
      <w:ins w:id="763"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for convenience, in whole or in part, if it deems such termination necessary to avoid an organizational conflict of interest.  </w:t>
      </w:r>
      <w:r w:rsidR="00A64D7D" w:rsidRPr="00C220AB">
        <w:rPr>
          <w:rFonts w:ascii="Times New Roman" w:hAnsi="Times New Roman"/>
          <w:sz w:val="24"/>
          <w:szCs w:val="24"/>
        </w:rPr>
        <w:t xml:space="preserve">If </w:t>
      </w:r>
      <w:r w:rsidR="00343E21">
        <w:rPr>
          <w:rFonts w:ascii="Times New Roman" w:hAnsi="Times New Roman"/>
          <w:sz w:val="24"/>
          <w:szCs w:val="24"/>
        </w:rPr>
        <w:t>SUB-</w:t>
      </w:r>
      <w:del w:id="764" w:author="Danielle Martin" w:date="2020-02-03T11:48:00Z">
        <w:r w:rsidR="00343E21" w:rsidDel="00A85D81">
          <w:rPr>
            <w:rFonts w:ascii="Times New Roman" w:hAnsi="Times New Roman"/>
            <w:sz w:val="24"/>
            <w:szCs w:val="24"/>
          </w:rPr>
          <w:delText>AWARDEE</w:delText>
        </w:r>
      </w:del>
      <w:ins w:id="765"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was aware of a potential organizational conflict of interest prior to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or discovered an actual or potential conflict after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and did not disclose or misrepresented relevant information to PARTNERS</w:t>
      </w:r>
      <w:r w:rsidR="005D1912">
        <w:rPr>
          <w:rFonts w:ascii="Times New Roman" w:hAnsi="Times New Roman"/>
          <w:sz w:val="24"/>
          <w:szCs w:val="24"/>
        </w:rPr>
        <w:t>’ CFO</w:t>
      </w:r>
      <w:r w:rsidR="00A64D7D" w:rsidRPr="00C220AB">
        <w:rPr>
          <w:rFonts w:ascii="Times New Roman" w:hAnsi="Times New Roman"/>
          <w:sz w:val="24"/>
          <w:szCs w:val="24"/>
        </w:rPr>
        <w:t xml:space="preserve">, PARTNERS may terminate the </w:t>
      </w:r>
      <w:del w:id="766" w:author="Danielle Martin" w:date="2020-02-03T11:57:00Z">
        <w:r w:rsidR="00343E21" w:rsidDel="0044078C">
          <w:rPr>
            <w:rFonts w:ascii="Times New Roman" w:hAnsi="Times New Roman"/>
            <w:sz w:val="24"/>
            <w:szCs w:val="24"/>
          </w:rPr>
          <w:delText>Sub-agreement</w:delText>
        </w:r>
      </w:del>
      <w:ins w:id="767" w:author="Danielle Martin" w:date="2020-02-03T11:57:00Z">
        <w:r w:rsidR="0044078C">
          <w:rPr>
            <w:rFonts w:ascii="Times New Roman" w:hAnsi="Times New Roman"/>
            <w:sz w:val="24"/>
            <w:szCs w:val="24"/>
          </w:rPr>
          <w:t>Sub-Grant Agreement</w:t>
        </w:r>
      </w:ins>
      <w:r w:rsidR="00A64D7D" w:rsidRPr="00C220AB">
        <w:rPr>
          <w:rFonts w:ascii="Times New Roman" w:hAnsi="Times New Roman"/>
          <w:sz w:val="24"/>
          <w:szCs w:val="24"/>
        </w:rPr>
        <w:t xml:space="preserve"> for default, or pursue such other remedies as may be permitted by law or this </w:t>
      </w:r>
      <w:del w:id="768" w:author="Danielle Martin" w:date="2020-02-03T11:57:00Z">
        <w:r w:rsidR="00343E21" w:rsidDel="0044078C">
          <w:rPr>
            <w:rFonts w:ascii="Times New Roman" w:hAnsi="Times New Roman"/>
            <w:sz w:val="24"/>
            <w:szCs w:val="24"/>
          </w:rPr>
          <w:delText>Sub-agreement</w:delText>
        </w:r>
      </w:del>
      <w:ins w:id="769" w:author="Danielle Martin" w:date="2020-02-03T11:57:00Z">
        <w:r w:rsidR="0044078C">
          <w:rPr>
            <w:rFonts w:ascii="Times New Roman" w:hAnsi="Times New Roman"/>
            <w:sz w:val="24"/>
            <w:szCs w:val="24"/>
          </w:rPr>
          <w:t>Sub-Grant Agreement</w:t>
        </w:r>
      </w:ins>
      <w:r w:rsidR="00A64D7D" w:rsidRPr="00C220AB">
        <w:rPr>
          <w:rFonts w:ascii="Times New Roman" w:hAnsi="Times New Roman"/>
          <w:sz w:val="24"/>
          <w:szCs w:val="24"/>
        </w:rPr>
        <w:t>.</w:t>
      </w:r>
    </w:p>
    <w:p w14:paraId="01235DCA"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44D1BF89" w14:textId="1C2EE5C0"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w:t>
      </w:r>
      <w:del w:id="770" w:author="Danielle Martin" w:date="2020-02-03T11:48:00Z">
        <w:r w:rsidR="00343E21" w:rsidDel="00A85D81">
          <w:rPr>
            <w:rFonts w:ascii="Times New Roman" w:hAnsi="Times New Roman"/>
            <w:sz w:val="24"/>
            <w:szCs w:val="24"/>
          </w:rPr>
          <w:delText>AWARDEE</w:delText>
        </w:r>
      </w:del>
      <w:ins w:id="771" w:author="Danielle Martin" w:date="2020-02-03T11:48:00Z">
        <w:r w:rsidR="00A85D81">
          <w:rPr>
            <w:rFonts w:ascii="Times New Roman" w:hAnsi="Times New Roman"/>
            <w:sz w:val="24"/>
            <w:szCs w:val="24"/>
          </w:rPr>
          <w:t>GRANTEE</w:t>
        </w:r>
      </w:ins>
      <w:r w:rsidR="00A64D7D" w:rsidRPr="00C220AB">
        <w:rPr>
          <w:rFonts w:ascii="Times New Roman" w:hAnsi="Times New Roman"/>
          <w:sz w:val="24"/>
          <w:szCs w:val="24"/>
        </w:rPr>
        <w:t xml:space="preserve"> further</w:t>
      </w:r>
      <w:r w:rsidRPr="00C220AB">
        <w:rPr>
          <w:rFonts w:ascii="Times New Roman" w:hAnsi="Times New Roman"/>
          <w:sz w:val="24"/>
          <w:szCs w:val="24"/>
        </w:rPr>
        <w:t xml:space="preserve"> agrees to insert in any </w:t>
      </w:r>
      <w:del w:id="772" w:author="Danielle Martin" w:date="2020-02-03T12:29:00Z">
        <w:r w:rsidRPr="00C220AB" w:rsidDel="00FC1B7F">
          <w:rPr>
            <w:rFonts w:ascii="Times New Roman" w:hAnsi="Times New Roman"/>
            <w:sz w:val="24"/>
            <w:szCs w:val="24"/>
          </w:rPr>
          <w:delText>lower-tier</w:delText>
        </w:r>
      </w:del>
      <w:ins w:id="773" w:author="Danielle Martin" w:date="2020-02-03T12:29:00Z">
        <w:r w:rsidR="00FC1B7F" w:rsidRPr="00C220AB">
          <w:rPr>
            <w:rFonts w:ascii="Times New Roman" w:hAnsi="Times New Roman"/>
            <w:sz w:val="24"/>
            <w:szCs w:val="24"/>
          </w:rPr>
          <w:t>lower tier</w:t>
        </w:r>
      </w:ins>
      <w:r w:rsidRPr="00C220AB">
        <w:rPr>
          <w:rFonts w:ascii="Times New Roman" w:hAnsi="Times New Roman"/>
          <w:sz w:val="24"/>
          <w:szCs w:val="24"/>
        </w:rPr>
        <w:t xml:space="preserve"> </w:t>
      </w:r>
      <w:del w:id="774" w:author="Danielle Martin" w:date="2020-02-03T11:57:00Z">
        <w:r w:rsidR="00343E21" w:rsidDel="0044078C">
          <w:rPr>
            <w:rFonts w:ascii="Times New Roman" w:hAnsi="Times New Roman"/>
            <w:sz w:val="24"/>
            <w:szCs w:val="24"/>
          </w:rPr>
          <w:delText>Sub-agreement</w:delText>
        </w:r>
      </w:del>
      <w:ins w:id="775"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or consultant agreement hereunder, provisions which shall conform substantially to the language of this clause, including this paragraph (d).</w:t>
      </w:r>
    </w:p>
    <w:p w14:paraId="4F426776" w14:textId="77777777" w:rsidR="006D52D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4187FAD3" w14:textId="77777777" w:rsidR="006D52D7" w:rsidRPr="00C220AB" w:rsidRDefault="008A6378">
      <w:pPr>
        <w:pStyle w:val="Heading1"/>
        <w:tabs>
          <w:tab w:val="clear" w:pos="3600"/>
          <w:tab w:val="left" w:pos="3528"/>
        </w:tabs>
        <w:rPr>
          <w:szCs w:val="24"/>
        </w:rPr>
      </w:pPr>
      <w:r w:rsidRPr="00C220AB">
        <w:rPr>
          <w:szCs w:val="24"/>
        </w:rPr>
        <w:t>ARTICLE 2</w:t>
      </w:r>
      <w:r w:rsidR="00E31C05">
        <w:rPr>
          <w:szCs w:val="24"/>
        </w:rPr>
        <w:t>2</w:t>
      </w:r>
      <w:r w:rsidR="006D52D7" w:rsidRPr="00C220AB">
        <w:rPr>
          <w:szCs w:val="24"/>
        </w:rPr>
        <w:t xml:space="preserve">. Validity and Waiver </w:t>
      </w:r>
    </w:p>
    <w:p w14:paraId="18AE4C24" w14:textId="76145495" w:rsidR="006D52D7" w:rsidRPr="00982999" w:rsidRDefault="006D52D7" w:rsidP="00982999">
      <w:pPr>
        <w:pStyle w:val="BodyText"/>
        <w:rPr>
          <w:sz w:val="24"/>
          <w:szCs w:val="24"/>
        </w:rPr>
      </w:pPr>
      <w:r w:rsidRPr="00982999">
        <w:rPr>
          <w:sz w:val="24"/>
          <w:szCs w:val="24"/>
        </w:rPr>
        <w:t xml:space="preserve">The invalidity in whole or in part of any provision of this </w:t>
      </w:r>
      <w:del w:id="776" w:author="Danielle Martin" w:date="2020-02-03T11:57:00Z">
        <w:r w:rsidR="00343E21" w:rsidRPr="00982999" w:rsidDel="0044078C">
          <w:rPr>
            <w:sz w:val="24"/>
            <w:szCs w:val="24"/>
          </w:rPr>
          <w:delText>Sub-agreement</w:delText>
        </w:r>
      </w:del>
      <w:ins w:id="777" w:author="Danielle Martin" w:date="2020-02-03T11:57:00Z">
        <w:r w:rsidR="0044078C">
          <w:rPr>
            <w:sz w:val="24"/>
            <w:szCs w:val="24"/>
          </w:rPr>
          <w:t>Sub-Grant Agreement</w:t>
        </w:r>
      </w:ins>
      <w:r w:rsidRPr="00982999">
        <w:rPr>
          <w:sz w:val="24"/>
          <w:szCs w:val="24"/>
        </w:rPr>
        <w:t xml:space="preserve"> shall not affect the validity of other provisions.  A waiver of a breach of any provision of this </w:t>
      </w:r>
      <w:del w:id="778" w:author="Danielle Martin" w:date="2020-02-03T11:57:00Z">
        <w:r w:rsidR="00343E21" w:rsidRPr="00982999" w:rsidDel="0044078C">
          <w:rPr>
            <w:sz w:val="24"/>
            <w:szCs w:val="24"/>
          </w:rPr>
          <w:delText>Sub-agreement</w:delText>
        </w:r>
      </w:del>
      <w:ins w:id="779" w:author="Danielle Martin" w:date="2020-02-03T11:57:00Z">
        <w:r w:rsidR="0044078C">
          <w:rPr>
            <w:sz w:val="24"/>
            <w:szCs w:val="24"/>
          </w:rPr>
          <w:t>Sub-Grant Agreement</w:t>
        </w:r>
      </w:ins>
      <w:r w:rsidRPr="00982999">
        <w:rPr>
          <w:sz w:val="24"/>
          <w:szCs w:val="24"/>
        </w:rPr>
        <w:t xml:space="preserve"> shall not constitute a waiver of any subsequent breach of that provision or a breach of any other provision of this </w:t>
      </w:r>
      <w:del w:id="780" w:author="Danielle Martin" w:date="2020-02-03T11:57:00Z">
        <w:r w:rsidR="00343E21" w:rsidRPr="00982999" w:rsidDel="0044078C">
          <w:rPr>
            <w:sz w:val="24"/>
            <w:szCs w:val="24"/>
          </w:rPr>
          <w:delText>Sub-agreement</w:delText>
        </w:r>
      </w:del>
      <w:ins w:id="781" w:author="Danielle Martin" w:date="2020-02-03T11:57:00Z">
        <w:r w:rsidR="0044078C">
          <w:rPr>
            <w:sz w:val="24"/>
            <w:szCs w:val="24"/>
          </w:rPr>
          <w:t>Sub-Grant Agreement</w:t>
        </w:r>
      </w:ins>
      <w:r w:rsidRPr="00982999">
        <w:rPr>
          <w:sz w:val="24"/>
          <w:szCs w:val="24"/>
        </w:rPr>
        <w:t xml:space="preserve">.  The failure of PARTNERS to enforce at any time or from time to time any provision of this </w:t>
      </w:r>
      <w:del w:id="782" w:author="Danielle Martin" w:date="2020-02-03T11:57:00Z">
        <w:r w:rsidR="00343E21" w:rsidRPr="00982999" w:rsidDel="0044078C">
          <w:rPr>
            <w:sz w:val="24"/>
            <w:szCs w:val="24"/>
          </w:rPr>
          <w:delText>Sub-agreement</w:delText>
        </w:r>
      </w:del>
      <w:ins w:id="783" w:author="Danielle Martin" w:date="2020-02-03T11:57:00Z">
        <w:r w:rsidR="0044078C">
          <w:rPr>
            <w:sz w:val="24"/>
            <w:szCs w:val="24"/>
          </w:rPr>
          <w:t>Sub-Grant Agreement</w:t>
        </w:r>
      </w:ins>
      <w:r w:rsidRPr="00982999">
        <w:rPr>
          <w:sz w:val="24"/>
          <w:szCs w:val="24"/>
        </w:rPr>
        <w:t xml:space="preserve"> shall not be construed as a waiver thereof.</w:t>
      </w:r>
    </w:p>
    <w:p w14:paraId="71ABD299" w14:textId="77777777" w:rsidR="00494CC0" w:rsidRPr="00C220AB" w:rsidRDefault="00494CC0">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p>
    <w:p w14:paraId="67BB2965" w14:textId="77777777" w:rsidR="006D52D7" w:rsidRPr="00C220AB" w:rsidRDefault="008A6378">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3</w:t>
      </w:r>
      <w:r w:rsidR="006D52D7" w:rsidRPr="00C220AB">
        <w:rPr>
          <w:rFonts w:ascii="Times New Roman" w:hAnsi="Times New Roman"/>
          <w:b/>
          <w:sz w:val="24"/>
          <w:szCs w:val="24"/>
          <w:u w:val="single"/>
        </w:rPr>
        <w:t>.</w:t>
      </w:r>
      <w:r w:rsidR="006D52D7" w:rsidRPr="00C220AB">
        <w:rPr>
          <w:rFonts w:ascii="Times New Roman" w:hAnsi="Times New Roman"/>
          <w:b/>
          <w:sz w:val="24"/>
          <w:szCs w:val="24"/>
        </w:rPr>
        <w:t xml:space="preserve"> </w:t>
      </w:r>
      <w:r w:rsidR="006D52D7" w:rsidRPr="00C220AB">
        <w:rPr>
          <w:rFonts w:ascii="Times New Roman" w:hAnsi="Times New Roman"/>
          <w:b/>
          <w:sz w:val="24"/>
          <w:szCs w:val="24"/>
          <w:u w:val="single"/>
        </w:rPr>
        <w:t>Applicable Laws</w:t>
      </w:r>
    </w:p>
    <w:p w14:paraId="1230049A" w14:textId="1A2D1D85"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Insofar as this </w:t>
      </w:r>
      <w:del w:id="784" w:author="Danielle Martin" w:date="2020-02-03T11:57:00Z">
        <w:r w:rsidR="00343E21" w:rsidDel="0044078C">
          <w:rPr>
            <w:rFonts w:ascii="Times New Roman" w:hAnsi="Times New Roman"/>
            <w:sz w:val="24"/>
            <w:szCs w:val="24"/>
          </w:rPr>
          <w:delText>Sub-agreement</w:delText>
        </w:r>
      </w:del>
      <w:ins w:id="785"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is not governed by Federal law and the regulations required thereby, or incorporated by reference, this </w:t>
      </w:r>
      <w:del w:id="786" w:author="Danielle Martin" w:date="2020-02-03T11:57:00Z">
        <w:r w:rsidR="00343E21" w:rsidDel="0044078C">
          <w:rPr>
            <w:rFonts w:ascii="Times New Roman" w:hAnsi="Times New Roman"/>
            <w:sz w:val="24"/>
            <w:szCs w:val="24"/>
          </w:rPr>
          <w:delText>Sub-agreement</w:delText>
        </w:r>
      </w:del>
      <w:ins w:id="787"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shall be construed and interpreted solely in </w:t>
      </w:r>
      <w:r w:rsidR="00E31C05">
        <w:rPr>
          <w:rFonts w:ascii="Times New Roman" w:hAnsi="Times New Roman"/>
          <w:sz w:val="24"/>
          <w:szCs w:val="24"/>
        </w:rPr>
        <w:t>ac</w:t>
      </w:r>
      <w:r w:rsidR="00BE545A">
        <w:rPr>
          <w:rFonts w:ascii="Times New Roman" w:hAnsi="Times New Roman"/>
          <w:sz w:val="24"/>
          <w:szCs w:val="24"/>
        </w:rPr>
        <w:t>cordance</w:t>
      </w:r>
      <w:r w:rsidRPr="00C220AB">
        <w:rPr>
          <w:rFonts w:ascii="Times New Roman" w:hAnsi="Times New Roman"/>
          <w:sz w:val="24"/>
          <w:szCs w:val="24"/>
        </w:rPr>
        <w:t xml:space="preserve"> with the laws of the District of Columbia.</w:t>
      </w:r>
    </w:p>
    <w:p w14:paraId="572D338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C1F9D7B" w14:textId="4FD2469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4</w:t>
      </w:r>
      <w:r w:rsidR="006D52D7" w:rsidRPr="00C220AB">
        <w:rPr>
          <w:rFonts w:ascii="Times New Roman" w:hAnsi="Times New Roman"/>
          <w:b/>
          <w:sz w:val="24"/>
          <w:szCs w:val="24"/>
          <w:u w:val="single"/>
        </w:rPr>
        <w:t xml:space="preserve">. Scope of </w:t>
      </w:r>
      <w:del w:id="788" w:author="Danielle Martin" w:date="2020-02-03T11:57:00Z">
        <w:r w:rsidR="00343E21" w:rsidDel="0044078C">
          <w:rPr>
            <w:rFonts w:ascii="Times New Roman" w:hAnsi="Times New Roman"/>
            <w:b/>
            <w:sz w:val="24"/>
            <w:szCs w:val="24"/>
            <w:u w:val="single"/>
          </w:rPr>
          <w:delText>Sub-agreement</w:delText>
        </w:r>
      </w:del>
      <w:ins w:id="789" w:author="Danielle Martin" w:date="2020-02-03T11:57:00Z">
        <w:r w:rsidR="0044078C">
          <w:rPr>
            <w:rFonts w:ascii="Times New Roman" w:hAnsi="Times New Roman"/>
            <w:b/>
            <w:sz w:val="24"/>
            <w:szCs w:val="24"/>
            <w:u w:val="single"/>
          </w:rPr>
          <w:t>Sub-Grant Agreement</w:t>
        </w:r>
      </w:ins>
    </w:p>
    <w:p w14:paraId="63E98226" w14:textId="50EAEF70" w:rsidR="006D52D7" w:rsidRPr="00C220AB" w:rsidRDefault="006D52D7">
      <w:pPr>
        <w:pStyle w:val="BodyText"/>
        <w:rPr>
          <w:sz w:val="24"/>
          <w:szCs w:val="24"/>
        </w:rPr>
      </w:pPr>
      <w:r w:rsidRPr="00C220AB">
        <w:rPr>
          <w:sz w:val="24"/>
          <w:szCs w:val="24"/>
        </w:rPr>
        <w:t xml:space="preserve">This </w:t>
      </w:r>
      <w:del w:id="790" w:author="Danielle Martin" w:date="2020-02-03T11:57:00Z">
        <w:r w:rsidR="00343E21" w:rsidDel="0044078C">
          <w:rPr>
            <w:sz w:val="24"/>
            <w:szCs w:val="24"/>
          </w:rPr>
          <w:delText>Sub-agreement</w:delText>
        </w:r>
      </w:del>
      <w:ins w:id="791" w:author="Danielle Martin" w:date="2020-02-03T11:57:00Z">
        <w:r w:rsidR="0044078C">
          <w:rPr>
            <w:sz w:val="24"/>
            <w:szCs w:val="24"/>
          </w:rPr>
          <w:t>Sub-Grant Agreement</w:t>
        </w:r>
      </w:ins>
      <w:r w:rsidRPr="00C220AB">
        <w:rPr>
          <w:sz w:val="24"/>
          <w:szCs w:val="24"/>
        </w:rPr>
        <w:t xml:space="preserve">, along with attached exhibits, properly executed modifications, and </w:t>
      </w:r>
      <w:r w:rsidR="00A5785A" w:rsidRPr="00C220AB">
        <w:rPr>
          <w:sz w:val="24"/>
          <w:szCs w:val="24"/>
        </w:rPr>
        <w:t>documents expressly incorporated by reference, represent the entire agreement between the parties and supersede</w:t>
      </w:r>
      <w:r w:rsidRPr="00C220AB">
        <w:rPr>
          <w:sz w:val="24"/>
          <w:szCs w:val="24"/>
        </w:rPr>
        <w:t xml:space="preserve"> all prior written or oral statements or agreements.  An extension of this agreement may be negotiated based on available funding and the agreement of each of the two parties.</w:t>
      </w:r>
    </w:p>
    <w:p w14:paraId="1032DF6C" w14:textId="77777777" w:rsidR="006D52D7" w:rsidRPr="00C220AB" w:rsidRDefault="006D52D7">
      <w:pPr>
        <w:pStyle w:val="BodyText"/>
        <w:rPr>
          <w:b/>
          <w:sz w:val="24"/>
          <w:szCs w:val="24"/>
        </w:rPr>
      </w:pPr>
    </w:p>
    <w:p w14:paraId="0AB1F021" w14:textId="77777777" w:rsidR="00206A18" w:rsidRPr="00C220AB" w:rsidRDefault="00F83A1D" w:rsidP="001A7F1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color w:val="000000"/>
          <w:sz w:val="24"/>
          <w:szCs w:val="24"/>
        </w:rPr>
      </w:pPr>
      <w:r w:rsidRPr="00D94786">
        <w:rPr>
          <w:b/>
          <w:sz w:val="24"/>
          <w:szCs w:val="24"/>
          <w:u w:val="single"/>
        </w:rPr>
        <w:t xml:space="preserve">ARTICLE </w:t>
      </w:r>
      <w:r w:rsidR="008A6378" w:rsidRPr="00D94786">
        <w:rPr>
          <w:b/>
          <w:sz w:val="24"/>
          <w:szCs w:val="24"/>
          <w:u w:val="single"/>
        </w:rPr>
        <w:t>2</w:t>
      </w:r>
      <w:r w:rsidR="00E31C05" w:rsidRPr="00D94786">
        <w:rPr>
          <w:b/>
          <w:sz w:val="24"/>
          <w:szCs w:val="24"/>
          <w:u w:val="single"/>
        </w:rPr>
        <w:t>5</w:t>
      </w:r>
      <w:r w:rsidRPr="00D94786">
        <w:rPr>
          <w:b/>
          <w:sz w:val="24"/>
          <w:szCs w:val="24"/>
          <w:u w:val="single"/>
        </w:rPr>
        <w:t xml:space="preserve">. </w:t>
      </w:r>
      <w:r w:rsidR="001A7F17" w:rsidRPr="00D94786">
        <w:rPr>
          <w:b/>
          <w:sz w:val="24"/>
          <w:szCs w:val="24"/>
          <w:u w:val="single"/>
        </w:rPr>
        <w:t xml:space="preserve">Cost Share </w:t>
      </w:r>
      <w:r w:rsidR="00206A18" w:rsidRPr="00D94786">
        <w:rPr>
          <w:b/>
          <w:bCs/>
          <w:color w:val="000000"/>
          <w:sz w:val="24"/>
          <w:szCs w:val="24"/>
        </w:rPr>
        <w:t xml:space="preserve"> (</w:t>
      </w:r>
      <w:r w:rsidR="006E26AA" w:rsidRPr="00D94786">
        <w:rPr>
          <w:b/>
          <w:bCs/>
          <w:color w:val="000000"/>
          <w:sz w:val="24"/>
          <w:szCs w:val="24"/>
        </w:rPr>
        <w:t>If applicable)</w:t>
      </w:r>
      <w:r w:rsidR="00206A18" w:rsidRPr="00C220AB">
        <w:rPr>
          <w:b/>
          <w:bCs/>
          <w:color w:val="000000"/>
          <w:sz w:val="24"/>
          <w:szCs w:val="24"/>
        </w:rPr>
        <w:t xml:space="preserve"> </w:t>
      </w:r>
    </w:p>
    <w:p w14:paraId="6755D6D0" w14:textId="06606095" w:rsidR="006415DD"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During the period of this award, the recipient agrees to spend an amount of funds from non-U.S. Government sources specified as Cost Share, as provided in the </w:t>
      </w:r>
      <w:del w:id="792" w:author="Danielle Martin" w:date="2020-02-03T12:02:00Z">
        <w:r w:rsidRPr="00716807" w:rsidDel="005741EB">
          <w:rPr>
            <w:rFonts w:ascii="Times New Roman" w:hAnsi="Times New Roman"/>
            <w:sz w:val="24"/>
            <w:szCs w:val="24"/>
          </w:rPr>
          <w:delText xml:space="preserve">award </w:delText>
        </w:r>
      </w:del>
      <w:ins w:id="793" w:author="Danielle Martin" w:date="2020-02-03T12:02:00Z">
        <w:r w:rsidR="005741EB">
          <w:rPr>
            <w:rFonts w:ascii="Times New Roman" w:hAnsi="Times New Roman"/>
            <w:sz w:val="24"/>
            <w:szCs w:val="24"/>
          </w:rPr>
          <w:t>Agreement</w:t>
        </w:r>
      </w:ins>
      <w:ins w:id="794" w:author="Danielle Martin" w:date="2020-02-03T12:26:00Z">
        <w:r w:rsidR="00171F05">
          <w:rPr>
            <w:rFonts w:ascii="Times New Roman" w:hAnsi="Times New Roman"/>
            <w:sz w:val="24"/>
            <w:szCs w:val="24"/>
          </w:rPr>
          <w:t xml:space="preserve"> </w:t>
        </w:r>
      </w:ins>
      <w:r w:rsidRPr="00716807">
        <w:rPr>
          <w:rFonts w:ascii="Times New Roman" w:hAnsi="Times New Roman"/>
          <w:sz w:val="24"/>
          <w:szCs w:val="24"/>
        </w:rPr>
        <w:t>budget. Any Cost Share restrictions contained in th</w:t>
      </w:r>
      <w:r w:rsidR="00716807" w:rsidRPr="00716807">
        <w:rPr>
          <w:rFonts w:ascii="Times New Roman" w:hAnsi="Times New Roman"/>
          <w:sz w:val="24"/>
          <w:szCs w:val="24"/>
        </w:rPr>
        <w:t>e</w:t>
      </w:r>
      <w:r w:rsidRPr="00716807">
        <w:rPr>
          <w:rFonts w:ascii="Times New Roman" w:hAnsi="Times New Roman"/>
          <w:sz w:val="24"/>
          <w:szCs w:val="24"/>
        </w:rPr>
        <w:t xml:space="preserve"> </w:t>
      </w:r>
      <w:del w:id="795" w:author="Danielle Martin" w:date="2020-02-03T12:02:00Z">
        <w:r w:rsidRPr="00716807" w:rsidDel="005741EB">
          <w:rPr>
            <w:rFonts w:ascii="Times New Roman" w:hAnsi="Times New Roman"/>
            <w:sz w:val="24"/>
            <w:szCs w:val="24"/>
          </w:rPr>
          <w:delText>award</w:delText>
        </w:r>
        <w:r w:rsidR="00716807" w:rsidRPr="00716807" w:rsidDel="005741EB">
          <w:rPr>
            <w:rFonts w:ascii="Times New Roman" w:hAnsi="Times New Roman"/>
            <w:sz w:val="24"/>
            <w:szCs w:val="24"/>
          </w:rPr>
          <w:delText xml:space="preserve"> </w:delText>
        </w:r>
      </w:del>
      <w:ins w:id="796" w:author="Danielle Martin" w:date="2020-02-03T12:02:00Z">
        <w:r w:rsidR="005741EB">
          <w:rPr>
            <w:rFonts w:ascii="Times New Roman" w:hAnsi="Times New Roman"/>
            <w:sz w:val="24"/>
            <w:szCs w:val="24"/>
          </w:rPr>
          <w:t>Agreement</w:t>
        </w:r>
      </w:ins>
      <w:ins w:id="797" w:author="Danielle Martin" w:date="2020-02-03T12:26:00Z">
        <w:r w:rsidR="00171F05">
          <w:rPr>
            <w:rFonts w:ascii="Times New Roman" w:hAnsi="Times New Roman"/>
            <w:sz w:val="24"/>
            <w:szCs w:val="24"/>
          </w:rPr>
          <w:t xml:space="preserve"> </w:t>
        </w:r>
      </w:ins>
      <w:r w:rsidR="00716807" w:rsidRPr="00716807">
        <w:rPr>
          <w:rFonts w:ascii="Times New Roman" w:hAnsi="Times New Roman"/>
          <w:sz w:val="24"/>
          <w:szCs w:val="24"/>
        </w:rPr>
        <w:t>budget</w:t>
      </w:r>
      <w:r w:rsidRPr="00716807">
        <w:rPr>
          <w:rFonts w:ascii="Times New Roman" w:hAnsi="Times New Roman"/>
          <w:sz w:val="24"/>
          <w:szCs w:val="24"/>
        </w:rPr>
        <w:t xml:space="preserve"> take precedence over the terms of this provision. </w:t>
      </w:r>
    </w:p>
    <w:p w14:paraId="631EC593" w14:textId="77777777" w:rsidR="00C220AB" w:rsidRDefault="00C220AB" w:rsidP="00206A18">
      <w:pPr>
        <w:autoSpaceDE w:val="0"/>
        <w:autoSpaceDN w:val="0"/>
        <w:adjustRightInd w:val="0"/>
        <w:rPr>
          <w:rFonts w:ascii="Times New Roman" w:hAnsi="Times New Roman"/>
          <w:color w:val="000000"/>
          <w:sz w:val="24"/>
          <w:szCs w:val="24"/>
        </w:rPr>
      </w:pPr>
    </w:p>
    <w:p w14:paraId="2E8E7457" w14:textId="3A65F1A5"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under this </w:t>
      </w:r>
      <w:del w:id="798" w:author="Danielle Martin" w:date="2020-02-03T12:02:00Z">
        <w:r w:rsidRPr="00716807" w:rsidDel="005741EB">
          <w:rPr>
            <w:rFonts w:ascii="Times New Roman" w:hAnsi="Times New Roman"/>
            <w:sz w:val="24"/>
            <w:szCs w:val="24"/>
          </w:rPr>
          <w:delText xml:space="preserve">award </w:delText>
        </w:r>
      </w:del>
      <w:ins w:id="799" w:author="Danielle Martin" w:date="2020-02-03T12:02:00Z">
        <w:r w:rsidR="005741EB">
          <w:rPr>
            <w:rFonts w:ascii="Times New Roman" w:hAnsi="Times New Roman"/>
            <w:sz w:val="24"/>
            <w:szCs w:val="24"/>
          </w:rPr>
          <w:t>Agreement</w:t>
        </w:r>
      </w:ins>
      <w:ins w:id="800" w:author="Danielle Martin" w:date="2020-02-03T12:26:00Z">
        <w:r w:rsidR="00171F05">
          <w:rPr>
            <w:rFonts w:ascii="Times New Roman" w:hAnsi="Times New Roman"/>
            <w:sz w:val="24"/>
            <w:szCs w:val="24"/>
          </w:rPr>
          <w:t xml:space="preserve"> </w:t>
        </w:r>
      </w:ins>
      <w:r w:rsidRPr="00716807">
        <w:rPr>
          <w:rFonts w:ascii="Times New Roman" w:hAnsi="Times New Roman"/>
          <w:sz w:val="24"/>
          <w:szCs w:val="24"/>
        </w:rPr>
        <w:t xml:space="preserve">may include project costs incurred by the recipient from its own funds, or project costs financed with cash, services, or property contributed or donated to the recipient from other non-U.S. Government sources, including </w:t>
      </w:r>
      <w:r w:rsidR="00373FA4" w:rsidRPr="00716807">
        <w:rPr>
          <w:rFonts w:ascii="Times New Roman" w:hAnsi="Times New Roman"/>
          <w:sz w:val="24"/>
          <w:szCs w:val="24"/>
        </w:rPr>
        <w:lastRenderedPageBreak/>
        <w:t>Sub-</w:t>
      </w:r>
      <w:del w:id="801" w:author="Danielle Martin" w:date="2020-02-03T11:48:00Z">
        <w:r w:rsidR="00373FA4" w:rsidRPr="00716807" w:rsidDel="00A85D81">
          <w:rPr>
            <w:rFonts w:ascii="Times New Roman" w:hAnsi="Times New Roman"/>
            <w:sz w:val="24"/>
            <w:szCs w:val="24"/>
          </w:rPr>
          <w:delText>awardee</w:delText>
        </w:r>
      </w:del>
      <w:ins w:id="802" w:author="Danielle Martin" w:date="2020-02-03T11:48:00Z">
        <w:r w:rsidR="00A85D81">
          <w:rPr>
            <w:rFonts w:ascii="Times New Roman" w:hAnsi="Times New Roman"/>
            <w:sz w:val="24"/>
            <w:szCs w:val="24"/>
          </w:rPr>
          <w:t>Grantee</w:t>
        </w:r>
      </w:ins>
      <w:r w:rsidRPr="00716807">
        <w:rPr>
          <w:rFonts w:ascii="Times New Roman" w:hAnsi="Times New Roman"/>
          <w:sz w:val="24"/>
          <w:szCs w:val="24"/>
        </w:rPr>
        <w:t xml:space="preserve">s. Not all Cost Share requires cash outlays by the recipient; examples are depreciation and use charges for buildings and equipment. </w:t>
      </w:r>
    </w:p>
    <w:p w14:paraId="2A120293" w14:textId="77777777" w:rsidR="00206A18" w:rsidRPr="00716807" w:rsidRDefault="00206A18" w:rsidP="0071680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0FF99A7F" w14:textId="0739613A"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contributions, both cash and in-kind, must meet all of the following criteria: </w:t>
      </w:r>
    </w:p>
    <w:p w14:paraId="75A8AC7C" w14:textId="7777777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verifiable from the recipient's records; </w:t>
      </w:r>
    </w:p>
    <w:p w14:paraId="62EE13A5" w14:textId="15404C2A"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included as cost share contributions for any other U.S. Government (USG)-assisted program; </w:t>
      </w:r>
    </w:p>
    <w:p w14:paraId="627491DB" w14:textId="3F09ED26"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necessary and reasonable for proper and efficient </w:t>
      </w:r>
      <w:r w:rsidR="008A2A2E">
        <w:rPr>
          <w:rFonts w:ascii="Times New Roman" w:hAnsi="Times New Roman"/>
          <w:color w:val="000000"/>
          <w:sz w:val="24"/>
          <w:szCs w:val="24"/>
        </w:rPr>
        <w:t xml:space="preserve">accomplishment </w:t>
      </w:r>
      <w:r w:rsidRPr="00C220AB">
        <w:rPr>
          <w:rFonts w:ascii="Times New Roman" w:hAnsi="Times New Roman"/>
          <w:color w:val="000000"/>
          <w:sz w:val="24"/>
          <w:szCs w:val="24"/>
        </w:rPr>
        <w:t xml:space="preserve">of this award's objectives; </w:t>
      </w:r>
    </w:p>
    <w:p w14:paraId="2D0C747F" w14:textId="4BEB258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allowable under the Standard Provision, “Allowable Costs”; </w:t>
      </w:r>
    </w:p>
    <w:p w14:paraId="170B9984" w14:textId="78A684D0" w:rsidR="00D94786" w:rsidRDefault="00D94786" w:rsidP="00206A18">
      <w:pPr>
        <w:numPr>
          <w:ilvl w:val="0"/>
          <w:numId w:val="10"/>
        </w:numPr>
        <w:autoSpaceDE w:val="0"/>
        <w:autoSpaceDN w:val="0"/>
        <w:adjustRightInd w:val="0"/>
        <w:rPr>
          <w:rFonts w:ascii="Times New Roman" w:hAnsi="Times New Roman"/>
          <w:color w:val="000000"/>
          <w:sz w:val="24"/>
          <w:szCs w:val="24"/>
        </w:rPr>
      </w:pPr>
      <w:r>
        <w:rPr>
          <w:rFonts w:ascii="Times New Roman" w:hAnsi="Times New Roman"/>
          <w:color w:val="000000"/>
          <w:sz w:val="24"/>
          <w:szCs w:val="24"/>
        </w:rPr>
        <w:t>Are not unallowable, as per the Standard Provision, “Unallowable Costs”;</w:t>
      </w:r>
    </w:p>
    <w:p w14:paraId="51DE023B" w14:textId="77777777" w:rsid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paid by the USG under another grant or agreement (unless the grant or agreement is authorized to be used for Cost Share); and </w:t>
      </w:r>
    </w:p>
    <w:p w14:paraId="4D085FF5" w14:textId="77777777" w:rsidR="00C220AB" w:rsidRP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included in the approved budget. </w:t>
      </w:r>
    </w:p>
    <w:p w14:paraId="555621A1" w14:textId="77777777" w:rsidR="00C220AB" w:rsidRDefault="00C220AB" w:rsidP="00C220AB">
      <w:pPr>
        <w:autoSpaceDE w:val="0"/>
        <w:autoSpaceDN w:val="0"/>
        <w:adjustRightInd w:val="0"/>
        <w:rPr>
          <w:rFonts w:ascii="Times New Roman" w:hAnsi="Times New Roman"/>
          <w:color w:val="000000"/>
          <w:sz w:val="24"/>
          <w:szCs w:val="24"/>
        </w:rPr>
      </w:pPr>
    </w:p>
    <w:p w14:paraId="6454FF58" w14:textId="74F0172E"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71F05">
        <w:rPr>
          <w:rFonts w:ascii="Times New Roman" w:hAnsi="Times New Roman"/>
          <w:sz w:val="24"/>
          <w:szCs w:val="24"/>
        </w:rPr>
        <w:t>The source, nationality, and restricted goods requirements in the Standard Provision “</w:t>
      </w:r>
      <w:del w:id="803" w:author="Danielle Martin" w:date="2020-02-03T12:07:00Z">
        <w:r w:rsidR="00B05BC4" w:rsidRPr="00171F05" w:rsidDel="001F56C5">
          <w:rPr>
            <w:rFonts w:ascii="Times New Roman" w:hAnsi="Times New Roman"/>
            <w:sz w:val="24"/>
            <w:szCs w:val="24"/>
            <w:rPrChange w:id="804" w:author="Danielle Martin" w:date="2020-02-03T12:26:00Z">
              <w:rPr>
                <w:rFonts w:ascii="Times New Roman" w:hAnsi="Times New Roman"/>
                <w:sz w:val="24"/>
                <w:szCs w:val="24"/>
                <w:highlight w:val="yellow"/>
              </w:rPr>
            </w:rPrChange>
          </w:rPr>
          <w:delText>NAME OF DONOR</w:delText>
        </w:r>
      </w:del>
      <w:ins w:id="805" w:author="Danielle Martin" w:date="2020-02-03T12:07:00Z">
        <w:r w:rsidR="001F56C5" w:rsidRPr="00171F05">
          <w:rPr>
            <w:rFonts w:ascii="Times New Roman" w:hAnsi="Times New Roman"/>
            <w:sz w:val="24"/>
            <w:szCs w:val="24"/>
            <w:rPrChange w:id="806" w:author="Danielle Martin" w:date="2020-02-03T12:26:00Z">
              <w:rPr>
                <w:rFonts w:ascii="Times New Roman" w:hAnsi="Times New Roman"/>
                <w:sz w:val="24"/>
                <w:szCs w:val="24"/>
                <w:highlight w:val="yellow"/>
              </w:rPr>
            </w:rPrChange>
          </w:rPr>
          <w:t>USDOS</w:t>
        </w:r>
      </w:ins>
      <w:r w:rsidRPr="00171F05">
        <w:rPr>
          <w:rFonts w:ascii="Times New Roman" w:hAnsi="Times New Roman"/>
          <w:sz w:val="24"/>
          <w:szCs w:val="24"/>
        </w:rPr>
        <w:t xml:space="preserve"> Eligibility Rules for Procurement of Commodities and Services” do not apply to cost share expenditures.</w:t>
      </w:r>
      <w:r w:rsidR="00716807" w:rsidRPr="00171F05">
        <w:rPr>
          <w:rFonts w:ascii="Times New Roman" w:hAnsi="Times New Roman"/>
          <w:sz w:val="24"/>
          <w:szCs w:val="24"/>
        </w:rPr>
        <w:t xml:space="preserve"> </w:t>
      </w:r>
      <w:r w:rsidRPr="00171F05">
        <w:rPr>
          <w:rFonts w:ascii="Times New Roman" w:hAnsi="Times New Roman"/>
          <w:sz w:val="24"/>
          <w:szCs w:val="24"/>
        </w:rPr>
        <w:t>The value of non-U.S. Government in-kind contributions applied to Cost Share is</w:t>
      </w:r>
      <w:r w:rsidRPr="00716807">
        <w:rPr>
          <w:rFonts w:ascii="Times New Roman" w:hAnsi="Times New Roman"/>
          <w:sz w:val="24"/>
          <w:szCs w:val="24"/>
        </w:rPr>
        <w:t xml:space="preserve"> established by the following procedures: </w:t>
      </w:r>
    </w:p>
    <w:p w14:paraId="2BD4B55A"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 </w:t>
      </w:r>
    </w:p>
    <w:p w14:paraId="1A3E0421"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assessed value of donated supplies and equipment must be reasonable and must not exceed the fair market value of the property at the time of the donation. </w:t>
      </w:r>
    </w:p>
    <w:p w14:paraId="583135F0" w14:textId="1DC49F92" w:rsidR="00C220AB" w:rsidRDefault="00206A18" w:rsidP="00C220AB">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The value of donated property must be determined in</w:t>
      </w:r>
      <w:r w:rsidR="00716807">
        <w:rPr>
          <w:rFonts w:ascii="Times New Roman" w:hAnsi="Times New Roman"/>
          <w:color w:val="000000"/>
          <w:sz w:val="24"/>
          <w:szCs w:val="24"/>
        </w:rPr>
        <w:t xml:space="preserve"> </w:t>
      </w:r>
      <w:r w:rsidR="008A2A2E">
        <w:rPr>
          <w:rFonts w:ascii="Times New Roman" w:hAnsi="Times New Roman"/>
          <w:color w:val="000000"/>
          <w:sz w:val="24"/>
          <w:szCs w:val="24"/>
        </w:rPr>
        <w:t>accordance</w:t>
      </w:r>
      <w:r w:rsidRPr="00C220AB">
        <w:rPr>
          <w:rFonts w:ascii="Times New Roman" w:hAnsi="Times New Roman"/>
          <w:color w:val="000000"/>
          <w:sz w:val="24"/>
          <w:szCs w:val="24"/>
        </w:rPr>
        <w:t xml:space="preserve"> with the usual </w:t>
      </w:r>
      <w:r w:rsidR="008A2A2E">
        <w:rPr>
          <w:rFonts w:ascii="Times New Roman" w:hAnsi="Times New Roman"/>
          <w:color w:val="000000"/>
          <w:sz w:val="24"/>
          <w:szCs w:val="24"/>
        </w:rPr>
        <w:t xml:space="preserve">accounting </w:t>
      </w:r>
      <w:r w:rsidRPr="00C220AB">
        <w:rPr>
          <w:rFonts w:ascii="Times New Roman" w:hAnsi="Times New Roman"/>
          <w:color w:val="000000"/>
          <w:sz w:val="24"/>
          <w:szCs w:val="24"/>
        </w:rPr>
        <w:t xml:space="preserve">policies of the recipient with the following qualifications: </w:t>
      </w:r>
    </w:p>
    <w:p w14:paraId="72EF0AC1" w14:textId="77777777" w:rsidR="00C220AB" w:rsidRDefault="00C220AB" w:rsidP="00C220AB">
      <w:pPr>
        <w:autoSpaceDE w:val="0"/>
        <w:autoSpaceDN w:val="0"/>
        <w:adjustRightInd w:val="0"/>
        <w:ind w:left="720"/>
        <w:rPr>
          <w:rFonts w:ascii="Times New Roman" w:hAnsi="Times New Roman"/>
          <w:color w:val="000000"/>
          <w:sz w:val="24"/>
          <w:szCs w:val="24"/>
        </w:rPr>
      </w:pPr>
    </w:p>
    <w:p w14:paraId="577C94C2" w14:textId="0D1B412C"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w:t>
      </w:r>
      <w:del w:id="807" w:author="Danielle Martin" w:date="2020-02-03T12:02:00Z">
        <w:r w:rsidRPr="00C220AB" w:rsidDel="005741EB">
          <w:rPr>
            <w:rFonts w:ascii="Times New Roman" w:hAnsi="Times New Roman"/>
            <w:color w:val="000000"/>
            <w:sz w:val="24"/>
            <w:szCs w:val="24"/>
          </w:rPr>
          <w:delText xml:space="preserve">award </w:delText>
        </w:r>
      </w:del>
      <w:ins w:id="808" w:author="Danielle Martin" w:date="2020-02-03T12:02:00Z">
        <w:r w:rsidR="005741EB">
          <w:rPr>
            <w:rFonts w:ascii="Times New Roman" w:hAnsi="Times New Roman"/>
            <w:color w:val="000000"/>
            <w:sz w:val="24"/>
            <w:szCs w:val="24"/>
          </w:rPr>
          <w:t>Agreement</w:t>
        </w:r>
      </w:ins>
      <w:ins w:id="809" w:author="Danielle Martin" w:date="2020-02-03T12:26:00Z">
        <w:r w:rsidR="00171F05">
          <w:rPr>
            <w:rFonts w:ascii="Times New Roman" w:hAnsi="Times New Roman"/>
            <w:color w:val="000000"/>
            <w:sz w:val="24"/>
            <w:szCs w:val="24"/>
          </w:rPr>
          <w:t xml:space="preserve"> </w:t>
        </w:r>
      </w:ins>
      <w:r w:rsidRPr="00C220AB">
        <w:rPr>
          <w:rFonts w:ascii="Times New Roman" w:hAnsi="Times New Roman"/>
          <w:color w:val="000000"/>
          <w:sz w:val="24"/>
          <w:szCs w:val="24"/>
        </w:rPr>
        <w:t xml:space="preserve">is to assist the recipient in the acquisition of equipment, buildings, or land, the total value of the donated property may be claimed as Cost Share. </w:t>
      </w:r>
    </w:p>
    <w:p w14:paraId="6163C00C" w14:textId="699FF4AC"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w:t>
      </w:r>
      <w:del w:id="810" w:author="Danielle Martin" w:date="2020-02-03T12:02:00Z">
        <w:r w:rsidRPr="00C220AB" w:rsidDel="005741EB">
          <w:rPr>
            <w:rFonts w:ascii="Times New Roman" w:hAnsi="Times New Roman"/>
            <w:color w:val="000000"/>
            <w:sz w:val="24"/>
            <w:szCs w:val="24"/>
          </w:rPr>
          <w:delText xml:space="preserve">award </w:delText>
        </w:r>
      </w:del>
      <w:ins w:id="811" w:author="Danielle Martin" w:date="2020-02-03T12:02:00Z">
        <w:r w:rsidR="005741EB">
          <w:rPr>
            <w:rFonts w:ascii="Times New Roman" w:hAnsi="Times New Roman"/>
            <w:color w:val="000000"/>
            <w:sz w:val="24"/>
            <w:szCs w:val="24"/>
          </w:rPr>
          <w:t>Agreement</w:t>
        </w:r>
      </w:ins>
      <w:ins w:id="812" w:author="Danielle Martin" w:date="2020-02-03T12:26:00Z">
        <w:r w:rsidR="00171F05">
          <w:rPr>
            <w:rFonts w:ascii="Times New Roman" w:hAnsi="Times New Roman"/>
            <w:color w:val="000000"/>
            <w:sz w:val="24"/>
            <w:szCs w:val="24"/>
          </w:rPr>
          <w:t xml:space="preserve"> </w:t>
        </w:r>
      </w:ins>
      <w:r w:rsidRPr="00C220AB">
        <w:rPr>
          <w:rFonts w:ascii="Times New Roman" w:hAnsi="Times New Roman"/>
          <w:color w:val="000000"/>
          <w:sz w:val="24"/>
          <w:szCs w:val="24"/>
        </w:rPr>
        <w:t>is to support activities that require the use of equipment, buildings, or land, normally only depreciation or use charges for equipment and buildings may be made. However, the</w:t>
      </w:r>
      <w:r w:rsidR="00716807">
        <w:rPr>
          <w:rFonts w:ascii="Times New Roman" w:hAnsi="Times New Roman"/>
          <w:color w:val="000000"/>
          <w:sz w:val="24"/>
          <w:szCs w:val="24"/>
        </w:rPr>
        <w:t xml:space="preserve"> USG</w:t>
      </w:r>
      <w:r w:rsidRPr="00C220AB">
        <w:rPr>
          <w:rFonts w:ascii="Times New Roman" w:hAnsi="Times New Roman"/>
          <w:color w:val="000000"/>
          <w:sz w:val="24"/>
          <w:szCs w:val="24"/>
        </w:rPr>
        <w:t xml:space="preserve"> Agreement Officer (AO) may approve the charge of the full value of equipment or other capital assets and fair rental charges for land. </w:t>
      </w:r>
    </w:p>
    <w:p w14:paraId="4ACB89F0"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land and buildings must not exceed its fair market value at the time of donation to the recipient as established by an independent appraiser. </w:t>
      </w:r>
    </w:p>
    <w:p w14:paraId="7D77A682"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equipment must not exceed the fair market value of equipment of the same age and condition at the time of donation. </w:t>
      </w:r>
    </w:p>
    <w:p w14:paraId="723BBFC3"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lastRenderedPageBreak/>
        <w:t xml:space="preserve">The value of donated space must not exceed the fair rental value of comparable space and facilities in a privately owned building in the same locality, as determined by adequate market research. </w:t>
      </w:r>
    </w:p>
    <w:p w14:paraId="79388376" w14:textId="541A4A57" w:rsidR="00206A18"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loaned equipment must not exceed its fair rental value. </w:t>
      </w:r>
    </w:p>
    <w:p w14:paraId="0FA2C35A" w14:textId="77777777" w:rsidR="00716807" w:rsidRPr="00C220AB" w:rsidRDefault="00716807" w:rsidP="00716807">
      <w:pPr>
        <w:autoSpaceDE w:val="0"/>
        <w:autoSpaceDN w:val="0"/>
        <w:adjustRightInd w:val="0"/>
        <w:ind w:left="2160"/>
        <w:rPr>
          <w:rFonts w:ascii="Times New Roman" w:hAnsi="Times New Roman"/>
          <w:color w:val="000000"/>
          <w:sz w:val="24"/>
          <w:szCs w:val="24"/>
        </w:rPr>
      </w:pPr>
    </w:p>
    <w:p w14:paraId="08184E2A" w14:textId="5EE0C29E" w:rsidR="00206A18" w:rsidRPr="0013485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The recipient must provide supporting records for in-kind contributions from third parties. </w:t>
      </w:r>
    </w:p>
    <w:p w14:paraId="277B6452" w14:textId="7A35B9E4" w:rsidR="00206A18" w:rsidRPr="00134857" w:rsidRDefault="00206A18" w:rsidP="00C220AB">
      <w:pPr>
        <w:autoSpaceDE w:val="0"/>
        <w:autoSpaceDN w:val="0"/>
        <w:adjustRightInd w:val="0"/>
        <w:rPr>
          <w:rFonts w:ascii="Times New Roman" w:hAnsi="Times New Roman"/>
          <w:sz w:val="24"/>
          <w:szCs w:val="24"/>
        </w:rPr>
      </w:pPr>
      <w:r w:rsidRPr="00134857">
        <w:rPr>
          <w:rFonts w:ascii="Times New Roman" w:hAnsi="Times New Roman"/>
          <w:sz w:val="24"/>
          <w:szCs w:val="24"/>
        </w:rPr>
        <w:t xml:space="preserve">(1) Volunteer services must be documented and, to the extent feasible, supported by the same methods used by the recipient for its employees. </w:t>
      </w:r>
      <w:r w:rsidR="007032DE" w:rsidRPr="00134857">
        <w:rPr>
          <w:rFonts w:ascii="Times New Roman" w:hAnsi="Times New Roman"/>
          <w:sz w:val="24"/>
          <w:szCs w:val="24"/>
        </w:rPr>
        <w:t xml:space="preserve">(2) </w:t>
      </w:r>
      <w:r w:rsidRPr="00134857">
        <w:rPr>
          <w:rFonts w:ascii="Times New Roman" w:hAnsi="Times New Roman"/>
          <w:sz w:val="24"/>
          <w:szCs w:val="24"/>
        </w:rPr>
        <w:t xml:space="preserve">The basis for determining the valuation for personal services, material, equipment, buildings, and land must be documented. </w:t>
      </w:r>
    </w:p>
    <w:p w14:paraId="1510E235" w14:textId="77777777" w:rsidR="00342060" w:rsidRPr="00134857" w:rsidRDefault="00342060" w:rsidP="00C220AB">
      <w:pPr>
        <w:autoSpaceDE w:val="0"/>
        <w:autoSpaceDN w:val="0"/>
        <w:adjustRightInd w:val="0"/>
        <w:rPr>
          <w:rFonts w:ascii="Times New Roman" w:hAnsi="Times New Roman"/>
          <w:sz w:val="24"/>
          <w:szCs w:val="24"/>
        </w:rPr>
      </w:pPr>
    </w:p>
    <w:p w14:paraId="43C46712" w14:textId="387A61D6" w:rsidR="00206A18" w:rsidRPr="00171F05"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If the recipient expends less than the agreed upon </w:t>
      </w:r>
      <w:r w:rsidRPr="00171F05">
        <w:rPr>
          <w:rFonts w:ascii="Times New Roman" w:hAnsi="Times New Roman"/>
          <w:sz w:val="24"/>
          <w:szCs w:val="24"/>
        </w:rPr>
        <w:t xml:space="preserve">Cost Share as specified in this award, the AO may apply the difference to reduce the amount of </w:t>
      </w:r>
      <w:del w:id="813" w:author="Danielle Martin" w:date="2020-02-03T12:07:00Z">
        <w:r w:rsidR="00B05BC4" w:rsidRPr="00171F05" w:rsidDel="001F56C5">
          <w:rPr>
            <w:rFonts w:ascii="Times New Roman" w:hAnsi="Times New Roman"/>
            <w:sz w:val="24"/>
            <w:szCs w:val="24"/>
            <w:rPrChange w:id="814" w:author="Danielle Martin" w:date="2020-02-03T12:27:00Z">
              <w:rPr>
                <w:rFonts w:ascii="Times New Roman" w:hAnsi="Times New Roman"/>
                <w:sz w:val="24"/>
                <w:szCs w:val="24"/>
                <w:highlight w:val="yellow"/>
              </w:rPr>
            </w:rPrChange>
          </w:rPr>
          <w:delText>NAME OF DONOR</w:delText>
        </w:r>
      </w:del>
      <w:ins w:id="815" w:author="Danielle Martin" w:date="2020-02-03T12:07:00Z">
        <w:r w:rsidR="001F56C5" w:rsidRPr="00171F05">
          <w:rPr>
            <w:rFonts w:ascii="Times New Roman" w:hAnsi="Times New Roman"/>
            <w:sz w:val="24"/>
            <w:szCs w:val="24"/>
            <w:rPrChange w:id="816" w:author="Danielle Martin" w:date="2020-02-03T12:27:00Z">
              <w:rPr>
                <w:rFonts w:ascii="Times New Roman" w:hAnsi="Times New Roman"/>
                <w:sz w:val="24"/>
                <w:szCs w:val="24"/>
                <w:highlight w:val="yellow"/>
              </w:rPr>
            </w:rPrChange>
          </w:rPr>
          <w:t>USDOS</w:t>
        </w:r>
      </w:ins>
      <w:r w:rsidRPr="00171F05">
        <w:rPr>
          <w:rFonts w:ascii="Times New Roman" w:hAnsi="Times New Roman"/>
          <w:sz w:val="24"/>
          <w:szCs w:val="24"/>
        </w:rPr>
        <w:t xml:space="preserve"> funding for the following funding period, require the recipient to refund the difference to </w:t>
      </w:r>
      <w:del w:id="817" w:author="Danielle Martin" w:date="2020-02-03T12:07:00Z">
        <w:r w:rsidR="00B05BC4" w:rsidRPr="00171F05" w:rsidDel="001F56C5">
          <w:rPr>
            <w:rFonts w:ascii="Times New Roman" w:hAnsi="Times New Roman"/>
            <w:sz w:val="24"/>
            <w:szCs w:val="24"/>
            <w:rPrChange w:id="818" w:author="Danielle Martin" w:date="2020-02-03T12:27:00Z">
              <w:rPr>
                <w:rFonts w:ascii="Times New Roman" w:hAnsi="Times New Roman"/>
                <w:sz w:val="24"/>
                <w:szCs w:val="24"/>
                <w:highlight w:val="yellow"/>
              </w:rPr>
            </w:rPrChange>
          </w:rPr>
          <w:delText>NAME OF DONOR</w:delText>
        </w:r>
      </w:del>
      <w:ins w:id="819" w:author="Danielle Martin" w:date="2020-02-03T12:07:00Z">
        <w:r w:rsidR="001F56C5" w:rsidRPr="00171F05">
          <w:rPr>
            <w:rFonts w:ascii="Times New Roman" w:hAnsi="Times New Roman"/>
            <w:sz w:val="24"/>
            <w:szCs w:val="24"/>
            <w:rPrChange w:id="820" w:author="Danielle Martin" w:date="2020-02-03T12:27:00Z">
              <w:rPr>
                <w:rFonts w:ascii="Times New Roman" w:hAnsi="Times New Roman"/>
                <w:sz w:val="24"/>
                <w:szCs w:val="24"/>
                <w:highlight w:val="yellow"/>
              </w:rPr>
            </w:rPrChange>
          </w:rPr>
          <w:t>USDOS</w:t>
        </w:r>
      </w:ins>
      <w:r w:rsidRPr="00171F05">
        <w:rPr>
          <w:rFonts w:ascii="Times New Roman" w:hAnsi="Times New Roman"/>
          <w:sz w:val="24"/>
          <w:szCs w:val="24"/>
        </w:rPr>
        <w:t xml:space="preserve"> when this </w:t>
      </w:r>
      <w:del w:id="821" w:author="Danielle Martin" w:date="2020-02-03T12:02:00Z">
        <w:r w:rsidRPr="00171F05" w:rsidDel="005741EB">
          <w:rPr>
            <w:rFonts w:ascii="Times New Roman" w:hAnsi="Times New Roman"/>
            <w:sz w:val="24"/>
            <w:szCs w:val="24"/>
          </w:rPr>
          <w:delText xml:space="preserve">award </w:delText>
        </w:r>
      </w:del>
      <w:ins w:id="822" w:author="Danielle Martin" w:date="2020-02-03T12:02:00Z">
        <w:r w:rsidR="005741EB" w:rsidRPr="00171F05">
          <w:rPr>
            <w:rFonts w:ascii="Times New Roman" w:hAnsi="Times New Roman"/>
            <w:sz w:val="24"/>
            <w:szCs w:val="24"/>
          </w:rPr>
          <w:t>Agreement</w:t>
        </w:r>
      </w:ins>
      <w:ins w:id="823" w:author="Danielle Martin" w:date="2020-02-03T12:27:00Z">
        <w:r w:rsidR="00171F05">
          <w:rPr>
            <w:rFonts w:ascii="Times New Roman" w:hAnsi="Times New Roman"/>
            <w:sz w:val="24"/>
            <w:szCs w:val="24"/>
          </w:rPr>
          <w:t xml:space="preserve"> </w:t>
        </w:r>
      </w:ins>
      <w:r w:rsidRPr="00171F05">
        <w:rPr>
          <w:rFonts w:ascii="Times New Roman" w:hAnsi="Times New Roman"/>
          <w:sz w:val="24"/>
          <w:szCs w:val="24"/>
        </w:rPr>
        <w:t xml:space="preserve">expires or is terminated, or reduce the amount of cost share required under the award. </w:t>
      </w:r>
    </w:p>
    <w:p w14:paraId="2797BE6A" w14:textId="77777777" w:rsidR="00342060" w:rsidRPr="00171F05" w:rsidRDefault="00342060" w:rsidP="00342060">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60B2E9BD" w14:textId="27681F56" w:rsidR="00792AEE"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824" w:author="Danielle Martin" w:date="2020-02-03T12:52:00Z"/>
          <w:rFonts w:ascii="Times New Roman" w:hAnsi="Times New Roman"/>
          <w:sz w:val="24"/>
          <w:szCs w:val="24"/>
        </w:rPr>
      </w:pPr>
      <w:r w:rsidRPr="00171F05">
        <w:rPr>
          <w:rFonts w:ascii="Times New Roman" w:hAnsi="Times New Roman"/>
          <w:sz w:val="24"/>
          <w:szCs w:val="24"/>
        </w:rPr>
        <w:t xml:space="preserve">In the event of any disallowance of expenditures from </w:t>
      </w:r>
      <w:del w:id="825" w:author="Danielle Martin" w:date="2020-02-03T12:07:00Z">
        <w:r w:rsidR="00B05BC4" w:rsidRPr="00171F05" w:rsidDel="001F56C5">
          <w:rPr>
            <w:rFonts w:ascii="Times New Roman" w:hAnsi="Times New Roman"/>
            <w:sz w:val="24"/>
            <w:szCs w:val="24"/>
            <w:rPrChange w:id="826" w:author="Danielle Martin" w:date="2020-02-03T12:27:00Z">
              <w:rPr>
                <w:rFonts w:ascii="Times New Roman" w:hAnsi="Times New Roman"/>
                <w:sz w:val="24"/>
                <w:szCs w:val="24"/>
                <w:highlight w:val="yellow"/>
              </w:rPr>
            </w:rPrChange>
          </w:rPr>
          <w:delText>NAME OF DONOR</w:delText>
        </w:r>
      </w:del>
      <w:ins w:id="827" w:author="Danielle Martin" w:date="2020-02-03T12:07:00Z">
        <w:r w:rsidR="001F56C5" w:rsidRPr="00171F05">
          <w:rPr>
            <w:rFonts w:ascii="Times New Roman" w:hAnsi="Times New Roman"/>
            <w:sz w:val="24"/>
            <w:szCs w:val="24"/>
            <w:rPrChange w:id="828" w:author="Danielle Martin" w:date="2020-02-03T12:27:00Z">
              <w:rPr>
                <w:rFonts w:ascii="Times New Roman" w:hAnsi="Times New Roman"/>
                <w:sz w:val="24"/>
                <w:szCs w:val="24"/>
                <w:highlight w:val="yellow"/>
              </w:rPr>
            </w:rPrChange>
          </w:rPr>
          <w:t>USDOS</w:t>
        </w:r>
      </w:ins>
      <w:r w:rsidRPr="00134857">
        <w:rPr>
          <w:rFonts w:ascii="Times New Roman" w:hAnsi="Times New Roman"/>
          <w:sz w:val="24"/>
          <w:szCs w:val="24"/>
        </w:rPr>
        <w:t xml:space="preserve"> </w:t>
      </w:r>
      <w:del w:id="829" w:author="Danielle Martin" w:date="2020-02-03T12:02:00Z">
        <w:r w:rsidRPr="00134857" w:rsidDel="005741EB">
          <w:rPr>
            <w:rFonts w:ascii="Times New Roman" w:hAnsi="Times New Roman"/>
            <w:sz w:val="24"/>
            <w:szCs w:val="24"/>
          </w:rPr>
          <w:delText xml:space="preserve">award </w:delText>
        </w:r>
      </w:del>
      <w:ins w:id="830" w:author="Danielle Martin" w:date="2020-02-03T12:02:00Z">
        <w:r w:rsidR="005741EB">
          <w:rPr>
            <w:rFonts w:ascii="Times New Roman" w:hAnsi="Times New Roman"/>
            <w:sz w:val="24"/>
            <w:szCs w:val="24"/>
          </w:rPr>
          <w:t>Agreement</w:t>
        </w:r>
      </w:ins>
      <w:ins w:id="831" w:author="Danielle Martin" w:date="2020-02-03T12:27:00Z">
        <w:r w:rsidR="00171F05">
          <w:rPr>
            <w:rFonts w:ascii="Times New Roman" w:hAnsi="Times New Roman"/>
            <w:sz w:val="24"/>
            <w:szCs w:val="24"/>
          </w:rPr>
          <w:t xml:space="preserve"> </w:t>
        </w:r>
      </w:ins>
      <w:r w:rsidRPr="00134857">
        <w:rPr>
          <w:rFonts w:ascii="Times New Roman" w:hAnsi="Times New Roman"/>
          <w:sz w:val="24"/>
          <w:szCs w:val="24"/>
        </w:rPr>
        <w:t xml:space="preserve">funds, the recipient may substitute expenditures made with funds provided from non-U.S. Government sources, provided they are eligible </w:t>
      </w:r>
      <w:r w:rsidR="00A50ED3" w:rsidRPr="00134857">
        <w:rPr>
          <w:rFonts w:ascii="Times New Roman" w:hAnsi="Times New Roman"/>
          <w:sz w:val="24"/>
          <w:szCs w:val="24"/>
        </w:rPr>
        <w:t xml:space="preserve">in accordance with </w:t>
      </w:r>
      <w:r w:rsidRPr="00134857">
        <w:rPr>
          <w:rFonts w:ascii="Times New Roman" w:hAnsi="Times New Roman"/>
          <w:sz w:val="24"/>
          <w:szCs w:val="24"/>
        </w:rPr>
        <w:t>all the Standard Provisions of this award.</w:t>
      </w:r>
    </w:p>
    <w:p w14:paraId="6086E089" w14:textId="77777777" w:rsidR="00DB421B" w:rsidRDefault="00DB421B">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832" w:author="Danielle Martin" w:date="2020-02-03T12:52:00Z"/>
          <w:rFonts w:ascii="Times New Roman" w:hAnsi="Times New Roman"/>
          <w:sz w:val="24"/>
          <w:szCs w:val="24"/>
        </w:rPr>
        <w:pPrChange w:id="833" w:author="Danielle Martin" w:date="2020-02-03T12:52:00Z">
          <w:pPr>
            <w:numPr>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PrChange>
      </w:pPr>
    </w:p>
    <w:p w14:paraId="613C2796" w14:textId="7F1F2603" w:rsidR="00DB421B" w:rsidRPr="00C220AB" w:rsidRDefault="00DB421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ins w:id="834" w:author="Danielle Martin" w:date="2020-02-03T12:52:00Z"/>
          <w:color w:val="000000"/>
          <w:sz w:val="24"/>
          <w:szCs w:val="24"/>
        </w:rPr>
        <w:pPrChange w:id="835" w:author="Danielle Martin" w:date="2020-02-03T12:52:00Z">
          <w:pPr>
            <w:pStyle w:val="BodyText"/>
            <w:numPr>
              <w:numId w:val="2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360" w:hanging="360"/>
          </w:pPr>
        </w:pPrChange>
      </w:pPr>
      <w:ins w:id="836" w:author="Danielle Martin" w:date="2020-02-03T12:52:00Z">
        <w:r w:rsidRPr="00D94786">
          <w:rPr>
            <w:b/>
            <w:sz w:val="24"/>
            <w:szCs w:val="24"/>
            <w:u w:val="single"/>
          </w:rPr>
          <w:t>ARTICLE 2</w:t>
        </w:r>
        <w:r>
          <w:rPr>
            <w:b/>
            <w:sz w:val="24"/>
            <w:szCs w:val="24"/>
            <w:u w:val="single"/>
          </w:rPr>
          <w:t>6</w:t>
        </w:r>
        <w:r w:rsidRPr="00D94786">
          <w:rPr>
            <w:b/>
            <w:sz w:val="24"/>
            <w:szCs w:val="24"/>
            <w:u w:val="single"/>
          </w:rPr>
          <w:t xml:space="preserve">. </w:t>
        </w:r>
        <w:r>
          <w:rPr>
            <w:b/>
            <w:sz w:val="24"/>
            <w:szCs w:val="24"/>
            <w:u w:val="single"/>
          </w:rPr>
          <w:t>Publication and Logo</w:t>
        </w:r>
        <w:r w:rsidRPr="00C220AB">
          <w:rPr>
            <w:b/>
            <w:bCs/>
            <w:color w:val="000000"/>
            <w:sz w:val="24"/>
            <w:szCs w:val="24"/>
          </w:rPr>
          <w:t xml:space="preserve"> </w:t>
        </w:r>
      </w:ins>
    </w:p>
    <w:p w14:paraId="368820E3" w14:textId="042A8199" w:rsidR="00186738" w:rsidRDefault="00186738" w:rsidP="00186738">
      <w:pPr>
        <w:widowControl w:val="0"/>
        <w:rPr>
          <w:ins w:id="837" w:author="Danielle Martin" w:date="2020-02-03T12:53:00Z"/>
          <w:rFonts w:ascii="Times New Roman" w:hAnsi="Times New Roman"/>
          <w:sz w:val="24"/>
          <w:szCs w:val="24"/>
          <w:u w:val="single"/>
        </w:rPr>
      </w:pPr>
      <w:ins w:id="838" w:author="Danielle Martin" w:date="2020-02-03T12:53:00Z">
        <w:r w:rsidRPr="00186738">
          <w:rPr>
            <w:rFonts w:ascii="Times New Roman" w:hAnsi="Times New Roman"/>
            <w:sz w:val="24"/>
            <w:szCs w:val="24"/>
            <w:u w:val="single"/>
            <w:rPrChange w:id="839" w:author="Danielle Martin" w:date="2020-02-03T12:53:00Z">
              <w:rPr>
                <w:rFonts w:ascii="Times New Roman" w:hAnsi="Times New Roman"/>
                <w:sz w:val="22"/>
                <w:szCs w:val="22"/>
                <w:u w:val="single"/>
              </w:rPr>
            </w:rPrChange>
          </w:rPr>
          <w:t>Publications</w:t>
        </w:r>
      </w:ins>
      <w:ins w:id="840" w:author="Danielle Martin" w:date="2020-02-03T13:14:00Z">
        <w:r w:rsidR="00BF5D05">
          <w:rPr>
            <w:rFonts w:ascii="Times New Roman" w:hAnsi="Times New Roman"/>
            <w:sz w:val="24"/>
            <w:szCs w:val="24"/>
          </w:rPr>
          <w:t>:</w:t>
        </w:r>
      </w:ins>
      <w:ins w:id="841" w:author="Danielle Martin" w:date="2020-02-03T12:53:00Z">
        <w:r w:rsidRPr="00186738">
          <w:rPr>
            <w:rFonts w:ascii="Times New Roman" w:hAnsi="Times New Roman"/>
            <w:sz w:val="24"/>
            <w:szCs w:val="24"/>
            <w:rPrChange w:id="842" w:author="Danielle Martin" w:date="2020-02-03T12:53:00Z">
              <w:rPr>
                <w:rFonts w:ascii="Times New Roman" w:hAnsi="Times New Roman"/>
                <w:sz w:val="22"/>
                <w:szCs w:val="22"/>
              </w:rPr>
            </w:rPrChange>
          </w:rPr>
          <w:t xml:space="preserve"> Any publications or articles resulting from the sub-award must acknowledge the support of the U.S. Department of State and will include a disclaimer of official endorsement as follows: </w:t>
        </w:r>
      </w:ins>
    </w:p>
    <w:p w14:paraId="32193B17" w14:textId="77777777" w:rsidR="00186738" w:rsidRPr="00186738" w:rsidRDefault="00186738" w:rsidP="00186738">
      <w:pPr>
        <w:pStyle w:val="ListParagraph"/>
        <w:widowControl w:val="0"/>
        <w:numPr>
          <w:ilvl w:val="0"/>
          <w:numId w:val="33"/>
        </w:numPr>
        <w:rPr>
          <w:ins w:id="843" w:author="Danielle Martin" w:date="2020-02-03T12:53:00Z"/>
          <w:rFonts w:ascii="Times New Roman" w:hAnsi="Times New Roman"/>
          <w:sz w:val="24"/>
          <w:szCs w:val="24"/>
          <w:u w:val="single"/>
          <w:rPrChange w:id="844" w:author="Danielle Martin" w:date="2020-02-03T12:53:00Z">
            <w:rPr>
              <w:ins w:id="845" w:author="Danielle Martin" w:date="2020-02-03T12:53:00Z"/>
              <w:rFonts w:ascii="Times New Roman" w:hAnsi="Times New Roman"/>
              <w:i/>
              <w:sz w:val="24"/>
              <w:szCs w:val="24"/>
            </w:rPr>
          </w:rPrChange>
        </w:rPr>
      </w:pPr>
      <w:ins w:id="846" w:author="Danielle Martin" w:date="2020-02-03T12:53:00Z">
        <w:r w:rsidRPr="00186738">
          <w:rPr>
            <w:rFonts w:ascii="Times New Roman" w:hAnsi="Times New Roman"/>
            <w:i/>
            <w:sz w:val="24"/>
            <w:szCs w:val="24"/>
            <w:rPrChange w:id="847" w:author="Danielle Martin" w:date="2020-02-03T12:53:00Z">
              <w:rPr>
                <w:rFonts w:ascii="Times New Roman" w:hAnsi="Times New Roman"/>
                <w:i/>
                <w:sz w:val="22"/>
                <w:szCs w:val="22"/>
              </w:rPr>
            </w:rPrChange>
          </w:rPr>
          <w:t xml:space="preserve">This [project] was funded in part by a grant from the U.S. Department of State and </w:t>
        </w:r>
        <w:r w:rsidRPr="00186738">
          <w:rPr>
            <w:rFonts w:ascii="Times New Roman" w:hAnsi="Times New Roman"/>
            <w:i/>
            <w:sz w:val="24"/>
            <w:szCs w:val="24"/>
            <w:highlight w:val="yellow"/>
            <w:rPrChange w:id="848" w:author="Danielle Martin" w:date="2020-02-03T12:53:00Z">
              <w:rPr>
                <w:rFonts w:ascii="Times New Roman" w:hAnsi="Times New Roman"/>
                <w:i/>
                <w:sz w:val="22"/>
                <w:szCs w:val="22"/>
                <w:highlight w:val="yellow"/>
              </w:rPr>
            </w:rPrChange>
          </w:rPr>
          <w:t xml:space="preserve">Instituto </w:t>
        </w:r>
        <w:proofErr w:type="spellStart"/>
        <w:r w:rsidRPr="00186738">
          <w:rPr>
            <w:rFonts w:ascii="Times New Roman" w:hAnsi="Times New Roman"/>
            <w:i/>
            <w:sz w:val="24"/>
            <w:szCs w:val="24"/>
            <w:highlight w:val="yellow"/>
            <w:rPrChange w:id="849" w:author="Danielle Martin" w:date="2020-02-03T12:53:00Z">
              <w:rPr>
                <w:rFonts w:ascii="Times New Roman" w:hAnsi="Times New Roman"/>
                <w:i/>
                <w:sz w:val="22"/>
                <w:szCs w:val="22"/>
                <w:highlight w:val="yellow"/>
              </w:rPr>
            </w:rPrChange>
          </w:rPr>
          <w:t>Colombiano</w:t>
        </w:r>
        <w:proofErr w:type="spellEnd"/>
        <w:r w:rsidRPr="00186738">
          <w:rPr>
            <w:rFonts w:ascii="Times New Roman" w:hAnsi="Times New Roman"/>
            <w:i/>
            <w:sz w:val="24"/>
            <w:szCs w:val="24"/>
            <w:highlight w:val="yellow"/>
            <w:rPrChange w:id="850" w:author="Danielle Martin" w:date="2020-02-03T12:53:00Z">
              <w:rPr>
                <w:rFonts w:ascii="Times New Roman" w:hAnsi="Times New Roman"/>
                <w:i/>
                <w:sz w:val="22"/>
                <w:szCs w:val="22"/>
                <w:highlight w:val="yellow"/>
              </w:rPr>
            </w:rPrChange>
          </w:rPr>
          <w:t xml:space="preserve"> de </w:t>
        </w:r>
        <w:proofErr w:type="spellStart"/>
        <w:r w:rsidRPr="00186738">
          <w:rPr>
            <w:rFonts w:ascii="Times New Roman" w:hAnsi="Times New Roman"/>
            <w:i/>
            <w:sz w:val="24"/>
            <w:szCs w:val="24"/>
            <w:highlight w:val="yellow"/>
            <w:rPrChange w:id="851" w:author="Danielle Martin" w:date="2020-02-03T12:53:00Z">
              <w:rPr>
                <w:rFonts w:ascii="Times New Roman" w:hAnsi="Times New Roman"/>
                <w:i/>
                <w:sz w:val="22"/>
                <w:szCs w:val="22"/>
                <w:highlight w:val="yellow"/>
              </w:rPr>
            </w:rPrChange>
          </w:rPr>
          <w:t>Crédito</w:t>
        </w:r>
        <w:proofErr w:type="spellEnd"/>
        <w:r w:rsidRPr="00186738">
          <w:rPr>
            <w:rFonts w:ascii="Times New Roman" w:hAnsi="Times New Roman"/>
            <w:i/>
            <w:sz w:val="24"/>
            <w:szCs w:val="24"/>
            <w:highlight w:val="yellow"/>
            <w:rPrChange w:id="852" w:author="Danielle Martin" w:date="2020-02-03T12:53:00Z">
              <w:rPr>
                <w:rFonts w:ascii="Times New Roman" w:hAnsi="Times New Roman"/>
                <w:i/>
                <w:sz w:val="22"/>
                <w:szCs w:val="22"/>
                <w:highlight w:val="yellow"/>
              </w:rPr>
            </w:rPrChange>
          </w:rPr>
          <w:t xml:space="preserve"> </w:t>
        </w:r>
        <w:proofErr w:type="spellStart"/>
        <w:r w:rsidRPr="00186738">
          <w:rPr>
            <w:rFonts w:ascii="Times New Roman" w:hAnsi="Times New Roman"/>
            <w:i/>
            <w:sz w:val="24"/>
            <w:szCs w:val="24"/>
            <w:highlight w:val="yellow"/>
            <w:rPrChange w:id="853" w:author="Danielle Martin" w:date="2020-02-03T12:53:00Z">
              <w:rPr>
                <w:rFonts w:ascii="Times New Roman" w:hAnsi="Times New Roman"/>
                <w:i/>
                <w:sz w:val="22"/>
                <w:szCs w:val="22"/>
                <w:highlight w:val="yellow"/>
              </w:rPr>
            </w:rPrChange>
          </w:rPr>
          <w:t>Educativo</w:t>
        </w:r>
        <w:proofErr w:type="spellEnd"/>
        <w:r w:rsidRPr="00186738">
          <w:rPr>
            <w:rFonts w:ascii="Times New Roman" w:hAnsi="Times New Roman"/>
            <w:i/>
            <w:sz w:val="24"/>
            <w:szCs w:val="24"/>
            <w:highlight w:val="yellow"/>
            <w:rPrChange w:id="854" w:author="Danielle Martin" w:date="2020-02-03T12:53:00Z">
              <w:rPr>
                <w:rFonts w:ascii="Times New Roman" w:hAnsi="Times New Roman"/>
                <w:i/>
                <w:sz w:val="22"/>
                <w:szCs w:val="22"/>
                <w:highlight w:val="yellow"/>
              </w:rPr>
            </w:rPrChange>
          </w:rPr>
          <w:t xml:space="preserve"> y </w:t>
        </w:r>
        <w:proofErr w:type="spellStart"/>
        <w:r w:rsidRPr="00186738">
          <w:rPr>
            <w:rFonts w:ascii="Times New Roman" w:hAnsi="Times New Roman"/>
            <w:i/>
            <w:sz w:val="24"/>
            <w:szCs w:val="24"/>
            <w:highlight w:val="yellow"/>
            <w:rPrChange w:id="855" w:author="Danielle Martin" w:date="2020-02-03T12:53:00Z">
              <w:rPr>
                <w:rFonts w:ascii="Times New Roman" w:hAnsi="Times New Roman"/>
                <w:i/>
                <w:sz w:val="22"/>
                <w:szCs w:val="22"/>
                <w:highlight w:val="yellow"/>
              </w:rPr>
            </w:rPrChange>
          </w:rPr>
          <w:t>Estudios</w:t>
        </w:r>
        <w:proofErr w:type="spellEnd"/>
        <w:r w:rsidRPr="00186738">
          <w:rPr>
            <w:rFonts w:ascii="Times New Roman" w:hAnsi="Times New Roman"/>
            <w:i/>
            <w:sz w:val="24"/>
            <w:szCs w:val="24"/>
            <w:highlight w:val="yellow"/>
            <w:rPrChange w:id="856" w:author="Danielle Martin" w:date="2020-02-03T12:53:00Z">
              <w:rPr>
                <w:rFonts w:ascii="Times New Roman" w:hAnsi="Times New Roman"/>
                <w:i/>
                <w:sz w:val="22"/>
                <w:szCs w:val="22"/>
                <w:highlight w:val="yellow"/>
              </w:rPr>
            </w:rPrChange>
          </w:rPr>
          <w:t xml:space="preserve"> </w:t>
        </w:r>
        <w:proofErr w:type="spellStart"/>
        <w:r w:rsidRPr="00186738">
          <w:rPr>
            <w:rFonts w:ascii="Times New Roman" w:hAnsi="Times New Roman"/>
            <w:i/>
            <w:sz w:val="24"/>
            <w:szCs w:val="24"/>
            <w:highlight w:val="yellow"/>
            <w:rPrChange w:id="857" w:author="Danielle Martin" w:date="2020-02-03T12:53:00Z">
              <w:rPr>
                <w:rFonts w:ascii="Times New Roman" w:hAnsi="Times New Roman"/>
                <w:i/>
                <w:sz w:val="22"/>
                <w:szCs w:val="22"/>
                <w:highlight w:val="yellow"/>
              </w:rPr>
            </w:rPrChange>
          </w:rPr>
          <w:t>Técnicos</w:t>
        </w:r>
        <w:proofErr w:type="spellEnd"/>
        <w:r w:rsidRPr="00186738">
          <w:rPr>
            <w:rFonts w:ascii="Times New Roman" w:hAnsi="Times New Roman"/>
            <w:i/>
            <w:sz w:val="24"/>
            <w:szCs w:val="24"/>
            <w:highlight w:val="yellow"/>
            <w:rPrChange w:id="858" w:author="Danielle Martin" w:date="2020-02-03T12:53:00Z">
              <w:rPr>
                <w:rFonts w:ascii="Times New Roman" w:hAnsi="Times New Roman"/>
                <w:i/>
                <w:sz w:val="22"/>
                <w:szCs w:val="22"/>
                <w:highlight w:val="yellow"/>
              </w:rPr>
            </w:rPrChange>
          </w:rPr>
          <w:t xml:space="preserve"> </w:t>
        </w:r>
        <w:proofErr w:type="spellStart"/>
        <w:r w:rsidRPr="00186738">
          <w:rPr>
            <w:rFonts w:ascii="Times New Roman" w:hAnsi="Times New Roman"/>
            <w:i/>
            <w:sz w:val="24"/>
            <w:szCs w:val="24"/>
            <w:highlight w:val="yellow"/>
            <w:rPrChange w:id="859" w:author="Danielle Martin" w:date="2020-02-03T12:53:00Z">
              <w:rPr>
                <w:rFonts w:ascii="Times New Roman" w:hAnsi="Times New Roman"/>
                <w:i/>
                <w:sz w:val="22"/>
                <w:szCs w:val="22"/>
                <w:highlight w:val="yellow"/>
              </w:rPr>
            </w:rPrChange>
          </w:rPr>
          <w:t>en</w:t>
        </w:r>
        <w:proofErr w:type="spellEnd"/>
        <w:r w:rsidRPr="00186738">
          <w:rPr>
            <w:rFonts w:ascii="Times New Roman" w:hAnsi="Times New Roman"/>
            <w:i/>
            <w:sz w:val="24"/>
            <w:szCs w:val="24"/>
            <w:highlight w:val="yellow"/>
            <w:rPrChange w:id="860" w:author="Danielle Martin" w:date="2020-02-03T12:53:00Z">
              <w:rPr>
                <w:rFonts w:ascii="Times New Roman" w:hAnsi="Times New Roman"/>
                <w:i/>
                <w:sz w:val="22"/>
                <w:szCs w:val="22"/>
                <w:highlight w:val="yellow"/>
              </w:rPr>
            </w:rPrChange>
          </w:rPr>
          <w:t xml:space="preserve"> el Exterior, Mariano Ospina Pérez (ICETEX)</w:t>
        </w:r>
        <w:r w:rsidRPr="00186738">
          <w:rPr>
            <w:rFonts w:ascii="Times New Roman" w:hAnsi="Times New Roman"/>
            <w:i/>
            <w:sz w:val="24"/>
            <w:szCs w:val="24"/>
            <w:rPrChange w:id="861" w:author="Danielle Martin" w:date="2020-02-03T12:53:00Z">
              <w:rPr>
                <w:rFonts w:ascii="Times New Roman" w:hAnsi="Times New Roman"/>
                <w:i/>
                <w:sz w:val="22"/>
                <w:szCs w:val="22"/>
              </w:rPr>
            </w:rPrChange>
          </w:rPr>
          <w:t xml:space="preserve">, and administered by Partners of the Americas. The opinions, findings and conclusions stated herein are those of the author(s) and do not necessarily reflect those of the U.S. Department of State, </w:t>
        </w:r>
        <w:r w:rsidRPr="00186738">
          <w:rPr>
            <w:rFonts w:ascii="Times New Roman" w:hAnsi="Times New Roman"/>
            <w:i/>
            <w:sz w:val="24"/>
            <w:szCs w:val="24"/>
            <w:highlight w:val="yellow"/>
            <w:rPrChange w:id="862" w:author="Danielle Martin" w:date="2020-02-03T12:53:00Z">
              <w:rPr>
                <w:rFonts w:ascii="Times New Roman" w:hAnsi="Times New Roman"/>
                <w:i/>
                <w:sz w:val="22"/>
                <w:szCs w:val="22"/>
                <w:highlight w:val="yellow"/>
              </w:rPr>
            </w:rPrChange>
          </w:rPr>
          <w:t>ICETEX</w:t>
        </w:r>
        <w:r w:rsidRPr="00186738">
          <w:rPr>
            <w:rFonts w:ascii="Times New Roman" w:hAnsi="Times New Roman"/>
            <w:i/>
            <w:sz w:val="24"/>
            <w:szCs w:val="24"/>
            <w:rPrChange w:id="863" w:author="Danielle Martin" w:date="2020-02-03T12:53:00Z">
              <w:rPr>
                <w:rFonts w:ascii="Times New Roman" w:hAnsi="Times New Roman"/>
                <w:i/>
                <w:sz w:val="22"/>
                <w:szCs w:val="22"/>
              </w:rPr>
            </w:rPrChange>
          </w:rPr>
          <w:t>, or Partners of the Americas.</w:t>
        </w:r>
      </w:ins>
    </w:p>
    <w:p w14:paraId="563BE39F" w14:textId="77777777" w:rsidR="00186738" w:rsidRPr="00186738" w:rsidRDefault="00186738">
      <w:pPr>
        <w:pStyle w:val="ListParagraph"/>
        <w:widowControl w:val="0"/>
        <w:rPr>
          <w:ins w:id="864" w:author="Danielle Martin" w:date="2020-02-03T12:53:00Z"/>
          <w:rFonts w:ascii="Times New Roman" w:hAnsi="Times New Roman"/>
          <w:sz w:val="24"/>
          <w:szCs w:val="24"/>
          <w:u w:val="single"/>
          <w:rPrChange w:id="865" w:author="Danielle Martin" w:date="2020-02-03T12:53:00Z">
            <w:rPr>
              <w:ins w:id="866" w:author="Danielle Martin" w:date="2020-02-03T12:53:00Z"/>
              <w:rFonts w:ascii="Times New Roman" w:hAnsi="Times New Roman"/>
              <w:i/>
              <w:sz w:val="24"/>
              <w:szCs w:val="24"/>
            </w:rPr>
          </w:rPrChange>
        </w:rPr>
        <w:pPrChange w:id="867" w:author="Danielle Martin" w:date="2020-02-03T12:53:00Z">
          <w:pPr>
            <w:pStyle w:val="ListParagraph"/>
            <w:widowControl w:val="0"/>
            <w:numPr>
              <w:numId w:val="33"/>
            </w:numPr>
            <w:ind w:hanging="360"/>
          </w:pPr>
        </w:pPrChange>
      </w:pPr>
    </w:p>
    <w:p w14:paraId="5F48237C" w14:textId="0CFCB86D" w:rsidR="00186738" w:rsidRPr="00186738" w:rsidRDefault="00186738">
      <w:pPr>
        <w:pStyle w:val="ListParagraph"/>
        <w:widowControl w:val="0"/>
        <w:rPr>
          <w:ins w:id="868" w:author="Danielle Martin" w:date="2020-02-03T12:53:00Z"/>
          <w:rFonts w:ascii="Times New Roman" w:hAnsi="Times New Roman"/>
          <w:sz w:val="24"/>
          <w:szCs w:val="24"/>
          <w:u w:val="single"/>
          <w:rPrChange w:id="869" w:author="Danielle Martin" w:date="2020-02-03T12:53:00Z">
            <w:rPr>
              <w:ins w:id="870" w:author="Danielle Martin" w:date="2020-02-03T12:53:00Z"/>
              <w:rFonts w:ascii="Times New Roman" w:hAnsi="Times New Roman"/>
              <w:sz w:val="22"/>
              <w:szCs w:val="22"/>
              <w:u w:val="single"/>
            </w:rPr>
          </w:rPrChange>
        </w:rPr>
        <w:pPrChange w:id="871" w:author="Danielle Martin" w:date="2020-02-03T12:53:00Z">
          <w:pPr>
            <w:widowControl w:val="0"/>
            <w:ind w:left="1440"/>
          </w:pPr>
        </w:pPrChange>
      </w:pPr>
      <w:ins w:id="872" w:author="Danielle Martin" w:date="2020-02-03T12:53:00Z">
        <w:r w:rsidRPr="00186738">
          <w:rPr>
            <w:rFonts w:ascii="Times New Roman" w:hAnsi="Times New Roman"/>
            <w:sz w:val="24"/>
            <w:szCs w:val="24"/>
            <w:rPrChange w:id="873" w:author="Danielle Martin" w:date="2020-02-03T12:53:00Z">
              <w:rPr>
                <w:rFonts w:ascii="Times New Roman" w:hAnsi="Times New Roman"/>
                <w:sz w:val="22"/>
                <w:szCs w:val="22"/>
              </w:rPr>
            </w:rPrChange>
          </w:rPr>
          <w:t>The Sub-grantee must ensure that this disclaimer be included on all brochures, flyers, posters, billboards, or graphic artwork that are produced under the terms of the sub-award.  Sub-grantee agrees to provide Partners with a copy of any article, report, media interview or other publication relating to activities covered under this Sub-grant.</w:t>
        </w:r>
      </w:ins>
    </w:p>
    <w:p w14:paraId="6D862E0D" w14:textId="77777777" w:rsidR="00186738" w:rsidRPr="00186738" w:rsidRDefault="00186738" w:rsidP="00186738">
      <w:pPr>
        <w:widowControl w:val="0"/>
        <w:ind w:left="1440"/>
        <w:rPr>
          <w:ins w:id="874" w:author="Danielle Martin" w:date="2020-02-03T12:53:00Z"/>
          <w:rFonts w:ascii="Times New Roman" w:hAnsi="Times New Roman"/>
          <w:sz w:val="24"/>
          <w:szCs w:val="24"/>
          <w:u w:val="single"/>
          <w:rPrChange w:id="875" w:author="Danielle Martin" w:date="2020-02-03T12:53:00Z">
            <w:rPr>
              <w:ins w:id="876" w:author="Danielle Martin" w:date="2020-02-03T12:53:00Z"/>
              <w:rFonts w:ascii="Times New Roman" w:hAnsi="Times New Roman"/>
              <w:sz w:val="22"/>
              <w:szCs w:val="22"/>
              <w:u w:val="single"/>
            </w:rPr>
          </w:rPrChange>
        </w:rPr>
      </w:pPr>
    </w:p>
    <w:p w14:paraId="4FA1990A" w14:textId="25DEFE7F" w:rsidR="00186738" w:rsidRPr="00186738" w:rsidRDefault="00186738">
      <w:pPr>
        <w:widowControl w:val="0"/>
        <w:rPr>
          <w:ins w:id="877" w:author="Danielle Martin" w:date="2020-02-03T12:53:00Z"/>
          <w:rFonts w:ascii="Times New Roman" w:hAnsi="Times New Roman"/>
          <w:sz w:val="24"/>
          <w:szCs w:val="24"/>
          <w:u w:val="single"/>
          <w:rPrChange w:id="878" w:author="Danielle Martin" w:date="2020-02-03T12:53:00Z">
            <w:rPr>
              <w:ins w:id="879" w:author="Danielle Martin" w:date="2020-02-03T12:53:00Z"/>
              <w:rFonts w:ascii="Times New Roman" w:hAnsi="Times New Roman"/>
              <w:sz w:val="22"/>
              <w:szCs w:val="22"/>
              <w:u w:val="single"/>
            </w:rPr>
          </w:rPrChange>
        </w:rPr>
        <w:pPrChange w:id="880" w:author="Danielle Martin" w:date="2020-02-03T12:53:00Z">
          <w:pPr>
            <w:widowControl w:val="0"/>
            <w:numPr>
              <w:ilvl w:val="1"/>
              <w:numId w:val="29"/>
            </w:numPr>
            <w:ind w:left="1440" w:hanging="720"/>
          </w:pPr>
        </w:pPrChange>
      </w:pPr>
      <w:ins w:id="881" w:author="Danielle Martin" w:date="2020-02-03T12:53:00Z">
        <w:r w:rsidRPr="00186738">
          <w:rPr>
            <w:rFonts w:ascii="Times New Roman" w:hAnsi="Times New Roman"/>
            <w:sz w:val="24"/>
            <w:szCs w:val="24"/>
            <w:u w:val="single"/>
            <w:rPrChange w:id="882" w:author="Danielle Martin" w:date="2020-02-03T12:53:00Z">
              <w:rPr>
                <w:rFonts w:ascii="Times New Roman" w:hAnsi="Times New Roman"/>
                <w:sz w:val="22"/>
                <w:szCs w:val="22"/>
                <w:u w:val="single"/>
              </w:rPr>
            </w:rPrChange>
          </w:rPr>
          <w:t>Logo</w:t>
        </w:r>
      </w:ins>
      <w:ins w:id="883" w:author="Danielle Martin" w:date="2020-02-03T13:14:00Z">
        <w:r w:rsidR="00BF5D05">
          <w:rPr>
            <w:rFonts w:ascii="Times New Roman" w:hAnsi="Times New Roman"/>
            <w:sz w:val="24"/>
            <w:szCs w:val="24"/>
            <w:u w:val="single"/>
          </w:rPr>
          <w:t>:</w:t>
        </w:r>
      </w:ins>
    </w:p>
    <w:p w14:paraId="0838B915" w14:textId="78CE8DF5" w:rsidR="00186738" w:rsidRPr="00186738" w:rsidRDefault="00186738" w:rsidP="00186738">
      <w:pPr>
        <w:pStyle w:val="ListParagraph"/>
        <w:widowControl w:val="0"/>
        <w:numPr>
          <w:ilvl w:val="0"/>
          <w:numId w:val="34"/>
        </w:numPr>
        <w:rPr>
          <w:ins w:id="884" w:author="Danielle Martin" w:date="2020-02-03T12:53:00Z"/>
          <w:rFonts w:ascii="Times New Roman" w:hAnsi="Times New Roman"/>
          <w:sz w:val="24"/>
          <w:szCs w:val="24"/>
          <w:u w:val="single"/>
          <w:rPrChange w:id="885" w:author="Danielle Martin" w:date="2020-02-03T12:53:00Z">
            <w:rPr>
              <w:ins w:id="886" w:author="Danielle Martin" w:date="2020-02-03T12:53:00Z"/>
              <w:rFonts w:ascii="Times New Roman" w:hAnsi="Times New Roman"/>
              <w:sz w:val="24"/>
              <w:szCs w:val="24"/>
            </w:rPr>
          </w:rPrChange>
        </w:rPr>
      </w:pPr>
      <w:ins w:id="887" w:author="Danielle Martin" w:date="2020-02-03T12:53:00Z">
        <w:r w:rsidRPr="00186738">
          <w:rPr>
            <w:rFonts w:ascii="Times New Roman" w:hAnsi="Times New Roman"/>
            <w:sz w:val="24"/>
            <w:szCs w:val="24"/>
            <w:rPrChange w:id="888" w:author="Danielle Martin" w:date="2020-02-03T12:53:00Z">
              <w:rPr>
                <w:rFonts w:ascii="Times New Roman" w:hAnsi="Times New Roman"/>
                <w:sz w:val="22"/>
                <w:szCs w:val="22"/>
              </w:rPr>
            </w:rPrChange>
          </w:rPr>
          <w:t>Sub-grantee agrees not to make any use of the logo or name of Partners or the Department of State, except as expressly authorized in writing</w:t>
        </w:r>
        <w:r>
          <w:rPr>
            <w:rFonts w:ascii="Times New Roman" w:hAnsi="Times New Roman"/>
            <w:sz w:val="24"/>
            <w:szCs w:val="24"/>
          </w:rPr>
          <w:t>.</w:t>
        </w:r>
      </w:ins>
    </w:p>
    <w:p w14:paraId="2728DA67" w14:textId="77777777" w:rsidR="00186738" w:rsidRPr="00186738" w:rsidRDefault="00186738">
      <w:pPr>
        <w:pStyle w:val="ListParagraph"/>
        <w:widowControl w:val="0"/>
        <w:rPr>
          <w:ins w:id="889" w:author="Danielle Martin" w:date="2020-02-03T12:53:00Z"/>
          <w:rFonts w:ascii="Times New Roman" w:hAnsi="Times New Roman"/>
          <w:sz w:val="24"/>
          <w:szCs w:val="24"/>
          <w:u w:val="single"/>
          <w:rPrChange w:id="890" w:author="Danielle Martin" w:date="2020-02-03T12:53:00Z">
            <w:rPr>
              <w:ins w:id="891" w:author="Danielle Martin" w:date="2020-02-03T12:53:00Z"/>
              <w:rFonts w:ascii="Times New Roman" w:hAnsi="Times New Roman"/>
              <w:sz w:val="24"/>
              <w:szCs w:val="24"/>
            </w:rPr>
          </w:rPrChange>
        </w:rPr>
        <w:pPrChange w:id="892" w:author="Danielle Martin" w:date="2020-02-03T12:53:00Z">
          <w:pPr>
            <w:pStyle w:val="ListParagraph"/>
            <w:widowControl w:val="0"/>
            <w:numPr>
              <w:numId w:val="34"/>
            </w:numPr>
            <w:ind w:hanging="360"/>
          </w:pPr>
        </w:pPrChange>
      </w:pPr>
    </w:p>
    <w:p w14:paraId="3AB9AF22" w14:textId="12E221D6" w:rsidR="00186738" w:rsidRPr="00186738" w:rsidRDefault="00186738">
      <w:pPr>
        <w:pStyle w:val="ListParagraph"/>
        <w:widowControl w:val="0"/>
        <w:numPr>
          <w:ilvl w:val="0"/>
          <w:numId w:val="34"/>
        </w:numPr>
        <w:rPr>
          <w:ins w:id="893" w:author="Danielle Martin" w:date="2020-02-03T12:53:00Z"/>
          <w:rFonts w:ascii="Times New Roman" w:hAnsi="Times New Roman"/>
          <w:sz w:val="24"/>
          <w:szCs w:val="24"/>
          <w:u w:val="single"/>
          <w:rPrChange w:id="894" w:author="Danielle Martin" w:date="2020-02-03T12:53:00Z">
            <w:rPr>
              <w:ins w:id="895" w:author="Danielle Martin" w:date="2020-02-03T12:53:00Z"/>
              <w:rFonts w:ascii="Times New Roman" w:hAnsi="Times New Roman"/>
              <w:sz w:val="22"/>
              <w:szCs w:val="22"/>
              <w:u w:val="single"/>
            </w:rPr>
          </w:rPrChange>
        </w:rPr>
        <w:pPrChange w:id="896" w:author="Danielle Martin" w:date="2020-02-03T12:53:00Z">
          <w:pPr>
            <w:widowControl w:val="0"/>
            <w:numPr>
              <w:ilvl w:val="2"/>
              <w:numId w:val="29"/>
            </w:numPr>
            <w:ind w:left="2160" w:hanging="720"/>
          </w:pPr>
        </w:pPrChange>
      </w:pPr>
      <w:ins w:id="897" w:author="Danielle Martin" w:date="2020-02-03T12:53:00Z">
        <w:r w:rsidRPr="00186738">
          <w:rPr>
            <w:rFonts w:ascii="Times New Roman" w:hAnsi="Times New Roman"/>
            <w:sz w:val="24"/>
            <w:szCs w:val="24"/>
            <w:rPrChange w:id="898" w:author="Danielle Martin" w:date="2020-02-03T12:53:00Z">
              <w:rPr>
                <w:rFonts w:ascii="Times New Roman" w:hAnsi="Times New Roman"/>
                <w:sz w:val="22"/>
                <w:szCs w:val="22"/>
              </w:rPr>
            </w:rPrChange>
          </w:rPr>
          <w:t>For the purposes of this award, the Sub-grantee is not required to publicly display Department of State and/or USG branding and marking for materials produced under this award.</w:t>
        </w:r>
      </w:ins>
    </w:p>
    <w:p w14:paraId="7EBBD740" w14:textId="4D9329A1" w:rsidR="00DB421B" w:rsidRPr="00186738" w:rsidDel="00186738" w:rsidRDefault="00DB421B">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899" w:author="Danielle Martin" w:date="2020-02-03T12:53:00Z"/>
          <w:rFonts w:ascii="Times New Roman" w:hAnsi="Times New Roman"/>
          <w:sz w:val="24"/>
          <w:szCs w:val="24"/>
          <w:rPrChange w:id="900" w:author="Danielle Martin" w:date="2020-02-03T12:53:00Z">
            <w:rPr>
              <w:del w:id="901" w:author="Danielle Martin" w:date="2020-02-03T12:53:00Z"/>
            </w:rPr>
          </w:rPrChange>
        </w:rPr>
        <w:pPrChange w:id="902" w:author="Danielle Martin" w:date="2020-02-03T12:52:00Z">
          <w:pPr>
            <w:numPr>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PrChange>
      </w:pPr>
    </w:p>
    <w:p w14:paraId="4ABDED72" w14:textId="77777777"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34B1CEE" w14:textId="0C8AA0C0" w:rsidR="006D52D7" w:rsidRPr="00134857" w:rsidRDefault="00CD11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134857">
        <w:rPr>
          <w:rFonts w:ascii="Times New Roman" w:hAnsi="Times New Roman"/>
          <w:b/>
          <w:sz w:val="24"/>
          <w:szCs w:val="24"/>
          <w:u w:val="single"/>
        </w:rPr>
        <w:t>ARTICLE 2</w:t>
      </w:r>
      <w:ins w:id="903" w:author="Danielle Martin" w:date="2020-02-03T12:52:00Z">
        <w:r w:rsidR="00DB421B">
          <w:rPr>
            <w:rFonts w:ascii="Times New Roman" w:hAnsi="Times New Roman"/>
            <w:b/>
            <w:sz w:val="24"/>
            <w:szCs w:val="24"/>
            <w:u w:val="single"/>
          </w:rPr>
          <w:t>7</w:t>
        </w:r>
      </w:ins>
      <w:del w:id="904" w:author="Danielle Martin" w:date="2020-02-03T12:52:00Z">
        <w:r w:rsidRPr="00134857" w:rsidDel="00DB421B">
          <w:rPr>
            <w:rFonts w:ascii="Times New Roman" w:hAnsi="Times New Roman"/>
            <w:b/>
            <w:sz w:val="24"/>
            <w:szCs w:val="24"/>
            <w:u w:val="single"/>
          </w:rPr>
          <w:delText>8</w:delText>
        </w:r>
      </w:del>
      <w:r w:rsidR="006D52D7" w:rsidRPr="00134857">
        <w:rPr>
          <w:rFonts w:ascii="Times New Roman" w:hAnsi="Times New Roman"/>
          <w:b/>
          <w:sz w:val="24"/>
          <w:szCs w:val="24"/>
          <w:u w:val="single"/>
        </w:rPr>
        <w:t>. General Provisions</w:t>
      </w:r>
    </w:p>
    <w:p w14:paraId="4904EB76" w14:textId="4BD55F01" w:rsidR="00766CC5" w:rsidRDefault="00766C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ns w:id="905" w:author="Danielle Martin" w:date="2020-02-03T13:05:00Z"/>
          <w:rFonts w:ascii="Times New Roman" w:hAnsi="Times New Roman"/>
          <w:sz w:val="24"/>
          <w:szCs w:val="24"/>
        </w:rPr>
      </w:pPr>
      <w:ins w:id="906" w:author="Danielle Martin" w:date="2020-02-03T13:05:00Z">
        <w:r>
          <w:rPr>
            <w:rFonts w:ascii="Times New Roman" w:hAnsi="Times New Roman"/>
            <w:sz w:val="24"/>
            <w:szCs w:val="24"/>
          </w:rPr>
          <w:lastRenderedPageBreak/>
          <w:t>The required mandatory provisions are hereby incorporated in their entire</w:t>
        </w:r>
      </w:ins>
      <w:ins w:id="907" w:author="Danielle Martin" w:date="2020-02-03T13:06:00Z">
        <w:r>
          <w:rPr>
            <w:rFonts w:ascii="Times New Roman" w:hAnsi="Times New Roman"/>
            <w:sz w:val="24"/>
            <w:szCs w:val="24"/>
          </w:rPr>
          <w:t>ty into this agreement by reference, and can be found in Annex C, “Partners of the Americas Standard Provisions”</w:t>
        </w:r>
        <w:r w:rsidR="007C349E">
          <w:rPr>
            <w:rFonts w:ascii="Times New Roman" w:hAnsi="Times New Roman"/>
            <w:sz w:val="24"/>
            <w:szCs w:val="24"/>
          </w:rPr>
          <w:t xml:space="preserve"> and Annex D USDOS Mandatory Provisions.</w:t>
        </w:r>
      </w:ins>
    </w:p>
    <w:p w14:paraId="23A1D398" w14:textId="2DCD279F" w:rsidR="006D52D7" w:rsidRPr="00134857" w:rsidDel="007C349E"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del w:id="908" w:author="Danielle Martin" w:date="2020-02-03T13:06:00Z"/>
          <w:rFonts w:ascii="Times New Roman" w:hAnsi="Times New Roman"/>
          <w:sz w:val="24"/>
          <w:szCs w:val="24"/>
        </w:rPr>
      </w:pPr>
      <w:del w:id="909" w:author="Danielle Martin" w:date="2020-02-03T13:06:00Z">
        <w:r w:rsidRPr="00134857" w:rsidDel="007C349E">
          <w:rPr>
            <w:rFonts w:ascii="Times New Roman" w:hAnsi="Times New Roman"/>
            <w:sz w:val="24"/>
            <w:szCs w:val="24"/>
          </w:rPr>
          <w:delText>To the extent applicable hereto</w:delText>
        </w:r>
        <w:r w:rsidR="00A50ED3" w:rsidRPr="00134857" w:rsidDel="007C349E">
          <w:rPr>
            <w:rFonts w:ascii="Times New Roman" w:hAnsi="Times New Roman"/>
            <w:sz w:val="24"/>
            <w:szCs w:val="24"/>
          </w:rPr>
          <w:delText xml:space="preserve"> in accordance </w:delText>
        </w:r>
        <w:r w:rsidRPr="00134857" w:rsidDel="007C349E">
          <w:rPr>
            <w:rFonts w:ascii="Times New Roman" w:hAnsi="Times New Roman"/>
            <w:sz w:val="24"/>
            <w:szCs w:val="24"/>
          </w:rPr>
          <w:delText xml:space="preserve">with the regulations </w:delText>
        </w:r>
        <w:r w:rsidRPr="00171F05" w:rsidDel="007C349E">
          <w:rPr>
            <w:rFonts w:ascii="Times New Roman" w:hAnsi="Times New Roman"/>
            <w:sz w:val="24"/>
            <w:szCs w:val="24"/>
          </w:rPr>
          <w:delText xml:space="preserve">of </w:delText>
        </w:r>
      </w:del>
      <w:del w:id="910" w:author="Danielle Martin" w:date="2020-02-03T12:07:00Z">
        <w:r w:rsidR="00B05BC4" w:rsidRPr="00171F05" w:rsidDel="001F56C5">
          <w:rPr>
            <w:rFonts w:ascii="Times New Roman" w:hAnsi="Times New Roman"/>
            <w:sz w:val="24"/>
            <w:szCs w:val="24"/>
            <w:rPrChange w:id="911" w:author="Danielle Martin" w:date="2020-02-03T12:27:00Z">
              <w:rPr>
                <w:rFonts w:ascii="Times New Roman" w:hAnsi="Times New Roman"/>
                <w:sz w:val="24"/>
                <w:szCs w:val="24"/>
                <w:highlight w:val="yellow"/>
              </w:rPr>
            </w:rPrChange>
          </w:rPr>
          <w:delText>NAME OF DONOR</w:delText>
        </w:r>
      </w:del>
      <w:del w:id="912" w:author="Danielle Martin" w:date="2020-02-03T13:06:00Z">
        <w:r w:rsidRPr="00171F05" w:rsidDel="007C349E">
          <w:rPr>
            <w:rFonts w:ascii="Times New Roman" w:hAnsi="Times New Roman"/>
            <w:sz w:val="24"/>
            <w:szCs w:val="24"/>
          </w:rPr>
          <w:delText xml:space="preserve"> g</w:delText>
        </w:r>
        <w:r w:rsidRPr="00134857" w:rsidDel="007C349E">
          <w:rPr>
            <w:rFonts w:ascii="Times New Roman" w:hAnsi="Times New Roman"/>
            <w:sz w:val="24"/>
            <w:szCs w:val="24"/>
          </w:rPr>
          <w:delText xml:space="preserve">overning PARTNERS' prime </w:delText>
        </w:r>
        <w:r w:rsidR="00C3467D" w:rsidRPr="00134857" w:rsidDel="007C349E">
          <w:rPr>
            <w:rFonts w:ascii="Times New Roman" w:hAnsi="Times New Roman"/>
            <w:sz w:val="24"/>
            <w:szCs w:val="24"/>
          </w:rPr>
          <w:delText>agreement</w:delText>
        </w:r>
        <w:r w:rsidRPr="00134857" w:rsidDel="007C349E">
          <w:rPr>
            <w:rFonts w:ascii="Times New Roman" w:hAnsi="Times New Roman"/>
            <w:sz w:val="24"/>
            <w:szCs w:val="24"/>
          </w:rPr>
          <w:delText xml:space="preserve">, the </w:delText>
        </w:r>
        <w:r w:rsidR="00A50ED3" w:rsidRPr="00134857" w:rsidDel="007C349E">
          <w:rPr>
            <w:rFonts w:ascii="Times New Roman" w:hAnsi="Times New Roman"/>
            <w:sz w:val="24"/>
            <w:szCs w:val="24"/>
          </w:rPr>
          <w:delText>Partner</w:delText>
        </w:r>
        <w:r w:rsidR="003C740E" w:rsidRPr="00134857" w:rsidDel="007C349E">
          <w:rPr>
            <w:rFonts w:ascii="Times New Roman" w:hAnsi="Times New Roman"/>
            <w:sz w:val="24"/>
            <w:szCs w:val="24"/>
          </w:rPr>
          <w:delText xml:space="preserve">s of the Americas </w:delText>
        </w:r>
        <w:r w:rsidR="00A50ED3" w:rsidRPr="00134857" w:rsidDel="007C349E">
          <w:rPr>
            <w:rFonts w:ascii="Times New Roman" w:hAnsi="Times New Roman"/>
            <w:sz w:val="24"/>
            <w:szCs w:val="24"/>
          </w:rPr>
          <w:delText>Standard Provisions</w:delText>
        </w:r>
        <w:r w:rsidR="008C3D97" w:rsidRPr="00134857" w:rsidDel="007C349E">
          <w:rPr>
            <w:rFonts w:ascii="Times New Roman" w:hAnsi="Times New Roman"/>
            <w:sz w:val="24"/>
            <w:szCs w:val="24"/>
          </w:rPr>
          <w:delText xml:space="preserve"> (ANNEX </w:delText>
        </w:r>
      </w:del>
      <w:del w:id="913" w:author="Danielle Martin" w:date="2020-02-03T13:02:00Z">
        <w:r w:rsidR="008C3D97" w:rsidRPr="00134857" w:rsidDel="008638C0">
          <w:rPr>
            <w:rFonts w:ascii="Times New Roman" w:hAnsi="Times New Roman"/>
            <w:sz w:val="24"/>
            <w:szCs w:val="24"/>
          </w:rPr>
          <w:delText>F</w:delText>
        </w:r>
      </w:del>
      <w:del w:id="914" w:author="Danielle Martin" w:date="2020-02-03T13:06:00Z">
        <w:r w:rsidR="008C3D97" w:rsidRPr="00134857" w:rsidDel="007C349E">
          <w:rPr>
            <w:rFonts w:ascii="Times New Roman" w:hAnsi="Times New Roman"/>
            <w:sz w:val="24"/>
            <w:szCs w:val="24"/>
          </w:rPr>
          <w:delText>)</w:delText>
        </w:r>
        <w:r w:rsidR="00A50ED3" w:rsidRPr="00134857" w:rsidDel="007C349E">
          <w:rPr>
            <w:rFonts w:ascii="Times New Roman" w:hAnsi="Times New Roman"/>
            <w:sz w:val="24"/>
            <w:szCs w:val="24"/>
          </w:rPr>
          <w:delText xml:space="preserve"> </w:delText>
        </w:r>
        <w:r w:rsidRPr="00134857" w:rsidDel="007C349E">
          <w:rPr>
            <w:rFonts w:ascii="Times New Roman" w:hAnsi="Times New Roman"/>
            <w:sz w:val="24"/>
            <w:szCs w:val="24"/>
          </w:rPr>
          <w:delText xml:space="preserve">are incorporated in this </w:delText>
        </w:r>
      </w:del>
      <w:del w:id="915" w:author="Danielle Martin" w:date="2020-02-03T11:57:00Z">
        <w:r w:rsidR="00343E21" w:rsidRPr="00134857" w:rsidDel="0044078C">
          <w:rPr>
            <w:rFonts w:ascii="Times New Roman" w:hAnsi="Times New Roman"/>
            <w:sz w:val="24"/>
            <w:szCs w:val="24"/>
          </w:rPr>
          <w:delText>Sub-agreement</w:delText>
        </w:r>
      </w:del>
      <w:del w:id="916" w:author="Danielle Martin" w:date="2020-02-03T13:06:00Z">
        <w:r w:rsidRPr="00134857" w:rsidDel="007C349E">
          <w:rPr>
            <w:rFonts w:ascii="Times New Roman" w:hAnsi="Times New Roman"/>
            <w:sz w:val="24"/>
            <w:szCs w:val="24"/>
          </w:rPr>
          <w:delText xml:space="preserve"> by this reference with the same force and effect as though set forth at length herein.</w:delText>
        </w:r>
      </w:del>
    </w:p>
    <w:p w14:paraId="123F2EE3" w14:textId="77777777" w:rsidR="006D52D7" w:rsidRPr="00134857" w:rsidRDefault="006D52D7">
      <w:pPr>
        <w:pStyle w:val="BodyText"/>
        <w:rPr>
          <w:sz w:val="24"/>
          <w:szCs w:val="24"/>
        </w:rPr>
      </w:pPr>
    </w:p>
    <w:p w14:paraId="63A29D39" w14:textId="3D4592C8" w:rsidR="008334B0" w:rsidRPr="00134857" w:rsidRDefault="008334B0" w:rsidP="008334B0">
      <w:pPr>
        <w:pStyle w:val="BodyText"/>
        <w:rPr>
          <w:b/>
          <w:sz w:val="24"/>
          <w:szCs w:val="24"/>
          <w:u w:val="single"/>
        </w:rPr>
      </w:pPr>
      <w:r w:rsidRPr="00134857">
        <w:rPr>
          <w:b/>
          <w:sz w:val="24"/>
          <w:szCs w:val="24"/>
          <w:u w:val="single"/>
        </w:rPr>
        <w:t>ARTICLE 2</w:t>
      </w:r>
      <w:ins w:id="917" w:author="Danielle Martin" w:date="2020-02-03T12:52:00Z">
        <w:r w:rsidR="00DB421B">
          <w:rPr>
            <w:b/>
            <w:sz w:val="24"/>
            <w:szCs w:val="24"/>
            <w:u w:val="single"/>
          </w:rPr>
          <w:t>8</w:t>
        </w:r>
      </w:ins>
      <w:del w:id="918" w:author="Danielle Martin" w:date="2020-02-03T12:52:00Z">
        <w:r w:rsidRPr="00134857" w:rsidDel="00DB421B">
          <w:rPr>
            <w:b/>
            <w:sz w:val="24"/>
            <w:szCs w:val="24"/>
            <w:u w:val="single"/>
          </w:rPr>
          <w:delText>9</w:delText>
        </w:r>
      </w:del>
      <w:r w:rsidRPr="00134857">
        <w:rPr>
          <w:b/>
          <w:sz w:val="24"/>
          <w:szCs w:val="24"/>
          <w:u w:val="single"/>
        </w:rPr>
        <w:t>. Suspension</w:t>
      </w:r>
    </w:p>
    <w:p w14:paraId="70767842" w14:textId="77777777" w:rsidR="008334B0" w:rsidRPr="00134857" w:rsidRDefault="008334B0" w:rsidP="008334B0">
      <w:pPr>
        <w:pStyle w:val="1AutoList1"/>
        <w:tabs>
          <w:tab w:val="clear" w:pos="720"/>
          <w:tab w:val="left" w:pos="1080"/>
        </w:tabs>
        <w:jc w:val="left"/>
      </w:pPr>
    </w:p>
    <w:p w14:paraId="0BF0730B" w14:textId="3C190954" w:rsidR="008334B0" w:rsidRPr="00134857" w:rsidRDefault="008334B0" w:rsidP="008334B0">
      <w:pPr>
        <w:pStyle w:val="1AutoList1"/>
        <w:tabs>
          <w:tab w:val="clear" w:pos="720"/>
          <w:tab w:val="left" w:pos="1080"/>
        </w:tabs>
        <w:ind w:left="0" w:firstLine="0"/>
        <w:jc w:val="left"/>
        <w:rPr>
          <w:b/>
        </w:rPr>
      </w:pPr>
      <w:r w:rsidRPr="00134857">
        <w:t xml:space="preserve">The </w:t>
      </w:r>
      <w:del w:id="919" w:author="Danielle Martin" w:date="2020-02-03T11:57:00Z">
        <w:r w:rsidRPr="00134857" w:rsidDel="0044078C">
          <w:delText>Sub-Agreement</w:delText>
        </w:r>
      </w:del>
      <w:ins w:id="920" w:author="Danielle Martin" w:date="2020-02-03T11:57:00Z">
        <w:r w:rsidR="0044078C">
          <w:t>Sub-Grant Agreement</w:t>
        </w:r>
      </w:ins>
      <w:r w:rsidRPr="00134857">
        <w:t xml:space="preserve"> may be suspended in whole or in part, at any time or from time to time: (1) by mutual agreement; (2) by PARTNERS</w:t>
      </w:r>
      <w:r w:rsidR="00807DFB" w:rsidRPr="00134857">
        <w:t xml:space="preserve"> decision in response to DONOR</w:t>
      </w:r>
      <w:r w:rsidRPr="00134857">
        <w:t xml:space="preserve"> termination, suspension, or other limitation of PARTNERS’ funding; or (3) for Sub-</w:t>
      </w:r>
      <w:del w:id="921" w:author="Danielle Martin" w:date="2020-02-03T11:48:00Z">
        <w:r w:rsidRPr="00134857" w:rsidDel="00A85D81">
          <w:delText>Awardee</w:delText>
        </w:r>
      </w:del>
      <w:ins w:id="922" w:author="Danielle Martin" w:date="2020-02-03T11:48:00Z">
        <w:r w:rsidR="00A85D81">
          <w:t>Grantee</w:t>
        </w:r>
      </w:ins>
      <w:r w:rsidRPr="00134857">
        <w:t xml:space="preserve">’s default or substantial non-compliance with the requirements of the </w:t>
      </w:r>
      <w:del w:id="923" w:author="Danielle Martin" w:date="2020-02-03T11:57:00Z">
        <w:r w:rsidRPr="00134857" w:rsidDel="0044078C">
          <w:delText>Sub-Agreement</w:delText>
        </w:r>
      </w:del>
      <w:ins w:id="924" w:author="Danielle Martin" w:date="2020-02-03T11:57:00Z">
        <w:r w:rsidR="0044078C">
          <w:t>Sub-Grant Agreement</w:t>
        </w:r>
      </w:ins>
      <w:r w:rsidRPr="00134857">
        <w:t>.  In each case, written notice will be issued stating the effective date of the action and what funds, if any, will be available to support expenditures after such date.</w:t>
      </w:r>
    </w:p>
    <w:p w14:paraId="227A123D" w14:textId="77777777" w:rsidR="008334B0" w:rsidRPr="00134857" w:rsidRDefault="008334B0" w:rsidP="008334B0">
      <w:pPr>
        <w:pStyle w:val="1AutoList1"/>
        <w:ind w:left="0" w:firstLine="0"/>
        <w:jc w:val="left"/>
      </w:pPr>
    </w:p>
    <w:p w14:paraId="401A6C33" w14:textId="27879D3B" w:rsidR="008334B0" w:rsidRPr="00134857" w:rsidRDefault="008334B0" w:rsidP="008334B0">
      <w:pPr>
        <w:pStyle w:val="1AutoList1"/>
        <w:tabs>
          <w:tab w:val="clear" w:pos="720"/>
          <w:tab w:val="left" w:pos="1080"/>
        </w:tabs>
        <w:ind w:left="0" w:firstLine="0"/>
        <w:jc w:val="left"/>
      </w:pPr>
      <w:r w:rsidRPr="00134857">
        <w:t>The Corrective period shall be effected by written notice to the Sub-</w:t>
      </w:r>
      <w:del w:id="925" w:author="Danielle Martin" w:date="2020-02-03T11:48:00Z">
        <w:r w:rsidRPr="00134857" w:rsidDel="00A85D81">
          <w:delText>Awardee</w:delText>
        </w:r>
      </w:del>
      <w:ins w:id="926" w:author="Danielle Martin" w:date="2020-02-03T11:48:00Z">
        <w:r w:rsidR="00A85D81">
          <w:t>Grantee</w:t>
        </w:r>
      </w:ins>
      <w:r w:rsidRPr="00134857">
        <w:t xml:space="preserve">, which notice shall identify the basis for possible termination, the reason(s), therefore, the effective date of the action, a statement identifying which part (or all) of the remainder of the </w:t>
      </w:r>
      <w:del w:id="927" w:author="Danielle Martin" w:date="2020-02-03T11:57:00Z">
        <w:r w:rsidRPr="00134857" w:rsidDel="0044078C">
          <w:delText>Sub-Agreement</w:delText>
        </w:r>
      </w:del>
      <w:ins w:id="928" w:author="Danielle Martin" w:date="2020-02-03T11:57:00Z">
        <w:r w:rsidR="0044078C">
          <w:t>Sub-Grant Agreement</w:t>
        </w:r>
      </w:ins>
      <w:r w:rsidRPr="00134857">
        <w:t xml:space="preserve"> Term or the program activities subject to possible termination, and procedures and standards, as appropriate, for phasedown costs and submission of final invoices.  The notice shall be effective on the date stated in the notice, or the date the notice is delivered to Sub-</w:t>
      </w:r>
      <w:del w:id="929" w:author="Danielle Martin" w:date="2020-02-03T11:48:00Z">
        <w:r w:rsidRPr="00134857" w:rsidDel="00A85D81">
          <w:delText>Awardee</w:delText>
        </w:r>
      </w:del>
      <w:ins w:id="930" w:author="Danielle Martin" w:date="2020-02-03T11:48:00Z">
        <w:r w:rsidR="00A85D81">
          <w:t>Grantee</w:t>
        </w:r>
      </w:ins>
      <w:r w:rsidRPr="00134857">
        <w:t>, whichever is later.</w:t>
      </w:r>
    </w:p>
    <w:p w14:paraId="50B5C9A7" w14:textId="77777777" w:rsidR="008334B0" w:rsidRPr="00134857" w:rsidRDefault="008334B0" w:rsidP="008334B0">
      <w:pPr>
        <w:pStyle w:val="ListParagraph"/>
        <w:ind w:left="0"/>
        <w:rPr>
          <w:rFonts w:ascii="Times New Roman" w:hAnsi="Times New Roman"/>
          <w:sz w:val="24"/>
          <w:szCs w:val="24"/>
        </w:rPr>
      </w:pPr>
    </w:p>
    <w:p w14:paraId="6905DF70" w14:textId="18A79F60" w:rsidR="008334B0" w:rsidRPr="00134857" w:rsidRDefault="008334B0" w:rsidP="008334B0">
      <w:pPr>
        <w:pStyle w:val="1AutoList1"/>
        <w:ind w:left="0" w:firstLine="0"/>
        <w:jc w:val="left"/>
      </w:pPr>
      <w:r w:rsidRPr="00134857">
        <w:t>The Sub-</w:t>
      </w:r>
      <w:del w:id="931" w:author="Danielle Martin" w:date="2020-02-03T11:48:00Z">
        <w:r w:rsidRPr="00134857" w:rsidDel="00A85D81">
          <w:delText>Awardee</w:delText>
        </w:r>
      </w:del>
      <w:ins w:id="932" w:author="Danielle Martin" w:date="2020-02-03T11:48:00Z">
        <w:r w:rsidR="00A85D81">
          <w:t>Grantee</w:t>
        </w:r>
      </w:ins>
      <w:r w:rsidRPr="00134857">
        <w:t xml:space="preserve"> shall have</w:t>
      </w:r>
      <w:r w:rsidRPr="00134857">
        <w:rPr>
          <w:b/>
        </w:rPr>
        <w:t xml:space="preserve"> 30</w:t>
      </w:r>
      <w:r w:rsidRPr="00134857">
        <w:t xml:space="preserve"> days to correct all issues as identified in the notice, failing such deadline PARTNERS may terminate the </w:t>
      </w:r>
      <w:del w:id="933" w:author="Danielle Martin" w:date="2020-02-03T11:57:00Z">
        <w:r w:rsidRPr="00134857" w:rsidDel="0044078C">
          <w:delText>Sub-Agreement</w:delText>
        </w:r>
      </w:del>
      <w:ins w:id="934" w:author="Danielle Martin" w:date="2020-02-03T11:57:00Z">
        <w:r w:rsidR="0044078C">
          <w:t>Sub-Grant Agreement</w:t>
        </w:r>
      </w:ins>
      <w:r w:rsidRPr="00134857">
        <w:t xml:space="preserve"> in whole or part effective on such date.</w:t>
      </w:r>
    </w:p>
    <w:p w14:paraId="2159A860" w14:textId="77777777" w:rsidR="008334B0" w:rsidRPr="00134857" w:rsidRDefault="008334B0" w:rsidP="008334B0">
      <w:pPr>
        <w:pStyle w:val="BodyText"/>
        <w:rPr>
          <w:sz w:val="24"/>
          <w:szCs w:val="24"/>
        </w:rPr>
      </w:pPr>
    </w:p>
    <w:p w14:paraId="079D38CE" w14:textId="53D14B19" w:rsidR="008334B0" w:rsidRPr="00134857" w:rsidRDefault="008334B0" w:rsidP="008334B0">
      <w:pPr>
        <w:widowControl w:val="0"/>
        <w:tabs>
          <w:tab w:val="left" w:pos="720"/>
        </w:tabs>
        <w:autoSpaceDE w:val="0"/>
        <w:autoSpaceDN w:val="0"/>
        <w:adjustRightInd w:val="0"/>
        <w:rPr>
          <w:rFonts w:ascii="Times New Roman" w:hAnsi="Times New Roman"/>
          <w:b/>
          <w:bCs/>
          <w:sz w:val="24"/>
          <w:szCs w:val="24"/>
          <w:u w:val="single"/>
        </w:rPr>
      </w:pPr>
      <w:r w:rsidRPr="00134857">
        <w:rPr>
          <w:rFonts w:ascii="Times New Roman" w:hAnsi="Times New Roman"/>
          <w:b/>
          <w:bCs/>
          <w:sz w:val="24"/>
          <w:szCs w:val="24"/>
          <w:u w:val="single"/>
        </w:rPr>
        <w:t xml:space="preserve">ARTICLE </w:t>
      </w:r>
      <w:del w:id="935" w:author="Danielle Martin" w:date="2020-02-03T12:52:00Z">
        <w:r w:rsidRPr="00134857" w:rsidDel="00DB421B">
          <w:rPr>
            <w:rFonts w:ascii="Times New Roman" w:hAnsi="Times New Roman"/>
            <w:b/>
            <w:bCs/>
            <w:sz w:val="24"/>
            <w:szCs w:val="24"/>
            <w:u w:val="single"/>
          </w:rPr>
          <w:delText>30</w:delText>
        </w:r>
      </w:del>
      <w:ins w:id="936" w:author="Danielle Martin" w:date="2020-02-03T12:52:00Z">
        <w:r w:rsidR="00DB421B">
          <w:rPr>
            <w:rFonts w:ascii="Times New Roman" w:hAnsi="Times New Roman"/>
            <w:b/>
            <w:bCs/>
            <w:sz w:val="24"/>
            <w:szCs w:val="24"/>
            <w:u w:val="single"/>
          </w:rPr>
          <w:t>29</w:t>
        </w:r>
      </w:ins>
      <w:r w:rsidRPr="00134857">
        <w:rPr>
          <w:rFonts w:ascii="Times New Roman" w:hAnsi="Times New Roman"/>
          <w:b/>
          <w:bCs/>
          <w:sz w:val="24"/>
          <w:szCs w:val="24"/>
          <w:u w:val="single"/>
        </w:rPr>
        <w:t>. Termination.</w:t>
      </w:r>
    </w:p>
    <w:p w14:paraId="3598E6B7" w14:textId="77777777" w:rsidR="008334B0" w:rsidRPr="00134857" w:rsidRDefault="008334B0" w:rsidP="008334B0">
      <w:pPr>
        <w:rPr>
          <w:rFonts w:ascii="Times New Roman" w:hAnsi="Times New Roman"/>
          <w:sz w:val="24"/>
          <w:szCs w:val="24"/>
        </w:rPr>
        <w:sectPr w:rsidR="008334B0" w:rsidRPr="00134857">
          <w:headerReference w:type="default" r:id="rId11"/>
          <w:footerReference w:type="default" r:id="rId12"/>
          <w:type w:val="continuous"/>
          <w:pgSz w:w="12240" w:h="15840"/>
          <w:pgMar w:top="1440" w:right="1440" w:bottom="1440" w:left="1440" w:header="720" w:footer="720" w:gutter="0"/>
          <w:cols w:space="720"/>
          <w:noEndnote/>
        </w:sectPr>
      </w:pPr>
    </w:p>
    <w:p w14:paraId="45D7D6F1" w14:textId="77777777" w:rsidR="008334B0" w:rsidRPr="00134857" w:rsidRDefault="008334B0" w:rsidP="008334B0">
      <w:pPr>
        <w:pStyle w:val="1AutoList1"/>
        <w:jc w:val="left"/>
      </w:pPr>
    </w:p>
    <w:p w14:paraId="045DBAF0" w14:textId="0AA81654" w:rsidR="008334B0" w:rsidRPr="00134857" w:rsidRDefault="008334B0" w:rsidP="008334B0">
      <w:pPr>
        <w:pStyle w:val="1AutoList1"/>
        <w:numPr>
          <w:ilvl w:val="0"/>
          <w:numId w:val="28"/>
        </w:numPr>
        <w:ind w:hanging="1800"/>
        <w:jc w:val="left"/>
      </w:pPr>
      <w:r w:rsidRPr="00134857">
        <w:t xml:space="preserve">PARTNERS may unilaterally terminate this </w:t>
      </w:r>
      <w:del w:id="958" w:author="Danielle Martin" w:date="2020-02-03T11:57:00Z">
        <w:r w:rsidRPr="00134857" w:rsidDel="0044078C">
          <w:delText>Sub-Agreement</w:delText>
        </w:r>
      </w:del>
      <w:ins w:id="959" w:author="Danielle Martin" w:date="2020-02-03T11:57:00Z">
        <w:r w:rsidR="0044078C">
          <w:t>Sub-Grant Agreement</w:t>
        </w:r>
      </w:ins>
      <w:r w:rsidRPr="00134857">
        <w:t xml:space="preserve"> at any time, in whole or in part, for either of the following reasons:</w:t>
      </w:r>
    </w:p>
    <w:p w14:paraId="1AD9456F" w14:textId="3B21501F" w:rsidR="008334B0" w:rsidRPr="00134857" w:rsidRDefault="008334B0" w:rsidP="008334B0">
      <w:pPr>
        <w:pStyle w:val="1AutoList1"/>
        <w:numPr>
          <w:ilvl w:val="1"/>
          <w:numId w:val="28"/>
        </w:numPr>
        <w:jc w:val="left"/>
      </w:pPr>
      <w:r w:rsidRPr="00134857">
        <w:t>material Sub-</w:t>
      </w:r>
      <w:del w:id="960" w:author="Danielle Martin" w:date="2020-02-03T11:48:00Z">
        <w:r w:rsidRPr="00134857" w:rsidDel="00A85D81">
          <w:delText>Awardee</w:delText>
        </w:r>
      </w:del>
      <w:ins w:id="961" w:author="Danielle Martin" w:date="2020-02-03T11:48:00Z">
        <w:r w:rsidR="00A85D81">
          <w:t>Grantee</w:t>
        </w:r>
      </w:ins>
      <w:r w:rsidRPr="00134857">
        <w:t>’s noncompliance; or</w:t>
      </w:r>
    </w:p>
    <w:p w14:paraId="1C49684D" w14:textId="080B7DCC" w:rsidR="008334B0" w:rsidRPr="00134857" w:rsidRDefault="008334B0" w:rsidP="008334B0">
      <w:pPr>
        <w:pStyle w:val="1AutoList1"/>
        <w:numPr>
          <w:ilvl w:val="1"/>
          <w:numId w:val="28"/>
        </w:numPr>
        <w:jc w:val="left"/>
      </w:pPr>
      <w:r w:rsidRPr="00134857">
        <w:t>the Sub-</w:t>
      </w:r>
      <w:del w:id="962" w:author="Danielle Martin" w:date="2020-02-03T11:48:00Z">
        <w:r w:rsidRPr="00134857" w:rsidDel="00A85D81">
          <w:delText>Awardee</w:delText>
        </w:r>
      </w:del>
      <w:ins w:id="963" w:author="Danielle Martin" w:date="2020-02-03T11:48:00Z">
        <w:r w:rsidR="00A85D81">
          <w:t>Grantee</w:t>
        </w:r>
      </w:ins>
      <w:r w:rsidRPr="00134857">
        <w:t>’s financial insolvency, bankruptcy, assignment in favor of creditors, or similar or comparable status; or</w:t>
      </w:r>
    </w:p>
    <w:p w14:paraId="4733158F" w14:textId="205A674D" w:rsidR="008334B0" w:rsidRPr="00134857" w:rsidRDefault="008334B0" w:rsidP="008334B0">
      <w:pPr>
        <w:pStyle w:val="1AutoList1"/>
        <w:numPr>
          <w:ilvl w:val="1"/>
          <w:numId w:val="28"/>
        </w:numPr>
        <w:jc w:val="left"/>
      </w:pPr>
      <w:r w:rsidRPr="00134857">
        <w:t>the termination or non-funding of all or part of the Prime Award; or</w:t>
      </w:r>
    </w:p>
    <w:p w14:paraId="56F9D76B" w14:textId="4BD4A876" w:rsidR="008334B0" w:rsidRPr="00134857" w:rsidRDefault="008334B0" w:rsidP="008334B0">
      <w:pPr>
        <w:pStyle w:val="1AutoList1"/>
        <w:numPr>
          <w:ilvl w:val="1"/>
          <w:numId w:val="28"/>
        </w:numPr>
      </w:pPr>
      <w:r w:rsidRPr="00134857">
        <w:t>Termination for Convenience - Either party may terminate this Sub-grant for convenience upon thirty (30) days prior written notice to the other party.</w:t>
      </w:r>
    </w:p>
    <w:p w14:paraId="17CC6BF7" w14:textId="77777777" w:rsidR="008334B0" w:rsidRPr="00134857" w:rsidDel="00171F05" w:rsidRDefault="008334B0" w:rsidP="008334B0">
      <w:pPr>
        <w:pStyle w:val="1AutoList1"/>
        <w:ind w:left="1440" w:firstLine="0"/>
        <w:jc w:val="left"/>
        <w:rPr>
          <w:del w:id="964" w:author="Danielle Martin" w:date="2020-02-03T12:27:00Z"/>
        </w:rPr>
      </w:pPr>
    </w:p>
    <w:p w14:paraId="0DCEE2A6" w14:textId="77777777" w:rsidR="008334B0" w:rsidRPr="00134857" w:rsidRDefault="008334B0">
      <w:pPr>
        <w:pStyle w:val="1AutoList1"/>
        <w:ind w:left="0" w:firstLine="0"/>
        <w:jc w:val="left"/>
        <w:pPrChange w:id="965" w:author="Danielle Martin" w:date="2020-02-03T12:27:00Z">
          <w:pPr>
            <w:pStyle w:val="1AutoList1"/>
            <w:ind w:hanging="1800"/>
            <w:jc w:val="left"/>
          </w:pPr>
        </w:pPrChange>
      </w:pPr>
    </w:p>
    <w:p w14:paraId="54D9A9A9" w14:textId="6D6D461E" w:rsidR="008334B0" w:rsidRPr="00134857" w:rsidRDefault="008334B0" w:rsidP="008334B0">
      <w:pPr>
        <w:pStyle w:val="1AutoList1"/>
        <w:numPr>
          <w:ilvl w:val="0"/>
          <w:numId w:val="28"/>
        </w:numPr>
        <w:ind w:left="720" w:hanging="720"/>
        <w:jc w:val="left"/>
      </w:pPr>
      <w:r w:rsidRPr="00134857">
        <w:t xml:space="preserve">The Parties may mutually agree to terminate the </w:t>
      </w:r>
      <w:del w:id="966" w:author="Danielle Martin" w:date="2020-02-03T11:57:00Z">
        <w:r w:rsidRPr="00134857" w:rsidDel="0044078C">
          <w:delText>Sub-Agreement</w:delText>
        </w:r>
      </w:del>
      <w:ins w:id="967" w:author="Danielle Martin" w:date="2020-02-03T11:57:00Z">
        <w:r w:rsidR="0044078C">
          <w:t>Sub-Grant Agreement</w:t>
        </w:r>
      </w:ins>
      <w:r w:rsidRPr="00134857">
        <w:t xml:space="preserve"> at any time, in whole or in part, upon such terms and conditions as may be agreed between them.</w:t>
      </w:r>
    </w:p>
    <w:p w14:paraId="3D4E8A71" w14:textId="77777777" w:rsidR="008334B0" w:rsidRPr="00134857" w:rsidRDefault="008334B0" w:rsidP="008334B0">
      <w:pPr>
        <w:pStyle w:val="1AutoList1"/>
        <w:jc w:val="left"/>
      </w:pPr>
    </w:p>
    <w:p w14:paraId="0921E6EC" w14:textId="1427D02E" w:rsidR="008334B0" w:rsidRPr="00134857" w:rsidRDefault="008334B0" w:rsidP="008334B0">
      <w:pPr>
        <w:pStyle w:val="1AutoList1"/>
        <w:numPr>
          <w:ilvl w:val="0"/>
          <w:numId w:val="28"/>
        </w:numPr>
        <w:ind w:left="720" w:hanging="720"/>
        <w:jc w:val="left"/>
      </w:pPr>
      <w:r w:rsidRPr="00134857">
        <w:lastRenderedPageBreak/>
        <w:t xml:space="preserve">Termination shall be effected by written notice to the terminated Party, which notice shall identify the basis for termination, the reason(s) therefore, the effective date of the action, a statement identifying which part (or all) of the remainder of the </w:t>
      </w:r>
      <w:del w:id="968" w:author="Danielle Martin" w:date="2020-02-03T11:57:00Z">
        <w:r w:rsidRPr="00134857" w:rsidDel="0044078C">
          <w:delText>Sub-Agreement</w:delText>
        </w:r>
      </w:del>
      <w:ins w:id="969" w:author="Danielle Martin" w:date="2020-02-03T11:57:00Z">
        <w:r w:rsidR="0044078C">
          <w:t>Sub-Grant Agreement</w:t>
        </w:r>
      </w:ins>
      <w:r w:rsidRPr="00134857">
        <w:t xml:space="preserve"> Term or the program activities is terminated, and procedures and standards, as appropriate, for phasedown costs and submission of final invoices.</w:t>
      </w:r>
    </w:p>
    <w:p w14:paraId="74A4A55A" w14:textId="77777777" w:rsidR="008334B0" w:rsidRPr="00134857" w:rsidRDefault="008334B0" w:rsidP="008334B0">
      <w:pPr>
        <w:pStyle w:val="1AutoList1"/>
        <w:jc w:val="left"/>
      </w:pPr>
    </w:p>
    <w:p w14:paraId="6B6861AF" w14:textId="77777777" w:rsidR="008334B0" w:rsidRPr="00134857" w:rsidRDefault="008334B0" w:rsidP="008334B0">
      <w:pPr>
        <w:pStyle w:val="1AutoList1"/>
        <w:numPr>
          <w:ilvl w:val="0"/>
          <w:numId w:val="28"/>
        </w:numPr>
        <w:ind w:left="720" w:hanging="720"/>
        <w:jc w:val="left"/>
      </w:pPr>
      <w:r w:rsidRPr="00134857">
        <w:t xml:space="preserve">The termination shall be effective on the date stated in the notice. </w:t>
      </w:r>
    </w:p>
    <w:p w14:paraId="1E78574F" w14:textId="77777777" w:rsidR="008334B0" w:rsidRPr="00134857" w:rsidRDefault="008334B0" w:rsidP="008334B0">
      <w:pPr>
        <w:pStyle w:val="1AutoList1"/>
        <w:jc w:val="left"/>
      </w:pPr>
    </w:p>
    <w:p w14:paraId="09BA385C" w14:textId="72C41E1E" w:rsidR="008334B0" w:rsidRPr="00134857" w:rsidRDefault="008334B0" w:rsidP="008334B0">
      <w:pPr>
        <w:pStyle w:val="1AutoList1"/>
        <w:numPr>
          <w:ilvl w:val="0"/>
          <w:numId w:val="28"/>
        </w:numPr>
        <w:ind w:left="720" w:hanging="720"/>
        <w:jc w:val="left"/>
      </w:pPr>
      <w:r w:rsidRPr="00134857">
        <w:t>Unless otherwise stated in the termination notice, or as otherwise approved on a case by case basis, PARTNERS shall not be obligated to reimburse the Sub-</w:t>
      </w:r>
      <w:del w:id="970" w:author="Danielle Martin" w:date="2020-02-03T11:48:00Z">
        <w:r w:rsidRPr="00134857" w:rsidDel="00A85D81">
          <w:delText>Awardee</w:delText>
        </w:r>
      </w:del>
      <w:ins w:id="971" w:author="Danielle Martin" w:date="2020-02-03T11:48:00Z">
        <w:r w:rsidR="00A85D81">
          <w:t>Grantee</w:t>
        </w:r>
      </w:ins>
      <w:r w:rsidRPr="00134857">
        <w:t xml:space="preserve"> for any expenses incurred after the termination effective date. The Sub-</w:t>
      </w:r>
      <w:del w:id="972" w:author="Danielle Martin" w:date="2020-02-03T11:48:00Z">
        <w:r w:rsidRPr="00134857" w:rsidDel="00A85D81">
          <w:delText>Awardee</w:delText>
        </w:r>
      </w:del>
      <w:ins w:id="973" w:author="Danielle Martin" w:date="2020-02-03T11:48:00Z">
        <w:r w:rsidR="00A85D81">
          <w:t>Grantee</w:t>
        </w:r>
      </w:ins>
      <w:r w:rsidRPr="00134857">
        <w:t xml:space="preserve"> shall, with due regard to economy, effect an expeditious but orderly phasedown of program activities and implementation efforts (including, without limitation, subcontracts and </w:t>
      </w:r>
      <w:del w:id="974" w:author="Danielle Martin" w:date="2020-02-03T12:29:00Z">
        <w:r w:rsidRPr="00134857" w:rsidDel="00FC1B7F">
          <w:delText>lower-tier</w:delText>
        </w:r>
      </w:del>
      <w:ins w:id="975" w:author="Danielle Martin" w:date="2020-02-03T12:29:00Z">
        <w:r w:rsidR="00FC1B7F" w:rsidRPr="00134857">
          <w:t>lower tier</w:t>
        </w:r>
      </w:ins>
      <w:r w:rsidRPr="00134857">
        <w:t xml:space="preserve"> subawards).  Reasonable phasedown costs will be reimbursed.  Notwithstanding termination, PARTNERS’ obligation to reimburse termination costs under this article shall in all respects be subject to Funder funding and, if required, Funder approval. </w:t>
      </w:r>
    </w:p>
    <w:p w14:paraId="4810DFE9" w14:textId="77777777" w:rsidR="008334B0" w:rsidRPr="00134857" w:rsidRDefault="008334B0" w:rsidP="008334B0">
      <w:pPr>
        <w:pStyle w:val="ListParagraph"/>
        <w:ind w:hanging="1800"/>
        <w:rPr>
          <w:rFonts w:ascii="Times New Roman" w:hAnsi="Times New Roman"/>
          <w:sz w:val="24"/>
          <w:szCs w:val="24"/>
        </w:rPr>
      </w:pPr>
    </w:p>
    <w:p w14:paraId="4A6ADA37" w14:textId="45771E5D" w:rsidR="008334B0" w:rsidRPr="00134857" w:rsidRDefault="008334B0" w:rsidP="008334B0">
      <w:pPr>
        <w:pStyle w:val="ListParagraph"/>
        <w:numPr>
          <w:ilvl w:val="0"/>
          <w:numId w:val="28"/>
        </w:numPr>
        <w:ind w:left="720" w:hanging="720"/>
        <w:contextualSpacing/>
        <w:rPr>
          <w:rFonts w:ascii="Times New Roman" w:hAnsi="Times New Roman"/>
          <w:sz w:val="24"/>
          <w:szCs w:val="24"/>
        </w:rPr>
      </w:pPr>
      <w:r w:rsidRPr="00134857">
        <w:rPr>
          <w:rFonts w:ascii="Times New Roman" w:hAnsi="Times New Roman"/>
          <w:i/>
          <w:sz w:val="24"/>
          <w:szCs w:val="24"/>
        </w:rPr>
        <w:t>Remedies for Noncompliance.</w:t>
      </w:r>
      <w:r w:rsidRPr="00134857">
        <w:rPr>
          <w:rFonts w:ascii="Times New Roman" w:hAnsi="Times New Roman"/>
          <w:sz w:val="24"/>
          <w:szCs w:val="24"/>
        </w:rPr>
        <w:t xml:space="preserve">  If a Sub-</w:t>
      </w:r>
      <w:del w:id="976" w:author="Danielle Martin" w:date="2020-02-03T11:48:00Z">
        <w:r w:rsidRPr="00134857" w:rsidDel="00A85D81">
          <w:rPr>
            <w:rFonts w:ascii="Times New Roman" w:hAnsi="Times New Roman"/>
            <w:sz w:val="24"/>
            <w:szCs w:val="24"/>
          </w:rPr>
          <w:delText>Awardee</w:delText>
        </w:r>
      </w:del>
      <w:ins w:id="977" w:author="Danielle Martin" w:date="2020-02-03T11:48:00Z">
        <w:r w:rsidR="00A85D81">
          <w:rPr>
            <w:rFonts w:ascii="Times New Roman" w:hAnsi="Times New Roman"/>
            <w:sz w:val="24"/>
            <w:szCs w:val="24"/>
          </w:rPr>
          <w:t>Grantee</w:t>
        </w:r>
      </w:ins>
      <w:r w:rsidRPr="00134857">
        <w:rPr>
          <w:rFonts w:ascii="Times New Roman" w:hAnsi="Times New Roman"/>
          <w:sz w:val="24"/>
          <w:szCs w:val="24"/>
        </w:rPr>
        <w:t xml:space="preserve"> materially fails to comply with the terms and conditions of this </w:t>
      </w:r>
      <w:del w:id="978" w:author="Danielle Martin" w:date="2020-02-03T11:57:00Z">
        <w:r w:rsidRPr="00134857" w:rsidDel="0044078C">
          <w:rPr>
            <w:rFonts w:ascii="Times New Roman" w:hAnsi="Times New Roman"/>
            <w:sz w:val="24"/>
            <w:szCs w:val="24"/>
          </w:rPr>
          <w:delText>Sub-Agreement</w:delText>
        </w:r>
      </w:del>
      <w:ins w:id="979" w:author="Danielle Martin" w:date="2020-02-03T11:57:00Z">
        <w:r w:rsidR="0044078C">
          <w:rPr>
            <w:rFonts w:ascii="Times New Roman" w:hAnsi="Times New Roman"/>
            <w:sz w:val="24"/>
            <w:szCs w:val="24"/>
          </w:rPr>
          <w:t>Sub-Grant Agreement</w:t>
        </w:r>
      </w:ins>
      <w:r w:rsidRPr="00134857">
        <w:rPr>
          <w:rFonts w:ascii="Times New Roman" w:hAnsi="Times New Roman"/>
          <w:sz w:val="24"/>
          <w:szCs w:val="24"/>
        </w:rPr>
        <w:t xml:space="preserve">, whether stated in a Federal statute, regulation, assurance, application, or notice of </w:t>
      </w:r>
      <w:del w:id="980" w:author="Danielle Martin" w:date="2020-02-03T11:57:00Z">
        <w:r w:rsidRPr="00134857" w:rsidDel="0044078C">
          <w:rPr>
            <w:rFonts w:ascii="Times New Roman" w:hAnsi="Times New Roman"/>
            <w:sz w:val="24"/>
            <w:szCs w:val="24"/>
          </w:rPr>
          <w:delText>Sub-Agreement</w:delText>
        </w:r>
      </w:del>
      <w:ins w:id="981" w:author="Danielle Martin" w:date="2020-02-03T11:57:00Z">
        <w:r w:rsidR="0044078C">
          <w:rPr>
            <w:rFonts w:ascii="Times New Roman" w:hAnsi="Times New Roman"/>
            <w:sz w:val="24"/>
            <w:szCs w:val="24"/>
          </w:rPr>
          <w:t>Sub-Grant Agreement</w:t>
        </w:r>
      </w:ins>
      <w:r w:rsidRPr="00134857">
        <w:rPr>
          <w:rFonts w:ascii="Times New Roman" w:hAnsi="Times New Roman"/>
          <w:sz w:val="24"/>
          <w:szCs w:val="24"/>
        </w:rPr>
        <w:t>, PARTNERS may impose any of the following actions, as appropriate in the circumstances:</w:t>
      </w:r>
    </w:p>
    <w:p w14:paraId="00425164" w14:textId="77777777" w:rsidR="008334B0" w:rsidRPr="00134857" w:rsidRDefault="008334B0" w:rsidP="008334B0">
      <w:pPr>
        <w:pStyle w:val="ListParagraph"/>
        <w:rPr>
          <w:rFonts w:ascii="Times New Roman" w:hAnsi="Times New Roman"/>
          <w:sz w:val="24"/>
          <w:szCs w:val="24"/>
        </w:rPr>
      </w:pPr>
    </w:p>
    <w:p w14:paraId="0B3921E7" w14:textId="3D7542C3"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Temporarily withhold cash payments pending correction of the deficiency by the Sub-</w:t>
      </w:r>
      <w:del w:id="982" w:author="Danielle Martin" w:date="2020-02-03T11:48:00Z">
        <w:r w:rsidRPr="00134857" w:rsidDel="00A85D81">
          <w:rPr>
            <w:rFonts w:ascii="Times New Roman" w:hAnsi="Times New Roman"/>
            <w:sz w:val="24"/>
            <w:szCs w:val="24"/>
          </w:rPr>
          <w:delText>Awardee</w:delText>
        </w:r>
      </w:del>
      <w:ins w:id="983" w:author="Danielle Martin" w:date="2020-02-03T11:48:00Z">
        <w:r w:rsidR="00A85D81">
          <w:rPr>
            <w:rFonts w:ascii="Times New Roman" w:hAnsi="Times New Roman"/>
            <w:sz w:val="24"/>
            <w:szCs w:val="24"/>
          </w:rPr>
          <w:t>Grantee</w:t>
        </w:r>
      </w:ins>
      <w:r w:rsidRPr="00134857">
        <w:rPr>
          <w:rFonts w:ascii="Times New Roman" w:hAnsi="Times New Roman"/>
          <w:sz w:val="24"/>
          <w:szCs w:val="24"/>
        </w:rPr>
        <w:t xml:space="preserve"> or more severe enforcement action by PARTNERS;</w:t>
      </w:r>
    </w:p>
    <w:p w14:paraId="29D653B7"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Disallow all or part of the cost of the activity or action not in compliance;</w:t>
      </w:r>
    </w:p>
    <w:p w14:paraId="1E566F8F" w14:textId="05D4A8BC"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Wholly or partly suspend or terminate the current </w:t>
      </w:r>
      <w:del w:id="984" w:author="Danielle Martin" w:date="2020-02-03T11:57:00Z">
        <w:r w:rsidRPr="00134857" w:rsidDel="0044078C">
          <w:rPr>
            <w:rFonts w:ascii="Times New Roman" w:hAnsi="Times New Roman"/>
            <w:sz w:val="24"/>
            <w:szCs w:val="24"/>
          </w:rPr>
          <w:delText>Sub-Agreement</w:delText>
        </w:r>
      </w:del>
      <w:ins w:id="985" w:author="Danielle Martin" w:date="2020-02-03T11:57:00Z">
        <w:r w:rsidR="0044078C">
          <w:rPr>
            <w:rFonts w:ascii="Times New Roman" w:hAnsi="Times New Roman"/>
            <w:sz w:val="24"/>
            <w:szCs w:val="24"/>
          </w:rPr>
          <w:t>Sub-Grant Agreement</w:t>
        </w:r>
      </w:ins>
      <w:r w:rsidRPr="00134857">
        <w:rPr>
          <w:rFonts w:ascii="Times New Roman" w:hAnsi="Times New Roman"/>
          <w:sz w:val="24"/>
          <w:szCs w:val="24"/>
        </w:rPr>
        <w:t>;</w:t>
      </w:r>
    </w:p>
    <w:p w14:paraId="7502949B"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Take other remedies that may be legally available;</w:t>
      </w:r>
    </w:p>
    <w:p w14:paraId="7F0BE3B8" w14:textId="77777777" w:rsidR="008334B0" w:rsidRPr="00134857" w:rsidRDefault="008334B0" w:rsidP="008334B0">
      <w:pPr>
        <w:pStyle w:val="ListParagraph"/>
        <w:contextualSpacing/>
        <w:rPr>
          <w:rFonts w:ascii="Times New Roman" w:hAnsi="Times New Roman"/>
          <w:sz w:val="24"/>
          <w:szCs w:val="24"/>
        </w:rPr>
      </w:pPr>
    </w:p>
    <w:p w14:paraId="062C1789" w14:textId="4A59EAB2" w:rsidR="008334B0" w:rsidRPr="00134857" w:rsidRDefault="008334B0" w:rsidP="008334B0">
      <w:pPr>
        <w:pStyle w:val="ListParagraph"/>
        <w:numPr>
          <w:ilvl w:val="0"/>
          <w:numId w:val="28"/>
        </w:numPr>
        <w:ind w:left="720" w:hanging="720"/>
        <w:contextualSpacing/>
        <w:rPr>
          <w:rFonts w:ascii="Times New Roman" w:hAnsi="Times New Roman"/>
          <w:i/>
          <w:sz w:val="24"/>
          <w:szCs w:val="24"/>
        </w:rPr>
      </w:pPr>
      <w:r w:rsidRPr="00134857">
        <w:rPr>
          <w:rFonts w:ascii="Times New Roman" w:hAnsi="Times New Roman"/>
          <w:i/>
          <w:sz w:val="24"/>
          <w:szCs w:val="24"/>
        </w:rPr>
        <w:t>Effects of suspension and termination</w:t>
      </w:r>
      <w:r w:rsidRPr="00134857">
        <w:rPr>
          <w:rFonts w:ascii="Times New Roman" w:hAnsi="Times New Roman"/>
          <w:sz w:val="24"/>
          <w:szCs w:val="24"/>
        </w:rPr>
        <w:t xml:space="preserve">.  Costs of obligations incurred during a suspension or after termination of the </w:t>
      </w:r>
      <w:del w:id="986" w:author="Danielle Martin" w:date="2020-02-03T11:57:00Z">
        <w:r w:rsidRPr="00134857" w:rsidDel="0044078C">
          <w:rPr>
            <w:rFonts w:ascii="Times New Roman" w:hAnsi="Times New Roman"/>
            <w:sz w:val="24"/>
            <w:szCs w:val="24"/>
          </w:rPr>
          <w:delText>Sub-Agreement</w:delText>
        </w:r>
      </w:del>
      <w:ins w:id="987" w:author="Danielle Martin" w:date="2020-02-03T11:57:00Z">
        <w:r w:rsidR="0044078C">
          <w:rPr>
            <w:rFonts w:ascii="Times New Roman" w:hAnsi="Times New Roman"/>
            <w:sz w:val="24"/>
            <w:szCs w:val="24"/>
          </w:rPr>
          <w:t>Sub-Grant Agreement</w:t>
        </w:r>
      </w:ins>
      <w:r w:rsidRPr="00134857">
        <w:rPr>
          <w:rFonts w:ascii="Times New Roman" w:hAnsi="Times New Roman"/>
          <w:sz w:val="24"/>
          <w:szCs w:val="24"/>
        </w:rPr>
        <w:t xml:space="preserve"> are not allowable unless PARTNERS expressly authorizes them in the notice of suspension or termination or subsequently.  Other costs during suspension or after termination which are necessary and not reasonably avoidable are allowable if:</w:t>
      </w:r>
    </w:p>
    <w:p w14:paraId="648FA8D3" w14:textId="768D838E" w:rsidR="008334B0" w:rsidRPr="00134857" w:rsidRDefault="008334B0" w:rsidP="008334B0">
      <w:pPr>
        <w:pStyle w:val="ListParagraph"/>
        <w:numPr>
          <w:ilvl w:val="1"/>
          <w:numId w:val="28"/>
        </w:numPr>
        <w:contextualSpacing/>
        <w:rPr>
          <w:rFonts w:ascii="Times New Roman" w:hAnsi="Times New Roman"/>
          <w:i/>
          <w:sz w:val="24"/>
          <w:szCs w:val="24"/>
        </w:rPr>
      </w:pPr>
      <w:r w:rsidRPr="00134857">
        <w:rPr>
          <w:rFonts w:ascii="Times New Roman" w:hAnsi="Times New Roman"/>
          <w:sz w:val="24"/>
          <w:szCs w:val="24"/>
        </w:rPr>
        <w:t xml:space="preserve">The costs result from obligations which were properly incurred before the effective date of suspension or termination, are not in anticipation of it, and in the case of a termination, are non-cancelable, and the costs would be allowable if the </w:t>
      </w:r>
      <w:del w:id="988" w:author="Danielle Martin" w:date="2020-02-03T11:57:00Z">
        <w:r w:rsidRPr="00134857" w:rsidDel="0044078C">
          <w:rPr>
            <w:rFonts w:ascii="Times New Roman" w:hAnsi="Times New Roman"/>
            <w:sz w:val="24"/>
            <w:szCs w:val="24"/>
          </w:rPr>
          <w:delText>Sub-Agreement</w:delText>
        </w:r>
      </w:del>
      <w:ins w:id="989" w:author="Danielle Martin" w:date="2020-02-03T11:57:00Z">
        <w:r w:rsidR="0044078C">
          <w:rPr>
            <w:rFonts w:ascii="Times New Roman" w:hAnsi="Times New Roman"/>
            <w:sz w:val="24"/>
            <w:szCs w:val="24"/>
          </w:rPr>
          <w:t>Sub-Grant Agreement</w:t>
        </w:r>
      </w:ins>
      <w:r w:rsidRPr="00134857">
        <w:rPr>
          <w:rFonts w:ascii="Times New Roman" w:hAnsi="Times New Roman"/>
          <w:sz w:val="24"/>
          <w:szCs w:val="24"/>
        </w:rPr>
        <w:t xml:space="preserve"> were not suspended or expired normally at the end of the funding period in which the termination takes effect.</w:t>
      </w:r>
    </w:p>
    <w:p w14:paraId="764CA07C" w14:textId="77777777" w:rsidR="008334B0" w:rsidRPr="00344043" w:rsidRDefault="008334B0" w:rsidP="008334B0">
      <w:pPr>
        <w:pStyle w:val="BodyText"/>
        <w:rPr>
          <w:sz w:val="24"/>
          <w:szCs w:val="24"/>
        </w:rPr>
      </w:pPr>
    </w:p>
    <w:p w14:paraId="0BCEACDB" w14:textId="77777777" w:rsidR="008334B0" w:rsidRDefault="008334B0"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0B27C39D" w14:textId="2DFCD712" w:rsidR="00A007DE" w:rsidRDefault="00A007DE" w:rsidP="00A00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parties hereto have caused this </w:t>
      </w:r>
      <w:del w:id="990" w:author="Danielle Martin" w:date="2020-02-03T11:57:00Z">
        <w:r w:rsidDel="0044078C">
          <w:rPr>
            <w:rFonts w:ascii="Times New Roman" w:hAnsi="Times New Roman"/>
            <w:sz w:val="24"/>
            <w:szCs w:val="24"/>
          </w:rPr>
          <w:delText>Sub-agreement</w:delText>
        </w:r>
      </w:del>
      <w:ins w:id="991" w:author="Danielle Martin" w:date="2020-02-03T11:57:00Z">
        <w:r w:rsidR="0044078C">
          <w:rPr>
            <w:rFonts w:ascii="Times New Roman" w:hAnsi="Times New Roman"/>
            <w:sz w:val="24"/>
            <w:szCs w:val="24"/>
          </w:rPr>
          <w:t>Sub-Grant Agreement</w:t>
        </w:r>
      </w:ins>
      <w:r w:rsidRPr="00C220AB">
        <w:rPr>
          <w:rFonts w:ascii="Times New Roman" w:hAnsi="Times New Roman"/>
          <w:sz w:val="24"/>
          <w:szCs w:val="24"/>
        </w:rPr>
        <w:t xml:space="preserve"> to be duly signed and executed effective the date above written.</w:t>
      </w:r>
    </w:p>
    <w:p w14:paraId="7BE34221" w14:textId="77777777" w:rsidR="00A007DE" w:rsidRPr="00C220AB" w:rsidRDefault="00A007DE"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3A417FF6" w14:textId="77777777" w:rsidR="00651A38" w:rsidRPr="00C220AB" w:rsidRDefault="00651A38"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tbl>
      <w:tblPr>
        <w:tblW w:w="9596" w:type="dxa"/>
        <w:tblLook w:val="04A0" w:firstRow="1" w:lastRow="0" w:firstColumn="1" w:lastColumn="0" w:noHBand="0" w:noVBand="1"/>
      </w:tblPr>
      <w:tblGrid>
        <w:gridCol w:w="4788"/>
        <w:gridCol w:w="4808"/>
      </w:tblGrid>
      <w:tr w:rsidR="007632AD" w:rsidRPr="00C220AB" w14:paraId="5B619E76" w14:textId="77777777" w:rsidTr="001059A0">
        <w:tc>
          <w:tcPr>
            <w:tcW w:w="4788" w:type="dxa"/>
            <w:shd w:val="clear" w:color="auto" w:fill="auto"/>
          </w:tcPr>
          <w:p w14:paraId="7DD6DE53" w14:textId="7F159D83"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220AB">
              <w:rPr>
                <w:rFonts w:ascii="Times New Roman" w:hAnsi="Times New Roman"/>
                <w:b/>
                <w:sz w:val="24"/>
                <w:szCs w:val="24"/>
              </w:rPr>
              <w:t>PARTNERS OF THE AME</w:t>
            </w:r>
            <w:r w:rsidR="00EE118D">
              <w:rPr>
                <w:rFonts w:ascii="Times New Roman" w:hAnsi="Times New Roman"/>
                <w:b/>
                <w:sz w:val="24"/>
                <w:szCs w:val="24"/>
              </w:rPr>
              <w:t>RIC</w:t>
            </w:r>
            <w:r w:rsidRPr="00C220AB">
              <w:rPr>
                <w:rFonts w:ascii="Times New Roman" w:hAnsi="Times New Roman"/>
                <w:b/>
                <w:sz w:val="24"/>
                <w:szCs w:val="24"/>
              </w:rPr>
              <w:t>AS</w:t>
            </w:r>
          </w:p>
          <w:p w14:paraId="371C0DD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4A4AC18C" w14:textId="559AD632" w:rsidR="007632AD"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1827EA" w14:textId="77777777" w:rsidR="00CE0FC6" w:rsidRDefault="00CE0FC6"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75DA4896" w14:textId="77777777" w:rsidR="001059A0"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230050AA" w14:textId="77777777" w:rsidR="001059A0" w:rsidRPr="00C220AB"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F001A9"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5C304F16" w14:textId="18ACD642"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391C42">
              <w:rPr>
                <w:rFonts w:ascii="Times New Roman" w:hAnsi="Times New Roman"/>
                <w:b/>
                <w:sz w:val="24"/>
                <w:szCs w:val="24"/>
                <w:highlight w:val="yellow"/>
              </w:rPr>
              <w:t>John McPhail</w:t>
            </w:r>
          </w:p>
          <w:p w14:paraId="23CC6D10" w14:textId="77777777" w:rsidR="001059A0"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391C42">
              <w:rPr>
                <w:rFonts w:ascii="Times New Roman" w:eastAsia="Cambria" w:hAnsi="Times New Roman"/>
                <w:sz w:val="24"/>
                <w:szCs w:val="24"/>
                <w:highlight w:val="yellow"/>
              </w:rPr>
              <w:t>President &amp; CEO</w:t>
            </w:r>
            <w:r w:rsidRPr="001059A0">
              <w:rPr>
                <w:rFonts w:ascii="Times New Roman" w:hAnsi="Times New Roman"/>
                <w:sz w:val="24"/>
                <w:szCs w:val="24"/>
              </w:rPr>
              <w:t xml:space="preserve"> </w:t>
            </w:r>
          </w:p>
          <w:p w14:paraId="449A31A1" w14:textId="7480C7B7" w:rsidR="007632AD" w:rsidRPr="001059A0"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FC1B7F">
              <w:rPr>
                <w:rFonts w:ascii="Times New Roman" w:hAnsi="Times New Roman"/>
                <w:sz w:val="24"/>
                <w:szCs w:val="24"/>
                <w:highlight w:val="yellow"/>
                <w:rPrChange w:id="992" w:author="Danielle Martin" w:date="2020-02-03T12:27:00Z">
                  <w:rPr>
                    <w:rFonts w:ascii="Times New Roman" w:hAnsi="Times New Roman"/>
                    <w:sz w:val="24"/>
                    <w:szCs w:val="24"/>
                  </w:rPr>
                </w:rPrChange>
              </w:rPr>
              <w:t>Date</w:t>
            </w:r>
          </w:p>
          <w:p w14:paraId="6A6EBF15"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c>
          <w:tcPr>
            <w:tcW w:w="4808" w:type="dxa"/>
            <w:shd w:val="clear" w:color="auto" w:fill="auto"/>
          </w:tcPr>
          <w:p w14:paraId="35A5816A" w14:textId="120F6220" w:rsidR="007632AD" w:rsidRPr="00FC1B7F" w:rsidRDefault="00323B0C"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highlight w:val="yellow"/>
                <w:rPrChange w:id="993" w:author="Danielle Martin" w:date="2020-02-03T12:28:00Z">
                  <w:rPr>
                    <w:rFonts w:ascii="Times New Roman" w:hAnsi="Times New Roman"/>
                    <w:b/>
                    <w:sz w:val="24"/>
                    <w:szCs w:val="24"/>
                  </w:rPr>
                </w:rPrChange>
              </w:rPr>
            </w:pPr>
            <w:del w:id="994" w:author="Danielle Martin" w:date="2020-02-03T12:27:00Z">
              <w:r w:rsidRPr="00FC1B7F" w:rsidDel="00171F05">
                <w:rPr>
                  <w:rFonts w:ascii="Times New Roman" w:hAnsi="Times New Roman"/>
                  <w:b/>
                  <w:sz w:val="24"/>
                  <w:szCs w:val="24"/>
                  <w:highlight w:val="yellow"/>
                </w:rPr>
                <w:delText>DOMINICA ASSOCIATION OF</w:delText>
              </w:r>
            </w:del>
            <w:ins w:id="995" w:author="Danielle Martin" w:date="2020-02-03T12:27:00Z">
              <w:r w:rsidR="00171F05" w:rsidRPr="00FC1B7F">
                <w:rPr>
                  <w:rFonts w:ascii="Times New Roman" w:hAnsi="Times New Roman"/>
                  <w:b/>
                  <w:sz w:val="24"/>
                  <w:szCs w:val="24"/>
                  <w:highlight w:val="yellow"/>
                </w:rPr>
                <w:t>NAME OF UNIVERSITY</w:t>
              </w:r>
            </w:ins>
            <w:del w:id="996" w:author="Danielle Martin" w:date="2020-02-03T12:27:00Z">
              <w:r w:rsidRPr="00FC1B7F" w:rsidDel="00171F05">
                <w:rPr>
                  <w:rFonts w:ascii="Times New Roman" w:hAnsi="Times New Roman"/>
                  <w:b/>
                  <w:sz w:val="24"/>
                  <w:szCs w:val="24"/>
                  <w:highlight w:val="yellow"/>
                </w:rPr>
                <w:delText xml:space="preserve"> PARTNERS OF THE AMERICAS</w:delText>
              </w:r>
            </w:del>
          </w:p>
          <w:p w14:paraId="296291DB" w14:textId="69DBF7BA" w:rsidR="007632AD" w:rsidRPr="00FC1B7F"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997" w:author="Danielle Martin" w:date="2020-02-03T12:28:00Z">
                  <w:rPr>
                    <w:rFonts w:ascii="Times New Roman" w:hAnsi="Times New Roman"/>
                    <w:sz w:val="24"/>
                    <w:szCs w:val="24"/>
                  </w:rPr>
                </w:rPrChange>
              </w:rPr>
            </w:pPr>
          </w:p>
          <w:p w14:paraId="36BB96F4" w14:textId="77777777" w:rsidR="00CE0FC6" w:rsidRPr="00FC1B7F" w:rsidRDefault="00CE0FC6"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998" w:author="Danielle Martin" w:date="2020-02-03T12:28:00Z">
                  <w:rPr>
                    <w:rFonts w:ascii="Times New Roman" w:hAnsi="Times New Roman"/>
                    <w:sz w:val="24"/>
                    <w:szCs w:val="24"/>
                  </w:rPr>
                </w:rPrChange>
              </w:rPr>
            </w:pPr>
          </w:p>
          <w:p w14:paraId="521FA4C1" w14:textId="77777777" w:rsidR="001059A0" w:rsidRPr="00FC1B7F"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999" w:author="Danielle Martin" w:date="2020-02-03T12:28:00Z">
                  <w:rPr>
                    <w:rFonts w:ascii="Times New Roman" w:hAnsi="Times New Roman"/>
                    <w:sz w:val="24"/>
                    <w:szCs w:val="24"/>
                  </w:rPr>
                </w:rPrChange>
              </w:rPr>
            </w:pPr>
          </w:p>
          <w:p w14:paraId="5E234759" w14:textId="091A040E" w:rsidR="001059A0" w:rsidRPr="00FC1B7F"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ins w:id="1000" w:author="Danielle Martin" w:date="2020-02-03T12:28:00Z"/>
                <w:rFonts w:ascii="Times New Roman" w:hAnsi="Times New Roman"/>
                <w:sz w:val="24"/>
                <w:szCs w:val="24"/>
                <w:highlight w:val="yellow"/>
                <w:rPrChange w:id="1001" w:author="Danielle Martin" w:date="2020-02-03T12:28:00Z">
                  <w:rPr>
                    <w:ins w:id="1002" w:author="Danielle Martin" w:date="2020-02-03T12:28:00Z"/>
                    <w:rFonts w:ascii="Times New Roman" w:hAnsi="Times New Roman"/>
                    <w:sz w:val="24"/>
                    <w:szCs w:val="24"/>
                  </w:rPr>
                </w:rPrChange>
              </w:rPr>
            </w:pPr>
          </w:p>
          <w:p w14:paraId="461A45A8" w14:textId="77777777" w:rsidR="00FC1B7F" w:rsidRPr="00FC1B7F" w:rsidRDefault="00FC1B7F"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1003" w:author="Danielle Martin" w:date="2020-02-03T12:28:00Z">
                  <w:rPr>
                    <w:rFonts w:ascii="Times New Roman" w:hAnsi="Times New Roman"/>
                    <w:sz w:val="24"/>
                    <w:szCs w:val="24"/>
                  </w:rPr>
                </w:rPrChange>
              </w:rPr>
            </w:pPr>
          </w:p>
          <w:p w14:paraId="458249F0" w14:textId="77777777" w:rsidR="007632AD" w:rsidRPr="00FC1B7F"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highlight w:val="yellow"/>
                <w:rPrChange w:id="1004" w:author="Danielle Martin" w:date="2020-02-03T12:28:00Z">
                  <w:rPr>
                    <w:rFonts w:ascii="Times New Roman" w:hAnsi="Times New Roman"/>
                    <w:b/>
                    <w:sz w:val="24"/>
                    <w:szCs w:val="24"/>
                  </w:rPr>
                </w:rPrChange>
              </w:rPr>
            </w:pPr>
          </w:p>
          <w:p w14:paraId="325B4BB0" w14:textId="61AE1F0E" w:rsidR="007632AD" w:rsidRPr="00FC1B7F"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highlight w:val="yellow"/>
                <w:rPrChange w:id="1005" w:author="Danielle Martin" w:date="2020-02-03T12:28:00Z">
                  <w:rPr>
                    <w:rFonts w:ascii="Times New Roman" w:hAnsi="Times New Roman"/>
                    <w:b/>
                    <w:sz w:val="24"/>
                    <w:szCs w:val="24"/>
                  </w:rPr>
                </w:rPrChange>
              </w:rPr>
            </w:pPr>
            <w:r w:rsidRPr="00FC1B7F">
              <w:rPr>
                <w:rFonts w:ascii="Times New Roman" w:hAnsi="Times New Roman"/>
                <w:b/>
                <w:sz w:val="24"/>
                <w:szCs w:val="24"/>
                <w:highlight w:val="yellow"/>
                <w:rPrChange w:id="1006" w:author="Danielle Martin" w:date="2020-02-03T12:28:00Z">
                  <w:rPr>
                    <w:rFonts w:ascii="Times New Roman" w:hAnsi="Times New Roman"/>
                    <w:b/>
                    <w:sz w:val="24"/>
                    <w:szCs w:val="24"/>
                  </w:rPr>
                </w:rPrChange>
              </w:rPr>
              <w:t>Name</w:t>
            </w:r>
          </w:p>
          <w:p w14:paraId="11D329A3" w14:textId="77777777" w:rsidR="007632AD" w:rsidRPr="00FC1B7F"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1007" w:author="Danielle Martin" w:date="2020-02-03T12:28:00Z">
                  <w:rPr>
                    <w:rFonts w:ascii="Times New Roman" w:hAnsi="Times New Roman"/>
                    <w:sz w:val="24"/>
                    <w:szCs w:val="24"/>
                  </w:rPr>
                </w:rPrChange>
              </w:rPr>
            </w:pPr>
            <w:r w:rsidRPr="00FC1B7F">
              <w:rPr>
                <w:rFonts w:ascii="Times New Roman" w:hAnsi="Times New Roman"/>
                <w:sz w:val="24"/>
                <w:szCs w:val="24"/>
                <w:highlight w:val="yellow"/>
                <w:rPrChange w:id="1008" w:author="Danielle Martin" w:date="2020-02-03T12:28:00Z">
                  <w:rPr>
                    <w:rFonts w:ascii="Times New Roman" w:hAnsi="Times New Roman"/>
                    <w:sz w:val="24"/>
                    <w:szCs w:val="24"/>
                  </w:rPr>
                </w:rPrChange>
              </w:rPr>
              <w:t xml:space="preserve">Title </w:t>
            </w:r>
          </w:p>
          <w:p w14:paraId="7C7AE760" w14:textId="041CA445" w:rsidR="00C220AB" w:rsidRPr="00FC1B7F"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1009" w:author="Danielle Martin" w:date="2020-02-03T12:28:00Z">
                  <w:rPr>
                    <w:rFonts w:ascii="Times New Roman" w:hAnsi="Times New Roman"/>
                    <w:sz w:val="24"/>
                    <w:szCs w:val="24"/>
                  </w:rPr>
                </w:rPrChange>
              </w:rPr>
            </w:pPr>
            <w:r w:rsidRPr="00FC1B7F">
              <w:rPr>
                <w:rFonts w:ascii="Times New Roman" w:hAnsi="Times New Roman"/>
                <w:sz w:val="24"/>
                <w:szCs w:val="24"/>
                <w:highlight w:val="yellow"/>
                <w:rPrChange w:id="1010" w:author="Danielle Martin" w:date="2020-02-03T12:28:00Z">
                  <w:rPr>
                    <w:rFonts w:ascii="Times New Roman" w:hAnsi="Times New Roman"/>
                    <w:sz w:val="24"/>
                    <w:szCs w:val="24"/>
                  </w:rPr>
                </w:rPrChange>
              </w:rPr>
              <w:t>Date</w:t>
            </w:r>
          </w:p>
          <w:p w14:paraId="00ABD6F1" w14:textId="77777777" w:rsidR="007632AD" w:rsidRPr="00FC1B7F"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highlight w:val="yellow"/>
                <w:rPrChange w:id="1011" w:author="Danielle Martin" w:date="2020-02-03T12:28:00Z">
                  <w:rPr>
                    <w:rFonts w:ascii="Times New Roman" w:hAnsi="Times New Roman"/>
                    <w:sz w:val="24"/>
                    <w:szCs w:val="24"/>
                  </w:rPr>
                </w:rPrChange>
              </w:rPr>
            </w:pPr>
          </w:p>
        </w:tc>
      </w:tr>
    </w:tbl>
    <w:p w14:paraId="2DEE42BF" w14:textId="77777777" w:rsidR="00B14107" w:rsidRDefault="00B14107" w:rsidP="00F60EBA">
      <w:pPr>
        <w:rPr>
          <w:rFonts w:ascii="Times New Roman" w:hAnsi="Times New Roman"/>
          <w:b/>
          <w:sz w:val="24"/>
          <w:szCs w:val="24"/>
        </w:rPr>
      </w:pPr>
    </w:p>
    <w:p w14:paraId="5FE848D5" w14:textId="63FDFAE6" w:rsidR="00D337ED" w:rsidRPr="00D337ED" w:rsidRDefault="000043A6" w:rsidP="00D337ED">
      <w:pPr>
        <w:pStyle w:val="Title"/>
        <w:jc w:val="left"/>
        <w:rPr>
          <w:ins w:id="1012" w:author="Danielle Martin" w:date="2020-02-03T12:55:00Z"/>
          <w:b/>
          <w:bCs/>
          <w:sz w:val="24"/>
          <w:szCs w:val="24"/>
          <w:rPrChange w:id="1013" w:author="Danielle Martin" w:date="2020-02-03T12:55:00Z">
            <w:rPr>
              <w:ins w:id="1014" w:author="Danielle Martin" w:date="2020-02-03T12:55:00Z"/>
              <w:sz w:val="22"/>
              <w:szCs w:val="22"/>
            </w:rPr>
          </w:rPrChange>
        </w:rPr>
      </w:pPr>
      <w:ins w:id="1015" w:author="Danielle Martin" w:date="2020-02-03T12:56:00Z">
        <w:r>
          <w:rPr>
            <w:b/>
            <w:bCs/>
            <w:sz w:val="24"/>
            <w:szCs w:val="24"/>
          </w:rPr>
          <w:t>Annexes</w:t>
        </w:r>
      </w:ins>
      <w:ins w:id="1016" w:author="Danielle Martin" w:date="2020-02-03T12:55:00Z">
        <w:r w:rsidR="00D337ED" w:rsidRPr="00D337ED">
          <w:rPr>
            <w:b/>
            <w:bCs/>
            <w:sz w:val="24"/>
            <w:szCs w:val="24"/>
            <w:rPrChange w:id="1017" w:author="Danielle Martin" w:date="2020-02-03T12:55:00Z">
              <w:rPr>
                <w:sz w:val="22"/>
                <w:szCs w:val="22"/>
              </w:rPr>
            </w:rPrChange>
          </w:rPr>
          <w:t>:</w:t>
        </w:r>
      </w:ins>
    </w:p>
    <w:p w14:paraId="6D3EFFCC" w14:textId="77777777" w:rsidR="00D337ED" w:rsidRPr="00D337ED" w:rsidRDefault="00D337ED" w:rsidP="00D337ED">
      <w:pPr>
        <w:pStyle w:val="Title"/>
        <w:jc w:val="left"/>
        <w:rPr>
          <w:ins w:id="1018" w:author="Danielle Martin" w:date="2020-02-03T12:55:00Z"/>
          <w:sz w:val="24"/>
          <w:szCs w:val="24"/>
          <w:rPrChange w:id="1019" w:author="Danielle Martin" w:date="2020-02-03T12:55:00Z">
            <w:rPr>
              <w:ins w:id="1020" w:author="Danielle Martin" w:date="2020-02-03T12:55:00Z"/>
              <w:sz w:val="22"/>
              <w:szCs w:val="22"/>
            </w:rPr>
          </w:rPrChange>
        </w:rPr>
      </w:pPr>
    </w:p>
    <w:p w14:paraId="24E82EF2" w14:textId="692D7EB8" w:rsidR="00D337ED" w:rsidRPr="00D337ED" w:rsidRDefault="000043A6" w:rsidP="00D337ED">
      <w:pPr>
        <w:pStyle w:val="Title"/>
        <w:jc w:val="both"/>
        <w:rPr>
          <w:ins w:id="1021" w:author="Danielle Martin" w:date="2020-02-03T12:55:00Z"/>
          <w:b/>
          <w:sz w:val="24"/>
          <w:szCs w:val="24"/>
          <w:rPrChange w:id="1022" w:author="Danielle Martin" w:date="2020-02-03T12:55:00Z">
            <w:rPr>
              <w:ins w:id="1023" w:author="Danielle Martin" w:date="2020-02-03T12:55:00Z"/>
              <w:b/>
              <w:sz w:val="22"/>
              <w:szCs w:val="22"/>
            </w:rPr>
          </w:rPrChange>
        </w:rPr>
      </w:pPr>
      <w:ins w:id="1024" w:author="Danielle Martin" w:date="2020-02-03T12:56:00Z">
        <w:r>
          <w:rPr>
            <w:sz w:val="24"/>
            <w:szCs w:val="24"/>
          </w:rPr>
          <w:t>Annex</w:t>
        </w:r>
      </w:ins>
      <w:ins w:id="1025" w:author="Danielle Martin" w:date="2020-02-03T12:55:00Z">
        <w:r w:rsidR="00D337ED" w:rsidRPr="00D337ED">
          <w:rPr>
            <w:sz w:val="24"/>
            <w:szCs w:val="24"/>
            <w:rPrChange w:id="1026" w:author="Danielle Martin" w:date="2020-02-03T12:55:00Z">
              <w:rPr>
                <w:sz w:val="22"/>
                <w:szCs w:val="22"/>
              </w:rPr>
            </w:rPrChange>
          </w:rPr>
          <w:t xml:space="preserve"> </w:t>
        </w:r>
      </w:ins>
      <w:ins w:id="1027" w:author="Danielle Martin" w:date="2020-02-03T12:57:00Z">
        <w:r>
          <w:rPr>
            <w:sz w:val="24"/>
            <w:szCs w:val="24"/>
          </w:rPr>
          <w:t>A</w:t>
        </w:r>
      </w:ins>
      <w:ins w:id="1028" w:author="Danielle Martin" w:date="2020-02-03T12:55:00Z">
        <w:r w:rsidR="00D337ED" w:rsidRPr="00D337ED">
          <w:rPr>
            <w:sz w:val="24"/>
            <w:szCs w:val="24"/>
            <w:rPrChange w:id="1029" w:author="Danielle Martin" w:date="2020-02-03T12:55:00Z">
              <w:rPr>
                <w:sz w:val="22"/>
                <w:szCs w:val="22"/>
              </w:rPr>
            </w:rPrChange>
          </w:rPr>
          <w:t>:  Proposal, including Budget</w:t>
        </w:r>
      </w:ins>
    </w:p>
    <w:p w14:paraId="3E93EE49" w14:textId="378E15FC" w:rsidR="00910BC1" w:rsidRPr="00807F35" w:rsidRDefault="00910BC1" w:rsidP="00910BC1">
      <w:pPr>
        <w:pStyle w:val="Title"/>
        <w:jc w:val="left"/>
        <w:rPr>
          <w:ins w:id="1030" w:author="Danielle Martin" w:date="2020-02-03T12:58:00Z"/>
          <w:b/>
          <w:sz w:val="24"/>
          <w:szCs w:val="24"/>
        </w:rPr>
      </w:pPr>
      <w:ins w:id="1031" w:author="Danielle Martin" w:date="2020-02-03T12:58:00Z">
        <w:r>
          <w:rPr>
            <w:sz w:val="24"/>
            <w:szCs w:val="24"/>
          </w:rPr>
          <w:t>Annex</w:t>
        </w:r>
        <w:r w:rsidRPr="00807F35">
          <w:rPr>
            <w:sz w:val="24"/>
            <w:szCs w:val="24"/>
          </w:rPr>
          <w:t xml:space="preserve"> </w:t>
        </w:r>
        <w:r>
          <w:rPr>
            <w:sz w:val="24"/>
            <w:szCs w:val="24"/>
          </w:rPr>
          <w:t>B</w:t>
        </w:r>
        <w:r w:rsidRPr="00807F35">
          <w:rPr>
            <w:sz w:val="24"/>
            <w:szCs w:val="24"/>
          </w:rPr>
          <w:t xml:space="preserve">: </w:t>
        </w:r>
        <w:r w:rsidRPr="00910BC1">
          <w:rPr>
            <w:sz w:val="24"/>
            <w:szCs w:val="24"/>
          </w:rPr>
          <w:t>K</w:t>
        </w:r>
        <w:r>
          <w:rPr>
            <w:sz w:val="24"/>
            <w:szCs w:val="24"/>
          </w:rPr>
          <w:t>ey</w:t>
        </w:r>
        <w:r w:rsidRPr="00910BC1">
          <w:rPr>
            <w:sz w:val="24"/>
            <w:szCs w:val="24"/>
          </w:rPr>
          <w:t xml:space="preserve"> P</w:t>
        </w:r>
        <w:r>
          <w:rPr>
            <w:sz w:val="24"/>
            <w:szCs w:val="24"/>
          </w:rPr>
          <w:t xml:space="preserve">ersonnel </w:t>
        </w:r>
      </w:ins>
    </w:p>
    <w:p w14:paraId="78D70FB8" w14:textId="009C5DAF" w:rsidR="00D337ED" w:rsidRPr="00D337ED" w:rsidRDefault="000043A6" w:rsidP="00D337ED">
      <w:pPr>
        <w:pStyle w:val="Title"/>
        <w:jc w:val="left"/>
        <w:rPr>
          <w:ins w:id="1032" w:author="Danielle Martin" w:date="2020-02-03T12:55:00Z"/>
          <w:b/>
          <w:sz w:val="24"/>
          <w:szCs w:val="24"/>
          <w:rPrChange w:id="1033" w:author="Danielle Martin" w:date="2020-02-03T12:55:00Z">
            <w:rPr>
              <w:ins w:id="1034" w:author="Danielle Martin" w:date="2020-02-03T12:55:00Z"/>
              <w:b/>
              <w:sz w:val="22"/>
              <w:szCs w:val="22"/>
            </w:rPr>
          </w:rPrChange>
        </w:rPr>
      </w:pPr>
      <w:ins w:id="1035" w:author="Danielle Martin" w:date="2020-02-03T12:56:00Z">
        <w:r>
          <w:rPr>
            <w:sz w:val="24"/>
            <w:szCs w:val="24"/>
          </w:rPr>
          <w:t>Annex</w:t>
        </w:r>
      </w:ins>
      <w:ins w:id="1036" w:author="Danielle Martin" w:date="2020-02-03T12:55:00Z">
        <w:r w:rsidR="00D337ED" w:rsidRPr="00D337ED">
          <w:rPr>
            <w:sz w:val="24"/>
            <w:szCs w:val="24"/>
            <w:rPrChange w:id="1037" w:author="Danielle Martin" w:date="2020-02-03T12:55:00Z">
              <w:rPr>
                <w:sz w:val="22"/>
                <w:szCs w:val="22"/>
              </w:rPr>
            </w:rPrChange>
          </w:rPr>
          <w:t xml:space="preserve"> </w:t>
        </w:r>
      </w:ins>
      <w:ins w:id="1038" w:author="Danielle Martin" w:date="2020-02-03T12:58:00Z">
        <w:r w:rsidR="00910BC1">
          <w:rPr>
            <w:sz w:val="24"/>
            <w:szCs w:val="24"/>
          </w:rPr>
          <w:t>C</w:t>
        </w:r>
      </w:ins>
      <w:ins w:id="1039" w:author="Danielle Martin" w:date="2020-02-03T12:55:00Z">
        <w:r w:rsidR="00D337ED" w:rsidRPr="00D337ED">
          <w:rPr>
            <w:sz w:val="24"/>
            <w:szCs w:val="24"/>
            <w:rPrChange w:id="1040" w:author="Danielle Martin" w:date="2020-02-03T12:55:00Z">
              <w:rPr>
                <w:sz w:val="22"/>
                <w:szCs w:val="22"/>
              </w:rPr>
            </w:rPrChange>
          </w:rPr>
          <w:t>: Partners of the Americas Standard Provisions</w:t>
        </w:r>
      </w:ins>
    </w:p>
    <w:p w14:paraId="6D82F8DB" w14:textId="39B59F9C" w:rsidR="00D337ED" w:rsidRPr="00D337ED" w:rsidRDefault="000043A6" w:rsidP="00D337ED">
      <w:pPr>
        <w:pStyle w:val="Title"/>
        <w:jc w:val="left"/>
        <w:rPr>
          <w:ins w:id="1041" w:author="Danielle Martin" w:date="2020-02-03T12:55:00Z"/>
          <w:b/>
          <w:sz w:val="24"/>
          <w:szCs w:val="24"/>
          <w:rPrChange w:id="1042" w:author="Danielle Martin" w:date="2020-02-03T12:55:00Z">
            <w:rPr>
              <w:ins w:id="1043" w:author="Danielle Martin" w:date="2020-02-03T12:55:00Z"/>
              <w:b/>
              <w:sz w:val="22"/>
              <w:szCs w:val="22"/>
            </w:rPr>
          </w:rPrChange>
        </w:rPr>
      </w:pPr>
      <w:ins w:id="1044" w:author="Danielle Martin" w:date="2020-02-03T12:56:00Z">
        <w:r>
          <w:rPr>
            <w:sz w:val="24"/>
            <w:szCs w:val="24"/>
          </w:rPr>
          <w:t>Annex</w:t>
        </w:r>
      </w:ins>
      <w:ins w:id="1045" w:author="Danielle Martin" w:date="2020-02-03T12:55:00Z">
        <w:r w:rsidR="00D337ED" w:rsidRPr="00D337ED">
          <w:rPr>
            <w:sz w:val="24"/>
            <w:szCs w:val="24"/>
            <w:rPrChange w:id="1046" w:author="Danielle Martin" w:date="2020-02-03T12:55:00Z">
              <w:rPr>
                <w:sz w:val="22"/>
                <w:szCs w:val="22"/>
              </w:rPr>
            </w:rPrChange>
          </w:rPr>
          <w:t xml:space="preserve"> </w:t>
        </w:r>
      </w:ins>
      <w:ins w:id="1047" w:author="Danielle Martin" w:date="2020-02-03T12:58:00Z">
        <w:r w:rsidR="00910BC1">
          <w:rPr>
            <w:sz w:val="24"/>
            <w:szCs w:val="24"/>
          </w:rPr>
          <w:t>D</w:t>
        </w:r>
      </w:ins>
      <w:ins w:id="1048" w:author="Danielle Martin" w:date="2020-02-03T12:55:00Z">
        <w:r w:rsidR="00D337ED" w:rsidRPr="00D337ED">
          <w:rPr>
            <w:sz w:val="24"/>
            <w:szCs w:val="24"/>
            <w:rPrChange w:id="1049" w:author="Danielle Martin" w:date="2020-02-03T12:55:00Z">
              <w:rPr>
                <w:sz w:val="22"/>
                <w:szCs w:val="22"/>
              </w:rPr>
            </w:rPrChange>
          </w:rPr>
          <w:t xml:space="preserve">: </w:t>
        </w:r>
      </w:ins>
      <w:ins w:id="1050" w:author="Danielle Martin" w:date="2020-02-03T12:59:00Z">
        <w:r w:rsidR="00910BC1">
          <w:rPr>
            <w:sz w:val="24"/>
            <w:szCs w:val="24"/>
          </w:rPr>
          <w:t>USDOS Standard</w:t>
        </w:r>
      </w:ins>
      <w:ins w:id="1051" w:author="Danielle Martin" w:date="2020-02-03T12:55:00Z">
        <w:r w:rsidR="00D337ED" w:rsidRPr="00D337ED">
          <w:rPr>
            <w:sz w:val="24"/>
            <w:szCs w:val="24"/>
            <w:rPrChange w:id="1052" w:author="Danielle Martin" w:date="2020-02-03T12:55:00Z">
              <w:rPr>
                <w:sz w:val="22"/>
                <w:szCs w:val="22"/>
              </w:rPr>
            </w:rPrChange>
          </w:rPr>
          <w:t xml:space="preserve"> Provisions</w:t>
        </w:r>
      </w:ins>
    </w:p>
    <w:p w14:paraId="5344C822"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FAA1A7E" w14:textId="23D0517A" w:rsidR="00B14107" w:rsidRDefault="00373FA4" w:rsidP="00F60EBA">
      <w:pPr>
        <w:rPr>
          <w:rFonts w:ascii="Times New Roman" w:hAnsi="Times New Roman"/>
          <w:b/>
          <w:sz w:val="24"/>
          <w:szCs w:val="24"/>
        </w:rPr>
      </w:pPr>
      <w:r>
        <w:rPr>
          <w:rFonts w:ascii="Times New Roman" w:hAnsi="Times New Roman"/>
          <w:b/>
          <w:sz w:val="24"/>
          <w:szCs w:val="24"/>
        </w:rPr>
        <w:lastRenderedPageBreak/>
        <w:t xml:space="preserve">ANNEX A: </w:t>
      </w:r>
      <w:ins w:id="1053" w:author="Danielle Martin" w:date="2020-02-03T12:57:00Z">
        <w:r w:rsidR="000043A6" w:rsidRPr="000043A6">
          <w:rPr>
            <w:rFonts w:ascii="Times New Roman" w:hAnsi="Times New Roman"/>
            <w:b/>
            <w:sz w:val="24"/>
            <w:szCs w:val="24"/>
          </w:rPr>
          <w:t>Proposal, including Budget</w:t>
        </w:r>
      </w:ins>
      <w:del w:id="1054" w:author="Danielle Martin" w:date="2020-02-03T12:57:00Z">
        <w:r w:rsidDel="000043A6">
          <w:rPr>
            <w:rFonts w:ascii="Times New Roman" w:hAnsi="Times New Roman"/>
            <w:b/>
            <w:sz w:val="24"/>
            <w:szCs w:val="24"/>
          </w:rPr>
          <w:delText>PROGRAM DESCRIPTION AND OBJECTIVES</w:delText>
        </w:r>
      </w:del>
    </w:p>
    <w:p w14:paraId="7C842C14" w14:textId="36C61ACF" w:rsidR="00B14107" w:rsidRDefault="00B14107">
      <w:pPr>
        <w:rPr>
          <w:rFonts w:ascii="Times New Roman" w:hAnsi="Times New Roman"/>
          <w:sz w:val="24"/>
          <w:szCs w:val="24"/>
        </w:rPr>
      </w:pPr>
    </w:p>
    <w:p w14:paraId="68FF50D0" w14:textId="77777777" w:rsidR="00B14107" w:rsidRDefault="00B14107">
      <w:pPr>
        <w:rPr>
          <w:rFonts w:ascii="Times New Roman" w:hAnsi="Times New Roman"/>
          <w:sz w:val="24"/>
          <w:szCs w:val="24"/>
        </w:rPr>
      </w:pPr>
    </w:p>
    <w:p w14:paraId="2ECB7316" w14:textId="06B7084D" w:rsidR="00B14107" w:rsidRPr="00B14107" w:rsidRDefault="00B14107">
      <w:pPr>
        <w:rPr>
          <w:rFonts w:ascii="Times New Roman" w:hAnsi="Times New Roman"/>
          <w:sz w:val="24"/>
          <w:szCs w:val="24"/>
        </w:rPr>
      </w:pPr>
      <w:r w:rsidRPr="00B14107">
        <w:rPr>
          <w:rFonts w:ascii="Times New Roman" w:hAnsi="Times New Roman"/>
          <w:sz w:val="24"/>
          <w:szCs w:val="24"/>
          <w:highlight w:val="yellow"/>
        </w:rPr>
        <w:t>Please insert description and objectives here.</w:t>
      </w:r>
    </w:p>
    <w:p w14:paraId="2B072F58" w14:textId="17E82331" w:rsidR="00B14107" w:rsidRDefault="00B14107">
      <w:pPr>
        <w:rPr>
          <w:rFonts w:ascii="Times New Roman" w:hAnsi="Times New Roman"/>
          <w:b/>
          <w:sz w:val="24"/>
          <w:szCs w:val="24"/>
        </w:rPr>
      </w:pPr>
      <w:r>
        <w:rPr>
          <w:rFonts w:ascii="Times New Roman" w:hAnsi="Times New Roman"/>
          <w:b/>
          <w:sz w:val="24"/>
          <w:szCs w:val="24"/>
        </w:rPr>
        <w:br w:type="page"/>
      </w:r>
    </w:p>
    <w:p w14:paraId="7BC72D3C" w14:textId="308A37AC" w:rsidR="00B14107" w:rsidDel="000043A6" w:rsidRDefault="00F60EBA" w:rsidP="00F60EBA">
      <w:pPr>
        <w:rPr>
          <w:del w:id="1055" w:author="Danielle Martin" w:date="2020-02-03T12:57:00Z"/>
          <w:rFonts w:ascii="Times New Roman" w:hAnsi="Times New Roman"/>
          <w:b/>
          <w:sz w:val="24"/>
          <w:szCs w:val="24"/>
        </w:rPr>
      </w:pPr>
      <w:del w:id="1056" w:author="Danielle Martin" w:date="2020-02-03T12:57:00Z">
        <w:r w:rsidRPr="00C220AB" w:rsidDel="000043A6">
          <w:rPr>
            <w:rFonts w:ascii="Times New Roman" w:hAnsi="Times New Roman"/>
            <w:b/>
            <w:sz w:val="24"/>
            <w:szCs w:val="24"/>
          </w:rPr>
          <w:lastRenderedPageBreak/>
          <w:delText xml:space="preserve">ANNEX </w:delText>
        </w:r>
        <w:r w:rsidR="00347417" w:rsidDel="000043A6">
          <w:rPr>
            <w:rFonts w:ascii="Times New Roman" w:hAnsi="Times New Roman"/>
            <w:b/>
            <w:sz w:val="24"/>
            <w:szCs w:val="24"/>
          </w:rPr>
          <w:delText>B</w:delText>
        </w:r>
        <w:r w:rsidRPr="000043A6" w:rsidDel="000043A6">
          <w:rPr>
            <w:rFonts w:ascii="Times New Roman" w:hAnsi="Times New Roman"/>
            <w:b/>
            <w:sz w:val="24"/>
            <w:szCs w:val="24"/>
          </w:rPr>
          <w:delText xml:space="preserve">: </w:delText>
        </w:r>
        <w:r w:rsidR="002862E2" w:rsidDel="000043A6">
          <w:rPr>
            <w:rFonts w:ascii="Times New Roman" w:hAnsi="Times New Roman"/>
            <w:b/>
            <w:sz w:val="24"/>
            <w:szCs w:val="24"/>
          </w:rPr>
          <w:delText>DETAIL</w:delText>
        </w:r>
        <w:r w:rsidR="00B14107" w:rsidDel="000043A6">
          <w:rPr>
            <w:rFonts w:ascii="Times New Roman" w:hAnsi="Times New Roman"/>
            <w:b/>
            <w:sz w:val="24"/>
            <w:szCs w:val="24"/>
          </w:rPr>
          <w:delText>ED</w:delText>
        </w:r>
        <w:r w:rsidR="002862E2" w:rsidDel="000043A6">
          <w:rPr>
            <w:rFonts w:ascii="Times New Roman" w:hAnsi="Times New Roman"/>
            <w:b/>
            <w:sz w:val="24"/>
            <w:szCs w:val="24"/>
          </w:rPr>
          <w:delText xml:space="preserve"> </w:delText>
        </w:r>
        <w:r w:rsidR="00323B0C" w:rsidRPr="00C220AB" w:rsidDel="000043A6">
          <w:rPr>
            <w:rFonts w:ascii="Times New Roman" w:hAnsi="Times New Roman"/>
            <w:b/>
            <w:sz w:val="24"/>
            <w:szCs w:val="24"/>
          </w:rPr>
          <w:delText xml:space="preserve">BUDGET </w:delText>
        </w:r>
        <w:r w:rsidRPr="00C220AB" w:rsidDel="000043A6">
          <w:rPr>
            <w:rFonts w:ascii="Times New Roman" w:hAnsi="Times New Roman"/>
            <w:b/>
            <w:sz w:val="24"/>
            <w:szCs w:val="24"/>
          </w:rPr>
          <w:delText xml:space="preserve"> </w:delText>
        </w:r>
      </w:del>
    </w:p>
    <w:p w14:paraId="03E744C3" w14:textId="41868AD7" w:rsidR="00B14107" w:rsidDel="000043A6" w:rsidRDefault="00B14107">
      <w:pPr>
        <w:rPr>
          <w:del w:id="1057" w:author="Danielle Martin" w:date="2020-02-03T12:57:00Z"/>
          <w:rFonts w:ascii="Times New Roman" w:hAnsi="Times New Roman"/>
          <w:sz w:val="24"/>
          <w:szCs w:val="24"/>
        </w:rPr>
      </w:pPr>
    </w:p>
    <w:p w14:paraId="4EF60E29" w14:textId="669AC818" w:rsidR="00B12907" w:rsidDel="000043A6" w:rsidRDefault="00B12907" w:rsidP="00B12907">
      <w:pPr>
        <w:rPr>
          <w:del w:id="1058" w:author="Danielle Martin" w:date="2020-02-03T12:57:00Z"/>
          <w:rFonts w:ascii="Times New Roman" w:hAnsi="Times New Roman"/>
          <w:sz w:val="24"/>
          <w:szCs w:val="24"/>
        </w:rPr>
      </w:pPr>
      <w:del w:id="1059" w:author="Danielle Martin" w:date="2020-02-03T12:57:00Z">
        <w:r w:rsidRPr="00B12907" w:rsidDel="000043A6">
          <w:rPr>
            <w:rFonts w:ascii="Times New Roman" w:hAnsi="Times New Roman"/>
            <w:sz w:val="24"/>
            <w:szCs w:val="24"/>
          </w:rPr>
          <w:delText xml:space="preserve"> </w:delText>
        </w:r>
      </w:del>
    </w:p>
    <w:p w14:paraId="508A1AA7" w14:textId="08726F98" w:rsidR="00B12907" w:rsidRPr="00B14107" w:rsidDel="000043A6" w:rsidRDefault="00B12907" w:rsidP="00B12907">
      <w:pPr>
        <w:rPr>
          <w:del w:id="1060" w:author="Danielle Martin" w:date="2020-02-03T12:57:00Z"/>
          <w:rFonts w:ascii="Times New Roman" w:hAnsi="Times New Roman"/>
          <w:sz w:val="24"/>
          <w:szCs w:val="24"/>
        </w:rPr>
      </w:pPr>
      <w:del w:id="1061" w:author="Danielle Martin" w:date="2020-02-03T12:57:00Z">
        <w:r w:rsidDel="000043A6">
          <w:rPr>
            <w:rFonts w:ascii="Times New Roman" w:hAnsi="Times New Roman"/>
            <w:sz w:val="24"/>
            <w:szCs w:val="24"/>
            <w:highlight w:val="yellow"/>
          </w:rPr>
          <w:delText>Budget format provided by CFO</w:delText>
        </w:r>
        <w:r w:rsidRPr="00B14107" w:rsidDel="000043A6">
          <w:rPr>
            <w:rFonts w:ascii="Times New Roman" w:hAnsi="Times New Roman"/>
            <w:sz w:val="24"/>
            <w:szCs w:val="24"/>
            <w:highlight w:val="yellow"/>
          </w:rPr>
          <w:delText>.</w:delText>
        </w:r>
      </w:del>
    </w:p>
    <w:p w14:paraId="395E150B" w14:textId="5AFB2F9C" w:rsidR="00B14107" w:rsidRPr="00B14107" w:rsidDel="000043A6" w:rsidRDefault="00B14107">
      <w:pPr>
        <w:rPr>
          <w:del w:id="1062" w:author="Danielle Martin" w:date="2020-02-03T12:57:00Z"/>
          <w:rFonts w:ascii="Times New Roman" w:hAnsi="Times New Roman"/>
          <w:sz w:val="24"/>
          <w:szCs w:val="24"/>
        </w:rPr>
      </w:pPr>
    </w:p>
    <w:p w14:paraId="07BA2F5F" w14:textId="715E6D47" w:rsidR="00B14107" w:rsidRDefault="00B14107">
      <w:pPr>
        <w:rPr>
          <w:rFonts w:ascii="Times New Roman" w:hAnsi="Times New Roman"/>
          <w:b/>
          <w:sz w:val="24"/>
          <w:szCs w:val="24"/>
        </w:rPr>
      </w:pPr>
      <w:del w:id="1063" w:author="Danielle Martin" w:date="2020-02-03T12:57:00Z">
        <w:r w:rsidDel="000043A6">
          <w:rPr>
            <w:rFonts w:ascii="Times New Roman" w:hAnsi="Times New Roman"/>
            <w:b/>
            <w:sz w:val="24"/>
            <w:szCs w:val="24"/>
          </w:rPr>
          <w:br w:type="page"/>
        </w:r>
      </w:del>
    </w:p>
    <w:p w14:paraId="231F525B" w14:textId="68A7B68A" w:rsidR="007B3202" w:rsidRPr="00C220AB" w:rsidRDefault="00FE1110" w:rsidP="0014191C">
      <w:pPr>
        <w:rPr>
          <w:rFonts w:ascii="Times New Roman" w:hAnsi="Times New Roman"/>
          <w:b/>
          <w:sz w:val="24"/>
          <w:szCs w:val="24"/>
        </w:rPr>
      </w:pPr>
      <w:r w:rsidRPr="00C220AB">
        <w:rPr>
          <w:rFonts w:ascii="Times New Roman" w:hAnsi="Times New Roman"/>
          <w:b/>
          <w:sz w:val="24"/>
          <w:szCs w:val="24"/>
        </w:rPr>
        <w:lastRenderedPageBreak/>
        <w:t>A</w:t>
      </w:r>
      <w:r w:rsidR="00743495" w:rsidRPr="00C220AB">
        <w:rPr>
          <w:rFonts w:ascii="Times New Roman" w:hAnsi="Times New Roman"/>
          <w:b/>
          <w:sz w:val="24"/>
          <w:szCs w:val="24"/>
        </w:rPr>
        <w:t xml:space="preserve">NNEX </w:t>
      </w:r>
      <w:del w:id="1064" w:author="Danielle Martin" w:date="2020-02-03T12:58:00Z">
        <w:r w:rsidR="00347417" w:rsidDel="00910BC1">
          <w:rPr>
            <w:rFonts w:ascii="Times New Roman" w:hAnsi="Times New Roman"/>
            <w:b/>
            <w:sz w:val="24"/>
            <w:szCs w:val="24"/>
          </w:rPr>
          <w:delText>C</w:delText>
        </w:r>
      </w:del>
      <w:ins w:id="1065" w:author="Danielle Martin" w:date="2020-02-03T12:58:00Z">
        <w:r w:rsidR="00910BC1">
          <w:rPr>
            <w:rFonts w:ascii="Times New Roman" w:hAnsi="Times New Roman"/>
            <w:b/>
            <w:sz w:val="24"/>
            <w:szCs w:val="24"/>
          </w:rPr>
          <w:t>B</w:t>
        </w:r>
      </w:ins>
      <w:r w:rsidR="007B3202" w:rsidRPr="00C220AB">
        <w:rPr>
          <w:rFonts w:ascii="Times New Roman" w:hAnsi="Times New Roman"/>
          <w:b/>
          <w:sz w:val="24"/>
          <w:szCs w:val="24"/>
        </w:rPr>
        <w:t>: KEY PERSONNEL</w:t>
      </w:r>
      <w:r w:rsidR="002E5E4E" w:rsidRPr="00C220AB">
        <w:rPr>
          <w:rFonts w:ascii="Times New Roman" w:hAnsi="Times New Roman"/>
          <w:b/>
          <w:sz w:val="24"/>
          <w:szCs w:val="24"/>
        </w:rPr>
        <w:t xml:space="preserve"> </w:t>
      </w:r>
      <w:del w:id="1066" w:author="Danielle Martin" w:date="2020-02-03T12:59:00Z">
        <w:r w:rsidR="002E5E4E" w:rsidRPr="00C220AB" w:rsidDel="00910BC1">
          <w:rPr>
            <w:rFonts w:ascii="Times New Roman" w:hAnsi="Times New Roman"/>
            <w:b/>
            <w:sz w:val="24"/>
            <w:szCs w:val="24"/>
          </w:rPr>
          <w:delText>and TERMS OF REFERENCE</w:delText>
        </w:r>
        <w:r w:rsidRPr="00C220AB" w:rsidDel="00910BC1">
          <w:rPr>
            <w:rFonts w:ascii="Times New Roman" w:hAnsi="Times New Roman"/>
            <w:b/>
            <w:sz w:val="24"/>
            <w:szCs w:val="24"/>
          </w:rPr>
          <w:delText xml:space="preserve"> </w:delText>
        </w:r>
      </w:del>
      <w:r w:rsidRPr="00C220AB">
        <w:rPr>
          <w:rFonts w:ascii="Times New Roman" w:hAnsi="Times New Roman"/>
          <w:b/>
          <w:sz w:val="24"/>
          <w:szCs w:val="24"/>
        </w:rPr>
        <w:t>(If applicable)</w:t>
      </w:r>
    </w:p>
    <w:p w14:paraId="03A734C5" w14:textId="77777777" w:rsidR="002E5E4E" w:rsidRPr="00C220AB" w:rsidRDefault="002E5E4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3655"/>
        <w:gridCol w:w="3611"/>
      </w:tblGrid>
      <w:tr w:rsidR="00743495" w:rsidRPr="00C220AB" w14:paraId="0520232E" w14:textId="77777777" w:rsidTr="00FC3BF6">
        <w:tc>
          <w:tcPr>
            <w:tcW w:w="2375" w:type="dxa"/>
            <w:shd w:val="clear" w:color="auto" w:fill="auto"/>
          </w:tcPr>
          <w:p w14:paraId="40A0168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NAME </w:t>
            </w:r>
          </w:p>
        </w:tc>
        <w:tc>
          <w:tcPr>
            <w:tcW w:w="3763" w:type="dxa"/>
            <w:shd w:val="clear" w:color="auto" w:fill="auto"/>
          </w:tcPr>
          <w:p w14:paraId="588CEBEB"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POSITION </w:t>
            </w:r>
          </w:p>
        </w:tc>
        <w:tc>
          <w:tcPr>
            <w:tcW w:w="3690" w:type="dxa"/>
            <w:shd w:val="clear" w:color="auto" w:fill="auto"/>
          </w:tcPr>
          <w:p w14:paraId="31437D0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CONTACT INFORMATION</w:t>
            </w:r>
          </w:p>
        </w:tc>
      </w:tr>
      <w:tr w:rsidR="00743495" w:rsidRPr="00C220AB" w14:paraId="56352FFF" w14:textId="77777777" w:rsidTr="00FC3BF6">
        <w:tc>
          <w:tcPr>
            <w:tcW w:w="2375" w:type="dxa"/>
            <w:shd w:val="clear" w:color="auto" w:fill="auto"/>
          </w:tcPr>
          <w:p w14:paraId="3CF24094" w14:textId="77777777" w:rsidR="00743495" w:rsidRPr="00C220AB" w:rsidRDefault="00743495" w:rsidP="00D74597">
            <w:pPr>
              <w:rPr>
                <w:rFonts w:ascii="Times New Roman" w:hAnsi="Times New Roman"/>
                <w:sz w:val="24"/>
                <w:szCs w:val="24"/>
              </w:rPr>
            </w:pPr>
          </w:p>
        </w:tc>
        <w:tc>
          <w:tcPr>
            <w:tcW w:w="3763" w:type="dxa"/>
            <w:shd w:val="clear" w:color="auto" w:fill="auto"/>
          </w:tcPr>
          <w:p w14:paraId="34A42F54" w14:textId="77777777" w:rsidR="00743495" w:rsidRPr="00C220AB" w:rsidRDefault="00743495" w:rsidP="0014191C">
            <w:pPr>
              <w:rPr>
                <w:rFonts w:ascii="Times New Roman" w:hAnsi="Times New Roman"/>
                <w:sz w:val="24"/>
                <w:szCs w:val="24"/>
              </w:rPr>
            </w:pPr>
          </w:p>
        </w:tc>
        <w:tc>
          <w:tcPr>
            <w:tcW w:w="3690" w:type="dxa"/>
            <w:shd w:val="clear" w:color="auto" w:fill="auto"/>
          </w:tcPr>
          <w:p w14:paraId="19B880E2" w14:textId="77777777" w:rsidR="00743495" w:rsidRPr="00C220AB" w:rsidRDefault="00743495" w:rsidP="0014191C">
            <w:pPr>
              <w:rPr>
                <w:rFonts w:ascii="Times New Roman" w:hAnsi="Times New Roman"/>
                <w:sz w:val="24"/>
                <w:szCs w:val="24"/>
              </w:rPr>
            </w:pPr>
          </w:p>
        </w:tc>
      </w:tr>
      <w:tr w:rsidR="00743495" w:rsidRPr="00C220AB" w14:paraId="3B4FC457"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517F37EE" w14:textId="77777777" w:rsidR="00743495" w:rsidRPr="00C220AB" w:rsidRDefault="00743495"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18918DB0" w14:textId="77777777" w:rsidR="00743495" w:rsidRPr="00C220AB" w:rsidRDefault="00743495"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22F565D1" w14:textId="77777777" w:rsidR="00743495" w:rsidRPr="00C220AB" w:rsidRDefault="00743495" w:rsidP="009207F1">
            <w:pPr>
              <w:rPr>
                <w:rFonts w:ascii="Times New Roman" w:hAnsi="Times New Roman"/>
                <w:sz w:val="24"/>
                <w:szCs w:val="24"/>
              </w:rPr>
            </w:pPr>
          </w:p>
        </w:tc>
      </w:tr>
      <w:tr w:rsidR="00D74597" w:rsidRPr="00C220AB" w14:paraId="180B045F"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E2C0708" w14:textId="77777777" w:rsidR="00D74597" w:rsidRPr="00C220AB" w:rsidRDefault="00D74597"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A16BE68" w14:textId="77777777" w:rsidR="00D74597" w:rsidRPr="00C220AB" w:rsidRDefault="00D74597"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55938966" w14:textId="77777777" w:rsidR="00D74597" w:rsidRPr="00C220AB" w:rsidRDefault="00D74597" w:rsidP="009207F1">
            <w:pPr>
              <w:rPr>
                <w:rFonts w:ascii="Times New Roman" w:hAnsi="Times New Roman"/>
                <w:sz w:val="24"/>
                <w:szCs w:val="24"/>
              </w:rPr>
            </w:pPr>
          </w:p>
        </w:tc>
      </w:tr>
      <w:tr w:rsidR="00FE1110" w:rsidRPr="00C220AB" w14:paraId="626B53D1"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9B35CB7" w14:textId="77777777" w:rsidR="00FE1110" w:rsidRPr="00C220AB" w:rsidDel="00FE1110" w:rsidRDefault="00FE1110"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0F8DF20" w14:textId="77777777" w:rsidR="00FE1110" w:rsidRPr="00C220AB" w:rsidDel="00FE1110" w:rsidRDefault="00FE1110"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1694B834" w14:textId="77777777" w:rsidR="00FE1110" w:rsidRPr="00C220AB" w:rsidDel="00FE1110" w:rsidRDefault="00FE1110" w:rsidP="009207F1">
            <w:pPr>
              <w:rPr>
                <w:rFonts w:ascii="Times New Roman" w:hAnsi="Times New Roman"/>
                <w:sz w:val="24"/>
                <w:szCs w:val="24"/>
              </w:rPr>
            </w:pPr>
          </w:p>
        </w:tc>
      </w:tr>
    </w:tbl>
    <w:p w14:paraId="4A7B6A38" w14:textId="77777777" w:rsidR="00077204" w:rsidRPr="00C220AB" w:rsidRDefault="00077204" w:rsidP="0014191C">
      <w:pPr>
        <w:rPr>
          <w:rFonts w:ascii="Times New Roman" w:hAnsi="Times New Roman"/>
          <w:b/>
          <w:sz w:val="24"/>
          <w:szCs w:val="24"/>
        </w:rPr>
      </w:pPr>
    </w:p>
    <w:p w14:paraId="7BA6B265" w14:textId="77777777" w:rsidR="00FE1110" w:rsidRPr="00C220AB" w:rsidRDefault="00FE1110" w:rsidP="0014191C">
      <w:pPr>
        <w:rPr>
          <w:rFonts w:ascii="Times New Roman" w:hAnsi="Times New Roman"/>
          <w:i/>
          <w:sz w:val="24"/>
          <w:szCs w:val="24"/>
        </w:rPr>
      </w:pPr>
    </w:p>
    <w:p w14:paraId="0A5A5575" w14:textId="77777777" w:rsidR="00B14107" w:rsidRDefault="00B14107">
      <w:pPr>
        <w:rPr>
          <w:rFonts w:ascii="Times New Roman" w:hAnsi="Times New Roman"/>
          <w:b/>
          <w:sz w:val="24"/>
          <w:szCs w:val="24"/>
        </w:rPr>
      </w:pPr>
      <w:r>
        <w:rPr>
          <w:rFonts w:ascii="Times New Roman" w:hAnsi="Times New Roman"/>
          <w:b/>
          <w:sz w:val="24"/>
          <w:szCs w:val="24"/>
        </w:rPr>
        <w:br w:type="page"/>
      </w:r>
    </w:p>
    <w:p w14:paraId="4516B48B" w14:textId="64BB6927" w:rsidR="00077204" w:rsidRPr="00C220AB" w:rsidDel="00910BC1" w:rsidRDefault="00347417" w:rsidP="0014191C">
      <w:pPr>
        <w:rPr>
          <w:del w:id="1067" w:author="Danielle Martin" w:date="2020-02-03T12:59:00Z"/>
          <w:rFonts w:ascii="Times New Roman" w:hAnsi="Times New Roman"/>
          <w:b/>
          <w:sz w:val="24"/>
          <w:szCs w:val="24"/>
        </w:rPr>
      </w:pPr>
      <w:del w:id="1068" w:author="Danielle Martin" w:date="2020-02-03T12:59:00Z">
        <w:r w:rsidDel="00910BC1">
          <w:rPr>
            <w:rFonts w:ascii="Times New Roman" w:hAnsi="Times New Roman"/>
            <w:b/>
            <w:sz w:val="24"/>
            <w:szCs w:val="24"/>
          </w:rPr>
          <w:lastRenderedPageBreak/>
          <w:delText>ANNEX D</w:delText>
        </w:r>
        <w:r w:rsidR="00077204" w:rsidRPr="00C220AB" w:rsidDel="00910BC1">
          <w:rPr>
            <w:rFonts w:ascii="Times New Roman" w:hAnsi="Times New Roman"/>
            <w:b/>
            <w:sz w:val="24"/>
            <w:szCs w:val="24"/>
          </w:rPr>
          <w:delText>:</w:delText>
        </w:r>
        <w:r w:rsidR="00077204" w:rsidRPr="00C220AB" w:rsidDel="00910BC1">
          <w:rPr>
            <w:rFonts w:ascii="Times New Roman" w:hAnsi="Times New Roman"/>
            <w:sz w:val="24"/>
            <w:szCs w:val="24"/>
          </w:rPr>
          <w:delText xml:space="preserve"> </w:delText>
        </w:r>
        <w:r w:rsidR="002B7E3E" w:rsidRPr="00C220AB" w:rsidDel="00910BC1">
          <w:rPr>
            <w:rFonts w:ascii="Times New Roman" w:hAnsi="Times New Roman"/>
            <w:b/>
            <w:sz w:val="24"/>
            <w:szCs w:val="24"/>
          </w:rPr>
          <w:delText>PROGRAMMATIC IMPLEMENTATION SCHEDULE, REQUIREMENTS AND REPORTS</w:delText>
        </w:r>
      </w:del>
    </w:p>
    <w:p w14:paraId="1319090C" w14:textId="0352A95E" w:rsidR="005C4905" w:rsidRPr="00C220AB" w:rsidDel="00910BC1" w:rsidRDefault="00077204" w:rsidP="00686547">
      <w:pPr>
        <w:numPr>
          <w:ilvl w:val="0"/>
          <w:numId w:val="3"/>
        </w:numPr>
        <w:rPr>
          <w:del w:id="1069" w:author="Danielle Martin" w:date="2020-02-03T12:59:00Z"/>
          <w:rFonts w:ascii="Times New Roman" w:hAnsi="Times New Roman"/>
          <w:b/>
          <w:sz w:val="24"/>
          <w:szCs w:val="24"/>
        </w:rPr>
      </w:pPr>
      <w:del w:id="1070" w:author="Danielle Martin" w:date="2020-02-03T12:59:00Z">
        <w:r w:rsidRPr="00C220AB" w:rsidDel="00910BC1">
          <w:rPr>
            <w:rFonts w:ascii="Times New Roman" w:hAnsi="Times New Roman"/>
            <w:b/>
            <w:sz w:val="24"/>
            <w:szCs w:val="24"/>
          </w:rPr>
          <w:delText xml:space="preserve">Programmatic Requirements </w:delText>
        </w:r>
      </w:del>
    </w:p>
    <w:p w14:paraId="427CCEF3" w14:textId="153821E4" w:rsidR="00EE46DC" w:rsidRPr="00C220AB" w:rsidDel="00910BC1" w:rsidRDefault="00EE46DC" w:rsidP="00EE46DC">
      <w:pPr>
        <w:ind w:left="2160"/>
        <w:rPr>
          <w:del w:id="1071" w:author="Danielle Martin" w:date="2020-02-03T12:59:00Z"/>
          <w:rFonts w:ascii="Times New Roman" w:hAnsi="Times New Roman"/>
          <w:sz w:val="24"/>
          <w:szCs w:val="24"/>
        </w:rPr>
      </w:pPr>
    </w:p>
    <w:p w14:paraId="491C25F4" w14:textId="2578D7C9" w:rsidR="00EE46DC" w:rsidRPr="00C220AB" w:rsidDel="00910BC1" w:rsidRDefault="00EE46DC" w:rsidP="00EE46DC">
      <w:pPr>
        <w:ind w:left="2160"/>
        <w:rPr>
          <w:del w:id="1072" w:author="Danielle Martin" w:date="2020-02-03T12:59:00Z"/>
          <w:rFonts w:ascii="Times New Roman" w:hAnsi="Times New Roman"/>
          <w:sz w:val="24"/>
          <w:szCs w:val="24"/>
        </w:rPr>
      </w:pPr>
    </w:p>
    <w:p w14:paraId="57E8EE23" w14:textId="65585A8D" w:rsidR="00077204" w:rsidRPr="00C220AB" w:rsidDel="00910BC1" w:rsidRDefault="00077204" w:rsidP="00686547">
      <w:pPr>
        <w:numPr>
          <w:ilvl w:val="0"/>
          <w:numId w:val="3"/>
        </w:numPr>
        <w:rPr>
          <w:del w:id="1073" w:author="Danielle Martin" w:date="2020-02-03T12:59:00Z"/>
          <w:rFonts w:ascii="Times New Roman" w:hAnsi="Times New Roman"/>
          <w:b/>
          <w:sz w:val="24"/>
          <w:szCs w:val="24"/>
        </w:rPr>
      </w:pPr>
      <w:del w:id="1074" w:author="Danielle Martin" w:date="2020-02-03T12:59:00Z">
        <w:r w:rsidRPr="00C220AB" w:rsidDel="00910BC1">
          <w:rPr>
            <w:rFonts w:ascii="Times New Roman" w:hAnsi="Times New Roman"/>
            <w:b/>
            <w:sz w:val="24"/>
            <w:szCs w:val="24"/>
          </w:rPr>
          <w:delText>Reporting</w:delText>
        </w:r>
      </w:del>
    </w:p>
    <w:p w14:paraId="1E048F28" w14:textId="7074CD78" w:rsidR="00077204" w:rsidRPr="00C220AB" w:rsidDel="00910BC1" w:rsidRDefault="00077204" w:rsidP="00686547">
      <w:pPr>
        <w:numPr>
          <w:ilvl w:val="1"/>
          <w:numId w:val="3"/>
        </w:numPr>
        <w:rPr>
          <w:del w:id="1075" w:author="Danielle Martin" w:date="2020-02-03T12:59:00Z"/>
          <w:rFonts w:ascii="Times New Roman" w:hAnsi="Times New Roman"/>
          <w:b/>
          <w:sz w:val="24"/>
          <w:szCs w:val="24"/>
        </w:rPr>
      </w:pPr>
      <w:del w:id="1076" w:author="Danielle Martin" w:date="2020-02-03T12:59:00Z">
        <w:r w:rsidRPr="00C220AB" w:rsidDel="00910BC1">
          <w:rPr>
            <w:rFonts w:ascii="Times New Roman" w:hAnsi="Times New Roman"/>
            <w:b/>
            <w:sz w:val="24"/>
            <w:szCs w:val="24"/>
          </w:rPr>
          <w:delText>Narrative Reports</w:delText>
        </w:r>
        <w:r w:rsidRPr="00C220AB" w:rsidDel="00910BC1">
          <w:rPr>
            <w:rFonts w:ascii="Times New Roman" w:hAnsi="Times New Roman"/>
            <w:sz w:val="24"/>
            <w:szCs w:val="24"/>
          </w:rPr>
          <w:delText xml:space="preserve">: </w:delText>
        </w:r>
        <w:r w:rsidR="00343E21" w:rsidDel="00910BC1">
          <w:rPr>
            <w:rFonts w:ascii="Times New Roman" w:hAnsi="Times New Roman"/>
            <w:sz w:val="24"/>
            <w:szCs w:val="24"/>
          </w:rPr>
          <w:delText>SUB-</w:delText>
        </w:r>
      </w:del>
      <w:del w:id="1077" w:author="Danielle Martin" w:date="2020-02-03T11:48:00Z">
        <w:r w:rsidR="00343E21" w:rsidDel="00A85D81">
          <w:rPr>
            <w:rFonts w:ascii="Times New Roman" w:hAnsi="Times New Roman"/>
            <w:sz w:val="24"/>
            <w:szCs w:val="24"/>
          </w:rPr>
          <w:delText>AWARDEE</w:delText>
        </w:r>
      </w:del>
      <w:del w:id="1078" w:author="Danielle Martin" w:date="2020-02-03T12:59:00Z">
        <w:r w:rsidR="00CE2573" w:rsidRPr="00C220AB" w:rsidDel="00910BC1">
          <w:rPr>
            <w:rFonts w:ascii="Times New Roman" w:hAnsi="Times New Roman"/>
            <w:sz w:val="24"/>
            <w:szCs w:val="24"/>
          </w:rPr>
          <w:delText xml:space="preserve"> is responsible for the submission of</w:delText>
        </w:r>
        <w:r w:rsidR="00315E08" w:rsidRPr="00C220AB" w:rsidDel="00910BC1">
          <w:rPr>
            <w:rFonts w:ascii="Times New Roman" w:hAnsi="Times New Roman"/>
            <w:sz w:val="24"/>
            <w:szCs w:val="24"/>
          </w:rPr>
          <w:delText xml:space="preserve"> monthly,</w:delText>
        </w:r>
        <w:r w:rsidR="00CE2573" w:rsidRPr="00C220AB" w:rsidDel="00910BC1">
          <w:rPr>
            <w:rFonts w:ascii="Times New Roman" w:hAnsi="Times New Roman"/>
            <w:sz w:val="24"/>
            <w:szCs w:val="24"/>
          </w:rPr>
          <w:delText xml:space="preserve"> </w:delText>
        </w:r>
        <w:r w:rsidRPr="00C220AB" w:rsidDel="00910BC1">
          <w:rPr>
            <w:rFonts w:ascii="Times New Roman" w:hAnsi="Times New Roman"/>
            <w:sz w:val="24"/>
            <w:szCs w:val="24"/>
          </w:rPr>
          <w:delText>quarterly</w:delText>
        </w:r>
        <w:r w:rsidR="00315E08" w:rsidRPr="00C220AB" w:rsidDel="00910BC1">
          <w:rPr>
            <w:rFonts w:ascii="Times New Roman" w:hAnsi="Times New Roman"/>
            <w:sz w:val="24"/>
            <w:szCs w:val="24"/>
          </w:rPr>
          <w:delText>,</w:delText>
        </w:r>
        <w:r w:rsidRPr="00C220AB" w:rsidDel="00910BC1">
          <w:rPr>
            <w:rFonts w:ascii="Times New Roman" w:hAnsi="Times New Roman"/>
            <w:sz w:val="24"/>
            <w:szCs w:val="24"/>
          </w:rPr>
          <w:delText xml:space="preserve"> and annual narrative report</w:delText>
        </w:r>
        <w:r w:rsidR="00CE2573" w:rsidRPr="00C220AB" w:rsidDel="00910BC1">
          <w:rPr>
            <w:rFonts w:ascii="Times New Roman" w:hAnsi="Times New Roman"/>
            <w:sz w:val="24"/>
            <w:szCs w:val="24"/>
          </w:rPr>
          <w:delText>s to PARTNERS</w:delText>
        </w:r>
        <w:r w:rsidRPr="00C220AB" w:rsidDel="00910BC1">
          <w:rPr>
            <w:rFonts w:ascii="Times New Roman" w:hAnsi="Times New Roman"/>
            <w:sz w:val="24"/>
            <w:szCs w:val="24"/>
          </w:rPr>
          <w:delText xml:space="preserve">.  </w:delText>
        </w:r>
        <w:r w:rsidR="00CE2573" w:rsidRPr="00C220AB" w:rsidDel="00910BC1">
          <w:rPr>
            <w:rFonts w:ascii="Times New Roman" w:hAnsi="Times New Roman"/>
            <w:sz w:val="24"/>
            <w:szCs w:val="24"/>
          </w:rPr>
          <w:delText xml:space="preserve">PARTNERS will provide </w:delText>
        </w:r>
        <w:r w:rsidR="00343E21" w:rsidDel="00910BC1">
          <w:rPr>
            <w:rFonts w:ascii="Times New Roman" w:hAnsi="Times New Roman"/>
            <w:sz w:val="24"/>
            <w:szCs w:val="24"/>
          </w:rPr>
          <w:delText>SUB-</w:delText>
        </w:r>
      </w:del>
      <w:del w:id="1079" w:author="Danielle Martin" w:date="2020-02-03T11:48:00Z">
        <w:r w:rsidR="00343E21" w:rsidDel="00A85D81">
          <w:rPr>
            <w:rFonts w:ascii="Times New Roman" w:hAnsi="Times New Roman"/>
            <w:sz w:val="24"/>
            <w:szCs w:val="24"/>
          </w:rPr>
          <w:delText>AWARDEE</w:delText>
        </w:r>
      </w:del>
      <w:del w:id="1080" w:author="Danielle Martin" w:date="2020-02-03T12:59:00Z">
        <w:r w:rsidR="00CE2573" w:rsidRPr="00C220AB" w:rsidDel="00910BC1">
          <w:rPr>
            <w:rFonts w:ascii="Times New Roman" w:hAnsi="Times New Roman"/>
            <w:sz w:val="24"/>
            <w:szCs w:val="24"/>
          </w:rPr>
          <w:delText xml:space="preserve"> with all appropriate templates. R</w:delText>
        </w:r>
        <w:r w:rsidRPr="00C220AB" w:rsidDel="00910BC1">
          <w:rPr>
            <w:rFonts w:ascii="Times New Roman" w:hAnsi="Times New Roman"/>
            <w:sz w:val="24"/>
            <w:szCs w:val="24"/>
          </w:rPr>
          <w:delText>eports must be submitte</w:delText>
        </w:r>
        <w:r w:rsidR="00676E36" w:rsidRPr="00C220AB" w:rsidDel="00910BC1">
          <w:rPr>
            <w:rFonts w:ascii="Times New Roman" w:hAnsi="Times New Roman"/>
            <w:sz w:val="24"/>
            <w:szCs w:val="24"/>
          </w:rPr>
          <w:delText xml:space="preserve">d on time, as outline in </w:delText>
        </w:r>
        <w:r w:rsidR="000D0037" w:rsidDel="00910BC1">
          <w:rPr>
            <w:rFonts w:ascii="Times New Roman" w:hAnsi="Times New Roman"/>
            <w:sz w:val="24"/>
            <w:szCs w:val="24"/>
          </w:rPr>
          <w:delText xml:space="preserve">ANNEX E. </w:delText>
        </w:r>
        <w:r w:rsidRPr="00C220AB" w:rsidDel="00910BC1">
          <w:rPr>
            <w:rFonts w:ascii="Times New Roman" w:hAnsi="Times New Roman"/>
            <w:sz w:val="24"/>
            <w:szCs w:val="24"/>
          </w:rPr>
          <w:delText xml:space="preserve"> </w:delText>
        </w:r>
      </w:del>
    </w:p>
    <w:p w14:paraId="2FF4AE39" w14:textId="44213509" w:rsidR="00077204" w:rsidRPr="00C220AB" w:rsidDel="00910BC1" w:rsidRDefault="00077204" w:rsidP="00686547">
      <w:pPr>
        <w:numPr>
          <w:ilvl w:val="1"/>
          <w:numId w:val="3"/>
        </w:numPr>
        <w:rPr>
          <w:del w:id="1081" w:author="Danielle Martin" w:date="2020-02-03T12:59:00Z"/>
          <w:rFonts w:ascii="Times New Roman" w:hAnsi="Times New Roman"/>
          <w:b/>
          <w:sz w:val="24"/>
          <w:szCs w:val="24"/>
        </w:rPr>
      </w:pPr>
      <w:del w:id="1082" w:author="Danielle Martin" w:date="2020-02-03T12:59:00Z">
        <w:r w:rsidRPr="00C220AB" w:rsidDel="00910BC1">
          <w:rPr>
            <w:rFonts w:ascii="Times New Roman" w:hAnsi="Times New Roman"/>
            <w:b/>
            <w:sz w:val="24"/>
            <w:szCs w:val="24"/>
          </w:rPr>
          <w:delText>Budget Reports</w:delText>
        </w:r>
        <w:r w:rsidRPr="00C220AB" w:rsidDel="00910BC1">
          <w:rPr>
            <w:rFonts w:ascii="Times New Roman" w:hAnsi="Times New Roman"/>
            <w:sz w:val="24"/>
            <w:szCs w:val="24"/>
          </w:rPr>
          <w:delText xml:space="preserve">: </w:delText>
        </w:r>
        <w:r w:rsidR="00343E21" w:rsidDel="00910BC1">
          <w:rPr>
            <w:rFonts w:ascii="Times New Roman" w:hAnsi="Times New Roman"/>
            <w:sz w:val="24"/>
            <w:szCs w:val="24"/>
          </w:rPr>
          <w:delText>SUB-</w:delText>
        </w:r>
      </w:del>
      <w:del w:id="1083" w:author="Danielle Martin" w:date="2020-02-03T11:48:00Z">
        <w:r w:rsidR="00343E21" w:rsidDel="00A85D81">
          <w:rPr>
            <w:rFonts w:ascii="Times New Roman" w:hAnsi="Times New Roman"/>
            <w:sz w:val="24"/>
            <w:szCs w:val="24"/>
          </w:rPr>
          <w:delText>AWARDEE</w:delText>
        </w:r>
      </w:del>
      <w:del w:id="1084" w:author="Danielle Martin" w:date="2020-02-03T12:59:00Z">
        <w:r w:rsidRPr="00C220AB" w:rsidDel="00910BC1">
          <w:rPr>
            <w:rFonts w:ascii="Times New Roman" w:hAnsi="Times New Roman"/>
            <w:sz w:val="24"/>
            <w:szCs w:val="24"/>
          </w:rPr>
          <w:delText xml:space="preserve"> must send quarterly budget update</w:delText>
        </w:r>
        <w:r w:rsidR="00CE2573" w:rsidRPr="00C220AB" w:rsidDel="00910BC1">
          <w:rPr>
            <w:rFonts w:ascii="Times New Roman" w:hAnsi="Times New Roman"/>
            <w:sz w:val="24"/>
            <w:szCs w:val="24"/>
          </w:rPr>
          <w:delText>s and detailed expenditure reports</w:delText>
        </w:r>
        <w:r w:rsidRPr="00C220AB" w:rsidDel="00910BC1">
          <w:rPr>
            <w:rFonts w:ascii="Times New Roman" w:hAnsi="Times New Roman"/>
            <w:sz w:val="24"/>
            <w:szCs w:val="24"/>
          </w:rPr>
          <w:delText xml:space="preserve"> on th</w:delText>
        </w:r>
        <w:r w:rsidR="00CE2573" w:rsidRPr="00C220AB" w:rsidDel="00910BC1">
          <w:rPr>
            <w:rFonts w:ascii="Times New Roman" w:hAnsi="Times New Roman"/>
            <w:sz w:val="24"/>
            <w:szCs w:val="24"/>
          </w:rPr>
          <w:delText>e line items outlined in ANNEX B</w:delText>
        </w:r>
        <w:r w:rsidR="00B14107" w:rsidDel="00910BC1">
          <w:rPr>
            <w:rFonts w:ascii="Times New Roman" w:hAnsi="Times New Roman"/>
            <w:sz w:val="24"/>
            <w:szCs w:val="24"/>
          </w:rPr>
          <w:delText>, Detailed Budget</w:delText>
        </w:r>
        <w:r w:rsidRPr="00C220AB" w:rsidDel="00910BC1">
          <w:rPr>
            <w:rFonts w:ascii="Times New Roman" w:hAnsi="Times New Roman"/>
            <w:sz w:val="24"/>
            <w:szCs w:val="24"/>
          </w:rPr>
          <w:delText xml:space="preserve">. </w:delText>
        </w:r>
        <w:r w:rsidR="00CE2573" w:rsidRPr="00C220AB" w:rsidDel="00910BC1">
          <w:rPr>
            <w:rFonts w:ascii="Times New Roman" w:hAnsi="Times New Roman"/>
            <w:sz w:val="24"/>
            <w:szCs w:val="24"/>
          </w:rPr>
          <w:delText xml:space="preserve">Included in budget reports are match/contribution reporting. </w:delText>
        </w:r>
        <w:r w:rsidRPr="00C220AB" w:rsidDel="00910BC1">
          <w:rPr>
            <w:rFonts w:ascii="Times New Roman" w:hAnsi="Times New Roman"/>
            <w:sz w:val="24"/>
            <w:szCs w:val="24"/>
          </w:rPr>
          <w:delText xml:space="preserve"> </w:delText>
        </w:r>
      </w:del>
    </w:p>
    <w:p w14:paraId="58CC9F7D" w14:textId="48FC7109" w:rsidR="00CE2573" w:rsidRPr="00C220AB" w:rsidDel="00910BC1" w:rsidRDefault="00CE2573" w:rsidP="00EE46DC">
      <w:pPr>
        <w:rPr>
          <w:del w:id="1085" w:author="Danielle Martin" w:date="2020-02-03T12:59:00Z"/>
          <w:rFonts w:ascii="Times New Roman" w:hAnsi="Times New Roman"/>
          <w:b/>
          <w:sz w:val="24"/>
          <w:szCs w:val="24"/>
        </w:rPr>
      </w:pPr>
    </w:p>
    <w:p w14:paraId="3D0F75FF" w14:textId="09616D58" w:rsidR="00EE5162" w:rsidRPr="00C220AB" w:rsidDel="00910BC1" w:rsidRDefault="00CE2573" w:rsidP="00686547">
      <w:pPr>
        <w:numPr>
          <w:ilvl w:val="0"/>
          <w:numId w:val="3"/>
        </w:numPr>
        <w:rPr>
          <w:del w:id="1086" w:author="Danielle Martin" w:date="2020-02-03T12:59:00Z"/>
          <w:rFonts w:ascii="Times New Roman" w:hAnsi="Times New Roman"/>
          <w:b/>
          <w:sz w:val="24"/>
          <w:szCs w:val="24"/>
        </w:rPr>
      </w:pPr>
      <w:del w:id="1087" w:author="Danielle Martin" w:date="2020-02-03T12:59:00Z">
        <w:r w:rsidRPr="00C220AB" w:rsidDel="00910BC1">
          <w:rPr>
            <w:rFonts w:ascii="Times New Roman" w:hAnsi="Times New Roman"/>
            <w:b/>
            <w:sz w:val="24"/>
            <w:szCs w:val="24"/>
          </w:rPr>
          <w:delText>Fiscal Responsibilities</w:delText>
        </w:r>
      </w:del>
    </w:p>
    <w:p w14:paraId="152E8D95" w14:textId="79AC87D5" w:rsidR="00FE1110" w:rsidRPr="00C220AB" w:rsidDel="00910BC1" w:rsidRDefault="00FE1110" w:rsidP="00940632">
      <w:pPr>
        <w:ind w:left="720"/>
        <w:rPr>
          <w:del w:id="1088" w:author="Danielle Martin" w:date="2020-02-03T12:59:00Z"/>
          <w:rFonts w:ascii="Times New Roman" w:hAnsi="Times New Roman"/>
          <w:b/>
          <w:sz w:val="24"/>
          <w:szCs w:val="24"/>
        </w:rPr>
      </w:pPr>
    </w:p>
    <w:p w14:paraId="3600B23D" w14:textId="42FF4BEA" w:rsidR="00B14107" w:rsidDel="00910BC1" w:rsidRDefault="00B14107">
      <w:pPr>
        <w:rPr>
          <w:del w:id="1089" w:author="Danielle Martin" w:date="2020-02-03T12:59:00Z"/>
          <w:rFonts w:ascii="Times New Roman" w:hAnsi="Times New Roman"/>
          <w:b/>
          <w:sz w:val="24"/>
          <w:szCs w:val="24"/>
        </w:rPr>
      </w:pPr>
      <w:del w:id="1090" w:author="Danielle Martin" w:date="2020-02-03T12:59:00Z">
        <w:r w:rsidDel="00910BC1">
          <w:rPr>
            <w:rFonts w:ascii="Times New Roman" w:hAnsi="Times New Roman"/>
            <w:b/>
            <w:sz w:val="24"/>
            <w:szCs w:val="24"/>
          </w:rPr>
          <w:br w:type="page"/>
        </w:r>
      </w:del>
    </w:p>
    <w:p w14:paraId="35FA4DB8" w14:textId="33399A41" w:rsidR="00077204" w:rsidRPr="00C220AB" w:rsidDel="00910BC1" w:rsidRDefault="00315E08" w:rsidP="0014191C">
      <w:pPr>
        <w:rPr>
          <w:del w:id="1091" w:author="Danielle Martin" w:date="2020-02-03T12:59:00Z"/>
          <w:rFonts w:ascii="Times New Roman" w:hAnsi="Times New Roman"/>
          <w:b/>
          <w:sz w:val="24"/>
          <w:szCs w:val="24"/>
        </w:rPr>
      </w:pPr>
      <w:del w:id="1092" w:author="Danielle Martin" w:date="2020-02-03T12:59:00Z">
        <w:r w:rsidRPr="00C220AB" w:rsidDel="00910BC1">
          <w:rPr>
            <w:rFonts w:ascii="Times New Roman" w:hAnsi="Times New Roman"/>
            <w:b/>
            <w:sz w:val="24"/>
            <w:szCs w:val="24"/>
          </w:rPr>
          <w:lastRenderedPageBreak/>
          <w:delText xml:space="preserve">ANNEX </w:delText>
        </w:r>
        <w:r w:rsidR="00347417" w:rsidDel="00910BC1">
          <w:rPr>
            <w:rFonts w:ascii="Times New Roman" w:hAnsi="Times New Roman"/>
            <w:b/>
            <w:sz w:val="24"/>
            <w:szCs w:val="24"/>
          </w:rPr>
          <w:delText>E</w:delText>
        </w:r>
        <w:r w:rsidR="00077204" w:rsidRPr="00C220AB" w:rsidDel="00910BC1">
          <w:rPr>
            <w:rFonts w:ascii="Times New Roman" w:hAnsi="Times New Roman"/>
            <w:b/>
            <w:sz w:val="24"/>
            <w:szCs w:val="24"/>
          </w:rPr>
          <w:delText xml:space="preserve">: </w:delText>
        </w:r>
        <w:r w:rsidR="00CE2573" w:rsidRPr="00C220AB" w:rsidDel="00910BC1">
          <w:rPr>
            <w:rFonts w:ascii="Times New Roman" w:hAnsi="Times New Roman"/>
            <w:b/>
            <w:sz w:val="24"/>
            <w:szCs w:val="24"/>
          </w:rPr>
          <w:delText>REPORT SUBMISSION DATES</w:delText>
        </w:r>
      </w:del>
    </w:p>
    <w:p w14:paraId="5E845559" w14:textId="43DF6C9B" w:rsidR="00AC492E" w:rsidRPr="00C220AB" w:rsidDel="00910BC1" w:rsidRDefault="00AC492E" w:rsidP="0014191C">
      <w:pPr>
        <w:rPr>
          <w:del w:id="1093" w:author="Danielle Martin" w:date="2020-02-03T12:59:00Z"/>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182"/>
        <w:gridCol w:w="3167"/>
      </w:tblGrid>
      <w:tr w:rsidR="00B014FA" w:rsidRPr="00C220AB" w:rsidDel="00910BC1" w14:paraId="5FBD5520" w14:textId="521E3087" w:rsidTr="00347417">
        <w:trPr>
          <w:del w:id="1094" w:author="Danielle Martin" w:date="2020-02-03T12:59:00Z"/>
        </w:trPr>
        <w:tc>
          <w:tcPr>
            <w:tcW w:w="3227" w:type="dxa"/>
            <w:shd w:val="clear" w:color="auto" w:fill="auto"/>
          </w:tcPr>
          <w:p w14:paraId="15CB1871" w14:textId="2278DD0C" w:rsidR="00B014FA" w:rsidRPr="00C220AB" w:rsidDel="00910BC1" w:rsidRDefault="00B014FA" w:rsidP="00B014FA">
            <w:pPr>
              <w:rPr>
                <w:del w:id="1095" w:author="Danielle Martin" w:date="2020-02-03T12:59:00Z"/>
                <w:rFonts w:ascii="Times New Roman" w:hAnsi="Times New Roman"/>
                <w:b/>
                <w:sz w:val="24"/>
                <w:szCs w:val="24"/>
              </w:rPr>
            </w:pPr>
            <w:del w:id="1096" w:author="Danielle Martin" w:date="2020-02-03T12:59:00Z">
              <w:r w:rsidRPr="00C220AB" w:rsidDel="00910BC1">
                <w:rPr>
                  <w:rFonts w:ascii="Times New Roman" w:hAnsi="Times New Roman"/>
                  <w:b/>
                  <w:sz w:val="24"/>
                  <w:szCs w:val="24"/>
                </w:rPr>
                <w:delText>Submission Date</w:delText>
              </w:r>
            </w:del>
          </w:p>
        </w:tc>
        <w:tc>
          <w:tcPr>
            <w:tcW w:w="3182" w:type="dxa"/>
            <w:shd w:val="clear" w:color="auto" w:fill="auto"/>
          </w:tcPr>
          <w:p w14:paraId="2B756A1D" w14:textId="4ABD4D56" w:rsidR="00B014FA" w:rsidRPr="00C220AB" w:rsidDel="00910BC1" w:rsidRDefault="00B014FA" w:rsidP="00B014FA">
            <w:pPr>
              <w:rPr>
                <w:del w:id="1097" w:author="Danielle Martin" w:date="2020-02-03T12:59:00Z"/>
                <w:rFonts w:ascii="Times New Roman" w:hAnsi="Times New Roman"/>
                <w:b/>
                <w:sz w:val="24"/>
                <w:szCs w:val="24"/>
              </w:rPr>
            </w:pPr>
            <w:del w:id="1098" w:author="Danielle Martin" w:date="2020-02-03T12:59:00Z">
              <w:r w:rsidRPr="00C220AB" w:rsidDel="00910BC1">
                <w:rPr>
                  <w:rFonts w:ascii="Times New Roman" w:hAnsi="Times New Roman"/>
                  <w:b/>
                  <w:sz w:val="24"/>
                  <w:szCs w:val="24"/>
                </w:rPr>
                <w:delText>Report Type</w:delText>
              </w:r>
            </w:del>
          </w:p>
        </w:tc>
        <w:tc>
          <w:tcPr>
            <w:tcW w:w="3167" w:type="dxa"/>
            <w:shd w:val="clear" w:color="auto" w:fill="auto"/>
          </w:tcPr>
          <w:p w14:paraId="5274A3D0" w14:textId="2B64B91C" w:rsidR="00B014FA" w:rsidRPr="00C220AB" w:rsidDel="00910BC1" w:rsidRDefault="00B014FA" w:rsidP="00B014FA">
            <w:pPr>
              <w:rPr>
                <w:del w:id="1099" w:author="Danielle Martin" w:date="2020-02-03T12:59:00Z"/>
                <w:rFonts w:ascii="Times New Roman" w:hAnsi="Times New Roman"/>
                <w:b/>
                <w:sz w:val="24"/>
                <w:szCs w:val="24"/>
              </w:rPr>
            </w:pPr>
            <w:del w:id="1100" w:author="Danielle Martin" w:date="2020-02-03T12:59:00Z">
              <w:r w:rsidRPr="00C220AB" w:rsidDel="00910BC1">
                <w:rPr>
                  <w:rFonts w:ascii="Times New Roman" w:hAnsi="Times New Roman"/>
                  <w:b/>
                  <w:sz w:val="24"/>
                  <w:szCs w:val="24"/>
                </w:rPr>
                <w:delText>Notes</w:delText>
              </w:r>
            </w:del>
          </w:p>
        </w:tc>
      </w:tr>
      <w:tr w:rsidR="00676E36" w:rsidRPr="00C220AB" w:rsidDel="00910BC1" w14:paraId="60D88F80" w14:textId="0ED961EB" w:rsidTr="00347417">
        <w:trPr>
          <w:del w:id="1101" w:author="Danielle Martin" w:date="2020-02-03T12:59:00Z"/>
        </w:trPr>
        <w:tc>
          <w:tcPr>
            <w:tcW w:w="3227" w:type="dxa"/>
            <w:shd w:val="clear" w:color="auto" w:fill="auto"/>
          </w:tcPr>
          <w:p w14:paraId="7D77A269" w14:textId="6B387E36" w:rsidR="00676E36" w:rsidRPr="00C220AB" w:rsidDel="00910BC1" w:rsidRDefault="00676E36" w:rsidP="00B014FA">
            <w:pPr>
              <w:rPr>
                <w:del w:id="1102" w:author="Danielle Martin" w:date="2020-02-03T12:59:00Z"/>
                <w:rFonts w:ascii="Times New Roman" w:hAnsi="Times New Roman"/>
                <w:sz w:val="24"/>
                <w:szCs w:val="24"/>
              </w:rPr>
            </w:pPr>
          </w:p>
        </w:tc>
        <w:tc>
          <w:tcPr>
            <w:tcW w:w="3182" w:type="dxa"/>
            <w:shd w:val="clear" w:color="auto" w:fill="auto"/>
          </w:tcPr>
          <w:p w14:paraId="719E84A9" w14:textId="714ECF48" w:rsidR="00676E36" w:rsidRPr="00C220AB" w:rsidDel="00910BC1" w:rsidRDefault="00676E36" w:rsidP="00B014FA">
            <w:pPr>
              <w:rPr>
                <w:del w:id="1103" w:author="Danielle Martin" w:date="2020-02-03T12:59:00Z"/>
                <w:rFonts w:ascii="Times New Roman" w:hAnsi="Times New Roman"/>
                <w:sz w:val="24"/>
                <w:szCs w:val="24"/>
              </w:rPr>
            </w:pPr>
          </w:p>
        </w:tc>
        <w:tc>
          <w:tcPr>
            <w:tcW w:w="3167" w:type="dxa"/>
            <w:shd w:val="clear" w:color="auto" w:fill="auto"/>
          </w:tcPr>
          <w:p w14:paraId="69544499" w14:textId="7772EC1F" w:rsidR="00676E36" w:rsidRPr="00C220AB" w:rsidDel="00910BC1" w:rsidRDefault="00676E36" w:rsidP="00B014FA">
            <w:pPr>
              <w:rPr>
                <w:del w:id="1104" w:author="Danielle Martin" w:date="2020-02-03T12:59:00Z"/>
                <w:rFonts w:ascii="Times New Roman" w:hAnsi="Times New Roman"/>
                <w:sz w:val="24"/>
                <w:szCs w:val="24"/>
              </w:rPr>
            </w:pPr>
          </w:p>
        </w:tc>
      </w:tr>
      <w:tr w:rsidR="00B014FA" w:rsidRPr="00C220AB" w:rsidDel="00910BC1" w14:paraId="7E9DDCA1" w14:textId="73751E44" w:rsidTr="00347417">
        <w:trPr>
          <w:del w:id="1105" w:author="Danielle Martin" w:date="2020-02-03T12:59:00Z"/>
        </w:trPr>
        <w:tc>
          <w:tcPr>
            <w:tcW w:w="3227" w:type="dxa"/>
            <w:shd w:val="clear" w:color="auto" w:fill="auto"/>
          </w:tcPr>
          <w:p w14:paraId="6F060D3F" w14:textId="448E2334" w:rsidR="00B014FA" w:rsidRPr="00C220AB" w:rsidDel="00910BC1" w:rsidRDefault="00B014FA" w:rsidP="00B014FA">
            <w:pPr>
              <w:rPr>
                <w:del w:id="1106" w:author="Danielle Martin" w:date="2020-02-03T12:59:00Z"/>
                <w:rFonts w:ascii="Times New Roman" w:hAnsi="Times New Roman"/>
                <w:sz w:val="24"/>
                <w:szCs w:val="24"/>
              </w:rPr>
            </w:pPr>
          </w:p>
        </w:tc>
        <w:tc>
          <w:tcPr>
            <w:tcW w:w="3182" w:type="dxa"/>
            <w:shd w:val="clear" w:color="auto" w:fill="auto"/>
          </w:tcPr>
          <w:p w14:paraId="56370B5E" w14:textId="1BE94986" w:rsidR="00B014FA" w:rsidRPr="00C220AB" w:rsidDel="00910BC1" w:rsidRDefault="00B014FA" w:rsidP="00B014FA">
            <w:pPr>
              <w:rPr>
                <w:del w:id="1107" w:author="Danielle Martin" w:date="2020-02-03T12:59:00Z"/>
                <w:rFonts w:ascii="Times New Roman" w:hAnsi="Times New Roman"/>
                <w:sz w:val="24"/>
                <w:szCs w:val="24"/>
              </w:rPr>
            </w:pPr>
          </w:p>
        </w:tc>
        <w:tc>
          <w:tcPr>
            <w:tcW w:w="3167" w:type="dxa"/>
            <w:shd w:val="clear" w:color="auto" w:fill="auto"/>
          </w:tcPr>
          <w:p w14:paraId="18BBFB21" w14:textId="5FB66608" w:rsidR="00B014FA" w:rsidRPr="00C220AB" w:rsidDel="00910BC1" w:rsidRDefault="00B014FA" w:rsidP="00B014FA">
            <w:pPr>
              <w:rPr>
                <w:del w:id="1108" w:author="Danielle Martin" w:date="2020-02-03T12:59:00Z"/>
                <w:rFonts w:ascii="Times New Roman" w:hAnsi="Times New Roman"/>
                <w:sz w:val="24"/>
                <w:szCs w:val="24"/>
              </w:rPr>
            </w:pPr>
          </w:p>
        </w:tc>
      </w:tr>
      <w:tr w:rsidR="00CD7980" w:rsidRPr="00C220AB" w:rsidDel="00910BC1" w14:paraId="32CCC1F6" w14:textId="45E2D1BC" w:rsidTr="00347417">
        <w:trPr>
          <w:del w:id="1109" w:author="Danielle Martin" w:date="2020-02-03T12:59:00Z"/>
        </w:trPr>
        <w:tc>
          <w:tcPr>
            <w:tcW w:w="3227" w:type="dxa"/>
            <w:shd w:val="clear" w:color="auto" w:fill="auto"/>
          </w:tcPr>
          <w:p w14:paraId="0925FCCF" w14:textId="6F16FCFA" w:rsidR="00CD7980" w:rsidRPr="00C220AB" w:rsidDel="00910BC1" w:rsidRDefault="00CD7980" w:rsidP="00B014FA">
            <w:pPr>
              <w:rPr>
                <w:del w:id="1110" w:author="Danielle Martin" w:date="2020-02-03T12:59:00Z"/>
                <w:rFonts w:ascii="Times New Roman" w:hAnsi="Times New Roman"/>
                <w:sz w:val="24"/>
                <w:szCs w:val="24"/>
              </w:rPr>
            </w:pPr>
          </w:p>
        </w:tc>
        <w:tc>
          <w:tcPr>
            <w:tcW w:w="3182" w:type="dxa"/>
            <w:shd w:val="clear" w:color="auto" w:fill="auto"/>
          </w:tcPr>
          <w:p w14:paraId="11604F78" w14:textId="5FF400C6" w:rsidR="00CD7980" w:rsidRPr="00C220AB" w:rsidDel="00910BC1" w:rsidRDefault="00CD7980" w:rsidP="00315E08">
            <w:pPr>
              <w:rPr>
                <w:del w:id="1111" w:author="Danielle Martin" w:date="2020-02-03T12:59:00Z"/>
                <w:rFonts w:ascii="Times New Roman" w:hAnsi="Times New Roman"/>
                <w:sz w:val="24"/>
                <w:szCs w:val="24"/>
              </w:rPr>
            </w:pPr>
          </w:p>
        </w:tc>
        <w:tc>
          <w:tcPr>
            <w:tcW w:w="3167" w:type="dxa"/>
            <w:shd w:val="clear" w:color="auto" w:fill="auto"/>
          </w:tcPr>
          <w:p w14:paraId="36D55FE6" w14:textId="2ECE92CF" w:rsidR="00CD7980" w:rsidRPr="00C220AB" w:rsidDel="00910BC1" w:rsidRDefault="00CD7980" w:rsidP="00CD7980">
            <w:pPr>
              <w:rPr>
                <w:del w:id="1112" w:author="Danielle Martin" w:date="2020-02-03T12:59:00Z"/>
                <w:rFonts w:ascii="Times New Roman" w:hAnsi="Times New Roman"/>
                <w:sz w:val="24"/>
                <w:szCs w:val="24"/>
              </w:rPr>
            </w:pPr>
          </w:p>
        </w:tc>
      </w:tr>
      <w:tr w:rsidR="00B014FA" w:rsidRPr="00C220AB" w:rsidDel="00910BC1" w14:paraId="5B964340" w14:textId="0331F21C" w:rsidTr="00347417">
        <w:trPr>
          <w:del w:id="1113" w:author="Danielle Martin" w:date="2020-02-03T12:59:00Z"/>
        </w:trPr>
        <w:tc>
          <w:tcPr>
            <w:tcW w:w="3227" w:type="dxa"/>
            <w:shd w:val="clear" w:color="auto" w:fill="auto"/>
          </w:tcPr>
          <w:p w14:paraId="7439D82D" w14:textId="2994FE87" w:rsidR="00B014FA" w:rsidRPr="00C220AB" w:rsidDel="00910BC1" w:rsidRDefault="00B014FA" w:rsidP="00184BDD">
            <w:pPr>
              <w:rPr>
                <w:del w:id="1114" w:author="Danielle Martin" w:date="2020-02-03T12:59:00Z"/>
                <w:rFonts w:ascii="Times New Roman" w:hAnsi="Times New Roman"/>
                <w:sz w:val="24"/>
                <w:szCs w:val="24"/>
              </w:rPr>
            </w:pPr>
          </w:p>
        </w:tc>
        <w:tc>
          <w:tcPr>
            <w:tcW w:w="3182" w:type="dxa"/>
            <w:shd w:val="clear" w:color="auto" w:fill="auto"/>
          </w:tcPr>
          <w:p w14:paraId="6A272012" w14:textId="53F543BA" w:rsidR="00B014FA" w:rsidRPr="00C220AB" w:rsidDel="00910BC1" w:rsidRDefault="00B014FA" w:rsidP="00B014FA">
            <w:pPr>
              <w:rPr>
                <w:del w:id="1115" w:author="Danielle Martin" w:date="2020-02-03T12:59:00Z"/>
                <w:rFonts w:ascii="Times New Roman" w:hAnsi="Times New Roman"/>
                <w:sz w:val="24"/>
                <w:szCs w:val="24"/>
              </w:rPr>
            </w:pPr>
          </w:p>
        </w:tc>
        <w:tc>
          <w:tcPr>
            <w:tcW w:w="3167" w:type="dxa"/>
            <w:shd w:val="clear" w:color="auto" w:fill="auto"/>
          </w:tcPr>
          <w:p w14:paraId="7A0637C4" w14:textId="033429BD" w:rsidR="00B014FA" w:rsidRPr="00C220AB" w:rsidDel="00910BC1" w:rsidRDefault="00B014FA" w:rsidP="00CD7980">
            <w:pPr>
              <w:rPr>
                <w:del w:id="1116" w:author="Danielle Martin" w:date="2020-02-03T12:59:00Z"/>
                <w:rFonts w:ascii="Times New Roman" w:hAnsi="Times New Roman"/>
                <w:sz w:val="24"/>
                <w:szCs w:val="24"/>
              </w:rPr>
            </w:pPr>
          </w:p>
        </w:tc>
      </w:tr>
    </w:tbl>
    <w:p w14:paraId="2E9EE191" w14:textId="2E21C35D" w:rsidR="00347417" w:rsidDel="00910BC1" w:rsidRDefault="00347417" w:rsidP="00347417">
      <w:pPr>
        <w:rPr>
          <w:del w:id="1117" w:author="Danielle Martin" w:date="2020-02-03T12:59:00Z"/>
          <w:rFonts w:ascii="Times New Roman" w:hAnsi="Times New Roman"/>
          <w:b/>
          <w:sz w:val="24"/>
          <w:szCs w:val="24"/>
        </w:rPr>
      </w:pPr>
    </w:p>
    <w:p w14:paraId="3C41F4AA" w14:textId="0DDE986F" w:rsidR="00B14107" w:rsidDel="00910BC1" w:rsidRDefault="00B14107">
      <w:pPr>
        <w:rPr>
          <w:del w:id="1118" w:author="Danielle Martin" w:date="2020-02-03T12:59:00Z"/>
          <w:rFonts w:ascii="Times New Roman" w:hAnsi="Times New Roman"/>
          <w:b/>
          <w:sz w:val="24"/>
          <w:szCs w:val="24"/>
        </w:rPr>
      </w:pPr>
      <w:del w:id="1119" w:author="Danielle Martin" w:date="2020-02-03T12:59:00Z">
        <w:r w:rsidDel="00910BC1">
          <w:rPr>
            <w:rFonts w:ascii="Times New Roman" w:hAnsi="Times New Roman"/>
            <w:b/>
            <w:sz w:val="24"/>
            <w:szCs w:val="24"/>
          </w:rPr>
          <w:br w:type="page"/>
        </w:r>
      </w:del>
    </w:p>
    <w:p w14:paraId="2040400F" w14:textId="61154433" w:rsidR="00347417" w:rsidRPr="00347417" w:rsidRDefault="00347417" w:rsidP="00347417">
      <w:pPr>
        <w:rPr>
          <w:rFonts w:ascii="Times New Roman" w:hAnsi="Times New Roman"/>
          <w:b/>
          <w:sz w:val="24"/>
          <w:szCs w:val="24"/>
          <w:lang w:val="en"/>
        </w:rPr>
      </w:pPr>
      <w:r w:rsidRPr="00C220AB">
        <w:rPr>
          <w:rFonts w:ascii="Times New Roman" w:hAnsi="Times New Roman"/>
          <w:b/>
          <w:sz w:val="24"/>
          <w:szCs w:val="24"/>
        </w:rPr>
        <w:lastRenderedPageBreak/>
        <w:t xml:space="preserve">ANNEX </w:t>
      </w:r>
      <w:del w:id="1120" w:author="Danielle Martin" w:date="2020-02-03T12:59:00Z">
        <w:r w:rsidDel="00910BC1">
          <w:rPr>
            <w:rFonts w:ascii="Times New Roman" w:hAnsi="Times New Roman"/>
            <w:b/>
            <w:sz w:val="24"/>
            <w:szCs w:val="24"/>
          </w:rPr>
          <w:delText>F</w:delText>
        </w:r>
      </w:del>
      <w:ins w:id="1121" w:author="Danielle Martin" w:date="2020-02-03T12:59:00Z">
        <w:r w:rsidR="00910BC1">
          <w:rPr>
            <w:rFonts w:ascii="Times New Roman" w:hAnsi="Times New Roman"/>
            <w:b/>
            <w:sz w:val="24"/>
            <w:szCs w:val="24"/>
          </w:rPr>
          <w:t>C</w:t>
        </w:r>
      </w:ins>
      <w:r w:rsidRPr="00C220AB">
        <w:rPr>
          <w:rFonts w:ascii="Times New Roman" w:hAnsi="Times New Roman"/>
          <w:b/>
          <w:sz w:val="24"/>
          <w:szCs w:val="24"/>
        </w:rPr>
        <w:t xml:space="preserve">: </w:t>
      </w:r>
      <w:bookmarkStart w:id="1122" w:name="_Toc521414646"/>
      <w:r w:rsidRPr="00347417">
        <w:rPr>
          <w:rFonts w:ascii="Times New Roman" w:hAnsi="Times New Roman"/>
          <w:b/>
          <w:sz w:val="24"/>
          <w:szCs w:val="24"/>
          <w:lang w:val="en"/>
        </w:rPr>
        <w:t>PARTNERS OF THE AMERICAS (POA) STANDARD PROVSIONS</w:t>
      </w:r>
      <w:bookmarkEnd w:id="1122"/>
    </w:p>
    <w:p w14:paraId="5BE644C2" w14:textId="5AB6F065" w:rsidR="00347417" w:rsidRDefault="00347417" w:rsidP="00347417">
      <w:pPr>
        <w:rPr>
          <w:ins w:id="1123" w:author="Danielle Martin" w:date="2020-02-03T12:59:00Z"/>
          <w:rFonts w:ascii="Times New Roman" w:hAnsi="Times New Roman"/>
          <w:b/>
          <w:sz w:val="24"/>
          <w:szCs w:val="24"/>
        </w:rPr>
      </w:pPr>
    </w:p>
    <w:p w14:paraId="750A6920" w14:textId="50994021" w:rsidR="00910BC1" w:rsidRPr="00347417" w:rsidRDefault="00910BC1" w:rsidP="00910BC1">
      <w:pPr>
        <w:rPr>
          <w:ins w:id="1124" w:author="Danielle Martin" w:date="2020-02-03T12:59:00Z"/>
          <w:rFonts w:ascii="Times New Roman" w:hAnsi="Times New Roman"/>
          <w:b/>
          <w:sz w:val="24"/>
          <w:szCs w:val="24"/>
          <w:lang w:val="en"/>
        </w:rPr>
      </w:pPr>
      <w:ins w:id="1125" w:author="Danielle Martin" w:date="2020-02-03T12:59:00Z">
        <w:r w:rsidRPr="00C220AB">
          <w:rPr>
            <w:rFonts w:ascii="Times New Roman" w:hAnsi="Times New Roman"/>
            <w:b/>
            <w:sz w:val="24"/>
            <w:szCs w:val="24"/>
          </w:rPr>
          <w:t xml:space="preserve">ANNEX </w:t>
        </w:r>
        <w:r>
          <w:rPr>
            <w:rFonts w:ascii="Times New Roman" w:hAnsi="Times New Roman"/>
            <w:b/>
            <w:sz w:val="24"/>
            <w:szCs w:val="24"/>
          </w:rPr>
          <w:t>D</w:t>
        </w:r>
        <w:r w:rsidRPr="00C220AB">
          <w:rPr>
            <w:rFonts w:ascii="Times New Roman" w:hAnsi="Times New Roman"/>
            <w:b/>
            <w:sz w:val="24"/>
            <w:szCs w:val="24"/>
          </w:rPr>
          <w:t xml:space="preserve">: </w:t>
        </w:r>
        <w:r>
          <w:rPr>
            <w:rFonts w:ascii="Times New Roman" w:hAnsi="Times New Roman"/>
            <w:b/>
            <w:sz w:val="24"/>
            <w:szCs w:val="24"/>
            <w:lang w:val="en"/>
          </w:rPr>
          <w:t>USDOS</w:t>
        </w:r>
        <w:r w:rsidRPr="00347417">
          <w:rPr>
            <w:rFonts w:ascii="Times New Roman" w:hAnsi="Times New Roman"/>
            <w:b/>
            <w:sz w:val="24"/>
            <w:szCs w:val="24"/>
            <w:lang w:val="en"/>
          </w:rPr>
          <w:t xml:space="preserve"> STANDARD PROVSIONS</w:t>
        </w:r>
      </w:ins>
    </w:p>
    <w:p w14:paraId="37312FFA" w14:textId="77777777" w:rsidR="00910BC1" w:rsidRPr="00910BC1" w:rsidRDefault="00910BC1" w:rsidP="00347417">
      <w:pPr>
        <w:rPr>
          <w:rFonts w:ascii="Times New Roman" w:hAnsi="Times New Roman"/>
          <w:b/>
          <w:sz w:val="24"/>
          <w:szCs w:val="24"/>
          <w:lang w:val="en"/>
          <w:rPrChange w:id="1126" w:author="Danielle Martin" w:date="2020-02-03T12:59:00Z">
            <w:rPr>
              <w:rFonts w:ascii="Times New Roman" w:hAnsi="Times New Roman"/>
              <w:b/>
              <w:sz w:val="24"/>
              <w:szCs w:val="24"/>
            </w:rPr>
          </w:rPrChange>
        </w:rPr>
      </w:pPr>
    </w:p>
    <w:p w14:paraId="2BE8A0FE" w14:textId="77777777" w:rsidR="00B014FA" w:rsidRPr="00C220AB" w:rsidRDefault="00B014FA" w:rsidP="00B014FA">
      <w:pPr>
        <w:rPr>
          <w:rFonts w:ascii="Times New Roman" w:hAnsi="Times New Roman"/>
          <w:sz w:val="24"/>
          <w:szCs w:val="24"/>
        </w:rPr>
      </w:pPr>
    </w:p>
    <w:sectPr w:rsidR="00B014FA" w:rsidRPr="00C220AB" w:rsidSect="00BC0343">
      <w:headerReference w:type="default" r:id="rId13"/>
      <w:footerReference w:type="even" r:id="rId14"/>
      <w:footerReference w:type="default" r:id="rId15"/>
      <w:headerReference w:type="first" r:id="rId16"/>
      <w:footerReference w:type="first" r:id="rId17"/>
      <w:type w:val="continuous"/>
      <w:pgSz w:w="12240" w:h="15840" w:code="1"/>
      <w:pgMar w:top="162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74ED3" w14:textId="77777777" w:rsidR="00082671" w:rsidRDefault="00082671">
      <w:r>
        <w:separator/>
      </w:r>
    </w:p>
  </w:endnote>
  <w:endnote w:type="continuationSeparator" w:id="0">
    <w:p w14:paraId="5ED0A35E" w14:textId="77777777" w:rsidR="00082671" w:rsidRDefault="0008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19668" w14:textId="77777777" w:rsidR="008E6831" w:rsidRDefault="008E6831" w:rsidP="008E6831">
    <w:pPr>
      <w:pStyle w:val="Footer"/>
      <w:framePr w:wrap="around" w:vAnchor="text" w:hAnchor="margin" w:xAlign="right" w:y="1"/>
      <w:rPr>
        <w:rStyle w:val="PageNumber"/>
      </w:rPr>
    </w:pPr>
  </w:p>
  <w:p w14:paraId="71E3BF16" w14:textId="77777777" w:rsidR="008E6831" w:rsidRPr="002A781E" w:rsidRDefault="008E6831" w:rsidP="008E6831">
    <w:pPr>
      <w:pStyle w:val="Footer"/>
      <w:ind w:right="360"/>
      <w:rPr>
        <w:rFonts w:ascii="Times New Roman" w:hAnsi="Times New Roman"/>
      </w:rPr>
    </w:pPr>
  </w:p>
  <w:sdt>
    <w:sdtPr>
      <w:id w:val="-2018073600"/>
      <w:docPartObj>
        <w:docPartGallery w:val="Page Numbers (Bottom of Page)"/>
        <w:docPartUnique/>
      </w:docPartObj>
    </w:sdtPr>
    <w:sdtEndPr>
      <w:rPr>
        <w:rFonts w:ascii="Times New Roman" w:hAnsi="Times New Roman"/>
        <w:sz w:val="22"/>
      </w:rPr>
    </w:sdtEndPr>
    <w:sdtContent>
      <w:p w14:paraId="4926AEBF" w14:textId="77777777" w:rsidR="008E6831" w:rsidRPr="00CF7C80" w:rsidRDefault="008E6831" w:rsidP="008E6831">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716608" behindDoc="0" locked="0" layoutInCell="1" allowOverlap="1" wp14:anchorId="72A60215" wp14:editId="65AAD2F1">
                  <wp:simplePos x="0" y="0"/>
                  <wp:positionH relativeFrom="column">
                    <wp:posOffset>5229225</wp:posOffset>
                  </wp:positionH>
                  <wp:positionV relativeFrom="paragraph">
                    <wp:posOffset>130175</wp:posOffset>
                  </wp:positionV>
                  <wp:extent cx="628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0B5AD02C" id="Straight Connector 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DE&#10;xhsB3AEAAKgDAAAOAAAAAAAAAAAAAAAAAC4CAABkcnMvZTJvRG9jLnhtbFBLAQItABQABgAIAAAA&#10;IQCexsrk3AAAAAkBAAAPAAAAAAAAAAAAAAAAADYEAABkcnMvZG93bnJldi54bWxQSwUGAAAAAAQA&#10;BADzAAAAPwUAAAAA&#10;"/>
              </w:pict>
            </mc:Fallback>
          </mc:AlternateContent>
        </w:r>
        <w:r>
          <w:tab/>
        </w:r>
        <w:r>
          <w:tab/>
        </w:r>
        <w:r w:rsidRPr="00CF7C80">
          <w:rPr>
            <w:rFonts w:ascii="Times New Roman" w:hAnsi="Times New Roman"/>
            <w:noProof/>
            <w:sz w:val="22"/>
          </w:rPr>
          <mc:AlternateContent>
            <mc:Choice Requires="wps">
              <w:drawing>
                <wp:anchor distT="0" distB="0" distL="114300" distR="114300" simplePos="0" relativeHeight="251657216" behindDoc="0" locked="0" layoutInCell="1" allowOverlap="1" wp14:anchorId="656B565E" wp14:editId="61DD46C9">
                  <wp:simplePos x="0" y="0"/>
                  <wp:positionH relativeFrom="column">
                    <wp:posOffset>0</wp:posOffset>
                  </wp:positionH>
                  <wp:positionV relativeFrom="paragraph">
                    <wp:posOffset>130175</wp:posOffset>
                  </wp:positionV>
                  <wp:extent cx="8572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EACB0DF" id="Straight Connector 8"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j6DoC&#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8D5989E" w14:textId="6E9409CB" w:rsidR="008E6831" w:rsidRPr="008E6831" w:rsidRDefault="008E6831" w:rsidP="008E6831">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2</w:t>
        </w:r>
        <w:r w:rsidRPr="00CF7C80">
          <w:rPr>
            <w:rFonts w:ascii="Times New Roman" w:hAnsi="Times New Roman"/>
            <w:noProof/>
            <w:sz w:val="22"/>
          </w:rPr>
          <w:fldChar w:fldCharType="end"/>
        </w:r>
        <w:r>
          <w:rPr>
            <w:rFonts w:ascii="Times New Roman" w:hAnsi="Times New Roman"/>
            <w:noProof/>
            <w:sz w:val="22"/>
          </w:rPr>
          <w:t>| Page</w:t>
        </w:r>
        <w:proofErr w:type="gramStart"/>
        <w:r w:rsidRPr="00CF7C80">
          <w:rPr>
            <w:rFonts w:ascii="Times New Roman" w:hAnsi="Times New Roman"/>
            <w:sz w:val="22"/>
          </w:rPr>
          <w:t xml:space="preserve">   (</w:t>
        </w:r>
        <w:proofErr w:type="gramEnd"/>
        <w:r w:rsidRPr="00CF7C80">
          <w:rPr>
            <w:rFonts w:ascii="Times New Roman" w:hAnsi="Times New Roman"/>
            <w:sz w:val="22"/>
          </w:rPr>
          <w:t>V.20</w:t>
        </w:r>
        <w:ins w:id="949" w:author="Danielle Martin" w:date="2020-02-03T12:30:00Z">
          <w:r w:rsidR="00FC1B7F">
            <w:rPr>
              <w:rFonts w:ascii="Times New Roman" w:hAnsi="Times New Roman"/>
              <w:sz w:val="22"/>
            </w:rPr>
            <w:t>20</w:t>
          </w:r>
        </w:ins>
        <w:del w:id="950" w:author="Danielle Martin" w:date="2020-02-03T12:30:00Z">
          <w:r w:rsidRPr="00CF7C80" w:rsidDel="00FC1B7F">
            <w:rPr>
              <w:rFonts w:ascii="Times New Roman" w:hAnsi="Times New Roman"/>
              <w:sz w:val="22"/>
            </w:rPr>
            <w:delText>19</w:delText>
          </w:r>
        </w:del>
        <w:r w:rsidRPr="00CF7C80">
          <w:rPr>
            <w:rFonts w:ascii="Times New Roman" w:hAnsi="Times New Roman"/>
            <w:sz w:val="22"/>
          </w:rPr>
          <w:t>.0</w:t>
        </w:r>
        <w:ins w:id="951" w:author="Danielle Martin" w:date="2020-02-03T12:30:00Z">
          <w:r w:rsidR="00FC1B7F">
            <w:rPr>
              <w:rFonts w:ascii="Times New Roman" w:hAnsi="Times New Roman"/>
              <w:sz w:val="22"/>
            </w:rPr>
            <w:t>2</w:t>
          </w:r>
        </w:ins>
        <w:del w:id="952" w:author="Danielle Martin" w:date="2020-02-03T12:30:00Z">
          <w:r w:rsidRPr="00CF7C80" w:rsidDel="00FC1B7F">
            <w:rPr>
              <w:rFonts w:ascii="Times New Roman" w:hAnsi="Times New Roman"/>
              <w:sz w:val="22"/>
            </w:rPr>
            <w:delText>1</w:delText>
          </w:r>
        </w:del>
        <w:r w:rsidRPr="00CF7C80">
          <w:rPr>
            <w:rFonts w:ascii="Times New Roman" w:hAnsi="Times New Roman"/>
            <w:sz w:val="22"/>
          </w:rPr>
          <w:t>.0</w:t>
        </w:r>
        <w:ins w:id="953" w:author="Danielle Martin" w:date="2020-02-03T12:30:00Z">
          <w:r w:rsidR="00FC1B7F">
            <w:rPr>
              <w:rFonts w:ascii="Times New Roman" w:hAnsi="Times New Roman"/>
              <w:sz w:val="22"/>
            </w:rPr>
            <w:t>3</w:t>
          </w:r>
        </w:ins>
        <w:del w:id="954" w:author="Danielle Martin" w:date="2020-02-03T12:30:00Z">
          <w:r w:rsidRPr="00CF7C80" w:rsidDel="00FC1B7F">
            <w:rPr>
              <w:rFonts w:ascii="Times New Roman" w:hAnsi="Times New Roman"/>
              <w:sz w:val="22"/>
            </w:rPr>
            <w:delText>1</w:delText>
          </w:r>
        </w:del>
        <w:r>
          <w:rPr>
            <w:rFonts w:ascii="Times New Roman" w:hAnsi="Times New Roman"/>
            <w:b/>
            <w:bCs/>
            <w:color w:val="222222"/>
            <w:sz w:val="22"/>
            <w:shd w:val="clear" w:color="auto" w:fill="FFFFFF"/>
          </w:rPr>
          <w:t xml:space="preserve">)         </w:t>
        </w:r>
        <w:del w:id="955" w:author="Diana Cartagena" w:date="2020-02-03T16:15:00Z">
          <w:r w:rsidDel="00E2245B">
            <w:rPr>
              <w:rFonts w:ascii="Times New Roman" w:hAnsi="Times New Roman"/>
              <w:b/>
              <w:bCs/>
              <w:color w:val="222222"/>
              <w:sz w:val="22"/>
              <w:shd w:val="clear" w:color="auto" w:fill="FFFFFF"/>
            </w:rPr>
            <w:delText xml:space="preserve"> </w:delText>
          </w:r>
          <w:r w:rsidRPr="00CF7C80" w:rsidDel="00E2245B">
            <w:rPr>
              <w:rFonts w:ascii="Times New Roman" w:hAnsi="Times New Roman"/>
              <w:b/>
              <w:bCs/>
              <w:color w:val="222222"/>
              <w:sz w:val="22"/>
              <w:shd w:val="clear" w:color="auto" w:fill="FFFFFF"/>
            </w:rPr>
            <w:delText xml:space="preserve">    </w:delText>
          </w:r>
        </w:del>
        <w:del w:id="956" w:author="Danielle Martin" w:date="2020-02-03T12:02:00Z">
          <w:r w:rsidDel="005741EB">
            <w:rPr>
              <w:rFonts w:ascii="Times New Roman" w:hAnsi="Times New Roman"/>
              <w:b/>
              <w:bCs/>
              <w:color w:val="222222"/>
              <w:sz w:val="22"/>
              <w:shd w:val="clear" w:color="auto" w:fill="FFFFFF"/>
            </w:rPr>
            <w:delText>S</w:delText>
          </w:r>
          <w:r w:rsidDel="005741EB">
            <w:rPr>
              <w:rFonts w:ascii="Times New Roman" w:hAnsi="Times New Roman"/>
              <w:sz w:val="22"/>
            </w:rPr>
            <w:delText>ubawardee</w:delText>
          </w:r>
        </w:del>
        <w:ins w:id="957" w:author="Danielle Martin" w:date="2020-02-03T12:02:00Z">
          <w:r w:rsidR="005741EB">
            <w:rPr>
              <w:rFonts w:ascii="Times New Roman" w:hAnsi="Times New Roman"/>
              <w:b/>
              <w:bCs/>
              <w:color w:val="222222"/>
              <w:sz w:val="22"/>
              <w:shd w:val="clear" w:color="auto" w:fill="FFFFFF"/>
            </w:rPr>
            <w:t>S</w:t>
          </w:r>
          <w:r w:rsidR="005741EB">
            <w:rPr>
              <w:rFonts w:ascii="Times New Roman" w:hAnsi="Times New Roman"/>
              <w:sz w:val="22"/>
            </w:rPr>
            <w:t>ub-Grantee</w:t>
          </w:r>
        </w:ins>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F75D9" w14:textId="77777777" w:rsidR="008A2A2E" w:rsidRDefault="008A2A2E"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8C8CFB6" w14:textId="77777777" w:rsidR="008A2A2E" w:rsidRDefault="008A2A2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C0C36" w14:textId="015593C5" w:rsidR="008A2A2E" w:rsidRDefault="008A2A2E" w:rsidP="00300048">
    <w:pPr>
      <w:pStyle w:val="Footer"/>
      <w:framePr w:wrap="around" w:vAnchor="text" w:hAnchor="margin" w:xAlign="right" w:y="1"/>
      <w:rPr>
        <w:rStyle w:val="PageNumber"/>
      </w:rPr>
    </w:pPr>
  </w:p>
  <w:p w14:paraId="4B33BFEF" w14:textId="77777777" w:rsidR="00CF7C80" w:rsidRPr="002A781E" w:rsidRDefault="00CF7C80" w:rsidP="00CF7C80">
    <w:pPr>
      <w:pStyle w:val="Footer"/>
      <w:ind w:right="360"/>
      <w:rPr>
        <w:rFonts w:ascii="Times New Roman" w:hAnsi="Times New Roman"/>
      </w:rPr>
    </w:pPr>
  </w:p>
  <w:sdt>
    <w:sdtPr>
      <w:id w:val="-1104407659"/>
      <w:docPartObj>
        <w:docPartGallery w:val="Page Numbers (Bottom of Page)"/>
        <w:docPartUnique/>
      </w:docPartObj>
    </w:sdtPr>
    <w:sdtEndPr>
      <w:rPr>
        <w:rFonts w:ascii="Times New Roman" w:hAnsi="Times New Roman"/>
        <w:sz w:val="22"/>
      </w:rPr>
    </w:sdtEndPr>
    <w:sdtContent>
      <w:p w14:paraId="1B57056C" w14:textId="3B8A4FF3" w:rsidR="00CF7C80" w:rsidRPr="00CF7C80" w:rsidRDefault="00DD7A80" w:rsidP="00DD7A80">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1824" behindDoc="0" locked="0" layoutInCell="1" allowOverlap="1" wp14:anchorId="33D94961" wp14:editId="2471A4BB">
                  <wp:simplePos x="0" y="0"/>
                  <wp:positionH relativeFrom="column">
                    <wp:posOffset>5229225</wp:posOffset>
                  </wp:positionH>
                  <wp:positionV relativeFrom="paragraph">
                    <wp:posOffset>130175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6F68F00E" id="Straight Connector 6"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BC&#10;8CEJ3AEAAKgDAAAOAAAAAAAAAAAAAAAAAC4CAABkcnMvZTJvRG9jLnhtbFBLAQItABQABgAIAAAA&#10;IQCexsrk3AAAAAkBAAAPAAAAAAAAAAAAAAAAADYEAABkcnMvZG93bnJldi54bWxQSwUGAAAAAAQA&#10;BADzAAAAPwUAAAAA&#10;"/>
              </w:pict>
            </mc:Fallback>
          </mc:AlternateContent>
        </w:r>
        <w:r>
          <w:tab/>
        </w:r>
        <w:r>
          <w:tab/>
        </w:r>
        <w:r w:rsidR="00CF7C80" w:rsidRPr="00CF7C80">
          <w:rPr>
            <w:rFonts w:ascii="Times New Roman" w:hAnsi="Times New Roman"/>
            <w:noProof/>
            <w:sz w:val="22"/>
          </w:rPr>
          <mc:AlternateContent>
            <mc:Choice Requires="wps">
              <w:drawing>
                <wp:anchor distT="0" distB="0" distL="114300" distR="114300" simplePos="0" relativeHeight="251660800" behindDoc="0" locked="0" layoutInCell="1" allowOverlap="1" wp14:anchorId="1A0C31C5" wp14:editId="60DE1D91">
                  <wp:simplePos x="0" y="0"/>
                  <wp:positionH relativeFrom="column">
                    <wp:posOffset>0</wp:posOffset>
                  </wp:positionH>
                  <wp:positionV relativeFrom="paragraph">
                    <wp:posOffset>130175</wp:posOffset>
                  </wp:positionV>
                  <wp:extent cx="857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B3D3C56" id="Straight Connector 7"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Drpt/x&#10;3AEAAKgDAAAOAAAAAAAAAAAAAAAAAC4CAABkcnMvZTJvRG9jLnhtbFBLAQItABQABgAIAAAAIQAj&#10;cBpy2QAAAAYBAAAPAAAAAAAAAAAAAAAAADYEAABkcnMvZG93bnJldi54bWxQSwUGAAAAAAQABADz&#10;AAAAPAUAAAAA&#10;"/>
              </w:pict>
            </mc:Fallback>
          </mc:AlternateContent>
        </w:r>
        <w:r w:rsidR="00CF7C80"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DC4F4A6" w14:textId="579EB511" w:rsidR="00CF7C80"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12</w:t>
        </w:r>
        <w:r w:rsidRPr="00CF7C80">
          <w:rPr>
            <w:rFonts w:ascii="Times New Roman" w:hAnsi="Times New Roman"/>
            <w:noProof/>
            <w:sz w:val="22"/>
          </w:rPr>
          <w:fldChar w:fldCharType="end"/>
        </w:r>
        <w:r w:rsidRPr="00CF7C80">
          <w:rPr>
            <w:rFonts w:ascii="Times New Roman" w:hAnsi="Times New Roman"/>
            <w:noProof/>
            <w:sz w:val="22"/>
          </w:rPr>
          <w:t xml:space="preserve">| </w:t>
        </w:r>
        <w:del w:id="1127" w:author="Danielle Martin" w:date="2020-02-03T12:28:00Z">
          <w:r w:rsidRPr="00CF7C80" w:rsidDel="00FC1B7F">
            <w:rPr>
              <w:rFonts w:ascii="Times New Roman" w:hAnsi="Times New Roman"/>
              <w:noProof/>
              <w:sz w:val="22"/>
            </w:rPr>
            <w:delText>Pagina</w:delText>
          </w:r>
          <w:r w:rsidRPr="00CF7C80" w:rsidDel="00FC1B7F">
            <w:rPr>
              <w:rFonts w:ascii="Times New Roman" w:hAnsi="Times New Roman"/>
              <w:sz w:val="22"/>
            </w:rPr>
            <w:delText xml:space="preserve">   </w:delText>
          </w:r>
        </w:del>
        <w:ins w:id="1128" w:author="Danielle Martin" w:date="2020-02-03T12:28:00Z">
          <w:r w:rsidR="00FC1B7F">
            <w:rPr>
              <w:rFonts w:ascii="Times New Roman" w:hAnsi="Times New Roman"/>
              <w:noProof/>
              <w:sz w:val="22"/>
            </w:rPr>
            <w:t>Page</w:t>
          </w:r>
          <w:r w:rsidR="00FC1B7F" w:rsidRPr="00CF7C80">
            <w:rPr>
              <w:rFonts w:ascii="Times New Roman" w:hAnsi="Times New Roman"/>
              <w:sz w:val="22"/>
            </w:rPr>
            <w:t xml:space="preserve">   </w:t>
          </w:r>
        </w:ins>
        <w:r w:rsidRPr="00CF7C80">
          <w:rPr>
            <w:rFonts w:ascii="Times New Roman" w:hAnsi="Times New Roman"/>
            <w:sz w:val="22"/>
          </w:rPr>
          <w:t>(V.20</w:t>
        </w:r>
        <w:del w:id="1129" w:author="Danielle Martin" w:date="2020-02-03T12:28:00Z">
          <w:r w:rsidRPr="00CF7C80" w:rsidDel="00FC1B7F">
            <w:rPr>
              <w:rFonts w:ascii="Times New Roman" w:hAnsi="Times New Roman"/>
              <w:sz w:val="22"/>
            </w:rPr>
            <w:delText>19</w:delText>
          </w:r>
        </w:del>
        <w:ins w:id="1130" w:author="Danielle Martin" w:date="2020-02-03T12:28:00Z">
          <w:r w:rsidR="00FC1B7F">
            <w:rPr>
              <w:rFonts w:ascii="Times New Roman" w:hAnsi="Times New Roman"/>
              <w:sz w:val="22"/>
            </w:rPr>
            <w:t>20</w:t>
          </w:r>
        </w:ins>
        <w:r w:rsidRPr="00CF7C80">
          <w:rPr>
            <w:rFonts w:ascii="Times New Roman" w:hAnsi="Times New Roman"/>
            <w:sz w:val="22"/>
          </w:rPr>
          <w:t>.0</w:t>
        </w:r>
        <w:ins w:id="1131" w:author="Danielle Martin" w:date="2020-02-03T12:28:00Z">
          <w:r w:rsidR="00FC1B7F">
            <w:rPr>
              <w:rFonts w:ascii="Times New Roman" w:hAnsi="Times New Roman"/>
              <w:sz w:val="22"/>
            </w:rPr>
            <w:t>2</w:t>
          </w:r>
        </w:ins>
        <w:del w:id="1132" w:author="Danielle Martin" w:date="2020-02-03T12:28:00Z">
          <w:r w:rsidRPr="00CF7C80" w:rsidDel="00FC1B7F">
            <w:rPr>
              <w:rFonts w:ascii="Times New Roman" w:hAnsi="Times New Roman"/>
              <w:sz w:val="22"/>
            </w:rPr>
            <w:delText>1</w:delText>
          </w:r>
        </w:del>
        <w:r w:rsidRPr="00CF7C80">
          <w:rPr>
            <w:rFonts w:ascii="Times New Roman" w:hAnsi="Times New Roman"/>
            <w:sz w:val="22"/>
          </w:rPr>
          <w:t>.0</w:t>
        </w:r>
        <w:del w:id="1133" w:author="Danielle Martin" w:date="2020-02-03T12:28:00Z">
          <w:r w:rsidRPr="00CF7C80" w:rsidDel="00FC1B7F">
            <w:rPr>
              <w:rFonts w:ascii="Times New Roman" w:hAnsi="Times New Roman"/>
              <w:sz w:val="22"/>
            </w:rPr>
            <w:delText>1</w:delText>
          </w:r>
        </w:del>
        <w:ins w:id="1134" w:author="Danielle Martin" w:date="2020-02-03T12:28:00Z">
          <w:r w:rsidR="00FC1B7F">
            <w:rPr>
              <w:rFonts w:ascii="Times New Roman" w:hAnsi="Times New Roman"/>
              <w:sz w:val="22"/>
            </w:rPr>
            <w:t>3</w:t>
          </w:r>
        </w:ins>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DD7A80">
          <w:rPr>
            <w:rFonts w:ascii="Times New Roman" w:hAnsi="Times New Roman"/>
            <w:b/>
            <w:bCs/>
            <w:color w:val="222222"/>
            <w:sz w:val="22"/>
            <w:shd w:val="clear" w:color="auto" w:fill="FFFFFF"/>
          </w:rPr>
          <w:t xml:space="preserve">   S</w:t>
        </w:r>
        <w:r w:rsidR="00C93858">
          <w:rPr>
            <w:rFonts w:ascii="Times New Roman" w:hAnsi="Times New Roman"/>
            <w:sz w:val="22"/>
          </w:rPr>
          <w:t>ub</w:t>
        </w:r>
        <w:del w:id="1135" w:author="Danielle Martin" w:date="2020-02-03T12:28:00Z">
          <w:r w:rsidR="00C93858" w:rsidDel="00FC1B7F">
            <w:rPr>
              <w:rFonts w:ascii="Times New Roman" w:hAnsi="Times New Roman"/>
              <w:sz w:val="22"/>
            </w:rPr>
            <w:delText>awardee</w:delText>
          </w:r>
        </w:del>
        <w:ins w:id="1136" w:author="Danielle Martin" w:date="2020-02-03T12:29:00Z">
          <w:r w:rsidR="00FC1B7F">
            <w:rPr>
              <w:rFonts w:ascii="Times New Roman" w:hAnsi="Times New Roman"/>
              <w:sz w:val="22"/>
            </w:rPr>
            <w:t>-G</w:t>
          </w:r>
        </w:ins>
        <w:ins w:id="1137" w:author="Danielle Martin" w:date="2020-02-03T12:28:00Z">
          <w:r w:rsidR="00FC1B7F">
            <w:rPr>
              <w:rFonts w:ascii="Times New Roman" w:hAnsi="Times New Roman"/>
              <w:sz w:val="22"/>
            </w:rPr>
            <w:t>rantee</w:t>
          </w:r>
        </w:ins>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95CAA" w14:textId="7F46C311" w:rsidR="008A2A2E" w:rsidRPr="002A781E" w:rsidRDefault="008A2A2E" w:rsidP="00B67042">
    <w:pPr>
      <w:pStyle w:val="Footer"/>
      <w:ind w:right="360"/>
      <w:rPr>
        <w:rFonts w:ascii="Times New Roman" w:hAnsi="Times New Roman"/>
      </w:rPr>
    </w:pPr>
    <w:r>
      <w:rPr>
        <w:rFonts w:ascii="Times New Roman" w:hAnsi="Times New Roman"/>
      </w:rPr>
      <w:t xml:space="preserve"> </w:t>
    </w:r>
  </w:p>
  <w:sdt>
    <w:sdtPr>
      <w:id w:val="1668286120"/>
      <w:docPartObj>
        <w:docPartGallery w:val="Page Numbers (Bottom of Page)"/>
        <w:docPartUnique/>
      </w:docPartObj>
    </w:sdtPr>
    <w:sdtEndPr>
      <w:rPr>
        <w:rFonts w:ascii="Times New Roman" w:hAnsi="Times New Roman"/>
        <w:sz w:val="22"/>
      </w:rPr>
    </w:sdtEndPr>
    <w:sdtContent>
      <w:p w14:paraId="0D2427E2"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58752" behindDoc="0" locked="0" layoutInCell="1" allowOverlap="1" wp14:anchorId="00AFF7B4" wp14:editId="21B10A71">
                  <wp:simplePos x="0" y="0"/>
                  <wp:positionH relativeFrom="column">
                    <wp:posOffset>5276850</wp:posOffset>
                  </wp:positionH>
                  <wp:positionV relativeFrom="paragraph">
                    <wp:posOffset>130175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4AED3F4" id="Straight Connector 4"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wN3AEAAKgDAAAOAAAAZHJzL2Uyb0RvYy54bWysU8uOGjEQvEfKP1i+hwG0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Aes8D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57728" behindDoc="0" locked="0" layoutInCell="1" allowOverlap="1" wp14:anchorId="1567A692" wp14:editId="446DEB35">
                  <wp:simplePos x="0" y="0"/>
                  <wp:positionH relativeFrom="column">
                    <wp:posOffset>0</wp:posOffset>
                  </wp:positionH>
                  <wp:positionV relativeFrom="paragraph">
                    <wp:posOffset>130175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FE3723B" id="Straight Connector 5"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ovcL1&#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50848A66" w14:textId="437BD832" w:rsidR="008A2A2E"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BC0343">
          <w:rPr>
            <w:rFonts w:ascii="Times New Roman" w:hAnsi="Times New Roman"/>
            <w:noProof/>
            <w:sz w:val="22"/>
          </w:rPr>
          <w:t>1</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sidRPr="00CF7C80">
          <w:rPr>
            <w:rFonts w:ascii="Times New Roman" w:hAnsi="Times New Roman"/>
            <w:sz w:val="22"/>
          </w:rPr>
          <w:t>Subgrantee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00220" w14:textId="77777777" w:rsidR="00082671" w:rsidRDefault="00082671">
      <w:r>
        <w:separator/>
      </w:r>
    </w:p>
  </w:footnote>
  <w:footnote w:type="continuationSeparator" w:id="0">
    <w:p w14:paraId="3AE54F27" w14:textId="77777777" w:rsidR="00082671" w:rsidRDefault="0008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CDE5A" w14:textId="105D5C2B" w:rsidR="005A77F5" w:rsidRDefault="0044576A">
    <w:pPr>
      <w:pStyle w:val="Header"/>
      <w:rPr>
        <w:ins w:id="937" w:author="Danielle Martin" w:date="2020-02-03T11:46:00Z"/>
      </w:rPr>
    </w:pPr>
    <w:r>
      <w:rPr>
        <w:noProof/>
      </w:rPr>
      <w:drawing>
        <wp:anchor distT="0" distB="0" distL="114300" distR="114300" simplePos="0" relativeHeight="251655680" behindDoc="0" locked="0" layoutInCell="1" allowOverlap="1" wp14:anchorId="5E9EB91E" wp14:editId="6D690A0B">
          <wp:simplePos x="0" y="0"/>
          <wp:positionH relativeFrom="column">
            <wp:posOffset>-285750</wp:posOffset>
          </wp:positionH>
          <wp:positionV relativeFrom="paragraph">
            <wp:posOffset>-250825</wp:posOffset>
          </wp:positionV>
          <wp:extent cx="2438400" cy="70675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438400" cy="706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id="938" w:author="Danielle Martin" w:date="2020-02-03T11:45:00Z">
      <w:r w:rsidR="0022067F">
        <w:tab/>
      </w:r>
      <w:r w:rsidR="0022067F">
        <w:tab/>
      </w:r>
    </w:ins>
    <w:ins w:id="939" w:author="Danielle Martin" w:date="2020-02-03T11:46:00Z">
      <w:r w:rsidR="0022067F">
        <w:t>Sub-</w:t>
      </w:r>
    </w:ins>
    <w:ins w:id="940" w:author="Danielle Martin" w:date="2020-02-03T11:47:00Z">
      <w:r w:rsidR="001F1F4F">
        <w:t>G</w:t>
      </w:r>
    </w:ins>
    <w:ins w:id="941" w:author="Danielle Martin" w:date="2020-02-03T11:46:00Z">
      <w:r w:rsidR="0022067F">
        <w:t xml:space="preserve">rant </w:t>
      </w:r>
      <w:r w:rsidR="001F1F4F">
        <w:t>Number</w:t>
      </w:r>
      <w:r w:rsidR="0022067F">
        <w:t>:</w:t>
      </w:r>
    </w:ins>
  </w:p>
  <w:p w14:paraId="5ED3A2B0" w14:textId="1F20B0F6" w:rsidR="00981D20" w:rsidRDefault="00981D20">
    <w:pPr>
      <w:pStyle w:val="Header"/>
      <w:rPr>
        <w:ins w:id="942" w:author="Danielle Martin" w:date="2020-02-03T11:47:00Z"/>
      </w:rPr>
    </w:pPr>
    <w:ins w:id="943" w:author="Danielle Martin" w:date="2020-02-03T11:46:00Z">
      <w:r>
        <w:tab/>
      </w:r>
      <w:r>
        <w:tab/>
      </w:r>
      <w:r w:rsidR="001F1F4F">
        <w:t xml:space="preserve">Prime </w:t>
      </w:r>
    </w:ins>
    <w:ins w:id="944" w:author="Danielle Martin" w:date="2020-02-03T12:02:00Z">
      <w:r w:rsidR="005741EB">
        <w:t>Agreement</w:t>
      </w:r>
    </w:ins>
    <w:ins w:id="945" w:author="Danielle Martin" w:date="2020-02-03T12:25:00Z">
      <w:r w:rsidR="000569F6">
        <w:t xml:space="preserve"> </w:t>
      </w:r>
    </w:ins>
    <w:ins w:id="946" w:author="Danielle Martin" w:date="2020-02-03T11:47:00Z">
      <w:r w:rsidR="001F1F4F">
        <w:t>Number</w:t>
      </w:r>
    </w:ins>
    <w:ins w:id="947" w:author="Danielle Martin" w:date="2020-02-03T11:46:00Z">
      <w:r>
        <w:t>:</w:t>
      </w:r>
    </w:ins>
  </w:p>
  <w:p w14:paraId="0DCAE3E4" w14:textId="58BD0F52" w:rsidR="001F1F4F" w:rsidRDefault="001F1F4F">
    <w:pPr>
      <w:pStyle w:val="Header"/>
    </w:pPr>
    <w:ins w:id="948" w:author="Danielle Martin" w:date="2020-02-03T11:47:00Z">
      <w:r>
        <w:tab/>
      </w:r>
      <w:r>
        <w:tab/>
        <w:t>CFDA Number:</w:t>
      </w:r>
    </w:ins>
  </w:p>
  <w:p w14:paraId="750C027C" w14:textId="68E44959" w:rsidR="005A77F5" w:rsidRDefault="005A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EBC6F" w14:textId="19679520" w:rsidR="00BC0343" w:rsidRDefault="00BC0343">
    <w:pPr>
      <w:pStyle w:val="Header"/>
    </w:pPr>
    <w:r>
      <w:rPr>
        <w:noProof/>
      </w:rPr>
      <w:drawing>
        <wp:anchor distT="0" distB="0" distL="114300" distR="114300" simplePos="0" relativeHeight="251659776" behindDoc="0" locked="0" layoutInCell="1" allowOverlap="1" wp14:anchorId="35D0A6EC" wp14:editId="152A18D8">
          <wp:simplePos x="0" y="0"/>
          <wp:positionH relativeFrom="column">
            <wp:posOffset>-114300</wp:posOffset>
          </wp:positionH>
          <wp:positionV relativeFrom="paragraph">
            <wp:posOffset>-238125</wp:posOffset>
          </wp:positionV>
          <wp:extent cx="2543175" cy="714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7AC2B" w14:textId="5FAFCB3B" w:rsidR="008A2A2E" w:rsidRDefault="00CF7C80" w:rsidP="006258BD">
    <w:pPr>
      <w:pStyle w:val="Header"/>
    </w:pPr>
    <w:r>
      <w:rPr>
        <w:noProof/>
      </w:rPr>
      <w:drawing>
        <wp:anchor distT="0" distB="0" distL="114300" distR="114300" simplePos="0" relativeHeight="251656704" behindDoc="0" locked="0" layoutInCell="1" allowOverlap="1" wp14:anchorId="114759C4" wp14:editId="54E77E48">
          <wp:simplePos x="0" y="0"/>
          <wp:positionH relativeFrom="column">
            <wp:posOffset>-266700</wp:posOffset>
          </wp:positionH>
          <wp:positionV relativeFrom="paragraph">
            <wp:posOffset>-247650</wp:posOffset>
          </wp:positionV>
          <wp:extent cx="2543175" cy="7143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4BF24" w14:textId="324A190D" w:rsidR="008A2A2E" w:rsidRDefault="008A2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12F"/>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D0606"/>
    <w:multiLevelType w:val="hybridMultilevel"/>
    <w:tmpl w:val="06320A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A19C5"/>
    <w:multiLevelType w:val="hybridMultilevel"/>
    <w:tmpl w:val="2110AF86"/>
    <w:lvl w:ilvl="0" w:tplc="21B46EA4">
      <w:start w:val="19"/>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525FE"/>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4" w15:restartNumberingAfterBreak="0">
    <w:nsid w:val="130C5BFC"/>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6F66"/>
    <w:multiLevelType w:val="hybridMultilevel"/>
    <w:tmpl w:val="BD981488"/>
    <w:lvl w:ilvl="0" w:tplc="04090013">
      <w:start w:val="1"/>
      <w:numFmt w:val="upperRoman"/>
      <w:lvlText w:val="%1."/>
      <w:lvlJc w:val="right"/>
      <w:pPr>
        <w:ind w:left="720" w:hanging="360"/>
      </w:pPr>
    </w:lvl>
    <w:lvl w:ilvl="1" w:tplc="FD6CA368">
      <w:start w:val="1"/>
      <w:numFmt w:val="lowerLetter"/>
      <w:lvlText w:val="%2."/>
      <w:lvlJc w:val="left"/>
      <w:pPr>
        <w:ind w:left="720" w:hanging="360"/>
      </w:pPr>
      <w:rPr>
        <w:rFonts w:ascii="Times New Roman" w:eastAsia="Times New Roman" w:hAnsi="Times New Roman" w:cs="Times New Roman"/>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F4FF3"/>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8" w15:restartNumberingAfterBreak="0">
    <w:nsid w:val="1F621D8E"/>
    <w:multiLevelType w:val="hybridMultilevel"/>
    <w:tmpl w:val="273A6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25A89"/>
    <w:multiLevelType w:val="singleLevel"/>
    <w:tmpl w:val="5740B47E"/>
    <w:lvl w:ilvl="0">
      <w:start w:val="1"/>
      <w:numFmt w:val="lowerLetter"/>
      <w:lvlText w:val="(%1)"/>
      <w:lvlJc w:val="left"/>
      <w:pPr>
        <w:tabs>
          <w:tab w:val="num" w:pos="870"/>
        </w:tabs>
        <w:ind w:left="870" w:hanging="360"/>
      </w:pPr>
    </w:lvl>
  </w:abstractNum>
  <w:abstractNum w:abstractNumId="10" w15:restartNumberingAfterBreak="0">
    <w:nsid w:val="285B7092"/>
    <w:multiLevelType w:val="hybridMultilevel"/>
    <w:tmpl w:val="F87666EC"/>
    <w:lvl w:ilvl="0" w:tplc="568CD1A4">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919B7"/>
    <w:multiLevelType w:val="hybridMultilevel"/>
    <w:tmpl w:val="77DC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179FC"/>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3" w15:restartNumberingAfterBreak="0">
    <w:nsid w:val="31D037BE"/>
    <w:multiLevelType w:val="hybridMultilevel"/>
    <w:tmpl w:val="94BA3ECE"/>
    <w:lvl w:ilvl="0" w:tplc="1B40D3F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A55F8A"/>
    <w:multiLevelType w:val="singleLevel"/>
    <w:tmpl w:val="5740B47E"/>
    <w:lvl w:ilvl="0">
      <w:start w:val="1"/>
      <w:numFmt w:val="lowerLetter"/>
      <w:lvlText w:val="(%1)"/>
      <w:lvlJc w:val="left"/>
      <w:pPr>
        <w:tabs>
          <w:tab w:val="num" w:pos="870"/>
        </w:tabs>
        <w:ind w:left="870" w:hanging="360"/>
      </w:pPr>
    </w:lvl>
  </w:abstractNum>
  <w:abstractNum w:abstractNumId="15" w15:restartNumberingAfterBreak="0">
    <w:nsid w:val="426D074B"/>
    <w:multiLevelType w:val="hybridMultilevel"/>
    <w:tmpl w:val="016A8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3C675C"/>
    <w:multiLevelType w:val="hybridMultilevel"/>
    <w:tmpl w:val="5DBA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47C1A"/>
    <w:multiLevelType w:val="hybridMultilevel"/>
    <w:tmpl w:val="C6CC02C0"/>
    <w:lvl w:ilvl="0" w:tplc="CE14753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74E2C"/>
    <w:multiLevelType w:val="hybridMultilevel"/>
    <w:tmpl w:val="6352C766"/>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46EE60F0"/>
    <w:multiLevelType w:val="hybridMultilevel"/>
    <w:tmpl w:val="64C0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D85BD5"/>
    <w:multiLevelType w:val="hybridMultilevel"/>
    <w:tmpl w:val="1D4E88A6"/>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23453D0"/>
    <w:multiLevelType w:val="hybridMultilevel"/>
    <w:tmpl w:val="21FAD6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A36EC6"/>
    <w:multiLevelType w:val="hybridMultilevel"/>
    <w:tmpl w:val="25D4B328"/>
    <w:lvl w:ilvl="0" w:tplc="77DA45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B9690F"/>
    <w:multiLevelType w:val="hybridMultilevel"/>
    <w:tmpl w:val="579E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B711EE"/>
    <w:multiLevelType w:val="hybridMultilevel"/>
    <w:tmpl w:val="16F052A8"/>
    <w:lvl w:ilvl="0" w:tplc="38244F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F2C7418"/>
    <w:multiLevelType w:val="singleLevel"/>
    <w:tmpl w:val="5740B47E"/>
    <w:lvl w:ilvl="0">
      <w:start w:val="1"/>
      <w:numFmt w:val="lowerLetter"/>
      <w:lvlText w:val="(%1)"/>
      <w:lvlJc w:val="left"/>
      <w:pPr>
        <w:tabs>
          <w:tab w:val="num" w:pos="870"/>
        </w:tabs>
        <w:ind w:left="870" w:hanging="360"/>
      </w:pPr>
    </w:lvl>
  </w:abstractNum>
  <w:abstractNum w:abstractNumId="27" w15:restartNumberingAfterBreak="0">
    <w:nsid w:val="63FE438B"/>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62609BC"/>
    <w:multiLevelType w:val="hybridMultilevel"/>
    <w:tmpl w:val="BF14F0F8"/>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CBD53D1"/>
    <w:multiLevelType w:val="hybridMultilevel"/>
    <w:tmpl w:val="41ACCC56"/>
    <w:lvl w:ilvl="0" w:tplc="B9DE18C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817607"/>
    <w:multiLevelType w:val="hybridMultilevel"/>
    <w:tmpl w:val="0D444FEE"/>
    <w:lvl w:ilvl="0" w:tplc="04090019">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8436342"/>
    <w:multiLevelType w:val="hybridMultilevel"/>
    <w:tmpl w:val="30B2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33" w15:restartNumberingAfterBreak="0">
    <w:nsid w:val="7E542F62"/>
    <w:multiLevelType w:val="hybridMultilevel"/>
    <w:tmpl w:val="1464C21E"/>
    <w:lvl w:ilvl="0" w:tplc="82301204">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30"/>
  </w:num>
  <w:num w:numId="3">
    <w:abstractNumId w:val="6"/>
  </w:num>
  <w:num w:numId="4">
    <w:abstractNumId w:val="5"/>
  </w:num>
  <w:num w:numId="5">
    <w:abstractNumId w:val="23"/>
  </w:num>
  <w:num w:numId="6">
    <w:abstractNumId w:val="22"/>
  </w:num>
  <w:num w:numId="7">
    <w:abstractNumId w:val="24"/>
  </w:num>
  <w:num w:numId="8">
    <w:abstractNumId w:val="3"/>
  </w:num>
  <w:num w:numId="9">
    <w:abstractNumId w:val="7"/>
  </w:num>
  <w:num w:numId="10">
    <w:abstractNumId w:val="20"/>
  </w:num>
  <w:num w:numId="11">
    <w:abstractNumId w:val="28"/>
  </w:num>
  <w:num w:numId="12">
    <w:abstractNumId w:val="25"/>
  </w:num>
  <w:num w:numId="13">
    <w:abstractNumId w:val="26"/>
  </w:num>
  <w:num w:numId="14">
    <w:abstractNumId w:val="11"/>
  </w:num>
  <w:num w:numId="15">
    <w:abstractNumId w:val="14"/>
  </w:num>
  <w:num w:numId="16">
    <w:abstractNumId w:val="16"/>
  </w:num>
  <w:num w:numId="17">
    <w:abstractNumId w:val="2"/>
  </w:num>
  <w:num w:numId="18">
    <w:abstractNumId w:val="9"/>
  </w:num>
  <w:num w:numId="19">
    <w:abstractNumId w:val="10"/>
  </w:num>
  <w:num w:numId="20">
    <w:abstractNumId w:val="17"/>
  </w:num>
  <w:num w:numId="21">
    <w:abstractNumId w:val="29"/>
  </w:num>
  <w:num w:numId="22">
    <w:abstractNumId w:val="13"/>
  </w:num>
  <w:num w:numId="23">
    <w:abstractNumId w:val="0"/>
  </w:num>
  <w:num w:numId="24">
    <w:abstractNumId w:val="4"/>
  </w:num>
  <w:num w:numId="25">
    <w:abstractNumId w:val="27"/>
  </w:num>
  <w:num w:numId="26">
    <w:abstractNumId w:val="19"/>
  </w:num>
  <w:num w:numId="27">
    <w:abstractNumId w:val="1"/>
  </w:num>
  <w:num w:numId="28">
    <w:abstractNumId w:val="33"/>
  </w:num>
  <w:num w:numId="29">
    <w:abstractNumId w:val="12"/>
  </w:num>
  <w:num w:numId="30">
    <w:abstractNumId w:val="18"/>
  </w:num>
  <w:num w:numId="31">
    <w:abstractNumId w:val="21"/>
  </w:num>
  <w:num w:numId="32">
    <w:abstractNumId w:val="15"/>
  </w:num>
  <w:num w:numId="33">
    <w:abstractNumId w:val="8"/>
  </w:num>
  <w:num w:numId="34">
    <w:abstractNumId w:val="3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nielle Martin">
    <w15:presenceInfo w15:providerId="AD" w15:userId="S::dmartin@partners.net::04f63225-1d27-46ab-9c7c-1c8b513bed32"/>
  </w15:person>
  <w15:person w15:author="Diana Cartagena">
    <w15:presenceInfo w15:providerId="AD" w15:userId="S::dcartagena@partners.net::d837c169-300b-4815-b5ab-795c093ba9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60A5"/>
    <w:rsid w:val="000043A6"/>
    <w:rsid w:val="00014FA5"/>
    <w:rsid w:val="000218FF"/>
    <w:rsid w:val="00021DFE"/>
    <w:rsid w:val="00023998"/>
    <w:rsid w:val="00024022"/>
    <w:rsid w:val="00042F0C"/>
    <w:rsid w:val="00044B01"/>
    <w:rsid w:val="000510C4"/>
    <w:rsid w:val="00052208"/>
    <w:rsid w:val="000569F6"/>
    <w:rsid w:val="000602F0"/>
    <w:rsid w:val="00060E8D"/>
    <w:rsid w:val="000631C4"/>
    <w:rsid w:val="00064C57"/>
    <w:rsid w:val="000660A5"/>
    <w:rsid w:val="00067FD0"/>
    <w:rsid w:val="0007399E"/>
    <w:rsid w:val="0007422B"/>
    <w:rsid w:val="00077204"/>
    <w:rsid w:val="00082671"/>
    <w:rsid w:val="00093FDA"/>
    <w:rsid w:val="0009500F"/>
    <w:rsid w:val="00097D6C"/>
    <w:rsid w:val="000A1B0A"/>
    <w:rsid w:val="000C3F1D"/>
    <w:rsid w:val="000D0037"/>
    <w:rsid w:val="000F5414"/>
    <w:rsid w:val="000F6B33"/>
    <w:rsid w:val="000F6F8A"/>
    <w:rsid w:val="001000AB"/>
    <w:rsid w:val="001059A0"/>
    <w:rsid w:val="0011326D"/>
    <w:rsid w:val="001206B6"/>
    <w:rsid w:val="001268EC"/>
    <w:rsid w:val="00134857"/>
    <w:rsid w:val="0013666D"/>
    <w:rsid w:val="0014191C"/>
    <w:rsid w:val="00141F85"/>
    <w:rsid w:val="00145167"/>
    <w:rsid w:val="00156E15"/>
    <w:rsid w:val="001638BC"/>
    <w:rsid w:val="00165560"/>
    <w:rsid w:val="00171F05"/>
    <w:rsid w:val="00184BDD"/>
    <w:rsid w:val="00186738"/>
    <w:rsid w:val="00190AC6"/>
    <w:rsid w:val="0019583F"/>
    <w:rsid w:val="001A7048"/>
    <w:rsid w:val="001A7F17"/>
    <w:rsid w:val="001B748C"/>
    <w:rsid w:val="001C5DB9"/>
    <w:rsid w:val="001F0C6D"/>
    <w:rsid w:val="001F1F4F"/>
    <w:rsid w:val="001F2C9D"/>
    <w:rsid w:val="001F56C5"/>
    <w:rsid w:val="002057A1"/>
    <w:rsid w:val="002057CF"/>
    <w:rsid w:val="00206A18"/>
    <w:rsid w:val="002162A2"/>
    <w:rsid w:val="0022067F"/>
    <w:rsid w:val="00221409"/>
    <w:rsid w:val="00226D54"/>
    <w:rsid w:val="002276B4"/>
    <w:rsid w:val="00230937"/>
    <w:rsid w:val="00233D55"/>
    <w:rsid w:val="00241FDB"/>
    <w:rsid w:val="0024239C"/>
    <w:rsid w:val="00247264"/>
    <w:rsid w:val="0025239D"/>
    <w:rsid w:val="002524DF"/>
    <w:rsid w:val="00262463"/>
    <w:rsid w:val="00263812"/>
    <w:rsid w:val="00263BDE"/>
    <w:rsid w:val="00270F86"/>
    <w:rsid w:val="0028251D"/>
    <w:rsid w:val="002862E2"/>
    <w:rsid w:val="002875BE"/>
    <w:rsid w:val="0029078E"/>
    <w:rsid w:val="00292D6A"/>
    <w:rsid w:val="00296417"/>
    <w:rsid w:val="002A781E"/>
    <w:rsid w:val="002B16F7"/>
    <w:rsid w:val="002B37A7"/>
    <w:rsid w:val="002B418C"/>
    <w:rsid w:val="002B7E3E"/>
    <w:rsid w:val="002C3879"/>
    <w:rsid w:val="002C5C0D"/>
    <w:rsid w:val="002D249C"/>
    <w:rsid w:val="002D36AB"/>
    <w:rsid w:val="002D5A8D"/>
    <w:rsid w:val="002D63EC"/>
    <w:rsid w:val="002E1346"/>
    <w:rsid w:val="002E156E"/>
    <w:rsid w:val="002E5E4E"/>
    <w:rsid w:val="002F1DFD"/>
    <w:rsid w:val="002F4174"/>
    <w:rsid w:val="00300048"/>
    <w:rsid w:val="00313F3D"/>
    <w:rsid w:val="00315E08"/>
    <w:rsid w:val="00323B0C"/>
    <w:rsid w:val="00342060"/>
    <w:rsid w:val="00343E21"/>
    <w:rsid w:val="00344CAA"/>
    <w:rsid w:val="00347417"/>
    <w:rsid w:val="00347F11"/>
    <w:rsid w:val="003534E6"/>
    <w:rsid w:val="00355D0A"/>
    <w:rsid w:val="00356EDF"/>
    <w:rsid w:val="00361CD5"/>
    <w:rsid w:val="00363CCD"/>
    <w:rsid w:val="00373FA4"/>
    <w:rsid w:val="00380B1C"/>
    <w:rsid w:val="0038416F"/>
    <w:rsid w:val="003913F2"/>
    <w:rsid w:val="00391C42"/>
    <w:rsid w:val="00394912"/>
    <w:rsid w:val="003A5592"/>
    <w:rsid w:val="003A7337"/>
    <w:rsid w:val="003B0BB2"/>
    <w:rsid w:val="003B42DC"/>
    <w:rsid w:val="003C2DC9"/>
    <w:rsid w:val="003C3EC9"/>
    <w:rsid w:val="003C740E"/>
    <w:rsid w:val="003C758C"/>
    <w:rsid w:val="003D5536"/>
    <w:rsid w:val="003E7510"/>
    <w:rsid w:val="00400DB0"/>
    <w:rsid w:val="0040376C"/>
    <w:rsid w:val="00415668"/>
    <w:rsid w:val="0043099D"/>
    <w:rsid w:val="004338EF"/>
    <w:rsid w:val="00436419"/>
    <w:rsid w:val="004378C5"/>
    <w:rsid w:val="0044078C"/>
    <w:rsid w:val="00440B1A"/>
    <w:rsid w:val="00443ED9"/>
    <w:rsid w:val="0044576A"/>
    <w:rsid w:val="00450628"/>
    <w:rsid w:val="00466F18"/>
    <w:rsid w:val="004726D7"/>
    <w:rsid w:val="004734FA"/>
    <w:rsid w:val="0048572C"/>
    <w:rsid w:val="00486506"/>
    <w:rsid w:val="00486F48"/>
    <w:rsid w:val="00492200"/>
    <w:rsid w:val="00492202"/>
    <w:rsid w:val="00494CC0"/>
    <w:rsid w:val="004A219D"/>
    <w:rsid w:val="004A5002"/>
    <w:rsid w:val="004B0D5E"/>
    <w:rsid w:val="004B1C84"/>
    <w:rsid w:val="004B2B14"/>
    <w:rsid w:val="004B56B2"/>
    <w:rsid w:val="004C3582"/>
    <w:rsid w:val="004C6515"/>
    <w:rsid w:val="004E38C1"/>
    <w:rsid w:val="004F32EE"/>
    <w:rsid w:val="004F3C21"/>
    <w:rsid w:val="00503DBD"/>
    <w:rsid w:val="005064EE"/>
    <w:rsid w:val="005065BE"/>
    <w:rsid w:val="00507D31"/>
    <w:rsid w:val="00513D86"/>
    <w:rsid w:val="00521BBD"/>
    <w:rsid w:val="00523E54"/>
    <w:rsid w:val="005264B8"/>
    <w:rsid w:val="00532FE4"/>
    <w:rsid w:val="00536646"/>
    <w:rsid w:val="005367A9"/>
    <w:rsid w:val="00561332"/>
    <w:rsid w:val="005618D9"/>
    <w:rsid w:val="00571ADC"/>
    <w:rsid w:val="005741EB"/>
    <w:rsid w:val="00576D70"/>
    <w:rsid w:val="00584B23"/>
    <w:rsid w:val="0059486B"/>
    <w:rsid w:val="005951C2"/>
    <w:rsid w:val="005963D1"/>
    <w:rsid w:val="00596E8B"/>
    <w:rsid w:val="005A120B"/>
    <w:rsid w:val="005A4B6A"/>
    <w:rsid w:val="005A77F5"/>
    <w:rsid w:val="005B340E"/>
    <w:rsid w:val="005C038B"/>
    <w:rsid w:val="005C4905"/>
    <w:rsid w:val="005D1912"/>
    <w:rsid w:val="005E1BD5"/>
    <w:rsid w:val="005E20C0"/>
    <w:rsid w:val="005E53F2"/>
    <w:rsid w:val="005E6331"/>
    <w:rsid w:val="005F0784"/>
    <w:rsid w:val="005F2087"/>
    <w:rsid w:val="005F5D06"/>
    <w:rsid w:val="00601A05"/>
    <w:rsid w:val="006116CF"/>
    <w:rsid w:val="0061276F"/>
    <w:rsid w:val="006137B8"/>
    <w:rsid w:val="00615551"/>
    <w:rsid w:val="00616746"/>
    <w:rsid w:val="00620C79"/>
    <w:rsid w:val="00621FF0"/>
    <w:rsid w:val="0062353F"/>
    <w:rsid w:val="006258BD"/>
    <w:rsid w:val="00625CD8"/>
    <w:rsid w:val="00634855"/>
    <w:rsid w:val="00634EAD"/>
    <w:rsid w:val="00640371"/>
    <w:rsid w:val="006415DD"/>
    <w:rsid w:val="00643FD5"/>
    <w:rsid w:val="00651A38"/>
    <w:rsid w:val="00655CF2"/>
    <w:rsid w:val="00663916"/>
    <w:rsid w:val="00665331"/>
    <w:rsid w:val="00676E36"/>
    <w:rsid w:val="00685FB8"/>
    <w:rsid w:val="00686547"/>
    <w:rsid w:val="00694023"/>
    <w:rsid w:val="00695460"/>
    <w:rsid w:val="00696168"/>
    <w:rsid w:val="006B0239"/>
    <w:rsid w:val="006B0D4C"/>
    <w:rsid w:val="006C264F"/>
    <w:rsid w:val="006C2FD9"/>
    <w:rsid w:val="006D52D7"/>
    <w:rsid w:val="006E26AA"/>
    <w:rsid w:val="006E7354"/>
    <w:rsid w:val="006F4A5A"/>
    <w:rsid w:val="006F5032"/>
    <w:rsid w:val="007032DE"/>
    <w:rsid w:val="00703A40"/>
    <w:rsid w:val="00704A9E"/>
    <w:rsid w:val="007150D6"/>
    <w:rsid w:val="00716807"/>
    <w:rsid w:val="00716E5A"/>
    <w:rsid w:val="00720D71"/>
    <w:rsid w:val="00731068"/>
    <w:rsid w:val="007326C8"/>
    <w:rsid w:val="00732FE0"/>
    <w:rsid w:val="00736E14"/>
    <w:rsid w:val="00741D81"/>
    <w:rsid w:val="00743495"/>
    <w:rsid w:val="00745CB8"/>
    <w:rsid w:val="007505DC"/>
    <w:rsid w:val="00750C32"/>
    <w:rsid w:val="007605CB"/>
    <w:rsid w:val="00761F37"/>
    <w:rsid w:val="007632AD"/>
    <w:rsid w:val="00763815"/>
    <w:rsid w:val="00766CC5"/>
    <w:rsid w:val="00786FE2"/>
    <w:rsid w:val="00791CFC"/>
    <w:rsid w:val="00792AEE"/>
    <w:rsid w:val="007A42FC"/>
    <w:rsid w:val="007A73C0"/>
    <w:rsid w:val="007A7C0F"/>
    <w:rsid w:val="007B3202"/>
    <w:rsid w:val="007B3CB4"/>
    <w:rsid w:val="007C0B39"/>
    <w:rsid w:val="007C349E"/>
    <w:rsid w:val="007C3AB9"/>
    <w:rsid w:val="007D037D"/>
    <w:rsid w:val="007D0E0B"/>
    <w:rsid w:val="007D3D2B"/>
    <w:rsid w:val="007E3944"/>
    <w:rsid w:val="007E4E1D"/>
    <w:rsid w:val="007E7222"/>
    <w:rsid w:val="007F28F1"/>
    <w:rsid w:val="008046A6"/>
    <w:rsid w:val="00804E83"/>
    <w:rsid w:val="00805559"/>
    <w:rsid w:val="00807DFB"/>
    <w:rsid w:val="008138AC"/>
    <w:rsid w:val="00816959"/>
    <w:rsid w:val="00825A55"/>
    <w:rsid w:val="0082741F"/>
    <w:rsid w:val="008334B0"/>
    <w:rsid w:val="00842653"/>
    <w:rsid w:val="00842DF4"/>
    <w:rsid w:val="008468A8"/>
    <w:rsid w:val="00847733"/>
    <w:rsid w:val="0085621E"/>
    <w:rsid w:val="00860CD6"/>
    <w:rsid w:val="008638C0"/>
    <w:rsid w:val="00871C2E"/>
    <w:rsid w:val="00875AF2"/>
    <w:rsid w:val="00876A27"/>
    <w:rsid w:val="00877189"/>
    <w:rsid w:val="00884F37"/>
    <w:rsid w:val="008858F9"/>
    <w:rsid w:val="008964C7"/>
    <w:rsid w:val="008A1539"/>
    <w:rsid w:val="008A2A2E"/>
    <w:rsid w:val="008A3FB3"/>
    <w:rsid w:val="008A6378"/>
    <w:rsid w:val="008A7304"/>
    <w:rsid w:val="008C0473"/>
    <w:rsid w:val="008C3D97"/>
    <w:rsid w:val="008C62AC"/>
    <w:rsid w:val="008D290F"/>
    <w:rsid w:val="008E2316"/>
    <w:rsid w:val="008E6831"/>
    <w:rsid w:val="008F49A3"/>
    <w:rsid w:val="008F5E00"/>
    <w:rsid w:val="00910BC1"/>
    <w:rsid w:val="00913512"/>
    <w:rsid w:val="00914534"/>
    <w:rsid w:val="009207F1"/>
    <w:rsid w:val="0092488F"/>
    <w:rsid w:val="00925B9D"/>
    <w:rsid w:val="00927E8D"/>
    <w:rsid w:val="00932D06"/>
    <w:rsid w:val="0093797B"/>
    <w:rsid w:val="00940632"/>
    <w:rsid w:val="0094539F"/>
    <w:rsid w:val="009622FE"/>
    <w:rsid w:val="0097443D"/>
    <w:rsid w:val="00976D73"/>
    <w:rsid w:val="009777D9"/>
    <w:rsid w:val="0097785D"/>
    <w:rsid w:val="009809D3"/>
    <w:rsid w:val="0098129B"/>
    <w:rsid w:val="00981796"/>
    <w:rsid w:val="00981D20"/>
    <w:rsid w:val="00982999"/>
    <w:rsid w:val="0098790D"/>
    <w:rsid w:val="00991FF7"/>
    <w:rsid w:val="009A0A20"/>
    <w:rsid w:val="009A4A3C"/>
    <w:rsid w:val="009B399D"/>
    <w:rsid w:val="009C1FC6"/>
    <w:rsid w:val="009D0C00"/>
    <w:rsid w:val="009D134B"/>
    <w:rsid w:val="009D2BF4"/>
    <w:rsid w:val="009D3E08"/>
    <w:rsid w:val="009E2A39"/>
    <w:rsid w:val="009F0431"/>
    <w:rsid w:val="009F1B08"/>
    <w:rsid w:val="009F2546"/>
    <w:rsid w:val="009F7077"/>
    <w:rsid w:val="00A007DE"/>
    <w:rsid w:val="00A020F1"/>
    <w:rsid w:val="00A02783"/>
    <w:rsid w:val="00A057F6"/>
    <w:rsid w:val="00A138FB"/>
    <w:rsid w:val="00A251C6"/>
    <w:rsid w:val="00A30CEA"/>
    <w:rsid w:val="00A31C96"/>
    <w:rsid w:val="00A34785"/>
    <w:rsid w:val="00A3667C"/>
    <w:rsid w:val="00A40609"/>
    <w:rsid w:val="00A417FD"/>
    <w:rsid w:val="00A45CA4"/>
    <w:rsid w:val="00A46704"/>
    <w:rsid w:val="00A50B18"/>
    <w:rsid w:val="00A50ED3"/>
    <w:rsid w:val="00A56F6C"/>
    <w:rsid w:val="00A5785A"/>
    <w:rsid w:val="00A64D7D"/>
    <w:rsid w:val="00A67C5E"/>
    <w:rsid w:val="00A80854"/>
    <w:rsid w:val="00A85D81"/>
    <w:rsid w:val="00A863AC"/>
    <w:rsid w:val="00A923C6"/>
    <w:rsid w:val="00A93854"/>
    <w:rsid w:val="00AA0ED1"/>
    <w:rsid w:val="00AA32DF"/>
    <w:rsid w:val="00AA72B4"/>
    <w:rsid w:val="00AB4DBC"/>
    <w:rsid w:val="00AC14AE"/>
    <w:rsid w:val="00AC364A"/>
    <w:rsid w:val="00AC492E"/>
    <w:rsid w:val="00AC5ABB"/>
    <w:rsid w:val="00B014FA"/>
    <w:rsid w:val="00B05BC4"/>
    <w:rsid w:val="00B122D5"/>
    <w:rsid w:val="00B1239E"/>
    <w:rsid w:val="00B12907"/>
    <w:rsid w:val="00B14107"/>
    <w:rsid w:val="00B363ED"/>
    <w:rsid w:val="00B36CA7"/>
    <w:rsid w:val="00B37F62"/>
    <w:rsid w:val="00B63D26"/>
    <w:rsid w:val="00B67042"/>
    <w:rsid w:val="00B67A21"/>
    <w:rsid w:val="00B77000"/>
    <w:rsid w:val="00B82DA0"/>
    <w:rsid w:val="00B85F1D"/>
    <w:rsid w:val="00B868B6"/>
    <w:rsid w:val="00B87921"/>
    <w:rsid w:val="00B96746"/>
    <w:rsid w:val="00BA22D6"/>
    <w:rsid w:val="00BB0889"/>
    <w:rsid w:val="00BB293E"/>
    <w:rsid w:val="00BB4CF6"/>
    <w:rsid w:val="00BC0343"/>
    <w:rsid w:val="00BC6C63"/>
    <w:rsid w:val="00BD2F05"/>
    <w:rsid w:val="00BD36DF"/>
    <w:rsid w:val="00BD466D"/>
    <w:rsid w:val="00BD69B2"/>
    <w:rsid w:val="00BD72C3"/>
    <w:rsid w:val="00BE0B52"/>
    <w:rsid w:val="00BE2CF7"/>
    <w:rsid w:val="00BE4699"/>
    <w:rsid w:val="00BE545A"/>
    <w:rsid w:val="00BE590B"/>
    <w:rsid w:val="00BE66E1"/>
    <w:rsid w:val="00BF3B26"/>
    <w:rsid w:val="00BF5D05"/>
    <w:rsid w:val="00C017E7"/>
    <w:rsid w:val="00C05C1D"/>
    <w:rsid w:val="00C05EE8"/>
    <w:rsid w:val="00C10795"/>
    <w:rsid w:val="00C11007"/>
    <w:rsid w:val="00C1409E"/>
    <w:rsid w:val="00C220AB"/>
    <w:rsid w:val="00C25154"/>
    <w:rsid w:val="00C31FCE"/>
    <w:rsid w:val="00C3467D"/>
    <w:rsid w:val="00C35C9D"/>
    <w:rsid w:val="00C50646"/>
    <w:rsid w:val="00C54978"/>
    <w:rsid w:val="00C56CFB"/>
    <w:rsid w:val="00C57557"/>
    <w:rsid w:val="00C60C6D"/>
    <w:rsid w:val="00C623B8"/>
    <w:rsid w:val="00C65265"/>
    <w:rsid w:val="00C66FD9"/>
    <w:rsid w:val="00C671DE"/>
    <w:rsid w:val="00C67B40"/>
    <w:rsid w:val="00C7087B"/>
    <w:rsid w:val="00C76DDF"/>
    <w:rsid w:val="00C77A83"/>
    <w:rsid w:val="00C91B1D"/>
    <w:rsid w:val="00C93858"/>
    <w:rsid w:val="00CA29BD"/>
    <w:rsid w:val="00CB1071"/>
    <w:rsid w:val="00CB1AF1"/>
    <w:rsid w:val="00CB1D26"/>
    <w:rsid w:val="00CC57D1"/>
    <w:rsid w:val="00CD1121"/>
    <w:rsid w:val="00CD17BD"/>
    <w:rsid w:val="00CD2614"/>
    <w:rsid w:val="00CD73A8"/>
    <w:rsid w:val="00CD73F5"/>
    <w:rsid w:val="00CD7980"/>
    <w:rsid w:val="00CE0FC6"/>
    <w:rsid w:val="00CE2573"/>
    <w:rsid w:val="00CE4489"/>
    <w:rsid w:val="00CE4EA9"/>
    <w:rsid w:val="00CE4F01"/>
    <w:rsid w:val="00CE7535"/>
    <w:rsid w:val="00CF7C80"/>
    <w:rsid w:val="00D06BF6"/>
    <w:rsid w:val="00D22DBD"/>
    <w:rsid w:val="00D30F21"/>
    <w:rsid w:val="00D325D7"/>
    <w:rsid w:val="00D337ED"/>
    <w:rsid w:val="00D569D8"/>
    <w:rsid w:val="00D57F6E"/>
    <w:rsid w:val="00D635E3"/>
    <w:rsid w:val="00D74597"/>
    <w:rsid w:val="00D813AF"/>
    <w:rsid w:val="00D874FD"/>
    <w:rsid w:val="00D91E73"/>
    <w:rsid w:val="00D92AA7"/>
    <w:rsid w:val="00D93247"/>
    <w:rsid w:val="00D940D5"/>
    <w:rsid w:val="00D94786"/>
    <w:rsid w:val="00D96842"/>
    <w:rsid w:val="00DA6CB5"/>
    <w:rsid w:val="00DA7743"/>
    <w:rsid w:val="00DB07DC"/>
    <w:rsid w:val="00DB421B"/>
    <w:rsid w:val="00DB504A"/>
    <w:rsid w:val="00DC13A5"/>
    <w:rsid w:val="00DC48E0"/>
    <w:rsid w:val="00DC7EE6"/>
    <w:rsid w:val="00DD1CD9"/>
    <w:rsid w:val="00DD3E70"/>
    <w:rsid w:val="00DD7A80"/>
    <w:rsid w:val="00DE4EC2"/>
    <w:rsid w:val="00DF34A4"/>
    <w:rsid w:val="00E11722"/>
    <w:rsid w:val="00E140CC"/>
    <w:rsid w:val="00E15570"/>
    <w:rsid w:val="00E2245B"/>
    <w:rsid w:val="00E31080"/>
    <w:rsid w:val="00E31C05"/>
    <w:rsid w:val="00E32C95"/>
    <w:rsid w:val="00E33C15"/>
    <w:rsid w:val="00E37DF1"/>
    <w:rsid w:val="00E45374"/>
    <w:rsid w:val="00E47AEB"/>
    <w:rsid w:val="00E51C41"/>
    <w:rsid w:val="00E5354C"/>
    <w:rsid w:val="00E61A83"/>
    <w:rsid w:val="00E620E7"/>
    <w:rsid w:val="00E62511"/>
    <w:rsid w:val="00E6422B"/>
    <w:rsid w:val="00E7026C"/>
    <w:rsid w:val="00E70D0F"/>
    <w:rsid w:val="00E72404"/>
    <w:rsid w:val="00E762CC"/>
    <w:rsid w:val="00E83253"/>
    <w:rsid w:val="00E83FEE"/>
    <w:rsid w:val="00E90EBE"/>
    <w:rsid w:val="00E94A88"/>
    <w:rsid w:val="00EB08B5"/>
    <w:rsid w:val="00EE118D"/>
    <w:rsid w:val="00EE46DC"/>
    <w:rsid w:val="00EE5162"/>
    <w:rsid w:val="00EE65DC"/>
    <w:rsid w:val="00EF2763"/>
    <w:rsid w:val="00EF2C1F"/>
    <w:rsid w:val="00EF3210"/>
    <w:rsid w:val="00F07651"/>
    <w:rsid w:val="00F16513"/>
    <w:rsid w:val="00F16C2A"/>
    <w:rsid w:val="00F22C31"/>
    <w:rsid w:val="00F273DF"/>
    <w:rsid w:val="00F31598"/>
    <w:rsid w:val="00F33E1D"/>
    <w:rsid w:val="00F40038"/>
    <w:rsid w:val="00F53E74"/>
    <w:rsid w:val="00F54F75"/>
    <w:rsid w:val="00F560D3"/>
    <w:rsid w:val="00F60EBA"/>
    <w:rsid w:val="00F61005"/>
    <w:rsid w:val="00F70B8A"/>
    <w:rsid w:val="00F711F4"/>
    <w:rsid w:val="00F82911"/>
    <w:rsid w:val="00F83A1D"/>
    <w:rsid w:val="00F8447C"/>
    <w:rsid w:val="00F8756A"/>
    <w:rsid w:val="00FB4B19"/>
    <w:rsid w:val="00FC0DD7"/>
    <w:rsid w:val="00FC1B7F"/>
    <w:rsid w:val="00FC3BF6"/>
    <w:rsid w:val="00FE1110"/>
    <w:rsid w:val="00FE340C"/>
    <w:rsid w:val="00FE4D15"/>
    <w:rsid w:val="00FE6F36"/>
    <w:rsid w:val="00FE7507"/>
    <w:rsid w:val="00FF1312"/>
    <w:rsid w:val="00FF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268975BE"/>
  <w15:docId w15:val="{AFDE71C6-50EF-4162-8A32-DD5A9BD5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1" w:qFormat="1"/>
    <w:lsdException w:name="heading 3" w:locked="1" w:semiHidden="1" w:uiPriority="1" w:unhideWhenUsed="1" w:qFormat="1"/>
    <w:lsdException w:name="heading 4" w:locked="1" w:semiHidden="1" w:uiPriority="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aliases w:val="IRD Bullet List,Table bullet,Ha,MCHIP_list paragraph,List Paragraph1,Recommendation,List Paragraph Bullet,Bulleted List Level 1,Liste 1,List Paragraph 1,List Paragraph (numbered (a))"/>
    <w:basedOn w:val="Normal"/>
    <w:link w:val="ListParagraphChar"/>
    <w:uiPriority w:val="34"/>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 w:type="character" w:customStyle="1" w:styleId="ListParagraphChar">
    <w:name w:val="List Paragraph Char"/>
    <w:aliases w:val="IRD Bullet List Char,Table bullet Char,Ha Char,MCHIP_list paragraph Char,List Paragraph1 Char,Recommendation Char,List Paragraph Bullet Char,Bulleted List Level 1 Char,Liste 1 Char,List Paragraph 1 Char"/>
    <w:link w:val="ListParagraph"/>
    <w:uiPriority w:val="34"/>
    <w:rsid w:val="008334B0"/>
  </w:style>
  <w:style w:type="paragraph" w:customStyle="1" w:styleId="1AutoList1">
    <w:name w:val="1AutoList1"/>
    <w:rsid w:val="008334B0"/>
    <w:pPr>
      <w:widowControl w:val="0"/>
      <w:tabs>
        <w:tab w:val="left" w:pos="720"/>
      </w:tabs>
      <w:autoSpaceDE w:val="0"/>
      <w:autoSpaceDN w:val="0"/>
      <w:adjustRightInd w:val="0"/>
      <w:ind w:left="720" w:hanging="720"/>
      <w:jc w:val="both"/>
    </w:pPr>
    <w:rPr>
      <w:rFonts w:ascii="Times New Roman" w:hAnsi="Times New Roman"/>
      <w:sz w:val="24"/>
      <w:szCs w:val="24"/>
    </w:rPr>
  </w:style>
  <w:style w:type="character" w:styleId="UnresolvedMention">
    <w:name w:val="Unresolved Mention"/>
    <w:basedOn w:val="DefaultParagraphFont"/>
    <w:uiPriority w:val="99"/>
    <w:semiHidden/>
    <w:unhideWhenUsed/>
    <w:rsid w:val="00F53E74"/>
    <w:rPr>
      <w:color w:val="605E5C"/>
      <w:shd w:val="clear" w:color="auto" w:fill="E1DFDD"/>
    </w:rPr>
  </w:style>
  <w:style w:type="character" w:styleId="PlaceholderText">
    <w:name w:val="Placeholder Text"/>
    <w:basedOn w:val="DefaultParagraphFont"/>
    <w:uiPriority w:val="99"/>
    <w:semiHidden/>
    <w:rsid w:val="00704A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03775314">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835654325">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72374464">
      <w:bodyDiv w:val="1"/>
      <w:marLeft w:val="0"/>
      <w:marRight w:val="0"/>
      <w:marTop w:val="0"/>
      <w:marBottom w:val="0"/>
      <w:divBdr>
        <w:top w:val="none" w:sz="0" w:space="0" w:color="auto"/>
        <w:left w:val="none" w:sz="0" w:space="0" w:color="auto"/>
        <w:bottom w:val="none" w:sz="0" w:space="0" w:color="auto"/>
        <w:right w:val="none" w:sz="0" w:space="0" w:color="auto"/>
      </w:divBdr>
    </w:div>
    <w:div w:id="1320111549">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2718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3865063E49E49C782A9EC0F47AA306C"/>
        <w:category>
          <w:name w:val="General"/>
          <w:gallery w:val="placeholder"/>
        </w:category>
        <w:types>
          <w:type w:val="bbPlcHdr"/>
        </w:types>
        <w:behaviors>
          <w:behavior w:val="content"/>
        </w:behaviors>
        <w:guid w:val="{DD031DB1-39F3-43B1-BFE8-C2845891D115}"/>
      </w:docPartPr>
      <w:docPartBody>
        <w:p w:rsidR="00D30C2D" w:rsidRDefault="00107404" w:rsidP="00107404">
          <w:pPr>
            <w:pStyle w:val="A3865063E49E49C782A9EC0F47AA306C"/>
          </w:pPr>
          <w:r w:rsidRPr="00DF794B">
            <w:rPr>
              <w:rStyle w:val="PlaceholderText"/>
            </w:rPr>
            <w:t>Click here to enter text.</w:t>
          </w:r>
        </w:p>
      </w:docPartBody>
    </w:docPart>
    <w:docPart>
      <w:docPartPr>
        <w:name w:val="94B6421A0A07487BAC569D2DE3B5F747"/>
        <w:category>
          <w:name w:val="General"/>
          <w:gallery w:val="placeholder"/>
        </w:category>
        <w:types>
          <w:type w:val="bbPlcHdr"/>
        </w:types>
        <w:behaviors>
          <w:behavior w:val="content"/>
        </w:behaviors>
        <w:guid w:val="{A6319125-93D4-427E-90D7-08AD35FE9464}"/>
      </w:docPartPr>
      <w:docPartBody>
        <w:p w:rsidR="00D30C2D" w:rsidRDefault="00107404" w:rsidP="00107404">
          <w:pPr>
            <w:pStyle w:val="94B6421A0A07487BAC569D2DE3B5F747"/>
          </w:pPr>
          <w:r w:rsidRPr="00DF794B">
            <w:rPr>
              <w:rStyle w:val="PlaceholderText"/>
            </w:rPr>
            <w:t>Click here to enter text.</w:t>
          </w:r>
        </w:p>
      </w:docPartBody>
    </w:docPart>
    <w:docPart>
      <w:docPartPr>
        <w:name w:val="28A7B07DB8ED40A39AC6C959079BB9DB"/>
        <w:category>
          <w:name w:val="General"/>
          <w:gallery w:val="placeholder"/>
        </w:category>
        <w:types>
          <w:type w:val="bbPlcHdr"/>
        </w:types>
        <w:behaviors>
          <w:behavior w:val="content"/>
        </w:behaviors>
        <w:guid w:val="{30F7DCFC-001E-4098-9245-5F5A260A1DB7}"/>
      </w:docPartPr>
      <w:docPartBody>
        <w:p w:rsidR="00D30C2D" w:rsidRDefault="00107404" w:rsidP="00107404">
          <w:pPr>
            <w:pStyle w:val="28A7B07DB8ED40A39AC6C959079BB9DB"/>
          </w:pPr>
          <w:r w:rsidRPr="00DF794B">
            <w:rPr>
              <w:rStyle w:val="PlaceholderText"/>
            </w:rPr>
            <w:t>Click here to enter text.</w:t>
          </w:r>
        </w:p>
      </w:docPartBody>
    </w:docPart>
    <w:docPart>
      <w:docPartPr>
        <w:name w:val="AE9E253CBC2A457AAFE26AC542983816"/>
        <w:category>
          <w:name w:val="General"/>
          <w:gallery w:val="placeholder"/>
        </w:category>
        <w:types>
          <w:type w:val="bbPlcHdr"/>
        </w:types>
        <w:behaviors>
          <w:behavior w:val="content"/>
        </w:behaviors>
        <w:guid w:val="{2702F06D-4A91-4B2D-AA4D-8B9CECCD2B85}"/>
      </w:docPartPr>
      <w:docPartBody>
        <w:p w:rsidR="00D30C2D" w:rsidRDefault="00107404" w:rsidP="00107404">
          <w:pPr>
            <w:pStyle w:val="AE9E253CBC2A457AAFE26AC542983816"/>
          </w:pPr>
          <w:r w:rsidRPr="00DF794B">
            <w:rPr>
              <w:rStyle w:val="PlaceholderText"/>
            </w:rPr>
            <w:t>Click here to enter text.</w:t>
          </w:r>
        </w:p>
      </w:docPartBody>
    </w:docPart>
    <w:docPart>
      <w:docPartPr>
        <w:name w:val="0E107B1B53084944A29600678828E53B"/>
        <w:category>
          <w:name w:val="General"/>
          <w:gallery w:val="placeholder"/>
        </w:category>
        <w:types>
          <w:type w:val="bbPlcHdr"/>
        </w:types>
        <w:behaviors>
          <w:behavior w:val="content"/>
        </w:behaviors>
        <w:guid w:val="{60F9C433-88DD-41F0-B3DC-FD1DAC817B12}"/>
      </w:docPartPr>
      <w:docPartBody>
        <w:p w:rsidR="00D30C2D" w:rsidRDefault="00107404" w:rsidP="00107404">
          <w:pPr>
            <w:pStyle w:val="0E107B1B53084944A29600678828E53B"/>
          </w:pPr>
          <w:r w:rsidRPr="00DF794B">
            <w:rPr>
              <w:rStyle w:val="PlaceholderText"/>
            </w:rPr>
            <w:t>Click here to enter text.</w:t>
          </w:r>
        </w:p>
      </w:docPartBody>
    </w:docPart>
    <w:docPart>
      <w:docPartPr>
        <w:name w:val="72C3A33EEF0641979DC7918E2F58566B"/>
        <w:category>
          <w:name w:val="General"/>
          <w:gallery w:val="placeholder"/>
        </w:category>
        <w:types>
          <w:type w:val="bbPlcHdr"/>
        </w:types>
        <w:behaviors>
          <w:behavior w:val="content"/>
        </w:behaviors>
        <w:guid w:val="{34B71450-3B82-404D-A113-79505E2C58CC}"/>
      </w:docPartPr>
      <w:docPartBody>
        <w:p w:rsidR="00D30C2D" w:rsidRDefault="00107404" w:rsidP="00107404">
          <w:pPr>
            <w:pStyle w:val="72C3A33EEF0641979DC7918E2F58566B"/>
          </w:pPr>
          <w:r w:rsidRPr="00DF794B">
            <w:rPr>
              <w:rStyle w:val="PlaceholderText"/>
            </w:rPr>
            <w:t>Click here to enter text.</w:t>
          </w:r>
        </w:p>
      </w:docPartBody>
    </w:docPart>
    <w:docPart>
      <w:docPartPr>
        <w:name w:val="264414C5EEC245ACB62BE1B08933927E"/>
        <w:category>
          <w:name w:val="General"/>
          <w:gallery w:val="placeholder"/>
        </w:category>
        <w:types>
          <w:type w:val="bbPlcHdr"/>
        </w:types>
        <w:behaviors>
          <w:behavior w:val="content"/>
        </w:behaviors>
        <w:guid w:val="{9E84CC3D-9482-4BFC-9112-3EDDBEB437CB}"/>
      </w:docPartPr>
      <w:docPartBody>
        <w:p w:rsidR="00D30C2D" w:rsidRDefault="00107404" w:rsidP="00107404">
          <w:pPr>
            <w:pStyle w:val="264414C5EEC245ACB62BE1B08933927E"/>
          </w:pPr>
          <w:r w:rsidRPr="00DF794B">
            <w:rPr>
              <w:rStyle w:val="PlaceholderText"/>
            </w:rPr>
            <w:t>Click here to enter text.</w:t>
          </w:r>
        </w:p>
      </w:docPartBody>
    </w:docPart>
    <w:docPart>
      <w:docPartPr>
        <w:name w:val="9931133BB2414B9D9A5B77C8837EAF56"/>
        <w:category>
          <w:name w:val="General"/>
          <w:gallery w:val="placeholder"/>
        </w:category>
        <w:types>
          <w:type w:val="bbPlcHdr"/>
        </w:types>
        <w:behaviors>
          <w:behavior w:val="content"/>
        </w:behaviors>
        <w:guid w:val="{6EF51500-25F6-424E-AA45-881A8C46B8A1}"/>
      </w:docPartPr>
      <w:docPartBody>
        <w:p w:rsidR="00D30C2D" w:rsidRDefault="00107404" w:rsidP="00107404">
          <w:pPr>
            <w:pStyle w:val="9931133BB2414B9D9A5B77C8837EAF56"/>
          </w:pPr>
          <w:r w:rsidRPr="00DF794B">
            <w:rPr>
              <w:rStyle w:val="PlaceholderText"/>
            </w:rPr>
            <w:t>Click here to enter text.</w:t>
          </w:r>
        </w:p>
      </w:docPartBody>
    </w:docPart>
    <w:docPart>
      <w:docPartPr>
        <w:name w:val="D5AC7F9782254780B7B1A02866A043E4"/>
        <w:category>
          <w:name w:val="General"/>
          <w:gallery w:val="placeholder"/>
        </w:category>
        <w:types>
          <w:type w:val="bbPlcHdr"/>
        </w:types>
        <w:behaviors>
          <w:behavior w:val="content"/>
        </w:behaviors>
        <w:guid w:val="{AFE9079E-5FE7-4839-BFDA-37EB1E8CE200}"/>
      </w:docPartPr>
      <w:docPartBody>
        <w:p w:rsidR="00D30C2D" w:rsidRDefault="00107404" w:rsidP="00107404">
          <w:pPr>
            <w:pStyle w:val="D5AC7F9782254780B7B1A02866A043E4"/>
          </w:pPr>
          <w:r w:rsidRPr="00DF794B">
            <w:rPr>
              <w:rStyle w:val="PlaceholderText"/>
            </w:rPr>
            <w:t>Click here to enter text.</w:t>
          </w:r>
        </w:p>
      </w:docPartBody>
    </w:docPart>
    <w:docPart>
      <w:docPartPr>
        <w:name w:val="A4E158D6A53D493B9FF051B5C5F6D958"/>
        <w:category>
          <w:name w:val="General"/>
          <w:gallery w:val="placeholder"/>
        </w:category>
        <w:types>
          <w:type w:val="bbPlcHdr"/>
        </w:types>
        <w:behaviors>
          <w:behavior w:val="content"/>
        </w:behaviors>
        <w:guid w:val="{D8EDCD9F-348D-470C-8834-41FAA2E99F90}"/>
      </w:docPartPr>
      <w:docPartBody>
        <w:p w:rsidR="00D30C2D" w:rsidRDefault="00107404" w:rsidP="00107404">
          <w:pPr>
            <w:pStyle w:val="A4E158D6A53D493B9FF051B5C5F6D958"/>
          </w:pPr>
          <w:r w:rsidRPr="00DF794B">
            <w:rPr>
              <w:rStyle w:val="PlaceholderText"/>
            </w:rPr>
            <w:t>Click here to enter text.</w:t>
          </w:r>
        </w:p>
      </w:docPartBody>
    </w:docPart>
    <w:docPart>
      <w:docPartPr>
        <w:name w:val="304A56313CD6444FB836BD8F03AEEA83"/>
        <w:category>
          <w:name w:val="General"/>
          <w:gallery w:val="placeholder"/>
        </w:category>
        <w:types>
          <w:type w:val="bbPlcHdr"/>
        </w:types>
        <w:behaviors>
          <w:behavior w:val="content"/>
        </w:behaviors>
        <w:guid w:val="{D9A39E3E-D210-4EB2-BDAF-5C92F6B908B6}"/>
      </w:docPartPr>
      <w:docPartBody>
        <w:p w:rsidR="00D30C2D" w:rsidRDefault="00107404" w:rsidP="00107404">
          <w:pPr>
            <w:pStyle w:val="304A56313CD6444FB836BD8F03AEEA83"/>
          </w:pPr>
          <w:r w:rsidRPr="00DF794B">
            <w:rPr>
              <w:rStyle w:val="PlaceholderText"/>
            </w:rPr>
            <w:t>Click here to enter text.</w:t>
          </w:r>
        </w:p>
      </w:docPartBody>
    </w:docPart>
    <w:docPart>
      <w:docPartPr>
        <w:name w:val="DAB4251AD5C84412B2013613CA4605CD"/>
        <w:category>
          <w:name w:val="General"/>
          <w:gallery w:val="placeholder"/>
        </w:category>
        <w:types>
          <w:type w:val="bbPlcHdr"/>
        </w:types>
        <w:behaviors>
          <w:behavior w:val="content"/>
        </w:behaviors>
        <w:guid w:val="{CE195799-D2A6-49DB-90EA-A8A7F84EE7D5}"/>
      </w:docPartPr>
      <w:docPartBody>
        <w:p w:rsidR="00D30C2D" w:rsidRDefault="00107404" w:rsidP="00107404">
          <w:pPr>
            <w:pStyle w:val="DAB4251AD5C84412B2013613CA4605CD"/>
          </w:pPr>
          <w:r w:rsidRPr="00DF794B">
            <w:rPr>
              <w:rStyle w:val="PlaceholderText"/>
            </w:rPr>
            <w:t>Click here to enter text.</w:t>
          </w:r>
        </w:p>
      </w:docPartBody>
    </w:docPart>
    <w:docPart>
      <w:docPartPr>
        <w:name w:val="755FB9EED62A40079C4BC5E515C2FB66"/>
        <w:category>
          <w:name w:val="General"/>
          <w:gallery w:val="placeholder"/>
        </w:category>
        <w:types>
          <w:type w:val="bbPlcHdr"/>
        </w:types>
        <w:behaviors>
          <w:behavior w:val="content"/>
        </w:behaviors>
        <w:guid w:val="{C1808ABF-2A67-448C-910C-108F1718C8F8}"/>
      </w:docPartPr>
      <w:docPartBody>
        <w:p w:rsidR="00D30C2D" w:rsidRDefault="00107404" w:rsidP="00107404">
          <w:pPr>
            <w:pStyle w:val="755FB9EED62A40079C4BC5E515C2FB66"/>
          </w:pPr>
          <w:r w:rsidRPr="00DF794B">
            <w:rPr>
              <w:rStyle w:val="PlaceholderText"/>
            </w:rPr>
            <w:t>Click here to enter text.</w:t>
          </w:r>
        </w:p>
      </w:docPartBody>
    </w:docPart>
    <w:docPart>
      <w:docPartPr>
        <w:name w:val="654DF5D729B9454CA27CD6140E94A3D7"/>
        <w:category>
          <w:name w:val="General"/>
          <w:gallery w:val="placeholder"/>
        </w:category>
        <w:types>
          <w:type w:val="bbPlcHdr"/>
        </w:types>
        <w:behaviors>
          <w:behavior w:val="content"/>
        </w:behaviors>
        <w:guid w:val="{951C6C4E-6C8E-433E-B0D2-E48A462C9C7F}"/>
      </w:docPartPr>
      <w:docPartBody>
        <w:p w:rsidR="00D30C2D" w:rsidRDefault="00107404" w:rsidP="00107404">
          <w:pPr>
            <w:pStyle w:val="654DF5D729B9454CA27CD6140E94A3D7"/>
          </w:pPr>
          <w:r w:rsidRPr="00DF794B">
            <w:rPr>
              <w:rStyle w:val="PlaceholderText"/>
            </w:rPr>
            <w:t>Click here to enter text.</w:t>
          </w:r>
        </w:p>
      </w:docPartBody>
    </w:docPart>
    <w:docPart>
      <w:docPartPr>
        <w:name w:val="1E7B6D8963234DD0AA82407FDC78B4FB"/>
        <w:category>
          <w:name w:val="General"/>
          <w:gallery w:val="placeholder"/>
        </w:category>
        <w:types>
          <w:type w:val="bbPlcHdr"/>
        </w:types>
        <w:behaviors>
          <w:behavior w:val="content"/>
        </w:behaviors>
        <w:guid w:val="{F04B8D3E-6BA9-4DB2-856B-8B6416ABBFAC}"/>
      </w:docPartPr>
      <w:docPartBody>
        <w:p w:rsidR="00D30C2D" w:rsidRDefault="00107404" w:rsidP="00107404">
          <w:pPr>
            <w:pStyle w:val="1E7B6D8963234DD0AA82407FDC78B4FB"/>
          </w:pPr>
          <w:r w:rsidRPr="00DF794B">
            <w:rPr>
              <w:rStyle w:val="PlaceholderText"/>
            </w:rPr>
            <w:t>Click here to enter text.</w:t>
          </w:r>
        </w:p>
      </w:docPartBody>
    </w:docPart>
    <w:docPart>
      <w:docPartPr>
        <w:name w:val="8F6928E990F74CF4872D6DFD8F56A0EB"/>
        <w:category>
          <w:name w:val="General"/>
          <w:gallery w:val="placeholder"/>
        </w:category>
        <w:types>
          <w:type w:val="bbPlcHdr"/>
        </w:types>
        <w:behaviors>
          <w:behavior w:val="content"/>
        </w:behaviors>
        <w:guid w:val="{9539C9D5-A0F0-4398-935D-FE8D6B84951F}"/>
      </w:docPartPr>
      <w:docPartBody>
        <w:p w:rsidR="00D30C2D" w:rsidRDefault="00107404" w:rsidP="00107404">
          <w:pPr>
            <w:pStyle w:val="8F6928E990F74CF4872D6DFD8F56A0EB"/>
          </w:pPr>
          <w:r w:rsidRPr="00DF794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04"/>
    <w:rsid w:val="00107404"/>
    <w:rsid w:val="00D3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7404"/>
  </w:style>
  <w:style w:type="paragraph" w:customStyle="1" w:styleId="A3865063E49E49C782A9EC0F47AA306C">
    <w:name w:val="A3865063E49E49C782A9EC0F47AA306C"/>
    <w:rsid w:val="00107404"/>
  </w:style>
  <w:style w:type="paragraph" w:customStyle="1" w:styleId="2DE2918F5E19462BA51C3B3C729B9063">
    <w:name w:val="2DE2918F5E19462BA51C3B3C729B9063"/>
    <w:rsid w:val="00107404"/>
  </w:style>
  <w:style w:type="paragraph" w:customStyle="1" w:styleId="19E94B74523A423FAFCC391241789199">
    <w:name w:val="19E94B74523A423FAFCC391241789199"/>
    <w:rsid w:val="00107404"/>
  </w:style>
  <w:style w:type="paragraph" w:customStyle="1" w:styleId="1B1C09F712284DD4BC16251D83D659A7">
    <w:name w:val="1B1C09F712284DD4BC16251D83D659A7"/>
    <w:rsid w:val="00107404"/>
  </w:style>
  <w:style w:type="paragraph" w:customStyle="1" w:styleId="2957E3E1B5F4400DBB5B5E3DE73AF186">
    <w:name w:val="2957E3E1B5F4400DBB5B5E3DE73AF186"/>
    <w:rsid w:val="00107404"/>
  </w:style>
  <w:style w:type="paragraph" w:customStyle="1" w:styleId="94B6421A0A07487BAC569D2DE3B5F747">
    <w:name w:val="94B6421A0A07487BAC569D2DE3B5F747"/>
    <w:rsid w:val="00107404"/>
  </w:style>
  <w:style w:type="paragraph" w:customStyle="1" w:styleId="28A7B07DB8ED40A39AC6C959079BB9DB">
    <w:name w:val="28A7B07DB8ED40A39AC6C959079BB9DB"/>
    <w:rsid w:val="00107404"/>
  </w:style>
  <w:style w:type="paragraph" w:customStyle="1" w:styleId="AE9E253CBC2A457AAFE26AC542983816">
    <w:name w:val="AE9E253CBC2A457AAFE26AC542983816"/>
    <w:rsid w:val="00107404"/>
  </w:style>
  <w:style w:type="paragraph" w:customStyle="1" w:styleId="E489BC2FD28F4DE38C22893C3C02109F">
    <w:name w:val="E489BC2FD28F4DE38C22893C3C02109F"/>
    <w:rsid w:val="00107404"/>
  </w:style>
  <w:style w:type="paragraph" w:customStyle="1" w:styleId="6BC8F124ADE14EDC8BB8F1084F6BFC34">
    <w:name w:val="6BC8F124ADE14EDC8BB8F1084F6BFC34"/>
    <w:rsid w:val="00107404"/>
  </w:style>
  <w:style w:type="paragraph" w:customStyle="1" w:styleId="AFAEC58B921948B9A18A775265F591F1">
    <w:name w:val="AFAEC58B921948B9A18A775265F591F1"/>
    <w:rsid w:val="00107404"/>
  </w:style>
  <w:style w:type="paragraph" w:customStyle="1" w:styleId="A5DD531ECB6E4041BD225EF52BE704B2">
    <w:name w:val="A5DD531ECB6E4041BD225EF52BE704B2"/>
    <w:rsid w:val="00107404"/>
  </w:style>
  <w:style w:type="paragraph" w:customStyle="1" w:styleId="A71891AC949E490AB4CB99CDE2F108BD">
    <w:name w:val="A71891AC949E490AB4CB99CDE2F108BD"/>
    <w:rsid w:val="00107404"/>
  </w:style>
  <w:style w:type="paragraph" w:customStyle="1" w:styleId="EE563993F9C340BEBD044459676E9F2C">
    <w:name w:val="EE563993F9C340BEBD044459676E9F2C"/>
    <w:rsid w:val="00107404"/>
  </w:style>
  <w:style w:type="paragraph" w:customStyle="1" w:styleId="AE95FDF3B88F421FB0E10D5B9EBDE466">
    <w:name w:val="AE95FDF3B88F421FB0E10D5B9EBDE466"/>
    <w:rsid w:val="00107404"/>
  </w:style>
  <w:style w:type="paragraph" w:customStyle="1" w:styleId="10C7919080BA4B7C817B837FCE26B390">
    <w:name w:val="10C7919080BA4B7C817B837FCE26B390"/>
    <w:rsid w:val="00107404"/>
  </w:style>
  <w:style w:type="paragraph" w:customStyle="1" w:styleId="EC156C627A804E66973BD088822841AB">
    <w:name w:val="EC156C627A804E66973BD088822841AB"/>
    <w:rsid w:val="00107404"/>
  </w:style>
  <w:style w:type="paragraph" w:customStyle="1" w:styleId="F5342604C1A1442D818D6D247209A09E">
    <w:name w:val="F5342604C1A1442D818D6D247209A09E"/>
    <w:rsid w:val="00107404"/>
  </w:style>
  <w:style w:type="paragraph" w:customStyle="1" w:styleId="31FD38074E78479CA55811246BE7A86E">
    <w:name w:val="31FD38074E78479CA55811246BE7A86E"/>
    <w:rsid w:val="00107404"/>
  </w:style>
  <w:style w:type="paragraph" w:customStyle="1" w:styleId="FA3BDB785F774911BED30221BAF09D2F">
    <w:name w:val="FA3BDB785F774911BED30221BAF09D2F"/>
    <w:rsid w:val="00107404"/>
  </w:style>
  <w:style w:type="paragraph" w:customStyle="1" w:styleId="E27D96969E4348E0AA96F3FEDA84AA06">
    <w:name w:val="E27D96969E4348E0AA96F3FEDA84AA06"/>
    <w:rsid w:val="00107404"/>
  </w:style>
  <w:style w:type="paragraph" w:customStyle="1" w:styleId="D8C1138BDD7445A3B33CA7A12AF334FA">
    <w:name w:val="D8C1138BDD7445A3B33CA7A12AF334FA"/>
    <w:rsid w:val="00107404"/>
  </w:style>
  <w:style w:type="paragraph" w:customStyle="1" w:styleId="0E107B1B53084944A29600678828E53B">
    <w:name w:val="0E107B1B53084944A29600678828E53B"/>
    <w:rsid w:val="00107404"/>
  </w:style>
  <w:style w:type="paragraph" w:customStyle="1" w:styleId="72C3A33EEF0641979DC7918E2F58566B">
    <w:name w:val="72C3A33EEF0641979DC7918E2F58566B"/>
    <w:rsid w:val="00107404"/>
  </w:style>
  <w:style w:type="paragraph" w:customStyle="1" w:styleId="264414C5EEC245ACB62BE1B08933927E">
    <w:name w:val="264414C5EEC245ACB62BE1B08933927E"/>
    <w:rsid w:val="00107404"/>
  </w:style>
  <w:style w:type="paragraph" w:customStyle="1" w:styleId="9931133BB2414B9D9A5B77C8837EAF56">
    <w:name w:val="9931133BB2414B9D9A5B77C8837EAF56"/>
    <w:rsid w:val="00107404"/>
  </w:style>
  <w:style w:type="paragraph" w:customStyle="1" w:styleId="D5AC7F9782254780B7B1A02866A043E4">
    <w:name w:val="D5AC7F9782254780B7B1A02866A043E4"/>
    <w:rsid w:val="00107404"/>
  </w:style>
  <w:style w:type="paragraph" w:customStyle="1" w:styleId="A4E158D6A53D493B9FF051B5C5F6D958">
    <w:name w:val="A4E158D6A53D493B9FF051B5C5F6D958"/>
    <w:rsid w:val="00107404"/>
  </w:style>
  <w:style w:type="paragraph" w:customStyle="1" w:styleId="304A56313CD6444FB836BD8F03AEEA83">
    <w:name w:val="304A56313CD6444FB836BD8F03AEEA83"/>
    <w:rsid w:val="00107404"/>
  </w:style>
  <w:style w:type="paragraph" w:customStyle="1" w:styleId="DAB4251AD5C84412B2013613CA4605CD">
    <w:name w:val="DAB4251AD5C84412B2013613CA4605CD"/>
    <w:rsid w:val="00107404"/>
  </w:style>
  <w:style w:type="paragraph" w:customStyle="1" w:styleId="755FB9EED62A40079C4BC5E515C2FB66">
    <w:name w:val="755FB9EED62A40079C4BC5E515C2FB66"/>
    <w:rsid w:val="00107404"/>
  </w:style>
  <w:style w:type="paragraph" w:customStyle="1" w:styleId="654DF5D729B9454CA27CD6140E94A3D7">
    <w:name w:val="654DF5D729B9454CA27CD6140E94A3D7"/>
    <w:rsid w:val="00107404"/>
  </w:style>
  <w:style w:type="paragraph" w:customStyle="1" w:styleId="1E7B6D8963234DD0AA82407FDC78B4FB">
    <w:name w:val="1E7B6D8963234DD0AA82407FDC78B4FB"/>
    <w:rsid w:val="00107404"/>
  </w:style>
  <w:style w:type="paragraph" w:customStyle="1" w:styleId="8F6928E990F74CF4872D6DFD8F56A0EB">
    <w:name w:val="8F6928E990F74CF4872D6DFD8F56A0EB"/>
    <w:rsid w:val="001074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6" ma:contentTypeDescription="Crear nuevo documento." ma:contentTypeScope="" ma:versionID="198f7dad12dfc37a1f64a943ee72194c">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190b6b712c472b80cef0d707dc603bb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F095C-0E45-42DD-9395-22C9F0119682}">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dc808d36-874f-4b27-aec2-2fd649817929"/>
    <ds:schemaRef ds:uri="http://www.w3.org/XML/1998/namespace"/>
    <ds:schemaRef ds:uri="f2466082-b6bf-4153-98c3-3c41e85fda18"/>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DB34C195-CB8F-4B0F-B127-075F2B052E57}">
  <ds:schemaRefs>
    <ds:schemaRef ds:uri="http://schemas.microsoft.com/sharepoint/v3/contenttype/forms"/>
  </ds:schemaRefs>
</ds:datastoreItem>
</file>

<file path=customXml/itemProps3.xml><?xml version="1.0" encoding="utf-8"?>
<ds:datastoreItem xmlns:ds="http://schemas.openxmlformats.org/officeDocument/2006/customXml" ds:itemID="{F5D8CCCC-AEF4-4BE7-BAB8-613BAF68D63C}"/>
</file>

<file path=customXml/itemProps4.xml><?xml version="1.0" encoding="utf-8"?>
<ds:datastoreItem xmlns:ds="http://schemas.openxmlformats.org/officeDocument/2006/customXml" ds:itemID="{9207902C-4C2D-4BB6-8859-54F561B8F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21</Pages>
  <Words>5745</Words>
  <Characters>32752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Subcontract Number 2-31 U-7449</vt:lpstr>
    </vt:vector>
  </TitlesOfParts>
  <Company>CHF</Company>
  <LinksUpToDate>false</LinksUpToDate>
  <CharactersWithSpaces>38421</CharactersWithSpaces>
  <SharedDoc>false</SharedDoc>
  <HLinks>
    <vt:vector size="6" baseType="variant">
      <vt:variant>
        <vt:i4>7536687</vt:i4>
      </vt:variant>
      <vt:variant>
        <vt:i4>0</vt:i4>
      </vt:variant>
      <vt:variant>
        <vt:i4>0</vt:i4>
      </vt:variant>
      <vt:variant>
        <vt:i4>5</vt:i4>
      </vt:variant>
      <vt:variant>
        <vt:lpwstr>https://www.ecfr.gov/cgi-bin/text-idx?SID=5716a444c9b48d5a385290103fe78b37&amp;mc=true&amp;node=pt2.1.200&amp;rgn=div5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Diana Cartagena</cp:lastModifiedBy>
  <cp:revision>112</cp:revision>
  <cp:lastPrinted>2016-06-01T17:12:00Z</cp:lastPrinted>
  <dcterms:created xsi:type="dcterms:W3CDTF">2019-01-29T14:38:00Z</dcterms:created>
  <dcterms:modified xsi:type="dcterms:W3CDTF">2020-02-03T21:20:00Z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115400</vt:r8>
  </property>
</Properties>
</file>