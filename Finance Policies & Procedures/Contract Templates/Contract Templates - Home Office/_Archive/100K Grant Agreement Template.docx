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word/stylesWithEffects.xml" ContentType="application/vnd.ms-word.stylesWithEffects+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word/glossary/stylesWithEffects.xml" ContentType="application/vnd.ms-word.stylesWithEffects+xml"/>
  <Override PartName="/word/glossary/webSettings.xml" ContentType="application/vnd.openxmlformats-officedocument.wordprocessingml.webSetting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numbering.xml" ContentType="application/vnd.openxmlformats-officedocument.wordprocessingml.numbering+xml"/>
  <Override PartName="/word/glossary/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1120" w:rsidRPr="006D4E2F" w:rsidRDefault="008B1120" w:rsidP="008B1120">
      <w:pPr>
        <w:tabs>
          <w:tab w:val="left" w:pos="6570"/>
        </w:tabs>
        <w:spacing w:before="0" w:after="0"/>
        <w:jc w:val="center"/>
        <w:rPr>
          <w:rFonts w:ascii="Times New Roman" w:hAnsi="Times New Roman"/>
          <w:b/>
          <w:sz w:val="24"/>
          <w:szCs w:val="24"/>
        </w:rPr>
      </w:pPr>
      <w:r w:rsidRPr="006D4E2F">
        <w:rPr>
          <w:rFonts w:ascii="Times New Roman" w:hAnsi="Times New Roman"/>
          <w:b/>
          <w:sz w:val="24"/>
          <w:szCs w:val="24"/>
        </w:rPr>
        <w:t>GRANT AGREEMENT</w:t>
      </w:r>
    </w:p>
    <w:p w:rsidR="008B1120" w:rsidRPr="006D4E2F" w:rsidRDefault="008B1120" w:rsidP="008B1120">
      <w:pPr>
        <w:pStyle w:val="Title"/>
        <w:tabs>
          <w:tab w:val="center" w:pos="4680"/>
        </w:tabs>
        <w:rPr>
          <w:rFonts w:ascii="Times New Roman" w:hAnsi="Times New Roman"/>
          <w:sz w:val="24"/>
          <w:szCs w:val="24"/>
        </w:rPr>
      </w:pPr>
      <w:proofErr w:type="gramStart"/>
      <w:r w:rsidRPr="006D4E2F">
        <w:rPr>
          <w:rFonts w:ascii="Times New Roman" w:hAnsi="Times New Roman"/>
          <w:sz w:val="24"/>
          <w:szCs w:val="24"/>
        </w:rPr>
        <w:t>between</w:t>
      </w:r>
      <w:proofErr w:type="gramEnd"/>
    </w:p>
    <w:p w:rsidR="008B1120" w:rsidRPr="006D4E2F" w:rsidRDefault="008B1120" w:rsidP="008B1120">
      <w:pPr>
        <w:pStyle w:val="Title"/>
        <w:tabs>
          <w:tab w:val="center" w:pos="4680"/>
        </w:tabs>
        <w:rPr>
          <w:rFonts w:ascii="Times New Roman" w:hAnsi="Times New Roman"/>
          <w:sz w:val="24"/>
          <w:szCs w:val="24"/>
        </w:rPr>
      </w:pPr>
      <w:r w:rsidRPr="006D4E2F">
        <w:rPr>
          <w:rFonts w:ascii="Times New Roman" w:hAnsi="Times New Roman"/>
          <w:sz w:val="24"/>
          <w:szCs w:val="24"/>
        </w:rPr>
        <w:t>PARTNERS OF THE AMERICAS</w:t>
      </w:r>
    </w:p>
    <w:p w:rsidR="008B1120" w:rsidRPr="006D4E2F" w:rsidRDefault="008B1120" w:rsidP="008B1120">
      <w:pPr>
        <w:pStyle w:val="Title"/>
        <w:tabs>
          <w:tab w:val="center" w:pos="4680"/>
        </w:tabs>
        <w:rPr>
          <w:rFonts w:ascii="Times New Roman" w:hAnsi="Times New Roman"/>
          <w:sz w:val="24"/>
          <w:szCs w:val="24"/>
        </w:rPr>
      </w:pPr>
      <w:r w:rsidRPr="006D4E2F">
        <w:rPr>
          <w:rFonts w:ascii="Times New Roman" w:hAnsi="Times New Roman"/>
          <w:sz w:val="24"/>
          <w:szCs w:val="24"/>
        </w:rPr>
        <w:t>AND</w:t>
      </w:r>
    </w:p>
    <w:p w:rsidR="008B1120" w:rsidRPr="006D4E2F" w:rsidRDefault="00C734F9" w:rsidP="008B1120">
      <w:pPr>
        <w:pStyle w:val="Title"/>
        <w:tabs>
          <w:tab w:val="center" w:pos="4680"/>
        </w:tabs>
        <w:rPr>
          <w:rFonts w:ascii="Times New Roman" w:hAnsi="Times New Roman"/>
          <w:sz w:val="24"/>
          <w:szCs w:val="24"/>
        </w:rPr>
      </w:pPr>
      <w:sdt>
        <w:sdtPr>
          <w:rPr>
            <w:rFonts w:ascii="Times New Roman" w:hAnsi="Times New Roman"/>
            <w:sz w:val="24"/>
            <w:szCs w:val="24"/>
          </w:rPr>
          <w:id w:val="-479003046"/>
          <w:placeholder>
            <w:docPart w:val="320A86DFA7814C459EFF73940C7271B6"/>
          </w:placeholder>
        </w:sdtPr>
        <w:sdtEndPr>
          <w:rPr>
            <w:highlight w:val="yellow"/>
          </w:rPr>
        </w:sdtEndPr>
        <w:sdtContent>
          <w:r w:rsidR="008B1120" w:rsidRPr="006D4E2F">
            <w:rPr>
              <w:rFonts w:ascii="Times New Roman" w:hAnsi="Times New Roman"/>
              <w:sz w:val="24"/>
              <w:szCs w:val="24"/>
              <w:highlight w:val="yellow"/>
            </w:rPr>
            <w:t>Name of Sub grantee</w:t>
          </w:r>
        </w:sdtContent>
      </w:sdt>
    </w:p>
    <w:p w:rsidR="008B1120" w:rsidRPr="006D4E2F" w:rsidRDefault="008B1120" w:rsidP="008B1120">
      <w:pPr>
        <w:tabs>
          <w:tab w:val="left" w:pos="6570"/>
        </w:tabs>
        <w:spacing w:before="0" w:after="0"/>
        <w:jc w:val="center"/>
        <w:rPr>
          <w:rFonts w:ascii="Times New Roman" w:hAnsi="Times New Roman"/>
          <w:b/>
          <w:sz w:val="24"/>
          <w:szCs w:val="24"/>
        </w:rPr>
      </w:pPr>
    </w:p>
    <w:p w:rsidR="008B1120" w:rsidRPr="006D4E2F" w:rsidRDefault="008B1120" w:rsidP="008B1120">
      <w:pPr>
        <w:tabs>
          <w:tab w:val="left" w:pos="6570"/>
        </w:tabs>
        <w:spacing w:before="0" w:after="0"/>
        <w:rPr>
          <w:rFonts w:ascii="Times New Roman" w:hAnsi="Times New Roman"/>
          <w:b/>
          <w:sz w:val="24"/>
          <w:szCs w:val="24"/>
        </w:rPr>
      </w:pPr>
    </w:p>
    <w:p w:rsidR="008B1120" w:rsidRPr="006D4E2F" w:rsidRDefault="008B1120" w:rsidP="008B1120">
      <w:pPr>
        <w:tabs>
          <w:tab w:val="left" w:pos="6570"/>
        </w:tabs>
        <w:spacing w:before="0" w:after="0"/>
        <w:rPr>
          <w:rFonts w:ascii="Times New Roman" w:hAnsi="Times New Roman"/>
          <w:b/>
          <w:sz w:val="24"/>
          <w:szCs w:val="24"/>
        </w:rPr>
      </w:pPr>
      <w:r w:rsidRPr="006D4E2F">
        <w:rPr>
          <w:rFonts w:ascii="Times New Roman" w:hAnsi="Times New Roman"/>
          <w:b/>
          <w:sz w:val="24"/>
          <w:szCs w:val="24"/>
        </w:rPr>
        <w:t xml:space="preserve">Project Title: </w:t>
      </w:r>
    </w:p>
    <w:p w:rsidR="008B1120" w:rsidRPr="006D4E2F" w:rsidRDefault="008B1120" w:rsidP="008B1120">
      <w:pPr>
        <w:spacing w:before="0" w:after="0"/>
        <w:rPr>
          <w:rFonts w:ascii="Times New Roman" w:hAnsi="Times New Roman"/>
          <w:sz w:val="24"/>
          <w:szCs w:val="24"/>
        </w:rPr>
      </w:pPr>
    </w:p>
    <w:p w:rsidR="008B1120" w:rsidRPr="006D4E2F" w:rsidRDefault="008B1120" w:rsidP="008B1120">
      <w:pPr>
        <w:spacing w:before="0" w:after="0"/>
        <w:rPr>
          <w:rFonts w:ascii="Times New Roman" w:hAnsi="Times New Roman"/>
          <w:sz w:val="24"/>
          <w:szCs w:val="24"/>
        </w:rPr>
      </w:pPr>
      <w:r w:rsidRPr="006D4E2F">
        <w:rPr>
          <w:rFonts w:ascii="Times New Roman" w:hAnsi="Times New Roman"/>
          <w:sz w:val="24"/>
          <w:szCs w:val="24"/>
        </w:rPr>
        <w:t xml:space="preserve">WHEREAS, Partners of the Americas (“Partners”), recognized as a section </w:t>
      </w:r>
      <w:r w:rsidRPr="006D4E2F">
        <w:rPr>
          <w:rFonts w:ascii="Times New Roman" w:hAnsi="Times New Roman"/>
          <w:bCs/>
          <w:sz w:val="24"/>
          <w:szCs w:val="24"/>
        </w:rPr>
        <w:t>501</w:t>
      </w:r>
      <w:r w:rsidRPr="006D4E2F">
        <w:rPr>
          <w:rFonts w:ascii="Times New Roman" w:hAnsi="Times New Roman"/>
          <w:sz w:val="24"/>
          <w:szCs w:val="24"/>
        </w:rPr>
        <w:t>(</w:t>
      </w:r>
      <w:r w:rsidRPr="006D4E2F">
        <w:rPr>
          <w:rFonts w:ascii="Times New Roman" w:hAnsi="Times New Roman"/>
          <w:bCs/>
          <w:sz w:val="24"/>
          <w:szCs w:val="24"/>
        </w:rPr>
        <w:t>c</w:t>
      </w:r>
      <w:proofErr w:type="gramStart"/>
      <w:r w:rsidRPr="006D4E2F">
        <w:rPr>
          <w:rFonts w:ascii="Times New Roman" w:hAnsi="Times New Roman"/>
          <w:sz w:val="24"/>
          <w:szCs w:val="24"/>
        </w:rPr>
        <w:t>)(</w:t>
      </w:r>
      <w:proofErr w:type="gramEnd"/>
      <w:r w:rsidRPr="006D4E2F">
        <w:rPr>
          <w:rFonts w:ascii="Times New Roman" w:hAnsi="Times New Roman"/>
          <w:bCs/>
          <w:sz w:val="24"/>
          <w:szCs w:val="24"/>
        </w:rPr>
        <w:t>3</w:t>
      </w:r>
      <w:r w:rsidRPr="006D4E2F">
        <w:rPr>
          <w:rFonts w:ascii="Times New Roman" w:hAnsi="Times New Roman"/>
          <w:sz w:val="24"/>
          <w:szCs w:val="24"/>
        </w:rPr>
        <w:t>) nonprofit, non-partisan organization by the U.S. Internal Revenue Service, with Partners of the Americas, Inc., with EIN number 52-0848769 and D&amp;B DUNS number 04-053-1808, with international offices at 1424 K Street, NW, Suite 700, Washington, DC 20005, for fifty years has connected people and organizations across borders to serve and to change lives through lasting partnerships;</w:t>
      </w:r>
      <w:r w:rsidRPr="006D4E2F">
        <w:rPr>
          <w:rFonts w:ascii="Times New Roman" w:hAnsi="Times New Roman"/>
          <w:sz w:val="24"/>
          <w:szCs w:val="24"/>
        </w:rPr>
        <w:br/>
      </w:r>
    </w:p>
    <w:p w:rsidR="008B1120" w:rsidRPr="006D4E2F" w:rsidRDefault="008B1120" w:rsidP="008B1120">
      <w:pPr>
        <w:spacing w:before="0" w:after="0"/>
        <w:rPr>
          <w:rFonts w:ascii="Times New Roman" w:hAnsi="Times New Roman"/>
          <w:b/>
          <w:sz w:val="24"/>
          <w:szCs w:val="24"/>
        </w:rPr>
      </w:pPr>
      <w:r w:rsidRPr="006D4E2F">
        <w:rPr>
          <w:rFonts w:ascii="Times New Roman" w:hAnsi="Times New Roman"/>
          <w:sz w:val="24"/>
          <w:szCs w:val="24"/>
        </w:rPr>
        <w:t xml:space="preserve">WHEREAS, Partners of the Americas (“Partners”) and </w:t>
      </w:r>
      <w:r w:rsidRPr="006D4E2F">
        <w:rPr>
          <w:rFonts w:ascii="Times New Roman" w:hAnsi="Times New Roman"/>
          <w:sz w:val="24"/>
          <w:szCs w:val="24"/>
          <w:highlight w:val="yellow"/>
        </w:rPr>
        <w:t>(Donor)</w:t>
      </w:r>
      <w:r w:rsidRPr="006D4E2F">
        <w:rPr>
          <w:rFonts w:ascii="Times New Roman" w:hAnsi="Times New Roman"/>
          <w:sz w:val="24"/>
          <w:szCs w:val="24"/>
        </w:rPr>
        <w:t xml:space="preserve">  are parties to a Grant Agreement (“Prime Award”) for implementation for the</w:t>
      </w:r>
      <w:r w:rsidRPr="006D4E2F">
        <w:rPr>
          <w:rFonts w:ascii="Times New Roman" w:hAnsi="Times New Roman"/>
          <w:b/>
          <w:sz w:val="24"/>
          <w:szCs w:val="24"/>
        </w:rPr>
        <w:t xml:space="preserve"> 100,000 Strong in the Americas Program;</w:t>
      </w:r>
    </w:p>
    <w:p w:rsidR="008B1120" w:rsidRPr="006D4E2F" w:rsidRDefault="008B1120" w:rsidP="008B1120">
      <w:pPr>
        <w:spacing w:before="0" w:after="0"/>
        <w:rPr>
          <w:rFonts w:ascii="Times New Roman" w:hAnsi="Times New Roman"/>
          <w:sz w:val="24"/>
          <w:szCs w:val="24"/>
        </w:rPr>
      </w:pPr>
    </w:p>
    <w:p w:rsidR="008B1120" w:rsidRPr="006D4E2F" w:rsidRDefault="008B1120" w:rsidP="008B1120">
      <w:pPr>
        <w:spacing w:before="0" w:after="0"/>
        <w:rPr>
          <w:rFonts w:ascii="Times New Roman" w:hAnsi="Times New Roman"/>
          <w:sz w:val="24"/>
          <w:szCs w:val="24"/>
        </w:rPr>
      </w:pPr>
      <w:r w:rsidRPr="006D4E2F">
        <w:rPr>
          <w:rFonts w:ascii="Times New Roman" w:hAnsi="Times New Roman"/>
          <w:sz w:val="24"/>
          <w:szCs w:val="24"/>
        </w:rPr>
        <w:t xml:space="preserve">WHEREAS, Partners has developed expertise in building inter-institutional partnerships between northern and southern Higher Education Institutions (“HEIs”), development agencies, and civic organizations for the purpose of communication, research, education and training especially through its 100,000 Strong in the Americas Innovation Fund (“the Innovation Fund”) managed by Partners of the Americas Foundation (the “Foundation”); </w:t>
      </w:r>
    </w:p>
    <w:p w:rsidR="008B1120" w:rsidRPr="006D4E2F" w:rsidRDefault="008B1120" w:rsidP="008B1120">
      <w:pPr>
        <w:spacing w:before="0" w:after="0"/>
        <w:rPr>
          <w:rFonts w:ascii="Times New Roman" w:hAnsi="Times New Roman"/>
          <w:sz w:val="24"/>
          <w:szCs w:val="24"/>
        </w:rPr>
      </w:pPr>
    </w:p>
    <w:p w:rsidR="008B1120" w:rsidRPr="006D4E2F" w:rsidRDefault="008B1120" w:rsidP="008B1120">
      <w:pPr>
        <w:spacing w:before="0" w:after="0"/>
        <w:rPr>
          <w:rFonts w:ascii="Times New Roman" w:hAnsi="Times New Roman"/>
          <w:sz w:val="24"/>
          <w:szCs w:val="24"/>
        </w:rPr>
      </w:pPr>
      <w:r w:rsidRPr="006D4E2F">
        <w:rPr>
          <w:rFonts w:ascii="Times New Roman" w:hAnsi="Times New Roman"/>
          <w:sz w:val="24"/>
          <w:szCs w:val="24"/>
        </w:rPr>
        <w:t>WHEREAS, Partners through the Fund organizes grant competitions for HEIs and conducted the competition entitled “</w:t>
      </w:r>
      <w:sdt>
        <w:sdtPr>
          <w:rPr>
            <w:rFonts w:ascii="Times New Roman" w:hAnsi="Times New Roman"/>
            <w:sz w:val="24"/>
            <w:szCs w:val="24"/>
          </w:rPr>
          <w:id w:val="1659113125"/>
          <w:placeholder>
            <w:docPart w:val="B66E97F241F14F6AB523A2D85A86B888"/>
          </w:placeholder>
        </w:sdtPr>
        <w:sdtEndPr/>
        <w:sdtContent>
          <w:r w:rsidRPr="006D4E2F">
            <w:rPr>
              <w:rFonts w:ascii="Times New Roman" w:hAnsi="Times New Roman"/>
              <w:sz w:val="24"/>
              <w:szCs w:val="24"/>
            </w:rPr>
            <w:t>Competition 9: Promoting Study Abroad in Engineering, Physics, Geology, and Geophysics</w:t>
          </w:r>
        </w:sdtContent>
      </w:sdt>
      <w:r w:rsidRPr="006D4E2F">
        <w:rPr>
          <w:rFonts w:ascii="Times New Roman" w:hAnsi="Times New Roman"/>
          <w:sz w:val="24"/>
          <w:szCs w:val="24"/>
        </w:rPr>
        <w:t>,” with the objective of promoting study abroad or exchange programs in Engineering Physics, Geology, and Geophysics between the U.S. and Argentina, Brazil, Colombia, Guyana, and Mexico;</w:t>
      </w:r>
    </w:p>
    <w:p w:rsidR="008B1120" w:rsidRPr="006D4E2F" w:rsidRDefault="008B1120" w:rsidP="008B1120">
      <w:pPr>
        <w:spacing w:before="0" w:after="0"/>
        <w:rPr>
          <w:rFonts w:ascii="Times New Roman" w:hAnsi="Times New Roman"/>
          <w:sz w:val="24"/>
          <w:szCs w:val="24"/>
        </w:rPr>
      </w:pPr>
    </w:p>
    <w:p w:rsidR="008B1120" w:rsidRPr="006D4E2F" w:rsidRDefault="008B1120" w:rsidP="008B1120">
      <w:pPr>
        <w:spacing w:before="0" w:after="0"/>
        <w:rPr>
          <w:rFonts w:ascii="Times New Roman" w:hAnsi="Times New Roman"/>
          <w:sz w:val="24"/>
          <w:szCs w:val="24"/>
        </w:rPr>
      </w:pPr>
      <w:r w:rsidRPr="006D4E2F">
        <w:rPr>
          <w:rFonts w:ascii="Times New Roman" w:hAnsi="Times New Roman"/>
          <w:sz w:val="24"/>
          <w:szCs w:val="24"/>
        </w:rPr>
        <w:t xml:space="preserve">WHEREAS, </w:t>
      </w:r>
      <w:sdt>
        <w:sdtPr>
          <w:rPr>
            <w:rFonts w:ascii="Times New Roman" w:hAnsi="Times New Roman"/>
            <w:sz w:val="24"/>
            <w:szCs w:val="24"/>
          </w:rPr>
          <w:id w:val="-196932819"/>
          <w:placeholder>
            <w:docPart w:val="B66E97F241F14F6AB523A2D85A86B888"/>
          </w:placeholder>
        </w:sdtPr>
        <w:sdtEndPr/>
        <w:sdtContent>
          <w:r w:rsidRPr="006D4E2F">
            <w:rPr>
              <w:rFonts w:ascii="Times New Roman" w:hAnsi="Times New Roman"/>
              <w:sz w:val="24"/>
              <w:szCs w:val="24"/>
              <w:highlight w:val="yellow"/>
            </w:rPr>
            <w:t>Name of sub grantee</w:t>
          </w:r>
        </w:sdtContent>
      </w:sdt>
      <w:r w:rsidRPr="006D4E2F">
        <w:rPr>
          <w:rFonts w:ascii="Times New Roman" w:hAnsi="Times New Roman"/>
          <w:sz w:val="24"/>
          <w:szCs w:val="24"/>
        </w:rPr>
        <w:t xml:space="preserve"> (“Sub Grantee”) </w:t>
      </w:r>
      <w:sdt>
        <w:sdtPr>
          <w:rPr>
            <w:rFonts w:ascii="Times New Roman" w:hAnsi="Times New Roman"/>
            <w:sz w:val="24"/>
            <w:szCs w:val="24"/>
          </w:rPr>
          <w:id w:val="-522331316"/>
          <w:placeholder>
            <w:docPart w:val="B66E97F241F14F6AB523A2D85A86B888"/>
          </w:placeholder>
        </w:sdtPr>
        <w:sdtEndPr/>
        <w:sdtContent>
          <w:r w:rsidRPr="006D4E2F">
            <w:rPr>
              <w:rFonts w:ascii="Times New Roman" w:hAnsi="Times New Roman"/>
              <w:sz w:val="24"/>
              <w:szCs w:val="24"/>
            </w:rPr>
            <w:t>a 501(c)(3) institution of higher education and Instrumentality of the State of Indiana</w:t>
          </w:r>
        </w:sdtContent>
      </w:sdt>
      <w:r w:rsidRPr="006D4E2F">
        <w:rPr>
          <w:rFonts w:ascii="Times New Roman" w:hAnsi="Times New Roman"/>
          <w:sz w:val="24"/>
          <w:szCs w:val="24"/>
        </w:rPr>
        <w:t>;</w:t>
      </w:r>
    </w:p>
    <w:p w:rsidR="008B1120" w:rsidRPr="006D4E2F" w:rsidRDefault="008B1120" w:rsidP="008B1120">
      <w:pPr>
        <w:spacing w:before="0" w:after="0"/>
        <w:rPr>
          <w:rFonts w:ascii="Times New Roman" w:hAnsi="Times New Roman"/>
          <w:sz w:val="24"/>
          <w:szCs w:val="24"/>
          <w:u w:val="single"/>
        </w:rPr>
      </w:pPr>
    </w:p>
    <w:p w:rsidR="008B1120" w:rsidRPr="006D4E2F" w:rsidRDefault="008B1120" w:rsidP="008B1120">
      <w:pPr>
        <w:spacing w:before="0" w:after="0"/>
        <w:rPr>
          <w:rFonts w:ascii="Times New Roman" w:hAnsi="Times New Roman"/>
          <w:sz w:val="24"/>
          <w:szCs w:val="24"/>
        </w:rPr>
      </w:pPr>
      <w:r w:rsidRPr="006D4E2F">
        <w:rPr>
          <w:rFonts w:ascii="Times New Roman" w:hAnsi="Times New Roman"/>
          <w:sz w:val="24"/>
          <w:szCs w:val="24"/>
        </w:rPr>
        <w:t xml:space="preserve">WHEREAS, </w:t>
      </w:r>
      <w:sdt>
        <w:sdtPr>
          <w:rPr>
            <w:rFonts w:ascii="Times New Roman" w:hAnsi="Times New Roman"/>
            <w:sz w:val="24"/>
            <w:szCs w:val="24"/>
          </w:rPr>
          <w:id w:val="-5448350"/>
          <w:placeholder>
            <w:docPart w:val="5D5DD5F27C7F4571AF4D49A624E9E93E"/>
          </w:placeholder>
        </w:sdtPr>
        <w:sdtEndPr/>
        <w:sdtContent>
          <w:r w:rsidRPr="006D4E2F">
            <w:rPr>
              <w:rFonts w:ascii="Times New Roman" w:hAnsi="Times New Roman"/>
              <w:sz w:val="24"/>
              <w:szCs w:val="24"/>
              <w:highlight w:val="yellow"/>
            </w:rPr>
            <w:t>Name of Sub grantee</w:t>
          </w:r>
        </w:sdtContent>
      </w:sdt>
      <w:r w:rsidRPr="006D4E2F">
        <w:rPr>
          <w:rFonts w:ascii="Times New Roman" w:hAnsi="Times New Roman"/>
          <w:sz w:val="24"/>
          <w:szCs w:val="24"/>
        </w:rPr>
        <w:t xml:space="preserve">, with EIN number </w:t>
      </w:r>
      <w:sdt>
        <w:sdtPr>
          <w:rPr>
            <w:rFonts w:ascii="Times New Roman" w:hAnsi="Times New Roman"/>
            <w:sz w:val="24"/>
            <w:szCs w:val="24"/>
            <w:highlight w:val="yellow"/>
          </w:rPr>
          <w:id w:val="-1260753470"/>
          <w:placeholder>
            <w:docPart w:val="B66E97F241F14F6AB523A2D85A86B888"/>
          </w:placeholder>
          <w:text/>
        </w:sdtPr>
        <w:sdtEndPr/>
        <w:sdtContent>
          <w:r w:rsidRPr="006D4E2F">
            <w:rPr>
              <w:rFonts w:ascii="Times New Roman" w:hAnsi="Times New Roman"/>
              <w:sz w:val="24"/>
              <w:szCs w:val="24"/>
              <w:highlight w:val="yellow"/>
            </w:rPr>
            <w:t xml:space="preserve"> (number)</w:t>
          </w:r>
        </w:sdtContent>
      </w:sdt>
      <w:r w:rsidRPr="006D4E2F">
        <w:rPr>
          <w:rFonts w:ascii="Times New Roman" w:hAnsi="Times New Roman"/>
          <w:sz w:val="24"/>
          <w:szCs w:val="24"/>
        </w:rPr>
        <w:t xml:space="preserve"> and D&amp;B DUNS number </w:t>
      </w:r>
      <w:sdt>
        <w:sdtPr>
          <w:rPr>
            <w:rFonts w:ascii="Times New Roman" w:hAnsi="Times New Roman"/>
            <w:sz w:val="24"/>
            <w:szCs w:val="24"/>
            <w:highlight w:val="yellow"/>
          </w:rPr>
          <w:id w:val="2135817188"/>
          <w:placeholder>
            <w:docPart w:val="65E9476799A242C5A4AC33A1B797CE21"/>
          </w:placeholder>
          <w:text/>
        </w:sdtPr>
        <w:sdtEndPr/>
        <w:sdtContent>
          <w:r w:rsidRPr="006D4E2F">
            <w:rPr>
              <w:rFonts w:ascii="Times New Roman" w:hAnsi="Times New Roman"/>
              <w:sz w:val="24"/>
              <w:szCs w:val="24"/>
              <w:highlight w:val="yellow"/>
            </w:rPr>
            <w:t xml:space="preserve"> (number)</w:t>
          </w:r>
        </w:sdtContent>
      </w:sdt>
      <w:r w:rsidRPr="006D4E2F">
        <w:rPr>
          <w:rFonts w:ascii="Times New Roman" w:hAnsi="Times New Roman"/>
          <w:sz w:val="24"/>
          <w:szCs w:val="24"/>
        </w:rPr>
        <w:t xml:space="preserve">, located at </w:t>
      </w:r>
      <w:sdt>
        <w:sdtPr>
          <w:rPr>
            <w:rFonts w:ascii="Times New Roman" w:hAnsi="Times New Roman"/>
            <w:sz w:val="24"/>
            <w:szCs w:val="24"/>
          </w:rPr>
          <w:id w:val="-2143035229"/>
          <w:placeholder>
            <w:docPart w:val="B66E97F241F14F6AB523A2D85A86B888"/>
          </w:placeholder>
          <w:text/>
        </w:sdtPr>
        <w:sdtEndPr/>
        <w:sdtContent>
          <w:r w:rsidRPr="006D4E2F">
            <w:rPr>
              <w:rFonts w:ascii="Times New Roman" w:hAnsi="Times New Roman"/>
              <w:sz w:val="24"/>
              <w:szCs w:val="24"/>
            </w:rPr>
            <w:t>with offices at (address)</w:t>
          </w:r>
        </w:sdtContent>
      </w:sdt>
      <w:r w:rsidRPr="006D4E2F">
        <w:rPr>
          <w:rFonts w:ascii="Times New Roman" w:hAnsi="Times New Roman"/>
          <w:sz w:val="24"/>
          <w:szCs w:val="24"/>
        </w:rPr>
        <w:t>;</w:t>
      </w:r>
    </w:p>
    <w:p w:rsidR="008B1120" w:rsidRPr="006D4E2F" w:rsidRDefault="008B1120" w:rsidP="008B1120">
      <w:pPr>
        <w:spacing w:before="0" w:after="0"/>
        <w:rPr>
          <w:rFonts w:ascii="Times New Roman" w:hAnsi="Times New Roman"/>
          <w:sz w:val="24"/>
          <w:szCs w:val="24"/>
          <w:u w:val="single"/>
        </w:rPr>
      </w:pPr>
    </w:p>
    <w:p w:rsidR="008B1120" w:rsidRPr="006D4E2F" w:rsidRDefault="008B1120" w:rsidP="008B1120">
      <w:pPr>
        <w:spacing w:before="0" w:after="0"/>
        <w:rPr>
          <w:rFonts w:ascii="Times New Roman" w:hAnsi="Times New Roman"/>
          <w:sz w:val="24"/>
          <w:szCs w:val="24"/>
        </w:rPr>
      </w:pPr>
      <w:r w:rsidRPr="006D4E2F">
        <w:rPr>
          <w:rFonts w:ascii="Times New Roman" w:hAnsi="Times New Roman"/>
          <w:sz w:val="24"/>
          <w:szCs w:val="24"/>
        </w:rPr>
        <w:t xml:space="preserve">WHEREAS </w:t>
      </w:r>
      <w:sdt>
        <w:sdtPr>
          <w:rPr>
            <w:rFonts w:ascii="Times New Roman" w:hAnsi="Times New Roman"/>
            <w:sz w:val="24"/>
            <w:szCs w:val="24"/>
          </w:rPr>
          <w:id w:val="-545219875"/>
          <w:placeholder>
            <w:docPart w:val="54193A7BEB724661ACADA6740E0CAACD"/>
          </w:placeholder>
        </w:sdtPr>
        <w:sdtEndPr/>
        <w:sdtContent>
          <w:r w:rsidRPr="006D4E2F">
            <w:rPr>
              <w:rFonts w:ascii="Times New Roman" w:hAnsi="Times New Roman"/>
              <w:sz w:val="24"/>
              <w:szCs w:val="24"/>
              <w:highlight w:val="yellow"/>
            </w:rPr>
            <w:t>Name of Sub Grantee</w:t>
          </w:r>
        </w:sdtContent>
      </w:sdt>
      <w:r w:rsidRPr="006D4E2F">
        <w:rPr>
          <w:rFonts w:ascii="Times New Roman" w:hAnsi="Times New Roman"/>
          <w:sz w:val="24"/>
          <w:szCs w:val="24"/>
        </w:rPr>
        <w:t xml:space="preserve"> plan to implement and evaluate the study abroad course, “</w:t>
      </w:r>
      <w:sdt>
        <w:sdtPr>
          <w:rPr>
            <w:rFonts w:ascii="Times New Roman" w:hAnsi="Times New Roman"/>
            <w:i/>
            <w:sz w:val="24"/>
            <w:szCs w:val="24"/>
          </w:rPr>
          <w:id w:val="1119724709"/>
          <w:placeholder>
            <w:docPart w:val="B66E97F241F14F6AB523A2D85A86B888"/>
          </w:placeholder>
          <w:text/>
        </w:sdtPr>
        <w:sdtEndPr/>
        <w:sdtContent>
          <w:r w:rsidRPr="006D4E2F">
            <w:rPr>
              <w:rFonts w:ascii="Times New Roman" w:hAnsi="Times New Roman"/>
              <w:i/>
              <w:sz w:val="24"/>
              <w:szCs w:val="24"/>
            </w:rPr>
            <w:t>Sub Grantee-Colombia Partnership for Scaling Inclusive, Sustainable, and Transformative Engineering Study Abroad Experiences</w:t>
          </w:r>
        </w:sdtContent>
      </w:sdt>
      <w:r w:rsidRPr="006D4E2F">
        <w:rPr>
          <w:rFonts w:ascii="Times New Roman" w:hAnsi="Times New Roman"/>
          <w:sz w:val="24"/>
          <w:szCs w:val="24"/>
        </w:rPr>
        <w:t>”;</w:t>
      </w:r>
    </w:p>
    <w:p w:rsidR="008B1120" w:rsidRPr="006D4E2F" w:rsidRDefault="008B1120" w:rsidP="008B1120">
      <w:pPr>
        <w:spacing w:before="0" w:after="0"/>
        <w:rPr>
          <w:rFonts w:ascii="Times New Roman" w:hAnsi="Times New Roman"/>
          <w:sz w:val="24"/>
          <w:szCs w:val="24"/>
          <w:u w:val="single"/>
        </w:rPr>
      </w:pPr>
    </w:p>
    <w:p w:rsidR="008B1120" w:rsidRPr="006D4E2F" w:rsidRDefault="008B1120" w:rsidP="008B1120">
      <w:pPr>
        <w:spacing w:before="0" w:after="0"/>
        <w:rPr>
          <w:rFonts w:ascii="Times New Roman" w:hAnsi="Times New Roman"/>
          <w:sz w:val="24"/>
          <w:szCs w:val="24"/>
        </w:rPr>
      </w:pPr>
      <w:r w:rsidRPr="006D4E2F">
        <w:rPr>
          <w:rFonts w:ascii="Times New Roman" w:hAnsi="Times New Roman"/>
          <w:sz w:val="24"/>
          <w:szCs w:val="24"/>
        </w:rPr>
        <w:t xml:space="preserve">WHEREAS, </w:t>
      </w:r>
      <w:sdt>
        <w:sdtPr>
          <w:rPr>
            <w:rFonts w:ascii="Times New Roman" w:hAnsi="Times New Roman"/>
            <w:sz w:val="24"/>
            <w:szCs w:val="24"/>
            <w:highlight w:val="yellow"/>
          </w:rPr>
          <w:id w:val="-584609614"/>
          <w:placeholder>
            <w:docPart w:val="18C8EAC9C4684D1885968691FFBDDEE5"/>
          </w:placeholder>
        </w:sdtPr>
        <w:sdtEndPr/>
        <w:sdtContent>
          <w:r w:rsidRPr="006D4E2F">
            <w:rPr>
              <w:rFonts w:ascii="Times New Roman" w:hAnsi="Times New Roman"/>
              <w:sz w:val="24"/>
              <w:szCs w:val="24"/>
              <w:highlight w:val="yellow"/>
            </w:rPr>
            <w:t>Name of Sub Grantee</w:t>
          </w:r>
        </w:sdtContent>
      </w:sdt>
      <w:r w:rsidRPr="006D4E2F">
        <w:rPr>
          <w:rFonts w:ascii="Times New Roman" w:hAnsi="Times New Roman"/>
          <w:sz w:val="24"/>
          <w:szCs w:val="24"/>
        </w:rPr>
        <w:t xml:space="preserve"> has submitted a proposal to Partners</w:t>
      </w:r>
      <w:r w:rsidRPr="006D4E2F">
        <w:rPr>
          <w:rFonts w:ascii="Times New Roman" w:hAnsi="Times New Roman"/>
          <w:sz w:val="24"/>
          <w:szCs w:val="24"/>
          <w:highlight w:val="yellow"/>
        </w:rPr>
        <w:t>, (name of proposal)</w:t>
      </w:r>
      <w:r w:rsidRPr="006D4E2F">
        <w:rPr>
          <w:rFonts w:ascii="Times New Roman" w:hAnsi="Times New Roman"/>
          <w:sz w:val="24"/>
          <w:szCs w:val="24"/>
        </w:rPr>
        <w:t xml:space="preserve"> to implement activities consistent with Competition 9 objectives and Partners wishes to engage Institution to carry out the activities described in their proposal, included in this current Grant Agreement as Appendix 1 (Proposal).</w:t>
      </w:r>
    </w:p>
    <w:p w:rsidR="008B1120" w:rsidRPr="006D4E2F" w:rsidRDefault="008B1120" w:rsidP="008B1120">
      <w:pPr>
        <w:widowControl w:val="0"/>
        <w:spacing w:before="0" w:after="0"/>
        <w:rPr>
          <w:rFonts w:ascii="Times New Roman" w:hAnsi="Times New Roman"/>
          <w:sz w:val="24"/>
          <w:szCs w:val="24"/>
        </w:rPr>
      </w:pPr>
    </w:p>
    <w:p w:rsidR="008B1120" w:rsidRPr="006D4E2F" w:rsidRDefault="008B1120" w:rsidP="008B1120">
      <w:pPr>
        <w:widowControl w:val="0"/>
        <w:spacing w:before="0" w:after="0"/>
        <w:rPr>
          <w:rFonts w:ascii="Times New Roman" w:hAnsi="Times New Roman"/>
          <w:sz w:val="24"/>
          <w:szCs w:val="24"/>
        </w:rPr>
      </w:pPr>
      <w:r w:rsidRPr="006D4E2F">
        <w:rPr>
          <w:rFonts w:ascii="Times New Roman" w:hAnsi="Times New Roman"/>
          <w:sz w:val="24"/>
          <w:szCs w:val="24"/>
        </w:rPr>
        <w:t>NOW, THEREFORE, THE PARTIES AGREE AS FOLLOWS:</w:t>
      </w:r>
    </w:p>
    <w:p w:rsidR="008B1120" w:rsidRPr="006D4E2F" w:rsidRDefault="008B1120" w:rsidP="008B1120">
      <w:pPr>
        <w:widowControl w:val="0"/>
        <w:numPr>
          <w:ilvl w:val="0"/>
          <w:numId w:val="1"/>
        </w:numPr>
        <w:spacing w:before="0" w:after="0"/>
        <w:rPr>
          <w:rFonts w:ascii="Times New Roman" w:hAnsi="Times New Roman"/>
          <w:sz w:val="24"/>
          <w:szCs w:val="24"/>
        </w:rPr>
      </w:pPr>
      <w:r w:rsidRPr="006D4E2F">
        <w:rPr>
          <w:rFonts w:ascii="Times New Roman" w:hAnsi="Times New Roman"/>
          <w:sz w:val="24"/>
          <w:szCs w:val="24"/>
          <w:u w:val="single"/>
        </w:rPr>
        <w:t>PURPOSE</w:t>
      </w:r>
      <w:r w:rsidRPr="006D4E2F">
        <w:rPr>
          <w:rFonts w:ascii="Times New Roman" w:hAnsi="Times New Roman"/>
          <w:sz w:val="24"/>
          <w:szCs w:val="24"/>
        </w:rPr>
        <w:t>.  The Agreement is made in order to support the Project as described in Appendix 1 to this Agreement. Funds shall be used solely for the purposes and activities described therein. Strategies and activities may only be modified in writing by mutual agreement.</w:t>
      </w:r>
    </w:p>
    <w:p w:rsidR="008B1120" w:rsidRPr="006D4E2F" w:rsidRDefault="008B1120" w:rsidP="008B1120">
      <w:pPr>
        <w:widowControl w:val="0"/>
        <w:spacing w:before="0" w:after="0"/>
        <w:ind w:left="720"/>
        <w:rPr>
          <w:rFonts w:ascii="Times New Roman" w:hAnsi="Times New Roman"/>
          <w:sz w:val="24"/>
          <w:szCs w:val="24"/>
        </w:rPr>
      </w:pPr>
    </w:p>
    <w:p w:rsidR="008B1120" w:rsidRPr="006D4E2F" w:rsidRDefault="008B1120" w:rsidP="008B1120">
      <w:pPr>
        <w:widowControl w:val="0"/>
        <w:numPr>
          <w:ilvl w:val="0"/>
          <w:numId w:val="1"/>
        </w:numPr>
        <w:spacing w:before="0" w:after="0"/>
        <w:rPr>
          <w:rFonts w:ascii="Times New Roman" w:hAnsi="Times New Roman"/>
          <w:sz w:val="24"/>
          <w:szCs w:val="24"/>
        </w:rPr>
      </w:pPr>
      <w:r w:rsidRPr="006D4E2F">
        <w:rPr>
          <w:rFonts w:ascii="Times New Roman" w:hAnsi="Times New Roman"/>
          <w:sz w:val="24"/>
          <w:szCs w:val="24"/>
          <w:u w:val="single"/>
        </w:rPr>
        <w:t>TERM OF AGREEMENT</w:t>
      </w:r>
      <w:r w:rsidRPr="006D4E2F">
        <w:rPr>
          <w:rFonts w:ascii="Times New Roman" w:hAnsi="Times New Roman"/>
          <w:sz w:val="24"/>
          <w:szCs w:val="24"/>
        </w:rPr>
        <w:t xml:space="preserve">.  The term of this Agreement shall be from </w:t>
      </w:r>
      <w:sdt>
        <w:sdtPr>
          <w:rPr>
            <w:rFonts w:ascii="Times New Roman" w:hAnsi="Times New Roman"/>
            <w:sz w:val="24"/>
            <w:szCs w:val="24"/>
          </w:rPr>
          <w:id w:val="1621493817"/>
          <w:placeholder>
            <w:docPart w:val="72B0CAF72F004C8B9C8005C57880009B"/>
          </w:placeholder>
          <w:date w:fullDate="2016-05-01T00:00:00Z">
            <w:dateFormat w:val="MMMM d, yyyy"/>
            <w:lid w:val="en-US"/>
            <w:storeMappedDataAs w:val="dateTime"/>
            <w:calendar w:val="gregorian"/>
          </w:date>
        </w:sdtPr>
        <w:sdtEndPr/>
        <w:sdtContent>
          <w:r w:rsidRPr="006D4E2F">
            <w:rPr>
              <w:rFonts w:ascii="Times New Roman" w:hAnsi="Times New Roman"/>
              <w:sz w:val="24"/>
              <w:szCs w:val="24"/>
            </w:rPr>
            <w:t>May 1, 2016</w:t>
          </w:r>
        </w:sdtContent>
      </w:sdt>
      <w:r w:rsidRPr="006D4E2F">
        <w:rPr>
          <w:rFonts w:ascii="Times New Roman" w:hAnsi="Times New Roman"/>
          <w:sz w:val="24"/>
          <w:szCs w:val="24"/>
        </w:rPr>
        <w:t xml:space="preserve"> through </w:t>
      </w:r>
      <w:sdt>
        <w:sdtPr>
          <w:rPr>
            <w:rFonts w:ascii="Times New Roman" w:hAnsi="Times New Roman"/>
            <w:sz w:val="24"/>
            <w:szCs w:val="24"/>
          </w:rPr>
          <w:id w:val="477196817"/>
          <w:placeholder>
            <w:docPart w:val="235C755110C54414B4A4973667B0D5EA"/>
          </w:placeholder>
          <w:date w:fullDate="2017-04-30T00:00:00Z">
            <w:dateFormat w:val="MMMM d, yyyy"/>
            <w:lid w:val="en-US"/>
            <w:storeMappedDataAs w:val="dateTime"/>
            <w:calendar w:val="gregorian"/>
          </w:date>
        </w:sdtPr>
        <w:sdtEndPr/>
        <w:sdtContent>
          <w:r w:rsidRPr="006D4E2F">
            <w:rPr>
              <w:rFonts w:ascii="Times New Roman" w:hAnsi="Times New Roman"/>
              <w:sz w:val="24"/>
              <w:szCs w:val="24"/>
            </w:rPr>
            <w:t>April 30, 2017</w:t>
          </w:r>
        </w:sdtContent>
      </w:sdt>
      <w:r w:rsidRPr="006D4E2F">
        <w:rPr>
          <w:rFonts w:ascii="Times New Roman" w:hAnsi="Times New Roman"/>
          <w:sz w:val="24"/>
          <w:szCs w:val="24"/>
        </w:rPr>
        <w:t xml:space="preserve"> </w:t>
      </w:r>
      <w:r w:rsidRPr="006D4E2F">
        <w:rPr>
          <w:rFonts w:ascii="Times New Roman" w:hAnsi="Times New Roman"/>
          <w:b/>
          <w:sz w:val="24"/>
          <w:szCs w:val="24"/>
        </w:rPr>
        <w:t>(</w:t>
      </w:r>
      <w:r w:rsidRPr="006D4E2F">
        <w:rPr>
          <w:rFonts w:ascii="Times New Roman" w:hAnsi="Times New Roman"/>
          <w:sz w:val="24"/>
          <w:szCs w:val="24"/>
        </w:rPr>
        <w:t xml:space="preserve">the “Term”), unless otherwise amended in writing by the mutual agreement of Partners and Sub Grantee, or earlier terminated pursuant to Article XVII. Unless otherwise stated, all expenditures paid with funds provided under this Agreement must be incurred for authorized activities that take place or commence during the Term. </w:t>
      </w:r>
      <w:proofErr w:type="gramStart"/>
      <w:r w:rsidRPr="006D4E2F">
        <w:rPr>
          <w:rFonts w:ascii="Times New Roman" w:hAnsi="Times New Roman"/>
          <w:sz w:val="24"/>
          <w:szCs w:val="24"/>
        </w:rPr>
        <w:t>Partners makes</w:t>
      </w:r>
      <w:proofErr w:type="gramEnd"/>
      <w:r w:rsidRPr="006D4E2F">
        <w:rPr>
          <w:rFonts w:ascii="Times New Roman" w:hAnsi="Times New Roman"/>
          <w:sz w:val="24"/>
          <w:szCs w:val="24"/>
        </w:rPr>
        <w:t xml:space="preserve"> no representation, explicit or implied, as to further participation in or funding of the activities under this Agreement beyond the Term. </w:t>
      </w:r>
    </w:p>
    <w:p w:rsidR="008B1120" w:rsidRPr="006D4E2F" w:rsidRDefault="008B1120" w:rsidP="008B1120">
      <w:pPr>
        <w:widowControl w:val="0"/>
        <w:spacing w:before="0" w:after="0"/>
        <w:rPr>
          <w:rFonts w:ascii="Times New Roman" w:hAnsi="Times New Roman"/>
          <w:sz w:val="24"/>
          <w:szCs w:val="24"/>
        </w:rPr>
      </w:pPr>
    </w:p>
    <w:p w:rsidR="008B1120" w:rsidRPr="006D4E2F" w:rsidRDefault="008B1120" w:rsidP="008B1120">
      <w:pPr>
        <w:widowControl w:val="0"/>
        <w:numPr>
          <w:ilvl w:val="0"/>
          <w:numId w:val="1"/>
        </w:numPr>
        <w:spacing w:before="0" w:after="0"/>
        <w:rPr>
          <w:rFonts w:ascii="Times New Roman" w:hAnsi="Times New Roman"/>
          <w:sz w:val="24"/>
          <w:szCs w:val="24"/>
        </w:rPr>
      </w:pPr>
      <w:r w:rsidRPr="006D4E2F">
        <w:rPr>
          <w:rFonts w:ascii="Times New Roman" w:hAnsi="Times New Roman"/>
          <w:sz w:val="24"/>
          <w:szCs w:val="24"/>
          <w:u w:val="single"/>
        </w:rPr>
        <w:t>PROJECT MANAGERS AND ADMINISTRATIVE REPRESENTATIVES</w:t>
      </w:r>
      <w:r w:rsidRPr="006D4E2F">
        <w:rPr>
          <w:rFonts w:ascii="Times New Roman" w:hAnsi="Times New Roman"/>
          <w:sz w:val="24"/>
          <w:szCs w:val="24"/>
        </w:rPr>
        <w:t xml:space="preserve">.  </w:t>
      </w:r>
    </w:p>
    <w:p w:rsidR="008B1120" w:rsidRPr="006D4E2F" w:rsidRDefault="008B1120" w:rsidP="008B1120">
      <w:pPr>
        <w:widowControl w:val="0"/>
        <w:spacing w:before="0" w:after="0"/>
        <w:rPr>
          <w:rFonts w:ascii="Times New Roman" w:hAnsi="Times New Roman"/>
          <w:sz w:val="24"/>
          <w:szCs w:val="24"/>
        </w:rPr>
      </w:pPr>
    </w:p>
    <w:p w:rsidR="008B1120" w:rsidRPr="006D4E2F" w:rsidRDefault="008B1120" w:rsidP="008B1120">
      <w:pPr>
        <w:widowControl w:val="0"/>
        <w:numPr>
          <w:ilvl w:val="1"/>
          <w:numId w:val="1"/>
        </w:numPr>
        <w:spacing w:before="0" w:after="0"/>
        <w:rPr>
          <w:rFonts w:ascii="Times New Roman" w:hAnsi="Times New Roman"/>
          <w:sz w:val="24"/>
          <w:szCs w:val="24"/>
        </w:rPr>
      </w:pPr>
      <w:r w:rsidRPr="006D4E2F">
        <w:rPr>
          <w:rFonts w:ascii="Times New Roman" w:hAnsi="Times New Roman"/>
          <w:sz w:val="24"/>
          <w:szCs w:val="24"/>
        </w:rPr>
        <w:t>The Partners representatives of 100,000 Strong in the Americas and their respective contact information for this Project are Director, Lee Tablewski (</w:t>
      </w:r>
      <w:hyperlink r:id="rId8" w:history="1">
        <w:r w:rsidRPr="006D4E2F">
          <w:rPr>
            <w:rStyle w:val="Hyperlink"/>
            <w:rFonts w:ascii="Times New Roman" w:hAnsi="Times New Roman"/>
            <w:sz w:val="24"/>
            <w:szCs w:val="24"/>
          </w:rPr>
          <w:t>ltablewski@partners.net</w:t>
        </w:r>
      </w:hyperlink>
      <w:r w:rsidRPr="006D4E2F">
        <w:rPr>
          <w:rStyle w:val="Hyperlink"/>
          <w:rFonts w:ascii="Times New Roman" w:hAnsi="Times New Roman"/>
          <w:sz w:val="24"/>
          <w:szCs w:val="24"/>
        </w:rPr>
        <w:t>)</w:t>
      </w:r>
      <w:r w:rsidRPr="006D4E2F">
        <w:rPr>
          <w:rFonts w:ascii="Times New Roman" w:hAnsi="Times New Roman"/>
          <w:b/>
          <w:sz w:val="24"/>
          <w:szCs w:val="24"/>
        </w:rPr>
        <w:t xml:space="preserve"> </w:t>
      </w:r>
      <w:r w:rsidRPr="006D4E2F">
        <w:rPr>
          <w:rFonts w:ascii="Times New Roman" w:hAnsi="Times New Roman"/>
          <w:sz w:val="24"/>
          <w:szCs w:val="24"/>
        </w:rPr>
        <w:t>and Senior Program Officer, Penelope Kim (</w:t>
      </w:r>
      <w:hyperlink r:id="rId9" w:history="1">
        <w:r w:rsidRPr="006D4E2F">
          <w:rPr>
            <w:rStyle w:val="Hyperlink"/>
            <w:rFonts w:ascii="Times New Roman" w:hAnsi="Times New Roman"/>
            <w:sz w:val="24"/>
            <w:szCs w:val="24"/>
          </w:rPr>
          <w:t>pkim@partners.net</w:t>
        </w:r>
      </w:hyperlink>
      <w:r w:rsidRPr="006D4E2F">
        <w:rPr>
          <w:rFonts w:ascii="Times New Roman" w:hAnsi="Times New Roman"/>
          <w:sz w:val="24"/>
          <w:szCs w:val="24"/>
        </w:rPr>
        <w:t xml:space="preserve">). </w:t>
      </w:r>
    </w:p>
    <w:p w:rsidR="008B1120" w:rsidRPr="006D4E2F" w:rsidRDefault="008B1120" w:rsidP="008B1120">
      <w:pPr>
        <w:widowControl w:val="0"/>
        <w:numPr>
          <w:ilvl w:val="1"/>
          <w:numId w:val="1"/>
        </w:numPr>
        <w:spacing w:before="0" w:after="0"/>
        <w:rPr>
          <w:rFonts w:ascii="Times New Roman" w:hAnsi="Times New Roman"/>
          <w:sz w:val="24"/>
          <w:szCs w:val="24"/>
        </w:rPr>
      </w:pPr>
      <w:r w:rsidRPr="006D4E2F">
        <w:rPr>
          <w:rFonts w:ascii="Times New Roman" w:hAnsi="Times New Roman"/>
          <w:sz w:val="24"/>
          <w:szCs w:val="24"/>
        </w:rPr>
        <w:t xml:space="preserve">The representative(s) from </w:t>
      </w:r>
      <w:sdt>
        <w:sdtPr>
          <w:rPr>
            <w:rFonts w:ascii="Times New Roman" w:hAnsi="Times New Roman"/>
            <w:sz w:val="24"/>
            <w:szCs w:val="24"/>
          </w:rPr>
          <w:id w:val="-11531369"/>
          <w:placeholder>
            <w:docPart w:val="32ADAEE855BB42508E72BE318B018D20"/>
          </w:placeholder>
        </w:sdtPr>
        <w:sdtEndPr/>
        <w:sdtContent>
          <w:r w:rsidRPr="006D4E2F">
            <w:rPr>
              <w:rFonts w:ascii="Times New Roman" w:hAnsi="Times New Roman"/>
              <w:sz w:val="24"/>
              <w:szCs w:val="24"/>
              <w:highlight w:val="yellow"/>
            </w:rPr>
            <w:t>Name of Sub Grantee</w:t>
          </w:r>
        </w:sdtContent>
      </w:sdt>
      <w:r w:rsidRPr="006D4E2F">
        <w:rPr>
          <w:rFonts w:ascii="Times New Roman" w:hAnsi="Times New Roman"/>
          <w:sz w:val="24"/>
          <w:szCs w:val="24"/>
        </w:rPr>
        <w:t>, for this Project and their respective contact information is/are:</w:t>
      </w:r>
    </w:p>
    <w:p w:rsidR="008B1120" w:rsidRPr="006D4E2F" w:rsidRDefault="008B1120" w:rsidP="008B1120">
      <w:pPr>
        <w:widowControl w:val="0"/>
        <w:spacing w:before="0" w:after="0"/>
        <w:ind w:left="1440"/>
        <w:rPr>
          <w:rFonts w:ascii="Times New Roman" w:hAnsi="Times New Roman"/>
          <w:sz w:val="24"/>
          <w:szCs w:val="24"/>
        </w:rPr>
      </w:pPr>
    </w:p>
    <w:p w:rsidR="008B1120" w:rsidRPr="006D4E2F" w:rsidRDefault="008B1120" w:rsidP="008B1120">
      <w:pPr>
        <w:widowControl w:val="0"/>
        <w:spacing w:before="0" w:after="0"/>
        <w:ind w:left="1440"/>
        <w:rPr>
          <w:rFonts w:ascii="Times New Roman" w:hAnsi="Times New Roman"/>
          <w:b/>
          <w:sz w:val="24"/>
          <w:szCs w:val="24"/>
        </w:rPr>
      </w:pPr>
      <w:r w:rsidRPr="006D4E2F">
        <w:rPr>
          <w:rFonts w:ascii="Times New Roman" w:hAnsi="Times New Roman"/>
          <w:b/>
          <w:sz w:val="24"/>
          <w:szCs w:val="24"/>
        </w:rPr>
        <w:t xml:space="preserve">Technical:  </w:t>
      </w:r>
    </w:p>
    <w:p w:rsidR="008B1120" w:rsidRPr="006D4E2F" w:rsidRDefault="008B1120" w:rsidP="008B1120">
      <w:pPr>
        <w:widowControl w:val="0"/>
        <w:spacing w:before="0" w:after="0"/>
        <w:ind w:left="1440"/>
        <w:rPr>
          <w:rFonts w:ascii="Times New Roman" w:hAnsi="Times New Roman"/>
          <w:sz w:val="24"/>
          <w:szCs w:val="24"/>
        </w:rPr>
      </w:pPr>
    </w:p>
    <w:p w:rsidR="008B1120" w:rsidRPr="006D4E2F" w:rsidRDefault="008B1120" w:rsidP="008B1120">
      <w:pPr>
        <w:widowControl w:val="0"/>
        <w:spacing w:before="0" w:after="0"/>
        <w:rPr>
          <w:rFonts w:ascii="Times New Roman" w:hAnsi="Times New Roman"/>
          <w:sz w:val="24"/>
          <w:szCs w:val="24"/>
        </w:rPr>
      </w:pPr>
    </w:p>
    <w:p w:rsidR="008B1120" w:rsidRPr="006D4E2F" w:rsidRDefault="008B1120" w:rsidP="008B1120">
      <w:pPr>
        <w:widowControl w:val="0"/>
        <w:spacing w:before="0" w:after="0"/>
        <w:rPr>
          <w:rFonts w:ascii="Times New Roman" w:hAnsi="Times New Roman"/>
          <w:sz w:val="24"/>
          <w:szCs w:val="24"/>
        </w:rPr>
        <w:sectPr w:rsidR="008B1120" w:rsidRPr="006D4E2F" w:rsidSect="006D4E2F">
          <w:footerReference w:type="even" r:id="rId10"/>
          <w:headerReference w:type="first" r:id="rId11"/>
          <w:endnotePr>
            <w:numFmt w:val="decimal"/>
          </w:endnotePr>
          <w:pgSz w:w="12240" w:h="15840"/>
          <w:pgMar w:top="1440" w:right="1440" w:bottom="1440" w:left="1440" w:header="720" w:footer="1440" w:gutter="0"/>
          <w:paperSrc w:first="258" w:other="258"/>
          <w:cols w:space="720"/>
          <w:noEndnote/>
          <w:titlePg/>
          <w:docGrid w:linePitch="272"/>
        </w:sectPr>
      </w:pPr>
    </w:p>
    <w:sdt>
      <w:sdtPr>
        <w:rPr>
          <w:rFonts w:ascii="Times New Roman" w:hAnsi="Times New Roman"/>
          <w:sz w:val="24"/>
          <w:szCs w:val="24"/>
        </w:rPr>
        <w:alias w:val="Name"/>
        <w:tag w:val="Name"/>
        <w:id w:val="-937525742"/>
        <w:placeholder>
          <w:docPart w:val="3957B276F2B14B5ABE7EC3A8ED232E6A"/>
        </w:placeholder>
      </w:sdtPr>
      <w:sdtEndPr/>
      <w:sdtContent>
        <w:p w:rsidR="008B1120" w:rsidRPr="006D4E2F" w:rsidRDefault="008B1120" w:rsidP="008B1120">
          <w:pPr>
            <w:widowControl w:val="0"/>
            <w:spacing w:before="0" w:after="0"/>
            <w:ind w:left="1440" w:right="180"/>
            <w:rPr>
              <w:rFonts w:ascii="Times New Roman" w:hAnsi="Times New Roman"/>
              <w:b/>
              <w:sz w:val="24"/>
              <w:szCs w:val="24"/>
            </w:rPr>
          </w:pPr>
          <w:r w:rsidRPr="006D4E2F">
            <w:rPr>
              <w:rFonts w:ascii="Times New Roman" w:hAnsi="Times New Roman"/>
              <w:b/>
              <w:sz w:val="24"/>
              <w:szCs w:val="24"/>
            </w:rPr>
            <w:t xml:space="preserve">Administrative/Fiscal:  </w:t>
          </w:r>
        </w:p>
        <w:p w:rsidR="008B1120" w:rsidRPr="006D4E2F" w:rsidRDefault="00C734F9" w:rsidP="008B1120">
          <w:pPr>
            <w:widowControl w:val="0"/>
            <w:spacing w:before="0" w:after="0"/>
            <w:ind w:left="1440" w:right="180"/>
            <w:rPr>
              <w:rFonts w:ascii="Times New Roman" w:hAnsi="Times New Roman"/>
              <w:sz w:val="24"/>
              <w:szCs w:val="24"/>
            </w:rPr>
          </w:pPr>
        </w:p>
      </w:sdtContent>
    </w:sdt>
    <w:p w:rsidR="008B1120" w:rsidRPr="006D4E2F" w:rsidRDefault="008B1120" w:rsidP="008B1120">
      <w:pPr>
        <w:widowControl w:val="0"/>
        <w:spacing w:before="0" w:after="0"/>
        <w:ind w:left="720" w:firstLine="720"/>
        <w:rPr>
          <w:rFonts w:ascii="Times New Roman" w:hAnsi="Times New Roman"/>
          <w:b/>
          <w:sz w:val="24"/>
          <w:szCs w:val="24"/>
        </w:rPr>
      </w:pPr>
      <w:r w:rsidRPr="006D4E2F">
        <w:rPr>
          <w:rFonts w:ascii="Times New Roman" w:hAnsi="Times New Roman"/>
          <w:b/>
          <w:sz w:val="24"/>
          <w:szCs w:val="24"/>
        </w:rPr>
        <w:t>Contractual:</w:t>
      </w:r>
    </w:p>
    <w:p w:rsidR="008B1120" w:rsidRPr="006D4E2F" w:rsidRDefault="008B1120" w:rsidP="008B1120">
      <w:pPr>
        <w:widowControl w:val="0"/>
        <w:spacing w:before="0" w:after="0"/>
        <w:rPr>
          <w:rFonts w:ascii="Times New Roman" w:hAnsi="Times New Roman"/>
          <w:sz w:val="24"/>
          <w:szCs w:val="24"/>
        </w:rPr>
      </w:pPr>
    </w:p>
    <w:p w:rsidR="008B1120" w:rsidRPr="006D4E2F" w:rsidRDefault="008B1120" w:rsidP="008B1120">
      <w:pPr>
        <w:widowControl w:val="0"/>
        <w:numPr>
          <w:ilvl w:val="0"/>
          <w:numId w:val="1"/>
        </w:numPr>
        <w:spacing w:before="0" w:after="0"/>
        <w:rPr>
          <w:rFonts w:ascii="Times New Roman" w:hAnsi="Times New Roman"/>
          <w:sz w:val="24"/>
          <w:szCs w:val="24"/>
        </w:rPr>
      </w:pPr>
      <w:r w:rsidRPr="006D4E2F">
        <w:rPr>
          <w:rFonts w:ascii="Times New Roman" w:hAnsi="Times New Roman"/>
          <w:sz w:val="24"/>
          <w:szCs w:val="24"/>
          <w:u w:val="single"/>
        </w:rPr>
        <w:t>GRANT AMOUNT</w:t>
      </w:r>
      <w:r w:rsidRPr="006D4E2F">
        <w:rPr>
          <w:rFonts w:ascii="Times New Roman" w:hAnsi="Times New Roman"/>
          <w:sz w:val="24"/>
          <w:szCs w:val="24"/>
        </w:rPr>
        <w:t xml:space="preserve">. The total estimated amount of the Agreement is USD </w:t>
      </w:r>
      <w:sdt>
        <w:sdtPr>
          <w:rPr>
            <w:rFonts w:ascii="Times New Roman" w:hAnsi="Times New Roman"/>
            <w:sz w:val="24"/>
            <w:szCs w:val="24"/>
          </w:rPr>
          <w:id w:val="243302389"/>
          <w:placeholder>
            <w:docPart w:val="B66E97F241F14F6AB523A2D85A86B888"/>
          </w:placeholder>
          <w:text/>
        </w:sdtPr>
        <w:sdtEndPr/>
        <w:sdtContent>
          <w:r w:rsidRPr="006D4E2F">
            <w:rPr>
              <w:rFonts w:ascii="Times New Roman" w:hAnsi="Times New Roman"/>
              <w:sz w:val="24"/>
              <w:szCs w:val="24"/>
            </w:rPr>
            <w:t>$24,896</w:t>
          </w:r>
        </w:sdtContent>
      </w:sdt>
      <w:r w:rsidRPr="006D4E2F">
        <w:rPr>
          <w:rFonts w:ascii="Times New Roman" w:hAnsi="Times New Roman"/>
          <w:sz w:val="24"/>
          <w:szCs w:val="24"/>
        </w:rPr>
        <w:t xml:space="preserve"> and is hereby obligated for Project expenditures as described in Appendix 2 (Budget and Budget Narrative). Partners shall not be obligated to reimburse Sub Grantee for costs in excess of the obligated amount. </w:t>
      </w:r>
    </w:p>
    <w:p w:rsidR="008B1120" w:rsidRPr="006D4E2F" w:rsidRDefault="008B1120" w:rsidP="008B1120">
      <w:pPr>
        <w:widowControl w:val="0"/>
        <w:tabs>
          <w:tab w:val="left" w:pos="-1440"/>
        </w:tabs>
        <w:spacing w:before="0" w:after="0"/>
        <w:ind w:left="1440"/>
        <w:rPr>
          <w:rFonts w:ascii="Times New Roman" w:hAnsi="Times New Roman"/>
          <w:sz w:val="24"/>
          <w:szCs w:val="24"/>
        </w:rPr>
      </w:pPr>
    </w:p>
    <w:p w:rsidR="008B1120" w:rsidRPr="006D4E2F" w:rsidRDefault="008B1120" w:rsidP="008B1120">
      <w:pPr>
        <w:widowControl w:val="0"/>
        <w:numPr>
          <w:ilvl w:val="0"/>
          <w:numId w:val="1"/>
        </w:numPr>
        <w:tabs>
          <w:tab w:val="left" w:pos="-1440"/>
        </w:tabs>
        <w:spacing w:before="0" w:after="0"/>
        <w:rPr>
          <w:rFonts w:ascii="Times New Roman" w:hAnsi="Times New Roman"/>
          <w:b/>
          <w:bCs/>
          <w:sz w:val="24"/>
          <w:szCs w:val="24"/>
        </w:rPr>
      </w:pPr>
      <w:r w:rsidRPr="006D4E2F">
        <w:rPr>
          <w:rFonts w:ascii="Times New Roman" w:hAnsi="Times New Roman"/>
          <w:sz w:val="24"/>
          <w:szCs w:val="24"/>
          <w:u w:val="single"/>
        </w:rPr>
        <w:t>COST-SHARING</w:t>
      </w:r>
      <w:r w:rsidRPr="006D4E2F">
        <w:rPr>
          <w:rFonts w:ascii="Times New Roman" w:hAnsi="Times New Roman"/>
          <w:sz w:val="24"/>
          <w:szCs w:val="24"/>
        </w:rPr>
        <w:t xml:space="preserve">. Sub Grantee agrees to expend from non-Partners funds an amount of what was specified in the submitted budget (Appendix 2) of </w:t>
      </w:r>
      <w:r w:rsidRPr="006D4E2F">
        <w:rPr>
          <w:rFonts w:ascii="Times New Roman" w:hAnsi="Times New Roman"/>
          <w:sz w:val="24"/>
          <w:szCs w:val="24"/>
          <w:highlight w:val="yellow"/>
        </w:rPr>
        <w:t xml:space="preserve">USD </w:t>
      </w:r>
      <w:sdt>
        <w:sdtPr>
          <w:rPr>
            <w:rFonts w:ascii="Times New Roman" w:hAnsi="Times New Roman"/>
            <w:sz w:val="24"/>
            <w:szCs w:val="24"/>
            <w:highlight w:val="yellow"/>
          </w:rPr>
          <w:id w:val="-1799140789"/>
          <w:placeholder>
            <w:docPart w:val="B66E97F241F14F6AB523A2D85A86B888"/>
          </w:placeholder>
          <w:text/>
        </w:sdtPr>
        <w:sdtEndPr/>
        <w:sdtContent>
          <w:r w:rsidRPr="006D4E2F">
            <w:rPr>
              <w:rFonts w:ascii="Times New Roman" w:hAnsi="Times New Roman"/>
              <w:sz w:val="24"/>
              <w:szCs w:val="24"/>
              <w:highlight w:val="yellow"/>
            </w:rPr>
            <w:t>$</w:t>
          </w:r>
        </w:sdtContent>
      </w:sdt>
      <w:r w:rsidRPr="006D4E2F">
        <w:rPr>
          <w:rFonts w:ascii="Times New Roman" w:hAnsi="Times New Roman"/>
          <w:sz w:val="24"/>
          <w:szCs w:val="24"/>
        </w:rPr>
        <w:t xml:space="preserve">. Throughout the term, Sub grantee will assure that its share of the project shall be adequately documented, including source, amount, use, and method of evaluation. </w:t>
      </w:r>
    </w:p>
    <w:p w:rsidR="008B1120" w:rsidRPr="006D4E2F" w:rsidRDefault="008B1120" w:rsidP="008B1120">
      <w:pPr>
        <w:widowControl w:val="0"/>
        <w:tabs>
          <w:tab w:val="left" w:pos="-1440"/>
        </w:tabs>
        <w:spacing w:before="0" w:after="0"/>
        <w:ind w:left="1440"/>
        <w:rPr>
          <w:rFonts w:ascii="Times New Roman" w:hAnsi="Times New Roman"/>
          <w:sz w:val="24"/>
          <w:szCs w:val="24"/>
        </w:rPr>
      </w:pPr>
    </w:p>
    <w:p w:rsidR="008B1120" w:rsidRPr="006D4E2F" w:rsidRDefault="008B1120" w:rsidP="008B1120">
      <w:pPr>
        <w:widowControl w:val="0"/>
        <w:numPr>
          <w:ilvl w:val="0"/>
          <w:numId w:val="1"/>
        </w:numPr>
        <w:tabs>
          <w:tab w:val="left" w:pos="-1440"/>
        </w:tabs>
        <w:spacing w:before="0" w:after="0"/>
        <w:rPr>
          <w:rFonts w:ascii="Times New Roman" w:hAnsi="Times New Roman"/>
          <w:sz w:val="24"/>
          <w:szCs w:val="24"/>
        </w:rPr>
      </w:pPr>
      <w:r w:rsidRPr="006D4E2F">
        <w:rPr>
          <w:rFonts w:ascii="Times New Roman" w:hAnsi="Times New Roman"/>
          <w:sz w:val="24"/>
          <w:szCs w:val="24"/>
          <w:u w:val="single"/>
        </w:rPr>
        <w:t>PAYMENT</w:t>
      </w:r>
      <w:r w:rsidRPr="006D4E2F">
        <w:rPr>
          <w:rFonts w:ascii="Times New Roman" w:hAnsi="Times New Roman"/>
          <w:sz w:val="24"/>
          <w:szCs w:val="24"/>
        </w:rPr>
        <w:t xml:space="preserve">. A one-time electronic disbursement of </w:t>
      </w:r>
      <w:r w:rsidRPr="006D4E2F">
        <w:rPr>
          <w:rFonts w:ascii="Times New Roman" w:hAnsi="Times New Roman"/>
          <w:sz w:val="24"/>
          <w:szCs w:val="24"/>
          <w:highlight w:val="yellow"/>
        </w:rPr>
        <w:t xml:space="preserve">USD </w:t>
      </w:r>
      <w:sdt>
        <w:sdtPr>
          <w:rPr>
            <w:rFonts w:ascii="Times New Roman" w:hAnsi="Times New Roman"/>
            <w:sz w:val="24"/>
            <w:szCs w:val="24"/>
            <w:highlight w:val="yellow"/>
          </w:rPr>
          <w:id w:val="-1375067947"/>
          <w:placeholder>
            <w:docPart w:val="617ADF27C57B4F35B06283574D11798E"/>
          </w:placeholder>
          <w:text/>
        </w:sdtPr>
        <w:sdtEndPr/>
        <w:sdtContent>
          <w:r w:rsidRPr="006D4E2F">
            <w:rPr>
              <w:rFonts w:ascii="Times New Roman" w:hAnsi="Times New Roman"/>
              <w:sz w:val="24"/>
              <w:szCs w:val="24"/>
              <w:highlight w:val="yellow"/>
            </w:rPr>
            <w:t>$</w:t>
          </w:r>
        </w:sdtContent>
      </w:sdt>
      <w:r w:rsidRPr="006D4E2F">
        <w:rPr>
          <w:rFonts w:ascii="Times New Roman" w:hAnsi="Times New Roman"/>
          <w:sz w:val="24"/>
          <w:szCs w:val="24"/>
        </w:rPr>
        <w:t xml:space="preserve"> upon signature provided the Grant Term has commenced. The payment described above shall be made to the following account, as provided in Appendix 3 (Wire Transfer Information Form):</w:t>
      </w:r>
    </w:p>
    <w:p w:rsidR="008B1120" w:rsidRPr="006D4E2F" w:rsidRDefault="008B1120" w:rsidP="008B1120">
      <w:pPr>
        <w:widowControl w:val="0"/>
        <w:tabs>
          <w:tab w:val="left" w:pos="-1440"/>
        </w:tabs>
        <w:spacing w:before="0" w:after="0"/>
        <w:ind w:left="720"/>
        <w:rPr>
          <w:rFonts w:ascii="Times New Roman" w:hAnsi="Times New Roman"/>
          <w:sz w:val="24"/>
          <w:szCs w:val="24"/>
        </w:rPr>
      </w:pPr>
    </w:p>
    <w:p w:rsidR="008B1120" w:rsidRPr="006D4E2F" w:rsidRDefault="008B1120" w:rsidP="008B1120">
      <w:pPr>
        <w:autoSpaceDE w:val="0"/>
        <w:autoSpaceDN w:val="0"/>
        <w:adjustRightInd w:val="0"/>
        <w:spacing w:before="0" w:after="0"/>
        <w:ind w:left="720"/>
        <w:rPr>
          <w:rFonts w:ascii="Times New Roman" w:hAnsi="Times New Roman"/>
          <w:sz w:val="24"/>
          <w:szCs w:val="24"/>
        </w:rPr>
      </w:pPr>
      <w:r w:rsidRPr="006D4E2F">
        <w:rPr>
          <w:rFonts w:ascii="Times New Roman" w:hAnsi="Times New Roman"/>
          <w:b/>
          <w:sz w:val="24"/>
          <w:szCs w:val="24"/>
        </w:rPr>
        <w:t xml:space="preserve">Name of Account Holder: </w:t>
      </w:r>
      <w:sdt>
        <w:sdtPr>
          <w:rPr>
            <w:rFonts w:ascii="Times New Roman" w:hAnsi="Times New Roman"/>
            <w:b/>
            <w:sz w:val="24"/>
            <w:szCs w:val="24"/>
          </w:rPr>
          <w:id w:val="1340118824"/>
          <w:placeholder>
            <w:docPart w:val="B66E97F241F14F6AB523A2D85A86B888"/>
          </w:placeholder>
          <w:showingPlcHdr/>
          <w:text/>
        </w:sdtPr>
        <w:sdtEndPr/>
        <w:sdtContent>
          <w:ins w:id="0" w:author="Juan Esparza" w:date="2016-04-13T16:16:00Z">
            <w:r w:rsidRPr="006D4E2F">
              <w:rPr>
                <w:rStyle w:val="PlaceholderText"/>
                <w:rFonts w:ascii="Times New Roman" w:hAnsi="Times New Roman"/>
                <w:sz w:val="24"/>
                <w:szCs w:val="24"/>
              </w:rPr>
              <w:t>Click here to enter text.</w:t>
            </w:r>
          </w:ins>
        </w:sdtContent>
      </w:sdt>
    </w:p>
    <w:p w:rsidR="008B1120" w:rsidRPr="006D4E2F" w:rsidRDefault="008B1120" w:rsidP="008B1120">
      <w:pPr>
        <w:autoSpaceDE w:val="0"/>
        <w:autoSpaceDN w:val="0"/>
        <w:adjustRightInd w:val="0"/>
        <w:spacing w:before="0" w:after="0"/>
        <w:ind w:left="720"/>
        <w:rPr>
          <w:rFonts w:ascii="Times New Roman" w:hAnsi="Times New Roman"/>
          <w:sz w:val="24"/>
          <w:szCs w:val="24"/>
        </w:rPr>
      </w:pPr>
      <w:r w:rsidRPr="006D4E2F">
        <w:rPr>
          <w:rFonts w:ascii="Times New Roman" w:hAnsi="Times New Roman"/>
          <w:b/>
          <w:sz w:val="24"/>
          <w:szCs w:val="24"/>
        </w:rPr>
        <w:lastRenderedPageBreak/>
        <w:t xml:space="preserve">Name of Bank:  </w:t>
      </w:r>
      <w:sdt>
        <w:sdtPr>
          <w:rPr>
            <w:rFonts w:ascii="Times New Roman" w:hAnsi="Times New Roman"/>
            <w:b/>
            <w:sz w:val="24"/>
            <w:szCs w:val="24"/>
          </w:rPr>
          <w:id w:val="2123957241"/>
          <w:placeholder>
            <w:docPart w:val="C19B2175D9E14291AC28F978411CB655"/>
          </w:placeholder>
          <w:showingPlcHdr/>
          <w:text/>
        </w:sdtPr>
        <w:sdtEndPr/>
        <w:sdtContent>
          <w:ins w:id="1" w:author="Juan Esparza" w:date="2016-04-13T16:16:00Z">
            <w:r w:rsidRPr="006D4E2F">
              <w:rPr>
                <w:rStyle w:val="PlaceholderText"/>
                <w:rFonts w:ascii="Times New Roman" w:hAnsi="Times New Roman"/>
                <w:sz w:val="24"/>
                <w:szCs w:val="24"/>
              </w:rPr>
              <w:t>Click here to enter text.</w:t>
            </w:r>
          </w:ins>
        </w:sdtContent>
      </w:sdt>
    </w:p>
    <w:p w:rsidR="008B1120" w:rsidRPr="006D4E2F" w:rsidRDefault="008B1120" w:rsidP="008B1120">
      <w:pPr>
        <w:autoSpaceDE w:val="0"/>
        <w:autoSpaceDN w:val="0"/>
        <w:adjustRightInd w:val="0"/>
        <w:spacing w:before="0" w:after="0"/>
        <w:ind w:left="720"/>
        <w:rPr>
          <w:rFonts w:ascii="Times New Roman" w:hAnsi="Times New Roman"/>
          <w:sz w:val="24"/>
          <w:szCs w:val="24"/>
        </w:rPr>
      </w:pPr>
      <w:r w:rsidRPr="006D4E2F">
        <w:rPr>
          <w:rFonts w:ascii="Times New Roman" w:hAnsi="Times New Roman"/>
          <w:b/>
          <w:sz w:val="24"/>
          <w:szCs w:val="24"/>
        </w:rPr>
        <w:t xml:space="preserve">Bank Address:  </w:t>
      </w:r>
      <w:sdt>
        <w:sdtPr>
          <w:rPr>
            <w:rFonts w:ascii="Times New Roman" w:hAnsi="Times New Roman"/>
            <w:b/>
            <w:sz w:val="24"/>
            <w:szCs w:val="24"/>
          </w:rPr>
          <w:id w:val="-287662635"/>
          <w:placeholder>
            <w:docPart w:val="5CFB9EB7743D4C2BB4C693EF13AA5756"/>
          </w:placeholder>
          <w:showingPlcHdr/>
          <w:text/>
        </w:sdtPr>
        <w:sdtEndPr/>
        <w:sdtContent>
          <w:ins w:id="2" w:author="Juan Esparza" w:date="2016-04-13T16:16:00Z">
            <w:r w:rsidRPr="006D4E2F">
              <w:rPr>
                <w:rStyle w:val="PlaceholderText"/>
                <w:rFonts w:ascii="Times New Roman" w:hAnsi="Times New Roman"/>
                <w:sz w:val="24"/>
                <w:szCs w:val="24"/>
              </w:rPr>
              <w:t>Click here to enter text.</w:t>
            </w:r>
          </w:ins>
        </w:sdtContent>
      </w:sdt>
    </w:p>
    <w:p w:rsidR="008B1120" w:rsidRPr="006D4E2F" w:rsidRDefault="008B1120" w:rsidP="008B1120">
      <w:pPr>
        <w:autoSpaceDE w:val="0"/>
        <w:autoSpaceDN w:val="0"/>
        <w:adjustRightInd w:val="0"/>
        <w:spacing w:before="0" w:after="0"/>
        <w:ind w:left="720"/>
        <w:rPr>
          <w:rFonts w:ascii="Times New Roman" w:hAnsi="Times New Roman"/>
          <w:sz w:val="24"/>
          <w:szCs w:val="24"/>
        </w:rPr>
      </w:pPr>
      <w:r w:rsidRPr="006D4E2F">
        <w:rPr>
          <w:rFonts w:ascii="Times New Roman" w:hAnsi="Times New Roman"/>
          <w:b/>
          <w:sz w:val="24"/>
          <w:szCs w:val="24"/>
        </w:rPr>
        <w:t xml:space="preserve">ABA:  </w:t>
      </w:r>
      <w:sdt>
        <w:sdtPr>
          <w:rPr>
            <w:rFonts w:ascii="Times New Roman" w:hAnsi="Times New Roman"/>
            <w:b/>
            <w:sz w:val="24"/>
            <w:szCs w:val="24"/>
          </w:rPr>
          <w:id w:val="-115298426"/>
          <w:placeholder>
            <w:docPart w:val="69278676382C4D13B043B3B2155556F2"/>
          </w:placeholder>
          <w:text/>
        </w:sdtPr>
        <w:sdtEndPr/>
        <w:sdtContent>
          <w:r w:rsidRPr="006D4E2F">
            <w:rPr>
              <w:rFonts w:ascii="Times New Roman" w:hAnsi="Times New Roman"/>
              <w:b/>
              <w:sz w:val="24"/>
              <w:szCs w:val="24"/>
            </w:rPr>
            <w:t>0</w:t>
          </w:r>
        </w:sdtContent>
      </w:sdt>
    </w:p>
    <w:p w:rsidR="008B1120" w:rsidRPr="006D4E2F" w:rsidRDefault="008B1120" w:rsidP="008B1120">
      <w:pPr>
        <w:autoSpaceDE w:val="0"/>
        <w:autoSpaceDN w:val="0"/>
        <w:adjustRightInd w:val="0"/>
        <w:spacing w:before="0" w:after="0"/>
        <w:ind w:left="720"/>
        <w:rPr>
          <w:rFonts w:ascii="Times New Roman" w:hAnsi="Times New Roman"/>
          <w:sz w:val="24"/>
          <w:szCs w:val="24"/>
        </w:rPr>
      </w:pPr>
      <w:r w:rsidRPr="006D4E2F">
        <w:rPr>
          <w:rFonts w:ascii="Times New Roman" w:hAnsi="Times New Roman"/>
          <w:b/>
          <w:sz w:val="24"/>
          <w:szCs w:val="24"/>
        </w:rPr>
        <w:t xml:space="preserve">Bank Account:  </w:t>
      </w:r>
    </w:p>
    <w:p w:rsidR="008B1120" w:rsidRPr="006D4E2F" w:rsidRDefault="008B1120" w:rsidP="008B1120">
      <w:pPr>
        <w:widowControl w:val="0"/>
        <w:tabs>
          <w:tab w:val="left" w:pos="-1440"/>
        </w:tabs>
        <w:spacing w:before="0" w:after="0"/>
        <w:ind w:left="720"/>
        <w:rPr>
          <w:rFonts w:ascii="Times New Roman" w:hAnsi="Times New Roman"/>
          <w:sz w:val="24"/>
          <w:szCs w:val="24"/>
        </w:rPr>
      </w:pPr>
    </w:p>
    <w:p w:rsidR="008B1120" w:rsidRPr="006D4E2F" w:rsidRDefault="008B1120" w:rsidP="008B1120">
      <w:pPr>
        <w:widowControl w:val="0"/>
        <w:numPr>
          <w:ilvl w:val="0"/>
          <w:numId w:val="1"/>
        </w:numPr>
        <w:tabs>
          <w:tab w:val="left" w:pos="-1440"/>
        </w:tabs>
        <w:spacing w:before="0" w:after="0"/>
        <w:rPr>
          <w:rFonts w:ascii="Times New Roman" w:hAnsi="Times New Roman"/>
          <w:sz w:val="24"/>
          <w:szCs w:val="24"/>
        </w:rPr>
      </w:pPr>
      <w:r w:rsidRPr="006D4E2F">
        <w:rPr>
          <w:rFonts w:ascii="Times New Roman" w:hAnsi="Times New Roman"/>
          <w:sz w:val="24"/>
          <w:szCs w:val="24"/>
          <w:u w:val="single"/>
        </w:rPr>
        <w:t>REPORTS</w:t>
      </w:r>
      <w:r w:rsidRPr="006D4E2F">
        <w:rPr>
          <w:rFonts w:ascii="Times New Roman" w:hAnsi="Times New Roman"/>
          <w:sz w:val="24"/>
          <w:szCs w:val="24"/>
        </w:rPr>
        <w:t>.  Sub grantee shall provide to Partners and retain in its permanent files the following written reports:</w:t>
      </w:r>
    </w:p>
    <w:p w:rsidR="008B1120" w:rsidRPr="006D4E2F" w:rsidRDefault="008B1120" w:rsidP="008B1120">
      <w:pPr>
        <w:widowControl w:val="0"/>
        <w:tabs>
          <w:tab w:val="left" w:pos="-1440"/>
        </w:tabs>
        <w:spacing w:before="0" w:after="0"/>
        <w:ind w:left="720"/>
        <w:rPr>
          <w:rFonts w:ascii="Times New Roman" w:hAnsi="Times New Roman"/>
          <w:sz w:val="24"/>
          <w:szCs w:val="24"/>
        </w:rPr>
      </w:pPr>
    </w:p>
    <w:p w:rsidR="008B1120" w:rsidRPr="006D4E2F" w:rsidRDefault="008B1120" w:rsidP="008B1120">
      <w:pPr>
        <w:widowControl w:val="0"/>
        <w:numPr>
          <w:ilvl w:val="1"/>
          <w:numId w:val="1"/>
        </w:numPr>
        <w:spacing w:before="0" w:after="0"/>
        <w:rPr>
          <w:rFonts w:ascii="Times New Roman" w:hAnsi="Times New Roman"/>
          <w:sz w:val="24"/>
          <w:szCs w:val="24"/>
        </w:rPr>
      </w:pPr>
      <w:r w:rsidRPr="006D4E2F">
        <w:rPr>
          <w:rFonts w:ascii="Times New Roman" w:hAnsi="Times New Roman"/>
          <w:sz w:val="24"/>
          <w:szCs w:val="24"/>
          <w:u w:val="single"/>
        </w:rPr>
        <w:t>Project Information</w:t>
      </w:r>
      <w:r w:rsidRPr="006D4E2F">
        <w:rPr>
          <w:rFonts w:ascii="Times New Roman" w:hAnsi="Times New Roman"/>
          <w:sz w:val="24"/>
          <w:szCs w:val="24"/>
        </w:rPr>
        <w:t xml:space="preserve">. </w:t>
      </w:r>
    </w:p>
    <w:p w:rsidR="008B1120" w:rsidRPr="006D4E2F" w:rsidRDefault="008B1120" w:rsidP="008B1120">
      <w:pPr>
        <w:widowControl w:val="0"/>
        <w:numPr>
          <w:ilvl w:val="2"/>
          <w:numId w:val="1"/>
        </w:numPr>
        <w:spacing w:before="0" w:after="0"/>
        <w:rPr>
          <w:rFonts w:ascii="Times New Roman" w:hAnsi="Times New Roman"/>
          <w:b/>
          <w:sz w:val="24"/>
          <w:szCs w:val="24"/>
        </w:rPr>
      </w:pPr>
      <w:r w:rsidRPr="006D4E2F">
        <w:rPr>
          <w:rFonts w:ascii="Times New Roman" w:hAnsi="Times New Roman"/>
          <w:sz w:val="24"/>
          <w:szCs w:val="24"/>
          <w:u w:val="single"/>
        </w:rPr>
        <w:t>Quarterly Reports.</w:t>
      </w:r>
      <w:r w:rsidRPr="006D4E2F">
        <w:rPr>
          <w:rFonts w:ascii="Times New Roman" w:hAnsi="Times New Roman"/>
          <w:sz w:val="24"/>
          <w:szCs w:val="24"/>
        </w:rPr>
        <w:t xml:space="preserve"> On the 30</w:t>
      </w:r>
      <w:r w:rsidRPr="006D4E2F">
        <w:rPr>
          <w:rFonts w:ascii="Times New Roman" w:hAnsi="Times New Roman"/>
          <w:sz w:val="24"/>
          <w:szCs w:val="24"/>
          <w:vertAlign w:val="superscript"/>
        </w:rPr>
        <w:t>th</w:t>
      </w:r>
      <w:r w:rsidRPr="006D4E2F">
        <w:rPr>
          <w:rFonts w:ascii="Times New Roman" w:hAnsi="Times New Roman"/>
          <w:sz w:val="24"/>
          <w:szCs w:val="24"/>
        </w:rPr>
        <w:t xml:space="preserve"> day of each calendar quarter, to begin June 30, 2016, Sub Grantee shall submit to Partners a written Quarterly Report on the activities funded under this Agreement, including a discussion of progress made towards objectives.</w:t>
      </w:r>
    </w:p>
    <w:p w:rsidR="008B1120" w:rsidRPr="006D4E2F" w:rsidRDefault="008B1120" w:rsidP="008B1120">
      <w:pPr>
        <w:widowControl w:val="0"/>
        <w:numPr>
          <w:ilvl w:val="2"/>
          <w:numId w:val="1"/>
        </w:numPr>
        <w:spacing w:before="0" w:after="0"/>
        <w:rPr>
          <w:rFonts w:ascii="Times New Roman" w:hAnsi="Times New Roman"/>
          <w:sz w:val="24"/>
          <w:szCs w:val="24"/>
        </w:rPr>
      </w:pPr>
      <w:r w:rsidRPr="006D4E2F">
        <w:rPr>
          <w:rFonts w:ascii="Times New Roman" w:hAnsi="Times New Roman"/>
          <w:sz w:val="24"/>
          <w:szCs w:val="24"/>
          <w:u w:val="single"/>
        </w:rPr>
        <w:t>Final Report</w:t>
      </w:r>
      <w:r w:rsidRPr="006D4E2F">
        <w:rPr>
          <w:rFonts w:ascii="Times New Roman" w:hAnsi="Times New Roman"/>
          <w:sz w:val="24"/>
          <w:szCs w:val="24"/>
        </w:rPr>
        <w:t xml:space="preserve">.  No later than 90 days after the expiration or termination of this Agreement, Sub Grantee shall submit to Partners a Final Report, which shall include a comprehensive and detailed report of activities and an evaluation of accomplishments under the Agreement and their impact.  </w:t>
      </w:r>
    </w:p>
    <w:p w:rsidR="008B1120" w:rsidRPr="006D4E2F" w:rsidRDefault="008B1120" w:rsidP="008B1120">
      <w:pPr>
        <w:widowControl w:val="0"/>
        <w:numPr>
          <w:ilvl w:val="2"/>
          <w:numId w:val="1"/>
        </w:numPr>
        <w:spacing w:before="0" w:after="0"/>
        <w:rPr>
          <w:rFonts w:ascii="Times New Roman" w:hAnsi="Times New Roman"/>
          <w:sz w:val="24"/>
          <w:szCs w:val="24"/>
        </w:rPr>
      </w:pPr>
      <w:r w:rsidRPr="006D4E2F">
        <w:rPr>
          <w:rFonts w:ascii="Times New Roman" w:hAnsi="Times New Roman"/>
          <w:sz w:val="24"/>
          <w:szCs w:val="24"/>
          <w:u w:val="single"/>
        </w:rPr>
        <w:t>Monitoring and Evaluation Plans</w:t>
      </w:r>
      <w:r w:rsidRPr="006D4E2F">
        <w:rPr>
          <w:rFonts w:ascii="Times New Roman" w:hAnsi="Times New Roman"/>
          <w:sz w:val="24"/>
          <w:szCs w:val="24"/>
        </w:rPr>
        <w:t>.  Sub Grantee shall submit updates on progress toward implementing its Monitoring and Evaluation Plan in an agreed format, with clear benchmarks and indicators, which demonstrate attainment of Project objectives over the course of the Grant.</w:t>
      </w:r>
    </w:p>
    <w:p w:rsidR="008B1120" w:rsidRPr="006D4E2F" w:rsidRDefault="008B1120" w:rsidP="008B1120">
      <w:pPr>
        <w:widowControl w:val="0"/>
        <w:spacing w:before="0" w:after="0"/>
        <w:ind w:left="2160"/>
        <w:rPr>
          <w:rFonts w:ascii="Times New Roman" w:hAnsi="Times New Roman"/>
          <w:sz w:val="24"/>
          <w:szCs w:val="24"/>
        </w:rPr>
      </w:pPr>
    </w:p>
    <w:p w:rsidR="008B1120" w:rsidRPr="006D4E2F" w:rsidRDefault="008B1120" w:rsidP="008B1120">
      <w:pPr>
        <w:widowControl w:val="0"/>
        <w:numPr>
          <w:ilvl w:val="1"/>
          <w:numId w:val="1"/>
        </w:numPr>
        <w:tabs>
          <w:tab w:val="left" w:pos="-1440"/>
        </w:tabs>
        <w:spacing w:before="0" w:after="0"/>
        <w:rPr>
          <w:rFonts w:ascii="Times New Roman" w:hAnsi="Times New Roman"/>
          <w:sz w:val="24"/>
          <w:szCs w:val="24"/>
        </w:rPr>
      </w:pPr>
      <w:r w:rsidRPr="006D4E2F">
        <w:rPr>
          <w:rFonts w:ascii="Times New Roman" w:hAnsi="Times New Roman"/>
          <w:sz w:val="24"/>
          <w:szCs w:val="24"/>
          <w:u w:val="single"/>
        </w:rPr>
        <w:t>Financial Reports</w:t>
      </w:r>
      <w:r w:rsidRPr="006D4E2F">
        <w:rPr>
          <w:rFonts w:ascii="Times New Roman" w:hAnsi="Times New Roman"/>
          <w:sz w:val="24"/>
          <w:szCs w:val="24"/>
        </w:rPr>
        <w:t xml:space="preserve">. </w:t>
      </w:r>
    </w:p>
    <w:p w:rsidR="008B1120" w:rsidRPr="006D4E2F" w:rsidRDefault="008B1120" w:rsidP="008B1120">
      <w:pPr>
        <w:widowControl w:val="0"/>
        <w:numPr>
          <w:ilvl w:val="2"/>
          <w:numId w:val="1"/>
        </w:numPr>
        <w:spacing w:before="0" w:after="0"/>
        <w:rPr>
          <w:rFonts w:ascii="Times New Roman" w:hAnsi="Times New Roman"/>
          <w:sz w:val="24"/>
          <w:szCs w:val="24"/>
        </w:rPr>
      </w:pPr>
      <w:r w:rsidRPr="006D4E2F">
        <w:rPr>
          <w:rFonts w:ascii="Times New Roman" w:hAnsi="Times New Roman"/>
          <w:sz w:val="24"/>
          <w:szCs w:val="24"/>
          <w:u w:val="single"/>
        </w:rPr>
        <w:t>Quarterly Reports</w:t>
      </w:r>
      <w:r w:rsidRPr="006D4E2F">
        <w:rPr>
          <w:rFonts w:ascii="Times New Roman" w:hAnsi="Times New Roman"/>
          <w:sz w:val="24"/>
          <w:szCs w:val="24"/>
        </w:rPr>
        <w:t>. On the 30</w:t>
      </w:r>
      <w:r w:rsidRPr="006D4E2F">
        <w:rPr>
          <w:rFonts w:ascii="Times New Roman" w:hAnsi="Times New Roman"/>
          <w:sz w:val="24"/>
          <w:szCs w:val="24"/>
          <w:vertAlign w:val="superscript"/>
        </w:rPr>
        <w:t>th</w:t>
      </w:r>
      <w:r w:rsidRPr="006D4E2F">
        <w:rPr>
          <w:rFonts w:ascii="Times New Roman" w:hAnsi="Times New Roman"/>
          <w:sz w:val="24"/>
          <w:szCs w:val="24"/>
        </w:rPr>
        <w:t xml:space="preserve"> day of each calendar quarter, to begin June 30, 2016, Sub Grantee shall submit to Partners a Financial Report, signed by Sub grantee’s </w:t>
      </w:r>
      <w:proofErr w:type="gramStart"/>
      <w:r w:rsidRPr="006D4E2F">
        <w:rPr>
          <w:rFonts w:ascii="Times New Roman" w:hAnsi="Times New Roman"/>
          <w:sz w:val="24"/>
          <w:szCs w:val="24"/>
        </w:rPr>
        <w:t>cognizant</w:t>
      </w:r>
      <w:proofErr w:type="gramEnd"/>
      <w:r w:rsidRPr="006D4E2F">
        <w:rPr>
          <w:rFonts w:ascii="Times New Roman" w:hAnsi="Times New Roman"/>
          <w:sz w:val="24"/>
          <w:szCs w:val="24"/>
        </w:rPr>
        <w:t xml:space="preserve"> official, covering expenditures made during the reporting period. All Financial Reports shall include an approved budget and shall show expenditures against each line item. For cost sharing, the Sub Grantee must use the template provided by Partners.</w:t>
      </w:r>
    </w:p>
    <w:p w:rsidR="008B1120" w:rsidRPr="006D4E2F" w:rsidRDefault="008B1120" w:rsidP="008B1120">
      <w:pPr>
        <w:widowControl w:val="0"/>
        <w:numPr>
          <w:ilvl w:val="2"/>
          <w:numId w:val="1"/>
        </w:numPr>
        <w:spacing w:before="0" w:after="0"/>
        <w:rPr>
          <w:rFonts w:ascii="Times New Roman" w:hAnsi="Times New Roman"/>
          <w:sz w:val="24"/>
          <w:szCs w:val="24"/>
        </w:rPr>
      </w:pPr>
      <w:r w:rsidRPr="006D4E2F">
        <w:rPr>
          <w:rFonts w:ascii="Times New Roman" w:hAnsi="Times New Roman"/>
          <w:sz w:val="24"/>
          <w:szCs w:val="24"/>
          <w:u w:val="single"/>
        </w:rPr>
        <w:t>Final Report</w:t>
      </w:r>
      <w:r w:rsidRPr="006D4E2F">
        <w:rPr>
          <w:rFonts w:ascii="Times New Roman" w:hAnsi="Times New Roman"/>
          <w:sz w:val="24"/>
          <w:szCs w:val="24"/>
        </w:rPr>
        <w:t xml:space="preserve">.  No later than 90 days after termination or expiration of this Agreement, Sub Grantee shall submit to Partners a Final Financial Report, signed by Sub Grantee’s </w:t>
      </w:r>
      <w:proofErr w:type="gramStart"/>
      <w:r w:rsidRPr="006D4E2F">
        <w:rPr>
          <w:rFonts w:ascii="Times New Roman" w:hAnsi="Times New Roman"/>
          <w:sz w:val="24"/>
          <w:szCs w:val="24"/>
        </w:rPr>
        <w:t>cognizant</w:t>
      </w:r>
      <w:proofErr w:type="gramEnd"/>
      <w:r w:rsidRPr="006D4E2F">
        <w:rPr>
          <w:rFonts w:ascii="Times New Roman" w:hAnsi="Times New Roman"/>
          <w:sz w:val="24"/>
          <w:szCs w:val="24"/>
        </w:rPr>
        <w:t xml:space="preserve"> official, covering expenditures made during the Grant Term. This report shall include an approved budget and shall show expenditures against each line item.  This report shall be in the format specified by Partners. </w:t>
      </w:r>
    </w:p>
    <w:p w:rsidR="008B1120" w:rsidRPr="006D4E2F" w:rsidRDefault="008B1120" w:rsidP="008B1120">
      <w:pPr>
        <w:widowControl w:val="0"/>
        <w:spacing w:before="0" w:after="0"/>
        <w:ind w:left="2160"/>
        <w:rPr>
          <w:rFonts w:ascii="Times New Roman" w:hAnsi="Times New Roman"/>
          <w:sz w:val="24"/>
          <w:szCs w:val="24"/>
        </w:rPr>
      </w:pPr>
    </w:p>
    <w:p w:rsidR="008B1120" w:rsidRPr="006D4E2F" w:rsidRDefault="008B1120" w:rsidP="008B1120">
      <w:pPr>
        <w:widowControl w:val="0"/>
        <w:numPr>
          <w:ilvl w:val="0"/>
          <w:numId w:val="1"/>
        </w:numPr>
        <w:tabs>
          <w:tab w:val="left" w:pos="-1440"/>
        </w:tabs>
        <w:spacing w:before="0" w:after="0"/>
        <w:rPr>
          <w:rFonts w:ascii="Times New Roman" w:hAnsi="Times New Roman"/>
          <w:sz w:val="24"/>
          <w:szCs w:val="24"/>
          <w:u w:val="single"/>
        </w:rPr>
      </w:pPr>
      <w:r w:rsidRPr="006D4E2F">
        <w:rPr>
          <w:rFonts w:ascii="Times New Roman" w:hAnsi="Times New Roman"/>
          <w:sz w:val="24"/>
          <w:szCs w:val="24"/>
          <w:u w:val="single"/>
        </w:rPr>
        <w:t>RESPONSIBILITIES</w:t>
      </w:r>
      <w:r w:rsidRPr="006D4E2F">
        <w:rPr>
          <w:rFonts w:ascii="Times New Roman" w:hAnsi="Times New Roman"/>
          <w:sz w:val="24"/>
          <w:szCs w:val="24"/>
        </w:rPr>
        <w:t>.</w:t>
      </w:r>
    </w:p>
    <w:p w:rsidR="008B1120" w:rsidRPr="006D4E2F" w:rsidRDefault="008B1120" w:rsidP="008B1120">
      <w:pPr>
        <w:widowControl w:val="0"/>
        <w:tabs>
          <w:tab w:val="left" w:pos="-1440"/>
        </w:tabs>
        <w:spacing w:before="0" w:after="0"/>
        <w:ind w:left="720"/>
        <w:rPr>
          <w:rFonts w:ascii="Times New Roman" w:hAnsi="Times New Roman"/>
          <w:sz w:val="24"/>
          <w:szCs w:val="24"/>
          <w:u w:val="single"/>
        </w:rPr>
      </w:pPr>
    </w:p>
    <w:p w:rsidR="008B1120" w:rsidRPr="006D4E2F" w:rsidRDefault="008B1120" w:rsidP="008B1120">
      <w:pPr>
        <w:widowControl w:val="0"/>
        <w:numPr>
          <w:ilvl w:val="1"/>
          <w:numId w:val="1"/>
        </w:numPr>
        <w:tabs>
          <w:tab w:val="left" w:pos="-1440"/>
        </w:tabs>
        <w:spacing w:before="0" w:after="0"/>
        <w:rPr>
          <w:rFonts w:ascii="Times New Roman" w:hAnsi="Times New Roman"/>
          <w:sz w:val="24"/>
          <w:szCs w:val="24"/>
        </w:rPr>
      </w:pPr>
      <w:r w:rsidRPr="006D4E2F">
        <w:rPr>
          <w:rFonts w:ascii="Times New Roman" w:hAnsi="Times New Roman"/>
          <w:sz w:val="24"/>
          <w:szCs w:val="24"/>
          <w:u w:val="single"/>
        </w:rPr>
        <w:t>Project Management</w:t>
      </w:r>
      <w:r w:rsidRPr="006D4E2F">
        <w:rPr>
          <w:rFonts w:ascii="Times New Roman" w:hAnsi="Times New Roman"/>
          <w:sz w:val="24"/>
          <w:szCs w:val="24"/>
        </w:rPr>
        <w:t xml:space="preserve">. Sub Grantee shall be responsible for planning, organizing, and administering the Project and conducting activities consistent with the program objectives described in Competition 9 documents, in this Agreement and in its Attachments. </w:t>
      </w:r>
    </w:p>
    <w:p w:rsidR="008B1120" w:rsidRPr="006D4E2F" w:rsidRDefault="008B1120" w:rsidP="008B1120">
      <w:pPr>
        <w:widowControl w:val="0"/>
        <w:tabs>
          <w:tab w:val="left" w:pos="-1440"/>
        </w:tabs>
        <w:spacing w:before="0" w:after="0"/>
        <w:ind w:left="1440"/>
        <w:rPr>
          <w:rFonts w:ascii="Times New Roman" w:hAnsi="Times New Roman"/>
          <w:sz w:val="24"/>
          <w:szCs w:val="24"/>
        </w:rPr>
      </w:pPr>
      <w:r w:rsidRPr="006D4E2F">
        <w:rPr>
          <w:rFonts w:ascii="Times New Roman" w:hAnsi="Times New Roman"/>
          <w:sz w:val="24"/>
          <w:szCs w:val="24"/>
        </w:rPr>
        <w:t xml:space="preserve"> </w:t>
      </w:r>
    </w:p>
    <w:p w:rsidR="008B1120" w:rsidRPr="006D4E2F" w:rsidRDefault="008B1120" w:rsidP="008B1120">
      <w:pPr>
        <w:widowControl w:val="0"/>
        <w:numPr>
          <w:ilvl w:val="1"/>
          <w:numId w:val="1"/>
        </w:numPr>
        <w:tabs>
          <w:tab w:val="left" w:pos="-1440"/>
        </w:tabs>
        <w:spacing w:before="0" w:after="0"/>
        <w:rPr>
          <w:rFonts w:ascii="Times New Roman" w:hAnsi="Times New Roman"/>
          <w:sz w:val="24"/>
          <w:szCs w:val="24"/>
        </w:rPr>
      </w:pPr>
      <w:r w:rsidRPr="006D4E2F">
        <w:rPr>
          <w:rFonts w:ascii="Times New Roman" w:hAnsi="Times New Roman"/>
          <w:sz w:val="24"/>
          <w:szCs w:val="24"/>
          <w:u w:val="single"/>
        </w:rPr>
        <w:t>Project Oversight</w:t>
      </w:r>
      <w:r w:rsidRPr="006D4E2F">
        <w:rPr>
          <w:rFonts w:ascii="Times New Roman" w:hAnsi="Times New Roman"/>
          <w:sz w:val="24"/>
          <w:szCs w:val="24"/>
        </w:rPr>
        <w:t>.  Sub Grantee shall be subject to the appropriate Partners oversight procedures.  These procedures include, but are not limited to, the following:</w:t>
      </w:r>
    </w:p>
    <w:p w:rsidR="008B1120" w:rsidRPr="006D4E2F" w:rsidRDefault="008B1120" w:rsidP="008B1120">
      <w:pPr>
        <w:widowControl w:val="0"/>
        <w:numPr>
          <w:ilvl w:val="2"/>
          <w:numId w:val="1"/>
        </w:numPr>
        <w:tabs>
          <w:tab w:val="left" w:pos="-1440"/>
        </w:tabs>
        <w:spacing w:before="0" w:after="0"/>
        <w:rPr>
          <w:rFonts w:ascii="Times New Roman" w:hAnsi="Times New Roman"/>
          <w:sz w:val="24"/>
          <w:szCs w:val="24"/>
        </w:rPr>
      </w:pPr>
      <w:r w:rsidRPr="006D4E2F">
        <w:rPr>
          <w:rFonts w:ascii="Times New Roman" w:hAnsi="Times New Roman"/>
          <w:sz w:val="24"/>
          <w:szCs w:val="24"/>
          <w:u w:val="single"/>
        </w:rPr>
        <w:lastRenderedPageBreak/>
        <w:t>Record-keeping</w:t>
      </w:r>
      <w:r w:rsidRPr="006D4E2F">
        <w:rPr>
          <w:rFonts w:ascii="Times New Roman" w:hAnsi="Times New Roman"/>
          <w:sz w:val="24"/>
          <w:szCs w:val="24"/>
        </w:rPr>
        <w:t>.  Records maintained by Sub Grantee shall reflect the total cost of the Project, and the nature of that portion of the cost of the Project supplied by other sources.  Records relating to this Agreement shall be maintained for three (3) years following the date of the submission of the Final Financial Report.</w:t>
      </w:r>
    </w:p>
    <w:p w:rsidR="008B1120" w:rsidRPr="006D4E2F" w:rsidRDefault="008B1120" w:rsidP="008B1120">
      <w:pPr>
        <w:widowControl w:val="0"/>
        <w:numPr>
          <w:ilvl w:val="2"/>
          <w:numId w:val="1"/>
        </w:numPr>
        <w:tabs>
          <w:tab w:val="left" w:pos="-1440"/>
        </w:tabs>
        <w:spacing w:before="0" w:after="0"/>
        <w:rPr>
          <w:rFonts w:ascii="Times New Roman" w:hAnsi="Times New Roman"/>
          <w:b/>
          <w:bCs/>
          <w:sz w:val="24"/>
          <w:szCs w:val="24"/>
        </w:rPr>
      </w:pPr>
      <w:r w:rsidRPr="006D4E2F">
        <w:rPr>
          <w:rFonts w:ascii="Times New Roman" w:hAnsi="Times New Roman"/>
          <w:sz w:val="24"/>
          <w:szCs w:val="24"/>
          <w:u w:val="single"/>
        </w:rPr>
        <w:t>Audits and Reviews</w:t>
      </w:r>
      <w:r w:rsidRPr="006D4E2F">
        <w:rPr>
          <w:rFonts w:ascii="Times New Roman" w:hAnsi="Times New Roman"/>
          <w:sz w:val="24"/>
          <w:szCs w:val="24"/>
        </w:rPr>
        <w:t xml:space="preserve">. </w:t>
      </w:r>
    </w:p>
    <w:p w:rsidR="008B1120" w:rsidRPr="006D4E2F" w:rsidRDefault="008B1120" w:rsidP="008B1120">
      <w:pPr>
        <w:widowControl w:val="0"/>
        <w:numPr>
          <w:ilvl w:val="3"/>
          <w:numId w:val="1"/>
        </w:numPr>
        <w:tabs>
          <w:tab w:val="left" w:pos="-1440"/>
        </w:tabs>
        <w:spacing w:before="0" w:after="0"/>
        <w:rPr>
          <w:rFonts w:ascii="Times New Roman" w:hAnsi="Times New Roman"/>
          <w:sz w:val="24"/>
          <w:szCs w:val="24"/>
        </w:rPr>
      </w:pPr>
      <w:r w:rsidRPr="006D4E2F">
        <w:rPr>
          <w:rFonts w:ascii="Times New Roman" w:hAnsi="Times New Roman"/>
          <w:sz w:val="24"/>
          <w:szCs w:val="24"/>
          <w:u w:val="single"/>
        </w:rPr>
        <w:t>Partners Right to Audit</w:t>
      </w:r>
      <w:r w:rsidRPr="006D4E2F">
        <w:rPr>
          <w:rFonts w:ascii="Times New Roman" w:hAnsi="Times New Roman"/>
          <w:sz w:val="24"/>
          <w:szCs w:val="24"/>
        </w:rPr>
        <w:t xml:space="preserve">.  </w:t>
      </w:r>
      <w:proofErr w:type="gramStart"/>
      <w:r w:rsidRPr="006D4E2F">
        <w:rPr>
          <w:rFonts w:ascii="Times New Roman" w:hAnsi="Times New Roman"/>
          <w:sz w:val="24"/>
          <w:szCs w:val="24"/>
        </w:rPr>
        <w:t>Partners reserves</w:t>
      </w:r>
      <w:proofErr w:type="gramEnd"/>
      <w:r w:rsidRPr="006D4E2F">
        <w:rPr>
          <w:rFonts w:ascii="Times New Roman" w:hAnsi="Times New Roman"/>
          <w:sz w:val="24"/>
          <w:szCs w:val="24"/>
        </w:rPr>
        <w:t xml:space="preserve"> the right to conduct or have conducted its own audit and/or review of Sub Grantee’s records.</w:t>
      </w:r>
    </w:p>
    <w:p w:rsidR="008B1120" w:rsidRPr="006D4E2F" w:rsidRDefault="008B1120" w:rsidP="008B1120">
      <w:pPr>
        <w:widowControl w:val="0"/>
        <w:numPr>
          <w:ilvl w:val="2"/>
          <w:numId w:val="1"/>
        </w:numPr>
        <w:tabs>
          <w:tab w:val="left" w:pos="-1440"/>
        </w:tabs>
        <w:spacing w:before="0" w:after="0"/>
        <w:rPr>
          <w:rFonts w:ascii="Times New Roman" w:hAnsi="Times New Roman"/>
          <w:sz w:val="24"/>
          <w:szCs w:val="24"/>
        </w:rPr>
      </w:pPr>
      <w:r w:rsidRPr="006D4E2F">
        <w:rPr>
          <w:rFonts w:ascii="Times New Roman" w:hAnsi="Times New Roman"/>
          <w:sz w:val="24"/>
          <w:szCs w:val="24"/>
          <w:u w:val="single"/>
        </w:rPr>
        <w:t>Project Implementation</w:t>
      </w:r>
      <w:r w:rsidRPr="006D4E2F">
        <w:rPr>
          <w:rFonts w:ascii="Times New Roman" w:hAnsi="Times New Roman"/>
          <w:sz w:val="24"/>
          <w:szCs w:val="24"/>
        </w:rPr>
        <w:t>.  Sub Grantee shall permit and facilitate periodic site visits by Partners for the purpose of monitoring field activities.  Such visits shall be arranged in advance with the Sub Grantee’s representative.</w:t>
      </w:r>
    </w:p>
    <w:p w:rsidR="008B1120" w:rsidRPr="006D4E2F" w:rsidRDefault="008B1120" w:rsidP="008B1120">
      <w:pPr>
        <w:widowControl w:val="0"/>
        <w:tabs>
          <w:tab w:val="left" w:pos="-1440"/>
        </w:tabs>
        <w:spacing w:before="0" w:after="0"/>
        <w:ind w:left="2160"/>
        <w:rPr>
          <w:rFonts w:ascii="Times New Roman" w:hAnsi="Times New Roman"/>
          <w:sz w:val="24"/>
          <w:szCs w:val="24"/>
        </w:rPr>
      </w:pPr>
    </w:p>
    <w:p w:rsidR="008B1120" w:rsidRPr="006D4E2F" w:rsidRDefault="008B1120" w:rsidP="008B1120">
      <w:pPr>
        <w:widowControl w:val="0"/>
        <w:numPr>
          <w:ilvl w:val="0"/>
          <w:numId w:val="1"/>
        </w:numPr>
        <w:tabs>
          <w:tab w:val="left" w:pos="-1440"/>
        </w:tabs>
        <w:spacing w:before="0" w:after="0"/>
        <w:rPr>
          <w:rFonts w:ascii="Times New Roman" w:hAnsi="Times New Roman"/>
          <w:sz w:val="24"/>
          <w:szCs w:val="24"/>
        </w:rPr>
      </w:pPr>
      <w:r w:rsidRPr="006D4E2F">
        <w:rPr>
          <w:rFonts w:ascii="Times New Roman" w:hAnsi="Times New Roman"/>
          <w:sz w:val="24"/>
          <w:szCs w:val="24"/>
          <w:u w:val="single"/>
        </w:rPr>
        <w:t>UNALLOWABLE COSTS</w:t>
      </w:r>
      <w:r w:rsidRPr="006D4E2F">
        <w:rPr>
          <w:rFonts w:ascii="Times New Roman" w:hAnsi="Times New Roman"/>
          <w:sz w:val="24"/>
          <w:szCs w:val="24"/>
        </w:rPr>
        <w:t>. “Unallowable Costs” means general or centralized expenses of Sub Grantee that are not allowable administrative costs to be financed by this Grant Agreement.</w:t>
      </w:r>
    </w:p>
    <w:p w:rsidR="008B1120" w:rsidRPr="006D4E2F" w:rsidRDefault="008B1120" w:rsidP="008B1120">
      <w:pPr>
        <w:widowControl w:val="0"/>
        <w:tabs>
          <w:tab w:val="left" w:pos="-1440"/>
        </w:tabs>
        <w:spacing w:before="0" w:after="0"/>
        <w:ind w:left="720"/>
        <w:rPr>
          <w:rFonts w:ascii="Times New Roman" w:hAnsi="Times New Roman"/>
          <w:sz w:val="24"/>
          <w:szCs w:val="24"/>
        </w:rPr>
      </w:pPr>
    </w:p>
    <w:p w:rsidR="008B1120" w:rsidRPr="006D4E2F" w:rsidRDefault="008B1120" w:rsidP="008B1120">
      <w:pPr>
        <w:pStyle w:val="ListParagraph"/>
        <w:numPr>
          <w:ilvl w:val="0"/>
          <w:numId w:val="4"/>
        </w:numPr>
        <w:spacing w:before="0" w:after="0"/>
        <w:rPr>
          <w:rFonts w:ascii="Times New Roman" w:hAnsi="Times New Roman"/>
          <w:sz w:val="24"/>
          <w:szCs w:val="24"/>
        </w:rPr>
      </w:pPr>
      <w:r w:rsidRPr="006D4E2F">
        <w:rPr>
          <w:rFonts w:ascii="Times New Roman" w:hAnsi="Times New Roman"/>
          <w:sz w:val="24"/>
          <w:szCs w:val="24"/>
          <w:u w:val="single"/>
        </w:rPr>
        <w:t>Advertising Costs.</w:t>
      </w:r>
      <w:r w:rsidRPr="006D4E2F">
        <w:rPr>
          <w:rFonts w:ascii="Times New Roman" w:hAnsi="Times New Roman"/>
          <w:sz w:val="24"/>
          <w:szCs w:val="24"/>
        </w:rPr>
        <w:t xml:space="preserve"> Advertising costs are generally unallowable.  The only exceptions are: 1) costs incurred in recruitment of personnel required by the Sub Grantee for the performance of the Agreement (when considered in conjunction with all other such recruitment costs); 2) costs incurred in advertising authorized in the Agreement for items needed for the project; or 3) costs incurred in advertising the disposal of scrap or surplus materials acquired in the performance of the Agreement.</w:t>
      </w:r>
    </w:p>
    <w:p w:rsidR="008B1120" w:rsidRPr="006D4E2F" w:rsidRDefault="008B1120" w:rsidP="008B1120">
      <w:pPr>
        <w:pStyle w:val="ListParagraph"/>
        <w:spacing w:before="0" w:after="0"/>
        <w:ind w:left="1080"/>
        <w:rPr>
          <w:rFonts w:ascii="Times New Roman" w:hAnsi="Times New Roman"/>
          <w:sz w:val="24"/>
          <w:szCs w:val="24"/>
        </w:rPr>
      </w:pPr>
    </w:p>
    <w:p w:rsidR="008B1120" w:rsidRPr="006D4E2F" w:rsidRDefault="008B1120" w:rsidP="008B1120">
      <w:pPr>
        <w:pStyle w:val="ListParagraph"/>
        <w:numPr>
          <w:ilvl w:val="0"/>
          <w:numId w:val="4"/>
        </w:numPr>
        <w:spacing w:before="0" w:after="0"/>
        <w:rPr>
          <w:rFonts w:ascii="Times New Roman" w:hAnsi="Times New Roman"/>
          <w:sz w:val="24"/>
          <w:szCs w:val="24"/>
        </w:rPr>
      </w:pPr>
      <w:r w:rsidRPr="006D4E2F">
        <w:rPr>
          <w:rFonts w:ascii="Times New Roman" w:hAnsi="Times New Roman"/>
          <w:sz w:val="24"/>
          <w:szCs w:val="24"/>
          <w:u w:val="single"/>
        </w:rPr>
        <w:t>Bad Debt.</w:t>
      </w:r>
      <w:r w:rsidRPr="006D4E2F">
        <w:rPr>
          <w:rFonts w:ascii="Times New Roman" w:hAnsi="Times New Roman"/>
          <w:sz w:val="24"/>
          <w:szCs w:val="24"/>
        </w:rPr>
        <w:t xml:space="preserve"> Bad debt, including losses (whether actual or estimated), due to uncollectible customer's accounts and other claims, related collection costs, and related legal costs, arising from other business of the Sub Grantee.</w:t>
      </w:r>
    </w:p>
    <w:p w:rsidR="008B1120" w:rsidRPr="006D4E2F" w:rsidRDefault="008B1120" w:rsidP="008B1120">
      <w:pPr>
        <w:pStyle w:val="ListParagraph"/>
        <w:rPr>
          <w:rFonts w:ascii="Times New Roman" w:hAnsi="Times New Roman"/>
          <w:sz w:val="24"/>
          <w:szCs w:val="24"/>
          <w:u w:val="single"/>
        </w:rPr>
      </w:pPr>
    </w:p>
    <w:p w:rsidR="008B1120" w:rsidRPr="006D4E2F" w:rsidRDefault="008B1120" w:rsidP="008B1120">
      <w:pPr>
        <w:pStyle w:val="ListParagraph"/>
        <w:numPr>
          <w:ilvl w:val="0"/>
          <w:numId w:val="4"/>
        </w:numPr>
        <w:spacing w:before="0" w:after="0"/>
        <w:rPr>
          <w:rFonts w:ascii="Times New Roman" w:hAnsi="Times New Roman"/>
          <w:sz w:val="24"/>
          <w:szCs w:val="24"/>
        </w:rPr>
      </w:pPr>
      <w:r w:rsidRPr="006D4E2F">
        <w:rPr>
          <w:rFonts w:ascii="Times New Roman" w:hAnsi="Times New Roman"/>
          <w:sz w:val="24"/>
          <w:szCs w:val="24"/>
          <w:u w:val="single"/>
        </w:rPr>
        <w:t>Commissions and Contingency Fees</w:t>
      </w:r>
      <w:r w:rsidRPr="006D4E2F">
        <w:rPr>
          <w:rFonts w:ascii="Times New Roman" w:hAnsi="Times New Roman"/>
          <w:sz w:val="24"/>
          <w:szCs w:val="24"/>
        </w:rPr>
        <w:t>. Commissions, percentages, brokerage, or contingency fees to persons or groups retained to solicit contracts unless the person or group is a bona fide commercial or selling agent maintained by the Sub Grantee for the purpose of securing business.</w:t>
      </w:r>
    </w:p>
    <w:p w:rsidR="008B1120" w:rsidRPr="006D4E2F" w:rsidRDefault="008B1120" w:rsidP="008B1120">
      <w:pPr>
        <w:pStyle w:val="ListParagraph"/>
        <w:rPr>
          <w:rFonts w:ascii="Times New Roman" w:hAnsi="Times New Roman"/>
          <w:sz w:val="24"/>
          <w:szCs w:val="24"/>
          <w:u w:val="single"/>
        </w:rPr>
      </w:pPr>
    </w:p>
    <w:p w:rsidR="008B1120" w:rsidRPr="006D4E2F" w:rsidRDefault="008B1120" w:rsidP="008B1120">
      <w:pPr>
        <w:pStyle w:val="ListParagraph"/>
        <w:numPr>
          <w:ilvl w:val="0"/>
          <w:numId w:val="4"/>
        </w:numPr>
        <w:spacing w:before="0" w:after="0"/>
        <w:rPr>
          <w:rFonts w:ascii="Times New Roman" w:hAnsi="Times New Roman"/>
          <w:sz w:val="24"/>
          <w:szCs w:val="24"/>
        </w:rPr>
      </w:pPr>
      <w:r w:rsidRPr="006D4E2F">
        <w:rPr>
          <w:rFonts w:ascii="Times New Roman" w:hAnsi="Times New Roman"/>
          <w:sz w:val="24"/>
          <w:szCs w:val="24"/>
          <w:u w:val="single"/>
        </w:rPr>
        <w:t>Compensation.</w:t>
      </w:r>
      <w:r w:rsidRPr="006D4E2F">
        <w:rPr>
          <w:rFonts w:ascii="Times New Roman" w:hAnsi="Times New Roman"/>
          <w:sz w:val="24"/>
          <w:szCs w:val="24"/>
        </w:rPr>
        <w:t xml:space="preserve"> </w:t>
      </w:r>
    </w:p>
    <w:p w:rsidR="008B1120" w:rsidRPr="006D4E2F" w:rsidRDefault="008B1120" w:rsidP="008B1120">
      <w:pPr>
        <w:pStyle w:val="ListParagraph"/>
        <w:numPr>
          <w:ilvl w:val="1"/>
          <w:numId w:val="4"/>
        </w:numPr>
        <w:spacing w:before="0" w:after="0"/>
        <w:rPr>
          <w:rFonts w:ascii="Times New Roman" w:hAnsi="Times New Roman"/>
          <w:sz w:val="24"/>
          <w:szCs w:val="24"/>
        </w:rPr>
      </w:pPr>
      <w:r w:rsidRPr="006D4E2F">
        <w:rPr>
          <w:rFonts w:ascii="Times New Roman" w:hAnsi="Times New Roman"/>
          <w:sz w:val="24"/>
          <w:szCs w:val="24"/>
        </w:rPr>
        <w:t>Compensation  which  constitutes  a distribution of  profits, or</w:t>
      </w:r>
    </w:p>
    <w:p w:rsidR="008B1120" w:rsidRPr="006D4E2F" w:rsidRDefault="008B1120" w:rsidP="008B1120">
      <w:pPr>
        <w:pStyle w:val="ListParagraph"/>
        <w:numPr>
          <w:ilvl w:val="1"/>
          <w:numId w:val="4"/>
        </w:numPr>
        <w:spacing w:before="0" w:after="0"/>
        <w:rPr>
          <w:rFonts w:ascii="Times New Roman" w:hAnsi="Times New Roman"/>
          <w:sz w:val="24"/>
          <w:szCs w:val="24"/>
        </w:rPr>
      </w:pPr>
      <w:r w:rsidRPr="006D4E2F">
        <w:rPr>
          <w:rFonts w:ascii="Times New Roman" w:hAnsi="Times New Roman"/>
          <w:sz w:val="24"/>
          <w:szCs w:val="24"/>
        </w:rPr>
        <w:t>Bonuses and incentive compensation paid in stock outside of the Sub Grantee's normal compensation policy.</w:t>
      </w:r>
    </w:p>
    <w:p w:rsidR="008B1120" w:rsidRPr="006D4E2F" w:rsidRDefault="008B1120" w:rsidP="008B1120">
      <w:pPr>
        <w:pStyle w:val="ListParagraph"/>
        <w:spacing w:before="0" w:after="0"/>
        <w:ind w:left="1800"/>
        <w:rPr>
          <w:rFonts w:ascii="Times New Roman" w:hAnsi="Times New Roman"/>
          <w:sz w:val="24"/>
          <w:szCs w:val="24"/>
        </w:rPr>
      </w:pPr>
    </w:p>
    <w:p w:rsidR="008B1120" w:rsidRPr="006D4E2F" w:rsidRDefault="008B1120" w:rsidP="008B1120">
      <w:pPr>
        <w:pStyle w:val="ListParagraph"/>
        <w:numPr>
          <w:ilvl w:val="0"/>
          <w:numId w:val="4"/>
        </w:numPr>
        <w:spacing w:before="0" w:after="0"/>
        <w:rPr>
          <w:rFonts w:ascii="Times New Roman" w:hAnsi="Times New Roman"/>
          <w:sz w:val="24"/>
          <w:szCs w:val="24"/>
          <w:u w:val="single"/>
        </w:rPr>
      </w:pPr>
      <w:r w:rsidRPr="006D4E2F">
        <w:rPr>
          <w:rFonts w:ascii="Times New Roman" w:hAnsi="Times New Roman"/>
          <w:sz w:val="24"/>
          <w:szCs w:val="24"/>
          <w:u w:val="single"/>
        </w:rPr>
        <w:t>Contribution and Donations</w:t>
      </w:r>
    </w:p>
    <w:p w:rsidR="008B1120" w:rsidRPr="006D4E2F" w:rsidRDefault="008B1120" w:rsidP="008B1120">
      <w:pPr>
        <w:pStyle w:val="ListParagraph"/>
        <w:spacing w:before="0" w:after="0"/>
        <w:ind w:left="1080"/>
        <w:rPr>
          <w:rFonts w:ascii="Times New Roman" w:hAnsi="Times New Roman"/>
          <w:sz w:val="24"/>
          <w:szCs w:val="24"/>
          <w:u w:val="single"/>
        </w:rPr>
      </w:pPr>
    </w:p>
    <w:p w:rsidR="008B1120" w:rsidRPr="006D4E2F" w:rsidRDefault="008B1120" w:rsidP="008B1120">
      <w:pPr>
        <w:pStyle w:val="ListParagraph"/>
        <w:numPr>
          <w:ilvl w:val="0"/>
          <w:numId w:val="4"/>
        </w:numPr>
        <w:spacing w:before="0" w:after="0"/>
        <w:rPr>
          <w:rFonts w:ascii="Times New Roman" w:hAnsi="Times New Roman"/>
          <w:sz w:val="24"/>
          <w:szCs w:val="24"/>
          <w:u w:val="single"/>
        </w:rPr>
      </w:pPr>
      <w:r w:rsidRPr="006D4E2F">
        <w:rPr>
          <w:rFonts w:ascii="Times New Roman" w:hAnsi="Times New Roman"/>
          <w:sz w:val="24"/>
          <w:szCs w:val="24"/>
          <w:u w:val="single"/>
        </w:rPr>
        <w:t>Dividend Payments.</w:t>
      </w:r>
      <w:r w:rsidRPr="006D4E2F">
        <w:rPr>
          <w:rFonts w:ascii="Times New Roman" w:hAnsi="Times New Roman"/>
          <w:sz w:val="24"/>
          <w:szCs w:val="24"/>
        </w:rPr>
        <w:t xml:space="preserve"> This is a distribution of profit and is not allowed as a project expense.</w:t>
      </w:r>
    </w:p>
    <w:p w:rsidR="008B1120" w:rsidRPr="006D4E2F" w:rsidRDefault="008B1120" w:rsidP="008B1120">
      <w:pPr>
        <w:pStyle w:val="ListParagraph"/>
        <w:rPr>
          <w:rFonts w:ascii="Times New Roman" w:hAnsi="Times New Roman"/>
          <w:sz w:val="24"/>
          <w:szCs w:val="24"/>
        </w:rPr>
      </w:pPr>
    </w:p>
    <w:p w:rsidR="008B1120" w:rsidRPr="006D4E2F" w:rsidRDefault="008B1120" w:rsidP="008B1120">
      <w:pPr>
        <w:pStyle w:val="ListParagraph"/>
        <w:numPr>
          <w:ilvl w:val="0"/>
          <w:numId w:val="4"/>
        </w:numPr>
        <w:spacing w:before="0" w:after="0"/>
        <w:rPr>
          <w:rFonts w:ascii="Times New Roman" w:hAnsi="Times New Roman"/>
          <w:sz w:val="24"/>
          <w:szCs w:val="24"/>
          <w:u w:val="single"/>
        </w:rPr>
      </w:pPr>
      <w:r w:rsidRPr="006D4E2F">
        <w:rPr>
          <w:rFonts w:ascii="Times New Roman" w:hAnsi="Times New Roman"/>
          <w:sz w:val="24"/>
          <w:szCs w:val="24"/>
          <w:u w:val="single"/>
        </w:rPr>
        <w:t>Entertainment Costs.</w:t>
      </w:r>
      <w:r w:rsidRPr="006D4E2F">
        <w:rPr>
          <w:rFonts w:ascii="Times New Roman" w:hAnsi="Times New Roman"/>
          <w:sz w:val="24"/>
          <w:szCs w:val="24"/>
        </w:rPr>
        <w:t xml:space="preserve"> Cost of amusement, diversion, social activities and incidental costs relating thereto, such as meals, lodging, rentals, transportation, and gratuities, </w:t>
      </w:r>
      <w:r w:rsidRPr="006D4E2F">
        <w:rPr>
          <w:rFonts w:ascii="Times New Roman" w:hAnsi="Times New Roman"/>
          <w:sz w:val="24"/>
          <w:szCs w:val="24"/>
        </w:rPr>
        <w:lastRenderedPageBreak/>
        <w:t>for the benefit of customers or clients. However, with previous approval by Partners, entertainment costs for students enrolled in the program are allowable.</w:t>
      </w:r>
    </w:p>
    <w:p w:rsidR="008B1120" w:rsidRPr="006D4E2F" w:rsidRDefault="008B1120" w:rsidP="008B1120">
      <w:pPr>
        <w:pStyle w:val="ListParagraph"/>
        <w:rPr>
          <w:rFonts w:ascii="Times New Roman" w:hAnsi="Times New Roman"/>
          <w:sz w:val="24"/>
          <w:szCs w:val="24"/>
          <w:u w:val="single"/>
        </w:rPr>
      </w:pPr>
    </w:p>
    <w:p w:rsidR="008B1120" w:rsidRPr="006D4E2F" w:rsidRDefault="008B1120" w:rsidP="008B1120">
      <w:pPr>
        <w:pStyle w:val="ListParagraph"/>
        <w:numPr>
          <w:ilvl w:val="0"/>
          <w:numId w:val="4"/>
        </w:numPr>
        <w:spacing w:before="0" w:after="0"/>
        <w:rPr>
          <w:rFonts w:ascii="Times New Roman" w:hAnsi="Times New Roman"/>
          <w:sz w:val="24"/>
          <w:szCs w:val="24"/>
          <w:u w:val="single"/>
        </w:rPr>
      </w:pPr>
      <w:r w:rsidRPr="006D4E2F">
        <w:rPr>
          <w:rFonts w:ascii="Times New Roman" w:hAnsi="Times New Roman"/>
          <w:sz w:val="24"/>
          <w:szCs w:val="24"/>
          <w:u w:val="single"/>
        </w:rPr>
        <w:t>Fines and Penalties.</w:t>
      </w:r>
      <w:r w:rsidRPr="006D4E2F">
        <w:rPr>
          <w:rFonts w:ascii="Times New Roman" w:hAnsi="Times New Roman"/>
          <w:sz w:val="24"/>
          <w:szCs w:val="24"/>
        </w:rPr>
        <w:t xml:space="preserve"> Cost of fines and penalties resulting from violations of, or failure of the Sub Grantee to comply with, U.S. or host country laws and regulations.</w:t>
      </w:r>
    </w:p>
    <w:p w:rsidR="008B1120" w:rsidRPr="006D4E2F" w:rsidRDefault="008B1120" w:rsidP="008B1120">
      <w:pPr>
        <w:pStyle w:val="ListParagraph"/>
        <w:rPr>
          <w:rFonts w:ascii="Times New Roman" w:hAnsi="Times New Roman"/>
          <w:sz w:val="24"/>
          <w:szCs w:val="24"/>
        </w:rPr>
      </w:pPr>
    </w:p>
    <w:p w:rsidR="008B1120" w:rsidRPr="006D4E2F" w:rsidRDefault="008B1120" w:rsidP="008B1120">
      <w:pPr>
        <w:pStyle w:val="ListParagraph"/>
        <w:numPr>
          <w:ilvl w:val="0"/>
          <w:numId w:val="4"/>
        </w:numPr>
        <w:spacing w:before="0" w:after="0"/>
        <w:rPr>
          <w:rFonts w:ascii="Times New Roman" w:hAnsi="Times New Roman"/>
          <w:sz w:val="24"/>
          <w:szCs w:val="24"/>
          <w:u w:val="single"/>
        </w:rPr>
      </w:pPr>
      <w:r w:rsidRPr="006D4E2F">
        <w:rPr>
          <w:rFonts w:ascii="Times New Roman" w:hAnsi="Times New Roman"/>
          <w:sz w:val="24"/>
          <w:szCs w:val="24"/>
          <w:u w:val="single"/>
        </w:rPr>
        <w:t>Interest and Other Financial Costs</w:t>
      </w:r>
      <w:r w:rsidRPr="006D4E2F">
        <w:rPr>
          <w:rFonts w:ascii="Times New Roman" w:hAnsi="Times New Roman"/>
          <w:sz w:val="24"/>
          <w:szCs w:val="24"/>
        </w:rPr>
        <w:t>. Interest on borrowing (however represented), bond discounts, cost of financing and refinancing operations, legal and professional fees paid in connection with the preparation of a prospectus, costs of preparation and issuance of stock rights, and related financial charges, except for interest assessed by U.S. state or local taxing authorities  other than those described in item H above.</w:t>
      </w:r>
    </w:p>
    <w:p w:rsidR="008B1120" w:rsidRPr="006D4E2F" w:rsidRDefault="008B1120" w:rsidP="008B1120">
      <w:pPr>
        <w:pStyle w:val="ListParagraph"/>
        <w:rPr>
          <w:rFonts w:ascii="Times New Roman" w:hAnsi="Times New Roman"/>
          <w:sz w:val="24"/>
          <w:szCs w:val="24"/>
          <w:u w:val="single"/>
        </w:rPr>
      </w:pPr>
    </w:p>
    <w:p w:rsidR="008B1120" w:rsidRPr="006D4E2F" w:rsidRDefault="008B1120" w:rsidP="008B1120">
      <w:pPr>
        <w:pStyle w:val="ListParagraph"/>
        <w:numPr>
          <w:ilvl w:val="0"/>
          <w:numId w:val="4"/>
        </w:numPr>
        <w:spacing w:before="0" w:after="0"/>
        <w:rPr>
          <w:rFonts w:ascii="Times New Roman" w:hAnsi="Times New Roman"/>
          <w:sz w:val="24"/>
          <w:szCs w:val="24"/>
          <w:u w:val="single"/>
        </w:rPr>
      </w:pPr>
      <w:r w:rsidRPr="006D4E2F">
        <w:rPr>
          <w:rFonts w:ascii="Times New Roman" w:hAnsi="Times New Roman"/>
          <w:sz w:val="24"/>
          <w:szCs w:val="24"/>
          <w:u w:val="single"/>
        </w:rPr>
        <w:t>Lobbying Costs.</w:t>
      </w:r>
      <w:r w:rsidRPr="006D4E2F">
        <w:rPr>
          <w:rFonts w:ascii="Times New Roman" w:hAnsi="Times New Roman"/>
          <w:sz w:val="24"/>
          <w:szCs w:val="24"/>
        </w:rPr>
        <w:t xml:space="preserve"> Costs associated with the following activities with respect to the U.S. Government (USG) and any political subdivisions thereof, are unallowable:</w:t>
      </w:r>
    </w:p>
    <w:p w:rsidR="008B1120" w:rsidRPr="006D4E2F" w:rsidRDefault="008B1120" w:rsidP="008B1120">
      <w:pPr>
        <w:pStyle w:val="ListParagraph"/>
        <w:rPr>
          <w:rFonts w:ascii="Times New Roman" w:hAnsi="Times New Roman"/>
          <w:sz w:val="24"/>
          <w:szCs w:val="24"/>
        </w:rPr>
      </w:pPr>
    </w:p>
    <w:p w:rsidR="008B1120" w:rsidRPr="006D4E2F" w:rsidRDefault="008B1120" w:rsidP="008B1120">
      <w:pPr>
        <w:pStyle w:val="ListParagraph"/>
        <w:numPr>
          <w:ilvl w:val="1"/>
          <w:numId w:val="4"/>
        </w:numPr>
        <w:spacing w:before="0" w:after="0"/>
        <w:rPr>
          <w:rFonts w:ascii="Times New Roman" w:hAnsi="Times New Roman"/>
          <w:sz w:val="24"/>
          <w:szCs w:val="24"/>
          <w:u w:val="single"/>
        </w:rPr>
      </w:pPr>
      <w:r w:rsidRPr="006D4E2F">
        <w:rPr>
          <w:rFonts w:ascii="Times New Roman" w:hAnsi="Times New Roman"/>
          <w:sz w:val="24"/>
          <w:szCs w:val="24"/>
        </w:rPr>
        <w:t>Attempts to influence the outcomes of any election, referendum, initiative, or similar procedure, through in kind or cash contributions, endorsements, publicity, or similar activities;</w:t>
      </w:r>
    </w:p>
    <w:p w:rsidR="008B1120" w:rsidRPr="006D4E2F" w:rsidRDefault="008B1120" w:rsidP="008B1120">
      <w:pPr>
        <w:pStyle w:val="ListParagraph"/>
        <w:numPr>
          <w:ilvl w:val="1"/>
          <w:numId w:val="4"/>
        </w:numPr>
        <w:spacing w:before="0" w:after="0"/>
        <w:rPr>
          <w:rFonts w:ascii="Times New Roman" w:hAnsi="Times New Roman"/>
          <w:sz w:val="24"/>
          <w:szCs w:val="24"/>
          <w:u w:val="single"/>
        </w:rPr>
      </w:pPr>
      <w:r w:rsidRPr="006D4E2F">
        <w:rPr>
          <w:rFonts w:ascii="Times New Roman" w:hAnsi="Times New Roman"/>
          <w:sz w:val="24"/>
          <w:szCs w:val="24"/>
        </w:rPr>
        <w:t>Establishing, administering, contributing to, or paying the expenses of a political party, campaign, political action committee, or other organization established for  the purpose of  influencing the outcomes of elections;</w:t>
      </w:r>
    </w:p>
    <w:p w:rsidR="008B1120" w:rsidRPr="006D4E2F" w:rsidRDefault="008B1120" w:rsidP="008B1120">
      <w:pPr>
        <w:pStyle w:val="ListParagraph"/>
        <w:numPr>
          <w:ilvl w:val="1"/>
          <w:numId w:val="4"/>
        </w:numPr>
        <w:spacing w:before="0" w:after="0"/>
        <w:rPr>
          <w:rFonts w:ascii="Times New Roman" w:hAnsi="Times New Roman"/>
          <w:sz w:val="24"/>
          <w:szCs w:val="24"/>
          <w:u w:val="single"/>
        </w:rPr>
      </w:pPr>
      <w:r w:rsidRPr="006D4E2F">
        <w:rPr>
          <w:rFonts w:ascii="Times New Roman" w:hAnsi="Times New Roman"/>
          <w:sz w:val="24"/>
          <w:szCs w:val="24"/>
        </w:rPr>
        <w:t>Any attempt to influence (i) the introduction of legislation, or (ii) the enactment or modification of any pending legislation through communication with any member or employee of a legislature (including efforts to influence officials to engage in similar lobbying activity), or with any government official or employee in connection with a decision to sign or veto enrolled legislation;</w:t>
      </w:r>
    </w:p>
    <w:p w:rsidR="008B1120" w:rsidRPr="006D4E2F" w:rsidRDefault="008B1120" w:rsidP="008B1120">
      <w:pPr>
        <w:pStyle w:val="ListParagraph"/>
        <w:numPr>
          <w:ilvl w:val="1"/>
          <w:numId w:val="4"/>
        </w:numPr>
        <w:spacing w:before="0" w:after="0"/>
        <w:rPr>
          <w:rFonts w:ascii="Times New Roman" w:hAnsi="Times New Roman"/>
          <w:sz w:val="24"/>
          <w:szCs w:val="24"/>
          <w:u w:val="single"/>
        </w:rPr>
      </w:pPr>
      <w:r w:rsidRPr="006D4E2F">
        <w:rPr>
          <w:rFonts w:ascii="Times New Roman" w:hAnsi="Times New Roman"/>
          <w:sz w:val="24"/>
          <w:szCs w:val="24"/>
        </w:rPr>
        <w:t>Any attempt to influence (i) the introduction of legislation, or (ii) the enactment or modification of any pending legislation by preparing, distributing or using publicity or propaganda, or by urging members of the general public or any segment thereof to contribute to or participate in any mass demonstration, march, rally fund raising drive, lobbying campaign or letter writing or telephone campaign;</w:t>
      </w:r>
    </w:p>
    <w:p w:rsidR="008B1120" w:rsidRPr="006D4E2F" w:rsidRDefault="008B1120" w:rsidP="008B1120">
      <w:pPr>
        <w:pStyle w:val="ListParagraph"/>
        <w:numPr>
          <w:ilvl w:val="1"/>
          <w:numId w:val="4"/>
        </w:numPr>
        <w:spacing w:before="0" w:after="0"/>
        <w:rPr>
          <w:rFonts w:ascii="Times New Roman" w:hAnsi="Times New Roman"/>
          <w:sz w:val="24"/>
          <w:szCs w:val="24"/>
          <w:u w:val="single"/>
        </w:rPr>
      </w:pPr>
      <w:r w:rsidRPr="006D4E2F">
        <w:rPr>
          <w:rFonts w:ascii="Times New Roman" w:hAnsi="Times New Roman"/>
          <w:sz w:val="24"/>
          <w:szCs w:val="24"/>
        </w:rPr>
        <w:t>Legislative liaison activities, including attendance at legislative sessions or committee hearings, gathering information regarding legislation, and analyzing the effect of legislation, when such activities are carried on in support of or in knowing preparation for an effort to engage in unallowable activities; or</w:t>
      </w:r>
    </w:p>
    <w:p w:rsidR="008B1120" w:rsidRPr="006D4E2F" w:rsidRDefault="008B1120" w:rsidP="008B1120">
      <w:pPr>
        <w:pStyle w:val="ListParagraph"/>
        <w:numPr>
          <w:ilvl w:val="1"/>
          <w:numId w:val="4"/>
        </w:numPr>
        <w:spacing w:before="0" w:after="0"/>
        <w:rPr>
          <w:rFonts w:ascii="Times New Roman" w:hAnsi="Times New Roman"/>
          <w:sz w:val="24"/>
          <w:szCs w:val="24"/>
          <w:u w:val="single"/>
        </w:rPr>
      </w:pPr>
      <w:r w:rsidRPr="006D4E2F">
        <w:rPr>
          <w:rFonts w:ascii="Times New Roman" w:hAnsi="Times New Roman"/>
          <w:sz w:val="24"/>
          <w:szCs w:val="24"/>
        </w:rPr>
        <w:t>Attempts to improperly influence, either directly or indirectly, an employee or officer of the Executive branch of the Federal Government to give consideration to or act regarding a regulatory or contract matter.</w:t>
      </w:r>
    </w:p>
    <w:p w:rsidR="008B1120" w:rsidRPr="006D4E2F" w:rsidRDefault="008B1120" w:rsidP="008B1120">
      <w:pPr>
        <w:pStyle w:val="ListParagraph"/>
        <w:spacing w:before="0" w:after="0"/>
        <w:rPr>
          <w:rFonts w:ascii="Times New Roman" w:hAnsi="Times New Roman"/>
          <w:sz w:val="24"/>
          <w:szCs w:val="24"/>
        </w:rPr>
      </w:pPr>
    </w:p>
    <w:p w:rsidR="008B1120" w:rsidRPr="006D4E2F" w:rsidRDefault="008B1120" w:rsidP="008B1120">
      <w:pPr>
        <w:pStyle w:val="ListParagraph"/>
        <w:spacing w:before="0" w:after="0"/>
        <w:rPr>
          <w:rFonts w:ascii="Times New Roman" w:hAnsi="Times New Roman"/>
          <w:sz w:val="24"/>
          <w:szCs w:val="24"/>
        </w:rPr>
      </w:pPr>
      <w:r w:rsidRPr="006D4E2F">
        <w:rPr>
          <w:rFonts w:ascii="Times New Roman" w:hAnsi="Times New Roman"/>
          <w:sz w:val="24"/>
          <w:szCs w:val="24"/>
        </w:rPr>
        <w:t xml:space="preserve">The following activities are exempted from the above restrictions on </w:t>
      </w:r>
      <w:proofErr w:type="spellStart"/>
      <w:r w:rsidRPr="006D4E2F">
        <w:rPr>
          <w:rFonts w:ascii="Times New Roman" w:hAnsi="Times New Roman"/>
          <w:sz w:val="24"/>
          <w:szCs w:val="24"/>
        </w:rPr>
        <w:t>allowability</w:t>
      </w:r>
      <w:proofErr w:type="spellEnd"/>
      <w:r w:rsidRPr="006D4E2F">
        <w:rPr>
          <w:rFonts w:ascii="Times New Roman" w:hAnsi="Times New Roman"/>
          <w:sz w:val="24"/>
          <w:szCs w:val="24"/>
        </w:rPr>
        <w:t xml:space="preserve"> of lobbying costs:</w:t>
      </w:r>
    </w:p>
    <w:p w:rsidR="008B1120" w:rsidRPr="006D4E2F" w:rsidRDefault="008B1120" w:rsidP="008B1120">
      <w:pPr>
        <w:pStyle w:val="ListParagraph"/>
        <w:numPr>
          <w:ilvl w:val="0"/>
          <w:numId w:val="5"/>
        </w:numPr>
        <w:spacing w:before="0" w:after="0"/>
        <w:rPr>
          <w:rFonts w:ascii="Times New Roman" w:hAnsi="Times New Roman"/>
          <w:sz w:val="24"/>
          <w:szCs w:val="24"/>
        </w:rPr>
      </w:pPr>
      <w:r w:rsidRPr="006D4E2F">
        <w:rPr>
          <w:rFonts w:ascii="Times New Roman" w:hAnsi="Times New Roman"/>
          <w:sz w:val="24"/>
          <w:szCs w:val="24"/>
        </w:rPr>
        <w:t xml:space="preserve">Providing a technical and factual presentation of information on a topic directly related to the performance of the Agreement through hearing </w:t>
      </w:r>
      <w:r w:rsidRPr="006D4E2F">
        <w:rPr>
          <w:rFonts w:ascii="Times New Roman" w:hAnsi="Times New Roman"/>
          <w:sz w:val="24"/>
          <w:szCs w:val="24"/>
        </w:rPr>
        <w:lastRenderedPageBreak/>
        <w:t>testimony, statements or letters to a legislature, or subdivision, member, or cognizant staff member thereof, in response to a documented request (including a Congressional Record notice requesting testimony or statements for the record at a regularly scheduled hearing) made by the recipient member, legislative body or subdivision, or a cognizant staff member thereof; provided such information is readily obtainable and can be readily put in deliverable form; and further provided that costs under this section for transportation, lodging or meals are unallowable unless incurred for the purpose of offering testimony at a regularly scheduled legislative hearing pursuant to a written request for such presentation made by the Chairman or Ranking Minority Member of the Committee or Subcommittee conducting such hearing.</w:t>
      </w:r>
    </w:p>
    <w:p w:rsidR="008B1120" w:rsidRPr="006D4E2F" w:rsidRDefault="008B1120" w:rsidP="008B1120">
      <w:pPr>
        <w:pStyle w:val="ListParagraph"/>
        <w:numPr>
          <w:ilvl w:val="0"/>
          <w:numId w:val="5"/>
        </w:numPr>
        <w:spacing w:before="0" w:after="0"/>
        <w:rPr>
          <w:rFonts w:ascii="Times New Roman" w:hAnsi="Times New Roman"/>
          <w:sz w:val="24"/>
          <w:szCs w:val="24"/>
        </w:rPr>
      </w:pPr>
      <w:r w:rsidRPr="006D4E2F">
        <w:rPr>
          <w:rFonts w:ascii="Times New Roman" w:hAnsi="Times New Roman"/>
          <w:sz w:val="24"/>
          <w:szCs w:val="24"/>
        </w:rPr>
        <w:t>Any lobbying made unallowable by item 3 above of this subsection to influence state or local legislation in order to directly reduce Agreement cost, or to avoid material impairment of the Sub Grantee’s authority to perform the contract.</w:t>
      </w:r>
    </w:p>
    <w:p w:rsidR="008B1120" w:rsidRPr="006D4E2F" w:rsidRDefault="008B1120" w:rsidP="008B1120">
      <w:pPr>
        <w:pStyle w:val="ListParagraph"/>
        <w:numPr>
          <w:ilvl w:val="0"/>
          <w:numId w:val="5"/>
        </w:numPr>
        <w:spacing w:before="0" w:after="0"/>
        <w:rPr>
          <w:rFonts w:ascii="Times New Roman" w:hAnsi="Times New Roman"/>
          <w:sz w:val="24"/>
          <w:szCs w:val="24"/>
        </w:rPr>
      </w:pPr>
      <w:r w:rsidRPr="006D4E2F">
        <w:rPr>
          <w:rFonts w:ascii="Times New Roman" w:hAnsi="Times New Roman"/>
          <w:sz w:val="24"/>
          <w:szCs w:val="24"/>
        </w:rPr>
        <w:t>Any activity specifically authorized by USG statute to be undertaken with funds from the Agreement.</w:t>
      </w:r>
    </w:p>
    <w:p w:rsidR="008B1120" w:rsidRPr="006D4E2F" w:rsidRDefault="008B1120" w:rsidP="008B1120">
      <w:pPr>
        <w:pStyle w:val="ListParagraph"/>
        <w:spacing w:before="0" w:after="0"/>
        <w:ind w:left="1440"/>
        <w:rPr>
          <w:rFonts w:ascii="Times New Roman" w:hAnsi="Times New Roman"/>
          <w:sz w:val="24"/>
          <w:szCs w:val="24"/>
        </w:rPr>
      </w:pPr>
    </w:p>
    <w:p w:rsidR="008B1120" w:rsidRPr="006D4E2F" w:rsidRDefault="008B1120" w:rsidP="008B1120">
      <w:pPr>
        <w:pStyle w:val="ListParagraph"/>
        <w:numPr>
          <w:ilvl w:val="0"/>
          <w:numId w:val="4"/>
        </w:numPr>
        <w:spacing w:before="0" w:after="0"/>
        <w:rPr>
          <w:rFonts w:ascii="Times New Roman" w:hAnsi="Times New Roman"/>
          <w:sz w:val="24"/>
          <w:szCs w:val="24"/>
        </w:rPr>
      </w:pPr>
      <w:r w:rsidRPr="006D4E2F">
        <w:rPr>
          <w:rFonts w:ascii="Times New Roman" w:hAnsi="Times New Roman"/>
          <w:sz w:val="24"/>
          <w:szCs w:val="24"/>
          <w:u w:val="single"/>
        </w:rPr>
        <w:t>Losses on Disposition of Plant, Equipment, or Other Capital Assets</w:t>
      </w:r>
      <w:r w:rsidRPr="006D4E2F">
        <w:rPr>
          <w:rFonts w:ascii="Times New Roman" w:hAnsi="Times New Roman"/>
          <w:sz w:val="24"/>
          <w:szCs w:val="24"/>
        </w:rPr>
        <w:t>. Losses of any nature arising from the sale or exchange of plant, equipment, or other capital assets, including sale or exchange of either short- or long-term investments.</w:t>
      </w:r>
    </w:p>
    <w:p w:rsidR="008B1120" w:rsidRPr="006D4E2F" w:rsidRDefault="008B1120" w:rsidP="008B1120">
      <w:pPr>
        <w:pStyle w:val="ListParagraph"/>
        <w:spacing w:before="0" w:after="0"/>
        <w:ind w:left="1080"/>
        <w:rPr>
          <w:rFonts w:ascii="Times New Roman" w:hAnsi="Times New Roman"/>
          <w:sz w:val="24"/>
          <w:szCs w:val="24"/>
        </w:rPr>
      </w:pPr>
    </w:p>
    <w:p w:rsidR="008B1120" w:rsidRPr="006D4E2F" w:rsidRDefault="008B1120" w:rsidP="008B1120">
      <w:pPr>
        <w:pStyle w:val="ListParagraph"/>
        <w:numPr>
          <w:ilvl w:val="0"/>
          <w:numId w:val="4"/>
        </w:numPr>
        <w:spacing w:before="0" w:after="0"/>
        <w:rPr>
          <w:rFonts w:ascii="Times New Roman" w:hAnsi="Times New Roman"/>
          <w:sz w:val="24"/>
          <w:szCs w:val="24"/>
        </w:rPr>
      </w:pPr>
      <w:r w:rsidRPr="006D4E2F">
        <w:rPr>
          <w:rFonts w:ascii="Times New Roman" w:hAnsi="Times New Roman"/>
          <w:sz w:val="24"/>
          <w:szCs w:val="24"/>
          <w:u w:val="single"/>
        </w:rPr>
        <w:t>Losses on Other Contracts.</w:t>
      </w:r>
      <w:r w:rsidRPr="006D4E2F">
        <w:rPr>
          <w:rFonts w:ascii="Times New Roman" w:hAnsi="Times New Roman"/>
          <w:sz w:val="24"/>
          <w:szCs w:val="24"/>
        </w:rPr>
        <w:t xml:space="preserve"> An excess of costs over income under any other contract (including the Sub Grantee's contributed portion under cost-sharing contracts).</w:t>
      </w:r>
    </w:p>
    <w:p w:rsidR="008B1120" w:rsidRPr="006D4E2F" w:rsidRDefault="008B1120" w:rsidP="008B1120">
      <w:pPr>
        <w:pStyle w:val="ListParagraph"/>
        <w:rPr>
          <w:rFonts w:ascii="Times New Roman" w:hAnsi="Times New Roman"/>
          <w:sz w:val="24"/>
          <w:szCs w:val="24"/>
          <w:u w:val="single"/>
        </w:rPr>
      </w:pPr>
    </w:p>
    <w:p w:rsidR="008B1120" w:rsidRPr="006D4E2F" w:rsidRDefault="008B1120" w:rsidP="008B1120">
      <w:pPr>
        <w:pStyle w:val="ListParagraph"/>
        <w:numPr>
          <w:ilvl w:val="0"/>
          <w:numId w:val="4"/>
        </w:numPr>
        <w:spacing w:before="0" w:after="0"/>
        <w:rPr>
          <w:rFonts w:ascii="Times New Roman" w:hAnsi="Times New Roman"/>
          <w:sz w:val="24"/>
          <w:szCs w:val="24"/>
        </w:rPr>
      </w:pPr>
      <w:r w:rsidRPr="006D4E2F">
        <w:rPr>
          <w:rFonts w:ascii="Times New Roman" w:hAnsi="Times New Roman"/>
          <w:sz w:val="24"/>
          <w:szCs w:val="24"/>
          <w:u w:val="single"/>
        </w:rPr>
        <w:t>Organization Costs.</w:t>
      </w:r>
      <w:r w:rsidRPr="006D4E2F">
        <w:rPr>
          <w:rFonts w:ascii="Times New Roman" w:hAnsi="Times New Roman"/>
          <w:sz w:val="24"/>
          <w:szCs w:val="24"/>
        </w:rPr>
        <w:t xml:space="preserve"> Expenditures in connection with planning or executing the organization or reorganization in the corporate structure of a business, including mergers and acquisitions, or raising capital.  Such expenditures include, but are not limited to, incorporation fees and cost of attorneys, accountants, brokers, promoters and organizers, management consultants, and counselors, whether or not employees of the Sub Grantee.</w:t>
      </w:r>
    </w:p>
    <w:p w:rsidR="008B1120" w:rsidRPr="006D4E2F" w:rsidRDefault="008B1120" w:rsidP="008B1120">
      <w:pPr>
        <w:pStyle w:val="ListParagraph"/>
        <w:rPr>
          <w:rFonts w:ascii="Times New Roman" w:hAnsi="Times New Roman"/>
          <w:sz w:val="24"/>
          <w:szCs w:val="24"/>
        </w:rPr>
      </w:pPr>
    </w:p>
    <w:p w:rsidR="008B1120" w:rsidRPr="006D4E2F" w:rsidRDefault="008B1120" w:rsidP="008B1120">
      <w:pPr>
        <w:pStyle w:val="ListParagraph"/>
        <w:numPr>
          <w:ilvl w:val="0"/>
          <w:numId w:val="4"/>
        </w:numPr>
        <w:spacing w:before="0" w:after="0"/>
        <w:rPr>
          <w:rFonts w:ascii="Times New Roman" w:hAnsi="Times New Roman"/>
          <w:sz w:val="24"/>
          <w:szCs w:val="24"/>
        </w:rPr>
      </w:pPr>
      <w:r w:rsidRPr="006D4E2F">
        <w:rPr>
          <w:rFonts w:ascii="Times New Roman" w:hAnsi="Times New Roman"/>
          <w:sz w:val="24"/>
          <w:szCs w:val="24"/>
          <w:u w:val="single"/>
        </w:rPr>
        <w:t>Retainer Fees.</w:t>
      </w:r>
      <w:r w:rsidRPr="006D4E2F">
        <w:rPr>
          <w:rFonts w:ascii="Times New Roman" w:hAnsi="Times New Roman"/>
          <w:sz w:val="24"/>
          <w:szCs w:val="24"/>
        </w:rPr>
        <w:t xml:space="preserve"> Retainer fees not supported by evidence that specific bona fide services were furnished.</w:t>
      </w:r>
    </w:p>
    <w:p w:rsidR="008B1120" w:rsidRPr="006D4E2F" w:rsidRDefault="008B1120" w:rsidP="008B1120">
      <w:pPr>
        <w:pStyle w:val="ListParagraph"/>
        <w:rPr>
          <w:rFonts w:ascii="Times New Roman" w:hAnsi="Times New Roman"/>
          <w:sz w:val="24"/>
          <w:szCs w:val="24"/>
          <w:u w:val="single"/>
        </w:rPr>
      </w:pPr>
    </w:p>
    <w:p w:rsidR="008B1120" w:rsidRPr="006D4E2F" w:rsidRDefault="008B1120" w:rsidP="008B1120">
      <w:pPr>
        <w:pStyle w:val="ListParagraph"/>
        <w:numPr>
          <w:ilvl w:val="0"/>
          <w:numId w:val="4"/>
        </w:numPr>
        <w:spacing w:before="0" w:after="0"/>
        <w:rPr>
          <w:rFonts w:ascii="Times New Roman" w:hAnsi="Times New Roman"/>
          <w:sz w:val="24"/>
          <w:szCs w:val="24"/>
        </w:rPr>
      </w:pPr>
      <w:r w:rsidRPr="006D4E2F">
        <w:rPr>
          <w:rFonts w:ascii="Times New Roman" w:hAnsi="Times New Roman"/>
          <w:sz w:val="24"/>
          <w:szCs w:val="24"/>
          <w:u w:val="single"/>
        </w:rPr>
        <w:t>Taxes</w:t>
      </w:r>
    </w:p>
    <w:p w:rsidR="008B1120" w:rsidRPr="006D4E2F" w:rsidRDefault="008B1120" w:rsidP="008B1120">
      <w:pPr>
        <w:pStyle w:val="ListParagraph"/>
        <w:numPr>
          <w:ilvl w:val="1"/>
          <w:numId w:val="4"/>
        </w:numPr>
        <w:spacing w:before="0" w:after="0"/>
        <w:rPr>
          <w:rFonts w:ascii="Times New Roman" w:hAnsi="Times New Roman"/>
          <w:sz w:val="24"/>
          <w:szCs w:val="24"/>
        </w:rPr>
      </w:pPr>
      <w:r w:rsidRPr="006D4E2F">
        <w:rPr>
          <w:rFonts w:ascii="Times New Roman" w:hAnsi="Times New Roman"/>
          <w:sz w:val="24"/>
          <w:szCs w:val="24"/>
        </w:rPr>
        <w:t>Income and excess profit taxes paid by the Sub Grantee to any sovereign governmental body.</w:t>
      </w:r>
    </w:p>
    <w:p w:rsidR="008B1120" w:rsidRPr="006D4E2F" w:rsidRDefault="008B1120" w:rsidP="008B1120">
      <w:pPr>
        <w:pStyle w:val="ListParagraph"/>
        <w:numPr>
          <w:ilvl w:val="1"/>
          <w:numId w:val="4"/>
        </w:numPr>
        <w:spacing w:before="0" w:after="0"/>
        <w:rPr>
          <w:rFonts w:ascii="Times New Roman" w:hAnsi="Times New Roman"/>
          <w:sz w:val="24"/>
          <w:szCs w:val="24"/>
        </w:rPr>
      </w:pPr>
      <w:r w:rsidRPr="006D4E2F">
        <w:rPr>
          <w:rFonts w:ascii="Times New Roman" w:hAnsi="Times New Roman"/>
          <w:sz w:val="24"/>
          <w:szCs w:val="24"/>
        </w:rPr>
        <w:t xml:space="preserve">Partners will not finance other identifiable taxes, fees, levies or impositions under the laws of the host country placed against a Sub Grantee (or any of its employees). However VAT taxes are allowable in the case that the Sub Grantee is not tax exempt. </w:t>
      </w:r>
      <w:r w:rsidRPr="006D4E2F">
        <w:rPr>
          <w:rFonts w:ascii="Times New Roman" w:hAnsi="Times New Roman"/>
          <w:sz w:val="24"/>
          <w:szCs w:val="24"/>
        </w:rPr>
        <w:cr/>
      </w:r>
    </w:p>
    <w:p w:rsidR="008B1120" w:rsidRPr="006D4E2F" w:rsidRDefault="008B1120" w:rsidP="008B1120">
      <w:pPr>
        <w:pStyle w:val="ListParagraph"/>
        <w:numPr>
          <w:ilvl w:val="0"/>
          <w:numId w:val="4"/>
        </w:numPr>
        <w:spacing w:before="0" w:after="0"/>
        <w:rPr>
          <w:rFonts w:ascii="Times New Roman" w:hAnsi="Times New Roman"/>
          <w:sz w:val="24"/>
          <w:szCs w:val="24"/>
        </w:rPr>
      </w:pPr>
      <w:r w:rsidRPr="006D4E2F">
        <w:rPr>
          <w:rFonts w:ascii="Times New Roman" w:hAnsi="Times New Roman"/>
          <w:sz w:val="24"/>
          <w:szCs w:val="24"/>
          <w:u w:val="single"/>
        </w:rPr>
        <w:t>Travel Costs.</w:t>
      </w:r>
      <w:r w:rsidRPr="006D4E2F">
        <w:rPr>
          <w:rFonts w:ascii="Times New Roman" w:hAnsi="Times New Roman"/>
          <w:sz w:val="24"/>
          <w:szCs w:val="24"/>
        </w:rPr>
        <w:t xml:space="preserve"> First class air fare when less-than-first-class service is available and can meet the needs of the project, as detailed in the Agreement.</w:t>
      </w:r>
    </w:p>
    <w:p w:rsidR="008B1120" w:rsidRPr="006D4E2F" w:rsidRDefault="008B1120" w:rsidP="008B1120">
      <w:pPr>
        <w:pStyle w:val="ListParagraph"/>
        <w:spacing w:before="0" w:after="0"/>
        <w:ind w:left="1080"/>
        <w:rPr>
          <w:rFonts w:ascii="Times New Roman" w:hAnsi="Times New Roman"/>
          <w:sz w:val="24"/>
          <w:szCs w:val="24"/>
        </w:rPr>
      </w:pPr>
    </w:p>
    <w:p w:rsidR="008B1120" w:rsidRPr="006D4E2F" w:rsidRDefault="008B1120" w:rsidP="008B1120">
      <w:pPr>
        <w:pStyle w:val="ListParagraph"/>
        <w:numPr>
          <w:ilvl w:val="0"/>
          <w:numId w:val="4"/>
        </w:numPr>
        <w:spacing w:before="0" w:after="0"/>
        <w:rPr>
          <w:rFonts w:ascii="Times New Roman" w:hAnsi="Times New Roman"/>
          <w:sz w:val="24"/>
          <w:szCs w:val="24"/>
        </w:rPr>
      </w:pPr>
      <w:r w:rsidRPr="006D4E2F">
        <w:rPr>
          <w:rFonts w:ascii="Times New Roman" w:hAnsi="Times New Roman"/>
          <w:sz w:val="24"/>
          <w:szCs w:val="24"/>
          <w:u w:val="single"/>
        </w:rPr>
        <w:lastRenderedPageBreak/>
        <w:t>Goodwill.</w:t>
      </w:r>
      <w:r w:rsidRPr="006D4E2F">
        <w:rPr>
          <w:rFonts w:ascii="Times New Roman" w:hAnsi="Times New Roman"/>
          <w:sz w:val="24"/>
          <w:szCs w:val="24"/>
        </w:rPr>
        <w:t xml:space="preserve"> An unidentifiable intangible asset that originates under the purchase method of accounting for a business combination when the price paid by the acquiring company exceeds the sum of the identifiable individual assets acquired less liabilities assumed, based upon their fair values. The excess is commonly referred to as goodwill. Goodwill may arise from the acquisition of a company as a whole or a portion thereof. Any costs for amortization, expensing, write-off, or write-down of goodwill are unallowable.</w:t>
      </w:r>
    </w:p>
    <w:p w:rsidR="008B1120" w:rsidRPr="006D4E2F" w:rsidRDefault="008B1120" w:rsidP="008B1120">
      <w:pPr>
        <w:pStyle w:val="ListParagraph"/>
        <w:rPr>
          <w:rFonts w:ascii="Times New Roman" w:hAnsi="Times New Roman"/>
          <w:sz w:val="24"/>
          <w:szCs w:val="24"/>
        </w:rPr>
      </w:pPr>
    </w:p>
    <w:p w:rsidR="008B1120" w:rsidRPr="006D4E2F" w:rsidRDefault="008B1120" w:rsidP="008B1120">
      <w:pPr>
        <w:pStyle w:val="ListParagraph"/>
        <w:numPr>
          <w:ilvl w:val="0"/>
          <w:numId w:val="4"/>
        </w:numPr>
        <w:spacing w:before="0" w:after="0"/>
        <w:rPr>
          <w:rFonts w:ascii="Times New Roman" w:hAnsi="Times New Roman"/>
          <w:sz w:val="24"/>
          <w:szCs w:val="24"/>
        </w:rPr>
      </w:pPr>
      <w:r w:rsidRPr="006D4E2F">
        <w:rPr>
          <w:rFonts w:ascii="Times New Roman" w:hAnsi="Times New Roman"/>
          <w:sz w:val="24"/>
          <w:szCs w:val="24"/>
          <w:u w:val="single"/>
        </w:rPr>
        <w:t>Alcoholic Beverages.</w:t>
      </w:r>
      <w:r w:rsidRPr="006D4E2F">
        <w:rPr>
          <w:rFonts w:ascii="Times New Roman" w:hAnsi="Times New Roman"/>
          <w:sz w:val="24"/>
          <w:szCs w:val="24"/>
        </w:rPr>
        <w:t xml:space="preserve"> Costs of alcoholic beverages.</w:t>
      </w:r>
    </w:p>
    <w:p w:rsidR="008B1120" w:rsidRPr="006D4E2F" w:rsidRDefault="008B1120" w:rsidP="008B1120">
      <w:pPr>
        <w:pStyle w:val="ListParagraph"/>
        <w:rPr>
          <w:rFonts w:ascii="Times New Roman" w:hAnsi="Times New Roman"/>
          <w:sz w:val="24"/>
          <w:szCs w:val="24"/>
        </w:rPr>
      </w:pPr>
    </w:p>
    <w:p w:rsidR="008B1120" w:rsidRPr="006D4E2F" w:rsidRDefault="008B1120" w:rsidP="008B1120">
      <w:pPr>
        <w:pStyle w:val="ListParagraph"/>
        <w:numPr>
          <w:ilvl w:val="0"/>
          <w:numId w:val="4"/>
        </w:numPr>
        <w:spacing w:before="0" w:after="0"/>
        <w:rPr>
          <w:rFonts w:ascii="Times New Roman" w:hAnsi="Times New Roman"/>
          <w:sz w:val="24"/>
          <w:szCs w:val="24"/>
        </w:rPr>
      </w:pPr>
      <w:r w:rsidRPr="006D4E2F">
        <w:rPr>
          <w:rFonts w:ascii="Times New Roman" w:hAnsi="Times New Roman"/>
          <w:sz w:val="24"/>
          <w:szCs w:val="24"/>
          <w:u w:val="single"/>
        </w:rPr>
        <w:t>Cost of Asset Valuations Resulting from Business Combinations.</w:t>
      </w:r>
      <w:r w:rsidRPr="006D4E2F">
        <w:rPr>
          <w:rFonts w:ascii="Times New Roman" w:hAnsi="Times New Roman"/>
          <w:sz w:val="24"/>
          <w:szCs w:val="24"/>
        </w:rPr>
        <w:t xml:space="preserve"> When the purchase method of accounting for a business combination is used, allowable amortization, cost of money, and depreciation shall be limited to the total of the amounts that would have been allowed had the combination not taken place.</w:t>
      </w:r>
    </w:p>
    <w:p w:rsidR="008B1120" w:rsidRPr="006D4E2F" w:rsidRDefault="008B1120" w:rsidP="008B1120">
      <w:pPr>
        <w:pStyle w:val="ListParagraph"/>
        <w:rPr>
          <w:rFonts w:ascii="Times New Roman" w:hAnsi="Times New Roman"/>
          <w:sz w:val="24"/>
          <w:szCs w:val="24"/>
        </w:rPr>
      </w:pPr>
    </w:p>
    <w:p w:rsidR="008B1120" w:rsidRPr="006D4E2F" w:rsidRDefault="008B1120" w:rsidP="008B1120">
      <w:pPr>
        <w:pStyle w:val="ListParagraph"/>
        <w:numPr>
          <w:ilvl w:val="0"/>
          <w:numId w:val="4"/>
        </w:numPr>
        <w:spacing w:before="0" w:after="0"/>
        <w:rPr>
          <w:rFonts w:ascii="Times New Roman" w:hAnsi="Times New Roman"/>
          <w:sz w:val="24"/>
          <w:szCs w:val="24"/>
        </w:rPr>
      </w:pPr>
      <w:r w:rsidRPr="006D4E2F">
        <w:rPr>
          <w:rFonts w:ascii="Times New Roman" w:hAnsi="Times New Roman"/>
          <w:sz w:val="24"/>
          <w:szCs w:val="24"/>
          <w:u w:val="single"/>
        </w:rPr>
        <w:t>Contingencies.</w:t>
      </w:r>
      <w:r w:rsidRPr="006D4E2F">
        <w:rPr>
          <w:rFonts w:ascii="Times New Roman" w:hAnsi="Times New Roman"/>
          <w:sz w:val="24"/>
          <w:szCs w:val="24"/>
        </w:rPr>
        <w:t xml:space="preserve"> Contributions to a contingency reserve or any similar provision made for events the occurrence of which cannot be foretold with certainty as to time, intensity, or with an assurance of their happening, are unallowable. The term “contingency reserve” excludes self-insurance reserves, pension funds, and reserves for normal severance pay.</w:t>
      </w:r>
    </w:p>
    <w:p w:rsidR="008B1120" w:rsidRPr="006D4E2F" w:rsidRDefault="008B1120" w:rsidP="008B1120">
      <w:pPr>
        <w:pStyle w:val="ListParagraph"/>
        <w:spacing w:before="0" w:after="0"/>
        <w:rPr>
          <w:rFonts w:ascii="Times New Roman" w:hAnsi="Times New Roman"/>
          <w:sz w:val="24"/>
          <w:szCs w:val="24"/>
        </w:rPr>
      </w:pPr>
    </w:p>
    <w:p w:rsidR="008B1120" w:rsidRPr="006D4E2F" w:rsidRDefault="008B1120" w:rsidP="008B1120">
      <w:pPr>
        <w:numPr>
          <w:ilvl w:val="0"/>
          <w:numId w:val="1"/>
        </w:numPr>
        <w:spacing w:before="0" w:after="0"/>
        <w:rPr>
          <w:rFonts w:ascii="Times New Roman" w:hAnsi="Times New Roman"/>
          <w:sz w:val="24"/>
          <w:szCs w:val="24"/>
          <w:u w:val="single"/>
        </w:rPr>
      </w:pPr>
      <w:r w:rsidRPr="006D4E2F">
        <w:rPr>
          <w:rFonts w:ascii="Times New Roman" w:hAnsi="Times New Roman"/>
          <w:sz w:val="24"/>
          <w:szCs w:val="24"/>
          <w:u w:val="single"/>
        </w:rPr>
        <w:t xml:space="preserve">USE OF GRANT FUNDS AND OTHER VALUABLES BY THIRD PARTY SUB-GRANT FUNDS RECIPIENTS; SUB-AWARDS AND SUB-CONTRACTS. </w:t>
      </w:r>
    </w:p>
    <w:p w:rsidR="008B1120" w:rsidRPr="006D4E2F" w:rsidRDefault="008B1120" w:rsidP="008B1120">
      <w:pPr>
        <w:pStyle w:val="ListParagraph"/>
        <w:numPr>
          <w:ilvl w:val="1"/>
          <w:numId w:val="2"/>
        </w:numPr>
        <w:spacing w:before="0" w:after="0"/>
        <w:rPr>
          <w:rFonts w:ascii="Times New Roman" w:hAnsi="Times New Roman"/>
          <w:sz w:val="24"/>
          <w:szCs w:val="24"/>
        </w:rPr>
      </w:pPr>
      <w:r w:rsidRPr="006D4E2F">
        <w:rPr>
          <w:rFonts w:ascii="Times New Roman" w:hAnsi="Times New Roman"/>
          <w:sz w:val="24"/>
          <w:szCs w:val="24"/>
        </w:rPr>
        <w:t>Sub Grantee shall enter into legally binding, written agreements (“sub-awards” or “sub-contracts”) with Third Party Grant Funds Recipients, reflecting all terms and conditions of this Grant Agreement that Sub Grantee is obliged to include in sub-contracts and sub-awards.</w:t>
      </w:r>
    </w:p>
    <w:p w:rsidR="008B1120" w:rsidRPr="006D4E2F" w:rsidRDefault="008B1120" w:rsidP="008B1120">
      <w:pPr>
        <w:pStyle w:val="ListParagraph"/>
        <w:widowControl w:val="0"/>
        <w:numPr>
          <w:ilvl w:val="1"/>
          <w:numId w:val="2"/>
        </w:numPr>
        <w:tabs>
          <w:tab w:val="left" w:pos="-1440"/>
        </w:tabs>
        <w:spacing w:before="0" w:after="0"/>
        <w:rPr>
          <w:rFonts w:ascii="Times New Roman" w:hAnsi="Times New Roman"/>
          <w:sz w:val="24"/>
          <w:szCs w:val="24"/>
        </w:rPr>
      </w:pPr>
      <w:r w:rsidRPr="006D4E2F">
        <w:rPr>
          <w:rFonts w:ascii="Times New Roman" w:hAnsi="Times New Roman"/>
          <w:sz w:val="24"/>
          <w:szCs w:val="24"/>
        </w:rPr>
        <w:t>Records related to sub-contracts and sub-awards shall be made available to Partners</w:t>
      </w:r>
      <w:r w:rsidRPr="006D4E2F">
        <w:rPr>
          <w:rFonts w:ascii="Times New Roman" w:hAnsi="Times New Roman"/>
          <w:b/>
          <w:sz w:val="24"/>
          <w:szCs w:val="24"/>
        </w:rPr>
        <w:t xml:space="preserve">, </w:t>
      </w:r>
      <w:r w:rsidRPr="006D4E2F">
        <w:rPr>
          <w:rFonts w:ascii="Times New Roman" w:hAnsi="Times New Roman"/>
          <w:sz w:val="24"/>
          <w:szCs w:val="24"/>
        </w:rPr>
        <w:t>its representatives and assignees.</w:t>
      </w:r>
    </w:p>
    <w:p w:rsidR="008B1120" w:rsidRPr="006D4E2F" w:rsidRDefault="008B1120" w:rsidP="008B1120">
      <w:pPr>
        <w:widowControl w:val="0"/>
        <w:tabs>
          <w:tab w:val="left" w:pos="-1440"/>
        </w:tabs>
        <w:spacing w:before="0" w:after="0"/>
        <w:ind w:left="1440" w:hanging="720"/>
        <w:rPr>
          <w:rFonts w:ascii="Times New Roman" w:hAnsi="Times New Roman"/>
          <w:sz w:val="24"/>
          <w:szCs w:val="24"/>
        </w:rPr>
      </w:pPr>
    </w:p>
    <w:p w:rsidR="008B1120" w:rsidRPr="006D4E2F" w:rsidRDefault="008B1120" w:rsidP="008B1120">
      <w:pPr>
        <w:widowControl w:val="0"/>
        <w:numPr>
          <w:ilvl w:val="0"/>
          <w:numId w:val="1"/>
        </w:numPr>
        <w:spacing w:before="0" w:after="0"/>
        <w:rPr>
          <w:rFonts w:ascii="Times New Roman" w:hAnsi="Times New Roman"/>
          <w:sz w:val="24"/>
          <w:szCs w:val="24"/>
        </w:rPr>
      </w:pPr>
      <w:r w:rsidRPr="006D4E2F">
        <w:rPr>
          <w:rFonts w:ascii="Times New Roman" w:hAnsi="Times New Roman"/>
          <w:bCs/>
          <w:sz w:val="24"/>
          <w:szCs w:val="24"/>
          <w:u w:val="single"/>
        </w:rPr>
        <w:t>INTELLECTUAL PROPERTY</w:t>
      </w:r>
      <w:r w:rsidRPr="006D4E2F">
        <w:rPr>
          <w:rFonts w:ascii="Times New Roman" w:hAnsi="Times New Roman"/>
          <w:bCs/>
          <w:sz w:val="24"/>
          <w:szCs w:val="24"/>
        </w:rPr>
        <w:t xml:space="preserve">.  Under the performance of this Agreement title to all inventions or discoveries made solely by Sub Grantee shall reside in Sub Grantee, title to all inventions or discoveries made solely by Partners shall reside in Partners, and title to all inventions and discoveries made jointly by Partners and Sub Grantee shall reside jointly in Partners and Sub Grantee. Sub Grantee hereby agrees to grant </w:t>
      </w:r>
      <w:ins w:id="3" w:author="Suter, Kenneth W" w:date="2016-04-05T12:49:00Z">
        <w:r w:rsidRPr="006D4E2F">
          <w:rPr>
            <w:rFonts w:ascii="Times New Roman" w:hAnsi="Times New Roman"/>
            <w:bCs/>
            <w:sz w:val="24"/>
            <w:szCs w:val="24"/>
          </w:rPr>
          <w:t xml:space="preserve">to Partners </w:t>
        </w:r>
      </w:ins>
      <w:r w:rsidRPr="006D4E2F">
        <w:rPr>
          <w:rFonts w:ascii="Times New Roman" w:hAnsi="Times New Roman"/>
          <w:bCs/>
          <w:sz w:val="24"/>
          <w:szCs w:val="24"/>
        </w:rPr>
        <w:t>a non-exclusive, irrevocable royalty free</w:t>
      </w:r>
      <w:ins w:id="4" w:author="Suter, Kenneth W" w:date="2016-04-05T12:49:00Z">
        <w:r w:rsidRPr="006D4E2F">
          <w:rPr>
            <w:rFonts w:ascii="Times New Roman" w:hAnsi="Times New Roman"/>
            <w:bCs/>
            <w:sz w:val="24"/>
            <w:szCs w:val="24"/>
          </w:rPr>
          <w:t>, non-commercial</w:t>
        </w:r>
      </w:ins>
      <w:r w:rsidRPr="006D4E2F">
        <w:rPr>
          <w:rFonts w:ascii="Times New Roman" w:hAnsi="Times New Roman"/>
          <w:bCs/>
          <w:sz w:val="24"/>
          <w:szCs w:val="24"/>
        </w:rPr>
        <w:t xml:space="preserve"> license to practice the subject of invention throughout the world.</w:t>
      </w:r>
      <w:ins w:id="5" w:author="Suter, Kenneth W" w:date="2016-04-05T12:50:00Z">
        <w:r w:rsidRPr="006D4E2F">
          <w:rPr>
            <w:rFonts w:ascii="Times New Roman" w:hAnsi="Times New Roman"/>
            <w:bCs/>
            <w:sz w:val="24"/>
            <w:szCs w:val="24"/>
          </w:rPr>
          <w:t xml:space="preserve"> </w:t>
        </w:r>
      </w:ins>
    </w:p>
    <w:p w:rsidR="008B1120" w:rsidRPr="006D4E2F" w:rsidRDefault="008B1120" w:rsidP="008B1120">
      <w:pPr>
        <w:widowControl w:val="0"/>
        <w:spacing w:before="0" w:after="0"/>
        <w:ind w:left="720"/>
        <w:rPr>
          <w:rFonts w:ascii="Times New Roman" w:hAnsi="Times New Roman"/>
          <w:sz w:val="24"/>
          <w:szCs w:val="24"/>
        </w:rPr>
      </w:pPr>
    </w:p>
    <w:p w:rsidR="008B1120" w:rsidRPr="006D4E2F" w:rsidRDefault="008B1120" w:rsidP="008B1120">
      <w:pPr>
        <w:widowControl w:val="0"/>
        <w:numPr>
          <w:ilvl w:val="0"/>
          <w:numId w:val="1"/>
        </w:numPr>
        <w:spacing w:before="0" w:after="0"/>
        <w:rPr>
          <w:rFonts w:ascii="Times New Roman" w:hAnsi="Times New Roman"/>
          <w:sz w:val="24"/>
          <w:szCs w:val="24"/>
          <w:u w:val="single"/>
        </w:rPr>
      </w:pPr>
      <w:r w:rsidRPr="006D4E2F">
        <w:rPr>
          <w:rFonts w:ascii="Times New Roman" w:hAnsi="Times New Roman"/>
          <w:sz w:val="24"/>
          <w:szCs w:val="24"/>
          <w:u w:val="single"/>
        </w:rPr>
        <w:t>USE OF FUNDS</w:t>
      </w:r>
      <w:r w:rsidRPr="006D4E2F">
        <w:rPr>
          <w:rFonts w:ascii="Times New Roman" w:hAnsi="Times New Roman"/>
          <w:sz w:val="24"/>
          <w:szCs w:val="24"/>
        </w:rPr>
        <w:t>.</w:t>
      </w:r>
    </w:p>
    <w:p w:rsidR="008B1120" w:rsidRPr="006D4E2F" w:rsidRDefault="008B1120" w:rsidP="008B1120">
      <w:pPr>
        <w:pStyle w:val="ListParagraph"/>
        <w:numPr>
          <w:ilvl w:val="1"/>
          <w:numId w:val="3"/>
        </w:numPr>
        <w:spacing w:before="0" w:after="0"/>
        <w:rPr>
          <w:rFonts w:ascii="Times New Roman" w:hAnsi="Times New Roman"/>
          <w:sz w:val="24"/>
          <w:szCs w:val="24"/>
        </w:rPr>
      </w:pPr>
      <w:r w:rsidRPr="006D4E2F">
        <w:rPr>
          <w:rFonts w:ascii="Times New Roman" w:hAnsi="Times New Roman"/>
          <w:sz w:val="24"/>
          <w:szCs w:val="24"/>
        </w:rPr>
        <w:t>All funds provided under this Agreement in U.S. Dollars that are exchanged to local currency must be exchanged at the best available rate through the channels authorized by applicable laws and regulations. Transactions must be verified through bank receipts or other documents or publications sufficient to demonstrate the legality of such transactions.</w:t>
      </w:r>
    </w:p>
    <w:p w:rsidR="008B1120" w:rsidRPr="006D4E2F" w:rsidRDefault="008B1120" w:rsidP="008B1120">
      <w:pPr>
        <w:pStyle w:val="ListParagraph"/>
        <w:numPr>
          <w:ilvl w:val="1"/>
          <w:numId w:val="3"/>
        </w:numPr>
        <w:spacing w:before="0" w:after="0"/>
        <w:rPr>
          <w:rFonts w:ascii="Times New Roman" w:hAnsi="Times New Roman"/>
          <w:sz w:val="24"/>
          <w:szCs w:val="24"/>
        </w:rPr>
      </w:pPr>
      <w:r w:rsidRPr="006D4E2F">
        <w:rPr>
          <w:rFonts w:ascii="Times New Roman" w:hAnsi="Times New Roman"/>
          <w:sz w:val="24"/>
          <w:szCs w:val="24"/>
        </w:rPr>
        <w:t xml:space="preserve">Agreement funds shall not be expended for payments that are, or give the appearance of, a conflict of interest. A conflict of interest is defined as a </w:t>
      </w:r>
      <w:r w:rsidRPr="006D4E2F">
        <w:rPr>
          <w:rFonts w:ascii="Times New Roman" w:hAnsi="Times New Roman"/>
          <w:sz w:val="24"/>
          <w:szCs w:val="24"/>
        </w:rPr>
        <w:lastRenderedPageBreak/>
        <w:t>transaction in which an employee of a Sub Grantee may have personal or financial interests that conflict or appear to conflict with his/her official responsibility. Examples include, but are not limited to, such transactions as payments to the business partner(s) of the project director, co-project director, or members of their immediate families for salaries, expense reimbursement, or any other type of compensation, or payments to organizations in which the project director, co-project director, or member(s) of their immediate families have a financial interest.</w:t>
      </w:r>
    </w:p>
    <w:p w:rsidR="008B1120" w:rsidRPr="006D4E2F" w:rsidRDefault="008B1120" w:rsidP="008B1120">
      <w:pPr>
        <w:pStyle w:val="ListParagraph"/>
        <w:widowControl w:val="0"/>
        <w:numPr>
          <w:ilvl w:val="1"/>
          <w:numId w:val="3"/>
        </w:numPr>
        <w:spacing w:before="0" w:after="0"/>
        <w:rPr>
          <w:rFonts w:ascii="Times New Roman" w:hAnsi="Times New Roman"/>
          <w:sz w:val="24"/>
          <w:szCs w:val="24"/>
        </w:rPr>
      </w:pPr>
      <w:r w:rsidRPr="006D4E2F">
        <w:rPr>
          <w:rFonts w:ascii="Times New Roman" w:hAnsi="Times New Roman"/>
          <w:sz w:val="24"/>
          <w:szCs w:val="24"/>
          <w:u w:val="single"/>
        </w:rPr>
        <w:t>Non-Discrimination</w:t>
      </w:r>
      <w:r w:rsidRPr="006D4E2F">
        <w:rPr>
          <w:rFonts w:ascii="Times New Roman" w:hAnsi="Times New Roman"/>
          <w:sz w:val="24"/>
          <w:szCs w:val="24"/>
        </w:rPr>
        <w:t>.  To the extent that such laws apply to Sub Grantee, Sub Grantee agrees to abide by U.S. laws with regard to non-discrimination of U.S. citizens or legal residents working under this Sub-grant on the basis of race, color, religion, national origin, handicap or age.</w:t>
      </w:r>
    </w:p>
    <w:p w:rsidR="008B1120" w:rsidRPr="006D4E2F" w:rsidRDefault="008B1120" w:rsidP="008B1120">
      <w:pPr>
        <w:widowControl w:val="0"/>
        <w:spacing w:before="0" w:after="0"/>
        <w:ind w:left="1440" w:hanging="720"/>
        <w:rPr>
          <w:rFonts w:ascii="Times New Roman" w:hAnsi="Times New Roman"/>
          <w:sz w:val="24"/>
          <w:szCs w:val="24"/>
        </w:rPr>
      </w:pPr>
    </w:p>
    <w:p w:rsidR="008B1120" w:rsidRPr="006D4E2F" w:rsidRDefault="008B1120" w:rsidP="008B1120">
      <w:pPr>
        <w:widowControl w:val="0"/>
        <w:numPr>
          <w:ilvl w:val="0"/>
          <w:numId w:val="1"/>
        </w:numPr>
        <w:spacing w:before="0" w:after="0"/>
        <w:rPr>
          <w:rFonts w:ascii="Times New Roman" w:hAnsi="Times New Roman"/>
          <w:b/>
          <w:sz w:val="24"/>
          <w:szCs w:val="24"/>
        </w:rPr>
      </w:pPr>
      <w:r w:rsidRPr="006D4E2F">
        <w:rPr>
          <w:rFonts w:ascii="Times New Roman" w:hAnsi="Times New Roman"/>
          <w:sz w:val="24"/>
          <w:szCs w:val="24"/>
          <w:u w:val="single"/>
        </w:rPr>
        <w:t>LIABILITY</w:t>
      </w:r>
      <w:r w:rsidRPr="006D4E2F">
        <w:rPr>
          <w:rFonts w:ascii="Times New Roman" w:hAnsi="Times New Roman"/>
          <w:sz w:val="24"/>
          <w:szCs w:val="24"/>
        </w:rPr>
        <w:t>.</w:t>
      </w:r>
    </w:p>
    <w:p w:rsidR="008B1120" w:rsidRPr="006D4E2F" w:rsidRDefault="008B1120" w:rsidP="008B1120">
      <w:pPr>
        <w:widowControl w:val="0"/>
        <w:numPr>
          <w:ilvl w:val="1"/>
          <w:numId w:val="1"/>
        </w:numPr>
        <w:spacing w:before="0" w:after="0"/>
        <w:rPr>
          <w:rFonts w:ascii="Times New Roman" w:hAnsi="Times New Roman"/>
          <w:sz w:val="24"/>
          <w:szCs w:val="24"/>
        </w:rPr>
      </w:pPr>
      <w:r w:rsidRPr="006D4E2F">
        <w:rPr>
          <w:rFonts w:ascii="Times New Roman" w:hAnsi="Times New Roman"/>
          <w:sz w:val="24"/>
          <w:szCs w:val="24"/>
        </w:rPr>
        <w:t>To the extent permitted under state and federal statutes, constitutional provisions and other law, each party shall be responsible for its own negligent acts or omissions and the negligent acts or omissions of its officers, directors, trustees, employees and agents that arise out of or are related to the performance of the obligations under this Purchase Order;</w:t>
      </w:r>
    </w:p>
    <w:p w:rsidR="008B1120" w:rsidRPr="006D4E2F" w:rsidRDefault="008B1120" w:rsidP="008B1120">
      <w:pPr>
        <w:widowControl w:val="0"/>
        <w:numPr>
          <w:ilvl w:val="1"/>
          <w:numId w:val="1"/>
        </w:numPr>
        <w:spacing w:before="0" w:after="0"/>
        <w:rPr>
          <w:rFonts w:ascii="Times New Roman" w:hAnsi="Times New Roman"/>
          <w:sz w:val="24"/>
          <w:szCs w:val="24"/>
        </w:rPr>
      </w:pPr>
      <w:r w:rsidRPr="006D4E2F">
        <w:rPr>
          <w:rFonts w:ascii="Times New Roman" w:hAnsi="Times New Roman"/>
          <w:sz w:val="24"/>
          <w:szCs w:val="24"/>
        </w:rPr>
        <w:t xml:space="preserve">Subject to </w:t>
      </w:r>
      <w:proofErr w:type="gramStart"/>
      <w:r w:rsidRPr="006D4E2F">
        <w:rPr>
          <w:rFonts w:ascii="Times New Roman" w:hAnsi="Times New Roman"/>
          <w:sz w:val="24"/>
          <w:szCs w:val="24"/>
        </w:rPr>
        <w:t>XIII(</w:t>
      </w:r>
      <w:proofErr w:type="gramEnd"/>
      <w:r w:rsidRPr="006D4E2F">
        <w:rPr>
          <w:rFonts w:ascii="Times New Roman" w:hAnsi="Times New Roman"/>
          <w:sz w:val="24"/>
          <w:szCs w:val="24"/>
        </w:rPr>
        <w:t xml:space="preserve">A), neither party shall  be liable for losses, damages, claims, or other liabilities arising out of other party’s activities. It is expressly understood that neither party has an obligation to provide other or additional support to the other party for the purposes of this Project or any other purposes.  </w:t>
      </w:r>
    </w:p>
    <w:p w:rsidR="008B1120" w:rsidRPr="006D4E2F" w:rsidRDefault="008B1120" w:rsidP="008B1120">
      <w:pPr>
        <w:widowControl w:val="0"/>
        <w:spacing w:before="0" w:after="0"/>
        <w:ind w:left="1440"/>
        <w:rPr>
          <w:rFonts w:ascii="Times New Roman" w:hAnsi="Times New Roman"/>
          <w:sz w:val="24"/>
          <w:szCs w:val="24"/>
        </w:rPr>
      </w:pPr>
    </w:p>
    <w:p w:rsidR="008B1120" w:rsidRPr="006D4E2F" w:rsidRDefault="008B1120" w:rsidP="008B1120">
      <w:pPr>
        <w:widowControl w:val="0"/>
        <w:numPr>
          <w:ilvl w:val="0"/>
          <w:numId w:val="1"/>
        </w:numPr>
        <w:spacing w:before="0" w:after="0"/>
        <w:rPr>
          <w:rFonts w:ascii="Times New Roman" w:hAnsi="Times New Roman"/>
          <w:sz w:val="24"/>
          <w:szCs w:val="24"/>
        </w:rPr>
      </w:pPr>
      <w:r w:rsidRPr="006D4E2F">
        <w:rPr>
          <w:rFonts w:ascii="Times New Roman" w:hAnsi="Times New Roman"/>
          <w:sz w:val="24"/>
          <w:szCs w:val="24"/>
          <w:u w:val="single"/>
        </w:rPr>
        <w:t>DISPUTE RESOLUTION</w:t>
      </w:r>
      <w:r w:rsidRPr="006D4E2F">
        <w:rPr>
          <w:rFonts w:ascii="Times New Roman" w:hAnsi="Times New Roman"/>
          <w:sz w:val="24"/>
          <w:szCs w:val="24"/>
        </w:rPr>
        <w:t xml:space="preserve">. Upon agreement of Partners and Sub-Grantee, any dispute under or related to this Agreement may be decided under the rules of the American Arbitration Association ("AAA"). In such event, the AAA shall be instructed to appoint the Arbitrator within thirty (30) days of receiving notice from either Partners or Sub Grantee that such party would like to submit the dispute to arbitration. The Arbitrator shall be instructed to use its best efforts to conclude the arbitration within thirty (30) days of its appointment.  The above notwithstanding, neither party shall be precluded from pursuing litigation in any court of competent jurisdiction.  </w:t>
      </w:r>
    </w:p>
    <w:p w:rsidR="008B1120" w:rsidRPr="006D4E2F" w:rsidRDefault="008B1120" w:rsidP="008B1120">
      <w:pPr>
        <w:widowControl w:val="0"/>
        <w:spacing w:before="0" w:after="0"/>
        <w:ind w:left="720"/>
        <w:rPr>
          <w:rFonts w:ascii="Times New Roman" w:hAnsi="Times New Roman"/>
          <w:sz w:val="24"/>
          <w:szCs w:val="24"/>
        </w:rPr>
      </w:pPr>
    </w:p>
    <w:p w:rsidR="008B1120" w:rsidRPr="006D4E2F" w:rsidRDefault="008B1120" w:rsidP="008B1120">
      <w:pPr>
        <w:widowControl w:val="0"/>
        <w:numPr>
          <w:ilvl w:val="0"/>
          <w:numId w:val="1"/>
        </w:numPr>
        <w:spacing w:before="0" w:after="0"/>
        <w:rPr>
          <w:rFonts w:ascii="Times New Roman" w:hAnsi="Times New Roman"/>
          <w:sz w:val="24"/>
          <w:szCs w:val="24"/>
        </w:rPr>
      </w:pPr>
      <w:r w:rsidRPr="006D4E2F">
        <w:rPr>
          <w:rFonts w:ascii="Times New Roman" w:hAnsi="Times New Roman"/>
          <w:sz w:val="24"/>
          <w:szCs w:val="24"/>
          <w:u w:val="single"/>
        </w:rPr>
        <w:t>AMENDMENTS AND MODIFICATIONS</w:t>
      </w:r>
      <w:r w:rsidRPr="006D4E2F">
        <w:rPr>
          <w:rFonts w:ascii="Times New Roman" w:hAnsi="Times New Roman"/>
          <w:sz w:val="24"/>
          <w:szCs w:val="24"/>
        </w:rPr>
        <w:t>.  No amendment or modification of this Agreement shall have any force or effect unless it is in writing and signed by an authorized representative of Partners and the authorized representative of Sub Grantee.</w:t>
      </w:r>
    </w:p>
    <w:p w:rsidR="008B1120" w:rsidRPr="006D4E2F" w:rsidRDefault="008B1120" w:rsidP="008B1120">
      <w:pPr>
        <w:widowControl w:val="0"/>
        <w:spacing w:before="0" w:after="0"/>
        <w:ind w:left="720"/>
        <w:rPr>
          <w:rFonts w:ascii="Times New Roman" w:hAnsi="Times New Roman"/>
          <w:sz w:val="24"/>
          <w:szCs w:val="24"/>
        </w:rPr>
      </w:pPr>
    </w:p>
    <w:p w:rsidR="008B1120" w:rsidRPr="006D4E2F" w:rsidRDefault="008B1120" w:rsidP="008B1120">
      <w:pPr>
        <w:widowControl w:val="0"/>
        <w:numPr>
          <w:ilvl w:val="0"/>
          <w:numId w:val="1"/>
        </w:numPr>
        <w:spacing w:before="0" w:after="0"/>
        <w:rPr>
          <w:rFonts w:ascii="Times New Roman" w:hAnsi="Times New Roman"/>
          <w:sz w:val="24"/>
          <w:szCs w:val="24"/>
        </w:rPr>
      </w:pPr>
      <w:r w:rsidRPr="006D4E2F">
        <w:rPr>
          <w:rFonts w:ascii="Times New Roman" w:hAnsi="Times New Roman"/>
          <w:sz w:val="24"/>
          <w:szCs w:val="24"/>
          <w:u w:val="single"/>
        </w:rPr>
        <w:t>RELATIONSHIP OF THE PARTIES</w:t>
      </w:r>
      <w:r w:rsidRPr="006D4E2F">
        <w:rPr>
          <w:rFonts w:ascii="Times New Roman" w:hAnsi="Times New Roman"/>
          <w:sz w:val="24"/>
          <w:szCs w:val="24"/>
        </w:rPr>
        <w:t xml:space="preserve">.  The relationship between Partners and Sub Grantee is that of Independent Contractor.  Nothing in this Agreement shall be construed to create a relationship between the parties of agency, partnership, or joint ventures, </w:t>
      </w:r>
      <w:proofErr w:type="gramStart"/>
      <w:r w:rsidRPr="006D4E2F">
        <w:rPr>
          <w:rFonts w:ascii="Times New Roman" w:hAnsi="Times New Roman"/>
          <w:sz w:val="24"/>
          <w:szCs w:val="24"/>
        </w:rPr>
        <w:t>nor</w:t>
      </w:r>
      <w:proofErr w:type="gramEnd"/>
      <w:r w:rsidRPr="006D4E2F">
        <w:rPr>
          <w:rFonts w:ascii="Times New Roman" w:hAnsi="Times New Roman"/>
          <w:sz w:val="24"/>
          <w:szCs w:val="24"/>
        </w:rPr>
        <w:t xml:space="preserve"> to render either party liable for any debt or obligations incurred by the other.  Neither party is authorized to make representations on behalf of the other, or to bind the other in any manner whatsoever.</w:t>
      </w:r>
    </w:p>
    <w:p w:rsidR="008B1120" w:rsidRPr="006D4E2F" w:rsidRDefault="008B1120" w:rsidP="008B1120">
      <w:pPr>
        <w:widowControl w:val="0"/>
        <w:spacing w:before="0" w:after="0"/>
        <w:rPr>
          <w:rFonts w:ascii="Times New Roman" w:hAnsi="Times New Roman"/>
          <w:sz w:val="24"/>
          <w:szCs w:val="24"/>
        </w:rPr>
      </w:pPr>
    </w:p>
    <w:p w:rsidR="008B1120" w:rsidRPr="006D4E2F" w:rsidRDefault="008B1120" w:rsidP="008B1120">
      <w:pPr>
        <w:widowControl w:val="0"/>
        <w:numPr>
          <w:ilvl w:val="0"/>
          <w:numId w:val="1"/>
        </w:numPr>
        <w:spacing w:before="0" w:after="0"/>
        <w:rPr>
          <w:rFonts w:ascii="Times New Roman" w:hAnsi="Times New Roman"/>
          <w:sz w:val="24"/>
          <w:szCs w:val="24"/>
        </w:rPr>
      </w:pPr>
      <w:r w:rsidRPr="006D4E2F">
        <w:rPr>
          <w:rFonts w:ascii="Times New Roman" w:hAnsi="Times New Roman"/>
          <w:sz w:val="24"/>
          <w:szCs w:val="24"/>
          <w:u w:val="single"/>
        </w:rPr>
        <w:t>TERMINATION.</w:t>
      </w:r>
      <w:r w:rsidRPr="006D4E2F">
        <w:rPr>
          <w:rFonts w:ascii="Times New Roman" w:hAnsi="Times New Roman"/>
          <w:sz w:val="24"/>
          <w:szCs w:val="24"/>
        </w:rPr>
        <w:t xml:space="preserve">  </w:t>
      </w:r>
    </w:p>
    <w:p w:rsidR="008B1120" w:rsidRPr="006D4E2F" w:rsidRDefault="008B1120" w:rsidP="008B1120">
      <w:pPr>
        <w:widowControl w:val="0"/>
        <w:numPr>
          <w:ilvl w:val="1"/>
          <w:numId w:val="1"/>
        </w:numPr>
        <w:spacing w:before="0" w:after="0"/>
        <w:rPr>
          <w:rFonts w:ascii="Times New Roman" w:hAnsi="Times New Roman"/>
          <w:sz w:val="24"/>
          <w:szCs w:val="24"/>
        </w:rPr>
      </w:pPr>
      <w:r w:rsidRPr="006D4E2F">
        <w:rPr>
          <w:rFonts w:ascii="Times New Roman" w:hAnsi="Times New Roman"/>
          <w:sz w:val="24"/>
          <w:szCs w:val="24"/>
        </w:rPr>
        <w:t>Partners may terminate this Agreement upon the occurrence of the following:</w:t>
      </w:r>
    </w:p>
    <w:p w:rsidR="008B1120" w:rsidRPr="006D4E2F" w:rsidRDefault="008B1120" w:rsidP="008B1120">
      <w:pPr>
        <w:widowControl w:val="0"/>
        <w:numPr>
          <w:ilvl w:val="2"/>
          <w:numId w:val="1"/>
        </w:numPr>
        <w:tabs>
          <w:tab w:val="left" w:pos="-1440"/>
        </w:tabs>
        <w:spacing w:before="0" w:after="0"/>
        <w:rPr>
          <w:rFonts w:ascii="Times New Roman" w:hAnsi="Times New Roman"/>
          <w:sz w:val="24"/>
          <w:szCs w:val="24"/>
        </w:rPr>
      </w:pPr>
      <w:r w:rsidRPr="006D4E2F">
        <w:rPr>
          <w:rFonts w:ascii="Times New Roman" w:hAnsi="Times New Roman"/>
          <w:sz w:val="24"/>
          <w:szCs w:val="24"/>
        </w:rPr>
        <w:lastRenderedPageBreak/>
        <w:t>Upon thirty (30) days written notice to Sub Grantee.</w:t>
      </w:r>
    </w:p>
    <w:p w:rsidR="008B1120" w:rsidRPr="006D4E2F" w:rsidRDefault="008B1120" w:rsidP="008B1120">
      <w:pPr>
        <w:widowControl w:val="0"/>
        <w:numPr>
          <w:ilvl w:val="2"/>
          <w:numId w:val="1"/>
        </w:numPr>
        <w:tabs>
          <w:tab w:val="left" w:pos="-1440"/>
        </w:tabs>
        <w:spacing w:before="0" w:after="0"/>
        <w:rPr>
          <w:rFonts w:ascii="Times New Roman" w:hAnsi="Times New Roman"/>
          <w:sz w:val="24"/>
          <w:szCs w:val="24"/>
        </w:rPr>
      </w:pPr>
      <w:r w:rsidRPr="006D4E2F">
        <w:rPr>
          <w:rFonts w:ascii="Times New Roman" w:hAnsi="Times New Roman"/>
          <w:sz w:val="24"/>
          <w:szCs w:val="24"/>
        </w:rPr>
        <w:t>If Partners determines that Sub Grantee has breached or failed to comply with any material term or condition of this Agreement, and Sub Grantee fails to cure, or take steps to cure, such breach or noncompliance within ten (10) days of written notice from Partners, in Partners’ sole discretion, Partners may terminate the Agreement upon written notice setting forth the reasons for termination.  Upon receipt of Partners notice to terminate, Sub Grantee shall immediately terminate any sub-grants or other obligations that it may have entered into involving Agreement funds and shall settle all outstanding liabilities and all claims resulting from the termination of sub-grants and other obligations.</w:t>
      </w:r>
    </w:p>
    <w:p w:rsidR="008B1120" w:rsidRPr="006D4E2F" w:rsidRDefault="008B1120" w:rsidP="008B1120">
      <w:pPr>
        <w:widowControl w:val="0"/>
        <w:numPr>
          <w:ilvl w:val="2"/>
          <w:numId w:val="1"/>
        </w:numPr>
        <w:tabs>
          <w:tab w:val="left" w:pos="-1440"/>
        </w:tabs>
        <w:spacing w:before="0" w:after="0"/>
        <w:rPr>
          <w:rFonts w:ascii="Times New Roman" w:hAnsi="Times New Roman"/>
          <w:sz w:val="24"/>
          <w:szCs w:val="24"/>
        </w:rPr>
      </w:pPr>
      <w:r w:rsidRPr="006D4E2F">
        <w:rPr>
          <w:rFonts w:ascii="Times New Roman" w:hAnsi="Times New Roman"/>
          <w:sz w:val="24"/>
          <w:szCs w:val="24"/>
        </w:rPr>
        <w:t>In the event of termination under this paragraph, Partners reserves the right to take such action as may be necessary to recover any unexpended, unobligated, and unallowable Agreement funds provided hereunder.</w:t>
      </w:r>
    </w:p>
    <w:p w:rsidR="008B1120" w:rsidRPr="006D4E2F" w:rsidRDefault="008B1120" w:rsidP="008B1120">
      <w:pPr>
        <w:widowControl w:val="0"/>
        <w:numPr>
          <w:ilvl w:val="1"/>
          <w:numId w:val="1"/>
        </w:numPr>
        <w:tabs>
          <w:tab w:val="left" w:pos="-1440"/>
        </w:tabs>
        <w:spacing w:before="0" w:after="0"/>
        <w:rPr>
          <w:rFonts w:ascii="Times New Roman" w:hAnsi="Times New Roman"/>
          <w:sz w:val="24"/>
          <w:szCs w:val="24"/>
        </w:rPr>
      </w:pPr>
      <w:r w:rsidRPr="006D4E2F">
        <w:rPr>
          <w:rFonts w:ascii="Times New Roman" w:hAnsi="Times New Roman"/>
          <w:sz w:val="24"/>
          <w:szCs w:val="24"/>
        </w:rPr>
        <w:t xml:space="preserve">Sub Grantee may terminate the Agreement for any reason by giving Partners thirty (30) day notice in writing.  In the event that Sub Grantee terminates this Agreement under this provision, Sub Grantee shall immediately terminate any sub-grants or other obligations that it may have entered into involving Sub-award funds provided under this Agreement and shall settle all outstanding liabilities and all claims resulting from the termination of sub-grants and other obligations.  Any balance of funds received from Partners that are unused and found to be unnecessary to liquidate outstanding obligations shall be returned to Partners.   </w:t>
      </w:r>
    </w:p>
    <w:p w:rsidR="008B1120" w:rsidRPr="006D4E2F" w:rsidRDefault="008B1120" w:rsidP="008B1120">
      <w:pPr>
        <w:widowControl w:val="0"/>
        <w:spacing w:before="0" w:after="0"/>
        <w:rPr>
          <w:rFonts w:ascii="Times New Roman" w:hAnsi="Times New Roman"/>
          <w:sz w:val="24"/>
          <w:szCs w:val="24"/>
        </w:rPr>
      </w:pPr>
    </w:p>
    <w:p w:rsidR="008B1120" w:rsidRPr="006D4E2F" w:rsidRDefault="008B1120" w:rsidP="008B1120">
      <w:pPr>
        <w:widowControl w:val="0"/>
        <w:spacing w:before="0" w:after="0"/>
        <w:rPr>
          <w:rFonts w:ascii="Times New Roman" w:hAnsi="Times New Roman"/>
          <w:sz w:val="24"/>
          <w:szCs w:val="24"/>
        </w:rPr>
      </w:pPr>
    </w:p>
    <w:p w:rsidR="008B1120" w:rsidRPr="006D4E2F" w:rsidRDefault="008B1120" w:rsidP="008B1120">
      <w:pPr>
        <w:widowControl w:val="0"/>
        <w:spacing w:before="0" w:after="0"/>
        <w:rPr>
          <w:rFonts w:ascii="Times New Roman" w:hAnsi="Times New Roman"/>
          <w:sz w:val="24"/>
          <w:szCs w:val="24"/>
        </w:rPr>
      </w:pPr>
      <w:r w:rsidRPr="006D4E2F">
        <w:rPr>
          <w:rFonts w:ascii="Times New Roman" w:hAnsi="Times New Roman"/>
          <w:sz w:val="24"/>
          <w:szCs w:val="24"/>
        </w:rPr>
        <w:t>IN WITNESS WHEREOF, the parties hereto have executed this Grant Agreement as of the date first indicated above.</w:t>
      </w:r>
    </w:p>
    <w:p w:rsidR="008B1120" w:rsidRPr="006D4E2F" w:rsidRDefault="008B1120" w:rsidP="008B1120">
      <w:pPr>
        <w:widowControl w:val="0"/>
        <w:spacing w:before="0" w:after="0"/>
        <w:rPr>
          <w:rFonts w:ascii="Times New Roman" w:hAnsi="Times New Roman"/>
          <w:sz w:val="24"/>
          <w:szCs w:val="24"/>
        </w:rPr>
      </w:pPr>
    </w:p>
    <w:tbl>
      <w:tblPr>
        <w:tblW w:w="9576" w:type="dxa"/>
        <w:tblLayout w:type="fixed"/>
        <w:tblLook w:val="0000" w:firstRow="0" w:lastRow="0" w:firstColumn="0" w:lastColumn="0" w:noHBand="0" w:noVBand="0"/>
      </w:tblPr>
      <w:tblGrid>
        <w:gridCol w:w="4788"/>
        <w:gridCol w:w="4788"/>
      </w:tblGrid>
      <w:tr w:rsidR="008B1120" w:rsidRPr="006D4E2F" w:rsidTr="00C37F7C">
        <w:trPr>
          <w:trHeight w:val="378"/>
        </w:trPr>
        <w:tc>
          <w:tcPr>
            <w:tcW w:w="4788" w:type="dxa"/>
          </w:tcPr>
          <w:p w:rsidR="008B1120" w:rsidRPr="006D4E2F" w:rsidRDefault="00C734F9" w:rsidP="00C37F7C">
            <w:pPr>
              <w:widowControl w:val="0"/>
              <w:spacing w:before="0" w:after="0"/>
              <w:rPr>
                <w:rFonts w:ascii="Times New Roman" w:hAnsi="Times New Roman"/>
                <w:b/>
                <w:sz w:val="24"/>
                <w:szCs w:val="24"/>
              </w:rPr>
            </w:pPr>
            <w:sdt>
              <w:sdtPr>
                <w:rPr>
                  <w:rFonts w:ascii="Times New Roman" w:hAnsi="Times New Roman"/>
                  <w:b/>
                  <w:sz w:val="24"/>
                  <w:szCs w:val="24"/>
                </w:rPr>
                <w:id w:val="287095649"/>
                <w:placeholder>
                  <w:docPart w:val="F42AAF059A0F4E1EB0BA25B44B269115"/>
                </w:placeholder>
              </w:sdtPr>
              <w:sdtEndPr/>
              <w:sdtContent>
                <w:r w:rsidR="008B1120" w:rsidRPr="006D4E2F">
                  <w:rPr>
                    <w:rFonts w:ascii="Times New Roman" w:hAnsi="Times New Roman"/>
                    <w:b/>
                    <w:sz w:val="24"/>
                    <w:szCs w:val="24"/>
                    <w:highlight w:val="yellow"/>
                  </w:rPr>
                  <w:t>Name of Sub</w:t>
                </w:r>
                <w:ins w:id="6" w:author="Juan Esparza" w:date="2016-04-13T16:17:00Z">
                  <w:r w:rsidR="008B1120" w:rsidRPr="006D4E2F">
                    <w:rPr>
                      <w:rFonts w:ascii="Times New Roman" w:hAnsi="Times New Roman"/>
                      <w:b/>
                      <w:sz w:val="24"/>
                      <w:szCs w:val="24"/>
                      <w:highlight w:val="yellow"/>
                    </w:rPr>
                    <w:t xml:space="preserve"> </w:t>
                  </w:r>
                </w:ins>
                <w:r w:rsidR="008B1120" w:rsidRPr="006D4E2F">
                  <w:rPr>
                    <w:rFonts w:ascii="Times New Roman" w:hAnsi="Times New Roman"/>
                    <w:b/>
                    <w:sz w:val="24"/>
                    <w:szCs w:val="24"/>
                    <w:highlight w:val="yellow"/>
                  </w:rPr>
                  <w:t>grantee</w:t>
                </w:r>
              </w:sdtContent>
            </w:sdt>
          </w:p>
        </w:tc>
        <w:tc>
          <w:tcPr>
            <w:tcW w:w="4788" w:type="dxa"/>
          </w:tcPr>
          <w:p w:rsidR="008B1120" w:rsidRPr="006D4E2F" w:rsidRDefault="008B1120" w:rsidP="00C37F7C">
            <w:pPr>
              <w:widowControl w:val="0"/>
              <w:spacing w:before="0" w:after="0"/>
              <w:rPr>
                <w:rFonts w:ascii="Times New Roman" w:hAnsi="Times New Roman"/>
                <w:b/>
                <w:sz w:val="24"/>
                <w:szCs w:val="24"/>
              </w:rPr>
            </w:pPr>
            <w:r w:rsidRPr="006D4E2F">
              <w:rPr>
                <w:rFonts w:ascii="Times New Roman" w:hAnsi="Times New Roman"/>
                <w:b/>
                <w:sz w:val="24"/>
                <w:szCs w:val="24"/>
              </w:rPr>
              <w:t>Partners of the Americas</w:t>
            </w:r>
          </w:p>
          <w:p w:rsidR="008B1120" w:rsidRPr="006D4E2F" w:rsidRDefault="008B1120" w:rsidP="00C37F7C">
            <w:pPr>
              <w:widowControl w:val="0"/>
              <w:spacing w:before="0" w:after="0"/>
              <w:rPr>
                <w:rFonts w:ascii="Times New Roman" w:hAnsi="Times New Roman"/>
                <w:b/>
                <w:sz w:val="24"/>
                <w:szCs w:val="24"/>
              </w:rPr>
            </w:pPr>
          </w:p>
        </w:tc>
      </w:tr>
      <w:tr w:rsidR="008B1120" w:rsidRPr="006D4E2F" w:rsidTr="00C37F7C">
        <w:trPr>
          <w:trHeight w:val="918"/>
        </w:trPr>
        <w:tc>
          <w:tcPr>
            <w:tcW w:w="4788" w:type="dxa"/>
          </w:tcPr>
          <w:p w:rsidR="008B1120" w:rsidRPr="006D4E2F" w:rsidRDefault="008B1120" w:rsidP="00C37F7C">
            <w:pPr>
              <w:widowControl w:val="0"/>
              <w:spacing w:before="0" w:after="0"/>
              <w:rPr>
                <w:rFonts w:ascii="Times New Roman" w:hAnsi="Times New Roman"/>
                <w:sz w:val="24"/>
                <w:szCs w:val="24"/>
              </w:rPr>
            </w:pPr>
            <w:r w:rsidRPr="006D4E2F">
              <w:rPr>
                <w:rFonts w:ascii="Times New Roman" w:hAnsi="Times New Roman"/>
                <w:sz w:val="24"/>
                <w:szCs w:val="24"/>
              </w:rPr>
              <w:t>By:</w:t>
            </w:r>
          </w:p>
          <w:p w:rsidR="008B1120" w:rsidRPr="006D4E2F" w:rsidRDefault="008B1120" w:rsidP="00C37F7C">
            <w:pPr>
              <w:widowControl w:val="0"/>
              <w:spacing w:before="0" w:after="0"/>
              <w:rPr>
                <w:rFonts w:ascii="Times New Roman" w:hAnsi="Times New Roman"/>
                <w:sz w:val="24"/>
                <w:szCs w:val="24"/>
                <w:highlight w:val="yellow"/>
              </w:rPr>
            </w:pPr>
          </w:p>
          <w:p w:rsidR="008B1120" w:rsidRPr="006D4E2F" w:rsidRDefault="008B1120" w:rsidP="00C37F7C">
            <w:pPr>
              <w:widowControl w:val="0"/>
              <w:spacing w:before="0" w:after="0"/>
              <w:rPr>
                <w:rFonts w:ascii="Times New Roman" w:hAnsi="Times New Roman"/>
                <w:sz w:val="24"/>
                <w:szCs w:val="24"/>
              </w:rPr>
            </w:pPr>
          </w:p>
          <w:p w:rsidR="008B1120" w:rsidRPr="006D4E2F" w:rsidRDefault="008B1120" w:rsidP="00C37F7C">
            <w:pPr>
              <w:widowControl w:val="0"/>
              <w:spacing w:before="0" w:after="0"/>
              <w:rPr>
                <w:rFonts w:ascii="Times New Roman" w:hAnsi="Times New Roman"/>
                <w:sz w:val="24"/>
                <w:szCs w:val="24"/>
                <w:highlight w:val="yellow"/>
                <w:u w:val="single"/>
              </w:rPr>
            </w:pPr>
            <w:r w:rsidRPr="006D4E2F">
              <w:rPr>
                <w:rFonts w:ascii="Times New Roman" w:hAnsi="Times New Roman"/>
                <w:sz w:val="24"/>
                <w:szCs w:val="24"/>
              </w:rPr>
              <w:t>______________________________________</w:t>
            </w:r>
          </w:p>
        </w:tc>
        <w:tc>
          <w:tcPr>
            <w:tcW w:w="4788" w:type="dxa"/>
          </w:tcPr>
          <w:p w:rsidR="008B1120" w:rsidRPr="006D4E2F" w:rsidRDefault="008B1120" w:rsidP="00C37F7C">
            <w:pPr>
              <w:widowControl w:val="0"/>
              <w:spacing w:before="0" w:after="0"/>
              <w:rPr>
                <w:rFonts w:ascii="Times New Roman" w:hAnsi="Times New Roman"/>
                <w:sz w:val="24"/>
                <w:szCs w:val="24"/>
              </w:rPr>
            </w:pPr>
            <w:r w:rsidRPr="006D4E2F">
              <w:rPr>
                <w:rFonts w:ascii="Times New Roman" w:hAnsi="Times New Roman"/>
                <w:sz w:val="24"/>
                <w:szCs w:val="24"/>
              </w:rPr>
              <w:t>By:</w:t>
            </w:r>
          </w:p>
          <w:p w:rsidR="008B1120" w:rsidRPr="006D4E2F" w:rsidRDefault="008B1120" w:rsidP="00C37F7C">
            <w:pPr>
              <w:widowControl w:val="0"/>
              <w:spacing w:before="0" w:after="0"/>
              <w:rPr>
                <w:rFonts w:ascii="Times New Roman" w:hAnsi="Times New Roman"/>
                <w:sz w:val="24"/>
                <w:szCs w:val="24"/>
              </w:rPr>
            </w:pPr>
          </w:p>
          <w:p w:rsidR="008B1120" w:rsidRPr="006D4E2F" w:rsidRDefault="008B1120" w:rsidP="00C37F7C">
            <w:pPr>
              <w:widowControl w:val="0"/>
              <w:spacing w:before="0" w:after="0"/>
              <w:jc w:val="center"/>
              <w:rPr>
                <w:rFonts w:ascii="Times New Roman" w:hAnsi="Times New Roman"/>
                <w:sz w:val="24"/>
                <w:szCs w:val="24"/>
                <w:highlight w:val="yellow"/>
              </w:rPr>
            </w:pPr>
          </w:p>
          <w:p w:rsidR="008B1120" w:rsidRPr="006D4E2F" w:rsidRDefault="008B1120" w:rsidP="00C37F7C">
            <w:pPr>
              <w:widowControl w:val="0"/>
              <w:spacing w:before="0" w:after="0"/>
              <w:rPr>
                <w:rFonts w:ascii="Times New Roman" w:hAnsi="Times New Roman"/>
                <w:sz w:val="24"/>
                <w:szCs w:val="24"/>
              </w:rPr>
            </w:pPr>
            <w:r w:rsidRPr="006D4E2F">
              <w:rPr>
                <w:rFonts w:ascii="Times New Roman" w:hAnsi="Times New Roman"/>
                <w:sz w:val="24"/>
                <w:szCs w:val="24"/>
              </w:rPr>
              <w:t xml:space="preserve">______________________________________                        </w:t>
            </w:r>
            <w:r w:rsidRPr="006D4E2F">
              <w:rPr>
                <w:rFonts w:ascii="Times New Roman" w:hAnsi="Times New Roman"/>
                <w:sz w:val="24"/>
                <w:szCs w:val="24"/>
                <w:highlight w:val="yellow"/>
              </w:rPr>
              <w:t xml:space="preserve"> </w:t>
            </w:r>
          </w:p>
        </w:tc>
      </w:tr>
      <w:tr w:rsidR="008B1120" w:rsidRPr="006D4E2F" w:rsidTr="00C37F7C">
        <w:trPr>
          <w:trHeight w:val="432"/>
        </w:trPr>
        <w:tc>
          <w:tcPr>
            <w:tcW w:w="4788" w:type="dxa"/>
          </w:tcPr>
          <w:p w:rsidR="008B1120" w:rsidRPr="006D4E2F" w:rsidRDefault="00C734F9" w:rsidP="00C37F7C">
            <w:pPr>
              <w:widowControl w:val="0"/>
              <w:spacing w:before="0" w:after="0"/>
              <w:jc w:val="center"/>
              <w:rPr>
                <w:rFonts w:ascii="Times New Roman" w:hAnsi="Times New Roman"/>
                <w:sz w:val="24"/>
                <w:szCs w:val="24"/>
              </w:rPr>
            </w:pPr>
            <w:sdt>
              <w:sdtPr>
                <w:rPr>
                  <w:rFonts w:ascii="Times New Roman" w:hAnsi="Times New Roman"/>
                  <w:sz w:val="24"/>
                  <w:szCs w:val="24"/>
                </w:rPr>
                <w:id w:val="1392317527"/>
                <w:placeholder>
                  <w:docPart w:val="B66E97F241F14F6AB523A2D85A86B888"/>
                </w:placeholder>
                <w:showingPlcHdr/>
                <w:text/>
              </w:sdtPr>
              <w:sdtEndPr/>
              <w:sdtContent>
                <w:r w:rsidR="008B1120" w:rsidRPr="006D4E2F">
                  <w:rPr>
                    <w:rStyle w:val="PlaceholderText"/>
                    <w:rFonts w:ascii="Times New Roman" w:hAnsi="Times New Roman"/>
                    <w:sz w:val="24"/>
                    <w:szCs w:val="24"/>
                  </w:rPr>
                  <w:t>Click here to enter text.</w:t>
                </w:r>
              </w:sdtContent>
            </w:sdt>
          </w:p>
        </w:tc>
        <w:tc>
          <w:tcPr>
            <w:tcW w:w="4788" w:type="dxa"/>
          </w:tcPr>
          <w:p w:rsidR="008B1120" w:rsidRPr="006D4E2F" w:rsidRDefault="008B1120" w:rsidP="00C37F7C">
            <w:pPr>
              <w:widowControl w:val="0"/>
              <w:spacing w:before="0" w:after="0"/>
              <w:jc w:val="center"/>
              <w:rPr>
                <w:rFonts w:ascii="Times New Roman" w:hAnsi="Times New Roman"/>
                <w:sz w:val="24"/>
                <w:szCs w:val="24"/>
              </w:rPr>
            </w:pPr>
            <w:r w:rsidRPr="006D4E2F">
              <w:rPr>
                <w:rFonts w:ascii="Times New Roman" w:hAnsi="Times New Roman"/>
                <w:sz w:val="24"/>
                <w:szCs w:val="24"/>
              </w:rPr>
              <w:t>Horacio Correa Jr.</w:t>
            </w:r>
          </w:p>
        </w:tc>
      </w:tr>
      <w:tr w:rsidR="008B1120" w:rsidRPr="006D4E2F" w:rsidTr="00C37F7C">
        <w:trPr>
          <w:trHeight w:val="378"/>
        </w:trPr>
        <w:tc>
          <w:tcPr>
            <w:tcW w:w="4788" w:type="dxa"/>
          </w:tcPr>
          <w:p w:rsidR="008B1120" w:rsidRPr="006D4E2F" w:rsidRDefault="00C734F9" w:rsidP="00C37F7C">
            <w:pPr>
              <w:widowControl w:val="0"/>
              <w:spacing w:before="0" w:after="0"/>
              <w:jc w:val="center"/>
              <w:rPr>
                <w:rFonts w:ascii="Times New Roman" w:hAnsi="Times New Roman"/>
                <w:i/>
                <w:sz w:val="24"/>
                <w:szCs w:val="24"/>
              </w:rPr>
            </w:pPr>
            <w:sdt>
              <w:sdtPr>
                <w:rPr>
                  <w:rFonts w:ascii="Times New Roman" w:hAnsi="Times New Roman"/>
                  <w:i/>
                  <w:sz w:val="24"/>
                  <w:szCs w:val="24"/>
                </w:rPr>
                <w:id w:val="-808551891"/>
                <w:placeholder>
                  <w:docPart w:val="A4A5B2D27D0A42F8A864BBBF055035AB"/>
                </w:placeholder>
                <w:showingPlcHdr/>
                <w:text/>
              </w:sdtPr>
              <w:sdtEndPr/>
              <w:sdtContent>
                <w:r w:rsidR="008B1120" w:rsidRPr="006D4E2F">
                  <w:rPr>
                    <w:rStyle w:val="PlaceholderText"/>
                    <w:rFonts w:ascii="Times New Roman" w:hAnsi="Times New Roman"/>
                    <w:sz w:val="24"/>
                    <w:szCs w:val="24"/>
                  </w:rPr>
                  <w:t>Click here to enter text.</w:t>
                </w:r>
              </w:sdtContent>
            </w:sdt>
          </w:p>
        </w:tc>
        <w:tc>
          <w:tcPr>
            <w:tcW w:w="4788" w:type="dxa"/>
          </w:tcPr>
          <w:p w:rsidR="008B1120" w:rsidRPr="006D4E2F" w:rsidRDefault="008B1120" w:rsidP="00C37F7C">
            <w:pPr>
              <w:widowControl w:val="0"/>
              <w:spacing w:before="0" w:after="0"/>
              <w:jc w:val="center"/>
              <w:rPr>
                <w:rFonts w:ascii="Times New Roman" w:hAnsi="Times New Roman"/>
                <w:i/>
                <w:sz w:val="24"/>
                <w:szCs w:val="24"/>
              </w:rPr>
            </w:pPr>
            <w:r w:rsidRPr="006D4E2F">
              <w:rPr>
                <w:rFonts w:ascii="Times New Roman" w:hAnsi="Times New Roman"/>
                <w:i/>
                <w:sz w:val="24"/>
                <w:szCs w:val="24"/>
              </w:rPr>
              <w:t xml:space="preserve">VP of Operations and CFO </w:t>
            </w:r>
          </w:p>
        </w:tc>
      </w:tr>
      <w:tr w:rsidR="008B1120" w:rsidRPr="006D4E2F" w:rsidTr="00C37F7C">
        <w:trPr>
          <w:trHeight w:val="342"/>
        </w:trPr>
        <w:tc>
          <w:tcPr>
            <w:tcW w:w="4788" w:type="dxa"/>
            <w:vAlign w:val="bottom"/>
          </w:tcPr>
          <w:p w:rsidR="008B1120" w:rsidRPr="006D4E2F" w:rsidRDefault="008B1120" w:rsidP="00C37F7C">
            <w:pPr>
              <w:widowControl w:val="0"/>
              <w:spacing w:before="0" w:after="0"/>
              <w:rPr>
                <w:rFonts w:ascii="Times New Roman" w:hAnsi="Times New Roman"/>
                <w:sz w:val="24"/>
                <w:szCs w:val="24"/>
              </w:rPr>
            </w:pPr>
            <w:r w:rsidRPr="006D4E2F">
              <w:rPr>
                <w:rFonts w:ascii="Times New Roman" w:hAnsi="Times New Roman"/>
                <w:sz w:val="24"/>
                <w:szCs w:val="24"/>
              </w:rPr>
              <w:t>Date:  ________________________________</w:t>
            </w:r>
          </w:p>
        </w:tc>
        <w:tc>
          <w:tcPr>
            <w:tcW w:w="4788" w:type="dxa"/>
            <w:vAlign w:val="bottom"/>
          </w:tcPr>
          <w:p w:rsidR="008B1120" w:rsidRPr="006D4E2F" w:rsidRDefault="008B1120" w:rsidP="00C37F7C">
            <w:pPr>
              <w:widowControl w:val="0"/>
              <w:spacing w:before="0" w:after="0"/>
              <w:rPr>
                <w:rFonts w:ascii="Times New Roman" w:hAnsi="Times New Roman"/>
                <w:sz w:val="24"/>
                <w:szCs w:val="24"/>
              </w:rPr>
            </w:pPr>
          </w:p>
          <w:p w:rsidR="008B1120" w:rsidRPr="006D4E2F" w:rsidRDefault="008B1120" w:rsidP="00C37F7C">
            <w:pPr>
              <w:widowControl w:val="0"/>
              <w:spacing w:before="0" w:after="0"/>
              <w:rPr>
                <w:rFonts w:ascii="Times New Roman" w:hAnsi="Times New Roman"/>
                <w:sz w:val="24"/>
                <w:szCs w:val="24"/>
              </w:rPr>
            </w:pPr>
            <w:r w:rsidRPr="006D4E2F">
              <w:rPr>
                <w:rFonts w:ascii="Times New Roman" w:hAnsi="Times New Roman"/>
                <w:sz w:val="24"/>
                <w:szCs w:val="24"/>
              </w:rPr>
              <w:t>Date:  ________________________________</w:t>
            </w:r>
          </w:p>
        </w:tc>
      </w:tr>
    </w:tbl>
    <w:p w:rsidR="008B1120" w:rsidRPr="006D4E2F" w:rsidRDefault="008B1120" w:rsidP="008B1120">
      <w:pPr>
        <w:pStyle w:val="Title"/>
        <w:widowControl/>
        <w:rPr>
          <w:rFonts w:ascii="Times New Roman" w:hAnsi="Times New Roman"/>
          <w:sz w:val="24"/>
          <w:szCs w:val="24"/>
        </w:rPr>
      </w:pPr>
    </w:p>
    <w:p w:rsidR="008B1120" w:rsidRPr="006D4E2F" w:rsidRDefault="008B1120" w:rsidP="008B1120">
      <w:pPr>
        <w:pStyle w:val="Title"/>
        <w:widowControl/>
        <w:jc w:val="left"/>
        <w:rPr>
          <w:rFonts w:ascii="Times New Roman" w:hAnsi="Times New Roman"/>
          <w:sz w:val="24"/>
          <w:szCs w:val="24"/>
        </w:rPr>
      </w:pPr>
    </w:p>
    <w:p w:rsidR="008B1120" w:rsidRPr="006D4E2F" w:rsidRDefault="008B1120" w:rsidP="008B1120">
      <w:pPr>
        <w:pStyle w:val="Title"/>
        <w:widowControl/>
        <w:jc w:val="left"/>
        <w:rPr>
          <w:rFonts w:ascii="Times New Roman" w:hAnsi="Times New Roman"/>
          <w:sz w:val="24"/>
          <w:szCs w:val="24"/>
        </w:rPr>
      </w:pPr>
    </w:p>
    <w:p w:rsidR="008B1120" w:rsidRPr="006D4E2F" w:rsidRDefault="008B1120" w:rsidP="008B1120">
      <w:pPr>
        <w:pStyle w:val="Title"/>
        <w:widowControl/>
        <w:jc w:val="left"/>
        <w:rPr>
          <w:rFonts w:ascii="Times New Roman" w:hAnsi="Times New Roman"/>
          <w:sz w:val="24"/>
          <w:szCs w:val="24"/>
        </w:rPr>
      </w:pPr>
    </w:p>
    <w:p w:rsidR="008B1120" w:rsidRPr="006D4E2F" w:rsidRDefault="008B1120" w:rsidP="008B1120">
      <w:pPr>
        <w:pStyle w:val="Title"/>
        <w:widowControl/>
        <w:jc w:val="left"/>
        <w:rPr>
          <w:rFonts w:ascii="Times New Roman" w:hAnsi="Times New Roman"/>
          <w:sz w:val="24"/>
          <w:szCs w:val="24"/>
        </w:rPr>
      </w:pPr>
      <w:r w:rsidRPr="006D4E2F">
        <w:rPr>
          <w:rFonts w:ascii="Times New Roman" w:hAnsi="Times New Roman"/>
          <w:sz w:val="24"/>
          <w:szCs w:val="24"/>
        </w:rPr>
        <w:t>Attachments:</w:t>
      </w:r>
    </w:p>
    <w:p w:rsidR="008B1120" w:rsidRPr="006D4E2F" w:rsidRDefault="008B1120" w:rsidP="008B1120">
      <w:pPr>
        <w:pStyle w:val="Title"/>
        <w:widowControl/>
        <w:jc w:val="left"/>
        <w:rPr>
          <w:rFonts w:ascii="Times New Roman" w:hAnsi="Times New Roman"/>
          <w:sz w:val="24"/>
          <w:szCs w:val="24"/>
        </w:rPr>
      </w:pPr>
    </w:p>
    <w:p w:rsidR="008B1120" w:rsidRPr="006D4E2F" w:rsidRDefault="008B1120" w:rsidP="008B1120">
      <w:pPr>
        <w:pStyle w:val="Title"/>
        <w:widowControl/>
        <w:jc w:val="left"/>
        <w:rPr>
          <w:rFonts w:ascii="Times New Roman" w:hAnsi="Times New Roman"/>
          <w:sz w:val="24"/>
          <w:szCs w:val="24"/>
        </w:rPr>
      </w:pPr>
      <w:r w:rsidRPr="006D4E2F">
        <w:rPr>
          <w:rFonts w:ascii="Times New Roman" w:hAnsi="Times New Roman"/>
          <w:sz w:val="24"/>
          <w:szCs w:val="24"/>
        </w:rPr>
        <w:t>Appendix 1:  Proposal, including Term Change Request</w:t>
      </w:r>
    </w:p>
    <w:p w:rsidR="008B1120" w:rsidRPr="006D4E2F" w:rsidRDefault="008B1120" w:rsidP="008B1120">
      <w:pPr>
        <w:pStyle w:val="Title"/>
        <w:widowControl/>
        <w:jc w:val="left"/>
        <w:rPr>
          <w:rFonts w:ascii="Times New Roman" w:hAnsi="Times New Roman"/>
          <w:sz w:val="24"/>
          <w:szCs w:val="24"/>
        </w:rPr>
      </w:pPr>
      <w:r w:rsidRPr="006D4E2F">
        <w:rPr>
          <w:rFonts w:ascii="Times New Roman" w:hAnsi="Times New Roman"/>
          <w:sz w:val="24"/>
          <w:szCs w:val="24"/>
        </w:rPr>
        <w:t>Appendix 2:  Budget Summary and Narrative (from proposal)</w:t>
      </w:r>
    </w:p>
    <w:p w:rsidR="00834C21" w:rsidRPr="006D4E2F" w:rsidRDefault="008B1120" w:rsidP="00C734F9">
      <w:pPr>
        <w:pStyle w:val="Title"/>
        <w:widowControl/>
        <w:jc w:val="left"/>
        <w:rPr>
          <w:rFonts w:ascii="Times New Roman" w:hAnsi="Times New Roman"/>
          <w:sz w:val="24"/>
          <w:szCs w:val="24"/>
        </w:rPr>
      </w:pPr>
      <w:r w:rsidRPr="006D4E2F">
        <w:rPr>
          <w:rFonts w:ascii="Times New Roman" w:hAnsi="Times New Roman"/>
          <w:sz w:val="24"/>
          <w:szCs w:val="24"/>
        </w:rPr>
        <w:t>Appendix 3:  Wire Transfer Information Form</w:t>
      </w:r>
      <w:bookmarkStart w:id="7" w:name="_GoBack"/>
      <w:bookmarkEnd w:id="7"/>
    </w:p>
    <w:sectPr w:rsidR="00834C21" w:rsidRPr="006D4E2F" w:rsidSect="006D4E2F">
      <w:endnotePr>
        <w:numFmt w:val="decimal"/>
      </w:endnotePr>
      <w:type w:val="continuous"/>
      <w:pgSz w:w="12240" w:h="15840"/>
      <w:pgMar w:top="1440" w:right="1440" w:bottom="1440" w:left="1440" w:header="720" w:footer="1440" w:gutter="0"/>
      <w:paperSrc w:first="258" w:other="258"/>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A43A9" w:rsidRDefault="006D4E2F">
      <w:pPr>
        <w:spacing w:before="0" w:after="0"/>
      </w:pPr>
      <w:r>
        <w:separator/>
      </w:r>
    </w:p>
  </w:endnote>
  <w:endnote w:type="continuationSeparator" w:id="0">
    <w:p w:rsidR="005A43A9" w:rsidRDefault="006D4E2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23A9" w:rsidRDefault="008B112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rsidR="003923A9" w:rsidRDefault="00C734F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A43A9" w:rsidRDefault="006D4E2F">
      <w:pPr>
        <w:spacing w:before="0" w:after="0"/>
      </w:pPr>
      <w:r>
        <w:separator/>
      </w:r>
    </w:p>
  </w:footnote>
  <w:footnote w:type="continuationSeparator" w:id="0">
    <w:p w:rsidR="005A43A9" w:rsidRDefault="006D4E2F">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23A9" w:rsidRPr="00B67EF5" w:rsidRDefault="00C734F9">
    <w:pPr>
      <w:pStyle w:val="Header"/>
      <w:rPr>
        <w:rFonts w:ascii="Times New Roman" w:hAnsi="Times New Roman"/>
        <w:sz w:val="22"/>
        <w:szCs w:val="22"/>
      </w:rPr>
    </w:pPr>
    <w:sdt>
      <w:sdtPr>
        <w:rPr>
          <w:rFonts w:ascii="Times New Roman" w:hAnsi="Times New Roman"/>
          <w:sz w:val="22"/>
          <w:szCs w:val="22"/>
        </w:rPr>
        <w:id w:val="330026486"/>
        <w:docPartObj>
          <w:docPartGallery w:val="Watermarks"/>
          <w:docPartUnique/>
        </w:docPartObj>
      </w:sdtPr>
      <w:sdtEndPr/>
      <w:sdtContent>
        <w:r>
          <w:rPr>
            <w:rFonts w:ascii="Times New Roman" w:hAnsi="Times New Roman"/>
            <w:noProof/>
            <w:sz w:val="22"/>
            <w:szCs w:val="22"/>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8B1120" w:rsidRPr="00B67EF5">
      <w:rPr>
        <w:rFonts w:ascii="Times New Roman" w:hAnsi="Times New Roman"/>
        <w:sz w:val="22"/>
        <w:szCs w:val="22"/>
      </w:rPr>
      <w:t xml:space="preserve">Grant </w:t>
    </w:r>
    <w:r w:rsidR="008B1120">
      <w:rPr>
        <w:rFonts w:ascii="Times New Roman" w:hAnsi="Times New Roman"/>
        <w:sz w:val="22"/>
        <w:szCs w:val="22"/>
      </w:rPr>
      <w:t>Competition</w:t>
    </w:r>
    <w:r w:rsidR="008B1120" w:rsidRPr="00B67EF5">
      <w:rPr>
        <w:rFonts w:ascii="Times New Roman" w:hAnsi="Times New Roman"/>
        <w:sz w:val="22"/>
        <w:szCs w:val="22"/>
      </w:rPr>
      <w:t>:</w:t>
    </w:r>
    <w:r w:rsidR="008B1120">
      <w:rPr>
        <w:rFonts w:ascii="Times New Roman" w:hAnsi="Times New Roman"/>
        <w:sz w:val="22"/>
        <w:szCs w:val="22"/>
      </w:rPr>
      <w:t xml:space="preserve"> </w:t>
    </w:r>
    <w:sdt>
      <w:sdtPr>
        <w:rPr>
          <w:rFonts w:ascii="Times New Roman" w:hAnsi="Times New Roman"/>
          <w:sz w:val="22"/>
          <w:szCs w:val="22"/>
        </w:rPr>
        <w:id w:val="-1220053046"/>
        <w:placeholder>
          <w:docPart w:val="320A86DFA7814C459EFF73940C7271B6"/>
        </w:placeholder>
      </w:sdtPr>
      <w:sdtEndPr>
        <w:rPr>
          <w:highlight w:val="yellow"/>
        </w:rPr>
      </w:sdtEndPr>
      <w:sdtContent>
        <w:r w:rsidR="008B1120">
          <w:rPr>
            <w:rFonts w:ascii="Times New Roman" w:hAnsi="Times New Roman"/>
            <w:sz w:val="22"/>
            <w:szCs w:val="22"/>
          </w:rPr>
          <w:t>9</w:t>
        </w:r>
      </w:sdtContent>
    </w:sdt>
  </w:p>
  <w:p w:rsidR="003923A9" w:rsidRDefault="00C734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847A21"/>
    <w:multiLevelType w:val="hybridMultilevel"/>
    <w:tmpl w:val="029EA28A"/>
    <w:lvl w:ilvl="0" w:tplc="04090015">
      <w:start w:val="1"/>
      <w:numFmt w:val="upperLetter"/>
      <w:lvlText w:val="%1."/>
      <w:lvlJc w:val="left"/>
      <w:pPr>
        <w:ind w:left="1080" w:hanging="360"/>
      </w:p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73B6C92"/>
    <w:multiLevelType w:val="hybridMultilevel"/>
    <w:tmpl w:val="D6B69716"/>
    <w:lvl w:ilvl="0" w:tplc="04090017">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2A1179FC"/>
    <w:multiLevelType w:val="multilevel"/>
    <w:tmpl w:val="57943F38"/>
    <w:lvl w:ilvl="0">
      <w:start w:val="1"/>
      <w:numFmt w:val="upperRoman"/>
      <w:lvlText w:val="%1."/>
      <w:legacy w:legacy="1" w:legacySpace="0" w:legacyIndent="720"/>
      <w:lvlJc w:val="left"/>
      <w:pPr>
        <w:ind w:left="720" w:hanging="720"/>
      </w:pPr>
      <w:rPr>
        <w:b w:val="0"/>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rPr>
        <w:b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
    <w:nsid w:val="3E3F36CB"/>
    <w:multiLevelType w:val="multilevel"/>
    <w:tmpl w:val="57943F38"/>
    <w:lvl w:ilvl="0">
      <w:start w:val="1"/>
      <w:numFmt w:val="upperRoman"/>
      <w:lvlText w:val="%1."/>
      <w:legacy w:legacy="1" w:legacySpace="0" w:legacyIndent="720"/>
      <w:lvlJc w:val="left"/>
      <w:pPr>
        <w:ind w:left="720" w:hanging="720"/>
      </w:pPr>
      <w:rPr>
        <w:b w:val="0"/>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rPr>
        <w:b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4">
    <w:nsid w:val="3EF73DA7"/>
    <w:multiLevelType w:val="multilevel"/>
    <w:tmpl w:val="57943F38"/>
    <w:lvl w:ilvl="0">
      <w:start w:val="1"/>
      <w:numFmt w:val="upperRoman"/>
      <w:lvlText w:val="%1."/>
      <w:legacy w:legacy="1" w:legacySpace="0" w:legacyIndent="720"/>
      <w:lvlJc w:val="left"/>
      <w:pPr>
        <w:ind w:left="720" w:hanging="720"/>
      </w:pPr>
      <w:rPr>
        <w:b w:val="0"/>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rPr>
        <w:b w:val="0"/>
      </w:r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num w:numId="1">
    <w:abstractNumId w:val="2"/>
  </w:num>
  <w:num w:numId="2">
    <w:abstractNumId w:val="3"/>
  </w:num>
  <w:num w:numId="3">
    <w:abstractNumId w:val="4"/>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B1120"/>
    <w:rsid w:val="005A43A9"/>
    <w:rsid w:val="006D4E2F"/>
    <w:rsid w:val="00834C21"/>
    <w:rsid w:val="008B1120"/>
    <w:rsid w:val="00C734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120"/>
    <w:pPr>
      <w:spacing w:before="120" w:after="120" w:line="240" w:lineRule="auto"/>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B1120"/>
    <w:pPr>
      <w:tabs>
        <w:tab w:val="center" w:pos="4320"/>
        <w:tab w:val="right" w:pos="8640"/>
      </w:tabs>
    </w:pPr>
  </w:style>
  <w:style w:type="character" w:customStyle="1" w:styleId="HeaderChar">
    <w:name w:val="Header Char"/>
    <w:basedOn w:val="DefaultParagraphFont"/>
    <w:link w:val="Header"/>
    <w:uiPriority w:val="99"/>
    <w:rsid w:val="008B1120"/>
    <w:rPr>
      <w:rFonts w:ascii="Arial" w:eastAsia="Times New Roman" w:hAnsi="Arial" w:cs="Times New Roman"/>
      <w:sz w:val="20"/>
      <w:szCs w:val="20"/>
    </w:rPr>
  </w:style>
  <w:style w:type="paragraph" w:styleId="Footer">
    <w:name w:val="footer"/>
    <w:basedOn w:val="Normal"/>
    <w:link w:val="FooterChar"/>
    <w:semiHidden/>
    <w:rsid w:val="008B1120"/>
    <w:pPr>
      <w:tabs>
        <w:tab w:val="center" w:pos="4320"/>
        <w:tab w:val="right" w:pos="8640"/>
      </w:tabs>
    </w:pPr>
  </w:style>
  <w:style w:type="character" w:customStyle="1" w:styleId="FooterChar">
    <w:name w:val="Footer Char"/>
    <w:basedOn w:val="DefaultParagraphFont"/>
    <w:link w:val="Footer"/>
    <w:semiHidden/>
    <w:rsid w:val="008B1120"/>
    <w:rPr>
      <w:rFonts w:ascii="Arial" w:eastAsia="Times New Roman" w:hAnsi="Arial" w:cs="Times New Roman"/>
      <w:sz w:val="20"/>
      <w:szCs w:val="20"/>
    </w:rPr>
  </w:style>
  <w:style w:type="character" w:styleId="PageNumber">
    <w:name w:val="page number"/>
    <w:basedOn w:val="DefaultParagraphFont"/>
    <w:semiHidden/>
    <w:rsid w:val="008B1120"/>
  </w:style>
  <w:style w:type="paragraph" w:styleId="Title">
    <w:name w:val="Title"/>
    <w:basedOn w:val="Normal"/>
    <w:link w:val="TitleChar"/>
    <w:qFormat/>
    <w:rsid w:val="008B1120"/>
    <w:pPr>
      <w:widowControl w:val="0"/>
      <w:spacing w:before="0" w:after="0"/>
      <w:jc w:val="center"/>
    </w:pPr>
    <w:rPr>
      <w:rFonts w:ascii="CG Times (W1)" w:hAnsi="CG Times (W1)"/>
      <w:b/>
    </w:rPr>
  </w:style>
  <w:style w:type="character" w:customStyle="1" w:styleId="TitleChar">
    <w:name w:val="Title Char"/>
    <w:basedOn w:val="DefaultParagraphFont"/>
    <w:link w:val="Title"/>
    <w:rsid w:val="008B1120"/>
    <w:rPr>
      <w:rFonts w:ascii="CG Times (W1)" w:eastAsia="Times New Roman" w:hAnsi="CG Times (W1)" w:cs="Times New Roman"/>
      <w:b/>
      <w:sz w:val="20"/>
      <w:szCs w:val="20"/>
    </w:rPr>
  </w:style>
  <w:style w:type="paragraph" w:styleId="ListParagraph">
    <w:name w:val="List Paragraph"/>
    <w:basedOn w:val="Normal"/>
    <w:uiPriority w:val="34"/>
    <w:qFormat/>
    <w:rsid w:val="008B1120"/>
    <w:pPr>
      <w:ind w:left="720"/>
      <w:contextualSpacing/>
    </w:pPr>
  </w:style>
  <w:style w:type="character" w:styleId="Hyperlink">
    <w:name w:val="Hyperlink"/>
    <w:basedOn w:val="DefaultParagraphFont"/>
    <w:uiPriority w:val="99"/>
    <w:unhideWhenUsed/>
    <w:rsid w:val="008B1120"/>
    <w:rPr>
      <w:color w:val="0000FF" w:themeColor="hyperlink"/>
      <w:u w:val="single"/>
    </w:rPr>
  </w:style>
  <w:style w:type="character" w:styleId="PlaceholderText">
    <w:name w:val="Placeholder Text"/>
    <w:basedOn w:val="DefaultParagraphFont"/>
    <w:uiPriority w:val="99"/>
    <w:semiHidden/>
    <w:rsid w:val="008B1120"/>
    <w:rPr>
      <w:color w:val="808080"/>
    </w:rPr>
  </w:style>
  <w:style w:type="paragraph" w:styleId="BalloonText">
    <w:name w:val="Balloon Text"/>
    <w:basedOn w:val="Normal"/>
    <w:link w:val="BalloonTextChar"/>
    <w:uiPriority w:val="99"/>
    <w:semiHidden/>
    <w:unhideWhenUsed/>
    <w:rsid w:val="008B1120"/>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1120"/>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1120"/>
    <w:pPr>
      <w:spacing w:before="120" w:after="120" w:line="240" w:lineRule="auto"/>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B1120"/>
    <w:pPr>
      <w:tabs>
        <w:tab w:val="center" w:pos="4320"/>
        <w:tab w:val="right" w:pos="8640"/>
      </w:tabs>
    </w:pPr>
  </w:style>
  <w:style w:type="character" w:customStyle="1" w:styleId="HeaderChar">
    <w:name w:val="Header Char"/>
    <w:basedOn w:val="DefaultParagraphFont"/>
    <w:link w:val="Header"/>
    <w:uiPriority w:val="99"/>
    <w:rsid w:val="008B1120"/>
    <w:rPr>
      <w:rFonts w:ascii="Arial" w:eastAsia="Times New Roman" w:hAnsi="Arial" w:cs="Times New Roman"/>
      <w:sz w:val="20"/>
      <w:szCs w:val="20"/>
    </w:rPr>
  </w:style>
  <w:style w:type="paragraph" w:styleId="Footer">
    <w:name w:val="footer"/>
    <w:basedOn w:val="Normal"/>
    <w:link w:val="FooterChar"/>
    <w:semiHidden/>
    <w:rsid w:val="008B1120"/>
    <w:pPr>
      <w:tabs>
        <w:tab w:val="center" w:pos="4320"/>
        <w:tab w:val="right" w:pos="8640"/>
      </w:tabs>
    </w:pPr>
  </w:style>
  <w:style w:type="character" w:customStyle="1" w:styleId="FooterChar">
    <w:name w:val="Footer Char"/>
    <w:basedOn w:val="DefaultParagraphFont"/>
    <w:link w:val="Footer"/>
    <w:semiHidden/>
    <w:rsid w:val="008B1120"/>
    <w:rPr>
      <w:rFonts w:ascii="Arial" w:eastAsia="Times New Roman" w:hAnsi="Arial" w:cs="Times New Roman"/>
      <w:sz w:val="20"/>
      <w:szCs w:val="20"/>
    </w:rPr>
  </w:style>
  <w:style w:type="character" w:styleId="PageNumber">
    <w:name w:val="page number"/>
    <w:basedOn w:val="DefaultParagraphFont"/>
    <w:semiHidden/>
    <w:rsid w:val="008B1120"/>
  </w:style>
  <w:style w:type="paragraph" w:styleId="Title">
    <w:name w:val="Title"/>
    <w:basedOn w:val="Normal"/>
    <w:link w:val="TitleChar"/>
    <w:qFormat/>
    <w:rsid w:val="008B1120"/>
    <w:pPr>
      <w:widowControl w:val="0"/>
      <w:spacing w:before="0" w:after="0"/>
      <w:jc w:val="center"/>
    </w:pPr>
    <w:rPr>
      <w:rFonts w:ascii="CG Times (W1)" w:hAnsi="CG Times (W1)"/>
      <w:b/>
    </w:rPr>
  </w:style>
  <w:style w:type="character" w:customStyle="1" w:styleId="TitleChar">
    <w:name w:val="Title Char"/>
    <w:basedOn w:val="DefaultParagraphFont"/>
    <w:link w:val="Title"/>
    <w:rsid w:val="008B1120"/>
    <w:rPr>
      <w:rFonts w:ascii="CG Times (W1)" w:eastAsia="Times New Roman" w:hAnsi="CG Times (W1)" w:cs="Times New Roman"/>
      <w:b/>
      <w:sz w:val="20"/>
      <w:szCs w:val="20"/>
    </w:rPr>
  </w:style>
  <w:style w:type="paragraph" w:styleId="ListParagraph">
    <w:name w:val="List Paragraph"/>
    <w:basedOn w:val="Normal"/>
    <w:uiPriority w:val="34"/>
    <w:qFormat/>
    <w:rsid w:val="008B1120"/>
    <w:pPr>
      <w:ind w:left="720"/>
      <w:contextualSpacing/>
    </w:pPr>
  </w:style>
  <w:style w:type="character" w:styleId="Hyperlink">
    <w:name w:val="Hyperlink"/>
    <w:basedOn w:val="DefaultParagraphFont"/>
    <w:uiPriority w:val="99"/>
    <w:unhideWhenUsed/>
    <w:rsid w:val="008B1120"/>
    <w:rPr>
      <w:color w:val="0000FF" w:themeColor="hyperlink"/>
      <w:u w:val="single"/>
    </w:rPr>
  </w:style>
  <w:style w:type="character" w:styleId="PlaceholderText">
    <w:name w:val="Placeholder Text"/>
    <w:basedOn w:val="DefaultParagraphFont"/>
    <w:uiPriority w:val="99"/>
    <w:semiHidden/>
    <w:rsid w:val="008B1120"/>
    <w:rPr>
      <w:color w:val="808080"/>
    </w:rPr>
  </w:style>
  <w:style w:type="paragraph" w:styleId="BalloonText">
    <w:name w:val="Balloon Text"/>
    <w:basedOn w:val="Normal"/>
    <w:link w:val="BalloonTextChar"/>
    <w:uiPriority w:val="99"/>
    <w:semiHidden/>
    <w:unhideWhenUsed/>
    <w:rsid w:val="008B1120"/>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1120"/>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tablewski@partners.net" TargetMode="External"/><Relationship Id="rId13" Type="http://schemas.openxmlformats.org/officeDocument/2006/relationships/glossaryDocument" Target="glossary/document.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pkim@partners.net"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320A86DFA7814C459EFF73940C7271B6"/>
        <w:category>
          <w:name w:val="General"/>
          <w:gallery w:val="placeholder"/>
        </w:category>
        <w:types>
          <w:type w:val="bbPlcHdr"/>
        </w:types>
        <w:behaviors>
          <w:behavior w:val="content"/>
        </w:behaviors>
        <w:guid w:val="{BFEAF000-00A3-4A9F-BDF2-801F16FE8A70}"/>
      </w:docPartPr>
      <w:docPartBody>
        <w:p w:rsidR="00B028E4" w:rsidRDefault="00807B69" w:rsidP="00807B69">
          <w:pPr>
            <w:pStyle w:val="320A86DFA7814C459EFF73940C7271B6"/>
          </w:pPr>
          <w:r w:rsidRPr="00DF794B">
            <w:rPr>
              <w:rStyle w:val="PlaceholderText"/>
            </w:rPr>
            <w:t>Click here to enter text.</w:t>
          </w:r>
        </w:p>
      </w:docPartBody>
    </w:docPart>
    <w:docPart>
      <w:docPartPr>
        <w:name w:val="B66E97F241F14F6AB523A2D85A86B888"/>
        <w:category>
          <w:name w:val="General"/>
          <w:gallery w:val="placeholder"/>
        </w:category>
        <w:types>
          <w:type w:val="bbPlcHdr"/>
        </w:types>
        <w:behaviors>
          <w:behavior w:val="content"/>
        </w:behaviors>
        <w:guid w:val="{E4F0AC9A-4AAC-4B83-A7AB-52AEBB97BD9F}"/>
      </w:docPartPr>
      <w:docPartBody>
        <w:p w:rsidR="00B028E4" w:rsidRDefault="00807B69" w:rsidP="00807B69">
          <w:pPr>
            <w:pStyle w:val="B66E97F241F14F6AB523A2D85A86B888"/>
          </w:pPr>
          <w:r w:rsidRPr="00DF794B">
            <w:rPr>
              <w:rStyle w:val="PlaceholderText"/>
            </w:rPr>
            <w:t>Click here to enter text.</w:t>
          </w:r>
        </w:p>
      </w:docPartBody>
    </w:docPart>
    <w:docPart>
      <w:docPartPr>
        <w:name w:val="5D5DD5F27C7F4571AF4D49A624E9E93E"/>
        <w:category>
          <w:name w:val="General"/>
          <w:gallery w:val="placeholder"/>
        </w:category>
        <w:types>
          <w:type w:val="bbPlcHdr"/>
        </w:types>
        <w:behaviors>
          <w:behavior w:val="content"/>
        </w:behaviors>
        <w:guid w:val="{121E48AD-F251-4B07-9039-818A6AA6EE50}"/>
      </w:docPartPr>
      <w:docPartBody>
        <w:p w:rsidR="00B028E4" w:rsidRDefault="00807B69" w:rsidP="00807B69">
          <w:pPr>
            <w:pStyle w:val="5D5DD5F27C7F4571AF4D49A624E9E93E"/>
          </w:pPr>
          <w:r w:rsidRPr="00DF794B">
            <w:rPr>
              <w:rStyle w:val="PlaceholderText"/>
            </w:rPr>
            <w:t>Click here to enter text.</w:t>
          </w:r>
        </w:p>
      </w:docPartBody>
    </w:docPart>
    <w:docPart>
      <w:docPartPr>
        <w:name w:val="65E9476799A242C5A4AC33A1B797CE21"/>
        <w:category>
          <w:name w:val="General"/>
          <w:gallery w:val="placeholder"/>
        </w:category>
        <w:types>
          <w:type w:val="bbPlcHdr"/>
        </w:types>
        <w:behaviors>
          <w:behavior w:val="content"/>
        </w:behaviors>
        <w:guid w:val="{164A1AE5-80CC-44B3-932D-959D89D91B41}"/>
      </w:docPartPr>
      <w:docPartBody>
        <w:p w:rsidR="00B028E4" w:rsidRDefault="00807B69" w:rsidP="00807B69">
          <w:pPr>
            <w:pStyle w:val="65E9476799A242C5A4AC33A1B797CE21"/>
          </w:pPr>
          <w:r w:rsidRPr="00DF794B">
            <w:rPr>
              <w:rStyle w:val="PlaceholderText"/>
            </w:rPr>
            <w:t>Click here to enter text.</w:t>
          </w:r>
        </w:p>
      </w:docPartBody>
    </w:docPart>
    <w:docPart>
      <w:docPartPr>
        <w:name w:val="54193A7BEB724661ACADA6740E0CAACD"/>
        <w:category>
          <w:name w:val="General"/>
          <w:gallery w:val="placeholder"/>
        </w:category>
        <w:types>
          <w:type w:val="bbPlcHdr"/>
        </w:types>
        <w:behaviors>
          <w:behavior w:val="content"/>
        </w:behaviors>
        <w:guid w:val="{A74E0105-1268-4531-BFF2-DEC8CD0196ED}"/>
      </w:docPartPr>
      <w:docPartBody>
        <w:p w:rsidR="00B028E4" w:rsidRDefault="00807B69" w:rsidP="00807B69">
          <w:pPr>
            <w:pStyle w:val="54193A7BEB724661ACADA6740E0CAACD"/>
          </w:pPr>
          <w:r w:rsidRPr="00DF794B">
            <w:rPr>
              <w:rStyle w:val="PlaceholderText"/>
            </w:rPr>
            <w:t>Click here to enter text.</w:t>
          </w:r>
        </w:p>
      </w:docPartBody>
    </w:docPart>
    <w:docPart>
      <w:docPartPr>
        <w:name w:val="18C8EAC9C4684D1885968691FFBDDEE5"/>
        <w:category>
          <w:name w:val="General"/>
          <w:gallery w:val="placeholder"/>
        </w:category>
        <w:types>
          <w:type w:val="bbPlcHdr"/>
        </w:types>
        <w:behaviors>
          <w:behavior w:val="content"/>
        </w:behaviors>
        <w:guid w:val="{F212B4DF-DE7F-4126-A65D-BE9294379819}"/>
      </w:docPartPr>
      <w:docPartBody>
        <w:p w:rsidR="00B028E4" w:rsidRDefault="00807B69" w:rsidP="00807B69">
          <w:pPr>
            <w:pStyle w:val="18C8EAC9C4684D1885968691FFBDDEE5"/>
          </w:pPr>
          <w:r w:rsidRPr="00DF794B">
            <w:rPr>
              <w:rStyle w:val="PlaceholderText"/>
            </w:rPr>
            <w:t>Click here to enter text.</w:t>
          </w:r>
        </w:p>
      </w:docPartBody>
    </w:docPart>
    <w:docPart>
      <w:docPartPr>
        <w:name w:val="72B0CAF72F004C8B9C8005C57880009B"/>
        <w:category>
          <w:name w:val="General"/>
          <w:gallery w:val="placeholder"/>
        </w:category>
        <w:types>
          <w:type w:val="bbPlcHdr"/>
        </w:types>
        <w:behaviors>
          <w:behavior w:val="content"/>
        </w:behaviors>
        <w:guid w:val="{869B8195-C1E3-4D6F-82C0-1EACCC15C585}"/>
      </w:docPartPr>
      <w:docPartBody>
        <w:p w:rsidR="00B028E4" w:rsidRDefault="00807B69" w:rsidP="00807B69">
          <w:pPr>
            <w:pStyle w:val="72B0CAF72F004C8B9C8005C57880009B"/>
          </w:pPr>
          <w:r w:rsidRPr="00DF794B">
            <w:rPr>
              <w:rStyle w:val="PlaceholderText"/>
            </w:rPr>
            <w:t>Click here to enter a date.</w:t>
          </w:r>
        </w:p>
      </w:docPartBody>
    </w:docPart>
    <w:docPart>
      <w:docPartPr>
        <w:name w:val="235C755110C54414B4A4973667B0D5EA"/>
        <w:category>
          <w:name w:val="General"/>
          <w:gallery w:val="placeholder"/>
        </w:category>
        <w:types>
          <w:type w:val="bbPlcHdr"/>
        </w:types>
        <w:behaviors>
          <w:behavior w:val="content"/>
        </w:behaviors>
        <w:guid w:val="{89579E59-9796-483E-9A2A-3CB16006594D}"/>
      </w:docPartPr>
      <w:docPartBody>
        <w:p w:rsidR="00B028E4" w:rsidRDefault="00807B69" w:rsidP="00807B69">
          <w:pPr>
            <w:pStyle w:val="235C755110C54414B4A4973667B0D5EA"/>
          </w:pPr>
          <w:r w:rsidRPr="00DF794B">
            <w:rPr>
              <w:rStyle w:val="PlaceholderText"/>
            </w:rPr>
            <w:t>Click here to enter a date.</w:t>
          </w:r>
        </w:p>
      </w:docPartBody>
    </w:docPart>
    <w:docPart>
      <w:docPartPr>
        <w:name w:val="32ADAEE855BB42508E72BE318B018D20"/>
        <w:category>
          <w:name w:val="General"/>
          <w:gallery w:val="placeholder"/>
        </w:category>
        <w:types>
          <w:type w:val="bbPlcHdr"/>
        </w:types>
        <w:behaviors>
          <w:behavior w:val="content"/>
        </w:behaviors>
        <w:guid w:val="{E4371A71-9FA5-428E-B557-0F9EDEF480B3}"/>
      </w:docPartPr>
      <w:docPartBody>
        <w:p w:rsidR="00B028E4" w:rsidRDefault="00807B69" w:rsidP="00807B69">
          <w:pPr>
            <w:pStyle w:val="32ADAEE855BB42508E72BE318B018D20"/>
          </w:pPr>
          <w:r w:rsidRPr="00DF794B">
            <w:rPr>
              <w:rStyle w:val="PlaceholderText"/>
            </w:rPr>
            <w:t>Click here to enter text.</w:t>
          </w:r>
        </w:p>
      </w:docPartBody>
    </w:docPart>
    <w:docPart>
      <w:docPartPr>
        <w:name w:val="3957B276F2B14B5ABE7EC3A8ED232E6A"/>
        <w:category>
          <w:name w:val="General"/>
          <w:gallery w:val="placeholder"/>
        </w:category>
        <w:types>
          <w:type w:val="bbPlcHdr"/>
        </w:types>
        <w:behaviors>
          <w:behavior w:val="content"/>
        </w:behaviors>
        <w:guid w:val="{E85279C0-2A2E-41FB-B3BB-01F3DB8A3D8A}"/>
      </w:docPartPr>
      <w:docPartBody>
        <w:p w:rsidR="00B028E4" w:rsidRDefault="00807B69" w:rsidP="00807B69">
          <w:pPr>
            <w:pStyle w:val="3957B276F2B14B5ABE7EC3A8ED232E6A"/>
          </w:pPr>
          <w:r w:rsidRPr="00DF794B">
            <w:rPr>
              <w:rStyle w:val="PlaceholderText"/>
            </w:rPr>
            <w:t>Click here to enter text.</w:t>
          </w:r>
        </w:p>
      </w:docPartBody>
    </w:docPart>
    <w:docPart>
      <w:docPartPr>
        <w:name w:val="617ADF27C57B4F35B06283574D11798E"/>
        <w:category>
          <w:name w:val="General"/>
          <w:gallery w:val="placeholder"/>
        </w:category>
        <w:types>
          <w:type w:val="bbPlcHdr"/>
        </w:types>
        <w:behaviors>
          <w:behavior w:val="content"/>
        </w:behaviors>
        <w:guid w:val="{84DEDFED-2CFC-4CF4-B45D-4E850286E481}"/>
      </w:docPartPr>
      <w:docPartBody>
        <w:p w:rsidR="00B028E4" w:rsidRDefault="00807B69" w:rsidP="00807B69">
          <w:pPr>
            <w:pStyle w:val="617ADF27C57B4F35B06283574D11798E"/>
          </w:pPr>
          <w:r w:rsidRPr="00DF794B">
            <w:rPr>
              <w:rStyle w:val="PlaceholderText"/>
            </w:rPr>
            <w:t>Click here to enter text.</w:t>
          </w:r>
        </w:p>
      </w:docPartBody>
    </w:docPart>
    <w:docPart>
      <w:docPartPr>
        <w:name w:val="C19B2175D9E14291AC28F978411CB655"/>
        <w:category>
          <w:name w:val="General"/>
          <w:gallery w:val="placeholder"/>
        </w:category>
        <w:types>
          <w:type w:val="bbPlcHdr"/>
        </w:types>
        <w:behaviors>
          <w:behavior w:val="content"/>
        </w:behaviors>
        <w:guid w:val="{AECC8881-85A5-447B-B042-D18C34D0BECF}"/>
      </w:docPartPr>
      <w:docPartBody>
        <w:p w:rsidR="00B028E4" w:rsidRDefault="00807B69" w:rsidP="00807B69">
          <w:pPr>
            <w:pStyle w:val="C19B2175D9E14291AC28F978411CB655"/>
          </w:pPr>
          <w:r w:rsidRPr="00DF794B">
            <w:rPr>
              <w:rStyle w:val="PlaceholderText"/>
            </w:rPr>
            <w:t>Click here to enter text.</w:t>
          </w:r>
        </w:p>
      </w:docPartBody>
    </w:docPart>
    <w:docPart>
      <w:docPartPr>
        <w:name w:val="5CFB9EB7743D4C2BB4C693EF13AA5756"/>
        <w:category>
          <w:name w:val="General"/>
          <w:gallery w:val="placeholder"/>
        </w:category>
        <w:types>
          <w:type w:val="bbPlcHdr"/>
        </w:types>
        <w:behaviors>
          <w:behavior w:val="content"/>
        </w:behaviors>
        <w:guid w:val="{69C2A0B3-F4F9-469F-A995-90949340BAD4}"/>
      </w:docPartPr>
      <w:docPartBody>
        <w:p w:rsidR="00B028E4" w:rsidRDefault="00807B69" w:rsidP="00807B69">
          <w:pPr>
            <w:pStyle w:val="5CFB9EB7743D4C2BB4C693EF13AA5756"/>
          </w:pPr>
          <w:r w:rsidRPr="00DF794B">
            <w:rPr>
              <w:rStyle w:val="PlaceholderText"/>
            </w:rPr>
            <w:t>Click here to enter text.</w:t>
          </w:r>
        </w:p>
      </w:docPartBody>
    </w:docPart>
    <w:docPart>
      <w:docPartPr>
        <w:name w:val="69278676382C4D13B043B3B2155556F2"/>
        <w:category>
          <w:name w:val="General"/>
          <w:gallery w:val="placeholder"/>
        </w:category>
        <w:types>
          <w:type w:val="bbPlcHdr"/>
        </w:types>
        <w:behaviors>
          <w:behavior w:val="content"/>
        </w:behaviors>
        <w:guid w:val="{213D7FB8-B7A1-4B2C-BD7C-4326185D606F}"/>
      </w:docPartPr>
      <w:docPartBody>
        <w:p w:rsidR="00B028E4" w:rsidRDefault="00807B69" w:rsidP="00807B69">
          <w:pPr>
            <w:pStyle w:val="69278676382C4D13B043B3B2155556F2"/>
          </w:pPr>
          <w:r w:rsidRPr="00DF794B">
            <w:rPr>
              <w:rStyle w:val="PlaceholderText"/>
            </w:rPr>
            <w:t>Click here to enter text.</w:t>
          </w:r>
        </w:p>
      </w:docPartBody>
    </w:docPart>
    <w:docPart>
      <w:docPartPr>
        <w:name w:val="F42AAF059A0F4E1EB0BA25B44B269115"/>
        <w:category>
          <w:name w:val="General"/>
          <w:gallery w:val="placeholder"/>
        </w:category>
        <w:types>
          <w:type w:val="bbPlcHdr"/>
        </w:types>
        <w:behaviors>
          <w:behavior w:val="content"/>
        </w:behaviors>
        <w:guid w:val="{E789B41B-737F-4545-AB73-F8CC2305A8F7}"/>
      </w:docPartPr>
      <w:docPartBody>
        <w:p w:rsidR="00B028E4" w:rsidRDefault="00807B69" w:rsidP="00807B69">
          <w:pPr>
            <w:pStyle w:val="F42AAF059A0F4E1EB0BA25B44B269115"/>
          </w:pPr>
          <w:r w:rsidRPr="00DF794B">
            <w:rPr>
              <w:rStyle w:val="PlaceholderText"/>
            </w:rPr>
            <w:t>Click here to enter text.</w:t>
          </w:r>
        </w:p>
      </w:docPartBody>
    </w:docPart>
    <w:docPart>
      <w:docPartPr>
        <w:name w:val="A4A5B2D27D0A42F8A864BBBF055035AB"/>
        <w:category>
          <w:name w:val="General"/>
          <w:gallery w:val="placeholder"/>
        </w:category>
        <w:types>
          <w:type w:val="bbPlcHdr"/>
        </w:types>
        <w:behaviors>
          <w:behavior w:val="content"/>
        </w:behaviors>
        <w:guid w:val="{B1592FC9-F6BA-4D94-966E-437160A49B1F}"/>
      </w:docPartPr>
      <w:docPartBody>
        <w:p w:rsidR="00B028E4" w:rsidRDefault="00807B69" w:rsidP="00807B69">
          <w:pPr>
            <w:pStyle w:val="A4A5B2D27D0A42F8A864BBBF055035AB"/>
          </w:pPr>
          <w:r w:rsidRPr="00DF794B">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7B69"/>
    <w:rsid w:val="00807B69"/>
    <w:rsid w:val="00B028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7B69"/>
    <w:rPr>
      <w:color w:val="808080"/>
    </w:rPr>
  </w:style>
  <w:style w:type="paragraph" w:customStyle="1" w:styleId="320A86DFA7814C459EFF73940C7271B6">
    <w:name w:val="320A86DFA7814C459EFF73940C7271B6"/>
    <w:rsid w:val="00807B69"/>
  </w:style>
  <w:style w:type="paragraph" w:customStyle="1" w:styleId="B66E97F241F14F6AB523A2D85A86B888">
    <w:name w:val="B66E97F241F14F6AB523A2D85A86B888"/>
    <w:rsid w:val="00807B69"/>
  </w:style>
  <w:style w:type="paragraph" w:customStyle="1" w:styleId="5D5DD5F27C7F4571AF4D49A624E9E93E">
    <w:name w:val="5D5DD5F27C7F4571AF4D49A624E9E93E"/>
    <w:rsid w:val="00807B69"/>
  </w:style>
  <w:style w:type="paragraph" w:customStyle="1" w:styleId="65E9476799A242C5A4AC33A1B797CE21">
    <w:name w:val="65E9476799A242C5A4AC33A1B797CE21"/>
    <w:rsid w:val="00807B69"/>
  </w:style>
  <w:style w:type="paragraph" w:customStyle="1" w:styleId="54193A7BEB724661ACADA6740E0CAACD">
    <w:name w:val="54193A7BEB724661ACADA6740E0CAACD"/>
    <w:rsid w:val="00807B69"/>
  </w:style>
  <w:style w:type="paragraph" w:customStyle="1" w:styleId="18C8EAC9C4684D1885968691FFBDDEE5">
    <w:name w:val="18C8EAC9C4684D1885968691FFBDDEE5"/>
    <w:rsid w:val="00807B69"/>
  </w:style>
  <w:style w:type="paragraph" w:customStyle="1" w:styleId="72B0CAF72F004C8B9C8005C57880009B">
    <w:name w:val="72B0CAF72F004C8B9C8005C57880009B"/>
    <w:rsid w:val="00807B69"/>
  </w:style>
  <w:style w:type="paragraph" w:customStyle="1" w:styleId="235C755110C54414B4A4973667B0D5EA">
    <w:name w:val="235C755110C54414B4A4973667B0D5EA"/>
    <w:rsid w:val="00807B69"/>
  </w:style>
  <w:style w:type="paragraph" w:customStyle="1" w:styleId="32ADAEE855BB42508E72BE318B018D20">
    <w:name w:val="32ADAEE855BB42508E72BE318B018D20"/>
    <w:rsid w:val="00807B69"/>
  </w:style>
  <w:style w:type="paragraph" w:customStyle="1" w:styleId="3957B276F2B14B5ABE7EC3A8ED232E6A">
    <w:name w:val="3957B276F2B14B5ABE7EC3A8ED232E6A"/>
    <w:rsid w:val="00807B69"/>
  </w:style>
  <w:style w:type="paragraph" w:customStyle="1" w:styleId="617ADF27C57B4F35B06283574D11798E">
    <w:name w:val="617ADF27C57B4F35B06283574D11798E"/>
    <w:rsid w:val="00807B69"/>
  </w:style>
  <w:style w:type="paragraph" w:customStyle="1" w:styleId="C19B2175D9E14291AC28F978411CB655">
    <w:name w:val="C19B2175D9E14291AC28F978411CB655"/>
    <w:rsid w:val="00807B69"/>
  </w:style>
  <w:style w:type="paragraph" w:customStyle="1" w:styleId="5CFB9EB7743D4C2BB4C693EF13AA5756">
    <w:name w:val="5CFB9EB7743D4C2BB4C693EF13AA5756"/>
    <w:rsid w:val="00807B69"/>
  </w:style>
  <w:style w:type="paragraph" w:customStyle="1" w:styleId="69278676382C4D13B043B3B2155556F2">
    <w:name w:val="69278676382C4D13B043B3B2155556F2"/>
    <w:rsid w:val="00807B69"/>
  </w:style>
  <w:style w:type="paragraph" w:customStyle="1" w:styleId="F42AAF059A0F4E1EB0BA25B44B269115">
    <w:name w:val="F42AAF059A0F4E1EB0BA25B44B269115"/>
    <w:rsid w:val="00807B69"/>
  </w:style>
  <w:style w:type="paragraph" w:customStyle="1" w:styleId="A4A5B2D27D0A42F8A864BBBF055035AB">
    <w:name w:val="A4A5B2D27D0A42F8A864BBBF055035AB"/>
    <w:rsid w:val="00807B69"/>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07B69"/>
    <w:rPr>
      <w:color w:val="808080"/>
    </w:rPr>
  </w:style>
  <w:style w:type="paragraph" w:customStyle="1" w:styleId="320A86DFA7814C459EFF73940C7271B6">
    <w:name w:val="320A86DFA7814C459EFF73940C7271B6"/>
    <w:rsid w:val="00807B69"/>
  </w:style>
  <w:style w:type="paragraph" w:customStyle="1" w:styleId="B66E97F241F14F6AB523A2D85A86B888">
    <w:name w:val="B66E97F241F14F6AB523A2D85A86B888"/>
    <w:rsid w:val="00807B69"/>
  </w:style>
  <w:style w:type="paragraph" w:customStyle="1" w:styleId="5D5DD5F27C7F4571AF4D49A624E9E93E">
    <w:name w:val="5D5DD5F27C7F4571AF4D49A624E9E93E"/>
    <w:rsid w:val="00807B69"/>
  </w:style>
  <w:style w:type="paragraph" w:customStyle="1" w:styleId="65E9476799A242C5A4AC33A1B797CE21">
    <w:name w:val="65E9476799A242C5A4AC33A1B797CE21"/>
    <w:rsid w:val="00807B69"/>
  </w:style>
  <w:style w:type="paragraph" w:customStyle="1" w:styleId="54193A7BEB724661ACADA6740E0CAACD">
    <w:name w:val="54193A7BEB724661ACADA6740E0CAACD"/>
    <w:rsid w:val="00807B69"/>
  </w:style>
  <w:style w:type="paragraph" w:customStyle="1" w:styleId="18C8EAC9C4684D1885968691FFBDDEE5">
    <w:name w:val="18C8EAC9C4684D1885968691FFBDDEE5"/>
    <w:rsid w:val="00807B69"/>
  </w:style>
  <w:style w:type="paragraph" w:customStyle="1" w:styleId="72B0CAF72F004C8B9C8005C57880009B">
    <w:name w:val="72B0CAF72F004C8B9C8005C57880009B"/>
    <w:rsid w:val="00807B69"/>
  </w:style>
  <w:style w:type="paragraph" w:customStyle="1" w:styleId="235C755110C54414B4A4973667B0D5EA">
    <w:name w:val="235C755110C54414B4A4973667B0D5EA"/>
    <w:rsid w:val="00807B69"/>
  </w:style>
  <w:style w:type="paragraph" w:customStyle="1" w:styleId="32ADAEE855BB42508E72BE318B018D20">
    <w:name w:val="32ADAEE855BB42508E72BE318B018D20"/>
    <w:rsid w:val="00807B69"/>
  </w:style>
  <w:style w:type="paragraph" w:customStyle="1" w:styleId="3957B276F2B14B5ABE7EC3A8ED232E6A">
    <w:name w:val="3957B276F2B14B5ABE7EC3A8ED232E6A"/>
    <w:rsid w:val="00807B69"/>
  </w:style>
  <w:style w:type="paragraph" w:customStyle="1" w:styleId="617ADF27C57B4F35B06283574D11798E">
    <w:name w:val="617ADF27C57B4F35B06283574D11798E"/>
    <w:rsid w:val="00807B69"/>
  </w:style>
  <w:style w:type="paragraph" w:customStyle="1" w:styleId="C19B2175D9E14291AC28F978411CB655">
    <w:name w:val="C19B2175D9E14291AC28F978411CB655"/>
    <w:rsid w:val="00807B69"/>
  </w:style>
  <w:style w:type="paragraph" w:customStyle="1" w:styleId="5CFB9EB7743D4C2BB4C693EF13AA5756">
    <w:name w:val="5CFB9EB7743D4C2BB4C693EF13AA5756"/>
    <w:rsid w:val="00807B69"/>
  </w:style>
  <w:style w:type="paragraph" w:customStyle="1" w:styleId="69278676382C4D13B043B3B2155556F2">
    <w:name w:val="69278676382C4D13B043B3B2155556F2"/>
    <w:rsid w:val="00807B69"/>
  </w:style>
  <w:style w:type="paragraph" w:customStyle="1" w:styleId="F42AAF059A0F4E1EB0BA25B44B269115">
    <w:name w:val="F42AAF059A0F4E1EB0BA25B44B269115"/>
    <w:rsid w:val="00807B69"/>
  </w:style>
  <w:style w:type="paragraph" w:customStyle="1" w:styleId="A4A5B2D27D0A42F8A864BBBF055035AB">
    <w:name w:val="A4A5B2D27D0A42F8A864BBBF055035AB"/>
    <w:rsid w:val="00807B6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6" ma:contentTypeDescription="Create a new document." ma:contentTypeScope="" ma:versionID="dd3357939321a4de01d020642274ae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5eeacf21f859f2bce41eda26f3a035ea"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639024C5-34E3-481D-8FC3-78E2E5070CA5}"/>
</file>

<file path=customXml/itemProps2.xml><?xml version="1.0" encoding="utf-8"?>
<ds:datastoreItem xmlns:ds="http://schemas.openxmlformats.org/officeDocument/2006/customXml" ds:itemID="{A2237353-B1ED-4B3E-B6D9-D61FA01ED42B}"/>
</file>

<file path=customXml/itemProps3.xml><?xml version="1.0" encoding="utf-8"?>
<ds:datastoreItem xmlns:ds="http://schemas.openxmlformats.org/officeDocument/2006/customXml" ds:itemID="{D2AB2951-0D8F-4EA1-ADBB-24E88A2B6272}"/>
</file>

<file path=docProps/app.xml><?xml version="1.0" encoding="utf-8"?>
<Properties xmlns="http://schemas.openxmlformats.org/officeDocument/2006/extended-properties" xmlns:vt="http://schemas.openxmlformats.org/officeDocument/2006/docPropsVTypes">
  <Template>Normal</Template>
  <TotalTime>5</TotalTime>
  <Pages>9</Pages>
  <Words>3435</Words>
  <Characters>19581</Characters>
  <Application>Microsoft Office Word</Application>
  <DocSecurity>0</DocSecurity>
  <Lines>163</Lines>
  <Paragraphs>45</Paragraphs>
  <ScaleCrop>false</ScaleCrop>
  <Company>Microsoft</Company>
  <LinksUpToDate>false</LinksUpToDate>
  <CharactersWithSpaces>22971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Danielle Martin</dc:creator>
  <cp:lastModifiedBy>Diana C. Cartagena</cp:lastModifiedBy>
  <cp:revision>3</cp:revision>
  <dcterms:created xsi:type="dcterms:W3CDTF">2016-08-03T16:21:00Z</dcterms:created>
  <dcterms:modified xsi:type="dcterms:W3CDTF">2018-08-07T17:56:00Z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442800</vt:r8>
  </property>
</Properties>
</file>