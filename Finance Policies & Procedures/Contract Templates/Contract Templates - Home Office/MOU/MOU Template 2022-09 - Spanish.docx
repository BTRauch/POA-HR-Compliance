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people.xml" ContentType="application/vnd.openxmlformats-officedocument.wordprocessingml.peop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Pr="000C37AD" w:rsidR="0086200C" w:rsidP="00E12566" w:rsidRDefault="00C11616" w14:paraId="5E5DB0EA" w14:textId="7940F8BA">
      <w:pPr>
        <w:widowControl w:val="0"/>
        <w:spacing w:line="240" w:lineRule="auto"/>
        <w:jc w:val="center"/>
        <w:rPr>
          <w:rFonts w:ascii="Times New Roman" w:hAnsi="Times New Roman" w:eastAsiaTheme="minorHAnsi" w:cstheme="minorBidi"/>
          <w:b/>
          <w:spacing w:val="-1"/>
          <w:sz w:val="24"/>
          <w:szCs w:val="24"/>
          <w:lang w:val="es-CO"/>
        </w:rPr>
      </w:pPr>
      <w:bookmarkStart w:name="_GoBack" w:id="0"/>
      <w:bookmarkEnd w:id="0"/>
      <w:r w:rsidRPr="000C37AD">
        <w:rPr>
          <w:rFonts w:ascii="Times New Roman" w:hAnsi="Times New Roman" w:eastAsiaTheme="minorHAnsi" w:cstheme="minorBidi"/>
          <w:b/>
          <w:spacing w:val="-1"/>
          <w:sz w:val="24"/>
          <w:szCs w:val="24"/>
          <w:lang w:val="es-CO"/>
        </w:rPr>
        <w:t>Memor</w:t>
      </w:r>
      <w:r w:rsidRPr="000C37AD" w:rsidR="0086200C">
        <w:rPr>
          <w:rFonts w:ascii="Times New Roman" w:hAnsi="Times New Roman" w:eastAsiaTheme="minorHAnsi" w:cstheme="minorBidi"/>
          <w:b/>
          <w:spacing w:val="-1"/>
          <w:sz w:val="24"/>
          <w:szCs w:val="24"/>
          <w:lang w:val="es-CO"/>
        </w:rPr>
        <w:t>ando de Entendimiento</w:t>
      </w:r>
    </w:p>
    <w:p w:rsidRPr="000C37AD" w:rsidR="00BF4497" w:rsidP="00E12566" w:rsidRDefault="0086200C" w14:paraId="17DFC51F" w14:textId="3DB3D30A">
      <w:pPr>
        <w:widowControl w:val="0"/>
        <w:spacing w:line="240" w:lineRule="auto"/>
        <w:jc w:val="center"/>
        <w:rPr>
          <w:rFonts w:ascii="Times New Roman" w:hAnsi="Times New Roman" w:eastAsiaTheme="minorHAnsi" w:cstheme="minorBidi"/>
          <w:b/>
          <w:spacing w:val="-1"/>
          <w:sz w:val="24"/>
          <w:szCs w:val="24"/>
          <w:lang w:val="es-CO"/>
        </w:rPr>
      </w:pPr>
      <w:proofErr w:type="gramStart"/>
      <w:r w:rsidRPr="000C37AD">
        <w:rPr>
          <w:rFonts w:ascii="Times New Roman" w:hAnsi="Times New Roman" w:eastAsiaTheme="minorHAnsi" w:cstheme="minorBidi"/>
          <w:b/>
          <w:spacing w:val="-1"/>
          <w:sz w:val="24"/>
          <w:szCs w:val="24"/>
          <w:lang w:val="es-CO"/>
        </w:rPr>
        <w:t>entre</w:t>
      </w:r>
      <w:proofErr w:type="gramEnd"/>
    </w:p>
    <w:p w:rsidRPr="000C37AD" w:rsidR="00BF4497" w:rsidP="00E12566" w:rsidRDefault="00C11616" w14:paraId="7E9A04A2" w14:textId="77777777">
      <w:pPr>
        <w:widowControl w:val="0"/>
        <w:spacing w:line="240" w:lineRule="auto"/>
        <w:jc w:val="center"/>
        <w:rPr>
          <w:rFonts w:ascii="Times New Roman" w:hAnsi="Times New Roman" w:eastAsiaTheme="minorHAnsi" w:cstheme="minorBidi"/>
          <w:b/>
          <w:spacing w:val="-1"/>
          <w:sz w:val="24"/>
          <w:szCs w:val="24"/>
          <w:lang w:val="es-CO"/>
        </w:rPr>
      </w:pPr>
      <w:r w:rsidRPr="000C37AD">
        <w:rPr>
          <w:rFonts w:ascii="Times New Roman" w:hAnsi="Times New Roman" w:eastAsiaTheme="minorHAnsi" w:cstheme="minorBidi"/>
          <w:b/>
          <w:spacing w:val="-1"/>
          <w:sz w:val="24"/>
          <w:szCs w:val="24"/>
          <w:lang w:val="es-CO"/>
        </w:rPr>
        <w:t xml:space="preserve"> Partners of the Americas </w:t>
      </w:r>
    </w:p>
    <w:p w:rsidRPr="000C37AD" w:rsidR="00BF4497" w:rsidP="00E12566" w:rsidRDefault="0086200C" w14:paraId="75B0BAE7" w14:textId="3853933F">
      <w:pPr>
        <w:widowControl w:val="0"/>
        <w:spacing w:line="240" w:lineRule="auto"/>
        <w:jc w:val="center"/>
        <w:rPr>
          <w:rFonts w:ascii="Times New Roman" w:hAnsi="Times New Roman" w:eastAsiaTheme="minorHAnsi" w:cstheme="minorBidi"/>
          <w:b/>
          <w:spacing w:val="-1"/>
          <w:sz w:val="24"/>
          <w:szCs w:val="24"/>
          <w:lang w:val="es-CO"/>
        </w:rPr>
      </w:pPr>
      <w:proofErr w:type="gramStart"/>
      <w:r w:rsidRPr="000C37AD">
        <w:rPr>
          <w:rFonts w:ascii="Times New Roman" w:hAnsi="Times New Roman" w:eastAsiaTheme="minorHAnsi" w:cstheme="minorBidi"/>
          <w:b/>
          <w:spacing w:val="-1"/>
          <w:sz w:val="24"/>
          <w:szCs w:val="24"/>
          <w:lang w:val="es-CO"/>
        </w:rPr>
        <w:t>y</w:t>
      </w:r>
      <w:proofErr w:type="gramEnd"/>
      <w:r w:rsidRPr="000C37AD" w:rsidR="00C11616">
        <w:rPr>
          <w:rFonts w:ascii="Times New Roman" w:hAnsi="Times New Roman" w:eastAsiaTheme="minorHAnsi" w:cstheme="minorBidi"/>
          <w:b/>
          <w:spacing w:val="-1"/>
          <w:sz w:val="24"/>
          <w:szCs w:val="24"/>
          <w:lang w:val="es-CO"/>
        </w:rPr>
        <w:t xml:space="preserve"> </w:t>
      </w:r>
    </w:p>
    <w:p w:rsidRPr="000C37AD" w:rsidR="00BF4497" w:rsidP="00E12566" w:rsidRDefault="00C11616" w14:paraId="17FF1A18" w14:textId="6FB38F2E">
      <w:pPr>
        <w:widowControl w:val="0"/>
        <w:spacing w:line="240" w:lineRule="auto"/>
        <w:jc w:val="center"/>
        <w:rPr>
          <w:rFonts w:ascii="Times New Roman" w:hAnsi="Times New Roman" w:eastAsiaTheme="minorHAnsi" w:cstheme="minorBidi"/>
          <w:b/>
          <w:spacing w:val="-1"/>
          <w:sz w:val="24"/>
          <w:szCs w:val="24"/>
          <w:lang w:val="es-CO"/>
        </w:rPr>
      </w:pPr>
      <w:r w:rsidRPr="000C37AD">
        <w:rPr>
          <w:rFonts w:ascii="Times New Roman" w:hAnsi="Times New Roman" w:eastAsiaTheme="minorHAnsi" w:cstheme="minorBidi"/>
          <w:b/>
          <w:spacing w:val="-1"/>
          <w:sz w:val="24"/>
          <w:szCs w:val="24"/>
          <w:lang w:val="es-CO"/>
        </w:rPr>
        <w:t>[N</w:t>
      </w:r>
      <w:r w:rsidRPr="000C37AD" w:rsidR="0086200C">
        <w:rPr>
          <w:rFonts w:ascii="Times New Roman" w:hAnsi="Times New Roman" w:eastAsiaTheme="minorHAnsi" w:cstheme="minorBidi"/>
          <w:b/>
          <w:spacing w:val="-1"/>
          <w:sz w:val="24"/>
          <w:szCs w:val="24"/>
          <w:lang w:val="es-CO"/>
        </w:rPr>
        <w:t>OMBRE DEL SOCIO</w:t>
      </w:r>
      <w:r w:rsidRPr="000C37AD">
        <w:rPr>
          <w:rFonts w:ascii="Times New Roman" w:hAnsi="Times New Roman" w:eastAsiaTheme="minorHAnsi" w:cstheme="minorBidi"/>
          <w:b/>
          <w:spacing w:val="-1"/>
          <w:sz w:val="24"/>
          <w:szCs w:val="24"/>
          <w:lang w:val="es-CO"/>
        </w:rPr>
        <w:t>]</w:t>
      </w:r>
    </w:p>
    <w:p w:rsidRPr="000C37AD" w:rsidR="00BF4497" w:rsidRDefault="00BF4497" w14:paraId="3098CD08" w14:textId="77777777">
      <w:pPr>
        <w:widowControl w:val="0"/>
        <w:pBdr>
          <w:top w:val="nil"/>
          <w:left w:val="nil"/>
          <w:bottom w:val="nil"/>
          <w:right w:val="nil"/>
          <w:between w:val="nil"/>
        </w:pBdr>
        <w:spacing w:after="100" w:line="240" w:lineRule="auto"/>
        <w:jc w:val="center"/>
        <w:rPr>
          <w:rFonts w:ascii="Calibri" w:hAnsi="Calibri" w:eastAsia="Calibri" w:cs="Calibri"/>
          <w:color w:val="231F20"/>
          <w:lang w:val="es-CO"/>
        </w:rPr>
      </w:pPr>
    </w:p>
    <w:p w:rsidRPr="000C37AD" w:rsidR="00BF4497" w:rsidP="00E12566" w:rsidRDefault="0086200C" w14:paraId="70FE7C3A" w14:textId="1323F8D3">
      <w:pPr>
        <w:pStyle w:val="ListParagraph"/>
        <w:tabs>
          <w:tab w:val="left" w:pos="1661"/>
        </w:tabs>
        <w:ind w:left="360"/>
        <w:jc w:val="both"/>
        <w:rPr>
          <w:rFonts w:ascii="Times New Roman" w:hAnsi="Times New Roman"/>
          <w:sz w:val="24"/>
          <w:szCs w:val="24"/>
          <w:lang w:val="es-CO"/>
        </w:rPr>
      </w:pPr>
      <w:r w:rsidRPr="000C37AD">
        <w:rPr>
          <w:rFonts w:ascii="Times New Roman" w:hAnsi="Times New Roman"/>
          <w:sz w:val="24"/>
          <w:szCs w:val="24"/>
          <w:lang w:val="es-CO"/>
        </w:rPr>
        <w:t xml:space="preserve">Este </w:t>
      </w:r>
      <w:r w:rsidRPr="000C37AD" w:rsidR="00C11616">
        <w:rPr>
          <w:rFonts w:ascii="Times New Roman" w:hAnsi="Times New Roman"/>
          <w:b/>
          <w:sz w:val="24"/>
          <w:szCs w:val="24"/>
          <w:lang w:val="es-CO"/>
        </w:rPr>
        <w:t>Memorand</w:t>
      </w:r>
      <w:r w:rsidRPr="000C37AD">
        <w:rPr>
          <w:rFonts w:ascii="Times New Roman" w:hAnsi="Times New Roman"/>
          <w:b/>
          <w:sz w:val="24"/>
          <w:szCs w:val="24"/>
          <w:lang w:val="es-CO"/>
        </w:rPr>
        <w:t>o de Entendimiento</w:t>
      </w:r>
      <w:r w:rsidRPr="000C37AD" w:rsidR="00C11616">
        <w:rPr>
          <w:rFonts w:ascii="Times New Roman" w:hAnsi="Times New Roman"/>
          <w:sz w:val="24"/>
          <w:szCs w:val="24"/>
          <w:lang w:val="es-CO"/>
        </w:rPr>
        <w:t xml:space="preserve"> (</w:t>
      </w:r>
      <w:r w:rsidRPr="000C37AD">
        <w:rPr>
          <w:rFonts w:ascii="Times New Roman" w:hAnsi="Times New Roman"/>
          <w:sz w:val="24"/>
          <w:szCs w:val="24"/>
          <w:lang w:val="es-CO"/>
        </w:rPr>
        <w:t>en adela</w:t>
      </w:r>
      <w:r w:rsidRPr="000C37AD" w:rsidR="00FB61C2">
        <w:rPr>
          <w:rFonts w:ascii="Times New Roman" w:hAnsi="Times New Roman"/>
          <w:sz w:val="24"/>
          <w:szCs w:val="24"/>
          <w:lang w:val="es-CO"/>
        </w:rPr>
        <w:t>n</w:t>
      </w:r>
      <w:r w:rsidRPr="000C37AD">
        <w:rPr>
          <w:rFonts w:ascii="Times New Roman" w:hAnsi="Times New Roman"/>
          <w:sz w:val="24"/>
          <w:szCs w:val="24"/>
          <w:lang w:val="es-CO"/>
        </w:rPr>
        <w:t>te</w:t>
      </w:r>
      <w:r w:rsidRPr="000C37AD" w:rsidR="00C11616">
        <w:rPr>
          <w:rFonts w:ascii="Times New Roman" w:hAnsi="Times New Roman"/>
          <w:sz w:val="24"/>
          <w:szCs w:val="24"/>
          <w:lang w:val="es-CO"/>
        </w:rPr>
        <w:t xml:space="preserve"> "MOU") </w:t>
      </w:r>
      <w:r w:rsidRPr="000C37AD">
        <w:rPr>
          <w:rFonts w:ascii="Times New Roman" w:hAnsi="Times New Roman"/>
          <w:sz w:val="24"/>
          <w:szCs w:val="24"/>
          <w:lang w:val="es-CO"/>
        </w:rPr>
        <w:t xml:space="preserve">establece un acuerdo </w:t>
      </w:r>
      <w:r w:rsidRPr="000C37AD" w:rsidR="00FB61C2">
        <w:rPr>
          <w:rFonts w:ascii="Times New Roman" w:hAnsi="Times New Roman"/>
          <w:sz w:val="24"/>
          <w:szCs w:val="24"/>
          <w:lang w:val="es-CO"/>
        </w:rPr>
        <w:t>entre</w:t>
      </w:r>
      <w:r w:rsidRPr="000C37AD" w:rsidR="00C11616">
        <w:rPr>
          <w:rFonts w:ascii="Times New Roman" w:hAnsi="Times New Roman"/>
          <w:sz w:val="24"/>
          <w:szCs w:val="24"/>
          <w:lang w:val="es-CO"/>
        </w:rPr>
        <w:t xml:space="preserve"> Partners of the Americas (POA) </w:t>
      </w:r>
      <w:r w:rsidRPr="000C37AD" w:rsidR="00FB61C2">
        <w:rPr>
          <w:rFonts w:ascii="Times New Roman" w:hAnsi="Times New Roman"/>
          <w:sz w:val="24"/>
          <w:szCs w:val="24"/>
          <w:lang w:val="es-CO"/>
        </w:rPr>
        <w:t>y</w:t>
      </w:r>
      <w:r w:rsidRPr="000C37AD" w:rsidR="00C11616">
        <w:rPr>
          <w:rFonts w:ascii="Times New Roman" w:hAnsi="Times New Roman"/>
          <w:sz w:val="24"/>
          <w:szCs w:val="24"/>
          <w:lang w:val="es-CO"/>
        </w:rPr>
        <w:t xml:space="preserve"> </w:t>
      </w:r>
      <w:r w:rsidRPr="000C37AD" w:rsidR="00C11616">
        <w:rPr>
          <w:rFonts w:ascii="Times New Roman" w:hAnsi="Times New Roman"/>
          <w:sz w:val="24"/>
          <w:szCs w:val="24"/>
          <w:highlight w:val="yellow"/>
          <w:lang w:val="es-CO"/>
        </w:rPr>
        <w:t>[</w:t>
      </w:r>
      <w:r w:rsidRPr="000C37AD" w:rsidR="00FB61C2">
        <w:rPr>
          <w:rFonts w:ascii="Times New Roman" w:hAnsi="Times New Roman"/>
          <w:sz w:val="24"/>
          <w:szCs w:val="24"/>
          <w:highlight w:val="yellow"/>
          <w:lang w:val="es-CO"/>
        </w:rPr>
        <w:t>NOMBRE DEL SOCIO</w:t>
      </w:r>
      <w:r w:rsidRPr="000C37AD" w:rsidR="00C11616">
        <w:rPr>
          <w:rFonts w:ascii="Times New Roman" w:hAnsi="Times New Roman"/>
          <w:sz w:val="24"/>
          <w:szCs w:val="24"/>
          <w:lang w:val="es-CO"/>
        </w:rPr>
        <w:t xml:space="preserve">] </w:t>
      </w:r>
      <w:r w:rsidRPr="000C37AD" w:rsidR="00FB61C2">
        <w:rPr>
          <w:rFonts w:ascii="Times New Roman" w:hAnsi="Times New Roman"/>
          <w:sz w:val="24"/>
          <w:szCs w:val="24"/>
          <w:lang w:val="es-CO"/>
        </w:rPr>
        <w:t>para</w:t>
      </w:r>
      <w:r w:rsidRPr="000C37AD" w:rsidR="00CB0471">
        <w:rPr>
          <w:rFonts w:ascii="Times New Roman" w:hAnsi="Times New Roman"/>
          <w:sz w:val="24"/>
          <w:szCs w:val="24"/>
          <w:lang w:val="es-CO"/>
        </w:rPr>
        <w:t xml:space="preserve"> </w:t>
      </w:r>
      <w:r w:rsidRPr="000C37AD" w:rsidR="00CB0471">
        <w:rPr>
          <w:rFonts w:ascii="Times New Roman" w:hAnsi="Times New Roman"/>
          <w:sz w:val="24"/>
          <w:szCs w:val="24"/>
          <w:highlight w:val="yellow"/>
          <w:lang w:val="es-CO"/>
        </w:rPr>
        <w:t>[DETA</w:t>
      </w:r>
      <w:r w:rsidRPr="000C37AD" w:rsidR="00FB61C2">
        <w:rPr>
          <w:rFonts w:ascii="Times New Roman" w:hAnsi="Times New Roman"/>
          <w:sz w:val="24"/>
          <w:szCs w:val="24"/>
          <w:highlight w:val="yellow"/>
          <w:lang w:val="es-CO"/>
        </w:rPr>
        <w:t>LL</w:t>
      </w:r>
      <w:r w:rsidR="00D310A0">
        <w:rPr>
          <w:rFonts w:ascii="Times New Roman" w:hAnsi="Times New Roman"/>
          <w:sz w:val="24"/>
          <w:szCs w:val="24"/>
          <w:highlight w:val="yellow"/>
          <w:lang w:val="es-CO"/>
        </w:rPr>
        <w:t>AR EL</w:t>
      </w:r>
      <w:r w:rsidRPr="000C37AD" w:rsidR="00FB61C2">
        <w:rPr>
          <w:rFonts w:ascii="Times New Roman" w:hAnsi="Times New Roman"/>
          <w:sz w:val="24"/>
          <w:szCs w:val="24"/>
          <w:highlight w:val="yellow"/>
          <w:lang w:val="es-CO"/>
        </w:rPr>
        <w:t xml:space="preserve"> PROPÓSITO AQUÍ</w:t>
      </w:r>
      <w:r w:rsidRPr="000C37AD" w:rsidR="00CB0471">
        <w:rPr>
          <w:rFonts w:ascii="Times New Roman" w:hAnsi="Times New Roman"/>
          <w:sz w:val="24"/>
          <w:szCs w:val="24"/>
          <w:highlight w:val="yellow"/>
          <w:lang w:val="es-CO"/>
        </w:rPr>
        <w:t>].</w:t>
      </w:r>
    </w:p>
    <w:p w:rsidRPr="000C37AD" w:rsidR="00BF4497" w:rsidRDefault="00BF4497" w14:paraId="6DF0B27B" w14:textId="77777777">
      <w:pPr>
        <w:widowControl w:val="0"/>
        <w:pBdr>
          <w:top w:val="nil"/>
          <w:left w:val="nil"/>
          <w:bottom w:val="nil"/>
          <w:right w:val="nil"/>
          <w:between w:val="nil"/>
        </w:pBdr>
        <w:spacing w:after="100"/>
        <w:rPr>
          <w:rFonts w:ascii="Calibri" w:hAnsi="Calibri" w:eastAsia="Calibri" w:cs="Calibri"/>
          <w:color w:val="231F20"/>
          <w:lang w:val="es-CO"/>
        </w:rPr>
      </w:pPr>
    </w:p>
    <w:p w:rsidRPr="000C37AD" w:rsidR="00BF4497" w:rsidP="009576D5" w:rsidRDefault="00E12566" w14:paraId="45FC0ACD" w14:textId="5708EBF5">
      <w:pPr>
        <w:pStyle w:val="BodyText"/>
        <w:numPr>
          <w:ilvl w:val="0"/>
          <w:numId w:val="1"/>
        </w:numPr>
        <w:tabs>
          <w:tab w:val="left" w:pos="1661"/>
        </w:tabs>
        <w:jc w:val="both"/>
        <w:rPr>
          <w:rFonts w:ascii="Times New Roman" w:hAnsi="Times New Roman"/>
          <w:b/>
          <w:sz w:val="24"/>
          <w:szCs w:val="24"/>
          <w:lang w:val="es-CO"/>
        </w:rPr>
      </w:pPr>
      <w:r w:rsidRPr="000C37AD">
        <w:rPr>
          <w:rFonts w:ascii="Calibri" w:hAnsi="Calibri" w:eastAsia="Calibri" w:cs="Calibri"/>
          <w:b/>
          <w:lang w:val="es-CO"/>
        </w:rPr>
        <w:t xml:space="preserve"> </w:t>
      </w:r>
      <w:r w:rsidRPr="000C37AD" w:rsidR="00FB61C2">
        <w:rPr>
          <w:rFonts w:ascii="Times New Roman" w:hAnsi="Times New Roman"/>
          <w:b/>
          <w:sz w:val="24"/>
          <w:szCs w:val="24"/>
          <w:lang w:val="es-CO"/>
        </w:rPr>
        <w:t>ANTECEDENTES</w:t>
      </w:r>
    </w:p>
    <w:p w:rsidRPr="000C37AD" w:rsidR="00BF4497" w:rsidP="00E12566" w:rsidRDefault="00C11616" w14:paraId="71372686" w14:textId="76D8F15A">
      <w:pPr>
        <w:pStyle w:val="BodyText"/>
        <w:tabs>
          <w:tab w:val="left" w:pos="1661"/>
        </w:tabs>
        <w:ind w:left="360" w:firstLine="0"/>
        <w:jc w:val="both"/>
        <w:rPr>
          <w:rFonts w:ascii="Times New Roman" w:hAnsi="Times New Roman"/>
          <w:b/>
          <w:sz w:val="24"/>
          <w:szCs w:val="24"/>
          <w:lang w:val="es-CO"/>
        </w:rPr>
      </w:pPr>
      <w:r w:rsidRPr="000C37AD">
        <w:rPr>
          <w:rFonts w:ascii="Times New Roman" w:hAnsi="Times New Roman"/>
          <w:b/>
          <w:sz w:val="24"/>
          <w:szCs w:val="24"/>
          <w:lang w:val="es-CO"/>
        </w:rPr>
        <w:t>A</w:t>
      </w:r>
      <w:r w:rsidRPr="000C37AD" w:rsidR="00FB61C2">
        <w:rPr>
          <w:rFonts w:ascii="Times New Roman" w:hAnsi="Times New Roman"/>
          <w:b/>
          <w:sz w:val="24"/>
          <w:szCs w:val="24"/>
          <w:lang w:val="es-CO"/>
        </w:rPr>
        <w:t>cerca de</w:t>
      </w:r>
      <w:r w:rsidRPr="000C37AD">
        <w:rPr>
          <w:rFonts w:ascii="Times New Roman" w:hAnsi="Times New Roman"/>
          <w:b/>
          <w:sz w:val="24"/>
          <w:szCs w:val="24"/>
          <w:lang w:val="es-CO"/>
        </w:rPr>
        <w:t xml:space="preserve"> Partners of the Americas </w:t>
      </w:r>
    </w:p>
    <w:p w:rsidRPr="000C37AD" w:rsidR="00BF4497" w:rsidP="00E12566" w:rsidRDefault="00C11616" w14:paraId="6BCDCA87" w14:textId="73B091D3">
      <w:pPr>
        <w:pStyle w:val="BodyText"/>
        <w:tabs>
          <w:tab w:val="left" w:pos="1661"/>
        </w:tabs>
        <w:ind w:left="360" w:firstLine="0"/>
        <w:jc w:val="both"/>
        <w:rPr>
          <w:rFonts w:ascii="Times New Roman" w:hAnsi="Times New Roman"/>
          <w:b/>
          <w:sz w:val="24"/>
          <w:szCs w:val="24"/>
          <w:lang w:val="es-CO"/>
        </w:rPr>
      </w:pPr>
      <w:r w:rsidRPr="000C37AD">
        <w:rPr>
          <w:rFonts w:ascii="Times New Roman" w:hAnsi="Times New Roman"/>
          <w:sz w:val="24"/>
          <w:szCs w:val="24"/>
          <w:lang w:val="es-CO"/>
        </w:rPr>
        <w:t>Inspir</w:t>
      </w:r>
      <w:r w:rsidRPr="000C37AD" w:rsidR="00FB61C2">
        <w:rPr>
          <w:rFonts w:ascii="Times New Roman" w:hAnsi="Times New Roman"/>
          <w:sz w:val="24"/>
          <w:szCs w:val="24"/>
          <w:lang w:val="es-CO"/>
        </w:rPr>
        <w:t>ado por el presidente</w:t>
      </w:r>
      <w:r w:rsidRPr="000C37AD">
        <w:rPr>
          <w:rFonts w:ascii="Times New Roman" w:hAnsi="Times New Roman"/>
          <w:sz w:val="24"/>
          <w:szCs w:val="24"/>
          <w:lang w:val="es-CO"/>
        </w:rPr>
        <w:t xml:space="preserve"> Kennedy </w:t>
      </w:r>
      <w:r w:rsidRPr="000C37AD" w:rsidR="00FB61C2">
        <w:rPr>
          <w:rFonts w:ascii="Times New Roman" w:hAnsi="Times New Roman"/>
          <w:sz w:val="24"/>
          <w:szCs w:val="24"/>
          <w:lang w:val="es-CO"/>
        </w:rPr>
        <w:t>y fundado en</w:t>
      </w:r>
      <w:r w:rsidRPr="000C37AD">
        <w:rPr>
          <w:rFonts w:ascii="Times New Roman" w:hAnsi="Times New Roman"/>
          <w:sz w:val="24"/>
          <w:szCs w:val="24"/>
          <w:lang w:val="es-CO"/>
        </w:rPr>
        <w:t xml:space="preserve"> 1964 </w:t>
      </w:r>
      <w:r w:rsidRPr="000C37AD" w:rsidR="00FB61C2">
        <w:rPr>
          <w:rFonts w:ascii="Times New Roman" w:hAnsi="Times New Roman"/>
          <w:sz w:val="24"/>
          <w:szCs w:val="24"/>
          <w:lang w:val="es-CO"/>
        </w:rPr>
        <w:t>bajo la Alianza por el Progreso, Partners of the Americas e</w:t>
      </w:r>
      <w:r w:rsidRPr="000C37AD">
        <w:rPr>
          <w:rFonts w:ascii="Times New Roman" w:hAnsi="Times New Roman"/>
          <w:sz w:val="24"/>
          <w:szCs w:val="24"/>
          <w:lang w:val="es-CO"/>
        </w:rPr>
        <w:t xml:space="preserve">s </w:t>
      </w:r>
      <w:r w:rsidRPr="000C37AD" w:rsidR="00FB61C2">
        <w:rPr>
          <w:rFonts w:ascii="Times New Roman" w:hAnsi="Times New Roman"/>
          <w:sz w:val="24"/>
          <w:szCs w:val="24"/>
          <w:lang w:val="es-CO"/>
        </w:rPr>
        <w:t>una organización</w:t>
      </w:r>
      <w:r w:rsidRPr="000C37AD">
        <w:rPr>
          <w:rFonts w:ascii="Times New Roman" w:hAnsi="Times New Roman"/>
          <w:sz w:val="24"/>
          <w:szCs w:val="24"/>
          <w:lang w:val="es-CO"/>
        </w:rPr>
        <w:t xml:space="preserve"> 501(c) 3</w:t>
      </w:r>
      <w:r w:rsidRPr="000C37AD" w:rsidR="00FB61C2">
        <w:rPr>
          <w:rFonts w:ascii="Times New Roman" w:hAnsi="Times New Roman"/>
          <w:sz w:val="24"/>
          <w:szCs w:val="24"/>
          <w:lang w:val="es-CO"/>
        </w:rPr>
        <w:t xml:space="preserve">, sin ánimo de lucro y no partidista, con oficinas internacionales en </w:t>
      </w:r>
      <w:r w:rsidRPr="000C37AD">
        <w:rPr>
          <w:rFonts w:ascii="Times New Roman" w:hAnsi="Times New Roman"/>
          <w:sz w:val="24"/>
          <w:szCs w:val="24"/>
          <w:lang w:val="es-CO"/>
        </w:rPr>
        <w:t>Washington DC. Partners of the Americas (Partners) con</w:t>
      </w:r>
      <w:r w:rsidRPr="000C37AD" w:rsidR="00FB61C2">
        <w:rPr>
          <w:rFonts w:ascii="Times New Roman" w:hAnsi="Times New Roman"/>
          <w:sz w:val="24"/>
          <w:szCs w:val="24"/>
          <w:lang w:val="es-CO"/>
        </w:rPr>
        <w:t xml:space="preserve">ecta voluntarios, profesionales en desarrollo internacional, </w:t>
      </w:r>
      <w:r w:rsidRPr="000C37AD">
        <w:rPr>
          <w:rFonts w:ascii="Times New Roman" w:hAnsi="Times New Roman"/>
          <w:sz w:val="24"/>
          <w:szCs w:val="24"/>
          <w:lang w:val="es-CO"/>
        </w:rPr>
        <w:t>go</w:t>
      </w:r>
      <w:r w:rsidRPr="000C37AD" w:rsidR="00FB61C2">
        <w:rPr>
          <w:rFonts w:ascii="Times New Roman" w:hAnsi="Times New Roman"/>
          <w:sz w:val="24"/>
          <w:szCs w:val="24"/>
          <w:lang w:val="es-CO"/>
        </w:rPr>
        <w:t xml:space="preserve">biernos, empresas e instituciones de educación superior en el Hemisferio Occidental para </w:t>
      </w:r>
      <w:r w:rsidR="00F04ED9">
        <w:rPr>
          <w:rFonts w:ascii="Times New Roman" w:hAnsi="Times New Roman"/>
          <w:sz w:val="24"/>
          <w:szCs w:val="24"/>
          <w:lang w:val="es-CO"/>
        </w:rPr>
        <w:t>servi</w:t>
      </w:r>
      <w:r w:rsidRPr="000C37AD" w:rsidR="00FB61C2">
        <w:rPr>
          <w:rFonts w:ascii="Times New Roman" w:hAnsi="Times New Roman"/>
          <w:sz w:val="24"/>
          <w:szCs w:val="24"/>
          <w:lang w:val="es-CO"/>
        </w:rPr>
        <w:t>r y cambiar vidas a través de asociaciones duraderas.</w:t>
      </w:r>
    </w:p>
    <w:p w:rsidRPr="000C37AD" w:rsidR="009576D5" w:rsidRDefault="009576D5" w14:paraId="2F327E5A" w14:textId="77777777">
      <w:pPr>
        <w:widowControl w:val="0"/>
        <w:spacing w:after="100"/>
        <w:rPr>
          <w:rFonts w:ascii="Calibri" w:hAnsi="Calibri" w:eastAsia="Calibri" w:cs="Calibri"/>
          <w:u w:val="single"/>
          <w:lang w:val="es-CO"/>
        </w:rPr>
      </w:pPr>
    </w:p>
    <w:p w:rsidRPr="000C37AD" w:rsidR="00BF4497" w:rsidP="009576D5" w:rsidRDefault="00C11616" w14:paraId="50DF93F4" w14:textId="5CB1A767">
      <w:pPr>
        <w:pStyle w:val="BodyText"/>
        <w:tabs>
          <w:tab w:val="left" w:pos="1661"/>
        </w:tabs>
        <w:ind w:left="360" w:firstLine="0"/>
        <w:jc w:val="both"/>
        <w:rPr>
          <w:rFonts w:ascii="Times New Roman" w:hAnsi="Times New Roman"/>
          <w:b/>
          <w:sz w:val="24"/>
          <w:szCs w:val="24"/>
          <w:lang w:val="es-CO"/>
        </w:rPr>
      </w:pPr>
      <w:r w:rsidRPr="000C37AD">
        <w:rPr>
          <w:rFonts w:ascii="Times New Roman" w:hAnsi="Times New Roman"/>
          <w:b/>
          <w:sz w:val="24"/>
          <w:szCs w:val="24"/>
          <w:lang w:val="es-CO"/>
        </w:rPr>
        <w:t>A</w:t>
      </w:r>
      <w:r w:rsidRPr="000C37AD" w:rsidR="00FB61C2">
        <w:rPr>
          <w:rFonts w:ascii="Times New Roman" w:hAnsi="Times New Roman"/>
          <w:b/>
          <w:sz w:val="24"/>
          <w:szCs w:val="24"/>
          <w:lang w:val="es-CO"/>
        </w:rPr>
        <w:t>cerca de</w:t>
      </w:r>
      <w:r w:rsidRPr="000C37AD">
        <w:rPr>
          <w:rFonts w:ascii="Times New Roman" w:hAnsi="Times New Roman"/>
          <w:b/>
          <w:sz w:val="24"/>
          <w:szCs w:val="24"/>
          <w:lang w:val="es-CO"/>
        </w:rPr>
        <w:t xml:space="preserve"> </w:t>
      </w:r>
      <w:r w:rsidRPr="000C37AD">
        <w:rPr>
          <w:rFonts w:ascii="Times New Roman" w:hAnsi="Times New Roman"/>
          <w:b/>
          <w:sz w:val="24"/>
          <w:szCs w:val="24"/>
          <w:highlight w:val="yellow"/>
          <w:lang w:val="es-CO"/>
        </w:rPr>
        <w:t>[</w:t>
      </w:r>
      <w:r w:rsidRPr="000C37AD" w:rsidR="00FB61C2">
        <w:rPr>
          <w:rFonts w:ascii="Times New Roman" w:hAnsi="Times New Roman"/>
          <w:b/>
          <w:sz w:val="24"/>
          <w:szCs w:val="24"/>
          <w:highlight w:val="yellow"/>
          <w:lang w:val="es-CO"/>
        </w:rPr>
        <w:t>NOMBRE DEL SOCIO</w:t>
      </w:r>
      <w:r w:rsidRPr="000C37AD">
        <w:rPr>
          <w:rFonts w:ascii="Times New Roman" w:hAnsi="Times New Roman"/>
          <w:b/>
          <w:sz w:val="24"/>
          <w:szCs w:val="24"/>
          <w:highlight w:val="yellow"/>
          <w:lang w:val="es-CO"/>
        </w:rPr>
        <w:t>]</w:t>
      </w:r>
    </w:p>
    <w:p w:rsidRPr="000C37AD" w:rsidR="00BF4497" w:rsidP="009576D5" w:rsidRDefault="00C11616" w14:paraId="0F671BC5" w14:textId="6D5EE051">
      <w:pPr>
        <w:pStyle w:val="BodyText"/>
        <w:tabs>
          <w:tab w:val="left" w:pos="1661"/>
        </w:tabs>
        <w:ind w:left="360" w:firstLine="0"/>
        <w:jc w:val="both"/>
        <w:rPr>
          <w:rFonts w:ascii="Times New Roman" w:hAnsi="Times New Roman"/>
          <w:sz w:val="24"/>
          <w:szCs w:val="24"/>
          <w:lang w:val="es-CO"/>
        </w:rPr>
      </w:pPr>
      <w:r w:rsidRPr="000C37AD">
        <w:rPr>
          <w:rFonts w:ascii="Times New Roman" w:hAnsi="Times New Roman"/>
          <w:sz w:val="24"/>
          <w:szCs w:val="24"/>
          <w:lang w:val="es-CO"/>
        </w:rPr>
        <w:t>[DESCRIP</w:t>
      </w:r>
      <w:r w:rsidRPr="000C37AD" w:rsidR="00FB61C2">
        <w:rPr>
          <w:rFonts w:ascii="Times New Roman" w:hAnsi="Times New Roman"/>
          <w:sz w:val="24"/>
          <w:szCs w:val="24"/>
          <w:lang w:val="es-CO"/>
        </w:rPr>
        <w:t>CIÓN DEL SOCIO</w:t>
      </w:r>
      <w:r w:rsidRPr="000C37AD">
        <w:rPr>
          <w:rFonts w:ascii="Times New Roman" w:hAnsi="Times New Roman"/>
          <w:sz w:val="24"/>
          <w:szCs w:val="24"/>
          <w:lang w:val="es-CO"/>
        </w:rPr>
        <w:t>]</w:t>
      </w:r>
    </w:p>
    <w:p w:rsidRPr="000C37AD" w:rsidR="00BF4497" w:rsidRDefault="00BF4497" w14:paraId="01A11695" w14:textId="77777777">
      <w:pPr>
        <w:widowControl w:val="0"/>
        <w:spacing w:after="100"/>
        <w:rPr>
          <w:rFonts w:ascii="Calibri" w:hAnsi="Calibri" w:eastAsia="Calibri" w:cs="Calibri"/>
          <w:lang w:val="es-CO"/>
        </w:rPr>
      </w:pPr>
    </w:p>
    <w:p w:rsidRPr="000C37AD" w:rsidR="00BF4497" w:rsidP="009576D5" w:rsidRDefault="00C11616" w14:paraId="1BEC0695" w14:textId="2DBCD813">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DESCRIP</w:t>
      </w:r>
      <w:r w:rsidRPr="000C37AD" w:rsidR="00FB61C2">
        <w:rPr>
          <w:rFonts w:ascii="Times New Roman" w:hAnsi="Times New Roman"/>
          <w:b/>
          <w:sz w:val="24"/>
          <w:szCs w:val="24"/>
          <w:lang w:val="es-CO"/>
        </w:rPr>
        <w:t>CIÓN Y PROPÓSITO</w:t>
      </w:r>
    </w:p>
    <w:p w:rsidRPr="000C37AD" w:rsidR="00BF4497" w:rsidP="009576D5" w:rsidRDefault="004D0333" w14:paraId="48C53B4D" w14:textId="757DF0A8">
      <w:pPr>
        <w:pStyle w:val="BodyText"/>
        <w:tabs>
          <w:tab w:val="left" w:pos="1661"/>
        </w:tabs>
        <w:ind w:left="360" w:firstLine="0"/>
        <w:jc w:val="both"/>
        <w:rPr>
          <w:rFonts w:ascii="Times New Roman" w:hAnsi="Times New Roman"/>
          <w:sz w:val="24"/>
          <w:szCs w:val="24"/>
          <w:lang w:val="es-CO"/>
        </w:rPr>
      </w:pPr>
      <w:r w:rsidRPr="000C37AD">
        <w:rPr>
          <w:rFonts w:ascii="Times New Roman" w:hAnsi="Times New Roman"/>
          <w:sz w:val="24"/>
          <w:szCs w:val="24"/>
          <w:lang w:val="es-CO"/>
        </w:rPr>
        <w:t>El propósito basado en el ente</w:t>
      </w:r>
      <w:r w:rsidR="00F04ED9">
        <w:rPr>
          <w:rFonts w:ascii="Times New Roman" w:hAnsi="Times New Roman"/>
          <w:sz w:val="24"/>
          <w:szCs w:val="24"/>
          <w:lang w:val="es-CO"/>
        </w:rPr>
        <w:t>n</w:t>
      </w:r>
      <w:r w:rsidRPr="000C37AD">
        <w:rPr>
          <w:rFonts w:ascii="Times New Roman" w:hAnsi="Times New Roman"/>
          <w:sz w:val="24"/>
          <w:szCs w:val="24"/>
          <w:lang w:val="es-CO"/>
        </w:rPr>
        <w:t xml:space="preserve">dimiento mutuo, </w:t>
      </w:r>
      <w:r w:rsidR="00F04ED9">
        <w:rPr>
          <w:rFonts w:ascii="Times New Roman" w:hAnsi="Times New Roman"/>
          <w:sz w:val="24"/>
          <w:szCs w:val="24"/>
          <w:lang w:val="es-CO"/>
        </w:rPr>
        <w:t xml:space="preserve">entre </w:t>
      </w:r>
      <w:r w:rsidRPr="000C37AD" w:rsidR="00C11616">
        <w:rPr>
          <w:rFonts w:ascii="Times New Roman" w:hAnsi="Times New Roman"/>
          <w:sz w:val="24"/>
          <w:szCs w:val="24"/>
          <w:lang w:val="es-CO"/>
        </w:rPr>
        <w:t xml:space="preserve">Partners of the Americas </w:t>
      </w:r>
      <w:r w:rsidRPr="000C37AD">
        <w:rPr>
          <w:rFonts w:ascii="Times New Roman" w:hAnsi="Times New Roman"/>
          <w:sz w:val="24"/>
          <w:szCs w:val="24"/>
          <w:lang w:val="es-CO"/>
        </w:rPr>
        <w:t>y</w:t>
      </w:r>
      <w:r w:rsidRPr="000C37AD" w:rsidR="00C11616">
        <w:rPr>
          <w:rFonts w:ascii="Times New Roman" w:hAnsi="Times New Roman"/>
          <w:sz w:val="24"/>
          <w:szCs w:val="24"/>
          <w:lang w:val="es-CO"/>
        </w:rPr>
        <w:t xml:space="preserve"> </w:t>
      </w:r>
      <w:r w:rsidRPr="000C37AD" w:rsidR="00C11616">
        <w:rPr>
          <w:rFonts w:ascii="Times New Roman" w:hAnsi="Times New Roman"/>
          <w:sz w:val="24"/>
          <w:szCs w:val="24"/>
          <w:highlight w:val="yellow"/>
          <w:lang w:val="es-CO"/>
        </w:rPr>
        <w:t>N</w:t>
      </w:r>
      <w:r w:rsidRPr="000C37AD">
        <w:rPr>
          <w:rFonts w:ascii="Times New Roman" w:hAnsi="Times New Roman"/>
          <w:sz w:val="24"/>
          <w:szCs w:val="24"/>
          <w:highlight w:val="yellow"/>
          <w:lang w:val="es-CO"/>
        </w:rPr>
        <w:t>OMBRE DEL SOCIO</w:t>
      </w:r>
      <w:r w:rsidRPr="000C37AD" w:rsidR="00C11616">
        <w:rPr>
          <w:rFonts w:ascii="Times New Roman" w:hAnsi="Times New Roman"/>
          <w:sz w:val="24"/>
          <w:szCs w:val="24"/>
          <w:lang w:val="es-CO"/>
        </w:rPr>
        <w:t xml:space="preserve"> </w:t>
      </w:r>
      <w:r w:rsidRPr="000C37AD">
        <w:rPr>
          <w:rFonts w:ascii="Times New Roman" w:hAnsi="Times New Roman"/>
          <w:sz w:val="24"/>
          <w:szCs w:val="24"/>
          <w:lang w:val="es-CO"/>
        </w:rPr>
        <w:t>será</w:t>
      </w:r>
      <w:r w:rsidRPr="000C37AD" w:rsidR="00C11616">
        <w:rPr>
          <w:rFonts w:ascii="Times New Roman" w:hAnsi="Times New Roman"/>
          <w:sz w:val="24"/>
          <w:szCs w:val="24"/>
          <w:lang w:val="es-CO"/>
        </w:rPr>
        <w:t xml:space="preserve"> </w:t>
      </w:r>
      <w:r w:rsidRPr="000C37AD" w:rsidR="00C11616">
        <w:rPr>
          <w:rFonts w:ascii="Times New Roman" w:hAnsi="Times New Roman"/>
          <w:sz w:val="24"/>
          <w:szCs w:val="24"/>
          <w:highlight w:val="yellow"/>
          <w:lang w:val="es-CO"/>
        </w:rPr>
        <w:t>[</w:t>
      </w:r>
      <w:r w:rsidRPr="000C37AD">
        <w:rPr>
          <w:rFonts w:ascii="Times New Roman" w:hAnsi="Times New Roman"/>
          <w:sz w:val="24"/>
          <w:szCs w:val="24"/>
          <w:highlight w:val="yellow"/>
          <w:lang w:val="es-CO"/>
        </w:rPr>
        <w:t xml:space="preserve">ESPECIFICAR EL PROPÓSITO DEL </w:t>
      </w:r>
      <w:r w:rsidRPr="000C37AD" w:rsidR="00C11616">
        <w:rPr>
          <w:rFonts w:ascii="Times New Roman" w:hAnsi="Times New Roman"/>
          <w:sz w:val="24"/>
          <w:szCs w:val="24"/>
          <w:highlight w:val="yellow"/>
          <w:lang w:val="es-CO"/>
        </w:rPr>
        <w:t>MOU].</w:t>
      </w:r>
      <w:r w:rsidRPr="000C37AD" w:rsidR="00C11616">
        <w:rPr>
          <w:rFonts w:ascii="Times New Roman" w:hAnsi="Times New Roman"/>
          <w:sz w:val="24"/>
          <w:szCs w:val="24"/>
          <w:lang w:val="es-CO"/>
        </w:rPr>
        <w:t xml:space="preserve"> </w:t>
      </w:r>
    </w:p>
    <w:p w:rsidRPr="000C37AD" w:rsidR="00BF4497" w:rsidP="009576D5" w:rsidRDefault="004D0333" w14:paraId="5180CEA7" w14:textId="638D75CC">
      <w:pPr>
        <w:pStyle w:val="BodyText"/>
        <w:tabs>
          <w:tab w:val="left" w:pos="1661"/>
        </w:tabs>
        <w:ind w:hanging="1300"/>
        <w:jc w:val="both"/>
        <w:rPr>
          <w:rFonts w:ascii="Times New Roman" w:hAnsi="Times New Roman"/>
          <w:sz w:val="24"/>
          <w:szCs w:val="24"/>
          <w:lang w:val="es-CO"/>
        </w:rPr>
      </w:pPr>
      <w:r w:rsidRPr="000C37AD">
        <w:rPr>
          <w:rFonts w:ascii="Times New Roman" w:hAnsi="Times New Roman"/>
          <w:sz w:val="24"/>
          <w:szCs w:val="24"/>
          <w:lang w:val="es-CO"/>
        </w:rPr>
        <w:t>El objetivo anterior se logrará realizando las siguientes actividades de asociación</w:t>
      </w:r>
      <w:r w:rsidRPr="000C37AD" w:rsidR="00C11616">
        <w:rPr>
          <w:rFonts w:ascii="Times New Roman" w:hAnsi="Times New Roman"/>
          <w:sz w:val="24"/>
          <w:szCs w:val="24"/>
          <w:lang w:val="es-CO"/>
        </w:rPr>
        <w:t>:</w:t>
      </w:r>
    </w:p>
    <w:p w:rsidRPr="000C37AD" w:rsidR="00BF4497" w:rsidP="009576D5" w:rsidRDefault="00BF4497" w14:paraId="5584BE60" w14:textId="77777777">
      <w:pPr>
        <w:pStyle w:val="BodyText"/>
        <w:tabs>
          <w:tab w:val="left" w:pos="1661"/>
        </w:tabs>
        <w:ind w:left="360" w:firstLine="0"/>
        <w:jc w:val="both"/>
        <w:rPr>
          <w:rFonts w:ascii="Times New Roman" w:hAnsi="Times New Roman"/>
          <w:b/>
          <w:sz w:val="24"/>
          <w:szCs w:val="24"/>
          <w:lang w:val="es-CO"/>
        </w:rPr>
      </w:pPr>
    </w:p>
    <w:p w:rsidRPr="000C37AD" w:rsidR="009576D5" w:rsidP="009576D5" w:rsidRDefault="009576D5" w14:paraId="101F3CAD" w14:textId="77777777">
      <w:pPr>
        <w:pStyle w:val="BodyText"/>
        <w:tabs>
          <w:tab w:val="left" w:pos="1661"/>
        </w:tabs>
        <w:ind w:left="360" w:firstLine="0"/>
        <w:jc w:val="both"/>
        <w:rPr>
          <w:rFonts w:ascii="Times New Roman" w:hAnsi="Times New Roman"/>
          <w:b/>
          <w:sz w:val="24"/>
          <w:szCs w:val="24"/>
          <w:lang w:val="es-CO"/>
        </w:rPr>
      </w:pPr>
    </w:p>
    <w:p w:rsidRPr="000C37AD" w:rsidR="00BF4497" w:rsidP="009576D5" w:rsidRDefault="004D0333" w14:paraId="60883D51" w14:textId="3F5510A0">
      <w:pPr>
        <w:pStyle w:val="BodyText"/>
        <w:tabs>
          <w:tab w:val="left" w:pos="1661"/>
        </w:tabs>
        <w:ind w:left="360" w:firstLine="0"/>
        <w:jc w:val="both"/>
        <w:rPr>
          <w:rFonts w:ascii="Times New Roman" w:hAnsi="Times New Roman"/>
          <w:b/>
          <w:sz w:val="24"/>
          <w:szCs w:val="24"/>
          <w:lang w:val="es-CO"/>
        </w:rPr>
      </w:pPr>
      <w:r w:rsidRPr="000C37AD">
        <w:rPr>
          <w:rFonts w:ascii="Times New Roman" w:hAnsi="Times New Roman"/>
          <w:b/>
          <w:sz w:val="24"/>
          <w:szCs w:val="24"/>
          <w:highlight w:val="yellow"/>
          <w:lang w:val="es-CO"/>
        </w:rPr>
        <w:t xml:space="preserve">NOMBRE DEL SOCIO </w:t>
      </w:r>
      <w:r w:rsidRPr="000C37AD" w:rsidR="00C11616">
        <w:rPr>
          <w:rFonts w:ascii="Times New Roman" w:hAnsi="Times New Roman"/>
          <w:b/>
          <w:sz w:val="24"/>
          <w:szCs w:val="24"/>
          <w:lang w:val="es-CO"/>
        </w:rPr>
        <w:t xml:space="preserve"> </w:t>
      </w:r>
      <w:r w:rsidRPr="000C37AD">
        <w:rPr>
          <w:rFonts w:ascii="Times New Roman" w:hAnsi="Times New Roman"/>
          <w:b/>
          <w:sz w:val="24"/>
          <w:szCs w:val="24"/>
          <w:lang w:val="es-CO"/>
        </w:rPr>
        <w:t>hará</w:t>
      </w:r>
      <w:r w:rsidRPr="000C37AD" w:rsidR="00C11616">
        <w:rPr>
          <w:rFonts w:ascii="Times New Roman" w:hAnsi="Times New Roman"/>
          <w:b/>
          <w:sz w:val="24"/>
          <w:szCs w:val="24"/>
          <w:lang w:val="es-CO"/>
        </w:rPr>
        <w:t>:</w:t>
      </w:r>
    </w:p>
    <w:p w:rsidRPr="000C37AD" w:rsidR="00BF4497" w:rsidP="009576D5" w:rsidRDefault="009576D5" w14:paraId="65A54176" w14:textId="00BDB94A">
      <w:pPr>
        <w:pStyle w:val="BodyText"/>
        <w:tabs>
          <w:tab w:val="left" w:pos="1661"/>
        </w:tabs>
        <w:ind w:left="360" w:firstLine="0"/>
        <w:jc w:val="both"/>
        <w:rPr>
          <w:rFonts w:ascii="Times New Roman" w:hAnsi="Times New Roman"/>
          <w:b/>
          <w:sz w:val="24"/>
          <w:szCs w:val="24"/>
          <w:lang w:val="es-CO"/>
        </w:rPr>
      </w:pPr>
      <w:r w:rsidRPr="000C37AD">
        <w:rPr>
          <w:rFonts w:ascii="Times New Roman" w:hAnsi="Times New Roman"/>
          <w:b/>
          <w:sz w:val="24"/>
          <w:szCs w:val="24"/>
          <w:lang w:val="es-CO"/>
        </w:rPr>
        <w:t>I</w:t>
      </w:r>
      <w:r w:rsidRPr="000C37AD" w:rsidR="00C11616">
        <w:rPr>
          <w:rFonts w:ascii="Times New Roman" w:hAnsi="Times New Roman"/>
          <w:b/>
          <w:sz w:val="24"/>
          <w:szCs w:val="24"/>
          <w:lang w:val="es-CO"/>
        </w:rPr>
        <w:t>. [</w:t>
      </w:r>
      <w:r w:rsidRPr="000C37AD" w:rsidR="004D0333">
        <w:rPr>
          <w:rFonts w:ascii="Times New Roman" w:hAnsi="Times New Roman"/>
          <w:b/>
          <w:sz w:val="24"/>
          <w:szCs w:val="24"/>
          <w:lang w:val="es-CO"/>
        </w:rPr>
        <w:t>TAREA</w:t>
      </w:r>
      <w:r w:rsidRPr="000C37AD" w:rsidR="00C11616">
        <w:rPr>
          <w:rFonts w:ascii="Times New Roman" w:hAnsi="Times New Roman"/>
          <w:b/>
          <w:sz w:val="24"/>
          <w:szCs w:val="24"/>
          <w:lang w:val="es-CO"/>
        </w:rPr>
        <w:t>]</w:t>
      </w:r>
    </w:p>
    <w:p w:rsidRPr="000C37AD" w:rsidR="00BF4497" w:rsidP="009576D5" w:rsidRDefault="00C11616" w14:paraId="0FCD416F" w14:textId="3F17C2F7">
      <w:pPr>
        <w:widowControl w:val="0"/>
        <w:pBdr>
          <w:top w:val="nil"/>
          <w:left w:val="nil"/>
          <w:bottom w:val="nil"/>
          <w:right w:val="nil"/>
          <w:between w:val="nil"/>
        </w:pBdr>
        <w:spacing w:after="100"/>
        <w:ind w:firstLine="360"/>
        <w:rPr>
          <w:rFonts w:ascii="Times New Roman" w:hAnsi="Times New Roman" w:eastAsia="Cambria" w:cstheme="minorBidi"/>
          <w:sz w:val="24"/>
          <w:szCs w:val="24"/>
          <w:lang w:val="es-CO"/>
        </w:rPr>
      </w:pPr>
      <w:r w:rsidRPr="000C37AD">
        <w:rPr>
          <w:rFonts w:ascii="Times New Roman" w:hAnsi="Times New Roman" w:eastAsia="Cambria" w:cstheme="minorBidi"/>
          <w:sz w:val="24"/>
          <w:szCs w:val="24"/>
          <w:highlight w:val="yellow"/>
          <w:lang w:val="es-CO"/>
        </w:rPr>
        <w:t>[PRO</w:t>
      </w:r>
      <w:r w:rsidRPr="000C37AD" w:rsidR="004D0333">
        <w:rPr>
          <w:rFonts w:ascii="Times New Roman" w:hAnsi="Times New Roman" w:eastAsia="Cambria" w:cstheme="minorBidi"/>
          <w:sz w:val="24"/>
          <w:szCs w:val="24"/>
          <w:highlight w:val="yellow"/>
          <w:lang w:val="es-CO"/>
        </w:rPr>
        <w:t>PORCIONAR DETALLES DE LA TAREA</w:t>
      </w:r>
      <w:r w:rsidRPr="000C37AD">
        <w:rPr>
          <w:rFonts w:ascii="Times New Roman" w:hAnsi="Times New Roman" w:eastAsia="Cambria" w:cstheme="minorBidi"/>
          <w:sz w:val="24"/>
          <w:szCs w:val="24"/>
          <w:highlight w:val="yellow"/>
          <w:lang w:val="es-CO"/>
        </w:rPr>
        <w:t>]</w:t>
      </w:r>
    </w:p>
    <w:p w:rsidRPr="000C37AD" w:rsidR="009576D5" w:rsidP="009576D5" w:rsidRDefault="009576D5" w14:paraId="78B9F2D9" w14:textId="77777777">
      <w:pPr>
        <w:pStyle w:val="BodyText"/>
        <w:tabs>
          <w:tab w:val="left" w:pos="1661"/>
        </w:tabs>
        <w:ind w:left="360" w:firstLine="0"/>
        <w:jc w:val="both"/>
        <w:rPr>
          <w:rFonts w:ascii="Times New Roman" w:hAnsi="Times New Roman"/>
          <w:b/>
          <w:sz w:val="24"/>
          <w:szCs w:val="24"/>
          <w:highlight w:val="yellow"/>
          <w:lang w:val="es-CO"/>
        </w:rPr>
      </w:pPr>
    </w:p>
    <w:p w:rsidRPr="000C37AD" w:rsidR="00BF4497" w:rsidP="009576D5" w:rsidRDefault="009576D5" w14:paraId="5053F293" w14:textId="1ED0E3FA">
      <w:pPr>
        <w:pStyle w:val="BodyText"/>
        <w:tabs>
          <w:tab w:val="left" w:pos="1661"/>
        </w:tabs>
        <w:ind w:left="360" w:firstLine="0"/>
        <w:jc w:val="both"/>
        <w:rPr>
          <w:rFonts w:ascii="Times New Roman" w:hAnsi="Times New Roman"/>
          <w:b/>
          <w:sz w:val="24"/>
          <w:szCs w:val="24"/>
          <w:highlight w:val="yellow"/>
          <w:lang w:val="es-CO"/>
        </w:rPr>
      </w:pPr>
      <w:r w:rsidRPr="000C37AD">
        <w:rPr>
          <w:rFonts w:ascii="Times New Roman" w:hAnsi="Times New Roman"/>
          <w:b/>
          <w:sz w:val="24"/>
          <w:szCs w:val="24"/>
          <w:highlight w:val="yellow"/>
          <w:lang w:val="es-CO"/>
        </w:rPr>
        <w:t>II</w:t>
      </w:r>
      <w:r w:rsidRPr="000C37AD" w:rsidR="00C11616">
        <w:rPr>
          <w:rFonts w:ascii="Times New Roman" w:hAnsi="Times New Roman"/>
          <w:b/>
          <w:sz w:val="24"/>
          <w:szCs w:val="24"/>
          <w:highlight w:val="yellow"/>
          <w:lang w:val="es-CO"/>
        </w:rPr>
        <w:t>. [</w:t>
      </w:r>
      <w:r w:rsidRPr="000C37AD" w:rsidR="004D0333">
        <w:rPr>
          <w:rFonts w:ascii="Times New Roman" w:hAnsi="Times New Roman"/>
          <w:b/>
          <w:sz w:val="24"/>
          <w:szCs w:val="24"/>
          <w:highlight w:val="yellow"/>
          <w:lang w:val="es-CO"/>
        </w:rPr>
        <w:t>TAREA</w:t>
      </w:r>
      <w:r w:rsidRPr="000C37AD" w:rsidR="00C11616">
        <w:rPr>
          <w:rFonts w:ascii="Times New Roman" w:hAnsi="Times New Roman"/>
          <w:b/>
          <w:sz w:val="24"/>
          <w:szCs w:val="24"/>
          <w:highlight w:val="yellow"/>
          <w:lang w:val="es-CO"/>
        </w:rPr>
        <w:t>]</w:t>
      </w:r>
    </w:p>
    <w:p w:rsidRPr="000C37AD" w:rsidR="00BF4497" w:rsidP="009576D5" w:rsidRDefault="00C11616" w14:paraId="3F8DD488" w14:textId="33E86297">
      <w:pPr>
        <w:pStyle w:val="BodyText"/>
        <w:tabs>
          <w:tab w:val="left" w:pos="1661"/>
        </w:tabs>
        <w:ind w:left="360" w:firstLine="0"/>
        <w:jc w:val="both"/>
        <w:rPr>
          <w:rFonts w:ascii="Times New Roman" w:hAnsi="Times New Roman"/>
          <w:sz w:val="24"/>
          <w:szCs w:val="24"/>
          <w:highlight w:val="yellow"/>
          <w:lang w:val="es-CO"/>
        </w:rPr>
      </w:pPr>
      <w:r w:rsidRPr="000C37AD">
        <w:rPr>
          <w:rFonts w:ascii="Times New Roman" w:hAnsi="Times New Roman"/>
          <w:sz w:val="24"/>
          <w:szCs w:val="24"/>
          <w:highlight w:val="yellow"/>
          <w:lang w:val="es-CO"/>
        </w:rPr>
        <w:t>[</w:t>
      </w:r>
      <w:r w:rsidRPr="000C37AD" w:rsidR="004D0333">
        <w:rPr>
          <w:rFonts w:ascii="Times New Roman" w:hAnsi="Times New Roman"/>
          <w:sz w:val="24"/>
          <w:szCs w:val="24"/>
          <w:highlight w:val="yellow"/>
          <w:lang w:val="es-CO"/>
        </w:rPr>
        <w:t>PROPORCIONAR DETALLES DE LA TAREA</w:t>
      </w:r>
      <w:r w:rsidRPr="000C37AD">
        <w:rPr>
          <w:rFonts w:ascii="Times New Roman" w:hAnsi="Times New Roman"/>
          <w:sz w:val="24"/>
          <w:szCs w:val="24"/>
          <w:highlight w:val="yellow"/>
          <w:lang w:val="es-CO"/>
        </w:rPr>
        <w:t>]</w:t>
      </w:r>
    </w:p>
    <w:p w:rsidRPr="000C37AD" w:rsidR="00BF4497" w:rsidRDefault="00BF4497" w14:paraId="3F1F4B29" w14:textId="77777777">
      <w:pPr>
        <w:widowControl w:val="0"/>
        <w:pBdr>
          <w:top w:val="nil"/>
          <w:left w:val="nil"/>
          <w:bottom w:val="nil"/>
          <w:right w:val="nil"/>
          <w:between w:val="nil"/>
        </w:pBdr>
        <w:spacing w:after="100"/>
        <w:rPr>
          <w:rFonts w:ascii="Calibri" w:hAnsi="Calibri" w:eastAsia="Calibri" w:cs="Calibri"/>
          <w:color w:val="231F20"/>
          <w:lang w:val="es-CO"/>
        </w:rPr>
      </w:pPr>
    </w:p>
    <w:p w:rsidRPr="000C37AD" w:rsidR="00BF4497" w:rsidP="009576D5" w:rsidRDefault="00C11616" w14:paraId="2E9330FF" w14:textId="2515EDEB">
      <w:pPr>
        <w:pStyle w:val="BodyText"/>
        <w:tabs>
          <w:tab w:val="left" w:pos="1661"/>
        </w:tabs>
        <w:ind w:left="360" w:firstLine="0"/>
        <w:jc w:val="both"/>
        <w:rPr>
          <w:rFonts w:ascii="Times New Roman" w:hAnsi="Times New Roman"/>
          <w:b/>
          <w:sz w:val="24"/>
          <w:szCs w:val="24"/>
          <w:highlight w:val="yellow"/>
          <w:lang w:val="es-CO"/>
        </w:rPr>
      </w:pPr>
      <w:r w:rsidRPr="000C37AD">
        <w:rPr>
          <w:rFonts w:ascii="Times New Roman" w:hAnsi="Times New Roman"/>
          <w:b/>
          <w:sz w:val="24"/>
          <w:szCs w:val="24"/>
          <w:highlight w:val="yellow"/>
          <w:lang w:val="es-CO"/>
        </w:rPr>
        <w:t xml:space="preserve">Partners of the Americas </w:t>
      </w:r>
      <w:r w:rsidRPr="000C37AD" w:rsidR="004D0333">
        <w:rPr>
          <w:rFonts w:ascii="Times New Roman" w:hAnsi="Times New Roman"/>
          <w:b/>
          <w:sz w:val="24"/>
          <w:szCs w:val="24"/>
          <w:highlight w:val="yellow"/>
          <w:lang w:val="es-CO"/>
        </w:rPr>
        <w:t>hará</w:t>
      </w:r>
      <w:r w:rsidRPr="000C37AD">
        <w:rPr>
          <w:rFonts w:ascii="Times New Roman" w:hAnsi="Times New Roman"/>
          <w:b/>
          <w:sz w:val="24"/>
          <w:szCs w:val="24"/>
          <w:highlight w:val="yellow"/>
          <w:lang w:val="es-CO"/>
        </w:rPr>
        <w:t>:</w:t>
      </w:r>
    </w:p>
    <w:p w:rsidRPr="000C37AD" w:rsidR="00BF4497" w:rsidP="009576D5" w:rsidRDefault="009576D5" w14:paraId="5FCB7CF4" w14:textId="4AE82D12">
      <w:pPr>
        <w:pStyle w:val="BodyText"/>
        <w:tabs>
          <w:tab w:val="left" w:pos="1661"/>
        </w:tabs>
        <w:ind w:left="360" w:firstLine="0"/>
        <w:jc w:val="both"/>
        <w:rPr>
          <w:rFonts w:ascii="Times New Roman" w:hAnsi="Times New Roman"/>
          <w:b/>
          <w:sz w:val="24"/>
          <w:szCs w:val="24"/>
          <w:highlight w:val="yellow"/>
          <w:lang w:val="es-CO"/>
        </w:rPr>
      </w:pPr>
      <w:r w:rsidRPr="000C37AD">
        <w:rPr>
          <w:rFonts w:ascii="Times New Roman" w:hAnsi="Times New Roman"/>
          <w:b/>
          <w:sz w:val="24"/>
          <w:szCs w:val="24"/>
          <w:highlight w:val="yellow"/>
          <w:lang w:val="es-CO"/>
        </w:rPr>
        <w:t>I</w:t>
      </w:r>
      <w:r w:rsidRPr="000C37AD" w:rsidR="00C11616">
        <w:rPr>
          <w:rFonts w:ascii="Times New Roman" w:hAnsi="Times New Roman"/>
          <w:b/>
          <w:sz w:val="24"/>
          <w:szCs w:val="24"/>
          <w:highlight w:val="yellow"/>
          <w:lang w:val="es-CO"/>
        </w:rPr>
        <w:t>. [</w:t>
      </w:r>
      <w:r w:rsidRPr="000C37AD" w:rsidR="004D0333">
        <w:rPr>
          <w:rFonts w:ascii="Times New Roman" w:hAnsi="Times New Roman"/>
          <w:b/>
          <w:sz w:val="24"/>
          <w:szCs w:val="24"/>
          <w:highlight w:val="yellow"/>
          <w:lang w:val="es-CO"/>
        </w:rPr>
        <w:t>TAREA</w:t>
      </w:r>
      <w:r w:rsidRPr="000C37AD" w:rsidR="00C11616">
        <w:rPr>
          <w:rFonts w:ascii="Times New Roman" w:hAnsi="Times New Roman"/>
          <w:b/>
          <w:sz w:val="24"/>
          <w:szCs w:val="24"/>
          <w:highlight w:val="yellow"/>
          <w:lang w:val="es-CO"/>
        </w:rPr>
        <w:t>]</w:t>
      </w:r>
    </w:p>
    <w:p w:rsidRPr="000C37AD" w:rsidR="00BF4497" w:rsidP="009576D5" w:rsidRDefault="00C11616" w14:paraId="1C858013" w14:textId="51F94ECD">
      <w:pPr>
        <w:pStyle w:val="BodyText"/>
        <w:tabs>
          <w:tab w:val="left" w:pos="1661"/>
        </w:tabs>
        <w:ind w:left="360" w:firstLine="0"/>
        <w:jc w:val="both"/>
        <w:rPr>
          <w:rFonts w:ascii="Times New Roman" w:hAnsi="Times New Roman"/>
          <w:sz w:val="24"/>
          <w:szCs w:val="24"/>
          <w:highlight w:val="yellow"/>
          <w:lang w:val="es-CO"/>
        </w:rPr>
      </w:pPr>
      <w:r w:rsidRPr="000C37AD">
        <w:rPr>
          <w:rFonts w:ascii="Times New Roman" w:hAnsi="Times New Roman"/>
          <w:sz w:val="24"/>
          <w:szCs w:val="24"/>
          <w:highlight w:val="yellow"/>
          <w:lang w:val="es-CO"/>
        </w:rPr>
        <w:t>[</w:t>
      </w:r>
      <w:r w:rsidRPr="000C37AD" w:rsidR="004D0333">
        <w:rPr>
          <w:rFonts w:ascii="Times New Roman" w:hAnsi="Times New Roman"/>
          <w:sz w:val="24"/>
          <w:szCs w:val="24"/>
          <w:highlight w:val="yellow"/>
          <w:lang w:val="es-CO"/>
        </w:rPr>
        <w:t>PROPORCIONAR DETALLES DE LA TAREA</w:t>
      </w:r>
      <w:r w:rsidRPr="000C37AD">
        <w:rPr>
          <w:rFonts w:ascii="Times New Roman" w:hAnsi="Times New Roman"/>
          <w:sz w:val="24"/>
          <w:szCs w:val="24"/>
          <w:highlight w:val="yellow"/>
          <w:lang w:val="es-CO"/>
        </w:rPr>
        <w:t>]</w:t>
      </w:r>
    </w:p>
    <w:p w:rsidRPr="000C37AD" w:rsidR="009576D5" w:rsidP="009576D5" w:rsidRDefault="009576D5" w14:paraId="7B8BA387" w14:textId="77777777">
      <w:pPr>
        <w:pStyle w:val="BodyText"/>
        <w:tabs>
          <w:tab w:val="left" w:pos="1661"/>
        </w:tabs>
        <w:ind w:left="360" w:firstLine="0"/>
        <w:jc w:val="both"/>
        <w:rPr>
          <w:rFonts w:ascii="Times New Roman" w:hAnsi="Times New Roman"/>
          <w:b/>
          <w:sz w:val="24"/>
          <w:szCs w:val="24"/>
          <w:highlight w:val="yellow"/>
          <w:lang w:val="es-CO"/>
        </w:rPr>
      </w:pPr>
    </w:p>
    <w:p w:rsidRPr="000C37AD" w:rsidR="00BF4497" w:rsidP="009576D5" w:rsidRDefault="009576D5" w14:paraId="488F0DCD" w14:textId="16FD1057">
      <w:pPr>
        <w:pStyle w:val="BodyText"/>
        <w:tabs>
          <w:tab w:val="left" w:pos="1661"/>
        </w:tabs>
        <w:ind w:left="360" w:firstLine="0"/>
        <w:jc w:val="both"/>
        <w:rPr>
          <w:rFonts w:ascii="Times New Roman" w:hAnsi="Times New Roman"/>
          <w:b/>
          <w:sz w:val="24"/>
          <w:szCs w:val="24"/>
          <w:highlight w:val="yellow"/>
          <w:lang w:val="es-CO"/>
        </w:rPr>
      </w:pPr>
      <w:r w:rsidRPr="000C37AD">
        <w:rPr>
          <w:rFonts w:ascii="Times New Roman" w:hAnsi="Times New Roman"/>
          <w:b/>
          <w:sz w:val="24"/>
          <w:szCs w:val="24"/>
          <w:highlight w:val="yellow"/>
          <w:lang w:val="es-CO"/>
        </w:rPr>
        <w:t>II</w:t>
      </w:r>
      <w:r w:rsidRPr="000C37AD" w:rsidR="00C11616">
        <w:rPr>
          <w:rFonts w:ascii="Times New Roman" w:hAnsi="Times New Roman"/>
          <w:b/>
          <w:sz w:val="24"/>
          <w:szCs w:val="24"/>
          <w:highlight w:val="yellow"/>
          <w:lang w:val="es-CO"/>
        </w:rPr>
        <w:t>. [</w:t>
      </w:r>
      <w:r w:rsidRPr="000C37AD" w:rsidR="004D0333">
        <w:rPr>
          <w:rFonts w:ascii="Times New Roman" w:hAnsi="Times New Roman"/>
          <w:b/>
          <w:sz w:val="24"/>
          <w:szCs w:val="24"/>
          <w:highlight w:val="yellow"/>
          <w:lang w:val="es-CO"/>
        </w:rPr>
        <w:t>TAREA</w:t>
      </w:r>
      <w:r w:rsidRPr="000C37AD" w:rsidR="00C11616">
        <w:rPr>
          <w:rFonts w:ascii="Times New Roman" w:hAnsi="Times New Roman"/>
          <w:b/>
          <w:sz w:val="24"/>
          <w:szCs w:val="24"/>
          <w:highlight w:val="yellow"/>
          <w:lang w:val="es-CO"/>
        </w:rPr>
        <w:t>]</w:t>
      </w:r>
    </w:p>
    <w:p w:rsidRPr="000C37AD" w:rsidR="00BF4497" w:rsidP="009576D5" w:rsidRDefault="00C11616" w14:paraId="33115474" w14:textId="307FE3FC">
      <w:pPr>
        <w:pStyle w:val="BodyText"/>
        <w:tabs>
          <w:tab w:val="left" w:pos="1661"/>
        </w:tabs>
        <w:ind w:left="360" w:firstLine="0"/>
        <w:jc w:val="both"/>
        <w:rPr>
          <w:rFonts w:ascii="Times New Roman" w:hAnsi="Times New Roman"/>
          <w:b/>
          <w:sz w:val="24"/>
          <w:szCs w:val="24"/>
          <w:highlight w:val="yellow"/>
          <w:lang w:val="es-CO"/>
        </w:rPr>
      </w:pPr>
      <w:r w:rsidRPr="000C37AD">
        <w:rPr>
          <w:rFonts w:ascii="Times New Roman" w:hAnsi="Times New Roman"/>
          <w:b/>
          <w:sz w:val="24"/>
          <w:szCs w:val="24"/>
          <w:highlight w:val="yellow"/>
          <w:lang w:val="es-CO"/>
        </w:rPr>
        <w:t>[</w:t>
      </w:r>
      <w:r w:rsidRPr="000C37AD" w:rsidR="004D0333">
        <w:rPr>
          <w:rFonts w:ascii="Times New Roman" w:hAnsi="Times New Roman"/>
          <w:sz w:val="24"/>
          <w:szCs w:val="24"/>
          <w:highlight w:val="yellow"/>
          <w:lang w:val="es-CO"/>
        </w:rPr>
        <w:t>PROPORCIONAR DETALLES DE LA TAREA</w:t>
      </w:r>
      <w:r w:rsidRPr="000C37AD">
        <w:rPr>
          <w:rFonts w:ascii="Times New Roman" w:hAnsi="Times New Roman"/>
          <w:b/>
          <w:sz w:val="24"/>
          <w:szCs w:val="24"/>
          <w:highlight w:val="yellow"/>
          <w:lang w:val="es-CO"/>
        </w:rPr>
        <w:t>]</w:t>
      </w:r>
    </w:p>
    <w:p w:rsidRPr="000C37AD" w:rsidR="00BF4497" w:rsidRDefault="00BF4497" w14:paraId="3AE1BDF5" w14:textId="77777777">
      <w:pPr>
        <w:widowControl w:val="0"/>
        <w:pBdr>
          <w:top w:val="nil"/>
          <w:left w:val="nil"/>
          <w:bottom w:val="nil"/>
          <w:right w:val="nil"/>
          <w:between w:val="nil"/>
        </w:pBdr>
        <w:spacing w:after="100"/>
        <w:rPr>
          <w:rFonts w:ascii="Calibri" w:hAnsi="Calibri" w:eastAsia="Calibri" w:cs="Calibri"/>
          <w:color w:val="231F20"/>
          <w:highlight w:val="yellow"/>
          <w:lang w:val="es-CO"/>
        </w:rPr>
      </w:pPr>
    </w:p>
    <w:p w:rsidRPr="000C37AD" w:rsidR="00BF4497" w:rsidP="009576D5" w:rsidRDefault="004D0333" w14:paraId="0141355A" w14:textId="271E6680">
      <w:pPr>
        <w:pStyle w:val="BodyText"/>
        <w:tabs>
          <w:tab w:val="left" w:pos="1661"/>
        </w:tabs>
        <w:ind w:left="360" w:firstLine="0"/>
        <w:jc w:val="both"/>
        <w:rPr>
          <w:rFonts w:ascii="Times New Roman" w:hAnsi="Times New Roman"/>
          <w:b/>
          <w:sz w:val="24"/>
          <w:szCs w:val="24"/>
          <w:highlight w:val="yellow"/>
          <w:lang w:val="es-CO"/>
        </w:rPr>
      </w:pPr>
      <w:r w:rsidRPr="000C37AD">
        <w:rPr>
          <w:rFonts w:ascii="Times New Roman" w:hAnsi="Times New Roman"/>
          <w:b/>
          <w:sz w:val="24"/>
          <w:szCs w:val="24"/>
          <w:highlight w:val="yellow"/>
          <w:lang w:val="es-CO"/>
        </w:rPr>
        <w:t>Conjuntamente, las dos organizaciones harán</w:t>
      </w:r>
      <w:r w:rsidRPr="000C37AD" w:rsidR="00C11616">
        <w:rPr>
          <w:rFonts w:ascii="Times New Roman" w:hAnsi="Times New Roman"/>
          <w:b/>
          <w:sz w:val="24"/>
          <w:szCs w:val="24"/>
          <w:highlight w:val="yellow"/>
          <w:lang w:val="es-CO"/>
        </w:rPr>
        <w:t>:</w:t>
      </w:r>
    </w:p>
    <w:p w:rsidRPr="000C37AD" w:rsidR="00BF4497" w:rsidP="009576D5" w:rsidRDefault="009576D5" w14:paraId="3DA86CE7" w14:textId="0C685E99">
      <w:pPr>
        <w:pStyle w:val="BodyText"/>
        <w:tabs>
          <w:tab w:val="left" w:pos="1661"/>
        </w:tabs>
        <w:ind w:left="360" w:firstLine="0"/>
        <w:jc w:val="both"/>
        <w:rPr>
          <w:rFonts w:ascii="Times New Roman" w:hAnsi="Times New Roman"/>
          <w:b/>
          <w:sz w:val="24"/>
          <w:szCs w:val="24"/>
          <w:highlight w:val="yellow"/>
          <w:lang w:val="es-CO"/>
        </w:rPr>
      </w:pPr>
      <w:r w:rsidRPr="000C37AD">
        <w:rPr>
          <w:rFonts w:ascii="Times New Roman" w:hAnsi="Times New Roman"/>
          <w:b/>
          <w:sz w:val="24"/>
          <w:szCs w:val="24"/>
          <w:highlight w:val="yellow"/>
          <w:lang w:val="es-CO"/>
        </w:rPr>
        <w:t>I</w:t>
      </w:r>
      <w:r w:rsidRPr="000C37AD" w:rsidR="00C11616">
        <w:rPr>
          <w:rFonts w:ascii="Times New Roman" w:hAnsi="Times New Roman"/>
          <w:b/>
          <w:sz w:val="24"/>
          <w:szCs w:val="24"/>
          <w:highlight w:val="yellow"/>
          <w:lang w:val="es-CO"/>
        </w:rPr>
        <w:t>. [</w:t>
      </w:r>
      <w:r w:rsidRPr="000C37AD" w:rsidR="004D0333">
        <w:rPr>
          <w:rFonts w:ascii="Times New Roman" w:hAnsi="Times New Roman"/>
          <w:b/>
          <w:sz w:val="24"/>
          <w:szCs w:val="24"/>
          <w:highlight w:val="yellow"/>
          <w:lang w:val="es-CO"/>
        </w:rPr>
        <w:t>TAREA</w:t>
      </w:r>
      <w:r w:rsidRPr="000C37AD" w:rsidR="00C11616">
        <w:rPr>
          <w:rFonts w:ascii="Times New Roman" w:hAnsi="Times New Roman"/>
          <w:b/>
          <w:sz w:val="24"/>
          <w:szCs w:val="24"/>
          <w:highlight w:val="yellow"/>
          <w:lang w:val="es-CO"/>
        </w:rPr>
        <w:t>];</w:t>
      </w:r>
    </w:p>
    <w:p w:rsidRPr="000C37AD" w:rsidR="00BF4497" w:rsidP="009576D5" w:rsidRDefault="00C11616" w14:paraId="01669E08" w14:textId="1E069E1F">
      <w:pPr>
        <w:pStyle w:val="BodyText"/>
        <w:tabs>
          <w:tab w:val="left" w:pos="1661"/>
        </w:tabs>
        <w:ind w:left="360" w:firstLine="0"/>
        <w:jc w:val="both"/>
        <w:rPr>
          <w:rFonts w:ascii="Times New Roman" w:hAnsi="Times New Roman"/>
          <w:sz w:val="24"/>
          <w:szCs w:val="24"/>
          <w:highlight w:val="yellow"/>
          <w:lang w:val="es-CO"/>
        </w:rPr>
      </w:pPr>
      <w:r w:rsidRPr="000C37AD">
        <w:rPr>
          <w:rFonts w:ascii="Times New Roman" w:hAnsi="Times New Roman"/>
          <w:sz w:val="24"/>
          <w:szCs w:val="24"/>
          <w:highlight w:val="yellow"/>
          <w:lang w:val="es-CO"/>
        </w:rPr>
        <w:t>[</w:t>
      </w:r>
      <w:r w:rsidRPr="000C37AD" w:rsidR="004D0333">
        <w:rPr>
          <w:rFonts w:ascii="Times New Roman" w:hAnsi="Times New Roman"/>
          <w:sz w:val="24"/>
          <w:szCs w:val="24"/>
          <w:highlight w:val="yellow"/>
          <w:lang w:val="es-CO"/>
        </w:rPr>
        <w:t>PROPORCIONAR DETALLES DE LA TAREA</w:t>
      </w:r>
      <w:r w:rsidRPr="000C37AD">
        <w:rPr>
          <w:rFonts w:ascii="Times New Roman" w:hAnsi="Times New Roman"/>
          <w:sz w:val="24"/>
          <w:szCs w:val="24"/>
          <w:highlight w:val="yellow"/>
          <w:lang w:val="es-CO"/>
        </w:rPr>
        <w:t>]</w:t>
      </w:r>
    </w:p>
    <w:p w:rsidRPr="000C37AD" w:rsidR="009576D5" w:rsidP="009576D5" w:rsidRDefault="009576D5" w14:paraId="451A2A75" w14:textId="77777777">
      <w:pPr>
        <w:pStyle w:val="BodyText"/>
        <w:tabs>
          <w:tab w:val="left" w:pos="1661"/>
        </w:tabs>
        <w:ind w:left="360" w:firstLine="0"/>
        <w:jc w:val="both"/>
        <w:rPr>
          <w:rFonts w:ascii="Times New Roman" w:hAnsi="Times New Roman"/>
          <w:sz w:val="24"/>
          <w:szCs w:val="24"/>
          <w:highlight w:val="yellow"/>
          <w:lang w:val="es-CO"/>
        </w:rPr>
      </w:pPr>
    </w:p>
    <w:p w:rsidRPr="000C37AD" w:rsidR="00BF4497" w:rsidP="009576D5" w:rsidRDefault="009576D5" w14:paraId="58C95C1E" w14:textId="3BF1114A">
      <w:pPr>
        <w:pStyle w:val="BodyText"/>
        <w:tabs>
          <w:tab w:val="left" w:pos="1661"/>
        </w:tabs>
        <w:ind w:left="360" w:firstLine="0"/>
        <w:jc w:val="both"/>
        <w:rPr>
          <w:rFonts w:ascii="Times New Roman" w:hAnsi="Times New Roman"/>
          <w:b/>
          <w:sz w:val="24"/>
          <w:szCs w:val="24"/>
          <w:highlight w:val="yellow"/>
          <w:lang w:val="es-CO"/>
        </w:rPr>
      </w:pPr>
      <w:r w:rsidRPr="000C37AD">
        <w:rPr>
          <w:rFonts w:ascii="Times New Roman" w:hAnsi="Times New Roman"/>
          <w:b/>
          <w:sz w:val="24"/>
          <w:szCs w:val="24"/>
          <w:highlight w:val="yellow"/>
          <w:lang w:val="es-CO"/>
        </w:rPr>
        <w:t>II</w:t>
      </w:r>
      <w:r w:rsidRPr="000C37AD" w:rsidR="00C11616">
        <w:rPr>
          <w:rFonts w:ascii="Times New Roman" w:hAnsi="Times New Roman"/>
          <w:b/>
          <w:sz w:val="24"/>
          <w:szCs w:val="24"/>
          <w:highlight w:val="yellow"/>
          <w:lang w:val="es-CO"/>
        </w:rPr>
        <w:t>. [</w:t>
      </w:r>
      <w:r w:rsidRPr="000C37AD" w:rsidR="004D0333">
        <w:rPr>
          <w:rFonts w:ascii="Times New Roman" w:hAnsi="Times New Roman"/>
          <w:b/>
          <w:sz w:val="24"/>
          <w:szCs w:val="24"/>
          <w:highlight w:val="yellow"/>
          <w:lang w:val="es-CO"/>
        </w:rPr>
        <w:t>TAREA</w:t>
      </w:r>
      <w:r w:rsidRPr="000C37AD" w:rsidR="00C11616">
        <w:rPr>
          <w:rFonts w:ascii="Times New Roman" w:hAnsi="Times New Roman"/>
          <w:b/>
          <w:sz w:val="24"/>
          <w:szCs w:val="24"/>
          <w:highlight w:val="yellow"/>
          <w:lang w:val="es-CO"/>
        </w:rPr>
        <w:t>];</w:t>
      </w:r>
    </w:p>
    <w:p w:rsidRPr="000C37AD" w:rsidR="00BF4497" w:rsidP="009576D5" w:rsidRDefault="00C11616" w14:paraId="3FDFC21E" w14:textId="30A6F2A3">
      <w:pPr>
        <w:pStyle w:val="BodyText"/>
        <w:tabs>
          <w:tab w:val="left" w:pos="1661"/>
        </w:tabs>
        <w:ind w:left="360" w:firstLine="0"/>
        <w:jc w:val="both"/>
        <w:rPr>
          <w:rFonts w:ascii="Times New Roman" w:hAnsi="Times New Roman"/>
          <w:sz w:val="24"/>
          <w:szCs w:val="24"/>
          <w:highlight w:val="yellow"/>
          <w:lang w:val="es-CO"/>
        </w:rPr>
      </w:pPr>
      <w:r w:rsidRPr="000C37AD">
        <w:rPr>
          <w:rFonts w:ascii="Times New Roman" w:hAnsi="Times New Roman"/>
          <w:sz w:val="24"/>
          <w:szCs w:val="24"/>
          <w:highlight w:val="yellow"/>
          <w:lang w:val="es-CO"/>
        </w:rPr>
        <w:t>[</w:t>
      </w:r>
      <w:r w:rsidRPr="000C37AD" w:rsidR="004D0333">
        <w:rPr>
          <w:rFonts w:ascii="Times New Roman" w:hAnsi="Times New Roman"/>
          <w:sz w:val="24"/>
          <w:szCs w:val="24"/>
          <w:highlight w:val="yellow"/>
          <w:lang w:val="es-CO"/>
        </w:rPr>
        <w:t>PROPORCIONAR DETALLES DE LA TAREA</w:t>
      </w:r>
      <w:r w:rsidRPr="000C37AD">
        <w:rPr>
          <w:rFonts w:ascii="Times New Roman" w:hAnsi="Times New Roman"/>
          <w:sz w:val="24"/>
          <w:szCs w:val="24"/>
          <w:highlight w:val="yellow"/>
          <w:lang w:val="es-CO"/>
        </w:rPr>
        <w:t>]</w:t>
      </w:r>
    </w:p>
    <w:p w:rsidRPr="000C37AD" w:rsidR="00BF4497" w:rsidRDefault="00BF4497" w14:paraId="0626C854" w14:textId="77777777">
      <w:pPr>
        <w:widowControl w:val="0"/>
        <w:pBdr>
          <w:top w:val="nil"/>
          <w:left w:val="nil"/>
          <w:bottom w:val="nil"/>
          <w:right w:val="nil"/>
          <w:between w:val="nil"/>
        </w:pBdr>
        <w:spacing w:after="100"/>
        <w:rPr>
          <w:rFonts w:ascii="Calibri" w:hAnsi="Calibri" w:eastAsia="Calibri" w:cs="Calibri"/>
          <w:color w:val="231F20"/>
          <w:lang w:val="es-CO"/>
        </w:rPr>
      </w:pPr>
    </w:p>
    <w:p w:rsidRPr="000C37AD" w:rsidR="009576D5" w:rsidP="009576D5" w:rsidRDefault="00C11616" w14:paraId="0B1B4145" w14:textId="281519B8">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F</w:t>
      </w:r>
      <w:r w:rsidRPr="000C37AD" w:rsidR="004D0333">
        <w:rPr>
          <w:rFonts w:ascii="Times New Roman" w:hAnsi="Times New Roman"/>
          <w:b/>
          <w:sz w:val="24"/>
          <w:szCs w:val="24"/>
          <w:lang w:val="es-CO"/>
        </w:rPr>
        <w:t>INANCIAMIENTO</w:t>
      </w:r>
      <w:bookmarkStart w:name="_hmpdjno945t7" w:colFirst="0" w:colLast="0" w:id="1"/>
      <w:bookmarkEnd w:id="1"/>
    </w:p>
    <w:p w:rsidRPr="000C37AD" w:rsidR="00CB0471" w:rsidP="009576D5" w:rsidRDefault="004D0333" w14:paraId="39AFCEB9" w14:textId="6A215615">
      <w:pPr>
        <w:pStyle w:val="BodyText"/>
        <w:tabs>
          <w:tab w:val="left" w:pos="1661"/>
        </w:tabs>
        <w:ind w:left="360" w:firstLine="0"/>
        <w:jc w:val="both"/>
        <w:rPr>
          <w:rFonts w:ascii="Calibri" w:hAnsi="Calibri" w:eastAsia="Calibri" w:cs="Calibri"/>
          <w:color w:val="231F20"/>
          <w:sz w:val="22"/>
          <w:szCs w:val="22"/>
          <w:lang w:val="es-CO"/>
        </w:rPr>
      </w:pPr>
      <w:r w:rsidRPr="000C37AD">
        <w:rPr>
          <w:rFonts w:ascii="Times New Roman" w:hAnsi="Times New Roman"/>
          <w:sz w:val="24"/>
          <w:szCs w:val="24"/>
          <w:lang w:val="es-CO"/>
        </w:rPr>
        <w:t>Este</w:t>
      </w:r>
      <w:r w:rsidRPr="000C37AD" w:rsidR="00CB0471">
        <w:rPr>
          <w:rFonts w:ascii="Times New Roman" w:hAnsi="Times New Roman"/>
          <w:sz w:val="24"/>
          <w:szCs w:val="24"/>
          <w:lang w:val="es-CO"/>
        </w:rPr>
        <w:t xml:space="preserve"> MOU </w:t>
      </w:r>
      <w:r w:rsidRPr="000C37AD">
        <w:rPr>
          <w:rFonts w:ascii="Times New Roman" w:hAnsi="Times New Roman"/>
          <w:sz w:val="24"/>
          <w:szCs w:val="24"/>
          <w:lang w:val="es-CO"/>
        </w:rPr>
        <w:t>no es un compromiso de fondos para ninguna de las partes en nombre de la otra parte. Si cualquiera de las partes necesita financiación para adelantar un proyecto acordado, la expectativa es que el financiamiento pued</w:t>
      </w:r>
      <w:r w:rsidR="00F04ED9">
        <w:rPr>
          <w:rFonts w:ascii="Times New Roman" w:hAnsi="Times New Roman"/>
          <w:sz w:val="24"/>
          <w:szCs w:val="24"/>
          <w:lang w:val="es-CO"/>
        </w:rPr>
        <w:t>a</w:t>
      </w:r>
      <w:r w:rsidRPr="000C37AD">
        <w:rPr>
          <w:rFonts w:ascii="Times New Roman" w:hAnsi="Times New Roman"/>
          <w:sz w:val="24"/>
          <w:szCs w:val="24"/>
          <w:lang w:val="es-CO"/>
        </w:rPr>
        <w:t xml:space="preserve"> ser buscado por una de las partes con el respaldo y apoyo de la otra parte o las dos partes conjuntamente. </w:t>
      </w:r>
    </w:p>
    <w:p w:rsidRPr="000C37AD" w:rsidR="009576D5" w:rsidP="009576D5" w:rsidRDefault="009576D5" w14:paraId="393D310C" w14:textId="77777777">
      <w:pPr>
        <w:pStyle w:val="BodyText"/>
        <w:tabs>
          <w:tab w:val="left" w:pos="1661"/>
        </w:tabs>
        <w:ind w:left="360" w:firstLine="0"/>
        <w:jc w:val="both"/>
        <w:rPr>
          <w:rFonts w:ascii="Times New Roman" w:hAnsi="Times New Roman"/>
          <w:sz w:val="24"/>
          <w:szCs w:val="24"/>
          <w:lang w:val="es-CO"/>
        </w:rPr>
      </w:pPr>
    </w:p>
    <w:p w:rsidRPr="000C37AD" w:rsidR="00BF4497" w:rsidP="009576D5" w:rsidRDefault="00C11616" w14:paraId="0CEA751C" w14:textId="3667159C">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US</w:t>
      </w:r>
      <w:r w:rsidRPr="000C37AD" w:rsidR="007F79A7">
        <w:rPr>
          <w:rFonts w:ascii="Times New Roman" w:hAnsi="Times New Roman"/>
          <w:b/>
          <w:sz w:val="24"/>
          <w:szCs w:val="24"/>
          <w:lang w:val="es-CO"/>
        </w:rPr>
        <w:t>O DEL NOMBRE</w:t>
      </w:r>
    </w:p>
    <w:p w:rsidRPr="000C37AD" w:rsidR="00BF4497" w:rsidP="009576D5" w:rsidRDefault="00C11616" w14:paraId="199B75B6" w14:textId="40D4081C">
      <w:pPr>
        <w:pStyle w:val="BodyText"/>
        <w:tabs>
          <w:tab w:val="left" w:pos="1661"/>
        </w:tabs>
        <w:ind w:left="360" w:firstLine="0"/>
        <w:jc w:val="both"/>
        <w:rPr>
          <w:rFonts w:ascii="Times New Roman" w:hAnsi="Times New Roman"/>
          <w:b/>
          <w:sz w:val="24"/>
          <w:szCs w:val="24"/>
          <w:lang w:val="es-CO"/>
        </w:rPr>
      </w:pPr>
      <w:r w:rsidRPr="000C37AD">
        <w:rPr>
          <w:rFonts w:ascii="Times New Roman" w:hAnsi="Times New Roman"/>
          <w:sz w:val="24"/>
          <w:szCs w:val="24"/>
          <w:lang w:val="es-CO"/>
        </w:rPr>
        <w:t>N</w:t>
      </w:r>
      <w:r w:rsidRPr="000C37AD" w:rsidR="007F79A7">
        <w:rPr>
          <w:rFonts w:ascii="Times New Roman" w:hAnsi="Times New Roman"/>
          <w:sz w:val="24"/>
          <w:szCs w:val="24"/>
          <w:lang w:val="es-CO"/>
        </w:rPr>
        <w:t xml:space="preserve">inguna de las partes utilizará el nombre, logotipo, semejanza, marca registrada, imagen u otra propiedad intelectual de ninguna de las partes para fines publicitarios, de mercadeo, endosos o cualquier otro, sin el consentimiento previo por escrito específico de un representante autorizado de la otra parte para dichos usos. </w:t>
      </w:r>
    </w:p>
    <w:p w:rsidRPr="000C37AD" w:rsidR="009576D5" w:rsidP="009576D5" w:rsidRDefault="009576D5" w14:paraId="7B8F61A9" w14:textId="77777777">
      <w:pPr>
        <w:pStyle w:val="BodyText"/>
        <w:tabs>
          <w:tab w:val="left" w:pos="1661"/>
        </w:tabs>
        <w:ind w:left="360" w:firstLine="0"/>
        <w:jc w:val="both"/>
        <w:rPr>
          <w:rFonts w:ascii="Times New Roman" w:hAnsi="Times New Roman"/>
          <w:b/>
          <w:sz w:val="24"/>
          <w:szCs w:val="24"/>
          <w:lang w:val="es-CO"/>
        </w:rPr>
      </w:pPr>
    </w:p>
    <w:p w:rsidRPr="000C37AD" w:rsidR="00BF4497" w:rsidP="009576D5" w:rsidRDefault="007F79A7" w14:paraId="7BFF85FB" w14:textId="27062915">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DISPOSICIONES GENERALES</w:t>
      </w:r>
      <w:r w:rsidRPr="000C37AD" w:rsidR="00C11616">
        <w:rPr>
          <w:rFonts w:ascii="Times New Roman" w:hAnsi="Times New Roman"/>
          <w:b/>
          <w:sz w:val="24"/>
          <w:szCs w:val="24"/>
          <w:lang w:val="es-CO"/>
        </w:rPr>
        <w:t xml:space="preserve"> </w:t>
      </w:r>
    </w:p>
    <w:p w:rsidRPr="000C37AD" w:rsidR="00BF4497" w:rsidP="009576D5" w:rsidRDefault="007F79A7" w14:paraId="14C3D73C" w14:textId="1B2374BF">
      <w:pPr>
        <w:pStyle w:val="BodyText"/>
        <w:tabs>
          <w:tab w:val="left" w:pos="1661"/>
        </w:tabs>
        <w:ind w:left="360" w:firstLine="0"/>
        <w:jc w:val="both"/>
        <w:rPr>
          <w:rFonts w:ascii="Times New Roman" w:hAnsi="Times New Roman"/>
          <w:sz w:val="24"/>
          <w:szCs w:val="24"/>
          <w:lang w:val="es-CO"/>
        </w:rPr>
      </w:pPr>
      <w:r w:rsidRPr="000C37AD">
        <w:rPr>
          <w:rFonts w:ascii="Times New Roman" w:hAnsi="Times New Roman"/>
          <w:sz w:val="24"/>
          <w:szCs w:val="24"/>
          <w:lang w:val="es-CO"/>
        </w:rPr>
        <w:t>Cada parte de este</w:t>
      </w:r>
      <w:r w:rsidRPr="000C37AD" w:rsidR="00C11616">
        <w:rPr>
          <w:rFonts w:ascii="Times New Roman" w:hAnsi="Times New Roman"/>
          <w:sz w:val="24"/>
          <w:szCs w:val="24"/>
          <w:lang w:val="es-CO"/>
        </w:rPr>
        <w:t xml:space="preserve"> MOU </w:t>
      </w:r>
      <w:r w:rsidRPr="000C37AD">
        <w:rPr>
          <w:rFonts w:ascii="Times New Roman" w:hAnsi="Times New Roman"/>
          <w:sz w:val="24"/>
          <w:szCs w:val="24"/>
          <w:lang w:val="es-CO"/>
        </w:rPr>
        <w:t>es una organización separada e independiente. Como tal, cada organización conserva su propia identidad legal y es responsable de sus propias políticas y actividades. Este</w:t>
      </w:r>
      <w:r w:rsidRPr="000C37AD" w:rsidR="00C11616">
        <w:rPr>
          <w:rFonts w:ascii="Times New Roman" w:hAnsi="Times New Roman"/>
          <w:sz w:val="24"/>
          <w:szCs w:val="24"/>
          <w:lang w:val="es-CO"/>
        </w:rPr>
        <w:t xml:space="preserve"> MOU </w:t>
      </w:r>
      <w:r w:rsidRPr="000C37AD">
        <w:rPr>
          <w:rFonts w:ascii="Times New Roman" w:hAnsi="Times New Roman"/>
          <w:sz w:val="24"/>
          <w:szCs w:val="24"/>
          <w:lang w:val="es-CO"/>
        </w:rPr>
        <w:t xml:space="preserve">no crea ningún tipo de empleo, asociación legal, agencia, empresa conjunta u otra </w:t>
      </w:r>
      <w:r w:rsidRPr="000C37AD" w:rsidR="001B02B8">
        <w:rPr>
          <w:rFonts w:ascii="Times New Roman" w:hAnsi="Times New Roman"/>
          <w:sz w:val="24"/>
          <w:szCs w:val="24"/>
          <w:lang w:val="es-CO"/>
        </w:rPr>
        <w:t>relación legal similar entre las partes.</w:t>
      </w:r>
    </w:p>
    <w:p w:rsidRPr="000C37AD" w:rsidR="00BF4497" w:rsidRDefault="00BF4497" w14:paraId="3824E5C0" w14:textId="77777777">
      <w:pPr>
        <w:widowControl w:val="0"/>
        <w:spacing w:after="100" w:line="240" w:lineRule="auto"/>
        <w:rPr>
          <w:rFonts w:ascii="Calibri" w:hAnsi="Calibri" w:eastAsia="Calibri" w:cs="Calibri"/>
          <w:lang w:val="es-CO"/>
        </w:rPr>
      </w:pPr>
    </w:p>
    <w:p w:rsidRPr="000C37AD" w:rsidR="00BF4497" w:rsidP="009576D5" w:rsidRDefault="00C11616" w14:paraId="7A8EBF21" w14:textId="210D192E">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LIMITA</w:t>
      </w:r>
      <w:r w:rsidRPr="000C37AD" w:rsidR="008B05AF">
        <w:rPr>
          <w:rFonts w:ascii="Times New Roman" w:hAnsi="Times New Roman"/>
          <w:b/>
          <w:sz w:val="24"/>
          <w:szCs w:val="24"/>
          <w:lang w:val="es-CO"/>
        </w:rPr>
        <w:t>CIÓN DE RESPONSABILIDAD</w:t>
      </w:r>
    </w:p>
    <w:p w:rsidRPr="000C37AD" w:rsidR="00BF4497" w:rsidP="009576D5" w:rsidRDefault="008B05AF" w14:paraId="514740A9" w14:textId="162344FB">
      <w:pPr>
        <w:pStyle w:val="BodyText"/>
        <w:tabs>
          <w:tab w:val="left" w:pos="1661"/>
        </w:tabs>
        <w:ind w:left="360" w:firstLine="0"/>
        <w:jc w:val="both"/>
        <w:rPr>
          <w:rFonts w:ascii="Calibri" w:hAnsi="Calibri" w:eastAsia="Calibri" w:cs="Calibri"/>
          <w:lang w:val="es-CO"/>
        </w:rPr>
      </w:pPr>
      <w:r w:rsidRPr="000C37AD">
        <w:rPr>
          <w:rFonts w:ascii="Times New Roman" w:hAnsi="Times New Roman"/>
          <w:sz w:val="24"/>
          <w:szCs w:val="24"/>
          <w:lang w:val="es-CO"/>
        </w:rPr>
        <w:t xml:space="preserve">En ningún caso, ninguna de las partes será responsable ante la otra por cualquier daño indirecto, incidental, especial o consecuente que surja del desempeño de una de las partes o la falta de cumplimiento de acuerdo con los términos del presente documento, incluida la pérdida de beneficios, la pérdida de ingresos, la pérdida del uso del equipo o instalaciones, o por equipos o instalaciones sustitutas, independientemente de si la reclamación o las reclamaciones están en firme en el contrato o agravio (incluida la negligencia), responsabilidad estricta o de otro tipo e independientemente de si la parte a ser acusada ha sido notificada de la posibilidad o debería haber previsto la posibilidad de tales daños.  </w:t>
      </w:r>
    </w:p>
    <w:p w:rsidRPr="000C37AD" w:rsidR="009576D5" w:rsidP="009576D5" w:rsidRDefault="009576D5" w14:paraId="5ABA30ED" w14:textId="77777777">
      <w:pPr>
        <w:pStyle w:val="BodyText"/>
        <w:tabs>
          <w:tab w:val="left" w:pos="1661"/>
        </w:tabs>
        <w:ind w:left="360" w:firstLine="0"/>
        <w:jc w:val="both"/>
        <w:rPr>
          <w:rFonts w:ascii="Calibri" w:hAnsi="Calibri" w:eastAsia="Calibri" w:cs="Calibri"/>
          <w:lang w:val="es-CO"/>
        </w:rPr>
      </w:pPr>
    </w:p>
    <w:p w:rsidRPr="000C37AD" w:rsidR="00BF4497" w:rsidP="009576D5" w:rsidRDefault="00C11616" w14:paraId="4DF0272D" w14:textId="1629C09E">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DURA</w:t>
      </w:r>
      <w:r w:rsidRPr="000C37AD" w:rsidR="008B05AF">
        <w:rPr>
          <w:rFonts w:ascii="Times New Roman" w:hAnsi="Times New Roman"/>
          <w:b/>
          <w:sz w:val="24"/>
          <w:szCs w:val="24"/>
          <w:lang w:val="es-CO"/>
        </w:rPr>
        <w:t>CIÓN</w:t>
      </w:r>
    </w:p>
    <w:p w:rsidRPr="000C37AD" w:rsidR="00BF4497" w:rsidP="009576D5" w:rsidRDefault="008B05AF" w14:paraId="111BBFE5" w14:textId="7F69A60D">
      <w:pPr>
        <w:pStyle w:val="BodyText"/>
        <w:tabs>
          <w:tab w:val="left" w:pos="1661"/>
        </w:tabs>
        <w:ind w:left="360" w:firstLine="0"/>
        <w:jc w:val="both"/>
        <w:rPr>
          <w:rFonts w:ascii="Times New Roman" w:hAnsi="Times New Roman"/>
          <w:sz w:val="24"/>
          <w:szCs w:val="24"/>
          <w:lang w:val="es-CO"/>
        </w:rPr>
      </w:pPr>
      <w:r w:rsidRPr="000C37AD">
        <w:rPr>
          <w:rFonts w:ascii="Times New Roman" w:hAnsi="Times New Roman"/>
          <w:sz w:val="24"/>
          <w:szCs w:val="24"/>
          <w:lang w:val="es-CO"/>
        </w:rPr>
        <w:t>Este</w:t>
      </w:r>
      <w:r w:rsidRPr="000C37AD" w:rsidR="00C11616">
        <w:rPr>
          <w:rFonts w:ascii="Times New Roman" w:hAnsi="Times New Roman"/>
          <w:sz w:val="24"/>
          <w:szCs w:val="24"/>
          <w:lang w:val="es-CO"/>
        </w:rPr>
        <w:t xml:space="preserve"> MOU </w:t>
      </w:r>
      <w:r w:rsidRPr="000C37AD" w:rsidR="002B19B9">
        <w:rPr>
          <w:rFonts w:ascii="Times New Roman" w:hAnsi="Times New Roman"/>
          <w:sz w:val="24"/>
          <w:szCs w:val="24"/>
          <w:lang w:val="es-CO"/>
        </w:rPr>
        <w:t xml:space="preserve">es voluntario y puede ser modificado por consentimiento mutuo entre funcionarios autorizados de </w:t>
      </w:r>
      <w:r w:rsidRPr="000C37AD" w:rsidR="00C11616">
        <w:rPr>
          <w:rFonts w:ascii="Times New Roman" w:hAnsi="Times New Roman"/>
          <w:sz w:val="24"/>
          <w:szCs w:val="24"/>
          <w:lang w:val="es-CO"/>
        </w:rPr>
        <w:t xml:space="preserve"> (list</w:t>
      </w:r>
      <w:r w:rsidRPr="000C37AD" w:rsidR="002B19B9">
        <w:rPr>
          <w:rFonts w:ascii="Times New Roman" w:hAnsi="Times New Roman"/>
          <w:sz w:val="24"/>
          <w:szCs w:val="24"/>
          <w:lang w:val="es-CO"/>
        </w:rPr>
        <w:t>a de los socios</w:t>
      </w:r>
      <w:r w:rsidRPr="000C37AD" w:rsidR="00C11616">
        <w:rPr>
          <w:rFonts w:ascii="Times New Roman" w:hAnsi="Times New Roman"/>
          <w:sz w:val="24"/>
          <w:szCs w:val="24"/>
          <w:lang w:val="es-CO"/>
        </w:rPr>
        <w:t xml:space="preserve">). </w:t>
      </w:r>
      <w:r w:rsidRPr="000C37AD" w:rsidR="002B19B9">
        <w:rPr>
          <w:rFonts w:ascii="Times New Roman" w:hAnsi="Times New Roman"/>
          <w:sz w:val="24"/>
          <w:szCs w:val="24"/>
          <w:lang w:val="es-CO"/>
        </w:rPr>
        <w:t>Este</w:t>
      </w:r>
      <w:r w:rsidRPr="000C37AD" w:rsidR="00C11616">
        <w:rPr>
          <w:rFonts w:ascii="Times New Roman" w:hAnsi="Times New Roman"/>
          <w:sz w:val="24"/>
          <w:szCs w:val="24"/>
          <w:lang w:val="es-CO"/>
        </w:rPr>
        <w:t xml:space="preserve"> MOU </w:t>
      </w:r>
      <w:r w:rsidRPr="000C37AD" w:rsidR="002B19B9">
        <w:rPr>
          <w:rFonts w:ascii="Times New Roman" w:hAnsi="Times New Roman"/>
          <w:sz w:val="24"/>
          <w:szCs w:val="24"/>
          <w:lang w:val="es-CO"/>
        </w:rPr>
        <w:t xml:space="preserve">entrará en vigencia una vez firmado por los funcionarios autorizados </w:t>
      </w:r>
      <w:r w:rsidRPr="000C37AD" w:rsidR="00C11616">
        <w:rPr>
          <w:rFonts w:ascii="Times New Roman" w:hAnsi="Times New Roman"/>
          <w:sz w:val="24"/>
          <w:szCs w:val="24"/>
          <w:lang w:val="es-CO"/>
        </w:rPr>
        <w:t>(</w:t>
      </w:r>
      <w:r w:rsidRPr="000C37AD" w:rsidR="002B19B9">
        <w:rPr>
          <w:rFonts w:ascii="Times New Roman" w:hAnsi="Times New Roman"/>
          <w:sz w:val="24"/>
          <w:szCs w:val="24"/>
          <w:lang w:val="es-CO"/>
        </w:rPr>
        <w:t>lista de los socios</w:t>
      </w:r>
      <w:r w:rsidRPr="000C37AD" w:rsidR="00C11616">
        <w:rPr>
          <w:rFonts w:ascii="Times New Roman" w:hAnsi="Times New Roman"/>
          <w:sz w:val="24"/>
          <w:szCs w:val="24"/>
          <w:lang w:val="es-CO"/>
        </w:rPr>
        <w:t xml:space="preserve">) </w:t>
      </w:r>
      <w:r w:rsidRPr="000C37AD" w:rsidR="002B19B9">
        <w:rPr>
          <w:rFonts w:ascii="Times New Roman" w:hAnsi="Times New Roman"/>
          <w:sz w:val="24"/>
          <w:szCs w:val="24"/>
          <w:lang w:val="es-CO"/>
        </w:rPr>
        <w:t xml:space="preserve">y permanecerá vigente por un </w:t>
      </w:r>
      <w:r w:rsidRPr="000C37AD" w:rsidR="00CB0471">
        <w:rPr>
          <w:rFonts w:ascii="Times New Roman" w:hAnsi="Times New Roman"/>
          <w:sz w:val="24"/>
          <w:szCs w:val="24"/>
          <w:lang w:val="es-CO"/>
        </w:rPr>
        <w:t xml:space="preserve">(1) </w:t>
      </w:r>
      <w:r w:rsidRPr="000C37AD" w:rsidR="002B19B9">
        <w:rPr>
          <w:rFonts w:ascii="Times New Roman" w:hAnsi="Times New Roman"/>
          <w:sz w:val="24"/>
          <w:szCs w:val="24"/>
          <w:lang w:val="es-CO"/>
        </w:rPr>
        <w:t xml:space="preserve">año hasta que sea modificado o terminado por cualquiera de los socios por consentimiento mutuo. </w:t>
      </w:r>
    </w:p>
    <w:p w:rsidRPr="000C37AD" w:rsidR="00BF4497" w:rsidRDefault="00BF4497" w14:paraId="709D5FCC" w14:textId="77777777">
      <w:pPr>
        <w:widowControl w:val="0"/>
        <w:spacing w:after="100" w:line="240" w:lineRule="auto"/>
        <w:rPr>
          <w:rFonts w:ascii="Calibri" w:hAnsi="Calibri" w:eastAsia="Calibri" w:cs="Calibri"/>
          <w:color w:val="231F20"/>
          <w:lang w:val="es-CO"/>
        </w:rPr>
      </w:pPr>
    </w:p>
    <w:p w:rsidRPr="000C37AD" w:rsidR="00BF4497" w:rsidP="009576D5" w:rsidRDefault="00C11616" w14:paraId="60710A5F" w14:textId="5EE6747A">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SE</w:t>
      </w:r>
      <w:r w:rsidRPr="000C37AD" w:rsidR="002B19B9">
        <w:rPr>
          <w:rFonts w:ascii="Times New Roman" w:hAnsi="Times New Roman"/>
          <w:b/>
          <w:sz w:val="24"/>
          <w:szCs w:val="24"/>
          <w:lang w:val="es-CO"/>
        </w:rPr>
        <w:t>PARABILIDAD</w:t>
      </w:r>
      <w:r w:rsidRPr="000C37AD" w:rsidR="002B19B9">
        <w:rPr>
          <w:rFonts w:ascii="Times New Roman" w:hAnsi="Times New Roman"/>
          <w:b/>
          <w:sz w:val="24"/>
          <w:szCs w:val="24"/>
          <w:lang w:val="es-CO"/>
        </w:rPr>
        <w:tab/>
      </w:r>
    </w:p>
    <w:p w:rsidRPr="000C37AD" w:rsidR="00BF4497" w:rsidP="009576D5" w:rsidRDefault="002B19B9" w14:paraId="6BA7C2B0" w14:textId="41A27F3F">
      <w:pPr>
        <w:pStyle w:val="BodyText"/>
        <w:tabs>
          <w:tab w:val="left" w:pos="1661"/>
        </w:tabs>
        <w:ind w:left="360" w:firstLine="0"/>
        <w:jc w:val="both"/>
        <w:rPr>
          <w:rFonts w:ascii="Times New Roman" w:hAnsi="Times New Roman"/>
          <w:sz w:val="24"/>
          <w:szCs w:val="24"/>
          <w:lang w:val="es-CO"/>
        </w:rPr>
      </w:pPr>
      <w:r w:rsidRPr="000C37AD">
        <w:rPr>
          <w:rFonts w:ascii="Times New Roman" w:hAnsi="Times New Roman"/>
          <w:sz w:val="24"/>
          <w:szCs w:val="24"/>
          <w:lang w:val="es-CO"/>
        </w:rPr>
        <w:t xml:space="preserve">Cualquiera de las partes puede dar por terminado este </w:t>
      </w:r>
      <w:r w:rsidRPr="000C37AD" w:rsidR="00C11616">
        <w:rPr>
          <w:rFonts w:ascii="Times New Roman" w:hAnsi="Times New Roman"/>
          <w:sz w:val="24"/>
          <w:szCs w:val="24"/>
          <w:lang w:val="es-CO"/>
        </w:rPr>
        <w:t xml:space="preserve">MOU </w:t>
      </w:r>
      <w:r w:rsidRPr="000C37AD">
        <w:rPr>
          <w:rFonts w:ascii="Times New Roman" w:hAnsi="Times New Roman"/>
          <w:sz w:val="24"/>
          <w:szCs w:val="24"/>
          <w:lang w:val="es-CO"/>
        </w:rPr>
        <w:t xml:space="preserve">mediante notificación por escrito </w:t>
      </w:r>
      <w:r w:rsidRPr="000C37AD">
        <w:rPr>
          <w:rFonts w:ascii="Times New Roman" w:hAnsi="Times New Roman"/>
          <w:sz w:val="24"/>
          <w:szCs w:val="24"/>
          <w:lang w:val="es-CO"/>
        </w:rPr>
        <w:t>dentro de un periodo de 30 días</w:t>
      </w:r>
      <w:r w:rsidRPr="000C37AD" w:rsidR="00C11616">
        <w:rPr>
          <w:rFonts w:ascii="Times New Roman" w:hAnsi="Times New Roman"/>
          <w:sz w:val="24"/>
          <w:szCs w:val="24"/>
          <w:lang w:val="es-CO"/>
        </w:rPr>
        <w:t xml:space="preserve">. </w:t>
      </w:r>
      <w:r w:rsidRPr="000C37AD">
        <w:rPr>
          <w:rFonts w:ascii="Times New Roman" w:hAnsi="Times New Roman"/>
          <w:sz w:val="24"/>
          <w:szCs w:val="24"/>
          <w:lang w:val="es-CO"/>
        </w:rPr>
        <w:t>Si este</w:t>
      </w:r>
      <w:r w:rsidRPr="000C37AD" w:rsidR="00C11616">
        <w:rPr>
          <w:rFonts w:ascii="Times New Roman" w:hAnsi="Times New Roman"/>
          <w:sz w:val="24"/>
          <w:szCs w:val="24"/>
          <w:lang w:val="es-CO"/>
        </w:rPr>
        <w:t xml:space="preserve"> MOU </w:t>
      </w:r>
      <w:r w:rsidRPr="000C37AD">
        <w:rPr>
          <w:rFonts w:ascii="Times New Roman" w:hAnsi="Times New Roman"/>
          <w:sz w:val="24"/>
          <w:szCs w:val="24"/>
          <w:lang w:val="es-CO"/>
        </w:rPr>
        <w:t>se termina, ambas partes conservarán la titularidad sobre sus propiedades intelectuales y financieras separadas.</w:t>
      </w:r>
    </w:p>
    <w:p w:rsidRPr="000C37AD" w:rsidR="009576D5" w:rsidP="009576D5" w:rsidRDefault="009576D5" w14:paraId="14E41AF7" w14:textId="77777777">
      <w:pPr>
        <w:pStyle w:val="BodyText"/>
        <w:tabs>
          <w:tab w:val="left" w:pos="1661"/>
        </w:tabs>
        <w:ind w:left="360" w:firstLine="0"/>
        <w:jc w:val="both"/>
        <w:rPr>
          <w:rFonts w:ascii="Times New Roman" w:hAnsi="Times New Roman"/>
          <w:sz w:val="24"/>
          <w:szCs w:val="24"/>
          <w:lang w:val="es-CO"/>
        </w:rPr>
      </w:pPr>
    </w:p>
    <w:p w:rsidRPr="000C37AD" w:rsidR="00BF4497" w:rsidP="009576D5" w:rsidRDefault="00C11616" w14:paraId="6EB9D272" w14:textId="28A9E8C4">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CONDI</w:t>
      </w:r>
      <w:r w:rsidRPr="000C37AD" w:rsidR="002B19B9">
        <w:rPr>
          <w:rFonts w:ascii="Times New Roman" w:hAnsi="Times New Roman"/>
          <w:b/>
          <w:sz w:val="24"/>
          <w:szCs w:val="24"/>
          <w:lang w:val="es-CO"/>
        </w:rPr>
        <w:t>CIÓN SOBRE OBLIGACIONES</w:t>
      </w:r>
    </w:p>
    <w:p w:rsidRPr="000C37AD" w:rsidR="00BF4497" w:rsidP="009576D5" w:rsidRDefault="002B19B9" w14:paraId="69CB6156" w14:textId="3FD2CC41">
      <w:pPr>
        <w:pStyle w:val="BodyText"/>
        <w:tabs>
          <w:tab w:val="left" w:pos="1661"/>
        </w:tabs>
        <w:ind w:left="360" w:firstLine="0"/>
        <w:jc w:val="both"/>
        <w:rPr>
          <w:rFonts w:ascii="Times New Roman" w:hAnsi="Times New Roman"/>
          <w:sz w:val="24"/>
          <w:szCs w:val="24"/>
          <w:lang w:val="es-CO"/>
        </w:rPr>
      </w:pPr>
      <w:r w:rsidRPr="000C37AD">
        <w:rPr>
          <w:rFonts w:ascii="Times New Roman" w:hAnsi="Times New Roman"/>
          <w:sz w:val="24"/>
          <w:szCs w:val="24"/>
          <w:lang w:val="es-CO"/>
        </w:rPr>
        <w:t>No debe haber litigios ni procedimientos pendientes o amenaza</w:t>
      </w:r>
      <w:r w:rsidR="00F04ED9">
        <w:rPr>
          <w:rFonts w:ascii="Times New Roman" w:hAnsi="Times New Roman"/>
          <w:sz w:val="24"/>
          <w:szCs w:val="24"/>
          <w:lang w:val="es-CO"/>
        </w:rPr>
        <w:t>ntes</w:t>
      </w:r>
      <w:r w:rsidRPr="000C37AD">
        <w:rPr>
          <w:rFonts w:ascii="Times New Roman" w:hAnsi="Times New Roman"/>
          <w:sz w:val="24"/>
          <w:szCs w:val="24"/>
          <w:lang w:val="es-CO"/>
        </w:rPr>
        <w:t xml:space="preserve"> contra la parte o cualquiera de sus funcionarios o empleados</w:t>
      </w:r>
      <w:r w:rsidRPr="000C37AD" w:rsidR="00C11616">
        <w:rPr>
          <w:rFonts w:ascii="Times New Roman" w:hAnsi="Times New Roman"/>
          <w:sz w:val="24"/>
          <w:szCs w:val="24"/>
          <w:lang w:val="es-CO"/>
        </w:rPr>
        <w:t xml:space="preserve"> (i) </w:t>
      </w:r>
      <w:r w:rsidRPr="000C37AD">
        <w:rPr>
          <w:rFonts w:ascii="Times New Roman" w:hAnsi="Times New Roman"/>
          <w:sz w:val="24"/>
          <w:szCs w:val="24"/>
          <w:lang w:val="es-CO"/>
        </w:rPr>
        <w:t xml:space="preserve">con el propósito de imponer o restringir de otro modo las actividades contempladas en este </w:t>
      </w:r>
      <w:r w:rsidRPr="000C37AD" w:rsidR="00C11616">
        <w:rPr>
          <w:rFonts w:ascii="Times New Roman" w:hAnsi="Times New Roman"/>
          <w:sz w:val="24"/>
          <w:szCs w:val="24"/>
          <w:lang w:val="es-CO"/>
        </w:rPr>
        <w:t xml:space="preserve">MOU, </w:t>
      </w:r>
      <w:r w:rsidRPr="000C37AD" w:rsidR="0027643D">
        <w:rPr>
          <w:rFonts w:ascii="Times New Roman" w:hAnsi="Times New Roman"/>
          <w:sz w:val="24"/>
          <w:szCs w:val="24"/>
          <w:lang w:val="es-CO"/>
        </w:rPr>
        <w:t>o afirmar de otro modo que cualquier actividad de este tipo es impropia</w:t>
      </w:r>
      <w:r w:rsidRPr="000C37AD" w:rsidR="00C11616">
        <w:rPr>
          <w:rFonts w:ascii="Times New Roman" w:hAnsi="Times New Roman"/>
          <w:sz w:val="24"/>
          <w:szCs w:val="24"/>
          <w:lang w:val="es-CO"/>
        </w:rPr>
        <w:t xml:space="preserve">, (ii) </w:t>
      </w:r>
      <w:r w:rsidRPr="000C37AD" w:rsidR="0027643D">
        <w:rPr>
          <w:rFonts w:ascii="Times New Roman" w:hAnsi="Times New Roman"/>
          <w:sz w:val="24"/>
          <w:szCs w:val="24"/>
          <w:lang w:val="es-CO"/>
        </w:rPr>
        <w:t>que afectaría adversamente los derechos o capacidad de la parte con respecto a tales actividades;</w:t>
      </w:r>
      <w:r w:rsidRPr="000C37AD" w:rsidR="00C11616">
        <w:rPr>
          <w:rFonts w:ascii="Times New Roman" w:hAnsi="Times New Roman"/>
          <w:sz w:val="24"/>
          <w:szCs w:val="24"/>
          <w:lang w:val="es-CO"/>
        </w:rPr>
        <w:t xml:space="preserve"> o (iii) </w:t>
      </w:r>
      <w:r w:rsidRPr="000C37AD" w:rsidR="0027643D">
        <w:rPr>
          <w:rFonts w:ascii="Times New Roman" w:hAnsi="Times New Roman"/>
          <w:sz w:val="24"/>
          <w:szCs w:val="24"/>
          <w:lang w:val="es-CO"/>
        </w:rPr>
        <w:t>que, a juicio de cualquiera de las partes, desaconsejaría la continuación de tales actividades.</w:t>
      </w:r>
    </w:p>
    <w:p w:rsidRPr="000C37AD" w:rsidR="009576D5" w:rsidP="009576D5" w:rsidRDefault="009576D5" w14:paraId="7A97F332" w14:textId="77777777">
      <w:pPr>
        <w:pStyle w:val="BodyText"/>
        <w:tabs>
          <w:tab w:val="left" w:pos="1661"/>
        </w:tabs>
        <w:ind w:left="360" w:firstLine="0"/>
        <w:jc w:val="both"/>
        <w:rPr>
          <w:rFonts w:ascii="Times New Roman" w:hAnsi="Times New Roman"/>
          <w:sz w:val="24"/>
          <w:szCs w:val="24"/>
          <w:lang w:val="es-CO"/>
        </w:rPr>
      </w:pPr>
    </w:p>
    <w:p w:rsidRPr="000C37AD" w:rsidR="00BF4497" w:rsidP="009576D5" w:rsidRDefault="00C11616" w14:paraId="61558927" w14:textId="72AD1F94">
      <w:pPr>
        <w:pStyle w:val="BodyText"/>
        <w:numPr>
          <w:ilvl w:val="0"/>
          <w:numId w:val="1"/>
        </w:numPr>
        <w:tabs>
          <w:tab w:val="left" w:pos="1661"/>
        </w:tabs>
        <w:jc w:val="both"/>
        <w:rPr>
          <w:rFonts w:ascii="Times New Roman" w:hAnsi="Times New Roman"/>
          <w:b/>
          <w:sz w:val="24"/>
          <w:szCs w:val="24"/>
          <w:lang w:val="es-CO"/>
        </w:rPr>
      </w:pPr>
      <w:r w:rsidRPr="000C37AD">
        <w:rPr>
          <w:rFonts w:ascii="Times New Roman" w:hAnsi="Times New Roman"/>
          <w:b/>
          <w:sz w:val="24"/>
          <w:szCs w:val="24"/>
          <w:lang w:val="es-CO"/>
        </w:rPr>
        <w:t>OT</w:t>
      </w:r>
      <w:r w:rsidRPr="000C37AD" w:rsidR="0027643D">
        <w:rPr>
          <w:rFonts w:ascii="Times New Roman" w:hAnsi="Times New Roman"/>
          <w:b/>
          <w:sz w:val="24"/>
          <w:szCs w:val="24"/>
          <w:lang w:val="es-CO"/>
        </w:rPr>
        <w:t>ROS</w:t>
      </w:r>
    </w:p>
    <w:p w:rsidRPr="000C37AD" w:rsidR="00BF4497" w:rsidP="009576D5" w:rsidRDefault="0027643D" w14:paraId="297B9222" w14:textId="21D2244F">
      <w:pPr>
        <w:pStyle w:val="BodyText"/>
        <w:tabs>
          <w:tab w:val="left" w:pos="1661"/>
        </w:tabs>
        <w:ind w:left="360" w:firstLine="0"/>
        <w:jc w:val="both"/>
        <w:rPr>
          <w:rFonts w:ascii="Times New Roman" w:hAnsi="Times New Roman"/>
          <w:sz w:val="24"/>
          <w:szCs w:val="24"/>
          <w:lang w:val="es-CO"/>
        </w:rPr>
      </w:pPr>
      <w:r w:rsidRPr="000C37AD">
        <w:rPr>
          <w:rFonts w:ascii="Times New Roman" w:hAnsi="Times New Roman"/>
          <w:sz w:val="24"/>
          <w:szCs w:val="24"/>
          <w:lang w:val="es-CO"/>
        </w:rPr>
        <w:t>Cada parte será responsable de sus propios costos, incluido el personal y los viajes asociados con el desarrollo del proyecto.</w:t>
      </w:r>
    </w:p>
    <w:p w:rsidRPr="000C37AD" w:rsidR="009576D5" w:rsidP="009576D5" w:rsidRDefault="009576D5" w14:paraId="0BEA6117" w14:textId="77777777">
      <w:pPr>
        <w:pStyle w:val="BodyText"/>
        <w:tabs>
          <w:tab w:val="left" w:pos="1661"/>
        </w:tabs>
        <w:ind w:left="360" w:firstLine="0"/>
        <w:jc w:val="both"/>
        <w:rPr>
          <w:rFonts w:ascii="Times New Roman" w:hAnsi="Times New Roman"/>
          <w:sz w:val="24"/>
          <w:szCs w:val="24"/>
          <w:lang w:val="es-CO"/>
        </w:rPr>
      </w:pPr>
    </w:p>
    <w:p w:rsidRPr="000C37AD" w:rsidR="00BF4497" w:rsidP="009576D5" w:rsidRDefault="0027643D" w14:paraId="52B133DD" w14:textId="16B91030">
      <w:pPr>
        <w:pStyle w:val="BodyText"/>
        <w:numPr>
          <w:ilvl w:val="0"/>
          <w:numId w:val="1"/>
        </w:numPr>
        <w:tabs>
          <w:tab w:val="left" w:pos="1661"/>
        </w:tabs>
        <w:jc w:val="both"/>
        <w:rPr>
          <w:rFonts w:ascii="Times New Roman" w:hAnsi="Times New Roman"/>
          <w:sz w:val="24"/>
          <w:szCs w:val="24"/>
          <w:lang w:val="es-CO"/>
        </w:rPr>
      </w:pPr>
      <w:r w:rsidRPr="000C37AD">
        <w:rPr>
          <w:rFonts w:ascii="Times New Roman" w:hAnsi="Times New Roman"/>
          <w:b/>
          <w:sz w:val="24"/>
          <w:szCs w:val="24"/>
          <w:lang w:val="es-CO"/>
        </w:rPr>
        <w:t>ACUERDO COMPLETO</w:t>
      </w:r>
    </w:p>
    <w:p w:rsidRPr="000C37AD" w:rsidR="00BF4497" w:rsidP="009576D5" w:rsidRDefault="0027643D" w14:paraId="731F880A" w14:textId="52086699">
      <w:pPr>
        <w:pStyle w:val="BodyText"/>
        <w:tabs>
          <w:tab w:val="left" w:pos="1661"/>
        </w:tabs>
        <w:ind w:left="360" w:firstLine="0"/>
        <w:jc w:val="both"/>
        <w:rPr>
          <w:rFonts w:ascii="Times New Roman" w:hAnsi="Times New Roman"/>
          <w:sz w:val="24"/>
          <w:szCs w:val="24"/>
          <w:lang w:val="es-CO"/>
        </w:rPr>
      </w:pPr>
      <w:r w:rsidRPr="000C37AD">
        <w:rPr>
          <w:rFonts w:ascii="Times New Roman" w:hAnsi="Times New Roman"/>
          <w:sz w:val="24"/>
          <w:szCs w:val="24"/>
          <w:lang w:val="es-CO"/>
        </w:rPr>
        <w:t>Este</w:t>
      </w:r>
      <w:r w:rsidRPr="000C37AD" w:rsidR="00C11616">
        <w:rPr>
          <w:rFonts w:ascii="Times New Roman" w:hAnsi="Times New Roman"/>
          <w:sz w:val="24"/>
          <w:szCs w:val="24"/>
          <w:lang w:val="es-CO"/>
        </w:rPr>
        <w:t xml:space="preserve"> MOU constitu</w:t>
      </w:r>
      <w:r w:rsidRPr="000C37AD">
        <w:rPr>
          <w:rFonts w:ascii="Times New Roman" w:hAnsi="Times New Roman"/>
          <w:sz w:val="24"/>
          <w:szCs w:val="24"/>
          <w:lang w:val="es-CO"/>
        </w:rPr>
        <w:t>ye el ente</w:t>
      </w:r>
      <w:r w:rsidRPr="000C37AD" w:rsidR="000C37AD">
        <w:rPr>
          <w:rFonts w:ascii="Times New Roman" w:hAnsi="Times New Roman"/>
          <w:sz w:val="24"/>
          <w:szCs w:val="24"/>
          <w:lang w:val="es-CO"/>
        </w:rPr>
        <w:t>n</w:t>
      </w:r>
      <w:r w:rsidRPr="000C37AD">
        <w:rPr>
          <w:rFonts w:ascii="Times New Roman" w:hAnsi="Times New Roman"/>
          <w:sz w:val="24"/>
          <w:szCs w:val="24"/>
          <w:lang w:val="es-CO"/>
        </w:rPr>
        <w:t>dimiento y el acuerdo complet</w:t>
      </w:r>
      <w:r w:rsidR="00F04ED9">
        <w:rPr>
          <w:rFonts w:ascii="Times New Roman" w:hAnsi="Times New Roman"/>
          <w:sz w:val="24"/>
          <w:szCs w:val="24"/>
          <w:lang w:val="es-CO"/>
        </w:rPr>
        <w:t>o</w:t>
      </w:r>
      <w:r w:rsidRPr="000C37AD">
        <w:rPr>
          <w:rFonts w:ascii="Times New Roman" w:hAnsi="Times New Roman"/>
          <w:sz w:val="24"/>
          <w:szCs w:val="24"/>
          <w:lang w:val="es-CO"/>
        </w:rPr>
        <w:t xml:space="preserve"> de y entre las partes con respecto al tema objeto del presente document</w:t>
      </w:r>
      <w:r w:rsidRPr="000C37AD" w:rsidR="000C37AD">
        <w:rPr>
          <w:rFonts w:ascii="Times New Roman" w:hAnsi="Times New Roman"/>
          <w:sz w:val="24"/>
          <w:szCs w:val="24"/>
          <w:lang w:val="es-CO"/>
        </w:rPr>
        <w:t>o</w:t>
      </w:r>
      <w:r w:rsidRPr="000C37AD">
        <w:rPr>
          <w:rFonts w:ascii="Times New Roman" w:hAnsi="Times New Roman"/>
          <w:sz w:val="24"/>
          <w:szCs w:val="24"/>
          <w:lang w:val="es-CO"/>
        </w:rPr>
        <w:t>, y reemplaza todas las declaraciones y acuerdos anteriores, verbales o escritos. No se podrá modificar, excepto mediante un instrument</w:t>
      </w:r>
      <w:r w:rsidRPr="000C37AD" w:rsidR="000C37AD">
        <w:rPr>
          <w:rFonts w:ascii="Times New Roman" w:hAnsi="Times New Roman"/>
          <w:sz w:val="24"/>
          <w:szCs w:val="24"/>
          <w:lang w:val="es-CO"/>
        </w:rPr>
        <w:t>o</w:t>
      </w:r>
      <w:r w:rsidRPr="000C37AD">
        <w:rPr>
          <w:rFonts w:ascii="Times New Roman" w:hAnsi="Times New Roman"/>
          <w:sz w:val="24"/>
          <w:szCs w:val="24"/>
          <w:lang w:val="es-CO"/>
        </w:rPr>
        <w:t xml:space="preserve"> por escrito de fecha posterior, debidamente ejecutado por un representante autorizado de cada parte</w:t>
      </w:r>
      <w:r w:rsidR="00F04ED9">
        <w:rPr>
          <w:rFonts w:ascii="Times New Roman" w:hAnsi="Times New Roman"/>
          <w:sz w:val="24"/>
          <w:szCs w:val="24"/>
          <w:lang w:val="es-CO"/>
        </w:rPr>
        <w:t>.</w:t>
      </w:r>
    </w:p>
    <w:p w:rsidRPr="000C37AD" w:rsidR="00BF4497" w:rsidRDefault="00BF4497" w14:paraId="1BB2D0E9" w14:textId="77777777">
      <w:pPr>
        <w:widowControl w:val="0"/>
        <w:spacing w:after="100" w:line="240" w:lineRule="auto"/>
        <w:rPr>
          <w:rFonts w:ascii="Times New Roman" w:hAnsi="Times New Roman" w:eastAsia="Cambria" w:cstheme="minorBidi"/>
          <w:sz w:val="24"/>
          <w:szCs w:val="24"/>
          <w:lang w:val="es-CO"/>
        </w:rPr>
      </w:pPr>
    </w:p>
    <w:p w:rsidRPr="000C37AD" w:rsidR="00BF4497" w:rsidRDefault="0027643D" w14:paraId="36053610" w14:textId="1164192B">
      <w:pPr>
        <w:widowControl w:val="0"/>
        <w:spacing w:after="100" w:line="240" w:lineRule="auto"/>
        <w:rPr>
          <w:rFonts w:ascii="Times New Roman" w:hAnsi="Times New Roman" w:eastAsia="Cambria" w:cstheme="minorBidi"/>
          <w:sz w:val="24"/>
          <w:szCs w:val="24"/>
          <w:lang w:val="es-CO"/>
        </w:rPr>
      </w:pPr>
      <w:r w:rsidRPr="000C37AD">
        <w:rPr>
          <w:rFonts w:ascii="Times New Roman" w:hAnsi="Times New Roman" w:eastAsia="Cambria" w:cstheme="minorBidi"/>
          <w:sz w:val="24"/>
          <w:szCs w:val="24"/>
          <w:lang w:val="es-CO"/>
        </w:rPr>
        <w:t>E</w:t>
      </w:r>
      <w:r w:rsidRPr="000C37AD" w:rsidR="00C11616">
        <w:rPr>
          <w:rFonts w:ascii="Times New Roman" w:hAnsi="Times New Roman" w:eastAsia="Cambria" w:cstheme="minorBidi"/>
          <w:sz w:val="24"/>
          <w:szCs w:val="24"/>
          <w:lang w:val="es-CO"/>
        </w:rPr>
        <w:t xml:space="preserve">N </w:t>
      </w:r>
      <w:r w:rsidRPr="000C37AD">
        <w:rPr>
          <w:rFonts w:ascii="Times New Roman" w:hAnsi="Times New Roman" w:eastAsia="Cambria" w:cstheme="minorBidi"/>
          <w:sz w:val="24"/>
          <w:szCs w:val="24"/>
          <w:lang w:val="es-CO"/>
        </w:rPr>
        <w:t>TESTIMONIO DE LO CUAL</w:t>
      </w:r>
      <w:r w:rsidRPr="000C37AD" w:rsidR="00C11616">
        <w:rPr>
          <w:rFonts w:ascii="Times New Roman" w:hAnsi="Times New Roman" w:eastAsia="Cambria" w:cstheme="minorBidi"/>
          <w:sz w:val="24"/>
          <w:szCs w:val="24"/>
          <w:lang w:val="es-CO"/>
        </w:rPr>
        <w:t xml:space="preserve">, </w:t>
      </w:r>
      <w:r w:rsidRPr="000C37AD">
        <w:rPr>
          <w:rFonts w:ascii="Times New Roman" w:hAnsi="Times New Roman" w:eastAsia="Cambria" w:cstheme="minorBidi"/>
          <w:sz w:val="24"/>
          <w:szCs w:val="24"/>
          <w:lang w:val="es-CO"/>
        </w:rPr>
        <w:t xml:space="preserve">las partes han acordado que este Memorando de Entendimiento sea ejecutado por los funcionarios abajo firmantes. </w:t>
      </w:r>
    </w:p>
    <w:p w:rsidRPr="000C37AD" w:rsidR="00070538" w:rsidRDefault="00070538" w14:paraId="4248ACF3" w14:textId="77777777">
      <w:pPr>
        <w:widowControl w:val="0"/>
        <w:spacing w:after="100" w:line="240" w:lineRule="auto"/>
        <w:rPr>
          <w:rFonts w:ascii="Times New Roman" w:hAnsi="Times New Roman" w:eastAsia="Cambria" w:cstheme="minorBidi"/>
          <w:sz w:val="24"/>
          <w:szCs w:val="24"/>
          <w:lang w:val="es-CO"/>
        </w:rPr>
      </w:pPr>
    </w:p>
    <w:p w:rsidRPr="000C37AD" w:rsidR="00070538" w:rsidRDefault="00070538" w14:paraId="791FBD91" w14:textId="77777777">
      <w:pPr>
        <w:widowControl w:val="0"/>
        <w:spacing w:after="100" w:line="240" w:lineRule="auto"/>
        <w:rPr>
          <w:rFonts w:ascii="Times New Roman" w:hAnsi="Times New Roman" w:eastAsia="Cambria" w:cstheme="minorBidi"/>
          <w:sz w:val="24"/>
          <w:szCs w:val="24"/>
          <w:lang w:val="es-CO"/>
        </w:rPr>
      </w:pPr>
    </w:p>
    <w:p w:rsidRPr="000C37AD" w:rsidR="00070538" w:rsidP="00070538" w:rsidRDefault="000C37AD" w14:paraId="27A07A26" w14:textId="57C8FB6F">
      <w:pPr>
        <w:ind w:left="220" w:firstLine="720"/>
        <w:rPr>
          <w:rFonts w:ascii="Times New Roman" w:hAnsi="Times New Roman"/>
          <w:sz w:val="24"/>
          <w:szCs w:val="24"/>
          <w:lang w:val="es-CO"/>
        </w:rPr>
      </w:pPr>
      <w:r w:rsidRPr="000C37AD">
        <w:rPr>
          <w:rFonts w:ascii="Times New Roman" w:hAnsi="Times New Roman"/>
          <w:sz w:val="24"/>
          <w:szCs w:val="24"/>
          <w:lang w:val="es-CO"/>
        </w:rPr>
        <w:t>Para</w:t>
      </w:r>
      <w:r w:rsidRPr="000C37AD" w:rsidR="00070538">
        <w:rPr>
          <w:rFonts w:ascii="Times New Roman" w:hAnsi="Times New Roman"/>
          <w:sz w:val="24"/>
          <w:szCs w:val="24"/>
          <w:lang w:val="es-CO"/>
        </w:rPr>
        <w:t xml:space="preserve"> </w:t>
      </w:r>
      <w:r w:rsidRPr="000C37AD" w:rsidR="007B363F">
        <w:rPr>
          <w:rFonts w:ascii="Times New Roman" w:hAnsi="Times New Roman"/>
          <w:sz w:val="24"/>
          <w:szCs w:val="24"/>
          <w:lang w:val="es-CO"/>
        </w:rPr>
        <w:t>Partners of the Americas</w:t>
      </w:r>
      <w:r w:rsidRPr="000C37AD" w:rsidR="00070538">
        <w:rPr>
          <w:rFonts w:ascii="Times New Roman" w:hAnsi="Times New Roman"/>
          <w:sz w:val="24"/>
          <w:szCs w:val="24"/>
          <w:lang w:val="es-CO"/>
        </w:rPr>
        <w:tab/>
      </w:r>
      <w:r w:rsidRPr="000C37AD" w:rsidR="00070538">
        <w:rPr>
          <w:rFonts w:ascii="Times New Roman" w:hAnsi="Times New Roman"/>
          <w:sz w:val="24"/>
          <w:szCs w:val="24"/>
          <w:lang w:val="es-CO"/>
        </w:rPr>
        <w:tab/>
      </w:r>
      <w:r w:rsidRPr="000C37AD">
        <w:rPr>
          <w:rFonts w:ascii="Times New Roman" w:hAnsi="Times New Roman"/>
          <w:sz w:val="24"/>
          <w:szCs w:val="24"/>
          <w:lang w:val="es-CO"/>
        </w:rPr>
        <w:t>Para</w:t>
      </w:r>
      <w:r w:rsidRPr="000C37AD" w:rsidR="007B363F">
        <w:rPr>
          <w:rFonts w:ascii="Times New Roman" w:hAnsi="Times New Roman"/>
          <w:sz w:val="24"/>
          <w:szCs w:val="24"/>
          <w:lang w:val="es-CO"/>
        </w:rPr>
        <w:t xml:space="preserve"> </w:t>
      </w:r>
      <w:r w:rsidRPr="000C37AD" w:rsidR="007B363F">
        <w:rPr>
          <w:rFonts w:ascii="Times New Roman" w:hAnsi="Times New Roman"/>
          <w:sz w:val="24"/>
          <w:szCs w:val="24"/>
          <w:highlight w:val="yellow"/>
          <w:lang w:val="es-CO"/>
        </w:rPr>
        <w:t>[N</w:t>
      </w:r>
      <w:r w:rsidRPr="000C37AD">
        <w:rPr>
          <w:rFonts w:ascii="Times New Roman" w:hAnsi="Times New Roman"/>
          <w:sz w:val="24"/>
          <w:szCs w:val="24"/>
          <w:highlight w:val="yellow"/>
          <w:lang w:val="es-CO"/>
        </w:rPr>
        <w:t>ombre del Socio</w:t>
      </w:r>
      <w:r w:rsidRPr="000C37AD" w:rsidR="007B363F">
        <w:rPr>
          <w:rFonts w:ascii="Times New Roman" w:hAnsi="Times New Roman"/>
          <w:sz w:val="24"/>
          <w:szCs w:val="24"/>
          <w:lang w:val="es-CO"/>
        </w:rPr>
        <w:t>]</w:t>
      </w:r>
    </w:p>
    <w:p w:rsidRPr="000C37AD" w:rsidR="00070538" w:rsidP="00070538" w:rsidRDefault="00070538" w14:paraId="527AC54B" w14:textId="77777777">
      <w:pPr>
        <w:ind w:left="220" w:firstLine="720"/>
        <w:rPr>
          <w:rFonts w:ascii="Times New Roman" w:hAnsi="Times New Roman"/>
          <w:sz w:val="24"/>
          <w:szCs w:val="24"/>
          <w:lang w:val="es-CO"/>
        </w:rPr>
      </w:pPr>
    </w:p>
    <w:p w:rsidRPr="000C37AD" w:rsidR="00070538" w:rsidP="00070538" w:rsidRDefault="00070538" w14:paraId="4AEF9EA5" w14:textId="77777777">
      <w:pPr>
        <w:spacing w:before="2"/>
        <w:rPr>
          <w:rFonts w:ascii="Times New Roman" w:hAnsi="Times New Roman"/>
          <w:sz w:val="24"/>
          <w:szCs w:val="24"/>
          <w:lang w:val="es-CO"/>
        </w:rPr>
      </w:pPr>
      <w:r w:rsidRPr="000C37AD">
        <w:rPr>
          <w:rFonts w:ascii="Times New Roman" w:hAnsi="Times New Roman"/>
          <w:sz w:val="24"/>
          <w:szCs w:val="24"/>
          <w:lang w:val="es-CO"/>
        </w:rPr>
        <w:tab/>
      </w:r>
      <w:r w:rsidRPr="000C37AD">
        <w:rPr>
          <w:rFonts w:ascii="Times New Roman" w:hAnsi="Times New Roman"/>
          <w:sz w:val="24"/>
          <w:szCs w:val="24"/>
          <w:lang w:val="es-CO"/>
        </w:rPr>
        <w:tab/>
      </w:r>
      <w:r w:rsidRPr="000C37AD">
        <w:rPr>
          <w:rFonts w:ascii="Times New Roman" w:hAnsi="Times New Roman"/>
          <w:sz w:val="24"/>
          <w:szCs w:val="24"/>
          <w:lang w:val="es-CO"/>
        </w:rPr>
        <w:tab/>
      </w:r>
    </w:p>
    <w:p w:rsidRPr="000C37AD" w:rsidR="00070538" w:rsidP="00070538" w:rsidRDefault="00070538" w14:paraId="65A5F5F5" w14:textId="3C5F377E">
      <w:pPr>
        <w:tabs>
          <w:tab w:val="left" w:pos="4534"/>
        </w:tabs>
        <w:spacing w:line="20" w:lineRule="atLeast"/>
        <w:ind w:left="933"/>
        <w:rPr>
          <w:rFonts w:ascii="Times New Roman" w:hAnsi="Times New Roman"/>
          <w:sz w:val="24"/>
          <w:szCs w:val="24"/>
          <w:lang w:val="es-CO"/>
        </w:rPr>
      </w:pPr>
      <w:r w:rsidRPr="000C37AD">
        <w:rPr>
          <w:rFonts w:ascii="Times New Roman" w:hAnsi="Times New Roman"/>
          <w:sz w:val="24"/>
          <w:szCs w:val="24"/>
          <w:lang w:val="es-CO"/>
        </w:rPr>
        <w:t xml:space="preserve">          [</w:t>
      </w:r>
      <w:r w:rsidRPr="000C37AD" w:rsidR="000C37AD">
        <w:rPr>
          <w:rFonts w:ascii="Times New Roman" w:hAnsi="Times New Roman"/>
          <w:sz w:val="24"/>
          <w:szCs w:val="24"/>
          <w:lang w:val="es-CO"/>
        </w:rPr>
        <w:t>Firma</w:t>
      </w:r>
      <w:r w:rsidRPr="000C37AD">
        <w:rPr>
          <w:rFonts w:ascii="Times New Roman" w:hAnsi="Times New Roman"/>
          <w:sz w:val="24"/>
          <w:szCs w:val="24"/>
          <w:lang w:val="es-CO"/>
        </w:rPr>
        <w:t>]</w:t>
      </w:r>
      <w:r w:rsidRPr="000C37AD">
        <w:rPr>
          <w:rFonts w:ascii="Times New Roman" w:hAnsi="Times New Roman"/>
          <w:sz w:val="24"/>
          <w:szCs w:val="24"/>
          <w:lang w:val="es-CO"/>
        </w:rPr>
        <w:tab/>
      </w:r>
      <w:r w:rsidRPr="000C37AD">
        <w:rPr>
          <w:rFonts w:ascii="Times New Roman" w:hAnsi="Times New Roman"/>
          <w:sz w:val="24"/>
          <w:szCs w:val="24"/>
          <w:lang w:val="es-CO"/>
        </w:rPr>
        <w:tab/>
      </w:r>
      <w:r w:rsidRPr="000C37AD">
        <w:rPr>
          <w:rFonts w:ascii="Times New Roman" w:hAnsi="Times New Roman"/>
          <w:sz w:val="24"/>
          <w:szCs w:val="24"/>
          <w:lang w:val="es-CO"/>
        </w:rPr>
        <w:tab/>
      </w:r>
      <w:r w:rsidRPr="000C37AD">
        <w:rPr>
          <w:rFonts w:ascii="Times New Roman" w:hAnsi="Times New Roman"/>
          <w:sz w:val="24"/>
          <w:szCs w:val="24"/>
          <w:lang w:val="es-CO"/>
        </w:rPr>
        <w:t xml:space="preserve"> [</w:t>
      </w:r>
      <w:r w:rsidRPr="000C37AD" w:rsidR="000C37AD">
        <w:rPr>
          <w:rFonts w:ascii="Times New Roman" w:hAnsi="Times New Roman"/>
          <w:sz w:val="24"/>
          <w:szCs w:val="24"/>
          <w:lang w:val="es-CO"/>
        </w:rPr>
        <w:t>Firma</w:t>
      </w:r>
      <w:r w:rsidRPr="000C37AD">
        <w:rPr>
          <w:rFonts w:ascii="Times New Roman" w:hAnsi="Times New Roman"/>
          <w:sz w:val="24"/>
          <w:szCs w:val="24"/>
          <w:lang w:val="es-CO"/>
        </w:rPr>
        <w:t>]</w:t>
      </w:r>
    </w:p>
    <w:p w:rsidRPr="000C37AD" w:rsidR="00070538" w:rsidP="00070538" w:rsidRDefault="00070538" w14:paraId="2AD9A5ED" w14:textId="2AEBC0BF">
      <w:pPr>
        <w:ind w:left="220" w:firstLine="720"/>
        <w:rPr>
          <w:rFonts w:ascii="Times New Roman" w:hAnsi="Times New Roman"/>
          <w:sz w:val="24"/>
          <w:szCs w:val="24"/>
          <w:lang w:val="es-CO"/>
        </w:rPr>
      </w:pPr>
      <w:r w:rsidRPr="000C37AD">
        <w:rPr>
          <w:rFonts w:ascii="Times New Roman" w:hAnsi="Times New Roman"/>
          <w:sz w:val="24"/>
          <w:szCs w:val="24"/>
          <w:lang w:val="es-CO"/>
        </w:rPr>
        <w:t>______________________</w:t>
      </w:r>
      <w:r w:rsidRPr="000C37AD">
        <w:rPr>
          <w:rFonts w:ascii="Times New Roman" w:hAnsi="Times New Roman"/>
          <w:sz w:val="24"/>
          <w:szCs w:val="24"/>
          <w:lang w:val="es-CO"/>
        </w:rPr>
        <w:tab/>
      </w:r>
      <w:r w:rsidRPr="000C37AD">
        <w:rPr>
          <w:rFonts w:ascii="Times New Roman" w:hAnsi="Times New Roman"/>
          <w:sz w:val="24"/>
          <w:szCs w:val="24"/>
          <w:lang w:val="es-CO"/>
        </w:rPr>
        <w:tab/>
      </w:r>
      <w:r w:rsidRPr="000C37AD">
        <w:rPr>
          <w:rFonts w:ascii="Times New Roman" w:hAnsi="Times New Roman"/>
          <w:sz w:val="24"/>
          <w:szCs w:val="24"/>
          <w:lang w:val="es-CO"/>
        </w:rPr>
        <w:tab/>
      </w:r>
      <w:r w:rsidRPr="000C37AD">
        <w:rPr>
          <w:rFonts w:ascii="Times New Roman" w:hAnsi="Times New Roman"/>
          <w:sz w:val="24"/>
          <w:szCs w:val="24"/>
          <w:lang w:val="es-CO"/>
        </w:rPr>
        <w:t>______________________</w:t>
      </w:r>
    </w:p>
    <w:p w:rsidRPr="000C37AD" w:rsidR="00070538" w:rsidP="00070538" w:rsidRDefault="00070538" w14:paraId="7ABF3A7A" w14:textId="7129D309">
      <w:pPr>
        <w:ind w:left="220" w:firstLine="720"/>
        <w:rPr>
          <w:rFonts w:ascii="Times New Roman" w:hAnsi="Times New Roman"/>
          <w:b/>
          <w:sz w:val="24"/>
          <w:szCs w:val="24"/>
          <w:lang w:val="es-CO"/>
        </w:rPr>
      </w:pPr>
      <w:r w:rsidRPr="000C37AD">
        <w:rPr>
          <w:rFonts w:ascii="Times New Roman" w:hAnsi="Times New Roman"/>
          <w:b/>
          <w:sz w:val="24"/>
          <w:szCs w:val="24"/>
          <w:lang w:val="es-CO"/>
        </w:rPr>
        <w:t>[N</w:t>
      </w:r>
      <w:r w:rsidRPr="000C37AD" w:rsidR="000C37AD">
        <w:rPr>
          <w:rFonts w:ascii="Times New Roman" w:hAnsi="Times New Roman"/>
          <w:b/>
          <w:sz w:val="24"/>
          <w:szCs w:val="24"/>
          <w:lang w:val="es-CO"/>
        </w:rPr>
        <w:t>ombre del Representante]</w:t>
      </w:r>
      <w:r w:rsidRPr="000C37AD" w:rsidR="000C37AD">
        <w:rPr>
          <w:rFonts w:ascii="Times New Roman" w:hAnsi="Times New Roman"/>
          <w:b/>
          <w:sz w:val="24"/>
          <w:szCs w:val="24"/>
          <w:lang w:val="es-CO"/>
        </w:rPr>
        <w:tab/>
      </w:r>
      <w:r w:rsidRPr="000C37AD" w:rsidR="000C37AD">
        <w:rPr>
          <w:rFonts w:ascii="Times New Roman" w:hAnsi="Times New Roman"/>
          <w:b/>
          <w:sz w:val="24"/>
          <w:szCs w:val="24"/>
          <w:lang w:val="es-CO"/>
        </w:rPr>
        <w:tab/>
      </w:r>
      <w:r w:rsidRPr="000C37AD">
        <w:rPr>
          <w:rFonts w:ascii="Times New Roman" w:hAnsi="Times New Roman"/>
          <w:b/>
          <w:sz w:val="24"/>
          <w:szCs w:val="24"/>
          <w:lang w:val="es-CO"/>
        </w:rPr>
        <w:t>[</w:t>
      </w:r>
      <w:r w:rsidRPr="000C37AD" w:rsidR="000C37AD">
        <w:rPr>
          <w:rFonts w:ascii="Times New Roman" w:hAnsi="Times New Roman"/>
          <w:b/>
          <w:sz w:val="24"/>
          <w:szCs w:val="24"/>
          <w:lang w:val="es-CO"/>
        </w:rPr>
        <w:t>Nombre del Representante</w:t>
      </w:r>
      <w:r w:rsidRPr="000C37AD">
        <w:rPr>
          <w:rFonts w:ascii="Times New Roman" w:hAnsi="Times New Roman"/>
          <w:b/>
          <w:sz w:val="24"/>
          <w:szCs w:val="24"/>
          <w:lang w:val="es-CO"/>
        </w:rPr>
        <w:t>]</w:t>
      </w:r>
    </w:p>
    <w:p w:rsidRPr="000C37AD" w:rsidR="00070538" w:rsidP="00070538" w:rsidRDefault="00070538" w14:paraId="1533622B" w14:textId="2D2E86CD">
      <w:pPr>
        <w:tabs>
          <w:tab w:val="left" w:pos="5040"/>
        </w:tabs>
        <w:ind w:left="220" w:firstLine="720"/>
        <w:rPr>
          <w:rFonts w:ascii="Times New Roman" w:hAnsi="Times New Roman"/>
          <w:b/>
          <w:sz w:val="24"/>
          <w:szCs w:val="24"/>
          <w:lang w:val="es-CO"/>
        </w:rPr>
      </w:pPr>
      <w:r w:rsidRPr="000C37AD">
        <w:rPr>
          <w:rFonts w:ascii="Times New Roman" w:hAnsi="Times New Roman"/>
          <w:b/>
          <w:sz w:val="24"/>
          <w:szCs w:val="24"/>
          <w:lang w:val="es-CO"/>
        </w:rPr>
        <w:t>[</w:t>
      </w:r>
      <w:r w:rsidRPr="000C37AD" w:rsidR="007B363F">
        <w:rPr>
          <w:rFonts w:ascii="Times New Roman" w:hAnsi="Times New Roman"/>
          <w:b/>
          <w:sz w:val="24"/>
          <w:szCs w:val="24"/>
          <w:highlight w:val="yellow"/>
          <w:lang w:val="es-CO"/>
        </w:rPr>
        <w:t>T</w:t>
      </w:r>
      <w:r w:rsidRPr="000C37AD" w:rsidR="000C37AD">
        <w:rPr>
          <w:rFonts w:ascii="Times New Roman" w:hAnsi="Times New Roman"/>
          <w:b/>
          <w:sz w:val="24"/>
          <w:szCs w:val="24"/>
          <w:highlight w:val="yellow"/>
          <w:lang w:val="es-CO"/>
        </w:rPr>
        <w:t>ítulo</w:t>
      </w:r>
      <w:r w:rsidRPr="000C37AD" w:rsidR="007B363F">
        <w:rPr>
          <w:rFonts w:ascii="Times New Roman" w:hAnsi="Times New Roman"/>
          <w:b/>
          <w:sz w:val="24"/>
          <w:szCs w:val="24"/>
          <w:highlight w:val="yellow"/>
          <w:lang w:val="es-CO"/>
        </w:rPr>
        <w:t>/</w:t>
      </w:r>
      <w:r w:rsidRPr="000C37AD">
        <w:rPr>
          <w:rFonts w:ascii="Times New Roman" w:hAnsi="Times New Roman"/>
          <w:b/>
          <w:sz w:val="24"/>
          <w:szCs w:val="24"/>
          <w:highlight w:val="yellow"/>
          <w:lang w:val="es-CO"/>
        </w:rPr>
        <w:t>S</w:t>
      </w:r>
      <w:r w:rsidRPr="000C37AD" w:rsidR="007B363F">
        <w:rPr>
          <w:rFonts w:ascii="Times New Roman" w:hAnsi="Times New Roman"/>
          <w:b/>
          <w:sz w:val="24"/>
          <w:szCs w:val="24"/>
          <w:highlight w:val="yellow"/>
          <w:lang w:val="es-CO"/>
        </w:rPr>
        <w:t>r.</w:t>
      </w:r>
      <w:r w:rsidRPr="000C37AD">
        <w:rPr>
          <w:rFonts w:ascii="Times New Roman" w:hAnsi="Times New Roman"/>
          <w:b/>
          <w:sz w:val="24"/>
          <w:szCs w:val="24"/>
          <w:highlight w:val="yellow"/>
          <w:lang w:val="es-CO"/>
        </w:rPr>
        <w:t xml:space="preserve"> Director</w:t>
      </w:r>
      <w:r w:rsidRPr="000C37AD" w:rsidR="007B363F">
        <w:rPr>
          <w:rFonts w:ascii="Times New Roman" w:hAnsi="Times New Roman"/>
          <w:b/>
          <w:sz w:val="24"/>
          <w:szCs w:val="24"/>
          <w:highlight w:val="yellow"/>
          <w:lang w:val="es-CO"/>
        </w:rPr>
        <w:t>/VP</w:t>
      </w:r>
      <w:r w:rsidRPr="000C37AD">
        <w:rPr>
          <w:rFonts w:ascii="Times New Roman" w:hAnsi="Times New Roman"/>
          <w:b/>
          <w:sz w:val="24"/>
          <w:szCs w:val="24"/>
          <w:highlight w:val="yellow"/>
          <w:lang w:val="es-CO"/>
        </w:rPr>
        <w:t xml:space="preserve"> o CEO]</w:t>
      </w:r>
      <w:r w:rsidRPr="000C37AD">
        <w:rPr>
          <w:rFonts w:ascii="Times New Roman" w:hAnsi="Times New Roman"/>
          <w:b/>
          <w:sz w:val="24"/>
          <w:szCs w:val="24"/>
          <w:lang w:val="es-CO"/>
        </w:rPr>
        <w:tab/>
      </w:r>
      <w:r w:rsidRPr="000C37AD">
        <w:rPr>
          <w:rFonts w:ascii="Times New Roman" w:hAnsi="Times New Roman"/>
          <w:b/>
          <w:sz w:val="24"/>
          <w:szCs w:val="24"/>
          <w:lang w:val="es-CO"/>
        </w:rPr>
        <w:t>[</w:t>
      </w:r>
      <w:r w:rsidRPr="000C37AD" w:rsidR="000C37AD">
        <w:rPr>
          <w:rFonts w:ascii="Times New Roman" w:hAnsi="Times New Roman"/>
          <w:b/>
          <w:sz w:val="24"/>
          <w:szCs w:val="24"/>
          <w:lang w:val="es-CO"/>
        </w:rPr>
        <w:t>Título del Representante</w:t>
      </w:r>
      <w:r w:rsidRPr="000C37AD">
        <w:rPr>
          <w:rFonts w:ascii="Times New Roman" w:hAnsi="Times New Roman"/>
          <w:b/>
          <w:sz w:val="24"/>
          <w:szCs w:val="24"/>
          <w:lang w:val="es-CO"/>
        </w:rPr>
        <w:t>]</w:t>
      </w:r>
    </w:p>
    <w:p w:rsidRPr="000C37AD" w:rsidR="00A261B0" w:rsidP="479BFC2D" w:rsidRDefault="00070538" w14:paraId="1A5D23AF" w14:textId="53023EFB" w14:noSpellErr="1">
      <w:pPr>
        <w:tabs>
          <w:tab w:val="left" w:pos="5040"/>
        </w:tabs>
        <w:ind w:left="220" w:firstLine="720"/>
        <w:rPr>
          <w:ins w:author="John McPhail" w:date="2018-11-14T16:04:00Z" w:id="383480491"/>
          <w:rFonts w:ascii="Calibri" w:hAnsi="Calibri" w:eastAsia="Calibri" w:cs="Calibri"/>
          <w:b w:val="1"/>
          <w:bCs w:val="1"/>
          <w:color w:val="231F20"/>
          <w:lang w:val="en-US"/>
        </w:rPr>
      </w:pPr>
      <w:r w:rsidRPr="479BFC2D" w:rsidR="00070538">
        <w:rPr>
          <w:rFonts w:ascii="Times New Roman" w:hAnsi="Times New Roman"/>
          <w:b w:val="1"/>
          <w:bCs w:val="1"/>
          <w:sz w:val="24"/>
          <w:szCs w:val="24"/>
          <w:lang w:val="en-US"/>
        </w:rPr>
        <w:t>Partners</w:t>
      </w:r>
      <w:r w:rsidRPr="479BFC2D" w:rsidR="00070538">
        <w:rPr>
          <w:rFonts w:ascii="Times New Roman" w:hAnsi="Times New Roman"/>
          <w:b w:val="1"/>
          <w:bCs w:val="1"/>
          <w:sz w:val="24"/>
          <w:szCs w:val="24"/>
          <w:lang w:val="en-US"/>
        </w:rPr>
        <w:t xml:space="preserve"> </w:t>
      </w:r>
      <w:r w:rsidRPr="479BFC2D" w:rsidR="00070538">
        <w:rPr>
          <w:rFonts w:ascii="Times New Roman" w:hAnsi="Times New Roman"/>
          <w:b w:val="1"/>
          <w:bCs w:val="1"/>
          <w:sz w:val="24"/>
          <w:szCs w:val="24"/>
          <w:lang w:val="en-US"/>
        </w:rPr>
        <w:t>of</w:t>
      </w:r>
      <w:r w:rsidRPr="479BFC2D" w:rsidR="00070538">
        <w:rPr>
          <w:rFonts w:ascii="Times New Roman" w:hAnsi="Times New Roman"/>
          <w:b w:val="1"/>
          <w:bCs w:val="1"/>
          <w:sz w:val="24"/>
          <w:szCs w:val="24"/>
          <w:lang w:val="en-US"/>
        </w:rPr>
        <w:t xml:space="preserve"> </w:t>
      </w:r>
      <w:r w:rsidRPr="479BFC2D" w:rsidR="00070538">
        <w:rPr>
          <w:rFonts w:ascii="Times New Roman" w:hAnsi="Times New Roman"/>
          <w:b w:val="1"/>
          <w:bCs w:val="1"/>
          <w:sz w:val="24"/>
          <w:szCs w:val="24"/>
          <w:lang w:val="en-US"/>
        </w:rPr>
        <w:t>the</w:t>
      </w:r>
      <w:r w:rsidRPr="479BFC2D" w:rsidR="00070538">
        <w:rPr>
          <w:rFonts w:ascii="Times New Roman" w:hAnsi="Times New Roman"/>
          <w:b w:val="1"/>
          <w:bCs w:val="1"/>
          <w:sz w:val="24"/>
          <w:szCs w:val="24"/>
          <w:lang w:val="en-US"/>
        </w:rPr>
        <w:t xml:space="preserve"> </w:t>
      </w:r>
      <w:r w:rsidRPr="479BFC2D" w:rsidR="00070538">
        <w:rPr>
          <w:rFonts w:ascii="Times New Roman" w:hAnsi="Times New Roman"/>
          <w:b w:val="1"/>
          <w:bCs w:val="1"/>
          <w:sz w:val="24"/>
          <w:szCs w:val="24"/>
          <w:lang w:val="en-US"/>
        </w:rPr>
        <w:t>Americas</w:t>
      </w:r>
      <w:r>
        <w:tab/>
      </w:r>
      <w:r w:rsidRPr="479BFC2D" w:rsidR="00070538">
        <w:rPr>
          <w:rFonts w:ascii="Times New Roman" w:hAnsi="Times New Roman"/>
          <w:b w:val="1"/>
          <w:bCs w:val="1"/>
          <w:sz w:val="24"/>
          <w:szCs w:val="24"/>
          <w:lang w:val="en-US"/>
        </w:rPr>
        <w:t>[</w:t>
      </w:r>
      <w:r w:rsidRPr="479BFC2D" w:rsidR="000C37AD">
        <w:rPr>
          <w:rFonts w:ascii="Times New Roman" w:hAnsi="Times New Roman"/>
          <w:b w:val="1"/>
          <w:bCs w:val="1"/>
          <w:sz w:val="24"/>
          <w:szCs w:val="24"/>
          <w:lang w:val="en-US"/>
        </w:rPr>
        <w:t xml:space="preserve">Nombre de la </w:t>
      </w:r>
      <w:r w:rsidRPr="479BFC2D" w:rsidR="00070538">
        <w:rPr>
          <w:rFonts w:ascii="Times New Roman" w:hAnsi="Times New Roman"/>
          <w:b w:val="1"/>
          <w:bCs w:val="1"/>
          <w:sz w:val="24"/>
          <w:szCs w:val="24"/>
          <w:lang w:val="en-US"/>
        </w:rPr>
        <w:t>Organiza</w:t>
      </w:r>
      <w:r w:rsidRPr="479BFC2D" w:rsidR="000C37AD">
        <w:rPr>
          <w:rFonts w:ascii="Times New Roman" w:hAnsi="Times New Roman"/>
          <w:b w:val="1"/>
          <w:bCs w:val="1"/>
          <w:sz w:val="24"/>
          <w:szCs w:val="24"/>
          <w:lang w:val="en-US"/>
        </w:rPr>
        <w:t>ción</w:t>
      </w:r>
      <w:r w:rsidRPr="479BFC2D" w:rsidR="00070538">
        <w:rPr>
          <w:rFonts w:ascii="Times New Roman" w:hAnsi="Times New Roman"/>
          <w:b w:val="1"/>
          <w:bCs w:val="1"/>
          <w:sz w:val="24"/>
          <w:szCs w:val="24"/>
          <w:lang w:val="en-US"/>
        </w:rPr>
        <w:t>]</w:t>
      </w:r>
    </w:p>
    <w:p w:rsidRPr="000C37AD" w:rsidR="00A261B0" w:rsidRDefault="00A261B0" w14:paraId="4082FE0E" w14:textId="77777777">
      <w:pPr>
        <w:widowControl w:val="0"/>
        <w:pBdr>
          <w:top w:val="nil"/>
          <w:left w:val="nil"/>
          <w:bottom w:val="nil"/>
          <w:right w:val="nil"/>
          <w:between w:val="nil"/>
        </w:pBdr>
        <w:spacing w:after="100"/>
        <w:jc w:val="both"/>
        <w:rPr>
          <w:rFonts w:ascii="Calibri" w:hAnsi="Calibri" w:eastAsia="Calibri" w:cs="Calibri"/>
          <w:color w:val="231F20"/>
          <w:lang w:val="es-CO"/>
        </w:rPr>
      </w:pPr>
    </w:p>
    <w:sectPr w:rsidRPr="000C37AD" w:rsidR="00A261B0" w:rsidSect="00070538">
      <w:headerReference w:type="default" r:id="rId8"/>
      <w:footerReference w:type="default" r:id="rId9"/>
      <w:pgSz w:w="12240" w:h="15840" w:orient="portrait"/>
      <w:pgMar w:top="1440" w:right="1440" w:bottom="1440" w:left="1440" w:header="0" w:footer="315"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4BA4" w:rsidP="00E12566" w:rsidRDefault="00D84BA4" w14:paraId="7F7859C4" w14:textId="77777777">
      <w:pPr>
        <w:spacing w:line="240" w:lineRule="auto"/>
      </w:pPr>
      <w:r>
        <w:separator/>
      </w:r>
    </w:p>
  </w:endnote>
  <w:endnote w:type="continuationSeparator" w:id="0">
    <w:p w:rsidR="00D84BA4" w:rsidP="00E12566" w:rsidRDefault="00D84BA4" w14:paraId="18ED959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Pr="00070538" w:rsidR="00033C94" w:rsidP="00070538" w:rsidRDefault="00033C94" w14:paraId="363E1755" w14:textId="77777777">
    <w:pPr>
      <w:pStyle w:val="Footer"/>
      <w:jc w:val="both"/>
      <w:rPr>
        <w:rFonts w:ascii="Times New Roman" w:hAnsi="Times New Roman" w:cs="Times New Roman"/>
      </w:rPr>
    </w:pPr>
    <w:r w:rsidRPr="00070538">
      <w:rPr>
        <w:rFonts w:ascii="Times New Roman" w:hAnsi="Times New Roman" w:cs="Times New Roman"/>
      </w:rPr>
      <w:t>___________</w:t>
    </w:r>
    <w:r w:rsidRPr="00070538">
      <w:rPr>
        <w:rFonts w:ascii="Times New Roman" w:hAnsi="Times New Roman" w:cs="Times New Roman"/>
      </w:rPr>
      <w:tab/>
    </w:r>
    <w:r w:rsidRPr="00070538">
      <w:rPr>
        <w:rFonts w:ascii="Times New Roman" w:hAnsi="Times New Roman" w:cs="Times New Roman"/>
      </w:rPr>
      <w:tab/>
    </w:r>
    <w:r w:rsidRPr="00070538">
      <w:rPr>
        <w:rFonts w:ascii="Times New Roman" w:hAnsi="Times New Roman" w:cs="Times New Roman"/>
      </w:rPr>
      <w:t xml:space="preserve">    _________</w:t>
    </w:r>
  </w:p>
  <w:p w:rsidRPr="000C37AD" w:rsidR="00033C94" w:rsidP="479BFC2D" w:rsidRDefault="00033C94" w14:paraId="0711DF70" w14:textId="2732AC30" w14:noSpellErr="1">
    <w:pPr>
      <w:pStyle w:val="Footer"/>
      <w:tabs>
        <w:tab w:val="center" w:pos="5040"/>
      </w:tabs>
      <w:jc w:val="both"/>
      <w:rPr>
        <w:rFonts w:ascii="Times New Roman" w:hAnsi="Times New Roman" w:cs="Times New Roman"/>
        <w:lang w:val="en-US"/>
      </w:rPr>
    </w:pPr>
    <w:r w:rsidRPr="479BFC2D" w:rsidR="479BFC2D">
      <w:rPr>
        <w:rFonts w:ascii="Times New Roman" w:hAnsi="Times New Roman" w:cs="Times New Roman"/>
        <w:lang w:val="en-US"/>
      </w:rPr>
      <w:t>Partners</w:t>
    </w:r>
    <w:r w:rsidRPr="479BFC2D" w:rsidR="479BFC2D">
      <w:rPr>
        <w:rFonts w:ascii="Times New Roman" w:hAnsi="Times New Roman" w:cs="Times New Roman"/>
        <w:lang w:val="en-US"/>
      </w:rPr>
      <w:t xml:space="preserve"> </w:t>
    </w:r>
    <w:r w:rsidRPr="479BFC2D" w:rsidR="479BFC2D">
      <w:rPr>
        <w:rFonts w:ascii="Times New Roman" w:hAnsi="Times New Roman" w:cs="Times New Roman"/>
        <w:lang w:val="en-US"/>
      </w:rPr>
      <w:t>of</w:t>
    </w:r>
    <w:r w:rsidRPr="479BFC2D" w:rsidR="479BFC2D">
      <w:rPr>
        <w:rFonts w:ascii="Times New Roman" w:hAnsi="Times New Roman" w:cs="Times New Roman"/>
        <w:lang w:val="en-US"/>
      </w:rPr>
      <w:t xml:space="preserve"> </w:t>
    </w:r>
    <w:r w:rsidRPr="479BFC2D" w:rsidR="479BFC2D">
      <w:rPr>
        <w:rFonts w:ascii="Times New Roman" w:hAnsi="Times New Roman" w:cs="Times New Roman"/>
        <w:lang w:val="en-US"/>
      </w:rPr>
      <w:t>the</w:t>
    </w:r>
    <w:r w:rsidRPr="479BFC2D" w:rsidR="479BFC2D">
      <w:rPr>
        <w:rFonts w:ascii="Times New Roman" w:hAnsi="Times New Roman" w:cs="Times New Roman"/>
        <w:lang w:val="en-US"/>
      </w:rPr>
      <w:t xml:space="preserve"> </w:t>
    </w:r>
    <w:r w:rsidRPr="479BFC2D" w:rsidR="479BFC2D">
      <w:rPr>
        <w:rFonts w:ascii="Times New Roman" w:hAnsi="Times New Roman" w:cs="Times New Roman"/>
        <w:lang w:val="en-US"/>
      </w:rPr>
      <w:t>Americas</w:t>
    </w:r>
    <w:r w:rsidRPr="000C37AD">
      <w:rPr>
        <w:rFonts w:ascii="Times New Roman" w:hAnsi="Times New Roman" w:cs="Times New Roman"/>
        <w:lang w:val="es-CO"/>
      </w:rPr>
      <w:tab/>
    </w:r>
    <w:r w:rsidRPr="479BFC2D" w:rsidR="479BFC2D">
      <w:rPr>
        <w:rFonts w:ascii="Times New Roman" w:hAnsi="Times New Roman" w:cs="Times New Roman"/>
        <w:lang w:val="en-US"/>
      </w:rPr>
      <w:t xml:space="preserve">  </w:t>
    </w:r>
    <w:r w:rsidRPr="479BFC2D">
      <w:rPr>
        <w:rFonts w:ascii="Times New Roman" w:hAnsi="Times New Roman" w:cs="Times New Roman"/>
        <w:b w:val="1"/>
        <w:bCs w:val="1"/>
        <w:noProof/>
        <w:lang w:val="en-US"/>
      </w:rPr>
      <w:fldChar w:fldCharType="begin"/>
    </w:r>
    <w:r w:rsidRPr="000C37AD">
      <w:rPr>
        <w:rFonts w:ascii="Times New Roman" w:hAnsi="Times New Roman" w:cs="Times New Roman"/>
        <w:lang w:val="es-CO"/>
      </w:rPr>
      <w:instrText xml:space="preserve"> PAGE   \* MERGEFORMAT </w:instrText>
    </w:r>
    <w:r w:rsidRPr="00070538">
      <w:rPr>
        <w:rFonts w:ascii="Times New Roman" w:hAnsi="Times New Roman" w:cs="Times New Roman"/>
      </w:rPr>
      <w:fldChar w:fldCharType="separate"/>
    </w:r>
    <w:r w:rsidRPr="479BFC2D" w:rsidR="479BFC2D">
      <w:rPr>
        <w:rFonts w:ascii="Times New Roman" w:hAnsi="Times New Roman" w:cs="Times New Roman"/>
        <w:b w:val="1"/>
        <w:bCs w:val="1"/>
        <w:noProof/>
        <w:lang w:val="en-US"/>
      </w:rPr>
      <w:t>3</w:t>
    </w:r>
    <w:r w:rsidRPr="479BFC2D">
      <w:rPr>
        <w:rFonts w:ascii="Times New Roman" w:hAnsi="Times New Roman" w:cs="Times New Roman"/>
        <w:b w:val="1"/>
        <w:bCs w:val="1"/>
        <w:noProof/>
        <w:lang w:val="en-US"/>
      </w:rPr>
      <w:fldChar w:fldCharType="end"/>
    </w:r>
    <w:r w:rsidRPr="479BFC2D" w:rsidR="479BFC2D">
      <w:rPr>
        <w:rFonts w:ascii="Times New Roman" w:hAnsi="Times New Roman" w:cs="Times New Roman"/>
        <w:b w:val="1"/>
        <w:bCs w:val="1"/>
        <w:lang w:val="en-US"/>
      </w:rPr>
      <w:t xml:space="preserve"> </w:t>
    </w:r>
    <w:r w:rsidRPr="479BFC2D" w:rsidR="479BFC2D">
      <w:rPr>
        <w:rFonts w:ascii="Times New Roman" w:hAnsi="Times New Roman" w:cs="Times New Roman"/>
        <w:lang w:val="en-US"/>
      </w:rPr>
      <w:t>|</w:t>
    </w:r>
    <w:r w:rsidRPr="479BFC2D" w:rsidR="479BFC2D">
      <w:rPr>
        <w:rFonts w:ascii="Times New Roman" w:hAnsi="Times New Roman" w:cs="Times New Roman"/>
        <w:b w:val="1"/>
        <w:bCs w:val="1"/>
        <w:lang w:val="en-US"/>
      </w:rPr>
      <w:t xml:space="preserve"> </w:t>
    </w:r>
    <w:r w:rsidRPr="479BFC2D" w:rsidR="479BFC2D">
      <w:rPr>
        <w:rFonts w:ascii="Times New Roman" w:hAnsi="Times New Roman" w:cs="Times New Roman"/>
        <w:color w:val="808080" w:themeColor="background1" w:themeShade="80"/>
        <w:spacing w:val="60"/>
        <w:lang w:val="en-US"/>
      </w:rPr>
      <w:t>P</w:t>
    </w:r>
    <w:r w:rsidRPr="479BFC2D" w:rsidR="479BFC2D">
      <w:rPr>
        <w:rFonts w:ascii="Times New Roman" w:hAnsi="Times New Roman" w:cs="Times New Roman"/>
        <w:color w:val="808080" w:themeColor="background1" w:themeShade="80"/>
        <w:spacing w:val="60"/>
        <w:lang w:val="en-US"/>
      </w:rPr>
      <w:t>ágina</w:t>
    </w:r>
    <w:r w:rsidRPr="000C37AD">
      <w:rPr>
        <w:rFonts w:ascii="Times New Roman" w:hAnsi="Times New Roman" w:cs="Times New Roman"/>
        <w:lang w:val="es-CO"/>
      </w:rPr>
      <w:tab/>
    </w:r>
    <w:r w:rsidRPr="479BFC2D" w:rsidR="479BFC2D">
      <w:rPr>
        <w:rFonts w:ascii="Times New Roman" w:hAnsi="Times New Roman" w:cs="Times New Roman"/>
        <w:lang w:val="en-US"/>
      </w:rPr>
      <w:t>[</w:t>
    </w:r>
    <w:r w:rsidRPr="479BFC2D" w:rsidR="479BFC2D">
      <w:rPr>
        <w:rFonts w:ascii="Times New Roman" w:hAnsi="Times New Roman" w:cs="Times New Roman"/>
        <w:lang w:val="en-US"/>
      </w:rPr>
      <w:t xml:space="preserve">No</w:t>
    </w:r>
    <w:r w:rsidRPr="479BFC2D" w:rsidR="479BFC2D">
      <w:rPr>
        <w:rFonts w:ascii="Times New Roman" w:hAnsi="Times New Roman" w:cs="Times New Roman"/>
        <w:lang w:val="en-US"/>
      </w:rPr>
      <w:t xml:space="preserve">mbre de la </w:t>
    </w:r>
    <w:r w:rsidRPr="479BFC2D" w:rsidR="479BFC2D">
      <w:rPr>
        <w:rFonts w:ascii="Times New Roman" w:hAnsi="Times New Roman" w:cs="Times New Roman"/>
        <w:lang w:val="en-US"/>
      </w:rPr>
      <w:t>Organiza</w:t>
    </w:r>
    <w:r w:rsidRPr="479BFC2D" w:rsidR="479BFC2D">
      <w:rPr>
        <w:rFonts w:ascii="Times New Roman" w:hAnsi="Times New Roman" w:cs="Times New Roman"/>
        <w:lang w:val="en-US"/>
      </w:rPr>
      <w:t>ción</w:t>
    </w:r>
    <w:r w:rsidRPr="479BFC2D" w:rsidR="479BFC2D">
      <w:rPr>
        <w:rFonts w:ascii="Times New Roman" w:hAnsi="Times New Roman" w:cs="Times New Roman"/>
        <w:lang w:val="en-US"/>
      </w:rPr>
      <w:t xml:space="preserve">] </w:t>
    </w:r>
  </w:p>
  <w:p w:rsidRPr="00070538" w:rsidR="00033C94" w:rsidP="00070538" w:rsidRDefault="00033C94" w14:paraId="53B59112" w14:textId="65686B65">
    <w:pPr>
      <w:pStyle w:val="Footer"/>
      <w:tabs>
        <w:tab w:val="center" w:pos="5040"/>
      </w:tabs>
      <w:jc w:val="both"/>
      <w:rPr>
        <w:rFonts w:ascii="Times New Roman" w:hAnsi="Times New Roman" w:cs="Times New Roman"/>
        <w:sz w:val="16"/>
      </w:rPr>
    </w:pPr>
    <w:r w:rsidRPr="000C37AD">
      <w:rPr>
        <w:rFonts w:ascii="Times New Roman" w:hAnsi="Times New Roman" w:cs="Times New Roman"/>
        <w:sz w:val="16"/>
        <w:lang w:val="es-CO"/>
      </w:rPr>
      <w:t xml:space="preserve"> </w:t>
    </w:r>
    <w:r w:rsidRPr="00070538">
      <w:rPr>
        <w:rFonts w:ascii="Times New Roman" w:hAnsi="Times New Roman" w:cs="Times New Roman"/>
        <w:sz w:val="16"/>
      </w:rPr>
      <w:t>(V.201</w:t>
    </w:r>
    <w:r w:rsidR="00A932F6">
      <w:rPr>
        <w:rFonts w:ascii="Times New Roman" w:hAnsi="Times New Roman" w:cs="Times New Roman"/>
        <w:sz w:val="16"/>
      </w:rPr>
      <w:t>9</w:t>
    </w:r>
    <w:r w:rsidRPr="00070538">
      <w:rPr>
        <w:rFonts w:ascii="Times New Roman" w:hAnsi="Times New Roman" w:cs="Times New Roman"/>
        <w:sz w:val="16"/>
      </w:rPr>
      <w:t>.</w:t>
    </w:r>
    <w:r w:rsidR="00A932F6">
      <w:rPr>
        <w:rFonts w:ascii="Times New Roman" w:hAnsi="Times New Roman" w:cs="Times New Roman"/>
        <w:sz w:val="16"/>
      </w:rPr>
      <w:t>01</w:t>
    </w:r>
    <w:r w:rsidRPr="00070538">
      <w:rPr>
        <w:rFonts w:ascii="Times New Roman" w:hAnsi="Times New Roman" w:cs="Times New Roman"/>
        <w:sz w:val="16"/>
      </w:rPr>
      <w:t>.01)</w:t>
    </w:r>
  </w:p>
  <w:p w:rsidR="00033C94" w:rsidRDefault="00033C94" w14:paraId="2701F92A" w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4BA4" w:rsidP="00E12566" w:rsidRDefault="00D84BA4" w14:paraId="2A5301EA" w14:textId="77777777">
      <w:pPr>
        <w:spacing w:line="240" w:lineRule="auto"/>
      </w:pPr>
      <w:r>
        <w:separator/>
      </w:r>
    </w:p>
  </w:footnote>
  <w:footnote w:type="continuationSeparator" w:id="0">
    <w:p w:rsidR="00D84BA4" w:rsidP="00E12566" w:rsidRDefault="00D84BA4" w14:paraId="578280CD" w14:textId="7777777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w:rsidR="00033C94" w:rsidRDefault="00033C94" w14:paraId="3EF35A3D" w14:textId="77777777">
    <w:pPr>
      <w:pStyle w:val="Header"/>
    </w:pPr>
  </w:p>
  <w:p w:rsidR="00033C94" w:rsidRDefault="00033C94" w14:paraId="7BFEB1ED" w14:textId="77777777">
    <w:pPr>
      <w:pStyle w:val="Header"/>
    </w:pPr>
  </w:p>
  <w:p w:rsidR="00033C94" w:rsidRDefault="00033C94" w14:paraId="74FCC71B" w14:textId="77777777">
    <w:pPr>
      <w:pStyle w:val="Header"/>
    </w:pPr>
  </w:p>
  <w:p w:rsidR="00033C94" w:rsidRDefault="00033C94" w14:paraId="6AE85A25" w14:textId="6ED72849">
    <w:pPr>
      <w:pStyle w:val="Header"/>
    </w:pPr>
    <w:r>
      <w:rPr>
        <w:noProof/>
      </w:rPr>
      <w:drawing>
        <wp:inline distT="0" distB="0" distL="0" distR="0" wp14:anchorId="4F317978" wp14:editId="5510E6C3">
          <wp:extent cx="2599217" cy="76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3979" r="28962"/>
                  <a:stretch/>
                </pic:blipFill>
                <pic:spPr bwMode="auto">
                  <a:xfrm>
                    <a:off x="0" y="0"/>
                    <a:ext cx="2601908" cy="76278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3F1015"/>
    <w:multiLevelType w:val="hybridMultilevel"/>
    <w:tmpl w:val="6D04A242"/>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E205B2A"/>
    <w:multiLevelType w:val="multilevel"/>
    <w:tmpl w:val="7B94789C"/>
    <w:lvl w:ilvl="0">
      <w:start w:val="1"/>
      <w:numFmt w:val="decimal"/>
      <w:lvlText w:val="%1."/>
      <w:lvlJc w:val="left"/>
      <w:pPr>
        <w:ind w:left="360" w:hanging="360"/>
      </w:pPr>
      <w:rPr>
        <w:b/>
        <w:u w:val="none"/>
      </w:rPr>
    </w:lvl>
    <w:lvl w:ilvl="1">
      <w:start w:val="1"/>
      <w:numFmt w:val="upperLetter"/>
      <w:lvlText w:val="%2."/>
      <w:lvlJc w:val="lef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decimal"/>
      <w:lvlText w:val="(%5)"/>
      <w:lvlJc w:val="left"/>
      <w:pPr>
        <w:ind w:left="3240" w:hanging="360"/>
      </w:pPr>
      <w:rPr>
        <w:u w:val="none"/>
      </w:rPr>
    </w:lvl>
    <w:lvl w:ilvl="5">
      <w:start w:val="1"/>
      <w:numFmt w:val="lowerLetter"/>
      <w:lvlText w:val="(%6)"/>
      <w:lvlJc w:val="left"/>
      <w:pPr>
        <w:ind w:left="3960" w:hanging="360"/>
      </w:pPr>
      <w:rPr>
        <w:u w:val="none"/>
      </w:rPr>
    </w:lvl>
    <w:lvl w:ilvl="6">
      <w:start w:val="1"/>
      <w:numFmt w:val="lowerRoman"/>
      <w:lvlText w:val="(%7)"/>
      <w:lvlJc w:val="righ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abstractNumId w:val="1"/>
  </w:num>
  <w:num w:numId="2">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proofState w:spelling="clean" w:grammar="dirty"/>
  <w:trackRevisions w:val="false"/>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MDM3MDGxNDU1MjYwNzRT0lEKTi0uzszPAykwqgUA2+glwywAAAA="/>
  </w:docVars>
  <w:rsids>
    <w:rsidRoot w:val="00BF4497"/>
    <w:rsid w:val="00033C94"/>
    <w:rsid w:val="00070538"/>
    <w:rsid w:val="000C37AD"/>
    <w:rsid w:val="001B02B8"/>
    <w:rsid w:val="0027643D"/>
    <w:rsid w:val="002B19B9"/>
    <w:rsid w:val="004D0333"/>
    <w:rsid w:val="005A2C35"/>
    <w:rsid w:val="007B363F"/>
    <w:rsid w:val="007F79A7"/>
    <w:rsid w:val="0086200C"/>
    <w:rsid w:val="008B05AF"/>
    <w:rsid w:val="00946F53"/>
    <w:rsid w:val="009576D5"/>
    <w:rsid w:val="009A08A7"/>
    <w:rsid w:val="00A261B0"/>
    <w:rsid w:val="00A932F6"/>
    <w:rsid w:val="00BF4497"/>
    <w:rsid w:val="00C11616"/>
    <w:rsid w:val="00CB0471"/>
    <w:rsid w:val="00D310A0"/>
    <w:rsid w:val="00D84BA4"/>
    <w:rsid w:val="00E12566"/>
    <w:rsid w:val="00F04ED9"/>
    <w:rsid w:val="00F539BD"/>
    <w:rsid w:val="00FB61C2"/>
    <w:rsid w:val="479BF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4A8092"/>
  <w15:docId w15:val="{5FCCE88D-2A7C-46CA-A982-76E15DF87C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Arial" w:hAnsi="Arial" w:eastAsia="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character" w:styleId="CommentReference">
    <w:name w:val="annotation reference"/>
    <w:basedOn w:val="DefaultParagraphFont"/>
    <w:uiPriority w:val="99"/>
    <w:semiHidden/>
    <w:unhideWhenUsed/>
    <w:rsid w:val="00C11616"/>
    <w:rPr>
      <w:sz w:val="16"/>
      <w:szCs w:val="16"/>
    </w:rPr>
  </w:style>
  <w:style w:type="paragraph" w:styleId="CommentText">
    <w:name w:val="annotation text"/>
    <w:basedOn w:val="Normal"/>
    <w:link w:val="CommentTextChar"/>
    <w:uiPriority w:val="99"/>
    <w:semiHidden/>
    <w:unhideWhenUsed/>
    <w:rsid w:val="00C11616"/>
    <w:pPr>
      <w:spacing w:line="240" w:lineRule="auto"/>
    </w:pPr>
    <w:rPr>
      <w:sz w:val="20"/>
      <w:szCs w:val="20"/>
    </w:rPr>
  </w:style>
  <w:style w:type="character" w:styleId="CommentTextChar" w:customStyle="1">
    <w:name w:val="Comment Text Char"/>
    <w:basedOn w:val="DefaultParagraphFont"/>
    <w:link w:val="CommentText"/>
    <w:uiPriority w:val="99"/>
    <w:semiHidden/>
    <w:rsid w:val="00C11616"/>
    <w:rPr>
      <w:sz w:val="20"/>
      <w:szCs w:val="20"/>
    </w:rPr>
  </w:style>
  <w:style w:type="paragraph" w:styleId="CommentSubject">
    <w:name w:val="annotation subject"/>
    <w:basedOn w:val="CommentText"/>
    <w:next w:val="CommentText"/>
    <w:link w:val="CommentSubjectChar"/>
    <w:uiPriority w:val="99"/>
    <w:semiHidden/>
    <w:unhideWhenUsed/>
    <w:rsid w:val="00C11616"/>
    <w:rPr>
      <w:b/>
      <w:bCs/>
    </w:rPr>
  </w:style>
  <w:style w:type="character" w:styleId="CommentSubjectChar" w:customStyle="1">
    <w:name w:val="Comment Subject Char"/>
    <w:basedOn w:val="CommentTextChar"/>
    <w:link w:val="CommentSubject"/>
    <w:uiPriority w:val="99"/>
    <w:semiHidden/>
    <w:rsid w:val="00C11616"/>
    <w:rPr>
      <w:b/>
      <w:bCs/>
      <w:sz w:val="20"/>
      <w:szCs w:val="20"/>
    </w:rPr>
  </w:style>
  <w:style w:type="paragraph" w:styleId="BalloonText">
    <w:name w:val="Balloon Text"/>
    <w:basedOn w:val="Normal"/>
    <w:link w:val="BalloonTextChar"/>
    <w:uiPriority w:val="99"/>
    <w:semiHidden/>
    <w:unhideWhenUsed/>
    <w:rsid w:val="00C11616"/>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11616"/>
    <w:rPr>
      <w:rFonts w:ascii="Tahoma" w:hAnsi="Tahoma" w:cs="Tahoma"/>
      <w:sz w:val="16"/>
      <w:szCs w:val="16"/>
    </w:rPr>
  </w:style>
  <w:style w:type="paragraph" w:styleId="Header">
    <w:name w:val="header"/>
    <w:basedOn w:val="Normal"/>
    <w:link w:val="HeaderChar"/>
    <w:uiPriority w:val="99"/>
    <w:unhideWhenUsed/>
    <w:rsid w:val="00E12566"/>
    <w:pPr>
      <w:tabs>
        <w:tab w:val="center" w:pos="4680"/>
        <w:tab w:val="right" w:pos="9360"/>
      </w:tabs>
      <w:spacing w:line="240" w:lineRule="auto"/>
    </w:pPr>
  </w:style>
  <w:style w:type="character" w:styleId="HeaderChar" w:customStyle="1">
    <w:name w:val="Header Char"/>
    <w:basedOn w:val="DefaultParagraphFont"/>
    <w:link w:val="Header"/>
    <w:uiPriority w:val="99"/>
    <w:rsid w:val="00E12566"/>
  </w:style>
  <w:style w:type="paragraph" w:styleId="Footer">
    <w:name w:val="footer"/>
    <w:basedOn w:val="Normal"/>
    <w:link w:val="FooterChar"/>
    <w:uiPriority w:val="99"/>
    <w:unhideWhenUsed/>
    <w:rsid w:val="00E12566"/>
    <w:pPr>
      <w:tabs>
        <w:tab w:val="center" w:pos="4680"/>
        <w:tab w:val="right" w:pos="9360"/>
      </w:tabs>
      <w:spacing w:line="240" w:lineRule="auto"/>
    </w:pPr>
  </w:style>
  <w:style w:type="character" w:styleId="FooterChar" w:customStyle="1">
    <w:name w:val="Footer Char"/>
    <w:basedOn w:val="DefaultParagraphFont"/>
    <w:link w:val="Footer"/>
    <w:uiPriority w:val="99"/>
    <w:rsid w:val="00E12566"/>
  </w:style>
  <w:style w:type="paragraph" w:styleId="ListParagraph">
    <w:name w:val="List Paragraph"/>
    <w:basedOn w:val="Normal"/>
    <w:uiPriority w:val="1"/>
    <w:qFormat/>
    <w:rsid w:val="00E12566"/>
    <w:pPr>
      <w:widowControl w:val="0"/>
      <w:spacing w:line="240" w:lineRule="auto"/>
    </w:pPr>
    <w:rPr>
      <w:rFonts w:asciiTheme="minorHAnsi" w:hAnsiTheme="minorHAnsi" w:eastAsiaTheme="minorHAnsi" w:cstheme="minorBidi"/>
    </w:rPr>
  </w:style>
  <w:style w:type="paragraph" w:styleId="BodyText">
    <w:name w:val="Body Text"/>
    <w:basedOn w:val="Normal"/>
    <w:link w:val="BodyTextChar"/>
    <w:uiPriority w:val="1"/>
    <w:qFormat/>
    <w:rsid w:val="00E12566"/>
    <w:pPr>
      <w:widowControl w:val="0"/>
      <w:spacing w:line="240" w:lineRule="auto"/>
      <w:ind w:left="1660" w:hanging="360"/>
    </w:pPr>
    <w:rPr>
      <w:rFonts w:ascii="Cambria" w:hAnsi="Cambria" w:eastAsia="Cambria" w:cstheme="minorBidi"/>
      <w:sz w:val="20"/>
      <w:szCs w:val="20"/>
    </w:rPr>
  </w:style>
  <w:style w:type="character" w:styleId="BodyTextChar" w:customStyle="1">
    <w:name w:val="Body Text Char"/>
    <w:basedOn w:val="DefaultParagraphFont"/>
    <w:link w:val="BodyText"/>
    <w:uiPriority w:val="1"/>
    <w:rsid w:val="00E12566"/>
    <w:rPr>
      <w:rFonts w:ascii="Cambria" w:hAnsi="Cambria" w:eastAsia="Cambria" w:cstheme="minorBid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C11616"/>
    <w:rPr>
      <w:sz w:val="16"/>
      <w:szCs w:val="16"/>
    </w:rPr>
  </w:style>
  <w:style w:type="paragraph" w:styleId="CommentText">
    <w:name w:val="annotation text"/>
    <w:basedOn w:val="Normal"/>
    <w:link w:val="CommentTextChar"/>
    <w:uiPriority w:val="99"/>
    <w:semiHidden/>
    <w:unhideWhenUsed/>
    <w:rsid w:val="00C11616"/>
    <w:pPr>
      <w:spacing w:line="240" w:lineRule="auto"/>
    </w:pPr>
    <w:rPr>
      <w:sz w:val="20"/>
      <w:szCs w:val="20"/>
    </w:rPr>
  </w:style>
  <w:style w:type="character" w:customStyle="1" w:styleId="CommentTextChar">
    <w:name w:val="Comment Text Char"/>
    <w:basedOn w:val="DefaultParagraphFont"/>
    <w:link w:val="CommentText"/>
    <w:uiPriority w:val="99"/>
    <w:semiHidden/>
    <w:rsid w:val="00C11616"/>
    <w:rPr>
      <w:sz w:val="20"/>
      <w:szCs w:val="20"/>
    </w:rPr>
  </w:style>
  <w:style w:type="paragraph" w:styleId="CommentSubject">
    <w:name w:val="annotation subject"/>
    <w:basedOn w:val="CommentText"/>
    <w:next w:val="CommentText"/>
    <w:link w:val="CommentSubjectChar"/>
    <w:uiPriority w:val="99"/>
    <w:semiHidden/>
    <w:unhideWhenUsed/>
    <w:rsid w:val="00C11616"/>
    <w:rPr>
      <w:b/>
      <w:bCs/>
    </w:rPr>
  </w:style>
  <w:style w:type="character" w:customStyle="1" w:styleId="CommentSubjectChar">
    <w:name w:val="Comment Subject Char"/>
    <w:basedOn w:val="CommentTextChar"/>
    <w:link w:val="CommentSubject"/>
    <w:uiPriority w:val="99"/>
    <w:semiHidden/>
    <w:rsid w:val="00C11616"/>
    <w:rPr>
      <w:b/>
      <w:bCs/>
      <w:sz w:val="20"/>
      <w:szCs w:val="20"/>
    </w:rPr>
  </w:style>
  <w:style w:type="paragraph" w:styleId="BalloonText">
    <w:name w:val="Balloon Text"/>
    <w:basedOn w:val="Normal"/>
    <w:link w:val="BalloonTextChar"/>
    <w:uiPriority w:val="99"/>
    <w:semiHidden/>
    <w:unhideWhenUsed/>
    <w:rsid w:val="00C1161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1616"/>
    <w:rPr>
      <w:rFonts w:ascii="Tahoma" w:hAnsi="Tahoma" w:cs="Tahoma"/>
      <w:sz w:val="16"/>
      <w:szCs w:val="16"/>
    </w:rPr>
  </w:style>
  <w:style w:type="paragraph" w:styleId="Header">
    <w:name w:val="header"/>
    <w:basedOn w:val="Normal"/>
    <w:link w:val="HeaderChar"/>
    <w:uiPriority w:val="99"/>
    <w:unhideWhenUsed/>
    <w:rsid w:val="00E12566"/>
    <w:pPr>
      <w:tabs>
        <w:tab w:val="center" w:pos="4680"/>
        <w:tab w:val="right" w:pos="9360"/>
      </w:tabs>
      <w:spacing w:line="240" w:lineRule="auto"/>
    </w:pPr>
  </w:style>
  <w:style w:type="character" w:customStyle="1" w:styleId="HeaderChar">
    <w:name w:val="Header Char"/>
    <w:basedOn w:val="DefaultParagraphFont"/>
    <w:link w:val="Header"/>
    <w:uiPriority w:val="99"/>
    <w:rsid w:val="00E12566"/>
  </w:style>
  <w:style w:type="paragraph" w:styleId="Footer">
    <w:name w:val="footer"/>
    <w:basedOn w:val="Normal"/>
    <w:link w:val="FooterChar"/>
    <w:uiPriority w:val="99"/>
    <w:unhideWhenUsed/>
    <w:rsid w:val="00E12566"/>
    <w:pPr>
      <w:tabs>
        <w:tab w:val="center" w:pos="4680"/>
        <w:tab w:val="right" w:pos="9360"/>
      </w:tabs>
      <w:spacing w:line="240" w:lineRule="auto"/>
    </w:pPr>
  </w:style>
  <w:style w:type="character" w:customStyle="1" w:styleId="FooterChar">
    <w:name w:val="Footer Char"/>
    <w:basedOn w:val="DefaultParagraphFont"/>
    <w:link w:val="Footer"/>
    <w:uiPriority w:val="99"/>
    <w:rsid w:val="00E12566"/>
  </w:style>
  <w:style w:type="paragraph" w:styleId="ListParagraph">
    <w:name w:val="List Paragraph"/>
    <w:basedOn w:val="Normal"/>
    <w:uiPriority w:val="1"/>
    <w:qFormat/>
    <w:rsid w:val="00E12566"/>
    <w:pPr>
      <w:widowControl w:val="0"/>
      <w:spacing w:line="240" w:lineRule="auto"/>
    </w:pPr>
    <w:rPr>
      <w:rFonts w:asciiTheme="minorHAnsi" w:eastAsiaTheme="minorHAnsi" w:hAnsiTheme="minorHAnsi" w:cstheme="minorBidi"/>
    </w:rPr>
  </w:style>
  <w:style w:type="paragraph" w:styleId="BodyText">
    <w:name w:val="Body Text"/>
    <w:basedOn w:val="Normal"/>
    <w:link w:val="BodyTextChar"/>
    <w:uiPriority w:val="1"/>
    <w:qFormat/>
    <w:rsid w:val="00E12566"/>
    <w:pPr>
      <w:widowControl w:val="0"/>
      <w:spacing w:line="240" w:lineRule="auto"/>
      <w:ind w:left="1660" w:hanging="360"/>
    </w:pPr>
    <w:rPr>
      <w:rFonts w:ascii="Cambria" w:eastAsia="Cambria" w:hAnsi="Cambria" w:cstheme="minorBidi"/>
      <w:sz w:val="20"/>
      <w:szCs w:val="20"/>
    </w:rPr>
  </w:style>
  <w:style w:type="character" w:customStyle="1" w:styleId="BodyTextChar">
    <w:name w:val="Body Text Char"/>
    <w:basedOn w:val="DefaultParagraphFont"/>
    <w:link w:val="BodyText"/>
    <w:uiPriority w:val="1"/>
    <w:rsid w:val="00E12566"/>
    <w:rPr>
      <w:rFonts w:ascii="Cambria" w:eastAsia="Cambria" w:hAnsi="Cambria" w:cstheme="min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1.xml" Id="rId13" /><Relationship Type="http://schemas.microsoft.com/office/2007/relationships/stylesWithEffects" Target="stylesWithEffects.xml" Id="rId3" /><Relationship Type="http://schemas.openxmlformats.org/officeDocument/2006/relationships/endnotes" Target="endnotes.xml" Id="rId7" /><Relationship Type="http://schemas.microsoft.com/office/2011/relationships/people" Target="peop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BA365FEE-D019-42EE-A4A1-4E0DC0A3B30B}"/>
</file>

<file path=customXml/itemProps2.xml><?xml version="1.0" encoding="utf-8"?>
<ds:datastoreItem xmlns:ds="http://schemas.openxmlformats.org/officeDocument/2006/customXml" ds:itemID="{40882527-DE00-42CD-A121-1A3B4F2E3F9D}"/>
</file>

<file path=customXml/itemProps3.xml><?xml version="1.0" encoding="utf-8"?>
<ds:datastoreItem xmlns:ds="http://schemas.openxmlformats.org/officeDocument/2006/customXml" ds:itemID="{E0F5A1FD-7031-4B10-830E-D0DFB3592BE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Pena</dc:creator>
  <cp:lastModifiedBy>Javiera Salinas</cp:lastModifiedBy>
  <cp:revision>5</cp:revision>
  <dcterms:created xsi:type="dcterms:W3CDTF">2018-11-30T19:35:00Z</dcterms:created>
  <dcterms:modified xsi:type="dcterms:W3CDTF">2024-09-24T17:43:47Z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113200</vt:r8>
  </property>
  <property fmtid="{D5CDD505-2E9C-101B-9397-08002B2CF9AE}" pid="4" name="MediaServiceImageTags">
    <vt:lpwstr/>
  </property>
</Properties>
</file>