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people.xml" ContentType="application/vnd.openxmlformats-officedocument.wordprocessingml.peop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0AEAD5" w14:textId="77777777" w:rsidR="00BF4497" w:rsidRPr="00E12566" w:rsidRDefault="00C11616" w:rsidP="00E12566">
      <w:pPr>
        <w:widowControl w:val="0"/>
        <w:spacing w:line="240" w:lineRule="auto"/>
        <w:jc w:val="center"/>
        <w:rPr>
          <w:rFonts w:ascii="Times New Roman" w:eastAsiaTheme="minorHAnsi" w:hAnsi="Times New Roman" w:cstheme="minorBidi"/>
          <w:b/>
          <w:spacing w:val="-1"/>
          <w:sz w:val="24"/>
          <w:szCs w:val="24"/>
        </w:rPr>
      </w:pPr>
      <w:bookmarkStart w:id="0" w:name="_GoBack"/>
      <w:bookmarkEnd w:id="0"/>
      <w:r w:rsidRPr="00E12566">
        <w:rPr>
          <w:rFonts w:ascii="Times New Roman" w:eastAsiaTheme="minorHAnsi" w:hAnsi="Times New Roman" w:cstheme="minorBidi"/>
          <w:b/>
          <w:spacing w:val="-1"/>
          <w:sz w:val="24"/>
          <w:szCs w:val="24"/>
        </w:rPr>
        <w:t>Memorandum of Understanding</w:t>
      </w:r>
    </w:p>
    <w:p w14:paraId="17DFC51F" w14:textId="77777777" w:rsidR="00BF4497" w:rsidRPr="00E12566" w:rsidRDefault="00C11616" w:rsidP="00E12566">
      <w:pPr>
        <w:widowControl w:val="0"/>
        <w:spacing w:line="240" w:lineRule="auto"/>
        <w:jc w:val="center"/>
        <w:rPr>
          <w:rFonts w:ascii="Times New Roman" w:eastAsiaTheme="minorHAnsi" w:hAnsi="Times New Roman" w:cstheme="minorBidi"/>
          <w:b/>
          <w:spacing w:val="-1"/>
          <w:sz w:val="24"/>
          <w:szCs w:val="24"/>
        </w:rPr>
      </w:pPr>
      <w:r w:rsidRPr="00E12566">
        <w:rPr>
          <w:rFonts w:ascii="Times New Roman" w:eastAsiaTheme="minorHAnsi" w:hAnsi="Times New Roman" w:cstheme="minorBidi"/>
          <w:b/>
          <w:spacing w:val="-1"/>
          <w:sz w:val="24"/>
          <w:szCs w:val="24"/>
        </w:rPr>
        <w:t>Between</w:t>
      </w:r>
    </w:p>
    <w:p w14:paraId="7E9A04A2" w14:textId="77777777" w:rsidR="00BF4497" w:rsidRPr="00E12566" w:rsidRDefault="00C11616" w:rsidP="00E12566">
      <w:pPr>
        <w:widowControl w:val="0"/>
        <w:spacing w:line="240" w:lineRule="auto"/>
        <w:jc w:val="center"/>
        <w:rPr>
          <w:rFonts w:ascii="Times New Roman" w:eastAsiaTheme="minorHAnsi" w:hAnsi="Times New Roman" w:cstheme="minorBidi"/>
          <w:b/>
          <w:spacing w:val="-1"/>
          <w:sz w:val="24"/>
          <w:szCs w:val="24"/>
        </w:rPr>
      </w:pPr>
      <w:r w:rsidRPr="00E12566">
        <w:rPr>
          <w:rFonts w:ascii="Times New Roman" w:eastAsiaTheme="minorHAnsi" w:hAnsi="Times New Roman" w:cstheme="minorBidi"/>
          <w:b/>
          <w:spacing w:val="-1"/>
          <w:sz w:val="24"/>
          <w:szCs w:val="24"/>
        </w:rPr>
        <w:t xml:space="preserve"> Partners of the Americas </w:t>
      </w:r>
    </w:p>
    <w:p w14:paraId="75B0BAE7" w14:textId="77777777" w:rsidR="00BF4497" w:rsidRPr="00E12566" w:rsidRDefault="00C11616" w:rsidP="00E12566">
      <w:pPr>
        <w:widowControl w:val="0"/>
        <w:spacing w:line="240" w:lineRule="auto"/>
        <w:jc w:val="center"/>
        <w:rPr>
          <w:rFonts w:ascii="Times New Roman" w:eastAsiaTheme="minorHAnsi" w:hAnsi="Times New Roman" w:cstheme="minorBidi"/>
          <w:b/>
          <w:spacing w:val="-1"/>
          <w:sz w:val="24"/>
          <w:szCs w:val="24"/>
        </w:rPr>
      </w:pPr>
      <w:proofErr w:type="gramStart"/>
      <w:r w:rsidRPr="00E12566">
        <w:rPr>
          <w:rFonts w:ascii="Times New Roman" w:eastAsiaTheme="minorHAnsi" w:hAnsi="Times New Roman" w:cstheme="minorBidi"/>
          <w:b/>
          <w:spacing w:val="-1"/>
          <w:sz w:val="24"/>
          <w:szCs w:val="24"/>
        </w:rPr>
        <w:t>and</w:t>
      </w:r>
      <w:proofErr w:type="gramEnd"/>
      <w:r w:rsidRPr="00E12566">
        <w:rPr>
          <w:rFonts w:ascii="Times New Roman" w:eastAsiaTheme="minorHAnsi" w:hAnsi="Times New Roman" w:cstheme="minorBidi"/>
          <w:b/>
          <w:spacing w:val="-1"/>
          <w:sz w:val="24"/>
          <w:szCs w:val="24"/>
        </w:rPr>
        <w:t xml:space="preserve"> </w:t>
      </w:r>
    </w:p>
    <w:p w14:paraId="17FF1A18" w14:textId="77777777" w:rsidR="00BF4497" w:rsidRPr="00E12566" w:rsidRDefault="00C11616" w:rsidP="00E12566">
      <w:pPr>
        <w:widowControl w:val="0"/>
        <w:spacing w:line="240" w:lineRule="auto"/>
        <w:jc w:val="center"/>
        <w:rPr>
          <w:rFonts w:ascii="Times New Roman" w:eastAsiaTheme="minorHAnsi" w:hAnsi="Times New Roman" w:cstheme="minorBidi"/>
          <w:b/>
          <w:spacing w:val="-1"/>
          <w:sz w:val="24"/>
          <w:szCs w:val="24"/>
        </w:rPr>
      </w:pPr>
      <w:r w:rsidRPr="00E12566">
        <w:rPr>
          <w:rFonts w:ascii="Times New Roman" w:eastAsiaTheme="minorHAnsi" w:hAnsi="Times New Roman" w:cstheme="minorBidi"/>
          <w:b/>
          <w:spacing w:val="-1"/>
          <w:sz w:val="24"/>
          <w:szCs w:val="24"/>
        </w:rPr>
        <w:t>[</w:t>
      </w:r>
      <w:r w:rsidRPr="00C700F6">
        <w:rPr>
          <w:rFonts w:ascii="Times New Roman" w:eastAsiaTheme="minorHAnsi" w:hAnsi="Times New Roman" w:cstheme="minorBidi"/>
          <w:b/>
          <w:spacing w:val="-1"/>
          <w:sz w:val="24"/>
          <w:szCs w:val="24"/>
          <w:highlight w:val="yellow"/>
        </w:rPr>
        <w:t>NAME OF PARTNER</w:t>
      </w:r>
      <w:r w:rsidRPr="00E12566">
        <w:rPr>
          <w:rFonts w:ascii="Times New Roman" w:eastAsiaTheme="minorHAnsi" w:hAnsi="Times New Roman" w:cstheme="minorBidi"/>
          <w:b/>
          <w:spacing w:val="-1"/>
          <w:sz w:val="24"/>
          <w:szCs w:val="24"/>
        </w:rPr>
        <w:t>]</w:t>
      </w:r>
    </w:p>
    <w:p w14:paraId="3098CD08" w14:textId="77777777" w:rsidR="00BF4497" w:rsidRDefault="00BF4497">
      <w:pPr>
        <w:widowControl w:val="0"/>
        <w:pBdr>
          <w:top w:val="nil"/>
          <w:left w:val="nil"/>
          <w:bottom w:val="nil"/>
          <w:right w:val="nil"/>
          <w:between w:val="nil"/>
        </w:pBdr>
        <w:spacing w:after="100" w:line="240" w:lineRule="auto"/>
        <w:jc w:val="center"/>
        <w:rPr>
          <w:rFonts w:ascii="Calibri" w:eastAsia="Calibri" w:hAnsi="Calibri" w:cs="Calibri"/>
          <w:color w:val="231F20"/>
        </w:rPr>
      </w:pPr>
    </w:p>
    <w:p w14:paraId="70FE7C3A" w14:textId="5466561F" w:rsidR="00BF4497" w:rsidRPr="00E12566" w:rsidRDefault="00C11616" w:rsidP="00E12566">
      <w:pPr>
        <w:pStyle w:val="ListParagraph"/>
        <w:tabs>
          <w:tab w:val="left" w:pos="1661"/>
        </w:tabs>
        <w:ind w:left="360"/>
        <w:jc w:val="both"/>
        <w:rPr>
          <w:rFonts w:ascii="Times New Roman" w:hAnsi="Times New Roman"/>
          <w:sz w:val="24"/>
          <w:szCs w:val="24"/>
        </w:rPr>
      </w:pPr>
      <w:r w:rsidRPr="00E12566">
        <w:rPr>
          <w:rFonts w:ascii="Times New Roman" w:hAnsi="Times New Roman"/>
          <w:sz w:val="24"/>
          <w:szCs w:val="24"/>
        </w:rPr>
        <w:t xml:space="preserve">This </w:t>
      </w:r>
      <w:r w:rsidRPr="009576D5">
        <w:rPr>
          <w:rFonts w:ascii="Times New Roman" w:hAnsi="Times New Roman"/>
          <w:b/>
          <w:sz w:val="24"/>
          <w:szCs w:val="24"/>
        </w:rPr>
        <w:t>Memorandum of Understanding</w:t>
      </w:r>
      <w:r w:rsidRPr="00E12566">
        <w:rPr>
          <w:rFonts w:ascii="Times New Roman" w:hAnsi="Times New Roman"/>
          <w:sz w:val="24"/>
          <w:szCs w:val="24"/>
        </w:rPr>
        <w:t xml:space="preserve"> (hereinafter "MOU") sets forth an understanding between Partners of the Americas (POA) and </w:t>
      </w:r>
      <w:r w:rsidRPr="00033C94">
        <w:rPr>
          <w:rFonts w:ascii="Times New Roman" w:hAnsi="Times New Roman"/>
          <w:sz w:val="24"/>
          <w:szCs w:val="24"/>
          <w:highlight w:val="yellow"/>
        </w:rPr>
        <w:t>[NAME OF PARTNER</w:t>
      </w:r>
      <w:r w:rsidRPr="00E12566">
        <w:rPr>
          <w:rFonts w:ascii="Times New Roman" w:hAnsi="Times New Roman"/>
          <w:sz w:val="24"/>
          <w:szCs w:val="24"/>
        </w:rPr>
        <w:t xml:space="preserve">] </w:t>
      </w:r>
      <w:r w:rsidR="00CB0471" w:rsidRPr="00E12566">
        <w:rPr>
          <w:rFonts w:ascii="Times New Roman" w:hAnsi="Times New Roman"/>
          <w:sz w:val="24"/>
          <w:szCs w:val="24"/>
        </w:rPr>
        <w:t xml:space="preserve">to </w:t>
      </w:r>
      <w:r w:rsidR="00CB0471" w:rsidRPr="00033C94">
        <w:rPr>
          <w:rFonts w:ascii="Times New Roman" w:hAnsi="Times New Roman"/>
          <w:sz w:val="24"/>
          <w:szCs w:val="24"/>
          <w:highlight w:val="yellow"/>
        </w:rPr>
        <w:t>[DETAIL PURPOSE HERE].</w:t>
      </w:r>
    </w:p>
    <w:p w14:paraId="6DF0B27B" w14:textId="77777777" w:rsidR="00BF4497" w:rsidRDefault="00BF4497">
      <w:pPr>
        <w:widowControl w:val="0"/>
        <w:pBdr>
          <w:top w:val="nil"/>
          <w:left w:val="nil"/>
          <w:bottom w:val="nil"/>
          <w:right w:val="nil"/>
          <w:between w:val="nil"/>
        </w:pBdr>
        <w:spacing w:after="100"/>
        <w:rPr>
          <w:rFonts w:ascii="Calibri" w:eastAsia="Calibri" w:hAnsi="Calibri" w:cs="Calibri"/>
          <w:color w:val="231F20"/>
        </w:rPr>
      </w:pPr>
    </w:p>
    <w:p w14:paraId="45FC0ACD" w14:textId="4C75C06A" w:rsidR="00BF4497" w:rsidRPr="00E12566" w:rsidRDefault="00E12566" w:rsidP="009576D5">
      <w:pPr>
        <w:pStyle w:val="BodyText"/>
        <w:numPr>
          <w:ilvl w:val="0"/>
          <w:numId w:val="1"/>
        </w:numPr>
        <w:tabs>
          <w:tab w:val="left" w:pos="1661"/>
        </w:tabs>
        <w:jc w:val="both"/>
        <w:rPr>
          <w:rFonts w:ascii="Times New Roman" w:hAnsi="Times New Roman"/>
          <w:b/>
          <w:sz w:val="24"/>
          <w:szCs w:val="24"/>
        </w:rPr>
      </w:pPr>
      <w:r>
        <w:rPr>
          <w:rFonts w:ascii="Calibri" w:eastAsia="Calibri" w:hAnsi="Calibri" w:cs="Calibri"/>
          <w:b/>
        </w:rPr>
        <w:t xml:space="preserve"> </w:t>
      </w:r>
      <w:r w:rsidR="00C11616" w:rsidRPr="00E12566">
        <w:rPr>
          <w:rFonts w:ascii="Times New Roman" w:hAnsi="Times New Roman"/>
          <w:b/>
          <w:sz w:val="24"/>
          <w:szCs w:val="24"/>
        </w:rPr>
        <w:t>BACKGROUND</w:t>
      </w:r>
    </w:p>
    <w:p w14:paraId="71372686" w14:textId="77777777" w:rsidR="00BF4497" w:rsidRPr="00E12566" w:rsidRDefault="00C11616" w:rsidP="00E12566">
      <w:pPr>
        <w:pStyle w:val="BodyText"/>
        <w:tabs>
          <w:tab w:val="left" w:pos="1661"/>
        </w:tabs>
        <w:ind w:left="360" w:firstLine="0"/>
        <w:jc w:val="both"/>
        <w:rPr>
          <w:rFonts w:ascii="Times New Roman" w:hAnsi="Times New Roman"/>
          <w:b/>
          <w:sz w:val="24"/>
          <w:szCs w:val="24"/>
        </w:rPr>
      </w:pPr>
      <w:r w:rsidRPr="00E12566">
        <w:rPr>
          <w:rFonts w:ascii="Times New Roman" w:hAnsi="Times New Roman"/>
          <w:b/>
          <w:sz w:val="24"/>
          <w:szCs w:val="24"/>
        </w:rPr>
        <w:t xml:space="preserve">About Partners of the Americas </w:t>
      </w:r>
    </w:p>
    <w:p w14:paraId="6BCDCA87" w14:textId="77777777" w:rsidR="00BF4497" w:rsidRPr="00E12566" w:rsidRDefault="00C11616" w:rsidP="00E12566">
      <w:pPr>
        <w:pStyle w:val="BodyText"/>
        <w:tabs>
          <w:tab w:val="left" w:pos="1661"/>
        </w:tabs>
        <w:ind w:left="360" w:firstLine="0"/>
        <w:jc w:val="both"/>
        <w:rPr>
          <w:rFonts w:ascii="Times New Roman" w:hAnsi="Times New Roman"/>
          <w:b/>
          <w:sz w:val="24"/>
          <w:szCs w:val="24"/>
        </w:rPr>
      </w:pPr>
      <w:r w:rsidRPr="00E12566">
        <w:rPr>
          <w:rFonts w:ascii="Times New Roman" w:hAnsi="Times New Roman"/>
          <w:sz w:val="24"/>
          <w:szCs w:val="24"/>
        </w:rPr>
        <w:t xml:space="preserve">Inspired by President Kennedy and founded in 1964 under the Alliance for Progress, Partners of the Americas is a 501(c) 3 non-profit, non-partisan organization with international offices in Washington DC. </w:t>
      </w:r>
      <w:proofErr w:type="gramStart"/>
      <w:r w:rsidRPr="00E12566">
        <w:rPr>
          <w:rFonts w:ascii="Times New Roman" w:hAnsi="Times New Roman"/>
          <w:sz w:val="24"/>
          <w:szCs w:val="24"/>
        </w:rPr>
        <w:t>Partners of the Americas (Partners) connects</w:t>
      </w:r>
      <w:proofErr w:type="gramEnd"/>
      <w:r w:rsidRPr="00E12566">
        <w:rPr>
          <w:rFonts w:ascii="Times New Roman" w:hAnsi="Times New Roman"/>
          <w:sz w:val="24"/>
          <w:szCs w:val="24"/>
        </w:rPr>
        <w:t xml:space="preserve"> volunteers, international development professionals, governments, businesses, and higher education institutions in the Western Hemisphere to serve and to change lives through lasting partnerships</w:t>
      </w:r>
      <w:r w:rsidRPr="00E12566">
        <w:rPr>
          <w:rFonts w:ascii="Times New Roman" w:hAnsi="Times New Roman"/>
          <w:b/>
          <w:sz w:val="24"/>
          <w:szCs w:val="24"/>
        </w:rPr>
        <w:t>.</w:t>
      </w:r>
    </w:p>
    <w:p w14:paraId="2F327E5A" w14:textId="77777777" w:rsidR="009576D5" w:rsidRDefault="009576D5">
      <w:pPr>
        <w:widowControl w:val="0"/>
        <w:spacing w:after="100"/>
        <w:rPr>
          <w:rFonts w:ascii="Calibri" w:eastAsia="Calibri" w:hAnsi="Calibri" w:cs="Calibri"/>
          <w:u w:val="single"/>
        </w:rPr>
      </w:pPr>
    </w:p>
    <w:p w14:paraId="50DF93F4" w14:textId="77777777" w:rsidR="00BF4497" w:rsidRPr="009576D5" w:rsidRDefault="00C11616" w:rsidP="009576D5">
      <w:pPr>
        <w:pStyle w:val="BodyText"/>
        <w:tabs>
          <w:tab w:val="left" w:pos="1661"/>
        </w:tabs>
        <w:ind w:left="360" w:firstLine="0"/>
        <w:jc w:val="both"/>
        <w:rPr>
          <w:rFonts w:ascii="Times New Roman" w:hAnsi="Times New Roman"/>
          <w:b/>
          <w:sz w:val="24"/>
          <w:szCs w:val="24"/>
        </w:rPr>
      </w:pPr>
      <w:r w:rsidRPr="009576D5">
        <w:rPr>
          <w:rFonts w:ascii="Times New Roman" w:hAnsi="Times New Roman"/>
          <w:b/>
          <w:sz w:val="24"/>
          <w:szCs w:val="24"/>
        </w:rPr>
        <w:t xml:space="preserve">About </w:t>
      </w:r>
      <w:r w:rsidRPr="009576D5">
        <w:rPr>
          <w:rFonts w:ascii="Times New Roman" w:hAnsi="Times New Roman"/>
          <w:b/>
          <w:sz w:val="24"/>
          <w:szCs w:val="24"/>
          <w:highlight w:val="yellow"/>
        </w:rPr>
        <w:t>[PARTNER NAME]</w:t>
      </w:r>
    </w:p>
    <w:p w14:paraId="0F671BC5" w14:textId="77777777" w:rsidR="00BF4497" w:rsidRPr="009576D5"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[DESCRIPTION OF PARTNER]</w:t>
      </w:r>
    </w:p>
    <w:p w14:paraId="01A11695" w14:textId="77777777" w:rsidR="00BF4497" w:rsidRDefault="00BF4497">
      <w:pPr>
        <w:widowControl w:val="0"/>
        <w:spacing w:after="100"/>
        <w:rPr>
          <w:rFonts w:ascii="Calibri" w:eastAsia="Calibri" w:hAnsi="Calibri" w:cs="Calibri"/>
        </w:rPr>
      </w:pPr>
    </w:p>
    <w:p w14:paraId="1BEC0695" w14:textId="724D556D"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DESCRIPTION AND PURPOSE</w:t>
      </w:r>
    </w:p>
    <w:p w14:paraId="48C53B4D" w14:textId="2A691050" w:rsidR="00BF4497" w:rsidRPr="009576D5"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 xml:space="preserve">Purpose </w:t>
      </w:r>
      <w:r w:rsidR="00F539BD">
        <w:rPr>
          <w:rFonts w:ascii="Times New Roman" w:hAnsi="Times New Roman"/>
          <w:sz w:val="24"/>
          <w:szCs w:val="24"/>
        </w:rPr>
        <w:t>b</w:t>
      </w:r>
      <w:r w:rsidRPr="009576D5">
        <w:rPr>
          <w:rFonts w:ascii="Times New Roman" w:hAnsi="Times New Roman"/>
          <w:sz w:val="24"/>
          <w:szCs w:val="24"/>
        </w:rPr>
        <w:t xml:space="preserve">ased on mutual understanding, Partners of the Americas and </w:t>
      </w:r>
      <w:r w:rsidRPr="009576D5">
        <w:rPr>
          <w:rFonts w:ascii="Times New Roman" w:hAnsi="Times New Roman"/>
          <w:sz w:val="24"/>
          <w:szCs w:val="24"/>
          <w:highlight w:val="yellow"/>
        </w:rPr>
        <w:t>NAME OF PARTNER</w:t>
      </w:r>
      <w:r w:rsidRPr="009576D5">
        <w:rPr>
          <w:rFonts w:ascii="Times New Roman" w:hAnsi="Times New Roman"/>
          <w:sz w:val="24"/>
          <w:szCs w:val="24"/>
        </w:rPr>
        <w:t xml:space="preserve"> will </w:t>
      </w:r>
      <w:r w:rsidRPr="009576D5">
        <w:rPr>
          <w:rFonts w:ascii="Times New Roman" w:hAnsi="Times New Roman"/>
          <w:sz w:val="24"/>
          <w:szCs w:val="24"/>
          <w:highlight w:val="yellow"/>
        </w:rPr>
        <w:t>[SPECIFY PURPOSE OF MOU].</w:t>
      </w:r>
      <w:r w:rsidRPr="009576D5">
        <w:rPr>
          <w:rFonts w:ascii="Times New Roman" w:hAnsi="Times New Roman"/>
          <w:sz w:val="24"/>
          <w:szCs w:val="24"/>
        </w:rPr>
        <w:t xml:space="preserve"> </w:t>
      </w:r>
    </w:p>
    <w:p w14:paraId="5180CEA7" w14:textId="77777777" w:rsidR="00BF4497" w:rsidRPr="009576D5" w:rsidRDefault="00C11616" w:rsidP="009576D5">
      <w:pPr>
        <w:pStyle w:val="BodyText"/>
        <w:tabs>
          <w:tab w:val="left" w:pos="1661"/>
        </w:tabs>
        <w:ind w:hanging="1300"/>
        <w:jc w:val="both"/>
        <w:rPr>
          <w:rFonts w:ascii="Times New Roman" w:hAnsi="Times New Roman"/>
          <w:sz w:val="24"/>
          <w:szCs w:val="24"/>
        </w:rPr>
      </w:pPr>
      <w:r w:rsidRPr="009576D5">
        <w:rPr>
          <w:rFonts w:ascii="Times New Roman" w:hAnsi="Times New Roman"/>
          <w:sz w:val="24"/>
          <w:szCs w:val="24"/>
        </w:rPr>
        <w:t>The above goal will be accomplished by undertaking the following partnership activities:</w:t>
      </w:r>
    </w:p>
    <w:p w14:paraId="5584BE60" w14:textId="77777777" w:rsidR="00BF4497" w:rsidRDefault="00BF4497" w:rsidP="009576D5">
      <w:pPr>
        <w:pStyle w:val="BodyText"/>
        <w:tabs>
          <w:tab w:val="left" w:pos="1661"/>
        </w:tabs>
        <w:ind w:left="360" w:firstLine="0"/>
        <w:jc w:val="both"/>
        <w:rPr>
          <w:rFonts w:ascii="Times New Roman" w:hAnsi="Times New Roman"/>
          <w:b/>
          <w:sz w:val="24"/>
          <w:szCs w:val="24"/>
        </w:rPr>
      </w:pPr>
    </w:p>
    <w:p w14:paraId="101F3CAD" w14:textId="77777777" w:rsidR="009576D5" w:rsidRPr="009576D5" w:rsidRDefault="009576D5" w:rsidP="009576D5">
      <w:pPr>
        <w:pStyle w:val="BodyText"/>
        <w:tabs>
          <w:tab w:val="left" w:pos="1661"/>
        </w:tabs>
        <w:ind w:left="360" w:firstLine="0"/>
        <w:jc w:val="both"/>
        <w:rPr>
          <w:rFonts w:ascii="Times New Roman" w:hAnsi="Times New Roman"/>
          <w:b/>
          <w:sz w:val="24"/>
          <w:szCs w:val="24"/>
        </w:rPr>
      </w:pPr>
    </w:p>
    <w:p w14:paraId="60883D51" w14:textId="77777777" w:rsidR="00BF4497" w:rsidRPr="009576D5" w:rsidRDefault="00C11616" w:rsidP="009576D5">
      <w:pPr>
        <w:pStyle w:val="BodyText"/>
        <w:tabs>
          <w:tab w:val="left" w:pos="1661"/>
        </w:tabs>
        <w:ind w:left="360" w:firstLine="0"/>
        <w:jc w:val="both"/>
        <w:rPr>
          <w:rFonts w:ascii="Times New Roman" w:hAnsi="Times New Roman"/>
          <w:b/>
          <w:sz w:val="24"/>
          <w:szCs w:val="24"/>
        </w:rPr>
      </w:pPr>
      <w:r w:rsidRPr="009576D5">
        <w:rPr>
          <w:rFonts w:ascii="Times New Roman" w:hAnsi="Times New Roman"/>
          <w:b/>
          <w:sz w:val="24"/>
          <w:szCs w:val="24"/>
          <w:highlight w:val="yellow"/>
        </w:rPr>
        <w:t>NAME OF PARTNER</w:t>
      </w:r>
      <w:r w:rsidRPr="009576D5">
        <w:rPr>
          <w:rFonts w:ascii="Times New Roman" w:hAnsi="Times New Roman"/>
          <w:b/>
          <w:sz w:val="24"/>
          <w:szCs w:val="24"/>
        </w:rPr>
        <w:t xml:space="preserve"> will:</w:t>
      </w:r>
    </w:p>
    <w:p w14:paraId="65A54176" w14:textId="338FDAA1" w:rsidR="00BF4497" w:rsidRPr="009576D5" w:rsidRDefault="009576D5" w:rsidP="009576D5">
      <w:pPr>
        <w:pStyle w:val="BodyText"/>
        <w:tabs>
          <w:tab w:val="left" w:pos="1661"/>
        </w:tabs>
        <w:ind w:left="360" w:firstLine="0"/>
        <w:jc w:val="both"/>
        <w:rPr>
          <w:rFonts w:ascii="Times New Roman" w:hAnsi="Times New Roman"/>
          <w:b/>
          <w:sz w:val="24"/>
          <w:szCs w:val="24"/>
        </w:rPr>
      </w:pPr>
      <w:r>
        <w:rPr>
          <w:rFonts w:ascii="Times New Roman" w:hAnsi="Times New Roman"/>
          <w:b/>
          <w:sz w:val="24"/>
          <w:szCs w:val="24"/>
        </w:rPr>
        <w:t>I</w:t>
      </w:r>
      <w:r w:rsidR="00C11616" w:rsidRPr="009576D5">
        <w:rPr>
          <w:rFonts w:ascii="Times New Roman" w:hAnsi="Times New Roman"/>
          <w:b/>
          <w:sz w:val="24"/>
          <w:szCs w:val="24"/>
        </w:rPr>
        <w:t>. [TASK]</w:t>
      </w:r>
    </w:p>
    <w:p w14:paraId="0FCD416F" w14:textId="77777777" w:rsidR="00BF4497" w:rsidRDefault="00C11616" w:rsidP="009576D5">
      <w:pPr>
        <w:widowControl w:val="0"/>
        <w:pBdr>
          <w:top w:val="nil"/>
          <w:left w:val="nil"/>
          <w:bottom w:val="nil"/>
          <w:right w:val="nil"/>
          <w:between w:val="nil"/>
        </w:pBdr>
        <w:spacing w:after="100"/>
        <w:ind w:firstLine="360"/>
        <w:rPr>
          <w:rFonts w:ascii="Times New Roman" w:eastAsia="Cambria" w:hAnsi="Times New Roman" w:cstheme="minorBidi"/>
          <w:sz w:val="24"/>
          <w:szCs w:val="24"/>
        </w:rPr>
      </w:pPr>
      <w:r w:rsidRPr="009576D5">
        <w:rPr>
          <w:rFonts w:ascii="Times New Roman" w:eastAsia="Cambria" w:hAnsi="Times New Roman" w:cstheme="minorBidi"/>
          <w:sz w:val="24"/>
          <w:szCs w:val="24"/>
          <w:highlight w:val="yellow"/>
        </w:rPr>
        <w:t>[PROVIDE DETAILS OF THE TASK]</w:t>
      </w:r>
    </w:p>
    <w:p w14:paraId="78B9F2D9" w14:textId="77777777" w:rsidR="009576D5" w:rsidRPr="009576D5" w:rsidRDefault="009576D5" w:rsidP="009576D5">
      <w:pPr>
        <w:pStyle w:val="BodyText"/>
        <w:tabs>
          <w:tab w:val="left" w:pos="1661"/>
        </w:tabs>
        <w:ind w:left="360" w:firstLine="0"/>
        <w:jc w:val="both"/>
        <w:rPr>
          <w:rFonts w:ascii="Times New Roman" w:hAnsi="Times New Roman"/>
          <w:b/>
          <w:sz w:val="24"/>
          <w:szCs w:val="24"/>
          <w:highlight w:val="yellow"/>
        </w:rPr>
      </w:pPr>
    </w:p>
    <w:p w14:paraId="5053F293" w14:textId="474109F3" w:rsidR="00BF4497" w:rsidRPr="009576D5" w:rsidRDefault="009576D5" w:rsidP="009576D5">
      <w:pPr>
        <w:pStyle w:val="BodyText"/>
        <w:tabs>
          <w:tab w:val="left" w:pos="1661"/>
        </w:tabs>
        <w:ind w:left="360" w:firstLine="0"/>
        <w:jc w:val="both"/>
        <w:rPr>
          <w:rFonts w:ascii="Times New Roman" w:hAnsi="Times New Roman"/>
          <w:b/>
          <w:sz w:val="24"/>
          <w:szCs w:val="24"/>
          <w:highlight w:val="yellow"/>
        </w:rPr>
      </w:pPr>
      <w:r>
        <w:rPr>
          <w:rFonts w:ascii="Times New Roman" w:hAnsi="Times New Roman"/>
          <w:b/>
          <w:sz w:val="24"/>
          <w:szCs w:val="24"/>
          <w:highlight w:val="yellow"/>
        </w:rPr>
        <w:t>II</w:t>
      </w:r>
      <w:r w:rsidR="00C11616" w:rsidRPr="009576D5">
        <w:rPr>
          <w:rFonts w:ascii="Times New Roman" w:hAnsi="Times New Roman"/>
          <w:b/>
          <w:sz w:val="24"/>
          <w:szCs w:val="24"/>
          <w:highlight w:val="yellow"/>
        </w:rPr>
        <w:t>. [TASK]</w:t>
      </w:r>
    </w:p>
    <w:p w14:paraId="3F8DD488" w14:textId="77777777" w:rsidR="00BF4497" w:rsidRPr="009576D5" w:rsidRDefault="00C11616" w:rsidP="009576D5">
      <w:pPr>
        <w:pStyle w:val="BodyText"/>
        <w:tabs>
          <w:tab w:val="left" w:pos="1661"/>
        </w:tabs>
        <w:ind w:left="360" w:firstLine="0"/>
        <w:jc w:val="both"/>
        <w:rPr>
          <w:rFonts w:ascii="Times New Roman" w:hAnsi="Times New Roman"/>
          <w:sz w:val="24"/>
          <w:szCs w:val="24"/>
          <w:highlight w:val="yellow"/>
        </w:rPr>
      </w:pPr>
      <w:r w:rsidRPr="009576D5">
        <w:rPr>
          <w:rFonts w:ascii="Times New Roman" w:hAnsi="Times New Roman"/>
          <w:sz w:val="24"/>
          <w:szCs w:val="24"/>
          <w:highlight w:val="yellow"/>
        </w:rPr>
        <w:t>[PROVIDE DETAILS OF THE TASK]</w:t>
      </w:r>
    </w:p>
    <w:p w14:paraId="3F1F4B29" w14:textId="77777777" w:rsidR="00BF4497" w:rsidRDefault="00BF4497">
      <w:pPr>
        <w:widowControl w:val="0"/>
        <w:pBdr>
          <w:top w:val="nil"/>
          <w:left w:val="nil"/>
          <w:bottom w:val="nil"/>
          <w:right w:val="nil"/>
          <w:between w:val="nil"/>
        </w:pBdr>
        <w:spacing w:after="100"/>
        <w:rPr>
          <w:rFonts w:ascii="Calibri" w:eastAsia="Calibri" w:hAnsi="Calibri" w:cs="Calibri"/>
          <w:color w:val="231F20"/>
        </w:rPr>
      </w:pPr>
    </w:p>
    <w:p w14:paraId="2E9330FF" w14:textId="77777777" w:rsidR="00BF4497" w:rsidRPr="009576D5" w:rsidRDefault="00C11616" w:rsidP="009576D5">
      <w:pPr>
        <w:pStyle w:val="BodyText"/>
        <w:tabs>
          <w:tab w:val="left" w:pos="1661"/>
        </w:tabs>
        <w:ind w:left="360" w:firstLine="0"/>
        <w:jc w:val="both"/>
        <w:rPr>
          <w:rFonts w:ascii="Times New Roman" w:hAnsi="Times New Roman"/>
          <w:b/>
          <w:sz w:val="24"/>
          <w:szCs w:val="24"/>
          <w:highlight w:val="yellow"/>
        </w:rPr>
      </w:pPr>
      <w:r w:rsidRPr="009576D5">
        <w:rPr>
          <w:rFonts w:ascii="Times New Roman" w:hAnsi="Times New Roman"/>
          <w:b/>
          <w:sz w:val="24"/>
          <w:szCs w:val="24"/>
          <w:highlight w:val="yellow"/>
        </w:rPr>
        <w:t>Partners of the Americas will:</w:t>
      </w:r>
    </w:p>
    <w:p w14:paraId="5FCB7CF4" w14:textId="1A29276C" w:rsidR="00BF4497" w:rsidRPr="009576D5" w:rsidRDefault="009576D5" w:rsidP="009576D5">
      <w:pPr>
        <w:pStyle w:val="BodyText"/>
        <w:tabs>
          <w:tab w:val="left" w:pos="1661"/>
        </w:tabs>
        <w:ind w:left="360" w:firstLine="0"/>
        <w:jc w:val="both"/>
        <w:rPr>
          <w:rFonts w:ascii="Times New Roman" w:hAnsi="Times New Roman"/>
          <w:b/>
          <w:sz w:val="24"/>
          <w:szCs w:val="24"/>
          <w:highlight w:val="yellow"/>
        </w:rPr>
      </w:pPr>
      <w:r>
        <w:rPr>
          <w:rFonts w:ascii="Times New Roman" w:hAnsi="Times New Roman"/>
          <w:b/>
          <w:sz w:val="24"/>
          <w:szCs w:val="24"/>
          <w:highlight w:val="yellow"/>
        </w:rPr>
        <w:t>I</w:t>
      </w:r>
      <w:r w:rsidR="00C11616" w:rsidRPr="009576D5">
        <w:rPr>
          <w:rFonts w:ascii="Times New Roman" w:hAnsi="Times New Roman"/>
          <w:b/>
          <w:sz w:val="24"/>
          <w:szCs w:val="24"/>
          <w:highlight w:val="yellow"/>
        </w:rPr>
        <w:t>. [TASK]</w:t>
      </w:r>
    </w:p>
    <w:p w14:paraId="1C858013" w14:textId="77777777" w:rsidR="00BF4497" w:rsidRDefault="00C11616" w:rsidP="009576D5">
      <w:pPr>
        <w:pStyle w:val="BodyText"/>
        <w:tabs>
          <w:tab w:val="left" w:pos="1661"/>
        </w:tabs>
        <w:ind w:left="360" w:firstLine="0"/>
        <w:jc w:val="both"/>
        <w:rPr>
          <w:rFonts w:ascii="Times New Roman" w:hAnsi="Times New Roman"/>
          <w:sz w:val="24"/>
          <w:szCs w:val="24"/>
          <w:highlight w:val="yellow"/>
        </w:rPr>
      </w:pPr>
      <w:r w:rsidRPr="009576D5">
        <w:rPr>
          <w:rFonts w:ascii="Times New Roman" w:hAnsi="Times New Roman"/>
          <w:sz w:val="24"/>
          <w:szCs w:val="24"/>
          <w:highlight w:val="yellow"/>
        </w:rPr>
        <w:t>[PROVIDE DETAILS OF THE TASK]</w:t>
      </w:r>
    </w:p>
    <w:p w14:paraId="7B8BA387" w14:textId="77777777" w:rsidR="009576D5" w:rsidRPr="009576D5" w:rsidRDefault="009576D5" w:rsidP="009576D5">
      <w:pPr>
        <w:pStyle w:val="BodyText"/>
        <w:tabs>
          <w:tab w:val="left" w:pos="1661"/>
        </w:tabs>
        <w:ind w:left="360" w:firstLine="0"/>
        <w:jc w:val="both"/>
        <w:rPr>
          <w:rFonts w:ascii="Times New Roman" w:hAnsi="Times New Roman"/>
          <w:b/>
          <w:sz w:val="24"/>
          <w:szCs w:val="24"/>
          <w:highlight w:val="yellow"/>
        </w:rPr>
      </w:pPr>
    </w:p>
    <w:p w14:paraId="488F0DCD" w14:textId="37DA0BFD" w:rsidR="00BF4497" w:rsidRPr="009576D5" w:rsidRDefault="009576D5" w:rsidP="009576D5">
      <w:pPr>
        <w:pStyle w:val="BodyText"/>
        <w:tabs>
          <w:tab w:val="left" w:pos="1661"/>
        </w:tabs>
        <w:ind w:left="360" w:firstLine="0"/>
        <w:jc w:val="both"/>
        <w:rPr>
          <w:rFonts w:ascii="Times New Roman" w:hAnsi="Times New Roman"/>
          <w:b/>
          <w:sz w:val="24"/>
          <w:szCs w:val="24"/>
          <w:highlight w:val="yellow"/>
        </w:rPr>
      </w:pPr>
      <w:r>
        <w:rPr>
          <w:rFonts w:ascii="Times New Roman" w:hAnsi="Times New Roman"/>
          <w:b/>
          <w:sz w:val="24"/>
          <w:szCs w:val="24"/>
          <w:highlight w:val="yellow"/>
        </w:rPr>
        <w:t>II</w:t>
      </w:r>
      <w:r w:rsidR="00C11616" w:rsidRPr="009576D5">
        <w:rPr>
          <w:rFonts w:ascii="Times New Roman" w:hAnsi="Times New Roman"/>
          <w:b/>
          <w:sz w:val="24"/>
          <w:szCs w:val="24"/>
          <w:highlight w:val="yellow"/>
        </w:rPr>
        <w:t>. [TASK]</w:t>
      </w:r>
    </w:p>
    <w:p w14:paraId="33115474" w14:textId="77777777" w:rsidR="00BF4497" w:rsidRPr="009576D5" w:rsidRDefault="00C11616" w:rsidP="009576D5">
      <w:pPr>
        <w:pStyle w:val="BodyText"/>
        <w:tabs>
          <w:tab w:val="left" w:pos="1661"/>
        </w:tabs>
        <w:ind w:left="360" w:firstLine="0"/>
        <w:jc w:val="both"/>
        <w:rPr>
          <w:rFonts w:ascii="Times New Roman" w:hAnsi="Times New Roman"/>
          <w:b/>
          <w:sz w:val="24"/>
          <w:szCs w:val="24"/>
          <w:highlight w:val="yellow"/>
        </w:rPr>
      </w:pPr>
      <w:r w:rsidRPr="009576D5">
        <w:rPr>
          <w:rFonts w:ascii="Times New Roman" w:hAnsi="Times New Roman"/>
          <w:b/>
          <w:sz w:val="24"/>
          <w:szCs w:val="24"/>
          <w:highlight w:val="yellow"/>
        </w:rPr>
        <w:t>[PROVIDE DETAILS OF THE TASK]</w:t>
      </w:r>
    </w:p>
    <w:p w14:paraId="3AE1BDF5" w14:textId="77777777" w:rsidR="00BF4497" w:rsidRDefault="00BF4497">
      <w:pPr>
        <w:widowControl w:val="0"/>
        <w:pBdr>
          <w:top w:val="nil"/>
          <w:left w:val="nil"/>
          <w:bottom w:val="nil"/>
          <w:right w:val="nil"/>
          <w:between w:val="nil"/>
        </w:pBdr>
        <w:spacing w:after="100"/>
        <w:rPr>
          <w:rFonts w:ascii="Calibri" w:eastAsia="Calibri" w:hAnsi="Calibri" w:cs="Calibri"/>
          <w:color w:val="231F20"/>
          <w:highlight w:val="yellow"/>
        </w:rPr>
      </w:pPr>
    </w:p>
    <w:p w14:paraId="0141355A" w14:textId="77777777" w:rsidR="00BF4497" w:rsidRPr="009576D5" w:rsidRDefault="00C11616" w:rsidP="009576D5">
      <w:pPr>
        <w:pStyle w:val="BodyText"/>
        <w:tabs>
          <w:tab w:val="left" w:pos="1661"/>
        </w:tabs>
        <w:ind w:left="360" w:firstLine="0"/>
        <w:jc w:val="both"/>
        <w:rPr>
          <w:rFonts w:ascii="Times New Roman" w:hAnsi="Times New Roman"/>
          <w:b/>
          <w:sz w:val="24"/>
          <w:szCs w:val="24"/>
          <w:highlight w:val="yellow"/>
        </w:rPr>
      </w:pPr>
      <w:r w:rsidRPr="009576D5">
        <w:rPr>
          <w:rFonts w:ascii="Times New Roman" w:hAnsi="Times New Roman"/>
          <w:b/>
          <w:sz w:val="24"/>
          <w:szCs w:val="24"/>
          <w:highlight w:val="yellow"/>
        </w:rPr>
        <w:lastRenderedPageBreak/>
        <w:t>Together, the two organizations will:</w:t>
      </w:r>
    </w:p>
    <w:p w14:paraId="3DA86CE7" w14:textId="5F707ED2" w:rsidR="00BF4497" w:rsidRPr="009576D5" w:rsidRDefault="009576D5" w:rsidP="009576D5">
      <w:pPr>
        <w:pStyle w:val="BodyText"/>
        <w:tabs>
          <w:tab w:val="left" w:pos="1661"/>
        </w:tabs>
        <w:ind w:left="360" w:firstLine="0"/>
        <w:jc w:val="both"/>
        <w:rPr>
          <w:rFonts w:ascii="Times New Roman" w:hAnsi="Times New Roman"/>
          <w:b/>
          <w:sz w:val="24"/>
          <w:szCs w:val="24"/>
          <w:highlight w:val="yellow"/>
        </w:rPr>
      </w:pPr>
      <w:r>
        <w:rPr>
          <w:rFonts w:ascii="Times New Roman" w:hAnsi="Times New Roman"/>
          <w:b/>
          <w:sz w:val="24"/>
          <w:szCs w:val="24"/>
          <w:highlight w:val="yellow"/>
        </w:rPr>
        <w:t>I</w:t>
      </w:r>
      <w:r w:rsidR="00C11616" w:rsidRPr="009576D5">
        <w:rPr>
          <w:rFonts w:ascii="Times New Roman" w:hAnsi="Times New Roman"/>
          <w:b/>
          <w:sz w:val="24"/>
          <w:szCs w:val="24"/>
          <w:highlight w:val="yellow"/>
        </w:rPr>
        <w:t>. [TASK];</w:t>
      </w:r>
    </w:p>
    <w:p w14:paraId="01669E08" w14:textId="77777777" w:rsidR="00BF4497" w:rsidRDefault="00C11616" w:rsidP="009576D5">
      <w:pPr>
        <w:pStyle w:val="BodyText"/>
        <w:tabs>
          <w:tab w:val="left" w:pos="1661"/>
        </w:tabs>
        <w:ind w:left="360" w:firstLine="0"/>
        <w:jc w:val="both"/>
        <w:rPr>
          <w:rFonts w:ascii="Times New Roman" w:hAnsi="Times New Roman"/>
          <w:sz w:val="24"/>
          <w:szCs w:val="24"/>
          <w:highlight w:val="yellow"/>
        </w:rPr>
      </w:pPr>
      <w:r w:rsidRPr="009576D5">
        <w:rPr>
          <w:rFonts w:ascii="Times New Roman" w:hAnsi="Times New Roman"/>
          <w:sz w:val="24"/>
          <w:szCs w:val="24"/>
          <w:highlight w:val="yellow"/>
        </w:rPr>
        <w:t>[PROVIDE DETAILS OF THE TASK]</w:t>
      </w:r>
    </w:p>
    <w:p w14:paraId="451A2A75" w14:textId="77777777" w:rsidR="009576D5" w:rsidRPr="009576D5" w:rsidRDefault="009576D5" w:rsidP="009576D5">
      <w:pPr>
        <w:pStyle w:val="BodyText"/>
        <w:tabs>
          <w:tab w:val="left" w:pos="1661"/>
        </w:tabs>
        <w:ind w:left="360" w:firstLine="0"/>
        <w:jc w:val="both"/>
        <w:rPr>
          <w:rFonts w:ascii="Times New Roman" w:hAnsi="Times New Roman"/>
          <w:sz w:val="24"/>
          <w:szCs w:val="24"/>
          <w:highlight w:val="yellow"/>
        </w:rPr>
      </w:pPr>
    </w:p>
    <w:p w14:paraId="58C95C1E" w14:textId="430AB3C3" w:rsidR="00BF4497" w:rsidRPr="009576D5" w:rsidRDefault="009576D5" w:rsidP="009576D5">
      <w:pPr>
        <w:pStyle w:val="BodyText"/>
        <w:tabs>
          <w:tab w:val="left" w:pos="1661"/>
        </w:tabs>
        <w:ind w:left="360" w:firstLine="0"/>
        <w:jc w:val="both"/>
        <w:rPr>
          <w:rFonts w:ascii="Times New Roman" w:hAnsi="Times New Roman"/>
          <w:b/>
          <w:sz w:val="24"/>
          <w:szCs w:val="24"/>
          <w:highlight w:val="yellow"/>
        </w:rPr>
      </w:pPr>
      <w:r>
        <w:rPr>
          <w:rFonts w:ascii="Times New Roman" w:hAnsi="Times New Roman"/>
          <w:b/>
          <w:sz w:val="24"/>
          <w:szCs w:val="24"/>
          <w:highlight w:val="yellow"/>
        </w:rPr>
        <w:t>II</w:t>
      </w:r>
      <w:r w:rsidR="00C11616" w:rsidRPr="009576D5">
        <w:rPr>
          <w:rFonts w:ascii="Times New Roman" w:hAnsi="Times New Roman"/>
          <w:b/>
          <w:sz w:val="24"/>
          <w:szCs w:val="24"/>
          <w:highlight w:val="yellow"/>
        </w:rPr>
        <w:t>. [TASK];</w:t>
      </w:r>
    </w:p>
    <w:p w14:paraId="3FDFC21E" w14:textId="77777777" w:rsidR="00BF4497" w:rsidRPr="009576D5" w:rsidRDefault="00C11616" w:rsidP="009576D5">
      <w:pPr>
        <w:pStyle w:val="BodyText"/>
        <w:tabs>
          <w:tab w:val="left" w:pos="1661"/>
        </w:tabs>
        <w:ind w:left="360" w:firstLine="0"/>
        <w:jc w:val="both"/>
        <w:rPr>
          <w:rFonts w:ascii="Times New Roman" w:hAnsi="Times New Roman"/>
          <w:sz w:val="24"/>
          <w:szCs w:val="24"/>
          <w:highlight w:val="yellow"/>
        </w:rPr>
      </w:pPr>
      <w:r w:rsidRPr="009576D5">
        <w:rPr>
          <w:rFonts w:ascii="Times New Roman" w:hAnsi="Times New Roman"/>
          <w:sz w:val="24"/>
          <w:szCs w:val="24"/>
          <w:highlight w:val="yellow"/>
        </w:rPr>
        <w:t>[PROVIDE DETAILS OF THE TASK]</w:t>
      </w:r>
    </w:p>
    <w:p w14:paraId="0626C854" w14:textId="77777777" w:rsidR="00BF4497" w:rsidRDefault="00BF4497">
      <w:pPr>
        <w:widowControl w:val="0"/>
        <w:pBdr>
          <w:top w:val="nil"/>
          <w:left w:val="nil"/>
          <w:bottom w:val="nil"/>
          <w:right w:val="nil"/>
          <w:between w:val="nil"/>
        </w:pBdr>
        <w:spacing w:after="100"/>
        <w:rPr>
          <w:rFonts w:ascii="Calibri" w:eastAsia="Calibri" w:hAnsi="Calibri" w:cs="Calibri"/>
          <w:color w:val="231F20"/>
        </w:rPr>
      </w:pPr>
    </w:p>
    <w:p w14:paraId="0B1B4145" w14:textId="77777777" w:rsid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FUNDING</w:t>
      </w:r>
      <w:bookmarkStart w:id="1" w:name="_hmpdjno945t7" w:colFirst="0" w:colLast="0"/>
      <w:bookmarkEnd w:id="1"/>
    </w:p>
    <w:p w14:paraId="39AFCEB9" w14:textId="2FA3AAC4" w:rsidR="00CB0471" w:rsidRDefault="00CB0471" w:rsidP="009576D5">
      <w:pPr>
        <w:pStyle w:val="BodyText"/>
        <w:tabs>
          <w:tab w:val="left" w:pos="1661"/>
        </w:tabs>
        <w:ind w:left="360" w:firstLine="0"/>
        <w:jc w:val="both"/>
        <w:rPr>
          <w:rFonts w:ascii="Calibri" w:eastAsia="Calibri" w:hAnsi="Calibri" w:cs="Calibri"/>
          <w:color w:val="231F20"/>
          <w:sz w:val="22"/>
          <w:szCs w:val="22"/>
        </w:rPr>
      </w:pPr>
      <w:r w:rsidRPr="009576D5">
        <w:rPr>
          <w:rFonts w:ascii="Times New Roman" w:hAnsi="Times New Roman"/>
          <w:sz w:val="24"/>
          <w:szCs w:val="24"/>
        </w:rPr>
        <w:t>This MOU is not a commitment of funds to either party on behalf of the other party. If funding is needed by either party to pursue an agreed upon project, the expectation is that the funding may be pursued by one party with the endorsement</w:t>
      </w:r>
      <w:r w:rsidRPr="009576D5">
        <w:rPr>
          <w:rFonts w:ascii="Calibri" w:eastAsia="Calibri" w:hAnsi="Calibri" w:cs="Calibri"/>
          <w:color w:val="231F20"/>
          <w:sz w:val="22"/>
          <w:szCs w:val="22"/>
        </w:rPr>
        <w:t xml:space="preserve"> and support of the other or the two parties together.</w:t>
      </w:r>
    </w:p>
    <w:p w14:paraId="393D310C" w14:textId="77777777" w:rsidR="009576D5" w:rsidRPr="009576D5" w:rsidRDefault="009576D5" w:rsidP="009576D5">
      <w:pPr>
        <w:pStyle w:val="BodyText"/>
        <w:tabs>
          <w:tab w:val="left" w:pos="1661"/>
        </w:tabs>
        <w:ind w:left="360" w:firstLine="0"/>
        <w:jc w:val="both"/>
        <w:rPr>
          <w:rFonts w:ascii="Times New Roman" w:hAnsi="Times New Roman"/>
          <w:sz w:val="24"/>
          <w:szCs w:val="24"/>
        </w:rPr>
      </w:pPr>
    </w:p>
    <w:p w14:paraId="0CEA751C" w14:textId="48A69209"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USE OF NAME</w:t>
      </w:r>
    </w:p>
    <w:p w14:paraId="199B75B6" w14:textId="77777777" w:rsidR="00BF4497" w:rsidRDefault="00C11616" w:rsidP="009576D5">
      <w:pPr>
        <w:pStyle w:val="BodyText"/>
        <w:tabs>
          <w:tab w:val="left" w:pos="1661"/>
        </w:tabs>
        <w:ind w:left="360" w:firstLine="0"/>
        <w:jc w:val="both"/>
        <w:rPr>
          <w:rFonts w:ascii="Times New Roman" w:hAnsi="Times New Roman"/>
          <w:b/>
          <w:sz w:val="24"/>
          <w:szCs w:val="24"/>
        </w:rPr>
      </w:pPr>
      <w:r w:rsidRPr="009576D5">
        <w:rPr>
          <w:rFonts w:ascii="Times New Roman" w:hAnsi="Times New Roman"/>
          <w:sz w:val="24"/>
          <w:szCs w:val="24"/>
        </w:rPr>
        <w:t>None of the parties shall use the name, logo, likeness, trademarks, image or other intellectual property of either of the other parties for any advertising, marketing, endorsement or any other purposes without the specific prior written consent of an authorized representative of the other party as to each such use</w:t>
      </w:r>
      <w:r w:rsidRPr="009576D5">
        <w:rPr>
          <w:rFonts w:ascii="Times New Roman" w:hAnsi="Times New Roman"/>
          <w:b/>
          <w:sz w:val="24"/>
          <w:szCs w:val="24"/>
        </w:rPr>
        <w:t xml:space="preserve">. </w:t>
      </w:r>
    </w:p>
    <w:p w14:paraId="7B8F61A9" w14:textId="77777777" w:rsidR="009576D5" w:rsidRPr="009576D5" w:rsidRDefault="009576D5" w:rsidP="009576D5">
      <w:pPr>
        <w:pStyle w:val="BodyText"/>
        <w:tabs>
          <w:tab w:val="left" w:pos="1661"/>
        </w:tabs>
        <w:ind w:left="360" w:firstLine="0"/>
        <w:jc w:val="both"/>
        <w:rPr>
          <w:rFonts w:ascii="Times New Roman" w:hAnsi="Times New Roman"/>
          <w:b/>
          <w:sz w:val="24"/>
          <w:szCs w:val="24"/>
        </w:rPr>
      </w:pPr>
    </w:p>
    <w:p w14:paraId="7BFF85FB" w14:textId="1D17F556"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 xml:space="preserve">GENERAL PROVISIONS </w:t>
      </w:r>
    </w:p>
    <w:p w14:paraId="14C3D73C" w14:textId="77777777" w:rsidR="00BF4497" w:rsidRPr="009576D5"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Each party to this MOU is a separate and independent organization. As such, each organization retains its own legal identity and is responsible for its own policies and activities. This MOU does not create any employment, legal partnership, agency, joint venture or other similar legal relationship between the parties.</w:t>
      </w:r>
    </w:p>
    <w:p w14:paraId="3824E5C0" w14:textId="77777777" w:rsidR="00BF4497" w:rsidRDefault="00BF4497">
      <w:pPr>
        <w:widowControl w:val="0"/>
        <w:spacing w:after="100" w:line="240" w:lineRule="auto"/>
        <w:rPr>
          <w:rFonts w:ascii="Calibri" w:eastAsia="Calibri" w:hAnsi="Calibri" w:cs="Calibri"/>
        </w:rPr>
      </w:pPr>
    </w:p>
    <w:p w14:paraId="7A8EBF21" w14:textId="4E24F6CF"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LIMITATION OF LIABILITY</w:t>
      </w:r>
    </w:p>
    <w:p w14:paraId="514740A9" w14:textId="77777777" w:rsidR="00BF4497" w:rsidRDefault="00C11616" w:rsidP="009576D5">
      <w:pPr>
        <w:pStyle w:val="BodyText"/>
        <w:tabs>
          <w:tab w:val="left" w:pos="1661"/>
        </w:tabs>
        <w:ind w:left="360" w:firstLine="0"/>
        <w:jc w:val="both"/>
        <w:rPr>
          <w:rFonts w:ascii="Calibri" w:eastAsia="Calibri" w:hAnsi="Calibri" w:cs="Calibri"/>
        </w:rPr>
      </w:pPr>
      <w:r w:rsidRPr="009576D5">
        <w:rPr>
          <w:rFonts w:ascii="Times New Roman" w:hAnsi="Times New Roman"/>
          <w:sz w:val="24"/>
          <w:szCs w:val="24"/>
        </w:rPr>
        <w:t>In no event shall either party be liable to the other for any indirect, incidental, special or consequential damages arising out of either party's performance or failure to perform in accordance with the terms hereof including lost profits, lost revenues, loss of the use of equipment or facilities, or for substitute equipment or facilities regardless of whether the claim or claims therefore sound in contract or tort (including negligence) , strict liability or otherwise and regardless of whether the party to be charged has been notified of the possibility or should have foreseen the possibility of such damages</w:t>
      </w:r>
      <w:r w:rsidRPr="009576D5">
        <w:rPr>
          <w:rFonts w:ascii="Calibri" w:eastAsia="Calibri" w:hAnsi="Calibri" w:cs="Calibri"/>
        </w:rPr>
        <w:t>.</w:t>
      </w:r>
    </w:p>
    <w:p w14:paraId="5ABA30ED" w14:textId="77777777" w:rsidR="009576D5" w:rsidRPr="009576D5" w:rsidRDefault="009576D5" w:rsidP="009576D5">
      <w:pPr>
        <w:pStyle w:val="BodyText"/>
        <w:tabs>
          <w:tab w:val="left" w:pos="1661"/>
        </w:tabs>
        <w:ind w:left="360" w:firstLine="0"/>
        <w:jc w:val="both"/>
        <w:rPr>
          <w:rFonts w:ascii="Calibri" w:eastAsia="Calibri" w:hAnsi="Calibri" w:cs="Calibri"/>
        </w:rPr>
      </w:pPr>
    </w:p>
    <w:p w14:paraId="4DF0272D" w14:textId="44423172"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DURATION</w:t>
      </w:r>
    </w:p>
    <w:p w14:paraId="111BBFE5" w14:textId="6F4A760E" w:rsidR="00BF4497" w:rsidRPr="009576D5"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This MOU is at-will and may be modified by mutual consent of authorized officials from (</w:t>
      </w:r>
      <w:r w:rsidRPr="00C700F6">
        <w:rPr>
          <w:rFonts w:ascii="Times New Roman" w:hAnsi="Times New Roman"/>
          <w:sz w:val="24"/>
          <w:szCs w:val="24"/>
          <w:highlight w:val="yellow"/>
        </w:rPr>
        <w:t>list partners</w:t>
      </w:r>
      <w:r w:rsidRPr="009576D5">
        <w:rPr>
          <w:rFonts w:ascii="Times New Roman" w:hAnsi="Times New Roman"/>
          <w:sz w:val="24"/>
          <w:szCs w:val="24"/>
        </w:rPr>
        <w:t>). This MOU shall become effective upon signature by the authorized officials from the (</w:t>
      </w:r>
      <w:r w:rsidRPr="00C700F6">
        <w:rPr>
          <w:rFonts w:ascii="Times New Roman" w:hAnsi="Times New Roman"/>
          <w:sz w:val="24"/>
          <w:szCs w:val="24"/>
          <w:highlight w:val="yellow"/>
        </w:rPr>
        <w:t>list partners</w:t>
      </w:r>
      <w:r w:rsidRPr="009576D5">
        <w:rPr>
          <w:rFonts w:ascii="Times New Roman" w:hAnsi="Times New Roman"/>
          <w:sz w:val="24"/>
          <w:szCs w:val="24"/>
        </w:rPr>
        <w:t xml:space="preserve">) and will remain in effect </w:t>
      </w:r>
      <w:r w:rsidR="00CB0471" w:rsidRPr="009576D5">
        <w:rPr>
          <w:rFonts w:ascii="Times New Roman" w:hAnsi="Times New Roman"/>
          <w:sz w:val="24"/>
          <w:szCs w:val="24"/>
        </w:rPr>
        <w:t xml:space="preserve">for one (1) year </w:t>
      </w:r>
      <w:r w:rsidRPr="009576D5">
        <w:rPr>
          <w:rFonts w:ascii="Times New Roman" w:hAnsi="Times New Roman"/>
          <w:sz w:val="24"/>
          <w:szCs w:val="24"/>
        </w:rPr>
        <w:t>until modified or terminated by any one of the partners by mutual consent.</w:t>
      </w:r>
    </w:p>
    <w:p w14:paraId="709D5FCC" w14:textId="77777777" w:rsidR="00BF4497" w:rsidRDefault="00BF4497">
      <w:pPr>
        <w:widowControl w:val="0"/>
        <w:spacing w:after="100" w:line="240" w:lineRule="auto"/>
        <w:rPr>
          <w:rFonts w:ascii="Calibri" w:eastAsia="Calibri" w:hAnsi="Calibri" w:cs="Calibri"/>
          <w:color w:val="231F20"/>
        </w:rPr>
      </w:pPr>
    </w:p>
    <w:p w14:paraId="60710A5F" w14:textId="2F3E8F05"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SEVERABILITY</w:t>
      </w:r>
    </w:p>
    <w:p w14:paraId="6BA7C2B0" w14:textId="77777777" w:rsidR="00BF4497"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Either party may terminate this MOU via written notification within a period of 30 days. If this MOU is terminated, both parties shall retain ownership over their separate intellectual and financial properties.</w:t>
      </w:r>
    </w:p>
    <w:p w14:paraId="14E41AF7" w14:textId="77777777" w:rsidR="009576D5" w:rsidRPr="009576D5" w:rsidRDefault="009576D5" w:rsidP="009576D5">
      <w:pPr>
        <w:pStyle w:val="BodyText"/>
        <w:tabs>
          <w:tab w:val="left" w:pos="1661"/>
        </w:tabs>
        <w:ind w:left="360" w:firstLine="0"/>
        <w:jc w:val="both"/>
        <w:rPr>
          <w:rFonts w:ascii="Times New Roman" w:hAnsi="Times New Roman"/>
          <w:sz w:val="24"/>
          <w:szCs w:val="24"/>
        </w:rPr>
      </w:pPr>
    </w:p>
    <w:p w14:paraId="6EB9D272" w14:textId="78D0E75D"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CONDITION ON OBLIGATIONS</w:t>
      </w:r>
    </w:p>
    <w:p w14:paraId="69CB6156" w14:textId="77777777" w:rsidR="00BF4497"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There shall be no litigation or proceeding pending or threatened against the party or any of its officers or employees (</w:t>
      </w:r>
      <w:proofErr w:type="spellStart"/>
      <w:r w:rsidRPr="009576D5">
        <w:rPr>
          <w:rFonts w:ascii="Times New Roman" w:hAnsi="Times New Roman"/>
          <w:sz w:val="24"/>
          <w:szCs w:val="24"/>
        </w:rPr>
        <w:t>i</w:t>
      </w:r>
      <w:proofErr w:type="spellEnd"/>
      <w:r w:rsidRPr="009576D5">
        <w:rPr>
          <w:rFonts w:ascii="Times New Roman" w:hAnsi="Times New Roman"/>
          <w:sz w:val="24"/>
          <w:szCs w:val="24"/>
        </w:rPr>
        <w:t>) which is for the purpose of enjoining or otherwise restricting the activities contemplated by this MOU, or otherwise claiming that any such activity is improper, (ii) which would adversely affect the rights or capabilities of the party in respect of such activities; or (iii) which, in the judgment of either party, would make the continuation of such activities inadvisable.</w:t>
      </w:r>
    </w:p>
    <w:p w14:paraId="7A97F332" w14:textId="77777777" w:rsidR="009576D5" w:rsidRPr="009576D5" w:rsidRDefault="009576D5" w:rsidP="009576D5">
      <w:pPr>
        <w:pStyle w:val="BodyText"/>
        <w:tabs>
          <w:tab w:val="left" w:pos="1661"/>
        </w:tabs>
        <w:ind w:left="360" w:firstLine="0"/>
        <w:jc w:val="both"/>
        <w:rPr>
          <w:rFonts w:ascii="Times New Roman" w:hAnsi="Times New Roman"/>
          <w:sz w:val="24"/>
          <w:szCs w:val="24"/>
        </w:rPr>
      </w:pPr>
    </w:p>
    <w:p w14:paraId="61558927" w14:textId="137A784F"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OTHER</w:t>
      </w:r>
    </w:p>
    <w:p w14:paraId="297B9222" w14:textId="49B62C92" w:rsidR="00BF4497"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Each party will be responsible for their own costs, including personnel and travel, associated with the development of the pro</w:t>
      </w:r>
      <w:r w:rsidR="009A08A7" w:rsidRPr="009576D5">
        <w:rPr>
          <w:rFonts w:ascii="Times New Roman" w:hAnsi="Times New Roman"/>
          <w:sz w:val="24"/>
          <w:szCs w:val="24"/>
        </w:rPr>
        <w:t>ject.</w:t>
      </w:r>
    </w:p>
    <w:p w14:paraId="0BEA6117" w14:textId="77777777" w:rsidR="009576D5" w:rsidRPr="009576D5" w:rsidRDefault="009576D5" w:rsidP="009576D5">
      <w:pPr>
        <w:pStyle w:val="BodyText"/>
        <w:tabs>
          <w:tab w:val="left" w:pos="1661"/>
        </w:tabs>
        <w:ind w:left="360" w:firstLine="0"/>
        <w:jc w:val="both"/>
        <w:rPr>
          <w:rFonts w:ascii="Times New Roman" w:hAnsi="Times New Roman"/>
          <w:sz w:val="24"/>
          <w:szCs w:val="24"/>
        </w:rPr>
      </w:pPr>
    </w:p>
    <w:p w14:paraId="52B133DD" w14:textId="01CF37A3" w:rsidR="00BF4497" w:rsidRPr="009576D5" w:rsidRDefault="00C11616" w:rsidP="009576D5">
      <w:pPr>
        <w:pStyle w:val="BodyText"/>
        <w:numPr>
          <w:ilvl w:val="0"/>
          <w:numId w:val="1"/>
        </w:numPr>
        <w:tabs>
          <w:tab w:val="left" w:pos="1661"/>
        </w:tabs>
        <w:jc w:val="both"/>
        <w:rPr>
          <w:rFonts w:ascii="Times New Roman" w:hAnsi="Times New Roman"/>
          <w:sz w:val="24"/>
          <w:szCs w:val="24"/>
        </w:rPr>
      </w:pPr>
      <w:r w:rsidRPr="009576D5">
        <w:rPr>
          <w:rFonts w:ascii="Times New Roman" w:hAnsi="Times New Roman"/>
          <w:b/>
          <w:sz w:val="24"/>
          <w:szCs w:val="24"/>
        </w:rPr>
        <w:t>ENTIRE AGREEMENT</w:t>
      </w:r>
    </w:p>
    <w:p w14:paraId="731F880A" w14:textId="77777777" w:rsidR="00BF4497" w:rsidRPr="009576D5"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 xml:space="preserve">This MOU constitutes the entire understanding and agreement of and between the parties with respect to the subject matter hereof, and supersedes all prior representations and agreements, oral or written. It shall not be varied, except by an instrument in writing of subsequent date, duly executed by an authorized representative of each party. </w:t>
      </w:r>
    </w:p>
    <w:p w14:paraId="1BB2D0E9" w14:textId="77777777" w:rsidR="00BF4497" w:rsidRPr="009576D5" w:rsidRDefault="00BF4497">
      <w:pPr>
        <w:widowControl w:val="0"/>
        <w:spacing w:after="100" w:line="240" w:lineRule="auto"/>
        <w:rPr>
          <w:rFonts w:ascii="Times New Roman" w:eastAsia="Cambria" w:hAnsi="Times New Roman" w:cstheme="minorBidi"/>
          <w:sz w:val="24"/>
          <w:szCs w:val="24"/>
        </w:rPr>
      </w:pPr>
    </w:p>
    <w:p w14:paraId="36053610" w14:textId="77777777" w:rsidR="00BF4497" w:rsidRDefault="00C11616">
      <w:pPr>
        <w:widowControl w:val="0"/>
        <w:spacing w:after="100" w:line="240" w:lineRule="auto"/>
        <w:rPr>
          <w:rFonts w:ascii="Times New Roman" w:eastAsia="Cambria" w:hAnsi="Times New Roman" w:cstheme="minorBidi"/>
          <w:sz w:val="24"/>
          <w:szCs w:val="24"/>
        </w:rPr>
      </w:pPr>
      <w:r w:rsidRPr="009576D5">
        <w:rPr>
          <w:rFonts w:ascii="Times New Roman" w:eastAsia="Cambria" w:hAnsi="Times New Roman" w:cstheme="minorBidi"/>
          <w:sz w:val="24"/>
          <w:szCs w:val="24"/>
        </w:rPr>
        <w:t>IN WITNESS THEREOF, the parties hereto have caused this Memorandum of Understanding to be executed by the undersigned officials.</w:t>
      </w:r>
    </w:p>
    <w:p w14:paraId="4248ACF3" w14:textId="77777777" w:rsidR="00070538" w:rsidRDefault="00070538">
      <w:pPr>
        <w:widowControl w:val="0"/>
        <w:spacing w:after="100" w:line="240" w:lineRule="auto"/>
        <w:rPr>
          <w:rFonts w:ascii="Times New Roman" w:eastAsia="Cambria" w:hAnsi="Times New Roman" w:cstheme="minorBidi"/>
          <w:sz w:val="24"/>
          <w:szCs w:val="24"/>
        </w:rPr>
      </w:pPr>
    </w:p>
    <w:p w14:paraId="791FBD91" w14:textId="77777777" w:rsidR="00070538" w:rsidRDefault="00070538">
      <w:pPr>
        <w:widowControl w:val="0"/>
        <w:spacing w:after="100" w:line="240" w:lineRule="auto"/>
        <w:rPr>
          <w:rFonts w:ascii="Times New Roman" w:eastAsia="Cambria" w:hAnsi="Times New Roman" w:cstheme="minorBidi"/>
          <w:sz w:val="24"/>
          <w:szCs w:val="24"/>
        </w:rPr>
      </w:pPr>
    </w:p>
    <w:p w14:paraId="27A07A26" w14:textId="7EF27CC2" w:rsidR="00070538" w:rsidRDefault="00070538" w:rsidP="00070538">
      <w:pPr>
        <w:ind w:left="220" w:firstLine="720"/>
        <w:rPr>
          <w:rFonts w:ascii="Times New Roman" w:hAnsi="Times New Roman"/>
          <w:sz w:val="24"/>
          <w:szCs w:val="24"/>
        </w:rPr>
      </w:pPr>
      <w:r>
        <w:rPr>
          <w:rFonts w:ascii="Times New Roman" w:hAnsi="Times New Roman"/>
          <w:sz w:val="24"/>
          <w:szCs w:val="24"/>
        </w:rPr>
        <w:t xml:space="preserve">For </w:t>
      </w:r>
      <w:r w:rsidR="007B363F">
        <w:rPr>
          <w:rFonts w:ascii="Times New Roman" w:hAnsi="Times New Roman"/>
          <w:sz w:val="24"/>
          <w:szCs w:val="24"/>
        </w:rPr>
        <w:t>Partners of the Americas</w:t>
      </w:r>
      <w:r>
        <w:rPr>
          <w:rFonts w:ascii="Times New Roman" w:hAnsi="Times New Roman"/>
          <w:sz w:val="24"/>
          <w:szCs w:val="24"/>
        </w:rPr>
        <w:tab/>
      </w:r>
      <w:r>
        <w:rPr>
          <w:rFonts w:ascii="Times New Roman" w:hAnsi="Times New Roman"/>
          <w:sz w:val="24"/>
          <w:szCs w:val="24"/>
        </w:rPr>
        <w:tab/>
      </w:r>
      <w:r w:rsidR="007B363F">
        <w:rPr>
          <w:rFonts w:ascii="Times New Roman" w:hAnsi="Times New Roman"/>
          <w:sz w:val="24"/>
          <w:szCs w:val="24"/>
        </w:rPr>
        <w:t xml:space="preserve">For </w:t>
      </w:r>
      <w:r w:rsidR="007B363F" w:rsidRPr="00033C94">
        <w:rPr>
          <w:rFonts w:ascii="Times New Roman" w:hAnsi="Times New Roman"/>
          <w:sz w:val="24"/>
          <w:szCs w:val="24"/>
          <w:highlight w:val="yellow"/>
        </w:rPr>
        <w:t>[N</w:t>
      </w:r>
      <w:r w:rsidR="007B363F">
        <w:rPr>
          <w:rFonts w:ascii="Times New Roman" w:hAnsi="Times New Roman"/>
          <w:sz w:val="24"/>
          <w:szCs w:val="24"/>
          <w:highlight w:val="yellow"/>
        </w:rPr>
        <w:t xml:space="preserve">ame </w:t>
      </w:r>
      <w:proofErr w:type="gramStart"/>
      <w:r w:rsidR="007B363F">
        <w:rPr>
          <w:rFonts w:ascii="Times New Roman" w:hAnsi="Times New Roman"/>
          <w:sz w:val="24"/>
          <w:szCs w:val="24"/>
          <w:highlight w:val="yellow"/>
        </w:rPr>
        <w:t xml:space="preserve">Of </w:t>
      </w:r>
      <w:r w:rsidR="007B363F" w:rsidRPr="00033C94">
        <w:rPr>
          <w:rFonts w:ascii="Times New Roman" w:hAnsi="Times New Roman"/>
          <w:sz w:val="24"/>
          <w:szCs w:val="24"/>
          <w:highlight w:val="yellow"/>
        </w:rPr>
        <w:t xml:space="preserve"> </w:t>
      </w:r>
      <w:r w:rsidR="007B363F" w:rsidRPr="00C700F6">
        <w:rPr>
          <w:rFonts w:ascii="Times New Roman" w:hAnsi="Times New Roman"/>
          <w:sz w:val="24"/>
          <w:szCs w:val="24"/>
          <w:highlight w:val="yellow"/>
        </w:rPr>
        <w:t>Partner</w:t>
      </w:r>
      <w:proofErr w:type="gramEnd"/>
      <w:r w:rsidR="007B363F" w:rsidRPr="00E12566">
        <w:rPr>
          <w:rFonts w:ascii="Times New Roman" w:hAnsi="Times New Roman"/>
          <w:sz w:val="24"/>
          <w:szCs w:val="24"/>
        </w:rPr>
        <w:t>]</w:t>
      </w:r>
    </w:p>
    <w:p w14:paraId="527AC54B" w14:textId="77777777" w:rsidR="00070538" w:rsidRDefault="00070538" w:rsidP="00070538">
      <w:pPr>
        <w:ind w:left="220" w:firstLine="720"/>
        <w:rPr>
          <w:rFonts w:ascii="Times New Roman" w:hAnsi="Times New Roman"/>
          <w:sz w:val="24"/>
          <w:szCs w:val="24"/>
        </w:rPr>
      </w:pPr>
    </w:p>
    <w:p w14:paraId="4AEF9EA5" w14:textId="77777777" w:rsidR="00070538" w:rsidRDefault="00070538" w:rsidP="00070538">
      <w:pPr>
        <w:spacing w:before="2"/>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65A5F5F5" w14:textId="1F98ACB9" w:rsidR="00070538" w:rsidRDefault="00070538" w:rsidP="00070538">
      <w:pPr>
        <w:tabs>
          <w:tab w:val="left" w:pos="4534"/>
        </w:tabs>
        <w:spacing w:line="20" w:lineRule="atLeast"/>
        <w:ind w:left="933"/>
        <w:rPr>
          <w:rFonts w:ascii="Times New Roman" w:hAnsi="Times New Roman"/>
          <w:sz w:val="24"/>
          <w:szCs w:val="24"/>
        </w:rPr>
      </w:pPr>
      <w:r>
        <w:rPr>
          <w:rFonts w:ascii="Times New Roman" w:hAnsi="Times New Roman"/>
          <w:sz w:val="24"/>
          <w:szCs w:val="24"/>
        </w:rPr>
        <w:t xml:space="preserve">          [Signature]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[Signature]</w:t>
      </w:r>
    </w:p>
    <w:p w14:paraId="2AD9A5ED" w14:textId="2AEBC0BF" w:rsidR="00070538" w:rsidRDefault="00070538" w:rsidP="00070538">
      <w:pPr>
        <w:ind w:left="220" w:firstLine="720"/>
        <w:rPr>
          <w:rFonts w:ascii="Times New Roman" w:hAnsi="Times New Roman"/>
          <w:sz w:val="24"/>
          <w:szCs w:val="24"/>
        </w:rPr>
      </w:pPr>
      <w:r>
        <w:rPr>
          <w:rFonts w:ascii="Times New Roman" w:hAnsi="Times New Roman"/>
          <w:sz w:val="24"/>
          <w:szCs w:val="24"/>
        </w:rPr>
        <w:t>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______________________</w:t>
      </w:r>
    </w:p>
    <w:p w14:paraId="7ABF3A7A" w14:textId="45233E5A" w:rsidR="00070538" w:rsidRPr="00070538" w:rsidRDefault="00070538" w:rsidP="00070538">
      <w:pPr>
        <w:ind w:left="220" w:firstLine="720"/>
        <w:rPr>
          <w:rFonts w:ascii="Times New Roman" w:hAnsi="Times New Roman"/>
          <w:b/>
          <w:sz w:val="24"/>
          <w:szCs w:val="24"/>
        </w:rPr>
      </w:pPr>
      <w:r w:rsidRPr="00070538">
        <w:rPr>
          <w:rFonts w:ascii="Times New Roman" w:hAnsi="Times New Roman"/>
          <w:b/>
          <w:sz w:val="24"/>
          <w:szCs w:val="24"/>
        </w:rPr>
        <w:t>[</w:t>
      </w:r>
      <w:r w:rsidRPr="00C700F6">
        <w:rPr>
          <w:rFonts w:ascii="Times New Roman" w:hAnsi="Times New Roman"/>
          <w:b/>
          <w:sz w:val="24"/>
          <w:szCs w:val="24"/>
          <w:highlight w:val="yellow"/>
        </w:rPr>
        <w:t>Name of Representative</w:t>
      </w:r>
      <w:r w:rsidRPr="00070538">
        <w:rPr>
          <w:rFonts w:ascii="Times New Roman" w:hAnsi="Times New Roman"/>
          <w:b/>
          <w:sz w:val="24"/>
          <w:szCs w:val="24"/>
        </w:rPr>
        <w:t>]</w:t>
      </w:r>
      <w:r w:rsidRPr="00070538">
        <w:rPr>
          <w:rFonts w:ascii="Times New Roman" w:hAnsi="Times New Roman"/>
          <w:b/>
          <w:sz w:val="24"/>
          <w:szCs w:val="24"/>
        </w:rPr>
        <w:tab/>
      </w:r>
      <w:r w:rsidRPr="00070538">
        <w:rPr>
          <w:rFonts w:ascii="Times New Roman" w:hAnsi="Times New Roman"/>
          <w:b/>
          <w:sz w:val="24"/>
          <w:szCs w:val="24"/>
        </w:rPr>
        <w:tab/>
      </w:r>
      <w:r w:rsidRPr="00070538">
        <w:rPr>
          <w:rFonts w:ascii="Times New Roman" w:hAnsi="Times New Roman"/>
          <w:b/>
          <w:sz w:val="24"/>
          <w:szCs w:val="24"/>
        </w:rPr>
        <w:tab/>
        <w:t>[</w:t>
      </w:r>
      <w:r w:rsidRPr="00C700F6">
        <w:rPr>
          <w:rFonts w:ascii="Times New Roman" w:hAnsi="Times New Roman"/>
          <w:b/>
          <w:sz w:val="24"/>
          <w:szCs w:val="24"/>
          <w:highlight w:val="yellow"/>
        </w:rPr>
        <w:t>Name of Representative</w:t>
      </w:r>
      <w:r w:rsidRPr="00070538">
        <w:rPr>
          <w:rFonts w:ascii="Times New Roman" w:hAnsi="Times New Roman"/>
          <w:b/>
          <w:sz w:val="24"/>
          <w:szCs w:val="24"/>
        </w:rPr>
        <w:t>]</w:t>
      </w:r>
    </w:p>
    <w:p w14:paraId="1533622B" w14:textId="17296B18" w:rsidR="00070538" w:rsidRPr="00070538" w:rsidRDefault="00070538" w:rsidP="00070538">
      <w:pPr>
        <w:tabs>
          <w:tab w:val="left" w:pos="5040"/>
        </w:tabs>
        <w:ind w:left="220" w:firstLine="720"/>
        <w:rPr>
          <w:rFonts w:ascii="Times New Roman" w:hAnsi="Times New Roman"/>
          <w:b/>
          <w:sz w:val="24"/>
          <w:szCs w:val="24"/>
        </w:rPr>
      </w:pPr>
      <w:r w:rsidRPr="00070538">
        <w:rPr>
          <w:rFonts w:ascii="Times New Roman" w:hAnsi="Times New Roman"/>
          <w:b/>
          <w:sz w:val="24"/>
          <w:szCs w:val="24"/>
        </w:rPr>
        <w:t>[</w:t>
      </w:r>
      <w:r w:rsidR="007B363F" w:rsidRPr="007B363F">
        <w:rPr>
          <w:rFonts w:ascii="Times New Roman" w:hAnsi="Times New Roman"/>
          <w:b/>
          <w:sz w:val="24"/>
          <w:szCs w:val="24"/>
          <w:highlight w:val="yellow"/>
        </w:rPr>
        <w:t>Title</w:t>
      </w:r>
      <w:r w:rsidR="007B363F">
        <w:rPr>
          <w:rFonts w:ascii="Times New Roman" w:hAnsi="Times New Roman"/>
          <w:b/>
          <w:sz w:val="24"/>
          <w:szCs w:val="24"/>
          <w:highlight w:val="yellow"/>
        </w:rPr>
        <w:t>/</w:t>
      </w:r>
      <w:r w:rsidRPr="007B363F">
        <w:rPr>
          <w:rFonts w:ascii="Times New Roman" w:hAnsi="Times New Roman"/>
          <w:b/>
          <w:sz w:val="24"/>
          <w:szCs w:val="24"/>
          <w:highlight w:val="yellow"/>
        </w:rPr>
        <w:t>S</w:t>
      </w:r>
      <w:r w:rsidR="007B363F">
        <w:rPr>
          <w:rFonts w:ascii="Times New Roman" w:hAnsi="Times New Roman"/>
          <w:b/>
          <w:sz w:val="24"/>
          <w:szCs w:val="24"/>
          <w:highlight w:val="yellow"/>
        </w:rPr>
        <w:t>r.</w:t>
      </w:r>
      <w:r w:rsidRPr="007B363F">
        <w:rPr>
          <w:rFonts w:ascii="Times New Roman" w:hAnsi="Times New Roman"/>
          <w:b/>
          <w:sz w:val="24"/>
          <w:szCs w:val="24"/>
          <w:highlight w:val="yellow"/>
        </w:rPr>
        <w:t xml:space="preserve"> Director</w:t>
      </w:r>
      <w:r w:rsidR="007B363F" w:rsidRPr="007B363F">
        <w:rPr>
          <w:rFonts w:ascii="Times New Roman" w:hAnsi="Times New Roman"/>
          <w:b/>
          <w:sz w:val="24"/>
          <w:szCs w:val="24"/>
          <w:highlight w:val="yellow"/>
        </w:rPr>
        <w:t>/VP</w:t>
      </w:r>
      <w:r w:rsidRPr="007B363F">
        <w:rPr>
          <w:rFonts w:ascii="Times New Roman" w:hAnsi="Times New Roman"/>
          <w:b/>
          <w:sz w:val="24"/>
          <w:szCs w:val="24"/>
          <w:highlight w:val="yellow"/>
        </w:rPr>
        <w:t xml:space="preserve"> or CEO]</w:t>
      </w:r>
      <w:r w:rsidRPr="00070538">
        <w:rPr>
          <w:rFonts w:ascii="Times New Roman" w:hAnsi="Times New Roman"/>
          <w:b/>
          <w:sz w:val="24"/>
          <w:szCs w:val="24"/>
        </w:rPr>
        <w:tab/>
      </w:r>
      <w:r>
        <w:rPr>
          <w:rFonts w:ascii="Times New Roman" w:hAnsi="Times New Roman"/>
          <w:b/>
          <w:sz w:val="24"/>
          <w:szCs w:val="24"/>
        </w:rPr>
        <w:t>[</w:t>
      </w:r>
      <w:r w:rsidRPr="00C700F6">
        <w:rPr>
          <w:rFonts w:ascii="Times New Roman" w:hAnsi="Times New Roman"/>
          <w:b/>
          <w:sz w:val="24"/>
          <w:szCs w:val="24"/>
          <w:highlight w:val="yellow"/>
        </w:rPr>
        <w:t>Representative Title</w:t>
      </w:r>
      <w:r>
        <w:rPr>
          <w:rFonts w:ascii="Times New Roman" w:hAnsi="Times New Roman"/>
          <w:b/>
          <w:sz w:val="24"/>
          <w:szCs w:val="24"/>
        </w:rPr>
        <w:t>]</w:t>
      </w:r>
    </w:p>
    <w:p w14:paraId="1A5D23AF" w14:textId="725F54B5" w:rsidR="00A261B0" w:rsidRPr="00070538" w:rsidRDefault="00070538" w:rsidP="00070538">
      <w:pPr>
        <w:tabs>
          <w:tab w:val="left" w:pos="5040"/>
        </w:tabs>
        <w:ind w:left="220" w:firstLine="720"/>
        <w:rPr>
          <w:ins w:id="2" w:author="John McPhail" w:date="2018-11-14T16:04:00Z"/>
          <w:rFonts w:ascii="Calibri" w:eastAsia="Calibri" w:hAnsi="Calibri" w:cs="Calibri"/>
          <w:b/>
          <w:color w:val="231F20"/>
        </w:rPr>
      </w:pPr>
      <w:r w:rsidRPr="00070538">
        <w:rPr>
          <w:rFonts w:ascii="Times New Roman" w:hAnsi="Times New Roman"/>
          <w:b/>
          <w:sz w:val="24"/>
          <w:szCs w:val="24"/>
        </w:rPr>
        <w:t>Partners of the Americas</w:t>
      </w:r>
      <w:r w:rsidRPr="00070538">
        <w:rPr>
          <w:rFonts w:ascii="Times New Roman" w:hAnsi="Times New Roman"/>
          <w:b/>
          <w:sz w:val="24"/>
          <w:szCs w:val="24"/>
        </w:rPr>
        <w:tab/>
        <w:t>[</w:t>
      </w:r>
      <w:r w:rsidRPr="00C700F6">
        <w:rPr>
          <w:rFonts w:ascii="Times New Roman" w:hAnsi="Times New Roman"/>
          <w:b/>
          <w:sz w:val="24"/>
          <w:szCs w:val="24"/>
          <w:highlight w:val="yellow"/>
        </w:rPr>
        <w:t>Organization Name</w:t>
      </w:r>
      <w:r w:rsidRPr="00070538">
        <w:rPr>
          <w:rFonts w:ascii="Times New Roman" w:hAnsi="Times New Roman"/>
          <w:b/>
          <w:sz w:val="24"/>
          <w:szCs w:val="24"/>
        </w:rPr>
        <w:t>]</w:t>
      </w:r>
    </w:p>
    <w:p w14:paraId="4082FE0E" w14:textId="77777777" w:rsidR="00A261B0" w:rsidRDefault="00A261B0">
      <w:pPr>
        <w:widowControl w:val="0"/>
        <w:pBdr>
          <w:top w:val="nil"/>
          <w:left w:val="nil"/>
          <w:bottom w:val="nil"/>
          <w:right w:val="nil"/>
          <w:between w:val="nil"/>
        </w:pBdr>
        <w:spacing w:after="100"/>
        <w:jc w:val="both"/>
        <w:rPr>
          <w:rFonts w:ascii="Calibri" w:eastAsia="Calibri" w:hAnsi="Calibri" w:cs="Calibri"/>
          <w:color w:val="231F20"/>
        </w:rPr>
      </w:pPr>
    </w:p>
    <w:sectPr w:rsidR="00A261B0" w:rsidSect="00070538">
      <w:headerReference w:type="default" r:id="rId8"/>
      <w:footerReference w:type="default" r:id="rId9"/>
      <w:pgSz w:w="12240" w:h="15840"/>
      <w:pgMar w:top="1440" w:right="1440" w:bottom="1440" w:left="1440" w:header="0" w:footer="31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71BA14" w14:textId="77777777" w:rsidR="00E701B0" w:rsidRDefault="00E701B0" w:rsidP="00E12566">
      <w:pPr>
        <w:spacing w:line="240" w:lineRule="auto"/>
      </w:pPr>
      <w:r>
        <w:separator/>
      </w:r>
    </w:p>
  </w:endnote>
  <w:endnote w:type="continuationSeparator" w:id="0">
    <w:p w14:paraId="1D9F7A36" w14:textId="77777777" w:rsidR="00E701B0" w:rsidRDefault="00E701B0" w:rsidP="00E125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3E1755" w14:textId="77777777" w:rsidR="00033C94" w:rsidRPr="00070538" w:rsidRDefault="00033C94" w:rsidP="00070538">
    <w:pPr>
      <w:pStyle w:val="Footer"/>
      <w:jc w:val="both"/>
      <w:rPr>
        <w:rFonts w:ascii="Times New Roman" w:hAnsi="Times New Roman" w:cs="Times New Roman"/>
      </w:rPr>
    </w:pPr>
    <w:r w:rsidRPr="00070538">
      <w:rPr>
        <w:rFonts w:ascii="Times New Roman" w:hAnsi="Times New Roman" w:cs="Times New Roman"/>
      </w:rPr>
      <w:t>___________</w:t>
    </w:r>
    <w:r w:rsidRPr="00070538">
      <w:rPr>
        <w:rFonts w:ascii="Times New Roman" w:hAnsi="Times New Roman" w:cs="Times New Roman"/>
      </w:rPr>
      <w:tab/>
    </w:r>
    <w:r w:rsidRPr="00070538">
      <w:rPr>
        <w:rFonts w:ascii="Times New Roman" w:hAnsi="Times New Roman" w:cs="Times New Roman"/>
      </w:rPr>
      <w:tab/>
      <w:t xml:space="preserve">    _________</w:t>
    </w:r>
  </w:p>
  <w:p w14:paraId="0711DF70" w14:textId="1244D5E2" w:rsidR="00033C94" w:rsidRPr="00070538" w:rsidRDefault="00033C94" w:rsidP="00070538">
    <w:pPr>
      <w:pStyle w:val="Footer"/>
      <w:tabs>
        <w:tab w:val="center" w:pos="5040"/>
      </w:tabs>
      <w:jc w:val="both"/>
      <w:rPr>
        <w:rFonts w:ascii="Times New Roman" w:hAnsi="Times New Roman" w:cs="Times New Roman"/>
      </w:rPr>
    </w:pPr>
    <w:r w:rsidRPr="00070538">
      <w:rPr>
        <w:rFonts w:ascii="Times New Roman" w:hAnsi="Times New Roman" w:cs="Times New Roman"/>
      </w:rPr>
      <w:t>Partners of the Americas</w:t>
    </w:r>
    <w:r w:rsidRPr="00070538">
      <w:rPr>
        <w:rFonts w:ascii="Times New Roman" w:hAnsi="Times New Roman" w:cs="Times New Roman"/>
      </w:rPr>
      <w:tab/>
      <w:t xml:space="preserve">  </w:t>
    </w:r>
    <w:r w:rsidRPr="00070538">
      <w:rPr>
        <w:rFonts w:ascii="Times New Roman" w:hAnsi="Times New Roman" w:cs="Times New Roman"/>
      </w:rPr>
      <w:fldChar w:fldCharType="begin"/>
    </w:r>
    <w:r w:rsidRPr="00070538">
      <w:rPr>
        <w:rFonts w:ascii="Times New Roman" w:hAnsi="Times New Roman" w:cs="Times New Roman"/>
      </w:rPr>
      <w:instrText xml:space="preserve"> PAGE   \* MERGEFORMAT </w:instrText>
    </w:r>
    <w:r w:rsidRPr="00070538">
      <w:rPr>
        <w:rFonts w:ascii="Times New Roman" w:hAnsi="Times New Roman" w:cs="Times New Roman"/>
      </w:rPr>
      <w:fldChar w:fldCharType="separate"/>
    </w:r>
    <w:r w:rsidR="00867009" w:rsidRPr="00867009">
      <w:rPr>
        <w:rFonts w:ascii="Times New Roman" w:hAnsi="Times New Roman" w:cs="Times New Roman"/>
        <w:b/>
        <w:bCs/>
        <w:noProof/>
      </w:rPr>
      <w:t>1</w:t>
    </w:r>
    <w:r w:rsidRPr="00070538">
      <w:rPr>
        <w:rFonts w:ascii="Times New Roman" w:hAnsi="Times New Roman" w:cs="Times New Roman"/>
        <w:b/>
        <w:bCs/>
        <w:noProof/>
      </w:rPr>
      <w:fldChar w:fldCharType="end"/>
    </w:r>
    <w:r w:rsidRPr="00070538">
      <w:rPr>
        <w:rFonts w:ascii="Times New Roman" w:hAnsi="Times New Roman" w:cs="Times New Roman"/>
        <w:b/>
        <w:bCs/>
      </w:rPr>
      <w:t xml:space="preserve"> </w:t>
    </w:r>
    <w:r w:rsidRPr="00070538">
      <w:rPr>
        <w:rFonts w:ascii="Times New Roman" w:hAnsi="Times New Roman" w:cs="Times New Roman"/>
      </w:rPr>
      <w:t>|</w:t>
    </w:r>
    <w:r w:rsidRPr="00070538">
      <w:rPr>
        <w:rFonts w:ascii="Times New Roman" w:hAnsi="Times New Roman" w:cs="Times New Roman"/>
        <w:b/>
        <w:bCs/>
      </w:rPr>
      <w:t xml:space="preserve"> </w:t>
    </w:r>
    <w:r w:rsidRPr="00070538">
      <w:rPr>
        <w:rFonts w:ascii="Times New Roman" w:hAnsi="Times New Roman" w:cs="Times New Roman"/>
        <w:color w:val="808080" w:themeColor="background1" w:themeShade="80"/>
        <w:spacing w:val="60"/>
      </w:rPr>
      <w:t>Page</w:t>
    </w:r>
    <w:r w:rsidRPr="00070538">
      <w:rPr>
        <w:rFonts w:ascii="Times New Roman" w:hAnsi="Times New Roman" w:cs="Times New Roman"/>
      </w:rPr>
      <w:tab/>
    </w:r>
    <w:r w:rsidRPr="00B0768E">
      <w:rPr>
        <w:rFonts w:ascii="Times New Roman" w:hAnsi="Times New Roman" w:cs="Times New Roman"/>
        <w:highlight w:val="yellow"/>
      </w:rPr>
      <w:t>[Organization Name]</w:t>
    </w:r>
    <w:r>
      <w:rPr>
        <w:rFonts w:ascii="Times New Roman" w:hAnsi="Times New Roman" w:cs="Times New Roman"/>
      </w:rPr>
      <w:t xml:space="preserve"> </w:t>
    </w:r>
  </w:p>
  <w:p w14:paraId="53B59112" w14:textId="0BF3B0D7" w:rsidR="00033C94" w:rsidRPr="00070538" w:rsidRDefault="00867009" w:rsidP="00070538">
    <w:pPr>
      <w:pStyle w:val="Footer"/>
      <w:tabs>
        <w:tab w:val="center" w:pos="5040"/>
      </w:tabs>
      <w:jc w:val="both"/>
      <w:rPr>
        <w:rFonts w:ascii="Times New Roman" w:hAnsi="Times New Roman" w:cs="Times New Roman"/>
        <w:sz w:val="16"/>
      </w:rPr>
    </w:pPr>
    <w:r>
      <w:rPr>
        <w:rFonts w:ascii="Times New Roman" w:hAnsi="Times New Roman" w:cs="Times New Roman"/>
        <w:sz w:val="16"/>
      </w:rPr>
      <w:t xml:space="preserve"> (V.2019</w:t>
    </w:r>
    <w:r w:rsidR="00033C94" w:rsidRPr="00070538">
      <w:rPr>
        <w:rFonts w:ascii="Times New Roman" w:hAnsi="Times New Roman" w:cs="Times New Roman"/>
        <w:sz w:val="16"/>
      </w:rPr>
      <w:t>.</w:t>
    </w:r>
    <w:r>
      <w:rPr>
        <w:rFonts w:ascii="Times New Roman" w:hAnsi="Times New Roman" w:cs="Times New Roman"/>
        <w:sz w:val="16"/>
      </w:rPr>
      <w:t>01</w:t>
    </w:r>
    <w:r w:rsidR="00033C94" w:rsidRPr="00070538">
      <w:rPr>
        <w:rFonts w:ascii="Times New Roman" w:hAnsi="Times New Roman" w:cs="Times New Roman"/>
        <w:sz w:val="16"/>
      </w:rPr>
      <w:t>.01)</w:t>
    </w:r>
  </w:p>
  <w:p w14:paraId="2701F92A" w14:textId="77777777" w:rsidR="00033C94" w:rsidRDefault="00033C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563A56" w14:textId="77777777" w:rsidR="00E701B0" w:rsidRDefault="00E701B0" w:rsidP="00E12566">
      <w:pPr>
        <w:spacing w:line="240" w:lineRule="auto"/>
      </w:pPr>
      <w:r>
        <w:separator/>
      </w:r>
    </w:p>
  </w:footnote>
  <w:footnote w:type="continuationSeparator" w:id="0">
    <w:p w14:paraId="5B92638F" w14:textId="77777777" w:rsidR="00E701B0" w:rsidRDefault="00E701B0" w:rsidP="00E1256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F35A3D" w14:textId="77777777" w:rsidR="00033C94" w:rsidRDefault="00033C94">
    <w:pPr>
      <w:pStyle w:val="Header"/>
    </w:pPr>
  </w:p>
  <w:p w14:paraId="7BFEB1ED" w14:textId="77777777" w:rsidR="00033C94" w:rsidRDefault="00033C94">
    <w:pPr>
      <w:pStyle w:val="Header"/>
    </w:pPr>
  </w:p>
  <w:p w14:paraId="74FCC71B" w14:textId="77777777" w:rsidR="00033C94" w:rsidRDefault="00033C94">
    <w:pPr>
      <w:pStyle w:val="Header"/>
    </w:pPr>
  </w:p>
  <w:p w14:paraId="6AE85A25" w14:textId="6ED72849" w:rsidR="00033C94" w:rsidRDefault="00033C94">
    <w:pPr>
      <w:pStyle w:val="Header"/>
    </w:pPr>
    <w:r>
      <w:rPr>
        <w:noProof/>
      </w:rPr>
      <w:drawing>
        <wp:inline distT="0" distB="0" distL="0" distR="0" wp14:anchorId="4F317978" wp14:editId="5510E6C3">
          <wp:extent cx="2599217"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3979" r="28962"/>
                  <a:stretch/>
                </pic:blipFill>
                <pic:spPr bwMode="auto">
                  <a:xfrm>
                    <a:off x="0" y="0"/>
                    <a:ext cx="2601908" cy="76278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F1015"/>
    <w:multiLevelType w:val="hybridMultilevel"/>
    <w:tmpl w:val="6D04A24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E205B2A"/>
    <w:multiLevelType w:val="multilevel"/>
    <w:tmpl w:val="7B94789C"/>
    <w:lvl w:ilvl="0">
      <w:start w:val="1"/>
      <w:numFmt w:val="decimal"/>
      <w:lvlText w:val="%1."/>
      <w:lvlJc w:val="left"/>
      <w:pPr>
        <w:ind w:left="360" w:hanging="360"/>
      </w:pPr>
      <w:rPr>
        <w:b/>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hn McPhail">
    <w15:presenceInfo w15:providerId="None" w15:userId="John McPhai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MDM3MDGxNDU1MjYwNzRT0lEKTi0uzszPAykwrgUAmtk+2iwAAAA="/>
  </w:docVars>
  <w:rsids>
    <w:rsidRoot w:val="00BF4497"/>
    <w:rsid w:val="00033C94"/>
    <w:rsid w:val="00070538"/>
    <w:rsid w:val="007B363F"/>
    <w:rsid w:val="00867009"/>
    <w:rsid w:val="00946F53"/>
    <w:rsid w:val="009576D5"/>
    <w:rsid w:val="009A08A7"/>
    <w:rsid w:val="00A261B0"/>
    <w:rsid w:val="00B0768E"/>
    <w:rsid w:val="00BF4497"/>
    <w:rsid w:val="00C11616"/>
    <w:rsid w:val="00C700F6"/>
    <w:rsid w:val="00CB0471"/>
    <w:rsid w:val="00E12566"/>
    <w:rsid w:val="00E701B0"/>
    <w:rsid w:val="00F53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84A8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C11616"/>
    <w:rPr>
      <w:sz w:val="16"/>
      <w:szCs w:val="16"/>
    </w:rPr>
  </w:style>
  <w:style w:type="paragraph" w:styleId="CommentText">
    <w:name w:val="annotation text"/>
    <w:basedOn w:val="Normal"/>
    <w:link w:val="CommentTextChar"/>
    <w:uiPriority w:val="99"/>
    <w:semiHidden/>
    <w:unhideWhenUsed/>
    <w:rsid w:val="00C11616"/>
    <w:pPr>
      <w:spacing w:line="240" w:lineRule="auto"/>
    </w:pPr>
    <w:rPr>
      <w:sz w:val="20"/>
      <w:szCs w:val="20"/>
    </w:rPr>
  </w:style>
  <w:style w:type="character" w:customStyle="1" w:styleId="CommentTextChar">
    <w:name w:val="Comment Text Char"/>
    <w:basedOn w:val="DefaultParagraphFont"/>
    <w:link w:val="CommentText"/>
    <w:uiPriority w:val="99"/>
    <w:semiHidden/>
    <w:rsid w:val="00C11616"/>
    <w:rPr>
      <w:sz w:val="20"/>
      <w:szCs w:val="20"/>
    </w:rPr>
  </w:style>
  <w:style w:type="paragraph" w:styleId="CommentSubject">
    <w:name w:val="annotation subject"/>
    <w:basedOn w:val="CommentText"/>
    <w:next w:val="CommentText"/>
    <w:link w:val="CommentSubjectChar"/>
    <w:uiPriority w:val="99"/>
    <w:semiHidden/>
    <w:unhideWhenUsed/>
    <w:rsid w:val="00C11616"/>
    <w:rPr>
      <w:b/>
      <w:bCs/>
    </w:rPr>
  </w:style>
  <w:style w:type="character" w:customStyle="1" w:styleId="CommentSubjectChar">
    <w:name w:val="Comment Subject Char"/>
    <w:basedOn w:val="CommentTextChar"/>
    <w:link w:val="CommentSubject"/>
    <w:uiPriority w:val="99"/>
    <w:semiHidden/>
    <w:rsid w:val="00C11616"/>
    <w:rPr>
      <w:b/>
      <w:bCs/>
      <w:sz w:val="20"/>
      <w:szCs w:val="20"/>
    </w:rPr>
  </w:style>
  <w:style w:type="paragraph" w:styleId="BalloonText">
    <w:name w:val="Balloon Text"/>
    <w:basedOn w:val="Normal"/>
    <w:link w:val="BalloonTextChar"/>
    <w:uiPriority w:val="99"/>
    <w:semiHidden/>
    <w:unhideWhenUsed/>
    <w:rsid w:val="00C116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1616"/>
    <w:rPr>
      <w:rFonts w:ascii="Tahoma" w:hAnsi="Tahoma" w:cs="Tahoma"/>
      <w:sz w:val="16"/>
      <w:szCs w:val="16"/>
    </w:rPr>
  </w:style>
  <w:style w:type="paragraph" w:styleId="Header">
    <w:name w:val="header"/>
    <w:basedOn w:val="Normal"/>
    <w:link w:val="HeaderChar"/>
    <w:uiPriority w:val="99"/>
    <w:unhideWhenUsed/>
    <w:rsid w:val="00E12566"/>
    <w:pPr>
      <w:tabs>
        <w:tab w:val="center" w:pos="4680"/>
        <w:tab w:val="right" w:pos="9360"/>
      </w:tabs>
      <w:spacing w:line="240" w:lineRule="auto"/>
    </w:pPr>
  </w:style>
  <w:style w:type="character" w:customStyle="1" w:styleId="HeaderChar">
    <w:name w:val="Header Char"/>
    <w:basedOn w:val="DefaultParagraphFont"/>
    <w:link w:val="Header"/>
    <w:uiPriority w:val="99"/>
    <w:rsid w:val="00E12566"/>
  </w:style>
  <w:style w:type="paragraph" w:styleId="Footer">
    <w:name w:val="footer"/>
    <w:basedOn w:val="Normal"/>
    <w:link w:val="FooterChar"/>
    <w:uiPriority w:val="99"/>
    <w:unhideWhenUsed/>
    <w:rsid w:val="00E12566"/>
    <w:pPr>
      <w:tabs>
        <w:tab w:val="center" w:pos="4680"/>
        <w:tab w:val="right" w:pos="9360"/>
      </w:tabs>
      <w:spacing w:line="240" w:lineRule="auto"/>
    </w:pPr>
  </w:style>
  <w:style w:type="character" w:customStyle="1" w:styleId="FooterChar">
    <w:name w:val="Footer Char"/>
    <w:basedOn w:val="DefaultParagraphFont"/>
    <w:link w:val="Footer"/>
    <w:uiPriority w:val="99"/>
    <w:rsid w:val="00E12566"/>
  </w:style>
  <w:style w:type="paragraph" w:styleId="ListParagraph">
    <w:name w:val="List Paragraph"/>
    <w:basedOn w:val="Normal"/>
    <w:uiPriority w:val="1"/>
    <w:qFormat/>
    <w:rsid w:val="00E12566"/>
    <w:pPr>
      <w:widowControl w:val="0"/>
      <w:spacing w:line="240" w:lineRule="auto"/>
    </w:pPr>
    <w:rPr>
      <w:rFonts w:asciiTheme="minorHAnsi" w:eastAsiaTheme="minorHAnsi" w:hAnsiTheme="minorHAnsi" w:cstheme="minorBidi"/>
    </w:rPr>
  </w:style>
  <w:style w:type="paragraph" w:styleId="BodyText">
    <w:name w:val="Body Text"/>
    <w:basedOn w:val="Normal"/>
    <w:link w:val="BodyTextChar"/>
    <w:uiPriority w:val="1"/>
    <w:qFormat/>
    <w:rsid w:val="00E12566"/>
    <w:pPr>
      <w:widowControl w:val="0"/>
      <w:spacing w:line="240" w:lineRule="auto"/>
      <w:ind w:left="1660" w:hanging="360"/>
    </w:pPr>
    <w:rPr>
      <w:rFonts w:ascii="Cambria" w:eastAsia="Cambria" w:hAnsi="Cambria" w:cstheme="minorBidi"/>
      <w:sz w:val="20"/>
      <w:szCs w:val="20"/>
    </w:rPr>
  </w:style>
  <w:style w:type="character" w:customStyle="1" w:styleId="BodyTextChar">
    <w:name w:val="Body Text Char"/>
    <w:basedOn w:val="DefaultParagraphFont"/>
    <w:link w:val="BodyText"/>
    <w:uiPriority w:val="1"/>
    <w:rsid w:val="00E12566"/>
    <w:rPr>
      <w:rFonts w:ascii="Cambria" w:eastAsia="Cambria" w:hAnsi="Cambria" w:cstheme="minorBid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C11616"/>
    <w:rPr>
      <w:sz w:val="16"/>
      <w:szCs w:val="16"/>
    </w:rPr>
  </w:style>
  <w:style w:type="paragraph" w:styleId="CommentText">
    <w:name w:val="annotation text"/>
    <w:basedOn w:val="Normal"/>
    <w:link w:val="CommentTextChar"/>
    <w:uiPriority w:val="99"/>
    <w:semiHidden/>
    <w:unhideWhenUsed/>
    <w:rsid w:val="00C11616"/>
    <w:pPr>
      <w:spacing w:line="240" w:lineRule="auto"/>
    </w:pPr>
    <w:rPr>
      <w:sz w:val="20"/>
      <w:szCs w:val="20"/>
    </w:rPr>
  </w:style>
  <w:style w:type="character" w:customStyle="1" w:styleId="CommentTextChar">
    <w:name w:val="Comment Text Char"/>
    <w:basedOn w:val="DefaultParagraphFont"/>
    <w:link w:val="CommentText"/>
    <w:uiPriority w:val="99"/>
    <w:semiHidden/>
    <w:rsid w:val="00C11616"/>
    <w:rPr>
      <w:sz w:val="20"/>
      <w:szCs w:val="20"/>
    </w:rPr>
  </w:style>
  <w:style w:type="paragraph" w:styleId="CommentSubject">
    <w:name w:val="annotation subject"/>
    <w:basedOn w:val="CommentText"/>
    <w:next w:val="CommentText"/>
    <w:link w:val="CommentSubjectChar"/>
    <w:uiPriority w:val="99"/>
    <w:semiHidden/>
    <w:unhideWhenUsed/>
    <w:rsid w:val="00C11616"/>
    <w:rPr>
      <w:b/>
      <w:bCs/>
    </w:rPr>
  </w:style>
  <w:style w:type="character" w:customStyle="1" w:styleId="CommentSubjectChar">
    <w:name w:val="Comment Subject Char"/>
    <w:basedOn w:val="CommentTextChar"/>
    <w:link w:val="CommentSubject"/>
    <w:uiPriority w:val="99"/>
    <w:semiHidden/>
    <w:rsid w:val="00C11616"/>
    <w:rPr>
      <w:b/>
      <w:bCs/>
      <w:sz w:val="20"/>
      <w:szCs w:val="20"/>
    </w:rPr>
  </w:style>
  <w:style w:type="paragraph" w:styleId="BalloonText">
    <w:name w:val="Balloon Text"/>
    <w:basedOn w:val="Normal"/>
    <w:link w:val="BalloonTextChar"/>
    <w:uiPriority w:val="99"/>
    <w:semiHidden/>
    <w:unhideWhenUsed/>
    <w:rsid w:val="00C116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1616"/>
    <w:rPr>
      <w:rFonts w:ascii="Tahoma" w:hAnsi="Tahoma" w:cs="Tahoma"/>
      <w:sz w:val="16"/>
      <w:szCs w:val="16"/>
    </w:rPr>
  </w:style>
  <w:style w:type="paragraph" w:styleId="Header">
    <w:name w:val="header"/>
    <w:basedOn w:val="Normal"/>
    <w:link w:val="HeaderChar"/>
    <w:uiPriority w:val="99"/>
    <w:unhideWhenUsed/>
    <w:rsid w:val="00E12566"/>
    <w:pPr>
      <w:tabs>
        <w:tab w:val="center" w:pos="4680"/>
        <w:tab w:val="right" w:pos="9360"/>
      </w:tabs>
      <w:spacing w:line="240" w:lineRule="auto"/>
    </w:pPr>
  </w:style>
  <w:style w:type="character" w:customStyle="1" w:styleId="HeaderChar">
    <w:name w:val="Header Char"/>
    <w:basedOn w:val="DefaultParagraphFont"/>
    <w:link w:val="Header"/>
    <w:uiPriority w:val="99"/>
    <w:rsid w:val="00E12566"/>
  </w:style>
  <w:style w:type="paragraph" w:styleId="Footer">
    <w:name w:val="footer"/>
    <w:basedOn w:val="Normal"/>
    <w:link w:val="FooterChar"/>
    <w:uiPriority w:val="99"/>
    <w:unhideWhenUsed/>
    <w:rsid w:val="00E12566"/>
    <w:pPr>
      <w:tabs>
        <w:tab w:val="center" w:pos="4680"/>
        <w:tab w:val="right" w:pos="9360"/>
      </w:tabs>
      <w:spacing w:line="240" w:lineRule="auto"/>
    </w:pPr>
  </w:style>
  <w:style w:type="character" w:customStyle="1" w:styleId="FooterChar">
    <w:name w:val="Footer Char"/>
    <w:basedOn w:val="DefaultParagraphFont"/>
    <w:link w:val="Footer"/>
    <w:uiPriority w:val="99"/>
    <w:rsid w:val="00E12566"/>
  </w:style>
  <w:style w:type="paragraph" w:styleId="ListParagraph">
    <w:name w:val="List Paragraph"/>
    <w:basedOn w:val="Normal"/>
    <w:uiPriority w:val="1"/>
    <w:qFormat/>
    <w:rsid w:val="00E12566"/>
    <w:pPr>
      <w:widowControl w:val="0"/>
      <w:spacing w:line="240" w:lineRule="auto"/>
    </w:pPr>
    <w:rPr>
      <w:rFonts w:asciiTheme="minorHAnsi" w:eastAsiaTheme="minorHAnsi" w:hAnsiTheme="minorHAnsi" w:cstheme="minorBidi"/>
    </w:rPr>
  </w:style>
  <w:style w:type="paragraph" w:styleId="BodyText">
    <w:name w:val="Body Text"/>
    <w:basedOn w:val="Normal"/>
    <w:link w:val="BodyTextChar"/>
    <w:uiPriority w:val="1"/>
    <w:qFormat/>
    <w:rsid w:val="00E12566"/>
    <w:pPr>
      <w:widowControl w:val="0"/>
      <w:spacing w:line="240" w:lineRule="auto"/>
      <w:ind w:left="1660" w:hanging="360"/>
    </w:pPr>
    <w:rPr>
      <w:rFonts w:ascii="Cambria" w:eastAsia="Cambria" w:hAnsi="Cambria" w:cstheme="minorBidi"/>
      <w:sz w:val="20"/>
      <w:szCs w:val="20"/>
    </w:rPr>
  </w:style>
  <w:style w:type="character" w:customStyle="1" w:styleId="BodyTextChar">
    <w:name w:val="Body Text Char"/>
    <w:basedOn w:val="DefaultParagraphFont"/>
    <w:link w:val="BodyText"/>
    <w:uiPriority w:val="1"/>
    <w:rsid w:val="00E12566"/>
    <w:rPr>
      <w:rFonts w:ascii="Cambria" w:eastAsia="Cambria" w:hAnsi="Cambria"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4FE0C616-83FF-4443-9CEB-DBBAABD3708C}"/>
</file>

<file path=customXml/itemProps2.xml><?xml version="1.0" encoding="utf-8"?>
<ds:datastoreItem xmlns:ds="http://schemas.openxmlformats.org/officeDocument/2006/customXml" ds:itemID="{FFB8EEE4-6D8D-40B9-AE79-E4B82FACF48F}"/>
</file>

<file path=customXml/itemProps3.xml><?xml version="1.0" encoding="utf-8"?>
<ds:datastoreItem xmlns:ds="http://schemas.openxmlformats.org/officeDocument/2006/customXml" ds:itemID="{1CF5B678-E2A3-479A-9746-A19964E823C3}"/>
</file>

<file path=docProps/app.xml><?xml version="1.0" encoding="utf-8"?>
<Properties xmlns="http://schemas.openxmlformats.org/officeDocument/2006/extended-properties" xmlns:vt="http://schemas.openxmlformats.org/officeDocument/2006/docPropsVTypes">
  <Template>Normal</Template>
  <TotalTime>1</TotalTime>
  <Pages>3</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Pena</dc:creator>
  <cp:lastModifiedBy>Diana C. Cartagena</cp:lastModifiedBy>
  <cp:revision>3</cp:revision>
  <dcterms:created xsi:type="dcterms:W3CDTF">2018-11-14T22:42:00Z</dcterms:created>
  <dcterms:modified xsi:type="dcterms:W3CDTF">2019-01-31T16:32:00Z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113000</vt:r8>
  </property>
</Properties>
</file>