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comments.xml" ContentType="application/vnd.openxmlformats-officedocument.wordprocessingml.comments+xml"/>
  <Override PartName="/word/glossary/settings.xml" ContentType="application/vnd.openxmlformats-officedocument.wordprocessingml.settings+xml"/>
  <Override PartName="/word/settings.xml" ContentType="application/vnd.openxmlformats-officedocument.wordprocessingml.settings+xml"/>
  <Override PartName="/word/glossary/document.xml" ContentType="application/vnd.openxmlformats-officedocument.wordprocessingml.document.glossary+xml"/>
  <Override PartName="/docProps/app.xml" ContentType="application/vnd.openxmlformats-officedocument.extended-propertie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glossary/styles.xml" ContentType="application/vnd.openxmlformats-officedocument.wordprocessingml.styles+xml"/>
  <Override PartName="/word/glossary/fontTable.xml" ContentType="application/vnd.openxmlformats-officedocument.wordprocessingml.fontTable+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word/glossary/stylesWithEffects.xml" ContentType="application/vnd.ms-word.stylesWithEffect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4BA" w:rsidRDefault="00943071" w:rsidP="005F44BA">
      <w:pPr>
        <w:pStyle w:val="NoSpacing"/>
        <w:rPr>
          <w:rFonts w:ascii="Times New Roman" w:hAnsi="Times New Roman" w:cs="Times New Roman"/>
          <w:sz w:val="22"/>
        </w:rPr>
      </w:pPr>
      <w:bookmarkStart w:id="0" w:name="_GoBack"/>
      <w:bookmarkEnd w:id="0"/>
      <w:r>
        <w:rPr>
          <w:rFonts w:ascii="Times New Roman" w:hAnsi="Times New Roman" w:cs="Times New Roman"/>
          <w:sz w:val="22"/>
        </w:rPr>
        <w:t>Date</w:t>
      </w:r>
    </w:p>
    <w:p w:rsidR="00943071" w:rsidRPr="00784876" w:rsidRDefault="00943071" w:rsidP="005F44BA">
      <w:pPr>
        <w:pStyle w:val="NoSpacing"/>
        <w:rPr>
          <w:rFonts w:ascii="Times New Roman" w:hAnsi="Times New Roman" w:cs="Times New Roman"/>
          <w:sz w:val="22"/>
        </w:rPr>
      </w:pPr>
    </w:p>
    <w:p w:rsidR="00C65389" w:rsidRPr="00784876" w:rsidRDefault="000A361C" w:rsidP="005F44BA">
      <w:pPr>
        <w:pStyle w:val="NoSpacing"/>
        <w:rPr>
          <w:rFonts w:ascii="Times New Roman" w:hAnsi="Times New Roman" w:cs="Times New Roman"/>
          <w:sz w:val="22"/>
        </w:rPr>
      </w:pPr>
      <w:r w:rsidRPr="00784876">
        <w:rPr>
          <w:rFonts w:ascii="Times New Roman" w:hAnsi="Times New Roman" w:cs="Times New Roman"/>
          <w:sz w:val="22"/>
        </w:rPr>
        <w:t>Name</w:t>
      </w:r>
    </w:p>
    <w:p w:rsidR="00943071" w:rsidRDefault="00943071" w:rsidP="005F44BA">
      <w:pPr>
        <w:pStyle w:val="NoSpacing"/>
        <w:rPr>
          <w:rFonts w:ascii="Times New Roman" w:hAnsi="Times New Roman" w:cs="Times New Roman"/>
          <w:sz w:val="22"/>
        </w:rPr>
      </w:pPr>
      <w:r>
        <w:rPr>
          <w:rFonts w:ascii="Times New Roman" w:hAnsi="Times New Roman" w:cs="Times New Roman"/>
          <w:sz w:val="22"/>
        </w:rPr>
        <w:t>Title/Office</w:t>
      </w:r>
    </w:p>
    <w:p w:rsidR="005F44BA" w:rsidRPr="00784876" w:rsidRDefault="000A361C" w:rsidP="005F44BA">
      <w:pPr>
        <w:pStyle w:val="NoSpacing"/>
        <w:rPr>
          <w:rFonts w:ascii="Times New Roman" w:hAnsi="Times New Roman" w:cs="Times New Roman"/>
          <w:sz w:val="22"/>
        </w:rPr>
      </w:pPr>
      <w:r w:rsidRPr="00784876">
        <w:rPr>
          <w:rFonts w:ascii="Times New Roman" w:hAnsi="Times New Roman" w:cs="Times New Roman"/>
          <w:sz w:val="22"/>
        </w:rPr>
        <w:t>Address</w:t>
      </w:r>
    </w:p>
    <w:p w:rsidR="000A361C" w:rsidRPr="00784876" w:rsidRDefault="000A361C" w:rsidP="005F44BA">
      <w:pPr>
        <w:pStyle w:val="NoSpacing"/>
        <w:rPr>
          <w:rFonts w:ascii="Times New Roman" w:hAnsi="Times New Roman" w:cs="Times New Roman"/>
          <w:sz w:val="22"/>
        </w:rPr>
      </w:pPr>
      <w:r w:rsidRPr="00784876">
        <w:rPr>
          <w:rFonts w:ascii="Times New Roman" w:hAnsi="Times New Roman" w:cs="Times New Roman"/>
          <w:sz w:val="22"/>
        </w:rPr>
        <w:t xml:space="preserve">Address </w:t>
      </w:r>
    </w:p>
    <w:p w:rsidR="005F44BA" w:rsidRPr="00784876" w:rsidRDefault="005F44BA" w:rsidP="005F44BA">
      <w:pPr>
        <w:pStyle w:val="NoSpacing"/>
        <w:rPr>
          <w:rFonts w:ascii="Times New Roman" w:hAnsi="Times New Roman" w:cs="Times New Roman"/>
          <w:sz w:val="22"/>
        </w:rPr>
      </w:pPr>
    </w:p>
    <w:p w:rsidR="00860A30" w:rsidRPr="00784876" w:rsidRDefault="005F44BA" w:rsidP="005F44BA">
      <w:pPr>
        <w:pStyle w:val="NoSpacing"/>
        <w:rPr>
          <w:ins w:id="1" w:author="Penelope Kim" w:date="2016-06-30T10:56:00Z"/>
          <w:rFonts w:ascii="Times New Roman" w:hAnsi="Times New Roman" w:cs="Times New Roman"/>
          <w:sz w:val="22"/>
        </w:rPr>
      </w:pPr>
      <w:r w:rsidRPr="00784876">
        <w:rPr>
          <w:rFonts w:ascii="Times New Roman" w:hAnsi="Times New Roman" w:cs="Times New Roman"/>
          <w:sz w:val="22"/>
        </w:rPr>
        <w:t xml:space="preserve">Dear </w:t>
      </w:r>
      <w:r w:rsidR="000A361C" w:rsidRPr="00784876">
        <w:rPr>
          <w:rFonts w:ascii="Times New Roman" w:hAnsi="Times New Roman" w:cs="Times New Roman"/>
          <w:sz w:val="22"/>
        </w:rPr>
        <w:t>____</w:t>
      </w:r>
      <w:r w:rsidR="00F6435E" w:rsidRPr="00784876">
        <w:rPr>
          <w:rFonts w:ascii="Times New Roman" w:hAnsi="Times New Roman" w:cs="Times New Roman"/>
          <w:sz w:val="22"/>
        </w:rPr>
        <w:t>,</w:t>
      </w:r>
    </w:p>
    <w:p w:rsidR="000A361C" w:rsidRPr="00784876" w:rsidRDefault="000A361C" w:rsidP="00860A30">
      <w:pPr>
        <w:pStyle w:val="NoSpacing"/>
        <w:rPr>
          <w:rFonts w:ascii="Times New Roman" w:hAnsi="Times New Roman" w:cs="Times New Roman"/>
          <w:sz w:val="22"/>
        </w:rPr>
      </w:pPr>
    </w:p>
    <w:p w:rsidR="00F6435E" w:rsidRPr="00784876" w:rsidRDefault="002425C1" w:rsidP="000A361C">
      <w:pPr>
        <w:spacing w:line="240" w:lineRule="auto"/>
        <w:rPr>
          <w:rFonts w:ascii="Times New Roman" w:hAnsi="Times New Roman" w:cs="Times New Roman"/>
          <w:sz w:val="22"/>
        </w:rPr>
      </w:pPr>
      <w:r w:rsidRPr="00784876">
        <w:rPr>
          <w:rFonts w:ascii="Times New Roman" w:hAnsi="Times New Roman" w:cs="Times New Roman"/>
          <w:sz w:val="22"/>
        </w:rPr>
        <w:t>We are pleased to inform you that i</w:t>
      </w:r>
      <w:r w:rsidR="000A361C" w:rsidRPr="00784876">
        <w:rPr>
          <w:rFonts w:ascii="Times New Roman" w:hAnsi="Times New Roman" w:cs="Times New Roman"/>
          <w:sz w:val="22"/>
        </w:rPr>
        <w:t>n response</w:t>
      </w:r>
      <w:r w:rsidRPr="00784876">
        <w:rPr>
          <w:rFonts w:ascii="Times New Roman" w:hAnsi="Times New Roman" w:cs="Times New Roman"/>
          <w:sz w:val="22"/>
        </w:rPr>
        <w:t xml:space="preserve"> to your grant application for </w:t>
      </w:r>
      <w:ins w:id="2" w:author="Penelope Kim" w:date="2016-09-12T13:12:00Z">
        <w:r w:rsidR="00605EEA">
          <w:rPr>
            <w:rFonts w:ascii="Times New Roman" w:hAnsi="Times New Roman" w:cs="Times New Roman"/>
            <w:sz w:val="22"/>
          </w:rPr>
          <w:t xml:space="preserve">Competition #X: _____ of </w:t>
        </w:r>
      </w:ins>
      <w:r w:rsidRPr="00784876">
        <w:rPr>
          <w:rFonts w:ascii="Times New Roman" w:hAnsi="Times New Roman" w:cs="Times New Roman"/>
          <w:sz w:val="22"/>
        </w:rPr>
        <w:t>the 100</w:t>
      </w:r>
      <w:ins w:id="3" w:author="Penelope Kim" w:date="2016-06-30T10:08:00Z">
        <w:r w:rsidR="00912281" w:rsidRPr="00784876">
          <w:rPr>
            <w:rFonts w:ascii="Times New Roman" w:hAnsi="Times New Roman" w:cs="Times New Roman"/>
            <w:sz w:val="22"/>
          </w:rPr>
          <w:t>,000 Strong in the Americas Innovation Fund</w:t>
        </w:r>
      </w:ins>
      <w:ins w:id="4" w:author="Penelope Kim" w:date="2016-09-12T13:13:00Z">
        <w:r w:rsidR="00605EEA">
          <w:rPr>
            <w:rFonts w:ascii="Times New Roman" w:hAnsi="Times New Roman" w:cs="Times New Roman"/>
            <w:sz w:val="22"/>
          </w:rPr>
          <w:t xml:space="preserve"> </w:t>
        </w:r>
      </w:ins>
      <w:ins w:id="5" w:author="Penelope Kim" w:date="2016-09-12T13:12:00Z">
        <w:r w:rsidR="00605EEA" w:rsidRPr="00784876">
          <w:rPr>
            <w:rFonts w:ascii="Times New Roman" w:hAnsi="Times New Roman" w:cs="Times New Roman"/>
            <w:sz w:val="22"/>
          </w:rPr>
          <w:t>(Grantor)</w:t>
        </w:r>
      </w:ins>
      <w:ins w:id="6" w:author="Penelope Kim" w:date="2016-09-12T13:13:00Z">
        <w:r w:rsidR="00605EEA">
          <w:rPr>
            <w:rFonts w:ascii="Times New Roman" w:hAnsi="Times New Roman" w:cs="Times New Roman"/>
            <w:sz w:val="22"/>
          </w:rPr>
          <w:t xml:space="preserve">. </w:t>
        </w:r>
      </w:ins>
      <w:r w:rsidR="00E1654E" w:rsidRPr="00784876">
        <w:rPr>
          <w:rFonts w:ascii="Times New Roman" w:hAnsi="Times New Roman" w:cs="Times New Roman"/>
          <w:sz w:val="22"/>
        </w:rPr>
        <w:t>Partners of the Americas Foundation</w:t>
      </w:r>
      <w:r w:rsidR="008B770E" w:rsidRPr="00784876">
        <w:rPr>
          <w:rFonts w:ascii="Times New Roman" w:hAnsi="Times New Roman" w:cs="Times New Roman"/>
          <w:sz w:val="22"/>
        </w:rPr>
        <w:t xml:space="preserve"> (Partners</w:t>
      </w:r>
      <w:r w:rsidR="000A361C" w:rsidRPr="00784876">
        <w:rPr>
          <w:rFonts w:ascii="Times New Roman" w:hAnsi="Times New Roman" w:cs="Times New Roman"/>
          <w:sz w:val="22"/>
        </w:rPr>
        <w:t>) is pleased to award</w:t>
      </w:r>
      <w:r w:rsidR="000A361C" w:rsidRPr="00605EEA">
        <w:rPr>
          <w:rFonts w:ascii="Times New Roman" w:hAnsi="Times New Roman" w:cs="Times New Roman"/>
          <w:b/>
          <w:sz w:val="22"/>
        </w:rPr>
        <w:t xml:space="preserve"> </w:t>
      </w:r>
      <w:ins w:id="7" w:author="Penelope Kim" w:date="2016-09-12T13:13:00Z">
        <w:r w:rsidR="00605EEA" w:rsidRPr="00605EEA">
          <w:rPr>
            <w:rFonts w:ascii="Times New Roman" w:hAnsi="Times New Roman" w:cs="Times New Roman"/>
            <w:b/>
            <w:sz w:val="22"/>
          </w:rPr>
          <w:t>NAME OF HEI</w:t>
        </w:r>
      </w:ins>
      <w:r w:rsidR="006E269F" w:rsidRPr="00605EEA">
        <w:rPr>
          <w:rFonts w:ascii="Times New Roman" w:hAnsi="Times New Roman" w:cs="Times New Roman"/>
          <w:b/>
          <w:sz w:val="22"/>
        </w:rPr>
        <w:t xml:space="preserve"> (Grantee)</w:t>
      </w:r>
      <w:r w:rsidR="006E269F" w:rsidRPr="00784876">
        <w:rPr>
          <w:rFonts w:ascii="Times New Roman" w:hAnsi="Times New Roman" w:cs="Times New Roman"/>
          <w:sz w:val="22"/>
        </w:rPr>
        <w:t xml:space="preserve"> </w:t>
      </w:r>
      <w:del w:id="8" w:author="Penelope Kim" w:date="2016-06-30T10:13:00Z">
        <w:r w:rsidR="000A361C" w:rsidRPr="00784876" w:rsidDel="00912281">
          <w:rPr>
            <w:rFonts w:ascii="Times New Roman" w:hAnsi="Times New Roman" w:cs="Times New Roman"/>
            <w:sz w:val="22"/>
          </w:rPr>
          <w:delText xml:space="preserve">this </w:delText>
        </w:r>
      </w:del>
      <w:ins w:id="9" w:author="Penelope Kim" w:date="2016-06-30T10:13:00Z">
        <w:r w:rsidR="00912281" w:rsidRPr="00784876">
          <w:rPr>
            <w:rFonts w:ascii="Times New Roman" w:hAnsi="Times New Roman" w:cs="Times New Roman"/>
            <w:sz w:val="22"/>
          </w:rPr>
          <w:t xml:space="preserve">a </w:t>
        </w:r>
      </w:ins>
      <w:r w:rsidR="000A361C" w:rsidRPr="00784876">
        <w:rPr>
          <w:rFonts w:ascii="Times New Roman" w:hAnsi="Times New Roman" w:cs="Times New Roman"/>
          <w:sz w:val="22"/>
        </w:rPr>
        <w:t xml:space="preserve">small grant in the amount of </w:t>
      </w:r>
      <w:del w:id="10" w:author="Penelope Kim" w:date="2016-07-11T16:39:00Z">
        <w:r w:rsidR="000A361C" w:rsidRPr="00784876" w:rsidDel="008911C0">
          <w:rPr>
            <w:rFonts w:ascii="Times New Roman" w:hAnsi="Times New Roman" w:cs="Times New Roman"/>
            <w:sz w:val="22"/>
          </w:rPr>
          <w:delText xml:space="preserve">$____________ </w:delText>
        </w:r>
      </w:del>
      <w:ins w:id="11" w:author="Penelope Kim" w:date="2016-07-11T16:39:00Z">
        <w:r w:rsidR="008911C0" w:rsidRPr="00784876">
          <w:rPr>
            <w:rFonts w:ascii="Times New Roman" w:hAnsi="Times New Roman" w:cs="Times New Roman"/>
            <w:sz w:val="22"/>
          </w:rPr>
          <w:t>$</w:t>
        </w:r>
      </w:ins>
      <w:ins w:id="12" w:author="Penelope Kim" w:date="2016-09-12T13:14:00Z">
        <w:r w:rsidR="00605EEA">
          <w:rPr>
            <w:rFonts w:ascii="Times New Roman" w:hAnsi="Times New Roman" w:cs="Times New Roman"/>
            <w:sz w:val="22"/>
          </w:rPr>
          <w:t xml:space="preserve">XXX </w:t>
        </w:r>
      </w:ins>
      <w:ins w:id="13" w:author="Penelope Kim" w:date="2016-06-30T12:30:00Z">
        <w:r w:rsidR="003652A2">
          <w:rPr>
            <w:rFonts w:ascii="Times New Roman" w:hAnsi="Times New Roman" w:cs="Times New Roman"/>
            <w:sz w:val="22"/>
          </w:rPr>
          <w:t xml:space="preserve">to implement </w:t>
        </w:r>
      </w:ins>
      <w:ins w:id="14" w:author="Penelope Kim" w:date="2016-09-12T13:14:00Z">
        <w:r w:rsidR="00605EEA" w:rsidRPr="00605EEA">
          <w:rPr>
            <w:rFonts w:ascii="Times New Roman" w:hAnsi="Times New Roman" w:cs="Times New Roman"/>
            <w:i/>
            <w:sz w:val="22"/>
          </w:rPr>
          <w:t>TITLE OF PROJECT</w:t>
        </w:r>
        <w:r w:rsidR="00605EEA">
          <w:rPr>
            <w:rFonts w:ascii="Times New Roman" w:hAnsi="Times New Roman" w:cs="Times New Roman"/>
            <w:sz w:val="22"/>
          </w:rPr>
          <w:t xml:space="preserve"> </w:t>
        </w:r>
      </w:ins>
      <w:del w:id="15" w:author="Penelope Kim" w:date="2016-06-30T12:31:00Z">
        <w:r w:rsidR="00807CC0" w:rsidRPr="00784876" w:rsidDel="003652A2">
          <w:rPr>
            <w:rFonts w:ascii="Times New Roman" w:hAnsi="Times New Roman" w:cs="Times New Roman"/>
            <w:sz w:val="22"/>
          </w:rPr>
          <w:delText>for the attached grant proposal</w:delText>
        </w:r>
      </w:del>
      <w:ins w:id="16" w:author="Penelope Kim" w:date="2016-06-30T11:55:00Z">
        <w:r w:rsidR="00784876">
          <w:rPr>
            <w:rFonts w:ascii="Times New Roman" w:hAnsi="Times New Roman" w:cs="Times New Roman"/>
            <w:sz w:val="22"/>
          </w:rPr>
          <w:t>(Project)</w:t>
        </w:r>
      </w:ins>
      <w:ins w:id="17" w:author="Penelope Kim" w:date="2016-07-11T16:52:00Z">
        <w:r w:rsidR="003B6154">
          <w:rPr>
            <w:rFonts w:ascii="Times New Roman" w:hAnsi="Times New Roman" w:cs="Times New Roman"/>
            <w:sz w:val="22"/>
          </w:rPr>
          <w:t xml:space="preserve"> and the activities described in the grant proposal</w:t>
        </w:r>
      </w:ins>
      <w:ins w:id="18" w:author="Penelope Kim" w:date="2016-08-01T11:43:00Z">
        <w:r w:rsidR="00A6559B">
          <w:rPr>
            <w:rFonts w:ascii="Times New Roman" w:hAnsi="Times New Roman" w:cs="Times New Roman"/>
            <w:sz w:val="22"/>
          </w:rPr>
          <w:t xml:space="preserve"> </w:t>
        </w:r>
        <w:r w:rsidR="00A6559B" w:rsidRPr="00784876">
          <w:rPr>
            <w:rFonts w:ascii="Times New Roman" w:hAnsi="Times New Roman" w:cs="Times New Roman"/>
            <w:sz w:val="22"/>
          </w:rPr>
          <w:t>(Attachment 1)</w:t>
        </w:r>
      </w:ins>
      <w:r w:rsidR="000A361C" w:rsidRPr="00784876">
        <w:rPr>
          <w:rFonts w:ascii="Times New Roman" w:hAnsi="Times New Roman" w:cs="Times New Roman"/>
          <w:sz w:val="22"/>
        </w:rPr>
        <w:t xml:space="preserve">. </w:t>
      </w:r>
    </w:p>
    <w:p w:rsidR="005F44BA" w:rsidRPr="00784876" w:rsidRDefault="005F44BA" w:rsidP="005F44BA">
      <w:pPr>
        <w:pStyle w:val="NoSpacing"/>
        <w:rPr>
          <w:rFonts w:ascii="Times New Roman" w:hAnsi="Times New Roman" w:cs="Times New Roman"/>
          <w:sz w:val="22"/>
        </w:rPr>
      </w:pPr>
    </w:p>
    <w:p w:rsidR="005F44BA" w:rsidRPr="00784876" w:rsidRDefault="00E11B62" w:rsidP="00410A62">
      <w:pPr>
        <w:pStyle w:val="NoSpacing"/>
        <w:numPr>
          <w:ilvl w:val="0"/>
          <w:numId w:val="12"/>
        </w:numPr>
        <w:rPr>
          <w:rFonts w:ascii="Times New Roman" w:hAnsi="Times New Roman" w:cs="Times New Roman"/>
          <w:b/>
          <w:sz w:val="22"/>
        </w:rPr>
      </w:pPr>
      <w:r w:rsidRPr="00784876">
        <w:rPr>
          <w:rFonts w:ascii="Times New Roman" w:hAnsi="Times New Roman" w:cs="Times New Roman"/>
          <w:b/>
          <w:sz w:val="22"/>
        </w:rPr>
        <w:t>Purpose of Agreement</w:t>
      </w:r>
      <w:r w:rsidR="005F44BA" w:rsidRPr="00784876">
        <w:rPr>
          <w:rFonts w:ascii="Times New Roman" w:hAnsi="Times New Roman" w:cs="Times New Roman"/>
          <w:b/>
          <w:sz w:val="22"/>
        </w:rPr>
        <w:t xml:space="preserve"> </w:t>
      </w:r>
    </w:p>
    <w:p w:rsidR="00E11B62" w:rsidRPr="00784876" w:rsidRDefault="00E11B62" w:rsidP="00EC013F">
      <w:pPr>
        <w:pStyle w:val="NoSpacing"/>
        <w:ind w:left="360"/>
        <w:rPr>
          <w:rFonts w:ascii="Times New Roman" w:hAnsi="Times New Roman" w:cs="Times New Roman"/>
          <w:sz w:val="22"/>
        </w:rPr>
      </w:pPr>
      <w:r w:rsidRPr="00784876">
        <w:rPr>
          <w:rFonts w:ascii="Times New Roman" w:hAnsi="Times New Roman" w:cs="Times New Roman"/>
          <w:sz w:val="22"/>
        </w:rPr>
        <w:t xml:space="preserve">The purpose of this Agreement is to provide </w:t>
      </w:r>
      <w:r w:rsidR="002425C1" w:rsidRPr="00784876">
        <w:rPr>
          <w:rFonts w:ascii="Times New Roman" w:hAnsi="Times New Roman" w:cs="Times New Roman"/>
          <w:sz w:val="22"/>
        </w:rPr>
        <w:t xml:space="preserve">general guidelines for the </w:t>
      </w:r>
      <w:r w:rsidR="003800DE" w:rsidRPr="00784876">
        <w:rPr>
          <w:rFonts w:ascii="Times New Roman" w:hAnsi="Times New Roman" w:cs="Times New Roman"/>
          <w:sz w:val="22"/>
        </w:rPr>
        <w:t xml:space="preserve">grant </w:t>
      </w:r>
      <w:r w:rsidR="002425C1" w:rsidRPr="00784876">
        <w:rPr>
          <w:rFonts w:ascii="Times New Roman" w:hAnsi="Times New Roman" w:cs="Times New Roman"/>
          <w:sz w:val="22"/>
        </w:rPr>
        <w:t>award</w:t>
      </w:r>
      <w:r w:rsidRPr="00784876">
        <w:rPr>
          <w:rFonts w:ascii="Times New Roman" w:hAnsi="Times New Roman" w:cs="Times New Roman"/>
          <w:sz w:val="22"/>
        </w:rPr>
        <w:t>.</w:t>
      </w:r>
    </w:p>
    <w:p w:rsidR="00E11B62" w:rsidRPr="00784876" w:rsidRDefault="00E11B62" w:rsidP="00E11B62">
      <w:pPr>
        <w:pStyle w:val="NoSpacing"/>
        <w:rPr>
          <w:rFonts w:ascii="Times New Roman" w:hAnsi="Times New Roman" w:cs="Times New Roman"/>
          <w:sz w:val="22"/>
        </w:rPr>
      </w:pPr>
    </w:p>
    <w:p w:rsidR="005F44BA" w:rsidRPr="00784876" w:rsidRDefault="005F44BA" w:rsidP="00410A62">
      <w:pPr>
        <w:pStyle w:val="NoSpacing"/>
        <w:numPr>
          <w:ilvl w:val="0"/>
          <w:numId w:val="12"/>
        </w:numPr>
        <w:rPr>
          <w:rFonts w:ascii="Times New Roman" w:hAnsi="Times New Roman" w:cs="Times New Roman"/>
          <w:b/>
          <w:sz w:val="22"/>
        </w:rPr>
      </w:pPr>
      <w:r w:rsidRPr="00784876">
        <w:rPr>
          <w:rFonts w:ascii="Times New Roman" w:hAnsi="Times New Roman" w:cs="Times New Roman"/>
          <w:b/>
          <w:sz w:val="22"/>
        </w:rPr>
        <w:t xml:space="preserve">Period of Performance </w:t>
      </w:r>
    </w:p>
    <w:p w:rsidR="005F44BA" w:rsidRPr="00784876" w:rsidRDefault="005F44BA" w:rsidP="00EC013F">
      <w:pPr>
        <w:pStyle w:val="NoSpacing"/>
        <w:ind w:left="360"/>
        <w:rPr>
          <w:rFonts w:ascii="Times New Roman" w:hAnsi="Times New Roman" w:cs="Times New Roman"/>
          <w:sz w:val="22"/>
        </w:rPr>
      </w:pPr>
      <w:r w:rsidRPr="00784876">
        <w:rPr>
          <w:rFonts w:ascii="Times New Roman" w:hAnsi="Times New Roman" w:cs="Times New Roman"/>
          <w:sz w:val="22"/>
        </w:rPr>
        <w:t xml:space="preserve">The anticipated period of </w:t>
      </w:r>
      <w:r w:rsidR="004F5D6F" w:rsidRPr="00784876">
        <w:rPr>
          <w:rFonts w:ascii="Times New Roman" w:hAnsi="Times New Roman" w:cs="Times New Roman"/>
          <w:sz w:val="22"/>
        </w:rPr>
        <w:t xml:space="preserve">this </w:t>
      </w:r>
      <w:r w:rsidR="00410A62" w:rsidRPr="00784876">
        <w:rPr>
          <w:rFonts w:ascii="Times New Roman" w:hAnsi="Times New Roman" w:cs="Times New Roman"/>
          <w:sz w:val="22"/>
        </w:rPr>
        <w:t>A</w:t>
      </w:r>
      <w:r w:rsidR="004F5D6F" w:rsidRPr="00784876">
        <w:rPr>
          <w:rFonts w:ascii="Times New Roman" w:hAnsi="Times New Roman" w:cs="Times New Roman"/>
          <w:sz w:val="22"/>
        </w:rPr>
        <w:t>greement</w:t>
      </w:r>
      <w:ins w:id="19" w:author="Penelope Kim" w:date="2016-06-30T10:17:00Z">
        <w:r w:rsidR="00410A62" w:rsidRPr="00784876">
          <w:rPr>
            <w:rFonts w:ascii="Times New Roman" w:hAnsi="Times New Roman" w:cs="Times New Roman"/>
            <w:sz w:val="22"/>
          </w:rPr>
          <w:t xml:space="preserve"> </w:t>
        </w:r>
      </w:ins>
      <w:r w:rsidR="004F5D6F" w:rsidRPr="00784876">
        <w:rPr>
          <w:rFonts w:ascii="Times New Roman" w:hAnsi="Times New Roman" w:cs="Times New Roman"/>
          <w:sz w:val="22"/>
        </w:rPr>
        <w:t xml:space="preserve">will be between </w:t>
      </w:r>
      <w:r w:rsidR="00505318" w:rsidRPr="00784876">
        <w:rPr>
          <w:rFonts w:ascii="Times New Roman" w:hAnsi="Times New Roman" w:cs="Times New Roman"/>
          <w:sz w:val="22"/>
        </w:rPr>
        <w:t>_______</w:t>
      </w:r>
      <w:r w:rsidR="004F5D6F" w:rsidRPr="00784876">
        <w:rPr>
          <w:rFonts w:ascii="Times New Roman" w:hAnsi="Times New Roman" w:cs="Times New Roman"/>
          <w:sz w:val="22"/>
        </w:rPr>
        <w:t xml:space="preserve"> and </w:t>
      </w:r>
      <w:r w:rsidR="00505318" w:rsidRPr="00784876">
        <w:rPr>
          <w:rFonts w:ascii="Times New Roman" w:hAnsi="Times New Roman" w:cs="Times New Roman"/>
          <w:sz w:val="22"/>
        </w:rPr>
        <w:t>_______</w:t>
      </w:r>
      <w:del w:id="20" w:author="Penelope Kim" w:date="2016-07-11T16:52:00Z">
        <w:r w:rsidR="002425C1" w:rsidRPr="00784876" w:rsidDel="003B6154">
          <w:rPr>
            <w:rFonts w:ascii="Times New Roman" w:hAnsi="Times New Roman" w:cs="Times New Roman"/>
            <w:sz w:val="22"/>
          </w:rPr>
          <w:delText xml:space="preserve"> </w:delText>
        </w:r>
      </w:del>
      <w:del w:id="21" w:author="Penelope Kim" w:date="2016-07-11T16:50:00Z">
        <w:r w:rsidR="002425C1" w:rsidRPr="00784876" w:rsidDel="003B6154">
          <w:rPr>
            <w:rFonts w:ascii="Times New Roman" w:hAnsi="Times New Roman" w:cs="Times New Roman"/>
            <w:sz w:val="22"/>
          </w:rPr>
          <w:delText xml:space="preserve">as stated in your grant </w:delText>
        </w:r>
      </w:del>
      <w:del w:id="22" w:author="Penelope Kim" w:date="2016-06-30T10:20:00Z">
        <w:r w:rsidR="002425C1" w:rsidRPr="00784876" w:rsidDel="00410A62">
          <w:rPr>
            <w:rFonts w:ascii="Times New Roman" w:hAnsi="Times New Roman" w:cs="Times New Roman"/>
            <w:sz w:val="22"/>
          </w:rPr>
          <w:delText>application</w:delText>
        </w:r>
      </w:del>
      <w:ins w:id="23" w:author="Penelope Kim" w:date="2016-07-11T16:52:00Z">
        <w:r w:rsidR="003B6154">
          <w:rPr>
            <w:rFonts w:ascii="Times New Roman" w:hAnsi="Times New Roman" w:cs="Times New Roman"/>
            <w:sz w:val="22"/>
          </w:rPr>
          <w:t>,</w:t>
        </w:r>
      </w:ins>
      <w:ins w:id="24" w:author="Penelope Kim" w:date="2016-07-11T16:50:00Z">
        <w:r w:rsidR="003B6154">
          <w:rPr>
            <w:rFonts w:ascii="Times New Roman" w:hAnsi="Times New Roman" w:cs="Times New Roman"/>
            <w:sz w:val="22"/>
          </w:rPr>
          <w:t xml:space="preserve"> </w:t>
        </w:r>
      </w:ins>
      <w:r w:rsidR="002425C1" w:rsidRPr="00784876">
        <w:rPr>
          <w:rFonts w:ascii="Times New Roman" w:hAnsi="Times New Roman" w:cs="Times New Roman"/>
          <w:sz w:val="22"/>
        </w:rPr>
        <w:t>and can be extended as necessary</w:t>
      </w:r>
      <w:ins w:id="25" w:author="Penelope Kim" w:date="2016-06-30T10:16:00Z">
        <w:r w:rsidR="00410A62" w:rsidRPr="00784876">
          <w:rPr>
            <w:rFonts w:ascii="Times New Roman" w:hAnsi="Times New Roman" w:cs="Times New Roman"/>
            <w:sz w:val="22"/>
          </w:rPr>
          <w:t xml:space="preserve"> </w:t>
        </w:r>
      </w:ins>
      <w:ins w:id="26" w:author="Penelope Kim" w:date="2016-06-30T11:23:00Z">
        <w:r w:rsidR="00486836" w:rsidRPr="00784876">
          <w:rPr>
            <w:rFonts w:ascii="Times New Roman" w:hAnsi="Times New Roman" w:cs="Times New Roman"/>
            <w:sz w:val="22"/>
          </w:rPr>
          <w:t>upon</w:t>
        </w:r>
      </w:ins>
      <w:ins w:id="27" w:author="Penelope Kim" w:date="2016-06-30T10:16:00Z">
        <w:r w:rsidR="00410A62" w:rsidRPr="00784876">
          <w:rPr>
            <w:rFonts w:ascii="Times New Roman" w:hAnsi="Times New Roman" w:cs="Times New Roman"/>
            <w:sz w:val="22"/>
          </w:rPr>
          <w:t xml:space="preserve"> approval from Partners</w:t>
        </w:r>
      </w:ins>
      <w:r w:rsidR="002425C1" w:rsidRPr="00784876">
        <w:rPr>
          <w:rFonts w:ascii="Times New Roman" w:hAnsi="Times New Roman" w:cs="Times New Roman"/>
          <w:sz w:val="22"/>
        </w:rPr>
        <w:t>.</w:t>
      </w:r>
      <w:r w:rsidRPr="00784876">
        <w:rPr>
          <w:rFonts w:ascii="Times New Roman" w:hAnsi="Times New Roman" w:cs="Times New Roman"/>
          <w:sz w:val="22"/>
        </w:rPr>
        <w:t xml:space="preserve"> </w:t>
      </w:r>
      <w:ins w:id="28" w:author="Penelope Kim" w:date="2016-06-30T11:17:00Z">
        <w:r w:rsidR="00486836" w:rsidRPr="00784876">
          <w:rPr>
            <w:rFonts w:ascii="Times New Roman" w:hAnsi="Times New Roman" w:cs="Times New Roman"/>
            <w:sz w:val="22"/>
          </w:rPr>
          <w:t xml:space="preserve"> Requests for extension must be sent in the form of a formal letterhead </w:t>
        </w:r>
      </w:ins>
      <w:ins w:id="29" w:author="Penelope Kim" w:date="2016-06-30T11:23:00Z">
        <w:r w:rsidR="00486836" w:rsidRPr="00784876">
          <w:rPr>
            <w:rFonts w:ascii="Times New Roman" w:hAnsi="Times New Roman" w:cs="Times New Roman"/>
            <w:sz w:val="22"/>
          </w:rPr>
          <w:t>at least seven (7) days prior to the end date of the period of performance.</w:t>
        </w:r>
      </w:ins>
    </w:p>
    <w:p w:rsidR="005F44BA" w:rsidRPr="00784876" w:rsidRDefault="005F44BA" w:rsidP="005F44BA">
      <w:pPr>
        <w:pStyle w:val="NoSpacing"/>
        <w:rPr>
          <w:rFonts w:ascii="Times New Roman" w:hAnsi="Times New Roman" w:cs="Times New Roman"/>
          <w:sz w:val="22"/>
        </w:rPr>
      </w:pPr>
    </w:p>
    <w:p w:rsidR="005F44BA" w:rsidRPr="00784876" w:rsidRDefault="003800DE" w:rsidP="00410A62">
      <w:pPr>
        <w:pStyle w:val="NoSpacing"/>
        <w:numPr>
          <w:ilvl w:val="0"/>
          <w:numId w:val="12"/>
        </w:numPr>
        <w:rPr>
          <w:rFonts w:ascii="Times New Roman" w:hAnsi="Times New Roman" w:cs="Times New Roman"/>
          <w:b/>
          <w:sz w:val="22"/>
        </w:rPr>
      </w:pPr>
      <w:r w:rsidRPr="00784876">
        <w:rPr>
          <w:rFonts w:ascii="Times New Roman" w:hAnsi="Times New Roman" w:cs="Times New Roman"/>
          <w:b/>
          <w:sz w:val="22"/>
        </w:rPr>
        <w:t>Payment</w:t>
      </w:r>
      <w:r w:rsidR="005F44BA" w:rsidRPr="00784876">
        <w:rPr>
          <w:rFonts w:ascii="Times New Roman" w:hAnsi="Times New Roman" w:cs="Times New Roman"/>
          <w:b/>
          <w:sz w:val="22"/>
        </w:rPr>
        <w:t xml:space="preserve">  </w:t>
      </w:r>
    </w:p>
    <w:p w:rsidR="00860A30" w:rsidRPr="00784876" w:rsidRDefault="00505318" w:rsidP="00EC013F">
      <w:pPr>
        <w:pStyle w:val="NoSpacing"/>
        <w:ind w:left="360"/>
        <w:rPr>
          <w:ins w:id="30" w:author="Penelope Kim" w:date="2016-06-30T11:00:00Z"/>
          <w:rFonts w:ascii="Times New Roman" w:hAnsi="Times New Roman" w:cs="Times New Roman"/>
          <w:sz w:val="22"/>
        </w:rPr>
      </w:pPr>
      <w:r w:rsidRPr="00784876">
        <w:rPr>
          <w:rFonts w:ascii="Times New Roman" w:hAnsi="Times New Roman" w:cs="Times New Roman"/>
          <w:sz w:val="22"/>
        </w:rPr>
        <w:t xml:space="preserve">Payment </w:t>
      </w:r>
      <w:ins w:id="31" w:author="Penelope Kim" w:date="2016-06-30T10:23:00Z">
        <w:r w:rsidR="00410A62" w:rsidRPr="00784876">
          <w:rPr>
            <w:rFonts w:ascii="Times New Roman" w:hAnsi="Times New Roman" w:cs="Times New Roman"/>
            <w:sz w:val="22"/>
          </w:rPr>
          <w:t xml:space="preserve">of the full grant amount </w:t>
        </w:r>
      </w:ins>
      <w:r w:rsidRPr="00784876">
        <w:rPr>
          <w:rFonts w:ascii="Times New Roman" w:hAnsi="Times New Roman" w:cs="Times New Roman"/>
          <w:sz w:val="22"/>
        </w:rPr>
        <w:t xml:space="preserve">shall be made by Partners </w:t>
      </w:r>
      <w:ins w:id="32" w:author="Penelope Kim" w:date="2016-07-11T16:41:00Z">
        <w:r w:rsidR="008911C0">
          <w:rPr>
            <w:rFonts w:ascii="Times New Roman" w:hAnsi="Times New Roman" w:cs="Times New Roman"/>
            <w:sz w:val="22"/>
          </w:rPr>
          <w:t xml:space="preserve">through a one-time electronic disbursement </w:t>
        </w:r>
      </w:ins>
      <w:r w:rsidRPr="00784876">
        <w:rPr>
          <w:rFonts w:ascii="Times New Roman" w:hAnsi="Times New Roman" w:cs="Times New Roman"/>
          <w:sz w:val="22"/>
        </w:rPr>
        <w:t>after submission of this fully executed agreement</w:t>
      </w:r>
      <w:ins w:id="33" w:author="Penelope Kim" w:date="2016-06-30T10:59:00Z">
        <w:r w:rsidR="00860A30" w:rsidRPr="00784876">
          <w:rPr>
            <w:rFonts w:ascii="Times New Roman" w:hAnsi="Times New Roman" w:cs="Times New Roman"/>
            <w:sz w:val="22"/>
          </w:rPr>
          <w:t xml:space="preserve"> to the following account, as provided in the Wire </w:t>
        </w:r>
      </w:ins>
      <w:ins w:id="34" w:author="Penelope Kim" w:date="2016-07-11T16:42:00Z">
        <w:r w:rsidR="008911C0">
          <w:rPr>
            <w:rFonts w:ascii="Times New Roman" w:hAnsi="Times New Roman" w:cs="Times New Roman"/>
            <w:sz w:val="22"/>
          </w:rPr>
          <w:t xml:space="preserve">Transfer </w:t>
        </w:r>
      </w:ins>
      <w:ins w:id="35" w:author="Penelope Kim" w:date="2016-06-30T10:59:00Z">
        <w:r w:rsidR="00860A30" w:rsidRPr="00784876">
          <w:rPr>
            <w:rFonts w:ascii="Times New Roman" w:hAnsi="Times New Roman" w:cs="Times New Roman"/>
            <w:sz w:val="22"/>
          </w:rPr>
          <w:t>Information Form (</w:t>
        </w:r>
      </w:ins>
      <w:ins w:id="36" w:author="Penelope Kim" w:date="2016-06-30T11:00:00Z">
        <w:r w:rsidR="00860A30" w:rsidRPr="00784876">
          <w:rPr>
            <w:rFonts w:ascii="Times New Roman" w:hAnsi="Times New Roman" w:cs="Times New Roman"/>
            <w:sz w:val="22"/>
          </w:rPr>
          <w:t>Attachment 2).</w:t>
        </w:r>
      </w:ins>
    </w:p>
    <w:p w:rsidR="00860A30" w:rsidRPr="00784876" w:rsidRDefault="00860A30" w:rsidP="00EC013F">
      <w:pPr>
        <w:pStyle w:val="NoSpacing"/>
        <w:ind w:left="360"/>
        <w:rPr>
          <w:ins w:id="37" w:author="Penelope Kim" w:date="2016-06-30T11:00:00Z"/>
          <w:rFonts w:ascii="Times New Roman" w:hAnsi="Times New Roman" w:cs="Times New Roman"/>
          <w:sz w:val="22"/>
        </w:rPr>
      </w:pPr>
    </w:p>
    <w:p w:rsidR="00860A30" w:rsidRPr="00784876" w:rsidRDefault="00860A30" w:rsidP="00860A30">
      <w:pPr>
        <w:autoSpaceDE w:val="0"/>
        <w:autoSpaceDN w:val="0"/>
        <w:adjustRightInd w:val="0"/>
        <w:spacing w:after="0"/>
        <w:ind w:left="720"/>
        <w:rPr>
          <w:ins w:id="38" w:author="Penelope Kim" w:date="2016-06-30T11:00:00Z"/>
          <w:rFonts w:ascii="Times New Roman" w:hAnsi="Times New Roman" w:cs="Times New Roman"/>
          <w:sz w:val="22"/>
        </w:rPr>
      </w:pPr>
      <w:ins w:id="39" w:author="Penelope Kim" w:date="2016-06-30T11:00:00Z">
        <w:r w:rsidRPr="00784876">
          <w:rPr>
            <w:rFonts w:ascii="Times New Roman" w:hAnsi="Times New Roman" w:cs="Times New Roman"/>
            <w:b/>
            <w:sz w:val="22"/>
          </w:rPr>
          <w:t xml:space="preserve">Name of Account Holder: </w:t>
        </w:r>
      </w:ins>
      <w:customXmlInsRangeStart w:id="40" w:author="Penelope Kim" w:date="2016-06-30T11:00:00Z"/>
      <w:sdt>
        <w:sdtPr>
          <w:rPr>
            <w:rFonts w:ascii="Times New Roman" w:hAnsi="Times New Roman" w:cs="Times New Roman"/>
            <w:b/>
            <w:sz w:val="22"/>
          </w:rPr>
          <w:id w:val="1340118824"/>
          <w:placeholder>
            <w:docPart w:val="72415750EFAC46D4B5F967457D466949"/>
          </w:placeholder>
          <w:showingPlcHdr/>
          <w:text/>
        </w:sdtPr>
        <w:sdtEndPr/>
        <w:sdtContent>
          <w:customXmlInsRangeEnd w:id="40"/>
          <w:r w:rsidRPr="00784876">
            <w:rPr>
              <w:rStyle w:val="PlaceholderText"/>
              <w:rFonts w:ascii="Times New Roman" w:hAnsi="Times New Roman" w:cs="Times New Roman"/>
              <w:sz w:val="22"/>
            </w:rPr>
            <w:t>Click here to enter text.</w:t>
          </w:r>
          <w:customXmlInsRangeStart w:id="41" w:author="Penelope Kim" w:date="2016-06-30T11:00:00Z"/>
        </w:sdtContent>
      </w:sdt>
      <w:customXmlInsRangeEnd w:id="41"/>
    </w:p>
    <w:p w:rsidR="00860A30" w:rsidRPr="00784876" w:rsidRDefault="00860A30" w:rsidP="00860A30">
      <w:pPr>
        <w:autoSpaceDE w:val="0"/>
        <w:autoSpaceDN w:val="0"/>
        <w:adjustRightInd w:val="0"/>
        <w:spacing w:after="0"/>
        <w:ind w:left="720"/>
        <w:rPr>
          <w:ins w:id="42" w:author="Penelope Kim" w:date="2016-06-30T11:00:00Z"/>
          <w:rFonts w:ascii="Times New Roman" w:hAnsi="Times New Roman" w:cs="Times New Roman"/>
          <w:sz w:val="22"/>
        </w:rPr>
      </w:pPr>
      <w:ins w:id="43" w:author="Penelope Kim" w:date="2016-06-30T11:00:00Z">
        <w:r w:rsidRPr="00784876">
          <w:rPr>
            <w:rFonts w:ascii="Times New Roman" w:hAnsi="Times New Roman" w:cs="Times New Roman"/>
            <w:b/>
            <w:sz w:val="22"/>
          </w:rPr>
          <w:t xml:space="preserve">Name of Bank:  </w:t>
        </w:r>
      </w:ins>
      <w:customXmlInsRangeStart w:id="44" w:author="Penelope Kim" w:date="2016-06-30T11:00:00Z"/>
      <w:sdt>
        <w:sdtPr>
          <w:rPr>
            <w:rFonts w:ascii="Times New Roman" w:hAnsi="Times New Roman" w:cs="Times New Roman"/>
            <w:b/>
            <w:sz w:val="22"/>
          </w:rPr>
          <w:id w:val="2123957241"/>
          <w:placeholder>
            <w:docPart w:val="38D5B237BAF74F33B97AB27421C5CC2B"/>
          </w:placeholder>
          <w:showingPlcHdr/>
          <w:text/>
        </w:sdtPr>
        <w:sdtEndPr/>
        <w:sdtContent>
          <w:customXmlInsRangeEnd w:id="44"/>
          <w:r w:rsidRPr="00784876">
            <w:rPr>
              <w:rStyle w:val="PlaceholderText"/>
              <w:rFonts w:ascii="Times New Roman" w:hAnsi="Times New Roman" w:cs="Times New Roman"/>
              <w:sz w:val="22"/>
            </w:rPr>
            <w:t>Click here to enter text.</w:t>
          </w:r>
          <w:customXmlInsRangeStart w:id="45" w:author="Penelope Kim" w:date="2016-06-30T11:00:00Z"/>
        </w:sdtContent>
      </w:sdt>
      <w:customXmlInsRangeEnd w:id="45"/>
    </w:p>
    <w:p w:rsidR="00860A30" w:rsidRPr="00784876" w:rsidRDefault="00860A30" w:rsidP="00860A30">
      <w:pPr>
        <w:autoSpaceDE w:val="0"/>
        <w:autoSpaceDN w:val="0"/>
        <w:adjustRightInd w:val="0"/>
        <w:spacing w:after="0"/>
        <w:ind w:left="720"/>
        <w:rPr>
          <w:ins w:id="46" w:author="Penelope Kim" w:date="2016-06-30T11:00:00Z"/>
          <w:rFonts w:ascii="Times New Roman" w:hAnsi="Times New Roman" w:cs="Times New Roman"/>
          <w:sz w:val="22"/>
        </w:rPr>
      </w:pPr>
      <w:ins w:id="47" w:author="Penelope Kim" w:date="2016-06-30T11:00:00Z">
        <w:r w:rsidRPr="00784876">
          <w:rPr>
            <w:rFonts w:ascii="Times New Roman" w:hAnsi="Times New Roman" w:cs="Times New Roman"/>
            <w:b/>
            <w:sz w:val="22"/>
          </w:rPr>
          <w:t xml:space="preserve">Bank Address:  </w:t>
        </w:r>
      </w:ins>
      <w:customXmlInsRangeStart w:id="48" w:author="Penelope Kim" w:date="2016-06-30T11:00:00Z"/>
      <w:sdt>
        <w:sdtPr>
          <w:rPr>
            <w:rFonts w:ascii="Times New Roman" w:hAnsi="Times New Roman" w:cs="Times New Roman"/>
            <w:b/>
            <w:sz w:val="22"/>
          </w:rPr>
          <w:id w:val="-287662635"/>
          <w:placeholder>
            <w:docPart w:val="87A6684E02044480967A67D411A990DF"/>
          </w:placeholder>
          <w:showingPlcHdr/>
          <w:text/>
        </w:sdtPr>
        <w:sdtEndPr/>
        <w:sdtContent>
          <w:customXmlInsRangeEnd w:id="48"/>
          <w:r w:rsidRPr="00784876">
            <w:rPr>
              <w:rStyle w:val="PlaceholderText"/>
              <w:rFonts w:ascii="Times New Roman" w:hAnsi="Times New Roman" w:cs="Times New Roman"/>
              <w:sz w:val="22"/>
            </w:rPr>
            <w:t>Click here to enter text.</w:t>
          </w:r>
          <w:customXmlInsRangeStart w:id="49" w:author="Penelope Kim" w:date="2016-06-30T11:00:00Z"/>
        </w:sdtContent>
      </w:sdt>
      <w:customXmlInsRangeEnd w:id="49"/>
    </w:p>
    <w:p w:rsidR="00860A30" w:rsidRPr="00784876" w:rsidRDefault="00860A30" w:rsidP="00860A30">
      <w:pPr>
        <w:autoSpaceDE w:val="0"/>
        <w:autoSpaceDN w:val="0"/>
        <w:adjustRightInd w:val="0"/>
        <w:spacing w:after="0"/>
        <w:ind w:left="720"/>
        <w:rPr>
          <w:ins w:id="50" w:author="Penelope Kim" w:date="2016-06-30T11:00:00Z"/>
          <w:rFonts w:ascii="Times New Roman" w:hAnsi="Times New Roman" w:cs="Times New Roman"/>
          <w:sz w:val="22"/>
        </w:rPr>
      </w:pPr>
      <w:ins w:id="51" w:author="Penelope Kim" w:date="2016-06-30T11:00:00Z">
        <w:r w:rsidRPr="00784876">
          <w:rPr>
            <w:rFonts w:ascii="Times New Roman" w:hAnsi="Times New Roman" w:cs="Times New Roman"/>
            <w:b/>
            <w:sz w:val="22"/>
          </w:rPr>
          <w:t xml:space="preserve">ABA:  </w:t>
        </w:r>
      </w:ins>
      <w:customXmlInsRangeStart w:id="52" w:author="Penelope Kim" w:date="2016-06-30T11:00:00Z"/>
      <w:sdt>
        <w:sdtPr>
          <w:rPr>
            <w:rFonts w:ascii="Times New Roman" w:hAnsi="Times New Roman" w:cs="Times New Roman"/>
            <w:b/>
            <w:sz w:val="22"/>
          </w:rPr>
          <w:id w:val="-115298426"/>
          <w:placeholder>
            <w:docPart w:val="577F3656A5584BF285875104B9E25427"/>
          </w:placeholder>
          <w:showingPlcHdr/>
          <w:text/>
        </w:sdtPr>
        <w:sdtEndPr/>
        <w:sdtContent>
          <w:customXmlInsRangeEnd w:id="52"/>
          <w:r w:rsidRPr="00784876">
            <w:rPr>
              <w:rStyle w:val="PlaceholderText"/>
              <w:rFonts w:ascii="Times New Roman" w:hAnsi="Times New Roman" w:cs="Times New Roman"/>
              <w:sz w:val="22"/>
            </w:rPr>
            <w:t>Click here to enter text.</w:t>
          </w:r>
          <w:customXmlInsRangeStart w:id="53" w:author="Penelope Kim" w:date="2016-06-30T11:00:00Z"/>
        </w:sdtContent>
      </w:sdt>
      <w:customXmlInsRangeEnd w:id="53"/>
    </w:p>
    <w:p w:rsidR="00860A30" w:rsidRPr="00784876" w:rsidRDefault="00860A30" w:rsidP="00860A30">
      <w:pPr>
        <w:autoSpaceDE w:val="0"/>
        <w:autoSpaceDN w:val="0"/>
        <w:adjustRightInd w:val="0"/>
        <w:spacing w:after="0"/>
        <w:ind w:left="720"/>
        <w:rPr>
          <w:ins w:id="54" w:author="Penelope Kim" w:date="2016-06-30T11:00:00Z"/>
          <w:rFonts w:ascii="Times New Roman" w:hAnsi="Times New Roman" w:cs="Times New Roman"/>
          <w:sz w:val="22"/>
        </w:rPr>
      </w:pPr>
      <w:ins w:id="55" w:author="Penelope Kim" w:date="2016-06-30T11:00:00Z">
        <w:r w:rsidRPr="00784876">
          <w:rPr>
            <w:rFonts w:ascii="Times New Roman" w:hAnsi="Times New Roman" w:cs="Times New Roman"/>
            <w:b/>
            <w:sz w:val="22"/>
          </w:rPr>
          <w:t>SWIFT Code</w:t>
        </w:r>
      </w:ins>
      <w:ins w:id="56" w:author="Penelope Kim" w:date="2016-08-01T11:45:00Z">
        <w:r w:rsidR="00A6559B">
          <w:rPr>
            <w:rFonts w:ascii="Times New Roman" w:hAnsi="Times New Roman" w:cs="Times New Roman"/>
            <w:b/>
            <w:sz w:val="22"/>
          </w:rPr>
          <w:t xml:space="preserve"> (non-U.S.)</w:t>
        </w:r>
      </w:ins>
      <w:ins w:id="57" w:author="Penelope Kim" w:date="2016-06-30T11:00:00Z">
        <w:r w:rsidRPr="00784876">
          <w:rPr>
            <w:rFonts w:ascii="Times New Roman" w:hAnsi="Times New Roman" w:cs="Times New Roman"/>
            <w:b/>
            <w:sz w:val="22"/>
          </w:rPr>
          <w:t xml:space="preserve">:  </w:t>
        </w:r>
      </w:ins>
      <w:customXmlInsRangeStart w:id="58" w:author="Penelope Kim" w:date="2016-06-30T11:00:00Z"/>
      <w:sdt>
        <w:sdtPr>
          <w:rPr>
            <w:rFonts w:ascii="Times New Roman" w:hAnsi="Times New Roman" w:cs="Times New Roman"/>
            <w:b/>
            <w:sz w:val="22"/>
          </w:rPr>
          <w:id w:val="750859227"/>
          <w:placeholder>
            <w:docPart w:val="D804D7E9552A4EBBAECE5E64D4AD940A"/>
          </w:placeholder>
          <w:showingPlcHdr/>
          <w:text/>
        </w:sdtPr>
        <w:sdtEndPr/>
        <w:sdtContent>
          <w:customXmlInsRangeEnd w:id="58"/>
          <w:r w:rsidRPr="00784876">
            <w:rPr>
              <w:rStyle w:val="PlaceholderText"/>
              <w:rFonts w:ascii="Times New Roman" w:hAnsi="Times New Roman" w:cs="Times New Roman"/>
              <w:sz w:val="22"/>
            </w:rPr>
            <w:t>Click here to enter text.</w:t>
          </w:r>
          <w:customXmlInsRangeStart w:id="59" w:author="Penelope Kim" w:date="2016-06-30T11:00:00Z"/>
        </w:sdtContent>
      </w:sdt>
      <w:customXmlInsRangeEnd w:id="59"/>
    </w:p>
    <w:p w:rsidR="00860A30" w:rsidRPr="00784876" w:rsidRDefault="00860A30" w:rsidP="00860A30">
      <w:pPr>
        <w:autoSpaceDE w:val="0"/>
        <w:autoSpaceDN w:val="0"/>
        <w:adjustRightInd w:val="0"/>
        <w:spacing w:after="0"/>
        <w:ind w:left="720"/>
        <w:rPr>
          <w:ins w:id="60" w:author="Penelope Kim" w:date="2016-06-30T11:00:00Z"/>
          <w:rFonts w:ascii="Times New Roman" w:hAnsi="Times New Roman" w:cs="Times New Roman"/>
          <w:sz w:val="22"/>
        </w:rPr>
      </w:pPr>
      <w:ins w:id="61" w:author="Penelope Kim" w:date="2016-06-30T11:00:00Z">
        <w:r w:rsidRPr="00784876">
          <w:rPr>
            <w:rFonts w:ascii="Times New Roman" w:hAnsi="Times New Roman" w:cs="Times New Roman"/>
            <w:b/>
            <w:sz w:val="22"/>
          </w:rPr>
          <w:t xml:space="preserve">Bank Account:  </w:t>
        </w:r>
      </w:ins>
      <w:customXmlInsRangeStart w:id="62" w:author="Penelope Kim" w:date="2016-06-30T11:00:00Z"/>
      <w:sdt>
        <w:sdtPr>
          <w:rPr>
            <w:rFonts w:ascii="Times New Roman" w:hAnsi="Times New Roman" w:cs="Times New Roman"/>
            <w:b/>
            <w:sz w:val="22"/>
          </w:rPr>
          <w:id w:val="-1990552724"/>
          <w:placeholder>
            <w:docPart w:val="3C366830F4534F38A9290760F43FBB5E"/>
          </w:placeholder>
          <w:showingPlcHdr/>
          <w:text/>
        </w:sdtPr>
        <w:sdtEndPr/>
        <w:sdtContent>
          <w:customXmlInsRangeEnd w:id="62"/>
          <w:r w:rsidRPr="00784876">
            <w:rPr>
              <w:rStyle w:val="PlaceholderText"/>
              <w:rFonts w:ascii="Times New Roman" w:hAnsi="Times New Roman" w:cs="Times New Roman"/>
              <w:sz w:val="22"/>
            </w:rPr>
            <w:t>Click here to enter text.</w:t>
          </w:r>
          <w:customXmlInsRangeStart w:id="63" w:author="Penelope Kim" w:date="2016-06-30T11:00:00Z"/>
        </w:sdtContent>
      </w:sdt>
      <w:customXmlInsRangeEnd w:id="63"/>
      <w:ins w:id="64" w:author="Penelope Kim" w:date="2016-06-30T11:00:00Z">
        <w:r w:rsidRPr="00784876">
          <w:rPr>
            <w:rFonts w:ascii="Times New Roman" w:hAnsi="Times New Roman" w:cs="Times New Roman"/>
            <w:b/>
            <w:sz w:val="22"/>
          </w:rPr>
          <w:t xml:space="preserve"> </w:t>
        </w:r>
      </w:ins>
    </w:p>
    <w:p w:rsidR="00505318" w:rsidRPr="00784876" w:rsidRDefault="00505318" w:rsidP="00860A30">
      <w:pPr>
        <w:pStyle w:val="NoSpacing"/>
        <w:ind w:left="360"/>
        <w:rPr>
          <w:rFonts w:ascii="Times New Roman" w:hAnsi="Times New Roman" w:cs="Times New Roman"/>
          <w:sz w:val="22"/>
        </w:rPr>
      </w:pPr>
    </w:p>
    <w:p w:rsidR="005F44BA" w:rsidRPr="00784876" w:rsidRDefault="005F44BA" w:rsidP="00410A62">
      <w:pPr>
        <w:pStyle w:val="NoSpacing"/>
        <w:numPr>
          <w:ilvl w:val="0"/>
          <w:numId w:val="12"/>
        </w:numPr>
        <w:rPr>
          <w:rFonts w:ascii="Times New Roman" w:hAnsi="Times New Roman" w:cs="Times New Roman"/>
          <w:b/>
          <w:sz w:val="22"/>
        </w:rPr>
      </w:pPr>
      <w:r w:rsidRPr="00784876">
        <w:rPr>
          <w:rFonts w:ascii="Times New Roman" w:hAnsi="Times New Roman" w:cs="Times New Roman"/>
          <w:b/>
          <w:sz w:val="22"/>
        </w:rPr>
        <w:t>Terms of Agreement</w:t>
      </w:r>
    </w:p>
    <w:p w:rsidR="00E11B62" w:rsidRPr="00784876" w:rsidRDefault="00505318" w:rsidP="00EC013F">
      <w:pPr>
        <w:pStyle w:val="NoSpacing"/>
        <w:numPr>
          <w:ilvl w:val="1"/>
          <w:numId w:val="12"/>
        </w:numPr>
        <w:rPr>
          <w:rFonts w:ascii="Times New Roman" w:hAnsi="Times New Roman" w:cs="Times New Roman"/>
          <w:sz w:val="22"/>
        </w:rPr>
      </w:pPr>
      <w:r w:rsidRPr="00784876">
        <w:rPr>
          <w:rFonts w:ascii="Times New Roman" w:hAnsi="Times New Roman" w:cs="Times New Roman"/>
          <w:sz w:val="22"/>
        </w:rPr>
        <w:t xml:space="preserve">This </w:t>
      </w:r>
      <w:r w:rsidR="00410A62" w:rsidRPr="00784876">
        <w:rPr>
          <w:rFonts w:ascii="Times New Roman" w:hAnsi="Times New Roman" w:cs="Times New Roman"/>
          <w:sz w:val="22"/>
        </w:rPr>
        <w:t>A</w:t>
      </w:r>
      <w:r w:rsidRPr="00784876">
        <w:rPr>
          <w:rFonts w:ascii="Times New Roman" w:hAnsi="Times New Roman" w:cs="Times New Roman"/>
          <w:sz w:val="22"/>
        </w:rPr>
        <w:t>greement</w:t>
      </w:r>
      <w:r w:rsidR="00410A62" w:rsidRPr="00784876">
        <w:rPr>
          <w:rFonts w:ascii="Times New Roman" w:hAnsi="Times New Roman" w:cs="Times New Roman"/>
          <w:sz w:val="22"/>
        </w:rPr>
        <w:t xml:space="preserve"> </w:t>
      </w:r>
      <w:r w:rsidRPr="00784876">
        <w:rPr>
          <w:rFonts w:ascii="Times New Roman" w:hAnsi="Times New Roman" w:cs="Times New Roman"/>
          <w:sz w:val="22"/>
        </w:rPr>
        <w:t xml:space="preserve">is effective and obligation is made as of the </w:t>
      </w:r>
      <w:commentRangeStart w:id="65"/>
      <w:r w:rsidRPr="00784876">
        <w:rPr>
          <w:rFonts w:ascii="Times New Roman" w:hAnsi="Times New Roman" w:cs="Times New Roman"/>
          <w:sz w:val="22"/>
        </w:rPr>
        <w:t xml:space="preserve">date of this letter </w:t>
      </w:r>
      <w:commentRangeEnd w:id="65"/>
      <w:r w:rsidR="00EC013F" w:rsidRPr="00784876">
        <w:rPr>
          <w:rStyle w:val="CommentReference"/>
          <w:rFonts w:ascii="Times New Roman" w:eastAsia="Times New Roman" w:hAnsi="Times New Roman" w:cs="Times New Roman"/>
          <w:sz w:val="22"/>
          <w:szCs w:val="22"/>
        </w:rPr>
        <w:commentReference w:id="65"/>
      </w:r>
      <w:r w:rsidRPr="00784876">
        <w:rPr>
          <w:rFonts w:ascii="Times New Roman" w:hAnsi="Times New Roman" w:cs="Times New Roman"/>
          <w:sz w:val="22"/>
        </w:rPr>
        <w:t xml:space="preserve">and shall apply to commitments made by the </w:t>
      </w:r>
      <w:r w:rsidR="00EC013F" w:rsidRPr="00784876">
        <w:rPr>
          <w:rFonts w:ascii="Times New Roman" w:hAnsi="Times New Roman" w:cs="Times New Roman"/>
          <w:sz w:val="22"/>
        </w:rPr>
        <w:t>G</w:t>
      </w:r>
      <w:r w:rsidR="002425C1" w:rsidRPr="00784876">
        <w:rPr>
          <w:rFonts w:ascii="Times New Roman" w:hAnsi="Times New Roman" w:cs="Times New Roman"/>
          <w:sz w:val="22"/>
        </w:rPr>
        <w:t>rantee</w:t>
      </w:r>
      <w:r w:rsidR="00E11B62" w:rsidRPr="00784876">
        <w:rPr>
          <w:rFonts w:ascii="Times New Roman" w:hAnsi="Times New Roman" w:cs="Times New Roman"/>
          <w:sz w:val="22"/>
        </w:rPr>
        <w:t>.</w:t>
      </w:r>
    </w:p>
    <w:p w:rsidR="00505318" w:rsidRPr="00784876" w:rsidRDefault="00E11B62" w:rsidP="00EC013F">
      <w:pPr>
        <w:pStyle w:val="NoSpacing"/>
        <w:numPr>
          <w:ilvl w:val="1"/>
          <w:numId w:val="12"/>
        </w:numPr>
        <w:rPr>
          <w:rFonts w:ascii="Times New Roman" w:hAnsi="Times New Roman" w:cs="Times New Roman"/>
          <w:sz w:val="22"/>
        </w:rPr>
      </w:pPr>
      <w:r w:rsidRPr="00784876">
        <w:rPr>
          <w:rFonts w:ascii="Times New Roman" w:hAnsi="Times New Roman" w:cs="Times New Roman"/>
          <w:sz w:val="22"/>
        </w:rPr>
        <w:t xml:space="preserve">Partners </w:t>
      </w:r>
      <w:r w:rsidR="00505318" w:rsidRPr="00784876">
        <w:rPr>
          <w:rFonts w:ascii="Times New Roman" w:hAnsi="Times New Roman" w:cs="Times New Roman"/>
          <w:sz w:val="22"/>
        </w:rPr>
        <w:t xml:space="preserve">shall not be liable for reimbursing the </w:t>
      </w:r>
      <w:r w:rsidR="00410A62" w:rsidRPr="00784876">
        <w:rPr>
          <w:rFonts w:ascii="Times New Roman" w:hAnsi="Times New Roman" w:cs="Times New Roman"/>
          <w:sz w:val="22"/>
        </w:rPr>
        <w:t>G</w:t>
      </w:r>
      <w:r w:rsidR="002425C1" w:rsidRPr="00784876">
        <w:rPr>
          <w:rFonts w:ascii="Times New Roman" w:hAnsi="Times New Roman" w:cs="Times New Roman"/>
          <w:sz w:val="22"/>
        </w:rPr>
        <w:t>rantee</w:t>
      </w:r>
      <w:r w:rsidR="00505318" w:rsidRPr="00784876">
        <w:rPr>
          <w:rFonts w:ascii="Times New Roman" w:hAnsi="Times New Roman" w:cs="Times New Roman"/>
          <w:sz w:val="22"/>
        </w:rPr>
        <w:t xml:space="preserve"> for any costs in excess of the obligated</w:t>
      </w:r>
      <w:r w:rsidRPr="00784876">
        <w:rPr>
          <w:rFonts w:ascii="Times New Roman" w:hAnsi="Times New Roman" w:cs="Times New Roman"/>
          <w:sz w:val="22"/>
        </w:rPr>
        <w:t xml:space="preserve"> </w:t>
      </w:r>
      <w:r w:rsidR="00505318" w:rsidRPr="00784876">
        <w:rPr>
          <w:rFonts w:ascii="Times New Roman" w:hAnsi="Times New Roman" w:cs="Times New Roman"/>
          <w:sz w:val="22"/>
        </w:rPr>
        <w:t>amount.</w:t>
      </w:r>
    </w:p>
    <w:p w:rsidR="00505318" w:rsidRPr="00784876" w:rsidRDefault="003800DE" w:rsidP="00EC013F">
      <w:pPr>
        <w:pStyle w:val="NoSpacing"/>
        <w:numPr>
          <w:ilvl w:val="1"/>
          <w:numId w:val="12"/>
        </w:numPr>
        <w:rPr>
          <w:rFonts w:ascii="Times New Roman" w:hAnsi="Times New Roman" w:cs="Times New Roman"/>
          <w:sz w:val="22"/>
        </w:rPr>
      </w:pPr>
      <w:r w:rsidRPr="00784876">
        <w:rPr>
          <w:rFonts w:ascii="Times New Roman" w:hAnsi="Times New Roman" w:cs="Times New Roman"/>
          <w:sz w:val="22"/>
        </w:rPr>
        <w:t xml:space="preserve">This </w:t>
      </w:r>
      <w:r w:rsidR="00410A62" w:rsidRPr="00784876">
        <w:rPr>
          <w:rFonts w:ascii="Times New Roman" w:hAnsi="Times New Roman" w:cs="Times New Roman"/>
          <w:sz w:val="22"/>
        </w:rPr>
        <w:t>A</w:t>
      </w:r>
      <w:r w:rsidRPr="00784876">
        <w:rPr>
          <w:rFonts w:ascii="Times New Roman" w:hAnsi="Times New Roman" w:cs="Times New Roman"/>
          <w:sz w:val="22"/>
        </w:rPr>
        <w:t xml:space="preserve">greement is made with the understanding </w:t>
      </w:r>
      <w:r w:rsidR="00505318" w:rsidRPr="00784876">
        <w:rPr>
          <w:rFonts w:ascii="Times New Roman" w:hAnsi="Times New Roman" w:cs="Times New Roman"/>
          <w:sz w:val="22"/>
        </w:rPr>
        <w:t>that the funds will be administered in</w:t>
      </w:r>
      <w:r w:rsidR="00E11B62" w:rsidRPr="00784876">
        <w:rPr>
          <w:rFonts w:ascii="Times New Roman" w:hAnsi="Times New Roman" w:cs="Times New Roman"/>
          <w:sz w:val="22"/>
        </w:rPr>
        <w:t xml:space="preserve"> </w:t>
      </w:r>
      <w:r w:rsidR="00505318" w:rsidRPr="00784876">
        <w:rPr>
          <w:rFonts w:ascii="Times New Roman" w:hAnsi="Times New Roman" w:cs="Times New Roman"/>
          <w:sz w:val="22"/>
        </w:rPr>
        <w:t xml:space="preserve">accordance </w:t>
      </w:r>
      <w:r w:rsidRPr="00784876">
        <w:rPr>
          <w:rFonts w:ascii="Times New Roman" w:hAnsi="Times New Roman" w:cs="Times New Roman"/>
          <w:sz w:val="22"/>
        </w:rPr>
        <w:t xml:space="preserve">to </w:t>
      </w:r>
      <w:ins w:id="66" w:author="Penelope Kim" w:date="2016-06-30T10:19:00Z">
        <w:r w:rsidR="00410A62" w:rsidRPr="00784876">
          <w:rPr>
            <w:rFonts w:ascii="Times New Roman" w:hAnsi="Times New Roman" w:cs="Times New Roman"/>
            <w:sz w:val="22"/>
          </w:rPr>
          <w:t xml:space="preserve">the </w:t>
        </w:r>
      </w:ins>
      <w:del w:id="67" w:author="Penelope Kim" w:date="2016-06-30T12:00:00Z">
        <w:r w:rsidRPr="00784876" w:rsidDel="00784876">
          <w:rPr>
            <w:rFonts w:ascii="Times New Roman" w:hAnsi="Times New Roman" w:cs="Times New Roman"/>
            <w:sz w:val="22"/>
          </w:rPr>
          <w:delText xml:space="preserve">grant </w:delText>
        </w:r>
      </w:del>
      <w:del w:id="68" w:author="Penelope Kim" w:date="2016-06-30T10:20:00Z">
        <w:r w:rsidRPr="00784876" w:rsidDel="00410A62">
          <w:rPr>
            <w:rFonts w:ascii="Times New Roman" w:hAnsi="Times New Roman" w:cs="Times New Roman"/>
            <w:sz w:val="22"/>
          </w:rPr>
          <w:delText xml:space="preserve">application </w:delText>
        </w:r>
      </w:del>
      <w:ins w:id="69" w:author="Penelope Kim" w:date="2016-06-30T12:00:00Z">
        <w:r w:rsidR="00784876">
          <w:rPr>
            <w:rFonts w:ascii="Times New Roman" w:hAnsi="Times New Roman" w:cs="Times New Roman"/>
            <w:sz w:val="22"/>
          </w:rPr>
          <w:t>Project</w:t>
        </w:r>
      </w:ins>
      <w:ins w:id="70" w:author="Penelope Kim" w:date="2016-06-30T10:20:00Z">
        <w:r w:rsidR="00410A62" w:rsidRPr="00784876">
          <w:rPr>
            <w:rFonts w:ascii="Times New Roman" w:hAnsi="Times New Roman" w:cs="Times New Roman"/>
            <w:sz w:val="22"/>
          </w:rPr>
          <w:t xml:space="preserve"> </w:t>
        </w:r>
      </w:ins>
      <w:r w:rsidRPr="00784876">
        <w:rPr>
          <w:rFonts w:ascii="Times New Roman" w:hAnsi="Times New Roman" w:cs="Times New Roman"/>
          <w:sz w:val="22"/>
        </w:rPr>
        <w:t xml:space="preserve">and </w:t>
      </w:r>
      <w:r w:rsidR="00505318" w:rsidRPr="00784876">
        <w:rPr>
          <w:rFonts w:ascii="Times New Roman" w:hAnsi="Times New Roman" w:cs="Times New Roman"/>
          <w:sz w:val="22"/>
        </w:rPr>
        <w:t>with local laws and regulations</w:t>
      </w:r>
      <w:ins w:id="71" w:author="Penelope Kim" w:date="2016-08-02T16:45:00Z">
        <w:r w:rsidR="00AC208F">
          <w:rPr>
            <w:rFonts w:ascii="Times New Roman" w:hAnsi="Times New Roman" w:cs="Times New Roman"/>
            <w:sz w:val="22"/>
          </w:rPr>
          <w:t xml:space="preserve"> of the Grantee</w:t>
        </w:r>
      </w:ins>
      <w:r w:rsidR="00505318" w:rsidRPr="00784876">
        <w:rPr>
          <w:rFonts w:ascii="Times New Roman" w:hAnsi="Times New Roman" w:cs="Times New Roman"/>
          <w:sz w:val="22"/>
        </w:rPr>
        <w:t>.</w:t>
      </w:r>
    </w:p>
    <w:p w:rsidR="00505318" w:rsidRPr="00784876" w:rsidRDefault="00505318" w:rsidP="00EC013F">
      <w:pPr>
        <w:pStyle w:val="NoSpacing"/>
        <w:numPr>
          <w:ilvl w:val="1"/>
          <w:numId w:val="12"/>
        </w:numPr>
        <w:rPr>
          <w:rFonts w:ascii="Times New Roman" w:hAnsi="Times New Roman" w:cs="Times New Roman"/>
          <w:sz w:val="22"/>
        </w:rPr>
      </w:pPr>
      <w:proofErr w:type="gramStart"/>
      <w:r w:rsidRPr="00784876">
        <w:rPr>
          <w:rFonts w:ascii="Times New Roman" w:hAnsi="Times New Roman" w:cs="Times New Roman"/>
          <w:sz w:val="22"/>
        </w:rPr>
        <w:t>Partners does</w:t>
      </w:r>
      <w:proofErr w:type="gramEnd"/>
      <w:r w:rsidRPr="00784876">
        <w:rPr>
          <w:rFonts w:ascii="Times New Roman" w:hAnsi="Times New Roman" w:cs="Times New Roman"/>
          <w:sz w:val="22"/>
        </w:rPr>
        <w:t xml:space="preserve"> not assume liability for any third party claims for damages arising out of this </w:t>
      </w:r>
      <w:del w:id="72" w:author="Penelope Kim" w:date="2016-06-30T12:00:00Z">
        <w:r w:rsidRPr="00784876" w:rsidDel="00784876">
          <w:rPr>
            <w:rFonts w:ascii="Times New Roman" w:hAnsi="Times New Roman" w:cs="Times New Roman"/>
            <w:sz w:val="22"/>
          </w:rPr>
          <w:delText>small grant</w:delText>
        </w:r>
      </w:del>
      <w:ins w:id="73" w:author="Penelope Kim" w:date="2016-06-30T12:00:00Z">
        <w:r w:rsidR="00784876">
          <w:rPr>
            <w:rFonts w:ascii="Times New Roman" w:hAnsi="Times New Roman" w:cs="Times New Roman"/>
            <w:sz w:val="22"/>
          </w:rPr>
          <w:t>Project</w:t>
        </w:r>
      </w:ins>
      <w:r w:rsidRPr="00784876">
        <w:rPr>
          <w:rFonts w:ascii="Times New Roman" w:hAnsi="Times New Roman" w:cs="Times New Roman"/>
          <w:sz w:val="22"/>
        </w:rPr>
        <w:t xml:space="preserve">. </w:t>
      </w:r>
    </w:p>
    <w:p w:rsidR="00EE7A8C" w:rsidRPr="00784876" w:rsidRDefault="00EE7A8C" w:rsidP="00EC013F">
      <w:pPr>
        <w:pStyle w:val="NoSpacing"/>
        <w:numPr>
          <w:ilvl w:val="1"/>
          <w:numId w:val="12"/>
        </w:numPr>
        <w:rPr>
          <w:rFonts w:ascii="Times New Roman" w:hAnsi="Times New Roman" w:cs="Times New Roman"/>
          <w:sz w:val="22"/>
        </w:rPr>
      </w:pPr>
      <w:r w:rsidRPr="00784876">
        <w:rPr>
          <w:rFonts w:ascii="Times New Roman" w:hAnsi="Times New Roman" w:cs="Times New Roman"/>
          <w:sz w:val="22"/>
        </w:rPr>
        <w:lastRenderedPageBreak/>
        <w:t xml:space="preserve">Any dispute under or relating to </w:t>
      </w:r>
      <w:del w:id="74" w:author="Penelope Kim" w:date="2016-06-30T12:00:00Z">
        <w:r w:rsidRPr="00784876" w:rsidDel="00784876">
          <w:rPr>
            <w:rFonts w:ascii="Times New Roman" w:hAnsi="Times New Roman" w:cs="Times New Roman"/>
            <w:sz w:val="22"/>
          </w:rPr>
          <w:delText>this small grant</w:delText>
        </w:r>
      </w:del>
      <w:ins w:id="75" w:author="Penelope Kim" w:date="2016-06-30T12:00:00Z">
        <w:r w:rsidR="00784876">
          <w:rPr>
            <w:rFonts w:ascii="Times New Roman" w:hAnsi="Times New Roman" w:cs="Times New Roman"/>
            <w:sz w:val="22"/>
          </w:rPr>
          <w:t>the Project</w:t>
        </w:r>
      </w:ins>
      <w:r w:rsidRPr="00784876">
        <w:rPr>
          <w:rFonts w:ascii="Times New Roman" w:hAnsi="Times New Roman" w:cs="Times New Roman"/>
          <w:sz w:val="22"/>
        </w:rPr>
        <w:t xml:space="preserve"> sha</w:t>
      </w:r>
      <w:r w:rsidR="002425C1" w:rsidRPr="00784876">
        <w:rPr>
          <w:rFonts w:ascii="Times New Roman" w:hAnsi="Times New Roman" w:cs="Times New Roman"/>
          <w:sz w:val="22"/>
        </w:rPr>
        <w:t xml:space="preserve">ll be handled by the </w:t>
      </w:r>
      <w:r w:rsidR="00410A62" w:rsidRPr="00784876">
        <w:rPr>
          <w:rFonts w:ascii="Times New Roman" w:hAnsi="Times New Roman" w:cs="Times New Roman"/>
          <w:sz w:val="22"/>
        </w:rPr>
        <w:t>G</w:t>
      </w:r>
      <w:r w:rsidR="002425C1" w:rsidRPr="00784876">
        <w:rPr>
          <w:rFonts w:ascii="Times New Roman" w:hAnsi="Times New Roman" w:cs="Times New Roman"/>
          <w:sz w:val="22"/>
        </w:rPr>
        <w:t>rantee</w:t>
      </w:r>
      <w:r w:rsidRPr="00784876">
        <w:rPr>
          <w:rFonts w:ascii="Times New Roman" w:hAnsi="Times New Roman" w:cs="Times New Roman"/>
          <w:sz w:val="22"/>
        </w:rPr>
        <w:t>.</w:t>
      </w:r>
    </w:p>
    <w:p w:rsidR="00505318" w:rsidRDefault="00505318" w:rsidP="00EC013F">
      <w:pPr>
        <w:pStyle w:val="NoSpacing"/>
        <w:numPr>
          <w:ilvl w:val="1"/>
          <w:numId w:val="12"/>
        </w:numPr>
        <w:rPr>
          <w:ins w:id="76" w:author="F&amp;A" w:date="2017-09-07T14:26:00Z"/>
          <w:rFonts w:ascii="Times New Roman" w:hAnsi="Times New Roman" w:cs="Times New Roman"/>
          <w:sz w:val="22"/>
        </w:rPr>
      </w:pPr>
      <w:r w:rsidRPr="00784876">
        <w:rPr>
          <w:rFonts w:ascii="Times New Roman" w:hAnsi="Times New Roman" w:cs="Times New Roman"/>
          <w:sz w:val="22"/>
        </w:rPr>
        <w:t xml:space="preserve">This </w:t>
      </w:r>
      <w:r w:rsidR="00410A62" w:rsidRPr="00784876">
        <w:rPr>
          <w:rFonts w:ascii="Times New Roman" w:hAnsi="Times New Roman" w:cs="Times New Roman"/>
          <w:sz w:val="22"/>
        </w:rPr>
        <w:t>A</w:t>
      </w:r>
      <w:r w:rsidRPr="00784876">
        <w:rPr>
          <w:rFonts w:ascii="Times New Roman" w:hAnsi="Times New Roman" w:cs="Times New Roman"/>
          <w:sz w:val="22"/>
        </w:rPr>
        <w:t xml:space="preserve">greement can be terminated at any time by either party, after providing </w:t>
      </w:r>
      <w:ins w:id="77" w:author="F&amp;A" w:date="2017-09-07T14:29:00Z">
        <w:r w:rsidR="000C2296">
          <w:rPr>
            <w:rFonts w:ascii="Times New Roman" w:hAnsi="Times New Roman" w:cs="Times New Roman"/>
            <w:sz w:val="22"/>
          </w:rPr>
          <w:t xml:space="preserve">30 days </w:t>
        </w:r>
      </w:ins>
      <w:r w:rsidRPr="00784876">
        <w:rPr>
          <w:rFonts w:ascii="Times New Roman" w:hAnsi="Times New Roman" w:cs="Times New Roman"/>
          <w:sz w:val="22"/>
        </w:rPr>
        <w:t xml:space="preserve">written notification to the other party. </w:t>
      </w:r>
      <w:ins w:id="78" w:author="F&amp;A" w:date="2017-09-07T14:28:00Z">
        <w:r w:rsidR="000C2296" w:rsidRPr="000C2296">
          <w:rPr>
            <w:rFonts w:ascii="Times New Roman" w:hAnsi="Times New Roman" w:cs="Times New Roman"/>
            <w:sz w:val="22"/>
          </w:rPr>
          <w:t xml:space="preserve">In the event that </w:t>
        </w:r>
      </w:ins>
      <w:ins w:id="79" w:author="F&amp;A" w:date="2017-09-07T14:35:00Z">
        <w:r w:rsidR="002D7001">
          <w:rPr>
            <w:rFonts w:ascii="Times New Roman" w:hAnsi="Times New Roman" w:cs="Times New Roman"/>
            <w:sz w:val="22"/>
          </w:rPr>
          <w:t>Grantee</w:t>
        </w:r>
      </w:ins>
      <w:ins w:id="80" w:author="F&amp;A" w:date="2017-09-07T14:28:00Z">
        <w:r w:rsidR="000C2296" w:rsidRPr="000C2296">
          <w:rPr>
            <w:rFonts w:ascii="Times New Roman" w:hAnsi="Times New Roman" w:cs="Times New Roman"/>
            <w:sz w:val="22"/>
          </w:rPr>
          <w:t xml:space="preserve"> terminates this Agreement under this provision, </w:t>
        </w:r>
      </w:ins>
      <w:ins w:id="81" w:author="F&amp;A" w:date="2017-09-07T14:31:00Z">
        <w:r w:rsidR="002D7001">
          <w:rPr>
            <w:rFonts w:ascii="Times New Roman" w:hAnsi="Times New Roman" w:cs="Times New Roman"/>
            <w:sz w:val="22"/>
          </w:rPr>
          <w:t>the Grant</w:t>
        </w:r>
        <w:r w:rsidR="000C2296">
          <w:rPr>
            <w:rFonts w:ascii="Times New Roman" w:hAnsi="Times New Roman" w:cs="Times New Roman"/>
            <w:sz w:val="22"/>
          </w:rPr>
          <w:t>ee</w:t>
        </w:r>
      </w:ins>
      <w:ins w:id="82" w:author="F&amp;A" w:date="2017-09-07T14:28:00Z">
        <w:r w:rsidR="000C2296" w:rsidRPr="000C2296">
          <w:rPr>
            <w:rFonts w:ascii="Times New Roman" w:hAnsi="Times New Roman" w:cs="Times New Roman"/>
            <w:sz w:val="22"/>
          </w:rPr>
          <w:t xml:space="preserve"> shall immediately terminate obligations that it may have entered into involving </w:t>
        </w:r>
      </w:ins>
      <w:ins w:id="83" w:author="F&amp;A" w:date="2017-09-07T14:40:00Z">
        <w:r w:rsidR="002D7001">
          <w:rPr>
            <w:rFonts w:ascii="Times New Roman" w:hAnsi="Times New Roman" w:cs="Times New Roman"/>
            <w:sz w:val="22"/>
          </w:rPr>
          <w:t>the</w:t>
        </w:r>
      </w:ins>
      <w:ins w:id="84" w:author="F&amp;A" w:date="2017-09-07T14:31:00Z">
        <w:r w:rsidR="000C2296">
          <w:rPr>
            <w:rFonts w:ascii="Times New Roman" w:hAnsi="Times New Roman" w:cs="Times New Roman"/>
            <w:sz w:val="22"/>
          </w:rPr>
          <w:t xml:space="preserve"> grant funds</w:t>
        </w:r>
      </w:ins>
      <w:ins w:id="85" w:author="F&amp;A" w:date="2017-09-07T14:28:00Z">
        <w:r w:rsidR="000C2296" w:rsidRPr="000C2296">
          <w:rPr>
            <w:rFonts w:ascii="Times New Roman" w:hAnsi="Times New Roman" w:cs="Times New Roman"/>
            <w:sz w:val="22"/>
          </w:rPr>
          <w:t xml:space="preserve"> provided under this Agreement and shall settle all outstanding liabilities and all claims resulting from the termination of </w:t>
        </w:r>
      </w:ins>
      <w:ins w:id="86" w:author="F&amp;A" w:date="2017-09-07T14:38:00Z">
        <w:r w:rsidR="002D7001">
          <w:rPr>
            <w:rFonts w:ascii="Times New Roman" w:hAnsi="Times New Roman" w:cs="Times New Roman"/>
            <w:sz w:val="22"/>
          </w:rPr>
          <w:t xml:space="preserve">the </w:t>
        </w:r>
      </w:ins>
      <w:ins w:id="87" w:author="F&amp;A" w:date="2017-09-07T14:31:00Z">
        <w:r w:rsidR="000C2296">
          <w:rPr>
            <w:rFonts w:ascii="Times New Roman" w:hAnsi="Times New Roman" w:cs="Times New Roman"/>
            <w:sz w:val="22"/>
          </w:rPr>
          <w:t>grant agreement</w:t>
        </w:r>
      </w:ins>
      <w:ins w:id="88" w:author="F&amp;A" w:date="2017-09-07T14:28:00Z">
        <w:r w:rsidR="000C2296" w:rsidRPr="000C2296">
          <w:rPr>
            <w:rFonts w:ascii="Times New Roman" w:hAnsi="Times New Roman" w:cs="Times New Roman"/>
            <w:sz w:val="22"/>
          </w:rPr>
          <w:t xml:space="preserve"> and </w:t>
        </w:r>
      </w:ins>
      <w:ins w:id="89" w:author="F&amp;A" w:date="2017-09-07T14:41:00Z">
        <w:r w:rsidR="002D7001">
          <w:rPr>
            <w:rFonts w:ascii="Times New Roman" w:hAnsi="Times New Roman" w:cs="Times New Roman"/>
            <w:sz w:val="22"/>
          </w:rPr>
          <w:t xml:space="preserve">all </w:t>
        </w:r>
      </w:ins>
      <w:ins w:id="90" w:author="F&amp;A" w:date="2017-09-07T14:28:00Z">
        <w:r w:rsidR="000C2296" w:rsidRPr="000C2296">
          <w:rPr>
            <w:rFonts w:ascii="Times New Roman" w:hAnsi="Times New Roman" w:cs="Times New Roman"/>
            <w:sz w:val="22"/>
          </w:rPr>
          <w:t xml:space="preserve">other obligations.  Any balance of funds received from </w:t>
        </w:r>
      </w:ins>
      <w:ins w:id="91" w:author="F&amp;A" w:date="2017-09-07T14:37:00Z">
        <w:r w:rsidR="002D7001">
          <w:rPr>
            <w:rFonts w:ascii="Times New Roman" w:hAnsi="Times New Roman" w:cs="Times New Roman"/>
            <w:sz w:val="22"/>
          </w:rPr>
          <w:t>Grantor</w:t>
        </w:r>
      </w:ins>
      <w:ins w:id="92" w:author="F&amp;A" w:date="2017-09-07T14:28:00Z">
        <w:r w:rsidR="000C2296" w:rsidRPr="000C2296">
          <w:rPr>
            <w:rFonts w:ascii="Times New Roman" w:hAnsi="Times New Roman" w:cs="Times New Roman"/>
            <w:sz w:val="22"/>
          </w:rPr>
          <w:t xml:space="preserve"> that are unused and found to be unnecessary to liquidate outstanding obligations shall be returned to Partners</w:t>
        </w:r>
        <w:r w:rsidR="000C2296">
          <w:rPr>
            <w:rFonts w:ascii="Times New Roman" w:hAnsi="Times New Roman" w:cs="Times New Roman"/>
            <w:sz w:val="22"/>
          </w:rPr>
          <w:t>.</w:t>
        </w:r>
      </w:ins>
      <w:del w:id="93" w:author="F&amp;A" w:date="2017-09-07T14:27:00Z">
        <w:r w:rsidRPr="00784876" w:rsidDel="000C2296">
          <w:rPr>
            <w:rFonts w:ascii="Times New Roman" w:hAnsi="Times New Roman" w:cs="Times New Roman"/>
            <w:sz w:val="22"/>
          </w:rPr>
          <w:delText>Partners of the Americas</w:delText>
        </w:r>
        <w:r w:rsidR="00EE7A8C" w:rsidRPr="00784876" w:rsidDel="000C2296">
          <w:rPr>
            <w:rFonts w:ascii="Times New Roman" w:hAnsi="Times New Roman" w:cs="Times New Roman"/>
            <w:sz w:val="22"/>
          </w:rPr>
          <w:delText xml:space="preserve"> </w:delText>
        </w:r>
        <w:r w:rsidRPr="00784876" w:rsidDel="000C2296">
          <w:rPr>
            <w:rFonts w:ascii="Times New Roman" w:hAnsi="Times New Roman" w:cs="Times New Roman"/>
            <w:sz w:val="22"/>
          </w:rPr>
          <w:delText>may terminate this small grant upon 30 days written notice if Partners has notice of or has reasonable cause</w:delText>
        </w:r>
        <w:r w:rsidR="002425C1" w:rsidRPr="00784876" w:rsidDel="000C2296">
          <w:rPr>
            <w:rFonts w:ascii="Times New Roman" w:hAnsi="Times New Roman" w:cs="Times New Roman"/>
            <w:sz w:val="22"/>
          </w:rPr>
          <w:delText xml:space="preserve"> to believe that the </w:delText>
        </w:r>
        <w:r w:rsidR="00410A62" w:rsidRPr="00784876" w:rsidDel="000C2296">
          <w:rPr>
            <w:rFonts w:ascii="Times New Roman" w:hAnsi="Times New Roman" w:cs="Times New Roman"/>
            <w:sz w:val="22"/>
          </w:rPr>
          <w:delText>G</w:delText>
        </w:r>
        <w:r w:rsidR="002425C1" w:rsidRPr="00784876" w:rsidDel="000C2296">
          <w:rPr>
            <w:rFonts w:ascii="Times New Roman" w:hAnsi="Times New Roman" w:cs="Times New Roman"/>
            <w:sz w:val="22"/>
          </w:rPr>
          <w:delText>rantee</w:delText>
        </w:r>
        <w:r w:rsidR="003800DE" w:rsidRPr="00784876" w:rsidDel="000C2296">
          <w:rPr>
            <w:rFonts w:ascii="Times New Roman" w:hAnsi="Times New Roman" w:cs="Times New Roman"/>
            <w:sz w:val="22"/>
          </w:rPr>
          <w:delText xml:space="preserve"> is unable to perform</w:delText>
        </w:r>
      </w:del>
      <w:ins w:id="94" w:author="Penelope Kim" w:date="2016-06-30T10:22:00Z">
        <w:del w:id="95" w:author="F&amp;A" w:date="2017-09-07T14:27:00Z">
          <w:r w:rsidR="00410A62" w:rsidRPr="00784876" w:rsidDel="000C2296">
            <w:rPr>
              <w:rFonts w:ascii="Times New Roman" w:hAnsi="Times New Roman" w:cs="Times New Roman"/>
              <w:sz w:val="22"/>
            </w:rPr>
            <w:delText xml:space="preserve"> </w:delText>
          </w:r>
        </w:del>
      </w:ins>
      <w:ins w:id="96" w:author="Penelope Kim" w:date="2016-06-30T10:23:00Z">
        <w:del w:id="97" w:author="F&amp;A" w:date="2017-09-07T14:27:00Z">
          <w:r w:rsidR="00410A62" w:rsidRPr="00784876" w:rsidDel="000C2296">
            <w:rPr>
              <w:rFonts w:ascii="Times New Roman" w:hAnsi="Times New Roman" w:cs="Times New Roman"/>
              <w:sz w:val="22"/>
            </w:rPr>
            <w:delText xml:space="preserve">or fulfill </w:delText>
          </w:r>
        </w:del>
      </w:ins>
      <w:ins w:id="98" w:author="Penelope Kim" w:date="2016-06-30T11:57:00Z">
        <w:del w:id="99" w:author="F&amp;A" w:date="2017-09-07T14:27:00Z">
          <w:r w:rsidR="00784876" w:rsidDel="000C2296">
            <w:rPr>
              <w:rFonts w:ascii="Times New Roman" w:hAnsi="Times New Roman" w:cs="Times New Roman"/>
              <w:sz w:val="22"/>
            </w:rPr>
            <w:delText>Project</w:delText>
          </w:r>
        </w:del>
      </w:ins>
      <w:ins w:id="100" w:author="Penelope Kim" w:date="2016-06-30T10:23:00Z">
        <w:del w:id="101" w:author="F&amp;A" w:date="2017-09-07T14:27:00Z">
          <w:r w:rsidR="00410A62" w:rsidRPr="00784876" w:rsidDel="000C2296">
            <w:rPr>
              <w:rFonts w:ascii="Times New Roman" w:hAnsi="Times New Roman" w:cs="Times New Roman"/>
              <w:sz w:val="22"/>
            </w:rPr>
            <w:delText xml:space="preserve"> </w:delText>
          </w:r>
        </w:del>
      </w:ins>
      <w:ins w:id="102" w:author="Penelope Kim" w:date="2016-06-30T10:22:00Z">
        <w:del w:id="103" w:author="F&amp;A" w:date="2017-09-07T14:27:00Z">
          <w:r w:rsidR="00410A62" w:rsidRPr="00784876" w:rsidDel="000C2296">
            <w:rPr>
              <w:rFonts w:ascii="Times New Roman" w:hAnsi="Times New Roman" w:cs="Times New Roman"/>
              <w:sz w:val="22"/>
            </w:rPr>
            <w:delText>activities</w:delText>
          </w:r>
        </w:del>
      </w:ins>
      <w:del w:id="104" w:author="F&amp;A" w:date="2017-09-07T14:27:00Z">
        <w:r w:rsidRPr="00784876" w:rsidDel="000C2296">
          <w:rPr>
            <w:rFonts w:ascii="Times New Roman" w:hAnsi="Times New Roman" w:cs="Times New Roman"/>
            <w:sz w:val="22"/>
          </w:rPr>
          <w:delText xml:space="preserve">. </w:delText>
        </w:r>
      </w:del>
    </w:p>
    <w:p w:rsidR="000C2296" w:rsidRPr="000C2296" w:rsidRDefault="000C2296" w:rsidP="000C2296">
      <w:pPr>
        <w:pStyle w:val="NoSpacing"/>
        <w:numPr>
          <w:ilvl w:val="1"/>
          <w:numId w:val="12"/>
        </w:numPr>
        <w:rPr>
          <w:ins w:id="105" w:author="F&amp;A" w:date="2017-09-07T14:26:00Z"/>
          <w:rFonts w:ascii="Times New Roman" w:hAnsi="Times New Roman" w:cs="Times New Roman"/>
          <w:sz w:val="22"/>
          <w:rPrChange w:id="106" w:author="F&amp;A" w:date="2017-09-07T14:28:00Z">
            <w:rPr>
              <w:ins w:id="107" w:author="F&amp;A" w:date="2017-09-07T14:26:00Z"/>
              <w:rFonts w:ascii="Times New Roman" w:hAnsi="Times New Roman" w:cs="Times New Roman"/>
              <w:sz w:val="22"/>
            </w:rPr>
          </w:rPrChange>
        </w:rPr>
        <w:pPrChange w:id="108" w:author="F&amp;A" w:date="2017-09-07T14:28:00Z">
          <w:pPr>
            <w:pStyle w:val="NoSpacing"/>
            <w:numPr>
              <w:ilvl w:val="1"/>
              <w:numId w:val="12"/>
            </w:numPr>
            <w:ind w:left="720" w:hanging="360"/>
          </w:pPr>
        </w:pPrChange>
      </w:pPr>
      <w:ins w:id="109" w:author="F&amp;A" w:date="2017-09-07T14:26:00Z">
        <w:r w:rsidRPr="000C2296">
          <w:rPr>
            <w:rFonts w:ascii="Times New Roman" w:hAnsi="Times New Roman" w:cs="Times New Roman"/>
            <w:sz w:val="22"/>
          </w:rPr>
          <w:t xml:space="preserve">If Partners determines that </w:t>
        </w:r>
      </w:ins>
      <w:ins w:id="110" w:author="F&amp;A" w:date="2017-09-07T14:37:00Z">
        <w:r w:rsidR="002D7001">
          <w:rPr>
            <w:rFonts w:ascii="Times New Roman" w:hAnsi="Times New Roman" w:cs="Times New Roman"/>
            <w:sz w:val="22"/>
          </w:rPr>
          <w:t>Grantee</w:t>
        </w:r>
      </w:ins>
      <w:ins w:id="111" w:author="F&amp;A" w:date="2017-09-07T14:26:00Z">
        <w:r w:rsidRPr="000C2296">
          <w:rPr>
            <w:rFonts w:ascii="Times New Roman" w:hAnsi="Times New Roman" w:cs="Times New Roman"/>
            <w:sz w:val="22"/>
          </w:rPr>
          <w:t xml:space="preserve"> has breached or failed to comply with any material term or condition of this Agreement, and </w:t>
        </w:r>
      </w:ins>
      <w:ins w:id="112" w:author="F&amp;A" w:date="2017-09-07T14:37:00Z">
        <w:r w:rsidR="002D7001">
          <w:rPr>
            <w:rFonts w:ascii="Times New Roman" w:hAnsi="Times New Roman" w:cs="Times New Roman"/>
            <w:sz w:val="22"/>
          </w:rPr>
          <w:t>Grantee</w:t>
        </w:r>
      </w:ins>
      <w:ins w:id="113" w:author="F&amp;A" w:date="2017-09-07T14:26:00Z">
        <w:r w:rsidRPr="000C2296">
          <w:rPr>
            <w:rFonts w:ascii="Times New Roman" w:hAnsi="Times New Roman" w:cs="Times New Roman"/>
            <w:sz w:val="22"/>
          </w:rPr>
          <w:t xml:space="preserve"> fails to cure, or take steps to cure, such breach or noncompliance within ten (10) days of written notice from Partners, in Partners’ sole discretion, Partners may terminate the Agreement upon written notice setting forth the reasons for termination.  Upon receipt of Partners notice to terminate, </w:t>
        </w:r>
      </w:ins>
      <w:ins w:id="114" w:author="F&amp;A" w:date="2017-09-07T14:37:00Z">
        <w:r w:rsidR="002D7001">
          <w:rPr>
            <w:rFonts w:ascii="Times New Roman" w:hAnsi="Times New Roman" w:cs="Times New Roman"/>
            <w:sz w:val="22"/>
          </w:rPr>
          <w:t>Grantee</w:t>
        </w:r>
      </w:ins>
      <w:ins w:id="115" w:author="F&amp;A" w:date="2017-09-07T14:26:00Z">
        <w:r w:rsidRPr="000C2296">
          <w:rPr>
            <w:rFonts w:ascii="Times New Roman" w:hAnsi="Times New Roman" w:cs="Times New Roman"/>
            <w:sz w:val="22"/>
          </w:rPr>
          <w:t xml:space="preserve"> shall immediately terminate obligations that it may have entered into involving </w:t>
        </w:r>
      </w:ins>
      <w:ins w:id="116" w:author="F&amp;A" w:date="2017-09-07T14:38:00Z">
        <w:r w:rsidR="002D7001">
          <w:rPr>
            <w:rFonts w:ascii="Times New Roman" w:hAnsi="Times New Roman" w:cs="Times New Roman"/>
            <w:sz w:val="22"/>
          </w:rPr>
          <w:t>grant</w:t>
        </w:r>
      </w:ins>
      <w:ins w:id="117" w:author="F&amp;A" w:date="2017-09-07T14:26:00Z">
        <w:r w:rsidRPr="000C2296">
          <w:rPr>
            <w:rFonts w:ascii="Times New Roman" w:hAnsi="Times New Roman" w:cs="Times New Roman"/>
            <w:sz w:val="22"/>
          </w:rPr>
          <w:t xml:space="preserve"> funds and shall settle all outstanding liabilities and all claims resulting from the termination of </w:t>
        </w:r>
      </w:ins>
      <w:ins w:id="118" w:author="F&amp;A" w:date="2017-09-07T14:38:00Z">
        <w:r w:rsidR="0016355E">
          <w:rPr>
            <w:rFonts w:ascii="Times New Roman" w:hAnsi="Times New Roman" w:cs="Times New Roman"/>
            <w:sz w:val="22"/>
          </w:rPr>
          <w:t xml:space="preserve">the </w:t>
        </w:r>
        <w:r w:rsidR="002D7001">
          <w:rPr>
            <w:rFonts w:ascii="Times New Roman" w:hAnsi="Times New Roman" w:cs="Times New Roman"/>
            <w:sz w:val="22"/>
          </w:rPr>
          <w:t>grant agreement</w:t>
        </w:r>
      </w:ins>
      <w:ins w:id="119" w:author="F&amp;A" w:date="2017-09-07T14:26:00Z">
        <w:r w:rsidRPr="000C2296">
          <w:rPr>
            <w:rFonts w:ascii="Times New Roman" w:hAnsi="Times New Roman" w:cs="Times New Roman"/>
            <w:sz w:val="22"/>
          </w:rPr>
          <w:t xml:space="preserve"> and</w:t>
        </w:r>
      </w:ins>
      <w:ins w:id="120" w:author="F&amp;A" w:date="2017-09-07T14:55:00Z">
        <w:r w:rsidR="0016355E">
          <w:rPr>
            <w:rFonts w:ascii="Times New Roman" w:hAnsi="Times New Roman" w:cs="Times New Roman"/>
            <w:sz w:val="22"/>
          </w:rPr>
          <w:t xml:space="preserve"> all</w:t>
        </w:r>
      </w:ins>
      <w:ins w:id="121" w:author="F&amp;A" w:date="2017-09-07T14:26:00Z">
        <w:r w:rsidRPr="000C2296">
          <w:rPr>
            <w:rFonts w:ascii="Times New Roman" w:hAnsi="Times New Roman" w:cs="Times New Roman"/>
            <w:sz w:val="22"/>
          </w:rPr>
          <w:t xml:space="preserve"> other obligations.</w:t>
        </w:r>
      </w:ins>
      <w:ins w:id="122" w:author="F&amp;A" w:date="2017-09-07T14:28:00Z">
        <w:r>
          <w:rPr>
            <w:rFonts w:ascii="Times New Roman" w:hAnsi="Times New Roman" w:cs="Times New Roman"/>
            <w:sz w:val="22"/>
          </w:rPr>
          <w:t xml:space="preserve"> </w:t>
        </w:r>
      </w:ins>
      <w:ins w:id="123" w:author="F&amp;A" w:date="2017-09-07T14:26:00Z">
        <w:r w:rsidRPr="000C2296">
          <w:rPr>
            <w:rFonts w:ascii="Times New Roman" w:hAnsi="Times New Roman" w:cs="Times New Roman"/>
            <w:sz w:val="22"/>
            <w:rPrChange w:id="124" w:author="F&amp;A" w:date="2017-09-07T14:28:00Z">
              <w:rPr>
                <w:rFonts w:ascii="Times New Roman" w:hAnsi="Times New Roman" w:cs="Times New Roman"/>
                <w:sz w:val="22"/>
              </w:rPr>
            </w:rPrChange>
          </w:rPr>
          <w:t xml:space="preserve">In the event of termination under this paragraph, Partners reserves the right to take such action as may be necessary to recover any unexpended, unobligated, and unallowable </w:t>
        </w:r>
      </w:ins>
      <w:ins w:id="125" w:author="F&amp;A" w:date="2017-09-07T14:39:00Z">
        <w:r w:rsidR="002D7001">
          <w:rPr>
            <w:rFonts w:ascii="Times New Roman" w:hAnsi="Times New Roman" w:cs="Times New Roman"/>
            <w:sz w:val="22"/>
          </w:rPr>
          <w:t>grant</w:t>
        </w:r>
      </w:ins>
      <w:ins w:id="126" w:author="F&amp;A" w:date="2017-09-07T14:26:00Z">
        <w:r w:rsidRPr="000C2296">
          <w:rPr>
            <w:rFonts w:ascii="Times New Roman" w:hAnsi="Times New Roman" w:cs="Times New Roman"/>
            <w:sz w:val="22"/>
            <w:rPrChange w:id="127" w:author="F&amp;A" w:date="2017-09-07T14:28:00Z">
              <w:rPr>
                <w:rFonts w:ascii="Times New Roman" w:hAnsi="Times New Roman" w:cs="Times New Roman"/>
                <w:sz w:val="22"/>
              </w:rPr>
            </w:rPrChange>
          </w:rPr>
          <w:t xml:space="preserve"> funds provided hereunder.</w:t>
        </w:r>
      </w:ins>
    </w:p>
    <w:p w:rsidR="000C2296" w:rsidRPr="00784876" w:rsidDel="000C2296" w:rsidRDefault="000C2296" w:rsidP="000C2296">
      <w:pPr>
        <w:pStyle w:val="NoSpacing"/>
        <w:ind w:left="360"/>
        <w:rPr>
          <w:del w:id="128" w:author="F&amp;A" w:date="2017-09-07T14:26:00Z"/>
          <w:rFonts w:ascii="Times New Roman" w:hAnsi="Times New Roman" w:cs="Times New Roman"/>
          <w:sz w:val="22"/>
        </w:rPr>
        <w:pPrChange w:id="129" w:author="F&amp;A" w:date="2017-09-07T14:28:00Z">
          <w:pPr>
            <w:pStyle w:val="NoSpacing"/>
            <w:numPr>
              <w:ilvl w:val="1"/>
              <w:numId w:val="12"/>
            </w:numPr>
            <w:ind w:left="720" w:hanging="360"/>
          </w:pPr>
        </w:pPrChange>
      </w:pPr>
    </w:p>
    <w:p w:rsidR="00511E30" w:rsidRPr="00784876" w:rsidDel="000C2296" w:rsidRDefault="00511E30" w:rsidP="000C2296">
      <w:pPr>
        <w:pStyle w:val="NoSpacing"/>
        <w:ind w:left="360"/>
        <w:rPr>
          <w:del w:id="130" w:author="F&amp;A" w:date="2017-09-07T14:26:00Z"/>
          <w:rFonts w:ascii="Times New Roman" w:hAnsi="Times New Roman" w:cs="Times New Roman"/>
          <w:sz w:val="22"/>
        </w:rPr>
        <w:pPrChange w:id="131" w:author="F&amp;A" w:date="2017-09-07T14:28:00Z">
          <w:pPr>
            <w:pStyle w:val="NoSpacing"/>
          </w:pPr>
        </w:pPrChange>
      </w:pPr>
    </w:p>
    <w:p w:rsidR="000C2296" w:rsidRDefault="000C2296" w:rsidP="000C2296">
      <w:pPr>
        <w:pStyle w:val="NoSpacing"/>
        <w:ind w:left="360"/>
        <w:rPr>
          <w:ins w:id="132" w:author="F&amp;A" w:date="2017-09-07T14:28:00Z"/>
          <w:rFonts w:ascii="Times New Roman" w:hAnsi="Times New Roman" w:cs="Times New Roman"/>
          <w:b/>
          <w:sz w:val="22"/>
        </w:rPr>
        <w:pPrChange w:id="133" w:author="F&amp;A" w:date="2017-09-07T14:28:00Z">
          <w:pPr>
            <w:pStyle w:val="NoSpacing"/>
            <w:numPr>
              <w:numId w:val="12"/>
            </w:numPr>
            <w:ind w:left="360" w:hanging="360"/>
          </w:pPr>
        </w:pPrChange>
      </w:pPr>
    </w:p>
    <w:p w:rsidR="00511E30" w:rsidRPr="00784876" w:rsidRDefault="00511E30" w:rsidP="00511E30">
      <w:pPr>
        <w:pStyle w:val="NoSpacing"/>
        <w:numPr>
          <w:ilvl w:val="0"/>
          <w:numId w:val="12"/>
        </w:numPr>
        <w:rPr>
          <w:rFonts w:ascii="Times New Roman" w:hAnsi="Times New Roman" w:cs="Times New Roman"/>
          <w:b/>
          <w:sz w:val="22"/>
        </w:rPr>
      </w:pPr>
      <w:r w:rsidRPr="00784876">
        <w:rPr>
          <w:rFonts w:ascii="Times New Roman" w:hAnsi="Times New Roman" w:cs="Times New Roman"/>
          <w:b/>
          <w:sz w:val="22"/>
        </w:rPr>
        <w:t xml:space="preserve">Use of </w:t>
      </w:r>
      <w:r w:rsidR="00410A62" w:rsidRPr="00784876">
        <w:rPr>
          <w:rFonts w:ascii="Times New Roman" w:hAnsi="Times New Roman" w:cs="Times New Roman"/>
          <w:b/>
          <w:sz w:val="22"/>
        </w:rPr>
        <w:t>P</w:t>
      </w:r>
      <w:r w:rsidRPr="00784876">
        <w:rPr>
          <w:rFonts w:ascii="Times New Roman" w:hAnsi="Times New Roman" w:cs="Times New Roman"/>
          <w:b/>
          <w:sz w:val="22"/>
        </w:rPr>
        <w:t>roprietary Information</w:t>
      </w:r>
    </w:p>
    <w:p w:rsidR="00511E30" w:rsidRPr="00784876" w:rsidRDefault="00511E30" w:rsidP="00EC013F">
      <w:pPr>
        <w:pStyle w:val="NoSpacing"/>
        <w:numPr>
          <w:ilvl w:val="1"/>
          <w:numId w:val="12"/>
        </w:numPr>
        <w:spacing w:line="240" w:lineRule="auto"/>
        <w:rPr>
          <w:rFonts w:ascii="Times New Roman" w:hAnsi="Times New Roman" w:cs="Times New Roman"/>
          <w:sz w:val="22"/>
        </w:rPr>
      </w:pPr>
      <w:r w:rsidRPr="00784876">
        <w:rPr>
          <w:rFonts w:ascii="Times New Roman" w:hAnsi="Times New Roman" w:cs="Times New Roman"/>
          <w:sz w:val="22"/>
        </w:rPr>
        <w:t xml:space="preserve">Each of the parties agrees to use reasonable efforts to protect the proprietary information of the other party. </w:t>
      </w:r>
    </w:p>
    <w:p w:rsidR="00B5017A" w:rsidRPr="00784876" w:rsidRDefault="00B5017A" w:rsidP="00B5017A">
      <w:pPr>
        <w:pStyle w:val="NoSpacing"/>
        <w:numPr>
          <w:ilvl w:val="1"/>
          <w:numId w:val="12"/>
        </w:numPr>
        <w:spacing w:line="240" w:lineRule="auto"/>
        <w:rPr>
          <w:rFonts w:ascii="Times New Roman" w:hAnsi="Times New Roman" w:cs="Times New Roman"/>
          <w:sz w:val="22"/>
        </w:rPr>
      </w:pPr>
      <w:r w:rsidRPr="00784876">
        <w:rPr>
          <w:rFonts w:ascii="Times New Roman" w:hAnsi="Times New Roman" w:cs="Times New Roman"/>
          <w:sz w:val="22"/>
        </w:rPr>
        <w:t>Neither party shall be liable for the inadvertent nor</w:t>
      </w:r>
      <w:r w:rsidR="00511E30" w:rsidRPr="00784876">
        <w:rPr>
          <w:rFonts w:ascii="Times New Roman" w:hAnsi="Times New Roman" w:cs="Times New Roman"/>
          <w:sz w:val="22"/>
        </w:rPr>
        <w:t xml:space="preserve"> </w:t>
      </w:r>
      <w:proofErr w:type="gramStart"/>
      <w:r w:rsidRPr="00784876">
        <w:rPr>
          <w:rFonts w:ascii="Times New Roman" w:hAnsi="Times New Roman" w:cs="Times New Roman"/>
          <w:sz w:val="22"/>
        </w:rPr>
        <w:t>accidental disclosure of proprietary information if such disclosure occurs despite the exercise of the same degree of care as such party normally take</w:t>
      </w:r>
      <w:ins w:id="134" w:author="Penelope Kim" w:date="2016-06-30T10:27:00Z">
        <w:r w:rsidR="00EC013F" w:rsidRPr="00784876">
          <w:rPr>
            <w:rFonts w:ascii="Times New Roman" w:hAnsi="Times New Roman" w:cs="Times New Roman"/>
            <w:sz w:val="22"/>
          </w:rPr>
          <w:t>s</w:t>
        </w:r>
      </w:ins>
      <w:proofErr w:type="gramEnd"/>
      <w:r w:rsidR="00511E30" w:rsidRPr="00784876">
        <w:rPr>
          <w:rFonts w:ascii="Times New Roman" w:hAnsi="Times New Roman" w:cs="Times New Roman"/>
          <w:sz w:val="22"/>
        </w:rPr>
        <w:t xml:space="preserve"> to preserve and safeguard its own proprietary information.</w:t>
      </w:r>
    </w:p>
    <w:p w:rsidR="00511E30" w:rsidRPr="00784876" w:rsidRDefault="00511E30" w:rsidP="00EC013F">
      <w:pPr>
        <w:pStyle w:val="NoSpacing"/>
        <w:numPr>
          <w:ilvl w:val="1"/>
          <w:numId w:val="12"/>
        </w:numPr>
        <w:spacing w:line="240" w:lineRule="auto"/>
        <w:rPr>
          <w:rFonts w:ascii="Times New Roman" w:hAnsi="Times New Roman" w:cs="Times New Roman"/>
          <w:sz w:val="22"/>
        </w:rPr>
      </w:pPr>
      <w:r w:rsidRPr="00784876">
        <w:rPr>
          <w:rFonts w:ascii="Times New Roman" w:hAnsi="Times New Roman" w:cs="Times New Roman"/>
          <w:sz w:val="22"/>
        </w:rPr>
        <w:t>The provisions under this heading shall survive any Agreement termination for twelve (12) months.</w:t>
      </w:r>
    </w:p>
    <w:p w:rsidR="00B5017A" w:rsidRPr="00784876" w:rsidRDefault="00B5017A" w:rsidP="00B5017A">
      <w:pPr>
        <w:widowControl w:val="0"/>
        <w:spacing w:after="0"/>
        <w:ind w:left="720"/>
        <w:rPr>
          <w:rFonts w:ascii="Times New Roman" w:hAnsi="Times New Roman" w:cs="Times New Roman"/>
          <w:sz w:val="22"/>
        </w:rPr>
      </w:pPr>
    </w:p>
    <w:p w:rsidR="00B5017A" w:rsidRPr="00784876" w:rsidRDefault="00B5017A" w:rsidP="00410A62">
      <w:pPr>
        <w:pStyle w:val="ListParagraph"/>
        <w:numPr>
          <w:ilvl w:val="0"/>
          <w:numId w:val="12"/>
        </w:numPr>
        <w:autoSpaceDE w:val="0"/>
        <w:autoSpaceDN w:val="0"/>
        <w:adjustRightInd w:val="0"/>
        <w:rPr>
          <w:rFonts w:ascii="Times New Roman" w:hAnsi="Times New Roman" w:cs="Times New Roman"/>
          <w:color w:val="000000"/>
          <w:sz w:val="22"/>
        </w:rPr>
      </w:pPr>
      <w:r w:rsidRPr="00784876">
        <w:rPr>
          <w:rFonts w:ascii="Times New Roman" w:hAnsi="Times New Roman" w:cs="Times New Roman"/>
          <w:b/>
          <w:color w:val="000000"/>
          <w:sz w:val="22"/>
        </w:rPr>
        <w:t>Conflict of Interest</w:t>
      </w:r>
    </w:p>
    <w:p w:rsidR="00B5017A" w:rsidRPr="00784876" w:rsidRDefault="00B5017A" w:rsidP="00D004FC">
      <w:pPr>
        <w:pStyle w:val="ListParagraph"/>
        <w:autoSpaceDE w:val="0"/>
        <w:autoSpaceDN w:val="0"/>
        <w:adjustRightInd w:val="0"/>
        <w:ind w:left="360" w:firstLine="0"/>
        <w:rPr>
          <w:ins w:id="135" w:author="Penelope Kim" w:date="2016-06-30T10:32:00Z"/>
          <w:rFonts w:ascii="Times New Roman" w:hAnsi="Times New Roman" w:cs="Times New Roman"/>
          <w:color w:val="auto"/>
          <w:sz w:val="22"/>
        </w:rPr>
      </w:pPr>
      <w:r w:rsidRPr="00784876">
        <w:rPr>
          <w:rFonts w:ascii="Times New Roman" w:hAnsi="Times New Roman" w:cs="Times New Roman"/>
          <w:color w:val="000000"/>
          <w:sz w:val="22"/>
        </w:rPr>
        <w:t xml:space="preserve">Both parties confirm that they do not have an actual or potential conflict of interest for the work contemplated by the Project. Both parties agree that they will inform the other party should a potential conflict of interest </w:t>
      </w:r>
      <w:r w:rsidRPr="00784876">
        <w:rPr>
          <w:rFonts w:ascii="Times New Roman" w:hAnsi="Times New Roman" w:cs="Times New Roman"/>
          <w:color w:val="auto"/>
          <w:sz w:val="22"/>
        </w:rPr>
        <w:t xml:space="preserve">arise during the course of </w:t>
      </w:r>
      <w:r w:rsidR="00871131" w:rsidRPr="00784876">
        <w:rPr>
          <w:rFonts w:ascii="Times New Roman" w:hAnsi="Times New Roman" w:cs="Times New Roman"/>
          <w:color w:val="auto"/>
          <w:sz w:val="22"/>
        </w:rPr>
        <w:t xml:space="preserve">this </w:t>
      </w:r>
      <w:r w:rsidR="00583AB2" w:rsidRPr="00784876">
        <w:rPr>
          <w:rFonts w:ascii="Times New Roman" w:hAnsi="Times New Roman" w:cs="Times New Roman"/>
          <w:color w:val="auto"/>
          <w:sz w:val="22"/>
        </w:rPr>
        <w:t>grant</w:t>
      </w:r>
      <w:r w:rsidRPr="00784876">
        <w:rPr>
          <w:rFonts w:ascii="Times New Roman" w:hAnsi="Times New Roman" w:cs="Times New Roman"/>
          <w:color w:val="auto"/>
          <w:sz w:val="22"/>
        </w:rPr>
        <w:t xml:space="preserve">. </w:t>
      </w:r>
    </w:p>
    <w:p w:rsidR="00EF2ACF" w:rsidRPr="00784876" w:rsidRDefault="00EF2ACF" w:rsidP="00EF2ACF">
      <w:pPr>
        <w:pStyle w:val="ListParagraph"/>
        <w:autoSpaceDE w:val="0"/>
        <w:autoSpaceDN w:val="0"/>
        <w:adjustRightInd w:val="0"/>
        <w:ind w:left="1080" w:firstLine="0"/>
        <w:rPr>
          <w:rFonts w:ascii="Times New Roman" w:hAnsi="Times New Roman" w:cs="Times New Roman"/>
          <w:color w:val="auto"/>
          <w:sz w:val="22"/>
        </w:rPr>
      </w:pPr>
    </w:p>
    <w:p w:rsidR="008F6C83" w:rsidRPr="00784876" w:rsidRDefault="008F6C83" w:rsidP="00410A62">
      <w:pPr>
        <w:pStyle w:val="ListParagraph"/>
        <w:numPr>
          <w:ilvl w:val="0"/>
          <w:numId w:val="12"/>
        </w:numPr>
        <w:rPr>
          <w:rFonts w:ascii="Times New Roman" w:hAnsi="Times New Roman" w:cs="Times New Roman"/>
          <w:b/>
          <w:color w:val="auto"/>
          <w:sz w:val="22"/>
        </w:rPr>
      </w:pPr>
      <w:r w:rsidRPr="00784876">
        <w:rPr>
          <w:rFonts w:ascii="Times New Roman" w:hAnsi="Times New Roman" w:cs="Times New Roman"/>
          <w:b/>
          <w:color w:val="auto"/>
          <w:sz w:val="22"/>
        </w:rPr>
        <w:t>Notices</w:t>
      </w:r>
    </w:p>
    <w:p w:rsidR="008F6C83" w:rsidRPr="00784876" w:rsidRDefault="008F6C83" w:rsidP="00D004FC">
      <w:pPr>
        <w:pStyle w:val="ListParagraph"/>
        <w:ind w:left="360" w:firstLine="0"/>
        <w:rPr>
          <w:rFonts w:ascii="Times New Roman" w:hAnsi="Times New Roman" w:cs="Times New Roman"/>
          <w:color w:val="auto"/>
          <w:sz w:val="22"/>
        </w:rPr>
      </w:pPr>
      <w:r w:rsidRPr="00784876">
        <w:rPr>
          <w:rFonts w:ascii="Times New Roman" w:hAnsi="Times New Roman" w:cs="Times New Roman"/>
          <w:color w:val="auto"/>
          <w:sz w:val="22"/>
        </w:rPr>
        <w:t>Any notice or other written submission required or permitted shall be directed to the specific person</w:t>
      </w:r>
      <w:r w:rsidR="00B71EC3">
        <w:rPr>
          <w:rFonts w:ascii="Times New Roman" w:hAnsi="Times New Roman" w:cs="Times New Roman"/>
          <w:color w:val="auto"/>
          <w:sz w:val="22"/>
        </w:rPr>
        <w:t>(s)</w:t>
      </w:r>
      <w:r w:rsidRPr="00784876">
        <w:rPr>
          <w:rFonts w:ascii="Times New Roman" w:hAnsi="Times New Roman" w:cs="Times New Roman"/>
          <w:color w:val="auto"/>
          <w:sz w:val="22"/>
        </w:rPr>
        <w:t xml:space="preserve"> designated below to represent the </w:t>
      </w:r>
      <w:r w:rsidR="006E269F" w:rsidRPr="00784876">
        <w:rPr>
          <w:rFonts w:ascii="Times New Roman" w:hAnsi="Times New Roman" w:cs="Times New Roman"/>
          <w:color w:val="auto"/>
          <w:sz w:val="22"/>
        </w:rPr>
        <w:t>Grantor and the Grantee</w:t>
      </w:r>
      <w:r w:rsidRPr="00784876">
        <w:rPr>
          <w:rFonts w:ascii="Times New Roman" w:hAnsi="Times New Roman" w:cs="Times New Roman"/>
          <w:color w:val="auto"/>
          <w:sz w:val="22"/>
        </w:rPr>
        <w:t xml:space="preserve">.  </w:t>
      </w:r>
    </w:p>
    <w:tbl>
      <w:tblPr>
        <w:tblW w:w="0" w:type="auto"/>
        <w:tblInd w:w="828" w:type="dxa"/>
        <w:tblLayout w:type="fixed"/>
        <w:tblLook w:val="04A0" w:firstRow="1" w:lastRow="0" w:firstColumn="1" w:lastColumn="0" w:noHBand="0" w:noVBand="1"/>
      </w:tblPr>
      <w:tblGrid>
        <w:gridCol w:w="900"/>
        <w:gridCol w:w="360"/>
        <w:gridCol w:w="3420"/>
        <w:gridCol w:w="1127"/>
        <w:gridCol w:w="133"/>
        <w:gridCol w:w="3377"/>
      </w:tblGrid>
      <w:tr w:rsidR="008911C0" w:rsidRPr="00784876" w:rsidTr="008911C0">
        <w:tc>
          <w:tcPr>
            <w:tcW w:w="4680" w:type="dxa"/>
            <w:gridSpan w:val="3"/>
            <w:shd w:val="clear" w:color="auto" w:fill="auto"/>
          </w:tcPr>
          <w:p w:rsidR="008911C0" w:rsidRPr="00784876" w:rsidRDefault="008911C0" w:rsidP="00EF2ACF">
            <w:pPr>
              <w:spacing w:after="0"/>
              <w:rPr>
                <w:rFonts w:ascii="Times New Roman" w:hAnsi="Times New Roman" w:cs="Times New Roman"/>
                <w:b/>
                <w:sz w:val="22"/>
              </w:rPr>
            </w:pPr>
            <w:r>
              <w:rPr>
                <w:rFonts w:ascii="Times New Roman" w:hAnsi="Times New Roman" w:cs="Times New Roman"/>
                <w:b/>
                <w:sz w:val="22"/>
              </w:rPr>
              <w:t>Grant</w:t>
            </w:r>
            <w:r w:rsidRPr="00784876">
              <w:rPr>
                <w:rFonts w:ascii="Times New Roman" w:hAnsi="Times New Roman" w:cs="Times New Roman"/>
                <w:b/>
                <w:sz w:val="22"/>
              </w:rPr>
              <w:t>or:</w:t>
            </w:r>
          </w:p>
        </w:tc>
        <w:tc>
          <w:tcPr>
            <w:tcW w:w="4637" w:type="dxa"/>
            <w:gridSpan w:val="3"/>
            <w:shd w:val="clear" w:color="auto" w:fill="auto"/>
          </w:tcPr>
          <w:p w:rsidR="008911C0" w:rsidRPr="00784876" w:rsidRDefault="008911C0" w:rsidP="00EF2ACF">
            <w:pPr>
              <w:spacing w:after="0"/>
              <w:rPr>
                <w:rFonts w:ascii="Times New Roman" w:hAnsi="Times New Roman" w:cs="Times New Roman"/>
                <w:b/>
                <w:sz w:val="22"/>
              </w:rPr>
            </w:pPr>
            <w:r w:rsidRPr="00784876">
              <w:rPr>
                <w:rFonts w:ascii="Times New Roman" w:hAnsi="Times New Roman" w:cs="Times New Roman"/>
                <w:b/>
                <w:sz w:val="22"/>
              </w:rPr>
              <w:t>Grantee:</w:t>
            </w:r>
          </w:p>
        </w:tc>
      </w:tr>
      <w:tr w:rsidR="008911C0" w:rsidRPr="00784876" w:rsidTr="008911C0">
        <w:tc>
          <w:tcPr>
            <w:tcW w:w="4680" w:type="dxa"/>
            <w:gridSpan w:val="3"/>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Partners of the Americas</w:t>
            </w:r>
          </w:p>
        </w:tc>
        <w:tc>
          <w:tcPr>
            <w:tcW w:w="4637" w:type="dxa"/>
            <w:gridSpan w:val="3"/>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9"/>
                  <w:enabled/>
                  <w:calcOnExit w:val="0"/>
                  <w:textInput/>
                </w:ffData>
              </w:fldChar>
            </w:r>
            <w:bookmarkStart w:id="136" w:name="Text9"/>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bookmarkEnd w:id="136"/>
          </w:p>
        </w:tc>
      </w:tr>
      <w:tr w:rsidR="008911C0" w:rsidRPr="00784876" w:rsidTr="008911C0">
        <w:tc>
          <w:tcPr>
            <w:tcW w:w="4680" w:type="dxa"/>
            <w:gridSpan w:val="3"/>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1424 K Street NW, Suite 700</w:t>
            </w:r>
          </w:p>
        </w:tc>
        <w:tc>
          <w:tcPr>
            <w:tcW w:w="4637" w:type="dxa"/>
            <w:gridSpan w:val="3"/>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0"/>
                  <w:enabled/>
                  <w:calcOnExit w:val="0"/>
                  <w:textInput/>
                </w:ffData>
              </w:fldChar>
            </w:r>
            <w:bookmarkStart w:id="137" w:name="Text10"/>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bookmarkEnd w:id="137"/>
          </w:p>
        </w:tc>
      </w:tr>
      <w:tr w:rsidR="008911C0" w:rsidRPr="00E31FFD" w:rsidTr="008911C0">
        <w:tc>
          <w:tcPr>
            <w:tcW w:w="4680" w:type="dxa"/>
            <w:gridSpan w:val="3"/>
            <w:shd w:val="clear" w:color="auto" w:fill="auto"/>
          </w:tcPr>
          <w:p w:rsidR="008911C0" w:rsidRPr="00784876" w:rsidRDefault="008911C0" w:rsidP="00D004FC">
            <w:pPr>
              <w:spacing w:after="0"/>
              <w:rPr>
                <w:rFonts w:ascii="Times New Roman" w:hAnsi="Times New Roman" w:cs="Times New Roman"/>
                <w:sz w:val="22"/>
              </w:rPr>
            </w:pPr>
            <w:r w:rsidRPr="00784876">
              <w:rPr>
                <w:rFonts w:ascii="Times New Roman" w:hAnsi="Times New Roman" w:cs="Times New Roman"/>
                <w:sz w:val="22"/>
              </w:rPr>
              <w:t>Washington, D.C.  20005</w:t>
            </w:r>
          </w:p>
        </w:tc>
        <w:tc>
          <w:tcPr>
            <w:tcW w:w="4637" w:type="dxa"/>
            <w:gridSpan w:val="3"/>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1"/>
                  <w:enabled/>
                  <w:calcOnExit w:val="0"/>
                  <w:textInput/>
                </w:ffData>
              </w:fldChar>
            </w:r>
            <w:bookmarkStart w:id="138" w:name="Text11"/>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bookmarkEnd w:id="138"/>
          </w:p>
        </w:tc>
      </w:tr>
      <w:tr w:rsidR="008911C0" w:rsidRPr="00E31FFD" w:rsidTr="008911C0">
        <w:trPr>
          <w:ins w:id="139" w:author="Penelope Kim" w:date="2016-07-11T16:28:00Z"/>
        </w:trPr>
        <w:tc>
          <w:tcPr>
            <w:tcW w:w="900" w:type="dxa"/>
            <w:shd w:val="clear" w:color="auto" w:fill="auto"/>
          </w:tcPr>
          <w:p w:rsidR="008911C0" w:rsidRPr="00784876" w:rsidRDefault="008911C0" w:rsidP="00EF2ACF">
            <w:pPr>
              <w:spacing w:after="0"/>
              <w:rPr>
                <w:ins w:id="140" w:author="Penelope Kim" w:date="2016-07-11T16:28:00Z"/>
                <w:rFonts w:ascii="Times New Roman" w:hAnsi="Times New Roman" w:cs="Times New Roman"/>
                <w:sz w:val="22"/>
              </w:rPr>
            </w:pPr>
          </w:p>
        </w:tc>
        <w:tc>
          <w:tcPr>
            <w:tcW w:w="3780" w:type="dxa"/>
            <w:gridSpan w:val="2"/>
            <w:shd w:val="clear" w:color="auto" w:fill="auto"/>
          </w:tcPr>
          <w:p w:rsidR="008911C0" w:rsidRPr="00784876" w:rsidRDefault="008911C0" w:rsidP="00D004FC">
            <w:pPr>
              <w:spacing w:after="0"/>
              <w:rPr>
                <w:ins w:id="141" w:author="Penelope Kim" w:date="2016-07-11T16:28:00Z"/>
                <w:rFonts w:ascii="Times New Roman" w:hAnsi="Times New Roman" w:cs="Times New Roman"/>
                <w:sz w:val="22"/>
              </w:rPr>
            </w:pPr>
          </w:p>
        </w:tc>
        <w:tc>
          <w:tcPr>
            <w:tcW w:w="1127" w:type="dxa"/>
            <w:shd w:val="clear" w:color="auto" w:fill="auto"/>
          </w:tcPr>
          <w:p w:rsidR="008911C0" w:rsidRPr="00784876" w:rsidRDefault="008911C0" w:rsidP="00EF2ACF">
            <w:pPr>
              <w:spacing w:after="0"/>
              <w:rPr>
                <w:ins w:id="142" w:author="Penelope Kim" w:date="2016-07-11T16:28:00Z"/>
                <w:rFonts w:ascii="Times New Roman" w:hAnsi="Times New Roman" w:cs="Times New Roman"/>
                <w:sz w:val="22"/>
              </w:rPr>
            </w:pPr>
          </w:p>
        </w:tc>
        <w:tc>
          <w:tcPr>
            <w:tcW w:w="3510" w:type="dxa"/>
            <w:gridSpan w:val="2"/>
            <w:shd w:val="clear" w:color="auto" w:fill="auto"/>
          </w:tcPr>
          <w:p w:rsidR="008911C0" w:rsidRPr="00784876" w:rsidRDefault="008911C0" w:rsidP="00D004FC">
            <w:pPr>
              <w:spacing w:after="0"/>
              <w:rPr>
                <w:ins w:id="143" w:author="Penelope Kim" w:date="2016-07-11T16:28:00Z"/>
                <w:rFonts w:ascii="Times New Roman" w:hAnsi="Times New Roman" w:cs="Times New Roman"/>
                <w:sz w:val="22"/>
              </w:rPr>
            </w:pPr>
          </w:p>
        </w:tc>
      </w:tr>
      <w:tr w:rsidR="008911C0" w:rsidRPr="00E31FFD" w:rsidTr="008911C0">
        <w:trPr>
          <w:ins w:id="144" w:author="Penelope Kim" w:date="2016-07-11T16:28:00Z"/>
        </w:trPr>
        <w:tc>
          <w:tcPr>
            <w:tcW w:w="4680" w:type="dxa"/>
            <w:gridSpan w:val="3"/>
            <w:shd w:val="clear" w:color="auto" w:fill="auto"/>
          </w:tcPr>
          <w:p w:rsidR="008911C0" w:rsidRPr="008911C0" w:rsidRDefault="008911C0" w:rsidP="00D004FC">
            <w:pPr>
              <w:spacing w:after="0"/>
              <w:rPr>
                <w:ins w:id="145" w:author="Penelope Kim" w:date="2016-07-11T16:28:00Z"/>
                <w:rFonts w:ascii="Times New Roman" w:hAnsi="Times New Roman" w:cs="Times New Roman"/>
                <w:b/>
                <w:sz w:val="22"/>
              </w:rPr>
            </w:pPr>
            <w:r>
              <w:rPr>
                <w:rFonts w:ascii="Times New Roman" w:hAnsi="Times New Roman" w:cs="Times New Roman"/>
                <w:b/>
                <w:sz w:val="22"/>
              </w:rPr>
              <w:t>Address written notices to:</w:t>
            </w:r>
          </w:p>
        </w:tc>
        <w:tc>
          <w:tcPr>
            <w:tcW w:w="4637" w:type="dxa"/>
            <w:gridSpan w:val="3"/>
            <w:shd w:val="clear" w:color="auto" w:fill="auto"/>
          </w:tcPr>
          <w:p w:rsidR="008911C0" w:rsidRPr="008911C0" w:rsidRDefault="008911C0" w:rsidP="00B71EC3">
            <w:pPr>
              <w:spacing w:after="0"/>
              <w:rPr>
                <w:ins w:id="146" w:author="Penelope Kim" w:date="2016-07-11T16:28:00Z"/>
                <w:rFonts w:ascii="Times New Roman" w:hAnsi="Times New Roman" w:cs="Times New Roman"/>
                <w:b/>
                <w:sz w:val="22"/>
              </w:rPr>
            </w:pPr>
            <w:r w:rsidRPr="008911C0">
              <w:rPr>
                <w:rFonts w:ascii="Times New Roman" w:hAnsi="Times New Roman" w:cs="Times New Roman"/>
                <w:b/>
                <w:sz w:val="22"/>
              </w:rPr>
              <w:t>Project Manager:</w:t>
            </w:r>
          </w:p>
        </w:tc>
      </w:tr>
      <w:tr w:rsidR="008911C0" w:rsidRPr="00E31FFD" w:rsidTr="008911C0">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Attn:</w:t>
            </w:r>
          </w:p>
        </w:tc>
        <w:tc>
          <w:tcPr>
            <w:tcW w:w="3420" w:type="dxa"/>
            <w:shd w:val="clear" w:color="auto" w:fill="auto"/>
          </w:tcPr>
          <w:p w:rsidR="008911C0" w:rsidRPr="00784876" w:rsidRDefault="008911C0" w:rsidP="00D004FC">
            <w:pPr>
              <w:spacing w:after="0"/>
              <w:rPr>
                <w:rFonts w:ascii="Times New Roman" w:hAnsi="Times New Roman" w:cs="Times New Roman"/>
                <w:sz w:val="22"/>
              </w:rPr>
            </w:pPr>
            <w:del w:id="147" w:author="F&amp;A" w:date="2017-09-07T14:24:00Z">
              <w:r w:rsidDel="000C2296">
                <w:rPr>
                  <w:rFonts w:ascii="Times New Roman" w:hAnsi="Times New Roman" w:cs="Times New Roman"/>
                  <w:sz w:val="22"/>
                </w:rPr>
                <w:delText>Lee Tablewski</w:delText>
              </w:r>
            </w:del>
            <w:ins w:id="148" w:author="F&amp;A" w:date="2017-09-07T14:24:00Z">
              <w:r w:rsidR="000C2296">
                <w:rPr>
                  <w:rFonts w:ascii="Times New Roman" w:hAnsi="Times New Roman" w:cs="Times New Roman"/>
                  <w:sz w:val="22"/>
                </w:rPr>
                <w:t xml:space="preserve">Melissa </w:t>
              </w:r>
              <w:proofErr w:type="spellStart"/>
              <w:r w:rsidR="000C2296">
                <w:rPr>
                  <w:rFonts w:ascii="Times New Roman" w:hAnsi="Times New Roman" w:cs="Times New Roman"/>
                  <w:sz w:val="22"/>
                </w:rPr>
                <w:t>Lynott</w:t>
              </w:r>
              <w:proofErr w:type="spellEnd"/>
              <w:r w:rsidR="000C2296">
                <w:rPr>
                  <w:rFonts w:ascii="Times New Roman" w:hAnsi="Times New Roman" w:cs="Times New Roman"/>
                  <w:sz w:val="22"/>
                </w:rPr>
                <w:t xml:space="preserve"> Golladay</w:t>
              </w:r>
            </w:ins>
          </w:p>
        </w:tc>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Attn:</w:t>
            </w:r>
          </w:p>
        </w:tc>
        <w:tc>
          <w:tcPr>
            <w:tcW w:w="3377" w:type="dxa"/>
            <w:shd w:val="clear" w:color="auto" w:fill="auto"/>
          </w:tcPr>
          <w:p w:rsidR="008911C0" w:rsidRPr="00784876" w:rsidRDefault="008911C0" w:rsidP="00D004FC">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2"/>
                  <w:enabled/>
                  <w:calcOnExit w:val="0"/>
                  <w:textInput/>
                </w:ffData>
              </w:fldChar>
            </w:r>
            <w:bookmarkStart w:id="149" w:name="Text12"/>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bookmarkEnd w:id="149"/>
          </w:p>
        </w:tc>
      </w:tr>
      <w:tr w:rsidR="008911C0" w:rsidRPr="00784876" w:rsidTr="008911C0">
        <w:tc>
          <w:tcPr>
            <w:tcW w:w="1260" w:type="dxa"/>
            <w:gridSpan w:val="2"/>
            <w:shd w:val="clear" w:color="auto" w:fill="auto"/>
          </w:tcPr>
          <w:p w:rsidR="008911C0" w:rsidRPr="00784876" w:rsidRDefault="008911C0" w:rsidP="008911C0">
            <w:pPr>
              <w:spacing w:after="0"/>
              <w:rPr>
                <w:rFonts w:ascii="Times New Roman" w:hAnsi="Times New Roman" w:cs="Times New Roman"/>
                <w:sz w:val="22"/>
              </w:rPr>
            </w:pPr>
            <w:r>
              <w:rPr>
                <w:rFonts w:ascii="Times New Roman" w:hAnsi="Times New Roman" w:cs="Times New Roman"/>
                <w:sz w:val="22"/>
              </w:rPr>
              <w:t>Title/</w:t>
            </w:r>
            <w:proofErr w:type="spellStart"/>
            <w:ins w:id="150" w:author="Penelope Kim" w:date="2016-06-30T12:02:00Z">
              <w:r>
                <w:rPr>
                  <w:rFonts w:ascii="Times New Roman" w:hAnsi="Times New Roman" w:cs="Times New Roman"/>
                  <w:sz w:val="22"/>
                </w:rPr>
                <w:t>Dept</w:t>
              </w:r>
            </w:ins>
            <w:proofErr w:type="spellEnd"/>
            <w:r>
              <w:rPr>
                <w:rFonts w:ascii="Times New Roman" w:hAnsi="Times New Roman" w:cs="Times New Roman"/>
                <w:sz w:val="22"/>
              </w:rPr>
              <w:t>:</w:t>
            </w:r>
          </w:p>
        </w:tc>
        <w:tc>
          <w:tcPr>
            <w:tcW w:w="3420" w:type="dxa"/>
            <w:shd w:val="clear" w:color="auto" w:fill="auto"/>
          </w:tcPr>
          <w:p w:rsidR="008911C0" w:rsidRPr="00784876" w:rsidRDefault="008911C0" w:rsidP="00EF2ACF">
            <w:pPr>
              <w:spacing w:after="0"/>
              <w:rPr>
                <w:rFonts w:ascii="Times New Roman" w:hAnsi="Times New Roman" w:cs="Times New Roman"/>
                <w:sz w:val="22"/>
              </w:rPr>
            </w:pPr>
            <w:del w:id="151" w:author="F&amp;A" w:date="2017-09-07T14:25:00Z">
              <w:r w:rsidDel="000C2296">
                <w:rPr>
                  <w:rFonts w:ascii="Times New Roman" w:hAnsi="Times New Roman" w:cs="Times New Roman"/>
                  <w:sz w:val="22"/>
                </w:rPr>
                <w:delText>Director, 100,000 Strong in the Americas Innovation Fund</w:delText>
              </w:r>
            </w:del>
            <w:ins w:id="152" w:author="F&amp;A" w:date="2017-09-07T14:25:00Z">
              <w:r w:rsidR="000C2296">
                <w:rPr>
                  <w:rFonts w:ascii="Times New Roman" w:hAnsi="Times New Roman" w:cs="Times New Roman"/>
                  <w:sz w:val="22"/>
                </w:rPr>
                <w:t>Vice President of Education &amp; Global Citizenship</w:t>
              </w:r>
            </w:ins>
          </w:p>
        </w:tc>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Pr>
                <w:rFonts w:ascii="Times New Roman" w:hAnsi="Times New Roman" w:cs="Times New Roman"/>
                <w:sz w:val="22"/>
              </w:rPr>
              <w:t>Title/</w:t>
            </w:r>
            <w:proofErr w:type="spellStart"/>
            <w:ins w:id="153" w:author="Penelope Kim" w:date="2016-06-30T12:02:00Z">
              <w:r>
                <w:rPr>
                  <w:rFonts w:ascii="Times New Roman" w:hAnsi="Times New Roman" w:cs="Times New Roman"/>
                  <w:sz w:val="22"/>
                </w:rPr>
                <w:t>Dept</w:t>
              </w:r>
              <w:proofErr w:type="spellEnd"/>
              <w:r>
                <w:rPr>
                  <w:rFonts w:ascii="Times New Roman" w:hAnsi="Times New Roman" w:cs="Times New Roman"/>
                  <w:sz w:val="22"/>
                </w:rPr>
                <w:t>:</w:t>
              </w:r>
            </w:ins>
          </w:p>
        </w:tc>
        <w:tc>
          <w:tcPr>
            <w:tcW w:w="3377" w:type="dxa"/>
            <w:shd w:val="clear" w:color="auto" w:fill="auto"/>
          </w:tcPr>
          <w:p w:rsidR="008911C0" w:rsidRPr="00784876" w:rsidRDefault="008911C0" w:rsidP="00EF2ACF">
            <w:pPr>
              <w:pStyle w:val="ListParagraph"/>
              <w:spacing w:after="0"/>
              <w:ind w:left="360" w:firstLine="0"/>
              <w:rPr>
                <w:rFonts w:ascii="Times New Roman" w:hAnsi="Times New Roman" w:cs="Times New Roman"/>
                <w:color w:val="auto"/>
                <w:sz w:val="22"/>
              </w:rPr>
            </w:pPr>
          </w:p>
        </w:tc>
      </w:tr>
      <w:tr w:rsidR="008911C0" w:rsidRPr="00784876" w:rsidTr="008911C0">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Phone:</w:t>
            </w:r>
          </w:p>
        </w:tc>
        <w:tc>
          <w:tcPr>
            <w:tcW w:w="3420" w:type="dxa"/>
            <w:shd w:val="clear" w:color="auto" w:fill="auto"/>
          </w:tcPr>
          <w:p w:rsidR="008911C0" w:rsidRPr="00784876" w:rsidRDefault="000C2296" w:rsidP="000C2296">
            <w:pPr>
              <w:spacing w:after="0"/>
              <w:rPr>
                <w:rFonts w:ascii="Times New Roman" w:hAnsi="Times New Roman" w:cs="Times New Roman"/>
                <w:sz w:val="22"/>
              </w:rPr>
              <w:pPrChange w:id="154" w:author="F&amp;A" w:date="2017-09-07T14:25:00Z">
                <w:pPr>
                  <w:spacing w:after="0"/>
                </w:pPr>
              </w:pPrChange>
            </w:pPr>
            <w:ins w:id="155" w:author="F&amp;A" w:date="2017-09-07T14:25:00Z">
              <w:r>
                <w:rPr>
                  <w:rFonts w:ascii="Times New Roman" w:hAnsi="Times New Roman" w:cs="Times New Roman"/>
                  <w:sz w:val="22"/>
                </w:rPr>
                <w:fldChar w:fldCharType="begin"/>
              </w:r>
              <w:r>
                <w:rPr>
                  <w:rFonts w:ascii="Times New Roman" w:hAnsi="Times New Roman" w:cs="Times New Roman"/>
                  <w:sz w:val="22"/>
                </w:rPr>
                <w:instrText xml:space="preserve"> HYPERLINK "mailto:</w:instrText>
              </w:r>
              <w:r w:rsidRPr="000C2296">
                <w:rPr>
                  <w:rFonts w:ascii="Times New Roman" w:hAnsi="Times New Roman" w:cs="Times New Roman"/>
                  <w:sz w:val="22"/>
                  <w:rPrChange w:id="156" w:author="F&amp;A" w:date="2017-09-07T14:25:00Z">
                    <w:rPr>
                      <w:rStyle w:val="Hyperlink"/>
                      <w:rFonts w:ascii="Times New Roman" w:hAnsi="Times New Roman" w:cs="Times New Roman"/>
                      <w:sz w:val="22"/>
                    </w:rPr>
                  </w:rPrChange>
                </w:rPr>
                <w:instrText>mgolladay</w:instrText>
              </w:r>
            </w:ins>
            <w:r w:rsidRPr="000C2296">
              <w:rPr>
                <w:rFonts w:ascii="Times New Roman" w:hAnsi="Times New Roman" w:cs="Times New Roman"/>
                <w:sz w:val="22"/>
                <w:rPrChange w:id="157" w:author="F&amp;A" w:date="2017-09-07T14:25:00Z">
                  <w:rPr>
                    <w:rStyle w:val="Hyperlink"/>
                    <w:rFonts w:ascii="Times New Roman" w:hAnsi="Times New Roman" w:cs="Times New Roman"/>
                    <w:sz w:val="22"/>
                  </w:rPr>
                </w:rPrChange>
              </w:rPr>
              <w:instrText>@partners.net</w:instrText>
            </w:r>
            <w:ins w:id="158" w:author="F&amp;A" w:date="2017-09-07T14:25:00Z">
              <w:r>
                <w:rPr>
                  <w:rFonts w:ascii="Times New Roman" w:hAnsi="Times New Roman" w:cs="Times New Roman"/>
                  <w:sz w:val="22"/>
                </w:rPr>
                <w:instrText xml:space="preserve">" </w:instrText>
              </w:r>
              <w:r>
                <w:rPr>
                  <w:rFonts w:ascii="Times New Roman" w:hAnsi="Times New Roman" w:cs="Times New Roman"/>
                  <w:sz w:val="22"/>
                </w:rPr>
                <w:fldChar w:fldCharType="separate"/>
              </w:r>
              <w:r w:rsidRPr="007760B4">
                <w:rPr>
                  <w:rStyle w:val="Hyperlink"/>
                  <w:rFonts w:ascii="Times New Roman" w:hAnsi="Times New Roman" w:cs="Times New Roman"/>
                  <w:sz w:val="22"/>
                  <w:rPrChange w:id="159" w:author="F&amp;A" w:date="2017-09-07T14:25:00Z">
                    <w:rPr>
                      <w:rStyle w:val="Hyperlink"/>
                      <w:rFonts w:ascii="Times New Roman" w:hAnsi="Times New Roman" w:cs="Times New Roman"/>
                      <w:sz w:val="22"/>
                    </w:rPr>
                  </w:rPrChange>
                </w:rPr>
                <w:t>mgolladay</w:t>
              </w:r>
            </w:ins>
            <w:del w:id="160" w:author="F&amp;A" w:date="2017-09-07T14:25:00Z">
              <w:r w:rsidRPr="007760B4" w:rsidDel="000C2296">
                <w:rPr>
                  <w:rStyle w:val="Hyperlink"/>
                  <w:rFonts w:ascii="Times New Roman" w:hAnsi="Times New Roman" w:cs="Times New Roman"/>
                  <w:sz w:val="22"/>
                  <w:rPrChange w:id="161" w:author="F&amp;A" w:date="2017-09-07T14:25:00Z">
                    <w:rPr>
                      <w:rStyle w:val="Hyperlink"/>
                      <w:rFonts w:ascii="Times New Roman" w:hAnsi="Times New Roman" w:cs="Times New Roman"/>
                      <w:sz w:val="22"/>
                    </w:rPr>
                  </w:rPrChange>
                </w:rPr>
                <w:delText>ltablewski</w:delText>
              </w:r>
            </w:del>
            <w:r w:rsidRPr="007760B4">
              <w:rPr>
                <w:rStyle w:val="Hyperlink"/>
                <w:rFonts w:ascii="Times New Roman" w:hAnsi="Times New Roman" w:cs="Times New Roman"/>
                <w:sz w:val="22"/>
                <w:rPrChange w:id="162" w:author="F&amp;A" w:date="2017-09-07T14:25:00Z">
                  <w:rPr>
                    <w:rStyle w:val="Hyperlink"/>
                    <w:rFonts w:ascii="Times New Roman" w:hAnsi="Times New Roman" w:cs="Times New Roman"/>
                    <w:sz w:val="22"/>
                  </w:rPr>
                </w:rPrChange>
              </w:rPr>
              <w:t>@partners.net</w:t>
            </w:r>
            <w:ins w:id="163" w:author="F&amp;A" w:date="2017-09-07T14:25:00Z">
              <w:r>
                <w:rPr>
                  <w:rFonts w:ascii="Times New Roman" w:hAnsi="Times New Roman" w:cs="Times New Roman"/>
                  <w:sz w:val="22"/>
                </w:rPr>
                <w:fldChar w:fldCharType="end"/>
              </w:r>
            </w:ins>
            <w:r w:rsidR="008911C0">
              <w:rPr>
                <w:rFonts w:ascii="Times New Roman" w:hAnsi="Times New Roman" w:cs="Times New Roman"/>
                <w:sz w:val="22"/>
              </w:rPr>
              <w:t xml:space="preserve"> </w:t>
            </w:r>
          </w:p>
        </w:tc>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Phone:</w:t>
            </w:r>
          </w:p>
        </w:tc>
        <w:tc>
          <w:tcPr>
            <w:tcW w:w="3377" w:type="dxa"/>
            <w:shd w:val="clear" w:color="auto" w:fill="auto"/>
          </w:tcPr>
          <w:p w:rsidR="008911C0" w:rsidRPr="00784876" w:rsidRDefault="008911C0" w:rsidP="00D004FC">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3"/>
                  <w:enabled/>
                  <w:calcOnExit w:val="0"/>
                  <w:textInput/>
                </w:ffData>
              </w:fldChar>
            </w:r>
            <w:bookmarkStart w:id="164" w:name="Text13"/>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bookmarkEnd w:id="164"/>
          </w:p>
        </w:tc>
      </w:tr>
      <w:tr w:rsidR="008911C0" w:rsidRPr="00E31FFD" w:rsidTr="008911C0">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E-mail:</w:t>
            </w:r>
          </w:p>
        </w:tc>
        <w:tc>
          <w:tcPr>
            <w:tcW w:w="3420" w:type="dxa"/>
            <w:shd w:val="clear" w:color="auto" w:fill="auto"/>
          </w:tcPr>
          <w:p w:rsidR="008911C0" w:rsidRPr="00784876" w:rsidRDefault="008911C0" w:rsidP="000C2296">
            <w:pPr>
              <w:spacing w:after="0"/>
              <w:rPr>
                <w:rFonts w:ascii="Times New Roman" w:hAnsi="Times New Roman" w:cs="Times New Roman"/>
                <w:sz w:val="22"/>
              </w:rPr>
              <w:pPrChange w:id="165" w:author="F&amp;A" w:date="2017-09-07T14:25:00Z">
                <w:pPr>
                  <w:spacing w:after="0"/>
                </w:pPr>
              </w:pPrChange>
            </w:pPr>
            <w:r>
              <w:rPr>
                <w:rFonts w:ascii="Times New Roman" w:hAnsi="Times New Roman" w:cs="Times New Roman"/>
                <w:sz w:val="22"/>
              </w:rPr>
              <w:t>(202) 637-</w:t>
            </w:r>
            <w:del w:id="166" w:author="F&amp;A" w:date="2017-09-07T14:25:00Z">
              <w:r w:rsidDel="000C2296">
                <w:rPr>
                  <w:rFonts w:ascii="Times New Roman" w:hAnsi="Times New Roman" w:cs="Times New Roman"/>
                  <w:sz w:val="22"/>
                </w:rPr>
                <w:delText>6228</w:delText>
              </w:r>
            </w:del>
            <w:ins w:id="167" w:author="F&amp;A" w:date="2017-09-07T14:25:00Z">
              <w:r w:rsidR="000C2296">
                <w:rPr>
                  <w:rFonts w:ascii="Times New Roman" w:hAnsi="Times New Roman" w:cs="Times New Roman"/>
                  <w:sz w:val="22"/>
                </w:rPr>
                <w:t>62</w:t>
              </w:r>
              <w:r w:rsidR="000C2296">
                <w:rPr>
                  <w:rFonts w:ascii="Times New Roman" w:hAnsi="Times New Roman" w:cs="Times New Roman"/>
                  <w:sz w:val="22"/>
                </w:rPr>
                <w:t>24</w:t>
              </w:r>
            </w:ins>
          </w:p>
        </w:tc>
        <w:tc>
          <w:tcPr>
            <w:tcW w:w="1260" w:type="dxa"/>
            <w:gridSpan w:val="2"/>
            <w:shd w:val="clear" w:color="auto" w:fill="auto"/>
          </w:tcPr>
          <w:p w:rsidR="008911C0" w:rsidRPr="00784876" w:rsidRDefault="008911C0" w:rsidP="00EF2ACF">
            <w:pPr>
              <w:spacing w:after="0"/>
              <w:rPr>
                <w:rFonts w:ascii="Times New Roman" w:hAnsi="Times New Roman" w:cs="Times New Roman"/>
                <w:sz w:val="22"/>
              </w:rPr>
            </w:pPr>
            <w:r w:rsidRPr="00784876">
              <w:rPr>
                <w:rFonts w:ascii="Times New Roman" w:hAnsi="Times New Roman" w:cs="Times New Roman"/>
                <w:sz w:val="22"/>
              </w:rPr>
              <w:t>E-mail:</w:t>
            </w:r>
          </w:p>
        </w:tc>
        <w:tc>
          <w:tcPr>
            <w:tcW w:w="3377" w:type="dxa"/>
            <w:shd w:val="clear" w:color="auto" w:fill="auto"/>
          </w:tcPr>
          <w:p w:rsidR="008911C0" w:rsidRPr="00784876" w:rsidRDefault="008911C0" w:rsidP="00D004FC">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5"/>
                  <w:enabled/>
                  <w:calcOnExit w:val="0"/>
                  <w:textInput/>
                </w:ffData>
              </w:fldChar>
            </w:r>
            <w:bookmarkStart w:id="168" w:name="Text15"/>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bookmarkEnd w:id="168"/>
          </w:p>
        </w:tc>
      </w:tr>
      <w:tr w:rsidR="008911C0" w:rsidRPr="00E31FFD" w:rsidTr="008911C0">
        <w:trPr>
          <w:ins w:id="169" w:author="Penelope Kim" w:date="2016-07-11T16:28:00Z"/>
        </w:trPr>
        <w:tc>
          <w:tcPr>
            <w:tcW w:w="1260" w:type="dxa"/>
            <w:gridSpan w:val="2"/>
            <w:shd w:val="clear" w:color="auto" w:fill="auto"/>
          </w:tcPr>
          <w:p w:rsidR="008911C0" w:rsidRPr="00784876" w:rsidRDefault="008911C0" w:rsidP="00EF2ACF">
            <w:pPr>
              <w:spacing w:after="0"/>
              <w:rPr>
                <w:ins w:id="170" w:author="Penelope Kim" w:date="2016-07-11T16:28:00Z"/>
                <w:rFonts w:ascii="Times New Roman" w:hAnsi="Times New Roman" w:cs="Times New Roman"/>
                <w:sz w:val="22"/>
              </w:rPr>
            </w:pPr>
          </w:p>
        </w:tc>
        <w:tc>
          <w:tcPr>
            <w:tcW w:w="3420" w:type="dxa"/>
            <w:shd w:val="clear" w:color="auto" w:fill="auto"/>
          </w:tcPr>
          <w:p w:rsidR="008911C0" w:rsidRPr="00784876" w:rsidRDefault="008911C0" w:rsidP="00EF2ACF">
            <w:pPr>
              <w:spacing w:after="0"/>
              <w:rPr>
                <w:ins w:id="171" w:author="Penelope Kim" w:date="2016-07-11T16:28:00Z"/>
                <w:rFonts w:ascii="Times New Roman" w:hAnsi="Times New Roman" w:cs="Times New Roman"/>
                <w:sz w:val="22"/>
              </w:rPr>
            </w:pPr>
          </w:p>
        </w:tc>
        <w:tc>
          <w:tcPr>
            <w:tcW w:w="1260" w:type="dxa"/>
            <w:gridSpan w:val="2"/>
            <w:shd w:val="clear" w:color="auto" w:fill="auto"/>
          </w:tcPr>
          <w:p w:rsidR="008911C0" w:rsidRPr="00784876" w:rsidRDefault="008911C0" w:rsidP="00EF2ACF">
            <w:pPr>
              <w:spacing w:after="0"/>
              <w:rPr>
                <w:ins w:id="172" w:author="Penelope Kim" w:date="2016-07-11T16:28:00Z"/>
                <w:rFonts w:ascii="Times New Roman" w:hAnsi="Times New Roman" w:cs="Times New Roman"/>
                <w:sz w:val="22"/>
              </w:rPr>
            </w:pPr>
          </w:p>
        </w:tc>
        <w:tc>
          <w:tcPr>
            <w:tcW w:w="3377" w:type="dxa"/>
            <w:shd w:val="clear" w:color="auto" w:fill="auto"/>
          </w:tcPr>
          <w:p w:rsidR="008911C0" w:rsidRPr="00784876" w:rsidRDefault="008911C0" w:rsidP="00D004FC">
            <w:pPr>
              <w:spacing w:after="0"/>
              <w:rPr>
                <w:ins w:id="173" w:author="Penelope Kim" w:date="2016-07-11T16:28:00Z"/>
                <w:rFonts w:ascii="Times New Roman" w:hAnsi="Times New Roman" w:cs="Times New Roman"/>
                <w:sz w:val="22"/>
              </w:rPr>
            </w:pPr>
          </w:p>
        </w:tc>
      </w:tr>
      <w:tr w:rsidR="008911C0" w:rsidRPr="00E31FFD" w:rsidTr="008911C0">
        <w:tc>
          <w:tcPr>
            <w:tcW w:w="4680" w:type="dxa"/>
            <w:gridSpan w:val="3"/>
            <w:shd w:val="clear" w:color="auto" w:fill="auto"/>
          </w:tcPr>
          <w:p w:rsidR="008911C0" w:rsidRPr="008911C0" w:rsidRDefault="008911C0" w:rsidP="008911C0">
            <w:pPr>
              <w:spacing w:after="0"/>
              <w:rPr>
                <w:rFonts w:ascii="Times New Roman" w:hAnsi="Times New Roman" w:cs="Times New Roman"/>
                <w:b/>
                <w:sz w:val="22"/>
              </w:rPr>
            </w:pPr>
            <w:r>
              <w:rPr>
                <w:rFonts w:ascii="Times New Roman" w:hAnsi="Times New Roman" w:cs="Times New Roman"/>
                <w:b/>
                <w:sz w:val="22"/>
              </w:rPr>
              <w:t>For programmatic matters:</w:t>
            </w:r>
          </w:p>
        </w:tc>
        <w:tc>
          <w:tcPr>
            <w:tcW w:w="4637" w:type="dxa"/>
            <w:gridSpan w:val="3"/>
            <w:shd w:val="clear" w:color="auto" w:fill="auto"/>
          </w:tcPr>
          <w:p w:rsidR="008911C0" w:rsidRPr="008911C0" w:rsidRDefault="008911C0" w:rsidP="00D004FC">
            <w:pPr>
              <w:spacing w:after="0"/>
              <w:rPr>
                <w:rFonts w:ascii="Times New Roman" w:hAnsi="Times New Roman" w:cs="Times New Roman"/>
                <w:b/>
                <w:sz w:val="22"/>
              </w:rPr>
            </w:pPr>
            <w:r w:rsidRPr="008911C0">
              <w:rPr>
                <w:rFonts w:ascii="Times New Roman" w:hAnsi="Times New Roman" w:cs="Times New Roman"/>
                <w:b/>
                <w:sz w:val="22"/>
              </w:rPr>
              <w:t>Administrative Representative:</w:t>
            </w:r>
          </w:p>
        </w:tc>
      </w:tr>
      <w:tr w:rsidR="008911C0" w:rsidRPr="00E31FFD" w:rsidTr="008911C0">
        <w:tc>
          <w:tcPr>
            <w:tcW w:w="1260" w:type="dxa"/>
            <w:gridSpan w:val="2"/>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t>Attn:</w:t>
            </w:r>
          </w:p>
        </w:tc>
        <w:tc>
          <w:tcPr>
            <w:tcW w:w="3420" w:type="dxa"/>
            <w:shd w:val="clear" w:color="auto" w:fill="auto"/>
          </w:tcPr>
          <w:p w:rsidR="008911C0" w:rsidRPr="00784876" w:rsidRDefault="008911C0" w:rsidP="00B71EC3">
            <w:pPr>
              <w:spacing w:after="0"/>
              <w:rPr>
                <w:rFonts w:ascii="Times New Roman" w:hAnsi="Times New Roman" w:cs="Times New Roman"/>
                <w:sz w:val="22"/>
              </w:rPr>
            </w:pPr>
            <w:r>
              <w:rPr>
                <w:rFonts w:ascii="Times New Roman" w:hAnsi="Times New Roman" w:cs="Times New Roman"/>
                <w:sz w:val="22"/>
              </w:rPr>
              <w:t>Penelope Kim</w:t>
            </w:r>
          </w:p>
        </w:tc>
        <w:tc>
          <w:tcPr>
            <w:tcW w:w="1260" w:type="dxa"/>
            <w:gridSpan w:val="2"/>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t>Attn:</w:t>
            </w:r>
          </w:p>
        </w:tc>
        <w:tc>
          <w:tcPr>
            <w:tcW w:w="3377" w:type="dxa"/>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2"/>
                  <w:enabled/>
                  <w:calcOnExit w:val="0"/>
                  <w:textInput/>
                </w:ffData>
              </w:fldChar>
            </w:r>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p>
        </w:tc>
      </w:tr>
      <w:tr w:rsidR="008911C0" w:rsidRPr="00E31FFD" w:rsidTr="008911C0">
        <w:tc>
          <w:tcPr>
            <w:tcW w:w="1260" w:type="dxa"/>
            <w:gridSpan w:val="2"/>
            <w:shd w:val="clear" w:color="auto" w:fill="auto"/>
          </w:tcPr>
          <w:p w:rsidR="008911C0" w:rsidRPr="00784876" w:rsidRDefault="008911C0" w:rsidP="008911C0">
            <w:pPr>
              <w:spacing w:after="0"/>
              <w:rPr>
                <w:rFonts w:ascii="Times New Roman" w:hAnsi="Times New Roman" w:cs="Times New Roman"/>
                <w:sz w:val="22"/>
              </w:rPr>
            </w:pPr>
            <w:r>
              <w:rPr>
                <w:rFonts w:ascii="Times New Roman" w:hAnsi="Times New Roman" w:cs="Times New Roman"/>
                <w:sz w:val="22"/>
              </w:rPr>
              <w:t>Title/</w:t>
            </w:r>
            <w:proofErr w:type="spellStart"/>
            <w:r>
              <w:rPr>
                <w:rFonts w:ascii="Times New Roman" w:hAnsi="Times New Roman" w:cs="Times New Roman"/>
                <w:sz w:val="22"/>
              </w:rPr>
              <w:t>Dept</w:t>
            </w:r>
            <w:proofErr w:type="spellEnd"/>
            <w:r>
              <w:rPr>
                <w:rFonts w:ascii="Times New Roman" w:hAnsi="Times New Roman" w:cs="Times New Roman"/>
                <w:sz w:val="22"/>
              </w:rPr>
              <w:t>:</w:t>
            </w:r>
          </w:p>
        </w:tc>
        <w:tc>
          <w:tcPr>
            <w:tcW w:w="3420" w:type="dxa"/>
            <w:shd w:val="clear" w:color="auto" w:fill="auto"/>
          </w:tcPr>
          <w:p w:rsidR="008911C0" w:rsidRPr="00784876" w:rsidRDefault="008911C0" w:rsidP="00B71EC3">
            <w:pPr>
              <w:spacing w:after="0"/>
              <w:rPr>
                <w:rFonts w:ascii="Times New Roman" w:hAnsi="Times New Roman" w:cs="Times New Roman"/>
                <w:sz w:val="22"/>
              </w:rPr>
            </w:pPr>
            <w:r>
              <w:rPr>
                <w:rFonts w:ascii="Times New Roman" w:hAnsi="Times New Roman" w:cs="Times New Roman"/>
                <w:sz w:val="22"/>
              </w:rPr>
              <w:t>100,000 Strong in the Americas Innovation Fund</w:t>
            </w:r>
          </w:p>
        </w:tc>
        <w:tc>
          <w:tcPr>
            <w:tcW w:w="1260" w:type="dxa"/>
            <w:gridSpan w:val="2"/>
            <w:shd w:val="clear" w:color="auto" w:fill="auto"/>
          </w:tcPr>
          <w:p w:rsidR="008911C0" w:rsidRPr="00784876" w:rsidRDefault="008911C0" w:rsidP="008911C0">
            <w:pPr>
              <w:spacing w:after="0"/>
              <w:rPr>
                <w:rFonts w:ascii="Times New Roman" w:hAnsi="Times New Roman" w:cs="Times New Roman"/>
                <w:sz w:val="22"/>
              </w:rPr>
            </w:pPr>
            <w:r>
              <w:rPr>
                <w:rFonts w:ascii="Times New Roman" w:hAnsi="Times New Roman" w:cs="Times New Roman"/>
                <w:sz w:val="22"/>
              </w:rPr>
              <w:t>Title/</w:t>
            </w:r>
            <w:proofErr w:type="spellStart"/>
            <w:r>
              <w:rPr>
                <w:rFonts w:ascii="Times New Roman" w:hAnsi="Times New Roman" w:cs="Times New Roman"/>
                <w:sz w:val="22"/>
              </w:rPr>
              <w:t>Dept</w:t>
            </w:r>
            <w:proofErr w:type="spellEnd"/>
            <w:r>
              <w:rPr>
                <w:rFonts w:ascii="Times New Roman" w:hAnsi="Times New Roman" w:cs="Times New Roman"/>
                <w:sz w:val="22"/>
              </w:rPr>
              <w:t>:</w:t>
            </w:r>
          </w:p>
        </w:tc>
        <w:tc>
          <w:tcPr>
            <w:tcW w:w="3377" w:type="dxa"/>
            <w:shd w:val="clear" w:color="auto" w:fill="auto"/>
          </w:tcPr>
          <w:p w:rsidR="008911C0" w:rsidRPr="00784876" w:rsidRDefault="008911C0" w:rsidP="00B71EC3">
            <w:pPr>
              <w:pStyle w:val="ListParagraph"/>
              <w:spacing w:after="0"/>
              <w:ind w:left="360" w:firstLine="0"/>
              <w:rPr>
                <w:rFonts w:ascii="Times New Roman" w:hAnsi="Times New Roman" w:cs="Times New Roman"/>
                <w:color w:val="auto"/>
                <w:sz w:val="22"/>
              </w:rPr>
            </w:pPr>
          </w:p>
        </w:tc>
      </w:tr>
      <w:tr w:rsidR="008911C0" w:rsidRPr="00E31FFD" w:rsidTr="008911C0">
        <w:tc>
          <w:tcPr>
            <w:tcW w:w="1260" w:type="dxa"/>
            <w:gridSpan w:val="2"/>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t>Phone:</w:t>
            </w:r>
          </w:p>
        </w:tc>
        <w:tc>
          <w:tcPr>
            <w:tcW w:w="3420" w:type="dxa"/>
            <w:shd w:val="clear" w:color="auto" w:fill="auto"/>
          </w:tcPr>
          <w:p w:rsidR="008911C0" w:rsidRPr="00784876" w:rsidRDefault="0040215E" w:rsidP="00B71EC3">
            <w:pPr>
              <w:spacing w:after="0"/>
              <w:rPr>
                <w:rFonts w:ascii="Times New Roman" w:hAnsi="Times New Roman" w:cs="Times New Roman"/>
                <w:sz w:val="22"/>
              </w:rPr>
            </w:pPr>
            <w:hyperlink r:id="rId10" w:history="1">
              <w:r w:rsidR="008911C0" w:rsidRPr="005A2C8D">
                <w:rPr>
                  <w:rStyle w:val="Hyperlink"/>
                  <w:rFonts w:ascii="Times New Roman" w:hAnsi="Times New Roman" w:cs="Times New Roman"/>
                  <w:sz w:val="22"/>
                </w:rPr>
                <w:t>pkim@partners.net</w:t>
              </w:r>
            </w:hyperlink>
            <w:r w:rsidR="008911C0">
              <w:rPr>
                <w:rFonts w:ascii="Times New Roman" w:hAnsi="Times New Roman" w:cs="Times New Roman"/>
                <w:sz w:val="22"/>
              </w:rPr>
              <w:t xml:space="preserve"> </w:t>
            </w:r>
          </w:p>
        </w:tc>
        <w:tc>
          <w:tcPr>
            <w:tcW w:w="1260" w:type="dxa"/>
            <w:gridSpan w:val="2"/>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t>Phone:</w:t>
            </w:r>
          </w:p>
        </w:tc>
        <w:tc>
          <w:tcPr>
            <w:tcW w:w="3377" w:type="dxa"/>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3"/>
                  <w:enabled/>
                  <w:calcOnExit w:val="0"/>
                  <w:textInput/>
                </w:ffData>
              </w:fldChar>
            </w:r>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p>
        </w:tc>
      </w:tr>
      <w:tr w:rsidR="008911C0" w:rsidRPr="00E31FFD" w:rsidTr="008911C0">
        <w:tc>
          <w:tcPr>
            <w:tcW w:w="1260" w:type="dxa"/>
            <w:gridSpan w:val="2"/>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t>E-mail:</w:t>
            </w:r>
          </w:p>
        </w:tc>
        <w:tc>
          <w:tcPr>
            <w:tcW w:w="3420" w:type="dxa"/>
            <w:shd w:val="clear" w:color="auto" w:fill="auto"/>
          </w:tcPr>
          <w:p w:rsidR="008911C0" w:rsidRPr="00784876" w:rsidRDefault="008911C0" w:rsidP="00B71EC3">
            <w:pPr>
              <w:spacing w:after="0"/>
              <w:rPr>
                <w:rFonts w:ascii="Times New Roman" w:hAnsi="Times New Roman" w:cs="Times New Roman"/>
                <w:sz w:val="22"/>
              </w:rPr>
            </w:pPr>
            <w:r>
              <w:rPr>
                <w:rFonts w:ascii="Times New Roman" w:hAnsi="Times New Roman" w:cs="Times New Roman"/>
                <w:sz w:val="22"/>
              </w:rPr>
              <w:t>(202) 637-6213</w:t>
            </w:r>
          </w:p>
        </w:tc>
        <w:tc>
          <w:tcPr>
            <w:tcW w:w="1260" w:type="dxa"/>
            <w:gridSpan w:val="2"/>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t>E-mail:</w:t>
            </w:r>
          </w:p>
        </w:tc>
        <w:tc>
          <w:tcPr>
            <w:tcW w:w="3377" w:type="dxa"/>
            <w:shd w:val="clear" w:color="auto" w:fill="auto"/>
          </w:tcPr>
          <w:p w:rsidR="008911C0" w:rsidRPr="00784876" w:rsidRDefault="008911C0" w:rsidP="00B71EC3">
            <w:pPr>
              <w:spacing w:after="0"/>
              <w:rPr>
                <w:rFonts w:ascii="Times New Roman" w:hAnsi="Times New Roman" w:cs="Times New Roman"/>
                <w:sz w:val="22"/>
              </w:rPr>
            </w:pPr>
            <w:r w:rsidRPr="00784876">
              <w:rPr>
                <w:rFonts w:ascii="Times New Roman" w:hAnsi="Times New Roman" w:cs="Times New Roman"/>
                <w:sz w:val="22"/>
              </w:rPr>
              <w:fldChar w:fldCharType="begin">
                <w:ffData>
                  <w:name w:val="Text15"/>
                  <w:enabled/>
                  <w:calcOnExit w:val="0"/>
                  <w:textInput/>
                </w:ffData>
              </w:fldChar>
            </w:r>
            <w:r w:rsidRPr="00784876">
              <w:rPr>
                <w:rFonts w:ascii="Times New Roman" w:hAnsi="Times New Roman" w:cs="Times New Roman"/>
                <w:sz w:val="22"/>
              </w:rPr>
              <w:instrText xml:space="preserve"> FORMTEXT </w:instrText>
            </w:r>
            <w:r w:rsidRPr="00784876">
              <w:rPr>
                <w:rFonts w:ascii="Times New Roman" w:hAnsi="Times New Roman" w:cs="Times New Roman"/>
                <w:sz w:val="22"/>
              </w:rPr>
            </w:r>
            <w:r w:rsidRPr="00784876">
              <w:rPr>
                <w:rFonts w:ascii="Times New Roman" w:hAnsi="Times New Roman" w:cs="Times New Roman"/>
                <w:sz w:val="22"/>
              </w:rPr>
              <w:fldChar w:fldCharType="separate"/>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noProof/>
                <w:sz w:val="22"/>
              </w:rPr>
              <w:t> </w:t>
            </w:r>
            <w:r w:rsidRPr="00784876">
              <w:rPr>
                <w:rFonts w:ascii="Times New Roman" w:hAnsi="Times New Roman" w:cs="Times New Roman"/>
                <w:sz w:val="22"/>
              </w:rPr>
              <w:fldChar w:fldCharType="end"/>
            </w:r>
          </w:p>
        </w:tc>
      </w:tr>
    </w:tbl>
    <w:p w:rsidR="008F6C83" w:rsidRDefault="008F6C83" w:rsidP="00505318">
      <w:pPr>
        <w:pStyle w:val="NoSpacing"/>
        <w:rPr>
          <w:rFonts w:ascii="Times New Roman" w:hAnsi="Times New Roman" w:cs="Times New Roman"/>
          <w:b/>
          <w:sz w:val="22"/>
        </w:rPr>
      </w:pPr>
    </w:p>
    <w:p w:rsidR="00471DDA" w:rsidDel="002D7001" w:rsidRDefault="00471DDA" w:rsidP="00505318">
      <w:pPr>
        <w:pStyle w:val="NoSpacing"/>
        <w:rPr>
          <w:ins w:id="174" w:author="Penelope Kim" w:date="2016-09-12T13:08:00Z"/>
          <w:del w:id="175" w:author="F&amp;A" w:date="2017-09-07T14:39:00Z"/>
          <w:rFonts w:ascii="Times New Roman" w:hAnsi="Times New Roman" w:cs="Times New Roman"/>
          <w:b/>
          <w:sz w:val="22"/>
        </w:rPr>
      </w:pPr>
    </w:p>
    <w:p w:rsidR="00605EEA" w:rsidDel="002D7001" w:rsidRDefault="00605EEA" w:rsidP="00505318">
      <w:pPr>
        <w:pStyle w:val="NoSpacing"/>
        <w:rPr>
          <w:ins w:id="176" w:author="Penelope Kim" w:date="2016-09-12T13:08:00Z"/>
          <w:del w:id="177" w:author="F&amp;A" w:date="2017-09-07T14:39:00Z"/>
          <w:rFonts w:ascii="Times New Roman" w:hAnsi="Times New Roman" w:cs="Times New Roman"/>
          <w:b/>
          <w:sz w:val="22"/>
        </w:rPr>
      </w:pPr>
    </w:p>
    <w:p w:rsidR="00605EEA" w:rsidDel="002D7001" w:rsidRDefault="00605EEA" w:rsidP="00505318">
      <w:pPr>
        <w:pStyle w:val="NoSpacing"/>
        <w:rPr>
          <w:del w:id="178" w:author="F&amp;A" w:date="2017-09-07T14:39:00Z"/>
          <w:rFonts w:ascii="Times New Roman" w:hAnsi="Times New Roman" w:cs="Times New Roman"/>
          <w:b/>
          <w:sz w:val="22"/>
        </w:rPr>
      </w:pPr>
    </w:p>
    <w:p w:rsidR="008F6C83" w:rsidRPr="00784876" w:rsidRDefault="008F6C83" w:rsidP="00410A62">
      <w:pPr>
        <w:pStyle w:val="ListParagraph"/>
        <w:numPr>
          <w:ilvl w:val="0"/>
          <w:numId w:val="12"/>
        </w:numPr>
        <w:autoSpaceDE w:val="0"/>
        <w:autoSpaceDN w:val="0"/>
        <w:adjustRightInd w:val="0"/>
        <w:rPr>
          <w:rFonts w:ascii="Times New Roman" w:hAnsi="Times New Roman" w:cs="Times New Roman"/>
          <w:color w:val="000000"/>
          <w:sz w:val="22"/>
        </w:rPr>
      </w:pPr>
      <w:r w:rsidRPr="00784876">
        <w:rPr>
          <w:rFonts w:ascii="Times New Roman" w:hAnsi="Times New Roman" w:cs="Times New Roman"/>
          <w:b/>
          <w:bCs/>
          <w:color w:val="000000"/>
          <w:sz w:val="22"/>
        </w:rPr>
        <w:lastRenderedPageBreak/>
        <w:t xml:space="preserve">Cost </w:t>
      </w:r>
      <w:r w:rsidR="008911C0">
        <w:rPr>
          <w:rFonts w:ascii="Times New Roman" w:hAnsi="Times New Roman" w:cs="Times New Roman"/>
          <w:b/>
          <w:bCs/>
          <w:color w:val="000000"/>
          <w:sz w:val="22"/>
        </w:rPr>
        <w:t>S</w:t>
      </w:r>
      <w:r w:rsidRPr="00784876">
        <w:rPr>
          <w:rFonts w:ascii="Times New Roman" w:hAnsi="Times New Roman" w:cs="Times New Roman"/>
          <w:b/>
          <w:bCs/>
          <w:color w:val="000000"/>
          <w:sz w:val="22"/>
        </w:rPr>
        <w:t xml:space="preserve">hare  </w:t>
      </w:r>
    </w:p>
    <w:p w:rsidR="008F6C83" w:rsidRPr="00784876" w:rsidRDefault="008F6C83" w:rsidP="00D004FC">
      <w:pPr>
        <w:pStyle w:val="ListParagraph"/>
        <w:autoSpaceDE w:val="0"/>
        <w:autoSpaceDN w:val="0"/>
        <w:adjustRightInd w:val="0"/>
        <w:ind w:left="360" w:firstLine="0"/>
        <w:rPr>
          <w:rFonts w:ascii="Times New Roman" w:hAnsi="Times New Roman" w:cs="Times New Roman"/>
          <w:color w:val="000000"/>
          <w:sz w:val="22"/>
        </w:rPr>
      </w:pPr>
      <w:r w:rsidRPr="00784876">
        <w:rPr>
          <w:rFonts w:ascii="Times New Roman" w:hAnsi="Times New Roman" w:cs="Times New Roman"/>
          <w:color w:val="000000"/>
          <w:sz w:val="22"/>
        </w:rPr>
        <w:t xml:space="preserve">During the period of this </w:t>
      </w:r>
      <w:r w:rsidR="000D2816" w:rsidRPr="00784876">
        <w:rPr>
          <w:rFonts w:ascii="Times New Roman" w:hAnsi="Times New Roman" w:cs="Times New Roman"/>
          <w:color w:val="000000"/>
          <w:sz w:val="22"/>
        </w:rPr>
        <w:t>grant</w:t>
      </w:r>
      <w:r w:rsidRPr="00784876">
        <w:rPr>
          <w:rFonts w:ascii="Times New Roman" w:hAnsi="Times New Roman" w:cs="Times New Roman"/>
          <w:color w:val="000000"/>
          <w:sz w:val="22"/>
        </w:rPr>
        <w:t xml:space="preserve">, the </w:t>
      </w:r>
      <w:r w:rsidR="00D004FC" w:rsidRPr="00784876">
        <w:rPr>
          <w:rFonts w:ascii="Times New Roman" w:hAnsi="Times New Roman" w:cs="Times New Roman"/>
          <w:color w:val="000000"/>
          <w:sz w:val="22"/>
        </w:rPr>
        <w:t>G</w:t>
      </w:r>
      <w:r w:rsidR="002425C1" w:rsidRPr="00784876">
        <w:rPr>
          <w:rFonts w:ascii="Times New Roman" w:hAnsi="Times New Roman" w:cs="Times New Roman"/>
          <w:color w:val="000000"/>
          <w:sz w:val="22"/>
        </w:rPr>
        <w:t>rantee</w:t>
      </w:r>
      <w:r w:rsidRPr="00784876">
        <w:rPr>
          <w:rFonts w:ascii="Times New Roman" w:hAnsi="Times New Roman" w:cs="Times New Roman"/>
          <w:color w:val="000000"/>
          <w:sz w:val="22"/>
        </w:rPr>
        <w:t xml:space="preserve"> agrees to </w:t>
      </w:r>
      <w:r w:rsidR="000D2816" w:rsidRPr="00784876">
        <w:rPr>
          <w:rFonts w:ascii="Times New Roman" w:hAnsi="Times New Roman" w:cs="Times New Roman"/>
          <w:color w:val="000000"/>
          <w:sz w:val="22"/>
        </w:rPr>
        <w:t>contribute</w:t>
      </w:r>
      <w:r w:rsidRPr="00784876">
        <w:rPr>
          <w:rFonts w:ascii="Times New Roman" w:hAnsi="Times New Roman" w:cs="Times New Roman"/>
          <w:color w:val="000000"/>
          <w:sz w:val="22"/>
        </w:rPr>
        <w:t xml:space="preserve"> </w:t>
      </w:r>
      <w:r w:rsidR="008911C0">
        <w:rPr>
          <w:rFonts w:ascii="Times New Roman" w:hAnsi="Times New Roman" w:cs="Times New Roman"/>
          <w:color w:val="000000"/>
          <w:sz w:val="22"/>
        </w:rPr>
        <w:t>$</w:t>
      </w:r>
      <w:r w:rsidR="00605EEA">
        <w:rPr>
          <w:rFonts w:ascii="Times New Roman" w:hAnsi="Times New Roman" w:cs="Times New Roman"/>
          <w:color w:val="000000"/>
          <w:sz w:val="22"/>
        </w:rPr>
        <w:t>XXX</w:t>
      </w:r>
      <w:r w:rsidR="00A6559B" w:rsidRPr="00784876">
        <w:rPr>
          <w:rFonts w:ascii="Times New Roman" w:hAnsi="Times New Roman" w:cs="Times New Roman"/>
          <w:color w:val="000000"/>
          <w:sz w:val="22"/>
        </w:rPr>
        <w:t xml:space="preserve"> </w:t>
      </w:r>
      <w:r w:rsidRPr="00784876">
        <w:rPr>
          <w:rFonts w:ascii="Times New Roman" w:hAnsi="Times New Roman" w:cs="Times New Roman"/>
          <w:color w:val="000000"/>
          <w:sz w:val="22"/>
        </w:rPr>
        <w:t xml:space="preserve">from its own funds or project costs financed with cash, services, or property contributed or donated to the </w:t>
      </w:r>
      <w:r w:rsidR="00D004FC" w:rsidRPr="00784876">
        <w:rPr>
          <w:rFonts w:ascii="Times New Roman" w:hAnsi="Times New Roman" w:cs="Times New Roman"/>
          <w:color w:val="000000"/>
          <w:sz w:val="22"/>
        </w:rPr>
        <w:t>G</w:t>
      </w:r>
      <w:r w:rsidR="000D2816" w:rsidRPr="00784876">
        <w:rPr>
          <w:rFonts w:ascii="Times New Roman" w:hAnsi="Times New Roman" w:cs="Times New Roman"/>
          <w:color w:val="000000"/>
          <w:sz w:val="22"/>
        </w:rPr>
        <w:t>rantee.</w:t>
      </w:r>
      <w:r w:rsidRPr="00784876">
        <w:rPr>
          <w:rFonts w:ascii="Times New Roman" w:hAnsi="Times New Roman" w:cs="Times New Roman"/>
          <w:color w:val="000000"/>
          <w:sz w:val="22"/>
        </w:rPr>
        <w:t xml:space="preserve"> </w:t>
      </w:r>
    </w:p>
    <w:p w:rsidR="00807CC0" w:rsidRPr="00784876" w:rsidRDefault="00505318" w:rsidP="00505318">
      <w:pPr>
        <w:pStyle w:val="NoSpacing"/>
        <w:numPr>
          <w:ilvl w:val="0"/>
          <w:numId w:val="12"/>
        </w:numPr>
        <w:rPr>
          <w:rFonts w:ascii="Times New Roman" w:hAnsi="Times New Roman" w:cs="Times New Roman"/>
          <w:b/>
          <w:sz w:val="22"/>
        </w:rPr>
      </w:pPr>
      <w:r w:rsidRPr="00784876">
        <w:rPr>
          <w:rFonts w:ascii="Times New Roman" w:hAnsi="Times New Roman" w:cs="Times New Roman"/>
          <w:b/>
          <w:sz w:val="22"/>
        </w:rPr>
        <w:t xml:space="preserve">By accepting </w:t>
      </w:r>
      <w:r w:rsidR="002425C1" w:rsidRPr="00784876">
        <w:rPr>
          <w:rFonts w:ascii="Times New Roman" w:hAnsi="Times New Roman" w:cs="Times New Roman"/>
          <w:b/>
          <w:sz w:val="22"/>
        </w:rPr>
        <w:t>this small grant</w:t>
      </w:r>
      <w:r w:rsidR="00784876">
        <w:rPr>
          <w:rFonts w:ascii="Times New Roman" w:hAnsi="Times New Roman" w:cs="Times New Roman"/>
          <w:b/>
          <w:sz w:val="22"/>
        </w:rPr>
        <w:t>,</w:t>
      </w:r>
      <w:r w:rsidR="002425C1" w:rsidRPr="00784876">
        <w:rPr>
          <w:rFonts w:ascii="Times New Roman" w:hAnsi="Times New Roman" w:cs="Times New Roman"/>
          <w:b/>
          <w:sz w:val="22"/>
        </w:rPr>
        <w:t xml:space="preserve"> the </w:t>
      </w:r>
      <w:r w:rsidR="00D004FC" w:rsidRPr="00784876">
        <w:rPr>
          <w:rFonts w:ascii="Times New Roman" w:hAnsi="Times New Roman" w:cs="Times New Roman"/>
          <w:b/>
          <w:sz w:val="22"/>
        </w:rPr>
        <w:t>G</w:t>
      </w:r>
      <w:r w:rsidR="002425C1" w:rsidRPr="00784876">
        <w:rPr>
          <w:rFonts w:ascii="Times New Roman" w:hAnsi="Times New Roman" w:cs="Times New Roman"/>
          <w:b/>
          <w:sz w:val="22"/>
        </w:rPr>
        <w:t>rantee</w:t>
      </w:r>
      <w:r w:rsidRPr="00784876">
        <w:rPr>
          <w:rFonts w:ascii="Times New Roman" w:hAnsi="Times New Roman" w:cs="Times New Roman"/>
          <w:b/>
          <w:sz w:val="22"/>
        </w:rPr>
        <w:t xml:space="preserve"> agrees to:</w:t>
      </w:r>
    </w:p>
    <w:p w:rsidR="00807CC0" w:rsidRPr="00784876" w:rsidRDefault="00266FE5" w:rsidP="00807CC0">
      <w:pPr>
        <w:pStyle w:val="NoSpacing"/>
        <w:numPr>
          <w:ilvl w:val="1"/>
          <w:numId w:val="12"/>
        </w:numPr>
        <w:rPr>
          <w:rFonts w:ascii="Times New Roman" w:hAnsi="Times New Roman" w:cs="Times New Roman"/>
          <w:sz w:val="22"/>
        </w:rPr>
      </w:pPr>
      <w:r w:rsidRPr="00784876">
        <w:rPr>
          <w:rFonts w:ascii="Times New Roman" w:hAnsi="Times New Roman" w:cs="Times New Roman"/>
          <w:sz w:val="22"/>
        </w:rPr>
        <w:t>U</w:t>
      </w:r>
      <w:r w:rsidR="00807CC0" w:rsidRPr="00784876">
        <w:rPr>
          <w:rFonts w:ascii="Times New Roman" w:hAnsi="Times New Roman" w:cs="Times New Roman"/>
          <w:sz w:val="22"/>
        </w:rPr>
        <w:t>se the funds received from the Partners responsibly and in accordance with the expenditures described in the</w:t>
      </w:r>
      <w:ins w:id="179" w:author="Penelope Kim" w:date="2016-09-12T13:11:00Z">
        <w:r w:rsidR="00605EEA">
          <w:rPr>
            <w:rFonts w:ascii="Times New Roman" w:hAnsi="Times New Roman" w:cs="Times New Roman"/>
            <w:sz w:val="22"/>
          </w:rPr>
          <w:t xml:space="preserve"> </w:t>
        </w:r>
      </w:ins>
      <w:r w:rsidR="00807CC0" w:rsidRPr="00784876">
        <w:rPr>
          <w:rFonts w:ascii="Times New Roman" w:hAnsi="Times New Roman" w:cs="Times New Roman"/>
          <w:sz w:val="22"/>
        </w:rPr>
        <w:t xml:space="preserve">proposal submitted by the </w:t>
      </w:r>
      <w:r w:rsidR="00D004FC" w:rsidRPr="00784876">
        <w:rPr>
          <w:rFonts w:ascii="Times New Roman" w:hAnsi="Times New Roman" w:cs="Times New Roman"/>
          <w:sz w:val="22"/>
        </w:rPr>
        <w:t>G</w:t>
      </w:r>
      <w:r w:rsidR="002425C1" w:rsidRPr="00784876">
        <w:rPr>
          <w:rFonts w:ascii="Times New Roman" w:hAnsi="Times New Roman" w:cs="Times New Roman"/>
          <w:sz w:val="22"/>
        </w:rPr>
        <w:t>rantee</w:t>
      </w:r>
      <w:r w:rsidR="00807CC0" w:rsidRPr="00784876">
        <w:rPr>
          <w:rFonts w:ascii="Times New Roman" w:hAnsi="Times New Roman" w:cs="Times New Roman"/>
          <w:sz w:val="22"/>
        </w:rPr>
        <w:t>;</w:t>
      </w:r>
    </w:p>
    <w:p w:rsidR="00266FE5" w:rsidRPr="00784876" w:rsidRDefault="002425C1" w:rsidP="00D004FC">
      <w:pPr>
        <w:pStyle w:val="NoSpacing"/>
        <w:numPr>
          <w:ilvl w:val="1"/>
          <w:numId w:val="12"/>
        </w:numPr>
        <w:rPr>
          <w:rFonts w:ascii="Times New Roman" w:hAnsi="Times New Roman" w:cs="Times New Roman"/>
          <w:sz w:val="22"/>
        </w:rPr>
      </w:pPr>
      <w:del w:id="180" w:author="Penelope Kim" w:date="2016-06-30T10:43:00Z">
        <w:r w:rsidRPr="00784876" w:rsidDel="00D004FC">
          <w:rPr>
            <w:rFonts w:ascii="Times New Roman" w:hAnsi="Times New Roman" w:cs="Times New Roman"/>
            <w:sz w:val="22"/>
          </w:rPr>
          <w:delText>If requested by</w:delText>
        </w:r>
        <w:r w:rsidR="00807CC0" w:rsidRPr="00784876" w:rsidDel="00D004FC">
          <w:rPr>
            <w:rFonts w:ascii="Times New Roman" w:hAnsi="Times New Roman" w:cs="Times New Roman"/>
            <w:sz w:val="22"/>
          </w:rPr>
          <w:delText xml:space="preserve"> Partners of the Americas, </w:delText>
        </w:r>
      </w:del>
      <w:ins w:id="181" w:author="Penelope Kim" w:date="2016-06-30T10:49:00Z">
        <w:r w:rsidR="00266FE5" w:rsidRPr="00784876">
          <w:rPr>
            <w:rFonts w:ascii="Times New Roman" w:hAnsi="Times New Roman" w:cs="Times New Roman"/>
            <w:sz w:val="22"/>
          </w:rPr>
          <w:t>S</w:t>
        </w:r>
      </w:ins>
      <w:r w:rsidRPr="00784876">
        <w:rPr>
          <w:rFonts w:ascii="Times New Roman" w:hAnsi="Times New Roman" w:cs="Times New Roman"/>
          <w:sz w:val="22"/>
        </w:rPr>
        <w:t>ubmit</w:t>
      </w:r>
      <w:ins w:id="182" w:author="Penelope Kim" w:date="2016-06-30T10:49:00Z">
        <w:r w:rsidR="00B21C44">
          <w:rPr>
            <w:rFonts w:ascii="Times New Roman" w:hAnsi="Times New Roman" w:cs="Times New Roman"/>
            <w:sz w:val="22"/>
          </w:rPr>
          <w:t xml:space="preserve"> </w:t>
        </w:r>
        <w:r w:rsidR="00266FE5" w:rsidRPr="00784876">
          <w:rPr>
            <w:rFonts w:ascii="Times New Roman" w:hAnsi="Times New Roman" w:cs="Times New Roman"/>
            <w:sz w:val="22"/>
          </w:rPr>
          <w:t>narrative and financial report</w:t>
        </w:r>
      </w:ins>
      <w:ins w:id="183" w:author="Penelope Kim" w:date="2016-06-30T12:04:00Z">
        <w:r w:rsidR="00B21C44">
          <w:rPr>
            <w:rFonts w:ascii="Times New Roman" w:hAnsi="Times New Roman" w:cs="Times New Roman"/>
            <w:sz w:val="22"/>
          </w:rPr>
          <w:t>s</w:t>
        </w:r>
      </w:ins>
      <w:r w:rsidRPr="00784876">
        <w:rPr>
          <w:rFonts w:ascii="Times New Roman" w:hAnsi="Times New Roman" w:cs="Times New Roman"/>
          <w:sz w:val="22"/>
        </w:rPr>
        <w:t xml:space="preserve"> </w:t>
      </w:r>
      <w:ins w:id="184" w:author="Penelope Kim" w:date="2016-06-30T10:50:00Z">
        <w:r w:rsidR="00266FE5" w:rsidRPr="00784876">
          <w:rPr>
            <w:rFonts w:ascii="Times New Roman" w:hAnsi="Times New Roman" w:cs="Times New Roman"/>
            <w:sz w:val="22"/>
          </w:rPr>
          <w:t xml:space="preserve">according to the timeline </w:t>
        </w:r>
      </w:ins>
      <w:ins w:id="185" w:author="Penelope Kim" w:date="2016-06-30T10:52:00Z">
        <w:r w:rsidR="00266FE5" w:rsidRPr="00784876">
          <w:rPr>
            <w:rFonts w:ascii="Times New Roman" w:hAnsi="Times New Roman" w:cs="Times New Roman"/>
            <w:sz w:val="22"/>
          </w:rPr>
          <w:t>specified</w:t>
        </w:r>
      </w:ins>
      <w:ins w:id="186" w:author="Penelope Kim" w:date="2016-06-30T10:50:00Z">
        <w:r w:rsidR="00266FE5" w:rsidRPr="00784876">
          <w:rPr>
            <w:rFonts w:ascii="Times New Roman" w:hAnsi="Times New Roman" w:cs="Times New Roman"/>
            <w:sz w:val="22"/>
          </w:rPr>
          <w:t xml:space="preserve"> by Partners</w:t>
        </w:r>
      </w:ins>
      <w:ins w:id="187" w:author="Penelope Kim" w:date="2016-06-30T12:03:00Z">
        <w:r w:rsidR="00B21C44">
          <w:rPr>
            <w:rFonts w:ascii="Times New Roman" w:hAnsi="Times New Roman" w:cs="Times New Roman"/>
            <w:sz w:val="22"/>
          </w:rPr>
          <w:t>,</w:t>
        </w:r>
      </w:ins>
      <w:ins w:id="188" w:author="Penelope Kim" w:date="2016-06-30T10:50:00Z">
        <w:r w:rsidR="00266FE5" w:rsidRPr="00784876">
          <w:rPr>
            <w:rFonts w:ascii="Times New Roman" w:hAnsi="Times New Roman" w:cs="Times New Roman"/>
            <w:sz w:val="22"/>
          </w:rPr>
          <w:t xml:space="preserve"> and a final </w:t>
        </w:r>
      </w:ins>
      <w:ins w:id="189" w:author="Penelope Kim" w:date="2016-06-30T12:05:00Z">
        <w:r w:rsidR="00B21C44">
          <w:rPr>
            <w:rFonts w:ascii="Times New Roman" w:hAnsi="Times New Roman" w:cs="Times New Roman"/>
            <w:sz w:val="22"/>
          </w:rPr>
          <w:t xml:space="preserve">narrative and financial </w:t>
        </w:r>
      </w:ins>
      <w:ins w:id="190" w:author="Penelope Kim" w:date="2016-06-30T10:50:00Z">
        <w:r w:rsidR="00266FE5" w:rsidRPr="00784876">
          <w:rPr>
            <w:rFonts w:ascii="Times New Roman" w:hAnsi="Times New Roman" w:cs="Times New Roman"/>
            <w:sz w:val="22"/>
          </w:rPr>
          <w:t xml:space="preserve">report </w:t>
        </w:r>
      </w:ins>
      <w:r w:rsidR="00807CC0" w:rsidRPr="00784876">
        <w:rPr>
          <w:rFonts w:ascii="Times New Roman" w:hAnsi="Times New Roman" w:cs="Times New Roman"/>
          <w:sz w:val="22"/>
        </w:rPr>
        <w:t xml:space="preserve">no later than </w:t>
      </w:r>
      <w:ins w:id="191" w:author="Penelope Kim" w:date="2016-06-30T10:43:00Z">
        <w:r w:rsidR="00D004FC" w:rsidRPr="00784876">
          <w:rPr>
            <w:rFonts w:ascii="Times New Roman" w:hAnsi="Times New Roman" w:cs="Times New Roman"/>
            <w:sz w:val="22"/>
          </w:rPr>
          <w:t>6</w:t>
        </w:r>
      </w:ins>
      <w:del w:id="192" w:author="Penelope Kim" w:date="2016-06-30T10:43:00Z">
        <w:r w:rsidR="00807CC0" w:rsidRPr="00784876" w:rsidDel="00D004FC">
          <w:rPr>
            <w:rFonts w:ascii="Times New Roman" w:hAnsi="Times New Roman" w:cs="Times New Roman"/>
            <w:sz w:val="22"/>
          </w:rPr>
          <w:delText>3</w:delText>
        </w:r>
      </w:del>
      <w:r w:rsidR="00807CC0" w:rsidRPr="00784876">
        <w:rPr>
          <w:rFonts w:ascii="Times New Roman" w:hAnsi="Times New Roman" w:cs="Times New Roman"/>
          <w:sz w:val="22"/>
        </w:rPr>
        <w:t>0 days after the conclusion of</w:t>
      </w:r>
      <w:ins w:id="193" w:author="Penelope Kim" w:date="2016-07-11T16:45:00Z">
        <w:r w:rsidR="003B6154">
          <w:rPr>
            <w:rFonts w:ascii="Times New Roman" w:hAnsi="Times New Roman" w:cs="Times New Roman"/>
            <w:sz w:val="22"/>
          </w:rPr>
          <w:t xml:space="preserve"> the period of performance</w:t>
        </w:r>
      </w:ins>
      <w:del w:id="194" w:author="Penelope Kim" w:date="2016-07-11T16:44:00Z">
        <w:r w:rsidR="00807CC0" w:rsidRPr="00784876" w:rsidDel="008911C0">
          <w:rPr>
            <w:rFonts w:ascii="Times New Roman" w:hAnsi="Times New Roman" w:cs="Times New Roman"/>
            <w:sz w:val="22"/>
          </w:rPr>
          <w:delText xml:space="preserve"> the</w:delText>
        </w:r>
      </w:del>
      <w:del w:id="195" w:author="Penelope Kim" w:date="2016-07-11T16:45:00Z">
        <w:r w:rsidR="00807CC0" w:rsidRPr="00784876" w:rsidDel="003B6154">
          <w:rPr>
            <w:rFonts w:ascii="Times New Roman" w:hAnsi="Times New Roman" w:cs="Times New Roman"/>
            <w:sz w:val="22"/>
          </w:rPr>
          <w:delText xml:space="preserve"> grantrelated activities</w:delText>
        </w:r>
      </w:del>
      <w:ins w:id="196" w:author="Penelope Kim" w:date="2016-06-30T12:04:00Z">
        <w:r w:rsidR="00B21C44">
          <w:rPr>
            <w:rFonts w:ascii="Times New Roman" w:hAnsi="Times New Roman" w:cs="Times New Roman"/>
            <w:sz w:val="22"/>
          </w:rPr>
          <w:t>.</w:t>
        </w:r>
      </w:ins>
      <w:r w:rsidR="00807CC0" w:rsidRPr="00784876">
        <w:rPr>
          <w:rFonts w:ascii="Times New Roman" w:hAnsi="Times New Roman" w:cs="Times New Roman"/>
          <w:sz w:val="22"/>
        </w:rPr>
        <w:t xml:space="preserve"> </w:t>
      </w:r>
      <w:ins w:id="197" w:author="Penelope Kim" w:date="2016-06-30T10:52:00Z">
        <w:r w:rsidR="00266FE5" w:rsidRPr="00784876">
          <w:rPr>
            <w:rFonts w:ascii="Times New Roman" w:hAnsi="Times New Roman" w:cs="Times New Roman"/>
            <w:sz w:val="22"/>
          </w:rPr>
          <w:t xml:space="preserve"> The </w:t>
        </w:r>
      </w:ins>
      <w:r w:rsidR="00807CC0" w:rsidRPr="00784876">
        <w:rPr>
          <w:rFonts w:ascii="Times New Roman" w:hAnsi="Times New Roman" w:cs="Times New Roman"/>
          <w:sz w:val="22"/>
        </w:rPr>
        <w:t>report</w:t>
      </w:r>
      <w:ins w:id="198" w:author="Penelope Kim" w:date="2016-06-30T10:52:00Z">
        <w:r w:rsidR="00266FE5" w:rsidRPr="00784876">
          <w:rPr>
            <w:rFonts w:ascii="Times New Roman" w:hAnsi="Times New Roman" w:cs="Times New Roman"/>
            <w:sz w:val="22"/>
          </w:rPr>
          <w:t>s</w:t>
        </w:r>
      </w:ins>
      <w:r w:rsidR="00807CC0" w:rsidRPr="00784876">
        <w:rPr>
          <w:rFonts w:ascii="Times New Roman" w:hAnsi="Times New Roman" w:cs="Times New Roman"/>
          <w:sz w:val="22"/>
        </w:rPr>
        <w:t xml:space="preserve"> </w:t>
      </w:r>
      <w:ins w:id="199" w:author="Penelope Kim" w:date="2016-06-30T10:52:00Z">
        <w:r w:rsidR="00266FE5" w:rsidRPr="00784876">
          <w:rPr>
            <w:rFonts w:ascii="Times New Roman" w:hAnsi="Times New Roman" w:cs="Times New Roman"/>
            <w:sz w:val="22"/>
          </w:rPr>
          <w:t xml:space="preserve">must </w:t>
        </w:r>
      </w:ins>
      <w:r w:rsidR="00807CC0" w:rsidRPr="00784876">
        <w:rPr>
          <w:rFonts w:ascii="Times New Roman" w:hAnsi="Times New Roman" w:cs="Times New Roman"/>
          <w:sz w:val="22"/>
        </w:rPr>
        <w:t>detail how the funds were used, what was accomplished</w:t>
      </w:r>
      <w:ins w:id="200" w:author="Penelope Kim" w:date="2016-07-11T16:59:00Z">
        <w:r w:rsidR="000A0D2E">
          <w:rPr>
            <w:rFonts w:ascii="Times New Roman" w:hAnsi="Times New Roman" w:cs="Times New Roman"/>
            <w:sz w:val="22"/>
          </w:rPr>
          <w:t>,</w:t>
        </w:r>
      </w:ins>
      <w:r w:rsidR="00807CC0" w:rsidRPr="00784876">
        <w:rPr>
          <w:rFonts w:ascii="Times New Roman" w:hAnsi="Times New Roman" w:cs="Times New Roman"/>
          <w:sz w:val="22"/>
        </w:rPr>
        <w:t xml:space="preserve"> and what long-term impact can be expe</w:t>
      </w:r>
      <w:r w:rsidR="00241E85" w:rsidRPr="00784876">
        <w:rPr>
          <w:rFonts w:ascii="Times New Roman" w:hAnsi="Times New Roman" w:cs="Times New Roman"/>
          <w:sz w:val="22"/>
        </w:rPr>
        <w:t xml:space="preserve">cted, using the </w:t>
      </w:r>
      <w:r w:rsidR="003B6154">
        <w:rPr>
          <w:rFonts w:ascii="Times New Roman" w:hAnsi="Times New Roman" w:cs="Times New Roman"/>
          <w:sz w:val="22"/>
        </w:rPr>
        <w:t xml:space="preserve">format </w:t>
      </w:r>
      <w:r w:rsidR="00241E85" w:rsidRPr="00784876">
        <w:rPr>
          <w:rFonts w:ascii="Times New Roman" w:hAnsi="Times New Roman" w:cs="Times New Roman"/>
          <w:sz w:val="22"/>
        </w:rPr>
        <w:t xml:space="preserve">provided </w:t>
      </w:r>
      <w:r w:rsidR="003B6154">
        <w:rPr>
          <w:rFonts w:ascii="Times New Roman" w:hAnsi="Times New Roman" w:cs="Times New Roman"/>
          <w:sz w:val="22"/>
        </w:rPr>
        <w:t>by Partners</w:t>
      </w:r>
      <w:r w:rsidR="00266FE5" w:rsidRPr="00784876">
        <w:rPr>
          <w:rFonts w:ascii="Times New Roman" w:hAnsi="Times New Roman" w:cs="Times New Roman"/>
          <w:sz w:val="22"/>
        </w:rPr>
        <w:t>.</w:t>
      </w:r>
    </w:p>
    <w:p w:rsidR="00EE7A8C" w:rsidRPr="00784876" w:rsidRDefault="00266FE5" w:rsidP="00D004FC">
      <w:pPr>
        <w:pStyle w:val="NoSpacing"/>
        <w:numPr>
          <w:ilvl w:val="1"/>
          <w:numId w:val="12"/>
        </w:numPr>
        <w:rPr>
          <w:rFonts w:ascii="Times New Roman" w:hAnsi="Times New Roman" w:cs="Times New Roman"/>
          <w:sz w:val="22"/>
        </w:rPr>
      </w:pPr>
      <w:r w:rsidRPr="00784876">
        <w:rPr>
          <w:rFonts w:ascii="Times New Roman" w:hAnsi="Times New Roman" w:cs="Times New Roman"/>
          <w:sz w:val="22"/>
        </w:rPr>
        <w:t>If</w:t>
      </w:r>
      <w:r w:rsidR="00AA47B8" w:rsidRPr="00784876">
        <w:rPr>
          <w:rFonts w:ascii="Times New Roman" w:hAnsi="Times New Roman" w:cs="Times New Roman"/>
          <w:sz w:val="22"/>
        </w:rPr>
        <w:t xml:space="preserve"> requested</w:t>
      </w:r>
      <w:r w:rsidR="00241E85" w:rsidRPr="00784876">
        <w:rPr>
          <w:rFonts w:ascii="Times New Roman" w:hAnsi="Times New Roman" w:cs="Times New Roman"/>
          <w:sz w:val="22"/>
        </w:rPr>
        <w:t xml:space="preserve"> </w:t>
      </w:r>
      <w:r w:rsidRPr="00784876">
        <w:rPr>
          <w:rFonts w:ascii="Times New Roman" w:hAnsi="Times New Roman" w:cs="Times New Roman"/>
          <w:sz w:val="22"/>
        </w:rPr>
        <w:t xml:space="preserve">by Partners, submit </w:t>
      </w:r>
      <w:r w:rsidR="00241E85" w:rsidRPr="00784876">
        <w:rPr>
          <w:rFonts w:ascii="Times New Roman" w:hAnsi="Times New Roman" w:cs="Times New Roman"/>
          <w:sz w:val="22"/>
        </w:rPr>
        <w:t xml:space="preserve">a draft blog post of no more than </w:t>
      </w:r>
      <w:r w:rsidRPr="00784876">
        <w:rPr>
          <w:rFonts w:ascii="Times New Roman" w:hAnsi="Times New Roman" w:cs="Times New Roman"/>
          <w:sz w:val="22"/>
        </w:rPr>
        <w:t>two (</w:t>
      </w:r>
      <w:r w:rsidR="00241E85" w:rsidRPr="00784876">
        <w:rPr>
          <w:rFonts w:ascii="Times New Roman" w:hAnsi="Times New Roman" w:cs="Times New Roman"/>
          <w:sz w:val="22"/>
        </w:rPr>
        <w:t>2</w:t>
      </w:r>
      <w:r w:rsidRPr="00784876">
        <w:rPr>
          <w:rFonts w:ascii="Times New Roman" w:hAnsi="Times New Roman" w:cs="Times New Roman"/>
          <w:sz w:val="22"/>
        </w:rPr>
        <w:t>)</w:t>
      </w:r>
      <w:r w:rsidR="00241E85" w:rsidRPr="00784876">
        <w:rPr>
          <w:rFonts w:ascii="Times New Roman" w:hAnsi="Times New Roman" w:cs="Times New Roman"/>
          <w:sz w:val="22"/>
        </w:rPr>
        <w:t xml:space="preserve"> pages for publication in the Partners of the Americas Blog</w:t>
      </w:r>
      <w:r w:rsidR="00AA47B8" w:rsidRPr="00784876">
        <w:rPr>
          <w:rFonts w:ascii="Times New Roman" w:hAnsi="Times New Roman" w:cs="Times New Roman"/>
          <w:sz w:val="22"/>
        </w:rPr>
        <w:t>;</w:t>
      </w:r>
      <w:r w:rsidR="00241E85" w:rsidRPr="00784876">
        <w:rPr>
          <w:rFonts w:ascii="Times New Roman" w:hAnsi="Times New Roman" w:cs="Times New Roman"/>
          <w:sz w:val="22"/>
        </w:rPr>
        <w:t xml:space="preserve"> </w:t>
      </w:r>
    </w:p>
    <w:p w:rsidR="00241E85" w:rsidRPr="00784876" w:rsidRDefault="002425C1" w:rsidP="00266FE5">
      <w:pPr>
        <w:pStyle w:val="NoSpacing"/>
        <w:numPr>
          <w:ilvl w:val="1"/>
          <w:numId w:val="12"/>
        </w:numPr>
        <w:rPr>
          <w:rFonts w:ascii="Times New Roman" w:hAnsi="Times New Roman" w:cs="Times New Roman"/>
          <w:sz w:val="22"/>
        </w:rPr>
      </w:pPr>
      <w:r w:rsidRPr="00784876">
        <w:rPr>
          <w:rFonts w:ascii="Times New Roman" w:hAnsi="Times New Roman" w:cs="Times New Roman"/>
          <w:sz w:val="22"/>
        </w:rPr>
        <w:t xml:space="preserve">If requested by Partners, </w:t>
      </w:r>
      <w:r w:rsidR="009D28CD" w:rsidRPr="00784876">
        <w:rPr>
          <w:rFonts w:ascii="Times New Roman" w:hAnsi="Times New Roman" w:cs="Times New Roman"/>
          <w:sz w:val="22"/>
        </w:rPr>
        <w:t xml:space="preserve">promptly </w:t>
      </w:r>
      <w:r w:rsidR="00241E85" w:rsidRPr="00784876">
        <w:rPr>
          <w:rFonts w:ascii="Times New Roman" w:hAnsi="Times New Roman" w:cs="Times New Roman"/>
          <w:sz w:val="22"/>
        </w:rPr>
        <w:t xml:space="preserve">return any unused funds </w:t>
      </w:r>
      <w:r w:rsidR="009D28CD" w:rsidRPr="00784876">
        <w:rPr>
          <w:rFonts w:ascii="Times New Roman" w:hAnsi="Times New Roman" w:cs="Times New Roman"/>
          <w:sz w:val="22"/>
        </w:rPr>
        <w:t xml:space="preserve">unless a written justification is submitted </w:t>
      </w:r>
      <w:r w:rsidR="00241E85" w:rsidRPr="00784876">
        <w:rPr>
          <w:rFonts w:ascii="Times New Roman" w:hAnsi="Times New Roman" w:cs="Times New Roman"/>
          <w:sz w:val="22"/>
        </w:rPr>
        <w:t>indicating how the excess funds will be distribute</w:t>
      </w:r>
      <w:r w:rsidR="00224697" w:rsidRPr="00784876">
        <w:rPr>
          <w:rFonts w:ascii="Times New Roman" w:hAnsi="Times New Roman" w:cs="Times New Roman"/>
          <w:sz w:val="22"/>
        </w:rPr>
        <w:t>d</w:t>
      </w:r>
      <w:r w:rsidR="00241E85" w:rsidRPr="00784876">
        <w:rPr>
          <w:rFonts w:ascii="Times New Roman" w:hAnsi="Times New Roman" w:cs="Times New Roman"/>
          <w:sz w:val="22"/>
        </w:rPr>
        <w:t xml:space="preserve"> and the purpose it will serve.  </w:t>
      </w:r>
    </w:p>
    <w:p w:rsidR="00505318" w:rsidRPr="00784876" w:rsidRDefault="00505318" w:rsidP="00EE7A8C">
      <w:pPr>
        <w:pStyle w:val="NoSpacing"/>
        <w:ind w:left="720"/>
        <w:rPr>
          <w:rFonts w:ascii="Times New Roman" w:hAnsi="Times New Roman" w:cs="Times New Roman"/>
          <w:sz w:val="22"/>
        </w:rPr>
      </w:pPr>
    </w:p>
    <w:p w:rsidR="00505318" w:rsidRPr="00784876" w:rsidRDefault="00505318" w:rsidP="00505318">
      <w:pPr>
        <w:pStyle w:val="NoSpacing"/>
        <w:rPr>
          <w:rFonts w:ascii="Times New Roman" w:hAnsi="Times New Roman" w:cs="Times New Roman"/>
          <w:sz w:val="22"/>
        </w:rPr>
      </w:pPr>
      <w:r w:rsidRPr="00784876">
        <w:rPr>
          <w:rFonts w:ascii="Times New Roman" w:hAnsi="Times New Roman" w:cs="Times New Roman"/>
          <w:sz w:val="22"/>
        </w:rPr>
        <w:t xml:space="preserve">Please sign the original copy of this </w:t>
      </w:r>
      <w:r w:rsidR="00471DDA">
        <w:rPr>
          <w:rFonts w:ascii="Times New Roman" w:hAnsi="Times New Roman" w:cs="Times New Roman"/>
          <w:sz w:val="22"/>
        </w:rPr>
        <w:t>Agreement</w:t>
      </w:r>
      <w:r w:rsidR="00471DDA" w:rsidRPr="00784876">
        <w:rPr>
          <w:rFonts w:ascii="Times New Roman" w:hAnsi="Times New Roman" w:cs="Times New Roman"/>
          <w:sz w:val="22"/>
        </w:rPr>
        <w:t xml:space="preserve"> </w:t>
      </w:r>
      <w:r w:rsidRPr="00784876">
        <w:rPr>
          <w:rFonts w:ascii="Times New Roman" w:hAnsi="Times New Roman" w:cs="Times New Roman"/>
          <w:sz w:val="22"/>
        </w:rPr>
        <w:t>and return to Partners of the Americas to acknowledge your receipt and approval of this small grant.</w:t>
      </w:r>
    </w:p>
    <w:p w:rsidR="005F44BA" w:rsidRPr="00784876" w:rsidRDefault="005F44BA" w:rsidP="005F44BA">
      <w:pPr>
        <w:pStyle w:val="NoSpacing"/>
        <w:rPr>
          <w:rFonts w:ascii="Times New Roman" w:hAnsi="Times New Roman" w:cs="Times New Roman"/>
          <w:sz w:val="22"/>
        </w:rPr>
      </w:pPr>
    </w:p>
    <w:p w:rsidR="004F5D6F" w:rsidRPr="00784876" w:rsidRDefault="005F44BA" w:rsidP="005F44BA">
      <w:pPr>
        <w:pStyle w:val="NoSpacing"/>
        <w:rPr>
          <w:rFonts w:ascii="Times New Roman" w:hAnsi="Times New Roman" w:cs="Times New Roman"/>
          <w:sz w:val="22"/>
        </w:rPr>
      </w:pPr>
      <w:r w:rsidRPr="00784876">
        <w:rPr>
          <w:rFonts w:ascii="Times New Roman" w:hAnsi="Times New Roman" w:cs="Times New Roman"/>
          <w:sz w:val="22"/>
        </w:rPr>
        <w:t xml:space="preserve">Sincerely, </w:t>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t>Accepted by:</w:t>
      </w:r>
      <w:r w:rsidRPr="00784876">
        <w:rPr>
          <w:rFonts w:ascii="Times New Roman" w:hAnsi="Times New Roman" w:cs="Times New Roman"/>
          <w:sz w:val="22"/>
        </w:rPr>
        <w:tab/>
      </w:r>
      <w:r w:rsidRPr="00784876">
        <w:rPr>
          <w:rFonts w:ascii="Times New Roman" w:hAnsi="Times New Roman" w:cs="Times New Roman"/>
          <w:sz w:val="22"/>
        </w:rPr>
        <w:tab/>
      </w:r>
    </w:p>
    <w:p w:rsidR="005F44BA" w:rsidRPr="00784876" w:rsidRDefault="005F44BA" w:rsidP="005F44BA">
      <w:pPr>
        <w:pStyle w:val="NoSpacing"/>
        <w:rPr>
          <w:rFonts w:ascii="Times New Roman" w:hAnsi="Times New Roman" w:cs="Times New Roman"/>
          <w:sz w:val="22"/>
        </w:rPr>
      </w:pP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t xml:space="preserve">  </w:t>
      </w:r>
    </w:p>
    <w:p w:rsidR="005F44BA" w:rsidRPr="00784876" w:rsidRDefault="005F44BA" w:rsidP="006B7294">
      <w:pPr>
        <w:pStyle w:val="NoSpacing"/>
        <w:rPr>
          <w:rFonts w:ascii="Times New Roman" w:hAnsi="Times New Roman" w:cs="Times New Roman"/>
          <w:sz w:val="22"/>
        </w:rPr>
      </w:pPr>
      <w:r w:rsidRPr="00784876">
        <w:rPr>
          <w:rFonts w:ascii="Times New Roman" w:hAnsi="Times New Roman" w:cs="Times New Roman"/>
          <w:sz w:val="22"/>
        </w:rPr>
        <w:t>_______________________________</w:t>
      </w:r>
      <w:ins w:id="201" w:author="Penelope Kim" w:date="2016-07-11T16:48:00Z">
        <w:r w:rsidR="003B6154" w:rsidRPr="00784876">
          <w:rPr>
            <w:rFonts w:ascii="Times New Roman" w:hAnsi="Times New Roman" w:cs="Times New Roman"/>
            <w:sz w:val="22"/>
          </w:rPr>
          <w:t>______________</w:t>
        </w:r>
      </w:ins>
      <w:r w:rsidRPr="00784876">
        <w:rPr>
          <w:rFonts w:ascii="Times New Roman" w:hAnsi="Times New Roman" w:cs="Times New Roman"/>
          <w:sz w:val="22"/>
        </w:rPr>
        <w:tab/>
      </w:r>
      <w:r w:rsidRPr="00784876">
        <w:rPr>
          <w:rFonts w:ascii="Times New Roman" w:hAnsi="Times New Roman" w:cs="Times New Roman"/>
          <w:sz w:val="22"/>
        </w:rPr>
        <w:tab/>
        <w:t>________________________________</w:t>
      </w:r>
      <w:ins w:id="202" w:author="Penelope Kim" w:date="2016-07-11T16:48:00Z">
        <w:r w:rsidR="003B6154" w:rsidRPr="00784876">
          <w:rPr>
            <w:rFonts w:ascii="Times New Roman" w:hAnsi="Times New Roman" w:cs="Times New Roman"/>
            <w:sz w:val="22"/>
          </w:rPr>
          <w:t>_____________</w:t>
        </w:r>
      </w:ins>
    </w:p>
    <w:p w:rsidR="005F44BA" w:rsidRPr="00784876" w:rsidRDefault="005F44BA" w:rsidP="006B7294">
      <w:pPr>
        <w:pStyle w:val="NoSpacing"/>
        <w:rPr>
          <w:rFonts w:ascii="Times New Roman" w:hAnsi="Times New Roman" w:cs="Times New Roman"/>
          <w:sz w:val="22"/>
        </w:rPr>
      </w:pPr>
      <w:del w:id="203" w:author="F&amp;A" w:date="2017-09-07T14:24:00Z">
        <w:r w:rsidRPr="00784876" w:rsidDel="000C2296">
          <w:rPr>
            <w:rFonts w:ascii="Times New Roman" w:hAnsi="Times New Roman" w:cs="Times New Roman"/>
            <w:sz w:val="22"/>
          </w:rPr>
          <w:delText>Horacio Correa</w:delText>
        </w:r>
      </w:del>
      <w:ins w:id="204" w:author="F&amp;A" w:date="2017-09-07T14:24:00Z">
        <w:r w:rsidR="000C2296">
          <w:rPr>
            <w:rFonts w:ascii="Times New Roman" w:hAnsi="Times New Roman" w:cs="Times New Roman"/>
            <w:sz w:val="22"/>
          </w:rPr>
          <w:t>John McPhail</w:t>
        </w:r>
      </w:ins>
      <w:r w:rsidRPr="00784876">
        <w:rPr>
          <w:rFonts w:ascii="Times New Roman" w:hAnsi="Times New Roman" w:cs="Times New Roman"/>
          <w:sz w:val="22"/>
        </w:rPr>
        <w:t xml:space="preserve"> </w:t>
      </w:r>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ins w:id="205" w:author="Penelope Kim" w:date="2016-07-11T16:48:00Z">
        <w:r w:rsidR="003B6154">
          <w:rPr>
            <w:rFonts w:ascii="Times New Roman" w:hAnsi="Times New Roman" w:cs="Times New Roman"/>
            <w:sz w:val="22"/>
          </w:rPr>
          <w:t xml:space="preserve">                Date</w:t>
        </w:r>
      </w:ins>
      <w:r w:rsidRPr="00784876">
        <w:rPr>
          <w:rFonts w:ascii="Times New Roman" w:hAnsi="Times New Roman" w:cs="Times New Roman"/>
          <w:sz w:val="22"/>
        </w:rPr>
        <w:tab/>
      </w:r>
      <w:r w:rsidRPr="00784876">
        <w:rPr>
          <w:rFonts w:ascii="Times New Roman" w:hAnsi="Times New Roman" w:cs="Times New Roman"/>
          <w:sz w:val="22"/>
        </w:rPr>
        <w:tab/>
      </w:r>
      <w:r w:rsidRPr="00784876">
        <w:rPr>
          <w:rFonts w:ascii="Times New Roman" w:hAnsi="Times New Roman" w:cs="Times New Roman"/>
          <w:sz w:val="22"/>
        </w:rPr>
        <w:tab/>
      </w:r>
      <w:r w:rsidR="000A361C" w:rsidRPr="00605EEA">
        <w:rPr>
          <w:rFonts w:ascii="Times New Roman" w:hAnsi="Times New Roman" w:cs="Times New Roman"/>
          <w:i/>
          <w:sz w:val="22"/>
        </w:rPr>
        <w:t>Name</w:t>
      </w:r>
      <w:ins w:id="206" w:author="Penelope Kim" w:date="2016-07-11T16:48:00Z">
        <w:r w:rsidR="003B6154">
          <w:rPr>
            <w:rFonts w:ascii="Times New Roman" w:hAnsi="Times New Roman" w:cs="Times New Roman"/>
            <w:sz w:val="22"/>
          </w:rPr>
          <w:tab/>
        </w:r>
        <w:r w:rsidR="003B6154">
          <w:rPr>
            <w:rFonts w:ascii="Times New Roman" w:hAnsi="Times New Roman" w:cs="Times New Roman"/>
            <w:sz w:val="22"/>
          </w:rPr>
          <w:tab/>
        </w:r>
        <w:r w:rsidR="003B6154">
          <w:rPr>
            <w:rFonts w:ascii="Times New Roman" w:hAnsi="Times New Roman" w:cs="Times New Roman"/>
            <w:sz w:val="22"/>
          </w:rPr>
          <w:tab/>
        </w:r>
        <w:r w:rsidR="003B6154">
          <w:rPr>
            <w:rFonts w:ascii="Times New Roman" w:hAnsi="Times New Roman" w:cs="Times New Roman"/>
            <w:sz w:val="22"/>
          </w:rPr>
          <w:tab/>
        </w:r>
        <w:r w:rsidR="003B6154">
          <w:rPr>
            <w:rFonts w:ascii="Times New Roman" w:hAnsi="Times New Roman" w:cs="Times New Roman"/>
            <w:sz w:val="22"/>
          </w:rPr>
          <w:tab/>
          <w:t>Date</w:t>
        </w:r>
      </w:ins>
    </w:p>
    <w:p w:rsidR="003B6154" w:rsidRDefault="000C2296" w:rsidP="003B6154">
      <w:pPr>
        <w:pStyle w:val="NoSpacing"/>
        <w:tabs>
          <w:tab w:val="left" w:pos="5760"/>
        </w:tabs>
        <w:rPr>
          <w:ins w:id="207" w:author="Penelope Kim" w:date="2016-07-11T16:47:00Z"/>
          <w:rFonts w:ascii="Times New Roman" w:hAnsi="Times New Roman" w:cs="Times New Roman"/>
          <w:i/>
          <w:sz w:val="22"/>
        </w:rPr>
      </w:pPr>
      <w:proofErr w:type="gramStart"/>
      <w:ins w:id="208" w:author="F&amp;A" w:date="2017-09-07T14:24:00Z">
        <w:r>
          <w:rPr>
            <w:rFonts w:ascii="Times New Roman" w:hAnsi="Times New Roman" w:cs="Times New Roman"/>
            <w:i/>
            <w:sz w:val="22"/>
          </w:rPr>
          <w:t>President &amp;</w:t>
        </w:r>
        <w:proofErr w:type="gramEnd"/>
        <w:r>
          <w:rPr>
            <w:rFonts w:ascii="Times New Roman" w:hAnsi="Times New Roman" w:cs="Times New Roman"/>
            <w:i/>
            <w:sz w:val="22"/>
          </w:rPr>
          <w:t xml:space="preserve"> </w:t>
        </w:r>
      </w:ins>
      <w:commentRangeStart w:id="209"/>
      <w:r w:rsidR="005F44BA" w:rsidRPr="00784876">
        <w:rPr>
          <w:rFonts w:ascii="Times New Roman" w:hAnsi="Times New Roman" w:cs="Times New Roman"/>
          <w:i/>
          <w:sz w:val="22"/>
        </w:rPr>
        <w:t>C</w:t>
      </w:r>
      <w:ins w:id="210" w:author="F&amp;A" w:date="2017-09-07T14:24:00Z">
        <w:r>
          <w:rPr>
            <w:rFonts w:ascii="Times New Roman" w:hAnsi="Times New Roman" w:cs="Times New Roman"/>
            <w:i/>
            <w:sz w:val="22"/>
          </w:rPr>
          <w:t>E</w:t>
        </w:r>
      </w:ins>
      <w:del w:id="211" w:author="F&amp;A" w:date="2017-09-07T14:24:00Z">
        <w:r w:rsidR="005F44BA" w:rsidRPr="00784876" w:rsidDel="000C2296">
          <w:rPr>
            <w:rFonts w:ascii="Times New Roman" w:hAnsi="Times New Roman" w:cs="Times New Roman"/>
            <w:i/>
            <w:sz w:val="22"/>
          </w:rPr>
          <w:delText>F</w:delText>
        </w:r>
      </w:del>
      <w:r w:rsidR="005F44BA" w:rsidRPr="00784876">
        <w:rPr>
          <w:rFonts w:ascii="Times New Roman" w:hAnsi="Times New Roman" w:cs="Times New Roman"/>
          <w:i/>
          <w:sz w:val="22"/>
        </w:rPr>
        <w:t>O</w:t>
      </w:r>
      <w:del w:id="212" w:author="F&amp;A" w:date="2017-09-07T14:24:00Z">
        <w:r w:rsidR="005948E9" w:rsidRPr="00784876" w:rsidDel="000C2296">
          <w:rPr>
            <w:rFonts w:ascii="Times New Roman" w:hAnsi="Times New Roman" w:cs="Times New Roman"/>
            <w:i/>
            <w:sz w:val="22"/>
          </w:rPr>
          <w:delText>/VP of Operations</w:delText>
        </w:r>
        <w:r w:rsidR="005F44BA" w:rsidRPr="00784876" w:rsidDel="000C2296">
          <w:rPr>
            <w:rFonts w:ascii="Times New Roman" w:hAnsi="Times New Roman" w:cs="Times New Roman"/>
            <w:i/>
            <w:sz w:val="22"/>
          </w:rPr>
          <w:delText>, Finance &amp; Administration</w:delText>
        </w:r>
      </w:del>
      <w:commentRangeEnd w:id="209"/>
      <w:r w:rsidR="00F34A62">
        <w:rPr>
          <w:rStyle w:val="CommentReference"/>
          <w:rFonts w:ascii="Arial" w:eastAsia="Times New Roman" w:hAnsi="Arial" w:cs="Times New Roman"/>
        </w:rPr>
        <w:commentReference w:id="209"/>
      </w:r>
      <w:ins w:id="213" w:author="Penelope Kim" w:date="2016-07-11T16:48:00Z">
        <w:r w:rsidR="003B6154">
          <w:rPr>
            <w:rFonts w:ascii="Times New Roman" w:hAnsi="Times New Roman" w:cs="Times New Roman"/>
            <w:i/>
            <w:sz w:val="22"/>
          </w:rPr>
          <w:tab/>
        </w:r>
      </w:ins>
      <w:ins w:id="214" w:author="Penelope Kim" w:date="2016-07-11T16:49:00Z">
        <w:r w:rsidR="003B6154">
          <w:rPr>
            <w:rFonts w:ascii="Times New Roman" w:hAnsi="Times New Roman" w:cs="Times New Roman"/>
            <w:i/>
            <w:sz w:val="22"/>
          </w:rPr>
          <w:t>Title</w:t>
        </w:r>
      </w:ins>
    </w:p>
    <w:p w:rsidR="003B6154" w:rsidRDefault="003B6154" w:rsidP="006B7294">
      <w:pPr>
        <w:pStyle w:val="NoSpacing"/>
        <w:rPr>
          <w:ins w:id="215" w:author="Penelope Kim" w:date="2016-07-11T16:47:00Z"/>
          <w:rFonts w:ascii="Times New Roman" w:hAnsi="Times New Roman" w:cs="Times New Roman"/>
          <w:i/>
          <w:sz w:val="22"/>
        </w:rPr>
      </w:pPr>
    </w:p>
    <w:p w:rsidR="003B6154" w:rsidRDefault="003B6154" w:rsidP="006B7294">
      <w:pPr>
        <w:pStyle w:val="NoSpacing"/>
        <w:rPr>
          <w:ins w:id="216" w:author="Penelope Kim" w:date="2016-07-11T16:48:00Z"/>
          <w:rFonts w:ascii="Times New Roman" w:hAnsi="Times New Roman" w:cs="Times New Roman"/>
          <w:i/>
          <w:sz w:val="22"/>
        </w:rPr>
      </w:pPr>
    </w:p>
    <w:p w:rsidR="005F44BA" w:rsidRPr="00784876" w:rsidRDefault="005F44BA" w:rsidP="006B7294">
      <w:pPr>
        <w:pStyle w:val="NoSpacing"/>
        <w:rPr>
          <w:rFonts w:ascii="Times New Roman" w:hAnsi="Times New Roman" w:cs="Times New Roman"/>
          <w:i/>
          <w:sz w:val="22"/>
        </w:rPr>
      </w:pPr>
      <w:r w:rsidRPr="00784876">
        <w:rPr>
          <w:rFonts w:ascii="Times New Roman" w:hAnsi="Times New Roman" w:cs="Times New Roman"/>
          <w:i/>
          <w:sz w:val="22"/>
        </w:rPr>
        <w:tab/>
      </w:r>
      <w:r w:rsidR="00F6435E" w:rsidRPr="00784876">
        <w:rPr>
          <w:rFonts w:ascii="Times New Roman" w:hAnsi="Times New Roman" w:cs="Times New Roman"/>
          <w:i/>
          <w:sz w:val="22"/>
        </w:rPr>
        <w:tab/>
      </w:r>
    </w:p>
    <w:sectPr w:rsidR="005F44BA" w:rsidRPr="00784876" w:rsidSect="006A711D">
      <w:headerReference w:type="default" r:id="rId11"/>
      <w:footerReference w:type="default" r:id="rId12"/>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65" w:author="Penelope Kim" w:date="2016-07-11T16:55:00Z" w:initials="PK">
    <w:p w:rsidR="00A6559B" w:rsidRDefault="00A6559B">
      <w:pPr>
        <w:pStyle w:val="CommentText"/>
      </w:pPr>
      <w:r>
        <w:rPr>
          <w:rStyle w:val="CommentReference"/>
        </w:rPr>
        <w:annotationRef/>
      </w:r>
      <w:r>
        <w:t>Going by this or by when the agreement is fully executed?  There is often at least a one month gap in between receipt of award notification and signing of agreement.</w:t>
      </w:r>
    </w:p>
  </w:comment>
  <w:comment w:id="209" w:author="Penelope Kim" w:date="2016-09-12T11:43:00Z" w:initials="PK">
    <w:p w:rsidR="00F34A62" w:rsidRDefault="00F34A62">
      <w:pPr>
        <w:pStyle w:val="CommentText"/>
      </w:pPr>
      <w:r>
        <w:rPr>
          <w:rStyle w:val="CommentReference"/>
        </w:rPr>
        <w:annotationRef/>
      </w:r>
      <w:r>
        <w:t>Who will sign/approve this?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2C01" w:rsidRDefault="00A92C01" w:rsidP="0007684F">
      <w:pPr>
        <w:spacing w:after="0" w:line="240" w:lineRule="auto"/>
      </w:pPr>
      <w:r>
        <w:separator/>
      </w:r>
    </w:p>
  </w:endnote>
  <w:endnote w:type="continuationSeparator" w:id="0">
    <w:p w:rsidR="00A92C01" w:rsidRDefault="00A92C01"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59B" w:rsidRDefault="00A6559B" w:rsidP="0007684F">
    <w:pPr>
      <w:pStyle w:val="Footer"/>
      <w:jc w:val="right"/>
    </w:pPr>
  </w:p>
  <w:p w:rsidR="00A6559B" w:rsidRDefault="00A6559B" w:rsidP="00DF7098">
    <w:pPr>
      <w:pStyle w:val="Footer"/>
      <w:jc w:val="right"/>
    </w:pPr>
    <w:r>
      <w:rPr>
        <w:noProof/>
      </w:rPr>
      <w:drawing>
        <wp:inline distT="0" distB="0" distL="0" distR="0" wp14:anchorId="059F6589" wp14:editId="4F06DAB6">
          <wp:extent cx="5272644" cy="48088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262441" cy="47995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2C01" w:rsidRDefault="00A92C01" w:rsidP="0007684F">
      <w:pPr>
        <w:spacing w:after="0" w:line="240" w:lineRule="auto"/>
      </w:pPr>
      <w:r>
        <w:separator/>
      </w:r>
    </w:p>
  </w:footnote>
  <w:footnote w:type="continuationSeparator" w:id="0">
    <w:p w:rsidR="00A92C01" w:rsidRDefault="00A92C01"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559B" w:rsidRDefault="00A6559B" w:rsidP="0007684F">
    <w:pPr>
      <w:pStyle w:val="Header"/>
    </w:pPr>
    <w:ins w:id="217" w:author="Penelope Kim" w:date="2016-06-30T10:57:00Z">
      <w:r>
        <w:rPr>
          <w:noProof/>
        </w:rPr>
        <w:drawing>
          <wp:anchor distT="0" distB="0" distL="114300" distR="114300" simplePos="0" relativeHeight="251658240" behindDoc="1" locked="0" layoutInCell="1" allowOverlap="1" wp14:anchorId="7C3F3C85" wp14:editId="2101A53E">
            <wp:simplePos x="0" y="0"/>
            <wp:positionH relativeFrom="column">
              <wp:posOffset>4257675</wp:posOffset>
            </wp:positionH>
            <wp:positionV relativeFrom="paragraph">
              <wp:posOffset>122555</wp:posOffset>
            </wp:positionV>
            <wp:extent cx="1788795" cy="689610"/>
            <wp:effectExtent l="0" t="0" r="1905" b="0"/>
            <wp:wrapTight wrapText="bothSides">
              <wp:wrapPolygon edited="0">
                <wp:start x="0" y="0"/>
                <wp:lineTo x="0" y="4177"/>
                <wp:lineTo x="1150" y="10740"/>
                <wp:lineTo x="2300" y="20287"/>
                <wp:lineTo x="2300" y="20884"/>
                <wp:lineTo x="3450" y="20884"/>
                <wp:lineTo x="21393" y="19691"/>
                <wp:lineTo x="21393" y="13724"/>
                <wp:lineTo x="20473" y="10740"/>
                <wp:lineTo x="20933" y="4773"/>
                <wp:lineTo x="17482" y="2983"/>
                <wp:lineTo x="1380" y="0"/>
                <wp:lineTo x="0" y="0"/>
              </wp:wrapPolygon>
            </wp:wrapTight>
            <wp:docPr id="1" name="Picture 1" descr="J:\Programs\100K Strong\Communications\Logos\NEW 100K-Strong-Logo_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Programs\100K Strong\Communications\Logos\NEW 100K-Strong-Logo_medium.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88795" cy="689610"/>
                    </a:xfrm>
                    <a:prstGeom prst="rect">
                      <a:avLst/>
                    </a:prstGeom>
                    <a:noFill/>
                    <a:ln>
                      <a:noFill/>
                    </a:ln>
                  </pic:spPr>
                </pic:pic>
              </a:graphicData>
            </a:graphic>
            <wp14:sizeRelH relativeFrom="page">
              <wp14:pctWidth>0</wp14:pctWidth>
            </wp14:sizeRelH>
            <wp14:sizeRelV relativeFrom="page">
              <wp14:pctHeight>0</wp14:pctHeight>
            </wp14:sizeRelV>
          </wp:anchor>
        </w:drawing>
      </w:r>
    </w:ins>
    <w:r>
      <w:rPr>
        <w:noProof/>
      </w:rPr>
      <w:drawing>
        <wp:inline distT="0" distB="0" distL="0" distR="0" wp14:anchorId="190BC4E2" wp14:editId="738CD11D">
          <wp:extent cx="3111335" cy="753254"/>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a:blip r:embed="rId2">
                    <a:extLst>
                      <a:ext uri="{28A0092B-C50C-407E-A947-70E740481C1C}">
                        <a14:useLocalDpi xmlns:a14="http://schemas.microsoft.com/office/drawing/2010/main" val="0"/>
                      </a:ext>
                    </a:extLst>
                  </a:blip>
                  <a:stretch>
                    <a:fillRect/>
                  </a:stretch>
                </pic:blipFill>
                <pic:spPr>
                  <a:xfrm>
                    <a:off x="0" y="0"/>
                    <a:ext cx="3111335" cy="753254"/>
                  </a:xfrm>
                  <a:prstGeom prst="rect">
                    <a:avLst/>
                  </a:prstGeom>
                </pic:spPr>
              </pic:pic>
            </a:graphicData>
          </a:graphic>
        </wp:inline>
      </w:drawing>
    </w:r>
  </w:p>
  <w:p w:rsidR="00A6559B" w:rsidRDefault="00A655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1179FC"/>
    <w:multiLevelType w:val="multilevel"/>
    <w:tmpl w:val="57943F38"/>
    <w:lvl w:ilvl="0">
      <w:start w:val="1"/>
      <w:numFmt w:val="upperRoman"/>
      <w:lvlText w:val="%1."/>
      <w:legacy w:legacy="1" w:legacySpace="0" w:legacyIndent="720"/>
      <w:lvlJc w:val="left"/>
      <w:pPr>
        <w:ind w:left="720" w:hanging="720"/>
      </w:pPr>
      <w:rPr>
        <w:b w:val="0"/>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rPr>
        <w:b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2">
    <w:nsid w:val="2A4C4F2C"/>
    <w:multiLevelType w:val="hybridMultilevel"/>
    <w:tmpl w:val="07CA1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1053FF"/>
    <w:multiLevelType w:val="hybridMultilevel"/>
    <w:tmpl w:val="DE4A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5232596"/>
    <w:multiLevelType w:val="hybridMultilevel"/>
    <w:tmpl w:val="293EA8A8"/>
    <w:lvl w:ilvl="0" w:tplc="1B48EE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8">
    <w:nsid w:val="4BF8330E"/>
    <w:multiLevelType w:val="hybridMultilevel"/>
    <w:tmpl w:val="CB44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FE120F8"/>
    <w:multiLevelType w:val="multilevel"/>
    <w:tmpl w:val="1C1238E6"/>
    <w:lvl w:ilvl="0">
      <w:start w:val="1"/>
      <w:numFmt w:val="decimal"/>
      <w:lvlText w:val="%1)"/>
      <w:lvlJc w:val="left"/>
      <w:pPr>
        <w:ind w:left="360" w:hanging="360"/>
      </w:pPr>
      <w:rPr>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53BE7036"/>
    <w:multiLevelType w:val="hybridMultilevel"/>
    <w:tmpl w:val="2F8211D2"/>
    <w:lvl w:ilvl="0" w:tplc="D940072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B0D5E18"/>
    <w:multiLevelType w:val="hybridMultilevel"/>
    <w:tmpl w:val="88E8AB68"/>
    <w:lvl w:ilvl="0" w:tplc="D940072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B4C6689"/>
    <w:multiLevelType w:val="hybridMultilevel"/>
    <w:tmpl w:val="B18020CE"/>
    <w:lvl w:ilvl="0" w:tplc="540A000F">
      <w:start w:val="1"/>
      <w:numFmt w:val="decimal"/>
      <w:lvlText w:val="%1."/>
      <w:lvlJc w:val="left"/>
      <w:pPr>
        <w:ind w:left="1080" w:hanging="360"/>
      </w:pPr>
    </w:lvl>
    <w:lvl w:ilvl="1" w:tplc="540A0019" w:tentative="1">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num w:numId="1">
    <w:abstractNumId w:val="7"/>
  </w:num>
  <w:num w:numId="2">
    <w:abstractNumId w:val="4"/>
  </w:num>
  <w:num w:numId="3">
    <w:abstractNumId w:val="0"/>
  </w:num>
  <w:num w:numId="4">
    <w:abstractNumId w:val="5"/>
  </w:num>
  <w:num w:numId="5">
    <w:abstractNumId w:val="8"/>
  </w:num>
  <w:num w:numId="6">
    <w:abstractNumId w:val="11"/>
  </w:num>
  <w:num w:numId="7">
    <w:abstractNumId w:val="10"/>
  </w:num>
  <w:num w:numId="8">
    <w:abstractNumId w:val="2"/>
  </w:num>
  <w:num w:numId="9">
    <w:abstractNumId w:val="3"/>
  </w:num>
  <w:num w:numId="10">
    <w:abstractNumId w:val="12"/>
  </w:num>
  <w:num w:numId="11">
    <w:abstractNumId w:val="1"/>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markup="0"/>
  <w:trackRevisions/>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0A0D2E"/>
    <w:rsid w:val="000A361C"/>
    <w:rsid w:val="000C2296"/>
    <w:rsid w:val="000D2816"/>
    <w:rsid w:val="0016355E"/>
    <w:rsid w:val="00181C62"/>
    <w:rsid w:val="001C0861"/>
    <w:rsid w:val="00224697"/>
    <w:rsid w:val="00241E85"/>
    <w:rsid w:val="002425C1"/>
    <w:rsid w:val="00266FE5"/>
    <w:rsid w:val="0026769F"/>
    <w:rsid w:val="002754F7"/>
    <w:rsid w:val="002D3E51"/>
    <w:rsid w:val="002D7001"/>
    <w:rsid w:val="003652A2"/>
    <w:rsid w:val="003800DE"/>
    <w:rsid w:val="00390EB0"/>
    <w:rsid w:val="003B05F7"/>
    <w:rsid w:val="003B6154"/>
    <w:rsid w:val="00410A62"/>
    <w:rsid w:val="00471DDA"/>
    <w:rsid w:val="00475612"/>
    <w:rsid w:val="00486836"/>
    <w:rsid w:val="004F5D6F"/>
    <w:rsid w:val="00505318"/>
    <w:rsid w:val="00511E30"/>
    <w:rsid w:val="00577829"/>
    <w:rsid w:val="00583AB2"/>
    <w:rsid w:val="00594271"/>
    <w:rsid w:val="005948E9"/>
    <w:rsid w:val="005B1E4F"/>
    <w:rsid w:val="005F44BA"/>
    <w:rsid w:val="00605EEA"/>
    <w:rsid w:val="006A5066"/>
    <w:rsid w:val="006A711D"/>
    <w:rsid w:val="006B7294"/>
    <w:rsid w:val="006C3EF1"/>
    <w:rsid w:val="006C4904"/>
    <w:rsid w:val="006E269F"/>
    <w:rsid w:val="00715E35"/>
    <w:rsid w:val="0071666F"/>
    <w:rsid w:val="00784876"/>
    <w:rsid w:val="00802EAB"/>
    <w:rsid w:val="00807CC0"/>
    <w:rsid w:val="00860A30"/>
    <w:rsid w:val="00871131"/>
    <w:rsid w:val="008834DE"/>
    <w:rsid w:val="00887591"/>
    <w:rsid w:val="008911C0"/>
    <w:rsid w:val="008A09A2"/>
    <w:rsid w:val="008B770E"/>
    <w:rsid w:val="008E1756"/>
    <w:rsid w:val="008F6C83"/>
    <w:rsid w:val="009037C8"/>
    <w:rsid w:val="00912281"/>
    <w:rsid w:val="00943071"/>
    <w:rsid w:val="009D28CD"/>
    <w:rsid w:val="009D30C0"/>
    <w:rsid w:val="00A11A20"/>
    <w:rsid w:val="00A35107"/>
    <w:rsid w:val="00A538D3"/>
    <w:rsid w:val="00A6559B"/>
    <w:rsid w:val="00A92C01"/>
    <w:rsid w:val="00AA47B8"/>
    <w:rsid w:val="00AC208F"/>
    <w:rsid w:val="00AE6A44"/>
    <w:rsid w:val="00AF6C38"/>
    <w:rsid w:val="00B21C44"/>
    <w:rsid w:val="00B41285"/>
    <w:rsid w:val="00B5017A"/>
    <w:rsid w:val="00B71EC3"/>
    <w:rsid w:val="00C1072F"/>
    <w:rsid w:val="00C65389"/>
    <w:rsid w:val="00CF2D84"/>
    <w:rsid w:val="00D004FC"/>
    <w:rsid w:val="00D4283B"/>
    <w:rsid w:val="00DD296F"/>
    <w:rsid w:val="00DF7098"/>
    <w:rsid w:val="00E11B62"/>
    <w:rsid w:val="00E1320E"/>
    <w:rsid w:val="00E1654E"/>
    <w:rsid w:val="00E31FFD"/>
    <w:rsid w:val="00E67EE2"/>
    <w:rsid w:val="00EC013F"/>
    <w:rsid w:val="00EE7A8C"/>
    <w:rsid w:val="00EF2ACF"/>
    <w:rsid w:val="00F34A62"/>
    <w:rsid w:val="00F6435E"/>
    <w:rsid w:val="00F64BDB"/>
    <w:rsid w:val="00F722B2"/>
    <w:rsid w:val="00FB36B8"/>
    <w:rsid w:val="00FF0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character" w:styleId="CommentReference">
    <w:name w:val="annotation reference"/>
    <w:basedOn w:val="DefaultParagraphFont"/>
    <w:uiPriority w:val="99"/>
    <w:semiHidden/>
    <w:unhideWhenUsed/>
    <w:rsid w:val="00B5017A"/>
    <w:rPr>
      <w:sz w:val="16"/>
      <w:szCs w:val="16"/>
    </w:rPr>
  </w:style>
  <w:style w:type="paragraph" w:styleId="CommentText">
    <w:name w:val="annotation text"/>
    <w:basedOn w:val="Normal"/>
    <w:link w:val="CommentTextChar"/>
    <w:uiPriority w:val="99"/>
    <w:semiHidden/>
    <w:unhideWhenUsed/>
    <w:rsid w:val="00B5017A"/>
    <w:pPr>
      <w:spacing w:before="120" w:after="12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uiPriority w:val="99"/>
    <w:semiHidden/>
    <w:rsid w:val="00B5017A"/>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EC013F"/>
    <w:pPr>
      <w:spacing w:before="0" w:after="18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C013F"/>
    <w:rPr>
      <w:rFonts w:ascii="Arial" w:eastAsia="Times New Roman" w:hAnsi="Arial" w:cs="Times New Roman"/>
      <w:b/>
      <w:bCs/>
      <w:sz w:val="20"/>
      <w:szCs w:val="20"/>
    </w:rPr>
  </w:style>
  <w:style w:type="character" w:styleId="PlaceholderText">
    <w:name w:val="Placeholder Text"/>
    <w:basedOn w:val="DefaultParagraphFont"/>
    <w:uiPriority w:val="99"/>
    <w:semiHidden/>
    <w:rsid w:val="00860A30"/>
    <w:rPr>
      <w:color w:val="808080"/>
    </w:rPr>
  </w:style>
  <w:style w:type="paragraph" w:styleId="Revision">
    <w:name w:val="Revision"/>
    <w:hidden/>
    <w:uiPriority w:val="99"/>
    <w:semiHidden/>
    <w:rsid w:val="00E31FFD"/>
    <w:pPr>
      <w:spacing w:after="0" w:line="240" w:lineRule="auto"/>
    </w:pPr>
    <w:rPr>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semiHidden/>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semiHidden/>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character" w:styleId="CommentReference">
    <w:name w:val="annotation reference"/>
    <w:basedOn w:val="DefaultParagraphFont"/>
    <w:uiPriority w:val="99"/>
    <w:semiHidden/>
    <w:unhideWhenUsed/>
    <w:rsid w:val="00B5017A"/>
    <w:rPr>
      <w:sz w:val="16"/>
      <w:szCs w:val="16"/>
    </w:rPr>
  </w:style>
  <w:style w:type="paragraph" w:styleId="CommentText">
    <w:name w:val="annotation text"/>
    <w:basedOn w:val="Normal"/>
    <w:link w:val="CommentTextChar"/>
    <w:uiPriority w:val="99"/>
    <w:semiHidden/>
    <w:unhideWhenUsed/>
    <w:rsid w:val="00B5017A"/>
    <w:pPr>
      <w:spacing w:before="120" w:after="12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uiPriority w:val="99"/>
    <w:semiHidden/>
    <w:rsid w:val="00B5017A"/>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EC013F"/>
    <w:pPr>
      <w:spacing w:before="0" w:after="18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C013F"/>
    <w:rPr>
      <w:rFonts w:ascii="Arial" w:eastAsia="Times New Roman" w:hAnsi="Arial" w:cs="Times New Roman"/>
      <w:b/>
      <w:bCs/>
      <w:sz w:val="20"/>
      <w:szCs w:val="20"/>
    </w:rPr>
  </w:style>
  <w:style w:type="character" w:styleId="PlaceholderText">
    <w:name w:val="Placeholder Text"/>
    <w:basedOn w:val="DefaultParagraphFont"/>
    <w:uiPriority w:val="99"/>
    <w:semiHidden/>
    <w:rsid w:val="00860A30"/>
    <w:rPr>
      <w:color w:val="808080"/>
    </w:rPr>
  </w:style>
  <w:style w:type="paragraph" w:styleId="Revision">
    <w:name w:val="Revision"/>
    <w:hidden/>
    <w:uiPriority w:val="99"/>
    <w:semiHidden/>
    <w:rsid w:val="00E31FFD"/>
    <w:pPr>
      <w:spacing w:after="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709930">
      <w:bodyDiv w:val="1"/>
      <w:marLeft w:val="0"/>
      <w:marRight w:val="0"/>
      <w:marTop w:val="0"/>
      <w:marBottom w:val="0"/>
      <w:divBdr>
        <w:top w:val="none" w:sz="0" w:space="0" w:color="auto"/>
        <w:left w:val="none" w:sz="0" w:space="0" w:color="auto"/>
        <w:bottom w:val="none" w:sz="0" w:space="0" w:color="auto"/>
        <w:right w:val="none" w:sz="0" w:space="0" w:color="auto"/>
      </w:divBdr>
    </w:div>
    <w:div w:id="681051967">
      <w:bodyDiv w:val="1"/>
      <w:marLeft w:val="0"/>
      <w:marRight w:val="0"/>
      <w:marTop w:val="0"/>
      <w:marBottom w:val="0"/>
      <w:divBdr>
        <w:top w:val="none" w:sz="0" w:space="0" w:color="auto"/>
        <w:left w:val="none" w:sz="0" w:space="0" w:color="auto"/>
        <w:bottom w:val="none" w:sz="0" w:space="0" w:color="auto"/>
        <w:right w:val="none" w:sz="0" w:space="0" w:color="auto"/>
      </w:divBdr>
    </w:div>
    <w:div w:id="1063605823">
      <w:bodyDiv w:val="1"/>
      <w:marLeft w:val="0"/>
      <w:marRight w:val="0"/>
      <w:marTop w:val="0"/>
      <w:marBottom w:val="0"/>
      <w:divBdr>
        <w:top w:val="none" w:sz="0" w:space="0" w:color="auto"/>
        <w:left w:val="none" w:sz="0" w:space="0" w:color="auto"/>
        <w:bottom w:val="none" w:sz="0" w:space="0" w:color="auto"/>
        <w:right w:val="none" w:sz="0" w:space="0" w:color="auto"/>
      </w:divBdr>
    </w:div>
    <w:div w:id="1582835596">
      <w:bodyDiv w:val="1"/>
      <w:marLeft w:val="0"/>
      <w:marRight w:val="0"/>
      <w:marTop w:val="0"/>
      <w:marBottom w:val="0"/>
      <w:divBdr>
        <w:top w:val="none" w:sz="0" w:space="0" w:color="auto"/>
        <w:left w:val="none" w:sz="0" w:space="0" w:color="auto"/>
        <w:bottom w:val="none" w:sz="0" w:space="0" w:color="auto"/>
        <w:right w:val="none" w:sz="0" w:space="0" w:color="auto"/>
      </w:divBdr>
    </w:div>
    <w:div w:id="2067754029">
      <w:bodyDiv w:val="1"/>
      <w:marLeft w:val="0"/>
      <w:marRight w:val="0"/>
      <w:marTop w:val="0"/>
      <w:marBottom w:val="0"/>
      <w:divBdr>
        <w:top w:val="none" w:sz="0" w:space="0" w:color="auto"/>
        <w:left w:val="none" w:sz="0" w:space="0" w:color="auto"/>
        <w:bottom w:val="none" w:sz="0" w:space="0" w:color="auto"/>
        <w:right w:val="none" w:sz="0" w:space="0" w:color="auto"/>
      </w:divBdr>
    </w:div>
    <w:div w:id="2146195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pkim@partners.net"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2415750EFAC46D4B5F967457D466949"/>
        <w:category>
          <w:name w:val="General"/>
          <w:gallery w:val="placeholder"/>
        </w:category>
        <w:types>
          <w:type w:val="bbPlcHdr"/>
        </w:types>
        <w:behaviors>
          <w:behavior w:val="content"/>
        </w:behaviors>
        <w:guid w:val="{6F12C453-7B54-4434-BE69-80D5C529C614}"/>
      </w:docPartPr>
      <w:docPartBody>
        <w:p w:rsidR="005958CB" w:rsidRDefault="005958CB" w:rsidP="005958CB">
          <w:pPr>
            <w:pStyle w:val="72415750EFAC46D4B5F967457D466949"/>
          </w:pPr>
          <w:r w:rsidRPr="00DF794B">
            <w:rPr>
              <w:rStyle w:val="PlaceholderText"/>
            </w:rPr>
            <w:t>Click here to enter text.</w:t>
          </w:r>
        </w:p>
      </w:docPartBody>
    </w:docPart>
    <w:docPart>
      <w:docPartPr>
        <w:name w:val="38D5B237BAF74F33B97AB27421C5CC2B"/>
        <w:category>
          <w:name w:val="General"/>
          <w:gallery w:val="placeholder"/>
        </w:category>
        <w:types>
          <w:type w:val="bbPlcHdr"/>
        </w:types>
        <w:behaviors>
          <w:behavior w:val="content"/>
        </w:behaviors>
        <w:guid w:val="{C1B36B83-4949-4E07-8C96-3D11102A3241}"/>
      </w:docPartPr>
      <w:docPartBody>
        <w:p w:rsidR="005958CB" w:rsidRDefault="005958CB" w:rsidP="005958CB">
          <w:pPr>
            <w:pStyle w:val="38D5B237BAF74F33B97AB27421C5CC2B"/>
          </w:pPr>
          <w:r w:rsidRPr="00DF794B">
            <w:rPr>
              <w:rStyle w:val="PlaceholderText"/>
            </w:rPr>
            <w:t>Click here to enter text.</w:t>
          </w:r>
        </w:p>
      </w:docPartBody>
    </w:docPart>
    <w:docPart>
      <w:docPartPr>
        <w:name w:val="87A6684E02044480967A67D411A990DF"/>
        <w:category>
          <w:name w:val="General"/>
          <w:gallery w:val="placeholder"/>
        </w:category>
        <w:types>
          <w:type w:val="bbPlcHdr"/>
        </w:types>
        <w:behaviors>
          <w:behavior w:val="content"/>
        </w:behaviors>
        <w:guid w:val="{A61BC029-357C-4B80-99C0-205E469B2E4C}"/>
      </w:docPartPr>
      <w:docPartBody>
        <w:p w:rsidR="005958CB" w:rsidRDefault="005958CB" w:rsidP="005958CB">
          <w:pPr>
            <w:pStyle w:val="87A6684E02044480967A67D411A990DF"/>
          </w:pPr>
          <w:r w:rsidRPr="00DF794B">
            <w:rPr>
              <w:rStyle w:val="PlaceholderText"/>
            </w:rPr>
            <w:t>Click here to enter text.</w:t>
          </w:r>
        </w:p>
      </w:docPartBody>
    </w:docPart>
    <w:docPart>
      <w:docPartPr>
        <w:name w:val="577F3656A5584BF285875104B9E25427"/>
        <w:category>
          <w:name w:val="General"/>
          <w:gallery w:val="placeholder"/>
        </w:category>
        <w:types>
          <w:type w:val="bbPlcHdr"/>
        </w:types>
        <w:behaviors>
          <w:behavior w:val="content"/>
        </w:behaviors>
        <w:guid w:val="{2514EC0B-6537-42D9-ADC0-B1DAF34F4DC8}"/>
      </w:docPartPr>
      <w:docPartBody>
        <w:p w:rsidR="005958CB" w:rsidRDefault="005958CB" w:rsidP="005958CB">
          <w:pPr>
            <w:pStyle w:val="577F3656A5584BF285875104B9E25427"/>
          </w:pPr>
          <w:r w:rsidRPr="00DF794B">
            <w:rPr>
              <w:rStyle w:val="PlaceholderText"/>
            </w:rPr>
            <w:t>Click here to enter text.</w:t>
          </w:r>
        </w:p>
      </w:docPartBody>
    </w:docPart>
    <w:docPart>
      <w:docPartPr>
        <w:name w:val="D804D7E9552A4EBBAECE5E64D4AD940A"/>
        <w:category>
          <w:name w:val="General"/>
          <w:gallery w:val="placeholder"/>
        </w:category>
        <w:types>
          <w:type w:val="bbPlcHdr"/>
        </w:types>
        <w:behaviors>
          <w:behavior w:val="content"/>
        </w:behaviors>
        <w:guid w:val="{2C44294F-C477-4D4C-993D-84E9ACCB22DE}"/>
      </w:docPartPr>
      <w:docPartBody>
        <w:p w:rsidR="005958CB" w:rsidRDefault="005958CB" w:rsidP="005958CB">
          <w:pPr>
            <w:pStyle w:val="D804D7E9552A4EBBAECE5E64D4AD940A"/>
          </w:pPr>
          <w:r w:rsidRPr="00DF794B">
            <w:rPr>
              <w:rStyle w:val="PlaceholderText"/>
            </w:rPr>
            <w:t>Click here to enter text.</w:t>
          </w:r>
        </w:p>
      </w:docPartBody>
    </w:docPart>
    <w:docPart>
      <w:docPartPr>
        <w:name w:val="3C366830F4534F38A9290760F43FBB5E"/>
        <w:category>
          <w:name w:val="General"/>
          <w:gallery w:val="placeholder"/>
        </w:category>
        <w:types>
          <w:type w:val="bbPlcHdr"/>
        </w:types>
        <w:behaviors>
          <w:behavior w:val="content"/>
        </w:behaviors>
        <w:guid w:val="{FA4FF3BD-1615-4751-9FB3-E55C4333018F}"/>
      </w:docPartPr>
      <w:docPartBody>
        <w:p w:rsidR="005958CB" w:rsidRDefault="005958CB" w:rsidP="005958CB">
          <w:pPr>
            <w:pStyle w:val="3C366830F4534F38A9290760F43FBB5E"/>
          </w:pPr>
          <w:r w:rsidRPr="00DF794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58CB"/>
    <w:rsid w:val="00483625"/>
    <w:rsid w:val="004B6230"/>
    <w:rsid w:val="005958CB"/>
    <w:rsid w:val="006F4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58CB"/>
    <w:rPr>
      <w:color w:val="808080"/>
    </w:rPr>
  </w:style>
  <w:style w:type="paragraph" w:customStyle="1" w:styleId="72415750EFAC46D4B5F967457D466949">
    <w:name w:val="72415750EFAC46D4B5F967457D466949"/>
    <w:rsid w:val="005958CB"/>
  </w:style>
  <w:style w:type="paragraph" w:customStyle="1" w:styleId="38D5B237BAF74F33B97AB27421C5CC2B">
    <w:name w:val="38D5B237BAF74F33B97AB27421C5CC2B"/>
    <w:rsid w:val="005958CB"/>
  </w:style>
  <w:style w:type="paragraph" w:customStyle="1" w:styleId="87A6684E02044480967A67D411A990DF">
    <w:name w:val="87A6684E02044480967A67D411A990DF"/>
    <w:rsid w:val="005958CB"/>
  </w:style>
  <w:style w:type="paragraph" w:customStyle="1" w:styleId="577F3656A5584BF285875104B9E25427">
    <w:name w:val="577F3656A5584BF285875104B9E25427"/>
    <w:rsid w:val="005958CB"/>
  </w:style>
  <w:style w:type="paragraph" w:customStyle="1" w:styleId="D804D7E9552A4EBBAECE5E64D4AD940A">
    <w:name w:val="D804D7E9552A4EBBAECE5E64D4AD940A"/>
    <w:rsid w:val="005958CB"/>
  </w:style>
  <w:style w:type="paragraph" w:customStyle="1" w:styleId="3C366830F4534F38A9290760F43FBB5E">
    <w:name w:val="3C366830F4534F38A9290760F43FBB5E"/>
    <w:rsid w:val="005958C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58CB"/>
    <w:rPr>
      <w:color w:val="808080"/>
    </w:rPr>
  </w:style>
  <w:style w:type="paragraph" w:customStyle="1" w:styleId="72415750EFAC46D4B5F967457D466949">
    <w:name w:val="72415750EFAC46D4B5F967457D466949"/>
    <w:rsid w:val="005958CB"/>
  </w:style>
  <w:style w:type="paragraph" w:customStyle="1" w:styleId="38D5B237BAF74F33B97AB27421C5CC2B">
    <w:name w:val="38D5B237BAF74F33B97AB27421C5CC2B"/>
    <w:rsid w:val="005958CB"/>
  </w:style>
  <w:style w:type="paragraph" w:customStyle="1" w:styleId="87A6684E02044480967A67D411A990DF">
    <w:name w:val="87A6684E02044480967A67D411A990DF"/>
    <w:rsid w:val="005958CB"/>
  </w:style>
  <w:style w:type="paragraph" w:customStyle="1" w:styleId="577F3656A5584BF285875104B9E25427">
    <w:name w:val="577F3656A5584BF285875104B9E25427"/>
    <w:rsid w:val="005958CB"/>
  </w:style>
  <w:style w:type="paragraph" w:customStyle="1" w:styleId="D804D7E9552A4EBBAECE5E64D4AD940A">
    <w:name w:val="D804D7E9552A4EBBAECE5E64D4AD940A"/>
    <w:rsid w:val="005958CB"/>
  </w:style>
  <w:style w:type="paragraph" w:customStyle="1" w:styleId="3C366830F4534F38A9290760F43FBB5E">
    <w:name w:val="3C366830F4534F38A9290760F43FBB5E"/>
    <w:rsid w:val="005958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453D3B58-C4F0-4281-8239-07E046D9A95A}">
  <ds:schemaRefs>
    <ds:schemaRef ds:uri="http://schemas.openxmlformats.org/officeDocument/2006/bibliography"/>
  </ds:schemaRefs>
</ds:datastoreItem>
</file>

<file path=customXml/itemProps2.xml><?xml version="1.0" encoding="utf-8"?>
<ds:datastoreItem xmlns:ds="http://schemas.openxmlformats.org/officeDocument/2006/customXml" ds:itemID="{5CFF248D-A89D-41DE-A8F9-8EB36DE61277}"/>
</file>

<file path=customXml/itemProps3.xml><?xml version="1.0" encoding="utf-8"?>
<ds:datastoreItem xmlns:ds="http://schemas.openxmlformats.org/officeDocument/2006/customXml" ds:itemID="{19DAC201-6D7B-4E6C-B429-A1A29297D898}"/>
</file>

<file path=customXml/itemProps4.xml><?xml version="1.0" encoding="utf-8"?>
<ds:datastoreItem xmlns:ds="http://schemas.openxmlformats.org/officeDocument/2006/customXml" ds:itemID="{25BA7EA9-3D9F-4CEC-B0D0-C5E98BA6024B}"/>
</file>

<file path=docProps/app.xml><?xml version="1.0" encoding="utf-8"?>
<Properties xmlns="http://schemas.openxmlformats.org/officeDocument/2006/extended-properties" xmlns:vt="http://schemas.openxmlformats.org/officeDocument/2006/docPropsVTypes">
  <Template>Normal</Template>
  <TotalTime>1</TotalTime>
  <Pages>3</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7312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F&amp;A</cp:lastModifiedBy>
  <cp:revision>2</cp:revision>
  <cp:lastPrinted>2016-06-29T14:28:00Z</cp:lastPrinted>
  <dcterms:created xsi:type="dcterms:W3CDTF">2017-09-07T18:58:00Z</dcterms:created>
  <dcterms:modified xsi:type="dcterms:W3CDTF">2017-09-07T18:58:00Z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443400</vt:r8>
  </property>
</Properties>
</file>